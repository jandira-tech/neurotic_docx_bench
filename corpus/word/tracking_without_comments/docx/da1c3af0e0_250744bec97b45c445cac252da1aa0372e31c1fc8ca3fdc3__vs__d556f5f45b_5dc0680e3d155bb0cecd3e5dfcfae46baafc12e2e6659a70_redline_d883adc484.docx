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8FA107" w14:textId="77777777" w:rsidR="008239F1" w:rsidRPr="00A16C0F" w:rsidRDefault="00A16C0F" w:rsidP="00A16C0F">
      <w:pPr>
        <w:jc w:val="center"/>
        <w:rPr>
          <w:del w:id="2" w:author="Bob Hough" w:date="2026-09-25T21:08:00Z" w16du:dateUtc="2026-09-26T01:08:00Z"/>
          <w:b/>
          <w:sz w:val="28"/>
          <w:szCs w:val="28"/>
        </w:rPr>
      </w:pPr>
      <w:del w:id="3" w:author="Bob Hough" w:date="2026-09-25T21:08:00Z" w16du:dateUtc="2026-09-26T01:08:00Z">
        <w:r w:rsidRPr="00A16C0F">
          <w:rPr>
            <w:b/>
            <w:sz w:val="28"/>
            <w:szCs w:val="28"/>
          </w:rPr>
          <w:delText>CONFIDENTIAL</w:delText>
        </w:r>
      </w:del>
    </w:p>
    <w:p w14:paraId="5E218626" w14:textId="77777777" w:rsidR="00A16C0F" w:rsidRDefault="00A16C0F" w:rsidP="00A16C0F">
      <w:pPr>
        <w:jc w:val="center"/>
        <w:rPr>
          <w:del w:id="4" w:author="Bob Hough" w:date="2026-09-25T21:08:00Z" w16du:dateUtc="2026-09-26T01:08:00Z"/>
          <w:b/>
        </w:rPr>
      </w:pPr>
      <w:del w:id="5" w:author="Bob Hough" w:date="2026-09-25T21:08:00Z" w16du:dateUtc="2026-09-26T01:08:00Z">
        <w:r>
          <w:rPr>
            <w:b/>
            <w:noProof/>
            <w:lang w:eastAsia="en-GB"/>
          </w:rPr>
          <w:drawing>
            <wp:inline distT="0" distB="0" distL="0" distR="0" wp14:anchorId="57DFD622" wp14:editId="4126C146">
              <wp:extent cx="1196340" cy="1219200"/>
              <wp:effectExtent l="0" t="0" r="3810" b="0"/>
              <wp:docPr id="1" name="Picture 1" descr="C:\Users\Kerri\AppData\Local\Microsoft\Windows\Temporary Internet Files\Content.MSO\33FA15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rri\AppData\Local\Microsoft\Windows\Temporary Internet Files\Content.MSO\33FA15DE.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219200"/>
                      </a:xfrm>
                      <a:prstGeom prst="rect">
                        <a:avLst/>
                      </a:prstGeom>
                      <a:noFill/>
                      <a:ln>
                        <a:noFill/>
                      </a:ln>
                    </pic:spPr>
                  </pic:pic>
                </a:graphicData>
              </a:graphic>
            </wp:inline>
          </w:drawing>
        </w:r>
      </w:del>
    </w:p>
    <w:p w14:paraId="47243C44" w14:textId="659514CA" w:rsidR="00A16C0F" w:rsidRDefault="00FE11E1" w:rsidP="00A16C0F">
      <w:pPr>
        <w:jc w:val="center"/>
        <w:rPr>
          <w:del w:id="6" w:author="Bob Hough" w:date="2026-09-25T21:08:00Z" w16du:dateUtc="2026-09-26T01:08:00Z"/>
          <w:b/>
          <w:sz w:val="28"/>
          <w:szCs w:val="28"/>
        </w:rPr>
      </w:pPr>
      <w:del w:id="7" w:author="Bob Hough" w:date="2026-09-25T21:08:00Z" w16du:dateUtc="2026-09-26T01:08:00Z">
        <w:r>
          <w:rPr>
            <w:b/>
            <w:sz w:val="28"/>
            <w:szCs w:val="28"/>
          </w:rPr>
          <w:delText>TEACHER</w:delText>
        </w:r>
        <w:r w:rsidR="00A16C0F">
          <w:rPr>
            <w:b/>
            <w:sz w:val="28"/>
            <w:szCs w:val="28"/>
          </w:rPr>
          <w:delText xml:space="preserve"> APPLICATION FORM</w:delText>
        </w:r>
      </w:del>
    </w:p>
    <w:p w14:paraId="5428DC16" w14:textId="77777777" w:rsidR="00A16C0F" w:rsidRDefault="00A16C0F" w:rsidP="00A16C0F">
      <w:pPr>
        <w:jc w:val="center"/>
        <w:rPr>
          <w:del w:id="8" w:author="Bob Hough" w:date="2026-09-25T21:08:00Z" w16du:dateUtc="2026-09-26T01:08:00Z"/>
          <w:i/>
        </w:rPr>
      </w:pPr>
      <w:del w:id="9" w:author="Bob Hough" w:date="2026-09-25T21:08:00Z" w16du:dateUtc="2026-09-26T01:08:00Z">
        <w:r w:rsidRPr="00A16C0F">
          <w:rPr>
            <w:i/>
          </w:rPr>
          <w:delText xml:space="preserve">(Before completing this form please read the </w:delText>
        </w:r>
        <w:r w:rsidRPr="00A16C0F">
          <w:rPr>
            <w:b/>
            <w:i/>
          </w:rPr>
          <w:delText>Notes to Applicants</w:delText>
        </w:r>
        <w:r w:rsidRPr="00A16C0F">
          <w:rPr>
            <w:i/>
          </w:rPr>
          <w:delText>)</w:delText>
        </w:r>
      </w:del>
    </w:p>
    <w:p w14:paraId="3E901A99" w14:textId="77777777" w:rsidR="00A16C0F" w:rsidRDefault="00A16C0F" w:rsidP="00A16C0F">
      <w:pPr>
        <w:rPr>
          <w:del w:id="10" w:author="Bob Hough" w:date="2026-09-25T21:08:00Z" w16du:dateUtc="2026-09-26T01:08:00Z"/>
          <w:b/>
        </w:rPr>
      </w:pPr>
      <w:del w:id="11" w:author="Bob Hough" w:date="2026-09-25T21:08:00Z" w16du:dateUtc="2026-09-26T01:08:00Z">
        <w:r w:rsidRPr="00A16C0F">
          <w:rPr>
            <w:b/>
          </w:rPr>
          <w:delText>Safeguarding Statement:</w:delText>
        </w:r>
      </w:del>
    </w:p>
    <w:p w14:paraId="39593AEC" w14:textId="77777777" w:rsidR="00A16C0F" w:rsidRPr="00A92554" w:rsidRDefault="00A16C0F" w:rsidP="008750D7">
      <w:pPr>
        <w:jc w:val="both"/>
        <w:rPr>
          <w:del w:id="12" w:author="Bob Hough" w:date="2026-09-25T21:08:00Z" w16du:dateUtc="2026-09-26T01:08:00Z"/>
          <w:b/>
        </w:rPr>
      </w:pPr>
      <w:del w:id="13" w:author="Bob Hough" w:date="2026-09-25T21:08:00Z" w16du:dateUtc="2026-09-26T01:08:00Z">
        <w:r w:rsidRPr="00A92554">
          <w:rPr>
            <w:b/>
          </w:rPr>
          <w:delText>We are committed to safeguarding and promoting the welfare of children and young people and expect all staff and volunteers to share this commitment.</w:delText>
        </w:r>
      </w:del>
    </w:p>
    <w:p w14:paraId="2F363352" w14:textId="77777777" w:rsidR="00A16C0F" w:rsidRDefault="00A16C0F" w:rsidP="00A16C0F">
      <w:pPr>
        <w:rPr>
          <w:del w:id="14" w:author="Bob Hough" w:date="2026-09-25T21:08:00Z" w16du:dateUtc="2026-09-26T01:08:00Z"/>
        </w:rPr>
      </w:pPr>
      <w:del w:id="15" w:author="Bob Hough" w:date="2026-09-25T21:08:00Z" w16du:dateUtc="2026-09-26T01:08:00Z">
        <w:r>
          <w:delText xml:space="preserve">Name of Candidate: </w:delText>
        </w:r>
      </w:del>
    </w:p>
    <w:p w14:paraId="4D5BA47C" w14:textId="3630EF86" w:rsidR="00613974" w:rsidRDefault="008750D7" w:rsidP="00A16C0F">
      <w:pPr>
        <w:rPr>
          <w:del w:id="16" w:author="Bob Hough" w:date="2026-09-25T21:08:00Z" w16du:dateUtc="2026-09-26T01:08:00Z"/>
          <w:b/>
        </w:rPr>
      </w:pPr>
      <w:del w:id="17" w:author="Bob Hough" w:date="2026-09-25T21:08:00Z" w16du:dateUtc="2026-09-26T01:08:00Z">
        <w:r>
          <w:fldChar w:fldCharType="begin">
            <w:ffData>
              <w:name w:val="Text1"/>
              <w:enabled/>
              <w:calcOnExit w:val="0"/>
              <w:textInput/>
            </w:ffData>
          </w:fldChar>
        </w:r>
        <w:bookmarkStart w:id="18" w:name="Text1"/>
        <w:r>
          <w:delInstrText xml:space="preserve"> FORMTEXT </w:delInstrText>
        </w:r>
        <w:r>
          <w:fldChar w:fldCharType="separate"/>
        </w:r>
        <w:r w:rsidR="003D2547">
          <w:delText> </w:delText>
        </w:r>
        <w:r w:rsidR="003D2547">
          <w:delText> </w:delText>
        </w:r>
        <w:r w:rsidR="003D2547">
          <w:delText> </w:delText>
        </w:r>
        <w:r w:rsidR="003D2547">
          <w:delText> </w:delText>
        </w:r>
        <w:r w:rsidR="003D2547">
          <w:delText> </w:delText>
        </w:r>
        <w:r>
          <w:fldChar w:fldCharType="end"/>
        </w:r>
        <w:bookmarkEnd w:id="18"/>
      </w:del>
    </w:p>
    <w:p w14:paraId="4FC1FEC4" w14:textId="4E6E9910" w:rsidR="00A16C0F" w:rsidRDefault="00A16C0F" w:rsidP="00A16C0F">
      <w:pPr>
        <w:rPr>
          <w:del w:id="19" w:author="Bob Hough" w:date="2026-09-25T21:08:00Z" w16du:dateUtc="2026-09-26T01:08:00Z"/>
          <w:b/>
        </w:rPr>
      </w:pPr>
      <w:del w:id="20" w:author="Bob Hough" w:date="2026-09-25T21:08:00Z" w16du:dateUtc="2026-09-26T01:08:00Z">
        <w:r>
          <w:rPr>
            <w:b/>
          </w:rPr>
          <w:delText>TO BE USED FOR THE FOLLOWING POSITIONS ONLY:</w:delText>
        </w:r>
      </w:del>
    </w:p>
    <w:p w14:paraId="6057773F" w14:textId="253977EC" w:rsidR="00A16C0F" w:rsidRDefault="00FE11E1" w:rsidP="00A16C0F">
      <w:pPr>
        <w:rPr>
          <w:del w:id="21" w:author="Bob Hough" w:date="2026-09-25T21:08:00Z" w16du:dateUtc="2026-09-26T01:08:00Z"/>
        </w:rPr>
      </w:pPr>
      <w:del w:id="22" w:author="Bob Hough" w:date="2026-09-25T21:08:00Z" w16du:dateUtc="2026-09-26T01:08:00Z">
        <w:r>
          <w:delText>Lead Practitioner</w:delText>
        </w:r>
      </w:del>
    </w:p>
    <w:p w14:paraId="1686A81F" w14:textId="35AD36BD" w:rsidR="00A16C0F" w:rsidRDefault="00FE11E1" w:rsidP="00A16C0F">
      <w:pPr>
        <w:rPr>
          <w:del w:id="23" w:author="Bob Hough" w:date="2026-09-25T21:08:00Z" w16du:dateUtc="2026-09-26T01:08:00Z"/>
        </w:rPr>
      </w:pPr>
      <w:del w:id="24" w:author="Bob Hough" w:date="2026-09-25T21:08:00Z" w16du:dateUtc="2026-09-26T01:08:00Z">
        <w:r>
          <w:delText>Fast Track Teacher</w:delText>
        </w:r>
      </w:del>
    </w:p>
    <w:p w14:paraId="46EC66E2" w14:textId="371D0B8B" w:rsidR="00A16C0F" w:rsidRDefault="00FE11E1" w:rsidP="00A16C0F">
      <w:pPr>
        <w:rPr>
          <w:del w:id="25" w:author="Bob Hough" w:date="2026-09-25T21:08:00Z" w16du:dateUtc="2026-09-26T01:08:00Z"/>
        </w:rPr>
      </w:pPr>
      <w:del w:id="26" w:author="Bob Hough" w:date="2026-09-25T21:08:00Z" w16du:dateUtc="2026-09-26T01:08:00Z">
        <w:r>
          <w:delText>Teacher</w:delText>
        </w:r>
      </w:del>
    </w:p>
    <w:p w14:paraId="7633B9B9" w14:textId="049EE050" w:rsidR="00A16C0F" w:rsidRDefault="00FE11E1" w:rsidP="00A16C0F">
      <w:pPr>
        <w:rPr>
          <w:del w:id="27" w:author="Bob Hough" w:date="2026-09-25T21:08:00Z" w16du:dateUtc="2026-09-26T01:08:00Z"/>
        </w:rPr>
      </w:pPr>
      <w:del w:id="28" w:author="Bob Hough" w:date="2026-09-25T21:08:00Z" w16du:dateUtc="2026-09-26T01:08:00Z">
        <w:r>
          <w:delText>Newly Qualified Teacher</w:delText>
        </w:r>
      </w:del>
    </w:p>
    <w:p w14:paraId="3968F54E" w14:textId="47504278" w:rsidR="00A16C0F" w:rsidRDefault="00FE11E1" w:rsidP="00A16C0F">
      <w:pPr>
        <w:rPr>
          <w:del w:id="29" w:author="Bob Hough" w:date="2026-09-25T21:08:00Z" w16du:dateUtc="2026-09-26T01:08:00Z"/>
        </w:rPr>
      </w:pPr>
      <w:del w:id="30" w:author="Bob Hough" w:date="2026-09-25T21:08:00Z" w16du:dateUtc="2026-09-26T01:08:00Z">
        <w:r>
          <w:delText>Unqualified Teacher</w:delText>
        </w:r>
      </w:del>
    </w:p>
    <w:p w14:paraId="6E5AB88A" w14:textId="57950416" w:rsidR="00B87D16" w:rsidRDefault="00FE11E1" w:rsidP="00A16C0F">
      <w:pPr>
        <w:rPr>
          <w:del w:id="31" w:author="Bob Hough" w:date="2026-09-25T21:08:00Z" w16du:dateUtc="2026-09-26T01:08:00Z"/>
        </w:rPr>
      </w:pPr>
      <w:del w:id="32" w:author="Bob Hough" w:date="2026-09-25T21:08:00Z" w16du:dateUtc="2026-09-26T01:08:00Z">
        <w:r>
          <w:delText>Instructor</w:delText>
        </w:r>
      </w:del>
    </w:p>
    <w:p w14:paraId="0A9777FF" w14:textId="77777777" w:rsidR="00A92554" w:rsidRDefault="00A16C0F" w:rsidP="00A92554">
      <w:pPr>
        <w:jc w:val="both"/>
        <w:rPr>
          <w:del w:id="33" w:author="Bob Hough" w:date="2026-09-25T21:08:00Z" w16du:dateUtc="2026-09-26T01:08:00Z"/>
          <w:b/>
        </w:rPr>
      </w:pPr>
      <w:del w:id="34" w:author="Bob Hough" w:date="2026-09-25T21:08:00Z" w16du:dateUtc="2026-09-26T01:08:00Z">
        <w:r>
          <w:rPr>
            <w:b/>
          </w:rPr>
          <w:delText xml:space="preserve">PLEASE MAKE SURE THAT YOU ARE USING THE LATEST VERSION OF THIS APPLICATION FORM WHICH CAN BE DOWNLOADED FROM THE CATHOLIC EDUCATION SERVICE WEBSITE: </w:delText>
        </w:r>
      </w:del>
    </w:p>
    <w:p w14:paraId="6FE33020" w14:textId="77777777" w:rsidR="00A16C0F" w:rsidRDefault="00A16C0F" w:rsidP="00A92554">
      <w:pPr>
        <w:jc w:val="both"/>
        <w:rPr>
          <w:del w:id="35" w:author="Bob Hough" w:date="2026-09-25T21:08:00Z" w16du:dateUtc="2026-09-26T01:08:00Z"/>
          <w:b/>
        </w:rPr>
      </w:pPr>
      <w:del w:id="36" w:author="Bob Hough" w:date="2026-09-25T21:08:00Z" w16du:dateUtc="2026-09-26T01:08:00Z">
        <w:r>
          <w:fldChar w:fldCharType="begin"/>
        </w:r>
        <w:r>
          <w:delInstrText>HYPERLINK "http://www.catholiceducation.org.uk"</w:delInstrText>
        </w:r>
        <w:r>
          <w:fldChar w:fldCharType="separate"/>
        </w:r>
        <w:r w:rsidRPr="00123A4C">
          <w:rPr>
            <w:rStyle w:val="Hyperlink"/>
            <w:b/>
          </w:rPr>
          <w:delText>www.catholiceducation.org.uk</w:delText>
        </w:r>
        <w:r>
          <w:fldChar w:fldCharType="end"/>
        </w:r>
      </w:del>
    </w:p>
    <w:p w14:paraId="79BA2831" w14:textId="77777777" w:rsidR="00A16C0F" w:rsidRDefault="00A16C0F" w:rsidP="00A16C0F">
      <w:pPr>
        <w:rPr>
          <w:del w:id="37" w:author="Bob Hough" w:date="2026-09-25T21:08:00Z" w16du:dateUtc="2026-09-26T01:08:00Z"/>
          <w:b/>
        </w:rPr>
      </w:pPr>
      <w:del w:id="38" w:author="Bob Hough" w:date="2026-09-25T21:08:00Z" w16du:dateUtc="2026-09-26T01:08:00Z">
        <w:r>
          <w:rPr>
            <w:b/>
          </w:rPr>
          <w:delText>BEFORE YOU BEGIN PLEASE CHECK THAT YOU HAVE THE FOLLOWING:</w:delText>
        </w:r>
      </w:del>
    </w:p>
    <w:p w14:paraId="75A4E7A5" w14:textId="77777777" w:rsidR="00A16C0F" w:rsidRDefault="00A16C0F" w:rsidP="00A16C0F">
      <w:pPr>
        <w:pStyle w:val="ListParagraph"/>
        <w:numPr>
          <w:ilvl w:val="0"/>
          <w:numId w:val="1"/>
        </w:numPr>
        <w:rPr>
          <w:del w:id="39" w:author="Bob Hough" w:date="2026-09-25T21:08:00Z" w16du:dateUtc="2026-09-26T01:08:00Z"/>
        </w:rPr>
      </w:pPr>
      <w:del w:id="40" w:author="Bob Hough" w:date="2026-09-25T21:08:00Z" w16du:dateUtc="2026-09-26T01:08:00Z">
        <w:r>
          <w:delText>Correct application form for the position being applied for</w:delText>
        </w:r>
      </w:del>
    </w:p>
    <w:p w14:paraId="52578AEB" w14:textId="77777777" w:rsidR="00A16C0F" w:rsidRDefault="00A16C0F" w:rsidP="00A16C0F">
      <w:pPr>
        <w:pStyle w:val="ListParagraph"/>
        <w:numPr>
          <w:ilvl w:val="0"/>
          <w:numId w:val="1"/>
        </w:numPr>
        <w:rPr>
          <w:del w:id="41" w:author="Bob Hough" w:date="2026-09-25T21:08:00Z" w16du:dateUtc="2026-09-26T01:08:00Z"/>
        </w:rPr>
      </w:pPr>
      <w:del w:id="42" w:author="Bob Hough" w:date="2026-09-25T21:08:00Z" w16du:dateUtc="2026-09-26T01:08:00Z">
        <w:r>
          <w:delText>Notes to applicants</w:delText>
        </w:r>
      </w:del>
    </w:p>
    <w:p w14:paraId="03793B75" w14:textId="77777777" w:rsidR="00A16C0F" w:rsidRDefault="00A16C0F" w:rsidP="00A16C0F">
      <w:pPr>
        <w:pStyle w:val="ListParagraph"/>
        <w:numPr>
          <w:ilvl w:val="0"/>
          <w:numId w:val="1"/>
        </w:numPr>
        <w:rPr>
          <w:del w:id="43" w:author="Bob Hough" w:date="2026-09-25T21:08:00Z" w16du:dateUtc="2026-09-26T01:08:00Z"/>
        </w:rPr>
      </w:pPr>
      <w:del w:id="44" w:author="Bob Hough" w:date="2026-09-25T21:08:00Z" w16du:dateUtc="2026-09-26T01:08:00Z">
        <w:r>
          <w:delText>Recruitment monitoring form</w:delText>
        </w:r>
      </w:del>
    </w:p>
    <w:p w14:paraId="3058203F" w14:textId="77777777" w:rsidR="00BF3AC1" w:rsidRDefault="00BF3AC1" w:rsidP="00A16C0F">
      <w:pPr>
        <w:pStyle w:val="ListParagraph"/>
        <w:numPr>
          <w:ilvl w:val="0"/>
          <w:numId w:val="1"/>
        </w:numPr>
        <w:rPr>
          <w:del w:id="45" w:author="Bob Hough" w:date="2026-09-25T21:08:00Z" w16du:dateUtc="2026-09-26T01:08:00Z"/>
        </w:rPr>
      </w:pPr>
      <w:del w:id="46" w:author="Bob Hough" w:date="2026-09-25T21:08:00Z" w16du:dateUtc="2026-09-26T01:08:00Z">
        <w:r>
          <w:delText>Consent to obtain reference</w:delText>
        </w:r>
        <w:r w:rsidR="00F00E82">
          <w:delText>s</w:delText>
        </w:r>
        <w:r>
          <w:delText xml:space="preserve"> form</w:delText>
        </w:r>
      </w:del>
    </w:p>
    <w:p w14:paraId="3FD9E1F6" w14:textId="77777777" w:rsidR="00BF3AC1" w:rsidRDefault="00BF3AC1" w:rsidP="00BF3AC1">
      <w:pPr>
        <w:jc w:val="both"/>
        <w:rPr>
          <w:del w:id="47" w:author="Bob Hough" w:date="2026-09-25T21:08:00Z" w16du:dateUtc="2026-09-26T01:08:00Z"/>
          <w:b/>
        </w:rPr>
      </w:pPr>
      <w:del w:id="48" w:author="Bob Hough" w:date="2026-09-25T21:08:00Z" w16du:dateUtc="2026-09-26T01:08:00Z">
        <w:r>
          <w:rPr>
            <w:b/>
          </w:rPr>
          <w:delText>PLEASE DO NOT RETURN ANY COMPLETED APPLICATION FORMS AND/OR SUPPLEMENTARY DOCUMENTS TO THE CATHOLIC EDUCATION SERVICE.  PLEASE RETURN ALL COMPLETED APPLICATION FORMS AND/OR SUPPLEMENTARY DOCUMENTS TO THE SCHOOL/COLLEGE/ACADEMY/MULTI ACADEMY TRUST COMPANY WHERE THE POSITION APPLIED FOR IS BASED, OR AS INSTRUCTED IN THE DETAILS OF THE POST.</w:delText>
        </w:r>
      </w:del>
    </w:p>
    <w:p w14:paraId="24BE6260" w14:textId="77777777" w:rsidR="00DD2D13" w:rsidRDefault="00DD2D13" w:rsidP="00DD2D13">
      <w:pPr>
        <w:jc w:val="center"/>
        <w:rPr>
          <w:del w:id="49" w:author="Bob Hough" w:date="2026-09-25T21:08:00Z" w16du:dateUtc="2026-09-26T01:08:00Z"/>
          <w:b/>
          <w:sz w:val="28"/>
          <w:szCs w:val="28"/>
        </w:rPr>
      </w:pPr>
      <w:del w:id="50" w:author="Bob Hough" w:date="2026-09-25T21:08:00Z" w16du:dateUtc="2026-09-26T01:08:00Z">
        <w:r>
          <w:rPr>
            <w:b/>
            <w:sz w:val="28"/>
            <w:szCs w:val="28"/>
          </w:rPr>
          <w:lastRenderedPageBreak/>
          <w:delText>PLEASE COMPLETE ALL SECTIONS OF THIS APPLICATION FORM FULLY BEFORE RETURNING IT</w:delText>
        </w:r>
        <w:r w:rsidR="00A92554">
          <w:rPr>
            <w:b/>
            <w:sz w:val="28"/>
            <w:szCs w:val="28"/>
          </w:rPr>
          <w:delText xml:space="preserve"> IF ALL SECTIONS ARE NOT COMPLETED YOUR APPLICATION MAY NOT BE PROCESSED</w:delText>
        </w:r>
      </w:del>
    </w:p>
    <w:p w14:paraId="36D0C5B5" w14:textId="77777777" w:rsidR="00DD2D13" w:rsidRDefault="00DD2D13" w:rsidP="00BF3AC1">
      <w:pPr>
        <w:jc w:val="both"/>
        <w:rPr>
          <w:del w:id="51" w:author="Bob Hough" w:date="2026-09-25T21:08:00Z" w16du:dateUtc="2026-09-26T01:08:00Z"/>
          <w:b/>
          <w:sz w:val="28"/>
          <w:szCs w:val="28"/>
        </w:rPr>
      </w:pPr>
    </w:p>
    <w:p w14:paraId="023D7983" w14:textId="77777777" w:rsidR="00BF3AC1" w:rsidRDefault="00BF3AC1" w:rsidP="00BF3AC1">
      <w:pPr>
        <w:jc w:val="both"/>
        <w:rPr>
          <w:del w:id="52" w:author="Bob Hough" w:date="2026-09-25T21:08:00Z" w16du:dateUtc="2026-09-26T01:08:00Z"/>
          <w:b/>
          <w:sz w:val="28"/>
          <w:szCs w:val="28"/>
        </w:rPr>
      </w:pPr>
      <w:del w:id="53" w:author="Bob Hough" w:date="2026-09-25T21:08:00Z" w16du:dateUtc="2026-09-26T01:08:00Z">
        <w:r w:rsidRPr="006219F3">
          <w:rPr>
            <w:b/>
            <w:sz w:val="28"/>
            <w:szCs w:val="28"/>
          </w:rPr>
          <w:delText>DETAILS OF ROLE APPLIED FOR</w:delText>
        </w:r>
        <w:r w:rsidR="006219F3">
          <w:rPr>
            <w:b/>
            <w:sz w:val="28"/>
            <w:szCs w:val="28"/>
          </w:rPr>
          <w:delText>:</w:delText>
        </w:r>
      </w:del>
    </w:p>
    <w:p w14:paraId="0B6B5861" w14:textId="77777777" w:rsidR="00613974" w:rsidRDefault="00BF3AC1" w:rsidP="00BF3AC1">
      <w:pPr>
        <w:jc w:val="both"/>
        <w:rPr>
          <w:del w:id="54" w:author="Bob Hough" w:date="2026-09-25T21:08:00Z" w16du:dateUtc="2026-09-26T01:08:00Z"/>
        </w:rPr>
      </w:pPr>
      <w:del w:id="55" w:author="Bob Hough" w:date="2026-09-25T21:08:00Z" w16du:dateUtc="2026-09-26T01:08:00Z">
        <w:r>
          <w:delText>Application for the position of:</w:delText>
        </w:r>
      </w:del>
    </w:p>
    <w:p w14:paraId="302A4726" w14:textId="77777777" w:rsidR="00613974" w:rsidRDefault="00B45A58" w:rsidP="00BF3AC1">
      <w:pPr>
        <w:jc w:val="both"/>
        <w:rPr>
          <w:del w:id="56" w:author="Bob Hough" w:date="2026-09-25T21:08:00Z" w16du:dateUtc="2026-09-26T01:08:00Z"/>
        </w:rPr>
      </w:pPr>
      <w:del w:id="57" w:author="Bob Hough" w:date="2026-09-25T21:08:00Z" w16du:dateUtc="2026-09-26T01:08:00Z">
        <w:r>
          <w:fldChar w:fldCharType="begin">
            <w:ffData>
              <w:name w:val="Text2"/>
              <w:enabled/>
              <w:calcOnExit w:val="0"/>
              <w:textInput/>
            </w:ffData>
          </w:fldChar>
        </w:r>
        <w:bookmarkStart w:id="58" w:name="Text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8"/>
      </w:del>
    </w:p>
    <w:p w14:paraId="60F85954" w14:textId="77777777" w:rsidR="00B45A58" w:rsidRDefault="00B45A58" w:rsidP="00BF3AC1">
      <w:pPr>
        <w:jc w:val="both"/>
        <w:rPr>
          <w:del w:id="59" w:author="Bob Hough" w:date="2026-09-25T21:08:00Z" w16du:dateUtc="2026-09-26T01:08:00Z"/>
        </w:rPr>
      </w:pPr>
    </w:p>
    <w:p w14:paraId="3287E8FC" w14:textId="77777777" w:rsidR="00BF3AC1" w:rsidRDefault="00BF3AC1" w:rsidP="00BF3AC1">
      <w:pPr>
        <w:jc w:val="both"/>
        <w:rPr>
          <w:del w:id="60" w:author="Bob Hough" w:date="2026-09-25T21:08:00Z" w16du:dateUtc="2026-09-26T01:08:00Z"/>
        </w:rPr>
      </w:pPr>
      <w:del w:id="61" w:author="Bob Hough" w:date="2026-09-25T21:08:00Z" w16du:dateUtc="2026-09-26T01:08:00Z">
        <w:r>
          <w:delText>Full Time</w:delText>
        </w:r>
        <w:r w:rsidR="008750D7">
          <w:delText xml:space="preserve"> </w:delText>
        </w:r>
      </w:del>
      <w:sdt>
        <w:sdtPr>
          <w:id w:val="-1801446466"/>
          <w14:checkbox>
            <w14:checked w14:val="0"/>
            <w14:checkedState w14:val="2612" w14:font="MS Gothic"/>
            <w14:uncheckedState w14:val="2610" w14:font="MS Gothic"/>
          </w14:checkbox>
        </w:sdtPr>
        <w:sdtEndPr/>
        <w:sdtContent>
          <w:r w:rsidR="008750D7">
            <w:rPr>
              <w:rFonts w:ascii="MS Gothic" w:eastAsia="MS Gothic" w:hAnsi="MS Gothic" w:hint="eastAsia"/>
            </w:rPr>
            <w:t>☐</w:t>
          </w:r>
        </w:sdtContent>
      </w:sdt>
      <w:del w:id="62" w:author="Bob Hough" w:date="2026-09-25T21:08:00Z" w16du:dateUtc="2026-09-26T01:08:00Z">
        <w:r>
          <w:delText xml:space="preserve"> </w:delText>
        </w:r>
        <w:r w:rsidR="008750D7">
          <w:delText xml:space="preserve"> </w:delText>
        </w:r>
        <w:r>
          <w:delText xml:space="preserve">Part Time </w:delText>
        </w:r>
        <w:r w:rsidR="008750D7">
          <w:delText xml:space="preserve"> </w:delText>
        </w:r>
      </w:del>
      <w:sdt>
        <w:sdtPr>
          <w:id w:val="-1691758495"/>
          <w14:checkbox>
            <w14:checked w14:val="0"/>
            <w14:checkedState w14:val="2612" w14:font="MS Gothic"/>
            <w14:uncheckedState w14:val="2610" w14:font="MS Gothic"/>
          </w14:checkbox>
        </w:sdtPr>
        <w:sdtEndPr/>
        <w:sdtContent>
          <w:r w:rsidR="008750D7">
            <w:rPr>
              <w:rFonts w:ascii="MS Gothic" w:eastAsia="MS Gothic" w:hAnsi="MS Gothic" w:hint="eastAsia"/>
            </w:rPr>
            <w:t>☐</w:t>
          </w:r>
        </w:sdtContent>
      </w:sdt>
      <w:del w:id="63" w:author="Bob Hough" w:date="2026-09-25T21:08:00Z" w16du:dateUtc="2026-09-26T01:08:00Z">
        <w:r w:rsidR="008750D7">
          <w:delText xml:space="preserve">  </w:delText>
        </w:r>
        <w:r>
          <w:delText>Job Share</w:delText>
        </w:r>
        <w:r w:rsidR="008750D7">
          <w:delText xml:space="preserve"> </w:delText>
        </w:r>
      </w:del>
      <w:sdt>
        <w:sdtPr>
          <w:id w:val="-1885552243"/>
          <w14:checkbox>
            <w14:checked w14:val="0"/>
            <w14:checkedState w14:val="2612" w14:font="MS Gothic"/>
            <w14:uncheckedState w14:val="2610" w14:font="MS Gothic"/>
          </w14:checkbox>
        </w:sdtPr>
        <w:sdtEndPr/>
        <w:sdtContent>
          <w:r w:rsidR="008750D7">
            <w:rPr>
              <w:rFonts w:ascii="MS Gothic" w:eastAsia="MS Gothic" w:hAnsi="MS Gothic" w:hint="eastAsia"/>
            </w:rPr>
            <w:t>☐</w:t>
          </w:r>
        </w:sdtContent>
      </w:sdt>
    </w:p>
    <w:p w14:paraId="2301D847" w14:textId="77777777" w:rsidR="00B45A58" w:rsidRDefault="00B45A58" w:rsidP="00BF3AC1">
      <w:pPr>
        <w:jc w:val="both"/>
        <w:rPr>
          <w:del w:id="64" w:author="Bob Hough" w:date="2026-09-25T21:08:00Z" w16du:dateUtc="2026-09-26T01:08:00Z"/>
        </w:rPr>
      </w:pPr>
    </w:p>
    <w:p w14:paraId="18D2CF45" w14:textId="77777777" w:rsidR="00BF3AC1" w:rsidRDefault="00BF3AC1" w:rsidP="00BF3AC1">
      <w:pPr>
        <w:jc w:val="both"/>
        <w:rPr>
          <w:del w:id="65" w:author="Bob Hough" w:date="2026-09-25T21:08:00Z" w16du:dateUtc="2026-09-26T01:08:00Z"/>
        </w:rPr>
      </w:pPr>
      <w:del w:id="66" w:author="Bob Hough" w:date="2026-09-25T21:08:00Z" w16du:dateUtc="2026-09-26T01:08:00Z">
        <w:r>
          <w:delText>At:</w:delText>
        </w:r>
        <w:r w:rsidR="00B45A58">
          <w:delText xml:space="preserve">  </w:delText>
        </w:r>
        <w:r w:rsidR="00B45A58">
          <w:fldChar w:fldCharType="begin">
            <w:ffData>
              <w:name w:val="Text3"/>
              <w:enabled/>
              <w:calcOnExit w:val="0"/>
              <w:textInput/>
            </w:ffData>
          </w:fldChar>
        </w:r>
        <w:bookmarkStart w:id="67" w:name="Text3"/>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67"/>
        <w:r>
          <w:tab/>
          <w:delText>School / Academy</w:delText>
        </w:r>
      </w:del>
    </w:p>
    <w:p w14:paraId="6A665BBC" w14:textId="77777777" w:rsidR="00BF3AC1" w:rsidRDefault="00BF3AC1" w:rsidP="00BF3AC1">
      <w:pPr>
        <w:jc w:val="both"/>
        <w:rPr>
          <w:del w:id="68" w:author="Bob Hough" w:date="2026-09-25T21:08:00Z" w16du:dateUtc="2026-09-26T01:08:00Z"/>
        </w:rPr>
      </w:pPr>
    </w:p>
    <w:p w14:paraId="73DA3B0C" w14:textId="77777777" w:rsidR="00B45A58" w:rsidRDefault="00BF3AC1" w:rsidP="00BF3AC1">
      <w:pPr>
        <w:jc w:val="both"/>
        <w:rPr>
          <w:del w:id="69" w:author="Bob Hough" w:date="2026-09-25T21:08:00Z" w16du:dateUtc="2026-09-26T01:08:00Z"/>
        </w:rPr>
      </w:pPr>
      <w:del w:id="70" w:author="Bob Hough" w:date="2026-09-25T21:08:00Z" w16du:dateUtc="2026-09-26T01:08:00Z">
        <w:r>
          <w:delText>At which the</w:delText>
        </w:r>
        <w:r w:rsidR="00B45A58">
          <w:delText>:</w:delText>
        </w:r>
      </w:del>
    </w:p>
    <w:p w14:paraId="16182FF3" w14:textId="77777777" w:rsidR="00B45A58" w:rsidRDefault="00BF3AC1" w:rsidP="00BF3AC1">
      <w:pPr>
        <w:jc w:val="both"/>
        <w:rPr>
          <w:del w:id="71" w:author="Bob Hough" w:date="2026-09-25T21:08:00Z" w16du:dateUtc="2026-09-26T01:08:00Z"/>
        </w:rPr>
      </w:pPr>
      <w:del w:id="72" w:author="Bob Hough" w:date="2026-09-25T21:08:00Z" w16du:dateUtc="2026-09-26T01:08:00Z">
        <w:r>
          <w:delText xml:space="preserve">Governing Body </w:delText>
        </w:r>
      </w:del>
      <w:sdt>
        <w:sdtPr>
          <w:id w:val="2007713352"/>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73" w:author="Bob Hough" w:date="2026-09-25T21:08:00Z" w16du:dateUtc="2026-09-26T01:08:00Z">
        <w:r>
          <w:delText xml:space="preserve"> </w:delText>
        </w:r>
      </w:del>
    </w:p>
    <w:p w14:paraId="38F44908" w14:textId="77777777" w:rsidR="00B45A58" w:rsidRDefault="00BF3AC1" w:rsidP="00BF3AC1">
      <w:pPr>
        <w:jc w:val="both"/>
        <w:rPr>
          <w:del w:id="74" w:author="Bob Hough" w:date="2026-09-25T21:08:00Z" w16du:dateUtc="2026-09-26T01:08:00Z"/>
        </w:rPr>
      </w:pPr>
      <w:del w:id="75" w:author="Bob Hough" w:date="2026-09-25T21:08:00Z" w16du:dateUtc="2026-09-26T01:08:00Z">
        <w:r>
          <w:delText xml:space="preserve">Academy Trust Company </w:delText>
        </w:r>
      </w:del>
      <w:sdt>
        <w:sdtPr>
          <w:id w:val="-2056927695"/>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76" w:author="Bob Hough" w:date="2026-09-25T21:08:00Z" w16du:dateUtc="2026-09-26T01:08:00Z">
        <w:r>
          <w:delText xml:space="preserve"> </w:delText>
        </w:r>
      </w:del>
    </w:p>
    <w:p w14:paraId="0EA283E3" w14:textId="77777777" w:rsidR="00B45A58" w:rsidRDefault="00BF3AC1" w:rsidP="00BF3AC1">
      <w:pPr>
        <w:jc w:val="both"/>
        <w:rPr>
          <w:del w:id="77" w:author="Bob Hough" w:date="2026-09-25T21:08:00Z" w16du:dateUtc="2026-09-26T01:08:00Z"/>
        </w:rPr>
      </w:pPr>
      <w:del w:id="78" w:author="Bob Hough" w:date="2026-09-25T21:08:00Z" w16du:dateUtc="2026-09-26T01:08:00Z">
        <w:r>
          <w:delText xml:space="preserve">Multi-Academy Trust Company </w:delText>
        </w:r>
      </w:del>
      <w:sdt>
        <w:sdtPr>
          <w:id w:val="-1651358326"/>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79" w:author="Bob Hough" w:date="2026-09-25T21:08:00Z" w16du:dateUtc="2026-09-26T01:08:00Z">
        <w:r w:rsidR="00B45A58">
          <w:delText xml:space="preserve"> </w:delText>
        </w:r>
      </w:del>
    </w:p>
    <w:p w14:paraId="0BAA55FD" w14:textId="77777777" w:rsidR="00BF3AC1" w:rsidRDefault="00BF3AC1" w:rsidP="00BF3AC1">
      <w:pPr>
        <w:jc w:val="both"/>
        <w:rPr>
          <w:del w:id="80" w:author="Bob Hough" w:date="2026-09-25T21:08:00Z" w16du:dateUtc="2026-09-26T01:08:00Z"/>
        </w:rPr>
      </w:pPr>
      <w:del w:id="81" w:author="Bob Hough" w:date="2026-09-25T21:08:00Z" w16du:dateUtc="2026-09-26T01:08:00Z">
        <w:r>
          <w:delText>is the employer of staff.</w:delText>
        </w:r>
      </w:del>
    </w:p>
    <w:p w14:paraId="20B17911" w14:textId="77777777" w:rsidR="00BF3AC1" w:rsidRDefault="00BF3AC1" w:rsidP="00BF3AC1">
      <w:pPr>
        <w:jc w:val="both"/>
        <w:rPr>
          <w:del w:id="82" w:author="Bob Hough" w:date="2026-09-25T21:08:00Z" w16du:dateUtc="2026-09-26T01:08:00Z"/>
        </w:rPr>
      </w:pPr>
    </w:p>
    <w:p w14:paraId="537E56D1" w14:textId="77777777" w:rsidR="00BF3AC1" w:rsidRDefault="00BF3AC1" w:rsidP="00BF3AC1">
      <w:pPr>
        <w:jc w:val="both"/>
        <w:rPr>
          <w:del w:id="83" w:author="Bob Hough" w:date="2026-09-25T21:08:00Z" w16du:dateUtc="2026-09-26T01:08:00Z"/>
        </w:rPr>
      </w:pPr>
      <w:del w:id="84" w:author="Bob Hough" w:date="2026-09-25T21:08:00Z" w16du:dateUtc="2026-09-26T01:08:00Z">
        <w:r>
          <w:delText>In the Local Authority of:</w:delText>
        </w:r>
        <w:r w:rsidR="006219F3">
          <w:tab/>
        </w:r>
        <w:r w:rsidR="00B45A58">
          <w:tab/>
        </w:r>
        <w:r w:rsidR="00B45A58">
          <w:fldChar w:fldCharType="begin">
            <w:ffData>
              <w:name w:val="Text4"/>
              <w:enabled/>
              <w:calcOnExit w:val="0"/>
              <w:textInput/>
            </w:ffData>
          </w:fldChar>
        </w:r>
        <w:bookmarkStart w:id="85" w:name="Text4"/>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85"/>
      </w:del>
    </w:p>
    <w:p w14:paraId="30D5815E" w14:textId="77777777" w:rsidR="006219F3" w:rsidRDefault="006219F3" w:rsidP="00BF3AC1">
      <w:pPr>
        <w:jc w:val="both"/>
        <w:rPr>
          <w:del w:id="86" w:author="Bob Hough" w:date="2026-09-25T21:08:00Z" w16du:dateUtc="2026-09-26T01:08:00Z"/>
        </w:rPr>
      </w:pPr>
    </w:p>
    <w:p w14:paraId="09D0CD24" w14:textId="77777777" w:rsidR="006219F3" w:rsidRDefault="006219F3" w:rsidP="00BF3AC1">
      <w:pPr>
        <w:jc w:val="both"/>
        <w:rPr>
          <w:del w:id="87" w:author="Bob Hough" w:date="2026-09-25T21:08:00Z" w16du:dateUtc="2026-09-26T01:08:00Z"/>
        </w:rPr>
      </w:pPr>
      <w:del w:id="88" w:author="Bob Hough" w:date="2026-09-25T21:08:00Z" w16du:dateUtc="2026-09-26T01:08:00Z">
        <w:r>
          <w:delText>In the Archdiocese / Diocese of:</w:delText>
        </w:r>
        <w:r>
          <w:tab/>
        </w:r>
        <w:r w:rsidR="00B45A58">
          <w:tab/>
        </w:r>
        <w:r w:rsidR="00B45A58">
          <w:fldChar w:fldCharType="begin">
            <w:ffData>
              <w:name w:val="Text5"/>
              <w:enabled/>
              <w:calcOnExit w:val="0"/>
              <w:textInput/>
            </w:ffData>
          </w:fldChar>
        </w:r>
        <w:bookmarkStart w:id="89" w:name="Text5"/>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89"/>
      </w:del>
    </w:p>
    <w:p w14:paraId="2A5A9753" w14:textId="77777777" w:rsidR="00B45A58" w:rsidRDefault="00B45A58" w:rsidP="00BF3AC1">
      <w:pPr>
        <w:jc w:val="both"/>
        <w:rPr>
          <w:del w:id="90" w:author="Bob Hough" w:date="2026-09-25T21:08:00Z" w16du:dateUtc="2026-09-26T01:08:00Z"/>
        </w:rPr>
      </w:pPr>
    </w:p>
    <w:p w14:paraId="706C1C4C" w14:textId="77777777" w:rsidR="006219F3" w:rsidRDefault="006219F3" w:rsidP="00BF3AC1">
      <w:pPr>
        <w:jc w:val="both"/>
        <w:rPr>
          <w:del w:id="91" w:author="Bob Hough" w:date="2026-09-25T21:08:00Z" w16du:dateUtc="2026-09-26T01:08:00Z"/>
        </w:rPr>
      </w:pPr>
      <w:del w:id="92" w:author="Bob Hough" w:date="2026-09-25T21:08:00Z" w16du:dateUtc="2026-09-26T01:08:00Z">
        <w:r>
          <w:delText>Please state where you first learned of this vacancy:</w:delText>
        </w:r>
        <w:r w:rsidR="00B45A58">
          <w:tab/>
        </w:r>
        <w:r w:rsidR="00B45A58">
          <w:fldChar w:fldCharType="begin">
            <w:ffData>
              <w:name w:val="Text6"/>
              <w:enabled/>
              <w:calcOnExit w:val="0"/>
              <w:textInput/>
            </w:ffData>
          </w:fldChar>
        </w:r>
        <w:bookmarkStart w:id="93" w:name="Text6"/>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93"/>
      </w:del>
    </w:p>
    <w:p w14:paraId="7E8684F2" w14:textId="77777777" w:rsidR="006219F3" w:rsidRDefault="006219F3" w:rsidP="00BF3AC1">
      <w:pPr>
        <w:jc w:val="both"/>
        <w:rPr>
          <w:del w:id="94" w:author="Bob Hough" w:date="2026-09-25T21:08:00Z" w16du:dateUtc="2026-09-26T01:08:00Z"/>
        </w:rPr>
      </w:pPr>
    </w:p>
    <w:p w14:paraId="09A72324" w14:textId="77777777" w:rsidR="006219F3" w:rsidRDefault="006219F3">
      <w:pPr>
        <w:rPr>
          <w:del w:id="95" w:author="Bob Hough" w:date="2026-09-25T21:08:00Z" w16du:dateUtc="2026-09-26T01:08:00Z"/>
        </w:rPr>
      </w:pPr>
      <w:del w:id="96" w:author="Bob Hough" w:date="2026-09-25T21:08:00Z" w16du:dateUtc="2026-09-26T01:08:00Z">
        <w:r>
          <w:br w:type="page"/>
        </w:r>
      </w:del>
    </w:p>
    <w:p w14:paraId="6BFBCCDB" w14:textId="77777777" w:rsidR="006219F3" w:rsidRDefault="006219F3" w:rsidP="00BF3AC1">
      <w:pPr>
        <w:jc w:val="both"/>
        <w:rPr>
          <w:del w:id="97" w:author="Bob Hough" w:date="2026-09-25T21:08:00Z" w16du:dateUtc="2026-09-26T01:08:00Z"/>
          <w:b/>
          <w:sz w:val="28"/>
          <w:szCs w:val="28"/>
        </w:rPr>
      </w:pPr>
      <w:del w:id="98" w:author="Bob Hough" w:date="2026-09-25T21:08:00Z" w16du:dateUtc="2026-09-26T01:08:00Z">
        <w:r w:rsidRPr="006219F3">
          <w:rPr>
            <w:b/>
            <w:sz w:val="28"/>
            <w:szCs w:val="28"/>
          </w:rPr>
          <w:delText>Personal Details</w:delText>
        </w:r>
        <w:r>
          <w:rPr>
            <w:b/>
            <w:sz w:val="28"/>
            <w:szCs w:val="28"/>
          </w:rPr>
          <w:delText>:</w:delText>
        </w:r>
      </w:del>
    </w:p>
    <w:p w14:paraId="35EED0EA" w14:textId="77777777" w:rsidR="006219F3" w:rsidRDefault="00DD2D13" w:rsidP="00BF3AC1">
      <w:pPr>
        <w:jc w:val="both"/>
        <w:rPr>
          <w:del w:id="99" w:author="Bob Hough" w:date="2026-09-25T21:08:00Z" w16du:dateUtc="2026-09-26T01:08:00Z"/>
        </w:rPr>
      </w:pPr>
      <w:del w:id="100" w:author="Bob Hough" w:date="2026-09-25T21:08:00Z" w16du:dateUtc="2026-09-26T01:08:00Z">
        <w:r>
          <w:delText>Title:</w:delText>
        </w:r>
        <w:r w:rsidR="00B45A58">
          <w:tab/>
        </w:r>
        <w:r w:rsidR="00B45A58">
          <w:tab/>
        </w:r>
        <w:r w:rsidR="00B45A58">
          <w:tab/>
        </w:r>
        <w:r w:rsidR="00B45A58">
          <w:tab/>
        </w:r>
        <w:r w:rsidR="00B45A58">
          <w:tab/>
        </w:r>
        <w:r w:rsidR="00B45A58">
          <w:fldChar w:fldCharType="begin">
            <w:ffData>
              <w:name w:val="Text7"/>
              <w:enabled/>
              <w:calcOnExit w:val="0"/>
              <w:textInput/>
            </w:ffData>
          </w:fldChar>
        </w:r>
        <w:bookmarkStart w:id="101" w:name="Text7"/>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01"/>
        <w:r>
          <w:tab/>
        </w:r>
      </w:del>
    </w:p>
    <w:p w14:paraId="25D17574" w14:textId="77777777" w:rsidR="00DD2D13" w:rsidRDefault="00DD2D13" w:rsidP="00BF3AC1">
      <w:pPr>
        <w:jc w:val="both"/>
        <w:rPr>
          <w:del w:id="102" w:author="Bob Hough" w:date="2026-09-25T21:08:00Z" w16du:dateUtc="2026-09-26T01:08:00Z"/>
        </w:rPr>
      </w:pPr>
    </w:p>
    <w:p w14:paraId="6F93B1D0" w14:textId="77777777" w:rsidR="00DD2D13" w:rsidRDefault="00DD2D13" w:rsidP="00BF3AC1">
      <w:pPr>
        <w:jc w:val="both"/>
        <w:rPr>
          <w:del w:id="103" w:author="Bob Hough" w:date="2026-09-25T21:08:00Z" w16du:dateUtc="2026-09-26T01:08:00Z"/>
        </w:rPr>
      </w:pPr>
      <w:del w:id="104" w:author="Bob Hough" w:date="2026-09-25T21:08:00Z" w16du:dateUtc="2026-09-26T01:08:00Z">
        <w:r>
          <w:delText>Surname:</w:delText>
        </w:r>
        <w:r>
          <w:tab/>
        </w:r>
        <w:r w:rsidR="00B45A58">
          <w:tab/>
        </w:r>
        <w:r w:rsidR="00B45A58">
          <w:tab/>
        </w:r>
        <w:r w:rsidR="00B45A58">
          <w:tab/>
        </w:r>
        <w:r w:rsidR="00B45A58">
          <w:fldChar w:fldCharType="begin">
            <w:ffData>
              <w:name w:val="Text8"/>
              <w:enabled/>
              <w:calcOnExit w:val="0"/>
              <w:textInput/>
            </w:ffData>
          </w:fldChar>
        </w:r>
        <w:bookmarkStart w:id="105" w:name="Text8"/>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05"/>
      </w:del>
    </w:p>
    <w:p w14:paraId="10196E21" w14:textId="77777777" w:rsidR="00DD2D13" w:rsidRDefault="00DD2D13" w:rsidP="00BF3AC1">
      <w:pPr>
        <w:jc w:val="both"/>
        <w:rPr>
          <w:del w:id="106" w:author="Bob Hough" w:date="2026-09-25T21:08:00Z" w16du:dateUtc="2026-09-26T01:08:00Z"/>
        </w:rPr>
      </w:pPr>
    </w:p>
    <w:p w14:paraId="3AA29B51" w14:textId="77777777" w:rsidR="00DD2D13" w:rsidRDefault="00DD2D13" w:rsidP="00BF3AC1">
      <w:pPr>
        <w:jc w:val="both"/>
        <w:rPr>
          <w:del w:id="107" w:author="Bob Hough" w:date="2026-09-25T21:08:00Z" w16du:dateUtc="2026-09-26T01:08:00Z"/>
        </w:rPr>
      </w:pPr>
      <w:del w:id="108" w:author="Bob Hough" w:date="2026-09-25T21:08:00Z" w16du:dateUtc="2026-09-26T01:08:00Z">
        <w:r>
          <w:delText>First Name(s):</w:delText>
        </w:r>
        <w:r>
          <w:tab/>
        </w:r>
        <w:r w:rsidR="00B45A58">
          <w:tab/>
        </w:r>
        <w:r w:rsidR="00B45A58">
          <w:tab/>
        </w:r>
        <w:r w:rsidR="00B45A58">
          <w:tab/>
        </w:r>
        <w:r w:rsidR="00B45A58">
          <w:fldChar w:fldCharType="begin">
            <w:ffData>
              <w:name w:val="Text9"/>
              <w:enabled/>
              <w:calcOnExit w:val="0"/>
              <w:textInput/>
            </w:ffData>
          </w:fldChar>
        </w:r>
        <w:bookmarkStart w:id="109" w:name="Text9"/>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09"/>
      </w:del>
    </w:p>
    <w:p w14:paraId="0B2D362A" w14:textId="77777777" w:rsidR="00DD2D13" w:rsidRDefault="00DD2D13" w:rsidP="00BF3AC1">
      <w:pPr>
        <w:jc w:val="both"/>
        <w:rPr>
          <w:del w:id="110" w:author="Bob Hough" w:date="2026-09-25T21:08:00Z" w16du:dateUtc="2026-09-26T01:08:00Z"/>
        </w:rPr>
      </w:pPr>
    </w:p>
    <w:p w14:paraId="6083A486" w14:textId="77777777" w:rsidR="00DD2D13" w:rsidRDefault="00DD2D13" w:rsidP="00BF3AC1">
      <w:pPr>
        <w:jc w:val="both"/>
        <w:rPr>
          <w:del w:id="111" w:author="Bob Hough" w:date="2026-09-25T21:08:00Z" w16du:dateUtc="2026-09-26T01:08:00Z"/>
        </w:rPr>
      </w:pPr>
      <w:del w:id="112" w:author="Bob Hough" w:date="2026-09-25T21:08:00Z" w16du:dateUtc="2026-09-26T01:08:00Z">
        <w:r>
          <w:delText>Known as (if applicable):</w:delText>
        </w:r>
        <w:r w:rsidR="00B45A58">
          <w:tab/>
        </w:r>
        <w:r w:rsidR="00B45A58">
          <w:tab/>
        </w:r>
        <w:r w:rsidR="00B45A58">
          <w:fldChar w:fldCharType="begin">
            <w:ffData>
              <w:name w:val="Text10"/>
              <w:enabled/>
              <w:calcOnExit w:val="0"/>
              <w:textInput/>
            </w:ffData>
          </w:fldChar>
        </w:r>
        <w:bookmarkStart w:id="113" w:name="Text10"/>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13"/>
      </w:del>
    </w:p>
    <w:p w14:paraId="354B9C85" w14:textId="77777777" w:rsidR="00DD2D13" w:rsidRDefault="00DD2D13" w:rsidP="00BF3AC1">
      <w:pPr>
        <w:jc w:val="both"/>
        <w:rPr>
          <w:del w:id="114" w:author="Bob Hough" w:date="2026-09-25T21:08:00Z" w16du:dateUtc="2026-09-26T01:08:00Z"/>
        </w:rPr>
      </w:pPr>
    </w:p>
    <w:p w14:paraId="30C06D1D" w14:textId="77777777" w:rsidR="00DD2D13" w:rsidRDefault="00DD2D13" w:rsidP="00BF3AC1">
      <w:pPr>
        <w:jc w:val="both"/>
        <w:rPr>
          <w:del w:id="115" w:author="Bob Hough" w:date="2026-09-25T21:08:00Z" w16du:dateUtc="2026-09-26T01:08:00Z"/>
        </w:rPr>
      </w:pPr>
      <w:del w:id="116" w:author="Bob Hough" w:date="2026-09-25T21:08:00Z" w16du:dateUtc="2026-09-26T01:08:00Z">
        <w:r>
          <w:delText>Religious Denomination / Faith:</w:delText>
        </w:r>
        <w:r>
          <w:tab/>
        </w:r>
        <w:r w:rsidR="00B45A58">
          <w:tab/>
        </w:r>
        <w:r w:rsidR="00B45A58">
          <w:fldChar w:fldCharType="begin">
            <w:ffData>
              <w:name w:val="Text11"/>
              <w:enabled/>
              <w:calcOnExit w:val="0"/>
              <w:textInput/>
            </w:ffData>
          </w:fldChar>
        </w:r>
        <w:bookmarkStart w:id="117" w:name="Text11"/>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17"/>
      </w:del>
    </w:p>
    <w:p w14:paraId="6126C05C" w14:textId="77777777" w:rsidR="00DD2D13" w:rsidRDefault="00DD2D13" w:rsidP="00BF3AC1">
      <w:pPr>
        <w:jc w:val="both"/>
        <w:rPr>
          <w:del w:id="118" w:author="Bob Hough" w:date="2026-09-25T21:08:00Z" w16du:dateUtc="2026-09-26T01:08:00Z"/>
        </w:rPr>
      </w:pPr>
    </w:p>
    <w:p w14:paraId="26AE668F" w14:textId="77777777" w:rsidR="00DD2D13" w:rsidRDefault="00DD2D13" w:rsidP="00BF3AC1">
      <w:pPr>
        <w:jc w:val="both"/>
        <w:rPr>
          <w:del w:id="119" w:author="Bob Hough" w:date="2026-09-25T21:08:00Z" w16du:dateUtc="2026-09-26T01:08:00Z"/>
        </w:rPr>
      </w:pPr>
      <w:del w:id="120" w:author="Bob Hough" w:date="2026-09-25T21:08:00Z" w16du:dateUtc="2026-09-26T01:08:00Z">
        <w:r>
          <w:delText>Address:</w:delText>
        </w:r>
        <w:r w:rsidR="00B45A58">
          <w:tab/>
        </w:r>
        <w:r w:rsidR="00B45A58">
          <w:tab/>
        </w:r>
        <w:r w:rsidR="00B45A58">
          <w:tab/>
        </w:r>
        <w:r w:rsidR="00B45A58">
          <w:tab/>
        </w:r>
        <w:r w:rsidR="00B45A58">
          <w:fldChar w:fldCharType="begin">
            <w:ffData>
              <w:name w:val="Text12"/>
              <w:enabled/>
              <w:calcOnExit w:val="0"/>
              <w:textInput/>
            </w:ffData>
          </w:fldChar>
        </w:r>
        <w:bookmarkStart w:id="121" w:name="Text12"/>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21"/>
        <w:r>
          <w:tab/>
        </w:r>
        <w:r>
          <w:tab/>
        </w:r>
        <w:r>
          <w:tab/>
        </w:r>
      </w:del>
    </w:p>
    <w:p w14:paraId="0BA14D53" w14:textId="77777777" w:rsidR="00B45A58" w:rsidRDefault="00B45A58" w:rsidP="00BF3AC1">
      <w:pPr>
        <w:jc w:val="both"/>
        <w:rPr>
          <w:del w:id="122" w:author="Bob Hough" w:date="2026-09-25T21:08:00Z" w16du:dateUtc="2026-09-26T01:08:00Z"/>
        </w:rPr>
      </w:pPr>
    </w:p>
    <w:p w14:paraId="462026AB" w14:textId="77777777" w:rsidR="00DD2D13" w:rsidRDefault="00DD2D13" w:rsidP="00BF3AC1">
      <w:pPr>
        <w:jc w:val="both"/>
        <w:rPr>
          <w:del w:id="123" w:author="Bob Hough" w:date="2026-09-25T21:08:00Z" w16du:dateUtc="2026-09-26T01:08:00Z"/>
        </w:rPr>
      </w:pPr>
      <w:del w:id="124" w:author="Bob Hough" w:date="2026-09-25T21:08:00Z" w16du:dateUtc="2026-09-26T01:08:00Z">
        <w:r>
          <w:delText>Telephone N</w:delText>
        </w:r>
        <w:r w:rsidR="00BA20DC">
          <w:delText>umbers:</w:delText>
        </w:r>
      </w:del>
    </w:p>
    <w:p w14:paraId="5A784CD4" w14:textId="77777777" w:rsidR="00BA20DC" w:rsidRDefault="00BA20DC" w:rsidP="00BF3AC1">
      <w:pPr>
        <w:jc w:val="both"/>
        <w:rPr>
          <w:del w:id="125" w:author="Bob Hough" w:date="2026-09-25T21:08:00Z" w16du:dateUtc="2026-09-26T01:08:00Z"/>
        </w:rPr>
      </w:pPr>
      <w:del w:id="126" w:author="Bob Hough" w:date="2026-09-25T21:08:00Z" w16du:dateUtc="2026-09-26T01:08:00Z">
        <w:r>
          <w:delText>Home:</w:delText>
        </w:r>
        <w:r>
          <w:tab/>
        </w:r>
        <w:r>
          <w:tab/>
        </w:r>
        <w:r w:rsidR="00B45A58">
          <w:tab/>
        </w:r>
        <w:r w:rsidR="00B45A58">
          <w:tab/>
        </w:r>
        <w:r w:rsidR="00B45A58">
          <w:tab/>
        </w:r>
        <w:r w:rsidR="00B45A58">
          <w:fldChar w:fldCharType="begin">
            <w:ffData>
              <w:name w:val="Text13"/>
              <w:enabled/>
              <w:calcOnExit w:val="0"/>
              <w:textInput/>
            </w:ffData>
          </w:fldChar>
        </w:r>
        <w:bookmarkStart w:id="127" w:name="Text13"/>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27"/>
        <w:r>
          <w:tab/>
        </w:r>
        <w:r>
          <w:tab/>
        </w:r>
      </w:del>
    </w:p>
    <w:p w14:paraId="542851A2" w14:textId="77777777" w:rsidR="00BA20DC" w:rsidRDefault="00BA20DC" w:rsidP="00BF3AC1">
      <w:pPr>
        <w:jc w:val="both"/>
        <w:rPr>
          <w:del w:id="128" w:author="Bob Hough" w:date="2026-09-25T21:08:00Z" w16du:dateUtc="2026-09-26T01:08:00Z"/>
        </w:rPr>
      </w:pPr>
    </w:p>
    <w:p w14:paraId="29D08DEB" w14:textId="77777777" w:rsidR="00BA20DC" w:rsidRDefault="00BA20DC" w:rsidP="00BF3AC1">
      <w:pPr>
        <w:jc w:val="both"/>
        <w:rPr>
          <w:del w:id="129" w:author="Bob Hough" w:date="2026-09-25T21:08:00Z" w16du:dateUtc="2026-09-26T01:08:00Z"/>
        </w:rPr>
      </w:pPr>
    </w:p>
    <w:p w14:paraId="40E13096" w14:textId="77777777" w:rsidR="00BA20DC" w:rsidRDefault="00BA20DC" w:rsidP="00BF3AC1">
      <w:pPr>
        <w:jc w:val="both"/>
        <w:rPr>
          <w:del w:id="130" w:author="Bob Hough" w:date="2026-09-25T21:08:00Z" w16du:dateUtc="2026-09-26T01:08:00Z"/>
        </w:rPr>
      </w:pPr>
      <w:del w:id="131" w:author="Bob Hough" w:date="2026-09-25T21:08:00Z" w16du:dateUtc="2026-09-26T01:08:00Z">
        <w:r>
          <w:delText>Mobile:</w:delText>
        </w:r>
        <w:r>
          <w:tab/>
        </w:r>
        <w:r>
          <w:tab/>
        </w:r>
        <w:r w:rsidR="00B45A58">
          <w:tab/>
        </w:r>
        <w:r w:rsidR="00B45A58">
          <w:tab/>
        </w:r>
        <w:r w:rsidR="00B45A58">
          <w:tab/>
        </w:r>
        <w:r w:rsidR="00B45A58">
          <w:fldChar w:fldCharType="begin">
            <w:ffData>
              <w:name w:val="Text14"/>
              <w:enabled/>
              <w:calcOnExit w:val="0"/>
              <w:textInput/>
            </w:ffData>
          </w:fldChar>
        </w:r>
        <w:bookmarkStart w:id="132" w:name="Text14"/>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32"/>
        <w:r>
          <w:tab/>
        </w:r>
        <w:r>
          <w:tab/>
        </w:r>
      </w:del>
    </w:p>
    <w:p w14:paraId="1A11B785" w14:textId="77777777" w:rsidR="00BA20DC" w:rsidRDefault="00BA20DC" w:rsidP="00BF3AC1">
      <w:pPr>
        <w:jc w:val="both"/>
        <w:rPr>
          <w:del w:id="133" w:author="Bob Hough" w:date="2026-09-25T21:08:00Z" w16du:dateUtc="2026-09-26T01:08:00Z"/>
        </w:rPr>
      </w:pPr>
    </w:p>
    <w:p w14:paraId="34BA38AB" w14:textId="77777777" w:rsidR="00BA20DC" w:rsidRDefault="00BA20DC" w:rsidP="00BF3AC1">
      <w:pPr>
        <w:jc w:val="both"/>
        <w:rPr>
          <w:del w:id="134" w:author="Bob Hough" w:date="2026-09-25T21:08:00Z" w16du:dateUtc="2026-09-26T01:08:00Z"/>
        </w:rPr>
      </w:pPr>
    </w:p>
    <w:p w14:paraId="671CB94F" w14:textId="77777777" w:rsidR="00BA20DC" w:rsidRDefault="00BA20DC" w:rsidP="00BF3AC1">
      <w:pPr>
        <w:jc w:val="both"/>
        <w:rPr>
          <w:del w:id="135" w:author="Bob Hough" w:date="2026-09-25T21:08:00Z" w16du:dateUtc="2026-09-26T01:08:00Z"/>
        </w:rPr>
      </w:pPr>
      <w:del w:id="136" w:author="Bob Hough" w:date="2026-09-25T21:08:00Z" w16du:dateUtc="2026-09-26T01:08:00Z">
        <w:r>
          <w:delText>Email Address:</w:delText>
        </w:r>
        <w:r>
          <w:tab/>
        </w:r>
        <w:r w:rsidR="00B45A58">
          <w:tab/>
        </w:r>
        <w:r w:rsidR="00B45A58">
          <w:tab/>
        </w:r>
        <w:r w:rsidR="00B45A58">
          <w:tab/>
        </w:r>
        <w:r w:rsidR="00B45A58">
          <w:fldChar w:fldCharType="begin">
            <w:ffData>
              <w:name w:val="Text15"/>
              <w:enabled/>
              <w:calcOnExit w:val="0"/>
              <w:textInput/>
            </w:ffData>
          </w:fldChar>
        </w:r>
        <w:bookmarkStart w:id="137" w:name="Text15"/>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37"/>
      </w:del>
    </w:p>
    <w:p w14:paraId="53FDE696" w14:textId="77777777" w:rsidR="00BA20DC" w:rsidRDefault="00BA20DC" w:rsidP="00BF3AC1">
      <w:pPr>
        <w:jc w:val="both"/>
        <w:rPr>
          <w:del w:id="138" w:author="Bob Hough" w:date="2026-09-25T21:08:00Z" w16du:dateUtc="2026-09-26T01:08:00Z"/>
        </w:rPr>
      </w:pPr>
    </w:p>
    <w:p w14:paraId="4E83EEFE" w14:textId="77777777" w:rsidR="00BA20DC" w:rsidRDefault="00BA20DC" w:rsidP="00F85062">
      <w:pPr>
        <w:rPr>
          <w:del w:id="139" w:author="Bob Hough" w:date="2026-09-25T21:08:00Z" w16du:dateUtc="2026-09-26T01:08:00Z"/>
        </w:rPr>
        <w:pPrChange w:id="140" w:author="Bob Hough" w:date="2026-09-25T21:08:00Z" w16du:dateUtc="2026-09-26T01:08:00Z">
          <w:pPr>
            <w:jc w:val="both"/>
          </w:pPr>
        </w:pPrChange>
      </w:pPr>
    </w:p>
    <w:p w14:paraId="367472B2" w14:textId="77777777" w:rsidR="00BA20DC" w:rsidRDefault="00BA20DC" w:rsidP="00BF3AC1">
      <w:pPr>
        <w:jc w:val="both"/>
        <w:rPr>
          <w:del w:id="141" w:author="Bob Hough" w:date="2026-09-25T21:08:00Z" w16du:dateUtc="2026-09-26T01:08:00Z"/>
        </w:rPr>
      </w:pPr>
      <w:del w:id="142" w:author="Bob Hough" w:date="2026-09-25T21:08:00Z" w16du:dateUtc="2026-09-26T01:08:00Z">
        <w:r w:rsidRPr="008739BD">
          <w:delText xml:space="preserve">How do </w:delText>
        </w:r>
        <w:r>
          <w:delText xml:space="preserve">you prefer to be contacted? </w:delText>
        </w:r>
        <w:r>
          <w:tab/>
          <w:delText>Phone</w:delText>
        </w:r>
        <w:r w:rsidR="00B45A58">
          <w:delText xml:space="preserve"> </w:delText>
        </w:r>
      </w:del>
      <w:sdt>
        <w:sdtPr>
          <w:id w:val="263186115"/>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143" w:author="Bob Hough" w:date="2026-09-25T21:08:00Z" w16du:dateUtc="2026-09-26T01:08:00Z">
        <w:r>
          <w:delText xml:space="preserve"> Email </w:delText>
        </w:r>
        <w:r w:rsidR="00B45A58">
          <w:delText xml:space="preserve"> </w:delText>
        </w:r>
      </w:del>
      <w:sdt>
        <w:sdtPr>
          <w:id w:val="803046867"/>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p>
    <w:p w14:paraId="2C60EA23" w14:textId="77777777" w:rsidR="00636C6D" w:rsidRDefault="00636C6D" w:rsidP="00BF3AC1">
      <w:pPr>
        <w:jc w:val="both"/>
        <w:rPr>
          <w:del w:id="144" w:author="Bob Hough" w:date="2026-09-25T21:08:00Z" w16du:dateUtc="2026-09-26T01:08:00Z"/>
        </w:rPr>
      </w:pPr>
    </w:p>
    <w:p w14:paraId="1D030188" w14:textId="77777777" w:rsidR="00636C6D" w:rsidRDefault="00636C6D" w:rsidP="00BF3AC1">
      <w:pPr>
        <w:jc w:val="both"/>
        <w:rPr>
          <w:del w:id="145" w:author="Bob Hough" w:date="2026-09-25T21:08:00Z" w16du:dateUtc="2026-09-26T01:08:00Z"/>
        </w:rPr>
      </w:pPr>
      <w:del w:id="146" w:author="Bob Hough" w:date="2026-09-25T21:08:00Z" w16du:dateUtc="2026-09-26T01:08:00Z">
        <w:r>
          <w:delText xml:space="preserve">DfE Teacher Reference Number: </w:delText>
        </w:r>
        <w:r>
          <w:fldChar w:fldCharType="begin">
            <w:ffData>
              <w:name w:val="Text48"/>
              <w:enabled/>
              <w:calcOnExit w:val="0"/>
              <w:textInput/>
            </w:ffData>
          </w:fldChar>
        </w:r>
        <w:bookmarkStart w:id="147" w:name="Text4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47"/>
      </w:del>
    </w:p>
    <w:p w14:paraId="175E7675" w14:textId="77777777" w:rsidR="00636C6D" w:rsidRDefault="00636C6D">
      <w:pPr>
        <w:rPr>
          <w:del w:id="148" w:author="Bob Hough" w:date="2026-09-25T21:08:00Z" w16du:dateUtc="2026-09-26T01:08:00Z"/>
        </w:rPr>
      </w:pPr>
      <w:del w:id="149" w:author="Bob Hough" w:date="2026-09-25T21:08:00Z" w16du:dateUtc="2026-09-26T01:08:00Z">
        <w:r>
          <w:delText xml:space="preserve">Do you have Qualified Teacher Status? Yes </w:delText>
        </w:r>
      </w:del>
      <w:sdt>
        <w:sdtPr>
          <w:id w:val="869955924"/>
          <w14:checkbox>
            <w14:checked w14:val="0"/>
            <w14:checkedState w14:val="2612" w14:font="MS Gothic"/>
            <w14:uncheckedState w14:val="2610" w14:font="MS Gothic"/>
          </w14:checkbox>
        </w:sdtPr>
        <w:sdtEndPr/>
        <w:sdtContent>
          <w:r>
            <w:rPr>
              <w:rFonts w:ascii="MS Gothic" w:eastAsia="MS Gothic" w:hAnsi="MS Gothic" w:hint="eastAsia"/>
            </w:rPr>
            <w:t>☐</w:t>
          </w:r>
        </w:sdtContent>
      </w:sdt>
      <w:del w:id="150" w:author="Bob Hough" w:date="2026-09-25T21:08:00Z" w16du:dateUtc="2026-09-26T01:08:00Z">
        <w:r>
          <w:delText xml:space="preserve">  No </w:delText>
        </w:r>
      </w:del>
      <w:sdt>
        <w:sdtPr>
          <w:id w:val="-264156282"/>
          <w14:checkbox>
            <w14:checked w14:val="0"/>
            <w14:checkedState w14:val="2612" w14:font="MS Gothic"/>
            <w14:uncheckedState w14:val="2610" w14:font="MS Gothic"/>
          </w14:checkbox>
        </w:sdtPr>
        <w:sdtEndPr/>
        <w:sdtContent>
          <w:r>
            <w:rPr>
              <w:rFonts w:ascii="MS Gothic" w:eastAsia="MS Gothic" w:hAnsi="MS Gothic" w:hint="eastAsia"/>
            </w:rPr>
            <w:t>☐</w:t>
          </w:r>
        </w:sdtContent>
      </w:sdt>
    </w:p>
    <w:p w14:paraId="1DF314E3" w14:textId="77777777" w:rsidR="00636C6D" w:rsidRDefault="00636C6D">
      <w:pPr>
        <w:rPr>
          <w:del w:id="151" w:author="Bob Hough" w:date="2026-09-25T21:08:00Z" w16du:dateUtc="2026-09-26T01:08:00Z"/>
        </w:rPr>
      </w:pPr>
      <w:del w:id="152" w:author="Bob Hough" w:date="2026-09-25T21:08:00Z" w16du:dateUtc="2026-09-26T01:08:00Z">
        <w:r>
          <w:delText xml:space="preserve">QTS Certificate Number: </w:delText>
        </w:r>
        <w:r>
          <w:fldChar w:fldCharType="begin">
            <w:ffData>
              <w:name w:val="Text49"/>
              <w:enabled/>
              <w:calcOnExit w:val="0"/>
              <w:textInput/>
            </w:ffData>
          </w:fldChar>
        </w:r>
        <w:bookmarkStart w:id="153" w:name="Text4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53"/>
        <w:r>
          <w:tab/>
        </w:r>
        <w:r>
          <w:tab/>
          <w:delText xml:space="preserve">Date of qualification as a teacher: </w:delText>
        </w:r>
        <w:r>
          <w:fldChar w:fldCharType="begin">
            <w:ffData>
              <w:name w:val="Text50"/>
              <w:enabled/>
              <w:calcOnExit w:val="0"/>
              <w:textInput/>
            </w:ffData>
          </w:fldChar>
        </w:r>
        <w:bookmarkStart w:id="154" w:name="Text5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54"/>
      </w:del>
    </w:p>
    <w:p w14:paraId="11750CA7" w14:textId="77777777" w:rsidR="00BA20DC" w:rsidRDefault="00636C6D">
      <w:pPr>
        <w:rPr>
          <w:del w:id="155" w:author="Bob Hough" w:date="2026-09-25T21:08:00Z" w16du:dateUtc="2026-09-26T01:08:00Z"/>
        </w:rPr>
      </w:pPr>
      <w:del w:id="156" w:author="Bob Hough" w:date="2026-09-25T21:08:00Z" w16du:dateUtc="2026-09-26T01:08:00Z">
        <w:r>
          <w:delText xml:space="preserve">Education Workforce Council (Wales only) or other Membership Number: </w:delText>
        </w:r>
        <w:r>
          <w:fldChar w:fldCharType="begin">
            <w:ffData>
              <w:name w:val="Text51"/>
              <w:enabled/>
              <w:calcOnExit w:val="0"/>
              <w:textInput/>
            </w:ffData>
          </w:fldChar>
        </w:r>
        <w:bookmarkStart w:id="157" w:name="Text5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57"/>
        <w:r w:rsidR="00BA20DC">
          <w:br w:type="page"/>
        </w:r>
      </w:del>
    </w:p>
    <w:p w14:paraId="52732162" w14:textId="77777777" w:rsidR="00BA20DC" w:rsidRDefault="00BA20DC" w:rsidP="00BA20DC">
      <w:pPr>
        <w:jc w:val="both"/>
        <w:rPr>
          <w:del w:id="158" w:author="Bob Hough" w:date="2026-09-25T21:08:00Z" w16du:dateUtc="2026-09-26T01:08:00Z"/>
          <w:b/>
          <w:sz w:val="28"/>
          <w:szCs w:val="28"/>
        </w:rPr>
      </w:pPr>
      <w:del w:id="159" w:author="Bob Hough" w:date="2026-09-25T21:08:00Z" w16du:dateUtc="2026-09-26T01:08:00Z">
        <w:r>
          <w:rPr>
            <w:b/>
            <w:sz w:val="28"/>
            <w:szCs w:val="28"/>
          </w:rPr>
          <w:delText>Details of Present Employment:</w:delText>
        </w:r>
      </w:del>
    </w:p>
    <w:p w14:paraId="25D487B7" w14:textId="77777777" w:rsidR="00BA20DC" w:rsidRDefault="00BA20DC" w:rsidP="00BA20DC">
      <w:pPr>
        <w:jc w:val="both"/>
        <w:rPr>
          <w:del w:id="160" w:author="Bob Hough" w:date="2026-09-25T21:08:00Z" w16du:dateUtc="2026-09-26T01:08:00Z"/>
        </w:rPr>
      </w:pPr>
      <w:del w:id="161" w:author="Bob Hough" w:date="2026-09-25T21:08:00Z" w16du:dateUtc="2026-09-26T01:08:00Z">
        <w:r>
          <w:delText>Are you presently employed:</w:delText>
        </w:r>
        <w:r>
          <w:tab/>
        </w:r>
        <w:r>
          <w:tab/>
          <w:delText>Yes</w:delText>
        </w:r>
        <w:r w:rsidR="00B45A58">
          <w:delText xml:space="preserve"> </w:delText>
        </w:r>
      </w:del>
      <w:sdt>
        <w:sdtPr>
          <w:id w:val="1458376090"/>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162" w:author="Bob Hough" w:date="2026-09-25T21:08:00Z" w16du:dateUtc="2026-09-26T01:08:00Z">
        <w:r>
          <w:delText xml:space="preserve"> </w:delText>
        </w:r>
        <w:r w:rsidR="00B45A58">
          <w:delText xml:space="preserve"> </w:delText>
        </w:r>
        <w:r>
          <w:delText>No</w:delText>
        </w:r>
        <w:r w:rsidR="00B45A58">
          <w:delText xml:space="preserve"> </w:delText>
        </w:r>
      </w:del>
      <w:sdt>
        <w:sdtPr>
          <w:id w:val="169451032"/>
          <w14:checkbox>
            <w14:checked w14:val="0"/>
            <w14:checkedState w14:val="2612" w14:font="MS Gothic"/>
            <w14:uncheckedState w14:val="2610" w14:font="MS Gothic"/>
          </w14:checkbox>
        </w:sdtPr>
        <w:sdtEndPr/>
        <w:sdtContent>
          <w:r w:rsidR="00B45A58">
            <w:rPr>
              <w:rFonts w:ascii="MS Gothic" w:eastAsia="MS Gothic" w:hAnsi="MS Gothic" w:hint="eastAsia"/>
            </w:rPr>
            <w:t>☐</w:t>
          </w:r>
        </w:sdtContent>
      </w:sdt>
      <w:del w:id="163" w:author="Bob Hough" w:date="2026-09-25T21:08:00Z" w16du:dateUtc="2026-09-26T01:08:00Z">
        <w:r>
          <w:delText xml:space="preserve"> </w:delText>
        </w:r>
      </w:del>
    </w:p>
    <w:p w14:paraId="65674C86" w14:textId="77777777" w:rsidR="00BA20DC" w:rsidRPr="00BA20DC" w:rsidRDefault="00BA20DC" w:rsidP="00BA20DC">
      <w:pPr>
        <w:jc w:val="both"/>
        <w:rPr>
          <w:del w:id="164" w:author="Bob Hough" w:date="2026-09-25T21:08:00Z" w16du:dateUtc="2026-09-26T01:08:00Z"/>
        </w:rPr>
      </w:pPr>
      <w:del w:id="165" w:author="Bob Hough" w:date="2026-09-25T21:08:00Z" w16du:dateUtc="2026-09-26T01:08:00Z">
        <w:r>
          <w:delText>If no, please proceed to the next section.</w:delText>
        </w:r>
      </w:del>
    </w:p>
    <w:p w14:paraId="46EF90BD" w14:textId="77777777" w:rsidR="00BA20DC" w:rsidRDefault="00BA20DC" w:rsidP="00BA20DC">
      <w:pPr>
        <w:jc w:val="both"/>
        <w:rPr>
          <w:del w:id="166" w:author="Bob Hough" w:date="2026-09-25T21:08:00Z" w16du:dateUtc="2026-09-26T01:08:00Z"/>
        </w:rPr>
      </w:pPr>
    </w:p>
    <w:p w14:paraId="6F907740" w14:textId="77777777" w:rsidR="00BA20DC" w:rsidRDefault="00BA20DC" w:rsidP="00BA20DC">
      <w:pPr>
        <w:jc w:val="both"/>
        <w:rPr>
          <w:del w:id="167" w:author="Bob Hough" w:date="2026-09-25T21:08:00Z" w16du:dateUtc="2026-09-26T01:08:00Z"/>
        </w:rPr>
      </w:pPr>
      <w:del w:id="168" w:author="Bob Hough" w:date="2026-09-25T21:08:00Z" w16du:dateUtc="2026-09-26T01:08:00Z">
        <w:r>
          <w:delText>Details of present post:</w:delText>
        </w:r>
        <w:r>
          <w:tab/>
        </w:r>
        <w:r w:rsidR="00B45A58">
          <w:tab/>
        </w:r>
        <w:r w:rsidR="00B45A58">
          <w:fldChar w:fldCharType="begin">
            <w:ffData>
              <w:name w:val="Text16"/>
              <w:enabled/>
              <w:calcOnExit w:val="0"/>
              <w:textInput/>
            </w:ffData>
          </w:fldChar>
        </w:r>
        <w:bookmarkStart w:id="169" w:name="Text16"/>
        <w:r w:rsidR="00B45A58">
          <w:delInstrText xml:space="preserve"> FORMTEXT </w:delInstrText>
        </w:r>
        <w:r w:rsidR="00B45A58">
          <w:fldChar w:fldCharType="separate"/>
        </w:r>
        <w:r w:rsidR="00B45A58">
          <w:rPr>
            <w:noProof/>
          </w:rPr>
          <w:delText> </w:delText>
        </w:r>
        <w:r w:rsidR="00B45A58">
          <w:rPr>
            <w:noProof/>
          </w:rPr>
          <w:delText> </w:delText>
        </w:r>
        <w:r w:rsidR="00B45A58">
          <w:rPr>
            <w:noProof/>
          </w:rPr>
          <w:delText> </w:delText>
        </w:r>
        <w:r w:rsidR="00B45A58">
          <w:rPr>
            <w:noProof/>
          </w:rPr>
          <w:delText> </w:delText>
        </w:r>
        <w:r w:rsidR="00B45A58">
          <w:rPr>
            <w:noProof/>
          </w:rPr>
          <w:delText> </w:delText>
        </w:r>
        <w:r w:rsidR="00B45A58">
          <w:fldChar w:fldCharType="end"/>
        </w:r>
        <w:bookmarkEnd w:id="169"/>
      </w:del>
    </w:p>
    <w:p w14:paraId="143BD53A" w14:textId="77777777" w:rsidR="00BA20DC" w:rsidRDefault="00BA20DC" w:rsidP="00BA20DC">
      <w:pPr>
        <w:jc w:val="both"/>
        <w:rPr>
          <w:del w:id="170" w:author="Bob Hough" w:date="2026-09-25T21:08:00Z" w16du:dateUtc="2026-09-26T01:08:00Z"/>
        </w:rPr>
      </w:pPr>
    </w:p>
    <w:p w14:paraId="566FD907" w14:textId="77777777" w:rsidR="00BA20DC" w:rsidRDefault="00BA20DC" w:rsidP="00BA20DC">
      <w:pPr>
        <w:jc w:val="both"/>
        <w:rPr>
          <w:del w:id="171" w:author="Bob Hough" w:date="2026-09-25T21:08:00Z" w16du:dateUtc="2026-09-26T01:08:00Z"/>
        </w:rPr>
      </w:pPr>
      <w:del w:id="172" w:author="Bob Hough" w:date="2026-09-25T21:08:00Z" w16du:dateUtc="2026-09-26T01:08:00Z">
        <w:r>
          <w:delText>Role:</w:delText>
        </w:r>
        <w:r>
          <w:tab/>
        </w:r>
        <w:r w:rsidR="00BF1682">
          <w:tab/>
        </w:r>
        <w:r w:rsidR="00BF1682">
          <w:tab/>
        </w:r>
        <w:r w:rsidR="00BF1682">
          <w:tab/>
        </w:r>
        <w:r w:rsidR="00BF1682">
          <w:fldChar w:fldCharType="begin">
            <w:ffData>
              <w:name w:val="Text17"/>
              <w:enabled/>
              <w:calcOnExit w:val="0"/>
              <w:textInput/>
            </w:ffData>
          </w:fldChar>
        </w:r>
        <w:bookmarkStart w:id="173" w:name="Text17"/>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73"/>
      </w:del>
    </w:p>
    <w:p w14:paraId="1BE5BBE9" w14:textId="77777777" w:rsidR="00BA20DC" w:rsidRDefault="00BA20DC" w:rsidP="00BA20DC">
      <w:pPr>
        <w:jc w:val="both"/>
        <w:rPr>
          <w:del w:id="174" w:author="Bob Hough" w:date="2026-09-25T21:08:00Z" w16du:dateUtc="2026-09-26T01:08:00Z"/>
        </w:rPr>
      </w:pPr>
    </w:p>
    <w:p w14:paraId="57668F5E" w14:textId="77777777" w:rsidR="00BA20DC" w:rsidRDefault="00BA20DC" w:rsidP="00BA20DC">
      <w:pPr>
        <w:jc w:val="both"/>
        <w:rPr>
          <w:del w:id="175" w:author="Bob Hough" w:date="2026-09-25T21:08:00Z" w16du:dateUtc="2026-09-26T01:08:00Z"/>
        </w:rPr>
      </w:pPr>
      <w:del w:id="176" w:author="Bob Hough" w:date="2026-09-25T21:08:00Z" w16du:dateUtc="2026-09-26T01:08:00Z">
        <w:r>
          <w:delText>Name of employer:</w:delText>
        </w:r>
        <w:r>
          <w:tab/>
        </w:r>
        <w:r w:rsidR="00BF1682">
          <w:tab/>
        </w:r>
        <w:r w:rsidR="00BF1682">
          <w:fldChar w:fldCharType="begin">
            <w:ffData>
              <w:name w:val="Text18"/>
              <w:enabled/>
              <w:calcOnExit w:val="0"/>
              <w:textInput/>
            </w:ffData>
          </w:fldChar>
        </w:r>
        <w:bookmarkStart w:id="177" w:name="Text18"/>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77"/>
      </w:del>
    </w:p>
    <w:p w14:paraId="1496EC0F" w14:textId="77777777" w:rsidR="00BA20DC" w:rsidRDefault="00BA20DC" w:rsidP="00BA20DC">
      <w:pPr>
        <w:jc w:val="both"/>
        <w:rPr>
          <w:del w:id="178" w:author="Bob Hough" w:date="2026-09-25T21:08:00Z" w16du:dateUtc="2026-09-26T01:08:00Z"/>
        </w:rPr>
      </w:pPr>
    </w:p>
    <w:p w14:paraId="7CEAA5EE" w14:textId="77777777" w:rsidR="00BA20DC" w:rsidRDefault="00BA20DC" w:rsidP="00BA20DC">
      <w:pPr>
        <w:jc w:val="both"/>
        <w:rPr>
          <w:del w:id="179" w:author="Bob Hough" w:date="2026-09-25T21:08:00Z" w16du:dateUtc="2026-09-26T01:08:00Z"/>
        </w:rPr>
      </w:pPr>
      <w:del w:id="180" w:author="Bob Hough" w:date="2026-09-25T21:08:00Z" w16du:dateUtc="2026-09-26T01:08:00Z">
        <w:r>
          <w:delText xml:space="preserve">Name of school / Academy </w:delText>
        </w:r>
        <w:r w:rsidR="00BF1682">
          <w:tab/>
        </w:r>
        <w:r w:rsidR="00BF1682">
          <w:fldChar w:fldCharType="begin">
            <w:ffData>
              <w:name w:val="Text19"/>
              <w:enabled/>
              <w:calcOnExit w:val="0"/>
              <w:textInput/>
            </w:ffData>
          </w:fldChar>
        </w:r>
        <w:bookmarkStart w:id="181" w:name="Text19"/>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81"/>
      </w:del>
    </w:p>
    <w:p w14:paraId="50EC9B4A" w14:textId="77777777" w:rsidR="00BA20DC" w:rsidRDefault="00BA20DC" w:rsidP="00BA20DC">
      <w:pPr>
        <w:jc w:val="both"/>
        <w:rPr>
          <w:del w:id="182" w:author="Bob Hough" w:date="2026-09-25T21:08:00Z" w16du:dateUtc="2026-09-26T01:08:00Z"/>
        </w:rPr>
      </w:pPr>
      <w:del w:id="183" w:author="Bob Hough" w:date="2026-09-25T21:08:00Z" w16du:dateUtc="2026-09-26T01:08:00Z">
        <w:r>
          <w:delText>(if different):</w:delText>
        </w:r>
      </w:del>
    </w:p>
    <w:p w14:paraId="200E3B3A" w14:textId="77777777" w:rsidR="00BA20DC" w:rsidRDefault="00BA20DC" w:rsidP="00BA20DC">
      <w:pPr>
        <w:jc w:val="both"/>
        <w:rPr>
          <w:del w:id="184" w:author="Bob Hough" w:date="2026-09-25T21:08:00Z" w16du:dateUtc="2026-09-26T01:08:00Z"/>
        </w:rPr>
      </w:pPr>
    </w:p>
    <w:p w14:paraId="5D02F5A3" w14:textId="77777777" w:rsidR="00BA20DC" w:rsidRDefault="00BA20DC" w:rsidP="00BA20DC">
      <w:pPr>
        <w:jc w:val="both"/>
        <w:rPr>
          <w:del w:id="185" w:author="Bob Hough" w:date="2026-09-25T21:08:00Z" w16du:dateUtc="2026-09-26T01:08:00Z"/>
        </w:rPr>
      </w:pPr>
      <w:del w:id="186" w:author="Bob Hough" w:date="2026-09-25T21:08:00Z" w16du:dateUtc="2026-09-26T01:08:00Z">
        <w:r>
          <w:delText>Address:</w:delText>
        </w:r>
        <w:r>
          <w:tab/>
        </w:r>
        <w:r w:rsidR="00BF1682">
          <w:tab/>
        </w:r>
        <w:r w:rsidR="00BF1682">
          <w:tab/>
        </w:r>
        <w:r w:rsidR="00BF1682">
          <w:fldChar w:fldCharType="begin">
            <w:ffData>
              <w:name w:val="Text20"/>
              <w:enabled/>
              <w:calcOnExit w:val="0"/>
              <w:textInput/>
            </w:ffData>
          </w:fldChar>
        </w:r>
        <w:bookmarkStart w:id="187" w:name="Text20"/>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87"/>
        <w:r>
          <w:tab/>
        </w:r>
        <w:r>
          <w:tab/>
        </w:r>
      </w:del>
    </w:p>
    <w:p w14:paraId="559658B0" w14:textId="77777777" w:rsidR="00BA20DC" w:rsidRDefault="00BA20DC" w:rsidP="00BA20DC">
      <w:pPr>
        <w:jc w:val="both"/>
        <w:rPr>
          <w:del w:id="188" w:author="Bob Hough" w:date="2026-09-25T21:08:00Z" w16du:dateUtc="2026-09-26T01:08:00Z"/>
        </w:rPr>
      </w:pPr>
    </w:p>
    <w:p w14:paraId="03D5360D" w14:textId="77777777" w:rsidR="00BA20DC" w:rsidRDefault="00BA20DC" w:rsidP="00BA20DC">
      <w:pPr>
        <w:jc w:val="both"/>
        <w:rPr>
          <w:del w:id="189" w:author="Bob Hough" w:date="2026-09-25T21:08:00Z" w16du:dateUtc="2026-09-26T01:08:00Z"/>
        </w:rPr>
      </w:pPr>
    </w:p>
    <w:p w14:paraId="25874998" w14:textId="77777777" w:rsidR="00BA20DC" w:rsidRDefault="00BA20DC" w:rsidP="00BA20DC">
      <w:pPr>
        <w:jc w:val="both"/>
        <w:rPr>
          <w:del w:id="190" w:author="Bob Hough" w:date="2026-09-25T21:08:00Z" w16du:dateUtc="2026-09-26T01:08:00Z"/>
        </w:rPr>
      </w:pPr>
      <w:del w:id="191" w:author="Bob Hough" w:date="2026-09-25T21:08:00Z" w16du:dateUtc="2026-09-26T01:08:00Z">
        <w:r>
          <w:delText>Telephone Number:</w:delText>
        </w:r>
        <w:r w:rsidR="00BF1682">
          <w:tab/>
        </w:r>
        <w:r w:rsidR="00BF1682">
          <w:tab/>
        </w:r>
        <w:r w:rsidR="00BF1682">
          <w:fldChar w:fldCharType="begin">
            <w:ffData>
              <w:name w:val="Text21"/>
              <w:enabled/>
              <w:calcOnExit w:val="0"/>
              <w:textInput/>
            </w:ffData>
          </w:fldChar>
        </w:r>
        <w:bookmarkStart w:id="192" w:name="Text21"/>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92"/>
      </w:del>
    </w:p>
    <w:p w14:paraId="521F20E3" w14:textId="77777777" w:rsidR="00BA20DC" w:rsidRDefault="00BA20DC" w:rsidP="00BA20DC">
      <w:pPr>
        <w:jc w:val="both"/>
        <w:rPr>
          <w:del w:id="193" w:author="Bob Hough" w:date="2026-09-25T21:08:00Z" w16du:dateUtc="2026-09-26T01:08:00Z"/>
        </w:rPr>
      </w:pPr>
      <w:del w:id="194" w:author="Bob Hough" w:date="2026-09-25T21:08:00Z" w16du:dateUtc="2026-09-26T01:08:00Z">
        <w:r>
          <w:tab/>
        </w:r>
        <w:r>
          <w:tab/>
        </w:r>
        <w:r>
          <w:tab/>
        </w:r>
      </w:del>
    </w:p>
    <w:p w14:paraId="0F3D880C" w14:textId="77777777" w:rsidR="00BA20DC" w:rsidRDefault="00BA20DC" w:rsidP="00BA20DC">
      <w:pPr>
        <w:jc w:val="both"/>
        <w:rPr>
          <w:del w:id="195" w:author="Bob Hough" w:date="2026-09-25T21:08:00Z" w16du:dateUtc="2026-09-26T01:08:00Z"/>
        </w:rPr>
      </w:pPr>
      <w:del w:id="196" w:author="Bob Hough" w:date="2026-09-25T21:08:00Z" w16du:dateUtc="2026-09-26T01:08:00Z">
        <w:r>
          <w:delText>Local Authority:</w:delText>
        </w:r>
        <w:r>
          <w:tab/>
        </w:r>
        <w:r>
          <w:tab/>
        </w:r>
        <w:r w:rsidR="00BF1682">
          <w:tab/>
        </w:r>
        <w:r w:rsidR="00BF1682">
          <w:fldChar w:fldCharType="begin">
            <w:ffData>
              <w:name w:val="Text22"/>
              <w:enabled/>
              <w:calcOnExit w:val="0"/>
              <w:textInput/>
            </w:ffData>
          </w:fldChar>
        </w:r>
        <w:bookmarkStart w:id="197" w:name="Text22"/>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197"/>
        <w:r>
          <w:tab/>
        </w:r>
        <w:r>
          <w:tab/>
        </w:r>
      </w:del>
    </w:p>
    <w:p w14:paraId="4698F732" w14:textId="77777777" w:rsidR="00BA20DC" w:rsidRDefault="00BA20DC" w:rsidP="00BA20DC">
      <w:pPr>
        <w:jc w:val="both"/>
        <w:rPr>
          <w:del w:id="198" w:author="Bob Hough" w:date="2026-09-25T21:08:00Z" w16du:dateUtc="2026-09-26T01:08:00Z"/>
        </w:rPr>
      </w:pPr>
    </w:p>
    <w:p w14:paraId="755013E6" w14:textId="77777777" w:rsidR="00BA20DC" w:rsidRDefault="00BA20DC" w:rsidP="00BA20DC">
      <w:pPr>
        <w:jc w:val="both"/>
        <w:rPr>
          <w:del w:id="199" w:author="Bob Hough" w:date="2026-09-25T21:08:00Z" w16du:dateUtc="2026-09-26T01:08:00Z"/>
        </w:rPr>
      </w:pPr>
      <w:del w:id="200" w:author="Bob Hough" w:date="2026-09-25T21:08:00Z" w16du:dateUtc="2026-09-26T01:08:00Z">
        <w:r>
          <w:delText>Archdiocese / Diocese:</w:delText>
        </w:r>
        <w:r>
          <w:tab/>
        </w:r>
        <w:r w:rsidR="00BF1682">
          <w:tab/>
        </w:r>
        <w:r w:rsidR="00BF1682">
          <w:fldChar w:fldCharType="begin">
            <w:ffData>
              <w:name w:val="Text23"/>
              <w:enabled/>
              <w:calcOnExit w:val="0"/>
              <w:textInput/>
            </w:ffData>
          </w:fldChar>
        </w:r>
        <w:bookmarkStart w:id="201" w:name="Text23"/>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01"/>
      </w:del>
    </w:p>
    <w:p w14:paraId="1C185D7C" w14:textId="77777777" w:rsidR="00BA20DC" w:rsidRDefault="00BA20DC" w:rsidP="00BA20DC">
      <w:pPr>
        <w:jc w:val="both"/>
        <w:rPr>
          <w:del w:id="202" w:author="Bob Hough" w:date="2026-09-25T21:08:00Z" w16du:dateUtc="2026-09-26T01:08:00Z"/>
        </w:rPr>
      </w:pPr>
    </w:p>
    <w:p w14:paraId="6DC72C7F" w14:textId="77777777" w:rsidR="00BA20DC" w:rsidRDefault="00BA20DC" w:rsidP="00BA20DC">
      <w:pPr>
        <w:jc w:val="both"/>
        <w:rPr>
          <w:del w:id="203" w:author="Bob Hough" w:date="2026-09-25T21:08:00Z" w16du:dateUtc="2026-09-26T01:08:00Z"/>
        </w:rPr>
      </w:pPr>
      <w:del w:id="204" w:author="Bob Hough" w:date="2026-09-25T21:08:00Z" w16du:dateUtc="2026-09-26T01:08:00Z">
        <w:r>
          <w:delText xml:space="preserve">Permanent </w:delText>
        </w:r>
        <w:r w:rsidR="00BF1682">
          <w:delText xml:space="preserve"> </w:delText>
        </w:r>
      </w:del>
      <w:sdt>
        <w:sdtPr>
          <w:id w:val="1161735844"/>
          <w14:checkbox>
            <w14:checked w14:val="0"/>
            <w14:checkedState w14:val="2612" w14:font="MS Gothic"/>
            <w14:uncheckedState w14:val="2610" w14:font="MS Gothic"/>
          </w14:checkbox>
        </w:sdtPr>
        <w:sdtEndPr/>
        <w:sdtContent>
          <w:r w:rsidR="00BF1682">
            <w:rPr>
              <w:rFonts w:ascii="MS Gothic" w:eastAsia="MS Gothic" w:hAnsi="MS Gothic" w:hint="eastAsia"/>
            </w:rPr>
            <w:t>☐</w:t>
          </w:r>
        </w:sdtContent>
      </w:sdt>
      <w:del w:id="205" w:author="Bob Hough" w:date="2026-09-25T21:08:00Z" w16du:dateUtc="2026-09-26T01:08:00Z">
        <w:r w:rsidR="00BF1682">
          <w:delText xml:space="preserve">      </w:delText>
        </w:r>
        <w:r>
          <w:delText xml:space="preserve">Temporary </w:delText>
        </w:r>
        <w:r w:rsidR="00BF1682">
          <w:delText xml:space="preserve"> </w:delText>
        </w:r>
      </w:del>
      <w:sdt>
        <w:sdtPr>
          <w:id w:val="451987404"/>
          <w14:checkbox>
            <w14:checked w14:val="0"/>
            <w14:checkedState w14:val="2612" w14:font="MS Gothic"/>
            <w14:uncheckedState w14:val="2610" w14:font="MS Gothic"/>
          </w14:checkbox>
        </w:sdtPr>
        <w:sdtEndPr/>
        <w:sdtContent>
          <w:r w:rsidR="00BF1682">
            <w:rPr>
              <w:rFonts w:ascii="MS Gothic" w:eastAsia="MS Gothic" w:hAnsi="MS Gothic" w:hint="eastAsia"/>
            </w:rPr>
            <w:t>☐</w:t>
          </w:r>
        </w:sdtContent>
      </w:sdt>
    </w:p>
    <w:p w14:paraId="0D02E4CC" w14:textId="77777777" w:rsidR="00AD17A2" w:rsidRDefault="00AD17A2" w:rsidP="00BA20DC">
      <w:pPr>
        <w:jc w:val="both"/>
        <w:rPr>
          <w:del w:id="206" w:author="Bob Hough" w:date="2026-09-25T21:08:00Z" w16du:dateUtc="2026-09-26T01:08:00Z"/>
        </w:rPr>
      </w:pPr>
    </w:p>
    <w:p w14:paraId="431025E0" w14:textId="77777777" w:rsidR="00BA20DC" w:rsidRDefault="00BA20DC" w:rsidP="00BA20DC">
      <w:pPr>
        <w:jc w:val="both"/>
        <w:rPr>
          <w:del w:id="207" w:author="Bob Hough" w:date="2026-09-25T21:08:00Z" w16du:dateUtc="2026-09-26T01:08:00Z"/>
        </w:rPr>
      </w:pPr>
      <w:del w:id="208" w:author="Bob Hough" w:date="2026-09-25T21:08:00Z" w16du:dateUtc="2026-09-26T01:08:00Z">
        <w:r>
          <w:delText>Full time</w:delText>
        </w:r>
        <w:r w:rsidR="00BF1682">
          <w:delText xml:space="preserve">  </w:delText>
        </w:r>
      </w:del>
      <w:sdt>
        <w:sdtPr>
          <w:id w:val="1228344137"/>
          <w14:checkbox>
            <w14:checked w14:val="0"/>
            <w14:checkedState w14:val="2612" w14:font="MS Gothic"/>
            <w14:uncheckedState w14:val="2610" w14:font="MS Gothic"/>
          </w14:checkbox>
        </w:sdtPr>
        <w:sdtEndPr/>
        <w:sdtContent>
          <w:r w:rsidR="00BF1682">
            <w:rPr>
              <w:rFonts w:ascii="MS Gothic" w:eastAsia="MS Gothic" w:hAnsi="MS Gothic" w:hint="eastAsia"/>
            </w:rPr>
            <w:t>☐</w:t>
          </w:r>
        </w:sdtContent>
      </w:sdt>
      <w:del w:id="209" w:author="Bob Hough" w:date="2026-09-25T21:08:00Z" w16du:dateUtc="2026-09-26T01:08:00Z">
        <w:r w:rsidR="00BF1682">
          <w:delText xml:space="preserve">     P</w:delText>
        </w:r>
        <w:r>
          <w:delText>art time</w:delText>
        </w:r>
        <w:r w:rsidR="00BF1682">
          <w:delText xml:space="preserve">   </w:delText>
        </w:r>
      </w:del>
      <w:sdt>
        <w:sdtPr>
          <w:id w:val="1288549324"/>
          <w14:checkbox>
            <w14:checked w14:val="0"/>
            <w14:checkedState w14:val="2612" w14:font="MS Gothic"/>
            <w14:uncheckedState w14:val="2610" w14:font="MS Gothic"/>
          </w14:checkbox>
        </w:sdtPr>
        <w:sdtEndPr/>
        <w:sdtContent>
          <w:r w:rsidR="00BF1682">
            <w:rPr>
              <w:rFonts w:ascii="MS Gothic" w:eastAsia="MS Gothic" w:hAnsi="MS Gothic" w:hint="eastAsia"/>
            </w:rPr>
            <w:t>☐</w:t>
          </w:r>
        </w:sdtContent>
      </w:sdt>
      <w:del w:id="210" w:author="Bob Hough" w:date="2026-09-25T21:08:00Z" w16du:dateUtc="2026-09-26T01:08:00Z">
        <w:r w:rsidR="00BF1682">
          <w:delText xml:space="preserve">    </w:delText>
        </w:r>
        <w:bookmarkStart w:id="211" w:name="_Hlk5007998"/>
        <w:r w:rsidR="00BF1682">
          <w:delText>J</w:delText>
        </w:r>
        <w:r>
          <w:delText xml:space="preserve">ob share </w:delText>
        </w:r>
      </w:del>
      <w:sdt>
        <w:sdtPr>
          <w:id w:val="235666059"/>
          <w14:checkbox>
            <w14:checked w14:val="0"/>
            <w14:checkedState w14:val="2612" w14:font="MS Gothic"/>
            <w14:uncheckedState w14:val="2610" w14:font="MS Gothic"/>
          </w14:checkbox>
        </w:sdtPr>
        <w:sdtEndPr/>
        <w:sdtContent>
          <w:r w:rsidR="00BF1682">
            <w:rPr>
              <w:rFonts w:ascii="MS Gothic" w:eastAsia="MS Gothic" w:hAnsi="MS Gothic" w:hint="eastAsia"/>
            </w:rPr>
            <w:t>☐</w:t>
          </w:r>
        </w:sdtContent>
      </w:sdt>
    </w:p>
    <w:bookmarkEnd w:id="211"/>
    <w:p w14:paraId="48C4E014" w14:textId="77777777" w:rsidR="00FE11E1" w:rsidRDefault="00FE11E1">
      <w:pPr>
        <w:rPr>
          <w:del w:id="212" w:author="Bob Hough" w:date="2026-09-25T21:08:00Z" w16du:dateUtc="2026-09-26T01:08:00Z"/>
        </w:rPr>
      </w:pPr>
    </w:p>
    <w:p w14:paraId="7C6FA1F1" w14:textId="77777777" w:rsidR="00B2283D" w:rsidRDefault="00FE11E1" w:rsidP="00FE11E1">
      <w:pPr>
        <w:jc w:val="both"/>
        <w:rPr>
          <w:del w:id="213" w:author="Bob Hough" w:date="2026-09-25T21:08:00Z" w16du:dateUtc="2026-09-26T01:08:00Z"/>
        </w:rPr>
      </w:pPr>
      <w:del w:id="214" w:author="Bob Hough" w:date="2026-09-25T21:08:00Z" w16du:dateUtc="2026-09-26T01:08:00Z">
        <w:r>
          <w:delText>Description of key duties / responsibilities (including subjects and key states taught (if applicable)):</w:delText>
        </w:r>
      </w:del>
    </w:p>
    <w:p w14:paraId="0744A023" w14:textId="61A494E8" w:rsidR="00FE11E1" w:rsidRDefault="00FE11E1" w:rsidP="00FE11E1">
      <w:pPr>
        <w:jc w:val="both"/>
        <w:rPr>
          <w:del w:id="215" w:author="Bob Hough" w:date="2026-09-25T21:08:00Z" w16du:dateUtc="2026-09-26T01:08:00Z"/>
        </w:rPr>
      </w:pPr>
      <w:del w:id="216" w:author="Bob Hough" w:date="2026-09-25T21:08:00Z" w16du:dateUtc="2026-09-26T01:08:00Z">
        <w:r>
          <w:fldChar w:fldCharType="begin">
            <w:ffData>
              <w:name w:val="Text23"/>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5D89CBF4" w14:textId="0418DC37" w:rsidR="00AD17A2" w:rsidRDefault="00AD17A2">
      <w:pPr>
        <w:rPr>
          <w:del w:id="217" w:author="Bob Hough" w:date="2026-09-25T21:08:00Z" w16du:dateUtc="2026-09-26T01:08:00Z"/>
        </w:rPr>
      </w:pPr>
      <w:del w:id="218" w:author="Bob Hough" w:date="2026-09-25T21:08:00Z" w16du:dateUtc="2026-09-26T01:08:00Z">
        <w:r>
          <w:br w:type="page"/>
        </w:r>
      </w:del>
    </w:p>
    <w:p w14:paraId="0A6237B8" w14:textId="77777777" w:rsidR="00AD17A2" w:rsidRDefault="00AD17A2" w:rsidP="00BA20DC">
      <w:pPr>
        <w:jc w:val="both"/>
        <w:rPr>
          <w:del w:id="219" w:author="Bob Hough" w:date="2026-09-25T21:08:00Z" w16du:dateUtc="2026-09-26T01:08:00Z"/>
        </w:rPr>
      </w:pPr>
    </w:p>
    <w:p w14:paraId="75004CC8" w14:textId="77777777" w:rsidR="00AD17A2" w:rsidRDefault="00AD17A2" w:rsidP="00AD17A2">
      <w:pPr>
        <w:jc w:val="both"/>
        <w:rPr>
          <w:del w:id="220" w:author="Bob Hough" w:date="2026-09-25T21:08:00Z" w16du:dateUtc="2026-09-26T01:08:00Z"/>
        </w:rPr>
      </w:pPr>
      <w:del w:id="221" w:author="Bob Hough" w:date="2026-09-25T21:08:00Z" w16du:dateUtc="2026-09-26T01:08:00Z">
        <w:r>
          <w:delText>Date of appointment:</w:delText>
        </w:r>
        <w:r>
          <w:tab/>
        </w:r>
        <w:r w:rsidR="00BF1682">
          <w:tab/>
        </w:r>
        <w:r w:rsidR="00BF1682">
          <w:fldChar w:fldCharType="begin">
            <w:ffData>
              <w:name w:val="Text24"/>
              <w:enabled/>
              <w:calcOnExit w:val="0"/>
              <w:textInput/>
            </w:ffData>
          </w:fldChar>
        </w:r>
        <w:bookmarkStart w:id="222" w:name="Text24"/>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22"/>
      </w:del>
    </w:p>
    <w:p w14:paraId="278E84AD" w14:textId="77777777" w:rsidR="00AD17A2" w:rsidRDefault="00AD17A2" w:rsidP="00AD17A2">
      <w:pPr>
        <w:jc w:val="both"/>
        <w:rPr>
          <w:del w:id="223" w:author="Bob Hough" w:date="2026-09-25T21:08:00Z" w16du:dateUtc="2026-09-26T01:08:00Z"/>
        </w:rPr>
      </w:pPr>
    </w:p>
    <w:p w14:paraId="2184A99B" w14:textId="77777777" w:rsidR="00AD17A2" w:rsidRDefault="00AD17A2" w:rsidP="00AD17A2">
      <w:pPr>
        <w:jc w:val="both"/>
        <w:rPr>
          <w:del w:id="224" w:author="Bob Hough" w:date="2026-09-25T21:08:00Z" w16du:dateUtc="2026-09-26T01:08:00Z"/>
        </w:rPr>
      </w:pPr>
      <w:del w:id="225" w:author="Bob Hough" w:date="2026-09-25T21:08:00Z" w16du:dateUtc="2026-09-26T01:08:00Z">
        <w:r>
          <w:delText>Notice required:</w:delText>
        </w:r>
        <w:r>
          <w:tab/>
        </w:r>
        <w:r w:rsidR="00BF1682">
          <w:tab/>
        </w:r>
        <w:r w:rsidR="00BF1682">
          <w:fldChar w:fldCharType="begin">
            <w:ffData>
              <w:name w:val="Text25"/>
              <w:enabled/>
              <w:calcOnExit w:val="0"/>
              <w:textInput/>
            </w:ffData>
          </w:fldChar>
        </w:r>
        <w:bookmarkStart w:id="226" w:name="Text25"/>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26"/>
      </w:del>
    </w:p>
    <w:p w14:paraId="796B6118" w14:textId="77777777" w:rsidR="00AD17A2" w:rsidRDefault="00AD17A2" w:rsidP="00AD17A2">
      <w:pPr>
        <w:jc w:val="both"/>
        <w:rPr>
          <w:del w:id="227" w:author="Bob Hough" w:date="2026-09-25T21:08:00Z" w16du:dateUtc="2026-09-26T01:08:00Z"/>
        </w:rPr>
      </w:pPr>
    </w:p>
    <w:p w14:paraId="2778C1FE" w14:textId="77777777" w:rsidR="00AD17A2" w:rsidRDefault="00AD17A2" w:rsidP="00AD17A2">
      <w:pPr>
        <w:jc w:val="both"/>
        <w:rPr>
          <w:del w:id="228" w:author="Bob Hough" w:date="2026-09-25T21:08:00Z" w16du:dateUtc="2026-09-26T01:08:00Z"/>
        </w:rPr>
      </w:pPr>
      <w:del w:id="229" w:author="Bob Hough" w:date="2026-09-25T21:08:00Z" w16du:dateUtc="2026-09-26T01:08:00Z">
        <w:r>
          <w:delText>If notice already given, date</w:delText>
        </w:r>
        <w:r w:rsidR="00BF1682">
          <w:tab/>
        </w:r>
        <w:r w:rsidR="00BF1682">
          <w:fldChar w:fldCharType="begin">
            <w:ffData>
              <w:name w:val="Text26"/>
              <w:enabled/>
              <w:calcOnExit w:val="0"/>
              <w:textInput/>
            </w:ffData>
          </w:fldChar>
        </w:r>
        <w:bookmarkStart w:id="230" w:name="Text26"/>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30"/>
      </w:del>
    </w:p>
    <w:p w14:paraId="5EB6F2E1" w14:textId="77777777" w:rsidR="00AD17A2" w:rsidRDefault="00AD17A2" w:rsidP="00AD17A2">
      <w:pPr>
        <w:jc w:val="both"/>
        <w:rPr>
          <w:del w:id="231" w:author="Bob Hough" w:date="2026-09-25T21:08:00Z" w16du:dateUtc="2026-09-26T01:08:00Z"/>
        </w:rPr>
      </w:pPr>
      <w:del w:id="232" w:author="Bob Hough" w:date="2026-09-25T21:08:00Z" w16du:dateUtc="2026-09-26T01:08:00Z">
        <w:r>
          <w:delText>it is due to expire:</w:delText>
        </w:r>
        <w:r>
          <w:tab/>
        </w:r>
      </w:del>
    </w:p>
    <w:p w14:paraId="2B909820" w14:textId="77777777" w:rsidR="00BF1682" w:rsidRDefault="00BF1682" w:rsidP="00AD17A2">
      <w:pPr>
        <w:jc w:val="both"/>
        <w:rPr>
          <w:del w:id="233" w:author="Bob Hough" w:date="2026-09-25T21:08:00Z" w16du:dateUtc="2026-09-26T01:08:00Z"/>
        </w:rPr>
      </w:pPr>
    </w:p>
    <w:p w14:paraId="6528DD2A" w14:textId="77777777" w:rsidR="00AD17A2" w:rsidRDefault="00AD17A2" w:rsidP="00AD17A2">
      <w:pPr>
        <w:jc w:val="both"/>
        <w:rPr>
          <w:del w:id="234" w:author="Bob Hough" w:date="2026-09-25T21:08:00Z" w16du:dateUtc="2026-09-26T01:08:00Z"/>
        </w:rPr>
      </w:pPr>
      <w:del w:id="235" w:author="Bob Hough" w:date="2026-09-25T21:08:00Z" w16du:dateUtc="2026-09-26T01:08:00Z">
        <w:r>
          <w:delText>Reason for leaving:</w:delText>
        </w:r>
        <w:r w:rsidR="00BF1682">
          <w:tab/>
        </w:r>
        <w:r w:rsidR="00BF1682">
          <w:tab/>
        </w:r>
        <w:r w:rsidR="00BF1682">
          <w:fldChar w:fldCharType="begin">
            <w:ffData>
              <w:name w:val="Text27"/>
              <w:enabled/>
              <w:calcOnExit w:val="0"/>
              <w:textInput/>
            </w:ffData>
          </w:fldChar>
        </w:r>
        <w:bookmarkStart w:id="236" w:name="Text27"/>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36"/>
      </w:del>
    </w:p>
    <w:p w14:paraId="6BB9706B" w14:textId="77777777" w:rsidR="00AD17A2" w:rsidRDefault="00AD17A2" w:rsidP="00AD17A2">
      <w:pPr>
        <w:jc w:val="both"/>
        <w:rPr>
          <w:del w:id="237" w:author="Bob Hough" w:date="2026-09-25T21:08:00Z" w16du:dateUtc="2026-09-26T01:08:00Z"/>
        </w:rPr>
      </w:pPr>
    </w:p>
    <w:p w14:paraId="441AA2BF" w14:textId="77777777" w:rsidR="00BF1682" w:rsidRDefault="00AD17A2" w:rsidP="00AD17A2">
      <w:pPr>
        <w:jc w:val="both"/>
        <w:rPr>
          <w:del w:id="238" w:author="Bob Hough" w:date="2026-09-25T21:08:00Z" w16du:dateUtc="2026-09-26T01:08:00Z"/>
        </w:rPr>
      </w:pPr>
      <w:del w:id="239" w:author="Bob Hough" w:date="2026-09-25T21:08:00Z" w16du:dateUtc="2026-09-26T01:08:00Z">
        <w:r>
          <w:delText xml:space="preserve">Salary scale </w:delText>
        </w:r>
        <w:r w:rsidR="00BF1682">
          <w:tab/>
        </w:r>
        <w:r w:rsidR="00BF1682">
          <w:tab/>
        </w:r>
        <w:r w:rsidR="00BF1682">
          <w:tab/>
        </w:r>
        <w:r w:rsidR="00BF1682">
          <w:fldChar w:fldCharType="begin">
            <w:ffData>
              <w:name w:val="Text28"/>
              <w:enabled/>
              <w:calcOnExit w:val="0"/>
              <w:textInput/>
            </w:ffData>
          </w:fldChar>
        </w:r>
        <w:bookmarkStart w:id="240" w:name="Text28"/>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40"/>
      </w:del>
    </w:p>
    <w:p w14:paraId="303C2F6C" w14:textId="3FDE054D" w:rsidR="00B71EB9" w:rsidRDefault="00AD17A2" w:rsidP="00F30CFA">
      <w:pPr>
        <w:rPr>
          <w:ins w:id="241" w:author="Bob Hough" w:date="2026-09-25T21:08:00Z" w16du:dateUtc="2026-09-26T01:08:00Z"/>
          <w:rFonts w:cstheme="minorHAnsi"/>
        </w:rPr>
      </w:pPr>
      <w:del w:id="242" w:author="Bob Hough" w:date="2026-09-25T21:08:00Z" w16du:dateUtc="2026-09-26T01:08:00Z">
        <w:r>
          <w:delText xml:space="preserve">(e.g. </w:delText>
        </w:r>
      </w:del>
    </w:p>
    <w:p w14:paraId="4CE24630" w14:textId="77777777" w:rsidR="00AD17A2" w:rsidRDefault="00AD17A2" w:rsidP="00AD17A2">
      <w:pPr>
        <w:jc w:val="both"/>
        <w:rPr>
          <w:del w:id="243" w:author="Bob Hough" w:date="2026-09-25T21:08:00Z" w16du:dateUtc="2026-09-26T01:08:00Z"/>
        </w:rPr>
      </w:pPr>
      <w:del w:id="244" w:author="Bob Hough" w:date="2026-09-25T21:08:00Z" w16du:dateUtc="2026-09-26T01:08:00Z">
        <w:r>
          <w:delText>main / upper / leadership)</w:delText>
        </w:r>
        <w:r>
          <w:tab/>
        </w:r>
        <w:r>
          <w:tab/>
        </w:r>
        <w:r>
          <w:tab/>
        </w:r>
      </w:del>
    </w:p>
    <w:p w14:paraId="1FAB803F" w14:textId="77777777" w:rsidR="00AD17A2" w:rsidRDefault="00AD17A2" w:rsidP="00AD17A2">
      <w:pPr>
        <w:jc w:val="both"/>
        <w:rPr>
          <w:del w:id="245" w:author="Bob Hough" w:date="2026-09-25T21:08:00Z" w16du:dateUtc="2026-09-26T01:08:00Z"/>
        </w:rPr>
      </w:pPr>
    </w:p>
    <w:p w14:paraId="1163BE71" w14:textId="77777777" w:rsidR="00AD17A2" w:rsidRDefault="00AD17A2" w:rsidP="00AD17A2">
      <w:pPr>
        <w:jc w:val="both"/>
        <w:rPr>
          <w:del w:id="246" w:author="Bob Hough" w:date="2026-09-25T21:08:00Z" w16du:dateUtc="2026-09-26T01:08:00Z"/>
        </w:rPr>
      </w:pPr>
      <w:del w:id="247" w:author="Bob Hough" w:date="2026-09-25T21:08:00Z" w16du:dateUtc="2026-09-26T01:08:00Z">
        <w:r>
          <w:delText xml:space="preserve">Group of school / </w:delText>
        </w:r>
        <w:r w:rsidR="00BF1682">
          <w:tab/>
        </w:r>
        <w:r w:rsidR="00BF1682">
          <w:tab/>
        </w:r>
        <w:r w:rsidR="00BF1682">
          <w:fldChar w:fldCharType="begin">
            <w:ffData>
              <w:name w:val="Text29"/>
              <w:enabled/>
              <w:calcOnExit w:val="0"/>
              <w:textInput/>
            </w:ffData>
          </w:fldChar>
        </w:r>
        <w:bookmarkStart w:id="248" w:name="Text29"/>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48"/>
      </w:del>
    </w:p>
    <w:p w14:paraId="3A8DA874" w14:textId="77777777" w:rsidR="00AD17A2" w:rsidRDefault="00AD17A2" w:rsidP="00AD17A2">
      <w:pPr>
        <w:jc w:val="both"/>
        <w:rPr>
          <w:del w:id="249" w:author="Bob Hough" w:date="2026-09-25T21:08:00Z" w16du:dateUtc="2026-09-26T01:08:00Z"/>
        </w:rPr>
      </w:pPr>
      <w:del w:id="250" w:author="Bob Hough" w:date="2026-09-25T21:08:00Z" w16du:dateUtc="2026-09-26T01:08:00Z">
        <w:r>
          <w:delText>Number on role:</w:delText>
        </w:r>
      </w:del>
    </w:p>
    <w:p w14:paraId="678434D8" w14:textId="77777777" w:rsidR="00AD17A2" w:rsidRDefault="00AD17A2" w:rsidP="00AD17A2">
      <w:pPr>
        <w:jc w:val="both"/>
        <w:rPr>
          <w:del w:id="251" w:author="Bob Hough" w:date="2026-09-25T21:08:00Z" w16du:dateUtc="2026-09-26T01:08:00Z"/>
        </w:rPr>
      </w:pPr>
      <w:del w:id="252" w:author="Bob Hough" w:date="2026-09-25T21:08:00Z" w16du:dateUtc="2026-09-26T01:08:00Z">
        <w:r>
          <w:tab/>
        </w:r>
        <w:r>
          <w:tab/>
        </w:r>
        <w:r>
          <w:tab/>
        </w:r>
      </w:del>
    </w:p>
    <w:p w14:paraId="55EC1FFA" w14:textId="77777777" w:rsidR="00AD17A2" w:rsidRDefault="00AD17A2" w:rsidP="00AD17A2">
      <w:pPr>
        <w:jc w:val="both"/>
        <w:rPr>
          <w:del w:id="253" w:author="Bob Hough" w:date="2026-09-25T21:08:00Z" w16du:dateUtc="2026-09-26T01:08:00Z"/>
        </w:rPr>
      </w:pPr>
      <w:del w:id="254" w:author="Bob Hough" w:date="2026-09-25T21:08:00Z" w16du:dateUtc="2026-09-26T01:08:00Z">
        <w:r>
          <w:delText>Spine Point:</w:delText>
        </w:r>
        <w:r>
          <w:tab/>
        </w:r>
        <w:r w:rsidR="00BF1682">
          <w:tab/>
        </w:r>
        <w:r w:rsidR="00BF1682">
          <w:tab/>
        </w:r>
        <w:r w:rsidR="00BF1682">
          <w:fldChar w:fldCharType="begin">
            <w:ffData>
              <w:name w:val="Text30"/>
              <w:enabled/>
              <w:calcOnExit w:val="0"/>
              <w:textInput/>
            </w:ffData>
          </w:fldChar>
        </w:r>
        <w:bookmarkStart w:id="255" w:name="Text30"/>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55"/>
        <w:r>
          <w:tab/>
        </w:r>
        <w:r>
          <w:tab/>
        </w:r>
        <w:r>
          <w:tab/>
        </w:r>
      </w:del>
    </w:p>
    <w:p w14:paraId="5E93AE08" w14:textId="77777777" w:rsidR="00AD17A2" w:rsidRDefault="00AD17A2" w:rsidP="00AD17A2">
      <w:pPr>
        <w:jc w:val="both"/>
        <w:rPr>
          <w:del w:id="256" w:author="Bob Hough" w:date="2026-09-25T21:08:00Z" w16du:dateUtc="2026-09-26T01:08:00Z"/>
        </w:rPr>
      </w:pPr>
    </w:p>
    <w:p w14:paraId="62885E8B" w14:textId="77777777" w:rsidR="00BF1682" w:rsidRDefault="00AD17A2" w:rsidP="00AD17A2">
      <w:pPr>
        <w:jc w:val="both"/>
        <w:rPr>
          <w:del w:id="257" w:author="Bob Hough" w:date="2026-09-25T21:08:00Z" w16du:dateUtc="2026-09-26T01:08:00Z"/>
        </w:rPr>
      </w:pPr>
      <w:del w:id="258" w:author="Bob Hough" w:date="2026-09-25T21:08:00Z" w16du:dateUtc="2026-09-26T01:08:00Z">
        <w:r>
          <w:delText xml:space="preserve">Additional Allowances </w:delText>
        </w:r>
        <w:r w:rsidR="00BF1682">
          <w:tab/>
        </w:r>
        <w:r w:rsidR="00BF1682">
          <w:tab/>
        </w:r>
        <w:r w:rsidR="00BF1682">
          <w:fldChar w:fldCharType="begin">
            <w:ffData>
              <w:name w:val="Text31"/>
              <w:enabled/>
              <w:calcOnExit w:val="0"/>
              <w:textInput/>
            </w:ffData>
          </w:fldChar>
        </w:r>
        <w:bookmarkStart w:id="259" w:name="Text31"/>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59"/>
      </w:del>
    </w:p>
    <w:p w14:paraId="249FDB15" w14:textId="77777777" w:rsidR="00AD17A2" w:rsidRDefault="00AD17A2" w:rsidP="00AD17A2">
      <w:pPr>
        <w:jc w:val="both"/>
        <w:rPr>
          <w:del w:id="260" w:author="Bob Hough" w:date="2026-09-25T21:08:00Z" w16du:dateUtc="2026-09-26T01:08:00Z"/>
        </w:rPr>
      </w:pPr>
      <w:del w:id="261" w:author="Bob Hough" w:date="2026-09-25T21:08:00Z" w16du:dateUtc="2026-09-26T01:08:00Z">
        <w:r>
          <w:delText>(including inner / outer / fringe London):</w:delText>
        </w:r>
        <w:r>
          <w:tab/>
        </w:r>
      </w:del>
    </w:p>
    <w:p w14:paraId="23A46D47" w14:textId="77777777" w:rsidR="00AD17A2" w:rsidRDefault="00AD17A2" w:rsidP="00AD17A2">
      <w:pPr>
        <w:jc w:val="both"/>
        <w:rPr>
          <w:del w:id="262" w:author="Bob Hough" w:date="2026-09-25T21:08:00Z" w16du:dateUtc="2026-09-26T01:08:00Z"/>
        </w:rPr>
      </w:pPr>
    </w:p>
    <w:p w14:paraId="7600FC8E" w14:textId="77777777" w:rsidR="00AD17A2" w:rsidRDefault="00AD17A2" w:rsidP="00AD17A2">
      <w:pPr>
        <w:jc w:val="both"/>
        <w:rPr>
          <w:del w:id="263" w:author="Bob Hough" w:date="2026-09-25T21:08:00Z" w16du:dateUtc="2026-09-26T01:08:00Z"/>
        </w:rPr>
      </w:pPr>
      <w:del w:id="264" w:author="Bob Hough" w:date="2026-09-25T21:08:00Z" w16du:dateUtc="2026-09-26T01:08:00Z">
        <w:r>
          <w:delText>Gross annual salary:</w:delText>
        </w:r>
        <w:r>
          <w:tab/>
        </w:r>
        <w:r w:rsidR="00BF1682">
          <w:tab/>
        </w:r>
        <w:r w:rsidR="00BF1682">
          <w:fldChar w:fldCharType="begin">
            <w:ffData>
              <w:name w:val="Text32"/>
              <w:enabled/>
              <w:calcOnExit w:val="0"/>
              <w:textInput/>
            </w:ffData>
          </w:fldChar>
        </w:r>
        <w:bookmarkStart w:id="265" w:name="Text32"/>
        <w:r w:rsidR="00BF1682">
          <w:delInstrText xml:space="preserve"> FORMTEXT </w:delInstrText>
        </w:r>
        <w:r w:rsidR="00BF1682">
          <w:fldChar w:fldCharType="separate"/>
        </w:r>
        <w:r w:rsidR="00BF1682">
          <w:rPr>
            <w:noProof/>
          </w:rPr>
          <w:delText> </w:delText>
        </w:r>
        <w:r w:rsidR="00BF1682">
          <w:rPr>
            <w:noProof/>
          </w:rPr>
          <w:delText> </w:delText>
        </w:r>
        <w:r w:rsidR="00BF1682">
          <w:rPr>
            <w:noProof/>
          </w:rPr>
          <w:delText> </w:delText>
        </w:r>
        <w:r w:rsidR="00BF1682">
          <w:rPr>
            <w:noProof/>
          </w:rPr>
          <w:delText> </w:delText>
        </w:r>
        <w:r w:rsidR="00BF1682">
          <w:rPr>
            <w:noProof/>
          </w:rPr>
          <w:delText> </w:delText>
        </w:r>
        <w:r w:rsidR="00BF1682">
          <w:fldChar w:fldCharType="end"/>
        </w:r>
        <w:bookmarkEnd w:id="265"/>
      </w:del>
    </w:p>
    <w:p w14:paraId="1EE5C388" w14:textId="77777777" w:rsidR="00AD17A2" w:rsidRDefault="00AD17A2" w:rsidP="00AD17A2">
      <w:pPr>
        <w:jc w:val="both"/>
        <w:rPr>
          <w:del w:id="266" w:author="Bob Hough" w:date="2026-09-25T21:08:00Z" w16du:dateUtc="2026-09-26T01:08:00Z"/>
        </w:rPr>
      </w:pPr>
    </w:p>
    <w:p w14:paraId="6F8AFA44" w14:textId="77777777" w:rsidR="00AD17A2" w:rsidRDefault="00AD17A2">
      <w:pPr>
        <w:rPr>
          <w:del w:id="267" w:author="Bob Hough" w:date="2026-09-25T21:08:00Z" w16du:dateUtc="2026-09-26T01:08:00Z"/>
        </w:rPr>
      </w:pPr>
      <w:del w:id="268" w:author="Bob Hough" w:date="2026-09-25T21:08:00Z" w16du:dateUtc="2026-09-26T01:08:00Z">
        <w:r>
          <w:br w:type="page"/>
        </w:r>
      </w:del>
    </w:p>
    <w:p w14:paraId="41AFF5F1" w14:textId="77777777" w:rsidR="00AD17A2" w:rsidRDefault="00AD17A2" w:rsidP="00AD17A2">
      <w:pPr>
        <w:jc w:val="both"/>
        <w:rPr>
          <w:del w:id="269" w:author="Bob Hough" w:date="2026-09-25T21:08:00Z" w16du:dateUtc="2026-09-26T01:08:00Z"/>
          <w:b/>
          <w:sz w:val="28"/>
          <w:szCs w:val="28"/>
        </w:rPr>
      </w:pPr>
      <w:del w:id="270" w:author="Bob Hough" w:date="2026-09-25T21:08:00Z" w16du:dateUtc="2026-09-26T01:08:00Z">
        <w:r>
          <w:rPr>
            <w:b/>
            <w:sz w:val="28"/>
            <w:szCs w:val="28"/>
          </w:rPr>
          <w:delText>Employment History:</w:delText>
        </w:r>
      </w:del>
    </w:p>
    <w:p w14:paraId="167B067B" w14:textId="77777777" w:rsidR="00AD17A2" w:rsidRDefault="00AD17A2" w:rsidP="00AD17A2">
      <w:pPr>
        <w:jc w:val="both"/>
        <w:rPr>
          <w:del w:id="271" w:author="Bob Hough" w:date="2026-09-25T21:08:00Z" w16du:dateUtc="2026-09-26T01:08:00Z"/>
        </w:rPr>
      </w:pPr>
      <w:del w:id="272" w:author="Bob Hough" w:date="2026-09-25T21:08:00Z" w16du:dateUtc="2026-09-26T01:08:00Z">
        <w:r>
          <w:delText xml:space="preserve">Please complete in chronological order, starting with the </w:delText>
        </w:r>
        <w:r w:rsidRPr="00AD17A2">
          <w:rPr>
            <w:b/>
          </w:rPr>
          <w:delText>most recent</w:delText>
        </w:r>
        <w:r>
          <w:delText>:</w:delText>
        </w:r>
      </w:del>
    </w:p>
    <w:tbl>
      <w:tblPr>
        <w:tblStyle w:val="TableGrid"/>
        <w:tblW w:w="0" w:type="auto"/>
        <w:tblLook w:val="04A0" w:firstRow="1" w:lastRow="0" w:firstColumn="1" w:lastColumn="0" w:noHBand="0" w:noVBand="1"/>
      </w:tblPr>
      <w:tblGrid>
        <w:gridCol w:w="2517"/>
        <w:gridCol w:w="1824"/>
        <w:gridCol w:w="885"/>
        <w:gridCol w:w="1650"/>
        <w:gridCol w:w="1191"/>
        <w:gridCol w:w="949"/>
        <w:tblGridChange w:id="273">
          <w:tblGrid>
            <w:gridCol w:w="2517"/>
            <w:gridCol w:w="202"/>
            <w:gridCol w:w="942"/>
            <w:gridCol w:w="680"/>
            <w:gridCol w:w="192"/>
            <w:gridCol w:w="693"/>
            <w:gridCol w:w="905"/>
            <w:gridCol w:w="745"/>
            <w:gridCol w:w="709"/>
            <w:gridCol w:w="482"/>
            <w:gridCol w:w="949"/>
          </w:tblGrid>
        </w:tblGridChange>
      </w:tblGrid>
      <w:tr w:rsidR="00B71EB9" w:rsidRPr="00CB7EBD" w14:paraId="35598D75" w14:textId="77777777" w:rsidTr="00F85062">
        <w:trPr>
          <w:ins w:id="274" w:author="Bob Hough" w:date="2026-09-25T21:08:00Z" w16du:dateUtc="2026-09-26T01:08:00Z"/>
        </w:trPr>
        <w:tc>
          <w:tcPr>
            <w:tcW w:w="4508" w:type="dxa"/>
            <w:shd w:val="clear" w:color="auto" w:fill="D9D9D9" w:themeFill="background1" w:themeFillShade="D9"/>
          </w:tcPr>
          <w:p w14:paraId="1407F759" w14:textId="77777777" w:rsidR="00B71EB9" w:rsidRPr="00CB7EBD" w:rsidRDefault="00B71EB9" w:rsidP="00F85062">
            <w:pPr>
              <w:rPr>
                <w:ins w:id="275" w:author="Bob Hough" w:date="2026-09-25T21:08:00Z" w16du:dateUtc="2026-09-26T01:08:00Z"/>
                <w:rFonts w:cstheme="minorHAnsi"/>
                <w:b/>
                <w:bCs/>
              </w:rPr>
            </w:pPr>
            <w:ins w:id="276" w:author="Bob Hough" w:date="2026-09-25T21:08:00Z" w16du:dateUtc="2026-09-26T01:08:00Z">
              <w:r w:rsidRPr="00CB7EBD">
                <w:rPr>
                  <w:rFonts w:cstheme="minorHAnsi"/>
                  <w:b/>
                  <w:bCs/>
                </w:rPr>
                <w:t xml:space="preserve">Reviewer feedback </w:t>
              </w:r>
            </w:ins>
          </w:p>
        </w:tc>
        <w:tc>
          <w:tcPr>
            <w:tcW w:w="4508" w:type="dxa"/>
            <w:gridSpan w:val="5"/>
            <w:shd w:val="clear" w:color="auto" w:fill="D9D9D9" w:themeFill="background1" w:themeFillShade="D9"/>
          </w:tcPr>
          <w:p w14:paraId="10A8C350" w14:textId="77777777" w:rsidR="00B71EB9" w:rsidRPr="00CB7EBD" w:rsidRDefault="00B71EB9" w:rsidP="00F85062">
            <w:pPr>
              <w:rPr>
                <w:ins w:id="277" w:author="Bob Hough" w:date="2026-09-25T21:08:00Z" w16du:dateUtc="2026-09-26T01:08:00Z"/>
                <w:rFonts w:cstheme="minorHAnsi"/>
                <w:b/>
                <w:bCs/>
              </w:rPr>
            </w:pPr>
            <w:ins w:id="278" w:author="Bob Hough" w:date="2026-09-25T21:08:00Z" w16du:dateUtc="2026-09-26T01:08:00Z">
              <w:r w:rsidRPr="00CB7EBD">
                <w:rPr>
                  <w:rFonts w:cstheme="minorHAnsi"/>
                  <w:b/>
                  <w:bCs/>
                </w:rPr>
                <w:t xml:space="preserve">Author response and changes </w:t>
              </w:r>
            </w:ins>
          </w:p>
        </w:tc>
      </w:tr>
      <w:tr w:rsidR="00B71EB9" w:rsidRPr="00CB7EBD" w14:paraId="049372EF" w14:textId="77777777" w:rsidTr="00F85062">
        <w:trPr>
          <w:ins w:id="279" w:author="Bob Hough" w:date="2026-09-25T21:08:00Z" w16du:dateUtc="2026-09-26T01:08:00Z"/>
        </w:trPr>
        <w:tc>
          <w:tcPr>
            <w:tcW w:w="4508" w:type="dxa"/>
          </w:tcPr>
          <w:p w14:paraId="5D40A43E" w14:textId="77777777" w:rsidR="00B71EB9" w:rsidRPr="00B71EB9" w:rsidRDefault="00B71EB9" w:rsidP="00F85062">
            <w:pPr>
              <w:pStyle w:val="NormalWeb"/>
              <w:rPr>
                <w:ins w:id="280" w:author="Bob Hough" w:date="2026-09-25T21:08:00Z" w16du:dateUtc="2026-09-26T01:08:00Z"/>
                <w:rFonts w:asciiTheme="minorHAnsi" w:hAnsiTheme="minorHAnsi" w:cstheme="minorHAnsi"/>
                <w:sz w:val="22"/>
                <w:szCs w:val="22"/>
              </w:rPr>
            </w:pPr>
            <w:ins w:id="281" w:author="Bob Hough" w:date="2026-09-25T21:08:00Z" w16du:dateUtc="2026-09-26T01:08:00Z">
              <w:r w:rsidRPr="00B71EB9">
                <w:rPr>
                  <w:rFonts w:asciiTheme="minorHAnsi" w:hAnsiTheme="minorHAnsi" w:cstheme="minorHAnsi"/>
                  <w:sz w:val="22"/>
                  <w:szCs w:val="22"/>
                </w:rPr>
                <w:t>Please amend your current ethics statement to include the full name of the ethics committee/institutional review board(s) that approved your specific study.</w:t>
              </w:r>
            </w:ins>
          </w:p>
          <w:p w14:paraId="13E9C63A" w14:textId="77777777" w:rsidR="00B71EB9" w:rsidRPr="00B71EB9" w:rsidRDefault="00B71EB9" w:rsidP="00F85062">
            <w:pPr>
              <w:pStyle w:val="NormalWeb"/>
              <w:rPr>
                <w:ins w:id="282" w:author="Bob Hough" w:date="2026-09-25T21:08:00Z" w16du:dateUtc="2026-09-26T01:08:00Z"/>
                <w:rFonts w:asciiTheme="minorHAnsi" w:hAnsiTheme="minorHAnsi" w:cstheme="minorHAnsi"/>
                <w:sz w:val="22"/>
                <w:szCs w:val="22"/>
              </w:rPr>
            </w:pPr>
            <w:ins w:id="283" w:author="Bob Hough" w:date="2026-09-25T21:08:00Z" w16du:dateUtc="2026-09-26T01:08:00Z">
              <w:r w:rsidRPr="00B71EB9">
                <w:rPr>
                  <w:rFonts w:asciiTheme="minorHAnsi" w:hAnsiTheme="minorHAnsi" w:cstheme="minorHAnsi"/>
                  <w:sz w:val="22"/>
                  <w:szCs w:val="22"/>
                </w:rPr>
                <w:t>Once you have amended this/these statement(s) in the Methods section of the manuscript, please add the same text to the “Ethics Statement” field of the submission form (via “Edit Submission”).</w:t>
              </w:r>
            </w:ins>
          </w:p>
          <w:p w14:paraId="0A666189" w14:textId="77777777" w:rsidR="00B71EB9" w:rsidRPr="00B71EB9" w:rsidRDefault="00B71EB9" w:rsidP="00F85062">
            <w:pPr>
              <w:rPr>
                <w:ins w:id="284" w:author="Bob Hough" w:date="2026-09-25T21:08:00Z" w16du:dateUtc="2026-09-26T01:08:00Z"/>
                <w:rFonts w:cstheme="minorHAnsi"/>
              </w:rPr>
            </w:pPr>
          </w:p>
        </w:tc>
        <w:tc>
          <w:tcPr>
            <w:tcW w:w="4508" w:type="dxa"/>
            <w:gridSpan w:val="5"/>
          </w:tcPr>
          <w:p w14:paraId="14B87CAB" w14:textId="77777777" w:rsidR="00B71EB9" w:rsidRPr="00B71EB9" w:rsidRDefault="00611F44" w:rsidP="00F85062">
            <w:pPr>
              <w:rPr>
                <w:ins w:id="285" w:author="Bob Hough" w:date="2026-09-25T21:08:00Z" w16du:dateUtc="2026-09-26T01:08:00Z"/>
                <w:rFonts w:cstheme="minorHAnsi"/>
              </w:rPr>
            </w:pPr>
            <w:ins w:id="286" w:author="Bob Hough" w:date="2026-09-25T21:08:00Z" w16du:dateUtc="2026-09-26T01:08:00Z">
              <w:r>
                <w:rPr>
                  <w:rFonts w:cstheme="minorHAnsi"/>
                </w:rPr>
                <w:t>Amended in system</w:t>
              </w:r>
            </w:ins>
          </w:p>
        </w:tc>
      </w:tr>
      <w:tr w:rsidR="00B71EB9" w:rsidRPr="00CB7EBD" w14:paraId="58863B63" w14:textId="77777777" w:rsidTr="00F85062">
        <w:trPr>
          <w:ins w:id="287" w:author="Bob Hough" w:date="2026-09-25T21:08:00Z" w16du:dateUtc="2026-09-26T01:08:00Z"/>
        </w:trPr>
        <w:tc>
          <w:tcPr>
            <w:tcW w:w="4508" w:type="dxa"/>
          </w:tcPr>
          <w:p w14:paraId="52AEBC15" w14:textId="77777777" w:rsidR="00B71EB9" w:rsidRPr="00B71EB9" w:rsidRDefault="00B71EB9" w:rsidP="00F85062">
            <w:pPr>
              <w:pStyle w:val="NormalWeb"/>
              <w:rPr>
                <w:ins w:id="288" w:author="Bob Hough" w:date="2026-09-25T21:08:00Z" w16du:dateUtc="2026-09-26T01:08:00Z"/>
                <w:rFonts w:asciiTheme="minorHAnsi" w:hAnsiTheme="minorHAnsi" w:cstheme="minorHAnsi"/>
                <w:sz w:val="22"/>
                <w:szCs w:val="22"/>
              </w:rPr>
            </w:pPr>
            <w:ins w:id="289" w:author="Bob Hough" w:date="2026-09-25T21:08:00Z" w16du:dateUtc="2026-09-26T01:08:00Z">
              <w:r w:rsidRPr="00B71EB9">
                <w:rPr>
                  <w:rFonts w:asciiTheme="minorHAnsi" w:hAnsiTheme="minorHAnsi" w:cstheme="minorHAnsi"/>
                  <w:sz w:val="22"/>
                  <w:szCs w:val="22"/>
                </w:rPr>
                <w:t>We note that you have provided funding information that is not currently declared in your Funding Statement. However, funding information should not appear in the Acknowledgments section or other areas of your manuscript. We will only publish funding information present in the Funding Statement section of the online submission form.</w:t>
              </w:r>
            </w:ins>
          </w:p>
          <w:p w14:paraId="1472519D" w14:textId="77777777" w:rsidR="00B71EB9" w:rsidRPr="00B71EB9" w:rsidRDefault="00B71EB9" w:rsidP="00F85062">
            <w:pPr>
              <w:pStyle w:val="NormalWeb"/>
              <w:rPr>
                <w:ins w:id="290" w:author="Bob Hough" w:date="2026-09-25T21:08:00Z" w16du:dateUtc="2026-09-26T01:08:00Z"/>
                <w:rFonts w:asciiTheme="minorHAnsi" w:hAnsiTheme="minorHAnsi" w:cstheme="minorHAnsi"/>
                <w:sz w:val="22"/>
                <w:szCs w:val="22"/>
              </w:rPr>
            </w:pPr>
            <w:ins w:id="291" w:author="Bob Hough" w:date="2026-09-25T21:08:00Z" w16du:dateUtc="2026-09-26T01:08:00Z">
              <w:r w:rsidRPr="00B71EB9">
                <w:rPr>
                  <w:rFonts w:asciiTheme="minorHAnsi" w:hAnsiTheme="minorHAnsi" w:cstheme="minorHAnsi"/>
                  <w:sz w:val="22"/>
                  <w:szCs w:val="22"/>
                </w:rPr>
                <w:t>Please remove any funding-related text from the manuscript and let us know how you would like to update your Funding Statement. Currently, your Funding Statement reads as follows:</w:t>
              </w:r>
            </w:ins>
          </w:p>
          <w:p w14:paraId="00B1C1AA" w14:textId="77777777" w:rsidR="00B71EB9" w:rsidRPr="00B71EB9" w:rsidRDefault="00B71EB9" w:rsidP="00F85062">
            <w:pPr>
              <w:pStyle w:val="NormalWeb"/>
              <w:rPr>
                <w:ins w:id="292" w:author="Bob Hough" w:date="2026-09-25T21:08:00Z" w16du:dateUtc="2026-09-26T01:08:00Z"/>
                <w:rFonts w:asciiTheme="minorHAnsi" w:hAnsiTheme="minorHAnsi" w:cstheme="minorHAnsi"/>
                <w:sz w:val="22"/>
                <w:szCs w:val="22"/>
              </w:rPr>
            </w:pPr>
            <w:ins w:id="293" w:author="Bob Hough" w:date="2026-09-25T21:08:00Z" w16du:dateUtc="2026-09-26T01:08:00Z">
              <w:r w:rsidRPr="00B71EB9">
                <w:rPr>
                  <w:rFonts w:asciiTheme="minorHAnsi" w:hAnsiTheme="minorHAnsi" w:cstheme="minorHAnsi"/>
                  <w:sz w:val="22"/>
                  <w:szCs w:val="22"/>
                </w:rPr>
                <w:t> [The funders had no role in study design, data collection and analysis, decision to publish, or preparation of the manuscript.]</w:t>
              </w:r>
            </w:ins>
          </w:p>
          <w:p w14:paraId="3E5F5121" w14:textId="77777777" w:rsidR="00B71EB9" w:rsidRPr="00B71EB9" w:rsidRDefault="00B71EB9" w:rsidP="00F85062">
            <w:pPr>
              <w:rPr>
                <w:ins w:id="294" w:author="Bob Hough" w:date="2026-09-25T21:08:00Z" w16du:dateUtc="2026-09-26T01:08:00Z"/>
                <w:rFonts w:cstheme="minorHAnsi"/>
              </w:rPr>
            </w:pPr>
          </w:p>
        </w:tc>
        <w:tc>
          <w:tcPr>
            <w:tcW w:w="4508" w:type="dxa"/>
            <w:gridSpan w:val="5"/>
          </w:tcPr>
          <w:p w14:paraId="69B82592" w14:textId="77777777" w:rsidR="00B71EB9" w:rsidRPr="00B71EB9" w:rsidRDefault="00611F44" w:rsidP="00F85062">
            <w:pPr>
              <w:rPr>
                <w:ins w:id="295" w:author="Bob Hough" w:date="2026-09-25T21:08:00Z" w16du:dateUtc="2026-09-26T01:08:00Z"/>
                <w:rFonts w:cstheme="minorHAnsi"/>
              </w:rPr>
            </w:pPr>
            <w:ins w:id="296" w:author="Bob Hough" w:date="2026-09-25T21:08:00Z" w16du:dateUtc="2026-09-26T01:08:00Z">
              <w:r>
                <w:rPr>
                  <w:rFonts w:cstheme="minorHAnsi"/>
                </w:rPr>
                <w:t xml:space="preserve">Amended </w:t>
              </w:r>
            </w:ins>
          </w:p>
        </w:tc>
      </w:tr>
      <w:tr w:rsidR="00B71EB9" w:rsidRPr="00CB7EBD" w14:paraId="79FEC0DA" w14:textId="77777777" w:rsidTr="00F85062">
        <w:trPr>
          <w:ins w:id="297" w:author="Bob Hough" w:date="2026-09-25T21:08:00Z" w16du:dateUtc="2026-09-26T01:08:00Z"/>
        </w:trPr>
        <w:tc>
          <w:tcPr>
            <w:tcW w:w="4508" w:type="dxa"/>
          </w:tcPr>
          <w:p w14:paraId="69BFC787" w14:textId="77777777" w:rsidR="00B71EB9" w:rsidRPr="00B71EB9" w:rsidRDefault="00B71EB9" w:rsidP="00F85062">
            <w:pPr>
              <w:rPr>
                <w:ins w:id="298" w:author="Bob Hough" w:date="2026-09-25T21:08:00Z" w16du:dateUtc="2026-09-26T01:08:00Z"/>
                <w:rFonts w:cstheme="minorHAnsi"/>
              </w:rPr>
            </w:pPr>
            <w:ins w:id="299" w:author="Bob Hough" w:date="2026-09-25T21:08:00Z" w16du:dateUtc="2026-09-26T01:08:00Z">
              <w:r w:rsidRPr="00B71EB9">
                <w:rPr>
                  <w:rFonts w:cstheme="minorHAnsi"/>
                  <w:lang w:eastAsia="en-GB"/>
                </w:rPr>
                <w:t>Please include captions for your Supporting Information files at the end of your manuscript, and update any in-text citations to match accordingly.</w:t>
              </w:r>
            </w:ins>
          </w:p>
        </w:tc>
        <w:tc>
          <w:tcPr>
            <w:tcW w:w="4508" w:type="dxa"/>
            <w:gridSpan w:val="5"/>
          </w:tcPr>
          <w:p w14:paraId="7D567CCD" w14:textId="77777777" w:rsidR="00B71EB9" w:rsidRPr="00B71EB9" w:rsidRDefault="00B71EB9" w:rsidP="00F85062">
            <w:pPr>
              <w:rPr>
                <w:ins w:id="300" w:author="Bob Hough" w:date="2026-09-25T21:08:00Z" w16du:dateUtc="2026-09-26T01:08:00Z"/>
                <w:rFonts w:cstheme="minorHAnsi"/>
              </w:rPr>
            </w:pPr>
            <w:ins w:id="301" w:author="Bob Hough" w:date="2026-09-25T21:08:00Z" w16du:dateUtc="2026-09-26T01:08:00Z">
              <w:r w:rsidRPr="00B71EB9">
                <w:rPr>
                  <w:rFonts w:cstheme="minorHAnsi"/>
                </w:rPr>
                <w:t xml:space="preserve">Supporting information (COREQ Checklist) now listed at bottom of manuscript and cited in document p. 8. </w:t>
              </w:r>
            </w:ins>
          </w:p>
        </w:tc>
      </w:tr>
      <w:tr w:rsidR="00B71EB9" w:rsidRPr="00CB7EBD" w14:paraId="4D4101BC" w14:textId="77777777" w:rsidTr="00F85062">
        <w:trPr>
          <w:ins w:id="302" w:author="Bob Hough" w:date="2026-09-25T21:08:00Z" w16du:dateUtc="2026-09-26T01:08:00Z"/>
        </w:trPr>
        <w:tc>
          <w:tcPr>
            <w:tcW w:w="4508" w:type="dxa"/>
            <w:shd w:val="clear" w:color="auto" w:fill="D9D9D9" w:themeFill="background1" w:themeFillShade="D9"/>
          </w:tcPr>
          <w:p w14:paraId="15F1882B" w14:textId="77777777" w:rsidR="00B71EB9" w:rsidRPr="00B71EB9" w:rsidRDefault="00B71EB9" w:rsidP="00F85062">
            <w:pPr>
              <w:rPr>
                <w:ins w:id="303" w:author="Bob Hough" w:date="2026-09-25T21:08:00Z" w16du:dateUtc="2026-09-26T01:08:00Z"/>
                <w:rFonts w:cstheme="minorHAnsi"/>
                <w:b/>
                <w:bCs/>
                <w:lang w:eastAsia="en-GB"/>
              </w:rPr>
            </w:pPr>
            <w:ins w:id="304" w:author="Bob Hough" w:date="2026-09-25T21:08:00Z" w16du:dateUtc="2026-09-26T01:08:00Z">
              <w:r w:rsidRPr="00B71EB9">
                <w:rPr>
                  <w:rFonts w:cstheme="minorHAnsi"/>
                  <w:b/>
                  <w:bCs/>
                  <w:lang w:eastAsia="en-GB"/>
                </w:rPr>
                <w:t>Reviewer One</w:t>
              </w:r>
            </w:ins>
          </w:p>
        </w:tc>
        <w:tc>
          <w:tcPr>
            <w:tcW w:w="4508" w:type="dxa"/>
            <w:gridSpan w:val="5"/>
            <w:shd w:val="clear" w:color="auto" w:fill="D9D9D9" w:themeFill="background1" w:themeFillShade="D9"/>
          </w:tcPr>
          <w:p w14:paraId="6E0191BD" w14:textId="77777777" w:rsidR="00B71EB9" w:rsidRPr="00B71EB9" w:rsidRDefault="00B71EB9" w:rsidP="00F85062">
            <w:pPr>
              <w:rPr>
                <w:ins w:id="305" w:author="Bob Hough" w:date="2026-09-25T21:08:00Z" w16du:dateUtc="2026-09-26T01:08:00Z"/>
                <w:rFonts w:cstheme="minorHAnsi"/>
              </w:rPr>
            </w:pPr>
          </w:p>
        </w:tc>
      </w:tr>
      <w:tr w:rsidR="00B71EB9" w:rsidRPr="00CB7EBD" w14:paraId="31CC3309" w14:textId="77777777" w:rsidTr="00F85062">
        <w:trPr>
          <w:ins w:id="306" w:author="Bob Hough" w:date="2026-09-25T21:08:00Z" w16du:dateUtc="2026-09-26T01:08:00Z"/>
        </w:trPr>
        <w:tc>
          <w:tcPr>
            <w:tcW w:w="4508" w:type="dxa"/>
          </w:tcPr>
          <w:p w14:paraId="2CDC28A9" w14:textId="77777777" w:rsidR="00B71EB9" w:rsidRPr="00B71EB9" w:rsidRDefault="00B71EB9" w:rsidP="00F85062">
            <w:pPr>
              <w:rPr>
                <w:ins w:id="307" w:author="Bob Hough" w:date="2026-09-25T21:08:00Z" w16du:dateUtc="2026-09-26T01:08:00Z"/>
                <w:rFonts w:cstheme="minorHAnsi"/>
              </w:rPr>
            </w:pPr>
            <w:ins w:id="308" w:author="Bob Hough" w:date="2026-09-25T21:08:00Z" w16du:dateUtc="2026-09-26T01:08:00Z">
              <w:r w:rsidRPr="00B71EB9">
                <w:rPr>
                  <w:rFonts w:cstheme="minorHAnsi"/>
                  <w:lang w:eastAsia="en-GB"/>
                </w:rPr>
                <w:t>- Introduction/Background -</w:t>
              </w:r>
              <w:r w:rsidRPr="00B71EB9">
                <w:rPr>
                  <w:rFonts w:cstheme="minorHAnsi"/>
                  <w:lang w:eastAsia="en-GB"/>
                </w:rPr>
                <w:br/>
                <w:t>The focus is more on the project setting and context but I recommend to take also the evidence of the used theoretical concepts into account (e.g. Continuity of Care and its associations to nursing case management or nursing led transition management; e.g. state of the research onto FTA)</w:t>
              </w:r>
              <w:r w:rsidRPr="00B71EB9">
                <w:rPr>
                  <w:rFonts w:cstheme="minorHAnsi"/>
                  <w:lang w:eastAsia="en-GB"/>
                </w:rPr>
                <w:br/>
              </w:r>
            </w:ins>
          </w:p>
        </w:tc>
        <w:tc>
          <w:tcPr>
            <w:tcW w:w="4508" w:type="dxa"/>
            <w:gridSpan w:val="5"/>
          </w:tcPr>
          <w:p w14:paraId="15109B29" w14:textId="77777777" w:rsidR="00B71EB9" w:rsidRPr="00B71EB9" w:rsidRDefault="00B71EB9" w:rsidP="00F85062">
            <w:pPr>
              <w:rPr>
                <w:ins w:id="309" w:author="Bob Hough" w:date="2026-09-25T21:08:00Z" w16du:dateUtc="2026-09-26T01:08:00Z"/>
                <w:rFonts w:cstheme="minorHAnsi"/>
              </w:rPr>
            </w:pPr>
            <w:ins w:id="310" w:author="Bob Hough" w:date="2026-09-25T21:08:00Z" w16du:dateUtc="2026-09-26T01:08:00Z">
              <w:r w:rsidRPr="00B71EB9">
                <w:rPr>
                  <w:rFonts w:cstheme="minorHAnsi"/>
                </w:rPr>
                <w:t>Thank you for your comments. The introduction and background have been amended accordingly.</w:t>
              </w:r>
            </w:ins>
          </w:p>
          <w:p w14:paraId="391D3D7A" w14:textId="77777777" w:rsidR="00B71EB9" w:rsidRPr="00B71EB9" w:rsidRDefault="00B71EB9" w:rsidP="00F85062">
            <w:pPr>
              <w:rPr>
                <w:ins w:id="311" w:author="Bob Hough" w:date="2026-09-25T21:08:00Z" w16du:dateUtc="2026-09-26T01:08:00Z"/>
                <w:rFonts w:cstheme="minorHAnsi"/>
              </w:rPr>
            </w:pPr>
          </w:p>
        </w:tc>
      </w:tr>
      <w:tr w:rsidR="002D54AA" w14:paraId="2B8384D9" w14:textId="77777777" w:rsidTr="00F85062">
        <w:tblPrEx>
          <w:tblW w:w="0" w:type="auto"/>
          <w:tblPrExChange w:id="312" w:author="Bob Hough" w:date="2026-09-25T21:08:00Z" w16du:dateUtc="2026-09-26T01:08:00Z">
            <w:tblPrEx>
              <w:tblW w:w="0" w:type="auto"/>
            </w:tblPrEx>
          </w:tblPrExChange>
        </w:tblPrEx>
        <w:tc>
          <w:tcPr>
            <w:tcW w:w="4508" w:type="dxa"/>
            <w:tcPrChange w:id="313" w:author="Bob Hough" w:date="2026-09-25T21:08:00Z" w16du:dateUtc="2026-09-26T01:08:00Z">
              <w:tcPr>
                <w:tcW w:w="2719" w:type="dxa"/>
                <w:gridSpan w:val="2"/>
              </w:tcPr>
            </w:tcPrChange>
          </w:tcPr>
          <w:p w14:paraId="08B44DB1" w14:textId="77777777" w:rsidR="00AD17A2" w:rsidRPr="00B71EB9" w:rsidRDefault="00B71EB9" w:rsidP="00F85062">
            <w:pPr>
              <w:rPr>
                <w:rPrChange w:id="314" w:author="Bob Hough" w:date="2026-09-25T21:08:00Z" w16du:dateUtc="2026-09-26T01:08:00Z">
                  <w:rPr>
                    <w:b/>
                  </w:rPr>
                </w:rPrChange>
              </w:rPr>
              <w:pPrChange w:id="315" w:author="Bob Hough" w:date="2026-09-25T21:08:00Z" w16du:dateUtc="2026-09-26T01:08:00Z">
                <w:pPr>
                  <w:jc w:val="center"/>
                </w:pPr>
              </w:pPrChange>
            </w:pPr>
            <w:ins w:id="316" w:author="Bob Hough" w:date="2026-09-25T21:08:00Z" w16du:dateUtc="2026-09-26T01:08:00Z">
              <w:r w:rsidRPr="00B71EB9">
                <w:rPr>
                  <w:rFonts w:cstheme="minorHAnsi"/>
                  <w:lang w:eastAsia="en-GB"/>
                </w:rPr>
                <w:t>- Aim -</w:t>
              </w:r>
              <w:r w:rsidRPr="00B71EB9">
                <w:rPr>
                  <w:rFonts w:cstheme="minorHAnsi"/>
                  <w:lang w:eastAsia="en-GB"/>
                </w:rPr>
                <w:br/>
                <w:t>The authors provide divergent phrasing of the aim:</w:t>
              </w:r>
              <w:r w:rsidRPr="00B71EB9">
                <w:rPr>
                  <w:rFonts w:cstheme="minorHAnsi"/>
                  <w:lang w:eastAsia="en-GB"/>
                </w:rPr>
                <w:br/>
              </w:r>
              <w:r w:rsidRPr="00B71EB9">
                <w:rPr>
                  <w:rFonts w:cstheme="minorHAnsi"/>
                  <w:lang w:eastAsia="en-GB"/>
                </w:rPr>
                <w:br/>
                <w:t>“The aim of this paper is to capture the reasons for ‘Failure to Attend’ (FTA) through the narrative of nurse navigators and their patients and to explore how it is defined by the patient.” (32/33) (thematic coding/content analysis is appropriate)</w:t>
              </w:r>
              <w:r w:rsidRPr="00B71EB9">
                <w:rPr>
                  <w:rFonts w:cstheme="minorHAnsi"/>
                  <w:lang w:eastAsia="en-GB"/>
                </w:rPr>
                <w:br/>
              </w:r>
              <w:r w:rsidRPr="00B71EB9">
                <w:rPr>
                  <w:rFonts w:cstheme="minorHAnsi"/>
                  <w:lang w:eastAsia="en-GB"/>
                </w:rPr>
                <w:br/>
                <w:t>“The aim of this paper is to provide an understanding of the concept, use and impact of the phrase ‘Failure to Attend’ on the relationship between health services and navigated patients.” (140/141) (a deeper, more interpretative method would be appropriate)</w:t>
              </w:r>
              <w:r w:rsidRPr="00B71EB9">
                <w:rPr>
                  <w:rFonts w:cstheme="minorHAnsi"/>
                  <w:lang w:eastAsia="en-GB"/>
                </w:rPr>
                <w:br/>
              </w:r>
              <w:r w:rsidRPr="00B71EB9">
                <w:rPr>
                  <w:rFonts w:cstheme="minorHAnsi"/>
                  <w:lang w:eastAsia="en-GB"/>
                </w:rPr>
                <w:br/>
                <w:t>This is not only a divergence in wording but rather in the appropriateness of the methods used for data analysis (please see the hints within the brackets).</w:t>
              </w:r>
              <w:r w:rsidRPr="00B71EB9">
                <w:rPr>
                  <w:rFonts w:cstheme="minorHAnsi"/>
                  <w:lang w:eastAsia="en-GB"/>
                </w:rPr>
                <w:br/>
              </w:r>
              <w:r w:rsidRPr="00B71EB9">
                <w:rPr>
                  <w:rFonts w:cstheme="minorHAnsi"/>
                  <w:lang w:eastAsia="en-GB"/>
                </w:rPr>
                <w:br/>
                <w:t>In my view, there is no good fit between the different aims, the research questions, the methods used and the reported results. Thus, I recommend to adapt the divergent aims and rephrase it consistently, in reference to the methods used. In that regard I also recommend to customize the research questions whilst taking the results into account.</w:t>
              </w:r>
            </w:ins>
            <w:del w:id="317" w:author="Bob Hough" w:date="2026-09-25T21:08:00Z" w16du:dateUtc="2026-09-26T01:08:00Z">
              <w:r w:rsidR="00AD17A2" w:rsidRPr="00AD17A2">
                <w:rPr>
                  <w:b/>
                </w:rPr>
                <w:delText>Full name and address of school / college / academy (state whether nursery / primary / secondary / comprehensive / selective etc.) include details of local authority if relevant</w:delText>
              </w:r>
            </w:del>
          </w:p>
        </w:tc>
        <w:tc>
          <w:tcPr>
            <w:tcW w:w="4508" w:type="dxa"/>
            <w:tcPrChange w:id="318" w:author="Bob Hough" w:date="2026-09-25T21:08:00Z" w16du:dateUtc="2026-09-26T01:08:00Z">
              <w:tcPr>
                <w:tcW w:w="942" w:type="dxa"/>
              </w:tcPr>
            </w:tcPrChange>
          </w:tcPr>
          <w:p w14:paraId="08152AD6" w14:textId="77777777" w:rsidR="00AD17A2" w:rsidRPr="008B23CC" w:rsidRDefault="00AD17A2" w:rsidP="002D54AA">
            <w:pPr>
              <w:jc w:val="center"/>
              <w:rPr>
                <w:del w:id="319" w:author="Bob Hough" w:date="2026-09-25T21:08:00Z" w16du:dateUtc="2026-09-26T01:08:00Z"/>
                <w:b/>
              </w:rPr>
            </w:pPr>
            <w:del w:id="320" w:author="Bob Hough" w:date="2026-09-25T21:08:00Z" w16du:dateUtc="2026-09-26T01:08:00Z">
              <w:r w:rsidRPr="008B23CC">
                <w:rPr>
                  <w:b/>
                </w:rPr>
                <w:delText>Approx. number on roll</w:delText>
              </w:r>
            </w:del>
          </w:p>
          <w:p w14:paraId="2F191BAD" w14:textId="77777777" w:rsidR="00AD17A2" w:rsidRPr="008B23CC" w:rsidRDefault="00AD17A2" w:rsidP="00AD17A2">
            <w:pPr>
              <w:jc w:val="both"/>
              <w:rPr>
                <w:del w:id="321" w:author="Bob Hough" w:date="2026-09-25T21:08:00Z" w16du:dateUtc="2026-09-26T01:08:00Z"/>
                <w:b/>
              </w:rPr>
            </w:pPr>
          </w:p>
          <w:p w14:paraId="71477DB5" w14:textId="77777777" w:rsidR="00AD17A2" w:rsidRPr="008B23CC" w:rsidRDefault="00AD17A2" w:rsidP="00AD17A2">
            <w:pPr>
              <w:jc w:val="both"/>
              <w:rPr>
                <w:del w:id="322" w:author="Bob Hough" w:date="2026-09-25T21:08:00Z" w16du:dateUtc="2026-09-26T01:08:00Z"/>
                <w:b/>
              </w:rPr>
            </w:pPr>
          </w:p>
          <w:p w14:paraId="5EAE7BFE" w14:textId="77777777" w:rsidR="00AD17A2" w:rsidRPr="008B23CC" w:rsidRDefault="00AD17A2" w:rsidP="00AD17A2">
            <w:pPr>
              <w:jc w:val="both"/>
              <w:rPr>
                <w:del w:id="323" w:author="Bob Hough" w:date="2026-09-25T21:08:00Z" w16du:dateUtc="2026-09-26T01:08:00Z"/>
                <w:b/>
              </w:rPr>
            </w:pPr>
          </w:p>
          <w:p w14:paraId="66D7A732" w14:textId="77777777" w:rsidR="00AD17A2" w:rsidRPr="008B23CC" w:rsidRDefault="00AD17A2" w:rsidP="00AD17A2">
            <w:pPr>
              <w:jc w:val="both"/>
              <w:rPr>
                <w:del w:id="324" w:author="Bob Hough" w:date="2026-09-25T21:08:00Z" w16du:dateUtc="2026-09-26T01:08:00Z"/>
                <w:b/>
              </w:rPr>
            </w:pPr>
          </w:p>
          <w:p w14:paraId="7A3626E4" w14:textId="77777777" w:rsidR="00AD17A2" w:rsidRPr="008B23CC" w:rsidRDefault="00AD17A2" w:rsidP="00AD17A2">
            <w:pPr>
              <w:jc w:val="both"/>
              <w:rPr>
                <w:b/>
              </w:rPr>
            </w:pPr>
          </w:p>
        </w:tc>
        <w:tc>
          <w:tcPr>
            <w:tcW w:w="4508" w:type="dxa"/>
            <w:tcPrChange w:id="325" w:author="Bob Hough" w:date="2026-09-25T21:08:00Z" w16du:dateUtc="2026-09-26T01:08:00Z">
              <w:tcPr>
                <w:tcW w:w="872" w:type="dxa"/>
                <w:gridSpan w:val="2"/>
              </w:tcPr>
            </w:tcPrChange>
          </w:tcPr>
          <w:p w14:paraId="0A7EF117" w14:textId="77777777" w:rsidR="00AD17A2" w:rsidRPr="002D54AA" w:rsidRDefault="002D54AA" w:rsidP="002D54AA">
            <w:pPr>
              <w:jc w:val="center"/>
              <w:rPr>
                <w:b/>
              </w:rPr>
            </w:pPr>
            <w:del w:id="326" w:author="Bob Hough" w:date="2026-09-25T21:08:00Z" w16du:dateUtc="2026-09-26T01:08:00Z">
              <w:r w:rsidRPr="002D54AA">
                <w:rPr>
                  <w:b/>
                </w:rPr>
                <w:delText>Age range taught &amp; single sex / mixed</w:delText>
              </w:r>
            </w:del>
          </w:p>
        </w:tc>
        <w:tc>
          <w:tcPr>
            <w:tcW w:w="4508" w:type="dxa"/>
            <w:tcPrChange w:id="327" w:author="Bob Hough" w:date="2026-09-25T21:08:00Z" w16du:dateUtc="2026-09-26T01:08:00Z">
              <w:tcPr>
                <w:tcW w:w="1598" w:type="dxa"/>
                <w:gridSpan w:val="2"/>
              </w:tcPr>
            </w:tcPrChange>
          </w:tcPr>
          <w:p w14:paraId="7AC66023" w14:textId="77777777" w:rsidR="00B71EB9" w:rsidRPr="00B71EB9" w:rsidRDefault="00B71EB9" w:rsidP="00F85062">
            <w:pPr>
              <w:rPr>
                <w:ins w:id="328" w:author="Bob Hough" w:date="2026-09-25T21:08:00Z" w16du:dateUtc="2026-09-26T01:08:00Z"/>
                <w:rFonts w:cstheme="minorHAnsi"/>
              </w:rPr>
            </w:pPr>
            <w:ins w:id="329" w:author="Bob Hough" w:date="2026-09-25T21:08:00Z" w16du:dateUtc="2026-09-26T01:08:00Z">
              <w:r w:rsidRPr="00B71EB9">
                <w:rPr>
                  <w:rFonts w:cstheme="minorHAnsi"/>
                </w:rPr>
                <w:t>Thank you for highlighting this. The aims have been changed to more accurately reflect the paper’s content and to ensure consistency between the abstract and the body of work.</w:t>
              </w:r>
            </w:ins>
          </w:p>
          <w:p w14:paraId="27631268" w14:textId="77777777" w:rsidR="00B71EB9" w:rsidRPr="00B71EB9" w:rsidRDefault="00B71EB9" w:rsidP="00F85062">
            <w:pPr>
              <w:rPr>
                <w:ins w:id="330" w:author="Bob Hough" w:date="2026-09-25T21:08:00Z" w16du:dateUtc="2026-09-26T01:08:00Z"/>
                <w:rFonts w:cstheme="minorHAnsi"/>
              </w:rPr>
            </w:pPr>
          </w:p>
          <w:p w14:paraId="1EC5E4A5" w14:textId="77777777" w:rsidR="00B71EB9" w:rsidRPr="00B71EB9" w:rsidRDefault="00B71EB9" w:rsidP="00F85062">
            <w:pPr>
              <w:rPr>
                <w:ins w:id="331" w:author="Bob Hough" w:date="2026-09-25T21:08:00Z" w16du:dateUtc="2026-09-26T01:08:00Z"/>
                <w:rFonts w:cstheme="minorHAnsi"/>
              </w:rPr>
            </w:pPr>
            <w:ins w:id="332" w:author="Bob Hough" w:date="2026-09-25T21:08:00Z" w16du:dateUtc="2026-09-26T01:08:00Z">
              <w:r w:rsidRPr="00B71EB9">
                <w:rPr>
                  <w:rFonts w:cstheme="minorHAnsi"/>
                </w:rPr>
                <w:t xml:space="preserve">This is now consistent between the abstract and body and reads </w:t>
              </w:r>
            </w:ins>
          </w:p>
          <w:p w14:paraId="28E13EA6" w14:textId="77777777" w:rsidR="00B71EB9" w:rsidRPr="00B71EB9" w:rsidRDefault="00B71EB9" w:rsidP="00F85062">
            <w:pPr>
              <w:rPr>
                <w:ins w:id="333" w:author="Bob Hough" w:date="2026-09-25T21:08:00Z" w16du:dateUtc="2026-09-26T01:08:00Z"/>
                <w:rFonts w:cstheme="minorHAnsi"/>
              </w:rPr>
            </w:pPr>
          </w:p>
          <w:p w14:paraId="642D1C53" w14:textId="77777777" w:rsidR="00B71EB9" w:rsidRPr="00B71EB9" w:rsidRDefault="00B71EB9" w:rsidP="00F85062">
            <w:pPr>
              <w:jc w:val="both"/>
              <w:rPr>
                <w:ins w:id="334" w:author="Bob Hough" w:date="2026-09-25T21:08:00Z" w16du:dateUtc="2026-09-26T01:08:00Z"/>
                <w:rFonts w:cstheme="minorHAnsi"/>
              </w:rPr>
            </w:pPr>
            <w:ins w:id="335" w:author="Bob Hough" w:date="2026-09-25T21:08:00Z" w16du:dateUtc="2026-09-26T01:08:00Z">
              <w:r w:rsidRPr="00B71EB9">
                <w:rPr>
                  <w:rFonts w:cstheme="minorHAnsi"/>
                </w:rPr>
                <w:t>Abstract- “To understand the impact and causes of  ‘Failure to Attend’ (FTA) labelling, of patients with chronic conditions.” P. 2</w:t>
              </w:r>
            </w:ins>
          </w:p>
          <w:p w14:paraId="31A49AEF" w14:textId="77777777" w:rsidR="00B71EB9" w:rsidRPr="00B71EB9" w:rsidRDefault="00B71EB9" w:rsidP="00F85062">
            <w:pPr>
              <w:rPr>
                <w:ins w:id="336" w:author="Bob Hough" w:date="2026-09-25T21:08:00Z" w16du:dateUtc="2026-09-26T01:08:00Z"/>
                <w:rFonts w:cstheme="minorHAnsi"/>
              </w:rPr>
            </w:pPr>
          </w:p>
          <w:p w14:paraId="12D88331" w14:textId="77777777" w:rsidR="00B71EB9" w:rsidRPr="00B71EB9" w:rsidRDefault="00B71EB9" w:rsidP="00F85062">
            <w:pPr>
              <w:rPr>
                <w:ins w:id="337" w:author="Bob Hough" w:date="2026-09-25T21:08:00Z" w16du:dateUtc="2026-09-26T01:08:00Z"/>
                <w:rFonts w:cstheme="minorHAnsi"/>
              </w:rPr>
            </w:pPr>
          </w:p>
          <w:p w14:paraId="42F3C75D" w14:textId="77777777" w:rsidR="00AD17A2" w:rsidRPr="00B71EB9" w:rsidRDefault="00B71EB9" w:rsidP="00F85062">
            <w:pPr>
              <w:rPr>
                <w:rPrChange w:id="338" w:author="Bob Hough" w:date="2026-09-25T21:08:00Z" w16du:dateUtc="2026-09-26T01:08:00Z">
                  <w:rPr>
                    <w:b/>
                  </w:rPr>
                </w:rPrChange>
              </w:rPr>
              <w:pPrChange w:id="339" w:author="Bob Hough" w:date="2026-09-25T21:08:00Z" w16du:dateUtc="2026-09-26T01:08:00Z">
                <w:pPr>
                  <w:jc w:val="center"/>
                </w:pPr>
              </w:pPrChange>
            </w:pPr>
            <w:ins w:id="340" w:author="Bob Hough" w:date="2026-09-25T21:08:00Z" w16du:dateUtc="2026-09-26T01:08:00Z">
              <w:r w:rsidRPr="00B71EB9">
                <w:rPr>
                  <w:rFonts w:cstheme="minorHAnsi"/>
                </w:rPr>
                <w:t>Body- “The aim of the reanalysis was to understand the impact and causes of ‘Failure to Attend’ (FTA) labelling of patients with chronic conditions” p. 6</w:t>
              </w:r>
            </w:ins>
            <w:del w:id="341" w:author="Bob Hough" w:date="2026-09-25T21:08:00Z" w16du:dateUtc="2026-09-26T01:08:00Z">
              <w:r w:rsidR="002D54AA" w:rsidRPr="002D54AA">
                <w:rPr>
                  <w:b/>
                </w:rPr>
                <w:delText>Post held and responsibilities including subjects taught and key stages taught</w:delText>
              </w:r>
            </w:del>
          </w:p>
        </w:tc>
        <w:tc>
          <w:tcPr>
            <w:tcW w:w="4508" w:type="dxa"/>
            <w:tcPrChange w:id="342" w:author="Bob Hough" w:date="2026-09-25T21:08:00Z" w16du:dateUtc="2026-09-26T01:08:00Z">
              <w:tcPr>
                <w:tcW w:w="1454" w:type="dxa"/>
                <w:gridSpan w:val="2"/>
              </w:tcPr>
            </w:tcPrChange>
          </w:tcPr>
          <w:p w14:paraId="1D34039E" w14:textId="77777777" w:rsidR="00AD17A2" w:rsidRPr="002D54AA" w:rsidRDefault="002D54AA" w:rsidP="002D54AA">
            <w:pPr>
              <w:jc w:val="center"/>
              <w:rPr>
                <w:del w:id="343" w:author="Bob Hough" w:date="2026-09-25T21:08:00Z" w16du:dateUtc="2026-09-26T01:08:00Z"/>
                <w:b/>
              </w:rPr>
            </w:pPr>
            <w:del w:id="344" w:author="Bob Hough" w:date="2026-09-25T21:08:00Z" w16du:dateUtc="2026-09-26T01:08:00Z">
              <w:r w:rsidRPr="002D54AA">
                <w:rPr>
                  <w:b/>
                </w:rPr>
                <w:delText>Dates employed month / year</w:delText>
              </w:r>
            </w:del>
          </w:p>
          <w:p w14:paraId="6F7B8D27" w14:textId="77777777" w:rsidR="002D54AA" w:rsidRDefault="002D54AA" w:rsidP="002D54AA">
            <w:pPr>
              <w:jc w:val="center"/>
            </w:pPr>
            <w:del w:id="345" w:author="Bob Hough" w:date="2026-09-25T21:08:00Z" w16du:dateUtc="2026-09-26T01:08:00Z">
              <w:r w:rsidRPr="002D54AA">
                <w:rPr>
                  <w:b/>
                </w:rPr>
                <w:delText>(from – to)</w:delText>
              </w:r>
            </w:del>
          </w:p>
        </w:tc>
        <w:tc>
          <w:tcPr>
            <w:tcW w:w="4508" w:type="dxa"/>
            <w:tcPrChange w:id="346" w:author="Bob Hough" w:date="2026-09-25T21:08:00Z" w16du:dateUtc="2026-09-26T01:08:00Z">
              <w:tcPr>
                <w:tcW w:w="1431" w:type="dxa"/>
                <w:gridSpan w:val="2"/>
              </w:tcPr>
            </w:tcPrChange>
          </w:tcPr>
          <w:p w14:paraId="71E2F951" w14:textId="77777777" w:rsidR="00AD17A2" w:rsidRPr="002D54AA" w:rsidRDefault="002D54AA" w:rsidP="002D54AA">
            <w:pPr>
              <w:jc w:val="center"/>
              <w:rPr>
                <w:b/>
              </w:rPr>
            </w:pPr>
            <w:del w:id="347" w:author="Bob Hough" w:date="2026-09-25T21:08:00Z" w16du:dateUtc="2026-09-26T01:08:00Z">
              <w:r w:rsidRPr="002D54AA">
                <w:rPr>
                  <w:b/>
                </w:rPr>
                <w:delText>Reason for leaving</w:delText>
              </w:r>
            </w:del>
          </w:p>
        </w:tc>
      </w:tr>
      <w:tr w:rsidR="002D54AA" w14:paraId="2EB39A4F" w14:textId="77777777" w:rsidTr="00F85062">
        <w:tblPrEx>
          <w:tblW w:w="0" w:type="auto"/>
          <w:tblPrExChange w:id="348" w:author="Bob Hough" w:date="2026-09-25T21:08:00Z" w16du:dateUtc="2026-09-26T01:08:00Z">
            <w:tblPrEx>
              <w:tblW w:w="0" w:type="auto"/>
            </w:tblPrEx>
          </w:tblPrExChange>
        </w:tblPrEx>
        <w:tc>
          <w:tcPr>
            <w:tcW w:w="4508" w:type="dxa"/>
            <w:tcPrChange w:id="349" w:author="Bob Hough" w:date="2026-09-25T21:08:00Z" w16du:dateUtc="2026-09-26T01:08:00Z">
              <w:tcPr>
                <w:tcW w:w="2719" w:type="dxa"/>
                <w:gridSpan w:val="2"/>
              </w:tcPr>
            </w:tcPrChange>
          </w:tcPr>
          <w:p w14:paraId="6F8C4C60" w14:textId="77777777" w:rsidR="00BF1682" w:rsidRDefault="00B71EB9" w:rsidP="00F85062">
            <w:pPr>
              <w:pPrChange w:id="350" w:author="Bob Hough" w:date="2026-09-25T21:08:00Z" w16du:dateUtc="2026-09-26T01:08:00Z">
                <w:pPr>
                  <w:jc w:val="both"/>
                </w:pPr>
              </w:pPrChange>
            </w:pPr>
            <w:ins w:id="351" w:author="Bob Hough" w:date="2026-09-25T21:08:00Z" w16du:dateUtc="2026-09-26T01:08:00Z">
              <w:r w:rsidRPr="00B71EB9">
                <w:rPr>
                  <w:rFonts w:cstheme="minorHAnsi"/>
                  <w:lang w:eastAsia="en-GB"/>
                </w:rPr>
                <w:t>- Methodological issues -</w:t>
              </w:r>
              <w:r w:rsidRPr="00B71EB9">
                <w:rPr>
                  <w:rFonts w:cstheme="minorHAnsi"/>
                  <w:lang w:eastAsia="en-GB"/>
                </w:rPr>
                <w:br/>
                <w:t>It is not clear how each of the 15 authors contributed to the study or this paper. Regarding this, the COREQ-checklist is also fulfilled in an insufficient way and the given information did not create transparency. (e.g. Who conducted the group and individual interviews? Data were collected “…by members of the research team”. Is the research team of this study identical as the team who conducted the evaluation?). I recommend to clarify the contribution of the authors and take the COREQ guideline into account in reporting this qualitative research.</w:t>
              </w:r>
            </w:ins>
            <w:del w:id="352" w:author="Bob Hough" w:date="2026-09-25T21:08:00Z" w16du:dateUtc="2026-09-26T01:08:00Z">
              <w:r w:rsidR="00DB7860">
                <w:fldChar w:fldCharType="begin">
                  <w:ffData>
                    <w:name w:val="Text52"/>
                    <w:enabled/>
                    <w:calcOnExit w:val="0"/>
                    <w:textInput/>
                  </w:ffData>
                </w:fldChar>
              </w:r>
              <w:bookmarkStart w:id="353" w:name="Text52"/>
              <w:r w:rsidR="00DB7860">
                <w:delInstrText xml:space="preserve"> FORMTEXT </w:delInstrText>
              </w:r>
              <w:r w:rsidR="00DB7860">
                <w:fldChar w:fldCharType="separate"/>
              </w:r>
              <w:r w:rsidR="00DB7860">
                <w:rPr>
                  <w:noProof/>
                </w:rPr>
                <w:delText> </w:delText>
              </w:r>
              <w:r w:rsidR="00DB7860">
                <w:rPr>
                  <w:noProof/>
                </w:rPr>
                <w:delText> </w:delText>
              </w:r>
              <w:r w:rsidR="00DB7860">
                <w:rPr>
                  <w:noProof/>
                </w:rPr>
                <w:delText> </w:delText>
              </w:r>
              <w:r w:rsidR="00DB7860">
                <w:rPr>
                  <w:noProof/>
                </w:rPr>
                <w:delText> </w:delText>
              </w:r>
              <w:r w:rsidR="00DB7860">
                <w:rPr>
                  <w:noProof/>
                </w:rPr>
                <w:delText> </w:delText>
              </w:r>
              <w:r w:rsidR="00DB7860">
                <w:fldChar w:fldCharType="end"/>
              </w:r>
            </w:del>
            <w:bookmarkEnd w:id="353"/>
          </w:p>
        </w:tc>
        <w:tc>
          <w:tcPr>
            <w:tcW w:w="4508" w:type="dxa"/>
            <w:tcPrChange w:id="354" w:author="Bob Hough" w:date="2026-09-25T21:08:00Z" w16du:dateUtc="2026-09-26T01:08:00Z">
              <w:tcPr>
                <w:tcW w:w="942" w:type="dxa"/>
              </w:tcPr>
            </w:tcPrChange>
          </w:tcPr>
          <w:p w14:paraId="36D69207" w14:textId="77777777" w:rsidR="00B71EB9" w:rsidRPr="00B71EB9" w:rsidRDefault="00B71EB9" w:rsidP="00F85062">
            <w:pPr>
              <w:rPr>
                <w:ins w:id="355" w:author="Bob Hough" w:date="2026-09-25T21:08:00Z" w16du:dateUtc="2026-09-26T01:08:00Z"/>
                <w:rFonts w:cstheme="minorHAnsi"/>
              </w:rPr>
            </w:pPr>
            <w:ins w:id="356" w:author="Bob Hough" w:date="2026-09-25T21:08:00Z" w16du:dateUtc="2026-09-26T01:08:00Z">
              <w:r w:rsidRPr="00B71EB9">
                <w:rPr>
                  <w:rFonts w:cstheme="minorHAnsi"/>
                </w:rPr>
                <w:t>Apologies for the lack of transparency. The COREQ has now been completed in detail, explicitly describing the researcher’s relationship to the method. This has been discussed in the method section. P. 7-8</w:t>
              </w:r>
            </w:ins>
          </w:p>
          <w:p w14:paraId="745AED04" w14:textId="77777777" w:rsidR="00AD17A2" w:rsidRDefault="00B71EB9" w:rsidP="00AD17A2">
            <w:pPr>
              <w:jc w:val="both"/>
              <w:rPr>
                <w:del w:id="357" w:author="Bob Hough" w:date="2026-09-25T21:08:00Z" w16du:dateUtc="2026-09-26T01:08:00Z"/>
              </w:rPr>
            </w:pPr>
            <w:ins w:id="358" w:author="Bob Hough" w:date="2026-09-25T21:08:00Z" w16du:dateUtc="2026-09-26T01:08:00Z">
              <w:r w:rsidRPr="00B71EB9">
                <w:rPr>
                  <w:rFonts w:cstheme="minorHAnsi"/>
                </w:rPr>
                <w:t xml:space="preserve">COREQ is now listed as a supporting figure and cited in the manuscript. P.8. </w:t>
              </w:r>
            </w:ins>
            <w:del w:id="359" w:author="Bob Hough" w:date="2026-09-25T21:08:00Z" w16du:dateUtc="2026-09-26T01:08:00Z">
              <w:r w:rsidR="00DB7860">
                <w:fldChar w:fldCharType="begin">
                  <w:ffData>
                    <w:name w:val="Text53"/>
                    <w:enabled/>
                    <w:calcOnExit w:val="0"/>
                    <w:textInput/>
                  </w:ffData>
                </w:fldChar>
              </w:r>
              <w:bookmarkStart w:id="360" w:name="Text53"/>
              <w:r w:rsidR="00DB7860">
                <w:delInstrText xml:space="preserve"> FORMTEXT </w:delInstrText>
              </w:r>
              <w:r w:rsidR="00DB7860">
                <w:fldChar w:fldCharType="separate"/>
              </w:r>
              <w:r w:rsidR="00DB7860">
                <w:rPr>
                  <w:noProof/>
                </w:rPr>
                <w:delText> </w:delText>
              </w:r>
              <w:r w:rsidR="00DB7860">
                <w:rPr>
                  <w:noProof/>
                </w:rPr>
                <w:delText> </w:delText>
              </w:r>
              <w:r w:rsidR="00DB7860">
                <w:rPr>
                  <w:noProof/>
                </w:rPr>
                <w:delText> </w:delText>
              </w:r>
              <w:r w:rsidR="00DB7860">
                <w:rPr>
                  <w:noProof/>
                </w:rPr>
                <w:delText> </w:delText>
              </w:r>
              <w:r w:rsidR="00DB7860">
                <w:rPr>
                  <w:noProof/>
                </w:rPr>
                <w:delText> </w:delText>
              </w:r>
              <w:r w:rsidR="00DB7860">
                <w:fldChar w:fldCharType="end"/>
              </w:r>
              <w:bookmarkEnd w:id="360"/>
            </w:del>
          </w:p>
          <w:p w14:paraId="5F43B341" w14:textId="77777777" w:rsidR="00AD17A2" w:rsidRDefault="00AD17A2" w:rsidP="00AD17A2">
            <w:pPr>
              <w:jc w:val="both"/>
              <w:rPr>
                <w:del w:id="361" w:author="Bob Hough" w:date="2026-09-25T21:08:00Z" w16du:dateUtc="2026-09-26T01:08:00Z"/>
              </w:rPr>
            </w:pPr>
          </w:p>
          <w:p w14:paraId="4340A7BE" w14:textId="77777777" w:rsidR="00AD17A2" w:rsidRDefault="00AD17A2" w:rsidP="00AD17A2">
            <w:pPr>
              <w:jc w:val="both"/>
              <w:rPr>
                <w:del w:id="362" w:author="Bob Hough" w:date="2026-09-25T21:08:00Z" w16du:dateUtc="2026-09-26T01:08:00Z"/>
              </w:rPr>
            </w:pPr>
          </w:p>
          <w:p w14:paraId="227009C7" w14:textId="77777777" w:rsidR="00AD17A2" w:rsidRDefault="00AD17A2" w:rsidP="00AD17A2">
            <w:pPr>
              <w:jc w:val="both"/>
              <w:rPr>
                <w:del w:id="363" w:author="Bob Hough" w:date="2026-09-25T21:08:00Z" w16du:dateUtc="2026-09-26T01:08:00Z"/>
              </w:rPr>
            </w:pPr>
          </w:p>
          <w:p w14:paraId="3F33E465" w14:textId="77777777" w:rsidR="00AD17A2" w:rsidRDefault="00AD17A2" w:rsidP="00AD17A2">
            <w:pPr>
              <w:jc w:val="both"/>
              <w:rPr>
                <w:del w:id="364" w:author="Bob Hough" w:date="2026-09-25T21:08:00Z" w16du:dateUtc="2026-09-26T01:08:00Z"/>
              </w:rPr>
            </w:pPr>
          </w:p>
          <w:p w14:paraId="44CDCD02" w14:textId="77777777" w:rsidR="00AD17A2" w:rsidRDefault="00AD17A2" w:rsidP="00F85062">
            <w:pPr>
              <w:pPrChange w:id="365" w:author="Bob Hough" w:date="2026-09-25T21:08:00Z" w16du:dateUtc="2026-09-26T01:08:00Z">
                <w:pPr>
                  <w:jc w:val="both"/>
                </w:pPr>
              </w:pPrChange>
            </w:pPr>
          </w:p>
        </w:tc>
        <w:tc>
          <w:tcPr>
            <w:tcW w:w="4508" w:type="dxa"/>
            <w:tcPrChange w:id="366" w:author="Bob Hough" w:date="2026-09-25T21:08:00Z" w16du:dateUtc="2026-09-26T01:08:00Z">
              <w:tcPr>
                <w:tcW w:w="872" w:type="dxa"/>
                <w:gridSpan w:val="2"/>
              </w:tcPr>
            </w:tcPrChange>
          </w:tcPr>
          <w:p w14:paraId="263EA929" w14:textId="77777777" w:rsidR="00AD17A2" w:rsidRDefault="00DB7860" w:rsidP="00AD17A2">
            <w:pPr>
              <w:jc w:val="both"/>
            </w:pPr>
            <w:del w:id="367" w:author="Bob Hough" w:date="2026-09-25T21:08:00Z" w16du:dateUtc="2026-09-26T01:08:00Z">
              <w:r>
                <w:fldChar w:fldCharType="begin">
                  <w:ffData>
                    <w:name w:val="Text54"/>
                    <w:enabled/>
                    <w:calcOnExit w:val="0"/>
                    <w:textInput/>
                  </w:ffData>
                </w:fldChar>
              </w:r>
              <w:bookmarkStart w:id="368" w:name="Text5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bookmarkEnd w:id="368"/>
          </w:p>
        </w:tc>
        <w:tc>
          <w:tcPr>
            <w:tcW w:w="4508" w:type="dxa"/>
            <w:tcPrChange w:id="369" w:author="Bob Hough" w:date="2026-09-25T21:08:00Z" w16du:dateUtc="2026-09-26T01:08:00Z">
              <w:tcPr>
                <w:tcW w:w="1598" w:type="dxa"/>
                <w:gridSpan w:val="2"/>
              </w:tcPr>
            </w:tcPrChange>
          </w:tcPr>
          <w:p w14:paraId="4CEC3ECB" w14:textId="77777777" w:rsidR="00AD17A2" w:rsidRDefault="00DB7860" w:rsidP="00AD17A2">
            <w:pPr>
              <w:jc w:val="both"/>
            </w:pPr>
            <w:del w:id="370" w:author="Bob Hough" w:date="2026-09-25T21:08:00Z" w16du:dateUtc="2026-09-26T01:08:00Z">
              <w:r>
                <w:fldChar w:fldCharType="begin">
                  <w:ffData>
                    <w:name w:val="Text55"/>
                    <w:enabled/>
                    <w:calcOnExit w:val="0"/>
                    <w:textInput/>
                  </w:ffData>
                </w:fldChar>
              </w:r>
              <w:bookmarkStart w:id="371" w:name="Text5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bookmarkEnd w:id="371"/>
          </w:p>
        </w:tc>
        <w:tc>
          <w:tcPr>
            <w:tcW w:w="4508" w:type="dxa"/>
            <w:tcPrChange w:id="372" w:author="Bob Hough" w:date="2026-09-25T21:08:00Z" w16du:dateUtc="2026-09-26T01:08:00Z">
              <w:tcPr>
                <w:tcW w:w="1454" w:type="dxa"/>
                <w:gridSpan w:val="2"/>
              </w:tcPr>
            </w:tcPrChange>
          </w:tcPr>
          <w:p w14:paraId="1E31D4BB" w14:textId="77777777" w:rsidR="00AD17A2" w:rsidRDefault="00DB7860" w:rsidP="00AD17A2">
            <w:pPr>
              <w:jc w:val="both"/>
            </w:pPr>
            <w:del w:id="373" w:author="Bob Hough" w:date="2026-09-25T21:08:00Z" w16du:dateUtc="2026-09-26T01:08:00Z">
              <w:r>
                <w:fldChar w:fldCharType="begin">
                  <w:ffData>
                    <w:name w:val="Text56"/>
                    <w:enabled/>
                    <w:calcOnExit w:val="0"/>
                    <w:textInput/>
                  </w:ffData>
                </w:fldChar>
              </w:r>
              <w:bookmarkStart w:id="374" w:name="Text5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bookmarkEnd w:id="374"/>
          </w:p>
        </w:tc>
        <w:tc>
          <w:tcPr>
            <w:tcW w:w="4508" w:type="dxa"/>
            <w:tcPrChange w:id="375" w:author="Bob Hough" w:date="2026-09-25T21:08:00Z" w16du:dateUtc="2026-09-26T01:08:00Z">
              <w:tcPr>
                <w:tcW w:w="1431" w:type="dxa"/>
                <w:gridSpan w:val="2"/>
              </w:tcPr>
            </w:tcPrChange>
          </w:tcPr>
          <w:p w14:paraId="78BABB62" w14:textId="77777777" w:rsidR="00AD17A2" w:rsidRDefault="00DB7860" w:rsidP="00AD17A2">
            <w:pPr>
              <w:jc w:val="both"/>
            </w:pPr>
            <w:del w:id="376" w:author="Bob Hough" w:date="2026-09-25T21:08:00Z" w16du:dateUtc="2026-09-26T01:08:00Z">
              <w:r>
                <w:fldChar w:fldCharType="begin">
                  <w:ffData>
                    <w:name w:val="Text57"/>
                    <w:enabled/>
                    <w:calcOnExit w:val="0"/>
                    <w:textInput/>
                  </w:ffData>
                </w:fldChar>
              </w:r>
              <w:bookmarkStart w:id="377" w:name="Text5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bookmarkEnd w:id="377"/>
          </w:p>
        </w:tc>
      </w:tr>
      <w:tr w:rsidR="002D54AA" w:rsidRPr="00851819" w14:paraId="58552587" w14:textId="77777777" w:rsidTr="00F85062">
        <w:tblPrEx>
          <w:tblW w:w="0" w:type="auto"/>
          <w:tblPrExChange w:id="378" w:author="Bob Hough" w:date="2026-09-25T21:08:00Z" w16du:dateUtc="2026-09-26T01:08:00Z">
            <w:tblPrEx>
              <w:tblW w:w="0" w:type="auto"/>
            </w:tblPrEx>
          </w:tblPrExChange>
        </w:tblPrEx>
        <w:tc>
          <w:tcPr>
            <w:tcW w:w="4508" w:type="dxa"/>
            <w:tcPrChange w:id="379" w:author="Bob Hough" w:date="2026-09-25T21:08:00Z" w16du:dateUtc="2026-09-26T01:08:00Z">
              <w:tcPr>
                <w:tcW w:w="2719" w:type="dxa"/>
                <w:gridSpan w:val="2"/>
              </w:tcPr>
            </w:tcPrChange>
          </w:tcPr>
          <w:p w14:paraId="3B339E58" w14:textId="77777777" w:rsidR="00AD17A2" w:rsidRPr="00851819" w:rsidRDefault="00B71EB9" w:rsidP="00F85062">
            <w:pPr>
              <w:pPrChange w:id="380" w:author="Bob Hough" w:date="2026-09-25T21:08:00Z" w16du:dateUtc="2026-09-26T01:08:00Z">
                <w:pPr>
                  <w:jc w:val="both"/>
                </w:pPr>
              </w:pPrChange>
            </w:pPr>
            <w:ins w:id="381" w:author="Bob Hough" w:date="2026-09-25T21:08:00Z" w16du:dateUtc="2026-09-26T01:08:00Z">
              <w:r w:rsidRPr="00B71EB9">
                <w:rPr>
                  <w:rFonts w:cstheme="minorHAnsi"/>
                  <w:lang w:eastAsia="en-GB"/>
                </w:rPr>
                <w:t>The reported research design describes the interim evaluation of the nurse navigators approach. Interviews were conducted as part of this evaluation and the transcribed interviews were analysed with the thematic focus on FTA (“the management of FTAs and the effects this label has on patients when they are unable to attend specialist outpatient appointments.” (170/171)). It is unclear if FTA was explicitly included into the data collection (e.g. as theme within the interview guide) in an iterative way or if primarily collected data of the nurse navigator evaluation were analysed with the new lens of FTA? I recommend to clear the difference explicitly if it was an explanatory sequential mixed-method design including FTA as theme primarily OR a secondary analyses of the qualitative evaluation data? I think it was the second one, but in my view the manuscript is ambigous with regard to that.</w:t>
              </w:r>
            </w:ins>
            <w:del w:id="382"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tc>
        <w:tc>
          <w:tcPr>
            <w:tcW w:w="4508" w:type="dxa"/>
            <w:tcPrChange w:id="383" w:author="Bob Hough" w:date="2026-09-25T21:08:00Z" w16du:dateUtc="2026-09-26T01:08:00Z">
              <w:tcPr>
                <w:tcW w:w="942" w:type="dxa"/>
              </w:tcPr>
            </w:tcPrChange>
          </w:tcPr>
          <w:p w14:paraId="3E2D8814" w14:textId="77777777" w:rsidR="00B71EB9" w:rsidRPr="00B71EB9" w:rsidRDefault="00B71EB9" w:rsidP="00F85062">
            <w:pPr>
              <w:rPr>
                <w:ins w:id="384" w:author="Bob Hough" w:date="2026-09-25T21:08:00Z" w16du:dateUtc="2026-09-26T01:08:00Z"/>
                <w:rFonts w:cstheme="minorHAnsi"/>
              </w:rPr>
            </w:pPr>
            <w:ins w:id="385" w:author="Bob Hough" w:date="2026-09-25T21:08:00Z" w16du:dateUtc="2026-09-26T01:08:00Z">
              <w:r w:rsidRPr="00B71EB9">
                <w:rPr>
                  <w:rFonts w:cstheme="minorHAnsi"/>
                </w:rPr>
                <w:t>This section of the paper has been amended to clearly show that the FTA focus was as a result of the initial data analysis in the overall study.</w:t>
              </w:r>
            </w:ins>
          </w:p>
          <w:p w14:paraId="73CA320B" w14:textId="77777777" w:rsidR="00B71EB9" w:rsidRPr="00B71EB9" w:rsidRDefault="00B71EB9" w:rsidP="00F85062">
            <w:pPr>
              <w:rPr>
                <w:ins w:id="386" w:author="Bob Hough" w:date="2026-09-25T21:08:00Z" w16du:dateUtc="2026-09-26T01:08:00Z"/>
                <w:rFonts w:cstheme="minorHAnsi"/>
              </w:rPr>
            </w:pPr>
          </w:p>
          <w:p w14:paraId="464E610C" w14:textId="77777777" w:rsidR="00AD17A2" w:rsidRPr="00851819" w:rsidRDefault="00B71EB9" w:rsidP="00AD17A2">
            <w:pPr>
              <w:jc w:val="both"/>
              <w:rPr>
                <w:del w:id="387" w:author="Bob Hough" w:date="2026-09-25T21:08:00Z" w16du:dateUtc="2026-09-26T01:08:00Z"/>
              </w:rPr>
            </w:pPr>
            <w:ins w:id="388" w:author="Bob Hough" w:date="2026-09-25T21:08:00Z" w16du:dateUtc="2026-09-26T01:08:00Z">
              <w:r w:rsidRPr="00B71EB9">
                <w:rPr>
                  <w:rFonts w:cstheme="minorHAnsi"/>
                </w:rPr>
                <w:t>“The impetus to explore the FTA phenomenon qualitatively was based on the interim quantitative data analysis. Subsequently, during initial qualitative data analysis the term FTAs became apparent. The emergence of FTA as a phenomenon in both data sets, prompted a reanalysis of the qualitative data to focus on more specifically on FTAs.” P. 6</w:t>
              </w:r>
            </w:ins>
            <w:del w:id="389"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p w14:paraId="47EDE359" w14:textId="77777777" w:rsidR="00AD17A2" w:rsidRPr="00851819" w:rsidRDefault="00AD17A2" w:rsidP="00AD17A2">
            <w:pPr>
              <w:jc w:val="both"/>
              <w:rPr>
                <w:del w:id="390" w:author="Bob Hough" w:date="2026-09-25T21:08:00Z" w16du:dateUtc="2026-09-26T01:08:00Z"/>
              </w:rPr>
            </w:pPr>
          </w:p>
          <w:p w14:paraId="0C37ACF2" w14:textId="77777777" w:rsidR="00AD17A2" w:rsidRPr="00851819" w:rsidRDefault="00AD17A2" w:rsidP="00AD17A2">
            <w:pPr>
              <w:jc w:val="both"/>
              <w:rPr>
                <w:del w:id="391" w:author="Bob Hough" w:date="2026-09-25T21:08:00Z" w16du:dateUtc="2026-09-26T01:08:00Z"/>
              </w:rPr>
            </w:pPr>
          </w:p>
          <w:p w14:paraId="4EF26AB3" w14:textId="77777777" w:rsidR="00AD17A2" w:rsidRPr="00851819" w:rsidRDefault="00AD17A2" w:rsidP="00AD17A2">
            <w:pPr>
              <w:jc w:val="both"/>
              <w:rPr>
                <w:del w:id="392" w:author="Bob Hough" w:date="2026-09-25T21:08:00Z" w16du:dateUtc="2026-09-26T01:08:00Z"/>
              </w:rPr>
            </w:pPr>
          </w:p>
          <w:p w14:paraId="44F42400" w14:textId="77777777" w:rsidR="00AD17A2" w:rsidRPr="00851819" w:rsidRDefault="00AD17A2" w:rsidP="00AD17A2">
            <w:pPr>
              <w:jc w:val="both"/>
              <w:rPr>
                <w:del w:id="393" w:author="Bob Hough" w:date="2026-09-25T21:08:00Z" w16du:dateUtc="2026-09-26T01:08:00Z"/>
              </w:rPr>
            </w:pPr>
          </w:p>
          <w:p w14:paraId="6515FF12" w14:textId="77777777" w:rsidR="00AD17A2" w:rsidRPr="00851819" w:rsidRDefault="00AD17A2" w:rsidP="00F85062">
            <w:pPr>
              <w:pPrChange w:id="394" w:author="Bob Hough" w:date="2026-09-25T21:08:00Z" w16du:dateUtc="2026-09-26T01:08:00Z">
                <w:pPr>
                  <w:jc w:val="both"/>
                </w:pPr>
              </w:pPrChange>
            </w:pPr>
          </w:p>
        </w:tc>
        <w:tc>
          <w:tcPr>
            <w:tcW w:w="4508" w:type="dxa"/>
            <w:tcPrChange w:id="395" w:author="Bob Hough" w:date="2026-09-25T21:08:00Z" w16du:dateUtc="2026-09-26T01:08:00Z">
              <w:tcPr>
                <w:tcW w:w="872" w:type="dxa"/>
                <w:gridSpan w:val="2"/>
              </w:tcPr>
            </w:tcPrChange>
          </w:tcPr>
          <w:p w14:paraId="17E74509" w14:textId="77777777" w:rsidR="00AD17A2" w:rsidRPr="00851819" w:rsidRDefault="00842719" w:rsidP="00AD17A2">
            <w:pPr>
              <w:jc w:val="both"/>
            </w:pPr>
            <w:del w:id="396"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397" w:author="Bob Hough" w:date="2026-09-25T21:08:00Z" w16du:dateUtc="2026-09-26T01:08:00Z">
              <w:tcPr>
                <w:tcW w:w="1598" w:type="dxa"/>
                <w:gridSpan w:val="2"/>
              </w:tcPr>
            </w:tcPrChange>
          </w:tcPr>
          <w:p w14:paraId="1E50288A" w14:textId="77777777" w:rsidR="00AD17A2" w:rsidRPr="00851819" w:rsidRDefault="00842719" w:rsidP="00AD17A2">
            <w:pPr>
              <w:jc w:val="both"/>
            </w:pPr>
            <w:del w:id="398"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399" w:author="Bob Hough" w:date="2026-09-25T21:08:00Z" w16du:dateUtc="2026-09-26T01:08:00Z">
              <w:tcPr>
                <w:tcW w:w="1454" w:type="dxa"/>
                <w:gridSpan w:val="2"/>
              </w:tcPr>
            </w:tcPrChange>
          </w:tcPr>
          <w:p w14:paraId="042FE771" w14:textId="77777777" w:rsidR="00AD17A2" w:rsidRPr="00851819" w:rsidRDefault="00842719" w:rsidP="00AD17A2">
            <w:pPr>
              <w:jc w:val="both"/>
            </w:pPr>
            <w:del w:id="400"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01" w:author="Bob Hough" w:date="2026-09-25T21:08:00Z" w16du:dateUtc="2026-09-26T01:08:00Z">
              <w:tcPr>
                <w:tcW w:w="1431" w:type="dxa"/>
                <w:gridSpan w:val="2"/>
              </w:tcPr>
            </w:tcPrChange>
          </w:tcPr>
          <w:p w14:paraId="3CCE7B18" w14:textId="77777777" w:rsidR="00AD17A2" w:rsidRPr="00851819" w:rsidRDefault="00842719" w:rsidP="00AD17A2">
            <w:pPr>
              <w:jc w:val="both"/>
            </w:pPr>
            <w:del w:id="40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10212A47" w14:textId="77777777" w:rsidTr="00F85062">
        <w:tblPrEx>
          <w:tblW w:w="0" w:type="auto"/>
          <w:tblPrExChange w:id="403" w:author="Bob Hough" w:date="2026-09-25T21:08:00Z" w16du:dateUtc="2026-09-26T01:08:00Z">
            <w:tblPrEx>
              <w:tblW w:w="0" w:type="auto"/>
            </w:tblPrEx>
          </w:tblPrExChange>
        </w:tblPrEx>
        <w:tc>
          <w:tcPr>
            <w:tcW w:w="4508" w:type="dxa"/>
            <w:tcPrChange w:id="404" w:author="Bob Hough" w:date="2026-09-25T21:08:00Z" w16du:dateUtc="2026-09-26T01:08:00Z">
              <w:tcPr>
                <w:tcW w:w="2719" w:type="dxa"/>
                <w:gridSpan w:val="2"/>
              </w:tcPr>
            </w:tcPrChange>
          </w:tcPr>
          <w:p w14:paraId="558D95C4" w14:textId="77777777" w:rsidR="00AD17A2" w:rsidRPr="00851819" w:rsidRDefault="00B71EB9" w:rsidP="00F85062">
            <w:pPr>
              <w:pPrChange w:id="405" w:author="Bob Hough" w:date="2026-09-25T21:08:00Z" w16du:dateUtc="2026-09-26T01:08:00Z">
                <w:pPr>
                  <w:jc w:val="both"/>
                </w:pPr>
              </w:pPrChange>
            </w:pPr>
            <w:ins w:id="406" w:author="Bob Hough" w:date="2026-09-25T21:08:00Z" w16du:dateUtc="2026-09-26T01:08:00Z">
              <w:r w:rsidRPr="00B71EB9">
                <w:rPr>
                  <w:rFonts w:cstheme="minorHAnsi"/>
                  <w:lang w:eastAsia="en-GB"/>
                </w:rPr>
                <w:t>Data analyses: A combined deductive inductive approach was used to analyse data and out of this procedure a code system evolved. I recommend to report the code system (e.g. as mind-map, code tree or table) to ensure transparency and to guide the reader through the results by visualization.</w:t>
              </w:r>
              <w:r w:rsidRPr="00B71EB9">
                <w:rPr>
                  <w:rFonts w:cstheme="minorHAnsi"/>
                  <w:lang w:eastAsia="en-GB"/>
                </w:rPr>
                <w:br/>
                <w:t>Description of data analysis is a bit confusing: “Second cycle coding was then completed by the research team members collaboratively, and codes were … further developed within the analytic lens of the nurse navigator service” (208-210). Why did the authors not use the lens of FTA?</w:t>
              </w:r>
            </w:ins>
            <w:del w:id="407"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tc>
        <w:tc>
          <w:tcPr>
            <w:tcW w:w="4508" w:type="dxa"/>
            <w:tcPrChange w:id="408" w:author="Bob Hough" w:date="2026-09-25T21:08:00Z" w16du:dateUtc="2026-09-26T01:08:00Z">
              <w:tcPr>
                <w:tcW w:w="942" w:type="dxa"/>
              </w:tcPr>
            </w:tcPrChange>
          </w:tcPr>
          <w:p w14:paraId="7B82A376" w14:textId="77777777" w:rsidR="00B71EB9" w:rsidRPr="00B71EB9" w:rsidRDefault="00B71EB9" w:rsidP="00F85062">
            <w:pPr>
              <w:rPr>
                <w:ins w:id="409" w:author="Bob Hough" w:date="2026-09-25T21:08:00Z" w16du:dateUtc="2026-09-26T01:08:00Z"/>
                <w:rFonts w:cstheme="minorHAnsi"/>
              </w:rPr>
            </w:pPr>
            <w:ins w:id="410" w:author="Bob Hough" w:date="2026-09-25T21:08:00Z" w16du:dateUtc="2026-09-26T01:08:00Z">
              <w:r w:rsidRPr="00B71EB9">
                <w:rPr>
                  <w:rFonts w:cstheme="minorHAnsi"/>
                </w:rPr>
                <w:t>Thank you for the feedback. The method now reads</w:t>
              </w:r>
            </w:ins>
          </w:p>
          <w:p w14:paraId="5DC5D715" w14:textId="77777777" w:rsidR="00B71EB9" w:rsidRPr="00B71EB9" w:rsidRDefault="00B71EB9" w:rsidP="00F85062">
            <w:pPr>
              <w:rPr>
                <w:ins w:id="411" w:author="Bob Hough" w:date="2026-09-25T21:08:00Z" w16du:dateUtc="2026-09-26T01:08:00Z"/>
                <w:rFonts w:cstheme="minorHAnsi"/>
              </w:rPr>
            </w:pPr>
          </w:p>
          <w:p w14:paraId="33B7655B" w14:textId="77777777" w:rsidR="00AD17A2" w:rsidRPr="00851819" w:rsidRDefault="00B71EB9" w:rsidP="00AD17A2">
            <w:pPr>
              <w:jc w:val="both"/>
              <w:rPr>
                <w:del w:id="412" w:author="Bob Hough" w:date="2026-09-25T21:08:00Z" w16du:dateUtc="2026-09-26T01:08:00Z"/>
              </w:rPr>
            </w:pPr>
            <w:ins w:id="413" w:author="Bob Hough" w:date="2026-09-25T21:08:00Z" w16du:dateUtc="2026-09-26T01:08:00Z">
              <w:r w:rsidRPr="00B71EB9">
                <w:rPr>
                  <w:rFonts w:cstheme="minorHAnsi"/>
                </w:rPr>
                <w:t xml:space="preserve">“While questions around FTA had not been specifically asked in interview, the topic came up in several interviews, particularly with the nurse navigators because it was central to the their  work and they saw it as part of the explanation for patient’s alienation from the system. Initial coding was independently completed by two members of the research team who coded the data by single word, paragraph and full content </w:t>
              </w:r>
              <w:r w:rsidRPr="00B71EB9">
                <w:rPr>
                  <w:rFonts w:cstheme="minorHAnsi"/>
                  <w:noProof/>
                </w:rPr>
                <w:t>(14)</w:t>
              </w:r>
              <w:r w:rsidRPr="00B71EB9">
                <w:rPr>
                  <w:rFonts w:cstheme="minorHAnsi"/>
                </w:rPr>
                <w:t xml:space="preserve">. Second cycle coding was then completed by seven research team members collaboratively, and codes were reconfigured, recategorized, resynthesized and further developed within the analytic lens of FTA </w:t>
              </w:r>
              <w:r w:rsidRPr="00B71EB9">
                <w:rPr>
                  <w:rFonts w:cstheme="minorHAnsi"/>
                  <w:noProof/>
                </w:rPr>
                <w:t>(14)</w:t>
              </w:r>
              <w:r w:rsidRPr="00B71EB9">
                <w:rPr>
                  <w:rFonts w:cstheme="minorHAnsi"/>
                </w:rPr>
                <w:t>. Final consensus of themes was achieved collaboratively within the research team with collated themes collapsed into major themes with accompanying quotes to demonstrate the themes (See S1 Fig COREQ Checklist).”</w:t>
              </w:r>
            </w:ins>
            <w:del w:id="414"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p w14:paraId="1DB83624" w14:textId="77777777" w:rsidR="00AD17A2" w:rsidRPr="00851819" w:rsidRDefault="00AD17A2" w:rsidP="00AD17A2">
            <w:pPr>
              <w:jc w:val="both"/>
              <w:rPr>
                <w:del w:id="415" w:author="Bob Hough" w:date="2026-09-25T21:08:00Z" w16du:dateUtc="2026-09-26T01:08:00Z"/>
              </w:rPr>
            </w:pPr>
          </w:p>
          <w:p w14:paraId="3F01D400" w14:textId="77777777" w:rsidR="00AD17A2" w:rsidRPr="00851819" w:rsidRDefault="00AD17A2" w:rsidP="00AD17A2">
            <w:pPr>
              <w:jc w:val="both"/>
              <w:rPr>
                <w:del w:id="416" w:author="Bob Hough" w:date="2026-09-25T21:08:00Z" w16du:dateUtc="2026-09-26T01:08:00Z"/>
              </w:rPr>
            </w:pPr>
          </w:p>
          <w:p w14:paraId="442EE46F" w14:textId="77777777" w:rsidR="00AD17A2" w:rsidRPr="00851819" w:rsidRDefault="00AD17A2" w:rsidP="00AD17A2">
            <w:pPr>
              <w:jc w:val="both"/>
              <w:rPr>
                <w:del w:id="417" w:author="Bob Hough" w:date="2026-09-25T21:08:00Z" w16du:dateUtc="2026-09-26T01:08:00Z"/>
              </w:rPr>
            </w:pPr>
          </w:p>
          <w:p w14:paraId="55FE4765" w14:textId="77777777" w:rsidR="00AD17A2" w:rsidRPr="00851819" w:rsidRDefault="00AD17A2" w:rsidP="00AD17A2">
            <w:pPr>
              <w:jc w:val="both"/>
              <w:rPr>
                <w:del w:id="418" w:author="Bob Hough" w:date="2026-09-25T21:08:00Z" w16du:dateUtc="2026-09-26T01:08:00Z"/>
              </w:rPr>
            </w:pPr>
          </w:p>
          <w:p w14:paraId="1705DC10" w14:textId="77777777" w:rsidR="00AD17A2" w:rsidRPr="00851819" w:rsidRDefault="00AD17A2" w:rsidP="00F85062">
            <w:pPr>
              <w:pPrChange w:id="419" w:author="Bob Hough" w:date="2026-09-25T21:08:00Z" w16du:dateUtc="2026-09-26T01:08:00Z">
                <w:pPr>
                  <w:jc w:val="both"/>
                </w:pPr>
              </w:pPrChange>
            </w:pPr>
          </w:p>
        </w:tc>
        <w:tc>
          <w:tcPr>
            <w:tcW w:w="4508" w:type="dxa"/>
            <w:tcPrChange w:id="420" w:author="Bob Hough" w:date="2026-09-25T21:08:00Z" w16du:dateUtc="2026-09-26T01:08:00Z">
              <w:tcPr>
                <w:tcW w:w="872" w:type="dxa"/>
                <w:gridSpan w:val="2"/>
              </w:tcPr>
            </w:tcPrChange>
          </w:tcPr>
          <w:p w14:paraId="56D81AA4" w14:textId="77777777" w:rsidR="00AD17A2" w:rsidRPr="00851819" w:rsidRDefault="00842719" w:rsidP="00AD17A2">
            <w:pPr>
              <w:jc w:val="both"/>
            </w:pPr>
            <w:del w:id="421"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22" w:author="Bob Hough" w:date="2026-09-25T21:08:00Z" w16du:dateUtc="2026-09-26T01:08:00Z">
              <w:tcPr>
                <w:tcW w:w="1598" w:type="dxa"/>
                <w:gridSpan w:val="2"/>
              </w:tcPr>
            </w:tcPrChange>
          </w:tcPr>
          <w:p w14:paraId="3B82F4B3" w14:textId="77777777" w:rsidR="00AD17A2" w:rsidRPr="00851819" w:rsidRDefault="00842719" w:rsidP="00AD17A2">
            <w:pPr>
              <w:jc w:val="both"/>
            </w:pPr>
            <w:del w:id="423"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24" w:author="Bob Hough" w:date="2026-09-25T21:08:00Z" w16du:dateUtc="2026-09-26T01:08:00Z">
              <w:tcPr>
                <w:tcW w:w="1454" w:type="dxa"/>
                <w:gridSpan w:val="2"/>
              </w:tcPr>
            </w:tcPrChange>
          </w:tcPr>
          <w:p w14:paraId="29F238D1" w14:textId="77777777" w:rsidR="00AD17A2" w:rsidRPr="00851819" w:rsidRDefault="00842719" w:rsidP="00AD17A2">
            <w:pPr>
              <w:jc w:val="both"/>
            </w:pPr>
            <w:del w:id="42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26" w:author="Bob Hough" w:date="2026-09-25T21:08:00Z" w16du:dateUtc="2026-09-26T01:08:00Z">
              <w:tcPr>
                <w:tcW w:w="1431" w:type="dxa"/>
                <w:gridSpan w:val="2"/>
              </w:tcPr>
            </w:tcPrChange>
          </w:tcPr>
          <w:p w14:paraId="4C7A6FD5" w14:textId="77777777" w:rsidR="00AD17A2" w:rsidRPr="00851819" w:rsidRDefault="00842719" w:rsidP="00AD17A2">
            <w:pPr>
              <w:jc w:val="both"/>
            </w:pPr>
            <w:del w:id="427"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1521CA83" w14:textId="77777777" w:rsidTr="00F85062">
        <w:tblPrEx>
          <w:tblW w:w="0" w:type="auto"/>
          <w:tblPrExChange w:id="428" w:author="Bob Hough" w:date="2026-09-25T21:08:00Z" w16du:dateUtc="2026-09-26T01:08:00Z">
            <w:tblPrEx>
              <w:tblW w:w="0" w:type="auto"/>
            </w:tblPrEx>
          </w:tblPrExChange>
        </w:tblPrEx>
        <w:tc>
          <w:tcPr>
            <w:tcW w:w="4508" w:type="dxa"/>
            <w:tcPrChange w:id="429" w:author="Bob Hough" w:date="2026-09-25T21:08:00Z" w16du:dateUtc="2026-09-26T01:08:00Z">
              <w:tcPr>
                <w:tcW w:w="2719" w:type="dxa"/>
                <w:gridSpan w:val="2"/>
              </w:tcPr>
            </w:tcPrChange>
          </w:tcPr>
          <w:p w14:paraId="635FAED9" w14:textId="77777777" w:rsidR="00AD17A2" w:rsidRPr="00851819" w:rsidRDefault="00B71EB9" w:rsidP="00F85062">
            <w:pPr>
              <w:pPrChange w:id="430" w:author="Bob Hough" w:date="2026-09-25T21:08:00Z" w16du:dateUtc="2026-09-26T01:08:00Z">
                <w:pPr>
                  <w:jc w:val="both"/>
                </w:pPr>
              </w:pPrChange>
            </w:pPr>
            <w:ins w:id="431" w:author="Bob Hough" w:date="2026-09-25T21:08:00Z" w16du:dateUtc="2026-09-26T01:08:00Z">
              <w:r w:rsidRPr="00B71EB9">
                <w:rPr>
                  <w:rFonts w:cstheme="minorHAnsi"/>
                  <w:lang w:eastAsia="en-GB"/>
                </w:rPr>
                <w:t>- Results -</w:t>
              </w:r>
              <w:r w:rsidRPr="00B71EB9">
                <w:rPr>
                  <w:rFonts w:cstheme="minorHAnsi"/>
                  <w:lang w:eastAsia="en-GB"/>
                </w:rPr>
                <w:br/>
              </w:r>
              <w:r w:rsidRPr="00B71EB9">
                <w:rPr>
                  <w:rFonts w:cstheme="minorHAnsi"/>
                  <w:lang w:eastAsia="en-GB"/>
                </w:rPr>
                <w:br/>
                <w:t>Conflicting patients’/health services priorities.</w:t>
              </w:r>
              <w:r w:rsidRPr="00B71EB9">
                <w:rPr>
                  <w:rFonts w:cstheme="minorHAnsi"/>
                  <w:lang w:eastAsia="en-GB"/>
                </w:rPr>
                <w:br/>
                <w:t>In my view, the authors report predominantly reasons of failure and they identified access barriers (e.g. money, time, distance, disability, equipping). I cannot comprehend the label of this major code “Conflicting patients’/health services priorities”. I recommend to provide a definition or meaning of the major code labels to clarify this.</w:t>
              </w:r>
            </w:ins>
            <w:del w:id="432"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tc>
        <w:tc>
          <w:tcPr>
            <w:tcW w:w="4508" w:type="dxa"/>
            <w:tcPrChange w:id="433" w:author="Bob Hough" w:date="2026-09-25T21:08:00Z" w16du:dateUtc="2026-09-26T01:08:00Z">
              <w:tcPr>
                <w:tcW w:w="942" w:type="dxa"/>
              </w:tcPr>
            </w:tcPrChange>
          </w:tcPr>
          <w:p w14:paraId="1F5A6FE0" w14:textId="77777777" w:rsidR="00B71EB9" w:rsidRPr="00B71EB9" w:rsidRDefault="00B71EB9" w:rsidP="00F85062">
            <w:pPr>
              <w:rPr>
                <w:ins w:id="434" w:author="Bob Hough" w:date="2026-09-25T21:08:00Z" w16du:dateUtc="2026-09-26T01:08:00Z"/>
                <w:rFonts w:cstheme="minorHAnsi"/>
              </w:rPr>
            </w:pPr>
            <w:ins w:id="435" w:author="Bob Hough" w:date="2026-09-25T21:08:00Z" w16du:dateUtc="2026-09-26T01:08:00Z">
              <w:r w:rsidRPr="00B71EB9">
                <w:rPr>
                  <w:rFonts w:cstheme="minorHAnsi"/>
                </w:rPr>
                <w:t>Thank you for your comments. The presentation of the themes has been amended to more clearly describe the themes and the supporting participant quotes.</w:t>
              </w:r>
            </w:ins>
          </w:p>
          <w:p w14:paraId="6B829D9E" w14:textId="77777777" w:rsidR="00B71EB9" w:rsidRPr="00B71EB9" w:rsidRDefault="00B71EB9" w:rsidP="00F85062">
            <w:pPr>
              <w:rPr>
                <w:ins w:id="436" w:author="Bob Hough" w:date="2026-09-25T21:08:00Z" w16du:dateUtc="2026-09-26T01:08:00Z"/>
                <w:rFonts w:cstheme="minorHAnsi"/>
              </w:rPr>
            </w:pPr>
          </w:p>
          <w:p w14:paraId="0CE5ADEA" w14:textId="77777777" w:rsidR="00B71EB9" w:rsidRPr="00B71EB9" w:rsidRDefault="00B71EB9" w:rsidP="00F85062">
            <w:pPr>
              <w:rPr>
                <w:ins w:id="437" w:author="Bob Hough" w:date="2026-09-25T21:08:00Z" w16du:dateUtc="2026-09-26T01:08:00Z"/>
                <w:rFonts w:cstheme="minorHAnsi"/>
              </w:rPr>
            </w:pPr>
            <w:ins w:id="438" w:author="Bob Hough" w:date="2026-09-25T21:08:00Z" w16du:dateUtc="2026-09-26T01:08:00Z">
              <w:r w:rsidRPr="00B71EB9">
                <w:rPr>
                  <w:rFonts w:cstheme="minorHAnsi"/>
                </w:rPr>
                <w:t xml:space="preserve">These now read as; </w:t>
              </w:r>
            </w:ins>
          </w:p>
          <w:p w14:paraId="624D92B1" w14:textId="77777777" w:rsidR="00B71EB9" w:rsidRPr="00B71EB9" w:rsidRDefault="00B71EB9" w:rsidP="00F85062">
            <w:pPr>
              <w:rPr>
                <w:ins w:id="439" w:author="Bob Hough" w:date="2026-09-25T21:08:00Z" w16du:dateUtc="2026-09-26T01:08:00Z"/>
                <w:rFonts w:cstheme="minorHAnsi"/>
              </w:rPr>
            </w:pPr>
            <w:ins w:id="440" w:author="Bob Hough" w:date="2026-09-25T21:08:00Z" w16du:dateUtc="2026-09-26T01:08:00Z">
              <w:r w:rsidRPr="00B71EB9">
                <w:rPr>
                  <w:rFonts w:cstheme="minorHAnsi"/>
                </w:rPr>
                <w:t xml:space="preserve">Access Barriers </w:t>
              </w:r>
            </w:ins>
          </w:p>
          <w:p w14:paraId="55018257" w14:textId="77777777" w:rsidR="00B71EB9" w:rsidRPr="00B71EB9" w:rsidRDefault="00B71EB9" w:rsidP="00F85062">
            <w:pPr>
              <w:rPr>
                <w:ins w:id="441" w:author="Bob Hough" w:date="2026-09-25T21:08:00Z" w16du:dateUtc="2026-09-26T01:08:00Z"/>
                <w:rFonts w:cstheme="minorHAnsi"/>
              </w:rPr>
            </w:pPr>
            <w:ins w:id="442" w:author="Bob Hough" w:date="2026-09-25T21:08:00Z" w16du:dateUtc="2026-09-26T01:08:00Z">
              <w:r w:rsidRPr="00B71EB9">
                <w:rPr>
                  <w:rFonts w:cstheme="minorHAnsi"/>
                </w:rPr>
                <w:t>Failure to recognise personal stigma of FTA</w:t>
              </w:r>
            </w:ins>
          </w:p>
          <w:p w14:paraId="35F22EFB" w14:textId="77777777" w:rsidR="00B71EB9" w:rsidRPr="00B71EB9" w:rsidRDefault="00B71EB9" w:rsidP="00F85062">
            <w:pPr>
              <w:rPr>
                <w:ins w:id="443" w:author="Bob Hough" w:date="2026-09-25T21:08:00Z" w16du:dateUtc="2026-09-26T01:08:00Z"/>
                <w:rFonts w:cstheme="minorHAnsi"/>
              </w:rPr>
            </w:pPr>
            <w:ins w:id="444" w:author="Bob Hough" w:date="2026-09-25T21:08:00Z" w16du:dateUtc="2026-09-26T01:08:00Z">
              <w:r w:rsidRPr="00B71EB9">
                <w:rPr>
                  <w:rFonts w:cstheme="minorHAnsi"/>
                </w:rPr>
                <w:t xml:space="preserve">Bridging the gap </w:t>
              </w:r>
            </w:ins>
          </w:p>
          <w:p w14:paraId="68C3987D" w14:textId="77777777" w:rsidR="00AD17A2" w:rsidRPr="00851819" w:rsidRDefault="00842719" w:rsidP="00AD17A2">
            <w:pPr>
              <w:jc w:val="both"/>
              <w:rPr>
                <w:del w:id="445" w:author="Bob Hough" w:date="2026-09-25T21:08:00Z" w16du:dateUtc="2026-09-26T01:08:00Z"/>
              </w:rPr>
            </w:pPr>
            <w:del w:id="446"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32BDF590" w14:textId="77777777" w:rsidR="00AD17A2" w:rsidRPr="00851819" w:rsidRDefault="00AD17A2" w:rsidP="00AD17A2">
            <w:pPr>
              <w:jc w:val="both"/>
              <w:rPr>
                <w:del w:id="447" w:author="Bob Hough" w:date="2026-09-25T21:08:00Z" w16du:dateUtc="2026-09-26T01:08:00Z"/>
              </w:rPr>
            </w:pPr>
          </w:p>
          <w:p w14:paraId="3C825C58" w14:textId="77777777" w:rsidR="00AD17A2" w:rsidRPr="00851819" w:rsidRDefault="00AD17A2" w:rsidP="00AD17A2">
            <w:pPr>
              <w:jc w:val="both"/>
              <w:rPr>
                <w:del w:id="448" w:author="Bob Hough" w:date="2026-09-25T21:08:00Z" w16du:dateUtc="2026-09-26T01:08:00Z"/>
              </w:rPr>
            </w:pPr>
          </w:p>
          <w:p w14:paraId="701D7D4C" w14:textId="77777777" w:rsidR="00AD17A2" w:rsidRPr="00851819" w:rsidRDefault="00AD17A2" w:rsidP="00AD17A2">
            <w:pPr>
              <w:jc w:val="both"/>
              <w:rPr>
                <w:del w:id="449" w:author="Bob Hough" w:date="2026-09-25T21:08:00Z" w16du:dateUtc="2026-09-26T01:08:00Z"/>
              </w:rPr>
            </w:pPr>
          </w:p>
          <w:p w14:paraId="365CCAF0" w14:textId="77777777" w:rsidR="00AD17A2" w:rsidRPr="00851819" w:rsidRDefault="00AD17A2" w:rsidP="00AD17A2">
            <w:pPr>
              <w:jc w:val="both"/>
              <w:rPr>
                <w:del w:id="450" w:author="Bob Hough" w:date="2026-09-25T21:08:00Z" w16du:dateUtc="2026-09-26T01:08:00Z"/>
              </w:rPr>
            </w:pPr>
          </w:p>
          <w:p w14:paraId="20E23C9F" w14:textId="77777777" w:rsidR="00AD17A2" w:rsidRPr="00851819" w:rsidRDefault="00AD17A2" w:rsidP="00F85062">
            <w:pPr>
              <w:pPrChange w:id="451" w:author="Bob Hough" w:date="2026-09-25T21:08:00Z" w16du:dateUtc="2026-09-26T01:08:00Z">
                <w:pPr>
                  <w:jc w:val="both"/>
                </w:pPr>
              </w:pPrChange>
            </w:pPr>
          </w:p>
        </w:tc>
        <w:tc>
          <w:tcPr>
            <w:tcW w:w="4508" w:type="dxa"/>
            <w:tcPrChange w:id="452" w:author="Bob Hough" w:date="2026-09-25T21:08:00Z" w16du:dateUtc="2026-09-26T01:08:00Z">
              <w:tcPr>
                <w:tcW w:w="872" w:type="dxa"/>
                <w:gridSpan w:val="2"/>
              </w:tcPr>
            </w:tcPrChange>
          </w:tcPr>
          <w:p w14:paraId="223C54AA" w14:textId="77777777" w:rsidR="00AD17A2" w:rsidRPr="00851819" w:rsidRDefault="00842719" w:rsidP="00AD17A2">
            <w:pPr>
              <w:jc w:val="both"/>
            </w:pPr>
            <w:del w:id="453"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54" w:author="Bob Hough" w:date="2026-09-25T21:08:00Z" w16du:dateUtc="2026-09-26T01:08:00Z">
              <w:tcPr>
                <w:tcW w:w="1598" w:type="dxa"/>
                <w:gridSpan w:val="2"/>
              </w:tcPr>
            </w:tcPrChange>
          </w:tcPr>
          <w:p w14:paraId="7F88BA5F" w14:textId="77777777" w:rsidR="00AD17A2" w:rsidRPr="00851819" w:rsidRDefault="00842719" w:rsidP="00AD17A2">
            <w:pPr>
              <w:jc w:val="both"/>
            </w:pPr>
            <w:del w:id="45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56" w:author="Bob Hough" w:date="2026-09-25T21:08:00Z" w16du:dateUtc="2026-09-26T01:08:00Z">
              <w:tcPr>
                <w:tcW w:w="1454" w:type="dxa"/>
                <w:gridSpan w:val="2"/>
              </w:tcPr>
            </w:tcPrChange>
          </w:tcPr>
          <w:p w14:paraId="3B62CCB1" w14:textId="77777777" w:rsidR="00AD17A2" w:rsidRPr="00851819" w:rsidRDefault="00842719" w:rsidP="00AD17A2">
            <w:pPr>
              <w:jc w:val="both"/>
            </w:pPr>
            <w:del w:id="457"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58" w:author="Bob Hough" w:date="2026-09-25T21:08:00Z" w16du:dateUtc="2026-09-26T01:08:00Z">
              <w:tcPr>
                <w:tcW w:w="1431" w:type="dxa"/>
                <w:gridSpan w:val="2"/>
              </w:tcPr>
            </w:tcPrChange>
          </w:tcPr>
          <w:p w14:paraId="585377A5" w14:textId="77777777" w:rsidR="00AD17A2" w:rsidRPr="00851819" w:rsidRDefault="00842719" w:rsidP="00AD17A2">
            <w:pPr>
              <w:jc w:val="both"/>
            </w:pPr>
            <w:del w:id="459"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0D55834E" w14:textId="77777777" w:rsidTr="00F85062">
        <w:tblPrEx>
          <w:tblW w:w="0" w:type="auto"/>
          <w:tblPrExChange w:id="460" w:author="Bob Hough" w:date="2026-09-25T21:08:00Z" w16du:dateUtc="2026-09-26T01:08:00Z">
            <w:tblPrEx>
              <w:tblW w:w="0" w:type="auto"/>
            </w:tblPrEx>
          </w:tblPrExChange>
        </w:tblPrEx>
        <w:tc>
          <w:tcPr>
            <w:tcW w:w="4508" w:type="dxa"/>
            <w:tcPrChange w:id="461" w:author="Bob Hough" w:date="2026-09-25T21:08:00Z" w16du:dateUtc="2026-09-26T01:08:00Z">
              <w:tcPr>
                <w:tcW w:w="2719" w:type="dxa"/>
                <w:gridSpan w:val="2"/>
              </w:tcPr>
            </w:tcPrChange>
          </w:tcPr>
          <w:p w14:paraId="4C62C7B3" w14:textId="77777777" w:rsidR="00AD17A2" w:rsidRPr="00851819" w:rsidRDefault="00B71EB9" w:rsidP="00F85062">
            <w:pPr>
              <w:pPrChange w:id="462" w:author="Bob Hough" w:date="2026-09-25T21:08:00Z" w16du:dateUtc="2026-09-26T01:08:00Z">
                <w:pPr>
                  <w:jc w:val="both"/>
                </w:pPr>
              </w:pPrChange>
            </w:pPr>
            <w:ins w:id="463" w:author="Bob Hough" w:date="2026-09-25T21:08:00Z" w16du:dateUtc="2026-09-26T01:08:00Z">
              <w:r w:rsidRPr="00B71EB9">
                <w:rPr>
                  <w:rFonts w:cstheme="minorHAnsi"/>
                  <w:lang w:eastAsia="en-GB"/>
                </w:rPr>
                <w:t>Failure to Recognise Personal Stigma of FTA.</w:t>
              </w:r>
              <w:r w:rsidRPr="00B71EB9">
                <w:rPr>
                  <w:rFonts w:cstheme="minorHAnsi"/>
                  <w:lang w:eastAsia="en-GB"/>
                </w:rPr>
                <w:br/>
                <w:t>Only narratives of nurse navigators were quoted. Is this in line with the aims and research questions of the study?</w:t>
              </w:r>
            </w:ins>
            <w:del w:id="464"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tc>
        <w:tc>
          <w:tcPr>
            <w:tcW w:w="4508" w:type="dxa"/>
            <w:tcPrChange w:id="465" w:author="Bob Hough" w:date="2026-09-25T21:08:00Z" w16du:dateUtc="2026-09-26T01:08:00Z">
              <w:tcPr>
                <w:tcW w:w="942" w:type="dxa"/>
              </w:tcPr>
            </w:tcPrChange>
          </w:tcPr>
          <w:p w14:paraId="3B1C1343" w14:textId="77777777" w:rsidR="00B71EB9" w:rsidRPr="00B71EB9" w:rsidRDefault="00B71EB9" w:rsidP="00F85062">
            <w:pPr>
              <w:rPr>
                <w:ins w:id="466" w:author="Bob Hough" w:date="2026-09-25T21:08:00Z" w16du:dateUtc="2026-09-26T01:08:00Z"/>
                <w:rFonts w:cstheme="minorHAnsi"/>
              </w:rPr>
            </w:pPr>
            <w:ins w:id="467" w:author="Bob Hough" w:date="2026-09-25T21:08:00Z" w16du:dateUtc="2026-09-26T01:08:00Z">
              <w:r w:rsidRPr="00B71EB9">
                <w:rPr>
                  <w:rFonts w:cstheme="minorHAnsi"/>
                </w:rPr>
                <w:t xml:space="preserve">The majority of data collected on this subject were from Nurse Navigators. We have added the following sentence to clarify. </w:t>
              </w:r>
            </w:ins>
          </w:p>
          <w:p w14:paraId="3F1BD764" w14:textId="77777777" w:rsidR="00B71EB9" w:rsidRPr="00B71EB9" w:rsidRDefault="00B71EB9" w:rsidP="00F85062">
            <w:pPr>
              <w:rPr>
                <w:ins w:id="468" w:author="Bob Hough" w:date="2026-09-25T21:08:00Z" w16du:dateUtc="2026-09-26T01:08:00Z"/>
                <w:rFonts w:cstheme="minorHAnsi"/>
              </w:rPr>
            </w:pPr>
          </w:p>
          <w:p w14:paraId="0493FC24" w14:textId="77777777" w:rsidR="00AD17A2" w:rsidRPr="00851819" w:rsidRDefault="00B71EB9" w:rsidP="00AD17A2">
            <w:pPr>
              <w:jc w:val="both"/>
              <w:rPr>
                <w:del w:id="469" w:author="Bob Hough" w:date="2026-09-25T21:08:00Z" w16du:dateUtc="2026-09-26T01:08:00Z"/>
              </w:rPr>
            </w:pPr>
            <w:ins w:id="470" w:author="Bob Hough" w:date="2026-09-25T21:08:00Z" w16du:dateUtc="2026-09-26T01:08:00Z">
              <w:r w:rsidRPr="00B71EB9">
                <w:rPr>
                  <w:rFonts w:cstheme="minorHAnsi"/>
                </w:rPr>
                <w:t>“The majority of quotes come from the Nurse Navigators, but where possible we have added patient comments as a form of triangulation.” P. 8</w:t>
              </w:r>
            </w:ins>
            <w:del w:id="471"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p w14:paraId="3C3CA9F3" w14:textId="77777777" w:rsidR="00AD17A2" w:rsidRPr="00851819" w:rsidRDefault="00AD17A2" w:rsidP="00AD17A2">
            <w:pPr>
              <w:jc w:val="both"/>
              <w:rPr>
                <w:del w:id="472" w:author="Bob Hough" w:date="2026-09-25T21:08:00Z" w16du:dateUtc="2026-09-26T01:08:00Z"/>
              </w:rPr>
            </w:pPr>
          </w:p>
          <w:p w14:paraId="7E50A3F1" w14:textId="77777777" w:rsidR="00AD17A2" w:rsidRPr="00851819" w:rsidRDefault="00AD17A2" w:rsidP="00AD17A2">
            <w:pPr>
              <w:jc w:val="both"/>
              <w:rPr>
                <w:del w:id="473" w:author="Bob Hough" w:date="2026-09-25T21:08:00Z" w16du:dateUtc="2026-09-26T01:08:00Z"/>
              </w:rPr>
            </w:pPr>
          </w:p>
          <w:p w14:paraId="76AE5E7E" w14:textId="77777777" w:rsidR="00AD17A2" w:rsidRPr="00851819" w:rsidRDefault="00AD17A2" w:rsidP="00AD17A2">
            <w:pPr>
              <w:jc w:val="both"/>
              <w:rPr>
                <w:del w:id="474" w:author="Bob Hough" w:date="2026-09-25T21:08:00Z" w16du:dateUtc="2026-09-26T01:08:00Z"/>
              </w:rPr>
            </w:pPr>
          </w:p>
          <w:p w14:paraId="1A6BF10D" w14:textId="77777777" w:rsidR="00AD17A2" w:rsidRPr="00851819" w:rsidRDefault="00AD17A2" w:rsidP="00AD17A2">
            <w:pPr>
              <w:jc w:val="both"/>
              <w:rPr>
                <w:del w:id="475" w:author="Bob Hough" w:date="2026-09-25T21:08:00Z" w16du:dateUtc="2026-09-26T01:08:00Z"/>
              </w:rPr>
            </w:pPr>
          </w:p>
          <w:p w14:paraId="3A0B3B24" w14:textId="77777777" w:rsidR="00AD17A2" w:rsidRPr="00851819" w:rsidRDefault="00AD17A2" w:rsidP="00F85062">
            <w:pPr>
              <w:pPrChange w:id="476" w:author="Bob Hough" w:date="2026-09-25T21:08:00Z" w16du:dateUtc="2026-09-26T01:08:00Z">
                <w:pPr>
                  <w:jc w:val="both"/>
                </w:pPr>
              </w:pPrChange>
            </w:pPr>
          </w:p>
        </w:tc>
        <w:tc>
          <w:tcPr>
            <w:tcW w:w="4508" w:type="dxa"/>
            <w:tcPrChange w:id="477" w:author="Bob Hough" w:date="2026-09-25T21:08:00Z" w16du:dateUtc="2026-09-26T01:08:00Z">
              <w:tcPr>
                <w:tcW w:w="872" w:type="dxa"/>
                <w:gridSpan w:val="2"/>
              </w:tcPr>
            </w:tcPrChange>
          </w:tcPr>
          <w:p w14:paraId="5BE8AF7D" w14:textId="77777777" w:rsidR="00AD17A2" w:rsidRPr="00851819" w:rsidRDefault="00842719" w:rsidP="00AD17A2">
            <w:pPr>
              <w:jc w:val="both"/>
            </w:pPr>
            <w:del w:id="478"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79" w:author="Bob Hough" w:date="2026-09-25T21:08:00Z" w16du:dateUtc="2026-09-26T01:08:00Z">
              <w:tcPr>
                <w:tcW w:w="1598" w:type="dxa"/>
                <w:gridSpan w:val="2"/>
              </w:tcPr>
            </w:tcPrChange>
          </w:tcPr>
          <w:p w14:paraId="08A13F55" w14:textId="77777777" w:rsidR="00AD17A2" w:rsidRPr="00851819" w:rsidRDefault="00842719" w:rsidP="00AD17A2">
            <w:pPr>
              <w:jc w:val="both"/>
            </w:pPr>
            <w:del w:id="480"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81" w:author="Bob Hough" w:date="2026-09-25T21:08:00Z" w16du:dateUtc="2026-09-26T01:08:00Z">
              <w:tcPr>
                <w:tcW w:w="1454" w:type="dxa"/>
                <w:gridSpan w:val="2"/>
              </w:tcPr>
            </w:tcPrChange>
          </w:tcPr>
          <w:p w14:paraId="2D074917" w14:textId="77777777" w:rsidR="00AD17A2" w:rsidRPr="00851819" w:rsidRDefault="00842719" w:rsidP="00AD17A2">
            <w:pPr>
              <w:jc w:val="both"/>
            </w:pPr>
            <w:del w:id="48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483" w:author="Bob Hough" w:date="2026-09-25T21:08:00Z" w16du:dateUtc="2026-09-26T01:08:00Z">
              <w:tcPr>
                <w:tcW w:w="1431" w:type="dxa"/>
                <w:gridSpan w:val="2"/>
              </w:tcPr>
            </w:tcPrChange>
          </w:tcPr>
          <w:p w14:paraId="0B8BCD74" w14:textId="77777777" w:rsidR="00AD17A2" w:rsidRPr="00851819" w:rsidRDefault="00842719" w:rsidP="00AD17A2">
            <w:pPr>
              <w:jc w:val="both"/>
            </w:pPr>
            <w:del w:id="484"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19C6B5F3" w14:textId="77777777" w:rsidTr="00F85062">
        <w:tblPrEx>
          <w:tblW w:w="0" w:type="auto"/>
          <w:tblPrExChange w:id="485" w:author="Bob Hough" w:date="2026-09-25T21:08:00Z" w16du:dateUtc="2026-09-26T01:08:00Z">
            <w:tblPrEx>
              <w:tblW w:w="0" w:type="auto"/>
            </w:tblPrEx>
          </w:tblPrExChange>
        </w:tblPrEx>
        <w:tc>
          <w:tcPr>
            <w:tcW w:w="4508" w:type="dxa"/>
            <w:tcPrChange w:id="486" w:author="Bob Hough" w:date="2026-09-25T21:08:00Z" w16du:dateUtc="2026-09-26T01:08:00Z">
              <w:tcPr>
                <w:tcW w:w="2719" w:type="dxa"/>
                <w:gridSpan w:val="2"/>
              </w:tcPr>
            </w:tcPrChange>
          </w:tcPr>
          <w:p w14:paraId="249B089A" w14:textId="77777777" w:rsidR="00AD17A2" w:rsidRPr="00851819" w:rsidRDefault="00B71EB9" w:rsidP="00F85062">
            <w:pPr>
              <w:pPrChange w:id="487" w:author="Bob Hough" w:date="2026-09-25T21:08:00Z" w16du:dateUtc="2026-09-26T01:08:00Z">
                <w:pPr>
                  <w:jc w:val="both"/>
                </w:pPr>
              </w:pPrChange>
            </w:pPr>
            <w:ins w:id="488" w:author="Bob Hough" w:date="2026-09-25T21:08:00Z" w16du:dateUtc="2026-09-26T01:08:00Z">
              <w:r w:rsidRPr="00B71EB9">
                <w:rPr>
                  <w:rFonts w:cstheme="minorHAnsi"/>
                  <w:lang w:eastAsia="en-GB"/>
                </w:rPr>
                <w:t>Bridging the gap.</w:t>
              </w:r>
              <w:r w:rsidRPr="00B71EB9">
                <w:rPr>
                  <w:rFonts w:cstheme="minorHAnsi"/>
                  <w:lang w:eastAsia="en-GB"/>
                </w:rPr>
                <w:br/>
                <w:t>Nurse navigator’s perspectives were interpreted as patient centred by nursing researcher and based on this interpretation this was reasoned as bridging behaviour. I recommend to reconsider this section and keep the difference in talk vs. action (Brunson / Olson 1993) into account. I also recommend to frame this result explicitly as nurse perspective.</w:t>
              </w:r>
            </w:ins>
            <w:del w:id="489"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tc>
        <w:tc>
          <w:tcPr>
            <w:tcW w:w="4508" w:type="dxa"/>
            <w:tcPrChange w:id="490" w:author="Bob Hough" w:date="2026-09-25T21:08:00Z" w16du:dateUtc="2026-09-26T01:08:00Z">
              <w:tcPr>
                <w:tcW w:w="942" w:type="dxa"/>
              </w:tcPr>
            </w:tcPrChange>
          </w:tcPr>
          <w:p w14:paraId="59EDD266" w14:textId="77777777" w:rsidR="00B71EB9" w:rsidRPr="00B71EB9" w:rsidRDefault="00B71EB9" w:rsidP="00F85062">
            <w:pPr>
              <w:rPr>
                <w:ins w:id="491" w:author="Bob Hough" w:date="2026-09-25T21:08:00Z" w16du:dateUtc="2026-09-26T01:08:00Z"/>
                <w:rFonts w:cstheme="minorHAnsi"/>
              </w:rPr>
            </w:pPr>
            <w:ins w:id="492" w:author="Bob Hough" w:date="2026-09-25T21:08:00Z" w16du:dateUtc="2026-09-26T01:08:00Z">
              <w:r w:rsidRPr="00B71EB9">
                <w:rPr>
                  <w:rFonts w:cstheme="minorHAnsi"/>
                </w:rPr>
                <w:t>Thank you for the suggestion. We have used the interpretation of Person-centred care as it is a key role principle of the Nurse Navigator service. We have amended this section to make this point clear and to make it clear that this is a nurse perspective.  This now reads</w:t>
              </w:r>
            </w:ins>
          </w:p>
          <w:p w14:paraId="13AD7058" w14:textId="77777777" w:rsidR="00B71EB9" w:rsidRPr="00B71EB9" w:rsidRDefault="00B71EB9" w:rsidP="00F85062">
            <w:pPr>
              <w:rPr>
                <w:ins w:id="493" w:author="Bob Hough" w:date="2026-09-25T21:08:00Z" w16du:dateUtc="2026-09-26T01:08:00Z"/>
                <w:rFonts w:cstheme="minorHAnsi"/>
              </w:rPr>
            </w:pPr>
            <w:ins w:id="494" w:author="Bob Hough" w:date="2026-09-25T21:08:00Z" w16du:dateUtc="2026-09-26T01:08:00Z">
              <w:r w:rsidRPr="00B71EB9">
                <w:rPr>
                  <w:rFonts w:cstheme="minorHAnsi"/>
                </w:rPr>
                <w:t xml:space="preserve"> </w:t>
              </w:r>
            </w:ins>
          </w:p>
          <w:p w14:paraId="6AA5B770" w14:textId="77777777" w:rsidR="00AD17A2" w:rsidRPr="00851819" w:rsidRDefault="00B71EB9" w:rsidP="00AD17A2">
            <w:pPr>
              <w:jc w:val="both"/>
              <w:rPr>
                <w:del w:id="495" w:author="Bob Hough" w:date="2026-09-25T21:08:00Z" w16du:dateUtc="2026-09-26T01:08:00Z"/>
              </w:rPr>
            </w:pPr>
            <w:ins w:id="496" w:author="Bob Hough" w:date="2026-09-25T21:08:00Z" w16du:dateUtc="2026-09-26T01:08:00Z">
              <w:r w:rsidRPr="00B71EB9">
                <w:rPr>
                  <w:rFonts w:cstheme="minorHAnsi"/>
                </w:rPr>
                <w:t>“The first key role principle of the Nurse Navigator service is to coordinate person-centred care (1), thus a strong theme emerged within the nursing narrative about the role they play in delivering care to individuals.  The nurse navigator narratives demonstrated the important role they play in bridging the gap between medical, allied health, community and acute services. They consistently spoke of how they helped a patient to change, align or reschedule appointments, describing how difficult it was for patients to coordinate multiple appointments across numerous services, geographically distant from each other.  Their role is one of being an advocate for patients, bridging the gap through information sharing and discussion with service providers alongside, and on behalf of, their patients.” P. 15</w:t>
              </w:r>
            </w:ins>
            <w:del w:id="497" w:author="Bob Hough" w:date="2026-09-25T21:08:00Z" w16du:dateUtc="2026-09-26T01:08:00Z">
              <w:r w:rsidR="00842719" w:rsidRPr="00851819">
                <w:fldChar w:fldCharType="begin">
                  <w:ffData>
                    <w:name w:val="Text63"/>
                    <w:enabled/>
                    <w:calcOnExit w:val="0"/>
                    <w:textInput/>
                  </w:ffData>
                </w:fldChar>
              </w:r>
              <w:r w:rsidR="00842719" w:rsidRPr="00851819">
                <w:delInstrText xml:space="preserve"> FORMTEXT </w:delInstrText>
              </w:r>
              <w:r w:rsidR="00842719" w:rsidRPr="00851819">
                <w:fldChar w:fldCharType="separate"/>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rPr>
                  <w:noProof/>
                </w:rPr>
                <w:delText> </w:delText>
              </w:r>
              <w:r w:rsidR="00842719" w:rsidRPr="00851819">
                <w:fldChar w:fldCharType="end"/>
              </w:r>
            </w:del>
          </w:p>
          <w:p w14:paraId="727B2611" w14:textId="77777777" w:rsidR="00AD17A2" w:rsidRPr="00851819" w:rsidRDefault="00AD17A2" w:rsidP="00AD17A2">
            <w:pPr>
              <w:jc w:val="both"/>
              <w:rPr>
                <w:del w:id="498" w:author="Bob Hough" w:date="2026-09-25T21:08:00Z" w16du:dateUtc="2026-09-26T01:08:00Z"/>
              </w:rPr>
            </w:pPr>
          </w:p>
          <w:p w14:paraId="797046F8" w14:textId="77777777" w:rsidR="00AD17A2" w:rsidRPr="00851819" w:rsidRDefault="00AD17A2" w:rsidP="00AD17A2">
            <w:pPr>
              <w:jc w:val="both"/>
              <w:rPr>
                <w:del w:id="499" w:author="Bob Hough" w:date="2026-09-25T21:08:00Z" w16du:dateUtc="2026-09-26T01:08:00Z"/>
              </w:rPr>
            </w:pPr>
          </w:p>
          <w:p w14:paraId="635F8E67" w14:textId="77777777" w:rsidR="00AD17A2" w:rsidRPr="00851819" w:rsidRDefault="00AD17A2" w:rsidP="00AD17A2">
            <w:pPr>
              <w:jc w:val="both"/>
              <w:rPr>
                <w:del w:id="500" w:author="Bob Hough" w:date="2026-09-25T21:08:00Z" w16du:dateUtc="2026-09-26T01:08:00Z"/>
              </w:rPr>
            </w:pPr>
          </w:p>
          <w:p w14:paraId="63E6FE6D" w14:textId="77777777" w:rsidR="00AD17A2" w:rsidRPr="00851819" w:rsidRDefault="00AD17A2" w:rsidP="00AD17A2">
            <w:pPr>
              <w:jc w:val="both"/>
              <w:rPr>
                <w:del w:id="501" w:author="Bob Hough" w:date="2026-09-25T21:08:00Z" w16du:dateUtc="2026-09-26T01:08:00Z"/>
              </w:rPr>
            </w:pPr>
          </w:p>
          <w:p w14:paraId="2FBB82DA" w14:textId="77777777" w:rsidR="00AD17A2" w:rsidRPr="00851819" w:rsidRDefault="00AD17A2" w:rsidP="00F85062">
            <w:pPr>
              <w:pPrChange w:id="502" w:author="Bob Hough" w:date="2026-09-25T21:08:00Z" w16du:dateUtc="2026-09-26T01:08:00Z">
                <w:pPr>
                  <w:jc w:val="both"/>
                </w:pPr>
              </w:pPrChange>
            </w:pPr>
          </w:p>
        </w:tc>
        <w:tc>
          <w:tcPr>
            <w:tcW w:w="4508" w:type="dxa"/>
            <w:tcPrChange w:id="503" w:author="Bob Hough" w:date="2026-09-25T21:08:00Z" w16du:dateUtc="2026-09-26T01:08:00Z">
              <w:tcPr>
                <w:tcW w:w="872" w:type="dxa"/>
                <w:gridSpan w:val="2"/>
              </w:tcPr>
            </w:tcPrChange>
          </w:tcPr>
          <w:p w14:paraId="4797A436" w14:textId="77777777" w:rsidR="00AD17A2" w:rsidRPr="00851819" w:rsidRDefault="00842719" w:rsidP="00AD17A2">
            <w:pPr>
              <w:jc w:val="both"/>
            </w:pPr>
            <w:del w:id="504"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505" w:author="Bob Hough" w:date="2026-09-25T21:08:00Z" w16du:dateUtc="2026-09-26T01:08:00Z">
              <w:tcPr>
                <w:tcW w:w="1598" w:type="dxa"/>
                <w:gridSpan w:val="2"/>
              </w:tcPr>
            </w:tcPrChange>
          </w:tcPr>
          <w:p w14:paraId="1F837C3E" w14:textId="77777777" w:rsidR="00AD17A2" w:rsidRPr="00851819" w:rsidRDefault="00842719" w:rsidP="00AD17A2">
            <w:pPr>
              <w:jc w:val="both"/>
            </w:pPr>
            <w:del w:id="506"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507" w:author="Bob Hough" w:date="2026-09-25T21:08:00Z" w16du:dateUtc="2026-09-26T01:08:00Z">
              <w:tcPr>
                <w:tcW w:w="1454" w:type="dxa"/>
                <w:gridSpan w:val="2"/>
              </w:tcPr>
            </w:tcPrChange>
          </w:tcPr>
          <w:p w14:paraId="12421B16" w14:textId="77777777" w:rsidR="00AD17A2" w:rsidRPr="00851819" w:rsidRDefault="00842719" w:rsidP="00AD17A2">
            <w:pPr>
              <w:jc w:val="both"/>
            </w:pPr>
            <w:del w:id="508"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4508" w:type="dxa"/>
            <w:tcPrChange w:id="509" w:author="Bob Hough" w:date="2026-09-25T21:08:00Z" w16du:dateUtc="2026-09-26T01:08:00Z">
              <w:tcPr>
                <w:tcW w:w="1431" w:type="dxa"/>
                <w:gridSpan w:val="2"/>
              </w:tcPr>
            </w:tcPrChange>
          </w:tcPr>
          <w:p w14:paraId="0D15D630" w14:textId="77777777" w:rsidR="00AD17A2" w:rsidRPr="00851819" w:rsidRDefault="00842719" w:rsidP="00AD17A2">
            <w:pPr>
              <w:jc w:val="both"/>
            </w:pPr>
            <w:del w:id="510"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B71EB9" w:rsidRPr="00CB7EBD" w14:paraId="2EE9DC84" w14:textId="77777777" w:rsidTr="00F85062">
        <w:trPr>
          <w:ins w:id="511" w:author="Bob Hough" w:date="2026-09-25T21:08:00Z" w16du:dateUtc="2026-09-26T01:08:00Z"/>
        </w:trPr>
        <w:tc>
          <w:tcPr>
            <w:tcW w:w="4508" w:type="dxa"/>
          </w:tcPr>
          <w:p w14:paraId="5FC21DFE" w14:textId="77777777" w:rsidR="00B71EB9" w:rsidRPr="00B71EB9" w:rsidRDefault="00B71EB9" w:rsidP="00F85062">
            <w:pPr>
              <w:rPr>
                <w:ins w:id="512" w:author="Bob Hough" w:date="2026-09-25T21:08:00Z" w16du:dateUtc="2026-09-26T01:08:00Z"/>
                <w:rFonts w:cstheme="minorHAnsi"/>
                <w:lang w:eastAsia="en-GB"/>
              </w:rPr>
            </w:pPr>
            <w:ins w:id="513" w:author="Bob Hough" w:date="2026-09-25T21:08:00Z" w16du:dateUtc="2026-09-26T01:08:00Z">
              <w:r w:rsidRPr="00B71EB9">
                <w:rPr>
                  <w:rFonts w:cstheme="minorHAnsi"/>
                  <w:lang w:eastAsia="en-GB"/>
                </w:rPr>
                <w:t>- Discussion/Conclusion -</w:t>
              </w:r>
              <w:r w:rsidRPr="00B71EB9">
                <w:rPr>
                  <w:rFonts w:cstheme="minorHAnsi"/>
                  <w:lang w:eastAsia="en-GB"/>
                </w:rPr>
                <w:br/>
                <w:t>The authors offer a successful discussion and adequate conclusion. They discuss “Failure to attend” in contrast with other concepts, e.g. "compliance", and they argue to differ the phrase “Failure to attend” from the phrase “Appointment did not proceed” and the last one should be used when referring to a patient’s inability to attend an appointment</w:t>
              </w:r>
            </w:ins>
          </w:p>
        </w:tc>
        <w:tc>
          <w:tcPr>
            <w:tcW w:w="4508" w:type="dxa"/>
            <w:gridSpan w:val="5"/>
          </w:tcPr>
          <w:p w14:paraId="35057F1A" w14:textId="77777777" w:rsidR="00B71EB9" w:rsidRPr="00B71EB9" w:rsidRDefault="00B71EB9" w:rsidP="00F85062">
            <w:pPr>
              <w:rPr>
                <w:ins w:id="514" w:author="Bob Hough" w:date="2026-09-25T21:08:00Z" w16du:dateUtc="2026-09-26T01:08:00Z"/>
                <w:rFonts w:cstheme="minorHAnsi"/>
              </w:rPr>
            </w:pPr>
            <w:ins w:id="515" w:author="Bob Hough" w:date="2026-09-25T21:08:00Z" w16du:dateUtc="2026-09-26T01:08:00Z">
              <w:r w:rsidRPr="00B71EB9">
                <w:rPr>
                  <w:rFonts w:cstheme="minorHAnsi"/>
                </w:rPr>
                <w:t xml:space="preserve">Your time and feedback is very much appreciated. </w:t>
              </w:r>
            </w:ins>
          </w:p>
        </w:tc>
      </w:tr>
      <w:tr w:rsidR="00B71EB9" w:rsidRPr="00CB7EBD" w14:paraId="2ADEE2DF" w14:textId="77777777" w:rsidTr="00F85062">
        <w:trPr>
          <w:ins w:id="516" w:author="Bob Hough" w:date="2026-09-25T21:08:00Z" w16du:dateUtc="2026-09-26T01:08:00Z"/>
        </w:trPr>
        <w:tc>
          <w:tcPr>
            <w:tcW w:w="4508" w:type="dxa"/>
            <w:shd w:val="clear" w:color="auto" w:fill="D9D9D9" w:themeFill="background1" w:themeFillShade="D9"/>
          </w:tcPr>
          <w:p w14:paraId="2F39F46C" w14:textId="77777777" w:rsidR="00B71EB9" w:rsidRPr="00B71EB9" w:rsidRDefault="00B71EB9" w:rsidP="00F85062">
            <w:pPr>
              <w:rPr>
                <w:ins w:id="517" w:author="Bob Hough" w:date="2026-09-25T21:08:00Z" w16du:dateUtc="2026-09-26T01:08:00Z"/>
                <w:rFonts w:cstheme="minorHAnsi"/>
                <w:b/>
                <w:bCs/>
                <w:lang w:eastAsia="en-GB"/>
              </w:rPr>
            </w:pPr>
            <w:ins w:id="518" w:author="Bob Hough" w:date="2026-09-25T21:08:00Z" w16du:dateUtc="2026-09-26T01:08:00Z">
              <w:r w:rsidRPr="00B71EB9">
                <w:rPr>
                  <w:rFonts w:cstheme="minorHAnsi"/>
                  <w:b/>
                  <w:bCs/>
                  <w:lang w:eastAsia="en-GB"/>
                </w:rPr>
                <w:t xml:space="preserve">Reviewer two </w:t>
              </w:r>
            </w:ins>
          </w:p>
        </w:tc>
        <w:tc>
          <w:tcPr>
            <w:tcW w:w="4508" w:type="dxa"/>
            <w:gridSpan w:val="5"/>
            <w:shd w:val="clear" w:color="auto" w:fill="D9D9D9" w:themeFill="background1" w:themeFillShade="D9"/>
          </w:tcPr>
          <w:p w14:paraId="5D629AF0" w14:textId="77777777" w:rsidR="00B71EB9" w:rsidRPr="00B71EB9" w:rsidRDefault="00B71EB9" w:rsidP="00F85062">
            <w:pPr>
              <w:rPr>
                <w:ins w:id="519" w:author="Bob Hough" w:date="2026-09-25T21:08:00Z" w16du:dateUtc="2026-09-26T01:08:00Z"/>
                <w:rFonts w:cstheme="minorHAnsi"/>
              </w:rPr>
            </w:pPr>
          </w:p>
        </w:tc>
      </w:tr>
      <w:tr w:rsidR="00B71EB9" w:rsidRPr="00CB7EBD" w14:paraId="06B411E2" w14:textId="77777777" w:rsidTr="00F85062">
        <w:trPr>
          <w:ins w:id="520" w:author="Bob Hough" w:date="2026-09-25T21:08:00Z" w16du:dateUtc="2026-09-26T01:08:00Z"/>
        </w:trPr>
        <w:tc>
          <w:tcPr>
            <w:tcW w:w="4508" w:type="dxa"/>
          </w:tcPr>
          <w:p w14:paraId="4442D28A" w14:textId="77777777" w:rsidR="00B71EB9" w:rsidRPr="00B71EB9" w:rsidRDefault="00B71EB9" w:rsidP="00F85062">
            <w:pPr>
              <w:rPr>
                <w:ins w:id="521" w:author="Bob Hough" w:date="2026-09-25T21:08:00Z" w16du:dateUtc="2026-09-26T01:08:00Z"/>
                <w:rFonts w:cstheme="minorHAnsi"/>
                <w:lang w:eastAsia="en-GB"/>
              </w:rPr>
            </w:pPr>
            <w:ins w:id="522" w:author="Bob Hough" w:date="2026-09-25T21:08:00Z" w16du:dateUtc="2026-09-26T01:08:00Z">
              <w:r w:rsidRPr="00B71EB9">
                <w:rPr>
                  <w:rFonts w:cstheme="minorHAnsi"/>
                  <w:lang w:eastAsia="en-GB"/>
                </w:rPr>
                <w:t>Manuscript purpose to capture reasons for "failure to attend" is not truly satisfied through your research questions - How is the phrase FTA described? Priorities of providers that impact patients capacity to attend? and Impact of the FTA label? These are important research questions and should be reflected in the manuscript purpose.</w:t>
              </w:r>
            </w:ins>
          </w:p>
        </w:tc>
        <w:tc>
          <w:tcPr>
            <w:tcW w:w="4508" w:type="dxa"/>
            <w:gridSpan w:val="5"/>
          </w:tcPr>
          <w:p w14:paraId="5293CA7A" w14:textId="77777777" w:rsidR="00B71EB9" w:rsidRPr="00B71EB9" w:rsidRDefault="00B71EB9" w:rsidP="00F85062">
            <w:pPr>
              <w:rPr>
                <w:ins w:id="523" w:author="Bob Hough" w:date="2026-09-25T21:08:00Z" w16du:dateUtc="2026-09-26T01:08:00Z"/>
                <w:rFonts w:cstheme="minorHAnsi"/>
              </w:rPr>
            </w:pPr>
            <w:ins w:id="524" w:author="Bob Hough" w:date="2026-09-25T21:08:00Z" w16du:dateUtc="2026-09-26T01:08:00Z">
              <w:r w:rsidRPr="00B71EB9">
                <w:rPr>
                  <w:rFonts w:cstheme="minorHAnsi"/>
                </w:rPr>
                <w:t xml:space="preserve">Thank you for the comment. We have amended the questions and they now read </w:t>
              </w:r>
            </w:ins>
          </w:p>
          <w:p w14:paraId="0ACB9C11" w14:textId="77777777" w:rsidR="00B71EB9" w:rsidRPr="00B71EB9" w:rsidRDefault="00B71EB9" w:rsidP="00B71EB9">
            <w:pPr>
              <w:pStyle w:val="ListParagraph"/>
              <w:numPr>
                <w:ilvl w:val="0"/>
                <w:numId w:val="8"/>
              </w:numPr>
              <w:spacing w:after="0"/>
              <w:jc w:val="both"/>
              <w:rPr>
                <w:ins w:id="525" w:author="Bob Hough" w:date="2026-09-25T21:08:00Z" w16du:dateUtc="2026-09-26T01:08:00Z"/>
                <w:rFonts w:asciiTheme="minorHAnsi" w:hAnsiTheme="minorHAnsi" w:cstheme="minorHAnsi"/>
                <w:sz w:val="22"/>
                <w:szCs w:val="22"/>
              </w:rPr>
            </w:pPr>
            <w:ins w:id="526" w:author="Bob Hough" w:date="2026-09-25T21:08:00Z" w16du:dateUtc="2026-09-26T01:08:00Z">
              <w:r w:rsidRPr="00B71EB9">
                <w:rPr>
                  <w:rFonts w:asciiTheme="minorHAnsi" w:hAnsiTheme="minorHAnsi" w:cstheme="minorHAnsi"/>
                  <w:sz w:val="22"/>
                  <w:szCs w:val="22"/>
                </w:rPr>
                <w:t>How do the nurse navigators and their patients use the term FTA?</w:t>
              </w:r>
            </w:ins>
          </w:p>
          <w:p w14:paraId="402EE150" w14:textId="77777777" w:rsidR="00B71EB9" w:rsidRPr="00B71EB9" w:rsidRDefault="00B71EB9" w:rsidP="00B71EB9">
            <w:pPr>
              <w:pStyle w:val="ListParagraph"/>
              <w:numPr>
                <w:ilvl w:val="0"/>
                <w:numId w:val="8"/>
              </w:numPr>
              <w:spacing w:after="0"/>
              <w:jc w:val="both"/>
              <w:rPr>
                <w:ins w:id="527" w:author="Bob Hough" w:date="2026-09-25T21:08:00Z" w16du:dateUtc="2026-09-26T01:08:00Z"/>
                <w:rFonts w:asciiTheme="minorHAnsi" w:hAnsiTheme="minorHAnsi" w:cstheme="minorHAnsi"/>
                <w:sz w:val="22"/>
                <w:szCs w:val="22"/>
              </w:rPr>
            </w:pPr>
            <w:ins w:id="528" w:author="Bob Hough" w:date="2026-09-25T21:08:00Z" w16du:dateUtc="2026-09-26T01:08:00Z">
              <w:r w:rsidRPr="00B71EB9">
                <w:rPr>
                  <w:rFonts w:asciiTheme="minorHAnsi" w:hAnsiTheme="minorHAnsi" w:cstheme="minorHAnsi"/>
                  <w:sz w:val="22"/>
                  <w:szCs w:val="22"/>
                </w:rPr>
                <w:t>What are the factors that lead to patients’ failure to attend?</w:t>
              </w:r>
            </w:ins>
          </w:p>
          <w:p w14:paraId="6186892F" w14:textId="77777777" w:rsidR="00B71EB9" w:rsidRPr="00B71EB9" w:rsidRDefault="00B71EB9" w:rsidP="00B71EB9">
            <w:pPr>
              <w:pStyle w:val="ListParagraph"/>
              <w:numPr>
                <w:ilvl w:val="0"/>
                <w:numId w:val="8"/>
              </w:numPr>
              <w:spacing w:after="0"/>
              <w:jc w:val="both"/>
              <w:rPr>
                <w:ins w:id="529" w:author="Bob Hough" w:date="2026-09-25T21:08:00Z" w16du:dateUtc="2026-09-26T01:08:00Z"/>
                <w:rFonts w:asciiTheme="minorHAnsi" w:hAnsiTheme="minorHAnsi" w:cstheme="minorHAnsi"/>
                <w:sz w:val="22"/>
                <w:szCs w:val="22"/>
              </w:rPr>
            </w:pPr>
            <w:ins w:id="530" w:author="Bob Hough" w:date="2026-09-25T21:08:00Z" w16du:dateUtc="2026-09-26T01:08:00Z">
              <w:r w:rsidRPr="00B71EB9">
                <w:rPr>
                  <w:rFonts w:asciiTheme="minorHAnsi" w:hAnsiTheme="minorHAnsi" w:cstheme="minorHAnsi"/>
                  <w:sz w:val="22"/>
                  <w:szCs w:val="22"/>
                </w:rPr>
                <w:t xml:space="preserve">What is the reported impact of being labelled  on the patients’ wellbeing?  </w:t>
              </w:r>
            </w:ins>
          </w:p>
          <w:p w14:paraId="0149C916" w14:textId="77777777" w:rsidR="00B71EB9" w:rsidRPr="00B71EB9" w:rsidRDefault="00B71EB9" w:rsidP="00F85062">
            <w:pPr>
              <w:rPr>
                <w:ins w:id="531" w:author="Bob Hough" w:date="2026-09-25T21:08:00Z" w16du:dateUtc="2026-09-26T01:08:00Z"/>
                <w:rFonts w:cstheme="minorHAnsi"/>
              </w:rPr>
            </w:pPr>
          </w:p>
        </w:tc>
      </w:tr>
      <w:tr w:rsidR="00B71EB9" w:rsidRPr="00CB7EBD" w14:paraId="79F8A1D6" w14:textId="77777777" w:rsidTr="00F85062">
        <w:trPr>
          <w:ins w:id="532" w:author="Bob Hough" w:date="2026-09-25T21:08:00Z" w16du:dateUtc="2026-09-26T01:08:00Z"/>
        </w:trPr>
        <w:tc>
          <w:tcPr>
            <w:tcW w:w="4508" w:type="dxa"/>
          </w:tcPr>
          <w:p w14:paraId="5721D0CB" w14:textId="77777777" w:rsidR="00B71EB9" w:rsidRPr="00B71EB9" w:rsidRDefault="00B71EB9" w:rsidP="00F85062">
            <w:pPr>
              <w:rPr>
                <w:ins w:id="533" w:author="Bob Hough" w:date="2026-09-25T21:08:00Z" w16du:dateUtc="2026-09-26T01:08:00Z"/>
                <w:rFonts w:cstheme="minorHAnsi"/>
                <w:lang w:eastAsia="en-GB"/>
              </w:rPr>
            </w:pPr>
            <w:ins w:id="534" w:author="Bob Hough" w:date="2026-09-25T21:08:00Z" w16du:dateUtc="2026-09-26T01:08:00Z">
              <w:r w:rsidRPr="00B71EB9">
                <w:rPr>
                  <w:rFonts w:cstheme="minorHAnsi"/>
                  <w:lang w:eastAsia="en-GB"/>
                </w:rPr>
                <w:t>A few minor grammatical issues - example line 565</w:t>
              </w:r>
            </w:ins>
          </w:p>
        </w:tc>
        <w:tc>
          <w:tcPr>
            <w:tcW w:w="4508" w:type="dxa"/>
            <w:gridSpan w:val="5"/>
          </w:tcPr>
          <w:p w14:paraId="4753EEB0" w14:textId="77777777" w:rsidR="00B71EB9" w:rsidRPr="00B71EB9" w:rsidRDefault="00B71EB9" w:rsidP="00F85062">
            <w:pPr>
              <w:rPr>
                <w:ins w:id="535" w:author="Bob Hough" w:date="2026-09-25T21:08:00Z" w16du:dateUtc="2026-09-26T01:08:00Z"/>
                <w:rFonts w:cstheme="minorHAnsi"/>
              </w:rPr>
            </w:pPr>
            <w:ins w:id="536" w:author="Bob Hough" w:date="2026-09-25T21:08:00Z" w16du:dateUtc="2026-09-26T01:08:00Z">
              <w:r w:rsidRPr="00B71EB9">
                <w:rPr>
                  <w:rFonts w:cstheme="minorHAnsi"/>
                </w:rPr>
                <w:t xml:space="preserve">Grammatical issues amended through out the manuscript. </w:t>
              </w:r>
            </w:ins>
          </w:p>
        </w:tc>
      </w:tr>
    </w:tbl>
    <w:p w14:paraId="773EDBD4" w14:textId="77777777" w:rsidR="00AD17A2" w:rsidRPr="00AD17A2" w:rsidRDefault="00AD17A2" w:rsidP="00AD17A2">
      <w:pPr>
        <w:jc w:val="both"/>
        <w:rPr>
          <w:del w:id="537" w:author="Bob Hough" w:date="2026-09-25T21:08:00Z" w16du:dateUtc="2026-09-26T01:08:00Z"/>
        </w:rPr>
      </w:pPr>
    </w:p>
    <w:p w14:paraId="418448D4" w14:textId="77777777" w:rsidR="00AD17A2" w:rsidRDefault="00AD17A2" w:rsidP="00AD17A2">
      <w:pPr>
        <w:jc w:val="both"/>
        <w:rPr>
          <w:del w:id="538" w:author="Bob Hough" w:date="2026-09-25T21:08:00Z" w16du:dateUtc="2026-09-26T01:08:00Z"/>
        </w:rPr>
      </w:pPr>
    </w:p>
    <w:p w14:paraId="0AEACDC0" w14:textId="77777777" w:rsidR="002D54AA" w:rsidRDefault="002D54AA" w:rsidP="002D54AA">
      <w:pPr>
        <w:jc w:val="both"/>
        <w:rPr>
          <w:del w:id="539" w:author="Bob Hough" w:date="2026-09-25T21:08:00Z" w16du:dateUtc="2026-09-26T01:08:00Z"/>
          <w:b/>
          <w:sz w:val="28"/>
          <w:szCs w:val="28"/>
        </w:rPr>
      </w:pPr>
      <w:del w:id="540" w:author="Bob Hough" w:date="2026-09-25T21:08:00Z" w16du:dateUtc="2026-09-26T01:08:00Z">
        <w:r>
          <w:rPr>
            <w:b/>
            <w:sz w:val="28"/>
            <w:szCs w:val="28"/>
          </w:rPr>
          <w:delText xml:space="preserve">Other </w:delText>
        </w:r>
        <w:r w:rsidR="00CA198A">
          <w:rPr>
            <w:b/>
            <w:sz w:val="28"/>
            <w:szCs w:val="28"/>
          </w:rPr>
          <w:delText>E</w:delText>
        </w:r>
        <w:r>
          <w:rPr>
            <w:b/>
            <w:sz w:val="28"/>
            <w:szCs w:val="28"/>
          </w:rPr>
          <w:delText xml:space="preserve">mployment / </w:delText>
        </w:r>
        <w:r w:rsidR="00CA198A">
          <w:rPr>
            <w:b/>
            <w:sz w:val="28"/>
            <w:szCs w:val="28"/>
          </w:rPr>
          <w:delText>W</w:delText>
        </w:r>
        <w:r>
          <w:rPr>
            <w:b/>
            <w:sz w:val="28"/>
            <w:szCs w:val="28"/>
          </w:rPr>
          <w:delText xml:space="preserve">ork </w:delText>
        </w:r>
        <w:r w:rsidR="00CA198A">
          <w:rPr>
            <w:b/>
            <w:sz w:val="28"/>
            <w:szCs w:val="28"/>
          </w:rPr>
          <w:delText>E</w:delText>
        </w:r>
        <w:r>
          <w:rPr>
            <w:b/>
            <w:sz w:val="28"/>
            <w:szCs w:val="28"/>
          </w:rPr>
          <w:delText>xperience:</w:delText>
        </w:r>
      </w:del>
    </w:p>
    <w:p w14:paraId="6CE40554" w14:textId="77777777" w:rsidR="002D54AA" w:rsidRDefault="002D54AA" w:rsidP="002D54AA">
      <w:pPr>
        <w:jc w:val="both"/>
        <w:rPr>
          <w:del w:id="541" w:author="Bob Hough" w:date="2026-09-25T21:08:00Z" w16du:dateUtc="2026-09-26T01:08:00Z"/>
        </w:rPr>
      </w:pPr>
      <w:del w:id="542" w:author="Bob Hough" w:date="2026-09-25T21:08:00Z" w16du:dateUtc="2026-09-26T01:08:00Z">
        <w:r>
          <w:delText xml:space="preserve">Please complete in chronological order, starting with the </w:delText>
        </w:r>
        <w:r w:rsidRPr="00AD17A2">
          <w:rPr>
            <w:b/>
          </w:rPr>
          <w:delText>most recent</w:delText>
        </w:r>
        <w:r>
          <w:delText>:</w:delText>
        </w:r>
      </w:del>
    </w:p>
    <w:tbl>
      <w:tblPr>
        <w:tblStyle w:val="TableGrid"/>
        <w:tblW w:w="9067" w:type="dxa"/>
        <w:tblLook w:val="04A0" w:firstRow="1" w:lastRow="0" w:firstColumn="1" w:lastColumn="0" w:noHBand="0" w:noVBand="1"/>
      </w:tblPr>
      <w:tblGrid>
        <w:gridCol w:w="2453"/>
        <w:gridCol w:w="1449"/>
        <w:gridCol w:w="1644"/>
        <w:gridCol w:w="1393"/>
        <w:gridCol w:w="2128"/>
      </w:tblGrid>
      <w:tr w:rsidR="002D54AA" w14:paraId="08EAA2B7" w14:textId="77777777" w:rsidTr="002D54AA">
        <w:trPr>
          <w:del w:id="543" w:author="Bob Hough" w:date="2026-09-25T21:08:00Z" w16du:dateUtc="2026-09-26T01:08:00Z"/>
        </w:trPr>
        <w:tc>
          <w:tcPr>
            <w:tcW w:w="2711" w:type="dxa"/>
          </w:tcPr>
          <w:p w14:paraId="02AD6BC5" w14:textId="77777777" w:rsidR="002D54AA" w:rsidRPr="00AD17A2" w:rsidRDefault="002D54AA" w:rsidP="00491FBC">
            <w:pPr>
              <w:jc w:val="center"/>
              <w:rPr>
                <w:del w:id="544" w:author="Bob Hough" w:date="2026-09-25T21:08:00Z" w16du:dateUtc="2026-09-26T01:08:00Z"/>
                <w:b/>
              </w:rPr>
            </w:pPr>
            <w:del w:id="545" w:author="Bob Hough" w:date="2026-09-25T21:08:00Z" w16du:dateUtc="2026-09-26T01:08:00Z">
              <w:r>
                <w:rPr>
                  <w:b/>
                </w:rPr>
                <w:delText>Employment / Experience</w:delText>
              </w:r>
            </w:del>
          </w:p>
        </w:tc>
        <w:tc>
          <w:tcPr>
            <w:tcW w:w="1537" w:type="dxa"/>
          </w:tcPr>
          <w:p w14:paraId="520C089B" w14:textId="77777777" w:rsidR="002D54AA" w:rsidRPr="002D54AA" w:rsidRDefault="002D54AA" w:rsidP="00491FBC">
            <w:pPr>
              <w:jc w:val="center"/>
              <w:rPr>
                <w:del w:id="546" w:author="Bob Hough" w:date="2026-09-25T21:08:00Z" w16du:dateUtc="2026-09-26T01:08:00Z"/>
                <w:b/>
              </w:rPr>
            </w:pPr>
            <w:del w:id="547" w:author="Bob Hough" w:date="2026-09-25T21:08:00Z" w16du:dateUtc="2026-09-26T01:08:00Z">
              <w:r>
                <w:rPr>
                  <w:b/>
                </w:rPr>
                <w:delText>Employer / Location</w:delText>
              </w:r>
            </w:del>
          </w:p>
        </w:tc>
        <w:tc>
          <w:tcPr>
            <w:tcW w:w="933" w:type="dxa"/>
          </w:tcPr>
          <w:p w14:paraId="32B30A50" w14:textId="77777777" w:rsidR="002D54AA" w:rsidRPr="002D54AA" w:rsidRDefault="002D54AA" w:rsidP="00491FBC">
            <w:pPr>
              <w:jc w:val="center"/>
              <w:rPr>
                <w:del w:id="548" w:author="Bob Hough" w:date="2026-09-25T21:08:00Z" w16du:dateUtc="2026-09-26T01:08:00Z"/>
                <w:b/>
              </w:rPr>
            </w:pPr>
            <w:del w:id="549" w:author="Bob Hough" w:date="2026-09-25T21:08:00Z" w16du:dateUtc="2026-09-26T01:08:00Z">
              <w:r>
                <w:rPr>
                  <w:b/>
                </w:rPr>
                <w:delText>Responsibilities</w:delText>
              </w:r>
            </w:del>
          </w:p>
        </w:tc>
        <w:tc>
          <w:tcPr>
            <w:tcW w:w="1457" w:type="dxa"/>
          </w:tcPr>
          <w:p w14:paraId="199F6E0A" w14:textId="77777777" w:rsidR="002D54AA" w:rsidRPr="002D54AA" w:rsidRDefault="002D54AA" w:rsidP="00491FBC">
            <w:pPr>
              <w:jc w:val="center"/>
              <w:rPr>
                <w:del w:id="550" w:author="Bob Hough" w:date="2026-09-25T21:08:00Z" w16du:dateUtc="2026-09-26T01:08:00Z"/>
                <w:b/>
              </w:rPr>
            </w:pPr>
            <w:del w:id="551" w:author="Bob Hough" w:date="2026-09-25T21:08:00Z" w16du:dateUtc="2026-09-26T01:08:00Z">
              <w:r w:rsidRPr="002D54AA">
                <w:rPr>
                  <w:b/>
                </w:rPr>
                <w:delText>Dates employed month / year</w:delText>
              </w:r>
            </w:del>
          </w:p>
          <w:p w14:paraId="144D3A58" w14:textId="77777777" w:rsidR="002D54AA" w:rsidRDefault="002D54AA" w:rsidP="00491FBC">
            <w:pPr>
              <w:jc w:val="center"/>
              <w:rPr>
                <w:del w:id="552" w:author="Bob Hough" w:date="2026-09-25T21:08:00Z" w16du:dateUtc="2026-09-26T01:08:00Z"/>
              </w:rPr>
            </w:pPr>
            <w:del w:id="553" w:author="Bob Hough" w:date="2026-09-25T21:08:00Z" w16du:dateUtc="2026-09-26T01:08:00Z">
              <w:r w:rsidRPr="002D54AA">
                <w:rPr>
                  <w:b/>
                </w:rPr>
                <w:delText>(from – to)</w:delText>
              </w:r>
            </w:del>
          </w:p>
        </w:tc>
        <w:tc>
          <w:tcPr>
            <w:tcW w:w="2429" w:type="dxa"/>
          </w:tcPr>
          <w:p w14:paraId="71C40B19" w14:textId="77777777" w:rsidR="002D54AA" w:rsidRPr="002D54AA" w:rsidRDefault="002D54AA" w:rsidP="00491FBC">
            <w:pPr>
              <w:jc w:val="center"/>
              <w:rPr>
                <w:del w:id="554" w:author="Bob Hough" w:date="2026-09-25T21:08:00Z" w16du:dateUtc="2026-09-26T01:08:00Z"/>
                <w:b/>
              </w:rPr>
            </w:pPr>
            <w:del w:id="555" w:author="Bob Hough" w:date="2026-09-25T21:08:00Z" w16du:dateUtc="2026-09-26T01:08:00Z">
              <w:r w:rsidRPr="002D54AA">
                <w:rPr>
                  <w:b/>
                </w:rPr>
                <w:delText>Reason for leaving</w:delText>
              </w:r>
            </w:del>
          </w:p>
        </w:tc>
      </w:tr>
      <w:tr w:rsidR="002D54AA" w14:paraId="1717A328" w14:textId="77777777" w:rsidTr="002D54AA">
        <w:trPr>
          <w:del w:id="556" w:author="Bob Hough" w:date="2026-09-25T21:08:00Z" w16du:dateUtc="2026-09-26T01:08:00Z"/>
        </w:trPr>
        <w:tc>
          <w:tcPr>
            <w:tcW w:w="2711" w:type="dxa"/>
          </w:tcPr>
          <w:p w14:paraId="2C70F7DC" w14:textId="77777777" w:rsidR="002D54AA" w:rsidRDefault="00DB7860" w:rsidP="00491FBC">
            <w:pPr>
              <w:jc w:val="both"/>
              <w:rPr>
                <w:del w:id="557" w:author="Bob Hough" w:date="2026-09-25T21:08:00Z" w16du:dateUtc="2026-09-26T01:08:00Z"/>
              </w:rPr>
            </w:pPr>
            <w:del w:id="558" w:author="Bob Hough" w:date="2026-09-25T21:08:00Z" w16du:dateUtc="2026-09-26T01:08:00Z">
              <w:r>
                <w:fldChar w:fldCharType="begin">
                  <w:ffData>
                    <w:name w:val="Text58"/>
                    <w:enabled/>
                    <w:calcOnExit w:val="0"/>
                    <w:textInput/>
                  </w:ffData>
                </w:fldChar>
              </w:r>
              <w:bookmarkStart w:id="559" w:name="Text5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59"/>
            </w:del>
          </w:p>
          <w:p w14:paraId="04E1814D" w14:textId="77777777" w:rsidR="002D54AA" w:rsidRDefault="002D54AA" w:rsidP="00491FBC">
            <w:pPr>
              <w:jc w:val="both"/>
              <w:rPr>
                <w:del w:id="560" w:author="Bob Hough" w:date="2026-09-25T21:08:00Z" w16du:dateUtc="2026-09-26T01:08:00Z"/>
              </w:rPr>
            </w:pPr>
          </w:p>
          <w:p w14:paraId="5A2A1A4C" w14:textId="77777777" w:rsidR="002D54AA" w:rsidRDefault="002D54AA" w:rsidP="00491FBC">
            <w:pPr>
              <w:jc w:val="both"/>
              <w:rPr>
                <w:del w:id="561" w:author="Bob Hough" w:date="2026-09-25T21:08:00Z" w16du:dateUtc="2026-09-26T01:08:00Z"/>
              </w:rPr>
            </w:pPr>
          </w:p>
          <w:p w14:paraId="1C3FBFB6" w14:textId="77777777" w:rsidR="002D54AA" w:rsidRDefault="002D54AA" w:rsidP="00491FBC">
            <w:pPr>
              <w:jc w:val="both"/>
              <w:rPr>
                <w:del w:id="562" w:author="Bob Hough" w:date="2026-09-25T21:08:00Z" w16du:dateUtc="2026-09-26T01:08:00Z"/>
              </w:rPr>
            </w:pPr>
          </w:p>
          <w:p w14:paraId="54AA6462" w14:textId="77777777" w:rsidR="002D54AA" w:rsidRDefault="002D54AA" w:rsidP="00491FBC">
            <w:pPr>
              <w:jc w:val="both"/>
              <w:rPr>
                <w:del w:id="563" w:author="Bob Hough" w:date="2026-09-25T21:08:00Z" w16du:dateUtc="2026-09-26T01:08:00Z"/>
              </w:rPr>
            </w:pPr>
          </w:p>
          <w:p w14:paraId="27D9F771" w14:textId="77777777" w:rsidR="002D54AA" w:rsidRDefault="002D54AA" w:rsidP="00491FBC">
            <w:pPr>
              <w:jc w:val="both"/>
              <w:rPr>
                <w:del w:id="564" w:author="Bob Hough" w:date="2026-09-25T21:08:00Z" w16du:dateUtc="2026-09-26T01:08:00Z"/>
              </w:rPr>
            </w:pPr>
          </w:p>
        </w:tc>
        <w:tc>
          <w:tcPr>
            <w:tcW w:w="1537" w:type="dxa"/>
          </w:tcPr>
          <w:p w14:paraId="6FF67CD8" w14:textId="77777777" w:rsidR="002D54AA" w:rsidRDefault="00DB7860" w:rsidP="00491FBC">
            <w:pPr>
              <w:jc w:val="both"/>
              <w:rPr>
                <w:del w:id="565" w:author="Bob Hough" w:date="2026-09-25T21:08:00Z" w16du:dateUtc="2026-09-26T01:08:00Z"/>
              </w:rPr>
            </w:pPr>
            <w:del w:id="566" w:author="Bob Hough" w:date="2026-09-25T21:08:00Z" w16du:dateUtc="2026-09-26T01:08:00Z">
              <w:r>
                <w:fldChar w:fldCharType="begin">
                  <w:ffData>
                    <w:name w:val="Text59"/>
                    <w:enabled/>
                    <w:calcOnExit w:val="0"/>
                    <w:textInput/>
                  </w:ffData>
                </w:fldChar>
              </w:r>
              <w:bookmarkStart w:id="567" w:name="Text5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67"/>
            </w:del>
          </w:p>
        </w:tc>
        <w:tc>
          <w:tcPr>
            <w:tcW w:w="933" w:type="dxa"/>
          </w:tcPr>
          <w:p w14:paraId="5E205FA8" w14:textId="77777777" w:rsidR="002D54AA" w:rsidRDefault="00DB7860" w:rsidP="00491FBC">
            <w:pPr>
              <w:jc w:val="both"/>
              <w:rPr>
                <w:del w:id="568" w:author="Bob Hough" w:date="2026-09-25T21:08:00Z" w16du:dateUtc="2026-09-26T01:08:00Z"/>
              </w:rPr>
            </w:pPr>
            <w:del w:id="569" w:author="Bob Hough" w:date="2026-09-25T21:08:00Z" w16du:dateUtc="2026-09-26T01:08:00Z">
              <w:r>
                <w:fldChar w:fldCharType="begin">
                  <w:ffData>
                    <w:name w:val="Text60"/>
                    <w:enabled/>
                    <w:calcOnExit w:val="0"/>
                    <w:textInput/>
                  </w:ffData>
                </w:fldChar>
              </w:r>
              <w:bookmarkStart w:id="570" w:name="Text6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70"/>
            </w:del>
          </w:p>
        </w:tc>
        <w:tc>
          <w:tcPr>
            <w:tcW w:w="1457" w:type="dxa"/>
          </w:tcPr>
          <w:p w14:paraId="1B028D2B" w14:textId="77777777" w:rsidR="002D54AA" w:rsidRDefault="00DB7860" w:rsidP="00491FBC">
            <w:pPr>
              <w:jc w:val="both"/>
              <w:rPr>
                <w:del w:id="571" w:author="Bob Hough" w:date="2026-09-25T21:08:00Z" w16du:dateUtc="2026-09-26T01:08:00Z"/>
              </w:rPr>
            </w:pPr>
            <w:del w:id="572" w:author="Bob Hough" w:date="2026-09-25T21:08:00Z" w16du:dateUtc="2026-09-26T01:08:00Z">
              <w:r>
                <w:fldChar w:fldCharType="begin">
                  <w:ffData>
                    <w:name w:val="Text61"/>
                    <w:enabled/>
                    <w:calcOnExit w:val="0"/>
                    <w:textInput/>
                  </w:ffData>
                </w:fldChar>
              </w:r>
              <w:bookmarkStart w:id="573" w:name="Text6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73"/>
            </w:del>
          </w:p>
        </w:tc>
        <w:tc>
          <w:tcPr>
            <w:tcW w:w="2429" w:type="dxa"/>
          </w:tcPr>
          <w:p w14:paraId="4BEE7BFE" w14:textId="77777777" w:rsidR="002D54AA" w:rsidRDefault="00DB7860" w:rsidP="00491FBC">
            <w:pPr>
              <w:jc w:val="both"/>
              <w:rPr>
                <w:del w:id="574" w:author="Bob Hough" w:date="2026-09-25T21:08:00Z" w16du:dateUtc="2026-09-26T01:08:00Z"/>
              </w:rPr>
            </w:pPr>
            <w:del w:id="575" w:author="Bob Hough" w:date="2026-09-25T21:08:00Z" w16du:dateUtc="2026-09-26T01:08:00Z">
              <w:r>
                <w:fldChar w:fldCharType="begin">
                  <w:ffData>
                    <w:name w:val="Text62"/>
                    <w:enabled/>
                    <w:calcOnExit w:val="0"/>
                    <w:textInput/>
                  </w:ffData>
                </w:fldChar>
              </w:r>
              <w:bookmarkStart w:id="576" w:name="Text6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576"/>
            </w:del>
          </w:p>
        </w:tc>
      </w:tr>
      <w:tr w:rsidR="002D54AA" w:rsidRPr="00851819" w14:paraId="6D8D2DC0" w14:textId="77777777" w:rsidTr="002D54AA">
        <w:trPr>
          <w:del w:id="577" w:author="Bob Hough" w:date="2026-09-25T21:08:00Z" w16du:dateUtc="2026-09-26T01:08:00Z"/>
        </w:trPr>
        <w:tc>
          <w:tcPr>
            <w:tcW w:w="2711" w:type="dxa"/>
          </w:tcPr>
          <w:p w14:paraId="00DAEDE2" w14:textId="77777777" w:rsidR="002D54AA" w:rsidRPr="00851819" w:rsidRDefault="00842719" w:rsidP="00491FBC">
            <w:pPr>
              <w:jc w:val="both"/>
              <w:rPr>
                <w:del w:id="578" w:author="Bob Hough" w:date="2026-09-25T21:08:00Z" w16du:dateUtc="2026-09-26T01:08:00Z"/>
              </w:rPr>
            </w:pPr>
            <w:del w:id="579"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69E49AFD" w14:textId="77777777" w:rsidR="002D54AA" w:rsidRPr="00851819" w:rsidRDefault="002D54AA" w:rsidP="00491FBC">
            <w:pPr>
              <w:jc w:val="both"/>
              <w:rPr>
                <w:del w:id="580" w:author="Bob Hough" w:date="2026-09-25T21:08:00Z" w16du:dateUtc="2026-09-26T01:08:00Z"/>
              </w:rPr>
            </w:pPr>
          </w:p>
          <w:p w14:paraId="021ADC58" w14:textId="77777777" w:rsidR="002D54AA" w:rsidRPr="00851819" w:rsidRDefault="002D54AA" w:rsidP="00491FBC">
            <w:pPr>
              <w:jc w:val="both"/>
              <w:rPr>
                <w:del w:id="581" w:author="Bob Hough" w:date="2026-09-25T21:08:00Z" w16du:dateUtc="2026-09-26T01:08:00Z"/>
              </w:rPr>
            </w:pPr>
          </w:p>
          <w:p w14:paraId="5B83C148" w14:textId="77777777" w:rsidR="002D54AA" w:rsidRPr="00851819" w:rsidRDefault="002D54AA" w:rsidP="00491FBC">
            <w:pPr>
              <w:jc w:val="both"/>
              <w:rPr>
                <w:del w:id="582" w:author="Bob Hough" w:date="2026-09-25T21:08:00Z" w16du:dateUtc="2026-09-26T01:08:00Z"/>
              </w:rPr>
            </w:pPr>
          </w:p>
          <w:p w14:paraId="689AD287" w14:textId="77777777" w:rsidR="002D54AA" w:rsidRPr="00851819" w:rsidRDefault="002D54AA" w:rsidP="00491FBC">
            <w:pPr>
              <w:jc w:val="both"/>
              <w:rPr>
                <w:del w:id="583" w:author="Bob Hough" w:date="2026-09-25T21:08:00Z" w16du:dateUtc="2026-09-26T01:08:00Z"/>
              </w:rPr>
            </w:pPr>
          </w:p>
          <w:p w14:paraId="168B810D" w14:textId="77777777" w:rsidR="002D54AA" w:rsidRPr="00851819" w:rsidRDefault="002D54AA" w:rsidP="00491FBC">
            <w:pPr>
              <w:jc w:val="both"/>
              <w:rPr>
                <w:del w:id="584" w:author="Bob Hough" w:date="2026-09-25T21:08:00Z" w16du:dateUtc="2026-09-26T01:08:00Z"/>
              </w:rPr>
            </w:pPr>
          </w:p>
        </w:tc>
        <w:tc>
          <w:tcPr>
            <w:tcW w:w="1537" w:type="dxa"/>
          </w:tcPr>
          <w:p w14:paraId="00E29ACE" w14:textId="77777777" w:rsidR="002D54AA" w:rsidRPr="00851819" w:rsidRDefault="00842719" w:rsidP="00491FBC">
            <w:pPr>
              <w:jc w:val="both"/>
              <w:rPr>
                <w:del w:id="585" w:author="Bob Hough" w:date="2026-09-25T21:08:00Z" w16du:dateUtc="2026-09-26T01:08:00Z"/>
              </w:rPr>
            </w:pPr>
            <w:del w:id="586"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933" w:type="dxa"/>
          </w:tcPr>
          <w:p w14:paraId="10598477" w14:textId="77777777" w:rsidR="002D54AA" w:rsidRPr="00851819" w:rsidRDefault="00842719" w:rsidP="00491FBC">
            <w:pPr>
              <w:jc w:val="both"/>
              <w:rPr>
                <w:del w:id="587" w:author="Bob Hough" w:date="2026-09-25T21:08:00Z" w16du:dateUtc="2026-09-26T01:08:00Z"/>
              </w:rPr>
            </w:pPr>
            <w:del w:id="588"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1457" w:type="dxa"/>
          </w:tcPr>
          <w:p w14:paraId="553B827A" w14:textId="77777777" w:rsidR="002D54AA" w:rsidRPr="00851819" w:rsidRDefault="00842719" w:rsidP="00491FBC">
            <w:pPr>
              <w:jc w:val="both"/>
              <w:rPr>
                <w:del w:id="589" w:author="Bob Hough" w:date="2026-09-25T21:08:00Z" w16du:dateUtc="2026-09-26T01:08:00Z"/>
              </w:rPr>
            </w:pPr>
            <w:del w:id="590"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2429" w:type="dxa"/>
          </w:tcPr>
          <w:p w14:paraId="67095EF8" w14:textId="77777777" w:rsidR="002D54AA" w:rsidRPr="00851819" w:rsidRDefault="00842719" w:rsidP="00491FBC">
            <w:pPr>
              <w:jc w:val="both"/>
              <w:rPr>
                <w:del w:id="591" w:author="Bob Hough" w:date="2026-09-25T21:08:00Z" w16du:dateUtc="2026-09-26T01:08:00Z"/>
              </w:rPr>
            </w:pPr>
            <w:del w:id="59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06FD43E0" w14:textId="77777777" w:rsidTr="002D54AA">
        <w:trPr>
          <w:del w:id="593" w:author="Bob Hough" w:date="2026-09-25T21:08:00Z" w16du:dateUtc="2026-09-26T01:08:00Z"/>
        </w:trPr>
        <w:tc>
          <w:tcPr>
            <w:tcW w:w="2711" w:type="dxa"/>
          </w:tcPr>
          <w:p w14:paraId="5C2120E6" w14:textId="77777777" w:rsidR="002D54AA" w:rsidRPr="00851819" w:rsidRDefault="00842719" w:rsidP="00491FBC">
            <w:pPr>
              <w:jc w:val="both"/>
              <w:rPr>
                <w:del w:id="594" w:author="Bob Hough" w:date="2026-09-25T21:08:00Z" w16du:dateUtc="2026-09-26T01:08:00Z"/>
              </w:rPr>
            </w:pPr>
            <w:del w:id="59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7DF80505" w14:textId="77777777" w:rsidR="002D54AA" w:rsidRPr="00851819" w:rsidRDefault="002D54AA" w:rsidP="00491FBC">
            <w:pPr>
              <w:jc w:val="both"/>
              <w:rPr>
                <w:del w:id="596" w:author="Bob Hough" w:date="2026-09-25T21:08:00Z" w16du:dateUtc="2026-09-26T01:08:00Z"/>
              </w:rPr>
            </w:pPr>
          </w:p>
          <w:p w14:paraId="2EE59F7B" w14:textId="77777777" w:rsidR="002D54AA" w:rsidRPr="00851819" w:rsidRDefault="002D54AA" w:rsidP="00491FBC">
            <w:pPr>
              <w:jc w:val="both"/>
              <w:rPr>
                <w:del w:id="597" w:author="Bob Hough" w:date="2026-09-25T21:08:00Z" w16du:dateUtc="2026-09-26T01:08:00Z"/>
              </w:rPr>
            </w:pPr>
          </w:p>
          <w:p w14:paraId="3A240587" w14:textId="77777777" w:rsidR="002D54AA" w:rsidRPr="00851819" w:rsidRDefault="002D54AA" w:rsidP="00491FBC">
            <w:pPr>
              <w:jc w:val="both"/>
              <w:rPr>
                <w:del w:id="598" w:author="Bob Hough" w:date="2026-09-25T21:08:00Z" w16du:dateUtc="2026-09-26T01:08:00Z"/>
              </w:rPr>
            </w:pPr>
          </w:p>
          <w:p w14:paraId="12F4EFB3" w14:textId="77777777" w:rsidR="002D54AA" w:rsidRPr="00851819" w:rsidRDefault="002D54AA" w:rsidP="00491FBC">
            <w:pPr>
              <w:jc w:val="both"/>
              <w:rPr>
                <w:del w:id="599" w:author="Bob Hough" w:date="2026-09-25T21:08:00Z" w16du:dateUtc="2026-09-26T01:08:00Z"/>
              </w:rPr>
            </w:pPr>
          </w:p>
          <w:p w14:paraId="599C6FD5" w14:textId="77777777" w:rsidR="002D54AA" w:rsidRPr="00851819" w:rsidRDefault="002D54AA" w:rsidP="00491FBC">
            <w:pPr>
              <w:jc w:val="both"/>
              <w:rPr>
                <w:del w:id="600" w:author="Bob Hough" w:date="2026-09-25T21:08:00Z" w16du:dateUtc="2026-09-26T01:08:00Z"/>
              </w:rPr>
            </w:pPr>
          </w:p>
          <w:p w14:paraId="617B14FF" w14:textId="77777777" w:rsidR="002D54AA" w:rsidRPr="00851819" w:rsidRDefault="002D54AA" w:rsidP="00491FBC">
            <w:pPr>
              <w:jc w:val="both"/>
              <w:rPr>
                <w:del w:id="601" w:author="Bob Hough" w:date="2026-09-25T21:08:00Z" w16du:dateUtc="2026-09-26T01:08:00Z"/>
              </w:rPr>
            </w:pPr>
          </w:p>
        </w:tc>
        <w:tc>
          <w:tcPr>
            <w:tcW w:w="1537" w:type="dxa"/>
          </w:tcPr>
          <w:p w14:paraId="49E15394" w14:textId="77777777" w:rsidR="002D54AA" w:rsidRPr="00851819" w:rsidRDefault="00842719" w:rsidP="00491FBC">
            <w:pPr>
              <w:jc w:val="both"/>
              <w:rPr>
                <w:del w:id="602" w:author="Bob Hough" w:date="2026-09-25T21:08:00Z" w16du:dateUtc="2026-09-26T01:08:00Z"/>
              </w:rPr>
            </w:pPr>
            <w:del w:id="603"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933" w:type="dxa"/>
          </w:tcPr>
          <w:p w14:paraId="64501F8B" w14:textId="77777777" w:rsidR="002D54AA" w:rsidRPr="00851819" w:rsidRDefault="00842719" w:rsidP="00491FBC">
            <w:pPr>
              <w:jc w:val="both"/>
              <w:rPr>
                <w:del w:id="604" w:author="Bob Hough" w:date="2026-09-25T21:08:00Z" w16du:dateUtc="2026-09-26T01:08:00Z"/>
              </w:rPr>
            </w:pPr>
            <w:del w:id="60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1457" w:type="dxa"/>
          </w:tcPr>
          <w:p w14:paraId="70D6FBF9" w14:textId="77777777" w:rsidR="002D54AA" w:rsidRPr="00851819" w:rsidRDefault="00842719" w:rsidP="00491FBC">
            <w:pPr>
              <w:jc w:val="both"/>
              <w:rPr>
                <w:del w:id="606" w:author="Bob Hough" w:date="2026-09-25T21:08:00Z" w16du:dateUtc="2026-09-26T01:08:00Z"/>
              </w:rPr>
            </w:pPr>
            <w:del w:id="607"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2429" w:type="dxa"/>
          </w:tcPr>
          <w:p w14:paraId="028D6F8E" w14:textId="77777777" w:rsidR="002D54AA" w:rsidRPr="00851819" w:rsidRDefault="00842719" w:rsidP="00491FBC">
            <w:pPr>
              <w:jc w:val="both"/>
              <w:rPr>
                <w:del w:id="608" w:author="Bob Hough" w:date="2026-09-25T21:08:00Z" w16du:dateUtc="2026-09-26T01:08:00Z"/>
              </w:rPr>
            </w:pPr>
            <w:del w:id="609"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6E66DE9A" w14:textId="77777777" w:rsidTr="002D54AA">
        <w:trPr>
          <w:del w:id="610" w:author="Bob Hough" w:date="2026-09-25T21:08:00Z" w16du:dateUtc="2026-09-26T01:08:00Z"/>
        </w:trPr>
        <w:tc>
          <w:tcPr>
            <w:tcW w:w="2711" w:type="dxa"/>
          </w:tcPr>
          <w:p w14:paraId="3D219F13" w14:textId="77777777" w:rsidR="002D54AA" w:rsidRPr="00851819" w:rsidRDefault="00842719" w:rsidP="00491FBC">
            <w:pPr>
              <w:jc w:val="both"/>
              <w:rPr>
                <w:del w:id="611" w:author="Bob Hough" w:date="2026-09-25T21:08:00Z" w16du:dateUtc="2026-09-26T01:08:00Z"/>
              </w:rPr>
            </w:pPr>
            <w:del w:id="61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4DE07D4D" w14:textId="77777777" w:rsidR="002D54AA" w:rsidRPr="00851819" w:rsidRDefault="002D54AA" w:rsidP="00491FBC">
            <w:pPr>
              <w:jc w:val="both"/>
              <w:rPr>
                <w:del w:id="613" w:author="Bob Hough" w:date="2026-09-25T21:08:00Z" w16du:dateUtc="2026-09-26T01:08:00Z"/>
              </w:rPr>
            </w:pPr>
          </w:p>
          <w:p w14:paraId="3833C29F" w14:textId="77777777" w:rsidR="002D54AA" w:rsidRPr="00851819" w:rsidRDefault="002D54AA" w:rsidP="00491FBC">
            <w:pPr>
              <w:jc w:val="both"/>
              <w:rPr>
                <w:del w:id="614" w:author="Bob Hough" w:date="2026-09-25T21:08:00Z" w16du:dateUtc="2026-09-26T01:08:00Z"/>
              </w:rPr>
            </w:pPr>
          </w:p>
          <w:p w14:paraId="34BE2AD3" w14:textId="77777777" w:rsidR="002D54AA" w:rsidRPr="00851819" w:rsidRDefault="002D54AA" w:rsidP="00491FBC">
            <w:pPr>
              <w:jc w:val="both"/>
              <w:rPr>
                <w:del w:id="615" w:author="Bob Hough" w:date="2026-09-25T21:08:00Z" w16du:dateUtc="2026-09-26T01:08:00Z"/>
              </w:rPr>
            </w:pPr>
          </w:p>
          <w:p w14:paraId="7E7DAB0D" w14:textId="77777777" w:rsidR="002D54AA" w:rsidRPr="00851819" w:rsidRDefault="002D54AA" w:rsidP="00491FBC">
            <w:pPr>
              <w:jc w:val="both"/>
              <w:rPr>
                <w:del w:id="616" w:author="Bob Hough" w:date="2026-09-25T21:08:00Z" w16du:dateUtc="2026-09-26T01:08:00Z"/>
              </w:rPr>
            </w:pPr>
          </w:p>
          <w:p w14:paraId="36182016" w14:textId="77777777" w:rsidR="002D54AA" w:rsidRPr="00851819" w:rsidRDefault="002D54AA" w:rsidP="00491FBC">
            <w:pPr>
              <w:jc w:val="both"/>
              <w:rPr>
                <w:del w:id="617" w:author="Bob Hough" w:date="2026-09-25T21:08:00Z" w16du:dateUtc="2026-09-26T01:08:00Z"/>
              </w:rPr>
            </w:pPr>
          </w:p>
        </w:tc>
        <w:tc>
          <w:tcPr>
            <w:tcW w:w="1537" w:type="dxa"/>
          </w:tcPr>
          <w:p w14:paraId="5693CA53" w14:textId="77777777" w:rsidR="002D54AA" w:rsidRPr="00851819" w:rsidRDefault="00842719" w:rsidP="00491FBC">
            <w:pPr>
              <w:jc w:val="both"/>
              <w:rPr>
                <w:del w:id="618" w:author="Bob Hough" w:date="2026-09-25T21:08:00Z" w16du:dateUtc="2026-09-26T01:08:00Z"/>
              </w:rPr>
            </w:pPr>
            <w:del w:id="619"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933" w:type="dxa"/>
          </w:tcPr>
          <w:p w14:paraId="7EC5C64A" w14:textId="77777777" w:rsidR="002D54AA" w:rsidRPr="00851819" w:rsidRDefault="00842719" w:rsidP="00491FBC">
            <w:pPr>
              <w:jc w:val="both"/>
              <w:rPr>
                <w:del w:id="620" w:author="Bob Hough" w:date="2026-09-25T21:08:00Z" w16du:dateUtc="2026-09-26T01:08:00Z"/>
              </w:rPr>
            </w:pPr>
            <w:del w:id="621"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1457" w:type="dxa"/>
          </w:tcPr>
          <w:p w14:paraId="0454F38E" w14:textId="77777777" w:rsidR="002D54AA" w:rsidRPr="00851819" w:rsidRDefault="00842719" w:rsidP="00491FBC">
            <w:pPr>
              <w:jc w:val="both"/>
              <w:rPr>
                <w:del w:id="622" w:author="Bob Hough" w:date="2026-09-25T21:08:00Z" w16du:dateUtc="2026-09-26T01:08:00Z"/>
              </w:rPr>
            </w:pPr>
            <w:del w:id="623"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2429" w:type="dxa"/>
          </w:tcPr>
          <w:p w14:paraId="4A104D00" w14:textId="77777777" w:rsidR="002D54AA" w:rsidRPr="00851819" w:rsidRDefault="00842719" w:rsidP="00491FBC">
            <w:pPr>
              <w:jc w:val="both"/>
              <w:rPr>
                <w:del w:id="624" w:author="Bob Hough" w:date="2026-09-25T21:08:00Z" w16du:dateUtc="2026-09-26T01:08:00Z"/>
              </w:rPr>
            </w:pPr>
            <w:del w:id="62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1C68A283" w14:textId="77777777" w:rsidTr="002D54AA">
        <w:trPr>
          <w:del w:id="626" w:author="Bob Hough" w:date="2026-09-25T21:08:00Z" w16du:dateUtc="2026-09-26T01:08:00Z"/>
        </w:trPr>
        <w:tc>
          <w:tcPr>
            <w:tcW w:w="2711" w:type="dxa"/>
          </w:tcPr>
          <w:p w14:paraId="7B769F78" w14:textId="77777777" w:rsidR="002D54AA" w:rsidRPr="00851819" w:rsidRDefault="00842719" w:rsidP="00491FBC">
            <w:pPr>
              <w:jc w:val="both"/>
              <w:rPr>
                <w:del w:id="627" w:author="Bob Hough" w:date="2026-09-25T21:08:00Z" w16du:dateUtc="2026-09-26T01:08:00Z"/>
              </w:rPr>
            </w:pPr>
            <w:del w:id="628"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10D0C398" w14:textId="77777777" w:rsidR="002D54AA" w:rsidRPr="00851819" w:rsidRDefault="002D54AA" w:rsidP="00491FBC">
            <w:pPr>
              <w:jc w:val="both"/>
              <w:rPr>
                <w:del w:id="629" w:author="Bob Hough" w:date="2026-09-25T21:08:00Z" w16du:dateUtc="2026-09-26T01:08:00Z"/>
              </w:rPr>
            </w:pPr>
          </w:p>
          <w:p w14:paraId="33EC6195" w14:textId="77777777" w:rsidR="002D54AA" w:rsidRPr="00851819" w:rsidRDefault="002D54AA" w:rsidP="00491FBC">
            <w:pPr>
              <w:jc w:val="both"/>
              <w:rPr>
                <w:del w:id="630" w:author="Bob Hough" w:date="2026-09-25T21:08:00Z" w16du:dateUtc="2026-09-26T01:08:00Z"/>
              </w:rPr>
            </w:pPr>
          </w:p>
          <w:p w14:paraId="0E684FEC" w14:textId="77777777" w:rsidR="002D54AA" w:rsidRPr="00851819" w:rsidRDefault="002D54AA" w:rsidP="00491FBC">
            <w:pPr>
              <w:jc w:val="both"/>
              <w:rPr>
                <w:del w:id="631" w:author="Bob Hough" w:date="2026-09-25T21:08:00Z" w16du:dateUtc="2026-09-26T01:08:00Z"/>
              </w:rPr>
            </w:pPr>
          </w:p>
          <w:p w14:paraId="52CECC74" w14:textId="77777777" w:rsidR="002D54AA" w:rsidRPr="00851819" w:rsidRDefault="002D54AA" w:rsidP="00491FBC">
            <w:pPr>
              <w:jc w:val="both"/>
              <w:rPr>
                <w:del w:id="632" w:author="Bob Hough" w:date="2026-09-25T21:08:00Z" w16du:dateUtc="2026-09-26T01:08:00Z"/>
              </w:rPr>
            </w:pPr>
          </w:p>
          <w:p w14:paraId="62864F10" w14:textId="77777777" w:rsidR="002D54AA" w:rsidRPr="00851819" w:rsidRDefault="002D54AA" w:rsidP="00491FBC">
            <w:pPr>
              <w:jc w:val="both"/>
              <w:rPr>
                <w:del w:id="633" w:author="Bob Hough" w:date="2026-09-25T21:08:00Z" w16du:dateUtc="2026-09-26T01:08:00Z"/>
              </w:rPr>
            </w:pPr>
          </w:p>
        </w:tc>
        <w:tc>
          <w:tcPr>
            <w:tcW w:w="1537" w:type="dxa"/>
          </w:tcPr>
          <w:p w14:paraId="5593F93F" w14:textId="77777777" w:rsidR="002D54AA" w:rsidRPr="00851819" w:rsidRDefault="00842719" w:rsidP="00491FBC">
            <w:pPr>
              <w:jc w:val="both"/>
              <w:rPr>
                <w:del w:id="634" w:author="Bob Hough" w:date="2026-09-25T21:08:00Z" w16du:dateUtc="2026-09-26T01:08:00Z"/>
              </w:rPr>
            </w:pPr>
            <w:del w:id="63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933" w:type="dxa"/>
          </w:tcPr>
          <w:p w14:paraId="28CDB6F6" w14:textId="77777777" w:rsidR="002D54AA" w:rsidRPr="00851819" w:rsidRDefault="00842719" w:rsidP="00491FBC">
            <w:pPr>
              <w:jc w:val="both"/>
              <w:rPr>
                <w:del w:id="636" w:author="Bob Hough" w:date="2026-09-25T21:08:00Z" w16du:dateUtc="2026-09-26T01:08:00Z"/>
              </w:rPr>
            </w:pPr>
            <w:del w:id="637"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1457" w:type="dxa"/>
          </w:tcPr>
          <w:p w14:paraId="76F0C35F" w14:textId="77777777" w:rsidR="002D54AA" w:rsidRPr="00851819" w:rsidRDefault="00842719" w:rsidP="00491FBC">
            <w:pPr>
              <w:jc w:val="both"/>
              <w:rPr>
                <w:del w:id="638" w:author="Bob Hough" w:date="2026-09-25T21:08:00Z" w16du:dateUtc="2026-09-26T01:08:00Z"/>
              </w:rPr>
            </w:pPr>
            <w:del w:id="639"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2429" w:type="dxa"/>
          </w:tcPr>
          <w:p w14:paraId="0D8402B5" w14:textId="77777777" w:rsidR="002D54AA" w:rsidRPr="00851819" w:rsidRDefault="00842719" w:rsidP="00491FBC">
            <w:pPr>
              <w:jc w:val="both"/>
              <w:rPr>
                <w:del w:id="640" w:author="Bob Hough" w:date="2026-09-25T21:08:00Z" w16du:dateUtc="2026-09-26T01:08:00Z"/>
              </w:rPr>
            </w:pPr>
            <w:del w:id="641"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276F09C8" w14:textId="77777777" w:rsidTr="002D54AA">
        <w:trPr>
          <w:del w:id="642" w:author="Bob Hough" w:date="2026-09-25T21:08:00Z" w16du:dateUtc="2026-09-26T01:08:00Z"/>
        </w:trPr>
        <w:tc>
          <w:tcPr>
            <w:tcW w:w="2711" w:type="dxa"/>
          </w:tcPr>
          <w:p w14:paraId="752F3D60" w14:textId="77777777" w:rsidR="002D54AA" w:rsidRPr="00851819" w:rsidRDefault="00842719" w:rsidP="00491FBC">
            <w:pPr>
              <w:jc w:val="both"/>
              <w:rPr>
                <w:del w:id="643" w:author="Bob Hough" w:date="2026-09-25T21:08:00Z" w16du:dateUtc="2026-09-26T01:08:00Z"/>
              </w:rPr>
            </w:pPr>
            <w:del w:id="644"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30527826" w14:textId="77777777" w:rsidR="002D54AA" w:rsidRPr="00851819" w:rsidRDefault="002D54AA" w:rsidP="00491FBC">
            <w:pPr>
              <w:jc w:val="both"/>
              <w:rPr>
                <w:del w:id="645" w:author="Bob Hough" w:date="2026-09-25T21:08:00Z" w16du:dateUtc="2026-09-26T01:08:00Z"/>
              </w:rPr>
            </w:pPr>
          </w:p>
          <w:p w14:paraId="66D80F69" w14:textId="77777777" w:rsidR="002D54AA" w:rsidRPr="00851819" w:rsidRDefault="002D54AA" w:rsidP="00491FBC">
            <w:pPr>
              <w:jc w:val="both"/>
              <w:rPr>
                <w:del w:id="646" w:author="Bob Hough" w:date="2026-09-25T21:08:00Z" w16du:dateUtc="2026-09-26T01:08:00Z"/>
              </w:rPr>
            </w:pPr>
          </w:p>
          <w:p w14:paraId="09D42589" w14:textId="77777777" w:rsidR="002D54AA" w:rsidRPr="00851819" w:rsidRDefault="002D54AA" w:rsidP="00491FBC">
            <w:pPr>
              <w:jc w:val="both"/>
              <w:rPr>
                <w:del w:id="647" w:author="Bob Hough" w:date="2026-09-25T21:08:00Z" w16du:dateUtc="2026-09-26T01:08:00Z"/>
              </w:rPr>
            </w:pPr>
          </w:p>
          <w:p w14:paraId="2AB0ABF2" w14:textId="77777777" w:rsidR="002D54AA" w:rsidRPr="00851819" w:rsidRDefault="002D54AA" w:rsidP="00491FBC">
            <w:pPr>
              <w:jc w:val="both"/>
              <w:rPr>
                <w:del w:id="648" w:author="Bob Hough" w:date="2026-09-25T21:08:00Z" w16du:dateUtc="2026-09-26T01:08:00Z"/>
              </w:rPr>
            </w:pPr>
          </w:p>
          <w:p w14:paraId="56C13F13" w14:textId="77777777" w:rsidR="002D54AA" w:rsidRPr="00851819" w:rsidRDefault="002D54AA" w:rsidP="00491FBC">
            <w:pPr>
              <w:jc w:val="both"/>
              <w:rPr>
                <w:del w:id="649" w:author="Bob Hough" w:date="2026-09-25T21:08:00Z" w16du:dateUtc="2026-09-26T01:08:00Z"/>
              </w:rPr>
            </w:pPr>
          </w:p>
        </w:tc>
        <w:tc>
          <w:tcPr>
            <w:tcW w:w="1537" w:type="dxa"/>
          </w:tcPr>
          <w:p w14:paraId="4E9DA5C7" w14:textId="77777777" w:rsidR="002D54AA" w:rsidRPr="00851819" w:rsidRDefault="00842719" w:rsidP="00491FBC">
            <w:pPr>
              <w:jc w:val="both"/>
              <w:rPr>
                <w:del w:id="650" w:author="Bob Hough" w:date="2026-09-25T21:08:00Z" w16du:dateUtc="2026-09-26T01:08:00Z"/>
              </w:rPr>
            </w:pPr>
            <w:del w:id="651"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933" w:type="dxa"/>
          </w:tcPr>
          <w:p w14:paraId="10ED9006" w14:textId="77777777" w:rsidR="002D54AA" w:rsidRPr="00851819" w:rsidRDefault="00842719" w:rsidP="00491FBC">
            <w:pPr>
              <w:jc w:val="both"/>
              <w:rPr>
                <w:del w:id="652" w:author="Bob Hough" w:date="2026-09-25T21:08:00Z" w16du:dateUtc="2026-09-26T01:08:00Z"/>
              </w:rPr>
            </w:pPr>
            <w:del w:id="653"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1457" w:type="dxa"/>
          </w:tcPr>
          <w:p w14:paraId="04BAE9A9" w14:textId="77777777" w:rsidR="002D54AA" w:rsidRPr="00851819" w:rsidRDefault="00842719" w:rsidP="00491FBC">
            <w:pPr>
              <w:jc w:val="both"/>
              <w:rPr>
                <w:del w:id="654" w:author="Bob Hough" w:date="2026-09-25T21:08:00Z" w16du:dateUtc="2026-09-26T01:08:00Z"/>
              </w:rPr>
            </w:pPr>
            <w:del w:id="65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c>
          <w:tcPr>
            <w:tcW w:w="2429" w:type="dxa"/>
          </w:tcPr>
          <w:p w14:paraId="11A2A3B5" w14:textId="77777777" w:rsidR="002D54AA" w:rsidRPr="00851819" w:rsidRDefault="00842719" w:rsidP="00491FBC">
            <w:pPr>
              <w:jc w:val="both"/>
              <w:rPr>
                <w:del w:id="656" w:author="Bob Hough" w:date="2026-09-25T21:08:00Z" w16du:dateUtc="2026-09-26T01:08:00Z"/>
              </w:rPr>
            </w:pPr>
            <w:del w:id="657"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bl>
    <w:p w14:paraId="69D70BE1" w14:textId="77777777" w:rsidR="002D54AA" w:rsidRPr="00AD17A2" w:rsidRDefault="002D54AA" w:rsidP="002D54AA">
      <w:pPr>
        <w:jc w:val="both"/>
        <w:rPr>
          <w:del w:id="658" w:author="Bob Hough" w:date="2026-09-25T21:08:00Z" w16du:dateUtc="2026-09-26T01:08:00Z"/>
        </w:rPr>
      </w:pPr>
    </w:p>
    <w:p w14:paraId="79EFA8DA" w14:textId="77777777" w:rsidR="002D54AA" w:rsidRDefault="002D54AA" w:rsidP="002D54AA">
      <w:pPr>
        <w:jc w:val="both"/>
        <w:rPr>
          <w:del w:id="659" w:author="Bob Hough" w:date="2026-09-25T21:08:00Z" w16du:dateUtc="2026-09-26T01:08:00Z"/>
          <w:b/>
          <w:sz w:val="28"/>
          <w:szCs w:val="28"/>
        </w:rPr>
      </w:pPr>
    </w:p>
    <w:p w14:paraId="7A2DA588" w14:textId="77777777" w:rsidR="00AD17A2" w:rsidRDefault="00BA20DC" w:rsidP="00BA20DC">
      <w:pPr>
        <w:rPr>
          <w:del w:id="660" w:author="Bob Hough" w:date="2026-09-25T21:08:00Z" w16du:dateUtc="2026-09-26T01:08:00Z"/>
        </w:rPr>
      </w:pPr>
      <w:del w:id="661" w:author="Bob Hough" w:date="2026-09-25T21:08:00Z" w16du:dateUtc="2026-09-26T01:08:00Z">
        <w:r>
          <w:br w:type="page"/>
        </w:r>
      </w:del>
    </w:p>
    <w:p w14:paraId="443459CD" w14:textId="77777777" w:rsidR="00BA20DC" w:rsidRDefault="002D54AA" w:rsidP="00BF3AC1">
      <w:pPr>
        <w:jc w:val="both"/>
        <w:rPr>
          <w:del w:id="662" w:author="Bob Hough" w:date="2026-09-25T21:08:00Z" w16du:dateUtc="2026-09-26T01:08:00Z"/>
          <w:u w:val="single"/>
        </w:rPr>
      </w:pPr>
      <w:del w:id="663" w:author="Bob Hough" w:date="2026-09-25T21:08:00Z" w16du:dateUtc="2026-09-26T01:08:00Z">
        <w:r>
          <w:delText xml:space="preserve">If there are any periods of time that have not been accounted for in your application, for instance, periods spent raising a family or of extended travel, please give details of them here with dates.  The information provided in this form </w:delText>
        </w:r>
        <w:r w:rsidRPr="002D54AA">
          <w:rPr>
            <w:u w:val="single"/>
          </w:rPr>
          <w:delText>must</w:delText>
        </w:r>
        <w:r>
          <w:rPr>
            <w:b/>
          </w:rPr>
          <w:delText xml:space="preserve"> </w:delText>
        </w:r>
        <w:r>
          <w:delText xml:space="preserve">provide a complete chronology from the age of 18.  </w:delText>
        </w:r>
        <w:r>
          <w:rPr>
            <w:u w:val="single"/>
          </w:rPr>
          <w:delText>Please ensure that there are no gaps in the history of your education, employment and other experience.  Failure to provide a full account may lead to your application being rejected.</w:delText>
        </w:r>
      </w:del>
    </w:p>
    <w:p w14:paraId="2765F001" w14:textId="77777777" w:rsidR="002D54AA" w:rsidRDefault="002D54AA" w:rsidP="00BF3AC1">
      <w:pPr>
        <w:jc w:val="both"/>
        <w:rPr>
          <w:del w:id="664" w:author="Bob Hough" w:date="2026-09-25T21:08:00Z" w16du:dateUtc="2026-09-26T01:08:00Z"/>
          <w:u w:val="single"/>
        </w:rPr>
      </w:pPr>
    </w:p>
    <w:tbl>
      <w:tblPr>
        <w:tblStyle w:val="TableGrid"/>
        <w:tblW w:w="0" w:type="auto"/>
        <w:tblLook w:val="04A0" w:firstRow="1" w:lastRow="0" w:firstColumn="1" w:lastColumn="0" w:noHBand="0" w:noVBand="1"/>
      </w:tblPr>
      <w:tblGrid>
        <w:gridCol w:w="4508"/>
        <w:gridCol w:w="4508"/>
      </w:tblGrid>
      <w:tr w:rsidR="002D54AA" w14:paraId="5D78EDD0" w14:textId="77777777" w:rsidTr="002D54AA">
        <w:trPr>
          <w:del w:id="665" w:author="Bob Hough" w:date="2026-09-25T21:08:00Z" w16du:dateUtc="2026-09-26T01:08:00Z"/>
        </w:trPr>
        <w:tc>
          <w:tcPr>
            <w:tcW w:w="4508" w:type="dxa"/>
          </w:tcPr>
          <w:p w14:paraId="0CB52ABC" w14:textId="77777777" w:rsidR="002D54AA" w:rsidRPr="002D54AA" w:rsidRDefault="002D54AA" w:rsidP="00BF3AC1">
            <w:pPr>
              <w:jc w:val="both"/>
              <w:rPr>
                <w:del w:id="666" w:author="Bob Hough" w:date="2026-09-25T21:08:00Z" w16du:dateUtc="2026-09-26T01:08:00Z"/>
                <w:b/>
              </w:rPr>
            </w:pPr>
            <w:del w:id="667" w:author="Bob Hough" w:date="2026-09-25T21:08:00Z" w16du:dateUtc="2026-09-26T01:08:00Z">
              <w:r w:rsidRPr="002D54AA">
                <w:rPr>
                  <w:b/>
                </w:rPr>
                <w:delText>Dates (from – to)</w:delText>
              </w:r>
            </w:del>
          </w:p>
        </w:tc>
        <w:tc>
          <w:tcPr>
            <w:tcW w:w="4508" w:type="dxa"/>
          </w:tcPr>
          <w:p w14:paraId="1D353601" w14:textId="77777777" w:rsidR="002D54AA" w:rsidRDefault="002D54AA" w:rsidP="00BF3AC1">
            <w:pPr>
              <w:jc w:val="both"/>
              <w:rPr>
                <w:del w:id="668" w:author="Bob Hough" w:date="2026-09-25T21:08:00Z" w16du:dateUtc="2026-09-26T01:08:00Z"/>
                <w:b/>
              </w:rPr>
            </w:pPr>
            <w:del w:id="669" w:author="Bob Hough" w:date="2026-09-25T21:08:00Z" w16du:dateUtc="2026-09-26T01:08:00Z">
              <w:r w:rsidRPr="002D54AA">
                <w:rPr>
                  <w:b/>
                </w:rPr>
                <w:delText>Activity</w:delText>
              </w:r>
            </w:del>
          </w:p>
          <w:p w14:paraId="1D6597B0" w14:textId="77777777" w:rsidR="002D54AA" w:rsidRPr="002D54AA" w:rsidRDefault="002D54AA" w:rsidP="00BF3AC1">
            <w:pPr>
              <w:jc w:val="both"/>
              <w:rPr>
                <w:del w:id="670" w:author="Bob Hough" w:date="2026-09-25T21:08:00Z" w16du:dateUtc="2026-09-26T01:08:00Z"/>
                <w:b/>
              </w:rPr>
            </w:pPr>
          </w:p>
        </w:tc>
      </w:tr>
      <w:tr w:rsidR="002D54AA" w:rsidRPr="00851819" w14:paraId="06E51D61" w14:textId="77777777" w:rsidTr="002D54AA">
        <w:trPr>
          <w:del w:id="671" w:author="Bob Hough" w:date="2026-09-25T21:08:00Z" w16du:dateUtc="2026-09-26T01:08:00Z"/>
        </w:trPr>
        <w:tc>
          <w:tcPr>
            <w:tcW w:w="4508" w:type="dxa"/>
          </w:tcPr>
          <w:p w14:paraId="03482B38" w14:textId="77777777" w:rsidR="002D54AA" w:rsidRPr="00851819" w:rsidRDefault="00DB7860" w:rsidP="00BF3AC1">
            <w:pPr>
              <w:jc w:val="both"/>
              <w:rPr>
                <w:del w:id="672" w:author="Bob Hough" w:date="2026-09-25T21:08:00Z" w16du:dateUtc="2026-09-26T01:08:00Z"/>
              </w:rPr>
            </w:pPr>
            <w:del w:id="673" w:author="Bob Hough" w:date="2026-09-25T21:08:00Z" w16du:dateUtc="2026-09-26T01:08:00Z">
              <w:r w:rsidRPr="00851819">
                <w:fldChar w:fldCharType="begin">
                  <w:ffData>
                    <w:name w:val="Text63"/>
                    <w:enabled/>
                    <w:calcOnExit w:val="0"/>
                    <w:textInput/>
                  </w:ffData>
                </w:fldChar>
              </w:r>
              <w:bookmarkStart w:id="674" w:name="Text63"/>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bookmarkEnd w:id="674"/>
            </w:del>
          </w:p>
          <w:p w14:paraId="02AEB0FB" w14:textId="77777777" w:rsidR="002D54AA" w:rsidRPr="00851819" w:rsidRDefault="002D54AA" w:rsidP="00BF3AC1">
            <w:pPr>
              <w:jc w:val="both"/>
              <w:rPr>
                <w:del w:id="675" w:author="Bob Hough" w:date="2026-09-25T21:08:00Z" w16du:dateUtc="2026-09-26T01:08:00Z"/>
              </w:rPr>
            </w:pPr>
          </w:p>
          <w:p w14:paraId="02C8320E" w14:textId="77777777" w:rsidR="002D54AA" w:rsidRPr="00851819" w:rsidRDefault="002D54AA" w:rsidP="00BF3AC1">
            <w:pPr>
              <w:jc w:val="both"/>
              <w:rPr>
                <w:del w:id="676" w:author="Bob Hough" w:date="2026-09-25T21:08:00Z" w16du:dateUtc="2026-09-26T01:08:00Z"/>
              </w:rPr>
            </w:pPr>
          </w:p>
          <w:p w14:paraId="5534F548" w14:textId="77777777" w:rsidR="002D54AA" w:rsidRPr="00851819" w:rsidRDefault="002D54AA" w:rsidP="00BF3AC1">
            <w:pPr>
              <w:jc w:val="both"/>
              <w:rPr>
                <w:del w:id="677" w:author="Bob Hough" w:date="2026-09-25T21:08:00Z" w16du:dateUtc="2026-09-26T01:08:00Z"/>
              </w:rPr>
            </w:pPr>
          </w:p>
          <w:p w14:paraId="6BB2B831" w14:textId="77777777" w:rsidR="00842719" w:rsidRPr="00851819" w:rsidRDefault="00842719" w:rsidP="00BF3AC1">
            <w:pPr>
              <w:jc w:val="both"/>
              <w:rPr>
                <w:del w:id="678" w:author="Bob Hough" w:date="2026-09-25T21:08:00Z" w16du:dateUtc="2026-09-26T01:08:00Z"/>
              </w:rPr>
            </w:pPr>
          </w:p>
          <w:p w14:paraId="42511C26" w14:textId="77777777" w:rsidR="002D54AA" w:rsidRPr="00851819" w:rsidRDefault="002D54AA" w:rsidP="00BF3AC1">
            <w:pPr>
              <w:jc w:val="both"/>
              <w:rPr>
                <w:del w:id="679" w:author="Bob Hough" w:date="2026-09-25T21:08:00Z" w16du:dateUtc="2026-09-26T01:08:00Z"/>
              </w:rPr>
            </w:pPr>
          </w:p>
        </w:tc>
        <w:tc>
          <w:tcPr>
            <w:tcW w:w="4508" w:type="dxa"/>
          </w:tcPr>
          <w:p w14:paraId="3CB1AA75" w14:textId="77777777" w:rsidR="002D54AA" w:rsidRPr="00851819" w:rsidRDefault="00842719" w:rsidP="00BF3AC1">
            <w:pPr>
              <w:jc w:val="both"/>
              <w:rPr>
                <w:del w:id="680" w:author="Bob Hough" w:date="2026-09-25T21:08:00Z" w16du:dateUtc="2026-09-26T01:08:00Z"/>
              </w:rPr>
            </w:pPr>
            <w:del w:id="681" w:author="Bob Hough" w:date="2026-09-25T21:08:00Z" w16du:dateUtc="2026-09-26T01:08:00Z">
              <w:r w:rsidRPr="00851819">
                <w:fldChar w:fldCharType="begin">
                  <w:ffData>
                    <w:name w:val="Text119"/>
                    <w:enabled/>
                    <w:calcOnExit w:val="0"/>
                    <w:textInput/>
                  </w:ffData>
                </w:fldChar>
              </w:r>
              <w:bookmarkStart w:id="682" w:name="Text119"/>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bookmarkEnd w:id="682"/>
            </w:del>
          </w:p>
        </w:tc>
      </w:tr>
      <w:tr w:rsidR="002D54AA" w:rsidRPr="00851819" w14:paraId="0D6130C9" w14:textId="77777777" w:rsidTr="002D54AA">
        <w:trPr>
          <w:del w:id="683" w:author="Bob Hough" w:date="2026-09-25T21:08:00Z" w16du:dateUtc="2026-09-26T01:08:00Z"/>
        </w:trPr>
        <w:tc>
          <w:tcPr>
            <w:tcW w:w="4508" w:type="dxa"/>
          </w:tcPr>
          <w:p w14:paraId="1EA4C1AC" w14:textId="77777777" w:rsidR="002D54AA" w:rsidRPr="00851819" w:rsidRDefault="00842719" w:rsidP="00BF3AC1">
            <w:pPr>
              <w:jc w:val="both"/>
              <w:rPr>
                <w:del w:id="684" w:author="Bob Hough" w:date="2026-09-25T21:08:00Z" w16du:dateUtc="2026-09-26T01:08:00Z"/>
              </w:rPr>
            </w:pPr>
            <w:del w:id="68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31A69623" w14:textId="77777777" w:rsidR="002D54AA" w:rsidRPr="00851819" w:rsidRDefault="002D54AA" w:rsidP="00BF3AC1">
            <w:pPr>
              <w:jc w:val="both"/>
              <w:rPr>
                <w:del w:id="686" w:author="Bob Hough" w:date="2026-09-25T21:08:00Z" w16du:dateUtc="2026-09-26T01:08:00Z"/>
              </w:rPr>
            </w:pPr>
          </w:p>
          <w:p w14:paraId="5EDA8E76" w14:textId="77777777" w:rsidR="002D54AA" w:rsidRPr="00851819" w:rsidRDefault="002D54AA" w:rsidP="00BF3AC1">
            <w:pPr>
              <w:jc w:val="both"/>
              <w:rPr>
                <w:del w:id="687" w:author="Bob Hough" w:date="2026-09-25T21:08:00Z" w16du:dateUtc="2026-09-26T01:08:00Z"/>
              </w:rPr>
            </w:pPr>
          </w:p>
          <w:p w14:paraId="0198253B" w14:textId="77777777" w:rsidR="002D54AA" w:rsidRPr="00851819" w:rsidRDefault="002D54AA" w:rsidP="00BF3AC1">
            <w:pPr>
              <w:jc w:val="both"/>
              <w:rPr>
                <w:del w:id="688" w:author="Bob Hough" w:date="2026-09-25T21:08:00Z" w16du:dateUtc="2026-09-26T01:08:00Z"/>
              </w:rPr>
            </w:pPr>
          </w:p>
          <w:p w14:paraId="44D8EC2D" w14:textId="77777777" w:rsidR="002D54AA" w:rsidRPr="00851819" w:rsidRDefault="002D54AA" w:rsidP="00BF3AC1">
            <w:pPr>
              <w:jc w:val="both"/>
              <w:rPr>
                <w:del w:id="689" w:author="Bob Hough" w:date="2026-09-25T21:08:00Z" w16du:dateUtc="2026-09-26T01:08:00Z"/>
              </w:rPr>
            </w:pPr>
          </w:p>
          <w:p w14:paraId="50E9467A" w14:textId="77777777" w:rsidR="002D54AA" w:rsidRPr="00851819" w:rsidRDefault="002D54AA" w:rsidP="00BF3AC1">
            <w:pPr>
              <w:jc w:val="both"/>
              <w:rPr>
                <w:del w:id="690" w:author="Bob Hough" w:date="2026-09-25T21:08:00Z" w16du:dateUtc="2026-09-26T01:08:00Z"/>
              </w:rPr>
            </w:pPr>
          </w:p>
        </w:tc>
        <w:tc>
          <w:tcPr>
            <w:tcW w:w="4508" w:type="dxa"/>
          </w:tcPr>
          <w:p w14:paraId="20418A3E" w14:textId="77777777" w:rsidR="002D54AA" w:rsidRPr="00851819" w:rsidRDefault="00842719" w:rsidP="00BF3AC1">
            <w:pPr>
              <w:jc w:val="both"/>
              <w:rPr>
                <w:del w:id="691" w:author="Bob Hough" w:date="2026-09-25T21:08:00Z" w16du:dateUtc="2026-09-26T01:08:00Z"/>
              </w:rPr>
            </w:pPr>
            <w:del w:id="69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r w:rsidR="002D54AA" w:rsidRPr="00851819" w14:paraId="18F5CAEC" w14:textId="77777777" w:rsidTr="002D54AA">
        <w:trPr>
          <w:del w:id="693" w:author="Bob Hough" w:date="2026-09-25T21:08:00Z" w16du:dateUtc="2026-09-26T01:08:00Z"/>
        </w:trPr>
        <w:tc>
          <w:tcPr>
            <w:tcW w:w="4508" w:type="dxa"/>
          </w:tcPr>
          <w:p w14:paraId="649954B3" w14:textId="77777777" w:rsidR="002D54AA" w:rsidRPr="00851819" w:rsidRDefault="00842719" w:rsidP="00BF3AC1">
            <w:pPr>
              <w:jc w:val="both"/>
              <w:rPr>
                <w:del w:id="694" w:author="Bob Hough" w:date="2026-09-25T21:08:00Z" w16du:dateUtc="2026-09-26T01:08:00Z"/>
              </w:rPr>
            </w:pPr>
            <w:del w:id="695"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p w14:paraId="69535461" w14:textId="77777777" w:rsidR="002D54AA" w:rsidRPr="00851819" w:rsidRDefault="002D54AA" w:rsidP="00BF3AC1">
            <w:pPr>
              <w:jc w:val="both"/>
              <w:rPr>
                <w:del w:id="696" w:author="Bob Hough" w:date="2026-09-25T21:08:00Z" w16du:dateUtc="2026-09-26T01:08:00Z"/>
              </w:rPr>
            </w:pPr>
          </w:p>
          <w:p w14:paraId="3CD90905" w14:textId="77777777" w:rsidR="002D54AA" w:rsidRPr="00851819" w:rsidRDefault="002D54AA" w:rsidP="00BF3AC1">
            <w:pPr>
              <w:jc w:val="both"/>
              <w:rPr>
                <w:del w:id="697" w:author="Bob Hough" w:date="2026-09-25T21:08:00Z" w16du:dateUtc="2026-09-26T01:08:00Z"/>
              </w:rPr>
            </w:pPr>
          </w:p>
          <w:p w14:paraId="6D3BE15A" w14:textId="77777777" w:rsidR="002D54AA" w:rsidRPr="00851819" w:rsidRDefault="002D54AA" w:rsidP="00BF3AC1">
            <w:pPr>
              <w:jc w:val="both"/>
              <w:rPr>
                <w:del w:id="698" w:author="Bob Hough" w:date="2026-09-25T21:08:00Z" w16du:dateUtc="2026-09-26T01:08:00Z"/>
              </w:rPr>
            </w:pPr>
          </w:p>
          <w:p w14:paraId="2D41200D" w14:textId="77777777" w:rsidR="002D54AA" w:rsidRPr="00851819" w:rsidRDefault="002D54AA" w:rsidP="00BF3AC1">
            <w:pPr>
              <w:jc w:val="both"/>
              <w:rPr>
                <w:del w:id="699" w:author="Bob Hough" w:date="2026-09-25T21:08:00Z" w16du:dateUtc="2026-09-26T01:08:00Z"/>
              </w:rPr>
            </w:pPr>
          </w:p>
          <w:p w14:paraId="36774AFF" w14:textId="77777777" w:rsidR="002D54AA" w:rsidRPr="00851819" w:rsidRDefault="002D54AA" w:rsidP="00BF3AC1">
            <w:pPr>
              <w:jc w:val="both"/>
              <w:rPr>
                <w:del w:id="700" w:author="Bob Hough" w:date="2026-09-25T21:08:00Z" w16du:dateUtc="2026-09-26T01:08:00Z"/>
              </w:rPr>
            </w:pPr>
          </w:p>
        </w:tc>
        <w:tc>
          <w:tcPr>
            <w:tcW w:w="4508" w:type="dxa"/>
          </w:tcPr>
          <w:p w14:paraId="1984DBED" w14:textId="77777777" w:rsidR="002D54AA" w:rsidRPr="00851819" w:rsidRDefault="00842719" w:rsidP="00BF3AC1">
            <w:pPr>
              <w:jc w:val="both"/>
              <w:rPr>
                <w:del w:id="701" w:author="Bob Hough" w:date="2026-09-25T21:08:00Z" w16du:dateUtc="2026-09-26T01:08:00Z"/>
              </w:rPr>
            </w:pPr>
            <w:del w:id="702" w:author="Bob Hough" w:date="2026-09-25T21:08:00Z" w16du:dateUtc="2026-09-26T01:08:00Z">
              <w:r w:rsidRPr="00851819">
                <w:fldChar w:fldCharType="begin">
                  <w:ffData>
                    <w:name w:val="Text63"/>
                    <w:enabled/>
                    <w:calcOnExit w:val="0"/>
                    <w:textInput/>
                  </w:ffData>
                </w:fldChar>
              </w:r>
              <w:r w:rsidRPr="00851819">
                <w:delInstrText xml:space="preserve"> FORMTEXT </w:delInstrText>
              </w:r>
              <w:r w:rsidRPr="00851819">
                <w:fldChar w:fldCharType="separate"/>
              </w:r>
              <w:r w:rsidRPr="00851819">
                <w:rPr>
                  <w:noProof/>
                </w:rPr>
                <w:delText> </w:delText>
              </w:r>
              <w:r w:rsidRPr="00851819">
                <w:rPr>
                  <w:noProof/>
                </w:rPr>
                <w:delText> </w:delText>
              </w:r>
              <w:r w:rsidRPr="00851819">
                <w:rPr>
                  <w:noProof/>
                </w:rPr>
                <w:delText> </w:delText>
              </w:r>
              <w:r w:rsidRPr="00851819">
                <w:rPr>
                  <w:noProof/>
                </w:rPr>
                <w:delText> </w:delText>
              </w:r>
              <w:r w:rsidRPr="00851819">
                <w:rPr>
                  <w:noProof/>
                </w:rPr>
                <w:delText> </w:delText>
              </w:r>
              <w:r w:rsidRPr="00851819">
                <w:fldChar w:fldCharType="end"/>
              </w:r>
            </w:del>
          </w:p>
        </w:tc>
      </w:tr>
    </w:tbl>
    <w:p w14:paraId="28767F93" w14:textId="77777777" w:rsidR="002D54AA" w:rsidRDefault="002D54AA" w:rsidP="00BF3AC1">
      <w:pPr>
        <w:jc w:val="both"/>
        <w:rPr>
          <w:del w:id="703" w:author="Bob Hough" w:date="2026-09-25T21:08:00Z" w16du:dateUtc="2026-09-26T01:08:00Z"/>
          <w:u w:val="single"/>
        </w:rPr>
      </w:pPr>
    </w:p>
    <w:p w14:paraId="6508FAF3" w14:textId="77777777" w:rsidR="002D54AA" w:rsidRDefault="00CA198A" w:rsidP="00BF3AC1">
      <w:pPr>
        <w:jc w:val="both"/>
        <w:rPr>
          <w:del w:id="704" w:author="Bob Hough" w:date="2026-09-25T21:08:00Z" w16du:dateUtc="2026-09-26T01:08:00Z"/>
        </w:rPr>
      </w:pPr>
      <w:del w:id="705" w:author="Bob Hough" w:date="2026-09-25T21:08:00Z" w16du:dateUtc="2026-09-26T01:08:00Z">
        <w:r>
          <w:delText>If you have ever been ordained and/or been a member of a religious community please provide details here:</w:delText>
        </w:r>
      </w:del>
    </w:p>
    <w:p w14:paraId="2490203C" w14:textId="77777777" w:rsidR="00BF1682" w:rsidRDefault="00BF1682" w:rsidP="00BF3AC1">
      <w:pPr>
        <w:jc w:val="both"/>
        <w:rPr>
          <w:del w:id="706" w:author="Bob Hough" w:date="2026-09-25T21:08:00Z" w16du:dateUtc="2026-09-26T01:08:00Z"/>
        </w:rPr>
      </w:pPr>
      <w:del w:id="707" w:author="Bob Hough" w:date="2026-09-25T21:08:00Z" w16du:dateUtc="2026-09-26T01:08:00Z">
        <w:r>
          <w:fldChar w:fldCharType="begin">
            <w:ffData>
              <w:name w:val="Text33"/>
              <w:enabled/>
              <w:calcOnExit w:val="0"/>
              <w:textInput/>
            </w:ffData>
          </w:fldChar>
        </w:r>
        <w:bookmarkStart w:id="708" w:name="Text33"/>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08"/>
      </w:del>
    </w:p>
    <w:p w14:paraId="48315D1C" w14:textId="77777777" w:rsidR="00CA198A" w:rsidRDefault="00CA198A">
      <w:pPr>
        <w:rPr>
          <w:del w:id="709" w:author="Bob Hough" w:date="2026-09-25T21:08:00Z" w16du:dateUtc="2026-09-26T01:08:00Z"/>
        </w:rPr>
      </w:pPr>
      <w:del w:id="710" w:author="Bob Hough" w:date="2026-09-25T21:08:00Z" w16du:dateUtc="2026-09-26T01:08:00Z">
        <w:r>
          <w:br w:type="page"/>
        </w:r>
      </w:del>
    </w:p>
    <w:p w14:paraId="28CDE7AB" w14:textId="77777777" w:rsidR="00CA198A" w:rsidRDefault="00CA198A" w:rsidP="00CA198A">
      <w:pPr>
        <w:jc w:val="both"/>
        <w:rPr>
          <w:del w:id="711" w:author="Bob Hough" w:date="2026-09-25T21:08:00Z" w16du:dateUtc="2026-09-26T01:08:00Z"/>
          <w:b/>
          <w:sz w:val="28"/>
          <w:szCs w:val="28"/>
        </w:rPr>
      </w:pPr>
      <w:del w:id="712" w:author="Bob Hough" w:date="2026-09-25T21:08:00Z" w16du:dateUtc="2026-09-26T01:08:00Z">
        <w:r>
          <w:rPr>
            <w:b/>
            <w:sz w:val="28"/>
            <w:szCs w:val="28"/>
          </w:rPr>
          <w:delText>Post-11 education and training:</w:delText>
        </w:r>
      </w:del>
    </w:p>
    <w:p w14:paraId="7E3D658E" w14:textId="77777777" w:rsidR="00CA198A" w:rsidRDefault="00CA198A" w:rsidP="00CA198A">
      <w:pPr>
        <w:jc w:val="both"/>
        <w:rPr>
          <w:del w:id="713" w:author="Bob Hough" w:date="2026-09-25T21:08:00Z" w16du:dateUtc="2026-09-26T01:08:00Z"/>
        </w:rPr>
      </w:pPr>
      <w:del w:id="714" w:author="Bob Hough" w:date="2026-09-25T21:08:00Z" w16du:dateUtc="2026-09-26T01:08:00Z">
        <w:r>
          <w:delText xml:space="preserve">Please complete in chronological order, starting with the </w:delText>
        </w:r>
        <w:r w:rsidRPr="00AD17A2">
          <w:rPr>
            <w:b/>
          </w:rPr>
          <w:delText>most recent</w:delText>
        </w:r>
        <w:r>
          <w:delText>:</w:delText>
        </w:r>
      </w:del>
    </w:p>
    <w:tbl>
      <w:tblPr>
        <w:tblStyle w:val="TableGrid"/>
        <w:tblW w:w="0" w:type="auto"/>
        <w:tblLook w:val="04A0" w:firstRow="1" w:lastRow="0" w:firstColumn="1" w:lastColumn="0" w:noHBand="0" w:noVBand="1"/>
      </w:tblPr>
      <w:tblGrid>
        <w:gridCol w:w="2738"/>
        <w:gridCol w:w="836"/>
        <w:gridCol w:w="1053"/>
        <w:gridCol w:w="1438"/>
        <w:gridCol w:w="1472"/>
        <w:gridCol w:w="1479"/>
      </w:tblGrid>
      <w:tr w:rsidR="00CA198A" w14:paraId="3C6D81D4" w14:textId="77777777" w:rsidTr="00CA198A">
        <w:trPr>
          <w:del w:id="715" w:author="Bob Hough" w:date="2026-09-25T21:08:00Z" w16du:dateUtc="2026-09-26T01:08:00Z"/>
        </w:trPr>
        <w:tc>
          <w:tcPr>
            <w:tcW w:w="2738" w:type="dxa"/>
          </w:tcPr>
          <w:p w14:paraId="146E0202" w14:textId="77777777" w:rsidR="00CA198A" w:rsidRPr="00AD17A2" w:rsidRDefault="00CA198A" w:rsidP="00491FBC">
            <w:pPr>
              <w:jc w:val="center"/>
              <w:rPr>
                <w:del w:id="716" w:author="Bob Hough" w:date="2026-09-25T21:08:00Z" w16du:dateUtc="2026-09-26T01:08:00Z"/>
                <w:b/>
              </w:rPr>
            </w:pPr>
            <w:del w:id="717" w:author="Bob Hough" w:date="2026-09-25T21:08:00Z" w16du:dateUtc="2026-09-26T01:08:00Z">
              <w:r w:rsidRPr="00AD17A2">
                <w:rPr>
                  <w:b/>
                </w:rPr>
                <w:delText xml:space="preserve">Full name and address of </w:delText>
              </w:r>
              <w:r>
                <w:rPr>
                  <w:b/>
                </w:rPr>
                <w:delText>establishment</w:delText>
              </w:r>
            </w:del>
          </w:p>
        </w:tc>
        <w:tc>
          <w:tcPr>
            <w:tcW w:w="836" w:type="dxa"/>
          </w:tcPr>
          <w:p w14:paraId="5B4FBF4C" w14:textId="77777777" w:rsidR="00CA198A" w:rsidRPr="008B23CC" w:rsidRDefault="00CA198A" w:rsidP="00CA198A">
            <w:pPr>
              <w:jc w:val="both"/>
              <w:rPr>
                <w:del w:id="718" w:author="Bob Hough" w:date="2026-09-25T21:08:00Z" w16du:dateUtc="2026-09-26T01:08:00Z"/>
                <w:b/>
              </w:rPr>
            </w:pPr>
            <w:del w:id="719" w:author="Bob Hough" w:date="2026-09-25T21:08:00Z" w16du:dateUtc="2026-09-26T01:08:00Z">
              <w:r>
                <w:rPr>
                  <w:b/>
                </w:rPr>
                <w:delText>Full or part time</w:delText>
              </w:r>
            </w:del>
          </w:p>
        </w:tc>
        <w:tc>
          <w:tcPr>
            <w:tcW w:w="1053" w:type="dxa"/>
          </w:tcPr>
          <w:p w14:paraId="1D6AA5C5" w14:textId="77777777" w:rsidR="00CA198A" w:rsidRDefault="00CA198A" w:rsidP="00491FBC">
            <w:pPr>
              <w:jc w:val="center"/>
              <w:rPr>
                <w:del w:id="720" w:author="Bob Hough" w:date="2026-09-25T21:08:00Z" w16du:dateUtc="2026-09-26T01:08:00Z"/>
                <w:b/>
              </w:rPr>
            </w:pPr>
            <w:del w:id="721" w:author="Bob Hough" w:date="2026-09-25T21:08:00Z" w16du:dateUtc="2026-09-26T01:08:00Z">
              <w:r>
                <w:rPr>
                  <w:b/>
                </w:rPr>
                <w:delText>Dates attended month / year</w:delText>
              </w:r>
            </w:del>
          </w:p>
          <w:p w14:paraId="1F664445" w14:textId="77777777" w:rsidR="00CA198A" w:rsidRPr="002D54AA" w:rsidRDefault="00CA198A" w:rsidP="00491FBC">
            <w:pPr>
              <w:jc w:val="center"/>
              <w:rPr>
                <w:del w:id="722" w:author="Bob Hough" w:date="2026-09-25T21:08:00Z" w16du:dateUtc="2026-09-26T01:08:00Z"/>
                <w:b/>
              </w:rPr>
            </w:pPr>
            <w:del w:id="723" w:author="Bob Hough" w:date="2026-09-25T21:08:00Z" w16du:dateUtc="2026-09-26T01:08:00Z">
              <w:r>
                <w:rPr>
                  <w:b/>
                </w:rPr>
                <w:delText>From - to</w:delText>
              </w:r>
            </w:del>
          </w:p>
        </w:tc>
        <w:tc>
          <w:tcPr>
            <w:tcW w:w="1438" w:type="dxa"/>
          </w:tcPr>
          <w:p w14:paraId="3155CC68" w14:textId="77777777" w:rsidR="00CA198A" w:rsidRPr="002D54AA" w:rsidRDefault="00CA198A" w:rsidP="00491FBC">
            <w:pPr>
              <w:jc w:val="center"/>
              <w:rPr>
                <w:del w:id="724" w:author="Bob Hough" w:date="2026-09-25T21:08:00Z" w16du:dateUtc="2026-09-26T01:08:00Z"/>
                <w:b/>
              </w:rPr>
            </w:pPr>
            <w:del w:id="725" w:author="Bob Hough" w:date="2026-09-25T21:08:00Z" w16du:dateUtc="2026-09-26T01:08:00Z">
              <w:r>
                <w:rPr>
                  <w:b/>
                </w:rPr>
                <w:delText>Date of award</w:delText>
              </w:r>
            </w:del>
          </w:p>
        </w:tc>
        <w:tc>
          <w:tcPr>
            <w:tcW w:w="1472" w:type="dxa"/>
          </w:tcPr>
          <w:p w14:paraId="438F743E" w14:textId="77777777" w:rsidR="00CA198A" w:rsidRDefault="00CA198A" w:rsidP="00491FBC">
            <w:pPr>
              <w:jc w:val="center"/>
              <w:rPr>
                <w:del w:id="726" w:author="Bob Hough" w:date="2026-09-25T21:08:00Z" w16du:dateUtc="2026-09-26T01:08:00Z"/>
              </w:rPr>
            </w:pPr>
            <w:del w:id="727" w:author="Bob Hough" w:date="2026-09-25T21:08:00Z" w16du:dateUtc="2026-09-26T01:08:00Z">
              <w:r>
                <w:rPr>
                  <w:b/>
                </w:rPr>
                <w:delText>Awarding body and registration number (if known)</w:delText>
              </w:r>
            </w:del>
          </w:p>
        </w:tc>
        <w:tc>
          <w:tcPr>
            <w:tcW w:w="1479" w:type="dxa"/>
          </w:tcPr>
          <w:p w14:paraId="716B4CC8" w14:textId="77777777" w:rsidR="00CA198A" w:rsidRPr="002D54AA" w:rsidRDefault="00CA198A" w:rsidP="00491FBC">
            <w:pPr>
              <w:jc w:val="center"/>
              <w:rPr>
                <w:del w:id="728" w:author="Bob Hough" w:date="2026-09-25T21:08:00Z" w16du:dateUtc="2026-09-26T01:08:00Z"/>
                <w:b/>
              </w:rPr>
            </w:pPr>
            <w:del w:id="729" w:author="Bob Hough" w:date="2026-09-25T21:08:00Z" w16du:dateUtc="2026-09-26T01:08:00Z">
              <w:r>
                <w:rPr>
                  <w:b/>
                </w:rPr>
                <w:delText>Award and classification</w:delText>
              </w:r>
            </w:del>
          </w:p>
        </w:tc>
      </w:tr>
    </w:tbl>
    <w:p w14:paraId="501A6E84" w14:textId="77777777" w:rsidR="00CA198A" w:rsidRDefault="00CA198A">
      <w:pPr>
        <w:rPr>
          <w:del w:id="730" w:author="Bob Hough" w:date="2026-09-25T21:08:00Z" w16du:dateUtc="2026-09-26T01:08:00Z"/>
        </w:rPr>
      </w:pPr>
    </w:p>
    <w:p w14:paraId="5A2F92C3" w14:textId="28E1F37E" w:rsidR="00CA198A" w:rsidRPr="00CA198A" w:rsidRDefault="00CA198A">
      <w:pPr>
        <w:rPr>
          <w:del w:id="731" w:author="Bob Hough" w:date="2026-09-25T21:08:00Z" w16du:dateUtc="2026-09-26T01:08:00Z"/>
          <w:b/>
        </w:rPr>
      </w:pPr>
      <w:del w:id="732" w:author="Bob Hough" w:date="2026-09-25T21:08:00Z" w16du:dateUtc="2026-09-26T01:08:00Z">
        <w:r w:rsidRPr="00CA198A">
          <w:rPr>
            <w:b/>
          </w:rPr>
          <w:delText>Post-Graduate Qualifications</w:delText>
        </w:r>
        <w:r w:rsidR="00B2283D">
          <w:rPr>
            <w:b/>
          </w:rPr>
          <w:delText xml:space="preserve"> (please state if you hold the Catholic Certificate of Religious Studies (or equivalent))</w:delText>
        </w:r>
      </w:del>
    </w:p>
    <w:tbl>
      <w:tblPr>
        <w:tblStyle w:val="TableGrid"/>
        <w:tblW w:w="0" w:type="auto"/>
        <w:tblLook w:val="04A0" w:firstRow="1" w:lastRow="0" w:firstColumn="1" w:lastColumn="0" w:noHBand="0" w:noVBand="1"/>
      </w:tblPr>
      <w:tblGrid>
        <w:gridCol w:w="2738"/>
        <w:gridCol w:w="836"/>
        <w:gridCol w:w="1053"/>
        <w:gridCol w:w="1438"/>
        <w:gridCol w:w="1472"/>
        <w:gridCol w:w="1479"/>
      </w:tblGrid>
      <w:tr w:rsidR="00CA198A" w14:paraId="47DE4E02" w14:textId="77777777" w:rsidTr="00CA198A">
        <w:trPr>
          <w:del w:id="733" w:author="Bob Hough" w:date="2026-09-25T21:08:00Z" w16du:dateUtc="2026-09-26T01:08:00Z"/>
        </w:trPr>
        <w:tc>
          <w:tcPr>
            <w:tcW w:w="2738" w:type="dxa"/>
          </w:tcPr>
          <w:p w14:paraId="6E1E1D33" w14:textId="77777777" w:rsidR="00CA198A" w:rsidRDefault="00DB7860" w:rsidP="00491FBC">
            <w:pPr>
              <w:jc w:val="both"/>
              <w:rPr>
                <w:del w:id="734" w:author="Bob Hough" w:date="2026-09-25T21:08:00Z" w16du:dateUtc="2026-09-26T01:08:00Z"/>
              </w:rPr>
            </w:pPr>
            <w:del w:id="735" w:author="Bob Hough" w:date="2026-09-25T21:08:00Z" w16du:dateUtc="2026-09-26T01:08:00Z">
              <w:r>
                <w:fldChar w:fldCharType="begin">
                  <w:ffData>
                    <w:name w:val="Text75"/>
                    <w:enabled/>
                    <w:calcOnExit w:val="0"/>
                    <w:textInput/>
                  </w:ffData>
                </w:fldChar>
              </w:r>
              <w:bookmarkStart w:id="736" w:name="Text7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36"/>
            </w:del>
          </w:p>
        </w:tc>
        <w:tc>
          <w:tcPr>
            <w:tcW w:w="836" w:type="dxa"/>
          </w:tcPr>
          <w:p w14:paraId="14532FFB" w14:textId="77777777" w:rsidR="00CA198A" w:rsidRDefault="00DB7860" w:rsidP="00491FBC">
            <w:pPr>
              <w:jc w:val="both"/>
              <w:rPr>
                <w:del w:id="737" w:author="Bob Hough" w:date="2026-09-25T21:08:00Z" w16du:dateUtc="2026-09-26T01:08:00Z"/>
              </w:rPr>
            </w:pPr>
            <w:del w:id="738" w:author="Bob Hough" w:date="2026-09-25T21:08:00Z" w16du:dateUtc="2026-09-26T01:08:00Z">
              <w:r>
                <w:fldChar w:fldCharType="begin">
                  <w:ffData>
                    <w:name w:val="Text76"/>
                    <w:enabled/>
                    <w:calcOnExit w:val="0"/>
                    <w:textInput/>
                  </w:ffData>
                </w:fldChar>
              </w:r>
              <w:bookmarkStart w:id="739" w:name="Text7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39"/>
            </w:del>
          </w:p>
          <w:p w14:paraId="56646CCD" w14:textId="77777777" w:rsidR="00CA198A" w:rsidRDefault="00CA198A" w:rsidP="00491FBC">
            <w:pPr>
              <w:jc w:val="both"/>
              <w:rPr>
                <w:del w:id="740" w:author="Bob Hough" w:date="2026-09-25T21:08:00Z" w16du:dateUtc="2026-09-26T01:08:00Z"/>
              </w:rPr>
            </w:pPr>
          </w:p>
          <w:p w14:paraId="65AECC49" w14:textId="77777777" w:rsidR="00CA198A" w:rsidRDefault="00CA198A" w:rsidP="00491FBC">
            <w:pPr>
              <w:jc w:val="both"/>
              <w:rPr>
                <w:del w:id="741" w:author="Bob Hough" w:date="2026-09-25T21:08:00Z" w16du:dateUtc="2026-09-26T01:08:00Z"/>
              </w:rPr>
            </w:pPr>
          </w:p>
          <w:p w14:paraId="7DE00839" w14:textId="77777777" w:rsidR="00CA198A" w:rsidRDefault="00CA198A" w:rsidP="00491FBC">
            <w:pPr>
              <w:jc w:val="both"/>
              <w:rPr>
                <w:del w:id="742" w:author="Bob Hough" w:date="2026-09-25T21:08:00Z" w16du:dateUtc="2026-09-26T01:08:00Z"/>
              </w:rPr>
            </w:pPr>
          </w:p>
          <w:p w14:paraId="16A86EA4" w14:textId="77777777" w:rsidR="00CA198A" w:rsidRDefault="00CA198A" w:rsidP="00491FBC">
            <w:pPr>
              <w:jc w:val="both"/>
              <w:rPr>
                <w:del w:id="743" w:author="Bob Hough" w:date="2026-09-25T21:08:00Z" w16du:dateUtc="2026-09-26T01:08:00Z"/>
              </w:rPr>
            </w:pPr>
          </w:p>
          <w:p w14:paraId="56A94DD6" w14:textId="77777777" w:rsidR="00CA198A" w:rsidRDefault="00CA198A" w:rsidP="00491FBC">
            <w:pPr>
              <w:jc w:val="both"/>
              <w:rPr>
                <w:del w:id="744" w:author="Bob Hough" w:date="2026-09-25T21:08:00Z" w16du:dateUtc="2026-09-26T01:08:00Z"/>
              </w:rPr>
            </w:pPr>
          </w:p>
        </w:tc>
        <w:tc>
          <w:tcPr>
            <w:tcW w:w="1053" w:type="dxa"/>
          </w:tcPr>
          <w:p w14:paraId="381BF6CA" w14:textId="77777777" w:rsidR="00CA198A" w:rsidRDefault="00DB7860" w:rsidP="00491FBC">
            <w:pPr>
              <w:jc w:val="both"/>
              <w:rPr>
                <w:del w:id="745" w:author="Bob Hough" w:date="2026-09-25T21:08:00Z" w16du:dateUtc="2026-09-26T01:08:00Z"/>
              </w:rPr>
            </w:pPr>
            <w:del w:id="746" w:author="Bob Hough" w:date="2026-09-25T21:08:00Z" w16du:dateUtc="2026-09-26T01:08:00Z">
              <w:r>
                <w:fldChar w:fldCharType="begin">
                  <w:ffData>
                    <w:name w:val="Text77"/>
                    <w:enabled/>
                    <w:calcOnExit w:val="0"/>
                    <w:textInput/>
                  </w:ffData>
                </w:fldChar>
              </w:r>
              <w:bookmarkStart w:id="747" w:name="Text7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47"/>
            </w:del>
          </w:p>
        </w:tc>
        <w:tc>
          <w:tcPr>
            <w:tcW w:w="1438" w:type="dxa"/>
          </w:tcPr>
          <w:p w14:paraId="23D77A60" w14:textId="77777777" w:rsidR="00CA198A" w:rsidRDefault="00DB7860" w:rsidP="00491FBC">
            <w:pPr>
              <w:jc w:val="both"/>
              <w:rPr>
                <w:del w:id="748" w:author="Bob Hough" w:date="2026-09-25T21:08:00Z" w16du:dateUtc="2026-09-26T01:08:00Z"/>
              </w:rPr>
            </w:pPr>
            <w:del w:id="749" w:author="Bob Hough" w:date="2026-09-25T21:08:00Z" w16du:dateUtc="2026-09-26T01:08:00Z">
              <w:r>
                <w:fldChar w:fldCharType="begin">
                  <w:ffData>
                    <w:name w:val="Text78"/>
                    <w:enabled/>
                    <w:calcOnExit w:val="0"/>
                    <w:textInput/>
                  </w:ffData>
                </w:fldChar>
              </w:r>
              <w:bookmarkStart w:id="750" w:name="Text7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50"/>
            </w:del>
          </w:p>
        </w:tc>
        <w:tc>
          <w:tcPr>
            <w:tcW w:w="1472" w:type="dxa"/>
          </w:tcPr>
          <w:p w14:paraId="1C7E8A4C" w14:textId="77777777" w:rsidR="00CA198A" w:rsidRDefault="00DB7860" w:rsidP="00491FBC">
            <w:pPr>
              <w:jc w:val="both"/>
              <w:rPr>
                <w:del w:id="751" w:author="Bob Hough" w:date="2026-09-25T21:08:00Z" w16du:dateUtc="2026-09-26T01:08:00Z"/>
              </w:rPr>
            </w:pPr>
            <w:del w:id="752" w:author="Bob Hough" w:date="2026-09-25T21:08:00Z" w16du:dateUtc="2026-09-26T01:08:00Z">
              <w:r>
                <w:fldChar w:fldCharType="begin">
                  <w:ffData>
                    <w:name w:val="Text79"/>
                    <w:enabled/>
                    <w:calcOnExit w:val="0"/>
                    <w:textInput/>
                  </w:ffData>
                </w:fldChar>
              </w:r>
              <w:bookmarkStart w:id="753" w:name="Text7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53"/>
            </w:del>
          </w:p>
        </w:tc>
        <w:tc>
          <w:tcPr>
            <w:tcW w:w="1479" w:type="dxa"/>
          </w:tcPr>
          <w:p w14:paraId="3D8C3BC8" w14:textId="77777777" w:rsidR="00CA198A" w:rsidRDefault="00DB7860" w:rsidP="00491FBC">
            <w:pPr>
              <w:jc w:val="both"/>
              <w:rPr>
                <w:del w:id="754" w:author="Bob Hough" w:date="2026-09-25T21:08:00Z" w16du:dateUtc="2026-09-26T01:08:00Z"/>
              </w:rPr>
            </w:pPr>
            <w:del w:id="755" w:author="Bob Hough" w:date="2026-09-25T21:08:00Z" w16du:dateUtc="2026-09-26T01:08:00Z">
              <w:r>
                <w:fldChar w:fldCharType="begin">
                  <w:ffData>
                    <w:name w:val="Text80"/>
                    <w:enabled/>
                    <w:calcOnExit w:val="0"/>
                    <w:textInput/>
                  </w:ffData>
                </w:fldChar>
              </w:r>
              <w:bookmarkStart w:id="756" w:name="Text8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56"/>
            </w:del>
          </w:p>
        </w:tc>
      </w:tr>
      <w:tr w:rsidR="00CA198A" w14:paraId="7CEC12D2" w14:textId="77777777" w:rsidTr="00CA198A">
        <w:trPr>
          <w:del w:id="757" w:author="Bob Hough" w:date="2026-09-25T21:08:00Z" w16du:dateUtc="2026-09-26T01:08:00Z"/>
        </w:trPr>
        <w:tc>
          <w:tcPr>
            <w:tcW w:w="2738" w:type="dxa"/>
          </w:tcPr>
          <w:p w14:paraId="36638136" w14:textId="77777777" w:rsidR="00CA198A" w:rsidRDefault="00DB7860" w:rsidP="00491FBC">
            <w:pPr>
              <w:jc w:val="both"/>
              <w:rPr>
                <w:del w:id="758" w:author="Bob Hough" w:date="2026-09-25T21:08:00Z" w16du:dateUtc="2026-09-26T01:08:00Z"/>
              </w:rPr>
            </w:pPr>
            <w:del w:id="759" w:author="Bob Hough" w:date="2026-09-25T21:08:00Z" w16du:dateUtc="2026-09-26T01:08:00Z">
              <w:r>
                <w:fldChar w:fldCharType="begin">
                  <w:ffData>
                    <w:name w:val="Text81"/>
                    <w:enabled/>
                    <w:calcOnExit w:val="0"/>
                    <w:textInput/>
                  </w:ffData>
                </w:fldChar>
              </w:r>
              <w:bookmarkStart w:id="760" w:name="Text8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60"/>
            </w:del>
          </w:p>
        </w:tc>
        <w:tc>
          <w:tcPr>
            <w:tcW w:w="836" w:type="dxa"/>
          </w:tcPr>
          <w:p w14:paraId="2260D055" w14:textId="77777777" w:rsidR="00CA198A" w:rsidRDefault="00DB7860" w:rsidP="00491FBC">
            <w:pPr>
              <w:jc w:val="both"/>
              <w:rPr>
                <w:del w:id="761" w:author="Bob Hough" w:date="2026-09-25T21:08:00Z" w16du:dateUtc="2026-09-26T01:08:00Z"/>
              </w:rPr>
            </w:pPr>
            <w:del w:id="762" w:author="Bob Hough" w:date="2026-09-25T21:08:00Z" w16du:dateUtc="2026-09-26T01:08:00Z">
              <w:r>
                <w:fldChar w:fldCharType="begin">
                  <w:ffData>
                    <w:name w:val="Text82"/>
                    <w:enabled/>
                    <w:calcOnExit w:val="0"/>
                    <w:textInput/>
                  </w:ffData>
                </w:fldChar>
              </w:r>
              <w:bookmarkStart w:id="763" w:name="Text8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63"/>
            </w:del>
          </w:p>
          <w:p w14:paraId="77250CF1" w14:textId="77777777" w:rsidR="00CA198A" w:rsidRDefault="00CA198A" w:rsidP="00491FBC">
            <w:pPr>
              <w:jc w:val="both"/>
              <w:rPr>
                <w:del w:id="764" w:author="Bob Hough" w:date="2026-09-25T21:08:00Z" w16du:dateUtc="2026-09-26T01:08:00Z"/>
              </w:rPr>
            </w:pPr>
          </w:p>
          <w:p w14:paraId="636E5F00" w14:textId="77777777" w:rsidR="00CA198A" w:rsidRDefault="00CA198A" w:rsidP="00491FBC">
            <w:pPr>
              <w:jc w:val="both"/>
              <w:rPr>
                <w:del w:id="765" w:author="Bob Hough" w:date="2026-09-25T21:08:00Z" w16du:dateUtc="2026-09-26T01:08:00Z"/>
              </w:rPr>
            </w:pPr>
          </w:p>
          <w:p w14:paraId="1C3F811B" w14:textId="77777777" w:rsidR="00CA198A" w:rsidRDefault="00CA198A" w:rsidP="00491FBC">
            <w:pPr>
              <w:jc w:val="both"/>
              <w:rPr>
                <w:del w:id="766" w:author="Bob Hough" w:date="2026-09-25T21:08:00Z" w16du:dateUtc="2026-09-26T01:08:00Z"/>
              </w:rPr>
            </w:pPr>
          </w:p>
          <w:p w14:paraId="4B48B72F" w14:textId="77777777" w:rsidR="00CA198A" w:rsidRDefault="00CA198A" w:rsidP="00491FBC">
            <w:pPr>
              <w:jc w:val="both"/>
              <w:rPr>
                <w:del w:id="767" w:author="Bob Hough" w:date="2026-09-25T21:08:00Z" w16du:dateUtc="2026-09-26T01:08:00Z"/>
              </w:rPr>
            </w:pPr>
          </w:p>
          <w:p w14:paraId="3FA85FC4" w14:textId="77777777" w:rsidR="00CA198A" w:rsidRDefault="00CA198A" w:rsidP="00491FBC">
            <w:pPr>
              <w:jc w:val="both"/>
              <w:rPr>
                <w:del w:id="768" w:author="Bob Hough" w:date="2026-09-25T21:08:00Z" w16du:dateUtc="2026-09-26T01:08:00Z"/>
              </w:rPr>
            </w:pPr>
          </w:p>
        </w:tc>
        <w:tc>
          <w:tcPr>
            <w:tcW w:w="1053" w:type="dxa"/>
          </w:tcPr>
          <w:p w14:paraId="396EA5F0" w14:textId="77777777" w:rsidR="00CA198A" w:rsidRDefault="00DB7860" w:rsidP="00491FBC">
            <w:pPr>
              <w:jc w:val="both"/>
              <w:rPr>
                <w:del w:id="769" w:author="Bob Hough" w:date="2026-09-25T21:08:00Z" w16du:dateUtc="2026-09-26T01:08:00Z"/>
              </w:rPr>
            </w:pPr>
            <w:del w:id="770" w:author="Bob Hough" w:date="2026-09-25T21:08:00Z" w16du:dateUtc="2026-09-26T01:08:00Z">
              <w:r>
                <w:fldChar w:fldCharType="begin">
                  <w:ffData>
                    <w:name w:val="Text83"/>
                    <w:enabled/>
                    <w:calcOnExit w:val="0"/>
                    <w:textInput/>
                  </w:ffData>
                </w:fldChar>
              </w:r>
              <w:bookmarkStart w:id="771" w:name="Text83"/>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71"/>
            </w:del>
          </w:p>
        </w:tc>
        <w:tc>
          <w:tcPr>
            <w:tcW w:w="1438" w:type="dxa"/>
          </w:tcPr>
          <w:p w14:paraId="64E0C9D1" w14:textId="77777777" w:rsidR="00CA198A" w:rsidRDefault="00DB7860" w:rsidP="00491FBC">
            <w:pPr>
              <w:jc w:val="both"/>
              <w:rPr>
                <w:del w:id="772" w:author="Bob Hough" w:date="2026-09-25T21:08:00Z" w16du:dateUtc="2026-09-26T01:08:00Z"/>
              </w:rPr>
            </w:pPr>
            <w:del w:id="773" w:author="Bob Hough" w:date="2026-09-25T21:08:00Z" w16du:dateUtc="2026-09-26T01:08:00Z">
              <w:r>
                <w:fldChar w:fldCharType="begin">
                  <w:ffData>
                    <w:name w:val="Text84"/>
                    <w:enabled/>
                    <w:calcOnExit w:val="0"/>
                    <w:textInput/>
                  </w:ffData>
                </w:fldChar>
              </w:r>
              <w:bookmarkStart w:id="774" w:name="Text8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74"/>
            </w:del>
          </w:p>
        </w:tc>
        <w:tc>
          <w:tcPr>
            <w:tcW w:w="1472" w:type="dxa"/>
          </w:tcPr>
          <w:p w14:paraId="1EAB4AC4" w14:textId="77777777" w:rsidR="00CA198A" w:rsidRDefault="00DB7860" w:rsidP="00491FBC">
            <w:pPr>
              <w:jc w:val="both"/>
              <w:rPr>
                <w:del w:id="775" w:author="Bob Hough" w:date="2026-09-25T21:08:00Z" w16du:dateUtc="2026-09-26T01:08:00Z"/>
              </w:rPr>
            </w:pPr>
            <w:del w:id="776" w:author="Bob Hough" w:date="2026-09-25T21:08:00Z" w16du:dateUtc="2026-09-26T01:08:00Z">
              <w:r>
                <w:fldChar w:fldCharType="begin">
                  <w:ffData>
                    <w:name w:val="Text85"/>
                    <w:enabled/>
                    <w:calcOnExit w:val="0"/>
                    <w:textInput/>
                  </w:ffData>
                </w:fldChar>
              </w:r>
              <w:bookmarkStart w:id="777" w:name="Text8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77"/>
            </w:del>
          </w:p>
        </w:tc>
        <w:tc>
          <w:tcPr>
            <w:tcW w:w="1479" w:type="dxa"/>
          </w:tcPr>
          <w:p w14:paraId="2C601400" w14:textId="77777777" w:rsidR="00CA198A" w:rsidRDefault="00DB7860" w:rsidP="00491FBC">
            <w:pPr>
              <w:jc w:val="both"/>
              <w:rPr>
                <w:del w:id="778" w:author="Bob Hough" w:date="2026-09-25T21:08:00Z" w16du:dateUtc="2026-09-26T01:08:00Z"/>
              </w:rPr>
            </w:pPr>
            <w:del w:id="779" w:author="Bob Hough" w:date="2026-09-25T21:08:00Z" w16du:dateUtc="2026-09-26T01:08:00Z">
              <w:r>
                <w:fldChar w:fldCharType="begin">
                  <w:ffData>
                    <w:name w:val="Text86"/>
                    <w:enabled/>
                    <w:calcOnExit w:val="0"/>
                    <w:textInput/>
                  </w:ffData>
                </w:fldChar>
              </w:r>
              <w:bookmarkStart w:id="780" w:name="Text8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80"/>
            </w:del>
          </w:p>
        </w:tc>
      </w:tr>
    </w:tbl>
    <w:p w14:paraId="079B05CB" w14:textId="77777777" w:rsidR="00CA198A" w:rsidRDefault="00CA198A">
      <w:pPr>
        <w:rPr>
          <w:del w:id="781" w:author="Bob Hough" w:date="2026-09-25T21:08:00Z" w16du:dateUtc="2026-09-26T01:08:00Z"/>
        </w:rPr>
      </w:pPr>
    </w:p>
    <w:p w14:paraId="6139E7D4" w14:textId="77777777" w:rsidR="00CA198A" w:rsidRDefault="00CA198A">
      <w:pPr>
        <w:rPr>
          <w:del w:id="782" w:author="Bob Hough" w:date="2026-09-25T21:08:00Z" w16du:dateUtc="2026-09-26T01:08:00Z"/>
          <w:b/>
        </w:rPr>
      </w:pPr>
      <w:del w:id="783" w:author="Bob Hough" w:date="2026-09-25T21:08:00Z" w16du:dateUtc="2026-09-26T01:08:00Z">
        <w:r w:rsidRPr="00CA198A">
          <w:rPr>
            <w:b/>
          </w:rPr>
          <w:delText>Higher Education Qualifications</w:delText>
        </w:r>
      </w:del>
    </w:p>
    <w:tbl>
      <w:tblPr>
        <w:tblStyle w:val="TableGrid"/>
        <w:tblW w:w="0" w:type="auto"/>
        <w:tblLook w:val="04A0" w:firstRow="1" w:lastRow="0" w:firstColumn="1" w:lastColumn="0" w:noHBand="0" w:noVBand="1"/>
      </w:tblPr>
      <w:tblGrid>
        <w:gridCol w:w="2738"/>
        <w:gridCol w:w="836"/>
        <w:gridCol w:w="1053"/>
        <w:gridCol w:w="1438"/>
        <w:gridCol w:w="1472"/>
        <w:gridCol w:w="1479"/>
      </w:tblGrid>
      <w:tr w:rsidR="00CA198A" w14:paraId="06B12EC0" w14:textId="77777777" w:rsidTr="00CA198A">
        <w:trPr>
          <w:del w:id="784" w:author="Bob Hough" w:date="2026-09-25T21:08:00Z" w16du:dateUtc="2026-09-26T01:08:00Z"/>
        </w:trPr>
        <w:tc>
          <w:tcPr>
            <w:tcW w:w="2738" w:type="dxa"/>
          </w:tcPr>
          <w:p w14:paraId="057F9ADE" w14:textId="77777777" w:rsidR="00CA198A" w:rsidRDefault="00DB7860" w:rsidP="00491FBC">
            <w:pPr>
              <w:jc w:val="both"/>
              <w:rPr>
                <w:del w:id="785" w:author="Bob Hough" w:date="2026-09-25T21:08:00Z" w16du:dateUtc="2026-09-26T01:08:00Z"/>
              </w:rPr>
            </w:pPr>
            <w:del w:id="786" w:author="Bob Hough" w:date="2026-09-25T21:08:00Z" w16du:dateUtc="2026-09-26T01:08:00Z">
              <w:r>
                <w:fldChar w:fldCharType="begin">
                  <w:ffData>
                    <w:name w:val="Text87"/>
                    <w:enabled/>
                    <w:calcOnExit w:val="0"/>
                    <w:textInput/>
                  </w:ffData>
                </w:fldChar>
              </w:r>
              <w:bookmarkStart w:id="787" w:name="Text8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87"/>
            </w:del>
          </w:p>
        </w:tc>
        <w:tc>
          <w:tcPr>
            <w:tcW w:w="836" w:type="dxa"/>
          </w:tcPr>
          <w:p w14:paraId="0B64EAE1" w14:textId="77777777" w:rsidR="00CA198A" w:rsidRDefault="00DB7860" w:rsidP="00491FBC">
            <w:pPr>
              <w:jc w:val="both"/>
              <w:rPr>
                <w:del w:id="788" w:author="Bob Hough" w:date="2026-09-25T21:08:00Z" w16du:dateUtc="2026-09-26T01:08:00Z"/>
              </w:rPr>
            </w:pPr>
            <w:del w:id="789" w:author="Bob Hough" w:date="2026-09-25T21:08:00Z" w16du:dateUtc="2026-09-26T01:08:00Z">
              <w:r>
                <w:fldChar w:fldCharType="begin">
                  <w:ffData>
                    <w:name w:val="Text88"/>
                    <w:enabled/>
                    <w:calcOnExit w:val="0"/>
                    <w:textInput/>
                  </w:ffData>
                </w:fldChar>
              </w:r>
              <w:bookmarkStart w:id="790" w:name="Text8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90"/>
            </w:del>
          </w:p>
          <w:p w14:paraId="39935E01" w14:textId="77777777" w:rsidR="00CA198A" w:rsidRDefault="00CA198A" w:rsidP="00491FBC">
            <w:pPr>
              <w:jc w:val="both"/>
              <w:rPr>
                <w:del w:id="791" w:author="Bob Hough" w:date="2026-09-25T21:08:00Z" w16du:dateUtc="2026-09-26T01:08:00Z"/>
              </w:rPr>
            </w:pPr>
          </w:p>
          <w:p w14:paraId="658A22E7" w14:textId="77777777" w:rsidR="00CA198A" w:rsidRDefault="00CA198A" w:rsidP="00491FBC">
            <w:pPr>
              <w:jc w:val="both"/>
              <w:rPr>
                <w:del w:id="792" w:author="Bob Hough" w:date="2026-09-25T21:08:00Z" w16du:dateUtc="2026-09-26T01:08:00Z"/>
              </w:rPr>
            </w:pPr>
          </w:p>
          <w:p w14:paraId="7F69F040" w14:textId="77777777" w:rsidR="00CA198A" w:rsidRDefault="00CA198A" w:rsidP="00491FBC">
            <w:pPr>
              <w:jc w:val="both"/>
              <w:rPr>
                <w:del w:id="793" w:author="Bob Hough" w:date="2026-09-25T21:08:00Z" w16du:dateUtc="2026-09-26T01:08:00Z"/>
              </w:rPr>
            </w:pPr>
          </w:p>
          <w:p w14:paraId="1E32BC84" w14:textId="77777777" w:rsidR="00CA198A" w:rsidRDefault="00CA198A" w:rsidP="00491FBC">
            <w:pPr>
              <w:jc w:val="both"/>
              <w:rPr>
                <w:del w:id="794" w:author="Bob Hough" w:date="2026-09-25T21:08:00Z" w16du:dateUtc="2026-09-26T01:08:00Z"/>
              </w:rPr>
            </w:pPr>
          </w:p>
          <w:p w14:paraId="1B76D1C6" w14:textId="77777777" w:rsidR="00CA198A" w:rsidRDefault="00CA198A" w:rsidP="00491FBC">
            <w:pPr>
              <w:jc w:val="both"/>
              <w:rPr>
                <w:del w:id="795" w:author="Bob Hough" w:date="2026-09-25T21:08:00Z" w16du:dateUtc="2026-09-26T01:08:00Z"/>
              </w:rPr>
            </w:pPr>
          </w:p>
        </w:tc>
        <w:tc>
          <w:tcPr>
            <w:tcW w:w="1053" w:type="dxa"/>
          </w:tcPr>
          <w:p w14:paraId="385A46C9" w14:textId="77777777" w:rsidR="00CA198A" w:rsidRDefault="00DB7860" w:rsidP="00491FBC">
            <w:pPr>
              <w:jc w:val="both"/>
              <w:rPr>
                <w:del w:id="796" w:author="Bob Hough" w:date="2026-09-25T21:08:00Z" w16du:dateUtc="2026-09-26T01:08:00Z"/>
              </w:rPr>
            </w:pPr>
            <w:del w:id="797" w:author="Bob Hough" w:date="2026-09-25T21:08:00Z" w16du:dateUtc="2026-09-26T01:08:00Z">
              <w:r>
                <w:fldChar w:fldCharType="begin">
                  <w:ffData>
                    <w:name w:val="Text89"/>
                    <w:enabled/>
                    <w:calcOnExit w:val="0"/>
                    <w:textInput/>
                  </w:ffData>
                </w:fldChar>
              </w:r>
              <w:bookmarkStart w:id="798" w:name="Text8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798"/>
            </w:del>
          </w:p>
        </w:tc>
        <w:tc>
          <w:tcPr>
            <w:tcW w:w="1438" w:type="dxa"/>
          </w:tcPr>
          <w:p w14:paraId="7A5A6D26" w14:textId="77777777" w:rsidR="00CA198A" w:rsidRDefault="00DB7860" w:rsidP="00491FBC">
            <w:pPr>
              <w:jc w:val="both"/>
              <w:rPr>
                <w:del w:id="799" w:author="Bob Hough" w:date="2026-09-25T21:08:00Z" w16du:dateUtc="2026-09-26T01:08:00Z"/>
              </w:rPr>
            </w:pPr>
            <w:del w:id="800" w:author="Bob Hough" w:date="2026-09-25T21:08:00Z" w16du:dateUtc="2026-09-26T01:08:00Z">
              <w:r>
                <w:fldChar w:fldCharType="begin">
                  <w:ffData>
                    <w:name w:val="Text90"/>
                    <w:enabled/>
                    <w:calcOnExit w:val="0"/>
                    <w:textInput/>
                  </w:ffData>
                </w:fldChar>
              </w:r>
              <w:bookmarkStart w:id="801" w:name="Text9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01"/>
            </w:del>
          </w:p>
        </w:tc>
        <w:tc>
          <w:tcPr>
            <w:tcW w:w="1472" w:type="dxa"/>
          </w:tcPr>
          <w:p w14:paraId="7A1A4CBA" w14:textId="77777777" w:rsidR="00CA198A" w:rsidRDefault="00DB7860" w:rsidP="00491FBC">
            <w:pPr>
              <w:jc w:val="both"/>
              <w:rPr>
                <w:del w:id="802" w:author="Bob Hough" w:date="2026-09-25T21:08:00Z" w16du:dateUtc="2026-09-26T01:08:00Z"/>
              </w:rPr>
            </w:pPr>
            <w:del w:id="803" w:author="Bob Hough" w:date="2026-09-25T21:08:00Z" w16du:dateUtc="2026-09-26T01:08:00Z">
              <w:r>
                <w:fldChar w:fldCharType="begin">
                  <w:ffData>
                    <w:name w:val="Text91"/>
                    <w:enabled/>
                    <w:calcOnExit w:val="0"/>
                    <w:textInput/>
                  </w:ffData>
                </w:fldChar>
              </w:r>
              <w:bookmarkStart w:id="804" w:name="Text9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04"/>
            </w:del>
          </w:p>
        </w:tc>
        <w:tc>
          <w:tcPr>
            <w:tcW w:w="1479" w:type="dxa"/>
          </w:tcPr>
          <w:p w14:paraId="5DFE7A93" w14:textId="77777777" w:rsidR="00CA198A" w:rsidRDefault="00DB7860" w:rsidP="00491FBC">
            <w:pPr>
              <w:jc w:val="both"/>
              <w:rPr>
                <w:del w:id="805" w:author="Bob Hough" w:date="2026-09-25T21:08:00Z" w16du:dateUtc="2026-09-26T01:08:00Z"/>
              </w:rPr>
            </w:pPr>
            <w:del w:id="806" w:author="Bob Hough" w:date="2026-09-25T21:08:00Z" w16du:dateUtc="2026-09-26T01:08:00Z">
              <w:r>
                <w:fldChar w:fldCharType="begin">
                  <w:ffData>
                    <w:name w:val="Text92"/>
                    <w:enabled/>
                    <w:calcOnExit w:val="0"/>
                    <w:textInput/>
                  </w:ffData>
                </w:fldChar>
              </w:r>
              <w:bookmarkStart w:id="807" w:name="Text9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07"/>
            </w:del>
          </w:p>
        </w:tc>
      </w:tr>
      <w:tr w:rsidR="00CA198A" w14:paraId="5BA23069" w14:textId="77777777" w:rsidTr="00CA198A">
        <w:trPr>
          <w:del w:id="808" w:author="Bob Hough" w:date="2026-09-25T21:08:00Z" w16du:dateUtc="2026-09-26T01:08:00Z"/>
        </w:trPr>
        <w:tc>
          <w:tcPr>
            <w:tcW w:w="2738" w:type="dxa"/>
          </w:tcPr>
          <w:p w14:paraId="565B2AF4" w14:textId="77777777" w:rsidR="00CA198A" w:rsidRDefault="00842719" w:rsidP="00491FBC">
            <w:pPr>
              <w:jc w:val="both"/>
              <w:rPr>
                <w:del w:id="809" w:author="Bob Hough" w:date="2026-09-25T21:08:00Z" w16du:dateUtc="2026-09-26T01:08:00Z"/>
              </w:rPr>
            </w:pPr>
            <w:del w:id="810" w:author="Bob Hough" w:date="2026-09-25T21:08:00Z" w16du:dateUtc="2026-09-26T01:08:00Z">
              <w:r>
                <w:fldChar w:fldCharType="begin">
                  <w:ffData>
                    <w:name w:val="Text93"/>
                    <w:enabled/>
                    <w:calcOnExit w:val="0"/>
                    <w:textInput/>
                  </w:ffData>
                </w:fldChar>
              </w:r>
              <w:bookmarkStart w:id="811" w:name="Text93"/>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11"/>
            </w:del>
          </w:p>
        </w:tc>
        <w:tc>
          <w:tcPr>
            <w:tcW w:w="836" w:type="dxa"/>
          </w:tcPr>
          <w:p w14:paraId="028BBD1E" w14:textId="77777777" w:rsidR="00CA198A" w:rsidRDefault="00842719" w:rsidP="00491FBC">
            <w:pPr>
              <w:jc w:val="both"/>
              <w:rPr>
                <w:del w:id="812" w:author="Bob Hough" w:date="2026-09-25T21:08:00Z" w16du:dateUtc="2026-09-26T01:08:00Z"/>
              </w:rPr>
            </w:pPr>
            <w:del w:id="813" w:author="Bob Hough" w:date="2026-09-25T21:08:00Z" w16du:dateUtc="2026-09-26T01:08:00Z">
              <w:r>
                <w:fldChar w:fldCharType="begin">
                  <w:ffData>
                    <w:name w:val="Text94"/>
                    <w:enabled/>
                    <w:calcOnExit w:val="0"/>
                    <w:textInput/>
                  </w:ffData>
                </w:fldChar>
              </w:r>
              <w:bookmarkStart w:id="814" w:name="Text9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14"/>
            </w:del>
          </w:p>
          <w:p w14:paraId="45E2DFA5" w14:textId="77777777" w:rsidR="00CA198A" w:rsidRDefault="00CA198A" w:rsidP="00491FBC">
            <w:pPr>
              <w:jc w:val="both"/>
              <w:rPr>
                <w:del w:id="815" w:author="Bob Hough" w:date="2026-09-25T21:08:00Z" w16du:dateUtc="2026-09-26T01:08:00Z"/>
              </w:rPr>
            </w:pPr>
          </w:p>
          <w:p w14:paraId="2BAA9C2E" w14:textId="77777777" w:rsidR="00CA198A" w:rsidRDefault="00CA198A" w:rsidP="00491FBC">
            <w:pPr>
              <w:jc w:val="both"/>
              <w:rPr>
                <w:del w:id="816" w:author="Bob Hough" w:date="2026-09-25T21:08:00Z" w16du:dateUtc="2026-09-26T01:08:00Z"/>
              </w:rPr>
            </w:pPr>
          </w:p>
          <w:p w14:paraId="4B365605" w14:textId="77777777" w:rsidR="00CA198A" w:rsidRDefault="00CA198A" w:rsidP="00491FBC">
            <w:pPr>
              <w:jc w:val="both"/>
              <w:rPr>
                <w:del w:id="817" w:author="Bob Hough" w:date="2026-09-25T21:08:00Z" w16du:dateUtc="2026-09-26T01:08:00Z"/>
              </w:rPr>
            </w:pPr>
          </w:p>
          <w:p w14:paraId="7E8ED854" w14:textId="77777777" w:rsidR="00CA198A" w:rsidRDefault="00CA198A" w:rsidP="00491FBC">
            <w:pPr>
              <w:jc w:val="both"/>
              <w:rPr>
                <w:del w:id="818" w:author="Bob Hough" w:date="2026-09-25T21:08:00Z" w16du:dateUtc="2026-09-26T01:08:00Z"/>
              </w:rPr>
            </w:pPr>
          </w:p>
          <w:p w14:paraId="490DF88A" w14:textId="77777777" w:rsidR="00CA198A" w:rsidRDefault="00CA198A" w:rsidP="00491FBC">
            <w:pPr>
              <w:jc w:val="both"/>
              <w:rPr>
                <w:del w:id="819" w:author="Bob Hough" w:date="2026-09-25T21:08:00Z" w16du:dateUtc="2026-09-26T01:08:00Z"/>
              </w:rPr>
            </w:pPr>
          </w:p>
        </w:tc>
        <w:tc>
          <w:tcPr>
            <w:tcW w:w="1053" w:type="dxa"/>
          </w:tcPr>
          <w:p w14:paraId="3804A0DF" w14:textId="77777777" w:rsidR="00CA198A" w:rsidRDefault="00842719" w:rsidP="00491FBC">
            <w:pPr>
              <w:jc w:val="both"/>
              <w:rPr>
                <w:del w:id="820" w:author="Bob Hough" w:date="2026-09-25T21:08:00Z" w16du:dateUtc="2026-09-26T01:08:00Z"/>
              </w:rPr>
            </w:pPr>
            <w:del w:id="821" w:author="Bob Hough" w:date="2026-09-25T21:08:00Z" w16du:dateUtc="2026-09-26T01:08:00Z">
              <w:r>
                <w:fldChar w:fldCharType="begin">
                  <w:ffData>
                    <w:name w:val="Text95"/>
                    <w:enabled/>
                    <w:calcOnExit w:val="0"/>
                    <w:textInput/>
                  </w:ffData>
                </w:fldChar>
              </w:r>
              <w:bookmarkStart w:id="822" w:name="Text9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22"/>
            </w:del>
          </w:p>
        </w:tc>
        <w:tc>
          <w:tcPr>
            <w:tcW w:w="1438" w:type="dxa"/>
          </w:tcPr>
          <w:p w14:paraId="249C6394" w14:textId="77777777" w:rsidR="00CA198A" w:rsidRDefault="00842719" w:rsidP="00491FBC">
            <w:pPr>
              <w:jc w:val="both"/>
              <w:rPr>
                <w:del w:id="823" w:author="Bob Hough" w:date="2026-09-25T21:08:00Z" w16du:dateUtc="2026-09-26T01:08:00Z"/>
              </w:rPr>
            </w:pPr>
            <w:del w:id="824" w:author="Bob Hough" w:date="2026-09-25T21:08:00Z" w16du:dateUtc="2026-09-26T01:08:00Z">
              <w:r>
                <w:fldChar w:fldCharType="begin">
                  <w:ffData>
                    <w:name w:val="Text96"/>
                    <w:enabled/>
                    <w:calcOnExit w:val="0"/>
                    <w:textInput/>
                  </w:ffData>
                </w:fldChar>
              </w:r>
              <w:bookmarkStart w:id="825" w:name="Text9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25"/>
            </w:del>
          </w:p>
        </w:tc>
        <w:tc>
          <w:tcPr>
            <w:tcW w:w="1472" w:type="dxa"/>
          </w:tcPr>
          <w:p w14:paraId="1EA4F311" w14:textId="77777777" w:rsidR="00CA198A" w:rsidRDefault="00842719" w:rsidP="00491FBC">
            <w:pPr>
              <w:jc w:val="both"/>
              <w:rPr>
                <w:del w:id="826" w:author="Bob Hough" w:date="2026-09-25T21:08:00Z" w16du:dateUtc="2026-09-26T01:08:00Z"/>
              </w:rPr>
            </w:pPr>
            <w:del w:id="827" w:author="Bob Hough" w:date="2026-09-25T21:08:00Z" w16du:dateUtc="2026-09-26T01:08:00Z">
              <w:r>
                <w:fldChar w:fldCharType="begin">
                  <w:ffData>
                    <w:name w:val="Text97"/>
                    <w:enabled/>
                    <w:calcOnExit w:val="0"/>
                    <w:textInput/>
                  </w:ffData>
                </w:fldChar>
              </w:r>
              <w:bookmarkStart w:id="828" w:name="Text9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28"/>
            </w:del>
          </w:p>
        </w:tc>
        <w:tc>
          <w:tcPr>
            <w:tcW w:w="1479" w:type="dxa"/>
          </w:tcPr>
          <w:p w14:paraId="390DA5E6" w14:textId="77777777" w:rsidR="00CA198A" w:rsidRDefault="00842719" w:rsidP="00491FBC">
            <w:pPr>
              <w:jc w:val="both"/>
              <w:rPr>
                <w:del w:id="829" w:author="Bob Hough" w:date="2026-09-25T21:08:00Z" w16du:dateUtc="2026-09-26T01:08:00Z"/>
              </w:rPr>
            </w:pPr>
            <w:del w:id="830" w:author="Bob Hough" w:date="2026-09-25T21:08:00Z" w16du:dateUtc="2026-09-26T01:08:00Z">
              <w:r>
                <w:fldChar w:fldCharType="begin">
                  <w:ffData>
                    <w:name w:val="Text98"/>
                    <w:enabled/>
                    <w:calcOnExit w:val="0"/>
                    <w:textInput/>
                  </w:ffData>
                </w:fldChar>
              </w:r>
              <w:bookmarkStart w:id="831" w:name="Text9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31"/>
            </w:del>
          </w:p>
        </w:tc>
      </w:tr>
    </w:tbl>
    <w:p w14:paraId="78280D66" w14:textId="77777777" w:rsidR="00CA198A" w:rsidRPr="00AD17A2" w:rsidRDefault="00CA198A" w:rsidP="00CA198A">
      <w:pPr>
        <w:jc w:val="both"/>
        <w:rPr>
          <w:del w:id="832" w:author="Bob Hough" w:date="2026-09-25T21:08:00Z" w16du:dateUtc="2026-09-26T01:08:00Z"/>
        </w:rPr>
      </w:pPr>
    </w:p>
    <w:p w14:paraId="3396F96B" w14:textId="77777777" w:rsidR="00CA198A" w:rsidRPr="00CA198A" w:rsidRDefault="00CA198A" w:rsidP="00BF3AC1">
      <w:pPr>
        <w:jc w:val="both"/>
        <w:rPr>
          <w:del w:id="833" w:author="Bob Hough" w:date="2026-09-25T21:08:00Z" w16du:dateUtc="2026-09-26T01:08:00Z"/>
          <w:b/>
        </w:rPr>
      </w:pPr>
      <w:del w:id="834" w:author="Bob Hough" w:date="2026-09-25T21:08:00Z" w16du:dateUtc="2026-09-26T01:08:00Z">
        <w:r w:rsidRPr="00CA198A">
          <w:rPr>
            <w:b/>
          </w:rPr>
          <w:delText xml:space="preserve">School / </w:delText>
        </w:r>
        <w:r w:rsidR="00BF1682">
          <w:rPr>
            <w:b/>
          </w:rPr>
          <w:delText>C</w:delText>
        </w:r>
        <w:r w:rsidRPr="00CA198A">
          <w:rPr>
            <w:b/>
          </w:rPr>
          <w:delText>ollege Qualifications</w:delText>
        </w:r>
      </w:del>
    </w:p>
    <w:tbl>
      <w:tblPr>
        <w:tblStyle w:val="TableGrid"/>
        <w:tblW w:w="0" w:type="auto"/>
        <w:tblLook w:val="04A0" w:firstRow="1" w:lastRow="0" w:firstColumn="1" w:lastColumn="0" w:noHBand="0" w:noVBand="1"/>
      </w:tblPr>
      <w:tblGrid>
        <w:gridCol w:w="2738"/>
        <w:gridCol w:w="836"/>
        <w:gridCol w:w="1053"/>
        <w:gridCol w:w="1438"/>
        <w:gridCol w:w="1472"/>
        <w:gridCol w:w="1479"/>
      </w:tblGrid>
      <w:tr w:rsidR="00CA198A" w14:paraId="743778BC" w14:textId="77777777" w:rsidTr="00491FBC">
        <w:trPr>
          <w:del w:id="835" w:author="Bob Hough" w:date="2026-09-25T21:08:00Z" w16du:dateUtc="2026-09-26T01:08:00Z"/>
        </w:trPr>
        <w:tc>
          <w:tcPr>
            <w:tcW w:w="2738" w:type="dxa"/>
          </w:tcPr>
          <w:p w14:paraId="41EB3EFC" w14:textId="77777777" w:rsidR="00CA198A" w:rsidRDefault="00842719" w:rsidP="00491FBC">
            <w:pPr>
              <w:jc w:val="both"/>
              <w:rPr>
                <w:del w:id="836" w:author="Bob Hough" w:date="2026-09-25T21:08:00Z" w16du:dateUtc="2026-09-26T01:08:00Z"/>
              </w:rPr>
            </w:pPr>
            <w:del w:id="837" w:author="Bob Hough" w:date="2026-09-25T21:08:00Z" w16du:dateUtc="2026-09-26T01:08:00Z">
              <w:r>
                <w:fldChar w:fldCharType="begin">
                  <w:ffData>
                    <w:name w:val="Text99"/>
                    <w:enabled/>
                    <w:calcOnExit w:val="0"/>
                    <w:textInput/>
                  </w:ffData>
                </w:fldChar>
              </w:r>
              <w:bookmarkStart w:id="838" w:name="Text9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38"/>
            </w:del>
          </w:p>
        </w:tc>
        <w:tc>
          <w:tcPr>
            <w:tcW w:w="836" w:type="dxa"/>
          </w:tcPr>
          <w:p w14:paraId="78DC1D77" w14:textId="77777777" w:rsidR="00CA198A" w:rsidRDefault="00842719" w:rsidP="00491FBC">
            <w:pPr>
              <w:jc w:val="both"/>
              <w:rPr>
                <w:del w:id="839" w:author="Bob Hough" w:date="2026-09-25T21:08:00Z" w16du:dateUtc="2026-09-26T01:08:00Z"/>
              </w:rPr>
            </w:pPr>
            <w:del w:id="840" w:author="Bob Hough" w:date="2026-09-25T21:08:00Z" w16du:dateUtc="2026-09-26T01:08:00Z">
              <w:r>
                <w:fldChar w:fldCharType="begin">
                  <w:ffData>
                    <w:name w:val="Text100"/>
                    <w:enabled/>
                    <w:calcOnExit w:val="0"/>
                    <w:textInput/>
                  </w:ffData>
                </w:fldChar>
              </w:r>
              <w:bookmarkStart w:id="841" w:name="Text10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41"/>
            </w:del>
          </w:p>
          <w:p w14:paraId="2F6348DB" w14:textId="77777777" w:rsidR="00CA198A" w:rsidRDefault="00CA198A" w:rsidP="00491FBC">
            <w:pPr>
              <w:jc w:val="both"/>
              <w:rPr>
                <w:del w:id="842" w:author="Bob Hough" w:date="2026-09-25T21:08:00Z" w16du:dateUtc="2026-09-26T01:08:00Z"/>
              </w:rPr>
            </w:pPr>
          </w:p>
          <w:p w14:paraId="0EEEBF52" w14:textId="77777777" w:rsidR="00CA198A" w:rsidRDefault="00CA198A" w:rsidP="00491FBC">
            <w:pPr>
              <w:jc w:val="both"/>
              <w:rPr>
                <w:del w:id="843" w:author="Bob Hough" w:date="2026-09-25T21:08:00Z" w16du:dateUtc="2026-09-26T01:08:00Z"/>
              </w:rPr>
            </w:pPr>
          </w:p>
          <w:p w14:paraId="782E6462" w14:textId="77777777" w:rsidR="00CA198A" w:rsidRDefault="00CA198A" w:rsidP="00491FBC">
            <w:pPr>
              <w:jc w:val="both"/>
              <w:rPr>
                <w:del w:id="844" w:author="Bob Hough" w:date="2026-09-25T21:08:00Z" w16du:dateUtc="2026-09-26T01:08:00Z"/>
              </w:rPr>
            </w:pPr>
          </w:p>
          <w:p w14:paraId="26CDFB44" w14:textId="77777777" w:rsidR="00CA198A" w:rsidRDefault="00CA198A" w:rsidP="00491FBC">
            <w:pPr>
              <w:jc w:val="both"/>
              <w:rPr>
                <w:del w:id="845" w:author="Bob Hough" w:date="2026-09-25T21:08:00Z" w16du:dateUtc="2026-09-26T01:08:00Z"/>
              </w:rPr>
            </w:pPr>
          </w:p>
          <w:p w14:paraId="472D1653" w14:textId="77777777" w:rsidR="00CA198A" w:rsidRDefault="00CA198A" w:rsidP="00491FBC">
            <w:pPr>
              <w:jc w:val="both"/>
              <w:rPr>
                <w:del w:id="846" w:author="Bob Hough" w:date="2026-09-25T21:08:00Z" w16du:dateUtc="2026-09-26T01:08:00Z"/>
              </w:rPr>
            </w:pPr>
          </w:p>
        </w:tc>
        <w:tc>
          <w:tcPr>
            <w:tcW w:w="1053" w:type="dxa"/>
          </w:tcPr>
          <w:p w14:paraId="27BE57F4" w14:textId="77777777" w:rsidR="00CA198A" w:rsidRDefault="00842719" w:rsidP="00491FBC">
            <w:pPr>
              <w:jc w:val="both"/>
              <w:rPr>
                <w:del w:id="847" w:author="Bob Hough" w:date="2026-09-25T21:08:00Z" w16du:dateUtc="2026-09-26T01:08:00Z"/>
              </w:rPr>
            </w:pPr>
            <w:del w:id="848" w:author="Bob Hough" w:date="2026-09-25T21:08:00Z" w16du:dateUtc="2026-09-26T01:08:00Z">
              <w:r>
                <w:fldChar w:fldCharType="begin">
                  <w:ffData>
                    <w:name w:val="Text101"/>
                    <w:enabled/>
                    <w:calcOnExit w:val="0"/>
                    <w:textInput/>
                  </w:ffData>
                </w:fldChar>
              </w:r>
              <w:bookmarkStart w:id="849" w:name="Text10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49"/>
            </w:del>
          </w:p>
        </w:tc>
        <w:tc>
          <w:tcPr>
            <w:tcW w:w="1438" w:type="dxa"/>
          </w:tcPr>
          <w:p w14:paraId="4C40F166" w14:textId="77777777" w:rsidR="00CA198A" w:rsidRDefault="00842719" w:rsidP="00491FBC">
            <w:pPr>
              <w:jc w:val="both"/>
              <w:rPr>
                <w:del w:id="850" w:author="Bob Hough" w:date="2026-09-25T21:08:00Z" w16du:dateUtc="2026-09-26T01:08:00Z"/>
              </w:rPr>
            </w:pPr>
            <w:del w:id="851" w:author="Bob Hough" w:date="2026-09-25T21:08:00Z" w16du:dateUtc="2026-09-26T01:08:00Z">
              <w:r>
                <w:fldChar w:fldCharType="begin">
                  <w:ffData>
                    <w:name w:val="Text102"/>
                    <w:enabled/>
                    <w:calcOnExit w:val="0"/>
                    <w:textInput/>
                  </w:ffData>
                </w:fldChar>
              </w:r>
              <w:bookmarkStart w:id="852" w:name="Text10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52"/>
            </w:del>
          </w:p>
        </w:tc>
        <w:tc>
          <w:tcPr>
            <w:tcW w:w="1472" w:type="dxa"/>
          </w:tcPr>
          <w:p w14:paraId="7279B403" w14:textId="77777777" w:rsidR="00CA198A" w:rsidRDefault="00842719" w:rsidP="00491FBC">
            <w:pPr>
              <w:jc w:val="both"/>
              <w:rPr>
                <w:del w:id="853" w:author="Bob Hough" w:date="2026-09-25T21:08:00Z" w16du:dateUtc="2026-09-26T01:08:00Z"/>
              </w:rPr>
            </w:pPr>
            <w:del w:id="854" w:author="Bob Hough" w:date="2026-09-25T21:08:00Z" w16du:dateUtc="2026-09-26T01:08:00Z">
              <w:r>
                <w:fldChar w:fldCharType="begin">
                  <w:ffData>
                    <w:name w:val="Text103"/>
                    <w:enabled/>
                    <w:calcOnExit w:val="0"/>
                    <w:textInput/>
                  </w:ffData>
                </w:fldChar>
              </w:r>
              <w:bookmarkStart w:id="855" w:name="Text103"/>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55"/>
            </w:del>
          </w:p>
        </w:tc>
        <w:tc>
          <w:tcPr>
            <w:tcW w:w="1479" w:type="dxa"/>
          </w:tcPr>
          <w:p w14:paraId="41FBCEC0" w14:textId="77777777" w:rsidR="00CA198A" w:rsidRDefault="00842719" w:rsidP="00491FBC">
            <w:pPr>
              <w:jc w:val="both"/>
              <w:rPr>
                <w:del w:id="856" w:author="Bob Hough" w:date="2026-09-25T21:08:00Z" w16du:dateUtc="2026-09-26T01:08:00Z"/>
              </w:rPr>
            </w:pPr>
            <w:del w:id="857" w:author="Bob Hough" w:date="2026-09-25T21:08:00Z" w16du:dateUtc="2026-09-26T01:08:00Z">
              <w:r>
                <w:fldChar w:fldCharType="begin">
                  <w:ffData>
                    <w:name w:val="Text104"/>
                    <w:enabled/>
                    <w:calcOnExit w:val="0"/>
                    <w:textInput/>
                  </w:ffData>
                </w:fldChar>
              </w:r>
              <w:bookmarkStart w:id="858" w:name="Text10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58"/>
            </w:del>
          </w:p>
        </w:tc>
      </w:tr>
      <w:tr w:rsidR="00CA198A" w14:paraId="71ED16CC" w14:textId="77777777" w:rsidTr="00491FBC">
        <w:trPr>
          <w:del w:id="859" w:author="Bob Hough" w:date="2026-09-25T21:08:00Z" w16du:dateUtc="2026-09-26T01:08:00Z"/>
        </w:trPr>
        <w:tc>
          <w:tcPr>
            <w:tcW w:w="2738" w:type="dxa"/>
          </w:tcPr>
          <w:p w14:paraId="0F1FAE19" w14:textId="77777777" w:rsidR="00CA198A" w:rsidRDefault="00842719" w:rsidP="00491FBC">
            <w:pPr>
              <w:jc w:val="both"/>
              <w:rPr>
                <w:del w:id="860" w:author="Bob Hough" w:date="2026-09-25T21:08:00Z" w16du:dateUtc="2026-09-26T01:08:00Z"/>
              </w:rPr>
            </w:pPr>
            <w:del w:id="861" w:author="Bob Hough" w:date="2026-09-25T21:08:00Z" w16du:dateUtc="2026-09-26T01:08:00Z">
              <w:r>
                <w:fldChar w:fldCharType="begin">
                  <w:ffData>
                    <w:name w:val="Text105"/>
                    <w:enabled/>
                    <w:calcOnExit w:val="0"/>
                    <w:textInput/>
                  </w:ffData>
                </w:fldChar>
              </w:r>
              <w:bookmarkStart w:id="862" w:name="Text10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62"/>
            </w:del>
          </w:p>
        </w:tc>
        <w:tc>
          <w:tcPr>
            <w:tcW w:w="836" w:type="dxa"/>
          </w:tcPr>
          <w:p w14:paraId="4D66BAD7" w14:textId="77777777" w:rsidR="00CA198A" w:rsidRDefault="00842719" w:rsidP="00491FBC">
            <w:pPr>
              <w:jc w:val="both"/>
              <w:rPr>
                <w:del w:id="863" w:author="Bob Hough" w:date="2026-09-25T21:08:00Z" w16du:dateUtc="2026-09-26T01:08:00Z"/>
              </w:rPr>
            </w:pPr>
            <w:del w:id="864" w:author="Bob Hough" w:date="2026-09-25T21:08:00Z" w16du:dateUtc="2026-09-26T01:08:00Z">
              <w:r>
                <w:fldChar w:fldCharType="begin">
                  <w:ffData>
                    <w:name w:val="Text106"/>
                    <w:enabled/>
                    <w:calcOnExit w:val="0"/>
                    <w:textInput/>
                  </w:ffData>
                </w:fldChar>
              </w:r>
              <w:bookmarkStart w:id="865" w:name="Text10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65"/>
            </w:del>
          </w:p>
          <w:p w14:paraId="791AA810" w14:textId="77777777" w:rsidR="00CA198A" w:rsidRDefault="00CA198A" w:rsidP="00491FBC">
            <w:pPr>
              <w:jc w:val="both"/>
              <w:rPr>
                <w:del w:id="866" w:author="Bob Hough" w:date="2026-09-25T21:08:00Z" w16du:dateUtc="2026-09-26T01:08:00Z"/>
              </w:rPr>
            </w:pPr>
          </w:p>
          <w:p w14:paraId="0EAE657A" w14:textId="77777777" w:rsidR="00CA198A" w:rsidRDefault="00CA198A" w:rsidP="00491FBC">
            <w:pPr>
              <w:jc w:val="both"/>
              <w:rPr>
                <w:del w:id="867" w:author="Bob Hough" w:date="2026-09-25T21:08:00Z" w16du:dateUtc="2026-09-26T01:08:00Z"/>
              </w:rPr>
            </w:pPr>
          </w:p>
          <w:p w14:paraId="5377AFF1" w14:textId="77777777" w:rsidR="00CA198A" w:rsidRDefault="00CA198A" w:rsidP="00491FBC">
            <w:pPr>
              <w:jc w:val="both"/>
              <w:rPr>
                <w:del w:id="868" w:author="Bob Hough" w:date="2026-09-25T21:08:00Z" w16du:dateUtc="2026-09-26T01:08:00Z"/>
              </w:rPr>
            </w:pPr>
          </w:p>
          <w:p w14:paraId="31A59A5A" w14:textId="77777777" w:rsidR="00CA198A" w:rsidRDefault="00CA198A" w:rsidP="00491FBC">
            <w:pPr>
              <w:jc w:val="both"/>
              <w:rPr>
                <w:del w:id="869" w:author="Bob Hough" w:date="2026-09-25T21:08:00Z" w16du:dateUtc="2026-09-26T01:08:00Z"/>
              </w:rPr>
            </w:pPr>
          </w:p>
          <w:p w14:paraId="391F3474" w14:textId="77777777" w:rsidR="00CA198A" w:rsidRDefault="00CA198A" w:rsidP="00491FBC">
            <w:pPr>
              <w:jc w:val="both"/>
              <w:rPr>
                <w:del w:id="870" w:author="Bob Hough" w:date="2026-09-25T21:08:00Z" w16du:dateUtc="2026-09-26T01:08:00Z"/>
              </w:rPr>
            </w:pPr>
          </w:p>
        </w:tc>
        <w:tc>
          <w:tcPr>
            <w:tcW w:w="1053" w:type="dxa"/>
          </w:tcPr>
          <w:p w14:paraId="7D2C2419" w14:textId="77777777" w:rsidR="00CA198A" w:rsidRDefault="00842719" w:rsidP="00491FBC">
            <w:pPr>
              <w:jc w:val="both"/>
              <w:rPr>
                <w:del w:id="871" w:author="Bob Hough" w:date="2026-09-25T21:08:00Z" w16du:dateUtc="2026-09-26T01:08:00Z"/>
              </w:rPr>
            </w:pPr>
            <w:del w:id="872" w:author="Bob Hough" w:date="2026-09-25T21:08:00Z" w16du:dateUtc="2026-09-26T01:08:00Z">
              <w:r>
                <w:fldChar w:fldCharType="begin">
                  <w:ffData>
                    <w:name w:val="Text107"/>
                    <w:enabled/>
                    <w:calcOnExit w:val="0"/>
                    <w:textInput/>
                  </w:ffData>
                </w:fldChar>
              </w:r>
              <w:bookmarkStart w:id="873" w:name="Text10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73"/>
            </w:del>
          </w:p>
        </w:tc>
        <w:tc>
          <w:tcPr>
            <w:tcW w:w="1438" w:type="dxa"/>
          </w:tcPr>
          <w:p w14:paraId="2171CABF" w14:textId="77777777" w:rsidR="00CA198A" w:rsidRDefault="00842719" w:rsidP="00491FBC">
            <w:pPr>
              <w:jc w:val="both"/>
              <w:rPr>
                <w:del w:id="874" w:author="Bob Hough" w:date="2026-09-25T21:08:00Z" w16du:dateUtc="2026-09-26T01:08:00Z"/>
              </w:rPr>
            </w:pPr>
            <w:del w:id="875" w:author="Bob Hough" w:date="2026-09-25T21:08:00Z" w16du:dateUtc="2026-09-26T01:08:00Z">
              <w:r>
                <w:fldChar w:fldCharType="begin">
                  <w:ffData>
                    <w:name w:val="Text108"/>
                    <w:enabled/>
                    <w:calcOnExit w:val="0"/>
                    <w:textInput/>
                  </w:ffData>
                </w:fldChar>
              </w:r>
              <w:bookmarkStart w:id="876" w:name="Text10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76"/>
            </w:del>
          </w:p>
        </w:tc>
        <w:tc>
          <w:tcPr>
            <w:tcW w:w="1472" w:type="dxa"/>
          </w:tcPr>
          <w:p w14:paraId="257BB803" w14:textId="77777777" w:rsidR="00CA198A" w:rsidRDefault="00842719" w:rsidP="00491FBC">
            <w:pPr>
              <w:jc w:val="both"/>
              <w:rPr>
                <w:del w:id="877" w:author="Bob Hough" w:date="2026-09-25T21:08:00Z" w16du:dateUtc="2026-09-26T01:08:00Z"/>
              </w:rPr>
            </w:pPr>
            <w:del w:id="878" w:author="Bob Hough" w:date="2026-09-25T21:08:00Z" w16du:dateUtc="2026-09-26T01:08:00Z">
              <w:r>
                <w:fldChar w:fldCharType="begin">
                  <w:ffData>
                    <w:name w:val="Text109"/>
                    <w:enabled/>
                    <w:calcOnExit w:val="0"/>
                    <w:textInput/>
                  </w:ffData>
                </w:fldChar>
              </w:r>
              <w:bookmarkStart w:id="879" w:name="Text10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79"/>
            </w:del>
          </w:p>
        </w:tc>
        <w:tc>
          <w:tcPr>
            <w:tcW w:w="1479" w:type="dxa"/>
          </w:tcPr>
          <w:p w14:paraId="164F0E87" w14:textId="77777777" w:rsidR="00CA198A" w:rsidRDefault="00842719" w:rsidP="00491FBC">
            <w:pPr>
              <w:jc w:val="both"/>
              <w:rPr>
                <w:del w:id="880" w:author="Bob Hough" w:date="2026-09-25T21:08:00Z" w16du:dateUtc="2026-09-26T01:08:00Z"/>
              </w:rPr>
            </w:pPr>
            <w:del w:id="881" w:author="Bob Hough" w:date="2026-09-25T21:08:00Z" w16du:dateUtc="2026-09-26T01:08:00Z">
              <w:r>
                <w:fldChar w:fldCharType="begin">
                  <w:ffData>
                    <w:name w:val="Text110"/>
                    <w:enabled/>
                    <w:calcOnExit w:val="0"/>
                    <w:textInput/>
                  </w:ffData>
                </w:fldChar>
              </w:r>
              <w:bookmarkStart w:id="882" w:name="Text11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882"/>
            </w:del>
          </w:p>
        </w:tc>
      </w:tr>
    </w:tbl>
    <w:p w14:paraId="2F90946F" w14:textId="77777777" w:rsidR="00BA20DC" w:rsidRDefault="00BA20DC" w:rsidP="00BF3AC1">
      <w:pPr>
        <w:jc w:val="both"/>
        <w:rPr>
          <w:del w:id="883" w:author="Bob Hough" w:date="2026-09-25T21:08:00Z" w16du:dateUtc="2026-09-26T01:08:00Z"/>
        </w:rPr>
      </w:pPr>
    </w:p>
    <w:p w14:paraId="589B37C5" w14:textId="77777777" w:rsidR="00CA198A" w:rsidRDefault="00CA198A" w:rsidP="00BF3AC1">
      <w:pPr>
        <w:jc w:val="both"/>
        <w:rPr>
          <w:del w:id="884" w:author="Bob Hough" w:date="2026-09-25T21:08:00Z" w16du:dateUtc="2026-09-26T01:08:00Z"/>
          <w:b/>
        </w:rPr>
      </w:pPr>
      <w:del w:id="885" w:author="Bob Hough" w:date="2026-09-25T21:08:00Z" w16du:dateUtc="2026-09-26T01:08:00Z">
        <w:r w:rsidRPr="00CA198A">
          <w:rPr>
            <w:b/>
          </w:rPr>
          <w:delText>Continuing Professional Development</w:delText>
        </w:r>
      </w:del>
    </w:p>
    <w:p w14:paraId="55B76B6A" w14:textId="6637B2F3" w:rsidR="00CA198A" w:rsidRDefault="00CA198A" w:rsidP="00BF3AC1">
      <w:pPr>
        <w:jc w:val="both"/>
        <w:rPr>
          <w:del w:id="886" w:author="Bob Hough" w:date="2026-09-25T21:08:00Z" w16du:dateUtc="2026-09-26T01:08:00Z"/>
        </w:rPr>
      </w:pPr>
      <w:del w:id="887" w:author="Bob Hough" w:date="2026-09-25T21:08:00Z" w16du:dateUtc="2026-09-26T01:08:00Z">
        <w:r>
          <w:delText>Please list any courses you have completed and/or an</w:delText>
        </w:r>
        <w:r w:rsidR="00334262">
          <w:delText>y</w:delText>
        </w:r>
        <w:r>
          <w:delText xml:space="preserve"> professional development in which you have been involved in the past 3 years which you consider relevant to this post.</w:delText>
        </w:r>
      </w:del>
    </w:p>
    <w:tbl>
      <w:tblPr>
        <w:tblStyle w:val="TableGrid"/>
        <w:tblW w:w="0" w:type="auto"/>
        <w:tblLook w:val="04A0" w:firstRow="1" w:lastRow="0" w:firstColumn="1" w:lastColumn="0" w:noHBand="0" w:noVBand="1"/>
      </w:tblPr>
      <w:tblGrid>
        <w:gridCol w:w="1803"/>
        <w:gridCol w:w="1803"/>
        <w:gridCol w:w="1803"/>
        <w:gridCol w:w="1803"/>
        <w:gridCol w:w="1804"/>
      </w:tblGrid>
      <w:tr w:rsidR="00CA198A" w14:paraId="2E9F7C2E" w14:textId="77777777" w:rsidTr="00CA198A">
        <w:trPr>
          <w:del w:id="888" w:author="Bob Hough" w:date="2026-09-25T21:08:00Z" w16du:dateUtc="2026-09-26T01:08:00Z"/>
        </w:trPr>
        <w:tc>
          <w:tcPr>
            <w:tcW w:w="1803" w:type="dxa"/>
          </w:tcPr>
          <w:p w14:paraId="78A09C18" w14:textId="77777777" w:rsidR="00CA198A" w:rsidRDefault="00CA198A" w:rsidP="00CA198A">
            <w:pPr>
              <w:jc w:val="center"/>
              <w:rPr>
                <w:del w:id="889" w:author="Bob Hough" w:date="2026-09-25T21:08:00Z" w16du:dateUtc="2026-09-26T01:08:00Z"/>
                <w:b/>
              </w:rPr>
            </w:pPr>
            <w:del w:id="890" w:author="Bob Hough" w:date="2026-09-25T21:08:00Z" w16du:dateUtc="2026-09-26T01:08:00Z">
              <w:r>
                <w:rPr>
                  <w:b/>
                </w:rPr>
                <w:delText>Course Title</w:delText>
              </w:r>
            </w:del>
          </w:p>
          <w:p w14:paraId="449135B6" w14:textId="77777777" w:rsidR="00CA198A" w:rsidRDefault="00CA198A" w:rsidP="00BF3AC1">
            <w:pPr>
              <w:jc w:val="both"/>
              <w:rPr>
                <w:del w:id="891" w:author="Bob Hough" w:date="2026-09-25T21:08:00Z" w16du:dateUtc="2026-09-26T01:08:00Z"/>
                <w:b/>
              </w:rPr>
            </w:pPr>
          </w:p>
        </w:tc>
        <w:tc>
          <w:tcPr>
            <w:tcW w:w="1803" w:type="dxa"/>
          </w:tcPr>
          <w:p w14:paraId="11C65DAA" w14:textId="77777777" w:rsidR="00CA198A" w:rsidRDefault="00CA198A" w:rsidP="00CA198A">
            <w:pPr>
              <w:jc w:val="center"/>
              <w:rPr>
                <w:del w:id="892" w:author="Bob Hough" w:date="2026-09-25T21:08:00Z" w16du:dateUtc="2026-09-26T01:08:00Z"/>
                <w:b/>
              </w:rPr>
            </w:pPr>
            <w:del w:id="893" w:author="Bob Hough" w:date="2026-09-25T21:08:00Z" w16du:dateUtc="2026-09-26T01:08:00Z">
              <w:r>
                <w:rPr>
                  <w:b/>
                </w:rPr>
                <w:delText>Course Provider</w:delText>
              </w:r>
            </w:del>
          </w:p>
        </w:tc>
        <w:tc>
          <w:tcPr>
            <w:tcW w:w="1803" w:type="dxa"/>
          </w:tcPr>
          <w:p w14:paraId="0203EE5F" w14:textId="77777777" w:rsidR="00CA198A" w:rsidRDefault="00CA198A" w:rsidP="00CA198A">
            <w:pPr>
              <w:jc w:val="center"/>
              <w:rPr>
                <w:del w:id="894" w:author="Bob Hough" w:date="2026-09-25T21:08:00Z" w16du:dateUtc="2026-09-26T01:08:00Z"/>
                <w:b/>
              </w:rPr>
            </w:pPr>
            <w:del w:id="895" w:author="Bob Hough" w:date="2026-09-25T21:08:00Z" w16du:dateUtc="2026-09-26T01:08:00Z">
              <w:r>
                <w:rPr>
                  <w:b/>
                </w:rPr>
                <w:delText>Length of Course</w:delText>
              </w:r>
            </w:del>
          </w:p>
        </w:tc>
        <w:tc>
          <w:tcPr>
            <w:tcW w:w="1803" w:type="dxa"/>
          </w:tcPr>
          <w:p w14:paraId="6BDC5B0C" w14:textId="77777777" w:rsidR="00CA198A" w:rsidRDefault="00CA198A" w:rsidP="00CA198A">
            <w:pPr>
              <w:jc w:val="center"/>
              <w:rPr>
                <w:del w:id="896" w:author="Bob Hough" w:date="2026-09-25T21:08:00Z" w16du:dateUtc="2026-09-26T01:08:00Z"/>
                <w:b/>
              </w:rPr>
            </w:pPr>
            <w:del w:id="897" w:author="Bob Hough" w:date="2026-09-25T21:08:00Z" w16du:dateUtc="2026-09-26T01:08:00Z">
              <w:r>
                <w:rPr>
                  <w:b/>
                </w:rPr>
                <w:delText>Dates</w:delText>
              </w:r>
            </w:del>
          </w:p>
          <w:p w14:paraId="7F9DBF76" w14:textId="77777777" w:rsidR="00CA198A" w:rsidRDefault="00CA198A" w:rsidP="00CA198A">
            <w:pPr>
              <w:jc w:val="center"/>
              <w:rPr>
                <w:del w:id="898" w:author="Bob Hough" w:date="2026-09-25T21:08:00Z" w16du:dateUtc="2026-09-26T01:08:00Z"/>
                <w:b/>
              </w:rPr>
            </w:pPr>
            <w:del w:id="899" w:author="Bob Hough" w:date="2026-09-25T21:08:00Z" w16du:dateUtc="2026-09-26T01:08:00Z">
              <w:r>
                <w:rPr>
                  <w:b/>
                </w:rPr>
                <w:delText>From – To</w:delText>
              </w:r>
            </w:del>
          </w:p>
        </w:tc>
        <w:tc>
          <w:tcPr>
            <w:tcW w:w="1804" w:type="dxa"/>
          </w:tcPr>
          <w:p w14:paraId="61C71C8F" w14:textId="77777777" w:rsidR="00CA198A" w:rsidRDefault="00CA198A" w:rsidP="00CA198A">
            <w:pPr>
              <w:jc w:val="center"/>
              <w:rPr>
                <w:del w:id="900" w:author="Bob Hough" w:date="2026-09-25T21:08:00Z" w16du:dateUtc="2026-09-26T01:08:00Z"/>
                <w:b/>
              </w:rPr>
            </w:pPr>
            <w:del w:id="901" w:author="Bob Hough" w:date="2026-09-25T21:08:00Z" w16du:dateUtc="2026-09-26T01:08:00Z">
              <w:r>
                <w:rPr>
                  <w:b/>
                </w:rPr>
                <w:delText>Award / Classification (if applicable)</w:delText>
              </w:r>
            </w:del>
          </w:p>
        </w:tc>
      </w:tr>
      <w:tr w:rsidR="00CA198A" w14:paraId="1A1143A2" w14:textId="77777777" w:rsidTr="00CA198A">
        <w:trPr>
          <w:del w:id="902" w:author="Bob Hough" w:date="2026-09-25T21:08:00Z" w16du:dateUtc="2026-09-26T01:08:00Z"/>
        </w:trPr>
        <w:tc>
          <w:tcPr>
            <w:tcW w:w="1803" w:type="dxa"/>
          </w:tcPr>
          <w:p w14:paraId="376BCF92" w14:textId="77777777" w:rsidR="00CA198A" w:rsidRDefault="00842719" w:rsidP="00BF3AC1">
            <w:pPr>
              <w:jc w:val="both"/>
              <w:rPr>
                <w:del w:id="903" w:author="Bob Hough" w:date="2026-09-25T21:08:00Z" w16du:dateUtc="2026-09-26T01:08:00Z"/>
                <w:b/>
              </w:rPr>
            </w:pPr>
            <w:del w:id="904" w:author="Bob Hough" w:date="2026-09-25T21:08:00Z" w16du:dateUtc="2026-09-26T01:08:00Z">
              <w:r>
                <w:rPr>
                  <w:b/>
                </w:rPr>
                <w:fldChar w:fldCharType="begin">
                  <w:ffData>
                    <w:name w:val="Text111"/>
                    <w:enabled/>
                    <w:calcOnExit w:val="0"/>
                    <w:textInput/>
                  </w:ffData>
                </w:fldChar>
              </w:r>
              <w:bookmarkStart w:id="905" w:name="Text111"/>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05"/>
            </w:del>
          </w:p>
          <w:p w14:paraId="3E06EC3B" w14:textId="77777777" w:rsidR="00CA198A" w:rsidRDefault="00CA198A" w:rsidP="00BF3AC1">
            <w:pPr>
              <w:jc w:val="both"/>
              <w:rPr>
                <w:del w:id="906" w:author="Bob Hough" w:date="2026-09-25T21:08:00Z" w16du:dateUtc="2026-09-26T01:08:00Z"/>
                <w:b/>
              </w:rPr>
            </w:pPr>
          </w:p>
          <w:p w14:paraId="2AA16542" w14:textId="77777777" w:rsidR="00CA198A" w:rsidRDefault="00CA198A" w:rsidP="00BF3AC1">
            <w:pPr>
              <w:jc w:val="both"/>
              <w:rPr>
                <w:del w:id="907" w:author="Bob Hough" w:date="2026-09-25T21:08:00Z" w16du:dateUtc="2026-09-26T01:08:00Z"/>
                <w:b/>
              </w:rPr>
            </w:pPr>
          </w:p>
          <w:p w14:paraId="0CB655F1" w14:textId="77777777" w:rsidR="00CA198A" w:rsidRDefault="00CA198A" w:rsidP="00BF3AC1">
            <w:pPr>
              <w:jc w:val="both"/>
              <w:rPr>
                <w:del w:id="908" w:author="Bob Hough" w:date="2026-09-25T21:08:00Z" w16du:dateUtc="2026-09-26T01:08:00Z"/>
                <w:b/>
              </w:rPr>
            </w:pPr>
          </w:p>
        </w:tc>
        <w:tc>
          <w:tcPr>
            <w:tcW w:w="1803" w:type="dxa"/>
          </w:tcPr>
          <w:p w14:paraId="4A0BC489" w14:textId="77777777" w:rsidR="00CA198A" w:rsidRDefault="00842719" w:rsidP="00BF3AC1">
            <w:pPr>
              <w:jc w:val="both"/>
              <w:rPr>
                <w:del w:id="909" w:author="Bob Hough" w:date="2026-09-25T21:08:00Z" w16du:dateUtc="2026-09-26T01:08:00Z"/>
                <w:b/>
              </w:rPr>
            </w:pPr>
            <w:del w:id="910" w:author="Bob Hough" w:date="2026-09-25T21:08:00Z" w16du:dateUtc="2026-09-26T01:08:00Z">
              <w:r>
                <w:rPr>
                  <w:b/>
                </w:rPr>
                <w:fldChar w:fldCharType="begin">
                  <w:ffData>
                    <w:name w:val="Text112"/>
                    <w:enabled/>
                    <w:calcOnExit w:val="0"/>
                    <w:textInput/>
                  </w:ffData>
                </w:fldChar>
              </w:r>
              <w:bookmarkStart w:id="911" w:name="Text112"/>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11"/>
            </w:del>
          </w:p>
        </w:tc>
        <w:tc>
          <w:tcPr>
            <w:tcW w:w="1803" w:type="dxa"/>
          </w:tcPr>
          <w:p w14:paraId="407F8846" w14:textId="77777777" w:rsidR="00CA198A" w:rsidRDefault="00842719" w:rsidP="00BF3AC1">
            <w:pPr>
              <w:jc w:val="both"/>
              <w:rPr>
                <w:del w:id="912" w:author="Bob Hough" w:date="2026-09-25T21:08:00Z" w16du:dateUtc="2026-09-26T01:08:00Z"/>
                <w:b/>
              </w:rPr>
            </w:pPr>
            <w:del w:id="913" w:author="Bob Hough" w:date="2026-09-25T21:08:00Z" w16du:dateUtc="2026-09-26T01:08:00Z">
              <w:r>
                <w:rPr>
                  <w:b/>
                </w:rPr>
                <w:fldChar w:fldCharType="begin">
                  <w:ffData>
                    <w:name w:val="Text113"/>
                    <w:enabled/>
                    <w:calcOnExit w:val="0"/>
                    <w:textInput/>
                  </w:ffData>
                </w:fldChar>
              </w:r>
              <w:bookmarkStart w:id="914" w:name="Text113"/>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14"/>
            </w:del>
          </w:p>
        </w:tc>
        <w:tc>
          <w:tcPr>
            <w:tcW w:w="1803" w:type="dxa"/>
          </w:tcPr>
          <w:p w14:paraId="779BAA5C" w14:textId="77777777" w:rsidR="00CA198A" w:rsidRDefault="00842719" w:rsidP="00BF3AC1">
            <w:pPr>
              <w:jc w:val="both"/>
              <w:rPr>
                <w:del w:id="915" w:author="Bob Hough" w:date="2026-09-25T21:08:00Z" w16du:dateUtc="2026-09-26T01:08:00Z"/>
                <w:b/>
              </w:rPr>
            </w:pPr>
            <w:del w:id="916" w:author="Bob Hough" w:date="2026-09-25T21:08:00Z" w16du:dateUtc="2026-09-26T01:08:00Z">
              <w:r>
                <w:rPr>
                  <w:b/>
                </w:rPr>
                <w:fldChar w:fldCharType="begin">
                  <w:ffData>
                    <w:name w:val="Text114"/>
                    <w:enabled/>
                    <w:calcOnExit w:val="0"/>
                    <w:textInput/>
                  </w:ffData>
                </w:fldChar>
              </w:r>
              <w:bookmarkStart w:id="917" w:name="Text114"/>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17"/>
            </w:del>
          </w:p>
        </w:tc>
        <w:tc>
          <w:tcPr>
            <w:tcW w:w="1804" w:type="dxa"/>
          </w:tcPr>
          <w:p w14:paraId="29E38FD2" w14:textId="77777777" w:rsidR="00CA198A" w:rsidRDefault="00842719" w:rsidP="00BF3AC1">
            <w:pPr>
              <w:jc w:val="both"/>
              <w:rPr>
                <w:del w:id="918" w:author="Bob Hough" w:date="2026-09-25T21:08:00Z" w16du:dateUtc="2026-09-26T01:08:00Z"/>
                <w:b/>
              </w:rPr>
            </w:pPr>
            <w:del w:id="919" w:author="Bob Hough" w:date="2026-09-25T21:08:00Z" w16du:dateUtc="2026-09-26T01:08:00Z">
              <w:r>
                <w:rPr>
                  <w:b/>
                </w:rPr>
                <w:fldChar w:fldCharType="begin">
                  <w:ffData>
                    <w:name w:val="Text115"/>
                    <w:enabled/>
                    <w:calcOnExit w:val="0"/>
                    <w:textInput/>
                  </w:ffData>
                </w:fldChar>
              </w:r>
              <w:bookmarkStart w:id="920" w:name="Text115"/>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20"/>
            </w:del>
          </w:p>
        </w:tc>
      </w:tr>
      <w:tr w:rsidR="00CA198A" w14:paraId="0697B449" w14:textId="77777777" w:rsidTr="00CA198A">
        <w:trPr>
          <w:del w:id="921" w:author="Bob Hough" w:date="2026-09-25T21:08:00Z" w16du:dateUtc="2026-09-26T01:08:00Z"/>
        </w:trPr>
        <w:tc>
          <w:tcPr>
            <w:tcW w:w="1803" w:type="dxa"/>
          </w:tcPr>
          <w:p w14:paraId="235C5740" w14:textId="77777777" w:rsidR="00CA198A" w:rsidRDefault="00842719" w:rsidP="00BF3AC1">
            <w:pPr>
              <w:jc w:val="both"/>
              <w:rPr>
                <w:del w:id="922" w:author="Bob Hough" w:date="2026-09-25T21:08:00Z" w16du:dateUtc="2026-09-26T01:08:00Z"/>
                <w:b/>
              </w:rPr>
            </w:pPr>
            <w:del w:id="923" w:author="Bob Hough" w:date="2026-09-25T21:08:00Z" w16du:dateUtc="2026-09-26T01:08:00Z">
              <w:r>
                <w:rPr>
                  <w:b/>
                </w:rPr>
                <w:fldChar w:fldCharType="begin">
                  <w:ffData>
                    <w:name w:val="Text116"/>
                    <w:enabled/>
                    <w:calcOnExit w:val="0"/>
                    <w:textInput/>
                  </w:ffData>
                </w:fldChar>
              </w:r>
              <w:bookmarkStart w:id="924" w:name="Text116"/>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24"/>
            </w:del>
          </w:p>
          <w:p w14:paraId="288BEAF9" w14:textId="77777777" w:rsidR="00CA198A" w:rsidRDefault="00CA198A" w:rsidP="00BF3AC1">
            <w:pPr>
              <w:jc w:val="both"/>
              <w:rPr>
                <w:del w:id="925" w:author="Bob Hough" w:date="2026-09-25T21:08:00Z" w16du:dateUtc="2026-09-26T01:08:00Z"/>
                <w:b/>
              </w:rPr>
            </w:pPr>
          </w:p>
          <w:p w14:paraId="1AC21931" w14:textId="77777777" w:rsidR="00CA198A" w:rsidRDefault="00CA198A" w:rsidP="00BF3AC1">
            <w:pPr>
              <w:jc w:val="both"/>
              <w:rPr>
                <w:del w:id="926" w:author="Bob Hough" w:date="2026-09-25T21:08:00Z" w16du:dateUtc="2026-09-26T01:08:00Z"/>
                <w:b/>
              </w:rPr>
            </w:pPr>
          </w:p>
          <w:p w14:paraId="234D3243" w14:textId="77777777" w:rsidR="00CA198A" w:rsidRDefault="00CA198A" w:rsidP="00BF3AC1">
            <w:pPr>
              <w:jc w:val="both"/>
              <w:rPr>
                <w:del w:id="927" w:author="Bob Hough" w:date="2026-09-25T21:08:00Z" w16du:dateUtc="2026-09-26T01:08:00Z"/>
                <w:b/>
              </w:rPr>
            </w:pPr>
          </w:p>
        </w:tc>
        <w:tc>
          <w:tcPr>
            <w:tcW w:w="1803" w:type="dxa"/>
          </w:tcPr>
          <w:p w14:paraId="638DF66D" w14:textId="77777777" w:rsidR="00CA198A" w:rsidRDefault="00842719" w:rsidP="00BF3AC1">
            <w:pPr>
              <w:jc w:val="both"/>
              <w:rPr>
                <w:del w:id="928" w:author="Bob Hough" w:date="2026-09-25T21:08:00Z" w16du:dateUtc="2026-09-26T01:08:00Z"/>
                <w:b/>
              </w:rPr>
            </w:pPr>
            <w:del w:id="929" w:author="Bob Hough" w:date="2026-09-25T21:08:00Z" w16du:dateUtc="2026-09-26T01:08:00Z">
              <w:r>
                <w:rPr>
                  <w:b/>
                </w:rPr>
                <w:fldChar w:fldCharType="begin">
                  <w:ffData>
                    <w:name w:val="Text117"/>
                    <w:enabled/>
                    <w:calcOnExit w:val="0"/>
                    <w:textInput/>
                  </w:ffData>
                </w:fldChar>
              </w:r>
              <w:bookmarkStart w:id="930" w:name="Text117"/>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bookmarkEnd w:id="930"/>
            </w:del>
          </w:p>
        </w:tc>
        <w:tc>
          <w:tcPr>
            <w:tcW w:w="1803" w:type="dxa"/>
          </w:tcPr>
          <w:p w14:paraId="58339561" w14:textId="77777777" w:rsidR="00CA198A" w:rsidRDefault="00842719" w:rsidP="00BF3AC1">
            <w:pPr>
              <w:jc w:val="both"/>
              <w:rPr>
                <w:del w:id="931" w:author="Bob Hough" w:date="2026-09-25T21:08:00Z" w16du:dateUtc="2026-09-26T01:08:00Z"/>
                <w:b/>
              </w:rPr>
            </w:pPr>
            <w:del w:id="932"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c>
          <w:tcPr>
            <w:tcW w:w="1803" w:type="dxa"/>
          </w:tcPr>
          <w:p w14:paraId="4DF685A6" w14:textId="77777777" w:rsidR="00CA198A" w:rsidRDefault="00842719" w:rsidP="00BF3AC1">
            <w:pPr>
              <w:jc w:val="both"/>
              <w:rPr>
                <w:del w:id="933" w:author="Bob Hough" w:date="2026-09-25T21:08:00Z" w16du:dateUtc="2026-09-26T01:08:00Z"/>
                <w:b/>
              </w:rPr>
            </w:pPr>
            <w:del w:id="934"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c>
          <w:tcPr>
            <w:tcW w:w="1804" w:type="dxa"/>
          </w:tcPr>
          <w:p w14:paraId="0572223A" w14:textId="77777777" w:rsidR="00CA198A" w:rsidRDefault="00842719" w:rsidP="00BF3AC1">
            <w:pPr>
              <w:jc w:val="both"/>
              <w:rPr>
                <w:del w:id="935" w:author="Bob Hough" w:date="2026-09-25T21:08:00Z" w16du:dateUtc="2026-09-26T01:08:00Z"/>
                <w:b/>
              </w:rPr>
            </w:pPr>
            <w:del w:id="936"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r>
      <w:tr w:rsidR="00CA198A" w14:paraId="5C2354CF" w14:textId="77777777" w:rsidTr="00CA198A">
        <w:trPr>
          <w:del w:id="937" w:author="Bob Hough" w:date="2026-09-25T21:08:00Z" w16du:dateUtc="2026-09-26T01:08:00Z"/>
        </w:trPr>
        <w:tc>
          <w:tcPr>
            <w:tcW w:w="1803" w:type="dxa"/>
          </w:tcPr>
          <w:p w14:paraId="04EC0441" w14:textId="77777777" w:rsidR="00CA198A" w:rsidRDefault="00842719" w:rsidP="00BF3AC1">
            <w:pPr>
              <w:jc w:val="both"/>
              <w:rPr>
                <w:del w:id="938" w:author="Bob Hough" w:date="2026-09-25T21:08:00Z" w16du:dateUtc="2026-09-26T01:08:00Z"/>
                <w:b/>
              </w:rPr>
            </w:pPr>
            <w:del w:id="939"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p w14:paraId="6D6BD9C6" w14:textId="77777777" w:rsidR="00CA198A" w:rsidRDefault="00CA198A" w:rsidP="00BF3AC1">
            <w:pPr>
              <w:jc w:val="both"/>
              <w:rPr>
                <w:del w:id="940" w:author="Bob Hough" w:date="2026-09-25T21:08:00Z" w16du:dateUtc="2026-09-26T01:08:00Z"/>
                <w:b/>
              </w:rPr>
            </w:pPr>
          </w:p>
          <w:p w14:paraId="5D8E688E" w14:textId="77777777" w:rsidR="00CA198A" w:rsidRDefault="00CA198A" w:rsidP="00BF3AC1">
            <w:pPr>
              <w:jc w:val="both"/>
              <w:rPr>
                <w:del w:id="941" w:author="Bob Hough" w:date="2026-09-25T21:08:00Z" w16du:dateUtc="2026-09-26T01:08:00Z"/>
                <w:b/>
              </w:rPr>
            </w:pPr>
          </w:p>
          <w:p w14:paraId="3B4DF185" w14:textId="77777777" w:rsidR="00CA198A" w:rsidRDefault="00CA198A" w:rsidP="00BF3AC1">
            <w:pPr>
              <w:jc w:val="both"/>
              <w:rPr>
                <w:del w:id="942" w:author="Bob Hough" w:date="2026-09-25T21:08:00Z" w16du:dateUtc="2026-09-26T01:08:00Z"/>
                <w:b/>
              </w:rPr>
            </w:pPr>
          </w:p>
        </w:tc>
        <w:tc>
          <w:tcPr>
            <w:tcW w:w="1803" w:type="dxa"/>
          </w:tcPr>
          <w:p w14:paraId="38373E4E" w14:textId="77777777" w:rsidR="00CA198A" w:rsidRDefault="00842719" w:rsidP="00BF3AC1">
            <w:pPr>
              <w:jc w:val="both"/>
              <w:rPr>
                <w:del w:id="943" w:author="Bob Hough" w:date="2026-09-25T21:08:00Z" w16du:dateUtc="2026-09-26T01:08:00Z"/>
                <w:b/>
              </w:rPr>
            </w:pPr>
            <w:del w:id="944"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c>
          <w:tcPr>
            <w:tcW w:w="1803" w:type="dxa"/>
          </w:tcPr>
          <w:p w14:paraId="3A5DF8A6" w14:textId="77777777" w:rsidR="00CA198A" w:rsidRDefault="00842719" w:rsidP="00BF3AC1">
            <w:pPr>
              <w:jc w:val="both"/>
              <w:rPr>
                <w:del w:id="945" w:author="Bob Hough" w:date="2026-09-25T21:08:00Z" w16du:dateUtc="2026-09-26T01:08:00Z"/>
                <w:b/>
              </w:rPr>
            </w:pPr>
            <w:del w:id="946"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c>
          <w:tcPr>
            <w:tcW w:w="1803" w:type="dxa"/>
          </w:tcPr>
          <w:p w14:paraId="4218C8A1" w14:textId="77777777" w:rsidR="00CA198A" w:rsidRDefault="00842719" w:rsidP="00BF3AC1">
            <w:pPr>
              <w:jc w:val="both"/>
              <w:rPr>
                <w:del w:id="947" w:author="Bob Hough" w:date="2026-09-25T21:08:00Z" w16du:dateUtc="2026-09-26T01:08:00Z"/>
                <w:b/>
              </w:rPr>
            </w:pPr>
            <w:del w:id="948"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c>
          <w:tcPr>
            <w:tcW w:w="1804" w:type="dxa"/>
          </w:tcPr>
          <w:p w14:paraId="4BD5978A" w14:textId="77777777" w:rsidR="00CA198A" w:rsidRDefault="00842719" w:rsidP="00BF3AC1">
            <w:pPr>
              <w:jc w:val="both"/>
              <w:rPr>
                <w:del w:id="949" w:author="Bob Hough" w:date="2026-09-25T21:08:00Z" w16du:dateUtc="2026-09-26T01:08:00Z"/>
                <w:b/>
              </w:rPr>
            </w:pPr>
            <w:del w:id="950" w:author="Bob Hough" w:date="2026-09-25T21:08:00Z" w16du:dateUtc="2026-09-26T01:08:00Z">
              <w:r>
                <w:rPr>
                  <w:b/>
                </w:rPr>
                <w:fldChar w:fldCharType="begin">
                  <w:ffData>
                    <w:name w:val="Text117"/>
                    <w:enabled/>
                    <w:calcOnExit w:val="0"/>
                    <w:textInput/>
                  </w:ffData>
                </w:fldChar>
              </w:r>
              <w:r>
                <w:rPr>
                  <w:b/>
                </w:rPr>
                <w:delInstrText xml:space="preserve"> FORMTEXT </w:delInstrText>
              </w:r>
              <w:r>
                <w:rPr>
                  <w:b/>
                </w:rPr>
              </w:r>
              <w:r>
                <w:rPr>
                  <w:b/>
                </w:rPr>
                <w:fldChar w:fldCharType="separate"/>
              </w:r>
              <w:r>
                <w:rPr>
                  <w:b/>
                  <w:noProof/>
                </w:rPr>
                <w:delText> </w:delText>
              </w:r>
              <w:r>
                <w:rPr>
                  <w:b/>
                  <w:noProof/>
                </w:rPr>
                <w:delText> </w:delText>
              </w:r>
              <w:r>
                <w:rPr>
                  <w:b/>
                  <w:noProof/>
                </w:rPr>
                <w:delText> </w:delText>
              </w:r>
              <w:r>
                <w:rPr>
                  <w:b/>
                  <w:noProof/>
                </w:rPr>
                <w:delText> </w:delText>
              </w:r>
              <w:r>
                <w:rPr>
                  <w:b/>
                  <w:noProof/>
                </w:rPr>
                <w:delText> </w:delText>
              </w:r>
              <w:r>
                <w:rPr>
                  <w:b/>
                </w:rPr>
                <w:fldChar w:fldCharType="end"/>
              </w:r>
            </w:del>
          </w:p>
        </w:tc>
      </w:tr>
    </w:tbl>
    <w:p w14:paraId="52797492" w14:textId="77777777" w:rsidR="00BA20DC" w:rsidRPr="00CA198A" w:rsidRDefault="00CA198A" w:rsidP="00BF3AC1">
      <w:pPr>
        <w:jc w:val="both"/>
        <w:rPr>
          <w:del w:id="951" w:author="Bob Hough" w:date="2026-09-25T21:08:00Z" w16du:dateUtc="2026-09-26T01:08:00Z"/>
          <w:b/>
        </w:rPr>
      </w:pPr>
      <w:del w:id="952" w:author="Bob Hough" w:date="2026-09-25T21:08:00Z" w16du:dateUtc="2026-09-26T01:08:00Z">
        <w:r w:rsidRPr="00CA198A">
          <w:rPr>
            <w:b/>
          </w:rPr>
          <w:delText xml:space="preserve"> </w:delText>
        </w:r>
      </w:del>
    </w:p>
    <w:p w14:paraId="1879EA0C" w14:textId="77777777" w:rsidR="00BA20DC" w:rsidRDefault="00721C45" w:rsidP="00BF3AC1">
      <w:pPr>
        <w:jc w:val="both"/>
        <w:rPr>
          <w:del w:id="953" w:author="Bob Hough" w:date="2026-09-25T21:08:00Z" w16du:dateUtc="2026-09-26T01:08:00Z"/>
        </w:rPr>
      </w:pPr>
      <w:del w:id="954" w:author="Bob Hough" w:date="2026-09-25T21:08:00Z" w16du:dateUtc="2026-09-26T01:08:00Z">
        <w:r>
          <w:delText>Please provide details of your most recent safeguarding training:</w:delText>
        </w:r>
      </w:del>
    </w:p>
    <w:p w14:paraId="18147C25" w14:textId="77777777" w:rsidR="00BF1682" w:rsidRDefault="00BF1682" w:rsidP="00BF3AC1">
      <w:pPr>
        <w:jc w:val="both"/>
        <w:rPr>
          <w:del w:id="955" w:author="Bob Hough" w:date="2026-09-25T21:08:00Z" w16du:dateUtc="2026-09-26T01:08:00Z"/>
        </w:rPr>
      </w:pPr>
      <w:del w:id="956" w:author="Bob Hough" w:date="2026-09-25T21:08:00Z" w16du:dateUtc="2026-09-26T01:08:00Z">
        <w:r>
          <w:fldChar w:fldCharType="begin">
            <w:ffData>
              <w:name w:val="Text34"/>
              <w:enabled/>
              <w:calcOnExit w:val="0"/>
              <w:textInput/>
            </w:ffData>
          </w:fldChar>
        </w:r>
        <w:bookmarkStart w:id="957" w:name="Text3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957"/>
      </w:del>
    </w:p>
    <w:p w14:paraId="774ECC63" w14:textId="77777777" w:rsidR="00B2283D" w:rsidRDefault="00B2283D" w:rsidP="00B2283D">
      <w:pPr>
        <w:rPr>
          <w:del w:id="958" w:author="Bob Hough" w:date="2026-09-25T21:08:00Z" w16du:dateUtc="2026-09-26T01:08:00Z"/>
        </w:rPr>
      </w:pPr>
    </w:p>
    <w:p w14:paraId="318C0C35" w14:textId="7180DA97" w:rsidR="00721C45" w:rsidRPr="00B2283D" w:rsidRDefault="00F92D0D" w:rsidP="00B2283D">
      <w:pPr>
        <w:rPr>
          <w:del w:id="959" w:author="Bob Hough" w:date="2026-09-25T21:08:00Z" w16du:dateUtc="2026-09-26T01:08:00Z"/>
        </w:rPr>
      </w:pPr>
      <w:del w:id="960" w:author="Bob Hough" w:date="2026-09-25T21:08:00Z" w16du:dateUtc="2026-09-26T01:08:00Z">
        <w:r w:rsidRPr="00667743">
          <w:rPr>
            <w:b/>
            <w:sz w:val="28"/>
            <w:szCs w:val="28"/>
          </w:rPr>
          <w:delText>Professional</w:delText>
        </w:r>
        <w:r w:rsidRPr="00F92D0D">
          <w:rPr>
            <w:b/>
          </w:rPr>
          <w:delText xml:space="preserve"> </w:delText>
        </w:r>
        <w:r w:rsidRPr="00667743">
          <w:rPr>
            <w:b/>
            <w:sz w:val="28"/>
            <w:szCs w:val="28"/>
          </w:rPr>
          <w:delText>Memberships</w:delText>
        </w:r>
        <w:r w:rsidR="00667743">
          <w:rPr>
            <w:b/>
            <w:sz w:val="28"/>
            <w:szCs w:val="28"/>
          </w:rPr>
          <w:delText>:</w:delText>
        </w:r>
      </w:del>
    </w:p>
    <w:p w14:paraId="08F9C209" w14:textId="77777777" w:rsidR="00A940F2" w:rsidRPr="00A940F2" w:rsidRDefault="00A940F2" w:rsidP="00A940F2">
      <w:pPr>
        <w:spacing w:line="256" w:lineRule="auto"/>
        <w:jc w:val="both"/>
        <w:rPr>
          <w:del w:id="961" w:author="Bob Hough" w:date="2026-09-25T21:08:00Z" w16du:dateUtc="2026-09-26T01:08:00Z"/>
        </w:rPr>
      </w:pPr>
      <w:del w:id="962" w:author="Bob Hough" w:date="2026-09-25T21:08:00Z" w16du:dateUtc="2026-09-26T01:08:00Z">
        <w:r w:rsidRPr="00A940F2">
          <w:delText>Chartered College of Teaching:</w:delText>
        </w:r>
      </w:del>
    </w:p>
    <w:p w14:paraId="70957941" w14:textId="77777777" w:rsidR="00A940F2" w:rsidRPr="00A940F2" w:rsidRDefault="00A940F2" w:rsidP="00A940F2">
      <w:pPr>
        <w:spacing w:line="256" w:lineRule="auto"/>
        <w:jc w:val="both"/>
        <w:rPr>
          <w:del w:id="963" w:author="Bob Hough" w:date="2026-09-25T21:08:00Z" w16du:dateUtc="2026-09-26T01:08:00Z"/>
        </w:rPr>
      </w:pPr>
      <w:del w:id="964" w:author="Bob Hough" w:date="2026-09-25T21:08:00Z" w16du:dateUtc="2026-09-26T01:08:00Z">
        <w:r w:rsidRPr="00A940F2">
          <w:delText xml:space="preserve">Associate </w:delText>
        </w:r>
      </w:del>
      <w:sdt>
        <w:sdtPr>
          <w:id w:val="1048952627"/>
          <w14:checkbox>
            <w14:checked w14:val="0"/>
            <w14:checkedState w14:val="2612" w14:font="MS Gothic"/>
            <w14:uncheckedState w14:val="2610" w14:font="MS Gothic"/>
          </w14:checkbox>
        </w:sdtPr>
        <w:sdtEndPr/>
        <w:sdtContent>
          <w:r w:rsidRPr="00A940F2">
            <w:rPr>
              <w:rFonts w:ascii="Segoe UI Symbol" w:hAnsi="Segoe UI Symbol" w:cs="Segoe UI Symbol"/>
            </w:rPr>
            <w:t>☐</w:t>
          </w:r>
        </w:sdtContent>
      </w:sdt>
      <w:del w:id="965" w:author="Bob Hough" w:date="2026-09-25T21:08:00Z" w16du:dateUtc="2026-09-26T01:08:00Z">
        <w:r w:rsidRPr="00A940F2">
          <w:delText xml:space="preserve">  Member (MCCT)  </w:delText>
        </w:r>
      </w:del>
      <w:sdt>
        <w:sdtPr>
          <w:id w:val="1565834277"/>
          <w14:checkbox>
            <w14:checked w14:val="0"/>
            <w14:checkedState w14:val="2612" w14:font="MS Gothic"/>
            <w14:uncheckedState w14:val="2610" w14:font="MS Gothic"/>
          </w14:checkbox>
        </w:sdtPr>
        <w:sdtEndPr/>
        <w:sdtContent>
          <w:r w:rsidRPr="00A940F2">
            <w:rPr>
              <w:rFonts w:ascii="Segoe UI Symbol" w:hAnsi="Segoe UI Symbol" w:cs="Segoe UI Symbol"/>
            </w:rPr>
            <w:t>☐</w:t>
          </w:r>
        </w:sdtContent>
      </w:sdt>
      <w:del w:id="966" w:author="Bob Hough" w:date="2026-09-25T21:08:00Z" w16du:dateUtc="2026-09-26T01:08:00Z">
        <w:r w:rsidRPr="00A940F2">
          <w:delText xml:space="preserve"> Fellow (FCCT)  </w:delText>
        </w:r>
      </w:del>
      <w:sdt>
        <w:sdtPr>
          <w:id w:val="-248125539"/>
          <w14:checkbox>
            <w14:checked w14:val="0"/>
            <w14:checkedState w14:val="2612" w14:font="MS Gothic"/>
            <w14:uncheckedState w14:val="2610" w14:font="MS Gothic"/>
          </w14:checkbox>
        </w:sdtPr>
        <w:sdtEndPr/>
        <w:sdtContent>
          <w:r w:rsidRPr="00A940F2">
            <w:rPr>
              <w:rFonts w:ascii="Segoe UI Symbol" w:hAnsi="Segoe UI Symbol" w:cs="Segoe UI Symbol"/>
            </w:rPr>
            <w:t>☐</w:t>
          </w:r>
        </w:sdtContent>
      </w:sdt>
      <w:del w:id="967" w:author="Bob Hough" w:date="2026-09-25T21:08:00Z" w16du:dateUtc="2026-09-26T01:08:00Z">
        <w:r w:rsidRPr="00A940F2">
          <w:delText xml:space="preserve"> Chartered Teacher (CTeach) </w:delText>
        </w:r>
      </w:del>
      <w:sdt>
        <w:sdtPr>
          <w:id w:val="735894326"/>
          <w14:checkbox>
            <w14:checked w14:val="0"/>
            <w14:checkedState w14:val="2612" w14:font="MS Gothic"/>
            <w14:uncheckedState w14:val="2610" w14:font="MS Gothic"/>
          </w14:checkbox>
        </w:sdtPr>
        <w:sdtEndPr/>
        <w:sdtContent>
          <w:r w:rsidRPr="00A940F2">
            <w:rPr>
              <w:rFonts w:ascii="Segoe UI Symbol" w:hAnsi="Segoe UI Symbol" w:cs="Segoe UI Symbol"/>
            </w:rPr>
            <w:t>☐</w:t>
          </w:r>
        </w:sdtContent>
      </w:sdt>
    </w:p>
    <w:p w14:paraId="68D98F86" w14:textId="77777777" w:rsidR="00A940F2" w:rsidRDefault="00A940F2" w:rsidP="00BF3AC1">
      <w:pPr>
        <w:jc w:val="both"/>
        <w:rPr>
          <w:del w:id="968" w:author="Bob Hough" w:date="2026-09-25T21:08:00Z" w16du:dateUtc="2026-09-26T01:08:00Z"/>
        </w:rPr>
      </w:pPr>
    </w:p>
    <w:p w14:paraId="64BD255E" w14:textId="7A494B45" w:rsidR="00F92D0D" w:rsidRDefault="00F92D0D" w:rsidP="00BF3AC1">
      <w:pPr>
        <w:jc w:val="both"/>
        <w:rPr>
          <w:del w:id="969" w:author="Bob Hough" w:date="2026-09-25T21:08:00Z" w16du:dateUtc="2026-09-26T01:08:00Z"/>
        </w:rPr>
      </w:pPr>
      <w:del w:id="970" w:author="Bob Hough" w:date="2026-09-25T21:08:00Z" w16du:dateUtc="2026-09-26T01:08:00Z">
        <w:r>
          <w:delText xml:space="preserve">Please list any </w:delText>
        </w:r>
        <w:r w:rsidR="00A940F2">
          <w:delText xml:space="preserve">other </w:delText>
        </w:r>
        <w:r>
          <w:delText>professional bodies of which you are a member:</w:delText>
        </w:r>
      </w:del>
    </w:p>
    <w:p w14:paraId="474F785D" w14:textId="77777777" w:rsidR="00BF1682" w:rsidRDefault="00BF1682" w:rsidP="00BF3AC1">
      <w:pPr>
        <w:jc w:val="both"/>
        <w:rPr>
          <w:del w:id="971" w:author="Bob Hough" w:date="2026-09-25T21:08:00Z" w16du:dateUtc="2026-09-26T01:08:00Z"/>
        </w:rPr>
      </w:pPr>
      <w:del w:id="972" w:author="Bob Hough" w:date="2026-09-25T21:08:00Z" w16du:dateUtc="2026-09-26T01:08:00Z">
        <w:r>
          <w:fldChar w:fldCharType="begin">
            <w:ffData>
              <w:name w:val="Text35"/>
              <w:enabled/>
              <w:calcOnExit w:val="0"/>
              <w:textInput/>
            </w:ffData>
          </w:fldChar>
        </w:r>
        <w:bookmarkStart w:id="973" w:name="Text35"/>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973"/>
      </w:del>
    </w:p>
    <w:p w14:paraId="21464633" w14:textId="77777777" w:rsidR="00B2283D" w:rsidRDefault="00B2283D" w:rsidP="00BF3AC1">
      <w:pPr>
        <w:jc w:val="both"/>
        <w:rPr>
          <w:del w:id="974" w:author="Bob Hough" w:date="2026-09-25T21:08:00Z" w16du:dateUtc="2026-09-26T01:08:00Z"/>
          <w:b/>
          <w:sz w:val="28"/>
          <w:szCs w:val="28"/>
        </w:rPr>
      </w:pPr>
    </w:p>
    <w:p w14:paraId="4EC9733B" w14:textId="2503E3C8" w:rsidR="00667743" w:rsidRDefault="00667743" w:rsidP="00BF3AC1">
      <w:pPr>
        <w:jc w:val="both"/>
        <w:rPr>
          <w:del w:id="975" w:author="Bob Hough" w:date="2026-09-25T21:08:00Z" w16du:dateUtc="2026-09-26T01:08:00Z"/>
          <w:b/>
          <w:sz w:val="28"/>
          <w:szCs w:val="28"/>
        </w:rPr>
      </w:pPr>
      <w:del w:id="976" w:author="Bob Hough" w:date="2026-09-25T21:08:00Z" w16du:dateUtc="2026-09-26T01:08:00Z">
        <w:r w:rsidRPr="00667743">
          <w:rPr>
            <w:b/>
            <w:sz w:val="28"/>
            <w:szCs w:val="28"/>
          </w:rPr>
          <w:delText>Interests</w:delText>
        </w:r>
        <w:r w:rsidRPr="00667743">
          <w:rPr>
            <w:b/>
          </w:rPr>
          <w:delText xml:space="preserve"> </w:delText>
        </w:r>
        <w:r w:rsidRPr="00667743">
          <w:rPr>
            <w:b/>
            <w:sz w:val="28"/>
            <w:szCs w:val="28"/>
          </w:rPr>
          <w:delText>and</w:delText>
        </w:r>
        <w:r w:rsidRPr="00667743">
          <w:rPr>
            <w:b/>
          </w:rPr>
          <w:delText xml:space="preserve"> </w:delText>
        </w:r>
        <w:r w:rsidRPr="00667743">
          <w:rPr>
            <w:b/>
            <w:sz w:val="28"/>
            <w:szCs w:val="28"/>
          </w:rPr>
          <w:delText>Hobbie</w:delText>
        </w:r>
        <w:r>
          <w:rPr>
            <w:b/>
            <w:sz w:val="28"/>
            <w:szCs w:val="28"/>
          </w:rPr>
          <w:delText>s:</w:delText>
        </w:r>
      </w:del>
    </w:p>
    <w:p w14:paraId="21568A68" w14:textId="77777777" w:rsidR="00667743" w:rsidRDefault="00667743" w:rsidP="00BF3AC1">
      <w:pPr>
        <w:jc w:val="both"/>
        <w:rPr>
          <w:del w:id="977" w:author="Bob Hough" w:date="2026-09-25T21:08:00Z" w16du:dateUtc="2026-09-26T01:08:00Z"/>
        </w:rPr>
      </w:pPr>
      <w:del w:id="978" w:author="Bob Hough" w:date="2026-09-25T21:08:00Z" w16du:dateUtc="2026-09-26T01:08:00Z">
        <w:r>
          <w:delText>Please list your interests and hobbies outside of work:</w:delText>
        </w:r>
      </w:del>
    </w:p>
    <w:p w14:paraId="100887CF" w14:textId="77777777" w:rsidR="00BF1682" w:rsidRDefault="00BF1682" w:rsidP="00BF3AC1">
      <w:pPr>
        <w:jc w:val="both"/>
        <w:rPr>
          <w:del w:id="979" w:author="Bob Hough" w:date="2026-09-25T21:08:00Z" w16du:dateUtc="2026-09-26T01:08:00Z"/>
        </w:rPr>
      </w:pPr>
      <w:del w:id="980" w:author="Bob Hough" w:date="2026-09-25T21:08:00Z" w16du:dateUtc="2026-09-26T01:08:00Z">
        <w:r>
          <w:fldChar w:fldCharType="begin">
            <w:ffData>
              <w:name w:val="Text36"/>
              <w:enabled/>
              <w:calcOnExit w:val="0"/>
              <w:textInput/>
            </w:ffData>
          </w:fldChar>
        </w:r>
        <w:bookmarkStart w:id="981" w:name="Text36"/>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981"/>
      </w:del>
    </w:p>
    <w:p w14:paraId="324EC360" w14:textId="1FFFE480" w:rsidR="00667743" w:rsidRDefault="00667743" w:rsidP="00667743">
      <w:pPr>
        <w:jc w:val="both"/>
        <w:rPr>
          <w:del w:id="982" w:author="Bob Hough" w:date="2026-09-25T21:08:00Z" w16du:dateUtc="2026-09-26T01:08:00Z"/>
          <w:b/>
          <w:sz w:val="28"/>
          <w:szCs w:val="28"/>
        </w:rPr>
      </w:pPr>
      <w:del w:id="983" w:author="Bob Hough" w:date="2026-09-25T21:08:00Z" w16du:dateUtc="2026-09-26T01:08:00Z">
        <w:r>
          <w:rPr>
            <w:b/>
            <w:sz w:val="28"/>
            <w:szCs w:val="28"/>
          </w:rPr>
          <w:delText>Supporting Statement:</w:delText>
        </w:r>
      </w:del>
    </w:p>
    <w:p w14:paraId="12AA160A" w14:textId="77777777" w:rsidR="00667743" w:rsidRDefault="00667743" w:rsidP="00667743">
      <w:pPr>
        <w:jc w:val="both"/>
        <w:rPr>
          <w:del w:id="984" w:author="Bob Hough" w:date="2026-09-25T21:08:00Z" w16du:dateUtc="2026-09-26T01:08:00Z"/>
        </w:rPr>
      </w:pPr>
      <w:del w:id="985" w:author="Bob Hough" w:date="2026-09-25T21:08:00Z" w16du:dateUtc="2026-09-26T01:08:00Z">
        <w:r>
          <w:delText xml:space="preserve">Please provide a written statement of </w:delText>
        </w:r>
        <w:r>
          <w:rPr>
            <w:b/>
          </w:rPr>
          <w:delText>no more than 1,300 words</w:delText>
        </w:r>
        <w:r>
          <w:delText xml:space="preserve"> detailing why you believe </w:delText>
        </w:r>
        <w:r w:rsidR="00BF1682">
          <w:delText>y</w:delText>
        </w:r>
        <w:r>
          <w:delText>our experience, skills, personal qualities, training and/or education are relevant to your suitability for the post advertised and how you meet the person specification applicable to the post.  You should pay particular attention to the national standards for the position for which you are applying.</w:delText>
        </w:r>
      </w:del>
    </w:p>
    <w:tbl>
      <w:tblPr>
        <w:tblStyle w:val="TableGrid"/>
        <w:tblW w:w="0" w:type="auto"/>
        <w:tblLook w:val="04A0" w:firstRow="1" w:lastRow="0" w:firstColumn="1" w:lastColumn="0" w:noHBand="0" w:noVBand="1"/>
      </w:tblPr>
      <w:tblGrid>
        <w:gridCol w:w="9016"/>
      </w:tblGrid>
      <w:tr w:rsidR="00842719" w14:paraId="30FBF52B" w14:textId="77777777" w:rsidTr="00842719">
        <w:trPr>
          <w:del w:id="986" w:author="Bob Hough" w:date="2026-09-25T21:08:00Z" w16du:dateUtc="2026-09-26T01:08:00Z"/>
        </w:trPr>
        <w:tc>
          <w:tcPr>
            <w:tcW w:w="9016" w:type="dxa"/>
          </w:tcPr>
          <w:p w14:paraId="221C4125" w14:textId="77777777" w:rsidR="00842719" w:rsidRDefault="00842719" w:rsidP="00667743">
            <w:pPr>
              <w:jc w:val="both"/>
              <w:rPr>
                <w:del w:id="987" w:author="Bob Hough" w:date="2026-09-25T21:08:00Z" w16du:dateUtc="2026-09-26T01:08:00Z"/>
              </w:rPr>
            </w:pPr>
            <w:del w:id="988" w:author="Bob Hough" w:date="2026-09-25T21:08:00Z" w16du:dateUtc="2026-09-26T01:08:00Z">
              <w:r>
                <w:fldChar w:fldCharType="begin">
                  <w:ffData>
                    <w:name w:val="Text118"/>
                    <w:enabled/>
                    <w:calcOnExit w:val="0"/>
                    <w:textInput/>
                  </w:ffData>
                </w:fldChar>
              </w:r>
              <w:bookmarkStart w:id="989" w:name="Text11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989"/>
            </w:del>
          </w:p>
        </w:tc>
      </w:tr>
    </w:tbl>
    <w:p w14:paraId="4CF94C76" w14:textId="77777777" w:rsidR="00667743" w:rsidRDefault="00667743" w:rsidP="00667743">
      <w:pPr>
        <w:jc w:val="both"/>
        <w:rPr>
          <w:del w:id="990" w:author="Bob Hough" w:date="2026-09-25T21:08:00Z" w16du:dateUtc="2026-09-26T01:08:00Z"/>
        </w:rPr>
      </w:pPr>
    </w:p>
    <w:p w14:paraId="12F71C8B" w14:textId="77777777" w:rsidR="00667743" w:rsidRDefault="00667743">
      <w:pPr>
        <w:rPr>
          <w:del w:id="991" w:author="Bob Hough" w:date="2026-09-25T21:08:00Z" w16du:dateUtc="2026-09-26T01:08:00Z"/>
        </w:rPr>
      </w:pPr>
      <w:del w:id="992" w:author="Bob Hough" w:date="2026-09-25T21:08:00Z" w16du:dateUtc="2026-09-26T01:08:00Z">
        <w:r>
          <w:br w:type="page"/>
        </w:r>
      </w:del>
    </w:p>
    <w:p w14:paraId="2D0EB386" w14:textId="77777777" w:rsidR="00667743" w:rsidRDefault="00667743" w:rsidP="00667743">
      <w:pPr>
        <w:jc w:val="both"/>
        <w:rPr>
          <w:del w:id="993" w:author="Bob Hough" w:date="2026-09-25T21:08:00Z" w16du:dateUtc="2026-09-26T01:08:00Z"/>
          <w:b/>
          <w:sz w:val="28"/>
          <w:szCs w:val="28"/>
        </w:rPr>
      </w:pPr>
      <w:del w:id="994" w:author="Bob Hough" w:date="2026-09-25T21:08:00Z" w16du:dateUtc="2026-09-26T01:08:00Z">
        <w:r>
          <w:rPr>
            <w:b/>
            <w:sz w:val="28"/>
            <w:szCs w:val="28"/>
          </w:rPr>
          <w:delText>References:</w:delText>
        </w:r>
      </w:del>
    </w:p>
    <w:p w14:paraId="73FBCC48" w14:textId="77777777" w:rsidR="00B2283D" w:rsidRDefault="00667743" w:rsidP="00667743">
      <w:pPr>
        <w:jc w:val="both"/>
        <w:rPr>
          <w:del w:id="995" w:author="Bob Hough" w:date="2026-09-25T21:08:00Z" w16du:dateUtc="2026-09-26T01:08:00Z"/>
        </w:rPr>
      </w:pPr>
      <w:del w:id="996" w:author="Bob Hough" w:date="2026-09-25T21:08:00Z" w16du:dateUtc="2026-09-26T01:08:00Z">
        <w:r>
          <w:delText xml:space="preserve">A referee who is a current or former employer should have full access to the applicant’s personal records, to the extent that this is achievable in compliance with the General Data Protection Regulation.  </w:delText>
        </w:r>
        <w:r w:rsidR="00B2283D">
          <w:delText>Schools / Academies / Colleges of a Religious Character are permitted, where recruiting for teaching posts, to give preference to applicants who are Catholic.  If you are</w:delText>
        </w:r>
        <w:r>
          <w:delText xml:space="preserve"> a practising </w:delText>
        </w:r>
        <w:r w:rsidR="00890EDF">
          <w:delText>c</w:delText>
        </w:r>
        <w:r>
          <w:delText>atholic</w:delText>
        </w:r>
        <w:r w:rsidR="00B2283D">
          <w:delText xml:space="preserve">, you should nominate, as one of your referees, </w:delText>
        </w:r>
        <w:r>
          <w:delText>your Parish Priest / the Priest of the Parish where you regularly worship.</w:delText>
        </w:r>
        <w:r w:rsidR="00A512C4">
          <w:delText xml:space="preserve">  </w:delText>
        </w:r>
      </w:del>
    </w:p>
    <w:p w14:paraId="2307A03F" w14:textId="34E22053" w:rsidR="00B2283D" w:rsidRDefault="00B2283D" w:rsidP="00667743">
      <w:pPr>
        <w:jc w:val="both"/>
        <w:rPr>
          <w:del w:id="997" w:author="Bob Hough" w:date="2026-09-25T21:08:00Z" w16du:dateUtc="2026-09-26T01:08:00Z"/>
        </w:rPr>
      </w:pPr>
      <w:del w:id="998" w:author="Bob Hough" w:date="2026-09-25T21:08:00Z" w16du:dateUtc="2026-09-26T01:08:00Z">
        <w:r>
          <w:delText xml:space="preserve">If you are Catholic but do not consider yourself to be “practising”, you may (as an alternative to nominating your Parish Priest as a referee), provide a copy of your baptism certificate, or the name and address of the parish where you were baptised and the date of your baptism.  </w:delText>
        </w:r>
      </w:del>
    </w:p>
    <w:p w14:paraId="2809E9E8" w14:textId="46B90914" w:rsidR="00667743" w:rsidRDefault="00A512C4" w:rsidP="00667743">
      <w:pPr>
        <w:jc w:val="both"/>
        <w:rPr>
          <w:del w:id="999" w:author="Bob Hough" w:date="2026-09-25T21:08:00Z" w16du:dateUtc="2026-09-26T01:08:00Z"/>
        </w:rPr>
      </w:pPr>
      <w:del w:id="1000" w:author="Bob Hough" w:date="2026-09-25T21:08:00Z" w16du:dateUtc="2026-09-26T01:08:00Z">
        <w:r>
          <w:delText xml:space="preserve">In requesting a Priest’s reference </w:delText>
        </w:r>
        <w:r w:rsidR="00B2283D">
          <w:delText xml:space="preserve">or baptismal information, </w:delText>
        </w:r>
        <w:r>
          <w:delText>it is not our intention to deter applications</w:delText>
        </w:r>
        <w:r w:rsidR="00B2283D">
          <w:delText xml:space="preserve"> and non-Catholics are welcome to apply</w:delText>
        </w:r>
        <w:r>
          <w:delText>.  Please see the Notes to Applicants for further guidance.  It is the responsibility of the Applicant to ensure that all named referees</w:delText>
        </w:r>
        <w:r w:rsidR="00F00E82">
          <w:delText>, including Parish Priests, where applicable, have consented to providing a reference.  Please also ensure that you complete and return the consent to obtain references form</w:delText>
        </w:r>
        <w:r w:rsidR="00890EDF">
          <w:delText xml:space="preserve"> with your application</w:delText>
        </w:r>
        <w:r w:rsidR="00006E55">
          <w:delText>.</w:delText>
        </w:r>
      </w:del>
    </w:p>
    <w:p w14:paraId="1F5F3509" w14:textId="21C58003" w:rsidR="00006E55" w:rsidRDefault="00006E55" w:rsidP="00667743">
      <w:pPr>
        <w:jc w:val="both"/>
        <w:rPr>
          <w:del w:id="1001" w:author="Bob Hough" w:date="2026-09-25T21:08:00Z" w16du:dateUtc="2026-09-26T01:08:00Z"/>
        </w:rPr>
      </w:pPr>
      <w:del w:id="1002" w:author="Bob Hough" w:date="2026-09-25T21:08:00Z" w16du:dateUtc="2026-09-26T01:08:00Z">
        <w:r>
          <w:delText>In accordance with Keeping Children Safe in Education we will obtain and scrutinise references prior to interview and referees will be contacted to provide further clarification as appropriate.  All information provided by referees will also be compared for consistency with the information you provide on this form and you will be asked about an</w:delText>
        </w:r>
        <w:r w:rsidR="008852DA">
          <w:delText>y</w:delText>
        </w:r>
        <w:r>
          <w:delText xml:space="preserve"> discrepancies.</w:delText>
        </w:r>
        <w:r w:rsidR="00333353">
          <w:delText xml:space="preserve">  Please advise if you do not want us to take up references at this stage and provide reasons.</w:delText>
        </w:r>
      </w:del>
    </w:p>
    <w:p w14:paraId="22826640" w14:textId="77777777" w:rsidR="00890EDF" w:rsidRDefault="00890EDF" w:rsidP="00667743">
      <w:pPr>
        <w:jc w:val="both"/>
        <w:rPr>
          <w:del w:id="1003" w:author="Bob Hough" w:date="2026-09-25T21:08:00Z" w16du:dateUtc="2026-09-26T01:08:00Z"/>
        </w:rPr>
      </w:pPr>
      <w:del w:id="1004" w:author="Bob Hough" w:date="2026-09-25T21:08:00Z" w16du:dateUtc="2026-09-26T01:08:00Z">
        <w:r>
          <w:fldChar w:fldCharType="begin">
            <w:ffData>
              <w:name w:val="Text47"/>
              <w:enabled/>
              <w:calcOnExit w:val="0"/>
              <w:textInput/>
            </w:ffData>
          </w:fldChar>
        </w:r>
        <w:bookmarkStart w:id="1005" w:name="Text4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05"/>
      </w:del>
    </w:p>
    <w:p w14:paraId="7F995FC4" w14:textId="77777777" w:rsidR="008852DA" w:rsidRDefault="008852DA" w:rsidP="00667743">
      <w:pPr>
        <w:jc w:val="both"/>
        <w:rPr>
          <w:del w:id="1006" w:author="Bob Hough" w:date="2026-09-25T21:08:00Z" w16du:dateUtc="2026-09-26T01:08:00Z"/>
        </w:rPr>
      </w:pPr>
      <w:del w:id="1007" w:author="Bob Hough" w:date="2026-09-25T21:08:00Z" w16du:dateUtc="2026-09-26T01:08:00Z">
        <w:r>
          <w:delText>Referees will also be asked for information about:</w:delText>
        </w:r>
      </w:del>
    </w:p>
    <w:p w14:paraId="39FBDD16" w14:textId="77777777" w:rsidR="008852DA" w:rsidRDefault="008852DA" w:rsidP="008852DA">
      <w:pPr>
        <w:pStyle w:val="ListParagraph"/>
        <w:numPr>
          <w:ilvl w:val="0"/>
          <w:numId w:val="2"/>
        </w:numPr>
        <w:jc w:val="both"/>
        <w:rPr>
          <w:del w:id="1008" w:author="Bob Hough" w:date="2026-09-25T21:08:00Z" w16du:dateUtc="2026-09-26T01:08:00Z"/>
        </w:rPr>
      </w:pPr>
      <w:del w:id="1009" w:author="Bob Hough" w:date="2026-09-25T21:08:00Z" w16du:dateUtc="2026-09-26T01:08:00Z">
        <w:r>
          <w:delText xml:space="preserve">all disciplinary offences (including those where the penalty is “time expired” if related to children); and </w:delText>
        </w:r>
      </w:del>
    </w:p>
    <w:p w14:paraId="0E5D6AA3" w14:textId="77777777" w:rsidR="008852DA" w:rsidRDefault="008852DA" w:rsidP="008852DA">
      <w:pPr>
        <w:pStyle w:val="ListParagraph"/>
        <w:numPr>
          <w:ilvl w:val="0"/>
          <w:numId w:val="2"/>
        </w:numPr>
        <w:jc w:val="both"/>
        <w:rPr>
          <w:del w:id="1010" w:author="Bob Hough" w:date="2026-09-25T21:08:00Z" w16du:dateUtc="2026-09-26T01:08:00Z"/>
        </w:rPr>
      </w:pPr>
      <w:del w:id="1011" w:author="Bob Hough" w:date="2026-09-25T21:08:00Z" w16du:dateUtc="2026-09-26T01:08:00Z">
        <w:r>
          <w:delText>all child protection allegations including the outcome of any child protection investigations.</w:delText>
        </w:r>
      </w:del>
    </w:p>
    <w:p w14:paraId="30D0BA4B" w14:textId="77777777" w:rsidR="008852DA" w:rsidRDefault="00333353" w:rsidP="008852DA">
      <w:pPr>
        <w:jc w:val="both"/>
        <w:rPr>
          <w:del w:id="1012" w:author="Bob Hough" w:date="2026-09-25T21:08:00Z" w16du:dateUtc="2026-09-26T01:08:00Z"/>
        </w:rPr>
      </w:pPr>
      <w:del w:id="1013" w:author="Bob Hough" w:date="2026-09-25T21:08:00Z" w16du:dateUtc="2026-09-26T01:08:00Z">
        <w:r>
          <w:delText xml:space="preserve">You are advised to read the relevant section of the Notes to Applicants before completing this section.  </w:delText>
        </w:r>
      </w:del>
    </w:p>
    <w:p w14:paraId="5287A93C" w14:textId="77777777" w:rsidR="00333353" w:rsidRDefault="00333353" w:rsidP="008852DA">
      <w:pPr>
        <w:jc w:val="both"/>
        <w:rPr>
          <w:del w:id="1014" w:author="Bob Hough" w:date="2026-09-25T21:08:00Z" w16du:dateUtc="2026-09-26T01:08:00Z"/>
        </w:rPr>
      </w:pPr>
      <w:del w:id="1015" w:author="Bob Hough" w:date="2026-09-25T21:08:00Z" w16du:dateUtc="2026-09-26T01:08:00Z">
        <w:r>
          <w:delText>If any of your referees knew you by another name please specify that name alongside the details of the relevant referee.</w:delText>
        </w:r>
      </w:del>
    </w:p>
    <w:p w14:paraId="39744268" w14:textId="77777777" w:rsidR="00BF1682" w:rsidRDefault="00BF1682" w:rsidP="008852DA">
      <w:pPr>
        <w:jc w:val="both"/>
        <w:rPr>
          <w:del w:id="1016" w:author="Bob Hough" w:date="2026-09-25T21:08:00Z" w16du:dateUtc="2026-09-26T01:08:00Z"/>
          <w:b/>
          <w:u w:val="single"/>
        </w:rPr>
      </w:pPr>
      <w:del w:id="1017" w:author="Bob Hough" w:date="2026-09-25T21:08:00Z" w16du:dateUtc="2026-09-26T01:08:00Z">
        <w:r w:rsidRPr="00BF1682">
          <w:rPr>
            <w:b/>
            <w:u w:val="single"/>
          </w:rPr>
          <w:delText>Present School / Employer:</w:delText>
        </w:r>
      </w:del>
    </w:p>
    <w:p w14:paraId="3C2460EE" w14:textId="77777777" w:rsidR="00BF1682" w:rsidRPr="00BF1682" w:rsidRDefault="00BF1682" w:rsidP="008852DA">
      <w:pPr>
        <w:jc w:val="both"/>
        <w:rPr>
          <w:del w:id="1018" w:author="Bob Hough" w:date="2026-09-25T21:08:00Z" w16du:dateUtc="2026-09-26T01:08:00Z"/>
          <w:b/>
          <w:u w:val="single"/>
        </w:rPr>
      </w:pPr>
    </w:p>
    <w:p w14:paraId="5AA7596F" w14:textId="77777777" w:rsidR="00BF1682" w:rsidRDefault="00BF1682" w:rsidP="008852DA">
      <w:pPr>
        <w:jc w:val="both"/>
        <w:rPr>
          <w:del w:id="1019" w:author="Bob Hough" w:date="2026-09-25T21:08:00Z" w16du:dateUtc="2026-09-26T01:08:00Z"/>
        </w:rPr>
      </w:pPr>
      <w:del w:id="1020" w:author="Bob Hough" w:date="2026-09-25T21:08:00Z" w16du:dateUtc="2026-09-26T01:08:00Z">
        <w:r>
          <w:delText>Name:</w:delText>
        </w:r>
        <w:r>
          <w:tab/>
        </w:r>
        <w:r>
          <w:tab/>
        </w:r>
        <w:r>
          <w:fldChar w:fldCharType="begin">
            <w:ffData>
              <w:name w:val="Text37"/>
              <w:enabled/>
              <w:calcOnExit w:val="0"/>
              <w:textInput/>
            </w:ffData>
          </w:fldChar>
        </w:r>
        <w:bookmarkStart w:id="1021" w:name="Text37"/>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21"/>
      </w:del>
    </w:p>
    <w:p w14:paraId="611EE265" w14:textId="77777777" w:rsidR="00BF1682" w:rsidRDefault="00BF1682" w:rsidP="008852DA">
      <w:pPr>
        <w:jc w:val="both"/>
        <w:rPr>
          <w:del w:id="1022" w:author="Bob Hough" w:date="2026-09-25T21:08:00Z" w16du:dateUtc="2026-09-26T01:08:00Z"/>
        </w:rPr>
      </w:pPr>
    </w:p>
    <w:p w14:paraId="78E02C2E" w14:textId="77777777" w:rsidR="00BF1682" w:rsidRDefault="00BF1682" w:rsidP="008852DA">
      <w:pPr>
        <w:jc w:val="both"/>
        <w:rPr>
          <w:del w:id="1023" w:author="Bob Hough" w:date="2026-09-25T21:08:00Z" w16du:dateUtc="2026-09-26T01:08:00Z"/>
        </w:rPr>
      </w:pPr>
      <w:del w:id="1024" w:author="Bob Hough" w:date="2026-09-25T21:08:00Z" w16du:dateUtc="2026-09-26T01:08:00Z">
        <w:r>
          <w:delText>Address:</w:delText>
        </w:r>
        <w:r>
          <w:tab/>
        </w:r>
        <w:r>
          <w:fldChar w:fldCharType="begin">
            <w:ffData>
              <w:name w:val="Text38"/>
              <w:enabled/>
              <w:calcOnExit w:val="0"/>
              <w:textInput/>
            </w:ffData>
          </w:fldChar>
        </w:r>
        <w:bookmarkStart w:id="1025" w:name="Text38"/>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25"/>
      </w:del>
    </w:p>
    <w:p w14:paraId="4B0BEBB4" w14:textId="77777777" w:rsidR="00BF1682" w:rsidRDefault="00BF1682" w:rsidP="008852DA">
      <w:pPr>
        <w:jc w:val="both"/>
        <w:rPr>
          <w:del w:id="1026" w:author="Bob Hough" w:date="2026-09-25T21:08:00Z" w16du:dateUtc="2026-09-26T01:08:00Z"/>
        </w:rPr>
      </w:pPr>
    </w:p>
    <w:p w14:paraId="235E3022" w14:textId="77777777" w:rsidR="00BF1682" w:rsidRDefault="00BF1682" w:rsidP="008852DA">
      <w:pPr>
        <w:jc w:val="both"/>
        <w:rPr>
          <w:del w:id="1027" w:author="Bob Hough" w:date="2026-09-25T21:08:00Z" w16du:dateUtc="2026-09-26T01:08:00Z"/>
        </w:rPr>
      </w:pPr>
      <w:del w:id="1028" w:author="Bob Hough" w:date="2026-09-25T21:08:00Z" w16du:dateUtc="2026-09-26T01:08:00Z">
        <w:r>
          <w:delText>Role:</w:delText>
        </w:r>
        <w:r>
          <w:tab/>
        </w:r>
        <w:r>
          <w:tab/>
        </w:r>
        <w:r>
          <w:fldChar w:fldCharType="begin">
            <w:ffData>
              <w:name w:val="Text39"/>
              <w:enabled/>
              <w:calcOnExit w:val="0"/>
              <w:textInput/>
            </w:ffData>
          </w:fldChar>
        </w:r>
        <w:bookmarkStart w:id="1029" w:name="Text39"/>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29"/>
      </w:del>
    </w:p>
    <w:p w14:paraId="6F6956B9" w14:textId="77777777" w:rsidR="00BF1682" w:rsidRDefault="00BF1682" w:rsidP="008852DA">
      <w:pPr>
        <w:jc w:val="both"/>
        <w:rPr>
          <w:del w:id="1030" w:author="Bob Hough" w:date="2026-09-25T21:08:00Z" w16du:dateUtc="2026-09-26T01:08:00Z"/>
        </w:rPr>
      </w:pPr>
    </w:p>
    <w:p w14:paraId="3730F743" w14:textId="77777777" w:rsidR="00BF1682" w:rsidRDefault="00BF1682" w:rsidP="008852DA">
      <w:pPr>
        <w:jc w:val="both"/>
        <w:rPr>
          <w:del w:id="1031" w:author="Bob Hough" w:date="2026-09-25T21:08:00Z" w16du:dateUtc="2026-09-26T01:08:00Z"/>
        </w:rPr>
      </w:pPr>
      <w:del w:id="1032" w:author="Bob Hough" w:date="2026-09-25T21:08:00Z" w16du:dateUtc="2026-09-26T01:08:00Z">
        <w:r>
          <w:delText>Telephone:</w:delText>
        </w:r>
        <w:r>
          <w:tab/>
        </w:r>
        <w:r>
          <w:fldChar w:fldCharType="begin">
            <w:ffData>
              <w:name w:val="Text40"/>
              <w:enabled/>
              <w:calcOnExit w:val="0"/>
              <w:textInput/>
            </w:ffData>
          </w:fldChar>
        </w:r>
        <w:bookmarkStart w:id="1033" w:name="Text40"/>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33"/>
      </w:del>
    </w:p>
    <w:p w14:paraId="6C8A8926" w14:textId="77777777" w:rsidR="00BF1682" w:rsidRDefault="00BF1682" w:rsidP="008852DA">
      <w:pPr>
        <w:jc w:val="both"/>
        <w:rPr>
          <w:del w:id="1034" w:author="Bob Hough" w:date="2026-09-25T21:08:00Z" w16du:dateUtc="2026-09-26T01:08:00Z"/>
        </w:rPr>
      </w:pPr>
    </w:p>
    <w:p w14:paraId="19BC5F68" w14:textId="77777777" w:rsidR="00BF1682" w:rsidRDefault="00BF1682" w:rsidP="008852DA">
      <w:pPr>
        <w:jc w:val="both"/>
        <w:rPr>
          <w:del w:id="1035" w:author="Bob Hough" w:date="2026-09-25T21:08:00Z" w16du:dateUtc="2026-09-26T01:08:00Z"/>
        </w:rPr>
      </w:pPr>
      <w:del w:id="1036" w:author="Bob Hough" w:date="2026-09-25T21:08:00Z" w16du:dateUtc="2026-09-26T01:08:00Z">
        <w:r>
          <w:delText>Email:</w:delText>
        </w:r>
        <w:r>
          <w:tab/>
        </w:r>
        <w:r>
          <w:tab/>
        </w:r>
        <w:r>
          <w:fldChar w:fldCharType="begin">
            <w:ffData>
              <w:name w:val="Text41"/>
              <w:enabled/>
              <w:calcOnExit w:val="0"/>
              <w:textInput/>
            </w:ffData>
          </w:fldChar>
        </w:r>
        <w:bookmarkStart w:id="1037" w:name="Text41"/>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37"/>
      </w:del>
    </w:p>
    <w:p w14:paraId="6AA4E222" w14:textId="77777777" w:rsidR="00BF1682" w:rsidRDefault="00BF1682" w:rsidP="008852DA">
      <w:pPr>
        <w:jc w:val="both"/>
        <w:rPr>
          <w:del w:id="1038" w:author="Bob Hough" w:date="2026-09-25T21:08:00Z" w16du:dateUtc="2026-09-26T01:08:00Z"/>
        </w:rPr>
      </w:pPr>
    </w:p>
    <w:p w14:paraId="33946EC5" w14:textId="254BD418" w:rsidR="00333353" w:rsidRPr="00B2283D" w:rsidRDefault="00ED167B" w:rsidP="00333353">
      <w:pPr>
        <w:rPr>
          <w:del w:id="1039" w:author="Bob Hough" w:date="2026-09-25T21:08:00Z" w16du:dateUtc="2026-09-26T01:08:00Z"/>
        </w:rPr>
      </w:pPr>
      <w:del w:id="1040" w:author="Bob Hough" w:date="2026-09-25T21:08:00Z" w16du:dateUtc="2026-09-26T01:08:00Z">
        <w:r w:rsidRPr="00ED167B">
          <w:rPr>
            <w:b/>
            <w:u w:val="single"/>
          </w:rPr>
          <w:delText>Other Professional (where you are not currently employed with children, this must be your most recent school / college / employer prior to your current employer</w:delText>
        </w:r>
        <w:r>
          <w:rPr>
            <w:b/>
            <w:u w:val="single"/>
          </w:rPr>
          <w:delText>)</w:delText>
        </w:r>
        <w:r w:rsidRPr="00ED167B">
          <w:rPr>
            <w:b/>
            <w:u w:val="single"/>
          </w:rPr>
          <w:delText>:</w:delText>
        </w:r>
      </w:del>
    </w:p>
    <w:p w14:paraId="606A4418" w14:textId="77777777" w:rsidR="00ED167B" w:rsidRPr="00ED167B" w:rsidRDefault="00ED167B" w:rsidP="00333353">
      <w:pPr>
        <w:rPr>
          <w:del w:id="1041" w:author="Bob Hough" w:date="2026-09-25T21:08:00Z" w16du:dateUtc="2026-09-26T01:08:00Z"/>
          <w:b/>
          <w:u w:val="single"/>
        </w:rPr>
      </w:pPr>
    </w:p>
    <w:p w14:paraId="67C34653" w14:textId="77777777" w:rsidR="00ED167B" w:rsidRDefault="00ED167B" w:rsidP="00ED167B">
      <w:pPr>
        <w:jc w:val="both"/>
        <w:rPr>
          <w:del w:id="1042" w:author="Bob Hough" w:date="2026-09-25T21:08:00Z" w16du:dateUtc="2026-09-26T01:08:00Z"/>
        </w:rPr>
      </w:pPr>
      <w:del w:id="1043" w:author="Bob Hough" w:date="2026-09-25T21:08:00Z" w16du:dateUtc="2026-09-26T01:08:00Z">
        <w:r>
          <w:delText>Name:</w:delText>
        </w:r>
        <w:r>
          <w:tab/>
        </w:r>
        <w:r>
          <w:tab/>
        </w:r>
        <w:r>
          <w:fldChar w:fldCharType="begin">
            <w:ffData>
              <w:name w:val="Text37"/>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496DD6C9" w14:textId="77777777" w:rsidR="00ED167B" w:rsidRDefault="00ED167B" w:rsidP="00ED167B">
      <w:pPr>
        <w:jc w:val="both"/>
        <w:rPr>
          <w:del w:id="1044" w:author="Bob Hough" w:date="2026-09-25T21:08:00Z" w16du:dateUtc="2026-09-26T01:08:00Z"/>
        </w:rPr>
      </w:pPr>
    </w:p>
    <w:p w14:paraId="15D5C7CC" w14:textId="77777777" w:rsidR="00ED167B" w:rsidRDefault="00ED167B" w:rsidP="00ED167B">
      <w:pPr>
        <w:jc w:val="both"/>
        <w:rPr>
          <w:del w:id="1045" w:author="Bob Hough" w:date="2026-09-25T21:08:00Z" w16du:dateUtc="2026-09-26T01:08:00Z"/>
        </w:rPr>
      </w:pPr>
      <w:del w:id="1046" w:author="Bob Hough" w:date="2026-09-25T21:08:00Z" w16du:dateUtc="2026-09-26T01:08:00Z">
        <w:r>
          <w:delText>Address:</w:delText>
        </w:r>
        <w:r>
          <w:tab/>
        </w:r>
        <w:r>
          <w:fldChar w:fldCharType="begin">
            <w:ffData>
              <w:name w:val="Text38"/>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455E8A5E" w14:textId="77777777" w:rsidR="00ED167B" w:rsidRDefault="00ED167B" w:rsidP="00ED167B">
      <w:pPr>
        <w:jc w:val="both"/>
        <w:rPr>
          <w:del w:id="1047" w:author="Bob Hough" w:date="2026-09-25T21:08:00Z" w16du:dateUtc="2026-09-26T01:08:00Z"/>
        </w:rPr>
      </w:pPr>
    </w:p>
    <w:p w14:paraId="56EF06E6" w14:textId="77777777" w:rsidR="00ED167B" w:rsidRDefault="00ED167B" w:rsidP="00ED167B">
      <w:pPr>
        <w:jc w:val="both"/>
        <w:rPr>
          <w:del w:id="1048" w:author="Bob Hough" w:date="2026-09-25T21:08:00Z" w16du:dateUtc="2026-09-26T01:08:00Z"/>
        </w:rPr>
      </w:pPr>
      <w:del w:id="1049" w:author="Bob Hough" w:date="2026-09-25T21:08:00Z" w16du:dateUtc="2026-09-26T01:08:00Z">
        <w:r>
          <w:delText>Role:</w:delText>
        </w:r>
        <w:r>
          <w:tab/>
        </w:r>
        <w:r>
          <w:tab/>
        </w:r>
        <w:r>
          <w:fldChar w:fldCharType="begin">
            <w:ffData>
              <w:name w:val="Text39"/>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2AE87BB9" w14:textId="77777777" w:rsidR="00ED167B" w:rsidRDefault="00ED167B" w:rsidP="00ED167B">
      <w:pPr>
        <w:jc w:val="both"/>
        <w:rPr>
          <w:del w:id="1050" w:author="Bob Hough" w:date="2026-09-25T21:08:00Z" w16du:dateUtc="2026-09-26T01:08:00Z"/>
        </w:rPr>
      </w:pPr>
    </w:p>
    <w:p w14:paraId="33DF3DB4" w14:textId="77777777" w:rsidR="00ED167B" w:rsidRDefault="00ED167B" w:rsidP="00ED167B">
      <w:pPr>
        <w:jc w:val="both"/>
        <w:rPr>
          <w:del w:id="1051" w:author="Bob Hough" w:date="2026-09-25T21:08:00Z" w16du:dateUtc="2026-09-26T01:08:00Z"/>
        </w:rPr>
      </w:pPr>
      <w:del w:id="1052" w:author="Bob Hough" w:date="2026-09-25T21:08:00Z" w16du:dateUtc="2026-09-26T01:08:00Z">
        <w:r>
          <w:delText>Telephone:</w:delText>
        </w:r>
        <w:r>
          <w:tab/>
        </w:r>
        <w:r>
          <w:fldChar w:fldCharType="begin">
            <w:ffData>
              <w:name w:val="Text40"/>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164EDF89" w14:textId="77777777" w:rsidR="00ED167B" w:rsidRDefault="00ED167B" w:rsidP="00ED167B">
      <w:pPr>
        <w:jc w:val="both"/>
        <w:rPr>
          <w:del w:id="1053" w:author="Bob Hough" w:date="2026-09-25T21:08:00Z" w16du:dateUtc="2026-09-26T01:08:00Z"/>
        </w:rPr>
      </w:pPr>
    </w:p>
    <w:p w14:paraId="6AE246A3" w14:textId="77777777" w:rsidR="00ED167B" w:rsidRDefault="00ED167B" w:rsidP="00ED167B">
      <w:pPr>
        <w:jc w:val="both"/>
        <w:rPr>
          <w:del w:id="1054" w:author="Bob Hough" w:date="2026-09-25T21:08:00Z" w16du:dateUtc="2026-09-26T01:08:00Z"/>
        </w:rPr>
      </w:pPr>
      <w:del w:id="1055" w:author="Bob Hough" w:date="2026-09-25T21:08:00Z" w16du:dateUtc="2026-09-26T01:08:00Z">
        <w:r>
          <w:delText>Email:</w:delText>
        </w:r>
        <w:r>
          <w:tab/>
        </w:r>
        <w:r>
          <w:tab/>
        </w:r>
        <w:r>
          <w:fldChar w:fldCharType="begin">
            <w:ffData>
              <w:name w:val="Text41"/>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05BCBA14" w14:textId="77777777" w:rsidR="008852DA" w:rsidRDefault="008852DA" w:rsidP="008852DA">
      <w:pPr>
        <w:jc w:val="both"/>
        <w:rPr>
          <w:del w:id="1056" w:author="Bob Hough" w:date="2026-09-25T21:08:00Z" w16du:dateUtc="2026-09-26T01:08:00Z"/>
        </w:rPr>
      </w:pPr>
    </w:p>
    <w:p w14:paraId="343B433E" w14:textId="77777777" w:rsidR="008852DA" w:rsidRDefault="00ED167B" w:rsidP="00667743">
      <w:pPr>
        <w:jc w:val="both"/>
        <w:rPr>
          <w:del w:id="1057" w:author="Bob Hough" w:date="2026-09-25T21:08:00Z" w16du:dateUtc="2026-09-26T01:08:00Z"/>
          <w:b/>
          <w:u w:val="single"/>
        </w:rPr>
      </w:pPr>
      <w:del w:id="1058" w:author="Bob Hough" w:date="2026-09-25T21:08:00Z" w16du:dateUtc="2026-09-26T01:08:00Z">
        <w:r w:rsidRPr="00ED167B">
          <w:rPr>
            <w:b/>
            <w:u w:val="single"/>
          </w:rPr>
          <w:delText>Parish Priest / Priest of the Parish where you regularly worship (if applicable):</w:delText>
        </w:r>
      </w:del>
    </w:p>
    <w:p w14:paraId="608F8148" w14:textId="77777777" w:rsidR="00ED167B" w:rsidRPr="00ED167B" w:rsidRDefault="00ED167B" w:rsidP="00667743">
      <w:pPr>
        <w:jc w:val="both"/>
        <w:rPr>
          <w:del w:id="1059" w:author="Bob Hough" w:date="2026-09-25T21:08:00Z" w16du:dateUtc="2026-09-26T01:08:00Z"/>
          <w:b/>
          <w:u w:val="single"/>
        </w:rPr>
      </w:pPr>
    </w:p>
    <w:p w14:paraId="7C5F863D" w14:textId="77777777" w:rsidR="00ED167B" w:rsidRDefault="00ED167B" w:rsidP="00ED167B">
      <w:pPr>
        <w:jc w:val="both"/>
        <w:rPr>
          <w:del w:id="1060" w:author="Bob Hough" w:date="2026-09-25T21:08:00Z" w16du:dateUtc="2026-09-26T01:08:00Z"/>
        </w:rPr>
      </w:pPr>
      <w:del w:id="1061" w:author="Bob Hough" w:date="2026-09-25T21:08:00Z" w16du:dateUtc="2026-09-26T01:08:00Z">
        <w:r>
          <w:delText>Name:</w:delText>
        </w:r>
        <w:r>
          <w:tab/>
        </w:r>
        <w:r>
          <w:tab/>
        </w:r>
        <w:r>
          <w:fldChar w:fldCharType="begin">
            <w:ffData>
              <w:name w:val="Text37"/>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77ADBF41" w14:textId="77777777" w:rsidR="00ED167B" w:rsidRDefault="00ED167B" w:rsidP="00ED167B">
      <w:pPr>
        <w:jc w:val="both"/>
        <w:rPr>
          <w:del w:id="1062" w:author="Bob Hough" w:date="2026-09-25T21:08:00Z" w16du:dateUtc="2026-09-26T01:08:00Z"/>
        </w:rPr>
      </w:pPr>
    </w:p>
    <w:p w14:paraId="5F8F0C6F" w14:textId="77777777" w:rsidR="00ED167B" w:rsidRDefault="00ED167B" w:rsidP="00ED167B">
      <w:pPr>
        <w:jc w:val="both"/>
        <w:rPr>
          <w:del w:id="1063" w:author="Bob Hough" w:date="2026-09-25T21:08:00Z" w16du:dateUtc="2026-09-26T01:08:00Z"/>
        </w:rPr>
      </w:pPr>
      <w:del w:id="1064" w:author="Bob Hough" w:date="2026-09-25T21:08:00Z" w16du:dateUtc="2026-09-26T01:08:00Z">
        <w:r>
          <w:delText>Address:</w:delText>
        </w:r>
        <w:r>
          <w:tab/>
        </w:r>
        <w:r>
          <w:fldChar w:fldCharType="begin">
            <w:ffData>
              <w:name w:val="Text38"/>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0DDCE6DA" w14:textId="77777777" w:rsidR="00ED167B" w:rsidRDefault="00ED167B" w:rsidP="00ED167B">
      <w:pPr>
        <w:jc w:val="both"/>
        <w:rPr>
          <w:del w:id="1065" w:author="Bob Hough" w:date="2026-09-25T21:08:00Z" w16du:dateUtc="2026-09-26T01:08:00Z"/>
        </w:rPr>
      </w:pPr>
    </w:p>
    <w:p w14:paraId="6E90FB94" w14:textId="77777777" w:rsidR="00ED167B" w:rsidRDefault="00ED167B" w:rsidP="00ED167B">
      <w:pPr>
        <w:jc w:val="both"/>
        <w:rPr>
          <w:del w:id="1066" w:author="Bob Hough" w:date="2026-09-25T21:08:00Z" w16du:dateUtc="2026-09-26T01:08:00Z"/>
        </w:rPr>
      </w:pPr>
      <w:del w:id="1067" w:author="Bob Hough" w:date="2026-09-25T21:08:00Z" w16du:dateUtc="2026-09-26T01:08:00Z">
        <w:r>
          <w:delText>Role:</w:delText>
        </w:r>
        <w:r>
          <w:tab/>
        </w:r>
        <w:r>
          <w:tab/>
        </w:r>
        <w:r>
          <w:fldChar w:fldCharType="begin">
            <w:ffData>
              <w:name w:val="Text39"/>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4B105A6C" w14:textId="77777777" w:rsidR="00ED167B" w:rsidRDefault="00ED167B" w:rsidP="00ED167B">
      <w:pPr>
        <w:jc w:val="both"/>
        <w:rPr>
          <w:del w:id="1068" w:author="Bob Hough" w:date="2026-09-25T21:08:00Z" w16du:dateUtc="2026-09-26T01:08:00Z"/>
        </w:rPr>
      </w:pPr>
    </w:p>
    <w:p w14:paraId="4D69AC3D" w14:textId="77777777" w:rsidR="00ED167B" w:rsidRDefault="00ED167B" w:rsidP="00ED167B">
      <w:pPr>
        <w:jc w:val="both"/>
        <w:rPr>
          <w:del w:id="1069" w:author="Bob Hough" w:date="2026-09-25T21:08:00Z" w16du:dateUtc="2026-09-26T01:08:00Z"/>
        </w:rPr>
      </w:pPr>
      <w:del w:id="1070" w:author="Bob Hough" w:date="2026-09-25T21:08:00Z" w16du:dateUtc="2026-09-26T01:08:00Z">
        <w:r>
          <w:delText>Telephone:</w:delText>
        </w:r>
        <w:r>
          <w:tab/>
        </w:r>
        <w:r>
          <w:fldChar w:fldCharType="begin">
            <w:ffData>
              <w:name w:val="Text40"/>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6A01732E" w14:textId="77777777" w:rsidR="00ED167B" w:rsidRDefault="00ED167B" w:rsidP="00ED167B">
      <w:pPr>
        <w:jc w:val="both"/>
        <w:rPr>
          <w:del w:id="1071" w:author="Bob Hough" w:date="2026-09-25T21:08:00Z" w16du:dateUtc="2026-09-26T01:08:00Z"/>
        </w:rPr>
      </w:pPr>
    </w:p>
    <w:p w14:paraId="54AC8F71" w14:textId="77777777" w:rsidR="00ED167B" w:rsidRDefault="00ED167B" w:rsidP="00ED167B">
      <w:pPr>
        <w:jc w:val="both"/>
        <w:rPr>
          <w:del w:id="1072" w:author="Bob Hough" w:date="2026-09-25T21:08:00Z" w16du:dateUtc="2026-09-26T01:08:00Z"/>
        </w:rPr>
      </w:pPr>
      <w:del w:id="1073" w:author="Bob Hough" w:date="2026-09-25T21:08:00Z" w16du:dateUtc="2026-09-26T01:08:00Z">
        <w:r>
          <w:delText>Email:</w:delText>
        </w:r>
        <w:r>
          <w:tab/>
        </w:r>
        <w:r>
          <w:tab/>
        </w:r>
        <w:r>
          <w:fldChar w:fldCharType="begin">
            <w:ffData>
              <w:name w:val="Text41"/>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0A94EFDA" w14:textId="77777777" w:rsidR="00DA020E" w:rsidRDefault="00DA020E" w:rsidP="00ED167B">
      <w:pPr>
        <w:jc w:val="both"/>
        <w:rPr>
          <w:del w:id="1074" w:author="Bob Hough" w:date="2026-09-25T21:08:00Z" w16du:dateUtc="2026-09-26T01:08:00Z"/>
        </w:rPr>
      </w:pPr>
    </w:p>
    <w:p w14:paraId="7B07B2D2" w14:textId="56AB017B" w:rsidR="00ED167B" w:rsidRDefault="00DA020E" w:rsidP="00ED167B">
      <w:pPr>
        <w:jc w:val="both"/>
        <w:rPr>
          <w:del w:id="1075" w:author="Bob Hough" w:date="2026-09-25T21:08:00Z" w16du:dateUtc="2026-09-26T01:08:00Z"/>
        </w:rPr>
      </w:pPr>
      <w:del w:id="1076" w:author="Bob Hough" w:date="2026-09-25T21:08:00Z" w16du:dateUtc="2026-09-26T01:08:00Z">
        <w:r>
          <w:delText xml:space="preserve">Please tick this box if you have enclosed a copy of your baptism certificate with this application form: </w:delText>
        </w:r>
      </w:del>
    </w:p>
    <w:p w14:paraId="3A5BF9DA" w14:textId="7627FC71" w:rsidR="00DA020E" w:rsidRDefault="003B7D1E" w:rsidP="00DA020E">
      <w:pPr>
        <w:jc w:val="both"/>
        <w:rPr>
          <w:del w:id="1077" w:author="Bob Hough" w:date="2026-09-25T21:08:00Z" w16du:dateUtc="2026-09-26T01:08:00Z"/>
        </w:rPr>
      </w:pPr>
      <w:sdt>
        <w:sdtPr>
          <w:id w:val="-985165986"/>
          <w14:checkbox>
            <w14:checked w14:val="0"/>
            <w14:checkedState w14:val="2612" w14:font="MS Gothic"/>
            <w14:uncheckedState w14:val="2610" w14:font="MS Gothic"/>
          </w14:checkbox>
        </w:sdtPr>
        <w:sdtEndPr/>
        <w:sdtContent>
          <w:r w:rsidR="00DA020E">
            <w:rPr>
              <w:rFonts w:ascii="MS Gothic" w:eastAsia="MS Gothic" w:hAnsi="MS Gothic" w:hint="eastAsia"/>
            </w:rPr>
            <w:t>☐</w:t>
          </w:r>
        </w:sdtContent>
      </w:sdt>
    </w:p>
    <w:p w14:paraId="0AF84D67" w14:textId="73E79873" w:rsidR="00DA020E" w:rsidRDefault="00DA020E" w:rsidP="00DA020E">
      <w:pPr>
        <w:jc w:val="both"/>
        <w:rPr>
          <w:del w:id="1078" w:author="Bob Hough" w:date="2026-09-25T21:08:00Z" w16du:dateUtc="2026-09-26T01:08:00Z"/>
        </w:rPr>
      </w:pPr>
      <w:del w:id="1079" w:author="Bob Hough" w:date="2026-09-25T21:08:00Z" w16du:dateUtc="2026-09-26T01:08:00Z">
        <w:r>
          <w:delText xml:space="preserve">If you have not nominated your Parish Priest as a referee and you have not provided a copy of your baptism certificate please enter the name and address of the Parish where you were baptised and the date of your baptism here:  </w:delText>
        </w:r>
        <w:r>
          <w:fldChar w:fldCharType="begin">
            <w:ffData>
              <w:name w:val="Text41"/>
              <w:enabled/>
              <w:calcOnExit w:val="0"/>
              <w:textInput/>
            </w:ffData>
          </w:fldChar>
        </w:r>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del>
    </w:p>
    <w:p w14:paraId="2475D836" w14:textId="77777777" w:rsidR="00DA020E" w:rsidRDefault="00DA020E" w:rsidP="00DA020E">
      <w:pPr>
        <w:rPr>
          <w:del w:id="1080" w:author="Bob Hough" w:date="2026-09-25T21:08:00Z" w16du:dateUtc="2026-09-26T01:08:00Z"/>
        </w:rPr>
      </w:pPr>
    </w:p>
    <w:p w14:paraId="28725A32" w14:textId="541E2B74" w:rsidR="00006E55" w:rsidRDefault="00333353" w:rsidP="00DA020E">
      <w:pPr>
        <w:rPr>
          <w:del w:id="1081" w:author="Bob Hough" w:date="2026-09-25T21:08:00Z" w16du:dateUtc="2026-09-26T01:08:00Z"/>
        </w:rPr>
      </w:pPr>
      <w:del w:id="1082" w:author="Bob Hough" w:date="2026-09-25T21:08:00Z" w16du:dateUtc="2026-09-26T01:08:00Z">
        <w:r>
          <w:delText xml:space="preserve">If you or your spouse / civil partner / partner are related by marriage, blood or as a co-habitee to any member of the Governing Body / Academy Trust Company / Multi Academy Trust Company or any current employee(s) of the Governing Body / Academy Trust Company / </w:delText>
        </w:r>
        <w:r w:rsidR="00890EDF">
          <w:delText>Multi Academy Trust Company</w:delText>
        </w:r>
        <w:r>
          <w:delText xml:space="preserve"> please provide the relevant details here:</w:delText>
        </w:r>
      </w:del>
    </w:p>
    <w:p w14:paraId="45FAFE77" w14:textId="77777777" w:rsidR="00ED167B" w:rsidRDefault="00ED167B" w:rsidP="00667743">
      <w:pPr>
        <w:jc w:val="both"/>
        <w:rPr>
          <w:del w:id="1083" w:author="Bob Hough" w:date="2026-09-25T21:08:00Z" w16du:dateUtc="2026-09-26T01:08:00Z"/>
        </w:rPr>
      </w:pPr>
      <w:del w:id="1084" w:author="Bob Hough" w:date="2026-09-25T21:08:00Z" w16du:dateUtc="2026-09-26T01:08:00Z">
        <w:r>
          <w:delText>Name(s) of Governing Body / Academy Trust Company / Multi Academy Trust Company / Employee</w:delText>
        </w:r>
        <w:r w:rsidR="00890EDF">
          <w:delText>(s)</w:delText>
        </w:r>
        <w:r>
          <w:delText>:</w:delText>
        </w:r>
      </w:del>
    </w:p>
    <w:p w14:paraId="4900EDF3" w14:textId="77777777" w:rsidR="00ED167B" w:rsidRDefault="00ED167B" w:rsidP="00667743">
      <w:pPr>
        <w:jc w:val="both"/>
        <w:rPr>
          <w:del w:id="1085" w:author="Bob Hough" w:date="2026-09-25T21:08:00Z" w16du:dateUtc="2026-09-26T01:08:00Z"/>
        </w:rPr>
      </w:pPr>
      <w:del w:id="1086" w:author="Bob Hough" w:date="2026-09-25T21:08:00Z" w16du:dateUtc="2026-09-26T01:08:00Z">
        <w:r>
          <w:fldChar w:fldCharType="begin">
            <w:ffData>
              <w:name w:val="Text42"/>
              <w:enabled/>
              <w:calcOnExit w:val="0"/>
              <w:textInput/>
            </w:ffData>
          </w:fldChar>
        </w:r>
        <w:bookmarkStart w:id="1087" w:name="Text42"/>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87"/>
      </w:del>
    </w:p>
    <w:p w14:paraId="43B5717F" w14:textId="77777777" w:rsidR="00ED167B" w:rsidRDefault="00ED167B" w:rsidP="00667743">
      <w:pPr>
        <w:jc w:val="both"/>
        <w:rPr>
          <w:del w:id="1088" w:author="Bob Hough" w:date="2026-09-25T21:08:00Z" w16du:dateUtc="2026-09-26T01:08:00Z"/>
        </w:rPr>
      </w:pPr>
      <w:del w:id="1089" w:author="Bob Hough" w:date="2026-09-25T21:08:00Z" w16du:dateUtc="2026-09-26T01:08:00Z">
        <w:r>
          <w:delText>Relationship</w:delText>
        </w:r>
        <w:r w:rsidR="00890EDF">
          <w:delText>(s)</w:delText>
        </w:r>
        <w:r>
          <w:delText xml:space="preserve"> to you:</w:delText>
        </w:r>
      </w:del>
    </w:p>
    <w:p w14:paraId="22CFF665" w14:textId="77777777" w:rsidR="00ED167B" w:rsidRDefault="00ED167B" w:rsidP="00667743">
      <w:pPr>
        <w:jc w:val="both"/>
        <w:rPr>
          <w:del w:id="1090" w:author="Bob Hough" w:date="2026-09-25T21:08:00Z" w16du:dateUtc="2026-09-26T01:08:00Z"/>
        </w:rPr>
      </w:pPr>
      <w:del w:id="1091" w:author="Bob Hough" w:date="2026-09-25T21:08:00Z" w16du:dateUtc="2026-09-26T01:08:00Z">
        <w:r>
          <w:fldChar w:fldCharType="begin">
            <w:ffData>
              <w:name w:val="Text43"/>
              <w:enabled/>
              <w:calcOnExit w:val="0"/>
              <w:textInput/>
            </w:ffData>
          </w:fldChar>
        </w:r>
        <w:bookmarkStart w:id="1092" w:name="Text43"/>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092"/>
      </w:del>
    </w:p>
    <w:p w14:paraId="1F2C51B1" w14:textId="77777777" w:rsidR="00333353" w:rsidRDefault="00333353" w:rsidP="00667743">
      <w:pPr>
        <w:jc w:val="both"/>
        <w:rPr>
          <w:del w:id="1093" w:author="Bob Hough" w:date="2026-09-25T21:08:00Z" w16du:dateUtc="2026-09-26T01:08:00Z"/>
        </w:rPr>
      </w:pPr>
    </w:p>
    <w:p w14:paraId="0246B458" w14:textId="77777777" w:rsidR="00333353" w:rsidRDefault="00333353" w:rsidP="00667743">
      <w:pPr>
        <w:jc w:val="both"/>
        <w:rPr>
          <w:del w:id="1094" w:author="Bob Hough" w:date="2026-09-25T21:08:00Z" w16du:dateUtc="2026-09-26T01:08:00Z"/>
          <w:b/>
          <w:sz w:val="28"/>
          <w:szCs w:val="28"/>
        </w:rPr>
      </w:pPr>
      <w:del w:id="1095" w:author="Bob Hough" w:date="2026-09-25T21:08:00Z" w16du:dateUtc="2026-09-26T01:08:00Z">
        <w:r>
          <w:rPr>
            <w:b/>
            <w:sz w:val="28"/>
            <w:szCs w:val="28"/>
          </w:rPr>
          <w:delText>Disclosure of Criminal and Child Protection Matters and Disclosure and Barring Service Checks</w:delText>
        </w:r>
      </w:del>
    </w:p>
    <w:p w14:paraId="6D813A8E" w14:textId="77777777" w:rsidR="00333353" w:rsidRDefault="00E30E0B" w:rsidP="00667743">
      <w:pPr>
        <w:jc w:val="both"/>
        <w:rPr>
          <w:del w:id="1096" w:author="Bob Hough" w:date="2026-09-25T21:08:00Z" w16du:dateUtc="2026-09-26T01:08:00Z"/>
        </w:rPr>
      </w:pPr>
      <w:del w:id="1097" w:author="Bob Hough" w:date="2026-09-25T21:08:00Z" w16du:dateUtc="2026-09-26T01:08:00Z">
        <w:r>
          <w:delText>The Governing Body / Academy Trust Company / Multi Academy Trust Company is obliged by law to operate a checking procedure for employees who have access to children and young people.</w:delText>
        </w:r>
      </w:del>
    </w:p>
    <w:p w14:paraId="11B04856" w14:textId="77777777" w:rsidR="00E30E0B" w:rsidRDefault="00E30E0B" w:rsidP="00667743">
      <w:pPr>
        <w:jc w:val="both"/>
        <w:rPr>
          <w:del w:id="1098" w:author="Bob Hough" w:date="2026-09-25T21:08:00Z" w16du:dateUtc="2026-09-26T01:08:00Z"/>
        </w:rPr>
      </w:pPr>
      <w:del w:id="1099" w:author="Bob Hough" w:date="2026-09-25T21:08:00Z" w16du:dateUtc="2026-09-26T01:08:00Z">
        <w:r>
          <w:delText>Please confirm whether you have ever been the subject of any child protection concern either in your work or personal life, or been the subject of, or involved in, any disciplinary action in relation thereto, including any which is time expired.</w:delText>
        </w:r>
      </w:del>
    </w:p>
    <w:p w14:paraId="32D3C144" w14:textId="77777777" w:rsidR="00ED167B" w:rsidRDefault="00D730D9" w:rsidP="00667743">
      <w:pPr>
        <w:jc w:val="both"/>
        <w:rPr>
          <w:del w:id="1100" w:author="Bob Hough" w:date="2026-09-25T21:08:00Z" w16du:dateUtc="2026-09-26T01:08:00Z"/>
        </w:rPr>
      </w:pPr>
      <w:del w:id="1101" w:author="Bob Hough" w:date="2026-09-25T21:08:00Z" w16du:dateUtc="2026-09-26T01:08:00Z">
        <w:r>
          <w:delText>Yes</w:delText>
        </w:r>
        <w:r w:rsidR="00ED167B">
          <w:delText xml:space="preserve"> </w:delText>
        </w:r>
      </w:del>
      <w:sdt>
        <w:sdtPr>
          <w:id w:val="964627260"/>
          <w14:checkbox>
            <w14:checked w14:val="0"/>
            <w14:checkedState w14:val="2612" w14:font="MS Gothic"/>
            <w14:uncheckedState w14:val="2610" w14:font="MS Gothic"/>
          </w14:checkbox>
        </w:sdtPr>
        <w:sdtEndPr/>
        <w:sdtContent>
          <w:r w:rsidR="00ED167B">
            <w:rPr>
              <w:rFonts w:ascii="MS Gothic" w:eastAsia="MS Gothic" w:hAnsi="MS Gothic" w:hint="eastAsia"/>
            </w:rPr>
            <w:t>☐</w:t>
          </w:r>
        </w:sdtContent>
      </w:sdt>
      <w:del w:id="1102" w:author="Bob Hough" w:date="2026-09-25T21:08:00Z" w16du:dateUtc="2026-09-26T01:08:00Z">
        <w:r>
          <w:delText xml:space="preserve"> No </w:delText>
        </w:r>
        <w:r w:rsidR="00ED167B">
          <w:delText xml:space="preserve"> </w:delText>
        </w:r>
      </w:del>
      <w:sdt>
        <w:sdtPr>
          <w:id w:val="1250541915"/>
          <w14:checkbox>
            <w14:checked w14:val="0"/>
            <w14:checkedState w14:val="2612" w14:font="MS Gothic"/>
            <w14:uncheckedState w14:val="2610" w14:font="MS Gothic"/>
          </w14:checkbox>
        </w:sdtPr>
        <w:sdtEndPr/>
        <w:sdtContent>
          <w:r w:rsidR="00ED167B">
            <w:rPr>
              <w:rFonts w:ascii="MS Gothic" w:eastAsia="MS Gothic" w:hAnsi="MS Gothic" w:hint="eastAsia"/>
            </w:rPr>
            <w:t>☐</w:t>
          </w:r>
        </w:sdtContent>
      </w:sdt>
    </w:p>
    <w:p w14:paraId="00AA261F" w14:textId="77777777" w:rsidR="00D730D9" w:rsidRDefault="00D730D9" w:rsidP="00667743">
      <w:pPr>
        <w:jc w:val="both"/>
        <w:rPr>
          <w:del w:id="1103" w:author="Bob Hough" w:date="2026-09-25T21:08:00Z" w16du:dateUtc="2026-09-26T01:08:00Z"/>
        </w:rPr>
      </w:pPr>
      <w:del w:id="1104" w:author="Bob Hough" w:date="2026-09-25T21:08:00Z" w16du:dateUtc="2026-09-26T01:08:00Z">
        <w:r>
          <w:delText>If yes please provide full details:</w:delText>
        </w:r>
      </w:del>
    </w:p>
    <w:p w14:paraId="1A8533A1" w14:textId="77777777" w:rsidR="00ED167B" w:rsidRDefault="00ED167B" w:rsidP="00667743">
      <w:pPr>
        <w:jc w:val="both"/>
        <w:rPr>
          <w:del w:id="1105" w:author="Bob Hough" w:date="2026-09-25T21:08:00Z" w16du:dateUtc="2026-09-26T01:08:00Z"/>
        </w:rPr>
      </w:pPr>
      <w:del w:id="1106" w:author="Bob Hough" w:date="2026-09-25T21:08:00Z" w16du:dateUtc="2026-09-26T01:08:00Z">
        <w:r>
          <w:fldChar w:fldCharType="begin">
            <w:ffData>
              <w:name w:val="Text44"/>
              <w:enabled/>
              <w:calcOnExit w:val="0"/>
              <w:textInput/>
            </w:ffData>
          </w:fldChar>
        </w:r>
        <w:bookmarkStart w:id="1107" w:name="Text44"/>
        <w:r>
          <w:delInstrText xml:space="preserve"> FORMTEXT </w:delInstrText>
        </w:r>
        <w:r>
          <w:fldChar w:fldCharType="separate"/>
        </w:r>
        <w:r>
          <w:rPr>
            <w:noProof/>
          </w:rPr>
          <w:delText> </w:delText>
        </w:r>
        <w:r>
          <w:rPr>
            <w:noProof/>
          </w:rPr>
          <w:delText> </w:delText>
        </w:r>
        <w:r>
          <w:rPr>
            <w:noProof/>
          </w:rPr>
          <w:delText> </w:delText>
        </w:r>
        <w:r>
          <w:rPr>
            <w:noProof/>
          </w:rPr>
          <w:delText> </w:delText>
        </w:r>
        <w:r>
          <w:rPr>
            <w:noProof/>
          </w:rPr>
          <w:delText> </w:delText>
        </w:r>
        <w:r>
          <w:fldChar w:fldCharType="end"/>
        </w:r>
        <w:bookmarkEnd w:id="1107"/>
      </w:del>
    </w:p>
    <w:p w14:paraId="031A5C18" w14:textId="77777777" w:rsidR="00667743" w:rsidRDefault="00667743" w:rsidP="00BF3AC1">
      <w:pPr>
        <w:jc w:val="both"/>
        <w:rPr>
          <w:del w:id="1108" w:author="Bob Hough" w:date="2026-09-25T21:08:00Z" w16du:dateUtc="2026-09-26T01:08:00Z"/>
        </w:rPr>
      </w:pPr>
    </w:p>
    <w:p w14:paraId="254BB0F7" w14:textId="77777777" w:rsidR="001D52F7" w:rsidRPr="00085837" w:rsidRDefault="00ED167B" w:rsidP="00BF3AC1">
      <w:pPr>
        <w:jc w:val="both"/>
        <w:rPr>
          <w:del w:id="1109" w:author="Bob Hough" w:date="2026-09-25T21:08:00Z" w16du:dateUtc="2026-09-26T01:08:00Z"/>
          <w:b/>
        </w:rPr>
      </w:pPr>
      <w:del w:id="1110" w:author="Bob Hough" w:date="2026-09-25T21:08:00Z" w16du:dateUtc="2026-09-26T01:08:00Z">
        <w:r w:rsidRPr="00085837">
          <w:rPr>
            <w:b/>
          </w:rPr>
          <w:delText xml:space="preserve">It is an offence to knowingly apply for, offer to do, accept, or do any work in a regulated position if you have been disqualified from working with children.  Any offer of employment will be </w:delText>
        </w:r>
        <w:r w:rsidR="00085837">
          <w:rPr>
            <w:b/>
          </w:rPr>
          <w:delText>subject to</w:delText>
        </w:r>
        <w:r w:rsidRPr="00085837">
          <w:rPr>
            <w:b/>
          </w:rPr>
          <w:delText xml:space="preserve"> </w:delText>
        </w:r>
        <w:r w:rsidR="00C62537" w:rsidRPr="00085837">
          <w:rPr>
            <w:b/>
          </w:rPr>
          <w:delText>checks being carried out in order to ensure that you are not subject to a prohibition order</w:delText>
        </w:r>
        <w:r w:rsidR="00085837" w:rsidRPr="00085837">
          <w:rPr>
            <w:b/>
          </w:rPr>
          <w:delText xml:space="preserve"> or an interim prohibition order.</w:delText>
        </w:r>
      </w:del>
    </w:p>
    <w:p w14:paraId="63D0C451" w14:textId="77777777" w:rsidR="001D52F7" w:rsidRDefault="001D52F7" w:rsidP="00BF3AC1">
      <w:pPr>
        <w:jc w:val="both"/>
        <w:rPr>
          <w:del w:id="1111" w:author="Bob Hough" w:date="2026-09-25T21:08:00Z" w16du:dateUtc="2026-09-26T01:08:00Z"/>
        </w:rPr>
      </w:pPr>
      <w:del w:id="1112" w:author="Bob Hough" w:date="2026-09-25T21:08:00Z" w16du:dateUtc="2026-09-26T01:08:00Z">
        <w:r>
          <w:delText xml:space="preserve">In the event of a successful application an offer of employment may be made to you which is conditional upon receipt of satisfactory Disclosure and Barring Service Checks </w:delText>
        </w:r>
        <w:r w:rsidRPr="001D52F7">
          <w:delText>(“DBS Checks”)</w:delText>
        </w:r>
        <w:r>
          <w:delText xml:space="preserve"> in relation to criminal and child protection matters.  Please note that a conviction will not necessarily be a bar to obtaining employment.</w:delText>
        </w:r>
      </w:del>
    </w:p>
    <w:p w14:paraId="5B0842AF" w14:textId="77777777" w:rsidR="001D52F7" w:rsidRDefault="001D52F7" w:rsidP="00BF3AC1">
      <w:pPr>
        <w:jc w:val="both"/>
        <w:rPr>
          <w:del w:id="1113" w:author="Bob Hough" w:date="2026-09-25T21:08:00Z" w16du:dateUtc="2026-09-26T01:08:00Z"/>
        </w:rPr>
      </w:pPr>
      <w:del w:id="1114" w:author="Bob Hough" w:date="2026-09-25T21:08:00Z" w16du:dateUtc="2026-09-26T01:08:00Z">
        <w:r>
          <w:delText>By checking the box you consent to a DBS Check(s) being made:</w:delText>
        </w:r>
        <w:r w:rsidR="00491FBC">
          <w:delText xml:space="preserve"> </w:delText>
        </w:r>
      </w:del>
      <w:sdt>
        <w:sdtPr>
          <w:id w:val="1803193522"/>
          <w14:checkbox>
            <w14:checked w14:val="0"/>
            <w14:checkedState w14:val="2612" w14:font="MS Gothic"/>
            <w14:uncheckedState w14:val="2610" w14:font="MS Gothic"/>
          </w14:checkbox>
        </w:sdtPr>
        <w:sdtEndPr/>
        <w:sdtContent>
          <w:r w:rsidR="00890EDF">
            <w:rPr>
              <w:rFonts w:ascii="MS Gothic" w:eastAsia="MS Gothic" w:hAnsi="MS Gothic" w:hint="eastAsia"/>
            </w:rPr>
            <w:t>☐</w:t>
          </w:r>
        </w:sdtContent>
      </w:sdt>
    </w:p>
    <w:p w14:paraId="66F32144" w14:textId="77777777" w:rsidR="00491FBC" w:rsidRDefault="00491FBC">
      <w:pPr>
        <w:rPr>
          <w:del w:id="1115" w:author="Bob Hough" w:date="2026-09-25T21:08:00Z" w16du:dateUtc="2026-09-26T01:08:00Z"/>
        </w:rPr>
      </w:pPr>
      <w:del w:id="1116" w:author="Bob Hough" w:date="2026-09-25T21:08:00Z" w16du:dateUtc="2026-09-26T01:08:00Z">
        <w:r>
          <w:br w:type="page"/>
        </w:r>
      </w:del>
    </w:p>
    <w:p w14:paraId="18502AE9" w14:textId="77777777" w:rsidR="00491FBC" w:rsidRDefault="00491FBC" w:rsidP="00491FBC">
      <w:pPr>
        <w:jc w:val="both"/>
        <w:rPr>
          <w:del w:id="1117" w:author="Bob Hough" w:date="2026-09-25T21:08:00Z" w16du:dateUtc="2026-09-26T01:08:00Z"/>
          <w:b/>
          <w:sz w:val="28"/>
          <w:szCs w:val="28"/>
        </w:rPr>
      </w:pPr>
      <w:del w:id="1118" w:author="Bob Hough" w:date="2026-09-25T21:08:00Z" w16du:dateUtc="2026-09-26T01:08:00Z">
        <w:r>
          <w:rPr>
            <w:b/>
            <w:sz w:val="28"/>
            <w:szCs w:val="28"/>
          </w:rPr>
          <w:delText>Rehabilitation of Offenders Act 1974</w:delText>
        </w:r>
      </w:del>
    </w:p>
    <w:p w14:paraId="568AF420" w14:textId="3466683D" w:rsidR="00491FBC" w:rsidRDefault="00491FBC" w:rsidP="00491FBC">
      <w:pPr>
        <w:jc w:val="both"/>
        <w:rPr>
          <w:del w:id="1119" w:author="Bob Hough" w:date="2026-09-25T21:08:00Z" w16du:dateUtc="2026-09-26T01:08:00Z"/>
        </w:rPr>
      </w:pPr>
      <w:del w:id="1120" w:author="Bob Hough" w:date="2026-09-25T21:08:00Z" w16du:dateUtc="2026-09-26T01:08:00Z">
        <w:r>
          <w:delText xml:space="preserve">If you have </w:delText>
        </w:r>
        <w:r w:rsidR="0017243E">
          <w:delText>any convictions, cautions, reprimands or final warnings that are not “protected” as defined by the Rehabilitation of Offenders Act 1974 (Exceptions) Order 1975 (as amended in 2013</w:delText>
        </w:r>
        <w:r w:rsidR="00255B2E">
          <w:delText xml:space="preserve"> and 2020</w:delText>
        </w:r>
        <w:r w:rsidR="0017243E">
          <w:delText xml:space="preserve">), then the details of these must be disclosed </w:delText>
        </w:r>
        <w:r w:rsidR="00085837">
          <w:delText>if you are invited for interview</w:delText>
        </w:r>
        <w:r w:rsidR="0017243E">
          <w:delText>.</w:delText>
        </w:r>
      </w:del>
    </w:p>
    <w:p w14:paraId="57B9AAB9" w14:textId="647EDA44" w:rsidR="00255B2E" w:rsidRDefault="00255B2E" w:rsidP="00491FBC">
      <w:pPr>
        <w:jc w:val="both"/>
        <w:rPr>
          <w:del w:id="1121" w:author="Bob Hough" w:date="2026-09-25T21:08:00Z" w16du:dateUtc="2026-09-26T01:08:00Z"/>
        </w:rPr>
      </w:pPr>
      <w:del w:id="1122" w:author="Bob Hough" w:date="2026-09-25T21:08:00Z" w16du:dateUtc="2026-09-26T01:08:00Z">
        <w:r w:rsidRPr="00255B2E">
          <w:delText xml:space="preserve">Guidance about whether a conviction or caution should be disclosed can be found on the </w:delText>
        </w:r>
        <w:r>
          <w:fldChar w:fldCharType="begin"/>
        </w:r>
        <w:r>
          <w:delInstrText>HYPERLINK "https://www.gov.uk/government/publications/new-guidance-on-the-rehabilitation-of-offenders-act-1974"</w:delInstrText>
        </w:r>
        <w:r>
          <w:fldChar w:fldCharType="separate"/>
        </w:r>
        <w:r w:rsidRPr="00C04AA2">
          <w:rPr>
            <w:rStyle w:val="Hyperlink"/>
          </w:rPr>
          <w:delText>Ministry of Justice website</w:delText>
        </w:r>
        <w:r w:rsidR="00C04AA2" w:rsidRPr="00C04AA2">
          <w:rPr>
            <w:rStyle w:val="Hyperlink"/>
          </w:rPr>
          <w:delText>.</w:delText>
        </w:r>
        <w:r>
          <w:fldChar w:fldCharType="end"/>
        </w:r>
      </w:del>
    </w:p>
    <w:p w14:paraId="2BC45468" w14:textId="71CA2178" w:rsidR="0017243E" w:rsidRDefault="006E394A" w:rsidP="00491FBC">
      <w:pPr>
        <w:jc w:val="both"/>
        <w:rPr>
          <w:del w:id="1123" w:author="Bob Hough" w:date="2026-09-25T21:08:00Z" w16du:dateUtc="2026-09-26T01:08:00Z"/>
        </w:rPr>
      </w:pPr>
      <w:del w:id="1124" w:author="Bob Hough" w:date="2026-09-25T21:08:00Z" w16du:dateUtc="2026-09-26T01:08:00Z">
        <w:r>
          <w:delText xml:space="preserve">If you are invited for interview, please bring </w:delText>
        </w:r>
        <w:r w:rsidR="0017243E">
          <w:delText>The Rehabilitation of Offenders Act 1974 – Disclosure Form</w:delText>
        </w:r>
        <w:r>
          <w:delText xml:space="preserve"> with you to the interview</w:delText>
        </w:r>
        <w:r w:rsidR="0017243E">
          <w:delText xml:space="preserve"> in a sealed envelope marked “Confidential – Rehabilitation of Offenders Act 1974 – Disclosure Form”.</w:delText>
        </w:r>
        <w:r>
          <w:delText xml:space="preserve">  You will be asked to hand the form to the interviewer at the end of the interview.</w:delText>
        </w:r>
        <w:r w:rsidR="0017243E">
          <w:delText xml:space="preserve">  If you do not have disclosable convictions, please complete the relevant section</w:delText>
        </w:r>
        <w:r w:rsidR="00F120DE">
          <w:delText>s</w:delText>
        </w:r>
        <w:r w:rsidR="0017243E">
          <w:delText xml:space="preserve"> of the Disclosure Form.</w:delText>
        </w:r>
      </w:del>
    </w:p>
    <w:p w14:paraId="25E6D906" w14:textId="77777777" w:rsidR="0017243E" w:rsidRDefault="0017243E" w:rsidP="0017243E">
      <w:pPr>
        <w:jc w:val="both"/>
        <w:rPr>
          <w:del w:id="1125" w:author="Bob Hough" w:date="2026-09-25T21:08:00Z" w16du:dateUtc="2026-09-26T01:08:00Z"/>
          <w:b/>
          <w:sz w:val="28"/>
          <w:szCs w:val="28"/>
        </w:rPr>
      </w:pPr>
      <w:del w:id="1126" w:author="Bob Hough" w:date="2026-09-25T21:08:00Z" w16du:dateUtc="2026-09-26T01:08:00Z">
        <w:r>
          <w:rPr>
            <w:b/>
            <w:sz w:val="28"/>
            <w:szCs w:val="28"/>
          </w:rPr>
          <w:delText>Request for Your Consent to Process Your Data</w:delText>
        </w:r>
      </w:del>
    </w:p>
    <w:p w14:paraId="24207A59" w14:textId="77777777" w:rsidR="0017243E" w:rsidRDefault="0017243E" w:rsidP="0017243E">
      <w:pPr>
        <w:jc w:val="both"/>
        <w:rPr>
          <w:del w:id="1127" w:author="Bob Hough" w:date="2026-09-25T21:08:00Z" w16du:dateUtc="2026-09-26T01:08:00Z"/>
        </w:rPr>
      </w:pPr>
      <w:del w:id="1128" w:author="Bob Hough" w:date="2026-09-25T21:08:00Z" w16du:dateUtc="2026-09-26T01:08:00Z">
        <w:r>
          <w:delText>In compliance with the General Data Protection Regulation (GDPR), we wish to ensure you are aware of the purpose for which we are requesting your consent to collect and process the data we have asked you to provide on this application form.</w:delText>
        </w:r>
      </w:del>
    </w:p>
    <w:p w14:paraId="0D026088" w14:textId="77777777" w:rsidR="0017243E" w:rsidRPr="0017243E" w:rsidRDefault="0017243E" w:rsidP="0017243E">
      <w:pPr>
        <w:jc w:val="both"/>
        <w:rPr>
          <w:del w:id="1129" w:author="Bob Hough" w:date="2026-09-25T21:08:00Z" w16du:dateUtc="2026-09-26T01:08:00Z"/>
          <w:b/>
          <w:u w:val="single"/>
        </w:rPr>
      </w:pPr>
      <w:del w:id="1130" w:author="Bob Hough" w:date="2026-09-25T21:08:00Z" w16du:dateUtc="2026-09-26T01:08:00Z">
        <w:r w:rsidRPr="0017243E">
          <w:rPr>
            <w:b/>
            <w:u w:val="single"/>
          </w:rPr>
          <w:delText>Important information regarding your consent</w:delText>
        </w:r>
      </w:del>
    </w:p>
    <w:p w14:paraId="2F3DFDBA" w14:textId="6E48D1C9" w:rsidR="0017243E" w:rsidRDefault="0017243E" w:rsidP="0017243E">
      <w:pPr>
        <w:pStyle w:val="ListParagraph"/>
        <w:numPr>
          <w:ilvl w:val="0"/>
          <w:numId w:val="3"/>
        </w:numPr>
        <w:jc w:val="both"/>
        <w:rPr>
          <w:del w:id="1131" w:author="Bob Hough" w:date="2026-09-25T21:08:00Z" w16du:dateUtc="2026-09-26T01:08:00Z"/>
        </w:rPr>
      </w:pPr>
      <w:del w:id="1132" w:author="Bob Hough" w:date="2026-09-25T21:08:00Z" w16du:dateUtc="2026-09-26T01:08:00Z">
        <w:r>
          <w:delText>We are</w:delText>
        </w:r>
        <w:r w:rsidR="00130AD8">
          <w:delText xml:space="preserve"> St. Helen’s Catholic Primary School, part of Assisi Catholic Trust Limited.</w:delText>
        </w:r>
        <w:r w:rsidR="00643D67">
          <w:delText>.</w:delText>
        </w:r>
      </w:del>
    </w:p>
    <w:p w14:paraId="783B8483" w14:textId="77777777" w:rsidR="0017243E" w:rsidRDefault="0017243E" w:rsidP="0017243E">
      <w:pPr>
        <w:pStyle w:val="ListParagraph"/>
        <w:jc w:val="both"/>
        <w:rPr>
          <w:del w:id="1133" w:author="Bob Hough" w:date="2026-09-25T21:08:00Z" w16du:dateUtc="2026-09-26T01:08:00Z"/>
        </w:rPr>
      </w:pPr>
    </w:p>
    <w:p w14:paraId="1E577B6B" w14:textId="13BB1DDD" w:rsidR="0017243E" w:rsidRDefault="0017243E" w:rsidP="0017243E">
      <w:pPr>
        <w:pStyle w:val="ListParagraph"/>
        <w:numPr>
          <w:ilvl w:val="0"/>
          <w:numId w:val="3"/>
        </w:numPr>
        <w:jc w:val="both"/>
        <w:rPr>
          <w:del w:id="1134" w:author="Bob Hough" w:date="2026-09-25T21:08:00Z" w16du:dateUtc="2026-09-26T01:08:00Z"/>
        </w:rPr>
      </w:pPr>
      <w:del w:id="1135" w:author="Bob Hough" w:date="2026-09-25T21:08:00Z" w16du:dateUtc="2026-09-26T01:08:00Z">
        <w:r>
          <w:delText>Being a Catholic education provider we work closely</w:delText>
        </w:r>
        <w:r w:rsidR="00643D67">
          <w:delText xml:space="preserve"> with</w:delText>
        </w:r>
        <w:r w:rsidR="00530334">
          <w:delText xml:space="preserve"> the school’s / academy’s Diocesan Authority, the school’s / academy’s Trustees, the Local Authority, the Department for Education, the Catholic Education Service and</w:delText>
        </w:r>
        <w:r w:rsidR="00130AD8">
          <w:delText xml:space="preserve"> the Assisi Catholic Trust and our HR provider</w:delText>
        </w:r>
        <w:r w:rsidR="00643D67">
          <w:delText xml:space="preserve"> with whom we </w:delText>
        </w:r>
        <w:r w:rsidR="00DA020E">
          <w:delText>may</w:delText>
        </w:r>
        <w:r w:rsidR="00643D67">
          <w:delText xml:space="preserve"> share information you provide on this application form</w:delText>
        </w:r>
        <w:r w:rsidR="00DA020E">
          <w:delText xml:space="preserve"> if we consider it is necessary in order to fulfil our functions</w:delText>
        </w:r>
        <w:r w:rsidR="00643D67">
          <w:delText>.</w:delText>
        </w:r>
      </w:del>
    </w:p>
    <w:p w14:paraId="1D268C05" w14:textId="77777777" w:rsidR="00643D67" w:rsidRDefault="00643D67" w:rsidP="00643D67">
      <w:pPr>
        <w:pStyle w:val="ListParagraph"/>
        <w:rPr>
          <w:del w:id="1136" w:author="Bob Hough" w:date="2026-09-25T21:08:00Z" w16du:dateUtc="2026-09-26T01:08:00Z"/>
        </w:rPr>
      </w:pPr>
    </w:p>
    <w:p w14:paraId="6AD64E9E" w14:textId="52FE5F1C" w:rsidR="00643D67" w:rsidRPr="00643D67" w:rsidRDefault="00643D67" w:rsidP="0017243E">
      <w:pPr>
        <w:pStyle w:val="ListParagraph"/>
        <w:numPr>
          <w:ilvl w:val="0"/>
          <w:numId w:val="3"/>
        </w:numPr>
        <w:jc w:val="both"/>
        <w:rPr>
          <w:del w:id="1137" w:author="Bob Hough" w:date="2026-09-25T21:08:00Z" w16du:dateUtc="2026-09-26T01:08:00Z"/>
        </w:rPr>
      </w:pPr>
      <w:del w:id="1138" w:author="Bob Hough" w:date="2026-09-25T21:08:00Z" w16du:dateUtc="2026-09-26T01:08:00Z">
        <w:r>
          <w:delText>The person responsible for data protection within our organisation is</w:delText>
        </w:r>
        <w:r w:rsidR="00130AD8">
          <w:delText xml:space="preserve"> Mrs Helima Curtis</w:delText>
        </w:r>
        <w:r w:rsidR="001A741A">
          <w:delText xml:space="preserve"> </w:delText>
        </w:r>
        <w:r>
          <w:delText>and you can contact them with any questions relating to our handling of your data.  You can contact them by</w:delText>
        </w:r>
        <w:r w:rsidR="00130AD8">
          <w:delText xml:space="preserve"> emailing </w:delText>
        </w:r>
        <w:r w:rsidR="00130AD8">
          <w:fldChar w:fldCharType="begin"/>
        </w:r>
        <w:r w:rsidR="00130AD8">
          <w:delInstrText>HYPERLINK "mailto:office@st-helens.southend.sch.uk"</w:delInstrText>
        </w:r>
        <w:r w:rsidR="00130AD8">
          <w:fldChar w:fldCharType="separate"/>
        </w:r>
        <w:r w:rsidR="00130AD8" w:rsidRPr="003D0661">
          <w:rPr>
            <w:rStyle w:val="Hyperlink"/>
          </w:rPr>
          <w:delText>office@st-helens.southend.sch.uk</w:delText>
        </w:r>
        <w:r w:rsidR="00130AD8">
          <w:fldChar w:fldCharType="end"/>
        </w:r>
        <w:r w:rsidR="00130AD8">
          <w:delText xml:space="preserve"> .</w:delText>
        </w:r>
      </w:del>
    </w:p>
    <w:p w14:paraId="3A92E315" w14:textId="77777777" w:rsidR="00643D67" w:rsidRDefault="00643D67" w:rsidP="00643D67">
      <w:pPr>
        <w:pStyle w:val="ListParagraph"/>
        <w:rPr>
          <w:del w:id="1139" w:author="Bob Hough" w:date="2026-09-25T21:08:00Z" w16du:dateUtc="2026-09-26T01:08:00Z"/>
        </w:rPr>
      </w:pPr>
    </w:p>
    <w:p w14:paraId="301E74D2" w14:textId="77777777" w:rsidR="00643D67" w:rsidRDefault="00643D67" w:rsidP="0017243E">
      <w:pPr>
        <w:pStyle w:val="ListParagraph"/>
        <w:numPr>
          <w:ilvl w:val="0"/>
          <w:numId w:val="3"/>
        </w:numPr>
        <w:jc w:val="both"/>
        <w:rPr>
          <w:del w:id="1140" w:author="Bob Hough" w:date="2026-09-25T21:08:00Z" w16du:dateUtc="2026-09-26T01:08:00Z"/>
        </w:rPr>
      </w:pPr>
      <w:del w:id="1141" w:author="Bob Hough" w:date="2026-09-25T21:08:00Z" w16du:dateUtc="2026-09-26T01:08:00Z">
        <w:r>
          <w:delText>We require the information we have requested on this form in order to process your application for employment.</w:delText>
        </w:r>
      </w:del>
    </w:p>
    <w:p w14:paraId="1B746E1D" w14:textId="77777777" w:rsidR="00643D67" w:rsidRDefault="00643D67" w:rsidP="00643D67">
      <w:pPr>
        <w:pStyle w:val="ListParagraph"/>
        <w:rPr>
          <w:del w:id="1142" w:author="Bob Hough" w:date="2026-09-25T21:08:00Z" w16du:dateUtc="2026-09-26T01:08:00Z"/>
        </w:rPr>
      </w:pPr>
    </w:p>
    <w:p w14:paraId="5CB10F7F" w14:textId="77777777" w:rsidR="00643D67" w:rsidRDefault="00643D67" w:rsidP="0017243E">
      <w:pPr>
        <w:pStyle w:val="ListParagraph"/>
        <w:numPr>
          <w:ilvl w:val="0"/>
          <w:numId w:val="3"/>
        </w:numPr>
        <w:jc w:val="both"/>
        <w:rPr>
          <w:del w:id="1143" w:author="Bob Hough" w:date="2026-09-25T21:08:00Z" w16du:dateUtc="2026-09-26T01:08:00Z"/>
        </w:rPr>
      </w:pPr>
      <w:del w:id="1144" w:author="Bob Hough" w:date="2026-09-25T21:08:00Z" w16du:dateUtc="2026-09-26T01:08:00Z">
        <w:r>
          <w:delText>To the extent that you have shared an</w:delText>
        </w:r>
        <w:r w:rsidR="00890EDF">
          <w:delText>y</w:delText>
        </w:r>
        <w:r>
          <w:delText xml:space="preserve"> special categories of personal data</w:delText>
        </w:r>
        <w:r>
          <w:rPr>
            <w:rStyle w:val="FootnoteReference"/>
          </w:rPr>
          <w:footnoteReference w:id="1"/>
        </w:r>
        <w:r>
          <w:delText xml:space="preserve"> this will not be </w:delText>
        </w:r>
        <w:r w:rsidR="006E394A">
          <w:delText>shared</w:delText>
        </w:r>
        <w:r>
          <w:delText xml:space="preserve"> with any third </w:delText>
        </w:r>
        <w:r w:rsidR="00723A12">
          <w:delText xml:space="preserve">party </w:delText>
        </w:r>
        <w:r w:rsidR="00812DB8">
          <w:delText>except as detailed in paragraph 2 above, unless a legal obligation should arise.</w:delText>
        </w:r>
      </w:del>
    </w:p>
    <w:p w14:paraId="0FAC677C" w14:textId="77777777" w:rsidR="00812DB8" w:rsidRDefault="00812DB8" w:rsidP="00812DB8">
      <w:pPr>
        <w:pStyle w:val="ListParagraph"/>
        <w:rPr>
          <w:del w:id="1146" w:author="Bob Hough" w:date="2026-09-25T21:08:00Z" w16du:dateUtc="2026-09-26T01:08:00Z"/>
        </w:rPr>
      </w:pPr>
    </w:p>
    <w:p w14:paraId="640ACC8C" w14:textId="77777777" w:rsidR="00812DB8" w:rsidRDefault="00812DB8" w:rsidP="0017243E">
      <w:pPr>
        <w:pStyle w:val="ListParagraph"/>
        <w:numPr>
          <w:ilvl w:val="0"/>
          <w:numId w:val="3"/>
        </w:numPr>
        <w:jc w:val="both"/>
        <w:rPr>
          <w:del w:id="1147" w:author="Bob Hough" w:date="2026-09-25T21:08:00Z" w16du:dateUtc="2026-09-26T01:08:00Z"/>
        </w:rPr>
      </w:pPr>
      <w:del w:id="1148" w:author="Bob Hough" w:date="2026-09-25T21:08:00Z" w16du:dateUtc="2026-09-26T01:08:00Z">
        <w:r>
          <w:delText>If your application is successful, the information you have provided on this form will become part of your personnel file which shall be retained throughout the duration of your employment within our organisation and afterwards in accordance with our data retention policy.</w:delText>
        </w:r>
      </w:del>
    </w:p>
    <w:p w14:paraId="0D560229" w14:textId="77777777" w:rsidR="00812DB8" w:rsidRDefault="00812DB8" w:rsidP="00812DB8">
      <w:pPr>
        <w:pStyle w:val="ListParagraph"/>
        <w:rPr>
          <w:del w:id="1149" w:author="Bob Hough" w:date="2026-09-25T21:08:00Z" w16du:dateUtc="2026-09-26T01:08:00Z"/>
        </w:rPr>
      </w:pPr>
    </w:p>
    <w:p w14:paraId="379D9691" w14:textId="77777777" w:rsidR="00812DB8" w:rsidRDefault="00812DB8" w:rsidP="0017243E">
      <w:pPr>
        <w:pStyle w:val="ListParagraph"/>
        <w:numPr>
          <w:ilvl w:val="0"/>
          <w:numId w:val="3"/>
        </w:numPr>
        <w:jc w:val="both"/>
        <w:rPr>
          <w:del w:id="1150" w:author="Bob Hough" w:date="2026-09-25T21:08:00Z" w16du:dateUtc="2026-09-26T01:08:00Z"/>
        </w:rPr>
      </w:pPr>
      <w:del w:id="1151" w:author="Bob Hough" w:date="2026-09-25T21:08:00Z" w16du:dateUtc="2026-09-26T01:08:00Z">
        <w:r>
          <w:delText>If you are unsuccessful, your application form and any documents you have submitted in support of your application will be destroyed after a period of 6 months.</w:delText>
        </w:r>
      </w:del>
    </w:p>
    <w:p w14:paraId="33A610F1" w14:textId="77777777" w:rsidR="00812DB8" w:rsidRDefault="00812DB8" w:rsidP="00812DB8">
      <w:pPr>
        <w:pStyle w:val="ListParagraph"/>
        <w:rPr>
          <w:del w:id="1152" w:author="Bob Hough" w:date="2026-09-25T21:08:00Z" w16du:dateUtc="2026-09-26T01:08:00Z"/>
        </w:rPr>
      </w:pPr>
    </w:p>
    <w:p w14:paraId="04E4C658" w14:textId="77777777" w:rsidR="00812DB8" w:rsidRDefault="00812DB8" w:rsidP="0017243E">
      <w:pPr>
        <w:pStyle w:val="ListParagraph"/>
        <w:numPr>
          <w:ilvl w:val="0"/>
          <w:numId w:val="3"/>
        </w:numPr>
        <w:jc w:val="both"/>
        <w:rPr>
          <w:del w:id="1153" w:author="Bob Hough" w:date="2026-09-25T21:08:00Z" w16du:dateUtc="2026-09-26T01:08:00Z"/>
        </w:rPr>
      </w:pPr>
      <w:del w:id="1154" w:author="Bob Hough" w:date="2026-09-25T21:08:00Z" w16du:dateUtc="2026-09-26T01:08:00Z">
        <w:r>
          <w:delText>We will keep a record of your consent as evidence that we have obtained your consent to collect and process the data you have provided on this application form.</w:delText>
        </w:r>
      </w:del>
    </w:p>
    <w:p w14:paraId="5799DACF" w14:textId="77777777" w:rsidR="00812DB8" w:rsidRDefault="00812DB8" w:rsidP="00812DB8">
      <w:pPr>
        <w:pStyle w:val="ListParagraph"/>
        <w:rPr>
          <w:del w:id="1155" w:author="Bob Hough" w:date="2026-09-25T21:08:00Z" w16du:dateUtc="2026-09-26T01:08:00Z"/>
        </w:rPr>
      </w:pPr>
    </w:p>
    <w:p w14:paraId="446C23EC" w14:textId="77777777" w:rsidR="003A1E93" w:rsidRDefault="00812DB8" w:rsidP="003A1E93">
      <w:pPr>
        <w:pStyle w:val="ListParagraph"/>
        <w:numPr>
          <w:ilvl w:val="0"/>
          <w:numId w:val="3"/>
        </w:numPr>
        <w:jc w:val="both"/>
        <w:rPr>
          <w:del w:id="1156" w:author="Bob Hough" w:date="2026-09-25T21:08:00Z" w16du:dateUtc="2026-09-26T01:08:00Z"/>
        </w:rPr>
      </w:pPr>
      <w:del w:id="1157" w:author="Bob Hough" w:date="2026-09-25T21:08:00Z" w16du:dateUtc="2026-09-26T01:08:00Z">
        <w:r>
          <w:delText>You have the right to withdraw your consent at any time and can do so by informing our organisation’s Data Protection Officer (see paragraph 3 above) that you wish to withdraw your consent.</w:delText>
        </w:r>
      </w:del>
    </w:p>
    <w:p w14:paraId="03AADDB8" w14:textId="77777777" w:rsidR="003A1E93" w:rsidRPr="003A1E93" w:rsidRDefault="003A1E93" w:rsidP="003A1E93">
      <w:pPr>
        <w:pStyle w:val="ListParagraph"/>
        <w:rPr>
          <w:del w:id="1158" w:author="Bob Hough" w:date="2026-09-25T21:08:00Z" w16du:dateUtc="2026-09-26T01:08:00Z"/>
        </w:rPr>
      </w:pPr>
    </w:p>
    <w:p w14:paraId="4D088C2C" w14:textId="77777777" w:rsidR="00812DB8" w:rsidRPr="003A1E93" w:rsidRDefault="00812DB8" w:rsidP="003A1E93">
      <w:pPr>
        <w:pStyle w:val="ListParagraph"/>
        <w:numPr>
          <w:ilvl w:val="0"/>
          <w:numId w:val="3"/>
        </w:numPr>
        <w:jc w:val="both"/>
        <w:rPr>
          <w:del w:id="1159" w:author="Bob Hough" w:date="2026-09-25T21:08:00Z" w16du:dateUtc="2026-09-26T01:08:00Z"/>
        </w:rPr>
      </w:pPr>
      <w:del w:id="1160" w:author="Bob Hough" w:date="2026-09-25T21:08:00Z" w16du:dateUtc="2026-09-26T01:08:00Z">
        <w:r w:rsidRPr="003A1E93">
          <w:delText xml:space="preserve">To read about your individual rights </w:delText>
        </w:r>
        <w:r w:rsidR="003A1E93">
          <w:delText xml:space="preserve">you can </w:delText>
        </w:r>
        <w:r w:rsidR="003A1E93" w:rsidRPr="003A1E93">
          <w:rPr>
            <w:rFonts w:cs="Arial"/>
          </w:rPr>
          <w:delText>refer to our fair processing notice and data protection policies.</w:delText>
        </w:r>
      </w:del>
    </w:p>
    <w:p w14:paraId="5BF653E4" w14:textId="77777777" w:rsidR="003A1E93" w:rsidRDefault="003A1E93" w:rsidP="003A1E93">
      <w:pPr>
        <w:pStyle w:val="ListParagraph"/>
        <w:rPr>
          <w:del w:id="1161" w:author="Bob Hough" w:date="2026-09-25T21:08:00Z" w16du:dateUtc="2026-09-26T01:08:00Z"/>
        </w:rPr>
      </w:pPr>
    </w:p>
    <w:p w14:paraId="13FD3EDA" w14:textId="3DCFFD39" w:rsidR="003A1E93" w:rsidRDefault="003A1E93" w:rsidP="003A1E93">
      <w:pPr>
        <w:pStyle w:val="ListParagraph"/>
        <w:numPr>
          <w:ilvl w:val="0"/>
          <w:numId w:val="3"/>
        </w:numPr>
        <w:jc w:val="both"/>
        <w:rPr>
          <w:del w:id="1162" w:author="Bob Hough" w:date="2026-09-25T21:08:00Z" w16du:dateUtc="2026-09-26T01:08:00Z"/>
        </w:rPr>
      </w:pPr>
      <w:del w:id="1163" w:author="Bob Hough" w:date="2026-09-25T21:08:00Z" w16du:dateUtc="2026-09-26T01:08:00Z">
        <w:r>
          <w:delText>If you wish to complain about how we have collected and processed the information you have provided on this form, you can make a comp</w:delText>
        </w:r>
        <w:r w:rsidR="002B2404">
          <w:delText>laint</w:delText>
        </w:r>
        <w:r>
          <w:delText xml:space="preserve"> to our organisation by </w:delText>
        </w:r>
        <w:r w:rsidR="00130AD8">
          <w:delText xml:space="preserve">following our complaints procedure which can be found on our website, </w:delText>
        </w:r>
        <w:r w:rsidR="00130AD8">
          <w:fldChar w:fldCharType="begin"/>
        </w:r>
        <w:r w:rsidR="00130AD8">
          <w:delInstrText>HYPERLINK "http://www.st-helens.southend.sch.uk"</w:delInstrText>
        </w:r>
        <w:r w:rsidR="00130AD8">
          <w:fldChar w:fldCharType="separate"/>
        </w:r>
        <w:r w:rsidR="00130AD8" w:rsidRPr="003D0661">
          <w:rPr>
            <w:rStyle w:val="Hyperlink"/>
          </w:rPr>
          <w:delText>www.st-helens.southend.sch.uk</w:delText>
        </w:r>
        <w:r w:rsidR="00130AD8">
          <w:fldChar w:fldCharType="end"/>
        </w:r>
        <w:r w:rsidR="00130AD8">
          <w:delText xml:space="preserve"> </w:delText>
        </w:r>
        <w:r>
          <w:delText xml:space="preserve">.  If you are unhappy with how your complaint has been handled you can contact the Information Commissioner’s Office via their website at </w:delText>
        </w:r>
        <w:r>
          <w:fldChar w:fldCharType="begin"/>
        </w:r>
        <w:r>
          <w:delInstrText>HYPERLINK "http://www.ico.org.uk"</w:delInstrText>
        </w:r>
        <w:r>
          <w:fldChar w:fldCharType="separate"/>
        </w:r>
        <w:r w:rsidRPr="00123A4C">
          <w:rPr>
            <w:rStyle w:val="Hyperlink"/>
          </w:rPr>
          <w:delText>www.ico.org.uk</w:delText>
        </w:r>
        <w:r>
          <w:fldChar w:fldCharType="end"/>
        </w:r>
        <w:r>
          <w:delText>.</w:delText>
        </w:r>
      </w:del>
    </w:p>
    <w:p w14:paraId="7560EFAF" w14:textId="77777777" w:rsidR="003A1E93" w:rsidRDefault="003A1E93" w:rsidP="003A1E93">
      <w:pPr>
        <w:pStyle w:val="ListParagraph"/>
        <w:rPr>
          <w:del w:id="1164" w:author="Bob Hough" w:date="2026-09-25T21:08:00Z" w16du:dateUtc="2026-09-26T01:08:00Z"/>
        </w:rPr>
      </w:pPr>
    </w:p>
    <w:p w14:paraId="22D7F926" w14:textId="77777777" w:rsidR="003A1E93" w:rsidRDefault="003A1E93" w:rsidP="003A1E93">
      <w:pPr>
        <w:jc w:val="both"/>
        <w:rPr>
          <w:del w:id="1165" w:author="Bob Hough" w:date="2026-09-25T21:08:00Z" w16du:dateUtc="2026-09-26T01:08:00Z"/>
          <w:b/>
          <w:u w:val="single"/>
        </w:rPr>
      </w:pPr>
      <w:del w:id="1166" w:author="Bob Hough" w:date="2026-09-25T21:08:00Z" w16du:dateUtc="2026-09-26T01:08:00Z">
        <w:r w:rsidRPr="003A1E93">
          <w:rPr>
            <w:b/>
            <w:u w:val="single"/>
          </w:rPr>
          <w:delText>Request for your consent</w:delText>
        </w:r>
      </w:del>
    </w:p>
    <w:p w14:paraId="527DE1EC" w14:textId="77777777" w:rsidR="003A1E93" w:rsidRDefault="003A1E93" w:rsidP="003A1E93">
      <w:pPr>
        <w:jc w:val="both"/>
        <w:rPr>
          <w:del w:id="1167" w:author="Bob Hough" w:date="2026-09-25T21:08:00Z" w16du:dateUtc="2026-09-26T01:08:00Z"/>
        </w:rPr>
      </w:pPr>
      <w:del w:id="1168" w:author="Bob Hough" w:date="2026-09-25T21:08:00Z" w16du:dateUtc="2026-09-26T01:08:00Z">
        <w:r>
          <w:delText>Please ensure that you read paragraphs 1-11 above and raise any relevant questions before providing your consent below:</w:delText>
        </w:r>
      </w:del>
    </w:p>
    <w:p w14:paraId="425100A3" w14:textId="77777777" w:rsidR="003A1E93" w:rsidRDefault="003A1E93" w:rsidP="003A1E93">
      <w:pPr>
        <w:pStyle w:val="ListParagraph"/>
        <w:numPr>
          <w:ilvl w:val="0"/>
          <w:numId w:val="5"/>
        </w:numPr>
        <w:jc w:val="both"/>
        <w:rPr>
          <w:del w:id="1169" w:author="Bob Hough" w:date="2026-09-25T21:08:00Z" w16du:dateUtc="2026-09-26T01:08:00Z"/>
        </w:rPr>
      </w:pPr>
      <w:del w:id="1170" w:author="Bob Hough" w:date="2026-09-25T21:08:00Z" w16du:dateUtc="2026-09-26T01:08:00Z">
        <w:r>
          <w:delText xml:space="preserve">I confirm that I have read and understood paragraphs 1-11 above and that I have been offered the opportunity to raise any relevant questions: Yes </w:delText>
        </w:r>
      </w:del>
      <w:sdt>
        <w:sdtPr>
          <w:id w:val="615022859"/>
          <w14:checkbox>
            <w14:checked w14:val="0"/>
            <w14:checkedState w14:val="2612" w14:font="MS Gothic"/>
            <w14:uncheckedState w14:val="2610" w14:font="MS Gothic"/>
          </w14:checkbox>
        </w:sdtPr>
        <w:sdtEndPr/>
        <w:sdtContent>
          <w:r w:rsidR="006E394A">
            <w:rPr>
              <w:rFonts w:ascii="MS Gothic" w:eastAsia="MS Gothic" w:hAnsi="MS Gothic" w:hint="eastAsia"/>
            </w:rPr>
            <w:t>☐</w:t>
          </w:r>
        </w:sdtContent>
      </w:sdt>
      <w:del w:id="1171" w:author="Bob Hough" w:date="2026-09-25T21:08:00Z" w16du:dateUtc="2026-09-26T01:08:00Z">
        <w:r>
          <w:delText xml:space="preserve">  No </w:delText>
        </w:r>
      </w:del>
      <w:sdt>
        <w:sdtPr>
          <w:id w:val="-793209628"/>
          <w14:checkbox>
            <w14:checked w14:val="0"/>
            <w14:checkedState w14:val="2612" w14:font="MS Gothic"/>
            <w14:uncheckedState w14:val="2610" w14:font="MS Gothic"/>
          </w14:checkbox>
        </w:sdtPr>
        <w:sdtEndPr/>
        <w:sdtContent>
          <w:r w:rsidR="006E394A">
            <w:rPr>
              <w:rFonts w:ascii="MS Gothic" w:eastAsia="MS Gothic" w:hAnsi="MS Gothic" w:hint="eastAsia"/>
            </w:rPr>
            <w:t>☐</w:t>
          </w:r>
        </w:sdtContent>
      </w:sdt>
    </w:p>
    <w:p w14:paraId="38924841" w14:textId="7272DFEB" w:rsidR="003A1E93" w:rsidRDefault="003A1E93" w:rsidP="003A1E93">
      <w:pPr>
        <w:pStyle w:val="ListParagraph"/>
        <w:numPr>
          <w:ilvl w:val="0"/>
          <w:numId w:val="5"/>
        </w:numPr>
        <w:jc w:val="both"/>
        <w:rPr>
          <w:del w:id="1172" w:author="Bob Hough" w:date="2026-09-25T21:08:00Z" w16du:dateUtc="2026-09-26T01:08:00Z"/>
        </w:rPr>
      </w:pPr>
      <w:del w:id="1173" w:author="Bob Hough" w:date="2026-09-25T21:08:00Z" w16du:dateUtc="2026-09-26T01:08:00Z">
        <w:r>
          <w:delText xml:space="preserve">Please </w:delText>
        </w:r>
        <w:r w:rsidR="006E394A">
          <w:delText xml:space="preserve">check </w:delText>
        </w:r>
        <w:r>
          <w:delText xml:space="preserve">this box if you </w:delText>
        </w:r>
        <w:r w:rsidR="00E97D97">
          <w:delText>agree</w:delText>
        </w:r>
        <w:r>
          <w:delText xml:space="preserve"> to our collecting and processing your personal information as described in paragraphs 1-11 above</w:delText>
        </w:r>
        <w:r w:rsidR="00F120DE">
          <w:delText>:</w:delText>
        </w:r>
        <w:r>
          <w:delText xml:space="preserve"> </w:delText>
        </w:r>
      </w:del>
      <w:sdt>
        <w:sdtPr>
          <w:id w:val="1221327189"/>
          <w14:checkbox>
            <w14:checked w14:val="0"/>
            <w14:checkedState w14:val="2612" w14:font="MS Gothic"/>
            <w14:uncheckedState w14:val="2610" w14:font="MS Gothic"/>
          </w14:checkbox>
        </w:sdtPr>
        <w:sdtEndPr/>
        <w:sdtContent>
          <w:r w:rsidR="006E394A">
            <w:rPr>
              <w:rFonts w:ascii="MS Gothic" w:eastAsia="MS Gothic" w:hAnsi="MS Gothic" w:hint="eastAsia"/>
            </w:rPr>
            <w:t>☐</w:t>
          </w:r>
        </w:sdtContent>
      </w:sdt>
    </w:p>
    <w:p w14:paraId="5EEAB3B0" w14:textId="77777777" w:rsidR="003A1E93" w:rsidRDefault="003A1E93" w:rsidP="003A1E93">
      <w:pPr>
        <w:pStyle w:val="ListParagraph"/>
        <w:numPr>
          <w:ilvl w:val="0"/>
          <w:numId w:val="5"/>
        </w:numPr>
        <w:jc w:val="both"/>
        <w:rPr>
          <w:del w:id="1174" w:author="Bob Hough" w:date="2026-09-25T21:08:00Z" w16du:dateUtc="2026-09-26T01:08:00Z"/>
        </w:rPr>
      </w:pPr>
      <w:del w:id="1175" w:author="Bob Hough" w:date="2026-09-25T21:08:00Z" w16du:dateUtc="2026-09-26T01:08:00Z">
        <w:r>
          <w:delText xml:space="preserve">I agree to my personal data being shared as stated in paragraphs 2 and 5 above: Yes </w:delText>
        </w:r>
      </w:del>
      <w:sdt>
        <w:sdtPr>
          <w:id w:val="-1021399898"/>
          <w14:checkbox>
            <w14:checked w14:val="0"/>
            <w14:checkedState w14:val="2612" w14:font="MS Gothic"/>
            <w14:uncheckedState w14:val="2610" w14:font="MS Gothic"/>
          </w14:checkbox>
        </w:sdtPr>
        <w:sdtEndPr/>
        <w:sdtContent>
          <w:r w:rsidR="006E394A">
            <w:rPr>
              <w:rFonts w:ascii="MS Gothic" w:eastAsia="MS Gothic" w:hAnsi="MS Gothic" w:hint="eastAsia"/>
            </w:rPr>
            <w:t>☐</w:t>
          </w:r>
        </w:sdtContent>
      </w:sdt>
      <w:del w:id="1176" w:author="Bob Hough" w:date="2026-09-25T21:08:00Z" w16du:dateUtc="2026-09-26T01:08:00Z">
        <w:r>
          <w:delText xml:space="preserve">  No </w:delText>
        </w:r>
      </w:del>
      <w:sdt>
        <w:sdtPr>
          <w:id w:val="-1439520759"/>
          <w14:checkbox>
            <w14:checked w14:val="0"/>
            <w14:checkedState w14:val="2612" w14:font="MS Gothic"/>
            <w14:uncheckedState w14:val="2610" w14:font="MS Gothic"/>
          </w14:checkbox>
        </w:sdtPr>
        <w:sdtEndPr/>
        <w:sdtContent>
          <w:r w:rsidR="006E394A">
            <w:rPr>
              <w:rFonts w:ascii="MS Gothic" w:eastAsia="MS Gothic" w:hAnsi="MS Gothic" w:hint="eastAsia"/>
            </w:rPr>
            <w:t>☐</w:t>
          </w:r>
        </w:sdtContent>
      </w:sdt>
    </w:p>
    <w:p w14:paraId="0CC71276" w14:textId="77777777" w:rsidR="00255B2E" w:rsidRDefault="00255B2E" w:rsidP="00255B2E">
      <w:pPr>
        <w:jc w:val="both"/>
        <w:rPr>
          <w:del w:id="1177" w:author="Bob Hough" w:date="2026-09-25T21:08:00Z" w16du:dateUtc="2026-09-26T01:08:00Z"/>
          <w:b/>
          <w:sz w:val="28"/>
          <w:szCs w:val="28"/>
        </w:rPr>
      </w:pPr>
      <w:del w:id="1178" w:author="Bob Hough" w:date="2026-09-25T21:08:00Z" w16du:dateUtc="2026-09-26T01:08:00Z">
        <w:r>
          <w:rPr>
            <w:b/>
            <w:sz w:val="28"/>
            <w:szCs w:val="28"/>
          </w:rPr>
          <w:delText>Right to work in the UK.</w:delText>
        </w:r>
      </w:del>
    </w:p>
    <w:p w14:paraId="4C1BF27D" w14:textId="2CAE0D4B" w:rsidR="00255B2E" w:rsidRDefault="00255B2E" w:rsidP="00255B2E">
      <w:pPr>
        <w:jc w:val="both"/>
        <w:rPr>
          <w:del w:id="1179" w:author="Bob Hough" w:date="2026-09-25T21:08:00Z" w16du:dateUtc="2026-09-26T01:08:00Z"/>
        </w:rPr>
      </w:pPr>
      <w:del w:id="1180" w:author="Bob Hough" w:date="2026-09-25T21:08:00Z" w16du:dateUtc="2026-09-26T01:08:00Z">
        <w:r>
          <w:delText xml:space="preserve">The </w:delText>
        </w:r>
        <w:r w:rsidRPr="00F120DE">
          <w:delText>Governing Body / Academy Trust Company / Multi Academy Trust Company</w:delText>
        </w:r>
        <w:r>
          <w:delText xml:space="preserve"> will require you to provide evidence of your entitlement to undertake the position applied for and/or of your ongoing entitlement to live and work in the United Kingdom in accordance with the current immigration rules.  More information can be found in the Notes to Applicants.  By checking the box below, you confirm that you are legally entitled to work in the United Kingdom and that you will promptly provide documentary evidence of such entitlement when requested:  </w:delText>
        </w:r>
      </w:del>
      <w:sdt>
        <w:sdtPr>
          <w:id w:val="136619650"/>
          <w14:checkbox>
            <w14:checked w14:val="0"/>
            <w14:checkedState w14:val="2612" w14:font="MS Gothic"/>
            <w14:uncheckedState w14:val="2610" w14:font="MS Gothic"/>
          </w14:checkbox>
        </w:sdtPr>
        <w:sdtEndPr/>
        <w:sdtContent>
          <w:r>
            <w:rPr>
              <w:rFonts w:ascii="MS Gothic" w:eastAsia="MS Gothic" w:hAnsi="MS Gothic" w:hint="eastAsia"/>
            </w:rPr>
            <w:t>☐</w:t>
          </w:r>
        </w:sdtContent>
      </w:sdt>
    </w:p>
    <w:p w14:paraId="67327309" w14:textId="4C787C7F" w:rsidR="00255B2E" w:rsidRDefault="00255B2E" w:rsidP="00255B2E">
      <w:pPr>
        <w:jc w:val="both"/>
        <w:rPr>
          <w:del w:id="1181" w:author="Bob Hough" w:date="2026-09-25T21:08:00Z" w16du:dateUtc="2026-09-26T01:08:00Z"/>
          <w:b/>
          <w:sz w:val="28"/>
          <w:szCs w:val="28"/>
        </w:rPr>
      </w:pPr>
      <w:del w:id="1182" w:author="Bob Hough" w:date="2026-09-25T21:08:00Z" w16du:dateUtc="2026-09-26T01:08:00Z">
        <w:r>
          <w:rPr>
            <w:b/>
            <w:sz w:val="28"/>
            <w:szCs w:val="28"/>
          </w:rPr>
          <w:delText>Language requirements for public sector workers.</w:delText>
        </w:r>
      </w:del>
    </w:p>
    <w:p w14:paraId="15740101" w14:textId="276660FF" w:rsidR="00255B2E" w:rsidRDefault="00255B2E" w:rsidP="00255B2E">
      <w:pPr>
        <w:jc w:val="both"/>
        <w:rPr>
          <w:del w:id="1183" w:author="Bob Hough" w:date="2026-09-25T21:08:00Z" w16du:dateUtc="2026-09-26T01:08:00Z"/>
        </w:rPr>
      </w:pPr>
      <w:del w:id="1184" w:author="Bob Hough" w:date="2026-09-25T21:08:00Z" w16du:dateUtc="2026-09-26T01:08:00Z">
        <w:r>
          <w:delText xml:space="preserve">The ability to communicate with members of the public in accurate spoken </w:delText>
        </w:r>
        <w:r w:rsidR="00130AD8">
          <w:delText>English</w:delText>
        </w:r>
        <w:r>
          <w:delText xml:space="preserve"> is an essential requirement for the post.  This is because this is a public facing public sector post. Please note that this language requirement may be in addition to mandatory English language requirements associated with your immigration route. </w:delText>
        </w:r>
      </w:del>
    </w:p>
    <w:p w14:paraId="17D82254" w14:textId="77777777" w:rsidR="007F3282" w:rsidRDefault="007F3282">
      <w:pPr>
        <w:rPr>
          <w:del w:id="1185" w:author="Bob Hough" w:date="2026-09-25T21:08:00Z" w16du:dateUtc="2026-09-26T01:08:00Z"/>
        </w:rPr>
      </w:pPr>
      <w:del w:id="1186" w:author="Bob Hough" w:date="2026-09-25T21:08:00Z" w16du:dateUtc="2026-09-26T01:08:00Z">
        <w:r>
          <w:br w:type="page"/>
        </w:r>
      </w:del>
    </w:p>
    <w:p w14:paraId="59A9A0FE" w14:textId="77777777" w:rsidR="007F3282" w:rsidRDefault="007F3282" w:rsidP="007F3282">
      <w:pPr>
        <w:jc w:val="both"/>
        <w:rPr>
          <w:del w:id="1187" w:author="Bob Hough" w:date="2026-09-25T21:08:00Z" w16du:dateUtc="2026-09-26T01:08:00Z"/>
          <w:b/>
          <w:sz w:val="28"/>
          <w:szCs w:val="28"/>
        </w:rPr>
      </w:pPr>
      <w:del w:id="1188" w:author="Bob Hough" w:date="2026-09-25T21:08:00Z" w16du:dateUtc="2026-09-26T01:08:00Z">
        <w:r>
          <w:rPr>
            <w:b/>
            <w:sz w:val="28"/>
            <w:szCs w:val="28"/>
          </w:rPr>
          <w:delText>Declaration</w:delText>
        </w:r>
      </w:del>
    </w:p>
    <w:p w14:paraId="5B921E1E" w14:textId="77777777" w:rsidR="007F3282" w:rsidRDefault="007F3282" w:rsidP="007F3282">
      <w:pPr>
        <w:jc w:val="both"/>
        <w:rPr>
          <w:del w:id="1189" w:author="Bob Hough" w:date="2026-09-25T21:08:00Z" w16du:dateUtc="2026-09-26T01:08:00Z"/>
        </w:rPr>
      </w:pPr>
      <w:del w:id="1190" w:author="Bob Hough" w:date="2026-09-25T21:08:00Z" w16du:dateUtc="2026-09-26T01:08:00Z">
        <w:r>
          <w:delText xml:space="preserve">If you know that any of the information that you have given in this application form is false or if you have knowingly </w:delText>
        </w:r>
        <w:r w:rsidR="006D2BB9">
          <w:delText>omitted</w:delText>
        </w:r>
        <w:r>
          <w:delText xml:space="preserve"> or concealed any relevant fact about your eligibility for employment which comes to our attention then your application form may be withdrawn from the recruitment process.</w:delText>
        </w:r>
        <w:r w:rsidR="006D2BB9">
          <w:delText xml:space="preserve">  Please note that checks may be carried out in order to verify the information you have included</w:delText>
        </w:r>
        <w:r w:rsidR="002B2404">
          <w:delText>.</w:delText>
        </w:r>
        <w:r w:rsidR="006D2BB9">
          <w:delText xml:space="preserve"> </w:delText>
        </w:r>
      </w:del>
    </w:p>
    <w:p w14:paraId="0F9A49AE" w14:textId="77777777" w:rsidR="007F3282" w:rsidRDefault="007F3282" w:rsidP="007F3282">
      <w:pPr>
        <w:jc w:val="both"/>
        <w:rPr>
          <w:del w:id="1191" w:author="Bob Hough" w:date="2026-09-25T21:08:00Z" w16du:dateUtc="2026-09-26T01:08:00Z"/>
        </w:rPr>
      </w:pPr>
      <w:del w:id="1192" w:author="Bob Hough" w:date="2026-09-25T21:08:00Z" w16du:dateUtc="2026-09-26T01:08:00Z">
        <w:r>
          <w:delText>Providing false information is an offence and may result in this application being rejected.  If such a discovery is made after you have been appointed then you may be liable to be dismissed summarily.  You may also be reported to the Teaching Regulation Agency (TRA) (England only) or the Education Workforce Council (Wales only)</w:delText>
        </w:r>
        <w:r w:rsidR="006D2BB9">
          <w:delText xml:space="preserve"> and/or the Police, if appropriate.</w:delText>
        </w:r>
      </w:del>
    </w:p>
    <w:p w14:paraId="2D095774" w14:textId="77777777" w:rsidR="006D2BB9" w:rsidRDefault="006D2BB9" w:rsidP="007F3282">
      <w:pPr>
        <w:jc w:val="both"/>
        <w:rPr>
          <w:del w:id="1193" w:author="Bob Hough" w:date="2026-09-25T21:08:00Z" w16du:dateUtc="2026-09-26T01:08:00Z"/>
        </w:rPr>
      </w:pPr>
      <w:del w:id="1194" w:author="Bob Hough" w:date="2026-09-25T21:08:00Z" w16du:dateUtc="2026-09-26T01:08:00Z">
        <w:r>
          <w:delText>By signing below I hereby certify that all the information given by me both on this form and in any supplementary pages and/or the supporting evidence provided, is correct to the best of my knowledge and belief, that all the questions relating to me have been f</w:delText>
        </w:r>
        <w:r w:rsidR="002B2404">
          <w:delText>u</w:delText>
        </w:r>
        <w:r>
          <w:delText xml:space="preserve">lly answered and that I possess all the qualifications that I claim to hold.  </w:delText>
        </w:r>
      </w:del>
    </w:p>
    <w:p w14:paraId="5A6CBC4E" w14:textId="77777777" w:rsidR="006D2BB9" w:rsidRDefault="006D2BB9" w:rsidP="007F3282">
      <w:pPr>
        <w:jc w:val="both"/>
        <w:rPr>
          <w:del w:id="1195" w:author="Bob Hough" w:date="2026-09-25T21:08:00Z" w16du:dateUtc="2026-09-26T01:08:00Z"/>
        </w:rPr>
      </w:pPr>
      <w:del w:id="1196" w:author="Bob Hough" w:date="2026-09-25T21:08:00Z" w16du:dateUtc="2026-09-26T01:08:00Z">
        <w:r>
          <w:delText>I acknowledge that it is my responsibility as the applicant, if invited for interview, to disclose information to the panel which may affect my suitability and/or eligibility to work with children and/or vulnerable adults.</w:delText>
        </w:r>
      </w:del>
    </w:p>
    <w:p w14:paraId="1880DAE6" w14:textId="77777777" w:rsidR="006D2BB9" w:rsidRDefault="006D2BB9" w:rsidP="007F3282">
      <w:pPr>
        <w:jc w:val="both"/>
        <w:rPr>
          <w:del w:id="1197" w:author="Bob Hough" w:date="2026-09-25T21:08:00Z" w16du:dateUtc="2026-09-26T01:08:00Z"/>
        </w:rPr>
      </w:pPr>
    </w:p>
    <w:p w14:paraId="225A65E0" w14:textId="77777777" w:rsidR="006D2BB9" w:rsidRDefault="006D2BB9" w:rsidP="007F3282">
      <w:pPr>
        <w:jc w:val="both"/>
        <w:rPr>
          <w:del w:id="1198" w:author="Bob Hough" w:date="2026-09-25T21:08:00Z" w16du:dateUtc="2026-09-26T01:08:00Z"/>
        </w:rPr>
      </w:pPr>
      <w:del w:id="1199" w:author="Bob Hough" w:date="2026-09-25T21:08:00Z" w16du:dateUtc="2026-09-26T01:08:00Z">
        <w:r>
          <w:delText>Signature:</w:delText>
        </w:r>
        <w:r w:rsidR="006E394A">
          <w:delText xml:space="preserve"> </w:delText>
        </w:r>
        <w:r w:rsidR="006E394A">
          <w:fldChar w:fldCharType="begin">
            <w:ffData>
              <w:name w:val="Text45"/>
              <w:enabled/>
              <w:calcOnExit w:val="0"/>
              <w:textInput/>
            </w:ffData>
          </w:fldChar>
        </w:r>
        <w:bookmarkStart w:id="1200" w:name="Text45"/>
        <w:r w:rsidR="006E394A">
          <w:delInstrText xml:space="preserve"> FORMTEXT </w:delInstrText>
        </w:r>
        <w:r w:rsidR="006E394A">
          <w:fldChar w:fldCharType="separate"/>
        </w:r>
        <w:r w:rsidR="006E394A">
          <w:rPr>
            <w:noProof/>
          </w:rPr>
          <w:delText> </w:delText>
        </w:r>
        <w:r w:rsidR="006E394A">
          <w:rPr>
            <w:noProof/>
          </w:rPr>
          <w:delText> </w:delText>
        </w:r>
        <w:r w:rsidR="006E394A">
          <w:rPr>
            <w:noProof/>
          </w:rPr>
          <w:delText> </w:delText>
        </w:r>
        <w:r w:rsidR="006E394A">
          <w:rPr>
            <w:noProof/>
          </w:rPr>
          <w:delText> </w:delText>
        </w:r>
        <w:r w:rsidR="006E394A">
          <w:rPr>
            <w:noProof/>
          </w:rPr>
          <w:delText> </w:delText>
        </w:r>
        <w:r w:rsidR="006E394A">
          <w:fldChar w:fldCharType="end"/>
        </w:r>
        <w:bookmarkEnd w:id="1200"/>
      </w:del>
    </w:p>
    <w:p w14:paraId="0102FE52" w14:textId="77777777" w:rsidR="006D2BB9" w:rsidRDefault="006D2BB9" w:rsidP="007F3282">
      <w:pPr>
        <w:jc w:val="both"/>
        <w:rPr>
          <w:del w:id="1201" w:author="Bob Hough" w:date="2026-09-25T21:08:00Z" w16du:dateUtc="2026-09-26T01:08:00Z"/>
        </w:rPr>
      </w:pPr>
    </w:p>
    <w:p w14:paraId="6AE34F40" w14:textId="77777777" w:rsidR="006D2BB9" w:rsidRDefault="006D2BB9" w:rsidP="007F3282">
      <w:pPr>
        <w:jc w:val="both"/>
        <w:rPr>
          <w:del w:id="1202" w:author="Bob Hough" w:date="2026-09-25T21:08:00Z" w16du:dateUtc="2026-09-26T01:08:00Z"/>
        </w:rPr>
      </w:pPr>
      <w:del w:id="1203" w:author="Bob Hough" w:date="2026-09-25T21:08:00Z" w16du:dateUtc="2026-09-26T01:08:00Z">
        <w:r>
          <w:delText>Date:</w:delText>
        </w:r>
        <w:r w:rsidR="006E394A">
          <w:delText xml:space="preserve"> </w:delText>
        </w:r>
        <w:r w:rsidR="006E394A">
          <w:fldChar w:fldCharType="begin">
            <w:ffData>
              <w:name w:val="Text46"/>
              <w:enabled/>
              <w:calcOnExit w:val="0"/>
              <w:textInput/>
            </w:ffData>
          </w:fldChar>
        </w:r>
        <w:bookmarkStart w:id="1204" w:name="Text46"/>
        <w:r w:rsidR="006E394A">
          <w:delInstrText xml:space="preserve"> FORMTEXT </w:delInstrText>
        </w:r>
        <w:r w:rsidR="006E394A">
          <w:fldChar w:fldCharType="separate"/>
        </w:r>
        <w:r w:rsidR="006E394A">
          <w:rPr>
            <w:noProof/>
          </w:rPr>
          <w:delText> </w:delText>
        </w:r>
        <w:r w:rsidR="006E394A">
          <w:rPr>
            <w:noProof/>
          </w:rPr>
          <w:delText> </w:delText>
        </w:r>
        <w:r w:rsidR="006E394A">
          <w:rPr>
            <w:noProof/>
          </w:rPr>
          <w:delText> </w:delText>
        </w:r>
        <w:r w:rsidR="006E394A">
          <w:rPr>
            <w:noProof/>
          </w:rPr>
          <w:delText> </w:delText>
        </w:r>
        <w:r w:rsidR="006E394A">
          <w:rPr>
            <w:noProof/>
          </w:rPr>
          <w:delText> </w:delText>
        </w:r>
        <w:r w:rsidR="006E394A">
          <w:fldChar w:fldCharType="end"/>
        </w:r>
        <w:bookmarkEnd w:id="1204"/>
      </w:del>
    </w:p>
    <w:p w14:paraId="2D6444AF" w14:textId="77777777" w:rsidR="006D2BB9" w:rsidRDefault="006D2BB9" w:rsidP="007F3282">
      <w:pPr>
        <w:jc w:val="both"/>
        <w:rPr>
          <w:del w:id="1205" w:author="Bob Hough" w:date="2026-09-25T21:08:00Z" w16du:dateUtc="2026-09-26T01:08:00Z"/>
        </w:rPr>
      </w:pPr>
    </w:p>
    <w:p w14:paraId="7AABCB4E" w14:textId="77777777" w:rsidR="006D2BB9" w:rsidRPr="006E394A" w:rsidRDefault="006D2BB9" w:rsidP="007F3282">
      <w:pPr>
        <w:jc w:val="both"/>
        <w:rPr>
          <w:del w:id="1206" w:author="Bob Hough" w:date="2026-09-25T21:08:00Z" w16du:dateUtc="2026-09-26T01:08:00Z"/>
          <w:b/>
          <w:i/>
        </w:rPr>
      </w:pPr>
      <w:del w:id="1207" w:author="Bob Hough" w:date="2026-09-25T21:08:00Z" w16du:dateUtc="2026-09-26T01:08:00Z">
        <w:r w:rsidRPr="006E394A">
          <w:rPr>
            <w:b/>
            <w:i/>
          </w:rPr>
          <w:delText>(The post will be subject to the terms and conditions of the appropriate Catholic Education Service model contract, a copy of which will be provided to you before interview if you are shortlisted).</w:delText>
        </w:r>
      </w:del>
    </w:p>
    <w:p w14:paraId="2BA37875" w14:textId="77777777" w:rsidR="007F3282" w:rsidRPr="007F3282" w:rsidRDefault="007F3282" w:rsidP="007F3282">
      <w:pPr>
        <w:jc w:val="both"/>
        <w:rPr>
          <w:del w:id="1208" w:author="Bob Hough" w:date="2026-09-25T21:08:00Z" w16du:dateUtc="2026-09-26T01:08:00Z"/>
        </w:rPr>
      </w:pPr>
    </w:p>
    <w:p w14:paraId="3950E391" w14:textId="77777777" w:rsidR="007F3282" w:rsidRDefault="007F3282" w:rsidP="007F3282">
      <w:pPr>
        <w:jc w:val="both"/>
        <w:rPr>
          <w:del w:id="1209" w:author="Bob Hough" w:date="2026-09-25T21:08:00Z" w16du:dateUtc="2026-09-26T01:08:00Z"/>
        </w:rPr>
      </w:pPr>
    </w:p>
    <w:p w14:paraId="6F36FAF4" w14:textId="77777777" w:rsidR="007F3282" w:rsidRPr="007F3282" w:rsidRDefault="007F3282" w:rsidP="007F3282">
      <w:pPr>
        <w:jc w:val="both"/>
        <w:rPr>
          <w:del w:id="1210" w:author="Bob Hough" w:date="2026-09-25T21:08:00Z" w16du:dateUtc="2026-09-26T01:08:00Z"/>
        </w:rPr>
      </w:pPr>
    </w:p>
    <w:p w14:paraId="2B465535" w14:textId="77777777" w:rsidR="003A1E93" w:rsidRDefault="003A1E93" w:rsidP="003A1E93">
      <w:pPr>
        <w:jc w:val="both"/>
        <w:rPr>
          <w:del w:id="1211" w:author="Bob Hough" w:date="2026-09-25T21:08:00Z" w16du:dateUtc="2026-09-26T01:08:00Z"/>
        </w:rPr>
      </w:pPr>
    </w:p>
    <w:p w14:paraId="443FA1C1" w14:textId="77777777" w:rsidR="003A1E93" w:rsidRPr="003A1E93" w:rsidRDefault="003A1E93" w:rsidP="003A1E93">
      <w:pPr>
        <w:jc w:val="both"/>
        <w:rPr>
          <w:del w:id="1212" w:author="Bob Hough" w:date="2026-09-25T21:08:00Z" w16du:dateUtc="2026-09-26T01:08:00Z"/>
        </w:rPr>
      </w:pPr>
    </w:p>
    <w:p w14:paraId="582D383D" w14:textId="77777777" w:rsidR="0017243E" w:rsidRDefault="0017243E" w:rsidP="00491FBC">
      <w:pPr>
        <w:jc w:val="both"/>
        <w:rPr>
          <w:del w:id="1213" w:author="Bob Hough" w:date="2026-09-25T21:08:00Z" w16du:dateUtc="2026-09-26T01:08:00Z"/>
        </w:rPr>
      </w:pPr>
    </w:p>
    <w:p w14:paraId="59D34ECE" w14:textId="77777777" w:rsidR="0017243E" w:rsidRPr="00491FBC" w:rsidRDefault="0017243E" w:rsidP="00491FBC">
      <w:pPr>
        <w:jc w:val="both"/>
        <w:rPr>
          <w:del w:id="1214" w:author="Bob Hough" w:date="2026-09-25T21:08:00Z" w16du:dateUtc="2026-09-26T01:08:00Z"/>
        </w:rPr>
      </w:pPr>
    </w:p>
    <w:p w14:paraId="1A831C17" w14:textId="77777777" w:rsidR="00491FBC" w:rsidRDefault="00491FBC" w:rsidP="00BF3AC1">
      <w:pPr>
        <w:jc w:val="both"/>
        <w:rPr>
          <w:del w:id="1215" w:author="Bob Hough" w:date="2026-09-25T21:08:00Z" w16du:dateUtc="2026-09-26T01:08:00Z"/>
        </w:rPr>
      </w:pPr>
    </w:p>
    <w:p w14:paraId="32D95D5F" w14:textId="77777777" w:rsidR="001D52F7" w:rsidRPr="001D52F7" w:rsidRDefault="001D52F7">
      <w:pPr>
        <w:pPrChange w:id="1216" w:author="Bob Hough" w:date="2026-09-25T21:08:00Z" w16du:dateUtc="2026-09-26T01:08:00Z">
          <w:pPr>
            <w:jc w:val="both"/>
          </w:pPr>
        </w:pPrChange>
      </w:pPr>
    </w:p>
    <w:sectPr w:rsidR="001D52F7" w:rsidRPr="001D52F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Change w:id="1228" w:author="Bob Hough" w:date="2026-09-25T21:08:00Z" w16du:dateUtc="2026-09-26T01:08:00Z">
        <w:sectPr w:rsidR="001D52F7" w:rsidRPr="001D52F7">
          <w:pgMar w:top="1440" w:right="1440" w:bottom="1440" w:left="1440" w:header="708" w:footer="708" w:gutter="0"/>
          <w:pgBorders>
            <w:top w:val="single" w:sz="4" w:space="24" w:color="auto"/>
            <w:left w:val="single" w:sz="4" w:space="24" w:color="auto"/>
            <w:bottom w:val="single" w:sz="4" w:space="24" w:color="auto"/>
            <w:right w:val="single" w:sz="4" w:space="24" w:color="auto"/>
          </w:pgBorders>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179EF" w14:textId="77777777" w:rsidR="003B7D1E" w:rsidRDefault="003B7D1E" w:rsidP="00BF3AC1">
      <w:pPr>
        <w:spacing w:after="0" w:line="240" w:lineRule="auto"/>
      </w:pPr>
      <w:r>
        <w:separator/>
      </w:r>
    </w:p>
  </w:endnote>
  <w:endnote w:type="continuationSeparator" w:id="0">
    <w:p w14:paraId="24036FE9" w14:textId="77777777" w:rsidR="003B7D1E" w:rsidRDefault="003B7D1E" w:rsidP="00BF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24E42" w14:textId="77777777" w:rsidR="009657E5" w:rsidRDefault="009657E5">
    <w:pPr>
      <w:pStyle w:val="CommentTextChar"/>
      <w:pPrChange w:id="1220" w:author="Bob Hough" w:date="2026-09-25T21:08:00Z" w16du:dateUtc="2026-09-26T01:08: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093CA" w14:textId="2C750243" w:rsidR="00255B2E" w:rsidRDefault="00255B2E">
    <w:pPr>
      <w:pStyle w:val="Footer"/>
      <w:rPr>
        <w:del w:id="1221" w:author="Bob Hough" w:date="2026-09-25T21:08:00Z" w16du:dateUtc="2026-09-26T01:08:00Z"/>
        <w:sz w:val="18"/>
        <w:szCs w:val="18"/>
      </w:rPr>
    </w:pPr>
    <w:del w:id="1222" w:author="Bob Hough" w:date="2026-09-25T21:08:00Z" w16du:dateUtc="2026-09-26T01:08:00Z">
      <w:r>
        <w:rPr>
          <w:sz w:val="18"/>
          <w:szCs w:val="18"/>
        </w:rPr>
        <w:delText xml:space="preserve">Model Application Form – Teacher – September 2013 – updated </w:delText>
      </w:r>
      <w:r w:rsidR="00E97D97">
        <w:rPr>
          <w:sz w:val="18"/>
          <w:szCs w:val="18"/>
        </w:rPr>
        <w:delText>December</w:delText>
      </w:r>
      <w:r>
        <w:rPr>
          <w:sz w:val="18"/>
          <w:szCs w:val="18"/>
        </w:rPr>
        <w:delText xml:space="preserve"> 2020</w:delText>
      </w:r>
    </w:del>
  </w:p>
  <w:p w14:paraId="1BA25479" w14:textId="77777777" w:rsidR="00255B2E" w:rsidRPr="00BF3AC1" w:rsidRDefault="00255B2E">
    <w:pPr>
      <w:pStyle w:val="Footer"/>
      <w:rPr>
        <w:del w:id="1223" w:author="Bob Hough" w:date="2026-09-25T21:08:00Z" w16du:dateUtc="2026-09-26T01:08:00Z"/>
        <w:sz w:val="18"/>
        <w:szCs w:val="18"/>
      </w:rPr>
    </w:pPr>
    <w:del w:id="1224" w:author="Bob Hough" w:date="2026-09-25T21:08:00Z" w16du:dateUtc="2026-09-26T01:08:00Z">
      <w:r>
        <w:rPr>
          <w:sz w:val="18"/>
          <w:szCs w:val="18"/>
        </w:rPr>
        <w:delText>THE CATHOLIC EDUCATION SERVICE ©</w:delText>
      </w:r>
    </w:del>
  </w:p>
  <w:p w14:paraId="3D8F6040" w14:textId="77777777" w:rsidR="00255B2E" w:rsidRDefault="00255B2E">
    <w:pPr>
      <w:pStyle w:val="CommentTextChar"/>
      <w:pPrChange w:id="1225" w:author="Bob Hough" w:date="2026-09-25T21:08:00Z" w16du:dateUtc="2026-09-26T01:08: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2E3FE" w14:textId="77777777" w:rsidR="009657E5" w:rsidRDefault="009657E5">
    <w:pPr>
      <w:pStyle w:val="CommentTextChar"/>
      <w:pPrChange w:id="1227" w:author="Bob Hough" w:date="2026-09-25T21:08:00Z" w16du:dateUtc="2026-09-26T01:0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2C7CBF" w14:textId="77777777" w:rsidR="003B7D1E" w:rsidRDefault="003B7D1E" w:rsidP="00BF3AC1">
      <w:pPr>
        <w:spacing w:after="0" w:line="240" w:lineRule="auto"/>
      </w:pPr>
      <w:r>
        <w:separator/>
      </w:r>
    </w:p>
  </w:footnote>
  <w:footnote w:type="continuationSeparator" w:id="0">
    <w:p w14:paraId="4B28EFAD" w14:textId="77777777" w:rsidR="003B7D1E" w:rsidRDefault="003B7D1E" w:rsidP="00BF3AC1">
      <w:pPr>
        <w:spacing w:after="0" w:line="240" w:lineRule="auto"/>
      </w:pPr>
      <w:r>
        <w:continuationSeparator/>
      </w:r>
    </w:p>
  </w:footnote>
  <w:footnote w:id="1">
    <w:p w14:paraId="1E763539" w14:textId="77777777" w:rsidR="00255B2E" w:rsidRPr="00643D67" w:rsidRDefault="00255B2E" w:rsidP="00643D67">
      <w:pPr>
        <w:pStyle w:val="FootnoteText"/>
        <w:jc w:val="both"/>
        <w:rPr>
          <w:sz w:val="18"/>
          <w:szCs w:val="18"/>
        </w:rPr>
      </w:pPr>
      <w:del w:id="1145" w:author="Bob Hough" w:date="2026-09-25T21:08:00Z" w16du:dateUtc="2026-09-26T01:08:00Z">
        <w:r>
          <w:rPr>
            <w:rStyle w:val="FootnoteReference"/>
          </w:rPr>
          <w:footnoteRef/>
        </w:r>
        <w:r>
          <w:delText xml:space="preserve"> </w:delText>
        </w:r>
        <w:r>
          <w:rPr>
            <w:sz w:val="18"/>
            <w:szCs w:val="18"/>
          </w:rPr>
          <w:delText xml:space="preserve">Article 9(1) GDPR sets out the special categories of personal data as follows: </w:delText>
        </w:r>
        <w:r w:rsidRPr="00643D67">
          <w:rPr>
            <w:i/>
            <w:sz w:val="18"/>
            <w:szCs w:val="18"/>
          </w:rPr>
          <w:delText>“personal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6C45E" w14:textId="77777777" w:rsidR="009657E5" w:rsidRDefault="009657E5">
    <w:pPr>
      <w:pStyle w:val="CommentReference"/>
      <w:pPrChange w:id="1217" w:author="Bob Hough" w:date="2026-09-25T21:08:00Z" w16du:dateUtc="2026-09-26T01:08: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color w:val="7F7F7F" w:themeColor="background1" w:themeShade="7F"/>
        <w:spacing w:val="60"/>
      </w:rPr>
      <w:id w:val="-1518139642"/>
      <w:docPartObj>
        <w:docPartGallery w:val="Page Numbers (Top of Page)"/>
        <w:docPartUnique/>
      </w:docPartObj>
    </w:sdtPr>
    <w:sdtEndPr>
      <w:rPr>
        <w:b/>
        <w:bCs/>
        <w:noProof/>
        <w:color w:val="auto"/>
        <w:spacing w:val="0"/>
      </w:rPr>
    </w:sdtEndPr>
    <w:sdtContent>
      <w:p w14:paraId="1A9D397A" w14:textId="023E9202" w:rsidR="00255B2E" w:rsidRDefault="00255B2E">
        <w:pPr>
          <w:pStyle w:val="Header"/>
          <w:pBdr>
            <w:bottom w:val="single" w:sz="4" w:space="1" w:color="D9D9D9" w:themeColor="background1" w:themeShade="D9"/>
          </w:pBdr>
          <w:jc w:val="right"/>
          <w:rPr>
            <w:b/>
            <w:bCs/>
          </w:rPr>
        </w:pPr>
        <w:del w:id="1218" w:author="Bob Hough" w:date="2026-09-25T21:08:00Z" w16du:dateUtc="2026-09-26T01:08:00Z">
          <w:r>
            <w:rPr>
              <w:color w:val="7F7F7F" w:themeColor="background1" w:themeShade="7F"/>
              <w:spacing w:val="60"/>
            </w:rPr>
            <w:delText>Page</w:delText>
          </w:r>
          <w:r>
            <w:delText xml:space="preserve"> | </w:delText>
          </w:r>
          <w:r>
            <w:fldChar w:fldCharType="begin"/>
          </w:r>
          <w:r>
            <w:delInstrText xml:space="preserve"> PAGE   \* MERGEFORMAT </w:delInstrText>
          </w:r>
          <w:r>
            <w:fldChar w:fldCharType="separate"/>
          </w:r>
          <w:r w:rsidR="00130AD8" w:rsidRPr="00130AD8">
            <w:rPr>
              <w:b/>
              <w:bCs/>
              <w:noProof/>
            </w:rPr>
            <w:delText>17</w:delText>
          </w:r>
          <w:r>
            <w:rPr>
              <w:b/>
              <w:bCs/>
              <w:noProof/>
            </w:rPr>
            <w:fldChar w:fldCharType="end"/>
          </w:r>
        </w:del>
      </w:p>
    </w:sdtContent>
  </w:sdt>
  <w:p w14:paraId="1CB2B884" w14:textId="77777777" w:rsidR="00255B2E" w:rsidRDefault="00255B2E">
    <w:pPr>
      <w:pStyle w:val="CommentReference"/>
      <w:pPrChange w:id="1219" w:author="Bob Hough" w:date="2026-09-25T21:08:00Z" w16du:dateUtc="2026-09-26T01:08: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5F8C27" w14:textId="77777777" w:rsidR="009657E5" w:rsidRDefault="009657E5">
    <w:pPr>
      <w:pStyle w:val="CommentReference"/>
      <w:pPrChange w:id="1226" w:author="Bob Hough" w:date="2026-09-25T21:08:00Z" w16du:dateUtc="2026-09-26T01: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059FC"/>
    <w:multiLevelType w:val="hybridMultilevel"/>
    <w:tmpl w:val="3B3E2E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B4566B0"/>
    <w:multiLevelType w:val="hybridMultilevel"/>
    <w:tmpl w:val="7C2E71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542255"/>
    <w:multiLevelType w:val="hybridMultilevel"/>
    <w:tmpl w:val="90BE6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B0775E"/>
    <w:multiLevelType w:val="hybridMultilevel"/>
    <w:tmpl w:val="4E6A8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DD26A1"/>
    <w:multiLevelType w:val="hybridMultilevel"/>
    <w:tmpl w:val="8F009EBC"/>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64A0AD6"/>
    <w:multiLevelType w:val="multilevel"/>
    <w:tmpl w:val="B97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F6B9B"/>
    <w:multiLevelType w:val="hybridMultilevel"/>
    <w:tmpl w:val="DB724D9C"/>
    <w:lvl w:ilvl="0" w:tplc="AEFCA666">
      <w:start w:val="1"/>
      <w:numFmt w:val="decimal"/>
      <w:lvlText w:val="%1."/>
      <w:lvlJc w:val="left"/>
      <w:pPr>
        <w:ind w:left="720" w:hanging="360"/>
      </w:pPr>
      <w:rPr>
        <w:rFonts w:asciiTheme="minorHAnsi" w:eastAsiaTheme="minorHAnsi" w:hAnsiTheme="minorHAnsi" w:cstheme="minorBid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9115CF9"/>
    <w:multiLevelType w:val="hybridMultilevel"/>
    <w:tmpl w:val="1CAA20DC"/>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217397897">
    <w:abstractNumId w:val="1"/>
  </w:num>
  <w:num w:numId="2" w16cid:durableId="1785534282">
    <w:abstractNumId w:val="7"/>
  </w:num>
  <w:num w:numId="3" w16cid:durableId="1452551439">
    <w:abstractNumId w:val="3"/>
  </w:num>
  <w:num w:numId="4" w16cid:durableId="821854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7191774">
    <w:abstractNumId w:val="2"/>
  </w:num>
  <w:num w:numId="6" w16cid:durableId="89393167">
    <w:abstractNumId w:val="5"/>
  </w:num>
  <w:num w:numId="7" w16cid:durableId="1287736916">
    <w:abstractNumId w:val="0"/>
  </w:num>
  <w:num w:numId="8" w16cid:durableId="121873773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C0F"/>
    <w:rsid w:val="00002F51"/>
    <w:rsid w:val="00006E55"/>
    <w:rsid w:val="00040BFC"/>
    <w:rsid w:val="00056707"/>
    <w:rsid w:val="00060CCA"/>
    <w:rsid w:val="0007048A"/>
    <w:rsid w:val="00074F95"/>
    <w:rsid w:val="00085837"/>
    <w:rsid w:val="00092B1F"/>
    <w:rsid w:val="000A2B50"/>
    <w:rsid w:val="000A5E4B"/>
    <w:rsid w:val="00113653"/>
    <w:rsid w:val="00115CE2"/>
    <w:rsid w:val="00116A8A"/>
    <w:rsid w:val="00130AD8"/>
    <w:rsid w:val="0013289F"/>
    <w:rsid w:val="0017243E"/>
    <w:rsid w:val="001807A2"/>
    <w:rsid w:val="00181E3B"/>
    <w:rsid w:val="001A00AC"/>
    <w:rsid w:val="001A741A"/>
    <w:rsid w:val="001C4AD2"/>
    <w:rsid w:val="001D52F7"/>
    <w:rsid w:val="001D7A5D"/>
    <w:rsid w:val="001E0646"/>
    <w:rsid w:val="001F0E8A"/>
    <w:rsid w:val="0023574D"/>
    <w:rsid w:val="002423FB"/>
    <w:rsid w:val="00255B2E"/>
    <w:rsid w:val="00265997"/>
    <w:rsid w:val="0027322E"/>
    <w:rsid w:val="002956CB"/>
    <w:rsid w:val="002B2404"/>
    <w:rsid w:val="002C7B18"/>
    <w:rsid w:val="002D54AA"/>
    <w:rsid w:val="002E63EB"/>
    <w:rsid w:val="00327E89"/>
    <w:rsid w:val="00331A6A"/>
    <w:rsid w:val="00333353"/>
    <w:rsid w:val="00334262"/>
    <w:rsid w:val="00351A54"/>
    <w:rsid w:val="0035628A"/>
    <w:rsid w:val="003647C4"/>
    <w:rsid w:val="00374FCA"/>
    <w:rsid w:val="00384873"/>
    <w:rsid w:val="00385049"/>
    <w:rsid w:val="0038694B"/>
    <w:rsid w:val="003A1E93"/>
    <w:rsid w:val="003A41CD"/>
    <w:rsid w:val="003A626D"/>
    <w:rsid w:val="003A6302"/>
    <w:rsid w:val="003A7D42"/>
    <w:rsid w:val="003B39DD"/>
    <w:rsid w:val="003B7D1E"/>
    <w:rsid w:val="003C0015"/>
    <w:rsid w:val="003C40DE"/>
    <w:rsid w:val="003D2547"/>
    <w:rsid w:val="003E2756"/>
    <w:rsid w:val="00412CD7"/>
    <w:rsid w:val="00424F13"/>
    <w:rsid w:val="004543E0"/>
    <w:rsid w:val="00457E81"/>
    <w:rsid w:val="00491FBC"/>
    <w:rsid w:val="00530334"/>
    <w:rsid w:val="005A328A"/>
    <w:rsid w:val="005A5FE5"/>
    <w:rsid w:val="005B5FE2"/>
    <w:rsid w:val="005F565F"/>
    <w:rsid w:val="00602BA7"/>
    <w:rsid w:val="00611F44"/>
    <w:rsid w:val="00613974"/>
    <w:rsid w:val="006219F3"/>
    <w:rsid w:val="00632AB9"/>
    <w:rsid w:val="006349E9"/>
    <w:rsid w:val="00636C6D"/>
    <w:rsid w:val="00643D67"/>
    <w:rsid w:val="0066009E"/>
    <w:rsid w:val="00663529"/>
    <w:rsid w:val="00667743"/>
    <w:rsid w:val="00690D21"/>
    <w:rsid w:val="006B08CD"/>
    <w:rsid w:val="006C25A7"/>
    <w:rsid w:val="006D2BB9"/>
    <w:rsid w:val="006D5508"/>
    <w:rsid w:val="006D7264"/>
    <w:rsid w:val="006D79E5"/>
    <w:rsid w:val="006E16D4"/>
    <w:rsid w:val="006E394A"/>
    <w:rsid w:val="006F2FA7"/>
    <w:rsid w:val="00721C45"/>
    <w:rsid w:val="00723A12"/>
    <w:rsid w:val="0076072D"/>
    <w:rsid w:val="0076360F"/>
    <w:rsid w:val="0076785A"/>
    <w:rsid w:val="007970EB"/>
    <w:rsid w:val="007C65A6"/>
    <w:rsid w:val="007F3282"/>
    <w:rsid w:val="00812DB8"/>
    <w:rsid w:val="00816DE9"/>
    <w:rsid w:val="008239F1"/>
    <w:rsid w:val="00842719"/>
    <w:rsid w:val="00851819"/>
    <w:rsid w:val="008739BD"/>
    <w:rsid w:val="008750D7"/>
    <w:rsid w:val="00883639"/>
    <w:rsid w:val="008852DA"/>
    <w:rsid w:val="00890EDF"/>
    <w:rsid w:val="00891075"/>
    <w:rsid w:val="008B23CC"/>
    <w:rsid w:val="00911DE1"/>
    <w:rsid w:val="00914352"/>
    <w:rsid w:val="00915350"/>
    <w:rsid w:val="009220EE"/>
    <w:rsid w:val="00922CFD"/>
    <w:rsid w:val="00956B73"/>
    <w:rsid w:val="009657E5"/>
    <w:rsid w:val="00994123"/>
    <w:rsid w:val="009F162F"/>
    <w:rsid w:val="009F18AB"/>
    <w:rsid w:val="009F6A85"/>
    <w:rsid w:val="00A16C0F"/>
    <w:rsid w:val="00A16EAC"/>
    <w:rsid w:val="00A512C4"/>
    <w:rsid w:val="00A6683B"/>
    <w:rsid w:val="00A7044F"/>
    <w:rsid w:val="00A92554"/>
    <w:rsid w:val="00A940F2"/>
    <w:rsid w:val="00AC6923"/>
    <w:rsid w:val="00AD17A2"/>
    <w:rsid w:val="00AE1E72"/>
    <w:rsid w:val="00B1151F"/>
    <w:rsid w:val="00B2283D"/>
    <w:rsid w:val="00B45A58"/>
    <w:rsid w:val="00B47977"/>
    <w:rsid w:val="00B71EB9"/>
    <w:rsid w:val="00B87D16"/>
    <w:rsid w:val="00BA20DC"/>
    <w:rsid w:val="00BD3664"/>
    <w:rsid w:val="00BF1682"/>
    <w:rsid w:val="00BF3AC1"/>
    <w:rsid w:val="00C04AA2"/>
    <w:rsid w:val="00C14431"/>
    <w:rsid w:val="00C15795"/>
    <w:rsid w:val="00C26110"/>
    <w:rsid w:val="00C62537"/>
    <w:rsid w:val="00CA04FD"/>
    <w:rsid w:val="00CA198A"/>
    <w:rsid w:val="00CF0269"/>
    <w:rsid w:val="00D05C99"/>
    <w:rsid w:val="00D41F06"/>
    <w:rsid w:val="00D623DB"/>
    <w:rsid w:val="00D711EC"/>
    <w:rsid w:val="00D71D18"/>
    <w:rsid w:val="00D730D9"/>
    <w:rsid w:val="00DA020E"/>
    <w:rsid w:val="00DA67EE"/>
    <w:rsid w:val="00DB6C1C"/>
    <w:rsid w:val="00DB7860"/>
    <w:rsid w:val="00DD2D13"/>
    <w:rsid w:val="00E1387D"/>
    <w:rsid w:val="00E30E0B"/>
    <w:rsid w:val="00E4353D"/>
    <w:rsid w:val="00E670D8"/>
    <w:rsid w:val="00E97D97"/>
    <w:rsid w:val="00EA28B3"/>
    <w:rsid w:val="00EA4755"/>
    <w:rsid w:val="00ED167B"/>
    <w:rsid w:val="00ED7F4A"/>
    <w:rsid w:val="00F00E82"/>
    <w:rsid w:val="00F120DE"/>
    <w:rsid w:val="00F17891"/>
    <w:rsid w:val="00F2562B"/>
    <w:rsid w:val="00F268A1"/>
    <w:rsid w:val="00F30CFA"/>
    <w:rsid w:val="00F3137C"/>
    <w:rsid w:val="00F57D87"/>
    <w:rsid w:val="00F92D0D"/>
    <w:rsid w:val="00F95AA0"/>
    <w:rsid w:val="00FB4EB6"/>
    <w:rsid w:val="00FC2DB1"/>
    <w:rsid w:val="00FE1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89BC"/>
  <w15:chartTrackingRefBased/>
  <w15:docId w15:val="{23767BA7-C336-4FED-8149-6674466A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7322E"/>
    <w:rPr>
      <w:color w:val="0000FF"/>
      <w:u w:val="single"/>
      <w:rPrChange w:id="0" w:author="Bob Hough" w:date="2026-09-25T21:08:00Z">
        <w:rPr>
          <w:color w:val="0563C1" w:themeColor="hyperlink"/>
          <w:u w:val="single"/>
        </w:rPr>
      </w:rPrChange>
    </w:rPr>
  </w:style>
  <w:style w:type="character" w:customStyle="1" w:styleId="UnresolvedMention1">
    <w:name w:val="Unresolved Mention1"/>
    <w:basedOn w:val="DefaultParagraphFont"/>
    <w:uiPriority w:val="99"/>
    <w:semiHidden/>
    <w:unhideWhenUsed/>
    <w:rsid w:val="00A16C0F"/>
    <w:rPr>
      <w:color w:val="605E5C"/>
      <w:shd w:val="clear" w:color="auto" w:fill="E1DFDD"/>
    </w:rPr>
  </w:style>
  <w:style w:type="paragraph" w:styleId="ListParagraph">
    <w:name w:val="List Paragraph"/>
    <w:basedOn w:val="Normal"/>
    <w:uiPriority w:val="34"/>
    <w:qFormat/>
    <w:rsid w:val="006C25A7"/>
    <w:pPr>
      <w:spacing w:after="120" w:line="240" w:lineRule="auto"/>
      <w:ind w:left="720"/>
      <w:contextualSpacing/>
      <w:pPrChange w:id="1" w:author="Bob Hough" w:date="2026-09-25T21:08:00Z">
        <w:pPr>
          <w:spacing w:after="160" w:line="259" w:lineRule="auto"/>
          <w:ind w:left="720"/>
          <w:contextualSpacing/>
        </w:pPr>
      </w:pPrChange>
    </w:pPr>
    <w:rPr>
      <w:rFonts w:ascii="Times New Roman" w:eastAsia="Times New Roman" w:hAnsi="Times New Roman" w:cs="Times New Roman"/>
      <w:sz w:val="23"/>
      <w:szCs w:val="23"/>
      <w:lang w:val="en-AU"/>
      <w:rPrChange w:id="1" w:author="Bob Hough" w:date="2026-09-25T21:08:00Z">
        <w:rPr>
          <w:rFonts w:asciiTheme="minorHAnsi" w:eastAsiaTheme="minorHAnsi" w:hAnsiTheme="minorHAnsi" w:cstheme="minorBidi"/>
          <w:sz w:val="22"/>
          <w:szCs w:val="22"/>
          <w:lang w:val="en-GB" w:eastAsia="en-US" w:bidi="ar-SA"/>
        </w:rPr>
      </w:rPrChange>
    </w:rPr>
  </w:style>
  <w:style w:type="paragraph" w:styleId="Header">
    <w:name w:val="header"/>
    <w:basedOn w:val="Normal"/>
    <w:link w:val="HeaderChar"/>
    <w:uiPriority w:val="99"/>
    <w:unhideWhenUsed/>
    <w:rsid w:val="00BF3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AC1"/>
  </w:style>
  <w:style w:type="paragraph" w:styleId="Footer">
    <w:name w:val="footer"/>
    <w:basedOn w:val="Normal"/>
    <w:link w:val="FooterChar"/>
    <w:uiPriority w:val="99"/>
    <w:unhideWhenUsed/>
    <w:rsid w:val="00BF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AC1"/>
  </w:style>
  <w:style w:type="table" w:styleId="TableGrid">
    <w:name w:val="Table Grid"/>
    <w:basedOn w:val="TableNormal"/>
    <w:uiPriority w:val="39"/>
    <w:rsid w:val="00AD1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43D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3D67"/>
    <w:rPr>
      <w:sz w:val="20"/>
      <w:szCs w:val="20"/>
    </w:rPr>
  </w:style>
  <w:style w:type="character" w:styleId="FootnoteReference">
    <w:name w:val="footnote reference"/>
    <w:basedOn w:val="DefaultParagraphFont"/>
    <w:uiPriority w:val="99"/>
    <w:semiHidden/>
    <w:unhideWhenUsed/>
    <w:rsid w:val="00643D67"/>
    <w:rPr>
      <w:vertAlign w:val="superscript"/>
    </w:rPr>
  </w:style>
  <w:style w:type="character" w:styleId="PlaceholderText">
    <w:name w:val="Placeholder Text"/>
    <w:basedOn w:val="DefaultParagraphFont"/>
    <w:uiPriority w:val="99"/>
    <w:semiHidden/>
    <w:rsid w:val="00BF1682"/>
    <w:rPr>
      <w:color w:val="808080"/>
    </w:rPr>
  </w:style>
  <w:style w:type="paragraph" w:styleId="BalloonText">
    <w:name w:val="Balloon Text"/>
    <w:basedOn w:val="Normal"/>
    <w:link w:val="BalloonTextChar"/>
    <w:uiPriority w:val="99"/>
    <w:semiHidden/>
    <w:unhideWhenUsed/>
    <w:rsid w:val="00CF0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269"/>
    <w:rPr>
      <w:rFonts w:ascii="Segoe UI" w:hAnsi="Segoe UI" w:cs="Segoe UI"/>
      <w:sz w:val="18"/>
      <w:szCs w:val="18"/>
    </w:rPr>
  </w:style>
  <w:style w:type="character" w:styleId="CommentReference">
    <w:name w:val="annotation reference"/>
    <w:basedOn w:val="DefaultParagraphFont"/>
    <w:uiPriority w:val="99"/>
    <w:semiHidden/>
    <w:unhideWhenUsed/>
    <w:rsid w:val="00255B2E"/>
    <w:rPr>
      <w:sz w:val="16"/>
      <w:szCs w:val="16"/>
    </w:rPr>
  </w:style>
  <w:style w:type="paragraph" w:styleId="CommentText">
    <w:name w:val="annotation text"/>
    <w:basedOn w:val="Normal"/>
    <w:link w:val="CommentTextChar"/>
    <w:uiPriority w:val="99"/>
    <w:semiHidden/>
    <w:unhideWhenUsed/>
    <w:rsid w:val="00255B2E"/>
    <w:pPr>
      <w:spacing w:line="240" w:lineRule="auto"/>
    </w:pPr>
    <w:rPr>
      <w:sz w:val="20"/>
      <w:szCs w:val="20"/>
    </w:rPr>
  </w:style>
  <w:style w:type="character" w:customStyle="1" w:styleId="CommentTextChar">
    <w:name w:val="Comment Text Char"/>
    <w:basedOn w:val="DefaultParagraphFont"/>
    <w:link w:val="CommentText"/>
    <w:uiPriority w:val="99"/>
    <w:semiHidden/>
    <w:rsid w:val="00255B2E"/>
    <w:rPr>
      <w:sz w:val="20"/>
      <w:szCs w:val="20"/>
    </w:rPr>
  </w:style>
  <w:style w:type="paragraph" w:styleId="CommentSubject">
    <w:name w:val="annotation subject"/>
    <w:basedOn w:val="CommentText"/>
    <w:next w:val="CommentText"/>
    <w:link w:val="CommentSubjectChar"/>
    <w:uiPriority w:val="99"/>
    <w:semiHidden/>
    <w:unhideWhenUsed/>
    <w:rsid w:val="00255B2E"/>
    <w:rPr>
      <w:b/>
      <w:bCs/>
    </w:rPr>
  </w:style>
  <w:style w:type="character" w:customStyle="1" w:styleId="CommentSubjectChar">
    <w:name w:val="Comment Subject Char"/>
    <w:basedOn w:val="CommentTextChar"/>
    <w:link w:val="CommentSubject"/>
    <w:uiPriority w:val="99"/>
    <w:semiHidden/>
    <w:rsid w:val="00255B2E"/>
    <w:rPr>
      <w:b/>
      <w:bCs/>
      <w:sz w:val="20"/>
      <w:szCs w:val="20"/>
    </w:rPr>
  </w:style>
  <w:style w:type="paragraph" w:styleId="NormalWeb">
    <w:name w:val="Normal (Web)"/>
    <w:basedOn w:val="Normal"/>
    <w:uiPriority w:val="99"/>
    <w:semiHidden/>
    <w:unhideWhenUsed/>
    <w:rsid w:val="008739BD"/>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8739BD"/>
    <w:rPr>
      <w:b/>
      <w:bCs/>
    </w:rPr>
  </w:style>
  <w:style w:type="paragraph" w:styleId="DocumentMap">
    <w:name w:val="Document Map"/>
    <w:basedOn w:val="Normal"/>
    <w:link w:val="DocumentMapChar"/>
    <w:uiPriority w:val="99"/>
    <w:semiHidden/>
    <w:unhideWhenUsed/>
    <w:rsid w:val="008739BD"/>
    <w:pPr>
      <w:spacing w:after="0" w:line="240" w:lineRule="auto"/>
    </w:pPr>
    <w:rPr>
      <w:rFonts w:ascii="Times New Roman" w:hAnsi="Times New Roman" w:cs="Times New Roman"/>
      <w:sz w:val="24"/>
      <w:szCs w:val="24"/>
      <w:lang w:val="en-AU"/>
    </w:rPr>
  </w:style>
  <w:style w:type="character" w:customStyle="1" w:styleId="DocumentMapChar">
    <w:name w:val="Document Map Char"/>
    <w:basedOn w:val="DefaultParagraphFont"/>
    <w:link w:val="DocumentMap"/>
    <w:uiPriority w:val="99"/>
    <w:semiHidden/>
    <w:rsid w:val="008739BD"/>
    <w:rPr>
      <w:rFonts w:ascii="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7104168">
      <w:bodyDiv w:val="1"/>
      <w:marLeft w:val="0"/>
      <w:marRight w:val="0"/>
      <w:marTop w:val="0"/>
      <w:marBottom w:val="0"/>
      <w:divBdr>
        <w:top w:val="none" w:sz="0" w:space="0" w:color="auto"/>
        <w:left w:val="none" w:sz="0" w:space="0" w:color="auto"/>
        <w:bottom w:val="none" w:sz="0" w:space="0" w:color="auto"/>
        <w:right w:val="none" w:sz="0" w:space="0" w:color="auto"/>
      </w:divBdr>
    </w:div>
    <w:div w:id="464589768">
      <w:bodyDiv w:val="1"/>
      <w:marLeft w:val="0"/>
      <w:marRight w:val="0"/>
      <w:marTop w:val="0"/>
      <w:marBottom w:val="0"/>
      <w:divBdr>
        <w:top w:val="none" w:sz="0" w:space="0" w:color="auto"/>
        <w:left w:val="none" w:sz="0" w:space="0" w:color="auto"/>
        <w:bottom w:val="none" w:sz="0" w:space="0" w:color="auto"/>
        <w:right w:val="none" w:sz="0" w:space="0" w:color="auto"/>
      </w:divBdr>
    </w:div>
    <w:div w:id="504252630">
      <w:bodyDiv w:val="1"/>
      <w:marLeft w:val="0"/>
      <w:marRight w:val="0"/>
      <w:marTop w:val="0"/>
      <w:marBottom w:val="0"/>
      <w:divBdr>
        <w:top w:val="none" w:sz="0" w:space="0" w:color="auto"/>
        <w:left w:val="none" w:sz="0" w:space="0" w:color="auto"/>
        <w:bottom w:val="none" w:sz="0" w:space="0" w:color="auto"/>
        <w:right w:val="none" w:sz="0" w:space="0" w:color="auto"/>
      </w:divBdr>
    </w:div>
    <w:div w:id="8217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A9377D425198468CEFF9520BD5DD26" ma:contentTypeVersion="4" ma:contentTypeDescription="Create a new document." ma:contentTypeScope="" ma:versionID="1dd508441a8edce051c84e6b3729f01e">
  <xsd:schema xmlns:xsd="http://www.w3.org/2001/XMLSchema" xmlns:xs="http://www.w3.org/2001/XMLSchema" xmlns:p="http://schemas.microsoft.com/office/2006/metadata/properties" xmlns:ns2="d4dfaa1f-f179-4211-beb9-86f6063cde03" targetNamespace="http://schemas.microsoft.com/office/2006/metadata/properties" ma:root="true" ma:fieldsID="c4764a7939421e80155c548f612548e6" ns2:_="">
    <xsd:import namespace="d4dfaa1f-f179-4211-beb9-86f6063cde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dfaa1f-f179-4211-beb9-86f6063cd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D79EB-D177-4EC6-9F85-5E2F16A9B731}">
  <ds:schemaRefs>
    <ds:schemaRef ds:uri="http://schemas.microsoft.com/sharepoint/v3/contenttype/forms"/>
  </ds:schemaRefs>
</ds:datastoreItem>
</file>

<file path=customXml/itemProps2.xml><?xml version="1.0" encoding="utf-8"?>
<ds:datastoreItem xmlns:ds="http://schemas.openxmlformats.org/officeDocument/2006/customXml" ds:itemID="{1D8AEAC0-B460-4706-BE5E-B78D4DD68C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C1F2EE-AA48-4301-95FF-FDB27B3FA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dfaa1f-f179-4211-beb9-86f6063cde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C95821-EABA-4811-84A4-09FE6878B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4806</Words>
  <Characters>27400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 Goddard</dc:creator>
  <cp:keywords/>
  <dc:description/>
  <cp:lastModifiedBy>Arthur Souza Rodrigues</cp:lastModifiedBy>
  <cp:revision>1</cp:revision>
  <cp:lastPrinted>2019-03-28T16:35:00Z</cp:lastPrinted>
  <dcterms:created xsi:type="dcterms:W3CDTF">2021-03-02T15:29:00Z</dcterms:created>
  <dcterms:modified xsi:type="dcterms:W3CDTF">2026-09-26T01:08:00Z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0x010100D0A9377D425198468CEFF9520BD5DD26</vt:lpwstr>
  </property>
</Properties>
</file>