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C6FC82" w14:textId="77777777" w:rsidR="00BC32DD" w:rsidRPr="001A2552" w:rsidRDefault="00BC32DD" w:rsidP="00BC32DD">
      <w:pPr>
        <w:jc w:val="center"/>
        <w:rPr>
          <w:ins w:id="7" w:author="Author"/>
          <w:sz w:val="16"/>
          <w:szCs w:val="16"/>
        </w:rPr>
      </w:pPr>
      <w:ins w:id="8" w:author="Author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7DD1D513" w14:textId="77777777" w:rsidR="00BC32DD" w:rsidRPr="001A2552" w:rsidRDefault="00BC32DD" w:rsidP="00BC32DD">
      <w:pPr>
        <w:jc w:val="center"/>
        <w:rPr>
          <w:ins w:id="9" w:author="Author"/>
          <w:b/>
          <w:sz w:val="16"/>
          <w:szCs w:val="16"/>
        </w:rPr>
      </w:pPr>
      <w:ins w:id="10" w:author="Author">
        <w:r w:rsidRPr="001A2552">
          <w:rPr>
            <w:b/>
            <w:sz w:val="16"/>
            <w:szCs w:val="16"/>
          </w:rPr>
          <w:t>Açık Ders Malzemeleri</w:t>
        </w:r>
      </w:ins>
    </w:p>
    <w:p w14:paraId="75E82F89" w14:textId="77777777" w:rsidR="00BC32DD" w:rsidRDefault="00BC32DD" w:rsidP="00BC32DD">
      <w:pPr>
        <w:pStyle w:val="Basliklar"/>
        <w:jc w:val="center"/>
        <w:rPr>
          <w:ins w:id="11" w:author="Author"/>
          <w:sz w:val="16"/>
          <w:szCs w:val="16"/>
        </w:rPr>
      </w:pPr>
    </w:p>
    <w:p w14:paraId="6774A1B7" w14:textId="77777777" w:rsidR="00BC32DD" w:rsidRPr="001A2552" w:rsidRDefault="00BC32DD" w:rsidP="00BC32DD">
      <w:pPr>
        <w:pStyle w:val="Basliklar"/>
        <w:jc w:val="center"/>
        <w:rPr>
          <w:ins w:id="12" w:author="Author"/>
          <w:sz w:val="16"/>
          <w:szCs w:val="16"/>
        </w:rPr>
      </w:pPr>
      <w:ins w:id="13" w:author="Author">
        <w:r>
          <w:rPr>
            <w:sz w:val="16"/>
            <w:szCs w:val="16"/>
          </w:rPr>
          <w:t>Ders izlence Formu</w:t>
        </w:r>
      </w:ins>
    </w:p>
    <w:p w14:paraId="006CC892" w14:textId="77777777" w:rsidR="00BC32DD" w:rsidRPr="001A2552" w:rsidRDefault="00BC32DD" w:rsidP="00BC32DD">
      <w:pPr>
        <w:rPr>
          <w:ins w:id="14" w:author="Author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45"/>
        <w:gridCol w:w="6068"/>
      </w:tblGrid>
      <w:tr w:rsidR="00BC32DD" w:rsidRPr="001A2552" w14:paraId="0C5915DD" w14:textId="77777777" w:rsidTr="00832AEF">
        <w:trPr>
          <w:jc w:val="center"/>
          <w:ins w:id="15" w:author="Author"/>
        </w:trPr>
        <w:tc>
          <w:tcPr>
            <w:tcW w:w="2745" w:type="dxa"/>
            <w:vAlign w:val="center"/>
          </w:tcPr>
          <w:p w14:paraId="68572968" w14:textId="77777777" w:rsidR="00BC32DD" w:rsidRPr="001A2552" w:rsidRDefault="00BC32DD" w:rsidP="00832AEF">
            <w:pPr>
              <w:pStyle w:val="DersBasliklar"/>
              <w:rPr>
                <w:ins w:id="16" w:author="Author"/>
                <w:szCs w:val="16"/>
              </w:rPr>
            </w:pPr>
            <w:ins w:id="17" w:author="Author">
              <w:r w:rsidRPr="001A2552">
                <w:rPr>
                  <w:szCs w:val="16"/>
                </w:rPr>
                <w:t>Dersin Kodu ve İsmi</w:t>
              </w:r>
            </w:ins>
          </w:p>
        </w:tc>
        <w:tc>
          <w:tcPr>
            <w:tcW w:w="6068" w:type="dxa"/>
          </w:tcPr>
          <w:p w14:paraId="72DC669A" w14:textId="77777777" w:rsidR="00BC32DD" w:rsidRPr="00B00DF3" w:rsidRDefault="00CC0B85" w:rsidP="00F95BE5">
            <w:pPr>
              <w:pStyle w:val="DersBilgileri"/>
              <w:rPr>
                <w:ins w:id="18" w:author="Author"/>
                <w:bCs/>
                <w:szCs w:val="16"/>
              </w:rPr>
            </w:pPr>
            <w:ins w:id="19" w:author="Author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BC32DD" w:rsidRPr="001A2552" w14:paraId="754D9EFA" w14:textId="77777777" w:rsidTr="00832AEF">
        <w:trPr>
          <w:jc w:val="center"/>
          <w:ins w:id="20" w:author="Author"/>
        </w:trPr>
        <w:tc>
          <w:tcPr>
            <w:tcW w:w="2745" w:type="dxa"/>
            <w:vAlign w:val="center"/>
          </w:tcPr>
          <w:p w14:paraId="50A872C3" w14:textId="77777777" w:rsidR="00BC32DD" w:rsidRPr="001A2552" w:rsidRDefault="00BC32DD" w:rsidP="00832AEF">
            <w:pPr>
              <w:pStyle w:val="DersBasliklar"/>
              <w:rPr>
                <w:ins w:id="21" w:author="Author"/>
                <w:szCs w:val="16"/>
              </w:rPr>
            </w:pPr>
            <w:ins w:id="22" w:author="Author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</w:tcPr>
          <w:p w14:paraId="69477482" w14:textId="77777777" w:rsidR="00BC32DD" w:rsidRPr="00B00DF3" w:rsidRDefault="00F911A6" w:rsidP="00832AEF">
            <w:pPr>
              <w:pStyle w:val="DersBilgileri"/>
              <w:rPr>
                <w:ins w:id="23" w:author="Author"/>
                <w:szCs w:val="16"/>
              </w:rPr>
            </w:pPr>
            <w:ins w:id="24" w:author="Author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411F6788" w14:textId="77777777" w:rsidTr="00832AEF">
        <w:trPr>
          <w:jc w:val="center"/>
          <w:ins w:id="25" w:author="Author"/>
        </w:trPr>
        <w:tc>
          <w:tcPr>
            <w:tcW w:w="2745" w:type="dxa"/>
            <w:vAlign w:val="center"/>
          </w:tcPr>
          <w:p w14:paraId="3DD8D169" w14:textId="77777777" w:rsidR="00BC32DD" w:rsidRPr="001A2552" w:rsidRDefault="00BC32DD" w:rsidP="00832AEF">
            <w:pPr>
              <w:pStyle w:val="DersBasliklar"/>
              <w:rPr>
                <w:ins w:id="26" w:author="Author"/>
                <w:szCs w:val="16"/>
              </w:rPr>
            </w:pPr>
            <w:ins w:id="27" w:author="Author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41E674E6" w14:textId="77777777" w:rsidR="00BC32DD" w:rsidRPr="00B00DF3" w:rsidRDefault="00F911A6" w:rsidP="00832AEF">
            <w:pPr>
              <w:pStyle w:val="DersBilgileri"/>
              <w:rPr>
                <w:ins w:id="28" w:author="Author"/>
                <w:szCs w:val="16"/>
              </w:rPr>
            </w:pPr>
            <w:ins w:id="29" w:author="Author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4B9A7910" w14:textId="77777777" w:rsidTr="00832AEF">
        <w:trPr>
          <w:jc w:val="center"/>
          <w:ins w:id="30" w:author="Author"/>
        </w:trPr>
        <w:tc>
          <w:tcPr>
            <w:tcW w:w="2745" w:type="dxa"/>
            <w:vAlign w:val="center"/>
          </w:tcPr>
          <w:p w14:paraId="6CD3AD49" w14:textId="77777777" w:rsidR="00BC32DD" w:rsidRPr="001A2552" w:rsidRDefault="00BC32DD" w:rsidP="00832AEF">
            <w:pPr>
              <w:pStyle w:val="DersBasliklar"/>
              <w:rPr>
                <w:ins w:id="31" w:author="Author"/>
                <w:szCs w:val="16"/>
              </w:rPr>
            </w:pPr>
            <w:ins w:id="32" w:author="Author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0FABC468" w14:textId="77777777" w:rsidR="00BC32DD" w:rsidRPr="00B00DF3" w:rsidRDefault="00F911A6" w:rsidP="00832AEF">
            <w:pPr>
              <w:pStyle w:val="DersBilgileri"/>
              <w:rPr>
                <w:ins w:id="33" w:author="Author"/>
                <w:szCs w:val="16"/>
              </w:rPr>
            </w:pPr>
            <w:ins w:id="34" w:author="Author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1EC1B28A" w14:textId="77777777" w:rsidTr="00832AEF">
        <w:trPr>
          <w:jc w:val="center"/>
          <w:ins w:id="35" w:author="Author"/>
        </w:trPr>
        <w:tc>
          <w:tcPr>
            <w:tcW w:w="2745" w:type="dxa"/>
            <w:vAlign w:val="center"/>
          </w:tcPr>
          <w:p w14:paraId="002325E5" w14:textId="77777777" w:rsidR="00BC32DD" w:rsidRPr="001A2552" w:rsidRDefault="00BC32DD" w:rsidP="00832AEF">
            <w:pPr>
              <w:pStyle w:val="DersBasliklar"/>
              <w:rPr>
                <w:ins w:id="36" w:author="Author"/>
                <w:szCs w:val="16"/>
              </w:rPr>
            </w:pPr>
            <w:ins w:id="37" w:author="Author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5F7175D1" w14:textId="77777777" w:rsidR="00BC32DD" w:rsidRPr="00B00DF3" w:rsidRDefault="00F8234C" w:rsidP="00832AEF">
            <w:pPr>
              <w:pStyle w:val="DersBilgileri"/>
              <w:rPr>
                <w:ins w:id="38" w:author="Author"/>
                <w:szCs w:val="16"/>
              </w:rPr>
            </w:pPr>
            <w:ins w:id="39" w:author="Author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00D8FF73" w14:textId="77777777" w:rsidTr="00832AEF">
        <w:trPr>
          <w:jc w:val="center"/>
          <w:ins w:id="40" w:author="Author"/>
        </w:trPr>
        <w:tc>
          <w:tcPr>
            <w:tcW w:w="2745" w:type="dxa"/>
            <w:vAlign w:val="center"/>
          </w:tcPr>
          <w:p w14:paraId="07EB114F" w14:textId="77777777" w:rsidR="00BC32DD" w:rsidRPr="001A2552" w:rsidRDefault="00BC32DD" w:rsidP="00832AEF">
            <w:pPr>
              <w:pStyle w:val="DersBasliklar"/>
              <w:rPr>
                <w:ins w:id="41" w:author="Author"/>
                <w:szCs w:val="16"/>
              </w:rPr>
            </w:pPr>
            <w:ins w:id="42" w:author="Author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6003A783" w14:textId="77777777" w:rsidR="00F911A6" w:rsidRPr="00B00DF3" w:rsidRDefault="00F911A6" w:rsidP="00F911A6">
            <w:pPr>
              <w:rPr>
                <w:ins w:id="43" w:author="Author"/>
                <w:sz w:val="16"/>
                <w:szCs w:val="16"/>
              </w:rPr>
            </w:pPr>
          </w:p>
          <w:p w14:paraId="073E460D" w14:textId="77777777" w:rsidR="00F95BE5" w:rsidRPr="00F8234C" w:rsidRDefault="00F95BE5" w:rsidP="00F95BE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jc w:val="left"/>
              <w:rPr>
                <w:ins w:id="44" w:author="Author"/>
                <w:sz w:val="16"/>
                <w:szCs w:val="16"/>
              </w:rPr>
            </w:pPr>
            <w:ins w:id="45" w:author="Author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7B12250E" w14:textId="77777777" w:rsidR="00F95BE5" w:rsidRPr="00F8234C" w:rsidRDefault="00F95BE5" w:rsidP="00F95BE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jc w:val="left"/>
              <w:rPr>
                <w:ins w:id="46" w:author="Author"/>
                <w:sz w:val="16"/>
                <w:szCs w:val="16"/>
              </w:rPr>
            </w:pPr>
            <w:ins w:id="47" w:author="Author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02247D1B" w14:textId="77777777" w:rsidR="00F95BE5" w:rsidRPr="00F8234C" w:rsidRDefault="00B90493" w:rsidP="00F95BE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jc w:val="left"/>
              <w:rPr>
                <w:ins w:id="48" w:author="Author"/>
                <w:sz w:val="16"/>
                <w:szCs w:val="16"/>
              </w:rPr>
            </w:pPr>
            <w:ins w:id="49" w:author="Author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4CE02164" w14:textId="77777777" w:rsidR="00F95BE5" w:rsidRPr="00F8234C" w:rsidRDefault="00B90493" w:rsidP="00F95BE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jc w:val="left"/>
              <w:rPr>
                <w:ins w:id="50" w:author="Author"/>
                <w:sz w:val="16"/>
                <w:szCs w:val="16"/>
              </w:rPr>
            </w:pPr>
            <w:ins w:id="51" w:author="Author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4D6DD617" w14:textId="77777777" w:rsidR="00F95BE5" w:rsidRPr="00F8234C" w:rsidRDefault="00B90493" w:rsidP="00F95BE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jc w:val="left"/>
              <w:rPr>
                <w:ins w:id="52" w:author="Author"/>
                <w:sz w:val="16"/>
                <w:szCs w:val="16"/>
              </w:rPr>
            </w:pPr>
            <w:ins w:id="53" w:author="Author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09BB1C41" w14:textId="77777777" w:rsidR="00F911A6" w:rsidRPr="00F8234C" w:rsidRDefault="00F911A6" w:rsidP="00F95BE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ins w:id="54" w:author="Author"/>
                <w:sz w:val="16"/>
                <w:szCs w:val="16"/>
              </w:rPr>
            </w:pPr>
            <w:ins w:id="55" w:author="Author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6A37B2AB" w14:textId="77777777" w:rsidR="00B00DF3" w:rsidRPr="00F8234C" w:rsidRDefault="00B90493" w:rsidP="00F95BE5">
            <w:pPr>
              <w:numPr>
                <w:ilvl w:val="0"/>
                <w:numId w:val="4"/>
              </w:numPr>
              <w:tabs>
                <w:tab w:val="left" w:pos="9640"/>
              </w:tabs>
              <w:jc w:val="left"/>
              <w:rPr>
                <w:ins w:id="56" w:author="Author"/>
                <w:sz w:val="16"/>
                <w:szCs w:val="16"/>
              </w:rPr>
            </w:pPr>
            <w:ins w:id="57" w:author="Author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75CE27C7" w14:textId="77777777" w:rsidR="00BC32DD" w:rsidRPr="00B00DF3" w:rsidRDefault="00F911A6" w:rsidP="009D5F97">
            <w:pPr>
              <w:numPr>
                <w:ilvl w:val="0"/>
                <w:numId w:val="4"/>
              </w:numPr>
              <w:tabs>
                <w:tab w:val="left" w:pos="9640"/>
              </w:tabs>
              <w:jc w:val="left"/>
              <w:rPr>
                <w:ins w:id="58" w:author="Author"/>
                <w:szCs w:val="16"/>
              </w:rPr>
            </w:pPr>
            <w:ins w:id="59" w:author="Author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2B1278B1" w14:textId="77777777" w:rsidTr="00832AEF">
        <w:trPr>
          <w:jc w:val="center"/>
          <w:ins w:id="60" w:author="Author"/>
        </w:trPr>
        <w:tc>
          <w:tcPr>
            <w:tcW w:w="2745" w:type="dxa"/>
            <w:vAlign w:val="center"/>
          </w:tcPr>
          <w:p w14:paraId="1FCC7F86" w14:textId="77777777" w:rsidR="00BC32DD" w:rsidRPr="001A2552" w:rsidRDefault="00BC32DD" w:rsidP="00832AEF">
            <w:pPr>
              <w:pStyle w:val="DersBasliklar"/>
              <w:rPr>
                <w:ins w:id="61" w:author="Author"/>
                <w:szCs w:val="16"/>
              </w:rPr>
            </w:pPr>
            <w:ins w:id="62" w:author="Author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0344F99F" w14:textId="77777777" w:rsidR="009D5F97" w:rsidRPr="009D5F97" w:rsidRDefault="009D5F97" w:rsidP="009D5F97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63" w:author="Author"/>
                <w:sz w:val="16"/>
                <w:szCs w:val="16"/>
              </w:rPr>
            </w:pPr>
            <w:ins w:id="64" w:author="Author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082901C0" w14:textId="77777777" w:rsidR="00CC0B85" w:rsidRDefault="00CC0B85" w:rsidP="009D5F97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65" w:author="Author"/>
                <w:sz w:val="16"/>
                <w:szCs w:val="16"/>
              </w:rPr>
            </w:pPr>
            <w:ins w:id="66" w:author="Author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2834C855" w14:textId="77777777" w:rsidR="00CC0B85" w:rsidRDefault="00B90493" w:rsidP="009D5F97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67" w:author="Author"/>
                <w:sz w:val="16"/>
                <w:szCs w:val="16"/>
              </w:rPr>
            </w:pPr>
            <w:ins w:id="68" w:author="Author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0BF61FBB" w14:textId="77777777" w:rsidR="00F911A6" w:rsidRPr="009D5F97" w:rsidRDefault="00F911A6" w:rsidP="009D5F97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69" w:author="Author"/>
                <w:sz w:val="16"/>
                <w:szCs w:val="16"/>
              </w:rPr>
            </w:pPr>
            <w:ins w:id="70" w:author="Author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7C2BF404" w14:textId="77777777" w:rsidR="00F911A6" w:rsidRPr="009D5F97" w:rsidRDefault="00F911A6" w:rsidP="009D5F97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71" w:author="Author"/>
                <w:sz w:val="16"/>
                <w:szCs w:val="16"/>
              </w:rPr>
            </w:pPr>
            <w:ins w:id="72" w:author="Author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3D3D284D" w14:textId="77777777" w:rsidR="00F911A6" w:rsidRPr="009D5F97" w:rsidRDefault="00F911A6" w:rsidP="009D5F97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73" w:author="Author"/>
                <w:sz w:val="16"/>
                <w:szCs w:val="16"/>
              </w:rPr>
            </w:pPr>
            <w:ins w:id="74" w:author="Author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6E3FEC8F" w14:textId="77777777" w:rsidR="00F911A6" w:rsidRPr="009D5F97" w:rsidRDefault="00F911A6" w:rsidP="009D5F97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75" w:author="Author"/>
                <w:sz w:val="16"/>
                <w:szCs w:val="16"/>
              </w:rPr>
            </w:pPr>
            <w:ins w:id="76" w:author="Author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25631AF1" w14:textId="77777777" w:rsidR="00F911A6" w:rsidRPr="009D5F97" w:rsidRDefault="00F911A6" w:rsidP="009D5F97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77" w:author="Author"/>
                <w:sz w:val="16"/>
                <w:szCs w:val="16"/>
              </w:rPr>
            </w:pPr>
            <w:ins w:id="78" w:author="Author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660D6617" w14:textId="77777777" w:rsidR="00BC32DD" w:rsidRPr="00B00DF3" w:rsidRDefault="00BC32DD" w:rsidP="00832AEF">
            <w:pPr>
              <w:pStyle w:val="DersBilgileri"/>
              <w:rPr>
                <w:ins w:id="79" w:author="Author"/>
                <w:szCs w:val="16"/>
              </w:rPr>
            </w:pPr>
          </w:p>
        </w:tc>
      </w:tr>
      <w:tr w:rsidR="00BC32DD" w:rsidRPr="001A2552" w14:paraId="7189911A" w14:textId="77777777" w:rsidTr="00832AEF">
        <w:trPr>
          <w:jc w:val="center"/>
          <w:ins w:id="80" w:author="Author"/>
        </w:trPr>
        <w:tc>
          <w:tcPr>
            <w:tcW w:w="2745" w:type="dxa"/>
            <w:vAlign w:val="center"/>
          </w:tcPr>
          <w:p w14:paraId="7EACED32" w14:textId="77777777" w:rsidR="00BC32DD" w:rsidRPr="001A2552" w:rsidRDefault="00BC32DD" w:rsidP="00832AEF">
            <w:pPr>
              <w:pStyle w:val="DersBasliklar"/>
              <w:rPr>
                <w:ins w:id="81" w:author="Author"/>
                <w:szCs w:val="16"/>
              </w:rPr>
            </w:pPr>
            <w:ins w:id="82" w:author="Author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4B14A1A2" w14:textId="77777777" w:rsidR="00BC32DD" w:rsidRPr="00B00DF3" w:rsidRDefault="00F8234C" w:rsidP="00832AEF">
            <w:pPr>
              <w:pStyle w:val="DersBilgileri"/>
              <w:rPr>
                <w:ins w:id="83" w:author="Author"/>
                <w:szCs w:val="16"/>
              </w:rPr>
            </w:pPr>
            <w:ins w:id="84" w:author="Author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2BDDF5FE" w14:textId="77777777" w:rsidTr="00832AEF">
        <w:trPr>
          <w:jc w:val="center"/>
          <w:ins w:id="85" w:author="Author"/>
        </w:trPr>
        <w:tc>
          <w:tcPr>
            <w:tcW w:w="2745" w:type="dxa"/>
            <w:vAlign w:val="center"/>
          </w:tcPr>
          <w:p w14:paraId="459076B3" w14:textId="77777777" w:rsidR="00BC32DD" w:rsidRPr="001A2552" w:rsidRDefault="00BC32DD" w:rsidP="00832AEF">
            <w:pPr>
              <w:pStyle w:val="DersBasliklar"/>
              <w:rPr>
                <w:ins w:id="86" w:author="Author"/>
                <w:szCs w:val="16"/>
              </w:rPr>
            </w:pPr>
            <w:ins w:id="87" w:author="Author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52268C37" w14:textId="77777777" w:rsidR="00BC32DD" w:rsidRPr="00B00DF3" w:rsidRDefault="00B00DF3" w:rsidP="00832AEF">
            <w:pPr>
              <w:pStyle w:val="DersBilgileri"/>
              <w:rPr>
                <w:ins w:id="88" w:author="Author"/>
                <w:szCs w:val="16"/>
              </w:rPr>
            </w:pPr>
            <w:ins w:id="89" w:author="Author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45BA2495" w14:textId="77777777" w:rsidTr="00832AEF">
        <w:trPr>
          <w:jc w:val="center"/>
          <w:ins w:id="90" w:author="Author"/>
        </w:trPr>
        <w:tc>
          <w:tcPr>
            <w:tcW w:w="2745" w:type="dxa"/>
            <w:vAlign w:val="center"/>
          </w:tcPr>
          <w:p w14:paraId="7D32ED35" w14:textId="77777777" w:rsidR="00BC32DD" w:rsidRPr="001A2552" w:rsidRDefault="00BC32DD" w:rsidP="00832AEF">
            <w:pPr>
              <w:pStyle w:val="DersBasliklar"/>
              <w:rPr>
                <w:ins w:id="91" w:author="Author"/>
                <w:szCs w:val="16"/>
              </w:rPr>
            </w:pPr>
            <w:ins w:id="92" w:author="Author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25C30596" w14:textId="77777777" w:rsidR="00BC32DD" w:rsidRPr="00B00DF3" w:rsidRDefault="00BC32DD" w:rsidP="00832AEF">
            <w:pPr>
              <w:pStyle w:val="DersBilgileri"/>
              <w:rPr>
                <w:ins w:id="93" w:author="Author"/>
                <w:szCs w:val="16"/>
              </w:rPr>
            </w:pPr>
          </w:p>
        </w:tc>
      </w:tr>
      <w:tr w:rsidR="00BC32DD" w:rsidRPr="001A2552" w14:paraId="0480C070" w14:textId="77777777" w:rsidTr="00832AEF">
        <w:trPr>
          <w:jc w:val="center"/>
          <w:ins w:id="94" w:author="Author"/>
        </w:trPr>
        <w:tc>
          <w:tcPr>
            <w:tcW w:w="2745" w:type="dxa"/>
            <w:vAlign w:val="center"/>
          </w:tcPr>
          <w:p w14:paraId="111A40D9" w14:textId="77777777" w:rsidR="00BC32DD" w:rsidRPr="001A2552" w:rsidRDefault="00BC32DD" w:rsidP="00832AEF">
            <w:pPr>
              <w:pStyle w:val="DersBasliklar"/>
              <w:rPr>
                <w:ins w:id="95" w:author="Author"/>
                <w:szCs w:val="16"/>
              </w:rPr>
            </w:pPr>
            <w:ins w:id="96" w:author="Author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37367AB5" w14:textId="77777777" w:rsidR="00B00DF3" w:rsidRPr="00B00DF3" w:rsidRDefault="00B00DF3" w:rsidP="00B00DF3">
            <w:pPr>
              <w:rPr>
                <w:ins w:id="97" w:author="Author"/>
                <w:sz w:val="16"/>
                <w:szCs w:val="16"/>
              </w:rPr>
            </w:pPr>
            <w:ins w:id="98" w:author="Author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400E3C3C" w14:textId="77777777" w:rsidR="00B00DF3" w:rsidRPr="00B00DF3" w:rsidRDefault="00B00DF3" w:rsidP="00B00DF3">
            <w:pPr>
              <w:rPr>
                <w:ins w:id="99" w:author="Author"/>
                <w:sz w:val="16"/>
                <w:szCs w:val="16"/>
              </w:rPr>
            </w:pPr>
            <w:ins w:id="100" w:author="Author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7D299266" w14:textId="77777777" w:rsidR="00B00DF3" w:rsidRPr="00B00DF3" w:rsidRDefault="00B00DF3" w:rsidP="00B00DF3">
            <w:pPr>
              <w:rPr>
                <w:ins w:id="101" w:author="Author"/>
                <w:sz w:val="16"/>
                <w:szCs w:val="16"/>
              </w:rPr>
            </w:pPr>
            <w:ins w:id="102" w:author="Author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3EE253A2" w14:textId="77777777" w:rsidR="00B00DF3" w:rsidRPr="00B00DF3" w:rsidRDefault="00B00DF3" w:rsidP="00B00DF3">
            <w:pPr>
              <w:pStyle w:val="BodyText2"/>
              <w:jc w:val="both"/>
              <w:rPr>
                <w:ins w:id="103" w:author="Author"/>
                <w:rFonts w:ascii="Verdana" w:hAnsi="Verdana"/>
                <w:sz w:val="16"/>
                <w:szCs w:val="16"/>
              </w:rPr>
            </w:pPr>
            <w:ins w:id="104" w:author="Author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0BAF3C01" w14:textId="77777777" w:rsidR="00B00DF3" w:rsidRPr="00B00DF3" w:rsidRDefault="00B00DF3" w:rsidP="00B00DF3">
            <w:pPr>
              <w:rPr>
                <w:ins w:id="105" w:author="Author"/>
                <w:sz w:val="16"/>
                <w:szCs w:val="16"/>
              </w:rPr>
            </w:pPr>
            <w:ins w:id="106" w:author="Author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5C9DB725" w14:textId="77777777" w:rsidR="00B00DF3" w:rsidRPr="00B00DF3" w:rsidRDefault="00B00DF3" w:rsidP="00B00DF3">
            <w:pPr>
              <w:rPr>
                <w:ins w:id="107" w:author="Author"/>
                <w:sz w:val="16"/>
                <w:szCs w:val="16"/>
              </w:rPr>
            </w:pPr>
            <w:ins w:id="108" w:author="Author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2987FCE8" w14:textId="77777777" w:rsidR="00B00DF3" w:rsidRPr="00B00DF3" w:rsidRDefault="00B00DF3" w:rsidP="00B00DF3">
            <w:pPr>
              <w:rPr>
                <w:ins w:id="109" w:author="Author"/>
                <w:sz w:val="16"/>
                <w:szCs w:val="16"/>
              </w:rPr>
            </w:pPr>
            <w:ins w:id="110" w:author="Author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60FE0A6D" w14:textId="77777777" w:rsidR="00B00DF3" w:rsidRPr="00B00DF3" w:rsidRDefault="00B00DF3" w:rsidP="00B00DF3">
            <w:pPr>
              <w:rPr>
                <w:ins w:id="111" w:author="Author"/>
                <w:sz w:val="16"/>
                <w:szCs w:val="16"/>
              </w:rPr>
            </w:pPr>
            <w:ins w:id="112" w:author="Author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0CE2CFA4" w14:textId="77777777" w:rsidR="00B00DF3" w:rsidRPr="00B00DF3" w:rsidRDefault="00B00DF3" w:rsidP="00B00DF3">
            <w:pPr>
              <w:rPr>
                <w:ins w:id="113" w:author="Author"/>
                <w:sz w:val="16"/>
                <w:szCs w:val="16"/>
              </w:rPr>
            </w:pPr>
            <w:ins w:id="114" w:author="Author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74448A76" w14:textId="77777777" w:rsidR="00BC32DD" w:rsidRPr="00B00DF3" w:rsidRDefault="00BC32DD" w:rsidP="00832AEF">
            <w:pPr>
              <w:pStyle w:val="Kaynakca"/>
              <w:rPr>
                <w:ins w:id="115" w:author="Author"/>
                <w:szCs w:val="16"/>
                <w:lang w:val="tr-TR"/>
              </w:rPr>
            </w:pPr>
          </w:p>
        </w:tc>
      </w:tr>
      <w:tr w:rsidR="00BC32DD" w:rsidRPr="001A2552" w14:paraId="4BF63DD4" w14:textId="77777777" w:rsidTr="00832AEF">
        <w:trPr>
          <w:jc w:val="center"/>
          <w:ins w:id="116" w:author="Author"/>
        </w:trPr>
        <w:tc>
          <w:tcPr>
            <w:tcW w:w="2745" w:type="dxa"/>
            <w:vAlign w:val="center"/>
          </w:tcPr>
          <w:p w14:paraId="5A634DFF" w14:textId="77777777" w:rsidR="00BC32DD" w:rsidRPr="001A2552" w:rsidRDefault="00BC32DD" w:rsidP="00832AEF">
            <w:pPr>
              <w:pStyle w:val="DersBasliklar"/>
              <w:rPr>
                <w:ins w:id="117" w:author="Author"/>
                <w:szCs w:val="16"/>
              </w:rPr>
            </w:pPr>
            <w:ins w:id="118" w:author="Author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2EB40A27" w14:textId="77777777" w:rsidR="00BC32DD" w:rsidRPr="001A2552" w:rsidRDefault="00B00DF3" w:rsidP="00832AEF">
            <w:pPr>
              <w:pStyle w:val="DersBilgileri"/>
              <w:rPr>
                <w:ins w:id="119" w:author="Author"/>
                <w:szCs w:val="16"/>
              </w:rPr>
            </w:pPr>
            <w:ins w:id="120" w:author="Author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4907B39F" w14:textId="77777777" w:rsidTr="00832AEF">
        <w:trPr>
          <w:jc w:val="center"/>
          <w:ins w:id="121" w:author="Author"/>
        </w:trPr>
        <w:tc>
          <w:tcPr>
            <w:tcW w:w="2745" w:type="dxa"/>
            <w:vAlign w:val="center"/>
          </w:tcPr>
          <w:p w14:paraId="40AEC8AE" w14:textId="77777777" w:rsidR="00BC32DD" w:rsidRPr="001A2552" w:rsidRDefault="00BC32DD" w:rsidP="00832AEF">
            <w:pPr>
              <w:pStyle w:val="DersBasliklar"/>
              <w:rPr>
                <w:ins w:id="122" w:author="Author"/>
                <w:szCs w:val="16"/>
              </w:rPr>
            </w:pPr>
            <w:ins w:id="123" w:author="Author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0C558CD0" w14:textId="77777777" w:rsidR="00BC32DD" w:rsidRPr="001A2552" w:rsidRDefault="00BC32DD" w:rsidP="00832AEF">
            <w:pPr>
              <w:pStyle w:val="DersBilgileri"/>
              <w:rPr>
                <w:ins w:id="124" w:author="Author"/>
                <w:szCs w:val="16"/>
              </w:rPr>
            </w:pPr>
          </w:p>
        </w:tc>
      </w:tr>
      <w:tr w:rsidR="00BC32DD" w:rsidRPr="001A2552" w14:paraId="282EAEB9" w14:textId="77777777" w:rsidTr="00832AEF">
        <w:trPr>
          <w:jc w:val="center"/>
          <w:ins w:id="125" w:author="Author"/>
        </w:trPr>
        <w:tc>
          <w:tcPr>
            <w:tcW w:w="2745" w:type="dxa"/>
            <w:vAlign w:val="center"/>
          </w:tcPr>
          <w:p w14:paraId="4782AD1C" w14:textId="77777777" w:rsidR="00BC32DD" w:rsidRPr="001A2552" w:rsidRDefault="00BC32DD" w:rsidP="00832AEF">
            <w:pPr>
              <w:pStyle w:val="DersBasliklar"/>
              <w:rPr>
                <w:ins w:id="126" w:author="Author"/>
                <w:szCs w:val="16"/>
              </w:rPr>
            </w:pPr>
            <w:ins w:id="127" w:author="Author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7B37D68C" w14:textId="77777777" w:rsidR="00BC32DD" w:rsidRPr="001A2552" w:rsidRDefault="00BC32DD" w:rsidP="00832AEF">
            <w:pPr>
              <w:pStyle w:val="DersBilgileri"/>
              <w:rPr>
                <w:ins w:id="128" w:author="Author"/>
                <w:szCs w:val="16"/>
              </w:rPr>
            </w:pPr>
          </w:p>
        </w:tc>
      </w:tr>
    </w:tbl>
    <w:p w14:paraId="21F1BE69" w14:textId="77777777" w:rsidR="00BC32DD" w:rsidRPr="001A2552" w:rsidRDefault="00BC32DD" w:rsidP="00BC32DD">
      <w:pPr>
        <w:rPr>
          <w:ins w:id="129" w:author="Author"/>
          <w:sz w:val="16"/>
          <w:szCs w:val="16"/>
        </w:rPr>
      </w:pPr>
    </w:p>
    <w:p w14:paraId="52227565" w14:textId="77777777" w:rsidR="00BC32DD" w:rsidRPr="001A2552" w:rsidRDefault="00BC32DD" w:rsidP="00BC32DD">
      <w:pPr>
        <w:rPr>
          <w:ins w:id="130" w:author="Author"/>
          <w:sz w:val="16"/>
          <w:szCs w:val="16"/>
        </w:rPr>
      </w:pPr>
    </w:p>
    <w:p w14:paraId="0EFE86D3" w14:textId="77777777" w:rsidR="00BC32DD" w:rsidRPr="001A2552" w:rsidRDefault="00BC32DD" w:rsidP="00BC32DD">
      <w:pPr>
        <w:rPr>
          <w:ins w:id="131" w:author="Author"/>
          <w:sz w:val="16"/>
          <w:szCs w:val="16"/>
        </w:rPr>
      </w:pPr>
    </w:p>
    <w:p w14:paraId="55870C0A" w14:textId="77777777" w:rsidR="00BC32DD" w:rsidRDefault="00BC32DD" w:rsidP="00BC32DD">
      <w:pPr>
        <w:rPr>
          <w:ins w:id="132" w:author="Author"/>
        </w:rPr>
      </w:pPr>
    </w:p>
    <w:p w14:paraId="54DB8CC1" w14:textId="2BCE5773" w:rsidR="5B1DF4DD" w:rsidRPr="00FC3DAC" w:rsidRDefault="5B1DF4DD" w:rsidP="4F996CF0">
      <w:pPr>
        <w:jc w:val="right"/>
        <w:rPr>
          <w:del w:id="133" w:author="Author"/>
          <w:rFonts w:ascii="Calibri" w:eastAsia="Calibri" w:hAnsi="Calibri" w:cs="Calibri"/>
          <w:highlight w:val="yellow"/>
          <w:lang w:val="pl-PL"/>
        </w:rPr>
      </w:pPr>
      <w:del w:id="134" w:author="Author">
        <w:r>
          <w:rPr>
            <w:rFonts w:ascii="Calibri" w:eastAsia="Calibri" w:hAnsi="Calibri" w:cs="Calibri"/>
            <w:highlight w:val="yellow"/>
            <w:lang w:val="pl"/>
          </w:rPr>
          <w:delText>[Date Here]</w:delText>
        </w:r>
      </w:del>
    </w:p>
    <w:p w14:paraId="2A4EEB78" w14:textId="041C6A6C" w:rsidR="5B1DF4DD" w:rsidRPr="00FC3DAC" w:rsidRDefault="5B1DF4DD" w:rsidP="5B1DF4DD">
      <w:pPr>
        <w:rPr>
          <w:del w:id="135" w:author="Author"/>
          <w:rFonts w:ascii="Calibri" w:eastAsia="Calibri" w:hAnsi="Calibri" w:cs="Calibri"/>
          <w:lang w:val="pl-PL"/>
        </w:rPr>
      </w:pPr>
      <w:del w:id="136" w:author="Author">
        <w:r>
          <w:rPr>
            <w:rFonts w:ascii="Calibri" w:eastAsia="Calibri" w:hAnsi="Calibri" w:cs="Calibri"/>
            <w:lang w:val="pl"/>
          </w:rPr>
          <w:delText xml:space="preserve">Szanowny Rodzicu/Opiekunie! </w:delText>
        </w:r>
      </w:del>
    </w:p>
    <w:p w14:paraId="08F2DC0C" w14:textId="3F0C21B7" w:rsidR="7F174E22" w:rsidRPr="00E0461D" w:rsidRDefault="7F174E22" w:rsidP="7F174E22">
      <w:pPr>
        <w:rPr>
          <w:del w:id="137" w:author="Author"/>
          <w:rFonts w:ascii="Calibri" w:eastAsia="Calibri" w:hAnsi="Calibri" w:cs="Calibri"/>
          <w:lang w:val="pl"/>
        </w:rPr>
      </w:pPr>
      <w:del w:id="138" w:author="Author">
        <w:r>
          <w:rPr>
            <w:rFonts w:ascii="Calibri" w:eastAsia="Calibri" w:hAnsi="Calibri" w:cs="Calibri"/>
            <w:lang w:val="pl"/>
          </w:rPr>
          <w:delText>U osoby ze szkoły Pana/Pani dziecka został ostatnio zdiagnozowany mięczak zakaźny. Mięczak zakaźny jest wywoływany przez wirusa, który najczęściej atakuje zewnętrzną warstwę skóry.</w:delText>
        </w:r>
      </w:del>
    </w:p>
    <w:p w14:paraId="40B59399" w14:textId="0B3BC1E7" w:rsidR="7F174E22" w:rsidRPr="00E0461D" w:rsidRDefault="7F174E22" w:rsidP="00E0461D">
      <w:pPr>
        <w:ind w:right="-103"/>
        <w:rPr>
          <w:del w:id="139" w:author="Author"/>
          <w:rFonts w:ascii="Calibri" w:eastAsia="Calibri" w:hAnsi="Calibri" w:cs="Calibri"/>
          <w:lang w:val="pl"/>
        </w:rPr>
      </w:pPr>
      <w:del w:id="140" w:author="Author">
        <w:r>
          <w:rPr>
            <w:rFonts w:ascii="Calibri" w:eastAsia="Calibri" w:hAnsi="Calibri" w:cs="Calibri"/>
            <w:lang w:val="pl"/>
          </w:rPr>
          <w:delText>Oznaki i objawy mięczaka zakaźnego obejmują zmiany skórne mające zazwyczaj postać małych, różowych, białych lub cielistych guzków na skórze z niewielkim wgłębieniem pośrodku. Zazwyczaj guzki te nie bolą, ale czasem może się zdarzyć, że będą zaczerwienione, spuchnięte, swędzące i bolesne. Zazwyczaj zmiany te mają od 2 do 5 mm. U osób zdrowych zmiany te mogą ustępować samoistnie bez leczenia w ciągu 6 do 12 miesięcy, ale niektóre mogą się utrzymywać nawet do 4 lat.</w:delText>
        </w:r>
      </w:del>
    </w:p>
    <w:p w14:paraId="258F90E3" w14:textId="7EE0C5F9" w:rsidR="7F174E22" w:rsidRPr="00E0461D" w:rsidRDefault="7F174E22" w:rsidP="00E0461D">
      <w:pPr>
        <w:ind w:right="-75"/>
        <w:rPr>
          <w:del w:id="141" w:author="Author"/>
          <w:rFonts w:ascii="Calibri" w:eastAsia="Calibri" w:hAnsi="Calibri" w:cs="Calibri"/>
          <w:lang w:val="pl"/>
        </w:rPr>
      </w:pPr>
      <w:del w:id="142" w:author="Author">
        <w:r>
          <w:rPr>
            <w:rFonts w:ascii="Calibri" w:eastAsia="Calibri" w:hAnsi="Calibri" w:cs="Calibri"/>
            <w:lang w:val="pl"/>
          </w:rPr>
          <w:delText>Wirusy wywołujące mięczaka zakaźnego zazwyczaj przenoszą się przez bliski kontakt z zarażoną osobą lub przez zakażone przedmioty i powierzchnie. Mięczak zakaźny nie jest wysoce zakaźny. Częściej przenosi się na inne powierzchnie ciała zarażonego dziecka niż na inne dzieci.</w:delText>
        </w:r>
      </w:del>
    </w:p>
    <w:p w14:paraId="0282C0B0" w14:textId="7268C554" w:rsidR="7F174E22" w:rsidRPr="00E0461D" w:rsidRDefault="7F174E22" w:rsidP="7F174E22">
      <w:pPr>
        <w:rPr>
          <w:del w:id="143" w:author="Author"/>
          <w:rFonts w:ascii="Calibri" w:eastAsia="Calibri" w:hAnsi="Calibri" w:cs="Calibri"/>
          <w:lang w:val="pl"/>
        </w:rPr>
      </w:pPr>
      <w:del w:id="144" w:author="Author">
        <w:r>
          <w:rPr>
            <w:rFonts w:ascii="Calibri" w:eastAsia="Calibri" w:hAnsi="Calibri" w:cs="Calibri"/>
            <w:lang w:val="pl"/>
          </w:rPr>
          <w:delText xml:space="preserve">Pana/Pani lekarz rodzinny może zdiagnozować mięczaka zakaźnego na podstawie zgłoszonych objawów oraz wyglądu i umiejscowienia zmian skórnych. Mięczak zakaźny u zdrowych osób ustąpi sam z czasem, leczenie może nie być konieczne. Jednak u niektórych dzieci leczenie może być wskazane ze względów estetycznych, jeśli pojawiło się u nich dużo widocznych zmian lub w przypadku występowania chorób towarzyszących (na przykład pewnych alergii skórnych), które ułatwiłyby rozprzestrzenianie się choroby na całe ciało. </w:delText>
        </w:r>
      </w:del>
    </w:p>
    <w:p w14:paraId="5A56CF47" w14:textId="5E25DB35" w:rsidR="7F174E22" w:rsidRPr="00E0461D" w:rsidRDefault="7F174E22" w:rsidP="00E0461D">
      <w:pPr>
        <w:ind w:right="219"/>
        <w:rPr>
          <w:del w:id="145" w:author="Author"/>
          <w:rFonts w:ascii="Calibri" w:eastAsia="Calibri" w:hAnsi="Calibri" w:cs="Calibri"/>
          <w:lang w:val="pl"/>
        </w:rPr>
      </w:pPr>
      <w:del w:id="146" w:author="Author">
        <w:r>
          <w:rPr>
            <w:rFonts w:ascii="Calibri" w:eastAsia="Calibri" w:hAnsi="Calibri" w:cs="Calibri"/>
            <w:lang w:val="pl"/>
          </w:rPr>
          <w:delText>Ucząc dziecko dokładnego mycia rąk wodą z mydłem po skorzystaniu z toalety i po dotknięciu zmian skórnych, może Pan/Pani przyczynić się do ograniczenia przenoszenia choroby. Należy uczyć dzieci, aby unikały drapania się, dotykania i skubania guzków. Nie wolno dzielić się ubraniami ani ręcznikami.</w:delText>
        </w:r>
      </w:del>
    </w:p>
    <w:p w14:paraId="10BDE5B8" w14:textId="59C36E9D" w:rsidR="403D485E" w:rsidRPr="00E0461D" w:rsidRDefault="403D485E" w:rsidP="7F283C55">
      <w:pPr>
        <w:rPr>
          <w:del w:id="147" w:author="Author"/>
          <w:rFonts w:ascii="Calibri" w:eastAsia="Calibri" w:hAnsi="Calibri" w:cs="Calibri"/>
          <w:lang w:val="pl"/>
        </w:rPr>
      </w:pPr>
      <w:del w:id="148" w:author="Author">
        <w:r>
          <w:rPr>
            <w:rFonts w:ascii="Calibri" w:eastAsia="Calibri" w:hAnsi="Calibri" w:cs="Calibri"/>
            <w:color w:val="000000" w:themeColor="text1"/>
            <w:lang w:val="pl"/>
          </w:rPr>
          <w:delText xml:space="preserve">W razie pytań dotyczących powyższych informacji </w:delText>
        </w:r>
        <w:r>
          <w:rPr>
            <w:rFonts w:ascii="Calibri" w:eastAsia="Calibri" w:hAnsi="Calibri" w:cs="Calibri"/>
            <w:color w:val="000000" w:themeColor="text1"/>
            <w:highlight w:val="yellow"/>
            <w:lang w:val="pl"/>
          </w:rPr>
          <w:delText>prosimy o kontakt z pielęgniarką szkolną.</w:delText>
        </w:r>
      </w:del>
    </w:p>
    <w:p w14:paraId="4AFAA296" w14:textId="2803966D" w:rsidR="7F283C55" w:rsidRPr="00E0461D" w:rsidRDefault="7F283C55" w:rsidP="7F283C55">
      <w:pPr>
        <w:rPr>
          <w:del w:id="149" w:author="Author"/>
          <w:rFonts w:ascii="Calibri" w:eastAsia="Calibri" w:hAnsi="Calibri" w:cs="Calibri"/>
          <w:color w:val="000000" w:themeColor="text1"/>
          <w:lang w:val="pl"/>
        </w:rPr>
      </w:pPr>
    </w:p>
    <w:p w14:paraId="0135A102" w14:textId="5FDC5E2F" w:rsidR="4F996CF0" w:rsidRPr="00E0461D" w:rsidRDefault="4F996CF0" w:rsidP="4F996CF0">
      <w:pPr>
        <w:rPr>
          <w:del w:id="150" w:author="Author"/>
          <w:rFonts w:ascii="Calibri" w:eastAsia="Calibri" w:hAnsi="Calibri" w:cs="Calibri"/>
          <w:color w:val="000000" w:themeColor="text1"/>
          <w:lang w:val="pl"/>
        </w:rPr>
      </w:pPr>
      <w:del w:id="151" w:author="Author">
        <w:r>
          <w:rPr>
            <w:rFonts w:ascii="Calibri" w:eastAsia="Calibri" w:hAnsi="Calibri" w:cs="Calibri"/>
            <w:color w:val="000000" w:themeColor="text1"/>
            <w:lang w:val="pl"/>
          </w:rPr>
          <w:delText>Dziękujemy za współpracę.</w:delText>
        </w:r>
      </w:del>
    </w:p>
    <w:p w14:paraId="3017CB7D" w14:textId="6347D801" w:rsidR="4F996CF0" w:rsidRPr="00FC3DAC" w:rsidRDefault="4F996CF0" w:rsidP="4F996CF0">
      <w:pPr>
        <w:rPr>
          <w:del w:id="152" w:author="Author"/>
          <w:rFonts w:ascii="Calibri" w:eastAsia="Calibri" w:hAnsi="Calibri" w:cs="Calibri"/>
          <w:color w:val="000000" w:themeColor="text1"/>
          <w:lang w:val="pl-PL"/>
        </w:rPr>
      </w:pPr>
      <w:del w:id="153" w:author="Author">
        <w:r>
          <w:rPr>
            <w:rFonts w:ascii="Calibri" w:eastAsia="Calibri" w:hAnsi="Calibri" w:cs="Calibri"/>
            <w:color w:val="000000" w:themeColor="text1"/>
            <w:lang w:val="pl"/>
          </w:rPr>
          <w:delText xml:space="preserve">Z poważaniem </w:delText>
        </w:r>
      </w:del>
    </w:p>
    <w:p w14:paraId="5FD86327" w14:textId="10D3ED29" w:rsidR="4F996CF0" w:rsidRPr="00FC3DAC" w:rsidRDefault="4F996CF0" w:rsidP="4F996CF0">
      <w:pPr>
        <w:rPr>
          <w:del w:id="154" w:author="Author"/>
          <w:rFonts w:ascii="Calibri" w:eastAsia="Calibri" w:hAnsi="Calibri" w:cs="Calibri"/>
          <w:color w:val="000000" w:themeColor="text1"/>
          <w:lang w:val="pl-PL"/>
        </w:rPr>
      </w:pPr>
    </w:p>
    <w:p w14:paraId="55D23461" w14:textId="2B114DB5" w:rsidR="4F996CF0" w:rsidRPr="00FC3DAC" w:rsidRDefault="4F996CF0" w:rsidP="4F996CF0">
      <w:pPr>
        <w:rPr>
          <w:del w:id="155" w:author="Author"/>
          <w:rFonts w:ascii="Calibri" w:eastAsia="Calibri" w:hAnsi="Calibri" w:cs="Calibri"/>
          <w:color w:val="000000" w:themeColor="text1"/>
          <w:lang w:val="pl-PL"/>
        </w:rPr>
      </w:pPr>
    </w:p>
    <w:p w14:paraId="3B8732E7" w14:textId="7D8D3309" w:rsidR="4F996CF0" w:rsidRPr="00FC3DAC" w:rsidRDefault="4F996CF0" w:rsidP="4F996CF0">
      <w:pPr>
        <w:rPr>
          <w:del w:id="156" w:author="Author"/>
          <w:rFonts w:ascii="Calibri" w:eastAsia="Calibri" w:hAnsi="Calibri" w:cs="Calibri"/>
          <w:color w:val="000000" w:themeColor="text1"/>
          <w:lang w:val="pl-PL"/>
        </w:rPr>
      </w:pPr>
      <w:del w:id="157" w:author="Author">
        <w:r>
          <w:rPr>
            <w:rFonts w:ascii="Calibri" w:hAnsi="Calibri"/>
            <w:color w:val="000000" w:themeColor="text1"/>
            <w:highlight w:val="yellow"/>
            <w:lang w:val="pl"/>
          </w:rPr>
          <w:delText>[Principal]</w:delText>
        </w:r>
        <w:r>
          <w:rPr>
            <w:rFonts w:ascii="Calibri" w:hAnsi="Calibri"/>
            <w:lang w:val="pl"/>
          </w:rPr>
          <w:tab/>
        </w:r>
        <w:r>
          <w:rPr>
            <w:rFonts w:ascii="Calibri" w:hAnsi="Calibri"/>
            <w:lang w:val="pl"/>
          </w:rPr>
          <w:tab/>
        </w:r>
        <w:r>
          <w:rPr>
            <w:rFonts w:ascii="Calibri" w:hAnsi="Calibri"/>
            <w:lang w:val="pl"/>
          </w:rPr>
          <w:tab/>
        </w:r>
        <w:r>
          <w:rPr>
            <w:rFonts w:ascii="Calibri" w:hAnsi="Calibri"/>
            <w:lang w:val="pl"/>
          </w:rPr>
          <w:tab/>
        </w:r>
        <w:r>
          <w:rPr>
            <w:rFonts w:ascii="Calibri" w:hAnsi="Calibri"/>
            <w:lang w:val="pl"/>
          </w:rPr>
          <w:tab/>
        </w:r>
        <w:r>
          <w:rPr>
            <w:rFonts w:ascii="Calibri" w:hAnsi="Calibri"/>
            <w:color w:val="000000" w:themeColor="text1"/>
            <w:highlight w:val="yellow"/>
            <w:lang w:val="pl"/>
          </w:rPr>
          <w:delText>[School Nurse]</w:delText>
        </w:r>
      </w:del>
    </w:p>
    <w:p w14:paraId="4F187FEF" w14:textId="2E61934B" w:rsidR="4F996CF0" w:rsidRPr="00FC3DAC" w:rsidRDefault="4F996CF0" w:rsidP="4F996CF0">
      <w:pPr>
        <w:rPr>
          <w:del w:id="158" w:author="Author"/>
          <w:rFonts w:ascii="Calibri" w:eastAsia="Calibri" w:hAnsi="Calibri" w:cs="Calibri"/>
          <w:color w:val="000000" w:themeColor="text1"/>
          <w:lang w:val="pl-PL"/>
        </w:rPr>
      </w:pPr>
    </w:p>
    <w:p w14:paraId="5F13B9EB" w14:textId="651753AC" w:rsidR="5B1DF4DD" w:rsidRPr="003851CB" w:rsidRDefault="5B1DF4DD" w:rsidP="5B1DF4DD">
      <w:pPr>
        <w:rPr>
          <w:rFonts w:eastAsia="Calibri"/>
          <w:rPrChange w:id="159" w:author="Author">
            <w:rPr>
              <w:rFonts w:ascii="Calibri" w:eastAsia="Calibri" w:hAnsi="Calibri" w:cs="Calibri"/>
              <w:color w:val="000000" w:themeColor="text1"/>
              <w:lang w:val="pl-PL"/>
            </w:rPr>
          </w:rPrChange>
        </w:rPr>
      </w:pPr>
    </w:p>
    <w:sectPr w:rsidR="5B1DF4DD" w:rsidRPr="003851CB" w:rsidSect="003851CB">
      <w:pgSz w:w="11906" w:h="16838"/>
      <w:pgMar w:top="1417" w:right="1417" w:bottom="1417" w:left="1417" w:header="708" w:footer="708" w:gutter="0"/>
      <w:cols w:space="708"/>
      <w:docGrid w:linePitch="360"/>
      <w:sectPrChange w:id="160" w:author="Author">
        <w:sectPr w:rsidR="5B1DF4DD" w:rsidRPr="003851CB" w:rsidSect="003851CB">
          <w:pgSz w:w="12240" w:h="15840"/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0A78626"/>
    <w:multiLevelType w:val="hybridMultilevel"/>
    <w:tmpl w:val="0FE88476"/>
    <w:lvl w:ilvl="0" w:tplc="4B4E7C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8EE6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4A49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724D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B29E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F661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B6AC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7CA1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3E4D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263F20"/>
    <w:multiLevelType w:val="hybridMultilevel"/>
    <w:tmpl w:val="7B527A24"/>
    <w:lvl w:ilvl="0" w:tplc="21B46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5633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164A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0CE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4E88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E25F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9E9C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5C8A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7ADD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5" w15:restartNumberingAfterBreak="0">
    <w:nsid w:val="6B73874C"/>
    <w:multiLevelType w:val="hybridMultilevel"/>
    <w:tmpl w:val="C3A2C5C6"/>
    <w:lvl w:ilvl="0" w:tplc="D398E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58A8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9C79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187F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2CC8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7C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F69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4C0D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D43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63283571">
    <w:abstractNumId w:val="3"/>
  </w:num>
  <w:num w:numId="2" w16cid:durableId="1266502584">
    <w:abstractNumId w:val="5"/>
  </w:num>
  <w:num w:numId="3" w16cid:durableId="1774784225">
    <w:abstractNumId w:val="2"/>
  </w:num>
  <w:num w:numId="4" w16cid:durableId="884364913">
    <w:abstractNumId w:val="0"/>
  </w:num>
  <w:num w:numId="5" w16cid:durableId="1183013079">
    <w:abstractNumId w:val="1"/>
  </w:num>
  <w:num w:numId="6" w16cid:durableId="114711896">
    <w:abstractNumId w:val="8"/>
  </w:num>
  <w:num w:numId="7" w16cid:durableId="567960065">
    <w:abstractNumId w:val="6"/>
  </w:num>
  <w:num w:numId="8" w16cid:durableId="1220870961">
    <w:abstractNumId w:val="7"/>
  </w:num>
  <w:num w:numId="9" w16cid:durableId="486282135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removePersonalInformation/>
  <w:removeDateAndTim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272D75B"/>
    <w:rsid w:val="000A48ED"/>
    <w:rsid w:val="002E0330"/>
    <w:rsid w:val="00334276"/>
    <w:rsid w:val="0036ADB9"/>
    <w:rsid w:val="003851CB"/>
    <w:rsid w:val="003D794E"/>
    <w:rsid w:val="005E6702"/>
    <w:rsid w:val="0069464C"/>
    <w:rsid w:val="00832BE3"/>
    <w:rsid w:val="00875E83"/>
    <w:rsid w:val="009D5F97"/>
    <w:rsid w:val="00B00DF3"/>
    <w:rsid w:val="00B42D94"/>
    <w:rsid w:val="00B90493"/>
    <w:rsid w:val="00BC32DD"/>
    <w:rsid w:val="00CC0B85"/>
    <w:rsid w:val="00D565CC"/>
    <w:rsid w:val="00E0461D"/>
    <w:rsid w:val="00F8234C"/>
    <w:rsid w:val="00F911A6"/>
    <w:rsid w:val="00F95BE5"/>
    <w:rsid w:val="00FC3DAC"/>
    <w:rsid w:val="04C38733"/>
    <w:rsid w:val="1273F0A1"/>
    <w:rsid w:val="16591BF9"/>
    <w:rsid w:val="1744C939"/>
    <w:rsid w:val="19FBA14F"/>
    <w:rsid w:val="1D4FB64F"/>
    <w:rsid w:val="207BE4F4"/>
    <w:rsid w:val="25226B98"/>
    <w:rsid w:val="276302B6"/>
    <w:rsid w:val="2AEA10B3"/>
    <w:rsid w:val="2B94D1C4"/>
    <w:rsid w:val="2C7A3BD8"/>
    <w:rsid w:val="317E305D"/>
    <w:rsid w:val="3272D75B"/>
    <w:rsid w:val="37B1BA5A"/>
    <w:rsid w:val="3C852B7D"/>
    <w:rsid w:val="3EEA83D6"/>
    <w:rsid w:val="403D485E"/>
    <w:rsid w:val="46CE147F"/>
    <w:rsid w:val="48128B2E"/>
    <w:rsid w:val="496B9C0B"/>
    <w:rsid w:val="4A05B541"/>
    <w:rsid w:val="4DE1F61A"/>
    <w:rsid w:val="4F35A7D2"/>
    <w:rsid w:val="4F996CF0"/>
    <w:rsid w:val="501E489A"/>
    <w:rsid w:val="55240A89"/>
    <w:rsid w:val="58443AB9"/>
    <w:rsid w:val="5B1DF4DD"/>
    <w:rsid w:val="5CE40039"/>
    <w:rsid w:val="5DAD238A"/>
    <w:rsid w:val="5EAAD11D"/>
    <w:rsid w:val="5FA827D7"/>
    <w:rsid w:val="6165B525"/>
    <w:rsid w:val="61D6FFC2"/>
    <w:rsid w:val="655E7EEE"/>
    <w:rsid w:val="6B243616"/>
    <w:rsid w:val="6DAA1EF7"/>
    <w:rsid w:val="6ED99971"/>
    <w:rsid w:val="7183C675"/>
    <w:rsid w:val="759ECABF"/>
    <w:rsid w:val="77B50176"/>
    <w:rsid w:val="7B11805E"/>
    <w:rsid w:val="7C1DF6C5"/>
    <w:rsid w:val="7DA0B7AD"/>
    <w:rsid w:val="7E492120"/>
    <w:rsid w:val="7F174E22"/>
    <w:rsid w:val="7F28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2D75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  <w:pPrChange w:id="0" w:author="Author">
        <w:pPr>
          <w:spacing w:after="160" w:line="259" w:lineRule="auto"/>
        </w:pPr>
      </w:pPrChange>
    </w:pPr>
    <w:rPr>
      <w:rFonts w:ascii="Verdana" w:eastAsia="Times New Roman" w:hAnsi="Verdana" w:cs="Times New Roman"/>
      <w:sz w:val="20"/>
      <w:szCs w:val="24"/>
      <w:lang w:val="tr-TR" w:eastAsia="tr-TR"/>
      <w:rPrChange w:id="0" w:author="Author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Author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Author">
        <w:rPr>
          <w:sz w:val="24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Revision">
    <w:name w:val="Revision"/>
    <w:hidden/>
    <w:uiPriority w:val="99"/>
    <w:semiHidden/>
    <w:rsid w:val="00D565CC"/>
    <w:pPr>
      <w:spacing w:after="0" w:line="240" w:lineRule="auto"/>
    </w:pPr>
  </w:style>
  <w:style w:type="character" w:customStyle="1" w:styleId="Heading7Char">
    <w:name w:val="Heading 7 Char"/>
    <w:basedOn w:val="DefaultParagraphFont"/>
    <w:link w:val="Heading7"/>
    <w:rsid w:val="003851CB"/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Author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Author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Author">
        <w:pPr>
          <w:spacing w:before="80" w:after="80"/>
          <w:ind w:left="144" w:right="144"/>
          <w:jc w:val="both"/>
        </w:pPr>
      </w:pPrChange>
    </w:pPr>
    <w:rPr>
      <w:sz w:val="16"/>
      <w:rPrChange w:id="3" w:author="Author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Author">
        <w:pPr>
          <w:keepNext/>
          <w:spacing w:before="240" w:after="120"/>
          <w:jc w:val="both"/>
        </w:pPr>
      </w:pPrChange>
    </w:pPr>
    <w:rPr>
      <w:b/>
      <w:rPrChange w:id="4" w:author="Author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Author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Author">
        <w:rPr>
          <w:rFonts w:ascii="Verdana" w:hAnsi="Verdana"/>
          <w:sz w:val="16"/>
          <w:lang w:val="tr-TR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Author">
        <w:pPr>
          <w:jc w:val="both"/>
        </w:pPr>
      </w:pPrChange>
    </w:pPr>
    <w:rPr>
      <w:rFonts w:ascii="Times New Roman" w:hAnsi="Times New Roman"/>
      <w:sz w:val="22"/>
      <w:szCs w:val="20"/>
      <w:rPrChange w:id="6" w:author="Author">
        <w:rPr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3851CB"/>
    <w:rPr>
      <w:rFonts w:ascii="Times New Roman" w:eastAsia="Times New Roman" w:hAnsi="Times New Roman" w:cs="Times New Roman"/>
      <w:szCs w:val="20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679</Words>
  <Characters>3875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2023-07-13T08:49:00Z</dcterms:created>
  <dcterms:modified xsi:type="dcterms:W3CDTF">2026-09-22T16:33:00Z</dcterms:modified>
</cp:coreProperties>
</file>