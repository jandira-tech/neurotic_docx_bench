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4474F" w14:textId="77777777" w:rsidR="001F29F8" w:rsidRDefault="001F29F8">
      <w:pPr>
        <w:rPr>
          <w:u w:val="single"/>
          <w:rPrChange w:id="0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</w:pPr>
      <w:r>
        <w:rPr>
          <w:u w:val="single"/>
          <w:rPrChange w:id="1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>file_</w:t>
      </w:r>
      <w:ins w:id="2" w:author="Arthur Souza Rodrigues" w:date="2026-07-10T21:45:00Z" w16du:dateUtc="2026-07-11T01:45:00Z">
        <w:r w:rsidR="00637B36">
          <w:rPr>
            <w:u w:val="single"/>
          </w:rPr>
          <w:t>68</w:t>
        </w:r>
      </w:ins>
      <w:del w:id="3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67</w:delText>
        </w:r>
      </w:del>
      <w:r>
        <w:rPr>
          <w:u w:val="single"/>
          <w:rPrChange w:id="4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>.docx</w:t>
      </w:r>
    </w:p>
    <w:p w14:paraId="060415F5" w14:textId="7ED00387" w:rsidR="00590778" w:rsidRDefault="00E03ECA">
      <w:ins w:id="5" w:author="Arthur Souza Rodrigues" w:date="2026-07-10T21:45:00Z" w16du:dateUtc="2026-07-11T01:45:00Z">
        <w:r>
          <w:rPr>
            <w:u w:val="single"/>
          </w:rPr>
          <w:t>Track Changes Suggesting Center</w:t>
        </w:r>
      </w:ins>
      <w:del w:id="6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Bold Italic</w:delText>
        </w:r>
      </w:del>
      <w:r>
        <w:rPr>
          <w:u w:val="single"/>
          <w:rPrChange w:id="7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 xml:space="preserve"> Underline Demo</w:t>
      </w:r>
    </w:p>
    <w:p w14:paraId="65CB1644" w14:textId="77777777" w:rsidR="00590778" w:rsidRDefault="00E03ECA">
      <w:r>
        <w:rPr>
          <w:u w:val="single"/>
          <w:rPrChange w:id="8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 xml:space="preserve">This document combines </w:t>
      </w:r>
      <w:ins w:id="9" w:author="Arthur Souza Rodrigues" w:date="2026-07-10T21:45:00Z" w16du:dateUtc="2026-07-11T01:45:00Z">
        <w:r>
          <w:rPr>
            <w:u w:val="single"/>
          </w:rPr>
          <w:t>Suggesting mode with center alignment</w:t>
        </w:r>
      </w:ins>
      <w:del w:id="10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bold, italic,</w:delText>
        </w:r>
      </w:del>
      <w:r>
        <w:rPr>
          <w:u w:val="single"/>
          <w:rPrChange w:id="11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 xml:space="preserve"> and underline</w:t>
      </w:r>
      <w:del w:id="12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 xml:space="preserve"> formatting</w:delText>
        </w:r>
      </w:del>
      <w:r>
        <w:rPr>
          <w:u w:val="single"/>
          <w:rPrChange w:id="13" w:author="Arthur Souza Rodrigues" w:date="2026-07-10T21:45:00Z" w16du:dateUtc="2026-07-11T01:45:00Z">
            <w:rPr>
              <w:b/>
              <w:bCs/>
              <w:i/>
              <w:iCs/>
              <w:u w:val="single"/>
            </w:rPr>
          </w:rPrChange>
        </w:rPr>
        <w:t>.</w:t>
      </w:r>
    </w:p>
    <w:p w14:paraId="3B222CBC" w14:textId="77777777" w:rsidR="00590778" w:rsidRDefault="00E03ECA">
      <w:ins w:id="14" w:author="Arthur Souza Rodrigues" w:date="2026-07-10T21:45:00Z" w16du:dateUtc="2026-07-11T01:45:00Z">
        <w:r>
          <w:rPr>
            <w:u w:val="single"/>
          </w:rPr>
          <w:t>Centered underlined suggestions are clear for collaborative document editing.</w:t>
        </w:r>
      </w:ins>
      <w:del w:id="15" w:author="Arthur Souza Rodrigues" w:date="2026-07-10T21:45:00Z" w16du:dateUtc="2026-07-11T01:45:00Z">
        <w:r>
          <w:rPr>
            <w:b/>
            <w:bCs/>
            <w:i/>
            <w:iCs/>
            <w:u w:val="single"/>
          </w:rPr>
          <w:delText>All three styles combined create maximum text emphasis.</w:delText>
        </w:r>
      </w:del>
    </w:p>
    <w:sectPr w:rsidR="0059077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778"/>
    <w:rsid w:val="001F29F8"/>
    <w:rsid w:val="0044194B"/>
    <w:rsid w:val="00590778"/>
    <w:rsid w:val="00637B36"/>
    <w:rsid w:val="00AC3C3F"/>
    <w:rsid w:val="00C01D5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38C6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2026-07-11T01:45:00Z</dcterms:modified>
</cp:coreProperties>
</file>