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CAD99" w14:textId="017D440D" w:rsidR="00516AF9" w:rsidRDefault="00A17018">
      <w:pPr>
        <w:numPr>
          <w:ilvl w:val="0"/>
          <w:numId w:val="3"/>
        </w:numPr>
        <w:spacing w:line="276" w:lineRule="auto"/>
        <w:rPr>
          <w:ins w:id="8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  <w:ins w:id="9" w:author="Nick Bernal" w:date="2026-09-26T15:12:00Z" w16du:dateUtc="2026-09-26T19:1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6F6AA7" w14:textId="0402BB7F" w:rsidR="00516AF9" w:rsidRDefault="00094728" w:rsidP="00123FD1">
      <w:pPr>
        <w:numPr>
          <w:ilvl w:val="1"/>
          <w:numId w:val="3"/>
        </w:numPr>
        <w:spacing w:line="276" w:lineRule="auto"/>
        <w:rPr>
          <w:ins w:id="10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  <w:ins w:id="11" w:author="Nick Bernal" w:date="2026-09-26T15:12:00Z" w16du:dateUtc="2026-09-26T19:1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</w:ins>
    </w:p>
    <w:p w14:paraId="50D979EF" w14:textId="77777777" w:rsidR="00094728" w:rsidRPr="00123FD1" w:rsidRDefault="00094728" w:rsidP="00094728">
      <w:pPr>
        <w:rPr>
          <w:ins w:id="12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  <w:ins w:id="13" w:author="Nick Bernal" w:date="2026-09-26T15:12:00Z" w16du:dateUtc="2026-09-26T19:12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rPr>
                <w:ins w:id="14" w:author="Nick Bernal" w:date="2026-09-26T15:12:00Z" w16du:dateUtc="2026-09-26T19:12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5" w:author="Nick Bernal" w:date="2026-09-26T15:12:00Z" w16du:dateUtc="2026-09-26T19:12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Table row 1</w:t>
              </w:r>
            </w:ins>
          </w:p>
        </w:tc>
      </w:tr>
      <w:tr w:rsidR="00516AF9" w14:paraId="5D7085F7" w14:textId="77777777">
        <w:trPr>
          <w:trHeight w:val="180"/>
          <w:ins w:id="16" w:author="Nick Bernal" w:date="2026-09-26T15:12:00Z" w16du:dateUtc="2026-09-26T19:12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rPr>
                <w:ins w:id="17" w:author="Nick Bernal" w:date="2026-09-26T15:12:00Z" w16du:dateUtc="2026-09-26T19:12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8" w:author="Nick Bernal" w:date="2026-09-26T15:12:00Z" w16du:dateUtc="2026-09-26T19:12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Row 2</w:t>
              </w:r>
            </w:ins>
          </w:p>
        </w:tc>
      </w:tr>
      <w:tr w:rsidR="00516AF9" w14:paraId="0CF0B037" w14:textId="77777777">
        <w:trPr>
          <w:trHeight w:val="180"/>
          <w:ins w:id="19" w:author="Nick Bernal" w:date="2026-09-26T15:12:00Z" w16du:dateUtc="2026-09-26T19:12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rPr>
                <w:ins w:id="20" w:author="Nick Bernal" w:date="2026-09-26T15:12:00Z" w16du:dateUtc="2026-09-26T19:12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1" w:author="Nick Bernal" w:date="2026-09-26T15:12:00Z" w16du:dateUtc="2026-09-26T19:12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3</w:t>
              </w:r>
            </w:ins>
          </w:p>
        </w:tc>
      </w:tr>
      <w:tr w:rsidR="00516AF9" w14:paraId="39AC08B1" w14:textId="77777777">
        <w:trPr>
          <w:trHeight w:val="180"/>
          <w:ins w:id="22" w:author="Nick Bernal" w:date="2026-09-26T15:12:00Z" w16du:dateUtc="2026-09-26T19:12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rPr>
                <w:ins w:id="23" w:author="Nick Bernal" w:date="2026-09-26T15:12:00Z" w16du:dateUtc="2026-09-26T19:12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  <w:ins w:id="24" w:author="Nick Bernal" w:date="2026-09-26T15:12:00Z" w16du:dateUtc="2026-09-26T19:12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rPr>
                <w:ins w:id="25" w:author="Nick Bernal" w:date="2026-09-26T15:12:00Z" w16du:dateUtc="2026-09-26T19:12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6" w:author="Nick Bernal" w:date="2026-09-26T15:12:00Z" w16du:dateUtc="2026-09-26T19:12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data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5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 (after blank)</w:t>
              </w:r>
            </w:ins>
          </w:p>
        </w:tc>
      </w:tr>
    </w:tbl>
    <w:p w14:paraId="3757B230" w14:textId="77777777" w:rsidR="00516AF9" w:rsidRDefault="00516AF9">
      <w:pPr>
        <w:rPr>
          <w:ins w:id="27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3"/>
        </w:numPr>
        <w:spacing w:line="276" w:lineRule="auto"/>
        <w:rPr>
          <w:ins w:id="28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  <w:ins w:id="29" w:author="Nick Bernal" w:date="2026-09-26T15:12:00Z" w16du:dateUtc="2026-09-26T19:1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d</w:t>
        </w:r>
      </w:ins>
    </w:p>
    <w:p w14:paraId="4EC0B5B5" w14:textId="77777777" w:rsidR="00244CB3" w:rsidRPr="00123FD1" w:rsidRDefault="00244CB3" w:rsidP="00244CB3">
      <w:pPr>
        <w:rPr>
          <w:ins w:id="30" w:author="Nick Bernal" w:date="2026-09-26T15:12:00Z" w16du:dateUtc="2026-09-26T19:12:00Z"/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3"/>
        </w:numPr>
        <w:spacing w:line="276" w:lineRule="auto"/>
        <w:rPr>
          <w:ins w:id="31" w:author="Nick Bernal" w:date="2026-09-26T15:12:00Z" w16du:dateUtc="2026-09-26T19:12:00Z"/>
          <w:rFonts w:ascii="Times New Roman" w:eastAsia="Times New Roman" w:hAnsi="Times New Roman" w:cs="Times New Roman"/>
          <w:b/>
          <w:bCs/>
          <w:sz w:val="20"/>
          <w:szCs w:val="20"/>
        </w:rPr>
      </w:pPr>
      <w:ins w:id="32" w:author="Nick Bernal" w:date="2026-09-26T15:12:00Z" w16du:dateUtc="2026-09-26T19:12:00Z">
        <w: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w:t>TWO</w:t>
        </w:r>
      </w:ins>
    </w:p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33" w:author="Nick Bernal" w:date="2026-09-26T15:12:00Z" w16du:dateUtc="2026-09-26T19:12:00Z"/>
        </w:rPr>
      </w:pPr>
      <w:del w:id="34" w:author="Nick Bernal" w:date="2026-09-26T15:12:00Z" w16du:dateUtc="2026-09-26T19:12:00Z">
        <w:r>
          <w:delText>Item 1</w:delText>
        </w:r>
      </w:del>
    </w:p>
    <w:p w14:paraId="60C719B1" w14:textId="77777777" w:rsidR="00F56623" w:rsidRDefault="00F56623" w:rsidP="00F56623">
      <w:pPr>
        <w:rPr>
          <w:del w:id="35" w:author="Nick Bernal" w:date="2026-09-26T15:12:00Z" w16du:dateUtc="2026-09-26T19:12:00Z"/>
        </w:rPr>
      </w:pPr>
    </w:p>
    <w:p w14:paraId="6381D824" w14:textId="73DC2D69" w:rsidR="00F56623" w:rsidRDefault="00F56623" w:rsidP="00F56623">
      <w:pPr>
        <w:rPr>
          <w:del w:id="36" w:author="Nick Bernal" w:date="2026-09-26T15:12:00Z" w16du:dateUtc="2026-09-26T19:12:00Z"/>
        </w:rPr>
      </w:pPr>
      <w:del w:id="37" w:author="Nick Bernal" w:date="2026-09-26T15:12:00Z" w16du:dateUtc="2026-09-26T19:12:00Z">
        <w:r>
          <w:delText>Break test</w:delText>
        </w:r>
      </w:del>
    </w:p>
    <w:p w14:paraId="7344E247" w14:textId="77777777" w:rsidR="00F56623" w:rsidRDefault="00F56623" w:rsidP="00F56623">
      <w:pPr>
        <w:rPr>
          <w:del w:id="38" w:author="Nick Bernal" w:date="2026-09-26T15:12:00Z" w16du:dateUtc="2026-09-26T19:12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39" w:author="Nick Bernal" w:date="2026-09-26T15:12:00Z" w16du:dateUtc="2026-09-26T19:12:00Z"/>
        </w:rPr>
      </w:pPr>
      <w:del w:id="40" w:author="Nick Bernal" w:date="2026-09-26T15:12:00Z" w16du:dateUtc="2026-09-26T19:12:00Z">
        <w:r>
          <w:delText>Item 2</w:delText>
        </w:r>
      </w:del>
    </w:p>
    <w:p w14:paraId="493CC21E" w14:textId="77777777" w:rsidR="00F836A8" w:rsidRDefault="00F836A8" w:rsidP="00F836A8">
      <w:pPr>
        <w:rPr>
          <w:del w:id="41" w:author="Nick Bernal" w:date="2026-09-26T15:12:00Z" w16du:dateUtc="2026-09-26T19:12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42" w:author="Nick Bernal" w:date="2026-09-26T15:12:00Z" w16du:dateUtc="2026-09-26T19:12:00Z"/>
        </w:rPr>
      </w:pPr>
      <w:del w:id="43" w:author="Nick Bernal" w:date="2026-09-26T15:12:00Z" w16du:dateUtc="2026-09-26T19:12:00Z">
        <w:r>
          <w:delText>New list starts here (num 1)</w:delText>
        </w:r>
      </w:del>
    </w:p>
    <w:p w14:paraId="0948182B" w14:textId="6B25D8D3" w:rsidR="00F836A8" w:rsidRDefault="00F836A8" w:rsidP="00A17018">
      <w:pPr>
        <w:rPr>
          <w:rFonts w:ascii="Times New Roman" w:hAnsi="Times New Roman"/>
          <w:sz w:val="20"/>
          <w:rPrChange w:id="44" w:author="Nick Bernal" w:date="2026-09-26T15:12:00Z" w16du:dateUtc="2026-09-26T19:12:00Z">
            <w:rPr/>
          </w:rPrChange>
        </w:rPr>
        <w:pPrChange w:id="45" w:author="Nick Bernal" w:date="2026-09-26T15:12:00Z" w16du:dateUtc="2026-09-26T19:12:00Z">
          <w:pPr>
            <w:pStyle w:val="ListParagraph"/>
            <w:numPr>
              <w:numId w:val="2"/>
            </w:numPr>
            <w:ind w:hanging="360"/>
          </w:pPr>
        </w:pPrChange>
      </w:pPr>
      <w:del w:id="46" w:author="Nick Bernal" w:date="2026-09-26T15:12:00Z" w16du:dateUtc="2026-09-26T19:12:00Z">
        <w:r>
          <w:delText>Num 2</w:delText>
        </w:r>
      </w:del>
    </w:p>
    <w:sectPr w:rsidR="00F836A8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7" w:author="Nick Bernal" w:date="2026-09-26T15:12:00Z" w16du:dateUtc="2026-09-26T19:12:00Z">
        <w:sectPr w:rsidR="00F836A8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2"/>
  </w:num>
  <w:num w:numId="2" w16cid:durableId="1671834887">
    <w:abstractNumId w:val="0"/>
  </w:num>
  <w:num w:numId="3" w16cid:durableId="15694565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94728"/>
    <w:rsid w:val="00117044"/>
    <w:rsid w:val="00123FD1"/>
    <w:rsid w:val="00244CB3"/>
    <w:rsid w:val="00360F1B"/>
    <w:rsid w:val="003C1D14"/>
    <w:rsid w:val="003C58BC"/>
    <w:rsid w:val="00504861"/>
    <w:rsid w:val="00516AF9"/>
    <w:rsid w:val="007A075E"/>
    <w:rsid w:val="00931F1A"/>
    <w:rsid w:val="00A17018"/>
    <w:rsid w:val="00AA1D5D"/>
    <w:rsid w:val="00AF4127"/>
    <w:rsid w:val="00F42F54"/>
    <w:rsid w:val="00F56623"/>
    <w:rsid w:val="00F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9-26T15:12:00Z">
        <w:pPr>
          <w:keepNext/>
          <w:keepLines/>
          <w:spacing w:before="360" w:after="80"/>
          <w:outlineLvl w:val="0"/>
        </w:pPr>
      </w:pPrChange>
    </w:pPr>
    <w:rPr>
      <w:rFonts w:eastAsia="Arial" w:cs="Arial"/>
      <w:kern w:val="0"/>
      <w:sz w:val="40"/>
      <w:szCs w:val="40"/>
      <w:lang w:val="en"/>
      <w14:ligatures w14:val="none"/>
      <w:rPrChange w:id="0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9-26T15:12:00Z">
        <w:pPr>
          <w:keepNext/>
          <w:keepLines/>
          <w:spacing w:before="160" w:after="80"/>
          <w:outlineLvl w:val="1"/>
        </w:pPr>
      </w:pPrChange>
    </w:pPr>
    <w:rPr>
      <w:rFonts w:eastAsia="Arial" w:cs="Arial"/>
      <w:kern w:val="0"/>
      <w:sz w:val="32"/>
      <w:szCs w:val="32"/>
      <w:lang w:val="en"/>
      <w14:ligatures w14:val="none"/>
      <w:rPrChange w:id="1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9-26T15:12:00Z">
        <w:pPr>
          <w:keepNext/>
          <w:keepLines/>
          <w:spacing w:before="160" w:after="80"/>
          <w:outlineLvl w:val="2"/>
        </w:pPr>
      </w:pPrChange>
    </w:pPr>
    <w:rPr>
      <w:rFonts w:eastAsia="Arial" w:cs="Arial"/>
      <w:color w:val="434343"/>
      <w:kern w:val="0"/>
      <w:sz w:val="28"/>
      <w:szCs w:val="28"/>
      <w:lang w:val="en"/>
      <w14:ligatures w14:val="none"/>
      <w:rPrChange w:id="2" w:author="Nick Bernal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9-26T15:12:00Z">
        <w:pPr>
          <w:keepNext/>
          <w:keepLines/>
          <w:spacing w:before="80" w:after="40"/>
          <w:outlineLvl w:val="3"/>
        </w:pPr>
      </w:pPrChange>
    </w:pPr>
    <w:rPr>
      <w:rFonts w:eastAsia="Arial" w:cs="Arial"/>
      <w:color w:val="666666"/>
      <w:kern w:val="0"/>
      <w:lang w:val="en"/>
      <w14:ligatures w14:val="none"/>
      <w:rPrChange w:id="3" w:author="Nick Bernal" w:date="2026-09-26T15:1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Nick Bernal" w:date="2026-09-26T15:12:00Z">
        <w:pPr>
          <w:keepNext/>
          <w:keepLines/>
          <w:spacing w:before="80" w:after="40"/>
          <w:outlineLvl w:val="4"/>
        </w:pPr>
      </w:pPrChange>
    </w:pPr>
    <w:rPr>
      <w:rFonts w:eastAsia="Arial" w:cs="Arial"/>
      <w:color w:val="666666"/>
      <w:kern w:val="0"/>
      <w:sz w:val="22"/>
      <w:szCs w:val="22"/>
      <w:lang w:val="en"/>
      <w14:ligatures w14:val="none"/>
      <w:rPrChange w:id="4" w:author="Nick Bernal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Nick Bernal" w:date="2026-09-26T15:12:00Z">
        <w:pPr>
          <w:keepNext/>
          <w:keepLines/>
          <w:spacing w:before="40"/>
          <w:outlineLvl w:val="5"/>
        </w:pPr>
      </w:pPrChange>
    </w:pPr>
    <w:rPr>
      <w:rFonts w:eastAsia="Arial" w:cs="Arial"/>
      <w:i/>
      <w:color w:val="666666"/>
      <w:kern w:val="0"/>
      <w:sz w:val="22"/>
      <w:szCs w:val="22"/>
      <w:lang w:val="en"/>
      <w14:ligatures w14:val="none"/>
      <w:rPrChange w:id="5" w:author="Nick Bernal" w:date="2026-09-26T15:1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eastAsia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Nick Bernal" w:date="2026-09-26T15:12:00Z">
        <w:pPr>
          <w:spacing w:after="80"/>
          <w:contextualSpacing/>
        </w:pPr>
      </w:pPrChange>
    </w:pPr>
    <w:rPr>
      <w:rFonts w:eastAsia="Arial" w:cs="Arial"/>
      <w:kern w:val="0"/>
      <w:sz w:val="52"/>
      <w:szCs w:val="52"/>
      <w:lang w:val="en"/>
      <w14:ligatures w14:val="none"/>
      <w:rPrChange w:id="6" w:author="Nick Bernal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Nick Bernal" w:date="2026-09-26T15:12:00Z">
        <w:pPr>
          <w:numPr>
            <w:ilvl w:val="1"/>
          </w:numPr>
          <w:spacing w:after="160"/>
        </w:pPr>
      </w:pPrChange>
    </w:pPr>
    <w:rPr>
      <w:rFonts w:eastAsia="Arial" w:cs="Arial"/>
      <w:color w:val="666666"/>
      <w:kern w:val="0"/>
      <w:sz w:val="30"/>
      <w:szCs w:val="30"/>
      <w:lang w:val="en"/>
      <w14:ligatures w14:val="none"/>
      <w:rPrChange w:id="7" w:author="Nick Bernal" w:date="2026-09-26T15:1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2026-09-26T19:12:00Z</dcterms:modified>
</cp:coreProperties>
</file>