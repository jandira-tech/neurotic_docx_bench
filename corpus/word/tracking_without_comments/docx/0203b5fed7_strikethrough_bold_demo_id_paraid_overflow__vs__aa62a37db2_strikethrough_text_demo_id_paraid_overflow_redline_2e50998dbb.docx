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6131F" w14:textId="77777777" w:rsidR="0063444E" w:rsidRDefault="00C41714">
      <w:r>
        <w:rPr>
          <w:rPrChange w:id="0" w:author="Comparison" w:date="2026-07-05T01:10:00Z" w16du:dateUtc="2026-07-05T05:10:00Z">
            <w:rPr>
              <w:b/>
              <w:bCs/>
              <w:strike/>
            </w:rPr>
          </w:rPrChange>
        </w:rPr>
        <w:t xml:space="preserve">Strikethrough </w:t>
      </w:r>
      <w:ins w:id="1" w:author="Comparison" w:date="2026-07-05T01:10:00Z" w16du:dateUtc="2026-07-05T05:10:00Z">
        <w:r>
          <w:t>Text</w:t>
        </w:r>
      </w:ins>
      <w:del w:id="2" w:author="Comparison" w:date="2026-07-05T01:10:00Z" w16du:dateUtc="2026-07-05T05:10:00Z">
        <w:r>
          <w:rPr>
            <w:b/>
            <w:bCs/>
            <w:strike/>
          </w:rPr>
          <w:delText>Bold</w:delText>
        </w:r>
      </w:del>
      <w:r>
        <w:rPr>
          <w:rPrChange w:id="3" w:author="Comparison" w:date="2026-07-05T01:10:00Z" w16du:dateUtc="2026-07-05T05:10:00Z">
            <w:rPr>
              <w:b/>
              <w:bCs/>
              <w:strike/>
            </w:rPr>
          </w:rPrChange>
        </w:rPr>
        <w:t xml:space="preserve"> Demo</w:t>
      </w:r>
    </w:p>
    <w:p w14:paraId="37A8655A" w14:textId="77777777" w:rsidR="0063444E" w:rsidRDefault="00C41714">
      <w:ins w:id="4" w:author="Comparison" w:date="2026-07-05T01:10:00Z" w16du:dateUtc="2026-07-05T05:10:00Z">
        <w:r>
          <w:t>Demonstrating</w:t>
        </w:r>
      </w:ins>
      <w:del w:id="5" w:author="Comparison" w:date="2026-07-05T01:10:00Z" w16du:dateUtc="2026-07-05T05:10:00Z">
        <w:r>
          <w:rPr>
            <w:b/>
            <w:bCs/>
            <w:strike/>
          </w:rPr>
          <w:delText>This document combines</w:delText>
        </w:r>
      </w:del>
      <w:r>
        <w:rPr>
          <w:rPrChange w:id="6" w:author="Comparison" w:date="2026-07-05T01:10:00Z" w16du:dateUtc="2026-07-05T05:10:00Z">
            <w:rPr>
              <w:b/>
              <w:bCs/>
              <w:strike/>
            </w:rPr>
          </w:rPrChange>
        </w:rPr>
        <w:t xml:space="preserve"> strikethrough </w:t>
      </w:r>
      <w:del w:id="7" w:author="Comparison" w:date="2026-07-05T01:10:00Z" w16du:dateUtc="2026-07-05T05:10:00Z">
        <w:r>
          <w:rPr>
            <w:b/>
            <w:bCs/>
            <w:strike/>
          </w:rPr>
          <w:delText xml:space="preserve">with bold </w:delText>
        </w:r>
      </w:del>
      <w:r>
        <w:rPr>
          <w:rPrChange w:id="8" w:author="Comparison" w:date="2026-07-05T01:10:00Z" w16du:dateUtc="2026-07-05T05:10:00Z">
            <w:rPr>
              <w:b/>
              <w:bCs/>
              <w:strike/>
            </w:rPr>
          </w:rPrChange>
        </w:rPr>
        <w:t>formatting.</w:t>
      </w:r>
    </w:p>
    <w:p w14:paraId="52450669" w14:textId="77777777" w:rsidR="0063444E" w:rsidRDefault="00C41714">
      <w:ins w:id="9" w:author="Comparison" w:date="2026-07-05T01:10:00Z" w16du:dateUtc="2026-07-05T05:10:00Z">
        <w:r>
          <w:t>This text has</w:t>
        </w:r>
      </w:ins>
      <w:del w:id="10" w:author="Comparison" w:date="2026-07-05T01:10:00Z" w16du:dateUtc="2026-07-05T05:10:00Z">
        <w:r>
          <w:rPr>
            <w:b/>
            <w:bCs/>
            <w:strike/>
          </w:rPr>
          <w:delText>Bold</w:delText>
        </w:r>
      </w:del>
      <w:r>
        <w:rPr>
          <w:rPrChange w:id="11" w:author="Comparison" w:date="2026-07-05T01:10:00Z" w16du:dateUtc="2026-07-05T05:10:00Z">
            <w:rPr>
              <w:b/>
              <w:bCs/>
              <w:strike/>
            </w:rPr>
          </w:rPrChange>
        </w:rPr>
        <w:t xml:space="preserve"> strikethrough</w:t>
      </w:r>
      <w:del w:id="12" w:author="Comparison" w:date="2026-07-05T01:10:00Z" w16du:dateUtc="2026-07-05T05:10:00Z">
        <w:r>
          <w:rPr>
            <w:b/>
            <w:bCs/>
            <w:strike/>
          </w:rPr>
          <w:delText xml:space="preserve"> text shows deleted content more prominently</w:delText>
        </w:r>
      </w:del>
      <w:r>
        <w:rPr>
          <w:rPrChange w:id="13" w:author="Comparison" w:date="2026-07-05T01:10:00Z" w16du:dateUtc="2026-07-05T05:10:00Z">
            <w:rPr>
              <w:b/>
              <w:bCs/>
              <w:strike/>
            </w:rPr>
          </w:rPrChange>
        </w:rPr>
        <w:t>.</w:t>
      </w:r>
    </w:p>
    <w:sectPr w:rsidR="006344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444E"/>
    <w:rsid w:val="00362B50"/>
    <w:rsid w:val="003C2FF4"/>
    <w:rsid w:val="0063444E"/>
    <w:rsid w:val="0092566D"/>
    <w:rsid w:val="00B37A4C"/>
    <w:rsid w:val="00C4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AF60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2026-07-05T05:10:00Z</dcterms:modified>
</cp:coreProperties>
</file>