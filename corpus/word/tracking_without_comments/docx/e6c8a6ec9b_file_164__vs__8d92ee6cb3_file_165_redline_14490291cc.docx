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C3F99" w14:textId="77777777" w:rsidR="00C72E78" w:rsidRDefault="00C72E78">
      <w:pPr>
        <w:rPr>
          <w:rFonts w:ascii="Verdana, Geneva, sans-serif" w:hAnsi="Verdana, Geneva, sans-serif"/>
          <w:rPrChange w:id="0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</w:pPr>
      <w:r>
        <w:rPr>
          <w:rFonts w:ascii="Verdana, Geneva, sans-serif" w:hAnsi="Verdana, Geneva, sans-serif"/>
          <w:rPrChange w:id="1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  <w:t>file_</w:t>
      </w:r>
      <w:ins w:id="2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t>165</w:t>
        </w:r>
      </w:ins>
      <w:del w:id="3" w:author="Arthur Souza Rodrigues" w:date="2026-07-10T21:50:00Z" w16du:dateUtc="2026-07-11T01:50:00Z">
        <w:r>
          <w:rPr>
            <w:i/>
            <w:iCs/>
            <w:vertAlign w:val="subscript"/>
          </w:rPr>
          <w:delText>164</w:delText>
        </w:r>
      </w:del>
      <w:r>
        <w:rPr>
          <w:rFonts w:ascii="Verdana, Geneva, sans-serif" w:hAnsi="Verdana, Geneva, sans-serif"/>
          <w:rPrChange w:id="4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  <w:t>.docx</w:t>
      </w:r>
    </w:p>
    <w:p w14:paraId="09672BFF" w14:textId="59C2BF93" w:rsidR="00E735BE" w:rsidRDefault="008A03B1">
      <w:ins w:id="5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t>Verdana Font</w:t>
        </w:r>
      </w:ins>
      <w:del w:id="6" w:author="Arthur Souza Rodrigues" w:date="2026-07-10T21:50:00Z" w16du:dateUtc="2026-07-11T01:50:00Z">
        <w:r>
          <w:rPr>
            <w:i/>
            <w:iCs/>
            <w:vertAlign w:val="subscript"/>
          </w:rPr>
          <w:delText>Italic Subscript</w:delText>
        </w:r>
      </w:del>
      <w:r>
        <w:rPr>
          <w:rFonts w:ascii="Verdana, Geneva, sans-serif" w:hAnsi="Verdana, Geneva, sans-serif"/>
          <w:rPrChange w:id="7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  <w:t xml:space="preserve"> Demo</w:t>
      </w:r>
    </w:p>
    <w:p w14:paraId="6D17C75A" w14:textId="77777777" w:rsidR="00E735BE" w:rsidRDefault="008A03B1">
      <w:r>
        <w:rPr>
          <w:rFonts w:ascii="Verdana, Geneva, sans-serif" w:hAnsi="Verdana, Geneva, sans-serif"/>
          <w:rPrChange w:id="8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  <w:t xml:space="preserve">This document </w:t>
      </w:r>
      <w:ins w:id="9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t>uses the Verdana font family</w:t>
        </w:r>
      </w:ins>
      <w:del w:id="10" w:author="Arthur Souza Rodrigues" w:date="2026-07-10T21:50:00Z" w16du:dateUtc="2026-07-11T01:50:00Z">
        <w:r>
          <w:rPr>
            <w:i/>
            <w:iCs/>
            <w:vertAlign w:val="subscript"/>
          </w:rPr>
          <w:delText>shows italic with subscript formatting combined</w:delText>
        </w:r>
      </w:del>
      <w:r>
        <w:rPr>
          <w:rFonts w:ascii="Verdana, Geneva, sans-serif" w:hAnsi="Verdana, Geneva, sans-serif"/>
          <w:rPrChange w:id="11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  <w:t>.</w:t>
      </w:r>
    </w:p>
    <w:p w14:paraId="5CAB8E4E" w14:textId="77777777" w:rsidR="00E735BE" w:rsidRDefault="008A03B1">
      <w:ins w:id="12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t>Verdana is a highly readable sans-serif font.</w:t>
        </w:r>
      </w:ins>
      <w:del w:id="13" w:author="Arthur Souza Rodrigues" w:date="2026-07-10T21:50:00Z" w16du:dateUtc="2026-07-11T01:50:00Z">
        <w:r>
          <w:rPr>
            <w:i/>
            <w:iCs/>
            <w:vertAlign w:val="subscript"/>
          </w:rPr>
          <w:delText>Italic subscript is used in chemistry and biology equations.</w:delText>
        </w:r>
      </w:del>
    </w:p>
    <w:sectPr w:rsidR="00E735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5BE"/>
    <w:rsid w:val="00260530"/>
    <w:rsid w:val="003603CE"/>
    <w:rsid w:val="00644432"/>
    <w:rsid w:val="009D38AC"/>
    <w:rsid w:val="00C72E78"/>
    <w:rsid w:val="00D53FE7"/>
    <w:rsid w:val="00E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2026-07-11T01:50:00Z</dcterms:modified>
</cp:coreProperties>
</file>