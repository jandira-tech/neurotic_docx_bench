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284BDD" w14:textId="77777777" w:rsidR="00CD07B1" w:rsidRDefault="00CD07B1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file_</w:t>
      </w:r>
      <w:ins w:id="0" w:author="Arthur Souza Rodrigues" w:date="2026-09-26T14:59:00Z" w16du:dateUtc="2026-09-26T18:59:00Z">
        <w:r w:rsidR="00B522E5">
          <w:rPr>
            <w:rFonts w:ascii="Arial" w:hAnsi="Arial" w:cs="Arial"/>
            <w:b/>
            <w:bCs/>
            <w:sz w:val="52"/>
            <w:szCs w:val="52"/>
          </w:rPr>
          <w:t>82</w:t>
        </w:r>
      </w:ins>
      <w:del w:id="1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delText>81</w:delText>
        </w:r>
      </w:del>
      <w:r>
        <w:rPr>
          <w:rFonts w:ascii="Arial" w:hAnsi="Arial" w:cs="Arial"/>
          <w:b/>
          <w:bCs/>
          <w:sz w:val="52"/>
          <w:szCs w:val="52"/>
        </w:rPr>
        <w:t>.docx</w:t>
      </w:r>
    </w:p>
    <w:p w14:paraId="6AE54F42" w14:textId="09442411" w:rsidR="00473771" w:rsidRDefault="009F2DD8">
      <w:r>
        <w:rPr>
          <w:rFonts w:ascii="Arial" w:hAnsi="Arial" w:cs="Arial"/>
          <w:b/>
          <w:bCs/>
          <w:sz w:val="52"/>
          <w:szCs w:val="52"/>
        </w:rPr>
        <w:t xml:space="preserve">Title Style </w:t>
      </w:r>
      <w:ins w:id="2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t xml:space="preserve">Centered </w:t>
        </w:r>
      </w:ins>
      <w:r>
        <w:rPr>
          <w:rFonts w:ascii="Arial" w:hAnsi="Arial" w:cs="Arial"/>
          <w:b/>
          <w:bCs/>
          <w:sz w:val="52"/>
          <w:szCs w:val="52"/>
        </w:rPr>
        <w:t>Demo</w:t>
      </w:r>
    </w:p>
    <w:p w14:paraId="39B734C0" w14:textId="77777777" w:rsidR="00473771" w:rsidRDefault="009F2DD8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 xml:space="preserve">This document </w:t>
      </w:r>
      <w:ins w:id="3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t>shows</w:t>
        </w:r>
      </w:ins>
      <w:del w:id="4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delText>demonstrates the</w:delText>
        </w:r>
      </w:del>
      <w:r>
        <w:rPr>
          <w:rFonts w:ascii="Arial" w:hAnsi="Arial" w:cs="Arial"/>
          <w:b/>
          <w:bCs/>
          <w:sz w:val="52"/>
          <w:szCs w:val="52"/>
        </w:rPr>
        <w:t xml:space="preserve"> Title </w:t>
      </w:r>
      <w:del w:id="5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delText xml:space="preserve">paragraph </w:delText>
        </w:r>
      </w:del>
      <w:r>
        <w:rPr>
          <w:rFonts w:ascii="Arial" w:hAnsi="Arial" w:cs="Arial"/>
          <w:b/>
          <w:bCs/>
          <w:sz w:val="52"/>
          <w:szCs w:val="52"/>
        </w:rPr>
        <w:t>style</w:t>
      </w:r>
      <w:ins w:id="6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t xml:space="preserve"> with center alignment</w:t>
        </w:r>
      </w:ins>
      <w:r>
        <w:rPr>
          <w:rFonts w:ascii="Arial" w:hAnsi="Arial" w:cs="Arial"/>
          <w:b/>
          <w:bCs/>
          <w:sz w:val="52"/>
          <w:szCs w:val="52"/>
        </w:rPr>
        <w:t>.</w:t>
      </w:r>
    </w:p>
    <w:p w14:paraId="23A65EB7" w14:textId="77777777" w:rsidR="00473771" w:rsidRDefault="009F2DD8">
      <w:pPr>
        <w:spacing w:line="240" w:lineRule="auto"/>
      </w:pPr>
      <w:ins w:id="7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t xml:space="preserve">Centered </w:t>
        </w:r>
      </w:ins>
      <w:r>
        <w:rPr>
          <w:rFonts w:ascii="Arial" w:hAnsi="Arial" w:cs="Arial"/>
          <w:b/>
          <w:bCs/>
          <w:sz w:val="52"/>
          <w:szCs w:val="52"/>
        </w:rPr>
        <w:t xml:space="preserve">Title style creates </w:t>
      </w:r>
      <w:ins w:id="8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t>an impressive</w:t>
        </w:r>
      </w:ins>
      <w:del w:id="9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delText>a visually prominent</w:delText>
        </w:r>
      </w:del>
      <w:r>
        <w:rPr>
          <w:rFonts w:ascii="Arial" w:hAnsi="Arial" w:cs="Arial"/>
          <w:b/>
          <w:bCs/>
          <w:sz w:val="52"/>
          <w:szCs w:val="52"/>
        </w:rPr>
        <w:t xml:space="preserve"> document </w:t>
      </w:r>
      <w:ins w:id="10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t>cover page</w:t>
        </w:r>
      </w:ins>
      <w:del w:id="11" w:author="Arthur Souza Rodrigues" w:date="2026-09-26T14:59:00Z" w16du:dateUtc="2026-09-26T18:59:00Z">
        <w:r>
          <w:rPr>
            <w:rFonts w:ascii="Arial" w:hAnsi="Arial" w:cs="Arial"/>
            <w:b/>
            <w:bCs/>
            <w:sz w:val="52"/>
            <w:szCs w:val="52"/>
          </w:rPr>
          <w:delText>heading</w:delText>
        </w:r>
      </w:del>
      <w:r>
        <w:rPr>
          <w:rFonts w:ascii="Arial" w:hAnsi="Arial" w:cs="Arial"/>
          <w:b/>
          <w:bCs/>
          <w:sz w:val="52"/>
          <w:szCs w:val="52"/>
        </w:rPr>
        <w:t>.</w:t>
      </w:r>
    </w:p>
    <w:sectPr w:rsidR="0047377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3771"/>
    <w:rsid w:val="002E1CFF"/>
    <w:rsid w:val="002F5B90"/>
    <w:rsid w:val="00473771"/>
    <w:rsid w:val="006C7BB9"/>
    <w:rsid w:val="00B522E5"/>
    <w:rsid w:val="00BD6B3F"/>
    <w:rsid w:val="00CD07B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2026-09-26T18:59:00Z</dcterms:modified>
</cp:coreProperties>
</file>