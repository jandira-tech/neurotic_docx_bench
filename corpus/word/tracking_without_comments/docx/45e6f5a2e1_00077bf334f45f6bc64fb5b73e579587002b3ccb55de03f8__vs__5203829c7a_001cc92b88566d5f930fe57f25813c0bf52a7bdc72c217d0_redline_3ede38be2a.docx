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9CBDF" w14:textId="77777777" w:rsidR="002E5199" w:rsidRDefault="002E5199" w:rsidP="009700EB">
      <w:pPr>
        <w:pStyle w:val="Default"/>
        <w:rPr>
          <w:ins w:id="2" w:author="uzivatel" w:date="2026-09-22T12:14:00Z" w16du:dateUtc="2026-09-22T16:14:00Z"/>
          <w:b/>
          <w:bCs/>
          <w:sz w:val="22"/>
          <w:szCs w:val="22"/>
          <w:u w:val="single"/>
        </w:rPr>
      </w:pPr>
    </w:p>
    <w:p w14:paraId="5ADF0905" w14:textId="77777777" w:rsidR="002E5199" w:rsidRDefault="002E5199" w:rsidP="002E5199">
      <w:pPr>
        <w:pStyle w:val="Heading4"/>
        <w:jc w:val="center"/>
        <w:rPr>
          <w:ins w:id="3" w:author="uzivatel" w:date="2026-09-22T12:14:00Z" w16du:dateUtc="2026-09-22T16:14:00Z"/>
          <w:sz w:val="34"/>
        </w:rPr>
      </w:pPr>
      <w:ins w:id="4" w:author="uzivatel" w:date="2026-09-22T12:14:00Z" w16du:dateUtc="2026-09-22T16:14:00Z">
        <w:r>
          <w:rPr>
            <w:sz w:val="34"/>
          </w:rPr>
          <w:t>Základní škola Rumburk, U Nemocnice 1132/5, okres Děčín, p. o.</w:t>
        </w:r>
      </w:ins>
    </w:p>
    <w:p w14:paraId="3969EAF2" w14:textId="77777777" w:rsidR="002E5199" w:rsidRDefault="002E5199" w:rsidP="002E5199">
      <w:pPr>
        <w:rPr>
          <w:ins w:id="5" w:author="uzivatel" w:date="2026-09-22T12:14:00Z" w16du:dateUtc="2026-09-22T16:14:00Z"/>
          <w:sz w:val="16"/>
        </w:rPr>
      </w:pPr>
      <w:ins w:id="6" w:author="uzivatel" w:date="2026-09-22T12:14:00Z" w16du:dateUtc="2026-09-22T16:14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2F670F7F" w14:textId="77777777" w:rsidR="00067C1B" w:rsidRDefault="00067C1B" w:rsidP="002E5199">
      <w:pPr>
        <w:pStyle w:val="Default"/>
        <w:jc w:val="center"/>
        <w:rPr>
          <w:ins w:id="7" w:author="uzivatel" w:date="2026-09-22T12:14:00Z" w16du:dateUtc="2026-09-22T16:14:00Z"/>
        </w:rPr>
      </w:pPr>
    </w:p>
    <w:p w14:paraId="1FCA3CDA" w14:textId="77777777" w:rsidR="009700EB" w:rsidRPr="00AF69EB" w:rsidRDefault="009700EB" w:rsidP="002E5199">
      <w:pPr>
        <w:pStyle w:val="Default"/>
        <w:jc w:val="center"/>
        <w:rPr>
          <w:ins w:id="8" w:author="uzivatel" w:date="2026-09-22T12:14:00Z" w16du:dateUtc="2026-09-22T16:14:00Z"/>
          <w:b/>
          <w:bCs/>
          <w:sz w:val="22"/>
          <w:szCs w:val="22"/>
          <w:u w:val="single"/>
        </w:rPr>
      </w:pPr>
      <w:ins w:id="9" w:author="uzivatel" w:date="2026-09-22T12:14:00Z" w16du:dateUtc="2026-09-22T16:14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2C8D3623" w14:textId="77777777" w:rsidR="009D457F" w:rsidRDefault="009D457F" w:rsidP="009700EB">
      <w:pPr>
        <w:pStyle w:val="Default"/>
        <w:rPr>
          <w:ins w:id="10" w:author="uzivatel" w:date="2026-09-22T12:14:00Z" w16du:dateUtc="2026-09-22T16:14:00Z"/>
          <w:b/>
          <w:bCs/>
          <w:sz w:val="22"/>
          <w:szCs w:val="22"/>
        </w:rPr>
      </w:pPr>
    </w:p>
    <w:p w14:paraId="4062A65F" w14:textId="77777777" w:rsidR="009700EB" w:rsidRDefault="009700EB" w:rsidP="009700EB">
      <w:pPr>
        <w:pStyle w:val="Default"/>
        <w:rPr>
          <w:ins w:id="11" w:author="uzivatel" w:date="2026-09-22T12:14:00Z" w16du:dateUtc="2026-09-22T16:14:00Z"/>
          <w:rFonts w:ascii="Roboto" w:hAnsi="Roboto"/>
        </w:rPr>
      </w:pPr>
      <w:ins w:id="12" w:author="uzivatel" w:date="2026-09-22T12:14:00Z" w16du:dateUtc="2026-09-22T16:14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23955332" w14:textId="77777777" w:rsidR="004714D6" w:rsidRDefault="003A4848" w:rsidP="003A4848">
      <w:pPr>
        <w:pStyle w:val="Default"/>
        <w:numPr>
          <w:ilvl w:val="0"/>
          <w:numId w:val="14"/>
        </w:numPr>
        <w:rPr>
          <w:ins w:id="13" w:author="uzivatel" w:date="2026-09-22T12:14:00Z" w16du:dateUtc="2026-09-22T16:14:00Z"/>
          <w:rFonts w:ascii="Roboto" w:hAnsi="Roboto"/>
        </w:rPr>
      </w:pPr>
      <w:ins w:id="14" w:author="uzivatel" w:date="2026-09-22T12:14:00Z" w16du:dateUtc="2026-09-22T16:14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2A55FFC" w14:textId="77777777" w:rsidR="003A4848" w:rsidRPr="004714D6" w:rsidRDefault="003A4848" w:rsidP="003A4848">
      <w:pPr>
        <w:pStyle w:val="Default"/>
        <w:numPr>
          <w:ilvl w:val="0"/>
          <w:numId w:val="14"/>
        </w:numPr>
        <w:rPr>
          <w:ins w:id="15" w:author="uzivatel" w:date="2026-09-22T12:14:00Z" w16du:dateUtc="2026-09-22T16:14:00Z"/>
          <w:rFonts w:ascii="Roboto" w:hAnsi="Roboto"/>
        </w:rPr>
      </w:pPr>
      <w:ins w:id="16" w:author="uzivatel" w:date="2026-09-22T12:14:00Z" w16du:dateUtc="2026-09-22T16:14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D601094" w14:textId="77777777" w:rsidR="003A4848" w:rsidRDefault="003A4848" w:rsidP="003A4848">
      <w:pPr>
        <w:pStyle w:val="Default"/>
        <w:numPr>
          <w:ilvl w:val="0"/>
          <w:numId w:val="14"/>
        </w:numPr>
        <w:rPr>
          <w:ins w:id="17" w:author="uzivatel" w:date="2026-09-22T12:14:00Z" w16du:dateUtc="2026-09-22T16:14:00Z"/>
          <w:rFonts w:ascii="Roboto" w:hAnsi="Roboto"/>
        </w:rPr>
      </w:pPr>
      <w:ins w:id="18" w:author="uzivatel" w:date="2026-09-22T12:14:00Z" w16du:dateUtc="2026-09-22T16:14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3968C2ED" w14:textId="77777777" w:rsidR="003A4848" w:rsidRDefault="003A4848" w:rsidP="003A4848">
      <w:pPr>
        <w:pStyle w:val="Default"/>
        <w:numPr>
          <w:ilvl w:val="0"/>
          <w:numId w:val="14"/>
        </w:numPr>
        <w:rPr>
          <w:ins w:id="19" w:author="uzivatel" w:date="2026-09-22T12:14:00Z" w16du:dateUtc="2026-09-22T16:14:00Z"/>
          <w:rFonts w:ascii="Roboto" w:hAnsi="Roboto"/>
        </w:rPr>
      </w:pPr>
      <w:ins w:id="20" w:author="uzivatel" w:date="2026-09-22T12:14:00Z" w16du:dateUtc="2026-09-22T16:14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030ACAAE" w14:textId="77777777" w:rsidR="003A4848" w:rsidRDefault="003A4848" w:rsidP="003A4848">
      <w:pPr>
        <w:pStyle w:val="Default"/>
        <w:numPr>
          <w:ilvl w:val="0"/>
          <w:numId w:val="14"/>
        </w:numPr>
        <w:rPr>
          <w:ins w:id="21" w:author="uzivatel" w:date="2026-09-22T12:14:00Z" w16du:dateUtc="2026-09-22T16:14:00Z"/>
          <w:rFonts w:ascii="Roboto" w:hAnsi="Roboto"/>
        </w:rPr>
      </w:pPr>
      <w:ins w:id="22" w:author="uzivatel" w:date="2026-09-22T12:14:00Z" w16du:dateUtc="2026-09-22T16:14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00E1AC0" w14:textId="77777777" w:rsidR="008F695B" w:rsidRPr="009D457F" w:rsidRDefault="003A4848" w:rsidP="009700EB">
      <w:pPr>
        <w:pStyle w:val="Default"/>
        <w:numPr>
          <w:ilvl w:val="0"/>
          <w:numId w:val="14"/>
        </w:numPr>
        <w:rPr>
          <w:ins w:id="23" w:author="uzivatel" w:date="2026-09-22T12:14:00Z" w16du:dateUtc="2026-09-22T16:14:00Z"/>
          <w:b/>
          <w:bCs/>
          <w:sz w:val="22"/>
          <w:szCs w:val="22"/>
        </w:rPr>
      </w:pPr>
      <w:ins w:id="24" w:author="uzivatel" w:date="2026-09-22T12:14:00Z" w16du:dateUtc="2026-09-22T16:14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482511AB" w14:textId="77777777" w:rsidR="009D457F" w:rsidRPr="009D457F" w:rsidRDefault="009D457F" w:rsidP="009D457F">
      <w:pPr>
        <w:pStyle w:val="Default"/>
        <w:ind w:left="720"/>
        <w:rPr>
          <w:ins w:id="25" w:author="uzivatel" w:date="2026-09-22T12:14:00Z" w16du:dateUtc="2026-09-22T16:14:00Z"/>
          <w:b/>
          <w:bCs/>
          <w:sz w:val="22"/>
          <w:szCs w:val="22"/>
        </w:rPr>
      </w:pPr>
    </w:p>
    <w:p w14:paraId="51239666" w14:textId="77777777" w:rsidR="0071556C" w:rsidRDefault="0043051E" w:rsidP="009700EB">
      <w:pPr>
        <w:pStyle w:val="Default"/>
        <w:rPr>
          <w:ins w:id="26" w:author="uzivatel" w:date="2026-09-22T12:14:00Z" w16du:dateUtc="2026-09-22T16:14:00Z"/>
          <w:b/>
          <w:bCs/>
          <w:sz w:val="22"/>
          <w:szCs w:val="22"/>
          <w:u w:val="single"/>
        </w:rPr>
      </w:pPr>
      <w:ins w:id="27" w:author="uzivatel" w:date="2026-09-22T12:14:00Z" w16du:dateUtc="2026-09-22T16:14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5D4DB99E" w14:textId="77777777" w:rsidR="002E5199" w:rsidRPr="0043051E" w:rsidRDefault="002E5199" w:rsidP="009700EB">
      <w:pPr>
        <w:pStyle w:val="Default"/>
        <w:rPr>
          <w:ins w:id="28" w:author="uzivatel" w:date="2026-09-22T12:14:00Z" w16du:dateUtc="2026-09-22T16:14:00Z"/>
          <w:b/>
          <w:bCs/>
          <w:sz w:val="22"/>
          <w:szCs w:val="22"/>
          <w:u w:val="single"/>
        </w:rPr>
      </w:pPr>
    </w:p>
    <w:p w14:paraId="09D6D830" w14:textId="77777777" w:rsidR="00E60474" w:rsidRDefault="00C9043F" w:rsidP="00E2631A">
      <w:pPr>
        <w:pStyle w:val="Default"/>
        <w:rPr>
          <w:ins w:id="29" w:author="uzivatel" w:date="2026-09-22T12:14:00Z" w16du:dateUtc="2026-09-22T16:14:00Z"/>
          <w:rFonts w:ascii="Roboto" w:hAnsi="Roboto"/>
        </w:rPr>
      </w:pPr>
      <w:ins w:id="30" w:author="uzivatel" w:date="2026-09-22T12:14:00Z" w16du:dateUtc="2026-09-22T16:14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12307199" w14:textId="77777777" w:rsidR="00E2631A" w:rsidRPr="00E2631A" w:rsidRDefault="00E2631A" w:rsidP="00E2631A">
      <w:pPr>
        <w:pStyle w:val="Default"/>
        <w:rPr>
          <w:ins w:id="31" w:author="uzivatel" w:date="2026-09-22T12:14:00Z" w16du:dateUtc="2026-09-22T16:14:00Z"/>
          <w:rFonts w:ascii="Roboto" w:hAnsi="Roboto"/>
        </w:rPr>
      </w:pPr>
    </w:p>
    <w:p w14:paraId="6782AAFC" w14:textId="77777777" w:rsidR="00DF0E9B" w:rsidRPr="00E2631A" w:rsidRDefault="00DF0E9B" w:rsidP="00DF0E9B">
      <w:pPr>
        <w:pStyle w:val="Default"/>
        <w:rPr>
          <w:ins w:id="32" w:author="uzivatel" w:date="2026-09-22T12:14:00Z" w16du:dateUtc="2026-09-22T16:14:00Z"/>
          <w:rFonts w:ascii="Roboto" w:hAnsi="Roboto"/>
          <w:b/>
        </w:rPr>
      </w:pPr>
      <w:ins w:id="33" w:author="uzivatel" w:date="2026-09-22T12:14:00Z" w16du:dateUtc="2026-09-22T16:14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1AE66C6D" w14:textId="77777777" w:rsidR="000C1D5B" w:rsidRDefault="000C1D5B" w:rsidP="00222525">
      <w:pPr>
        <w:pStyle w:val="Default"/>
        <w:rPr>
          <w:ins w:id="34" w:author="uzivatel" w:date="2026-09-22T12:14:00Z" w16du:dateUtc="2026-09-22T16:14:00Z"/>
          <w:b/>
          <w:bCs/>
          <w:sz w:val="22"/>
          <w:szCs w:val="22"/>
          <w:u w:val="single"/>
        </w:rPr>
      </w:pPr>
    </w:p>
    <w:p w14:paraId="14DA5423" w14:textId="77777777" w:rsidR="00222525" w:rsidRDefault="00967EDD" w:rsidP="00222525">
      <w:pPr>
        <w:pStyle w:val="Default"/>
        <w:rPr>
          <w:ins w:id="35" w:author="uzivatel" w:date="2026-09-22T12:14:00Z" w16du:dateUtc="2026-09-22T16:14:00Z"/>
          <w:b/>
          <w:bCs/>
          <w:sz w:val="22"/>
          <w:szCs w:val="22"/>
          <w:u w:val="single"/>
        </w:rPr>
      </w:pPr>
      <w:ins w:id="36" w:author="uzivatel" w:date="2026-09-22T12:14:00Z" w16du:dateUtc="2026-09-22T16:14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16DA8195" w14:textId="77777777" w:rsidR="000C1D5B" w:rsidRDefault="000C1D5B" w:rsidP="00222525">
      <w:pPr>
        <w:pStyle w:val="Default"/>
        <w:rPr>
          <w:ins w:id="37" w:author="uzivatel" w:date="2026-09-22T12:14:00Z" w16du:dateUtc="2026-09-22T16:14:00Z"/>
          <w:b/>
          <w:bCs/>
          <w:sz w:val="22"/>
          <w:szCs w:val="22"/>
          <w:u w:val="single"/>
        </w:rPr>
      </w:pPr>
    </w:p>
    <w:p w14:paraId="57A9F3D0" w14:textId="77777777" w:rsidR="00393DFA" w:rsidRPr="009E4030" w:rsidRDefault="005F4481" w:rsidP="00222525">
      <w:pPr>
        <w:pStyle w:val="Default"/>
        <w:numPr>
          <w:ilvl w:val="0"/>
          <w:numId w:val="11"/>
        </w:numPr>
        <w:rPr>
          <w:ins w:id="38" w:author="uzivatel" w:date="2026-09-22T12:14:00Z" w16du:dateUtc="2026-09-22T16:14:00Z"/>
          <w:rFonts w:ascii="Roboto" w:hAnsi="Roboto"/>
        </w:rPr>
      </w:pPr>
      <w:ins w:id="39" w:author="uzivatel" w:date="2026-09-22T12:14:00Z" w16du:dateUtc="2026-09-22T16:14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2DFB65BB" w14:textId="77777777" w:rsidR="005F4481" w:rsidRPr="009E4030" w:rsidRDefault="005F4481" w:rsidP="009E4030">
      <w:pPr>
        <w:pStyle w:val="Default"/>
        <w:numPr>
          <w:ilvl w:val="0"/>
          <w:numId w:val="16"/>
        </w:numPr>
        <w:rPr>
          <w:ins w:id="40" w:author="uzivatel" w:date="2026-09-22T12:14:00Z" w16du:dateUtc="2026-09-22T16:14:00Z"/>
          <w:rFonts w:ascii="Roboto" w:hAnsi="Roboto"/>
        </w:rPr>
      </w:pPr>
      <w:ins w:id="41" w:author="uzivatel" w:date="2026-09-22T12:14:00Z" w16du:dateUtc="2026-09-22T16:14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07A7161" w14:textId="77777777" w:rsidR="00393DFA" w:rsidRPr="009E4030" w:rsidRDefault="00393DFA" w:rsidP="009E4030">
      <w:pPr>
        <w:pStyle w:val="Default"/>
        <w:numPr>
          <w:ilvl w:val="0"/>
          <w:numId w:val="16"/>
        </w:numPr>
        <w:rPr>
          <w:ins w:id="42" w:author="uzivatel" w:date="2026-09-22T12:14:00Z" w16du:dateUtc="2026-09-22T16:14:00Z"/>
          <w:rFonts w:ascii="Roboto" w:hAnsi="Roboto"/>
        </w:rPr>
      </w:pPr>
      <w:ins w:id="43" w:author="uzivatel" w:date="2026-09-22T12:14:00Z" w16du:dateUtc="2026-09-22T16:14:00Z">
        <w:r w:rsidRPr="009E4030">
          <w:rPr>
            <w:rFonts w:ascii="Roboto" w:hAnsi="Roboto"/>
          </w:rPr>
          <w:t>individuální konzultace</w:t>
        </w:r>
      </w:ins>
    </w:p>
    <w:p w14:paraId="145C63CB" w14:textId="77777777" w:rsidR="00AB7A30" w:rsidRPr="00222525" w:rsidRDefault="00393DFA" w:rsidP="009E4030">
      <w:pPr>
        <w:pStyle w:val="Default"/>
        <w:numPr>
          <w:ilvl w:val="0"/>
          <w:numId w:val="11"/>
        </w:numPr>
        <w:rPr>
          <w:ins w:id="44" w:author="uzivatel" w:date="2026-09-22T12:14:00Z" w16du:dateUtc="2026-09-22T16:14:00Z"/>
          <w:b/>
          <w:bCs/>
          <w:sz w:val="22"/>
          <w:szCs w:val="22"/>
          <w:u w:val="single"/>
        </w:rPr>
      </w:pPr>
      <w:ins w:id="45" w:author="uzivatel" w:date="2026-09-22T12:14:00Z" w16du:dateUtc="2026-09-22T16:14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376D1626" w14:textId="77777777" w:rsidR="00AB7A30" w:rsidRPr="00ED3AF5" w:rsidRDefault="006B75D9" w:rsidP="009E4030">
      <w:pPr>
        <w:pStyle w:val="Default"/>
        <w:numPr>
          <w:ilvl w:val="0"/>
          <w:numId w:val="11"/>
        </w:numPr>
        <w:rPr>
          <w:ins w:id="46" w:author="uzivatel" w:date="2026-09-22T12:14:00Z" w16du:dateUtc="2026-09-22T16:14:00Z"/>
          <w:rFonts w:ascii="Roboto" w:hAnsi="Roboto"/>
        </w:rPr>
      </w:pPr>
      <w:ins w:id="47" w:author="uzivatel" w:date="2026-09-22T12:14:00Z" w16du:dateUtc="2026-09-22T16:14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6EF77A81" w14:textId="77777777" w:rsidR="000C1D5B" w:rsidRPr="00067C1B" w:rsidRDefault="008E16D0" w:rsidP="009E4030">
      <w:pPr>
        <w:pStyle w:val="Default"/>
        <w:numPr>
          <w:ilvl w:val="0"/>
          <w:numId w:val="11"/>
        </w:numPr>
        <w:rPr>
          <w:ins w:id="48" w:author="uzivatel" w:date="2026-09-22T12:14:00Z" w16du:dateUtc="2026-09-22T16:14:00Z"/>
          <w:rFonts w:ascii="Roboto" w:hAnsi="Roboto"/>
        </w:rPr>
      </w:pPr>
      <w:ins w:id="49" w:author="uzivatel" w:date="2026-09-22T12:14:00Z" w16du:dateUtc="2026-09-22T16:14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2723AABD" w14:textId="77777777" w:rsidR="00F01D59" w:rsidRDefault="00EF2DAF" w:rsidP="009E4030">
      <w:pPr>
        <w:pStyle w:val="Default"/>
        <w:numPr>
          <w:ilvl w:val="0"/>
          <w:numId w:val="11"/>
        </w:numPr>
        <w:rPr>
          <w:ins w:id="50" w:author="uzivatel" w:date="2026-09-22T12:14:00Z" w16du:dateUtc="2026-09-22T16:14:00Z"/>
          <w:rFonts w:ascii="Roboto" w:hAnsi="Roboto"/>
        </w:rPr>
      </w:pPr>
      <w:ins w:id="51" w:author="uzivatel" w:date="2026-09-22T12:14:00Z" w16du:dateUtc="2026-09-22T16:14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1E59E283" w14:textId="77777777" w:rsidR="00E2631A" w:rsidRDefault="00EF2DAF" w:rsidP="009E4030">
      <w:pPr>
        <w:pStyle w:val="Default"/>
        <w:numPr>
          <w:ilvl w:val="0"/>
          <w:numId w:val="11"/>
        </w:numPr>
        <w:rPr>
          <w:ins w:id="52" w:author="uzivatel" w:date="2026-09-22T12:14:00Z" w16du:dateUtc="2026-09-22T16:14:00Z"/>
          <w:rFonts w:ascii="Roboto" w:hAnsi="Roboto"/>
        </w:rPr>
      </w:pPr>
      <w:ins w:id="53" w:author="uzivatel" w:date="2026-09-22T12:14:00Z" w16du:dateUtc="2026-09-22T16:14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79538ADC" w14:textId="77777777" w:rsidR="005406F7" w:rsidRPr="00F91991" w:rsidRDefault="005406F7" w:rsidP="005406F7">
      <w:pPr>
        <w:pStyle w:val="Default"/>
        <w:numPr>
          <w:ilvl w:val="0"/>
          <w:numId w:val="11"/>
        </w:numPr>
        <w:rPr>
          <w:ins w:id="54" w:author="uzivatel" w:date="2026-09-22T12:14:00Z" w16du:dateUtc="2026-09-22T16:14:00Z"/>
          <w:rFonts w:ascii="Times New Roman" w:hAnsi="Times New Roman" w:cs="Times New Roman"/>
        </w:rPr>
      </w:pPr>
      <w:ins w:id="55" w:author="uzivatel" w:date="2026-09-22T12:14:00Z" w16du:dateUtc="2026-09-22T16:14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150320DF" w14:textId="77777777" w:rsidR="00EF2DAF" w:rsidRPr="00EF2DAF" w:rsidRDefault="005406F7" w:rsidP="009E4030">
      <w:pPr>
        <w:pStyle w:val="Default"/>
        <w:numPr>
          <w:ilvl w:val="0"/>
          <w:numId w:val="11"/>
        </w:numPr>
        <w:rPr>
          <w:ins w:id="56" w:author="uzivatel" w:date="2026-09-22T12:14:00Z" w16du:dateUtc="2026-09-22T16:14:00Z"/>
          <w:rFonts w:ascii="Roboto" w:hAnsi="Roboto"/>
        </w:rPr>
      </w:pPr>
      <w:ins w:id="57" w:author="uzivatel" w:date="2026-09-22T12:14:00Z" w16du:dateUtc="2026-09-22T16:14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410C3BC" w14:textId="77777777" w:rsidR="000C1D5B" w:rsidRDefault="000C1D5B" w:rsidP="000C1D5B">
      <w:pPr>
        <w:pStyle w:val="Default"/>
        <w:numPr>
          <w:ilvl w:val="0"/>
          <w:numId w:val="6"/>
        </w:numPr>
        <w:rPr>
          <w:ins w:id="58" w:author="uzivatel" w:date="2026-09-22T12:14:00Z" w16du:dateUtc="2026-09-22T16:14:00Z"/>
          <w:rFonts w:ascii="Roboto" w:hAnsi="Roboto"/>
        </w:rPr>
      </w:pPr>
      <w:ins w:id="59" w:author="uzivatel" w:date="2026-09-22T12:14:00Z" w16du:dateUtc="2026-09-22T16:14:00Z">
        <w:r>
          <w:rPr>
            <w:rFonts w:ascii="Roboto" w:hAnsi="Roboto"/>
          </w:rPr>
          <w:t>žáci si přinesou:</w:t>
        </w:r>
      </w:ins>
    </w:p>
    <w:p w14:paraId="0231CA09" w14:textId="77777777" w:rsidR="00992F5A" w:rsidRDefault="000C1D5B" w:rsidP="000C1D5B">
      <w:pPr>
        <w:pStyle w:val="Default"/>
        <w:numPr>
          <w:ilvl w:val="0"/>
          <w:numId w:val="12"/>
        </w:numPr>
        <w:rPr>
          <w:ins w:id="60" w:author="uzivatel" w:date="2026-09-22T12:14:00Z" w16du:dateUtc="2026-09-22T16:14:00Z"/>
          <w:rFonts w:ascii="Roboto" w:hAnsi="Roboto"/>
        </w:rPr>
      </w:pPr>
      <w:ins w:id="61" w:author="uzivatel" w:date="2026-09-22T12:14:00Z" w16du:dateUtc="2026-09-22T16:14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4B205A5D" w14:textId="77777777" w:rsidR="000C1D5B" w:rsidRPr="00992F5A" w:rsidRDefault="000C1D5B" w:rsidP="000C1D5B">
      <w:pPr>
        <w:pStyle w:val="Default"/>
        <w:numPr>
          <w:ilvl w:val="0"/>
          <w:numId w:val="12"/>
        </w:numPr>
        <w:rPr>
          <w:ins w:id="62" w:author="uzivatel" w:date="2026-09-22T12:14:00Z" w16du:dateUtc="2026-09-22T16:14:00Z"/>
          <w:rFonts w:ascii="Roboto" w:hAnsi="Roboto"/>
        </w:rPr>
      </w:pPr>
      <w:ins w:id="63" w:author="uzivatel" w:date="2026-09-22T12:14:00Z" w16du:dateUtc="2026-09-22T16:14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3378A3D" w14:textId="77777777" w:rsidR="000C1D5B" w:rsidRDefault="000C1D5B" w:rsidP="000C1D5B">
      <w:pPr>
        <w:pStyle w:val="Default"/>
        <w:numPr>
          <w:ilvl w:val="0"/>
          <w:numId w:val="12"/>
        </w:numPr>
        <w:rPr>
          <w:ins w:id="64" w:author="uzivatel" w:date="2026-09-22T12:14:00Z" w16du:dateUtc="2026-09-22T16:14:00Z"/>
        </w:rPr>
      </w:pPr>
      <w:ins w:id="65" w:author="uzivatel" w:date="2026-09-22T12:14:00Z" w16du:dateUtc="2026-09-22T16:14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14DB3679" w14:textId="77777777" w:rsidR="0029441F" w:rsidRDefault="0029441F" w:rsidP="00EE71B6">
      <w:pPr>
        <w:spacing w:line="360" w:lineRule="auto"/>
        <w:rPr>
          <w:del w:id="66" w:author="uzivatel" w:date="2026-09-22T12:14:00Z" w16du:dateUtc="2026-09-22T16:14:00Z"/>
          <w:rFonts w:asciiTheme="minorHAnsi" w:hAnsiTheme="minorHAnsi"/>
          <w:b/>
          <w:lang w:val="sr-Cyrl-CS"/>
        </w:rPr>
      </w:pPr>
      <w:del w:id="67" w:author="uzivatel" w:date="2026-09-22T12:14:00Z" w16du:dateUtc="2026-09-22T16:14:00Z">
        <w:r w:rsidRPr="00EE71B6">
          <w:rPr>
            <w:rFonts w:asciiTheme="minorHAnsi" w:hAnsiTheme="minorHAnsi"/>
            <w:b/>
            <w:lang w:val="sr-Cyrl-CS"/>
          </w:rPr>
          <w:lastRenderedPageBreak/>
          <w:delText>СТАМБЕН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  <w:r w:rsidRPr="00EE71B6">
          <w:rPr>
            <w:rFonts w:asciiTheme="minorHAnsi" w:hAnsiTheme="minorHAnsi"/>
            <w:b/>
            <w:lang w:val="sr-Cyrl-CS"/>
          </w:rPr>
          <w:delText xml:space="preserve"> ЗАЈЕДНИЦ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</w:del>
    </w:p>
    <w:p w14:paraId="38C587AA" w14:textId="77777777" w:rsidR="00EE71B6" w:rsidRPr="00EE71B6" w:rsidRDefault="00EE71B6" w:rsidP="00EE71B6">
      <w:pPr>
        <w:spacing w:line="360" w:lineRule="auto"/>
        <w:rPr>
          <w:del w:id="68" w:author="uzivatel" w:date="2026-09-22T12:14:00Z" w16du:dateUtc="2026-09-22T16:14:00Z"/>
          <w:rFonts w:asciiTheme="minorHAnsi" w:hAnsiTheme="minorHAnsi"/>
          <w:lang w:val="sr-Cyrl-CS"/>
        </w:rPr>
      </w:pPr>
      <w:del w:id="69" w:author="uzivatel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Ул</w:delText>
        </w:r>
        <w:r w:rsidR="002A5309">
          <w:rPr>
            <w:rFonts w:asciiTheme="minorHAnsi" w:hAnsiTheme="minorHAnsi"/>
            <w:lang w:val="sr-Cyrl-CS"/>
          </w:rPr>
          <w:delText>ица</w:delText>
        </w:r>
        <w:r w:rsidRPr="00EE71B6">
          <w:rPr>
            <w:rFonts w:asciiTheme="minorHAnsi" w:hAnsiTheme="minorHAnsi"/>
            <w:lang w:val="sr-Cyrl-CS"/>
          </w:rPr>
          <w:delText>___________</w:delText>
        </w:r>
        <w:r w:rsidR="002A5309">
          <w:rPr>
            <w:rFonts w:asciiTheme="minorHAnsi" w:hAnsiTheme="minorHAnsi"/>
            <w:lang w:val="sr-Cyrl-CS"/>
          </w:rPr>
          <w:delText>___</w:delText>
        </w:r>
        <w:r w:rsidRPr="00EE71B6">
          <w:rPr>
            <w:rFonts w:asciiTheme="minorHAnsi" w:hAnsiTheme="minorHAnsi"/>
            <w:lang w:val="sr-Cyrl-CS"/>
          </w:rPr>
          <w:delText>______ број _____</w:delText>
        </w:r>
      </w:del>
    </w:p>
    <w:p w14:paraId="0CF25815" w14:textId="77777777" w:rsidR="00EE71B6" w:rsidRDefault="00EE71B6" w:rsidP="00EE71B6">
      <w:pPr>
        <w:spacing w:line="360" w:lineRule="auto"/>
        <w:rPr>
          <w:del w:id="70" w:author="uzivatel" w:date="2026-09-22T12:14:00Z" w16du:dateUtc="2026-09-22T16:14:00Z"/>
          <w:rFonts w:asciiTheme="minorHAnsi" w:hAnsiTheme="minorHAnsi"/>
          <w:lang w:val="sr-Cyrl-CS"/>
        </w:rPr>
      </w:pPr>
      <w:del w:id="71" w:author="uzivatel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___________</w:delText>
        </w:r>
        <w:r>
          <w:rPr>
            <w:rFonts w:asciiTheme="minorHAnsi" w:hAnsiTheme="minorHAnsi"/>
            <w:lang w:val="sr-Cyrl-CS"/>
          </w:rPr>
          <w:delText>___</w:delText>
        </w:r>
        <w:r w:rsidR="002A5309">
          <w:rPr>
            <w:rFonts w:asciiTheme="minorHAnsi" w:hAnsiTheme="minorHAnsi"/>
            <w:lang w:val="sr-Cyrl-CS"/>
          </w:rPr>
          <w:delText>_</w:delText>
        </w:r>
        <w:r>
          <w:rPr>
            <w:rFonts w:asciiTheme="minorHAnsi" w:hAnsiTheme="minorHAnsi"/>
            <w:lang w:val="sr-Cyrl-CS"/>
          </w:rPr>
          <w:delText>_</w:delText>
        </w:r>
        <w:r w:rsidRPr="00EE71B6">
          <w:rPr>
            <w:rFonts w:asciiTheme="minorHAnsi" w:hAnsiTheme="minorHAnsi"/>
            <w:lang w:val="sr-Cyrl-CS"/>
          </w:rPr>
          <w:delText>__</w:delText>
        </w:r>
      </w:del>
    </w:p>
    <w:p w14:paraId="4829D081" w14:textId="77777777" w:rsidR="00FE41F0" w:rsidRDefault="00FE41F0" w:rsidP="00FE41F0">
      <w:pPr>
        <w:rPr>
          <w:del w:id="72" w:author="uzivatel" w:date="2026-09-22T12:14:00Z" w16du:dateUtc="2026-09-22T16:14:00Z"/>
          <w:rFonts w:asciiTheme="minorHAnsi" w:hAnsiTheme="minorHAnsi"/>
          <w:b/>
          <w:lang w:val="sr-Cyrl-CS"/>
        </w:rPr>
      </w:pPr>
      <w:del w:id="73" w:author="uzivatel" w:date="2026-09-22T12:14:00Z" w16du:dateUtc="2026-09-22T16:14:00Z">
        <w:r>
          <w:rPr>
            <w:rFonts w:asciiTheme="minorHAnsi" w:hAnsiTheme="minorHAnsi"/>
            <w:b/>
            <w:lang w:val="sr-Cyrl-CS"/>
          </w:rPr>
          <w:delText>Скупштина стамбене заједнице</w:delText>
        </w:r>
      </w:del>
    </w:p>
    <w:p w14:paraId="0730CB85" w14:textId="77777777" w:rsidR="00FE41F0" w:rsidRPr="00EE71B6" w:rsidRDefault="00FE41F0" w:rsidP="00EE71B6">
      <w:pPr>
        <w:spacing w:line="360" w:lineRule="auto"/>
        <w:rPr>
          <w:del w:id="74" w:author="uzivatel" w:date="2026-09-22T12:14:00Z" w16du:dateUtc="2026-09-22T16:14:00Z"/>
          <w:rFonts w:asciiTheme="minorHAnsi" w:hAnsiTheme="minorHAnsi"/>
          <w:lang w:val="sr-Cyrl-CS"/>
        </w:rPr>
      </w:pPr>
    </w:p>
    <w:p w14:paraId="75FC5AF2" w14:textId="77777777" w:rsidR="00EE71B6" w:rsidRPr="00EE71B6" w:rsidRDefault="00EE71B6" w:rsidP="00EE71B6">
      <w:pPr>
        <w:rPr>
          <w:del w:id="75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6D39E781" w14:textId="77777777" w:rsidR="001E58CB" w:rsidRPr="0029441F" w:rsidRDefault="002E4887" w:rsidP="00F61EB4">
      <w:pPr>
        <w:jc w:val="center"/>
        <w:rPr>
          <w:del w:id="76" w:author="uzivatel" w:date="2026-09-22T12:14:00Z" w16du:dateUtc="2026-09-22T16:14:00Z"/>
          <w:rFonts w:asciiTheme="minorHAnsi" w:hAnsiTheme="minorHAnsi"/>
          <w:b/>
        </w:rPr>
      </w:pPr>
      <w:del w:id="77" w:author="uzivate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А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С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Н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К</w:delText>
        </w:r>
        <w:r w:rsidR="0029441F">
          <w:rPr>
            <w:rFonts w:asciiTheme="minorHAnsi" w:hAnsiTheme="minorHAnsi"/>
            <w:b/>
            <w:lang w:val="sr-Cyrl-CS"/>
          </w:rPr>
          <w:delText xml:space="preserve"> </w:delText>
        </w:r>
      </w:del>
    </w:p>
    <w:p w14:paraId="617327CA" w14:textId="77777777" w:rsidR="00EE71B6" w:rsidRDefault="00EE71B6" w:rsidP="001C65B1">
      <w:pPr>
        <w:spacing w:line="360" w:lineRule="auto"/>
        <w:rPr>
          <w:del w:id="78" w:author="uzivatel" w:date="2026-09-22T12:14:00Z" w16du:dateUtc="2026-09-22T16:14:00Z"/>
          <w:rFonts w:asciiTheme="minorHAnsi" w:hAnsiTheme="minorHAnsi"/>
          <w:lang w:val="sr-Cyrl-CS"/>
        </w:rPr>
      </w:pPr>
    </w:p>
    <w:p w14:paraId="19CA47D4" w14:textId="77777777" w:rsidR="00F61EB4" w:rsidRPr="0029441F" w:rsidRDefault="00B00A37" w:rsidP="001C65B1">
      <w:pPr>
        <w:spacing w:line="360" w:lineRule="auto"/>
        <w:jc w:val="both"/>
        <w:rPr>
          <w:del w:id="79" w:author="uzivatel" w:date="2026-09-22T12:14:00Z" w16du:dateUtc="2026-09-22T16:14:00Z"/>
          <w:rFonts w:asciiTheme="minorHAnsi" w:hAnsiTheme="minorHAnsi"/>
          <w:lang w:val="sr-Cyrl-CS"/>
        </w:rPr>
      </w:pPr>
      <w:del w:id="80" w:author="uzivatel" w:date="2026-09-22T12:14:00Z" w16du:dateUtc="2026-09-22T16:14:00Z">
        <w:r>
          <w:rPr>
            <w:rFonts w:asciiTheme="minorHAnsi" w:hAnsiTheme="minorHAnsi"/>
            <w:lang w:val="sr-Cyrl-CS"/>
          </w:rPr>
          <w:delText>Прва с</w:delText>
        </w:r>
        <w:r w:rsidR="0029441F">
          <w:rPr>
            <w:rFonts w:asciiTheme="minorHAnsi" w:hAnsiTheme="minorHAnsi"/>
            <w:lang w:val="sr-Cyrl-CS"/>
          </w:rPr>
          <w:delText>едниц</w:delText>
        </w:r>
        <w:r>
          <w:rPr>
            <w:rFonts w:asciiTheme="minorHAnsi" w:hAnsiTheme="minorHAnsi"/>
            <w:lang w:val="sr-Cyrl-CS"/>
          </w:rPr>
          <w:delText xml:space="preserve">а </w:delText>
        </w:r>
        <w:r w:rsidR="00797D91">
          <w:rPr>
            <w:rFonts w:asciiTheme="minorHAnsi" w:hAnsiTheme="minorHAnsi"/>
            <w:lang w:val="sr-Cyrl-CS"/>
          </w:rPr>
          <w:delText xml:space="preserve">скупштине </w:delText>
        </w:r>
        <w:r w:rsidR="0029441F">
          <w:rPr>
            <w:rFonts w:asciiTheme="minorHAnsi" w:hAnsiTheme="minorHAnsi"/>
            <w:lang w:val="sr-Cyrl-CS"/>
          </w:rPr>
          <w:delText>стамбене</w:delText>
        </w:r>
        <w:r w:rsidR="00DB65FF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заједнице</w:delText>
        </w:r>
        <w:r w:rsidR="00AB3F38" w:rsidRPr="0029441F">
          <w:rPr>
            <w:rFonts w:asciiTheme="minorHAnsi" w:hAnsiTheme="minorHAnsi"/>
            <w:lang w:val="sr-Cyrl-CS"/>
          </w:rPr>
          <w:delText xml:space="preserve"> у ул</w:delText>
        </w:r>
        <w:r w:rsidR="0029441F">
          <w:rPr>
            <w:rFonts w:asciiTheme="minorHAnsi" w:hAnsiTheme="minorHAnsi"/>
            <w:lang w:val="sr-Cyrl-CS"/>
          </w:rPr>
          <w:delText xml:space="preserve">. </w:delText>
        </w:r>
        <w:r w:rsidR="00AB3F38" w:rsidRPr="0029441F">
          <w:rPr>
            <w:rFonts w:asciiTheme="minorHAnsi" w:hAnsiTheme="minorHAnsi"/>
            <w:lang w:val="sr-Cyrl-CS"/>
          </w:rPr>
          <w:delText>......................................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 w:rsidR="0029441F">
          <w:rPr>
            <w:rFonts w:asciiTheme="minorHAnsi" w:hAnsiTheme="minorHAnsi"/>
            <w:lang w:val="sr-Cyrl-CS"/>
          </w:rPr>
          <w:delText>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>
          <w:rPr>
            <w:rFonts w:asciiTheme="minorHAnsi" w:hAnsiTheme="minorHAnsi"/>
            <w:lang w:val="sr-Cyrl-CS"/>
          </w:rPr>
          <w:delText>..........</w:delText>
        </w:r>
        <w:r w:rsidR="00DB65FF" w:rsidRPr="0029441F">
          <w:rPr>
            <w:rFonts w:asciiTheme="minorHAnsi" w:hAnsiTheme="minorHAnsi"/>
            <w:lang w:val="sr-Cyrl-CS"/>
          </w:rPr>
          <w:delText>.......</w:delText>
        </w:r>
        <w:r w:rsidR="0029441F">
          <w:rPr>
            <w:rFonts w:asciiTheme="minorHAnsi" w:hAnsiTheme="minorHAnsi"/>
            <w:lang w:val="sr-Cyrl-CS"/>
          </w:rPr>
          <w:delText xml:space="preserve"> бр. ……………</w:delText>
        </w:r>
        <w:r w:rsidR="00797D91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у ………………………….</w:delText>
        </w:r>
        <w:r w:rsidR="00AB3F38" w:rsidRPr="0029441F">
          <w:rPr>
            <w:rFonts w:asciiTheme="minorHAnsi" w:hAnsiTheme="minorHAnsi"/>
            <w:lang w:val="sr-Cyrl-CS"/>
          </w:rPr>
          <w:delText>, одржан</w:delText>
        </w:r>
        <w:r w:rsidR="001C65B1">
          <w:rPr>
            <w:rFonts w:asciiTheme="minorHAnsi" w:hAnsiTheme="minorHAnsi"/>
            <w:lang w:val="sr-Cyrl-CS"/>
          </w:rPr>
          <w:delText xml:space="preserve">а </w:delText>
        </w:r>
        <w:r>
          <w:rPr>
            <w:rFonts w:asciiTheme="minorHAnsi" w:hAnsiTheme="minorHAnsi"/>
            <w:lang w:val="sr-Cyrl-CS"/>
          </w:rPr>
          <w:delText xml:space="preserve">је </w:delText>
        </w:r>
        <w:r w:rsidR="001C65B1">
          <w:rPr>
            <w:rFonts w:asciiTheme="minorHAnsi" w:hAnsiTheme="minorHAnsi"/>
            <w:lang w:val="sr-Cyrl-CS"/>
          </w:rPr>
          <w:delText>дана ...............</w:delText>
        </w:r>
        <w:r w:rsidR="00AB3F38" w:rsidRPr="0029441F">
          <w:rPr>
            <w:rFonts w:asciiTheme="minorHAnsi" w:hAnsiTheme="minorHAnsi"/>
            <w:lang w:val="sr-Cyrl-CS"/>
          </w:rPr>
          <w:delText>.........</w:delText>
        </w:r>
        <w:r w:rsidR="001C65B1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20........ г</w:delText>
        </w:r>
        <w:r w:rsidR="00102A75" w:rsidRPr="0029441F">
          <w:rPr>
            <w:rFonts w:asciiTheme="minorHAnsi" w:hAnsiTheme="minorHAnsi"/>
            <w:lang w:val="sr-Cyrl-CS"/>
          </w:rPr>
          <w:delText>одине, са почетком у ......</w:delText>
        </w:r>
        <w:r w:rsidR="0029441F">
          <w:rPr>
            <w:rFonts w:asciiTheme="minorHAnsi" w:hAnsiTheme="minorHAnsi"/>
            <w:lang w:val="sr-Cyrl-CS"/>
          </w:rPr>
          <w:delText>.</w:delText>
        </w:r>
        <w:r w:rsidR="00102A75" w:rsidRPr="0029441F">
          <w:rPr>
            <w:rFonts w:asciiTheme="minorHAnsi" w:hAnsiTheme="minorHAnsi"/>
            <w:lang w:val="sr-Cyrl-CS"/>
          </w:rPr>
          <w:delText>....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часова</w:delText>
        </w:r>
        <w:r w:rsidR="00DB65FF" w:rsidRPr="0029441F">
          <w:rPr>
            <w:rFonts w:asciiTheme="minorHAnsi" w:hAnsiTheme="minorHAnsi"/>
            <w:lang w:val="sr-Cyrl-CS"/>
          </w:rPr>
          <w:delText>.</w:delText>
        </w:r>
      </w:del>
    </w:p>
    <w:p w14:paraId="00324286" w14:textId="77777777" w:rsidR="001212FF" w:rsidRPr="00736EC2" w:rsidRDefault="00850495" w:rsidP="001C65B1">
      <w:pPr>
        <w:spacing w:line="360" w:lineRule="auto"/>
        <w:jc w:val="both"/>
        <w:rPr>
          <w:del w:id="81" w:author="uzivatel" w:date="2026-09-22T12:14:00Z" w16du:dateUtc="2026-09-22T16:14:00Z"/>
          <w:rFonts w:asciiTheme="minorHAnsi" w:hAnsiTheme="minorHAnsi"/>
          <w:lang w:val="sr-Cyrl-CS"/>
        </w:rPr>
      </w:pPr>
      <w:del w:id="82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Седницу је сазвао и</w:delText>
        </w:r>
        <w:r w:rsidR="001212FF" w:rsidRPr="0029441F">
          <w:rPr>
            <w:rFonts w:asciiTheme="minorHAnsi" w:hAnsiTheme="minorHAnsi"/>
            <w:lang w:val="sr-Cyrl-CS"/>
          </w:rPr>
          <w:delText xml:space="preserve"> </w:delText>
        </w:r>
        <w:r w:rsidR="00736EC2">
          <w:rPr>
            <w:rFonts w:asciiTheme="minorHAnsi" w:hAnsiTheme="minorHAnsi"/>
            <w:lang w:val="sr-Cyrl-CS"/>
          </w:rPr>
          <w:delText>водио..........................</w:delText>
        </w:r>
        <w:r w:rsidR="001212FF" w:rsidRPr="0029441F">
          <w:rPr>
            <w:rFonts w:asciiTheme="minorHAnsi" w:hAnsiTheme="minorHAnsi"/>
            <w:lang w:val="sr-Cyrl-CS"/>
          </w:rPr>
          <w:delText>............</w:delText>
        </w:r>
        <w:r w:rsidR="00DB65FF" w:rsidRPr="0029441F">
          <w:rPr>
            <w:rFonts w:asciiTheme="minorHAnsi" w:hAnsiTheme="minorHAnsi"/>
            <w:lang w:val="sr-Cyrl-CS"/>
          </w:rPr>
          <w:delText xml:space="preserve">........................, </w:delText>
        </w:r>
        <w:r w:rsidR="00C53847" w:rsidRPr="0029441F">
          <w:rPr>
            <w:rFonts w:asciiTheme="minorHAnsi" w:hAnsiTheme="minorHAnsi"/>
            <w:lang w:val="sr-Cyrl-CS"/>
          </w:rPr>
          <w:delText>в</w:delText>
        </w:r>
        <w:r w:rsidR="00DB65FF" w:rsidRPr="0029441F">
          <w:rPr>
            <w:rFonts w:asciiTheme="minorHAnsi" w:hAnsiTheme="minorHAnsi"/>
            <w:lang w:val="sr-Cyrl-CS"/>
          </w:rPr>
          <w:delText>ласник стана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102A75" w:rsidRPr="0029441F">
          <w:rPr>
            <w:rFonts w:asciiTheme="minorHAnsi" w:hAnsiTheme="minorHAnsi"/>
            <w:lang w:val="sr-Cyrl-CS"/>
          </w:rPr>
          <w:delText>ој</w:delText>
        </w:r>
        <w:r w:rsidR="00044A5E">
          <w:rPr>
            <w:rFonts w:asciiTheme="minorHAnsi" w:hAnsiTheme="minorHAnsi"/>
            <w:lang w:val="sr-Cyrl-CS"/>
          </w:rPr>
          <w:delText>............ .</w:delText>
        </w:r>
      </w:del>
    </w:p>
    <w:p w14:paraId="232EAC21" w14:textId="77777777" w:rsidR="001212FF" w:rsidRPr="0029441F" w:rsidRDefault="001212FF" w:rsidP="00F61EB4">
      <w:pPr>
        <w:jc w:val="both"/>
        <w:rPr>
          <w:del w:id="83" w:author="uzivatel" w:date="2026-09-22T12:14:00Z" w16du:dateUtc="2026-09-22T16:14:00Z"/>
          <w:rFonts w:asciiTheme="minorHAnsi" w:hAnsiTheme="minorHAnsi"/>
          <w:lang w:val="sr-Cyrl-CS"/>
        </w:rPr>
      </w:pPr>
    </w:p>
    <w:p w14:paraId="508E303A" w14:textId="77777777" w:rsidR="0073139B" w:rsidRPr="0029441F" w:rsidRDefault="001212FF" w:rsidP="00CF765F">
      <w:pPr>
        <w:spacing w:line="276" w:lineRule="auto"/>
        <w:ind w:firstLine="720"/>
        <w:jc w:val="both"/>
        <w:rPr>
          <w:del w:id="84" w:author="uzivatel" w:date="2026-09-22T12:14:00Z" w16du:dateUtc="2026-09-22T16:14:00Z"/>
          <w:rFonts w:asciiTheme="minorHAnsi" w:hAnsiTheme="minorHAnsi"/>
          <w:lang w:val="sr-Cyrl-CS"/>
        </w:rPr>
      </w:pPr>
      <w:del w:id="85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Седница </w:delText>
        </w:r>
        <w:r w:rsidR="00044A5E">
          <w:rPr>
            <w:rFonts w:asciiTheme="minorHAnsi" w:hAnsiTheme="minorHAnsi"/>
            <w:lang w:val="sr-Cyrl-CS"/>
          </w:rPr>
          <w:delText>ј</w:delText>
        </w:r>
        <w:r w:rsidRPr="0029441F">
          <w:rPr>
            <w:rFonts w:asciiTheme="minorHAnsi" w:hAnsiTheme="minorHAnsi"/>
            <w:lang w:val="sr-Cyrl-CS"/>
          </w:rPr>
          <w:delText>е саз</w:delText>
        </w:r>
        <w:r w:rsidR="00044A5E">
          <w:rPr>
            <w:rFonts w:asciiTheme="minorHAnsi" w:hAnsiTheme="minorHAnsi"/>
            <w:lang w:val="sr-Cyrl-CS"/>
          </w:rPr>
          <w:delText>вана</w:delText>
        </w:r>
        <w:r w:rsidRPr="0029441F">
          <w:rPr>
            <w:rFonts w:asciiTheme="minorHAnsi" w:hAnsiTheme="minorHAnsi"/>
            <w:lang w:val="sr-Cyrl-CS"/>
          </w:rPr>
          <w:delText xml:space="preserve"> ради избора </w:delText>
        </w:r>
        <w:r w:rsidR="0029441F">
          <w:rPr>
            <w:rFonts w:asciiTheme="minorHAnsi" w:hAnsiTheme="minorHAnsi"/>
            <w:lang w:val="sr-Cyrl-CS"/>
          </w:rPr>
          <w:delText>управника стамбене заједнице</w:delText>
        </w:r>
        <w:r w:rsidRPr="0029441F">
          <w:rPr>
            <w:rFonts w:asciiTheme="minorHAnsi" w:hAnsiTheme="minorHAnsi"/>
            <w:lang w:val="sr-Cyrl-CS"/>
          </w:rPr>
          <w:delText xml:space="preserve"> у складу са чл. </w:delText>
        </w:r>
        <w:r w:rsidR="0029441F">
          <w:rPr>
            <w:rFonts w:asciiTheme="minorHAnsi" w:hAnsiTheme="minorHAnsi"/>
            <w:lang w:val="sr-Cyrl-CS"/>
          </w:rPr>
          <w:delText>40, и 49.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Закона о </w:delText>
        </w:r>
        <w:r w:rsidR="0029441F" w:rsidRPr="0029441F">
          <w:rPr>
            <w:rFonts w:asciiTheme="minorHAnsi" w:hAnsiTheme="minorHAnsi"/>
            <w:i/>
            <w:lang w:val="sr-Cyrl-CS"/>
          </w:rPr>
          <w:delText xml:space="preserve">становању и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одржавању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зграда</w:delText>
        </w:r>
        <w:r w:rsidR="0029441F">
          <w:rPr>
            <w:rFonts w:asciiTheme="minorHAnsi" w:hAnsiTheme="minorHAnsi"/>
            <w:lang w:val="sr-Cyrl-CS"/>
          </w:rPr>
          <w:delText xml:space="preserve"> („Сл.</w:delText>
        </w:r>
        <w:r w:rsidR="00DB65FF" w:rsidRPr="0029441F">
          <w:rPr>
            <w:rFonts w:asciiTheme="minorHAnsi" w:hAnsiTheme="minorHAnsi"/>
            <w:lang w:val="sr-Cyrl-CS"/>
          </w:rPr>
          <w:delText xml:space="preserve"> гласник РС“</w:delText>
        </w:r>
        <w:r w:rsidR="0073139B" w:rsidRPr="0029441F">
          <w:rPr>
            <w:rFonts w:asciiTheme="minorHAnsi" w:hAnsiTheme="minorHAnsi"/>
            <w:lang w:val="sr-Cyrl-CS"/>
          </w:rPr>
          <w:delText xml:space="preserve">, бр. </w:delText>
        </w:r>
        <w:r w:rsidR="0029441F">
          <w:rPr>
            <w:rFonts w:asciiTheme="minorHAnsi" w:hAnsiTheme="minorHAnsi"/>
            <w:lang w:val="sr-Cyrl-CS"/>
          </w:rPr>
          <w:delText>104/</w:delText>
        </w:r>
        <w:r w:rsidR="0073139B" w:rsidRPr="0029441F">
          <w:rPr>
            <w:rFonts w:asciiTheme="minorHAnsi" w:hAnsiTheme="minorHAnsi"/>
            <w:lang w:val="sr-Cyrl-CS"/>
          </w:rPr>
          <w:delText>201</w:delText>
        </w:r>
        <w:r w:rsidR="0029441F">
          <w:rPr>
            <w:rFonts w:asciiTheme="minorHAnsi" w:hAnsiTheme="minorHAnsi"/>
            <w:lang w:val="sr-Cyrl-CS"/>
          </w:rPr>
          <w:delText xml:space="preserve">6). </w:delText>
        </w:r>
        <w:r w:rsidR="0073139B" w:rsidRPr="0029441F">
          <w:rPr>
            <w:rFonts w:asciiTheme="minorHAnsi" w:hAnsiTheme="minorHAnsi"/>
            <w:lang w:val="sr-Cyrl-CS"/>
          </w:rPr>
          <w:delText>На почетку седнице председава</w:delText>
        </w:r>
        <w:r w:rsidR="00DB65FF" w:rsidRPr="0029441F">
          <w:rPr>
            <w:rFonts w:asciiTheme="minorHAnsi" w:hAnsiTheme="minorHAnsi"/>
            <w:lang w:val="sr-Cyrl-CS"/>
          </w:rPr>
          <w:delText xml:space="preserve">јући констатује да у згради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има </w:delText>
        </w:r>
        <w:r w:rsidR="00C53847" w:rsidRPr="0029441F">
          <w:rPr>
            <w:rFonts w:asciiTheme="minorHAnsi" w:hAnsiTheme="minorHAnsi"/>
            <w:lang w:val="sr-Cyrl-CS"/>
          </w:rPr>
          <w:delText>у</w:delText>
        </w:r>
        <w:r w:rsidR="0073139B" w:rsidRPr="0029441F">
          <w:rPr>
            <w:rFonts w:asciiTheme="minorHAnsi" w:hAnsiTheme="minorHAnsi"/>
            <w:lang w:val="sr-Cyrl-CS"/>
          </w:rPr>
          <w:delText>купно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73139B" w:rsidRPr="0029441F">
          <w:rPr>
            <w:rFonts w:asciiTheme="minorHAnsi" w:hAnsiTheme="minorHAnsi"/>
            <w:lang w:val="sr-Cyrl-CS"/>
          </w:rPr>
          <w:delText>................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3946F9" w:rsidRPr="0029441F">
          <w:rPr>
            <w:rFonts w:asciiTheme="minorHAnsi" w:hAnsiTheme="minorHAnsi"/>
            <w:lang w:val="sr-Cyrl-CS"/>
          </w:rPr>
          <w:delText>посебних делова зграде</w:delText>
        </w:r>
        <w:r w:rsidR="0073139B" w:rsidRPr="0029441F">
          <w:rPr>
            <w:rFonts w:asciiTheme="minorHAnsi" w:hAnsiTheme="minorHAnsi"/>
            <w:lang w:val="sr-Cyrl-CS"/>
          </w:rPr>
          <w:delText>, а да седници присуствује ..............</w:delText>
        </w:r>
        <w:r w:rsidR="0029441F">
          <w:rPr>
            <w:rFonts w:asciiTheme="minorHAnsi" w:hAnsiTheme="minorHAnsi"/>
            <w:lang w:val="sr-Cyrl-CS"/>
          </w:rPr>
          <w:delText xml:space="preserve"> чланова скупштине, те да су у складу са чланом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44</w:delText>
        </w:r>
        <w:r w:rsidR="0073139B" w:rsidRPr="0029441F">
          <w:rPr>
            <w:rFonts w:asciiTheme="minorHAnsi" w:hAnsiTheme="minorHAnsi"/>
            <w:lang w:val="sr-Cyrl-CS"/>
          </w:rPr>
          <w:delText>.</w:delText>
        </w:r>
        <w:r w:rsidR="00C53847" w:rsidRPr="0029441F">
          <w:rPr>
            <w:rFonts w:asciiTheme="minorHAnsi" w:hAnsiTheme="minorHAnsi"/>
            <w:lang w:val="sr-Cyrl-CS"/>
          </w:rPr>
          <w:delText xml:space="preserve"> став </w:delText>
        </w:r>
        <w:r w:rsidR="0029441F">
          <w:rPr>
            <w:rFonts w:asciiTheme="minorHAnsi" w:hAnsiTheme="minorHAnsi"/>
            <w:lang w:val="sr-Cyrl-CS"/>
          </w:rPr>
          <w:delText>1</w:delText>
        </w:r>
        <w:r w:rsidR="00C53847" w:rsidRPr="0029441F">
          <w:rPr>
            <w:rFonts w:asciiTheme="minorHAnsi" w:hAnsiTheme="minorHAnsi"/>
            <w:lang w:val="sr-Cyrl-CS"/>
          </w:rPr>
          <w:delText xml:space="preserve">. 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Закона о становању и одржавању зграда</w:delText>
        </w:r>
        <w:r w:rsidR="0073139B" w:rsidRPr="0029441F">
          <w:rPr>
            <w:rFonts w:asciiTheme="minorHAnsi" w:hAnsiTheme="minorHAnsi"/>
            <w:lang w:val="sr-Cyrl-CS"/>
          </w:rPr>
          <w:delText>, испуњени услови за</w:delText>
        </w:r>
        <w:r w:rsidR="00BD28D8">
          <w:rPr>
            <w:rFonts w:asciiTheme="minorHAnsi" w:hAnsiTheme="minorHAnsi"/>
            <w:lang w:val="sr-Cyrl-CS"/>
          </w:rPr>
          <w:delText xml:space="preserve"> одржавање седнице и одлучивање.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BD28D8">
          <w:rPr>
            <w:rFonts w:asciiTheme="minorHAnsi" w:hAnsiTheme="minorHAnsi"/>
            <w:lang w:val="sr-Cyrl-CS"/>
          </w:rPr>
          <w:delText>С</w:delText>
        </w:r>
        <w:r w:rsidR="0073139B" w:rsidRPr="0029441F">
          <w:rPr>
            <w:rFonts w:asciiTheme="minorHAnsi" w:hAnsiTheme="minorHAnsi"/>
            <w:lang w:val="sr-Cyrl-CS"/>
          </w:rPr>
          <w:delText xml:space="preserve">едница </w:delText>
        </w:r>
        <w:r w:rsidR="00BD28D8">
          <w:rPr>
            <w:rFonts w:asciiTheme="minorHAnsi" w:hAnsiTheme="minorHAnsi"/>
            <w:lang w:val="sr-Cyrl-CS"/>
          </w:rPr>
          <w:delText xml:space="preserve">је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настављена усвајањем </w:delText>
        </w:r>
        <w:r w:rsidR="00A86CA4">
          <w:rPr>
            <w:rFonts w:asciiTheme="minorHAnsi" w:hAnsiTheme="minorHAnsi"/>
            <w:lang w:val="sr-Cyrl-CS"/>
          </w:rPr>
          <w:delText xml:space="preserve">предложеног </w:delText>
        </w:r>
        <w:r w:rsidR="0073139B" w:rsidRPr="0029441F">
          <w:rPr>
            <w:rFonts w:asciiTheme="minorHAnsi" w:hAnsiTheme="minorHAnsi"/>
            <w:lang w:val="sr-Cyrl-CS"/>
          </w:rPr>
          <w:delText>дневног реда.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</w:del>
    </w:p>
    <w:p w14:paraId="79DCF8CF" w14:textId="77777777" w:rsidR="0073139B" w:rsidRPr="0029441F" w:rsidRDefault="0073139B" w:rsidP="00F61EB4">
      <w:pPr>
        <w:jc w:val="both"/>
        <w:rPr>
          <w:del w:id="86" w:author="uzivatel" w:date="2026-09-22T12:14:00Z" w16du:dateUtc="2026-09-22T16:14:00Z"/>
          <w:rFonts w:asciiTheme="minorHAnsi" w:hAnsiTheme="minorHAnsi"/>
          <w:lang w:val="sr-Cyrl-CS"/>
        </w:rPr>
      </w:pPr>
    </w:p>
    <w:p w14:paraId="2D4211F0" w14:textId="77777777" w:rsidR="0073139B" w:rsidRPr="0029441F" w:rsidRDefault="00A86CA4" w:rsidP="00102A75">
      <w:pPr>
        <w:jc w:val="center"/>
        <w:rPr>
          <w:del w:id="87" w:author="uzivatel" w:date="2026-09-22T12:14:00Z" w16du:dateUtc="2026-09-22T16:14:00Z"/>
          <w:rFonts w:asciiTheme="minorHAnsi" w:hAnsiTheme="minorHAnsi"/>
          <w:b/>
          <w:lang w:val="sr-Cyrl-CS"/>
        </w:rPr>
      </w:pPr>
      <w:del w:id="88" w:author="uzivatel" w:date="2026-09-22T12:14:00Z" w16du:dateUtc="2026-09-22T16:14:00Z">
        <w:r>
          <w:rPr>
            <w:rFonts w:asciiTheme="minorHAnsi" w:hAnsiTheme="minorHAnsi"/>
            <w:b/>
            <w:lang w:val="sr-Cyrl-CS"/>
          </w:rPr>
          <w:delText>Д</w:delText>
        </w:r>
        <w:r w:rsidR="0073139B" w:rsidRPr="0029441F">
          <w:rPr>
            <w:rFonts w:asciiTheme="minorHAnsi" w:hAnsiTheme="minorHAnsi"/>
            <w:b/>
            <w:lang w:val="sr-Cyrl-CS"/>
          </w:rPr>
          <w:delText>невни ред:</w:delText>
        </w:r>
      </w:del>
    </w:p>
    <w:p w14:paraId="5AB6FDE0" w14:textId="77777777" w:rsidR="0073139B" w:rsidRPr="0029441F" w:rsidRDefault="0073139B" w:rsidP="00102A75">
      <w:pPr>
        <w:jc w:val="center"/>
        <w:rPr>
          <w:del w:id="89" w:author="uzivatel" w:date="2026-09-22T12:14:00Z" w16du:dateUtc="2026-09-22T16:14:00Z"/>
          <w:rFonts w:asciiTheme="minorHAnsi" w:hAnsiTheme="minorHAnsi"/>
          <w:lang w:val="sr-Cyrl-CS"/>
        </w:rPr>
      </w:pPr>
    </w:p>
    <w:p w14:paraId="39366479" w14:textId="77777777" w:rsidR="00CE5A0E" w:rsidRPr="005528E2" w:rsidRDefault="005528E2" w:rsidP="005528E2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del w:id="90" w:author="uzivatel" w:date="2026-09-22T12:14:00Z" w16du:dateUtc="2026-09-22T16:14:00Z"/>
          <w:rFonts w:asciiTheme="minorHAnsi" w:hAnsiTheme="minorHAnsi"/>
          <w:lang w:val="sr-Cyrl-CS"/>
        </w:rPr>
      </w:pPr>
      <w:del w:id="91" w:author="uzivatel" w:date="2026-09-22T12:14:00Z" w16du:dateUtc="2026-09-22T16:14:00Z">
        <w:r w:rsidRPr="005528E2">
          <w:rPr>
            <w:rFonts w:asciiTheme="minorHAnsi" w:hAnsiTheme="minorHAnsi"/>
            <w:lang w:val="sr-Cyrl-CS"/>
          </w:rPr>
          <w:delText xml:space="preserve">Избор управника </w:delText>
        </w:r>
        <w:r w:rsidR="0029441F" w:rsidRPr="005528E2">
          <w:rPr>
            <w:rFonts w:asciiTheme="minorHAnsi" w:hAnsiTheme="minorHAnsi"/>
            <w:lang w:val="sr-Cyrl-CS"/>
          </w:rPr>
          <w:delText>стамбене заједнице</w:delText>
        </w:r>
      </w:del>
    </w:p>
    <w:p w14:paraId="76B95796" w14:textId="77777777" w:rsidR="0073139B" w:rsidRPr="0029441F" w:rsidRDefault="00CE5A0E" w:rsidP="0073139B">
      <w:pPr>
        <w:pStyle w:val="ListParagraph"/>
        <w:numPr>
          <w:ilvl w:val="0"/>
          <w:numId w:val="1"/>
        </w:numPr>
        <w:jc w:val="both"/>
        <w:rPr>
          <w:del w:id="92" w:author="uzivatel" w:date="2026-09-22T12:14:00Z" w16du:dateUtc="2026-09-22T16:14:00Z"/>
          <w:rFonts w:asciiTheme="minorHAnsi" w:hAnsiTheme="minorHAnsi"/>
          <w:lang w:val="sr-Cyrl-CS"/>
        </w:rPr>
      </w:pPr>
      <w:del w:id="93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(</w:delText>
        </w:r>
        <w:r w:rsidR="0073139B" w:rsidRPr="0029441F">
          <w:rPr>
            <w:rFonts w:asciiTheme="minorHAnsi" w:hAnsiTheme="minorHAnsi"/>
            <w:lang w:val="sr-Cyrl-CS"/>
          </w:rPr>
          <w:delText>може се расправљати и о другим тачкама дневног реда</w:delText>
        </w:r>
        <w:r w:rsidRPr="0029441F">
          <w:rPr>
            <w:rFonts w:asciiTheme="minorHAnsi" w:hAnsiTheme="minorHAnsi"/>
            <w:lang w:val="sr-Cyrl-CS"/>
          </w:rPr>
          <w:delText>).</w:delText>
        </w:r>
      </w:del>
    </w:p>
    <w:p w14:paraId="3F620955" w14:textId="77777777" w:rsidR="00CF765F" w:rsidRDefault="00CF765F" w:rsidP="00CF765F">
      <w:pPr>
        <w:rPr>
          <w:del w:id="94" w:author="uzivatel" w:date="2026-09-22T12:14:00Z" w16du:dateUtc="2026-09-22T16:14:00Z"/>
          <w:rFonts w:asciiTheme="minorHAnsi" w:hAnsiTheme="minorHAnsi"/>
          <w:lang w:val="sr-Cyrl-CS"/>
        </w:rPr>
      </w:pPr>
    </w:p>
    <w:p w14:paraId="2F0CD4AD" w14:textId="77777777" w:rsidR="00044A5E" w:rsidRPr="00CF765F" w:rsidRDefault="00044A5E" w:rsidP="00CF765F">
      <w:pPr>
        <w:rPr>
          <w:del w:id="95" w:author="uzivatel" w:date="2026-09-22T12:14:00Z" w16du:dateUtc="2026-09-22T16:14:00Z"/>
          <w:rFonts w:asciiTheme="minorHAnsi" w:hAnsiTheme="minorHAnsi"/>
          <w:lang w:val="sr-Cyrl-CS"/>
        </w:rPr>
      </w:pPr>
    </w:p>
    <w:p w14:paraId="1A47BFAD" w14:textId="77777777" w:rsidR="00803B25" w:rsidRPr="0029441F" w:rsidRDefault="00A86CA4" w:rsidP="00CF765F">
      <w:pPr>
        <w:ind w:firstLine="360"/>
        <w:jc w:val="both"/>
        <w:rPr>
          <w:del w:id="96" w:author="uzivatel" w:date="2026-09-22T12:14:00Z" w16du:dateUtc="2026-09-22T16:14:00Z"/>
          <w:rFonts w:asciiTheme="minorHAnsi" w:hAnsiTheme="minorHAnsi"/>
          <w:lang w:val="sr-Cyrl-CS"/>
        </w:rPr>
      </w:pPr>
      <w:del w:id="97" w:author="uzivatel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Након што </w:delText>
        </w:r>
        <w:r w:rsidR="005528E2">
          <w:rPr>
            <w:rFonts w:asciiTheme="minorHAnsi" w:hAnsiTheme="minorHAnsi"/>
            <w:lang w:val="sr-Cyrl-CS"/>
          </w:rPr>
          <w:delText>усвајања</w:delText>
        </w:r>
        <w:r>
          <w:rPr>
            <w:rFonts w:asciiTheme="minorHAnsi" w:hAnsiTheme="minorHAnsi"/>
            <w:lang w:val="sr-Cyrl-CS"/>
          </w:rPr>
          <w:delText xml:space="preserve"> дневн</w:delText>
        </w:r>
        <w:r w:rsidR="005528E2">
          <w:rPr>
            <w:rFonts w:asciiTheme="minorHAnsi" w:hAnsiTheme="minorHAnsi"/>
            <w:lang w:val="sr-Cyrl-CS"/>
          </w:rPr>
          <w:delText>ог</w:delText>
        </w:r>
        <w:r>
          <w:rPr>
            <w:rFonts w:asciiTheme="minorHAnsi" w:hAnsiTheme="minorHAnsi"/>
            <w:lang w:val="sr-Cyrl-CS"/>
          </w:rPr>
          <w:delText xml:space="preserve"> ред</w:delText>
        </w:r>
        <w:r w:rsidR="005528E2">
          <w:rPr>
            <w:rFonts w:asciiTheme="minorHAnsi" w:hAnsiTheme="minorHAnsi"/>
            <w:lang w:val="sr-Cyrl-CS"/>
          </w:rPr>
          <w:delText>а</w:delText>
        </w:r>
        <w:r>
          <w:rPr>
            <w:rFonts w:asciiTheme="minorHAnsi" w:hAnsiTheme="minorHAnsi"/>
            <w:lang w:val="sr-Cyrl-CS"/>
          </w:rPr>
          <w:delText>,</w:delText>
        </w:r>
        <w:r w:rsidR="00803B25" w:rsidRPr="0029441F">
          <w:rPr>
            <w:rFonts w:asciiTheme="minorHAnsi" w:hAnsiTheme="minorHAnsi"/>
            <w:lang w:val="sr-Cyrl-CS"/>
          </w:rPr>
          <w:delText xml:space="preserve"> прешло </w:delText>
        </w:r>
        <w:r>
          <w:rPr>
            <w:rFonts w:asciiTheme="minorHAnsi" w:hAnsiTheme="minorHAnsi"/>
            <w:lang w:val="sr-Cyrl-CS"/>
          </w:rPr>
          <w:delText xml:space="preserve">се </w:delText>
        </w:r>
        <w:r w:rsidR="00803B25" w:rsidRPr="0029441F">
          <w:rPr>
            <w:rFonts w:asciiTheme="minorHAnsi" w:hAnsiTheme="minorHAnsi"/>
            <w:lang w:val="sr-Cyrl-CS"/>
          </w:rPr>
          <w:delText xml:space="preserve">на расправљање </w:delText>
        </w:r>
        <w:r w:rsidR="00CF765F">
          <w:rPr>
            <w:rFonts w:asciiTheme="minorHAnsi" w:hAnsiTheme="minorHAnsi"/>
            <w:lang w:val="sr-Cyrl-CS"/>
          </w:rPr>
          <w:delText>и гласање по тачкама дневног реда</w:delText>
        </w:r>
        <w:r w:rsidR="00803B25" w:rsidRPr="0029441F">
          <w:rPr>
            <w:rFonts w:asciiTheme="minorHAnsi" w:hAnsiTheme="minorHAnsi"/>
            <w:lang w:val="sr-Cyrl-CS"/>
          </w:rPr>
          <w:delText>.</w:delText>
        </w:r>
      </w:del>
    </w:p>
    <w:p w14:paraId="4D91069F" w14:textId="77777777" w:rsidR="00803B25" w:rsidRPr="0029441F" w:rsidRDefault="00803B25" w:rsidP="00803B25">
      <w:pPr>
        <w:jc w:val="both"/>
        <w:rPr>
          <w:del w:id="98" w:author="uzivatel" w:date="2026-09-22T12:14:00Z" w16du:dateUtc="2026-09-22T16:14:00Z"/>
          <w:rFonts w:asciiTheme="minorHAnsi" w:hAnsiTheme="minorHAnsi"/>
          <w:lang w:val="sr-Cyrl-CS"/>
        </w:rPr>
      </w:pPr>
    </w:p>
    <w:p w14:paraId="4FB7D322" w14:textId="77777777" w:rsidR="00CF765F" w:rsidRPr="0029441F" w:rsidRDefault="00803B25" w:rsidP="00CF765F">
      <w:pPr>
        <w:spacing w:after="240" w:line="276" w:lineRule="auto"/>
        <w:ind w:firstLine="357"/>
        <w:jc w:val="both"/>
        <w:rPr>
          <w:del w:id="99" w:author="uzivatel" w:date="2026-09-22T12:14:00Z" w16du:dateUtc="2026-09-22T16:14:00Z"/>
          <w:rFonts w:asciiTheme="minorHAnsi" w:hAnsiTheme="minorHAnsi"/>
          <w:lang w:val="sr-Cyrl-CS"/>
        </w:rPr>
      </w:pPr>
      <w:del w:id="100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У оквиру 1. </w:delText>
        </w:r>
        <w:r w:rsidR="00CA1913" w:rsidRPr="0029441F">
          <w:rPr>
            <w:rFonts w:asciiTheme="minorHAnsi" w:hAnsiTheme="minorHAnsi"/>
            <w:lang w:val="sr-Cyrl-CS"/>
          </w:rPr>
          <w:delText>т</w:delText>
        </w:r>
        <w:r w:rsidRPr="0029441F">
          <w:rPr>
            <w:rFonts w:asciiTheme="minorHAnsi" w:hAnsiTheme="minorHAnsi"/>
            <w:lang w:val="sr-Cyrl-CS"/>
          </w:rPr>
          <w:delText>ачке дневног реда к</w:delText>
        </w:r>
        <w:r w:rsidR="00CE5A0E" w:rsidRPr="0029441F">
          <w:rPr>
            <w:rFonts w:asciiTheme="minorHAnsi" w:hAnsiTheme="minorHAnsi"/>
            <w:lang w:val="sr-Cyrl-CS"/>
          </w:rPr>
          <w:delText>онстатовано је да су испуњени сви</w:delText>
        </w:r>
        <w:r w:rsidRPr="0029441F">
          <w:rPr>
            <w:rFonts w:asciiTheme="minorHAnsi" w:hAnsiTheme="minorHAnsi"/>
            <w:lang w:val="sr-Cyrl-CS"/>
          </w:rPr>
          <w:delText xml:space="preserve"> законски услови</w:delText>
        </w:r>
        <w:r w:rsidR="005528E2">
          <w:rPr>
            <w:rFonts w:asciiTheme="minorHAnsi" w:hAnsiTheme="minorHAnsi"/>
            <w:lang w:val="sr-Cyrl-CS"/>
          </w:rPr>
          <w:delText xml:space="preserve"> за избор управника </w:delText>
        </w:r>
        <w:r w:rsidR="00CF765F">
          <w:rPr>
            <w:rFonts w:asciiTheme="minorHAnsi" w:hAnsiTheme="minorHAnsi"/>
            <w:lang w:val="sr-Cyrl-CS"/>
          </w:rPr>
          <w:delText>стамбене заједнице</w:delText>
        </w:r>
        <w:r w:rsidR="005528E2">
          <w:rPr>
            <w:rFonts w:asciiTheme="minorHAnsi" w:hAnsiTheme="minorHAnsi"/>
            <w:lang w:val="sr-Cyrl-CS"/>
          </w:rPr>
          <w:delText>, за кога је предложен</w:delText>
        </w:r>
        <w:r w:rsidRPr="0029441F">
          <w:rPr>
            <w:rFonts w:asciiTheme="minorHAnsi" w:hAnsiTheme="minorHAnsi"/>
            <w:lang w:val="sr-Cyrl-CS"/>
          </w:rPr>
          <w:delText xml:space="preserve"> ............................................................., власник</w:delText>
        </w:r>
        <w:r w:rsidR="00BD28D8">
          <w:rPr>
            <w:rFonts w:asciiTheme="minorHAnsi" w:hAnsiTheme="minorHAnsi"/>
            <w:lang w:val="sr-Cyrl-CS"/>
          </w:rPr>
          <w:delText>/заступник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="005528E2">
          <w:rPr>
            <w:rFonts w:asciiTheme="minorHAnsi" w:hAnsiTheme="minorHAnsi"/>
            <w:lang w:val="sr-Cyrl-CS"/>
          </w:rPr>
          <w:delText>посебног дела</w:delText>
        </w:r>
        <w:r w:rsidRPr="0029441F">
          <w:rPr>
            <w:rFonts w:asciiTheme="minorHAnsi" w:hAnsiTheme="minorHAnsi"/>
            <w:lang w:val="sr-Cyrl-CS"/>
          </w:rPr>
          <w:delText xml:space="preserve"> бр</w:delText>
        </w:r>
        <w:r w:rsidR="00CF765F">
          <w:rPr>
            <w:rFonts w:asciiTheme="minorHAnsi" w:hAnsiTheme="minorHAnsi"/>
            <w:lang w:val="sr-Cyrl-CS"/>
          </w:rPr>
          <w:delText xml:space="preserve">. </w:delText>
        </w:r>
        <w:r w:rsidRPr="0029441F">
          <w:rPr>
            <w:rFonts w:asciiTheme="minorHAnsi" w:hAnsiTheme="minorHAnsi"/>
            <w:lang w:val="sr-Cyrl-CS"/>
          </w:rPr>
          <w:delText>.........</w:delText>
        </w:r>
        <w:r w:rsidR="00CF765F">
          <w:rPr>
            <w:rFonts w:asciiTheme="minorHAnsi" w:hAnsiTheme="minorHAnsi"/>
            <w:lang w:val="sr-Cyrl-CS"/>
          </w:rPr>
          <w:delText>. .</w:delText>
        </w:r>
      </w:del>
    </w:p>
    <w:p w14:paraId="5A2BA33B" w14:textId="77777777" w:rsidR="00395556" w:rsidRPr="0029441F" w:rsidRDefault="00803B25" w:rsidP="00EE71B6">
      <w:pPr>
        <w:spacing w:line="276" w:lineRule="auto"/>
        <w:ind w:firstLine="360"/>
        <w:jc w:val="both"/>
        <w:rPr>
          <w:del w:id="101" w:author="uzivatel" w:date="2026-09-22T12:14:00Z" w16du:dateUtc="2026-09-22T16:14:00Z"/>
          <w:rFonts w:asciiTheme="minorHAnsi" w:hAnsiTheme="minorHAnsi"/>
          <w:lang w:val="sr-Cyrl-CS"/>
        </w:rPr>
      </w:pPr>
      <w:del w:id="102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Након гласања присутни чланови </w:delText>
        </w:r>
        <w:r w:rsidR="00CF765F">
          <w:rPr>
            <w:rFonts w:asciiTheme="minorHAnsi" w:hAnsiTheme="minorHAnsi"/>
            <w:lang w:val="sr-Cyrl-CS"/>
          </w:rPr>
          <w:delText>с</w:delText>
        </w:r>
        <w:r w:rsidRPr="0029441F">
          <w:rPr>
            <w:rFonts w:asciiTheme="minorHAnsi" w:hAnsiTheme="minorHAnsi"/>
            <w:lang w:val="sr-Cyrl-CS"/>
          </w:rPr>
          <w:delText>купштине</w:delText>
        </w:r>
        <w:r w:rsidR="00CF765F">
          <w:rPr>
            <w:rFonts w:asciiTheme="minorHAnsi" w:hAnsiTheme="minorHAnsi"/>
            <w:lang w:val="sr-Cyrl-CS"/>
          </w:rPr>
          <w:delText xml:space="preserve"> стамбене заједнице, </w:delText>
        </w:r>
        <w:r w:rsidRPr="0029441F">
          <w:rPr>
            <w:rFonts w:asciiTheme="minorHAnsi" w:hAnsiTheme="minorHAnsi"/>
            <w:lang w:val="sr-Cyrl-CS"/>
          </w:rPr>
          <w:delText xml:space="preserve">једногласно </w:delText>
        </w:r>
        <w:r w:rsidR="007B74AB">
          <w:rPr>
            <w:rFonts w:asciiTheme="minorHAnsi" w:hAnsiTheme="minorHAnsi"/>
            <w:lang w:val="sr-Cyrl-CS"/>
          </w:rPr>
          <w:delText>/</w:delText>
        </w:r>
        <w:r w:rsidRPr="0029441F">
          <w:rPr>
            <w:rFonts w:asciiTheme="minorHAnsi" w:hAnsiTheme="minorHAnsi"/>
            <w:lang w:val="sr-Cyrl-CS"/>
          </w:rPr>
          <w:delText xml:space="preserve"> већином гласова </w:delText>
        </w:r>
        <w:r w:rsidR="00CF765F">
          <w:rPr>
            <w:rFonts w:asciiTheme="minorHAnsi" w:hAnsiTheme="minorHAnsi"/>
            <w:lang w:val="sr-Cyrl-CS"/>
          </w:rPr>
          <w:delText>чланова скупштине (</w:delText>
        </w:r>
        <w:r w:rsidR="00486233">
          <w:rPr>
            <w:rFonts w:asciiTheme="minorHAnsi" w:hAnsiTheme="minorHAnsi"/>
            <w:lang w:val="sr-Cyrl-CS"/>
          </w:rPr>
          <w:delText xml:space="preserve">у случају да одлука није донета једногласно </w:delText>
        </w:r>
        <w:r w:rsidRPr="0029441F">
          <w:rPr>
            <w:rFonts w:asciiTheme="minorHAnsi" w:hAnsiTheme="minorHAnsi"/>
            <w:lang w:val="sr-Cyrl-CS"/>
          </w:rPr>
          <w:delText>навести број гласова власника посебн</w:delText>
        </w:r>
        <w:r w:rsidR="00CF765F">
          <w:rPr>
            <w:rFonts w:asciiTheme="minorHAnsi" w:hAnsiTheme="minorHAnsi"/>
            <w:lang w:val="sr-Cyrl-CS"/>
          </w:rPr>
          <w:delText>их делова зграде), односно на основу …………… гласова, скупштина стамбене заједнице је донела</w:delText>
        </w:r>
        <w:r w:rsidRPr="0029441F">
          <w:rPr>
            <w:rFonts w:asciiTheme="minorHAnsi" w:hAnsiTheme="minorHAnsi"/>
            <w:lang w:val="sr-Cyrl-CS"/>
          </w:rPr>
          <w:delText>:</w:delText>
        </w:r>
      </w:del>
    </w:p>
    <w:p w14:paraId="5721ED24" w14:textId="77777777" w:rsidR="002A5309" w:rsidRDefault="002A5309" w:rsidP="00803B25">
      <w:pPr>
        <w:jc w:val="center"/>
        <w:rPr>
          <w:del w:id="103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4B936EB2" w14:textId="77777777" w:rsidR="002A5309" w:rsidRDefault="002A5309" w:rsidP="00FE41F0">
      <w:pPr>
        <w:rPr>
          <w:del w:id="104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720A7CBA" w14:textId="77777777" w:rsidR="00803B25" w:rsidRPr="0029441F" w:rsidRDefault="00803B25" w:rsidP="00803B25">
      <w:pPr>
        <w:jc w:val="center"/>
        <w:rPr>
          <w:del w:id="105" w:author="uzivatel" w:date="2026-09-22T12:14:00Z" w16du:dateUtc="2026-09-22T16:14:00Z"/>
          <w:rFonts w:asciiTheme="minorHAnsi" w:hAnsiTheme="minorHAnsi"/>
          <w:b/>
          <w:lang w:val="sr-Cyrl-CS"/>
        </w:rPr>
      </w:pPr>
      <w:del w:id="106" w:author="uzivate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О   Д   Л   У   К   У</w:delText>
        </w:r>
      </w:del>
    </w:p>
    <w:p w14:paraId="175FD226" w14:textId="77777777" w:rsidR="00CE5A0E" w:rsidRPr="0029441F" w:rsidRDefault="00CE5A0E" w:rsidP="00803B25">
      <w:pPr>
        <w:jc w:val="center"/>
        <w:rPr>
          <w:del w:id="107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520DC8E8" w14:textId="77777777" w:rsidR="00803B25" w:rsidRPr="0029441F" w:rsidRDefault="00803B25" w:rsidP="00803B25">
      <w:pPr>
        <w:rPr>
          <w:del w:id="108" w:author="uzivatel" w:date="2026-09-22T12:14:00Z" w16du:dateUtc="2026-09-22T16:14:00Z"/>
          <w:rFonts w:asciiTheme="minorHAnsi" w:hAnsiTheme="minorHAnsi"/>
          <w:lang w:val="sr-Cyrl-CS"/>
        </w:rPr>
      </w:pPr>
    </w:p>
    <w:p w14:paraId="75E14298" w14:textId="77777777" w:rsidR="00FB180E" w:rsidRDefault="00C231CC" w:rsidP="00DC0273">
      <w:pPr>
        <w:spacing w:line="480" w:lineRule="auto"/>
        <w:jc w:val="both"/>
        <w:rPr>
          <w:del w:id="109" w:author="uzivatel" w:date="2026-09-22T12:14:00Z" w16du:dateUtc="2026-09-22T16:14:00Z"/>
          <w:rFonts w:asciiTheme="minorHAnsi" w:hAnsiTheme="minorHAnsi"/>
          <w:lang w:val="sr-Cyrl-CS"/>
        </w:rPr>
      </w:pPr>
      <w:del w:id="110" w:author="uzivatel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За </w:delText>
        </w:r>
        <w:r w:rsidRPr="00C231CC">
          <w:rPr>
            <w:rFonts w:asciiTheme="minorHAnsi" w:hAnsiTheme="minorHAnsi"/>
            <w:b/>
            <w:lang w:val="sr-Cyrl-CS"/>
          </w:rPr>
          <w:delText>управника стамбене заједнице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="005779FF" w:rsidRPr="0029441F">
          <w:rPr>
            <w:rFonts w:asciiTheme="minorHAnsi" w:hAnsiTheme="minorHAnsi"/>
            <w:lang w:val="sr-Cyrl-CS"/>
          </w:rPr>
          <w:delText>у ул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5779FF" w:rsidRPr="0029441F">
          <w:rPr>
            <w:rFonts w:asciiTheme="minorHAnsi" w:hAnsiTheme="minorHAnsi"/>
            <w:lang w:val="sr-Cyrl-CS"/>
          </w:rPr>
          <w:delText>..........................................</w:delText>
        </w:r>
        <w:r w:rsidR="005779FF">
          <w:rPr>
            <w:rFonts w:asciiTheme="minorHAnsi" w:hAnsiTheme="minorHAnsi"/>
            <w:lang w:val="sr-Cyrl-CS"/>
          </w:rPr>
          <w:delText>...</w:delText>
        </w:r>
        <w:r w:rsidR="005779FF" w:rsidRPr="0029441F">
          <w:rPr>
            <w:rFonts w:asciiTheme="minorHAnsi" w:hAnsiTheme="minorHAnsi"/>
            <w:lang w:val="sr-Cyrl-CS"/>
          </w:rPr>
          <w:delText>...........</w:delText>
        </w:r>
        <w:r w:rsidR="005779FF">
          <w:rPr>
            <w:rFonts w:asciiTheme="minorHAnsi" w:hAnsiTheme="minorHAnsi"/>
            <w:lang w:val="sr-Cyrl-CS"/>
          </w:rPr>
          <w:delText xml:space="preserve"> бр. …………… </w:delText>
        </w:r>
        <w:r>
          <w:rPr>
            <w:rFonts w:asciiTheme="minorHAnsi" w:hAnsiTheme="minorHAnsi"/>
            <w:lang w:val="sr-Cyrl-CS"/>
          </w:rPr>
          <w:delText>је изабран</w:delText>
        </w:r>
        <w:r w:rsidR="005779FF">
          <w:rPr>
            <w:rFonts w:asciiTheme="minorHAnsi" w:hAnsiTheme="minorHAnsi"/>
            <w:lang w:val="sr-Cyrl-CS"/>
          </w:rPr>
          <w:delText xml:space="preserve"> .</w:delText>
        </w:r>
        <w:r w:rsidR="00803B25" w:rsidRPr="0029441F">
          <w:rPr>
            <w:rFonts w:asciiTheme="minorHAnsi" w:hAnsiTheme="minorHAnsi"/>
            <w:lang w:val="sr-Cyrl-CS"/>
          </w:rPr>
          <w:delText>........................................</w:delText>
        </w:r>
        <w:r w:rsidR="005779FF">
          <w:rPr>
            <w:rFonts w:asciiTheme="minorHAnsi" w:hAnsiTheme="minorHAnsi"/>
            <w:lang w:val="sr-Cyrl-CS"/>
          </w:rPr>
          <w:delText>..............</w:delText>
        </w:r>
        <w:r w:rsidR="00803B25" w:rsidRPr="0029441F">
          <w:rPr>
            <w:rFonts w:asciiTheme="minorHAnsi" w:hAnsiTheme="minorHAnsi"/>
            <w:lang w:val="sr-Cyrl-CS"/>
          </w:rPr>
          <w:delText>.....................</w:delText>
        </w:r>
        <w:r w:rsidR="00CE5A0E" w:rsidRPr="0029441F">
          <w:rPr>
            <w:rFonts w:asciiTheme="minorHAnsi" w:hAnsiTheme="minorHAnsi"/>
            <w:lang w:val="sr-Cyrl-CS"/>
          </w:rPr>
          <w:delText>.........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4D587E">
          <w:rPr>
            <w:rFonts w:asciiTheme="minorHAnsi" w:hAnsiTheme="minorHAnsi"/>
            <w:lang w:val="sr-Cyrl-CS"/>
          </w:rPr>
          <w:delText>(</w:delText>
        </w:r>
        <w:r w:rsidR="004D587E" w:rsidRPr="004D587E">
          <w:rPr>
            <w:rFonts w:asciiTheme="minorHAnsi" w:hAnsiTheme="minorHAnsi"/>
            <w:i/>
            <w:lang w:val="sr-Cyrl-CS"/>
          </w:rPr>
          <w:delText xml:space="preserve">име и презиме, </w:delText>
        </w:r>
        <w:r w:rsidR="005528E2">
          <w:rPr>
            <w:rFonts w:asciiTheme="minorHAnsi" w:hAnsiTheme="minorHAnsi"/>
            <w:i/>
            <w:lang w:val="sr-Cyrl-CS"/>
          </w:rPr>
          <w:delText>ЈМБГ</w:delText>
        </w:r>
        <w:r w:rsidR="004D587E">
          <w:rPr>
            <w:rFonts w:asciiTheme="minorHAnsi" w:hAnsiTheme="minorHAnsi"/>
            <w:lang w:val="sr-Cyrl-CS"/>
          </w:rPr>
          <w:delText xml:space="preserve">) </w:delText>
        </w:r>
        <w:r w:rsidR="005779FF">
          <w:rPr>
            <w:rFonts w:asciiTheme="minorHAnsi" w:hAnsiTheme="minorHAnsi"/>
            <w:lang w:val="sr-Cyrl-CS"/>
          </w:rPr>
          <w:delText xml:space="preserve">власник/заступник </w:delText>
        </w:r>
        <w:r w:rsidR="00FB180E">
          <w:rPr>
            <w:rFonts w:asciiTheme="minorHAnsi" w:hAnsiTheme="minorHAnsi"/>
            <w:lang w:val="sr-Cyrl-CS"/>
          </w:rPr>
          <w:delText>стана/</w:delText>
        </w:r>
        <w:r w:rsidR="005779FF">
          <w:rPr>
            <w:rFonts w:asciiTheme="minorHAnsi" w:hAnsiTheme="minorHAnsi"/>
            <w:lang w:val="sr-Cyrl-CS"/>
          </w:rPr>
          <w:delText>посебног дела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4D587E">
          <w:rPr>
            <w:rFonts w:asciiTheme="minorHAnsi" w:hAnsiTheme="minorHAnsi"/>
            <w:lang w:val="sr-Cyrl-CS"/>
          </w:rPr>
          <w:delText xml:space="preserve">. </w:delText>
        </w:r>
        <w:r w:rsidR="005779FF">
          <w:rPr>
            <w:rFonts w:asciiTheme="minorHAnsi" w:hAnsiTheme="minorHAnsi"/>
            <w:lang w:val="sr-Cyrl-CS"/>
          </w:rPr>
          <w:delText>............</w:delText>
        </w:r>
        <w:r w:rsidR="004D587E">
          <w:rPr>
            <w:rFonts w:asciiTheme="minorHAnsi" w:hAnsiTheme="minorHAnsi"/>
            <w:lang w:val="sr-Cyrl-CS"/>
          </w:rPr>
          <w:delText>.</w:delText>
        </w:r>
        <w:r w:rsidR="00CE5A0E" w:rsidRPr="0029441F">
          <w:rPr>
            <w:rFonts w:asciiTheme="minorHAnsi" w:hAnsiTheme="minorHAnsi"/>
            <w:lang w:val="sr-Cyrl-CS"/>
          </w:rPr>
          <w:delText>....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FB180E">
          <w:rPr>
            <w:rFonts w:asciiTheme="minorHAnsi" w:hAnsiTheme="minorHAnsi"/>
            <w:lang w:val="sr-Cyrl-CS"/>
          </w:rPr>
          <w:delText>.</w:delText>
        </w:r>
      </w:del>
    </w:p>
    <w:p w14:paraId="5DC4CB03" w14:textId="77777777" w:rsidR="001D1ACA" w:rsidRDefault="00FB180E" w:rsidP="00DC0273">
      <w:pPr>
        <w:spacing w:line="480" w:lineRule="auto"/>
        <w:jc w:val="both"/>
        <w:rPr>
          <w:del w:id="111" w:author="uzivatel" w:date="2026-09-22T12:14:00Z" w16du:dateUtc="2026-09-22T16:14:00Z"/>
          <w:rFonts w:asciiTheme="minorHAnsi" w:hAnsiTheme="minorHAnsi"/>
          <w:lang w:val="sr-Cyrl-CS"/>
        </w:rPr>
      </w:pPr>
      <w:del w:id="112" w:author="uzivatel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Одлука је донета на </w:delText>
        </w:r>
        <w:r w:rsidR="004D587E">
          <w:rPr>
            <w:rFonts w:asciiTheme="minorHAnsi" w:hAnsiTheme="minorHAnsi"/>
            <w:lang w:val="sr-Cyrl-CS"/>
          </w:rPr>
          <w:delText>основу …………… гласова.</w:delText>
        </w:r>
        <w:r w:rsidR="00DC0273">
          <w:rPr>
            <w:rFonts w:asciiTheme="minorHAnsi" w:hAnsiTheme="minorHAnsi"/>
            <w:lang w:val="sr-Cyrl-CS"/>
          </w:rPr>
          <w:delText xml:space="preserve"> Ова одлука ступа на снагу даном доношења.</w:delText>
        </w:r>
      </w:del>
    </w:p>
    <w:p w14:paraId="61AD0D6D" w14:textId="77777777" w:rsidR="004D587E" w:rsidRPr="0029441F" w:rsidRDefault="004D587E" w:rsidP="00215DAA">
      <w:pPr>
        <w:jc w:val="both"/>
        <w:rPr>
          <w:del w:id="113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46E8F88C" w14:textId="77777777" w:rsidR="001D1ACA" w:rsidRPr="0029441F" w:rsidRDefault="00C231CC" w:rsidP="00215DAA">
      <w:pPr>
        <w:jc w:val="both"/>
        <w:rPr>
          <w:del w:id="114" w:author="uzivatel" w:date="2026-09-22T12:14:00Z" w16du:dateUtc="2026-09-22T16:14:00Z"/>
          <w:rFonts w:asciiTheme="minorHAnsi" w:hAnsiTheme="minorHAnsi"/>
          <w:b/>
          <w:lang w:val="sr-Cyrl-CS"/>
        </w:rPr>
      </w:pPr>
      <w:del w:id="115" w:author="uzivatel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            </w:delText>
        </w:r>
        <w:r w:rsidR="00D01721"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  <w:lang w:val="sr-Cyrl-CS"/>
          </w:rPr>
          <w:delText xml:space="preserve">аписничар </w:delText>
        </w:r>
        <w:r w:rsidR="00D01721" w:rsidRPr="0029441F">
          <w:rPr>
            <w:rFonts w:asciiTheme="minorHAnsi" w:hAnsiTheme="minorHAnsi"/>
            <w:b/>
            <w:lang w:val="sr-Cyrl-CS"/>
          </w:rPr>
          <w:delText xml:space="preserve">         </w:delText>
        </w:r>
        <w:r>
          <w:rPr>
            <w:rFonts w:asciiTheme="minorHAnsi" w:hAnsiTheme="minorHAnsi"/>
            <w:b/>
            <w:lang w:val="sr-Cyrl-CS"/>
          </w:rPr>
          <w:delText xml:space="preserve">                            </w:delText>
        </w:r>
        <w:r w:rsidR="001D1ACA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 xml:space="preserve">редседавајући скупштине </w:delText>
        </w:r>
        <w:r>
          <w:rPr>
            <w:rFonts w:asciiTheme="minorHAnsi" w:hAnsiTheme="minorHAnsi"/>
            <w:b/>
            <w:lang w:val="sr-Cyrl-CS"/>
          </w:rPr>
          <w:delText>стамбене заједнице</w:delText>
        </w:r>
      </w:del>
    </w:p>
    <w:p w14:paraId="7293E68D" w14:textId="77777777" w:rsidR="00D01721" w:rsidRPr="0029441F" w:rsidRDefault="00D01721" w:rsidP="00215DAA">
      <w:pPr>
        <w:jc w:val="both"/>
        <w:rPr>
          <w:del w:id="116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2F00AB4E" w14:textId="77777777" w:rsidR="00634C4A" w:rsidRPr="0029441F" w:rsidRDefault="00D01721" w:rsidP="00215DAA">
      <w:pPr>
        <w:jc w:val="both"/>
        <w:rPr>
          <w:del w:id="117" w:author="uzivatel" w:date="2026-09-22T12:14:00Z" w16du:dateUtc="2026-09-22T16:14:00Z"/>
          <w:rFonts w:asciiTheme="minorHAnsi" w:hAnsiTheme="minorHAnsi"/>
          <w:b/>
          <w:lang w:val="sr-Cyrl-CS"/>
        </w:rPr>
      </w:pPr>
      <w:del w:id="118" w:author="uzivate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..........................................                         </w:delText>
        </w:r>
        <w:r w:rsidR="00634C4A" w:rsidRPr="0029441F">
          <w:rPr>
            <w:rFonts w:asciiTheme="minorHAnsi" w:hAnsiTheme="minorHAnsi"/>
            <w:b/>
            <w:lang w:val="sr-Cyrl-CS"/>
          </w:rPr>
          <w:delText>....................................................</w:delText>
        </w:r>
        <w:r w:rsidRPr="0029441F">
          <w:rPr>
            <w:rFonts w:asciiTheme="minorHAnsi" w:hAnsiTheme="minorHAnsi"/>
            <w:b/>
            <w:lang w:val="sr-Cyrl-CS"/>
          </w:rPr>
          <w:delText>........................</w:delText>
        </w:r>
      </w:del>
    </w:p>
    <w:p w14:paraId="47B8A162" w14:textId="77777777" w:rsidR="00102A75" w:rsidRPr="0029441F" w:rsidRDefault="00102A75" w:rsidP="00215DAA">
      <w:pPr>
        <w:jc w:val="both"/>
        <w:rPr>
          <w:del w:id="119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11140279" w14:textId="77777777" w:rsidR="00102A75" w:rsidRDefault="00102A75" w:rsidP="00215DAA">
      <w:pPr>
        <w:jc w:val="both"/>
        <w:rPr>
          <w:del w:id="120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47AF9594" w14:textId="77777777" w:rsidR="00FB180E" w:rsidRPr="0029441F" w:rsidRDefault="00FB180E" w:rsidP="00215DAA">
      <w:pPr>
        <w:jc w:val="both"/>
        <w:rPr>
          <w:del w:id="121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360A1C64" w14:textId="77777777" w:rsidR="00634C4A" w:rsidRPr="0029441F" w:rsidRDefault="008075F8" w:rsidP="00170C5B">
      <w:pPr>
        <w:shd w:val="clear" w:color="auto" w:fill="EEECE1" w:themeFill="background2"/>
        <w:spacing w:after="40"/>
        <w:jc w:val="both"/>
        <w:rPr>
          <w:del w:id="122" w:author="uzivatel" w:date="2026-09-22T12:14:00Z" w16du:dateUtc="2026-09-22T16:14:00Z"/>
          <w:rFonts w:asciiTheme="minorHAnsi" w:hAnsiTheme="minorHAnsi"/>
          <w:b/>
          <w:lang w:val="sr-Cyrl-CS"/>
        </w:rPr>
      </w:pPr>
      <w:del w:id="123" w:author="uzivatel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Саставни део </w:delText>
        </w:r>
        <w:r w:rsidR="00170C5B">
          <w:rPr>
            <w:rFonts w:asciiTheme="minorHAnsi" w:hAnsiTheme="minorHAnsi"/>
            <w:b/>
            <w:lang w:val="sr-Cyrl-CS"/>
          </w:rPr>
          <w:delText xml:space="preserve">записника и </w:delText>
        </w:r>
        <w:r>
          <w:rPr>
            <w:rFonts w:asciiTheme="minorHAnsi" w:hAnsiTheme="minorHAnsi"/>
            <w:b/>
            <w:lang w:val="sr-Cyrl-CS"/>
          </w:rPr>
          <w:delText>одлуке су п</w:delText>
        </w:r>
        <w:r w:rsidR="00634C4A" w:rsidRPr="0029441F">
          <w:rPr>
            <w:rFonts w:asciiTheme="minorHAnsi" w:hAnsiTheme="minorHAnsi"/>
            <w:b/>
            <w:lang w:val="sr-Cyrl-CS"/>
          </w:rPr>
          <w:delText xml:space="preserve">отписи власника </w:delText>
        </w:r>
        <w:r w:rsidR="00177850">
          <w:rPr>
            <w:rFonts w:asciiTheme="minorHAnsi" w:hAnsiTheme="minorHAnsi"/>
            <w:b/>
            <w:lang w:val="sr-Cyrl-CS"/>
          </w:rPr>
          <w:delText>посебних делова зграде</w:delText>
        </w:r>
      </w:del>
    </w:p>
    <w:p w14:paraId="3CF00910" w14:textId="77777777" w:rsidR="0090755A" w:rsidRPr="0090755A" w:rsidRDefault="0090755A" w:rsidP="0090755A">
      <w:pPr>
        <w:ind w:firstLine="720"/>
        <w:jc w:val="both"/>
        <w:rPr>
          <w:del w:id="124" w:author="uzivatel" w:date="2026-09-22T12:14:00Z" w16du:dateUtc="2026-09-22T16:14:00Z"/>
          <w:rFonts w:asciiTheme="minorHAnsi" w:hAnsiTheme="minorHAnsi"/>
          <w:sz w:val="20"/>
          <w:szCs w:val="20"/>
          <w:lang w:val="sr-Cyrl-CS"/>
        </w:rPr>
      </w:pPr>
      <w:del w:id="125" w:author="uzivatel" w:date="2026-09-22T12:14:00Z" w16du:dateUtc="2026-09-22T16:14:00Z">
        <w:r w:rsidRPr="0090755A">
          <w:rPr>
            <w:rFonts w:asciiTheme="minorHAnsi" w:hAnsiTheme="minorHAnsi"/>
            <w:sz w:val="20"/>
            <w:szCs w:val="20"/>
            <w:lang w:val="sr-Cyrl-CS"/>
          </w:rPr>
          <w:delText>*Записник мора да садржи потписе већине власника од укупног броја свих посебних делова зграде.</w:delText>
        </w:r>
      </w:del>
    </w:p>
    <w:p w14:paraId="5F987165" w14:textId="77777777" w:rsidR="001D1ACA" w:rsidRPr="0029441F" w:rsidRDefault="001D1ACA" w:rsidP="00215DAA">
      <w:pPr>
        <w:jc w:val="both"/>
        <w:rPr>
          <w:del w:id="126" w:author="uzivatel" w:date="2026-09-22T12:14:00Z" w16du:dateUtc="2026-09-22T16:14:00Z"/>
          <w:rFonts w:asciiTheme="minorHAnsi" w:hAnsiTheme="minorHAnsi"/>
          <w:lang w:val="sr-Cyrl-CS"/>
        </w:rPr>
      </w:pPr>
    </w:p>
    <w:p w14:paraId="76430D93" w14:textId="77777777" w:rsidR="00634C4A" w:rsidRPr="0029441F" w:rsidRDefault="00634C4A" w:rsidP="00215DAA">
      <w:pPr>
        <w:jc w:val="both"/>
        <w:rPr>
          <w:del w:id="127" w:author="uzivatel" w:date="2026-09-22T12:14:00Z" w16du:dateUtc="2026-09-22T16:14:00Z"/>
          <w:rFonts w:asciiTheme="minorHAnsi" w:hAnsiTheme="minorHAnsi"/>
          <w:b/>
          <w:lang w:val="sr-Cyrl-CS"/>
        </w:rPr>
      </w:pPr>
      <w:del w:id="128" w:author="uzivate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Бр. </w:delText>
        </w:r>
        <w:r w:rsidR="00B32468">
          <w:rPr>
            <w:rFonts w:asciiTheme="minorHAnsi" w:hAnsiTheme="minorHAnsi"/>
            <w:b/>
            <w:lang w:val="sr-Cyrl-CS"/>
          </w:rPr>
          <w:delText>П</w:delText>
        </w:r>
        <w:r w:rsidR="00177850">
          <w:rPr>
            <w:rFonts w:asciiTheme="minorHAnsi" w:hAnsiTheme="minorHAnsi"/>
            <w:b/>
            <w:lang w:val="sr-Cyrl-CS"/>
          </w:rPr>
          <w:delText>осебни део</w:delText>
        </w:r>
        <w:r w:rsidRPr="0029441F">
          <w:rPr>
            <w:rFonts w:asciiTheme="minorHAnsi" w:hAnsiTheme="minorHAnsi"/>
            <w:b/>
            <w:lang w:val="sr-Cyrl-CS"/>
          </w:rPr>
          <w:delText xml:space="preserve">         Име и презиме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            </w:delText>
        </w:r>
        <w:r w:rsidR="0078303B">
          <w:rPr>
            <w:rFonts w:asciiTheme="minorHAnsi" w:hAnsiTheme="minorHAnsi"/>
            <w:b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b/>
            <w:lang w:val="sr-Cyrl-CS"/>
          </w:rPr>
          <w:delText>П</w:delText>
        </w:r>
        <w:r w:rsidR="001E7714" w:rsidRPr="0029441F">
          <w:rPr>
            <w:rFonts w:asciiTheme="minorHAnsi" w:hAnsiTheme="minorHAnsi"/>
            <w:b/>
            <w:lang w:val="sr-Cyrl-CS"/>
          </w:rPr>
          <w:delText>о</w:delText>
        </w:r>
        <w:r w:rsidRPr="0029441F">
          <w:rPr>
            <w:rFonts w:asciiTheme="minorHAnsi" w:hAnsiTheme="minorHAnsi"/>
            <w:b/>
            <w:lang w:val="sr-Cyrl-CS"/>
          </w:rPr>
          <w:delText>т</w:delText>
        </w:r>
        <w:r w:rsidR="001E7714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>ис власника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</w:delText>
        </w:r>
        <w:r w:rsidR="00347852" w:rsidRPr="0029441F">
          <w:rPr>
            <w:rFonts w:asciiTheme="minorHAnsi" w:hAnsiTheme="minorHAnsi"/>
            <w:b/>
            <w:lang w:val="sr-Cyrl-CS"/>
          </w:rPr>
          <w:delText xml:space="preserve"> </w:delText>
        </w:r>
        <w:r w:rsidR="00177850">
          <w:rPr>
            <w:rFonts w:asciiTheme="minorHAnsi" w:hAnsiTheme="minorHAnsi"/>
            <w:b/>
            <w:lang w:val="sr-Cyrl-CS"/>
          </w:rPr>
          <w:delText xml:space="preserve"> Б</w:delText>
        </w:r>
        <w:r w:rsidR="001E7714" w:rsidRPr="0029441F">
          <w:rPr>
            <w:rFonts w:asciiTheme="minorHAnsi" w:hAnsiTheme="minorHAnsi"/>
            <w:b/>
            <w:lang w:val="sr-Cyrl-CS"/>
          </w:rPr>
          <w:delText>рој личне карте</w:delText>
        </w:r>
      </w:del>
    </w:p>
    <w:p w14:paraId="056CB119" w14:textId="77777777" w:rsidR="00215DAA" w:rsidRPr="0029441F" w:rsidRDefault="001D1ACA" w:rsidP="00634C4A">
      <w:pPr>
        <w:jc w:val="both"/>
        <w:rPr>
          <w:del w:id="129" w:author="uzivatel" w:date="2026-09-22T12:14:00Z" w16du:dateUtc="2026-09-22T16:14:00Z"/>
          <w:rFonts w:asciiTheme="minorHAnsi" w:hAnsiTheme="minorHAnsi"/>
          <w:lang w:val="sr-Cyrl-CS"/>
        </w:rPr>
      </w:pPr>
      <w:del w:id="130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</w:del>
    </w:p>
    <w:p w14:paraId="35D2C6C0" w14:textId="77777777" w:rsidR="00634C4A" w:rsidRPr="00177850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131" w:author="uzivatel" w:date="2026-09-22T12:14:00Z" w16du:dateUtc="2026-09-22T16:14:00Z"/>
          <w:rFonts w:asciiTheme="minorHAnsi" w:hAnsiTheme="minorHAnsi"/>
          <w:lang w:val="sr-Cyrl-CS"/>
        </w:rPr>
      </w:pPr>
      <w:del w:id="132" w:author="uzivatel" w:date="2026-09-22T12:14:00Z" w16du:dateUtc="2026-09-22T16:14:00Z">
        <w:r w:rsidRPr="00177850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177850">
          <w:rPr>
            <w:rFonts w:asciiTheme="minorHAnsi" w:hAnsiTheme="minorHAnsi"/>
            <w:lang w:val="sr-Cyrl-CS"/>
          </w:rPr>
          <w:delText>1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634C4A" w:rsidRPr="00177850">
          <w:rPr>
            <w:rFonts w:asciiTheme="minorHAnsi" w:hAnsiTheme="minorHAnsi"/>
            <w:lang w:val="sr-Cyrl-CS"/>
          </w:rPr>
          <w:delText xml:space="preserve"> ............................................    </w:delText>
        </w:r>
        <w:r w:rsidR="003354EC" w:rsidRPr="00177850">
          <w:rPr>
            <w:rFonts w:asciiTheme="minorHAnsi" w:hAnsiTheme="minorHAnsi"/>
            <w:lang w:val="sr-Cyrl-CS"/>
          </w:rPr>
          <w:delText xml:space="preserve">  </w:delText>
        </w:r>
        <w:r w:rsidR="00177850">
          <w:rPr>
            <w:rFonts w:asciiTheme="minorHAnsi" w:hAnsiTheme="minorHAnsi"/>
            <w:lang w:val="sr-Cyrl-CS"/>
          </w:rPr>
          <w:delText xml:space="preserve">    </w:delText>
        </w:r>
        <w:r w:rsidR="001E7714" w:rsidRP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</w:delText>
        </w:r>
        <w:r w:rsid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177850">
          <w:rPr>
            <w:rFonts w:asciiTheme="minorHAnsi" w:hAnsiTheme="minorHAnsi"/>
            <w:lang w:val="sr-Cyrl-CS"/>
          </w:rPr>
          <w:delText xml:space="preserve">...    </w:delText>
        </w:r>
        <w:r w:rsidR="003354EC" w:rsidRPr="00177850">
          <w:rPr>
            <w:rFonts w:asciiTheme="minorHAnsi" w:hAnsiTheme="minorHAnsi"/>
            <w:lang w:val="sr-Cyrl-CS"/>
          </w:rPr>
          <w:delText>...........................</w:delText>
        </w:r>
      </w:del>
    </w:p>
    <w:p w14:paraId="721F9634" w14:textId="77777777" w:rsidR="00FB1D16" w:rsidRPr="0029441F" w:rsidRDefault="00FB1D16" w:rsidP="00634C4A">
      <w:pPr>
        <w:jc w:val="both"/>
        <w:rPr>
          <w:del w:id="133" w:author="uzivatel" w:date="2026-09-22T12:14:00Z" w16du:dateUtc="2026-09-22T16:14:00Z"/>
          <w:rFonts w:asciiTheme="minorHAnsi" w:hAnsiTheme="minorHAnsi"/>
          <w:lang w:val="sr-Cyrl-CS"/>
        </w:rPr>
      </w:pPr>
    </w:p>
    <w:p w14:paraId="40D23CA8" w14:textId="77777777" w:rsidR="00634C4A" w:rsidRPr="0029441F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134" w:author="uzivatel" w:date="2026-09-22T12:14:00Z" w16du:dateUtc="2026-09-22T16:14:00Z"/>
          <w:rFonts w:asciiTheme="minorHAnsi" w:hAnsiTheme="minorHAnsi"/>
          <w:lang w:val="sr-Cyrl-CS"/>
        </w:rPr>
      </w:pPr>
      <w:del w:id="135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29441F">
          <w:rPr>
            <w:rFonts w:asciiTheme="minorHAnsi" w:hAnsiTheme="minorHAnsi"/>
            <w:lang w:val="sr-Cyrl-CS"/>
          </w:rPr>
          <w:delText>2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</w:delText>
        </w:r>
        <w:r w:rsidR="00634C4A" w:rsidRPr="0029441F">
          <w:rPr>
            <w:rFonts w:asciiTheme="minorHAnsi" w:hAnsiTheme="minorHAnsi"/>
            <w:lang w:val="sr-Cyrl-CS"/>
          </w:rPr>
          <w:delText>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29441F">
          <w:rPr>
            <w:rFonts w:asciiTheme="minorHAnsi" w:hAnsiTheme="minorHAnsi"/>
            <w:lang w:val="sr-Cyrl-CS"/>
          </w:rPr>
          <w:delText>.....</w:delText>
        </w:r>
        <w:r w:rsidR="00634C4A" w:rsidRPr="0029441F">
          <w:rPr>
            <w:rFonts w:asciiTheme="minorHAnsi" w:hAnsiTheme="minorHAnsi"/>
            <w:lang w:val="sr-Cyrl-CS"/>
          </w:rPr>
          <w:delText xml:space="preserve">    </w:delText>
        </w:r>
        <w:r w:rsidR="003354EC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E7714" w:rsidRPr="0029441F">
          <w:rPr>
            <w:rFonts w:asciiTheme="minorHAnsi" w:hAnsiTheme="minorHAnsi"/>
            <w:lang w:val="sr-Cyrl-CS"/>
          </w:rPr>
          <w:delText>...</w:delText>
        </w:r>
        <w:r w:rsidR="00634C4A" w:rsidRPr="0029441F">
          <w:rPr>
            <w:rFonts w:asciiTheme="minorHAnsi" w:hAnsiTheme="minorHAnsi"/>
            <w:lang w:val="sr-Cyrl-CS"/>
          </w:rPr>
          <w:delText>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634C4A" w:rsidRPr="0029441F">
          <w:rPr>
            <w:rFonts w:asciiTheme="minorHAnsi" w:hAnsiTheme="minorHAnsi"/>
            <w:lang w:val="sr-Cyrl-CS"/>
          </w:rPr>
          <w:delText>...</w:delText>
        </w:r>
        <w:r w:rsidR="003354EC" w:rsidRPr="0029441F">
          <w:rPr>
            <w:rFonts w:asciiTheme="minorHAnsi" w:hAnsiTheme="minorHAnsi"/>
            <w:lang w:val="sr-Cyrl-CS"/>
          </w:rPr>
          <w:delText xml:space="preserve">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5C6DC4EF" w14:textId="77777777" w:rsidR="00FB1D16" w:rsidRPr="0029441F" w:rsidRDefault="00FB1D16" w:rsidP="00634C4A">
      <w:pPr>
        <w:jc w:val="both"/>
        <w:rPr>
          <w:del w:id="136" w:author="uzivatel" w:date="2026-09-22T12:14:00Z" w16du:dateUtc="2026-09-22T16:14:00Z"/>
          <w:rFonts w:asciiTheme="minorHAnsi" w:hAnsiTheme="minorHAnsi"/>
          <w:lang w:val="sr-Cyrl-CS"/>
        </w:rPr>
      </w:pPr>
    </w:p>
    <w:p w14:paraId="7A28DEBC" w14:textId="77777777" w:rsidR="00113E31" w:rsidRDefault="00634C4A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137" w:author="uzivatel" w:date="2026-09-22T12:14:00Z" w16du:dateUtc="2026-09-22T16:14:00Z"/>
          <w:rFonts w:asciiTheme="minorHAnsi" w:hAnsiTheme="minorHAnsi"/>
          <w:lang w:val="sr-Cyrl-CS"/>
        </w:rPr>
      </w:pPr>
      <w:del w:id="138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 w:rsidR="00177850">
          <w:rPr>
            <w:rFonts w:asciiTheme="minorHAnsi" w:hAnsiTheme="minorHAnsi"/>
            <w:lang w:val="sr-Cyrl-CS"/>
          </w:rPr>
          <w:delText xml:space="preserve"> 0</w:delText>
        </w:r>
        <w:r w:rsidR="00D06D58" w:rsidRPr="0029441F">
          <w:rPr>
            <w:rFonts w:asciiTheme="minorHAnsi" w:hAnsiTheme="minorHAnsi"/>
            <w:lang w:val="sr-Cyrl-CS"/>
          </w:rPr>
          <w:delText>3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D06D58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    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0CF5D14E" w14:textId="77777777" w:rsidR="00FB180E" w:rsidRPr="00FB180E" w:rsidRDefault="00FB180E" w:rsidP="00FB180E">
      <w:pPr>
        <w:pStyle w:val="ListParagraph"/>
        <w:rPr>
          <w:del w:id="139" w:author="uzivatel" w:date="2026-09-22T12:14:00Z" w16du:dateUtc="2026-09-22T16:14:00Z"/>
          <w:rFonts w:asciiTheme="minorHAnsi" w:hAnsiTheme="minorHAnsi"/>
          <w:lang w:val="sr-Cyrl-CS"/>
        </w:rPr>
      </w:pPr>
    </w:p>
    <w:p w14:paraId="4D6B4C51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140" w:author="uzivatel" w:date="2026-09-22T12:14:00Z" w16du:dateUtc="2026-09-22T16:14:00Z"/>
          <w:rFonts w:asciiTheme="minorHAnsi" w:hAnsiTheme="minorHAnsi"/>
          <w:lang w:val="sr-Cyrl-CS"/>
        </w:rPr>
      </w:pPr>
      <w:del w:id="141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4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285B94FF" w14:textId="77777777" w:rsidR="00FB180E" w:rsidRDefault="00FB180E" w:rsidP="00FB180E">
      <w:pPr>
        <w:pStyle w:val="ListParagraph"/>
        <w:ind w:left="284"/>
        <w:jc w:val="both"/>
        <w:rPr>
          <w:del w:id="142" w:author="uzivatel" w:date="2026-09-22T12:14:00Z" w16du:dateUtc="2026-09-22T16:14:00Z"/>
          <w:rFonts w:asciiTheme="minorHAnsi" w:hAnsiTheme="minorHAnsi"/>
          <w:lang w:val="sr-Cyrl-CS"/>
        </w:rPr>
      </w:pPr>
    </w:p>
    <w:p w14:paraId="5C6FBEBF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143" w:author="uzivatel" w:date="2026-09-22T12:14:00Z" w16du:dateUtc="2026-09-22T16:14:00Z"/>
          <w:rFonts w:asciiTheme="minorHAnsi" w:hAnsiTheme="minorHAnsi"/>
          <w:lang w:val="sr-Cyrl-CS"/>
        </w:rPr>
      </w:pPr>
      <w:del w:id="144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5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45F5837F" w14:textId="77777777" w:rsidR="0090755A" w:rsidRPr="0090755A" w:rsidRDefault="0090755A" w:rsidP="0090755A">
      <w:pPr>
        <w:pStyle w:val="ListParagraph"/>
        <w:rPr>
          <w:del w:id="145" w:author="uzivatel" w:date="2026-09-22T12:14:00Z" w16du:dateUtc="2026-09-22T16:14:00Z"/>
          <w:rFonts w:asciiTheme="minorHAnsi" w:hAnsiTheme="minorHAnsi"/>
          <w:lang w:val="sr-Cyrl-CS"/>
        </w:rPr>
      </w:pPr>
    </w:p>
    <w:p w14:paraId="76C27E5E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146" w:author="uzivatel" w:date="2026-09-22T12:14:00Z" w16du:dateUtc="2026-09-22T16:14:00Z"/>
          <w:rFonts w:asciiTheme="minorHAnsi" w:hAnsiTheme="minorHAnsi"/>
          <w:lang w:val="sr-Cyrl-CS"/>
        </w:rPr>
      </w:pPr>
      <w:del w:id="147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06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1E76D72F" w14:textId="77777777" w:rsidR="0090755A" w:rsidRDefault="0090755A" w:rsidP="0090755A">
      <w:pPr>
        <w:pStyle w:val="ListParagraph"/>
        <w:ind w:left="284"/>
        <w:jc w:val="both"/>
        <w:rPr>
          <w:del w:id="148" w:author="uzivatel" w:date="2026-09-22T12:14:00Z" w16du:dateUtc="2026-09-22T16:14:00Z"/>
          <w:rFonts w:asciiTheme="minorHAnsi" w:hAnsiTheme="minorHAnsi"/>
          <w:lang w:val="sr-Cyrl-CS"/>
        </w:rPr>
      </w:pPr>
    </w:p>
    <w:p w14:paraId="5029E34A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149" w:author="uzivatel" w:date="2026-09-22T12:14:00Z" w16du:dateUtc="2026-09-22T16:14:00Z"/>
          <w:rFonts w:asciiTheme="minorHAnsi" w:hAnsiTheme="minorHAnsi"/>
          <w:lang w:val="sr-Cyrl-CS"/>
        </w:rPr>
      </w:pPr>
      <w:del w:id="150" w:author="uzivate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07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72017714" w14:textId="77777777" w:rsidR="001D434A" w:rsidRDefault="001D434A" w:rsidP="00634C4A">
      <w:pPr>
        <w:jc w:val="both"/>
        <w:rPr>
          <w:del w:id="151" w:author="uzivatel" w:date="2026-09-22T12:14:00Z" w16du:dateUtc="2026-09-22T16:14:00Z"/>
          <w:rFonts w:asciiTheme="minorHAnsi" w:hAnsiTheme="minorHAnsi"/>
        </w:rPr>
      </w:pPr>
    </w:p>
    <w:p w14:paraId="3D423B5E" w14:textId="77777777" w:rsidR="00DC0273" w:rsidRDefault="00DC0273" w:rsidP="00634C4A">
      <w:pPr>
        <w:jc w:val="both"/>
        <w:rPr>
          <w:del w:id="152" w:author="uzivatel" w:date="2026-09-22T12:14:00Z" w16du:dateUtc="2026-09-22T16:14:00Z"/>
          <w:rFonts w:asciiTheme="minorHAnsi" w:hAnsiTheme="minorHAnsi"/>
        </w:rPr>
      </w:pPr>
    </w:p>
    <w:p w14:paraId="30EC5DCA" w14:textId="77777777" w:rsidR="005528E2" w:rsidRDefault="005528E2" w:rsidP="00634C4A">
      <w:pPr>
        <w:jc w:val="both"/>
        <w:rPr>
          <w:del w:id="153" w:author="uzivatel" w:date="2026-09-22T12:14:00Z" w16du:dateUtc="2026-09-22T16:14:00Z"/>
          <w:rFonts w:asciiTheme="minorHAnsi" w:hAnsiTheme="minorHAnsi"/>
        </w:rPr>
      </w:pPr>
    </w:p>
    <w:p w14:paraId="76D6E3A6" w14:textId="77777777" w:rsidR="00FB180E" w:rsidRPr="0029441F" w:rsidRDefault="00FB180E" w:rsidP="00634C4A">
      <w:pPr>
        <w:jc w:val="both"/>
        <w:rPr>
          <w:del w:id="154" w:author="uzivatel" w:date="2026-09-22T12:14:00Z" w16du:dateUtc="2026-09-22T16:14:00Z"/>
          <w:rFonts w:asciiTheme="minorHAnsi" w:hAnsiTheme="minorHAnsi"/>
        </w:rPr>
      </w:pPr>
    </w:p>
    <w:p w14:paraId="2CE84C45" w14:textId="77777777" w:rsidR="001D434A" w:rsidRPr="0029441F" w:rsidRDefault="001D434A" w:rsidP="00634C4A">
      <w:pPr>
        <w:jc w:val="both"/>
        <w:rPr>
          <w:del w:id="155" w:author="uzivatel" w:date="2026-09-22T12:14:00Z" w16du:dateUtc="2026-09-22T16:14:00Z"/>
          <w:rFonts w:asciiTheme="minorHAnsi" w:hAnsiTheme="minorHAnsi"/>
          <w:b/>
          <w:lang w:val="sr-Cyrl-CS"/>
        </w:rPr>
      </w:pPr>
      <w:del w:id="156" w:author="uzivatel" w:date="2026-09-22T12:14:00Z" w16du:dateUtc="2026-09-22T16:14:00Z"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="00113E31">
          <w:rPr>
            <w:rFonts w:asciiTheme="minorHAnsi" w:hAnsiTheme="minorHAnsi"/>
            <w:lang w:val="sr-Cyrl-CS"/>
          </w:rPr>
          <w:delText xml:space="preserve">        </w:delText>
        </w:r>
        <w:r w:rsidR="007B74AB">
          <w:rPr>
            <w:rFonts w:asciiTheme="minorHAnsi" w:hAnsiTheme="minorHAnsi"/>
            <w:lang w:val="sr-Cyrl-CS"/>
          </w:rPr>
          <w:delText xml:space="preserve">  </w:delText>
        </w:r>
        <w:r w:rsidR="00113E31">
          <w:rPr>
            <w:rFonts w:asciiTheme="minorHAnsi" w:hAnsiTheme="minorHAnsi"/>
            <w:b/>
            <w:lang w:val="sr-Cyrl-CS"/>
          </w:rPr>
          <w:delText>УПРАВНИК СТАМБЕНЕ ЗАЈЕДНИЦЕ</w:delText>
        </w:r>
        <w:r w:rsidR="00CA1913" w:rsidRPr="0029441F">
          <w:rPr>
            <w:rFonts w:asciiTheme="minorHAnsi" w:hAnsiTheme="minorHAnsi"/>
            <w:b/>
            <w:lang w:val="sr-Cyrl-CS"/>
          </w:rPr>
          <w:tab/>
        </w:r>
      </w:del>
    </w:p>
    <w:p w14:paraId="66C2BB5F" w14:textId="77777777" w:rsidR="001D434A" w:rsidRPr="0029441F" w:rsidRDefault="001D434A" w:rsidP="00634C4A">
      <w:pPr>
        <w:jc w:val="both"/>
        <w:rPr>
          <w:del w:id="157" w:author="uzivatel" w:date="2026-09-22T12:14:00Z" w16du:dateUtc="2026-09-22T16:14:00Z"/>
          <w:rFonts w:asciiTheme="minorHAnsi" w:hAnsiTheme="minorHAnsi"/>
          <w:b/>
          <w:lang w:val="sr-Cyrl-CS"/>
        </w:rPr>
      </w:pPr>
    </w:p>
    <w:p w14:paraId="579B1037" w14:textId="77777777" w:rsidR="00FA1209" w:rsidRDefault="001D434A" w:rsidP="006D0779">
      <w:pPr>
        <w:pStyle w:val="Default"/>
        <w:ind w:left="720"/>
        <w:rPr>
          <w:rFonts w:ascii="Roboto" w:hAnsi="Roboto"/>
          <w:rPrChange w:id="158" w:author="uzivatel" w:date="2026-09-22T12:14:00Z" w16du:dateUtc="2026-09-22T16:14:00Z">
            <w:rPr>
              <w:rFonts w:asciiTheme="minorHAnsi" w:hAnsiTheme="minorHAnsi"/>
              <w:lang w:val="sr-Cyrl-CS"/>
            </w:rPr>
          </w:rPrChange>
        </w:rPr>
        <w:pPrChange w:id="159" w:author="uzivatel" w:date="2026-09-22T12:14:00Z" w16du:dateUtc="2026-09-22T16:14:00Z">
          <w:pPr>
            <w:jc w:val="both"/>
          </w:pPr>
        </w:pPrChange>
      </w:pPr>
      <w:del w:id="160" w:author="uzivate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delText>......................................................................</w:delText>
        </w:r>
        <w:r w:rsidR="00EC0CBB" w:rsidRPr="0029441F">
          <w:rPr>
            <w:rFonts w:asciiTheme="minorHAnsi" w:hAnsiTheme="minorHAnsi"/>
            <w:lang w:val="sr-Cyrl-CS"/>
          </w:rPr>
          <w:delText>...</w:delText>
        </w:r>
        <w:r w:rsidR="00395556" w:rsidRPr="0029441F">
          <w:rPr>
            <w:rFonts w:asciiTheme="minorHAnsi" w:hAnsiTheme="minorHAnsi"/>
            <w:lang w:val="sr-Cyrl-CS"/>
          </w:rPr>
          <w:delText>...</w:delText>
        </w:r>
      </w:del>
    </w:p>
    <w:sectPr w:rsidR="00FA1209" w:rsidSect="00067C1B">
      <w:pgSz w:w="11906" w:h="16838"/>
      <w:pgMar w:top="142" w:right="849" w:bottom="142" w:left="1417" w:header="708" w:footer="708" w:gutter="0"/>
      <w:cols w:space="708"/>
      <w:docGrid w:linePitch="360"/>
      <w:sectPrChange w:id="161" w:author="uzivatel" w:date="2026-09-22T12:14:00Z" w16du:dateUtc="2026-09-22T16:14:00Z">
        <w:sectPr w:rsidR="00FA1209" w:rsidSect="00067C1B">
          <w:pgSz w:w="12240" w:h="15840"/>
          <w:pgMar w:top="1440" w:right="1440" w:bottom="851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B7FC9"/>
    <w:multiLevelType w:val="hybridMultilevel"/>
    <w:tmpl w:val="868C505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F0EE3"/>
    <w:multiLevelType w:val="hybridMultilevel"/>
    <w:tmpl w:val="1568B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31FA7"/>
    <w:multiLevelType w:val="hybridMultilevel"/>
    <w:tmpl w:val="ABD6C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06FD7"/>
    <w:multiLevelType w:val="hybridMultilevel"/>
    <w:tmpl w:val="41D87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321291">
    <w:abstractNumId w:val="14"/>
  </w:num>
  <w:num w:numId="2" w16cid:durableId="404959060">
    <w:abstractNumId w:val="13"/>
  </w:num>
  <w:num w:numId="3" w16cid:durableId="1399589978">
    <w:abstractNumId w:val="15"/>
  </w:num>
  <w:num w:numId="4" w16cid:durableId="1288202203">
    <w:abstractNumId w:val="10"/>
  </w:num>
  <w:num w:numId="5" w16cid:durableId="617759874">
    <w:abstractNumId w:val="8"/>
  </w:num>
  <w:num w:numId="6" w16cid:durableId="749619764">
    <w:abstractNumId w:val="11"/>
  </w:num>
  <w:num w:numId="7" w16cid:durableId="1200629836">
    <w:abstractNumId w:val="9"/>
  </w:num>
  <w:num w:numId="8" w16cid:durableId="1206479262">
    <w:abstractNumId w:val="2"/>
  </w:num>
  <w:num w:numId="9" w16cid:durableId="471948014">
    <w:abstractNumId w:val="7"/>
  </w:num>
  <w:num w:numId="10" w16cid:durableId="1765686810">
    <w:abstractNumId w:val="4"/>
  </w:num>
  <w:num w:numId="11" w16cid:durableId="666597898">
    <w:abstractNumId w:val="0"/>
  </w:num>
  <w:num w:numId="12" w16cid:durableId="1027801450">
    <w:abstractNumId w:val="3"/>
  </w:num>
  <w:num w:numId="13" w16cid:durableId="1718702205">
    <w:abstractNumId w:val="6"/>
  </w:num>
  <w:num w:numId="14" w16cid:durableId="1968511513">
    <w:abstractNumId w:val="12"/>
  </w:num>
  <w:num w:numId="15" w16cid:durableId="331178688">
    <w:abstractNumId w:val="5"/>
  </w:num>
  <w:num w:numId="16" w16cid:durableId="36001342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649"/>
    <w:rsid w:val="000027A5"/>
    <w:rsid w:val="00021D99"/>
    <w:rsid w:val="0002301B"/>
    <w:rsid w:val="00044A5E"/>
    <w:rsid w:val="00064CAB"/>
    <w:rsid w:val="0006536D"/>
    <w:rsid w:val="00067C1B"/>
    <w:rsid w:val="00070B7A"/>
    <w:rsid w:val="000C1D5B"/>
    <w:rsid w:val="000D3E64"/>
    <w:rsid w:val="000E3B54"/>
    <w:rsid w:val="000F3FDB"/>
    <w:rsid w:val="000F40CB"/>
    <w:rsid w:val="00102A75"/>
    <w:rsid w:val="00113E31"/>
    <w:rsid w:val="001212FF"/>
    <w:rsid w:val="00131188"/>
    <w:rsid w:val="00143872"/>
    <w:rsid w:val="00170C5B"/>
    <w:rsid w:val="00177850"/>
    <w:rsid w:val="00185ABE"/>
    <w:rsid w:val="001913DB"/>
    <w:rsid w:val="001B7AB6"/>
    <w:rsid w:val="001C65B1"/>
    <w:rsid w:val="001D1ACA"/>
    <w:rsid w:val="001D434A"/>
    <w:rsid w:val="001D490C"/>
    <w:rsid w:val="001D66D1"/>
    <w:rsid w:val="001E58CB"/>
    <w:rsid w:val="001E7714"/>
    <w:rsid w:val="00212E16"/>
    <w:rsid w:val="00215DAA"/>
    <w:rsid w:val="00222525"/>
    <w:rsid w:val="00270E1C"/>
    <w:rsid w:val="0028602A"/>
    <w:rsid w:val="0029441F"/>
    <w:rsid w:val="002A5309"/>
    <w:rsid w:val="002B27AF"/>
    <w:rsid w:val="002E4887"/>
    <w:rsid w:val="002E5199"/>
    <w:rsid w:val="00332BB9"/>
    <w:rsid w:val="00334D11"/>
    <w:rsid w:val="003354EC"/>
    <w:rsid w:val="003377F2"/>
    <w:rsid w:val="00347852"/>
    <w:rsid w:val="00355828"/>
    <w:rsid w:val="00393DFA"/>
    <w:rsid w:val="003946F9"/>
    <w:rsid w:val="00395556"/>
    <w:rsid w:val="003A4848"/>
    <w:rsid w:val="00403BBF"/>
    <w:rsid w:val="00405037"/>
    <w:rsid w:val="00421D86"/>
    <w:rsid w:val="0043051E"/>
    <w:rsid w:val="004435CB"/>
    <w:rsid w:val="004714D6"/>
    <w:rsid w:val="00486233"/>
    <w:rsid w:val="00494AC3"/>
    <w:rsid w:val="004A5136"/>
    <w:rsid w:val="004D56AA"/>
    <w:rsid w:val="004D587E"/>
    <w:rsid w:val="004E2F95"/>
    <w:rsid w:val="005379D3"/>
    <w:rsid w:val="005406F7"/>
    <w:rsid w:val="00550798"/>
    <w:rsid w:val="005528E2"/>
    <w:rsid w:val="00554409"/>
    <w:rsid w:val="005631B3"/>
    <w:rsid w:val="005779FF"/>
    <w:rsid w:val="005940DB"/>
    <w:rsid w:val="00596269"/>
    <w:rsid w:val="005F4481"/>
    <w:rsid w:val="00634C4A"/>
    <w:rsid w:val="00663F98"/>
    <w:rsid w:val="00675577"/>
    <w:rsid w:val="0069557F"/>
    <w:rsid w:val="006B75D9"/>
    <w:rsid w:val="006D0779"/>
    <w:rsid w:val="00703655"/>
    <w:rsid w:val="0071556C"/>
    <w:rsid w:val="0073139B"/>
    <w:rsid w:val="00736EC2"/>
    <w:rsid w:val="0078303B"/>
    <w:rsid w:val="00797D91"/>
    <w:rsid w:val="007B74AB"/>
    <w:rsid w:val="007F19E8"/>
    <w:rsid w:val="00803B25"/>
    <w:rsid w:val="008075F8"/>
    <w:rsid w:val="00850495"/>
    <w:rsid w:val="008519BB"/>
    <w:rsid w:val="00875E83"/>
    <w:rsid w:val="00887318"/>
    <w:rsid w:val="008E16D0"/>
    <w:rsid w:val="008F695B"/>
    <w:rsid w:val="00905D4F"/>
    <w:rsid w:val="0090755A"/>
    <w:rsid w:val="00926BE8"/>
    <w:rsid w:val="00953926"/>
    <w:rsid w:val="00967EDD"/>
    <w:rsid w:val="009700EB"/>
    <w:rsid w:val="00975CE3"/>
    <w:rsid w:val="00992F5A"/>
    <w:rsid w:val="009B0649"/>
    <w:rsid w:val="009B14F4"/>
    <w:rsid w:val="009D457F"/>
    <w:rsid w:val="009D4822"/>
    <w:rsid w:val="009E4030"/>
    <w:rsid w:val="00A50F6F"/>
    <w:rsid w:val="00A86CA4"/>
    <w:rsid w:val="00AB3F38"/>
    <w:rsid w:val="00AB7A30"/>
    <w:rsid w:val="00AF12DA"/>
    <w:rsid w:val="00AF69EB"/>
    <w:rsid w:val="00B00A37"/>
    <w:rsid w:val="00B06B01"/>
    <w:rsid w:val="00B32468"/>
    <w:rsid w:val="00B936D6"/>
    <w:rsid w:val="00BD1EDF"/>
    <w:rsid w:val="00BD28D8"/>
    <w:rsid w:val="00C03BB2"/>
    <w:rsid w:val="00C14101"/>
    <w:rsid w:val="00C231CC"/>
    <w:rsid w:val="00C53847"/>
    <w:rsid w:val="00C76678"/>
    <w:rsid w:val="00C9043F"/>
    <w:rsid w:val="00CA1913"/>
    <w:rsid w:val="00CA3ABA"/>
    <w:rsid w:val="00CA43DD"/>
    <w:rsid w:val="00CC6C80"/>
    <w:rsid w:val="00CE5A0E"/>
    <w:rsid w:val="00CF765F"/>
    <w:rsid w:val="00D01721"/>
    <w:rsid w:val="00D06D58"/>
    <w:rsid w:val="00D166A3"/>
    <w:rsid w:val="00D467BD"/>
    <w:rsid w:val="00DB23CA"/>
    <w:rsid w:val="00DB24CA"/>
    <w:rsid w:val="00DB65FF"/>
    <w:rsid w:val="00DC0273"/>
    <w:rsid w:val="00DF0E9B"/>
    <w:rsid w:val="00E04E1A"/>
    <w:rsid w:val="00E2631A"/>
    <w:rsid w:val="00E60474"/>
    <w:rsid w:val="00E8229E"/>
    <w:rsid w:val="00EC0CBB"/>
    <w:rsid w:val="00ED3AF5"/>
    <w:rsid w:val="00EE71B6"/>
    <w:rsid w:val="00EF2DAF"/>
    <w:rsid w:val="00F01D59"/>
    <w:rsid w:val="00F27ACA"/>
    <w:rsid w:val="00F6193C"/>
    <w:rsid w:val="00F61EB4"/>
    <w:rsid w:val="00F80B7A"/>
    <w:rsid w:val="00F91991"/>
    <w:rsid w:val="00F92274"/>
    <w:rsid w:val="00FA1209"/>
    <w:rsid w:val="00FB180E"/>
    <w:rsid w:val="00FB1D16"/>
    <w:rsid w:val="00FB2884"/>
    <w:rsid w:val="00FC3F00"/>
    <w:rsid w:val="00FE41F0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75E4AF-DDD9-4875-9C39-17AC9A1E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8CB"/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jc w:val="both"/>
      <w:outlineLvl w:val="3"/>
      <w:pPrChange w:id="0" w:author="uzivatel" w:date="2026-09-22T12:14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rFonts w:eastAsia="Times New Roman"/>
      <w:b/>
      <w:sz w:val="32"/>
      <w:szCs w:val="20"/>
      <w:lang w:val="cs-CZ" w:eastAsia="cs-CZ"/>
      <w:rPrChange w:id="0" w:author="uzivatel" w:date="2026-09-22T12:14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39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7F19E8"/>
    <w:rPr>
      <w:rFonts w:eastAsia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1" w:author="uzivatel" w:date="2026-09-22T12:14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lang w:val="cs-CZ"/>
      <w:rPrChange w:id="1" w:author="uzivatel" w:date="2026-09-22T12:14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7F19E8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7F19E8"/>
    <w:rPr>
      <w:rFonts w:asciiTheme="minorHAnsi" w:hAnsiTheme="minorHAnsi" w:cstheme="minorBid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Arthur Souza Rodrigues</cp:lastModifiedBy>
  <cp:revision>1</cp:revision>
  <cp:lastPrinted>2012-10-31T12:42:00Z</cp:lastPrinted>
  <dcterms:created xsi:type="dcterms:W3CDTF">2012-10-31T08:57:00Z</dcterms:created>
  <dcterms:modified xsi:type="dcterms:W3CDTF">2026-09-22T16:14:00Z</dcterms:modified>
</cp:coreProperties>
</file>