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6C1254" w14:textId="5E0ACA26" w:rsidR="008F2440" w:rsidRPr="008F2440" w:rsidRDefault="002F4614" w:rsidP="008F2440">
      <w:pPr>
        <w:rPr>
          <w:del w:id="9" w:author="Nick Bernal" w:date="2026-09-26T15:17:00Z" w16du:dateUtc="2026-09-26T19:17:00Z"/>
          <w:rFonts w:cs="Arial"/>
        </w:rPr>
      </w:pPr>
      <w:ins w:id="10" w:author="Nick Bernal" w:date="2026-09-26T15:17:00Z" w16du:dateUtc="2026-09-26T19:17:00Z">
        <w:r>
          <w:t>Hello docx world</w:t>
        </w:r>
      </w:ins>
      <w:del w:id="11" w:author="Nick Bernal" w:date="2026-09-26T15:17:00Z" w16du:dateUtc="2026-09-26T19:17:00Z">
        <w:r w:rsidR="008F2440"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="008F2440" w:rsidRPr="008F2440">
          <w:rPr>
            <w:rFonts w:eastAsia="Arial" w:cs="Arial"/>
          </w:rPr>
          <w:delText>, except as follows:</w:delText>
        </w:r>
      </w:del>
    </w:p>
    <w:p w14:paraId="1E07DA70" w14:textId="77777777" w:rsidR="008F2440" w:rsidRPr="008F2440" w:rsidRDefault="008F2440" w:rsidP="008F2440">
      <w:pPr>
        <w:rPr>
          <w:del w:id="12" w:author="Nick Bernal" w:date="2026-09-26T15:17:00Z" w16du:dateUtc="2026-09-26T19:17:00Z"/>
          <w:rFonts w:eastAsia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13" w:author="Nick Bernal" w:date="2026-09-26T15:17:00Z" w16du:dateUtc="2026-09-26T19:17:00Z"/>
          <w:rFonts w:cs="Arial"/>
        </w:rPr>
      </w:pPr>
      <w:del w:id="14" w:author="Nick Bernal" w:date="2026-09-26T15:17:00Z" w16du:dateUtc="2026-09-26T19:17:00Z">
        <w:r w:rsidRPr="008F2440">
          <w:rPr>
            <w:rFonts w:eastAsia="Arial" w:cs="Arial"/>
            <w:color w:val="000000"/>
          </w:rPr>
          <w:delText xml:space="preserve">The </w:delText>
        </w:r>
        <w:r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eastAsia="Arial" w:cs="Arial"/>
            <w:color w:val="000000"/>
          </w:rPr>
          <w:delText>.</w:delText>
        </w:r>
      </w:del>
    </w:p>
    <w:p w14:paraId="5DA617E6" w14:textId="58B44C14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15" w:author="Nick Bernal" w:date="2026-09-26T15:17:00Z" w16du:dateUtc="2026-09-26T19:17:00Z"/>
          <w:rFonts w:cs="Arial"/>
        </w:rPr>
      </w:pPr>
      <w:del w:id="16" w:author="Nick Bernal" w:date="2026-09-26T15:17:00Z" w16du:dateUtc="2026-09-26T19:17:00Z">
        <w:r w:rsidRPr="008F2440">
          <w:rPr>
            <w:rFonts w:eastAsia="Arial" w:cs="Arial"/>
            <w:color w:val="000000"/>
          </w:rPr>
          <w:delText xml:space="preserve">If </w:delText>
        </w:r>
        <w:r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eastAsia="Arial" w:cs="Arial"/>
            <w:color w:val="000000"/>
          </w:rPr>
          <w:delText xml:space="preserve">.  </w:delText>
        </w:r>
      </w:del>
    </w:p>
    <w:p w14:paraId="5C0FD7C7" w14:textId="395EEE6D" w:rsidR="00D24516" w:rsidRPr="00BB5188" w:rsidRDefault="008F2440">
      <w:pPr>
        <w:pPrChange w:id="17" w:author="Nick Bernal" w:date="2026-09-26T15:17:00Z" w16du:dateUtc="2026-09-26T19:17:00Z">
          <w:pPr>
            <w:numPr>
              <w:numId w:val="1"/>
            </w:numPr>
            <w:spacing w:after="240"/>
            <w:ind w:left="540" w:hanging="270"/>
            <w:jc w:val="both"/>
          </w:pPr>
        </w:pPrChange>
      </w:pPr>
      <w:del w:id="18" w:author="Nick Bernal" w:date="2026-09-26T15:17:00Z" w16du:dateUtc="2026-09-26T19:17:00Z">
        <w:r w:rsidRPr="008F2440">
          <w:rPr>
            <w:rFonts w:eastAsia="Arial" w:cs="Arial"/>
            <w:color w:val="000000"/>
          </w:rPr>
          <w:delText xml:space="preserve">Unless </w:delText>
        </w:r>
        <w:r w:rsidRPr="008F2440">
          <w:rPr>
            <w:rFonts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eastAsia="Arial" w:cs="Arial"/>
            <w:color w:val="000000"/>
          </w:rPr>
          <w:delText xml:space="preserve">. </w:delText>
        </w:r>
      </w:del>
    </w:p>
    <w:sectPr w:rsidR="00D24516" w:rsidRPr="00BB5188">
      <w:pgSz w:w="12240" w:h="15840"/>
      <w:pgMar w:top="1440" w:right="1440" w:bottom="1440" w:left="1440" w:header="720" w:footer="720" w:gutter="0"/>
      <w:cols w:space="720"/>
      <w:docGrid w:linePitch="360"/>
      <w:sectPrChange w:id="19" w:author="Nick Bernal" w:date="2026-09-26T15:17:00Z" w16du:dateUtc="2026-09-26T19:17:00Z">
        <w:sectPr w:rsidR="00D24516" w:rsidRPr="00BB5188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840032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0"/>
    <w:rsid w:val="000F4374"/>
    <w:rsid w:val="002F4614"/>
    <w:rsid w:val="00360F1B"/>
    <w:rsid w:val="003A1882"/>
    <w:rsid w:val="003C1D14"/>
    <w:rsid w:val="003C58BC"/>
    <w:rsid w:val="00635D55"/>
    <w:rsid w:val="00701A51"/>
    <w:rsid w:val="0086697F"/>
    <w:rsid w:val="008F2440"/>
    <w:rsid w:val="00931F1A"/>
    <w:rsid w:val="009F58C9"/>
    <w:rsid w:val="00AF4127"/>
    <w:rsid w:val="00B41974"/>
    <w:rsid w:val="00BB5188"/>
    <w:rsid w:val="00D2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B531A"/>
  <w15:chartTrackingRefBased/>
  <w15:docId w15:val="{A400A132-6132-CF43-9F99-4B5EBEEE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9-26T15:17:00Z">
        <w:pPr/>
      </w:pPrChange>
    </w:pPr>
    <w:rPr>
      <w:rFonts w:ascii="Arial" w:hAnsi="Arial" w:cs="Times New Roman (Body CS)"/>
      <w:lang w:val="en-US"/>
      <w:rPrChange w:id="0" w:author="Nick Bernal" w:date="2026-09-26T15:17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F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614"/>
    <w:pPr>
      <w:keepNext/>
      <w:keepLines/>
      <w:spacing w:before="160" w:after="80"/>
      <w:outlineLvl w:val="2"/>
      <w:pPrChange w:id="1" w:author="Nick Bernal" w:date="2026-09-26T15:17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1" w:author="Nick Bernal" w:date="2026-09-26T15:17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14"/>
    <w:pPr>
      <w:keepNext/>
      <w:keepLines/>
      <w:spacing w:before="80" w:after="40"/>
      <w:outlineLvl w:val="3"/>
      <w:pPrChange w:id="2" w:author="Nick Bernal" w:date="2026-09-26T15:17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2" w:author="Nick Bernal" w:date="2026-09-26T15:17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614"/>
    <w:pPr>
      <w:keepNext/>
      <w:keepLines/>
      <w:spacing w:before="80" w:after="40"/>
      <w:outlineLvl w:val="4"/>
      <w:pPrChange w:id="3" w:author="Nick Bernal" w:date="2026-09-26T15:17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3" w:author="Nick Bernal" w:date="2026-09-26T15:17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614"/>
    <w:pPr>
      <w:keepNext/>
      <w:keepLines/>
      <w:spacing w:before="40"/>
      <w:outlineLvl w:val="5"/>
      <w:pPrChange w:id="4" w:author="Nick Bernal" w:date="2026-09-26T15:17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4" w:author="Nick Bernal" w:date="2026-09-26T15:17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614"/>
    <w:pPr>
      <w:keepNext/>
      <w:keepLines/>
      <w:spacing w:before="40"/>
      <w:outlineLvl w:val="6"/>
      <w:pPrChange w:id="5" w:author="Nick Bernal" w:date="2026-09-26T15:17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5" w:author="Nick Bernal" w:date="2026-09-26T15:17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614"/>
    <w:pPr>
      <w:keepNext/>
      <w:keepLines/>
      <w:outlineLvl w:val="7"/>
      <w:pPrChange w:id="6" w:author="Nick Bernal" w:date="2026-09-26T15:17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6" w:author="Nick Bernal" w:date="2026-09-26T15:17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614"/>
    <w:pPr>
      <w:keepNext/>
      <w:keepLines/>
      <w:outlineLvl w:val="8"/>
      <w:pPrChange w:id="7" w:author="Nick Bernal" w:date="2026-09-26T15:17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7" w:author="Nick Bernal" w:date="2026-09-26T15:17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4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4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4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4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4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4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4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F24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14"/>
    <w:pPr>
      <w:numPr>
        <w:ilvl w:val="1"/>
      </w:numPr>
      <w:spacing w:after="160"/>
      <w:pPrChange w:id="8" w:author="Nick Bernal" w:date="2026-09-26T15:17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Nick Bernal" w:date="2026-09-26T15:17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F24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2025-04-10T17:55:00Z</dcterms:created>
  <dcterms:modified xsi:type="dcterms:W3CDTF">2026-09-26T19:17:00Z</dcterms:modified>
</cp:coreProperties>
</file>