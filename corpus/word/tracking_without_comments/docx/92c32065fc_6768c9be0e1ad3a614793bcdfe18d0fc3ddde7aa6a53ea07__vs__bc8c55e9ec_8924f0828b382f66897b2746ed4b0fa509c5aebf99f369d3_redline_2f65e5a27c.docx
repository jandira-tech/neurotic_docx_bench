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DD183E" w14:textId="77777777" w:rsidR="00A77B3E" w:rsidRDefault="00280ED8">
      <w:pPr>
        <w:rPr>
          <w:ins w:id="1" w:author="Comparison" w:date="2026-09-25T21:14:00Z" w16du:dateUtc="2026-09-26T01:14:00Z"/>
        </w:rPr>
      </w:pPr>
      <w:ins w:id="2" w:author="Comparison" w:date="2026-09-25T21:14:00Z" w16du:dateUtc="2026-09-26T01:14:00Z">
        <w:r>
          <w:rPr>
            <w:noProof/>
          </w:rPr>
          <w:drawing>
            <wp:inline distT="0" distB="0" distL="0" distR="0">
              <wp:extent cx="2538989" cy="1094234"/>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2538989" cy="1094234"/>
                      </a:xfrm>
                      <a:prstGeom prst="rect">
                        <a:avLst/>
                      </a:prstGeom>
                    </pic:spPr>
                  </pic:pic>
                </a:graphicData>
              </a:graphic>
            </wp:inline>
          </w:drawing>
        </w:r>
      </w:ins>
    </w:p>
    <w:p w14:paraId="4CF7D817" w14:textId="77777777" w:rsidR="00A77B3E" w:rsidRDefault="00A77B3E">
      <w:pPr>
        <w:rPr>
          <w:ins w:id="3" w:author="Comparison" w:date="2026-09-25T21:14:00Z" w16du:dateUtc="2026-09-26T01:14:00Z"/>
        </w:rPr>
      </w:pPr>
    </w:p>
    <w:p w14:paraId="5B29D4D4" w14:textId="77777777" w:rsidR="00A77B3E" w:rsidRDefault="00280ED8">
      <w:pPr>
        <w:keepNext/>
        <w:spacing w:after="200"/>
        <w:rPr>
          <w:ins w:id="4" w:author="Comparison" w:date="2026-09-25T21:14:00Z" w16du:dateUtc="2026-09-26T01:14:00Z"/>
          <w:rFonts w:ascii="Verdana" w:eastAsia="Verdana" w:hAnsi="Verdana" w:cs="Verdana"/>
          <w:b/>
          <w:sz w:val="28"/>
        </w:rPr>
      </w:pPr>
      <w:ins w:id="5" w:author="Comparison" w:date="2026-09-25T21:14:00Z" w16du:dateUtc="2026-09-26T01:14:00Z">
        <w:r>
          <w:rPr>
            <w:rFonts w:ascii="Verdana" w:eastAsia="Verdana" w:hAnsi="Verdana" w:cs="Verdana"/>
            <w:b/>
            <w:sz w:val="28"/>
          </w:rPr>
          <w:t>Tableau Workshop: Dashboard Actions</w:t>
        </w:r>
      </w:ins>
    </w:p>
    <w:p w14:paraId="6ED6A71F" w14:textId="77777777" w:rsidR="00A77B3E" w:rsidRDefault="00280ED8">
      <w:pPr>
        <w:keepNext/>
        <w:spacing w:after="200"/>
        <w:rPr>
          <w:ins w:id="6" w:author="Comparison" w:date="2026-09-25T21:14:00Z" w16du:dateUtc="2026-09-26T01:14:00Z"/>
          <w:rFonts w:ascii="Verdana" w:eastAsia="Verdana" w:hAnsi="Verdana" w:cs="Verdana"/>
          <w:sz w:val="17"/>
        </w:rPr>
      </w:pPr>
      <w:ins w:id="7" w:author="Comparison" w:date="2026-09-25T21:14:00Z" w16du:dateUtc="2026-09-26T01:14:00Z">
        <w:r>
          <w:rPr>
            <w:rFonts w:ascii="Verdana" w:eastAsia="Verdana" w:hAnsi="Verdana" w:cs="Verdana"/>
            <w:b/>
            <w:sz w:val="17"/>
          </w:rPr>
          <w:t xml:space="preserve">Course Number: </w:t>
        </w:r>
        <w:r>
          <w:rPr>
            <w:rFonts w:ascii="Verdana" w:eastAsia="Verdana" w:hAnsi="Verdana" w:cs="Verdana"/>
            <w:sz w:val="17"/>
          </w:rPr>
          <w:t>TABWS-110</w:t>
        </w:r>
        <w:r>
          <w:rPr>
            <w:rFonts w:ascii="Verdana" w:eastAsia="Verdana" w:hAnsi="Verdana" w:cs="Verdana"/>
            <w:sz w:val="17"/>
          </w:rPr>
          <w:br/>
        </w:r>
        <w:r>
          <w:rPr>
            <w:rFonts w:ascii="Verdana" w:eastAsia="Verdana" w:hAnsi="Verdana" w:cs="Verdana"/>
            <w:b/>
            <w:sz w:val="17"/>
          </w:rPr>
          <w:t xml:space="preserve">Duration: </w:t>
        </w:r>
        <w:r>
          <w:rPr>
            <w:rFonts w:ascii="Verdana" w:eastAsia="Verdana" w:hAnsi="Verdana" w:cs="Verdana"/>
            <w:sz w:val="17"/>
          </w:rPr>
          <w:t>0.25 days</w:t>
        </w:r>
      </w:ins>
    </w:p>
    <w:p w14:paraId="3BD655DC" w14:textId="77777777" w:rsidR="00A77B3E" w:rsidRDefault="00280ED8">
      <w:pPr>
        <w:keepNext/>
        <w:spacing w:after="200"/>
        <w:rPr>
          <w:ins w:id="8" w:author="Comparison" w:date="2026-09-25T21:14:00Z" w16du:dateUtc="2026-09-26T01:14:00Z"/>
          <w:rFonts w:ascii="Verdana" w:eastAsia="Verdana" w:hAnsi="Verdana" w:cs="Verdana"/>
          <w:b/>
          <w:sz w:val="20"/>
        </w:rPr>
      </w:pPr>
      <w:ins w:id="9" w:author="Comparison" w:date="2026-09-25T21:14:00Z" w16du:dateUtc="2026-09-26T01:14:00Z">
        <w:r>
          <w:rPr>
            <w:rFonts w:ascii="Verdana" w:eastAsia="Verdana" w:hAnsi="Verdana" w:cs="Verdana"/>
            <w:b/>
            <w:sz w:val="20"/>
          </w:rPr>
          <w:t>Overview</w:t>
        </w:r>
      </w:ins>
    </w:p>
    <w:p w14:paraId="28A8ADAB" w14:textId="77777777" w:rsidR="00A77B3E" w:rsidRDefault="00280ED8">
      <w:pPr>
        <w:rPr>
          <w:ins w:id="10" w:author="Comparison" w:date="2026-09-25T21:14:00Z" w16du:dateUtc="2026-09-26T01:14:00Z"/>
          <w:rFonts w:ascii="Verdana" w:eastAsia="Verdana" w:hAnsi="Verdana" w:cs="Verdana"/>
          <w:sz w:val="20"/>
        </w:rPr>
      </w:pPr>
      <w:ins w:id="11" w:author="Comparison" w:date="2026-09-25T21:14:00Z" w16du:dateUtc="2026-09-26T01:14:00Z">
        <w:r>
          <w:rPr>
            <w:rFonts w:ascii="Verdana" w:eastAsia="Verdana" w:hAnsi="Verdana" w:cs="Verdana"/>
            <w:sz w:val="20"/>
          </w:rPr>
          <w:t>This 90-minute Tableau Workshop, Dashboard Actions, Workshop teaches participants how to add interactivity to their Tableau reports.  </w:t>
        </w:r>
      </w:ins>
    </w:p>
    <w:p w14:paraId="6A1B3D4E" w14:textId="77777777" w:rsidR="00A77B3E" w:rsidRDefault="00280ED8">
      <w:pPr>
        <w:keepNext/>
        <w:spacing w:before="200" w:after="200"/>
        <w:rPr>
          <w:ins w:id="12" w:author="Comparison" w:date="2026-09-25T21:14:00Z" w16du:dateUtc="2026-09-26T01:14:00Z"/>
          <w:rFonts w:ascii="Verdana" w:eastAsia="Verdana" w:hAnsi="Verdana" w:cs="Verdana"/>
          <w:b/>
          <w:sz w:val="20"/>
        </w:rPr>
      </w:pPr>
      <w:ins w:id="13" w:author="Comparison" w:date="2026-09-25T21:14:00Z" w16du:dateUtc="2026-09-26T01:14:00Z">
        <w:r>
          <w:rPr>
            <w:rFonts w:ascii="Verdana" w:eastAsia="Verdana" w:hAnsi="Verdana" w:cs="Verdana"/>
            <w:b/>
            <w:sz w:val="20"/>
          </w:rPr>
          <w:t>Prerequisites</w:t>
        </w:r>
      </w:ins>
    </w:p>
    <w:p w14:paraId="320BBE6A" w14:textId="77777777" w:rsidR="00A77B3E" w:rsidRDefault="00280ED8">
      <w:pPr>
        <w:rPr>
          <w:ins w:id="14" w:author="Comparison" w:date="2026-09-25T21:14:00Z" w16du:dateUtc="2026-09-26T01:14:00Z"/>
          <w:rFonts w:ascii="Verdana" w:eastAsia="Verdana" w:hAnsi="Verdana" w:cs="Verdana"/>
          <w:sz w:val="20"/>
        </w:rPr>
      </w:pPr>
      <w:ins w:id="15" w:author="Comparison" w:date="2026-09-25T21:14:00Z" w16du:dateUtc="2026-09-26T01:14:00Z">
        <w:r>
          <w:rPr>
            <w:rFonts w:ascii="Verdana" w:eastAsia="Verdana" w:hAnsi="Verdana" w:cs="Verdana"/>
            <w:sz w:val="20"/>
          </w:rPr>
          <w:t> All participants must have experience building charts and writing calculations in Tableau. </w:t>
        </w:r>
      </w:ins>
    </w:p>
    <w:p w14:paraId="0794C3A0" w14:textId="77777777" w:rsidR="00A77B3E" w:rsidRDefault="00280ED8">
      <w:pPr>
        <w:keepNext/>
        <w:spacing w:before="200" w:after="200"/>
        <w:rPr>
          <w:ins w:id="16" w:author="Comparison" w:date="2026-09-25T21:14:00Z" w16du:dateUtc="2026-09-26T01:14:00Z"/>
          <w:rFonts w:ascii="Verdana" w:eastAsia="Verdana" w:hAnsi="Verdana" w:cs="Verdana"/>
          <w:b/>
          <w:sz w:val="20"/>
        </w:rPr>
      </w:pPr>
      <w:ins w:id="17" w:author="Comparison" w:date="2026-09-25T21:14:00Z" w16du:dateUtc="2026-09-26T01:14:00Z">
        <w:r>
          <w:rPr>
            <w:rFonts w:ascii="Verdana" w:eastAsia="Verdana" w:hAnsi="Verdana" w:cs="Verdana"/>
            <w:b/>
            <w:sz w:val="20"/>
          </w:rPr>
          <w:t>Materials</w:t>
        </w:r>
      </w:ins>
    </w:p>
    <w:p w14:paraId="71217FCD" w14:textId="77777777" w:rsidR="00A77B3E" w:rsidRDefault="00280ED8">
      <w:pPr>
        <w:rPr>
          <w:ins w:id="18" w:author="Comparison" w:date="2026-09-25T21:14:00Z" w16du:dateUtc="2026-09-26T01:14:00Z"/>
          <w:rFonts w:ascii="Verdana" w:eastAsia="Verdana" w:hAnsi="Verdana" w:cs="Verdana"/>
          <w:sz w:val="20"/>
        </w:rPr>
      </w:pPr>
      <w:ins w:id="19" w:author="Comparison" w:date="2026-09-25T21:14:00Z" w16du:dateUtc="2026-09-26T01:14:00Z">
        <w:r>
          <w:rPr>
            <w:rFonts w:ascii="Verdana" w:eastAsia="Verdana" w:hAnsi="Verdana" w:cs="Verdana"/>
            <w:sz w:val="20"/>
          </w:rPr>
          <w:t>Attendees receive a copy of the instructor’s presentation in electronic format.</w:t>
        </w:r>
      </w:ins>
    </w:p>
    <w:p w14:paraId="2D30E1E5" w14:textId="77777777" w:rsidR="00A77B3E" w:rsidRDefault="00280ED8">
      <w:pPr>
        <w:keepNext/>
        <w:spacing w:before="200" w:after="200"/>
        <w:rPr>
          <w:ins w:id="20" w:author="Comparison" w:date="2026-09-25T21:14:00Z" w16du:dateUtc="2026-09-26T01:14:00Z"/>
          <w:rFonts w:ascii="Verdana" w:eastAsia="Verdana" w:hAnsi="Verdana" w:cs="Verdana"/>
          <w:b/>
          <w:sz w:val="20"/>
        </w:rPr>
      </w:pPr>
      <w:ins w:id="21" w:author="Comparison" w:date="2026-09-25T21:14:00Z" w16du:dateUtc="2026-09-26T01:14:00Z">
        <w:r>
          <w:rPr>
            <w:rFonts w:ascii="Verdana" w:eastAsia="Verdana" w:hAnsi="Verdana" w:cs="Verdana"/>
            <w:b/>
            <w:sz w:val="20"/>
          </w:rPr>
          <w:t>Software Needed on Each Student PC</w:t>
        </w:r>
      </w:ins>
    </w:p>
    <w:p w14:paraId="4756E2C9" w14:textId="77777777" w:rsidR="00A77B3E" w:rsidRDefault="00280ED8">
      <w:pPr>
        <w:numPr>
          <w:ilvl w:val="0"/>
          <w:numId w:val="2"/>
        </w:numPr>
        <w:rPr>
          <w:ins w:id="22" w:author="Comparison" w:date="2026-09-25T21:14:00Z" w16du:dateUtc="2026-09-26T01:14:00Z"/>
          <w:rFonts w:ascii="Verdana" w:eastAsia="Verdana" w:hAnsi="Verdana" w:cs="Verdana"/>
          <w:sz w:val="20"/>
        </w:rPr>
      </w:pPr>
      <w:ins w:id="23" w:author="Comparison" w:date="2026-09-25T21:14:00Z" w16du:dateUtc="2026-09-26T01:14:00Z">
        <w:r>
          <w:rPr>
            <w:rFonts w:ascii="Verdana" w:eastAsia="Verdana" w:hAnsi="Verdana" w:cs="Verdana"/>
            <w:sz w:val="20"/>
          </w:rPr>
          <w:t>Tableau Desktop</w:t>
        </w:r>
      </w:ins>
    </w:p>
    <w:p w14:paraId="6B4715A1" w14:textId="77777777" w:rsidR="00A77B3E" w:rsidRDefault="00280ED8">
      <w:pPr>
        <w:numPr>
          <w:ilvl w:val="0"/>
          <w:numId w:val="2"/>
        </w:numPr>
        <w:rPr>
          <w:ins w:id="24" w:author="Comparison" w:date="2026-09-25T21:14:00Z" w16du:dateUtc="2026-09-26T01:14:00Z"/>
          <w:rFonts w:ascii="Verdana" w:eastAsia="Verdana" w:hAnsi="Verdana" w:cs="Verdana"/>
          <w:sz w:val="20"/>
        </w:rPr>
      </w:pPr>
      <w:ins w:id="25" w:author="Comparison" w:date="2026-09-25T21:14:00Z" w16du:dateUtc="2026-09-26T01:14:00Z">
        <w:r>
          <w:rPr>
            <w:rFonts w:ascii="Verdana" w:eastAsia="Verdana" w:hAnsi="Verdana" w:cs="Verdana"/>
            <w:sz w:val="20"/>
          </w:rPr>
          <w:t>Microsoft Excel 2016 or later</w:t>
        </w:r>
      </w:ins>
    </w:p>
    <w:p w14:paraId="2115AED0" w14:textId="77777777" w:rsidR="00A77B3E" w:rsidRDefault="00280ED8">
      <w:pPr>
        <w:numPr>
          <w:ilvl w:val="0"/>
          <w:numId w:val="2"/>
        </w:numPr>
        <w:rPr>
          <w:ins w:id="26" w:author="Comparison" w:date="2026-09-25T21:14:00Z" w16du:dateUtc="2026-09-26T01:14:00Z"/>
          <w:rFonts w:ascii="Verdana" w:eastAsia="Verdana" w:hAnsi="Verdana" w:cs="Verdana"/>
          <w:sz w:val="20"/>
        </w:rPr>
      </w:pPr>
      <w:ins w:id="27" w:author="Comparison" w:date="2026-09-25T21:14:00Z" w16du:dateUtc="2026-09-26T01:14:00Z">
        <w:r>
          <w:rPr>
            <w:rFonts w:ascii="Verdana" w:eastAsia="Verdana" w:hAnsi="Verdana" w:cs="Verdana"/>
            <w:sz w:val="20"/>
          </w:rPr>
          <w:t>Internet access</w:t>
        </w:r>
      </w:ins>
    </w:p>
    <w:p w14:paraId="57E015A3" w14:textId="77777777" w:rsidR="00A77B3E" w:rsidRDefault="00280ED8">
      <w:pPr>
        <w:numPr>
          <w:ilvl w:val="0"/>
          <w:numId w:val="2"/>
        </w:numPr>
        <w:rPr>
          <w:ins w:id="28" w:author="Comparison" w:date="2026-09-25T21:14:00Z" w16du:dateUtc="2026-09-26T01:14:00Z"/>
          <w:rFonts w:ascii="Verdana" w:eastAsia="Verdana" w:hAnsi="Verdana" w:cs="Verdana"/>
          <w:sz w:val="20"/>
        </w:rPr>
      </w:pPr>
      <w:ins w:id="29" w:author="Comparison" w:date="2026-09-25T21:14:00Z" w16du:dateUtc="2026-09-26T01:14:00Z">
        <w:r>
          <w:rPr>
            <w:rFonts w:ascii="Verdana" w:eastAsia="Verdana" w:hAnsi="Verdana" w:cs="Verdana"/>
            <w:sz w:val="20"/>
          </w:rPr>
          <w:t>Related data and lab files that Accelebrate would provide</w:t>
        </w:r>
      </w:ins>
    </w:p>
    <w:p w14:paraId="4AAAF145" w14:textId="77777777" w:rsidR="00A77B3E" w:rsidRDefault="00280ED8">
      <w:pPr>
        <w:keepNext/>
        <w:spacing w:before="200" w:after="200"/>
        <w:rPr>
          <w:ins w:id="30" w:author="Comparison" w:date="2026-09-25T21:14:00Z" w16du:dateUtc="2026-09-26T01:14:00Z"/>
          <w:rFonts w:ascii="Verdana" w:eastAsia="Verdana" w:hAnsi="Verdana" w:cs="Verdana"/>
          <w:b/>
          <w:sz w:val="20"/>
        </w:rPr>
      </w:pPr>
      <w:ins w:id="31" w:author="Comparison" w:date="2026-09-25T21:14:00Z" w16du:dateUtc="2026-09-26T01:14:00Z">
        <w:r>
          <w:rPr>
            <w:rFonts w:ascii="Verdana" w:eastAsia="Verdana" w:hAnsi="Verdana" w:cs="Verdana"/>
            <w:b/>
            <w:sz w:val="20"/>
          </w:rPr>
          <w:t>Objectives</w:t>
        </w:r>
      </w:ins>
    </w:p>
    <w:p w14:paraId="1AF6C2DA" w14:textId="77777777" w:rsidR="00A77B3E" w:rsidRDefault="00280ED8">
      <w:pPr>
        <w:numPr>
          <w:ilvl w:val="0"/>
          <w:numId w:val="3"/>
        </w:numPr>
        <w:rPr>
          <w:ins w:id="32" w:author="Comparison" w:date="2026-09-25T21:14:00Z" w16du:dateUtc="2026-09-26T01:14:00Z"/>
          <w:rFonts w:ascii="Verdana" w:eastAsia="Verdana" w:hAnsi="Verdana" w:cs="Verdana"/>
          <w:sz w:val="20"/>
        </w:rPr>
      </w:pPr>
      <w:ins w:id="33" w:author="Comparison" w:date="2026-09-25T21:14:00Z" w16du:dateUtc="2026-09-26T01:14:00Z">
        <w:r>
          <w:rPr>
            <w:rFonts w:ascii="Verdana" w:eastAsia="Verdana" w:hAnsi="Verdana" w:cs="Verdana"/>
            <w:sz w:val="20"/>
          </w:rPr>
          <w:t>Create a dashboard Filter Action to use one chart to filter views on other charts in your dashboard</w:t>
        </w:r>
      </w:ins>
    </w:p>
    <w:p w14:paraId="079DF66C" w14:textId="77777777" w:rsidR="00A77B3E" w:rsidRDefault="00280ED8">
      <w:pPr>
        <w:numPr>
          <w:ilvl w:val="0"/>
          <w:numId w:val="3"/>
        </w:numPr>
        <w:rPr>
          <w:ins w:id="34" w:author="Comparison" w:date="2026-09-25T21:14:00Z" w16du:dateUtc="2026-09-26T01:14:00Z"/>
          <w:rFonts w:ascii="Verdana" w:eastAsia="Verdana" w:hAnsi="Verdana" w:cs="Verdana"/>
          <w:sz w:val="20"/>
        </w:rPr>
      </w:pPr>
      <w:ins w:id="35" w:author="Comparison" w:date="2026-09-25T21:14:00Z" w16du:dateUtc="2026-09-26T01:14:00Z">
        <w:r>
          <w:rPr>
            <w:rFonts w:ascii="Verdana" w:eastAsia="Verdana" w:hAnsi="Verdana" w:cs="Verdana"/>
            <w:sz w:val="20"/>
          </w:rPr>
          <w:t>Create a dashboard Go to Sheet Action to navigate to other dashboards or worksheets</w:t>
        </w:r>
      </w:ins>
    </w:p>
    <w:p w14:paraId="52033CD0" w14:textId="77777777" w:rsidR="00A77B3E" w:rsidRDefault="00280ED8">
      <w:pPr>
        <w:numPr>
          <w:ilvl w:val="0"/>
          <w:numId w:val="3"/>
        </w:numPr>
        <w:rPr>
          <w:ins w:id="36" w:author="Comparison" w:date="2026-09-25T21:14:00Z" w16du:dateUtc="2026-09-26T01:14:00Z"/>
          <w:rFonts w:ascii="Verdana" w:eastAsia="Verdana" w:hAnsi="Verdana" w:cs="Verdana"/>
          <w:sz w:val="20"/>
        </w:rPr>
      </w:pPr>
      <w:ins w:id="37" w:author="Comparison" w:date="2026-09-25T21:14:00Z" w16du:dateUtc="2026-09-26T01:14:00Z">
        <w:r>
          <w:rPr>
            <w:rFonts w:ascii="Verdana" w:eastAsia="Verdana" w:hAnsi="Verdana" w:cs="Verdana"/>
            <w:sz w:val="20"/>
          </w:rPr>
          <w:t>Create a dashboard Highlight action to use one chart to highlight views on other charts in your dashboard</w:t>
        </w:r>
      </w:ins>
    </w:p>
    <w:p w14:paraId="6140DE83" w14:textId="77777777" w:rsidR="00A77B3E" w:rsidRDefault="00280ED8">
      <w:pPr>
        <w:numPr>
          <w:ilvl w:val="0"/>
          <w:numId w:val="3"/>
        </w:numPr>
        <w:rPr>
          <w:ins w:id="38" w:author="Comparison" w:date="2026-09-25T21:14:00Z" w16du:dateUtc="2026-09-26T01:14:00Z"/>
          <w:rFonts w:ascii="Verdana" w:eastAsia="Verdana" w:hAnsi="Verdana" w:cs="Verdana"/>
          <w:sz w:val="20"/>
        </w:rPr>
      </w:pPr>
      <w:ins w:id="39" w:author="Comparison" w:date="2026-09-25T21:14:00Z" w16du:dateUtc="2026-09-26T01:14:00Z">
        <w:r>
          <w:rPr>
            <w:rFonts w:ascii="Verdana" w:eastAsia="Verdana" w:hAnsi="Verdana" w:cs="Verdana"/>
            <w:sz w:val="20"/>
          </w:rPr>
          <w:t>Create a dashboard URL Action to display a web page in your dashboard</w:t>
        </w:r>
      </w:ins>
    </w:p>
    <w:p w14:paraId="10A53776" w14:textId="77777777" w:rsidR="00A77B3E" w:rsidRDefault="00280ED8">
      <w:pPr>
        <w:numPr>
          <w:ilvl w:val="0"/>
          <w:numId w:val="3"/>
        </w:numPr>
        <w:rPr>
          <w:ins w:id="40" w:author="Comparison" w:date="2026-09-25T21:14:00Z" w16du:dateUtc="2026-09-26T01:14:00Z"/>
          <w:rFonts w:ascii="Verdana" w:eastAsia="Verdana" w:hAnsi="Verdana" w:cs="Verdana"/>
          <w:sz w:val="20"/>
        </w:rPr>
      </w:pPr>
      <w:ins w:id="41" w:author="Comparison" w:date="2026-09-25T21:14:00Z" w16du:dateUtc="2026-09-26T01:14:00Z">
        <w:r>
          <w:rPr>
            <w:rFonts w:ascii="Verdana" w:eastAsia="Verdana" w:hAnsi="Verdana" w:cs="Verdana"/>
            <w:sz w:val="20"/>
          </w:rPr>
          <w:t>Create a dashboard URL Action to navigate to a web page in your browser</w:t>
        </w:r>
      </w:ins>
    </w:p>
    <w:p w14:paraId="2D4D649D" w14:textId="77777777" w:rsidR="00A77B3E" w:rsidRDefault="00280ED8">
      <w:pPr>
        <w:numPr>
          <w:ilvl w:val="0"/>
          <w:numId w:val="3"/>
        </w:numPr>
        <w:rPr>
          <w:ins w:id="42" w:author="Comparison" w:date="2026-09-25T21:14:00Z" w16du:dateUtc="2026-09-26T01:14:00Z"/>
          <w:rFonts w:ascii="Verdana" w:eastAsia="Verdana" w:hAnsi="Verdana" w:cs="Verdana"/>
          <w:sz w:val="20"/>
        </w:rPr>
      </w:pPr>
      <w:ins w:id="43" w:author="Comparison" w:date="2026-09-25T21:14:00Z" w16du:dateUtc="2026-09-26T01:14:00Z">
        <w:r>
          <w:rPr>
            <w:rFonts w:ascii="Verdana" w:eastAsia="Verdana" w:hAnsi="Verdana" w:cs="Verdana"/>
            <w:sz w:val="20"/>
          </w:rPr>
          <w:t>Create a dashboard URL Action to generate an email</w:t>
        </w:r>
      </w:ins>
    </w:p>
    <w:p w14:paraId="0D199E19" w14:textId="77777777" w:rsidR="00A77B3E" w:rsidRDefault="00280ED8">
      <w:pPr>
        <w:keepNext/>
        <w:spacing w:before="200" w:after="200"/>
        <w:rPr>
          <w:ins w:id="44" w:author="Comparison" w:date="2026-09-25T21:14:00Z" w16du:dateUtc="2026-09-26T01:14:00Z"/>
          <w:rFonts w:ascii="Verdana" w:eastAsia="Verdana" w:hAnsi="Verdana" w:cs="Verdana"/>
          <w:b/>
          <w:sz w:val="20"/>
        </w:rPr>
      </w:pPr>
      <w:ins w:id="45" w:author="Comparison" w:date="2026-09-25T21:14:00Z" w16du:dateUtc="2026-09-26T01:14:00Z">
        <w:r>
          <w:rPr>
            <w:rFonts w:ascii="Verdana" w:eastAsia="Verdana" w:hAnsi="Verdana" w:cs="Verdana"/>
            <w:b/>
            <w:sz w:val="20"/>
          </w:rPr>
          <w:t>Outline</w:t>
        </w:r>
      </w:ins>
    </w:p>
    <w:p w14:paraId="2AD2EE5D" w14:textId="77777777" w:rsidR="00A77B3E" w:rsidRDefault="00280ED8">
      <w:pPr>
        <w:numPr>
          <w:ilvl w:val="0"/>
          <w:numId w:val="4"/>
        </w:numPr>
        <w:rPr>
          <w:ins w:id="46" w:author="Comparison" w:date="2026-09-25T21:14:00Z" w16du:dateUtc="2026-09-26T01:14:00Z"/>
          <w:rFonts w:ascii="Verdana" w:eastAsia="Verdana" w:hAnsi="Verdana" w:cs="Verdana"/>
          <w:sz w:val="20"/>
        </w:rPr>
      </w:pPr>
      <w:ins w:id="47" w:author="Comparison" w:date="2026-09-25T21:14:00Z" w16du:dateUtc="2026-09-26T01:14:00Z">
        <w:r>
          <w:rPr>
            <w:rFonts w:ascii="Verdana" w:eastAsia="Verdana" w:hAnsi="Verdana" w:cs="Verdana"/>
            <w:sz w:val="20"/>
          </w:rPr>
          <w:t>Filter Views</w:t>
        </w:r>
      </w:ins>
    </w:p>
    <w:p w14:paraId="790F31FC" w14:textId="77777777" w:rsidR="00A77B3E" w:rsidRDefault="00280ED8">
      <w:pPr>
        <w:numPr>
          <w:ilvl w:val="0"/>
          <w:numId w:val="4"/>
        </w:numPr>
        <w:rPr>
          <w:ins w:id="48" w:author="Comparison" w:date="2026-09-25T21:14:00Z" w16du:dateUtc="2026-09-26T01:14:00Z"/>
          <w:rFonts w:ascii="Verdana" w:eastAsia="Verdana" w:hAnsi="Verdana" w:cs="Verdana"/>
          <w:sz w:val="20"/>
        </w:rPr>
      </w:pPr>
      <w:ins w:id="49" w:author="Comparison" w:date="2026-09-25T21:14:00Z" w16du:dateUtc="2026-09-26T01:14:00Z">
        <w:r>
          <w:rPr>
            <w:rFonts w:ascii="Verdana" w:eastAsia="Verdana" w:hAnsi="Verdana" w:cs="Verdana"/>
            <w:sz w:val="20"/>
          </w:rPr>
          <w:t>Filter Action</w:t>
        </w:r>
      </w:ins>
    </w:p>
    <w:p w14:paraId="56FD8655" w14:textId="77777777" w:rsidR="00A77B3E" w:rsidRDefault="00280ED8">
      <w:pPr>
        <w:numPr>
          <w:ilvl w:val="0"/>
          <w:numId w:val="4"/>
        </w:numPr>
        <w:rPr>
          <w:ins w:id="50" w:author="Comparison" w:date="2026-09-25T21:14:00Z" w16du:dateUtc="2026-09-26T01:14:00Z"/>
          <w:rFonts w:ascii="Verdana" w:eastAsia="Verdana" w:hAnsi="Verdana" w:cs="Verdana"/>
          <w:sz w:val="20"/>
        </w:rPr>
      </w:pPr>
      <w:ins w:id="51" w:author="Comparison" w:date="2026-09-25T21:14:00Z" w16du:dateUtc="2026-09-26T01:14:00Z">
        <w:r>
          <w:rPr>
            <w:rFonts w:ascii="Verdana" w:eastAsia="Verdana" w:hAnsi="Verdana" w:cs="Verdana"/>
            <w:sz w:val="20"/>
          </w:rPr>
          <w:t>Go to Sheet Action</w:t>
        </w:r>
      </w:ins>
    </w:p>
    <w:p w14:paraId="57175966" w14:textId="77777777" w:rsidR="00A77B3E" w:rsidRDefault="00280ED8">
      <w:pPr>
        <w:numPr>
          <w:ilvl w:val="0"/>
          <w:numId w:val="4"/>
        </w:numPr>
        <w:rPr>
          <w:ins w:id="52" w:author="Comparison" w:date="2026-09-25T21:14:00Z" w16du:dateUtc="2026-09-26T01:14:00Z"/>
          <w:rFonts w:ascii="Verdana" w:eastAsia="Verdana" w:hAnsi="Verdana" w:cs="Verdana"/>
          <w:sz w:val="20"/>
        </w:rPr>
      </w:pPr>
      <w:ins w:id="53" w:author="Comparison" w:date="2026-09-25T21:14:00Z" w16du:dateUtc="2026-09-26T01:14:00Z">
        <w:r>
          <w:rPr>
            <w:rFonts w:ascii="Verdana" w:eastAsia="Verdana" w:hAnsi="Verdana" w:cs="Verdana"/>
            <w:sz w:val="20"/>
          </w:rPr>
          <w:t>Dashboard Highlight Action</w:t>
        </w:r>
      </w:ins>
    </w:p>
    <w:p w14:paraId="35CD74D3" w14:textId="77777777" w:rsidR="00A77B3E" w:rsidRDefault="00280ED8">
      <w:pPr>
        <w:numPr>
          <w:ilvl w:val="0"/>
          <w:numId w:val="4"/>
        </w:numPr>
        <w:rPr>
          <w:ins w:id="54" w:author="Comparison" w:date="2026-09-25T21:14:00Z" w16du:dateUtc="2026-09-26T01:14:00Z"/>
          <w:rFonts w:ascii="Verdana" w:eastAsia="Verdana" w:hAnsi="Verdana" w:cs="Verdana"/>
          <w:sz w:val="20"/>
        </w:rPr>
      </w:pPr>
      <w:ins w:id="55" w:author="Comparison" w:date="2026-09-25T21:14:00Z" w16du:dateUtc="2026-09-26T01:14:00Z">
        <w:r>
          <w:rPr>
            <w:rFonts w:ascii="Verdana" w:eastAsia="Verdana" w:hAnsi="Verdana" w:cs="Verdana"/>
            <w:sz w:val="20"/>
          </w:rPr>
          <w:t xml:space="preserve">Dashboard URL Actions </w:t>
        </w:r>
      </w:ins>
    </w:p>
    <w:p w14:paraId="2607832B" w14:textId="77777777" w:rsidR="00A77B3E" w:rsidRDefault="00280ED8">
      <w:pPr>
        <w:numPr>
          <w:ilvl w:val="1"/>
          <w:numId w:val="4"/>
        </w:numPr>
        <w:rPr>
          <w:ins w:id="56" w:author="Comparison" w:date="2026-09-25T21:14:00Z" w16du:dateUtc="2026-09-26T01:14:00Z"/>
          <w:rFonts w:ascii="Verdana" w:eastAsia="Verdana" w:hAnsi="Verdana" w:cs="Verdana"/>
          <w:sz w:val="20"/>
        </w:rPr>
      </w:pPr>
      <w:ins w:id="57" w:author="Comparison" w:date="2026-09-25T21:14:00Z" w16du:dateUtc="2026-09-26T01:14:00Z">
        <w:r>
          <w:rPr>
            <w:rFonts w:ascii="Verdana" w:eastAsia="Verdana" w:hAnsi="Verdana" w:cs="Verdana"/>
            <w:sz w:val="20"/>
          </w:rPr>
          <w:t>Display a web page in your dashboard</w:t>
        </w:r>
      </w:ins>
    </w:p>
    <w:p w14:paraId="093FCB29" w14:textId="77777777" w:rsidR="00A77B3E" w:rsidRDefault="00280ED8">
      <w:pPr>
        <w:numPr>
          <w:ilvl w:val="1"/>
          <w:numId w:val="4"/>
        </w:numPr>
        <w:rPr>
          <w:ins w:id="58" w:author="Comparison" w:date="2026-09-25T21:14:00Z" w16du:dateUtc="2026-09-26T01:14:00Z"/>
          <w:rFonts w:ascii="Verdana" w:eastAsia="Verdana" w:hAnsi="Verdana" w:cs="Verdana"/>
          <w:sz w:val="20"/>
        </w:rPr>
      </w:pPr>
      <w:ins w:id="59" w:author="Comparison" w:date="2026-09-25T21:14:00Z" w16du:dateUtc="2026-09-26T01:14:00Z">
        <w:r>
          <w:rPr>
            <w:rFonts w:ascii="Verdana" w:eastAsia="Verdana" w:hAnsi="Verdana" w:cs="Verdana"/>
            <w:sz w:val="20"/>
          </w:rPr>
          <w:t>Navigate to a web page in your browser</w:t>
        </w:r>
      </w:ins>
    </w:p>
    <w:p w14:paraId="6F61A2C2" w14:textId="77777777" w:rsidR="00A77B3E" w:rsidRDefault="00280ED8">
      <w:pPr>
        <w:numPr>
          <w:ilvl w:val="1"/>
          <w:numId w:val="4"/>
        </w:numPr>
        <w:rPr>
          <w:ins w:id="60" w:author="Comparison" w:date="2026-09-25T21:14:00Z" w16du:dateUtc="2026-09-26T01:14:00Z"/>
          <w:rFonts w:ascii="Verdana" w:eastAsia="Verdana" w:hAnsi="Verdana" w:cs="Verdana"/>
          <w:sz w:val="20"/>
        </w:rPr>
      </w:pPr>
      <w:ins w:id="61" w:author="Comparison" w:date="2026-09-25T21:14:00Z" w16du:dateUtc="2026-09-26T01:14:00Z">
        <w:r>
          <w:rPr>
            <w:rFonts w:ascii="Verdana" w:eastAsia="Verdana" w:hAnsi="Verdana" w:cs="Verdana"/>
            <w:sz w:val="20"/>
          </w:rPr>
          <w:t>Generate an email</w:t>
        </w:r>
      </w:ins>
    </w:p>
    <w:p w14:paraId="67D387BF" w14:textId="77777777" w:rsidR="008E5315" w:rsidRPr="00580049" w:rsidRDefault="00D861C9">
      <w:pPr>
        <w:jc w:val="center"/>
        <w:rPr>
          <w:del w:id="62" w:author="Comparison" w:date="2026-09-25T21:14:00Z" w16du:dateUtc="2026-09-26T01:14:00Z"/>
          <w:b/>
          <w:sz w:val="36"/>
          <w:szCs w:val="36"/>
        </w:rPr>
      </w:pPr>
      <w:del w:id="63" w:author="Comparison" w:date="2026-09-25T21:14:00Z" w16du:dateUtc="2026-09-26T01:14:00Z">
        <w:r w:rsidRPr="00580049">
          <w:rPr>
            <w:rFonts w:hint="eastAsia"/>
            <w:b/>
            <w:sz w:val="36"/>
            <w:szCs w:val="36"/>
          </w:rPr>
          <w:lastRenderedPageBreak/>
          <w:delText>研究業績　英文表記</w:delText>
        </w:r>
      </w:del>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1843"/>
        <w:gridCol w:w="7796"/>
      </w:tblGrid>
      <w:tr w:rsidR="00AB3AE9" w14:paraId="0F2939B4" w14:textId="77777777" w:rsidTr="00DB6CE4">
        <w:trPr>
          <w:cantSplit/>
          <w:trHeight w:val="553"/>
          <w:del w:id="64" w:author="Comparison" w:date="2026-09-25T21:14:00Z" w16du:dateUtc="2026-09-26T01:14:00Z"/>
        </w:trPr>
        <w:tc>
          <w:tcPr>
            <w:tcW w:w="9639" w:type="dxa"/>
            <w:gridSpan w:val="2"/>
            <w:tcBorders>
              <w:top w:val="single" w:sz="6" w:space="0" w:color="auto"/>
              <w:left w:val="single" w:sz="6" w:space="0" w:color="auto"/>
              <w:bottom w:val="single" w:sz="4" w:space="0" w:color="auto"/>
              <w:right w:val="single" w:sz="6" w:space="0" w:color="auto"/>
            </w:tcBorders>
            <w:shd w:val="clear" w:color="auto" w:fill="E2EFD9"/>
            <w:vAlign w:val="center"/>
          </w:tcPr>
          <w:p w14:paraId="390BA798" w14:textId="77777777" w:rsidR="00AB3AE9" w:rsidRPr="00AB3AE9" w:rsidRDefault="00AB3AE9" w:rsidP="00AB3AE9">
            <w:pPr>
              <w:jc w:val="center"/>
              <w:rPr>
                <w:del w:id="65" w:author="Comparison" w:date="2026-09-25T21:14:00Z" w16du:dateUtc="2026-09-26T01:14:00Z"/>
                <w:rFonts w:eastAsia="MS PMincho"/>
              </w:rPr>
            </w:pPr>
            <w:del w:id="66" w:author="Comparison" w:date="2026-09-25T21:14:00Z" w16du:dateUtc="2026-09-26T01:14:00Z">
              <w:r w:rsidRPr="00AB3AE9">
                <w:rPr>
                  <w:rFonts w:eastAsia="MS PMincho"/>
                </w:rPr>
                <w:delText>和文</w:delText>
              </w:r>
            </w:del>
          </w:p>
        </w:tc>
      </w:tr>
      <w:tr w:rsidR="00D861C9" w14:paraId="21BBAE38" w14:textId="77777777" w:rsidTr="00580049">
        <w:trPr>
          <w:cantSplit/>
          <w:trHeight w:val="685"/>
          <w:del w:id="67" w:author="Comparison" w:date="2026-09-25T21:14:00Z" w16du:dateUtc="2026-09-26T01:14:00Z"/>
        </w:trPr>
        <w:tc>
          <w:tcPr>
            <w:tcW w:w="1843" w:type="dxa"/>
            <w:tcBorders>
              <w:top w:val="single" w:sz="4" w:space="0" w:color="auto"/>
              <w:left w:val="single" w:sz="6" w:space="0" w:color="auto"/>
              <w:bottom w:val="single" w:sz="4" w:space="0" w:color="auto"/>
              <w:right w:val="single" w:sz="6" w:space="0" w:color="auto"/>
            </w:tcBorders>
            <w:shd w:val="clear" w:color="auto" w:fill="E2EFD9"/>
            <w:vAlign w:val="center"/>
          </w:tcPr>
          <w:p w14:paraId="3B976CCE" w14:textId="77777777" w:rsidR="00D861C9" w:rsidRPr="00AB3AE9" w:rsidRDefault="00D861C9" w:rsidP="00AB3AE9">
            <w:pPr>
              <w:jc w:val="center"/>
              <w:rPr>
                <w:del w:id="68" w:author="Comparison" w:date="2026-09-25T21:14:00Z" w16du:dateUtc="2026-09-26T01:14:00Z"/>
                <w:rFonts w:eastAsia="MS PMincho"/>
                <w:sz w:val="22"/>
              </w:rPr>
            </w:pPr>
            <w:del w:id="69" w:author="Comparison" w:date="2026-09-25T21:14:00Z" w16du:dateUtc="2026-09-26T01:14:00Z">
              <w:r w:rsidRPr="00AB3AE9">
                <w:rPr>
                  <w:rFonts w:eastAsia="MS PMincho"/>
                  <w:sz w:val="22"/>
                </w:rPr>
                <w:delText>表題</w:delText>
              </w:r>
            </w:del>
          </w:p>
        </w:tc>
        <w:tc>
          <w:tcPr>
            <w:tcW w:w="7796" w:type="dxa"/>
            <w:tcBorders>
              <w:top w:val="single" w:sz="4" w:space="0" w:color="auto"/>
              <w:left w:val="single" w:sz="6" w:space="0" w:color="auto"/>
              <w:bottom w:val="single" w:sz="6" w:space="0" w:color="auto"/>
              <w:right w:val="single" w:sz="6" w:space="0" w:color="auto"/>
            </w:tcBorders>
            <w:vAlign w:val="center"/>
          </w:tcPr>
          <w:p w14:paraId="3B360070" w14:textId="7DCE26E2" w:rsidR="00D861C9" w:rsidRPr="00AB3AE9" w:rsidRDefault="00EC22AA" w:rsidP="00D861C9">
            <w:pPr>
              <w:rPr>
                <w:del w:id="70" w:author="Comparison" w:date="2026-09-25T21:14:00Z" w16du:dateUtc="2026-09-26T01:14:00Z"/>
                <w:rFonts w:eastAsia="MS PMincho"/>
              </w:rPr>
            </w:pPr>
            <w:del w:id="71" w:author="Comparison" w:date="2026-09-25T21:14:00Z" w16du:dateUtc="2026-09-26T01:14:00Z">
              <w:r w:rsidRPr="00EC22AA">
                <w:rPr>
                  <w:rFonts w:eastAsia="MS PMincho" w:hint="eastAsia"/>
                </w:rPr>
                <w:delText>中等度アルツハイマー病患者における長期農業体験による収穫活動の生理的効果の検証</w:delText>
              </w:r>
            </w:del>
          </w:p>
        </w:tc>
      </w:tr>
      <w:tr w:rsidR="008E5315" w14:paraId="6196BFDE" w14:textId="77777777" w:rsidTr="00580049">
        <w:trPr>
          <w:cantSplit/>
          <w:trHeight w:val="690"/>
          <w:del w:id="72" w:author="Comparison" w:date="2026-09-25T21:14:00Z" w16du:dateUtc="2026-09-26T01:14:00Z"/>
        </w:trPr>
        <w:tc>
          <w:tcPr>
            <w:tcW w:w="1843" w:type="dxa"/>
            <w:tcBorders>
              <w:top w:val="single" w:sz="4" w:space="0" w:color="auto"/>
              <w:left w:val="single" w:sz="6" w:space="0" w:color="auto"/>
              <w:bottom w:val="single" w:sz="4" w:space="0" w:color="auto"/>
              <w:right w:val="single" w:sz="6" w:space="0" w:color="auto"/>
            </w:tcBorders>
            <w:shd w:val="clear" w:color="auto" w:fill="E2EFD9"/>
            <w:vAlign w:val="center"/>
          </w:tcPr>
          <w:p w14:paraId="3817528A" w14:textId="77777777" w:rsidR="008E5315" w:rsidRPr="00AB3AE9" w:rsidRDefault="00D861C9" w:rsidP="00AB3AE9">
            <w:pPr>
              <w:jc w:val="center"/>
              <w:rPr>
                <w:del w:id="73" w:author="Comparison" w:date="2026-09-25T21:14:00Z" w16du:dateUtc="2026-09-26T01:14:00Z"/>
                <w:rFonts w:eastAsia="MS PMincho"/>
                <w:sz w:val="22"/>
              </w:rPr>
            </w:pPr>
            <w:del w:id="74" w:author="Comparison" w:date="2026-09-25T21:14:00Z" w16du:dateUtc="2026-09-26T01:14:00Z">
              <w:r w:rsidRPr="00AB3AE9">
                <w:rPr>
                  <w:rFonts w:eastAsia="MS PMincho"/>
                  <w:sz w:val="22"/>
                </w:rPr>
                <w:delText>著者名</w:delText>
              </w:r>
            </w:del>
          </w:p>
        </w:tc>
        <w:tc>
          <w:tcPr>
            <w:tcW w:w="7796" w:type="dxa"/>
            <w:tcBorders>
              <w:top w:val="single" w:sz="6" w:space="0" w:color="auto"/>
              <w:left w:val="single" w:sz="6" w:space="0" w:color="auto"/>
              <w:bottom w:val="single" w:sz="6" w:space="0" w:color="auto"/>
              <w:right w:val="single" w:sz="6" w:space="0" w:color="auto"/>
            </w:tcBorders>
            <w:vAlign w:val="center"/>
          </w:tcPr>
          <w:p w14:paraId="71C65AD0" w14:textId="1B4E3271" w:rsidR="008E5315" w:rsidRPr="00AB3AE9" w:rsidRDefault="00EC22AA" w:rsidP="00E47E03">
            <w:pPr>
              <w:rPr>
                <w:del w:id="75" w:author="Comparison" w:date="2026-09-25T21:14:00Z" w16du:dateUtc="2026-09-26T01:14:00Z"/>
                <w:rFonts w:eastAsia="MS PMincho"/>
              </w:rPr>
            </w:pPr>
            <w:del w:id="76" w:author="Comparison" w:date="2026-09-25T21:14:00Z" w16du:dateUtc="2026-09-26T01:14:00Z">
              <w:r>
                <w:rPr>
                  <w:rFonts w:eastAsia="MS PMincho" w:hint="eastAsia"/>
                </w:rPr>
                <w:delText>江口喜久雄、小浦誠吾</w:delText>
              </w:r>
            </w:del>
          </w:p>
        </w:tc>
      </w:tr>
      <w:tr w:rsidR="008E5315" w14:paraId="6FFBAFAC" w14:textId="77777777" w:rsidTr="00DB6CE4">
        <w:trPr>
          <w:cantSplit/>
          <w:trHeight w:val="736"/>
          <w:del w:id="77" w:author="Comparison" w:date="2026-09-25T21:14:00Z" w16du:dateUtc="2026-09-26T01:14:00Z"/>
        </w:trPr>
        <w:tc>
          <w:tcPr>
            <w:tcW w:w="1843" w:type="dxa"/>
            <w:tcBorders>
              <w:top w:val="single" w:sz="4" w:space="0" w:color="auto"/>
              <w:left w:val="single" w:sz="6" w:space="0" w:color="auto"/>
              <w:bottom w:val="single" w:sz="6" w:space="0" w:color="auto"/>
              <w:right w:val="single" w:sz="6" w:space="0" w:color="auto"/>
            </w:tcBorders>
            <w:shd w:val="clear" w:color="auto" w:fill="E2EFD9"/>
            <w:vAlign w:val="center"/>
          </w:tcPr>
          <w:p w14:paraId="6F4B8D79" w14:textId="77777777" w:rsidR="008E5315" w:rsidRPr="00AB3AE9" w:rsidRDefault="00D861C9" w:rsidP="00AB3AE9">
            <w:pPr>
              <w:jc w:val="center"/>
              <w:rPr>
                <w:del w:id="78" w:author="Comparison" w:date="2026-09-25T21:14:00Z" w16du:dateUtc="2026-09-26T01:14:00Z"/>
                <w:rFonts w:eastAsia="MS PMincho"/>
                <w:sz w:val="22"/>
              </w:rPr>
            </w:pPr>
            <w:del w:id="79" w:author="Comparison" w:date="2026-09-25T21:14:00Z" w16du:dateUtc="2026-09-26T01:14:00Z">
              <w:r w:rsidRPr="00AB3AE9">
                <w:rPr>
                  <w:rFonts w:eastAsia="MS PMincho"/>
                  <w:sz w:val="22"/>
                </w:rPr>
                <w:delText>所属</w:delText>
              </w:r>
            </w:del>
          </w:p>
        </w:tc>
        <w:tc>
          <w:tcPr>
            <w:tcW w:w="7796" w:type="dxa"/>
            <w:tcBorders>
              <w:top w:val="single" w:sz="6" w:space="0" w:color="auto"/>
              <w:left w:val="single" w:sz="6" w:space="0" w:color="auto"/>
              <w:bottom w:val="single" w:sz="6" w:space="0" w:color="auto"/>
              <w:right w:val="single" w:sz="6" w:space="0" w:color="auto"/>
            </w:tcBorders>
            <w:vAlign w:val="center"/>
          </w:tcPr>
          <w:p w14:paraId="407F5564" w14:textId="56DDB8DF" w:rsidR="0097244B" w:rsidRPr="00AB3AE9" w:rsidRDefault="00EC22AA" w:rsidP="00D861C9">
            <w:pPr>
              <w:rPr>
                <w:del w:id="80" w:author="Comparison" w:date="2026-09-25T21:14:00Z" w16du:dateUtc="2026-09-26T01:14:00Z"/>
                <w:rFonts w:eastAsia="MS PMincho"/>
              </w:rPr>
            </w:pPr>
            <w:del w:id="81" w:author="Comparison" w:date="2026-09-25T21:14:00Z" w16du:dateUtc="2026-09-26T01:14:00Z">
              <w:r>
                <w:rPr>
                  <w:rFonts w:eastAsia="MS PMincho" w:hint="eastAsia"/>
                </w:rPr>
                <w:delText>令和健康科学大学、西九州大学</w:delText>
              </w:r>
            </w:del>
          </w:p>
        </w:tc>
      </w:tr>
      <w:tr w:rsidR="00AB3AE9" w14:paraId="0545BFB9" w14:textId="77777777" w:rsidTr="00DB6CE4">
        <w:trPr>
          <w:cantSplit/>
          <w:trHeight w:val="566"/>
          <w:del w:id="82" w:author="Comparison" w:date="2026-09-25T21:14:00Z" w16du:dateUtc="2026-09-26T01:14:00Z"/>
        </w:trPr>
        <w:tc>
          <w:tcPr>
            <w:tcW w:w="9639" w:type="dxa"/>
            <w:gridSpan w:val="2"/>
            <w:tcBorders>
              <w:top w:val="single" w:sz="6" w:space="0" w:color="auto"/>
              <w:left w:val="single" w:sz="6" w:space="0" w:color="auto"/>
              <w:bottom w:val="single" w:sz="4" w:space="0" w:color="auto"/>
              <w:right w:val="single" w:sz="6" w:space="0" w:color="auto"/>
            </w:tcBorders>
            <w:shd w:val="clear" w:color="auto" w:fill="DEEAF6"/>
            <w:vAlign w:val="center"/>
          </w:tcPr>
          <w:p w14:paraId="258F4B3A" w14:textId="77777777" w:rsidR="00AB3AE9" w:rsidRPr="00684E9F" w:rsidRDefault="00AB3AE9" w:rsidP="00AB3AE9">
            <w:pPr>
              <w:jc w:val="center"/>
              <w:rPr>
                <w:del w:id="83" w:author="Comparison" w:date="2026-09-25T21:14:00Z" w16du:dateUtc="2026-09-26T01:14:00Z"/>
              </w:rPr>
            </w:pPr>
            <w:del w:id="84" w:author="Comparison" w:date="2026-09-25T21:14:00Z" w16du:dateUtc="2026-09-26T01:14:00Z">
              <w:r>
                <w:rPr>
                  <w:rFonts w:hint="eastAsia"/>
                </w:rPr>
                <w:delText>英文</w:delText>
              </w:r>
            </w:del>
          </w:p>
        </w:tc>
      </w:tr>
      <w:tr w:rsidR="00D861C9" w14:paraId="0CC89994" w14:textId="77777777" w:rsidTr="00580049">
        <w:trPr>
          <w:cantSplit/>
          <w:trHeight w:val="652"/>
          <w:del w:id="85" w:author="Comparison" w:date="2026-09-25T21:14:00Z" w16du:dateUtc="2026-09-26T01:14:00Z"/>
        </w:trPr>
        <w:tc>
          <w:tcPr>
            <w:tcW w:w="1843" w:type="dxa"/>
            <w:tcBorders>
              <w:top w:val="single" w:sz="4" w:space="0" w:color="auto"/>
              <w:left w:val="single" w:sz="6" w:space="0" w:color="auto"/>
              <w:bottom w:val="single" w:sz="4" w:space="0" w:color="auto"/>
              <w:right w:val="single" w:sz="6" w:space="0" w:color="auto"/>
            </w:tcBorders>
            <w:shd w:val="clear" w:color="auto" w:fill="DEEAF6"/>
            <w:vAlign w:val="center"/>
          </w:tcPr>
          <w:p w14:paraId="5FD8D2E7" w14:textId="77777777" w:rsidR="00AB3AE9" w:rsidRPr="00AB3AE9" w:rsidRDefault="00AB3AE9" w:rsidP="00AB3AE9">
            <w:pPr>
              <w:jc w:val="center"/>
              <w:rPr>
                <w:del w:id="86" w:author="Comparison" w:date="2026-09-25T21:14:00Z" w16du:dateUtc="2026-09-26T01:14:00Z"/>
              </w:rPr>
            </w:pPr>
            <w:del w:id="87" w:author="Comparison" w:date="2026-09-25T21:14:00Z" w16du:dateUtc="2026-09-26T01:14:00Z">
              <w:r>
                <w:delText>Title</w:delText>
              </w:r>
            </w:del>
          </w:p>
        </w:tc>
        <w:tc>
          <w:tcPr>
            <w:tcW w:w="7796" w:type="dxa"/>
            <w:tcBorders>
              <w:top w:val="single" w:sz="4" w:space="0" w:color="auto"/>
              <w:left w:val="single" w:sz="6" w:space="0" w:color="auto"/>
              <w:bottom w:val="single" w:sz="6" w:space="0" w:color="auto"/>
              <w:right w:val="single" w:sz="6" w:space="0" w:color="auto"/>
            </w:tcBorders>
            <w:vAlign w:val="center"/>
          </w:tcPr>
          <w:p w14:paraId="1C1FD8B0" w14:textId="7D535E0F" w:rsidR="00D861C9" w:rsidRDefault="00EC22AA" w:rsidP="00E47E03">
            <w:pPr>
              <w:rPr>
                <w:del w:id="88" w:author="Comparison" w:date="2026-09-25T21:14:00Z" w16du:dateUtc="2026-09-26T01:14:00Z"/>
              </w:rPr>
            </w:pPr>
            <w:del w:id="89" w:author="Comparison" w:date="2026-09-25T21:14:00Z" w16du:dateUtc="2026-09-26T01:14:00Z">
              <w:r w:rsidRPr="00EC22AA">
                <w:delText>Verification of the Physiological Therapeutic Effects of Harvesting Activities in a Patient with Moderate Alzheimer’s Disease with Long-Term Agricultural Experience</w:delText>
              </w:r>
            </w:del>
          </w:p>
        </w:tc>
      </w:tr>
      <w:tr w:rsidR="008E5315" w14:paraId="12B7FAFF" w14:textId="77777777" w:rsidTr="00580049">
        <w:trPr>
          <w:cantSplit/>
          <w:trHeight w:val="814"/>
          <w:del w:id="90" w:author="Comparison" w:date="2026-09-25T21:14:00Z" w16du:dateUtc="2026-09-26T01:14:00Z"/>
        </w:trPr>
        <w:tc>
          <w:tcPr>
            <w:tcW w:w="1843" w:type="dxa"/>
            <w:tcBorders>
              <w:top w:val="single" w:sz="4" w:space="0" w:color="auto"/>
              <w:left w:val="single" w:sz="6" w:space="0" w:color="auto"/>
              <w:bottom w:val="single" w:sz="4" w:space="0" w:color="auto"/>
              <w:right w:val="single" w:sz="6" w:space="0" w:color="auto"/>
            </w:tcBorders>
            <w:shd w:val="clear" w:color="auto" w:fill="DEEAF6"/>
            <w:vAlign w:val="center"/>
          </w:tcPr>
          <w:p w14:paraId="06B87ABE" w14:textId="77777777" w:rsidR="008E5315" w:rsidRDefault="00D861C9" w:rsidP="00AB3AE9">
            <w:pPr>
              <w:jc w:val="center"/>
              <w:rPr>
                <w:del w:id="91" w:author="Comparison" w:date="2026-09-25T21:14:00Z" w16du:dateUtc="2026-09-26T01:14:00Z"/>
              </w:rPr>
            </w:pPr>
            <w:del w:id="92" w:author="Comparison" w:date="2026-09-25T21:14:00Z" w16du:dateUtc="2026-09-26T01:14:00Z">
              <w:r>
                <w:rPr>
                  <w:rFonts w:hint="eastAsia"/>
                </w:rPr>
                <w:delText>Author</w:delText>
              </w:r>
            </w:del>
          </w:p>
        </w:tc>
        <w:tc>
          <w:tcPr>
            <w:tcW w:w="7796" w:type="dxa"/>
            <w:tcBorders>
              <w:top w:val="single" w:sz="6" w:space="0" w:color="auto"/>
              <w:left w:val="single" w:sz="6" w:space="0" w:color="auto"/>
              <w:bottom w:val="single" w:sz="6" w:space="0" w:color="auto"/>
              <w:right w:val="single" w:sz="6" w:space="0" w:color="auto"/>
            </w:tcBorders>
            <w:vAlign w:val="center"/>
          </w:tcPr>
          <w:p w14:paraId="6E49726F" w14:textId="70DF9B1C" w:rsidR="00684E9F" w:rsidRPr="00E1775D" w:rsidRDefault="00EC22AA" w:rsidP="00D861C9">
            <w:pPr>
              <w:rPr>
                <w:del w:id="93" w:author="Comparison" w:date="2026-09-25T21:14:00Z" w16du:dateUtc="2026-09-26T01:14:00Z"/>
              </w:rPr>
            </w:pPr>
            <w:del w:id="94" w:author="Comparison" w:date="2026-09-25T21:14:00Z" w16du:dateUtc="2026-09-26T01:14:00Z">
              <w:r w:rsidRPr="00EC22AA">
                <w:delText>Kikuo Eguchi, Seigo Koura, Nao Eguchi, Akihiko Kondo</w:delText>
              </w:r>
            </w:del>
          </w:p>
        </w:tc>
      </w:tr>
      <w:tr w:rsidR="008E5315" w14:paraId="0F590CAF" w14:textId="77777777" w:rsidTr="00580049">
        <w:trPr>
          <w:cantSplit/>
          <w:trHeight w:val="839"/>
          <w:del w:id="95" w:author="Comparison" w:date="2026-09-25T21:14:00Z" w16du:dateUtc="2026-09-26T01:14:00Z"/>
        </w:trPr>
        <w:tc>
          <w:tcPr>
            <w:tcW w:w="1843" w:type="dxa"/>
            <w:tcBorders>
              <w:top w:val="single" w:sz="4" w:space="0" w:color="auto"/>
              <w:left w:val="single" w:sz="6" w:space="0" w:color="auto"/>
              <w:bottom w:val="single" w:sz="6" w:space="0" w:color="auto"/>
              <w:right w:val="single" w:sz="6" w:space="0" w:color="auto"/>
            </w:tcBorders>
            <w:shd w:val="clear" w:color="auto" w:fill="DEEAF6"/>
            <w:vAlign w:val="center"/>
          </w:tcPr>
          <w:p w14:paraId="3724C70E" w14:textId="77777777" w:rsidR="008E5315" w:rsidRDefault="00D861C9" w:rsidP="00AB3AE9">
            <w:pPr>
              <w:jc w:val="center"/>
              <w:rPr>
                <w:del w:id="96" w:author="Comparison" w:date="2026-09-25T21:14:00Z" w16du:dateUtc="2026-09-26T01:14:00Z"/>
              </w:rPr>
            </w:pPr>
            <w:del w:id="97" w:author="Comparison" w:date="2026-09-25T21:14:00Z" w16du:dateUtc="2026-09-26T01:14:00Z">
              <w:r w:rsidRPr="00AB3AE9">
                <w:delText>Affiliation</w:delText>
              </w:r>
            </w:del>
          </w:p>
        </w:tc>
        <w:tc>
          <w:tcPr>
            <w:tcW w:w="7796" w:type="dxa"/>
            <w:tcBorders>
              <w:top w:val="single" w:sz="6" w:space="0" w:color="auto"/>
              <w:left w:val="single" w:sz="6" w:space="0" w:color="auto"/>
              <w:bottom w:val="single" w:sz="6" w:space="0" w:color="auto"/>
              <w:right w:val="single" w:sz="6" w:space="0" w:color="auto"/>
            </w:tcBorders>
            <w:vAlign w:val="center"/>
          </w:tcPr>
          <w:p w14:paraId="3574FE40" w14:textId="77777777" w:rsidR="00EC22AA" w:rsidRPr="00EC22AA" w:rsidRDefault="00EC22AA" w:rsidP="00EC22AA">
            <w:pPr>
              <w:rPr>
                <w:del w:id="98" w:author="Comparison" w:date="2026-09-25T21:14:00Z" w16du:dateUtc="2026-09-26T01:14:00Z"/>
                <w:rFonts w:eastAsia="MS Gothic"/>
              </w:rPr>
            </w:pPr>
            <w:del w:id="99" w:author="Comparison" w:date="2026-09-25T21:14:00Z" w16du:dateUtc="2026-09-26T01:14:00Z">
              <w:r w:rsidRPr="00EC22AA">
                <w:rPr>
                  <w:rFonts w:eastAsia="MS Gothic"/>
                </w:rPr>
                <w:delText>1Faculty of Occupational Therapy, School of Rehabilitation, Reiwa Health Sciences University, Fukuoka City, Japan.</w:delText>
              </w:r>
            </w:del>
          </w:p>
          <w:p w14:paraId="18F52354" w14:textId="644ABD88" w:rsidR="00A34E99" w:rsidRPr="00DF0D33" w:rsidRDefault="00EC22AA" w:rsidP="00EC22AA">
            <w:pPr>
              <w:rPr>
                <w:del w:id="100" w:author="Comparison" w:date="2026-09-25T21:14:00Z" w16du:dateUtc="2026-09-26T01:14:00Z"/>
                <w:rFonts w:eastAsia="MS Gothic"/>
              </w:rPr>
            </w:pPr>
            <w:del w:id="101" w:author="Comparison" w:date="2026-09-25T21:14:00Z" w16du:dateUtc="2026-09-26T01:14:00Z">
              <w:r w:rsidRPr="00EC22AA">
                <w:rPr>
                  <w:rFonts w:eastAsia="MS Gothic"/>
                </w:rPr>
                <w:delText>2Faculty of Rehabilitation, Nishikyusyu University, Kanzaki City, Japan.</w:delText>
              </w:r>
            </w:del>
          </w:p>
        </w:tc>
      </w:tr>
      <w:tr w:rsidR="008E5315" w:rsidRPr="00434F77" w14:paraId="678B9031" w14:textId="77777777" w:rsidTr="00580049">
        <w:trPr>
          <w:cantSplit/>
          <w:trHeight w:val="6932"/>
          <w:del w:id="102" w:author="Comparison" w:date="2026-09-25T21:14:00Z" w16du:dateUtc="2026-09-26T01:14:00Z"/>
        </w:trPr>
        <w:tc>
          <w:tcPr>
            <w:tcW w:w="1843" w:type="dxa"/>
            <w:tcBorders>
              <w:top w:val="single" w:sz="6" w:space="0" w:color="auto"/>
              <w:left w:val="single" w:sz="6" w:space="0" w:color="auto"/>
              <w:bottom w:val="single" w:sz="6" w:space="0" w:color="auto"/>
              <w:right w:val="single" w:sz="6" w:space="0" w:color="auto"/>
            </w:tcBorders>
            <w:shd w:val="clear" w:color="auto" w:fill="DEEAF6"/>
            <w:vAlign w:val="center"/>
          </w:tcPr>
          <w:p w14:paraId="66484DC5" w14:textId="77777777" w:rsidR="00AB3AE9" w:rsidRDefault="00AB3AE9" w:rsidP="00AB3AE9">
            <w:pPr>
              <w:jc w:val="center"/>
              <w:rPr>
                <w:del w:id="103" w:author="Comparison" w:date="2026-09-25T21:14:00Z" w16du:dateUtc="2026-09-26T01:14:00Z"/>
              </w:rPr>
            </w:pPr>
            <w:del w:id="104" w:author="Comparison" w:date="2026-09-25T21:14:00Z" w16du:dateUtc="2026-09-26T01:14:00Z">
              <w:r>
                <w:rPr>
                  <w:rFonts w:hint="eastAsia"/>
                </w:rPr>
                <w:delText>Abstract</w:delText>
              </w:r>
            </w:del>
          </w:p>
        </w:tc>
        <w:tc>
          <w:tcPr>
            <w:tcW w:w="7796" w:type="dxa"/>
            <w:tcBorders>
              <w:top w:val="single" w:sz="6" w:space="0" w:color="auto"/>
              <w:left w:val="single" w:sz="6" w:space="0" w:color="auto"/>
              <w:bottom w:val="single" w:sz="6" w:space="0" w:color="auto"/>
              <w:right w:val="single" w:sz="6" w:space="0" w:color="auto"/>
            </w:tcBorders>
            <w:vAlign w:val="center"/>
          </w:tcPr>
          <w:p w14:paraId="7EDC613E" w14:textId="11FCF29E" w:rsidR="00434F77" w:rsidRPr="00AB3AE9" w:rsidRDefault="00EC22AA" w:rsidP="00EC22AA">
            <w:pPr>
              <w:rPr>
                <w:del w:id="105" w:author="Comparison" w:date="2026-09-25T21:14:00Z" w16du:dateUtc="2026-09-26T01:14:00Z"/>
              </w:rPr>
            </w:pPr>
            <w:del w:id="106" w:author="Comparison" w:date="2026-09-25T21:14:00Z" w16du:dateUtc="2026-09-26T01:14:00Z">
              <w:r w:rsidRPr="00EC22AA">
                <w:delText>Harvesting activities have proven effective in reducing stress in patients with dementia. At a psychiatric hospital, occupational therapists (OT) made patients with dementia perform vegetable harvesting activities as a part of their treatment. The patients became calmer and began to smile not only after but also before and during harvesting activity. Therefore, this study aimed to measure autonomic nervous system (ANS) responses over time in a female patient in her 80s with moderate Alzheimer’s disease (AD) who had experience in farming when performing harvesting activities. Additionally, this study aimed to consider factors associated with changes in ANS responses over time and to verify the physiological therapeutic effects of harvesting activities. Methods: An OT with more than 10 years of experience and a good relationship with the patient conducted one-on-one sessions with the patient. Harvesting activity was performed in a courtyard with trees. The patient harvested lettuce (three lettuce plants) grown in a planter while sitting on a chair. Additionally, the planter was set up on a desk. ANS responses were measured over time from before to after the activity for different events at six time periods. Changes in the patient’s ANS responses were assessed during each period. Results: With the involvement of environmental factors and OT during harvesting activities, parasympathetic nervous system (PNS) activity significantly increased. This may lead to improved mental stability.</w:delText>
              </w:r>
            </w:del>
          </w:p>
        </w:tc>
      </w:tr>
      <w:tr w:rsidR="00AB3AE9" w:rsidRPr="00434F77" w14:paraId="68ED994B" w14:textId="77777777" w:rsidTr="00DB6CE4">
        <w:trPr>
          <w:cantSplit/>
          <w:trHeight w:val="470"/>
          <w:del w:id="107" w:author="Comparison" w:date="2026-09-25T21:14:00Z" w16du:dateUtc="2026-09-26T01:14:00Z"/>
        </w:trPr>
        <w:tc>
          <w:tcPr>
            <w:tcW w:w="1843" w:type="dxa"/>
            <w:tcBorders>
              <w:top w:val="single" w:sz="6" w:space="0" w:color="auto"/>
              <w:left w:val="single" w:sz="6" w:space="0" w:color="auto"/>
              <w:bottom w:val="single" w:sz="6" w:space="0" w:color="auto"/>
              <w:right w:val="single" w:sz="6" w:space="0" w:color="auto"/>
            </w:tcBorders>
            <w:shd w:val="clear" w:color="auto" w:fill="DEEAF6"/>
            <w:vAlign w:val="center"/>
          </w:tcPr>
          <w:p w14:paraId="70278DA0" w14:textId="77777777" w:rsidR="00AB3AE9" w:rsidRDefault="00AB3AE9" w:rsidP="00AB3AE9">
            <w:pPr>
              <w:jc w:val="center"/>
              <w:rPr>
                <w:del w:id="108" w:author="Comparison" w:date="2026-09-25T21:14:00Z" w16du:dateUtc="2026-09-26T01:14:00Z"/>
              </w:rPr>
            </w:pPr>
            <w:del w:id="109" w:author="Comparison" w:date="2026-09-25T21:14:00Z" w16du:dateUtc="2026-09-26T01:14:00Z">
              <w:r>
                <w:delText>keyword</w:delText>
              </w:r>
            </w:del>
          </w:p>
        </w:tc>
        <w:tc>
          <w:tcPr>
            <w:tcW w:w="7796" w:type="dxa"/>
            <w:tcBorders>
              <w:top w:val="single" w:sz="6" w:space="0" w:color="auto"/>
              <w:left w:val="single" w:sz="6" w:space="0" w:color="auto"/>
              <w:bottom w:val="single" w:sz="6" w:space="0" w:color="auto"/>
              <w:right w:val="single" w:sz="6" w:space="0" w:color="auto"/>
            </w:tcBorders>
            <w:vAlign w:val="center"/>
          </w:tcPr>
          <w:p w14:paraId="38712D8F" w14:textId="1B9389DA" w:rsidR="00AB3AE9" w:rsidRDefault="00EC22AA" w:rsidP="00AB3AE9">
            <w:pPr>
              <w:rPr>
                <w:del w:id="110" w:author="Comparison" w:date="2026-09-25T21:14:00Z" w16du:dateUtc="2026-09-26T01:14:00Z"/>
              </w:rPr>
            </w:pPr>
            <w:del w:id="111" w:author="Comparison" w:date="2026-09-25T21:14:00Z" w16du:dateUtc="2026-09-26T01:14:00Z">
              <w:r w:rsidRPr="00EC22AA">
                <w:delText>Alzheimer’s Disease, Autonomic Nervous Response, Harvesting Activity, Therapeutic Effects</w:delText>
              </w:r>
            </w:del>
          </w:p>
        </w:tc>
      </w:tr>
    </w:tbl>
    <w:p w14:paraId="7E1EC3FC" w14:textId="77777777" w:rsidR="008E5315" w:rsidRDefault="00AB3AE9">
      <w:pPr>
        <w:spacing w:before="200" w:after="200"/>
        <w:rPr>
          <w:rFonts w:ascii="Verdana" w:hAnsi="Verdana"/>
          <w:sz w:val="20"/>
          <w:rPrChange w:id="112" w:author="Comparison" w:date="2026-09-25T21:14:00Z" w16du:dateUtc="2026-09-26T01:14:00Z">
            <w:rPr>
              <w:sz w:val="22"/>
            </w:rPr>
          </w:rPrChange>
        </w:rPr>
        <w:pPrChange w:id="113" w:author="Comparison" w:date="2026-09-25T21:14:00Z" w16du:dateUtc="2026-09-26T01:14:00Z">
          <w:pPr/>
        </w:pPrChange>
      </w:pPr>
      <w:del w:id="114" w:author="Comparison" w:date="2026-09-25T21:14:00Z" w16du:dateUtc="2026-09-26T01:14:00Z">
        <w:r w:rsidRPr="00AB3AE9">
          <w:rPr>
            <w:rFonts w:hint="eastAsia"/>
            <w:sz w:val="22"/>
          </w:rPr>
          <w:delText>※本データの英文表記は実際の論文上の表記とは異なります。</w:delText>
        </w:r>
      </w:del>
    </w:p>
    <w:sectPr w:rsidR="008E5315">
      <w:headerReference w:type="default" r:id="rId8"/>
      <w:footerReference w:type="default" r:id="rId9"/>
      <w:pgSz w:w="12240" w:h="15840" w:code="0"/>
      <w:pgMar w:top="1417" w:right="1417" w:bottom="1417" w:left="1417" w:header="708" w:footer="708" w:gutter="0"/>
      <w:cols w:space="708"/>
      <w:docGrid w:type="default" w:linePitch="360"/>
      <w:sectPrChange w:id="118" w:author="Comparison" w:date="2026-09-25T21:14:00Z" w16du:dateUtc="2026-09-26T01:14:00Z">
        <w:sectPr w:rsidR="008E5315">
          <w:pgSz w:w="11906" w:h="16838" w:code="9"/>
          <w:pgMar w:top="1134" w:right="1134" w:bottom="1134" w:left="1134" w:header="851" w:footer="992" w:gutter="0"/>
          <w:cols w:space="425"/>
          <w:docGrid w:type="lines" w:linePitch="291"/>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BA6130" w14:textId="77777777" w:rsidR="00280ED8" w:rsidRDefault="00280ED8" w:rsidP="007B02FF">
      <w:r>
        <w:separator/>
      </w:r>
    </w:p>
  </w:endnote>
  <w:endnote w:type="continuationSeparator" w:id="0">
    <w:p w14:paraId="6FDE780C" w14:textId="77777777" w:rsidR="00280ED8" w:rsidRDefault="00280ED8" w:rsidP="007B0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10006FF" w:usb1="4000205B" w:usb2="00000010" w:usb3="00000000" w:csb0="0000019F" w:csb1="00000000"/>
  </w:font>
  <w:font w:name="MS PMincho">
    <w:panose1 w:val="02020600040205080304"/>
    <w:charset w:val="80"/>
    <w:family w:val="roman"/>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9622C6" w14:textId="77777777" w:rsidR="005E53CF" w:rsidRDefault="00280ED8">
    <w:pPr>
      <w:jc w:val="center"/>
      <w:rPr>
        <w:sz w:val="20"/>
        <w:rPrChange w:id="115" w:author="Comparison" w:date="2026-09-25T21:14:00Z" w16du:dateUtc="2026-09-26T01:14:00Z">
          <w:rPr/>
        </w:rPrChange>
      </w:rPr>
      <w:pPrChange w:id="116" w:author="Comparison" w:date="2026-09-25T21:14:00Z" w16du:dateUtc="2026-09-26T01:14:00Z">
        <w:pPr>
          <w:pStyle w:val="Footer"/>
        </w:pPr>
      </w:pPrChange>
    </w:pPr>
    <w:ins w:id="117" w:author="Comparison" w:date="2026-09-25T21:14:00Z" w16du:dateUtc="2026-09-26T01:14:00Z">
      <w:r>
        <w:rPr>
          <w:sz w:val="20"/>
        </w:rPr>
        <w:t>Copyright ©2003-2024 Accelebrate, LLC. Some outlines may contain content from our courseware partners; such content is protected by these partners' copyrights. All trademarks are owned by their respective owners.</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525A6D" w14:textId="77777777" w:rsidR="00280ED8" w:rsidRDefault="00280ED8" w:rsidP="007B02FF">
      <w:r>
        <w:separator/>
      </w:r>
    </w:p>
  </w:footnote>
  <w:footnote w:type="continuationSeparator" w:id="0">
    <w:p w14:paraId="51986E2D" w14:textId="77777777" w:rsidR="00280ED8" w:rsidRDefault="00280ED8" w:rsidP="007B0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C4B243" w14:textId="77777777" w:rsidR="005E53CF" w:rsidRDefault="005E53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12FC8D1E">
      <w:start w:val="1"/>
      <w:numFmt w:val="bullet"/>
      <w:lvlText w:val=""/>
      <w:lvlJc w:val="left"/>
      <w:pPr>
        <w:ind w:left="720" w:hanging="360"/>
      </w:pPr>
      <w:rPr>
        <w:rFonts w:ascii="Symbol" w:hAnsi="Symbol"/>
      </w:rPr>
    </w:lvl>
    <w:lvl w:ilvl="1" w:tplc="591E2A5C">
      <w:start w:val="1"/>
      <w:numFmt w:val="bullet"/>
      <w:lvlText w:val="o"/>
      <w:lvlJc w:val="left"/>
      <w:pPr>
        <w:tabs>
          <w:tab w:val="num" w:pos="1440"/>
        </w:tabs>
        <w:ind w:left="1440" w:hanging="360"/>
      </w:pPr>
      <w:rPr>
        <w:rFonts w:ascii="Courier New" w:hAnsi="Courier New"/>
      </w:rPr>
    </w:lvl>
    <w:lvl w:ilvl="2" w:tplc="8F3EA6C8">
      <w:start w:val="1"/>
      <w:numFmt w:val="bullet"/>
      <w:lvlText w:val=""/>
      <w:lvlJc w:val="left"/>
      <w:pPr>
        <w:tabs>
          <w:tab w:val="num" w:pos="2160"/>
        </w:tabs>
        <w:ind w:left="2160" w:hanging="360"/>
      </w:pPr>
      <w:rPr>
        <w:rFonts w:ascii="Wingdings" w:hAnsi="Wingdings"/>
      </w:rPr>
    </w:lvl>
    <w:lvl w:ilvl="3" w:tplc="DD768D7C">
      <w:start w:val="1"/>
      <w:numFmt w:val="bullet"/>
      <w:lvlText w:val=""/>
      <w:lvlJc w:val="left"/>
      <w:pPr>
        <w:tabs>
          <w:tab w:val="num" w:pos="2880"/>
        </w:tabs>
        <w:ind w:left="2880" w:hanging="360"/>
      </w:pPr>
      <w:rPr>
        <w:rFonts w:ascii="Symbol" w:hAnsi="Symbol"/>
      </w:rPr>
    </w:lvl>
    <w:lvl w:ilvl="4" w:tplc="44E8D5AE">
      <w:start w:val="1"/>
      <w:numFmt w:val="bullet"/>
      <w:lvlText w:val="o"/>
      <w:lvlJc w:val="left"/>
      <w:pPr>
        <w:tabs>
          <w:tab w:val="num" w:pos="3600"/>
        </w:tabs>
        <w:ind w:left="3600" w:hanging="360"/>
      </w:pPr>
      <w:rPr>
        <w:rFonts w:ascii="Courier New" w:hAnsi="Courier New"/>
      </w:rPr>
    </w:lvl>
    <w:lvl w:ilvl="5" w:tplc="19D43462">
      <w:start w:val="1"/>
      <w:numFmt w:val="bullet"/>
      <w:lvlText w:val=""/>
      <w:lvlJc w:val="left"/>
      <w:pPr>
        <w:tabs>
          <w:tab w:val="num" w:pos="4320"/>
        </w:tabs>
        <w:ind w:left="4320" w:hanging="360"/>
      </w:pPr>
      <w:rPr>
        <w:rFonts w:ascii="Wingdings" w:hAnsi="Wingdings"/>
      </w:rPr>
    </w:lvl>
    <w:lvl w:ilvl="6" w:tplc="25020622">
      <w:start w:val="1"/>
      <w:numFmt w:val="bullet"/>
      <w:lvlText w:val=""/>
      <w:lvlJc w:val="left"/>
      <w:pPr>
        <w:tabs>
          <w:tab w:val="num" w:pos="5040"/>
        </w:tabs>
        <w:ind w:left="5040" w:hanging="360"/>
      </w:pPr>
      <w:rPr>
        <w:rFonts w:ascii="Symbol" w:hAnsi="Symbol"/>
      </w:rPr>
    </w:lvl>
    <w:lvl w:ilvl="7" w:tplc="BF18AD12">
      <w:start w:val="1"/>
      <w:numFmt w:val="bullet"/>
      <w:lvlText w:val="o"/>
      <w:lvlJc w:val="left"/>
      <w:pPr>
        <w:tabs>
          <w:tab w:val="num" w:pos="5760"/>
        </w:tabs>
        <w:ind w:left="5760" w:hanging="360"/>
      </w:pPr>
      <w:rPr>
        <w:rFonts w:ascii="Courier New" w:hAnsi="Courier New"/>
      </w:rPr>
    </w:lvl>
    <w:lvl w:ilvl="8" w:tplc="1FA2E91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C5061988">
      <w:start w:val="1"/>
      <w:numFmt w:val="bullet"/>
      <w:lvlText w:val=""/>
      <w:lvlJc w:val="left"/>
      <w:pPr>
        <w:ind w:left="720" w:hanging="360"/>
      </w:pPr>
      <w:rPr>
        <w:rFonts w:ascii="Symbol" w:hAnsi="Symbol"/>
      </w:rPr>
    </w:lvl>
    <w:lvl w:ilvl="1" w:tplc="BA34EC40">
      <w:start w:val="1"/>
      <w:numFmt w:val="bullet"/>
      <w:lvlText w:val="o"/>
      <w:lvlJc w:val="left"/>
      <w:pPr>
        <w:tabs>
          <w:tab w:val="num" w:pos="1440"/>
        </w:tabs>
        <w:ind w:left="1440" w:hanging="360"/>
      </w:pPr>
      <w:rPr>
        <w:rFonts w:ascii="Courier New" w:hAnsi="Courier New"/>
      </w:rPr>
    </w:lvl>
    <w:lvl w:ilvl="2" w:tplc="1436DDDC">
      <w:start w:val="1"/>
      <w:numFmt w:val="bullet"/>
      <w:lvlText w:val=""/>
      <w:lvlJc w:val="left"/>
      <w:pPr>
        <w:tabs>
          <w:tab w:val="num" w:pos="2160"/>
        </w:tabs>
        <w:ind w:left="2160" w:hanging="360"/>
      </w:pPr>
      <w:rPr>
        <w:rFonts w:ascii="Wingdings" w:hAnsi="Wingdings"/>
      </w:rPr>
    </w:lvl>
    <w:lvl w:ilvl="3" w:tplc="F83844AC">
      <w:start w:val="1"/>
      <w:numFmt w:val="bullet"/>
      <w:lvlText w:val=""/>
      <w:lvlJc w:val="left"/>
      <w:pPr>
        <w:tabs>
          <w:tab w:val="num" w:pos="2880"/>
        </w:tabs>
        <w:ind w:left="2880" w:hanging="360"/>
      </w:pPr>
      <w:rPr>
        <w:rFonts w:ascii="Symbol" w:hAnsi="Symbol"/>
      </w:rPr>
    </w:lvl>
    <w:lvl w:ilvl="4" w:tplc="F6B04708">
      <w:start w:val="1"/>
      <w:numFmt w:val="bullet"/>
      <w:lvlText w:val="o"/>
      <w:lvlJc w:val="left"/>
      <w:pPr>
        <w:tabs>
          <w:tab w:val="num" w:pos="3600"/>
        </w:tabs>
        <w:ind w:left="3600" w:hanging="360"/>
      </w:pPr>
      <w:rPr>
        <w:rFonts w:ascii="Courier New" w:hAnsi="Courier New"/>
      </w:rPr>
    </w:lvl>
    <w:lvl w:ilvl="5" w:tplc="51EA1920">
      <w:start w:val="1"/>
      <w:numFmt w:val="bullet"/>
      <w:lvlText w:val=""/>
      <w:lvlJc w:val="left"/>
      <w:pPr>
        <w:tabs>
          <w:tab w:val="num" w:pos="4320"/>
        </w:tabs>
        <w:ind w:left="4320" w:hanging="360"/>
      </w:pPr>
      <w:rPr>
        <w:rFonts w:ascii="Wingdings" w:hAnsi="Wingdings"/>
      </w:rPr>
    </w:lvl>
    <w:lvl w:ilvl="6" w:tplc="61EE77D4">
      <w:start w:val="1"/>
      <w:numFmt w:val="bullet"/>
      <w:lvlText w:val=""/>
      <w:lvlJc w:val="left"/>
      <w:pPr>
        <w:tabs>
          <w:tab w:val="num" w:pos="5040"/>
        </w:tabs>
        <w:ind w:left="5040" w:hanging="360"/>
      </w:pPr>
      <w:rPr>
        <w:rFonts w:ascii="Symbol" w:hAnsi="Symbol"/>
      </w:rPr>
    </w:lvl>
    <w:lvl w:ilvl="7" w:tplc="68166DAE">
      <w:start w:val="1"/>
      <w:numFmt w:val="bullet"/>
      <w:lvlText w:val="o"/>
      <w:lvlJc w:val="left"/>
      <w:pPr>
        <w:tabs>
          <w:tab w:val="num" w:pos="5760"/>
        </w:tabs>
        <w:ind w:left="5760" w:hanging="360"/>
      </w:pPr>
      <w:rPr>
        <w:rFonts w:ascii="Courier New" w:hAnsi="Courier New"/>
      </w:rPr>
    </w:lvl>
    <w:lvl w:ilvl="8" w:tplc="100E496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5D64547E">
      <w:start w:val="1"/>
      <w:numFmt w:val="bullet"/>
      <w:lvlText w:val=""/>
      <w:lvlJc w:val="left"/>
      <w:pPr>
        <w:ind w:left="720" w:hanging="360"/>
      </w:pPr>
      <w:rPr>
        <w:rFonts w:ascii="Symbol" w:hAnsi="Symbol"/>
      </w:rPr>
    </w:lvl>
    <w:lvl w:ilvl="1" w:tplc="D1B6C3C0">
      <w:start w:val="1"/>
      <w:numFmt w:val="bullet"/>
      <w:lvlText w:val="o"/>
      <w:lvlJc w:val="left"/>
      <w:pPr>
        <w:ind w:left="1440" w:hanging="360"/>
      </w:pPr>
      <w:rPr>
        <w:rFonts w:ascii="Courier New" w:hAnsi="Courier New"/>
      </w:rPr>
    </w:lvl>
    <w:lvl w:ilvl="2" w:tplc="1EFE7494">
      <w:start w:val="1"/>
      <w:numFmt w:val="bullet"/>
      <w:lvlText w:val=""/>
      <w:lvlJc w:val="left"/>
      <w:pPr>
        <w:tabs>
          <w:tab w:val="num" w:pos="2160"/>
        </w:tabs>
        <w:ind w:left="2160" w:hanging="360"/>
      </w:pPr>
      <w:rPr>
        <w:rFonts w:ascii="Wingdings" w:hAnsi="Wingdings"/>
      </w:rPr>
    </w:lvl>
    <w:lvl w:ilvl="3" w:tplc="F6326734">
      <w:start w:val="1"/>
      <w:numFmt w:val="bullet"/>
      <w:lvlText w:val=""/>
      <w:lvlJc w:val="left"/>
      <w:pPr>
        <w:tabs>
          <w:tab w:val="num" w:pos="2880"/>
        </w:tabs>
        <w:ind w:left="2880" w:hanging="360"/>
      </w:pPr>
      <w:rPr>
        <w:rFonts w:ascii="Symbol" w:hAnsi="Symbol"/>
      </w:rPr>
    </w:lvl>
    <w:lvl w:ilvl="4" w:tplc="B4942E32">
      <w:start w:val="1"/>
      <w:numFmt w:val="bullet"/>
      <w:lvlText w:val="o"/>
      <w:lvlJc w:val="left"/>
      <w:pPr>
        <w:tabs>
          <w:tab w:val="num" w:pos="3600"/>
        </w:tabs>
        <w:ind w:left="3600" w:hanging="360"/>
      </w:pPr>
      <w:rPr>
        <w:rFonts w:ascii="Courier New" w:hAnsi="Courier New"/>
      </w:rPr>
    </w:lvl>
    <w:lvl w:ilvl="5" w:tplc="9768D7A6">
      <w:start w:val="1"/>
      <w:numFmt w:val="bullet"/>
      <w:lvlText w:val=""/>
      <w:lvlJc w:val="left"/>
      <w:pPr>
        <w:tabs>
          <w:tab w:val="num" w:pos="4320"/>
        </w:tabs>
        <w:ind w:left="4320" w:hanging="360"/>
      </w:pPr>
      <w:rPr>
        <w:rFonts w:ascii="Wingdings" w:hAnsi="Wingdings"/>
      </w:rPr>
    </w:lvl>
    <w:lvl w:ilvl="6" w:tplc="7B6C6D54">
      <w:start w:val="1"/>
      <w:numFmt w:val="bullet"/>
      <w:lvlText w:val=""/>
      <w:lvlJc w:val="left"/>
      <w:pPr>
        <w:tabs>
          <w:tab w:val="num" w:pos="5040"/>
        </w:tabs>
        <w:ind w:left="5040" w:hanging="360"/>
      </w:pPr>
      <w:rPr>
        <w:rFonts w:ascii="Symbol" w:hAnsi="Symbol"/>
      </w:rPr>
    </w:lvl>
    <w:lvl w:ilvl="7" w:tplc="8E643286">
      <w:start w:val="1"/>
      <w:numFmt w:val="bullet"/>
      <w:lvlText w:val="o"/>
      <w:lvlJc w:val="left"/>
      <w:pPr>
        <w:tabs>
          <w:tab w:val="num" w:pos="5760"/>
        </w:tabs>
        <w:ind w:left="5760" w:hanging="360"/>
      </w:pPr>
      <w:rPr>
        <w:rFonts w:ascii="Courier New" w:hAnsi="Courier New"/>
      </w:rPr>
    </w:lvl>
    <w:lvl w:ilvl="8" w:tplc="920EB450">
      <w:start w:val="1"/>
      <w:numFmt w:val="bullet"/>
      <w:lvlText w:val=""/>
      <w:lvlJc w:val="left"/>
      <w:pPr>
        <w:tabs>
          <w:tab w:val="num" w:pos="6480"/>
        </w:tabs>
        <w:ind w:left="6480" w:hanging="360"/>
      </w:pPr>
      <w:rPr>
        <w:rFonts w:ascii="Wingdings" w:hAnsi="Wingdings"/>
      </w:rPr>
    </w:lvl>
  </w:abstractNum>
  <w:abstractNum w:abstractNumId="3" w15:restartNumberingAfterBreak="0">
    <w:nsid w:val="32DD0EAF"/>
    <w:multiLevelType w:val="hybridMultilevel"/>
    <w:tmpl w:val="182E1EA0"/>
    <w:lvl w:ilvl="0" w:tplc="8C3AF8B6">
      <w:numFmt w:val="bullet"/>
      <w:lvlText w:val=""/>
      <w:lvlJc w:val="left"/>
      <w:pPr>
        <w:ind w:left="360" w:hanging="360"/>
      </w:pPr>
      <w:rPr>
        <w:rFonts w:ascii="Wingdings" w:eastAsia="MS Mincho" w:hAnsi="Wingdings"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670376357">
    <w:abstractNumId w:val="3"/>
  </w:num>
  <w:num w:numId="2" w16cid:durableId="743840416">
    <w:abstractNumId w:val="0"/>
  </w:num>
  <w:num w:numId="3" w16cid:durableId="1814786758">
    <w:abstractNumId w:val="1"/>
  </w:num>
  <w:num w:numId="4" w16cid:durableId="27501851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oNotHyphenateCaps/>
  <w:drawingGridVerticalSpacing w:val="291"/>
  <w:displayHorizontalDrawingGridEvery w:val="0"/>
  <w:characterSpacingControl w:val="compressPunctuation"/>
  <w:noLineBreaksAfter w:lang="ja-JP" w:val="$([\{‘“〈《「『【〔＄（［｛｢￡￥"/>
  <w:noLineBreaksBefore w:lang="ja-JP" w:val="!%),.:;?]}°’”‰′″℃、。々〉》」』】〕゛゜ゝゞ・ヽヾ！％），．：；？］｝｡｣､･ﾞﾟ￠"/>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86"/>
    <w:rsid w:val="000A3A79"/>
    <w:rsid w:val="00186766"/>
    <w:rsid w:val="001910F5"/>
    <w:rsid w:val="00280ED8"/>
    <w:rsid w:val="002A4000"/>
    <w:rsid w:val="002E17AB"/>
    <w:rsid w:val="00307DC5"/>
    <w:rsid w:val="0038113F"/>
    <w:rsid w:val="00434F77"/>
    <w:rsid w:val="00466186"/>
    <w:rsid w:val="00523B37"/>
    <w:rsid w:val="00580049"/>
    <w:rsid w:val="00592D56"/>
    <w:rsid w:val="005E53CF"/>
    <w:rsid w:val="005F629B"/>
    <w:rsid w:val="00684E9F"/>
    <w:rsid w:val="006850C2"/>
    <w:rsid w:val="00693E22"/>
    <w:rsid w:val="0069753D"/>
    <w:rsid w:val="006E1CFC"/>
    <w:rsid w:val="006F2FA7"/>
    <w:rsid w:val="00712D75"/>
    <w:rsid w:val="0072697B"/>
    <w:rsid w:val="007600DE"/>
    <w:rsid w:val="007B02FF"/>
    <w:rsid w:val="007B2824"/>
    <w:rsid w:val="00833416"/>
    <w:rsid w:val="008E5315"/>
    <w:rsid w:val="0097244B"/>
    <w:rsid w:val="009B4DDB"/>
    <w:rsid w:val="00A34E99"/>
    <w:rsid w:val="00A55E29"/>
    <w:rsid w:val="00A61BF9"/>
    <w:rsid w:val="00A77B3E"/>
    <w:rsid w:val="00AB3AE9"/>
    <w:rsid w:val="00B03914"/>
    <w:rsid w:val="00B725D1"/>
    <w:rsid w:val="00BD753E"/>
    <w:rsid w:val="00BE0019"/>
    <w:rsid w:val="00CA2A55"/>
    <w:rsid w:val="00D861C9"/>
    <w:rsid w:val="00DA1058"/>
    <w:rsid w:val="00DB6CE4"/>
    <w:rsid w:val="00DF0D33"/>
    <w:rsid w:val="00E1775D"/>
    <w:rsid w:val="00E47E03"/>
    <w:rsid w:val="00EC22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63540CC"/>
  <w15:chartTrackingRefBased/>
  <w15:docId w15:val="{4F2D80D3-FC89-4141-BA93-F7AC6D88F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pPrChange w:id="0" w:author="Comparison" w:date="2026-09-25T21:14:00Z">
        <w:pPr>
          <w:widowControl w:val="0"/>
          <w:adjustRightInd w:val="0"/>
          <w:jc w:val="both"/>
          <w:textAlignment w:val="baseline"/>
        </w:pPr>
      </w:pPrChange>
    </w:pPr>
    <w:rPr>
      <w:rFonts w:ascii="Times New Roman" w:eastAsia="Times New Roman" w:hAnsi="Times New Roman"/>
      <w:sz w:val="24"/>
      <w:szCs w:val="24"/>
      <w:lang w:eastAsia="en-US"/>
      <w:rPrChange w:id="0" w:author="Comparison" w:date="2026-09-25T21:14:00Z">
        <w:rPr>
          <w:rFonts w:ascii="Century" w:eastAsia="MS Mincho" w:hAnsi="Century"/>
          <w:kern w:val="2"/>
          <w:sz w:val="21"/>
          <w:lang w:val="en-US" w:eastAsia="ja-JP"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B02FF"/>
    <w:pPr>
      <w:tabs>
        <w:tab w:val="center" w:pos="4252"/>
        <w:tab w:val="right" w:pos="8504"/>
      </w:tabs>
      <w:snapToGrid w:val="0"/>
    </w:pPr>
  </w:style>
  <w:style w:type="character" w:customStyle="1" w:styleId="HeaderChar">
    <w:name w:val="Header Char"/>
    <w:link w:val="Header"/>
    <w:rsid w:val="007B02FF"/>
    <w:rPr>
      <w:kern w:val="2"/>
      <w:sz w:val="21"/>
    </w:rPr>
  </w:style>
  <w:style w:type="paragraph" w:styleId="Footer">
    <w:name w:val="footer"/>
    <w:basedOn w:val="Normal"/>
    <w:link w:val="FooterChar"/>
    <w:rsid w:val="007B02FF"/>
    <w:pPr>
      <w:tabs>
        <w:tab w:val="center" w:pos="4252"/>
        <w:tab w:val="right" w:pos="8504"/>
      </w:tabs>
      <w:snapToGrid w:val="0"/>
    </w:pPr>
  </w:style>
  <w:style w:type="character" w:customStyle="1" w:styleId="FooterChar">
    <w:name w:val="Footer Char"/>
    <w:link w:val="Footer"/>
    <w:rsid w:val="007B02FF"/>
    <w:rPr>
      <w:kern w:val="2"/>
      <w:sz w:val="21"/>
    </w:rPr>
  </w:style>
  <w:style w:type="paragraph" w:styleId="BalloonText">
    <w:name w:val="Balloon Text"/>
    <w:basedOn w:val="Normal"/>
    <w:link w:val="BalloonTextChar"/>
    <w:rsid w:val="00434F77"/>
    <w:rPr>
      <w:rFonts w:ascii="Yu Gothic Light" w:eastAsia="Yu Gothic Light" w:hAnsi="Yu Gothic Light"/>
      <w:sz w:val="18"/>
      <w:szCs w:val="18"/>
    </w:rPr>
  </w:style>
  <w:style w:type="character" w:customStyle="1" w:styleId="BalloonTextChar">
    <w:name w:val="Balloon Text Char"/>
    <w:link w:val="BalloonText"/>
    <w:rsid w:val="00434F77"/>
    <w:rPr>
      <w:rFonts w:ascii="Yu Gothic Light" w:eastAsia="Yu Gothic Light" w:hAnsi="Yu Gothic Light" w:cs="Times New Roman"/>
      <w:kern w:val="2"/>
      <w:sz w:val="18"/>
      <w:szCs w:val="18"/>
    </w:rPr>
  </w:style>
  <w:style w:type="character" w:styleId="Hyperlink">
    <w:name w:val="Hyperlink"/>
    <w:basedOn w:val="DefaultParagraphFont"/>
    <w:rsid w:val="00EC22AA"/>
    <w:rPr>
      <w:color w:val="467886" w:themeColor="hyperlink"/>
      <w:u w:val="single"/>
    </w:rPr>
  </w:style>
  <w:style w:type="character" w:styleId="UnresolvedMention">
    <w:name w:val="Unresolved Mention"/>
    <w:basedOn w:val="DefaultParagraphFont"/>
    <w:uiPriority w:val="99"/>
    <w:semiHidden/>
    <w:unhideWhenUsed/>
    <w:rsid w:val="00EC22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514</Words>
  <Characters>2932</Characters>
  <Application>Microsoft Office Word</Application>
  <DocSecurity>0</DocSecurity>
  <Lines>24</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論文表紙</vt:lpstr>
      <vt:lpstr>論文表紙</vt:lpstr>
    </vt:vector>
  </TitlesOfParts>
  <Company>学校法人永原学園</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論文表紙</dc:title>
  <dc:subject/>
  <dc:creator>西九州大学</dc:creator>
  <cp:keywords/>
  <cp:lastModifiedBy>Arthur Souza Rodrigues</cp:lastModifiedBy>
  <cp:revision>1</cp:revision>
  <cp:lastPrinted>2021-01-06T01:24:00Z</cp:lastPrinted>
  <dcterms:created xsi:type="dcterms:W3CDTF">2024-09-09T02:43:00Z</dcterms:created>
  <dcterms:modified xsi:type="dcterms:W3CDTF">2026-09-26T01:14:00Z</dcterms:modified>
</cp:coreProperties>
</file>