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D0621D" w14:textId="77777777" w:rsidR="001B1B13" w:rsidRPr="00D71E28" w:rsidRDefault="002A61CB" w:rsidP="00D71E28">
      <w:pPr>
        <w:pStyle w:val="Heading1"/>
        <w:spacing w:line="480" w:lineRule="auto"/>
        <w:rPr>
          <w:ins w:id="8" w:author="Cédric Koolschijn" w:date="2026-09-25T20:08:00Z" w16du:dateUtc="2026-09-26T00:08:00Z"/>
          <w:rFonts w:ascii="Calibri" w:hAnsi="Calibri"/>
        </w:rPr>
      </w:pPr>
      <w:ins w:id="9" w:author="Cédric Koolschijn" w:date="2026-09-25T20:08:00Z" w16du:dateUtc="2026-09-26T00:08:00Z">
        <w:r w:rsidRPr="00D71E28">
          <w:rPr>
            <w:rFonts w:ascii="Calibri" w:hAnsi="Calibri"/>
          </w:rPr>
          <w:t xml:space="preserve">Supplemental </w:t>
        </w:r>
        <w:r w:rsidR="00FD60C1" w:rsidRPr="00D71E28">
          <w:rPr>
            <w:rFonts w:ascii="Calibri" w:hAnsi="Calibri"/>
          </w:rPr>
          <w:t>Material ABIDE</w:t>
        </w:r>
      </w:ins>
    </w:p>
    <w:p w14:paraId="44C12BA4" w14:textId="41B3FE1B" w:rsidR="001B2CED" w:rsidRPr="00D71E28" w:rsidRDefault="001B2CED" w:rsidP="00D71E28">
      <w:pPr>
        <w:pStyle w:val="Heading1"/>
        <w:spacing w:line="480" w:lineRule="auto"/>
        <w:rPr>
          <w:ins w:id="10" w:author="Cédric Koolschijn" w:date="2026-09-25T20:08:00Z" w16du:dateUtc="2026-09-26T00:08:00Z"/>
          <w:rFonts w:ascii="Calibri" w:hAnsi="Calibri"/>
        </w:rPr>
      </w:pPr>
      <w:ins w:id="11" w:author="Cédric Koolschijn" w:date="2026-09-25T20:08:00Z" w16du:dateUtc="2026-09-26T00:08:00Z">
        <w:r w:rsidRPr="00D71E28">
          <w:rPr>
            <w:rFonts w:ascii="Calibri" w:hAnsi="Calibri"/>
          </w:rPr>
          <w:t>Methods</w:t>
        </w:r>
      </w:ins>
    </w:p>
    <w:p w14:paraId="76DCC3B0" w14:textId="77777777" w:rsidR="002A61CB" w:rsidRPr="00D71E28" w:rsidRDefault="002A61CB" w:rsidP="00D71E28">
      <w:pPr>
        <w:widowControl w:val="0"/>
        <w:autoSpaceDE w:val="0"/>
        <w:autoSpaceDN w:val="0"/>
        <w:adjustRightInd w:val="0"/>
        <w:spacing w:after="240" w:line="480" w:lineRule="auto"/>
        <w:jc w:val="both"/>
        <w:rPr>
          <w:ins w:id="12" w:author="Cédric Koolschijn" w:date="2026-09-25T20:08:00Z" w16du:dateUtc="2026-09-26T00:08:00Z"/>
        </w:rPr>
      </w:pPr>
      <w:ins w:id="13" w:author="Cédric Koolschijn" w:date="2026-09-25T20:08:00Z" w16du:dateUtc="2026-09-26T00:08:00Z">
        <w:r w:rsidRPr="00D71E28">
          <w:t xml:space="preserve">For exploratory purposes, an additional patient and control cohort was included from the open-access Autism Brain Imaging Exchange (ABIDE; </w:t>
        </w:r>
        <w:r>
          <w:fldChar w:fldCharType="begin"/>
        </w:r>
        <w:r>
          <w:instrText>HYPERLINK "http://fcon_1000.projects.nitrc.org/indi/abide/"</w:instrText>
        </w:r>
        <w:r>
          <w:fldChar w:fldCharType="separate"/>
        </w:r>
        <w:r w:rsidRPr="00D71E28">
          <w:rPr>
            <w:rStyle w:val="Hyperlink"/>
          </w:rPr>
          <w:t>http://fcon_1000.projects.nitrc.org/indi/abide/</w:t>
        </w:r>
        <w:r>
          <w:fldChar w:fldCharType="end"/>
        </w:r>
        <w:r w:rsidRPr="00D71E28">
          <w:t xml:space="preserve">) dataset to address across-site reproducibility and increase sample size </w:t>
        </w:r>
        <w:r w:rsidRPr="00D71E28">
          <w:fldChar w:fldCharType="begin">
            <w:fldData xml:space="preserve">PEVuZE5vdGU+PENpdGU+PEF1dGhvcj5EaSBNYXJ0aW5vPC9BdXRob3I+PFllYXI+MjAxNDwvWWVh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=
</w:fldData>
          </w:fldChar>
        </w:r>
        <w:r w:rsidRPr="00D71E28">
          <w:instrText xml:space="preserve"> ADDIN EN.CITE </w:instrText>
        </w:r>
        <w:r w:rsidRPr="00D71E28">
          <w:fldChar w:fldCharType="begin">
            <w:fldData xml:space="preserve">PEVuZE5vdGU+PENpdGU+PEF1dGhvcj5EaSBNYXJ0aW5vPC9BdXRob3I+PFllYXI+MjAxNDwvWWVh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=
</w:fldData>
          </w:fldChar>
        </w:r>
        <w:r w:rsidRPr="00D71E28">
          <w:instrText xml:space="preserve"> ADDIN EN.CITE.DATA </w:instrText>
        </w:r>
        <w:r w:rsidRPr="00D71E28">
          <w:fldChar w:fldCharType="end"/>
        </w:r>
        <w:r w:rsidRPr="00D71E28">
          <w:fldChar w:fldCharType="separate"/>
        </w:r>
        <w:r w:rsidRPr="00D71E28">
          <w:rPr>
            <w:noProof/>
          </w:rPr>
          <w:t>[</w:t>
        </w:r>
        <w:r>
          <w:fldChar w:fldCharType="begin"/>
        </w:r>
        <w:r>
          <w:instrText>HYPERLINK \l "_ENREF_50" \o "Di Martino, 2014 #5242"</w:instrText>
        </w:r>
        <w:r>
          <w:fldChar w:fldCharType="separate"/>
        </w:r>
        <w:r w:rsidRPr="00D71E28">
          <w:rPr>
            <w:noProof/>
          </w:rPr>
          <w:t>50</w:t>
        </w:r>
        <w:r>
          <w:fldChar w:fldCharType="end"/>
        </w:r>
        <w:r w:rsidRPr="00D71E28">
          <w:rPr>
            <w:noProof/>
          </w:rPr>
          <w:t>]</w:t>
        </w:r>
        <w:r w:rsidRPr="00D71E28">
          <w:fldChar w:fldCharType="end"/>
        </w:r>
        <w:r w:rsidRPr="00D71E28">
          <w:t>. With our focus on mid and late adulthood, only adults aged 30 years and beyond were included. This resulted in 91 individuals (48 ASD, 43 COM (comparison group)) from eight different sites. Due to differences in criteria for diagnosing patients with autism across sites, we applied our current inclusion criteria, i.e. ADOS</w:t>
        </w:r>
        <w:r w:rsidRPr="00D71E28">
          <w:rPr>
            <w:rFonts w:eastAsia="MS Gothic"/>
            <w:color w:val="000000"/>
          </w:rPr>
          <w:t>≥</w:t>
        </w:r>
        <w:r w:rsidRPr="00D71E28">
          <w:t>7 and those not scoring above this cut off did score above the AQ cutoff (</w:t>
        </w:r>
        <w:r w:rsidRPr="00D71E28">
          <w:rPr>
            <w:rFonts w:eastAsia="MS Gothic"/>
            <w:color w:val="000000"/>
          </w:rPr>
          <w:t>≥</w:t>
        </w:r>
        <w:r w:rsidRPr="00D71E28">
          <w:t>26), resulting in a final sample of 34 individuals with ASD and 43 COMs (</w:t>
        </w:r>
        <w:r w:rsidRPr="00D71E28">
          <w:rPr>
            <w:b/>
          </w:rPr>
          <w:t>Supplemental</w:t>
        </w:r>
        <w:r w:rsidRPr="00D71E28">
          <w:t xml:space="preserve"> </w:t>
        </w:r>
        <w:r w:rsidRPr="00D71E28">
          <w:rPr>
            <w:b/>
          </w:rPr>
          <w:t>Table 1</w:t>
        </w:r>
        <w:r w:rsidRPr="00D71E28">
          <w:t>).</w:t>
        </w:r>
      </w:ins>
    </w:p>
    <w:p w14:paraId="75ABF9EA" w14:textId="4C579FCF" w:rsidR="002A61CB" w:rsidRPr="00D71E28" w:rsidRDefault="0054615E" w:rsidP="00D71E28">
      <w:pPr>
        <w:spacing w:line="480" w:lineRule="auto"/>
        <w:jc w:val="both"/>
        <w:rPr>
          <w:ins w:id="14" w:author="Cédric Koolschijn" w:date="2026-09-25T20:08:00Z" w16du:dateUtc="2026-09-26T00:08:00Z"/>
        </w:rPr>
      </w:pPr>
      <w:ins w:id="15" w:author="Cédric Koolschijn" w:date="2026-09-25T20:08:00Z" w16du:dateUtc="2026-09-26T00:08:00Z">
        <w:r w:rsidRPr="00D71E28">
          <w:t xml:space="preserve">For the ABIDE dataset (34 ASD/43 COM), we computed the same measures using the same procedures as described </w:t>
        </w:r>
        <w:r w:rsidR="00703FA4" w:rsidRPr="00D71E28">
          <w:t>for our main analyses</w:t>
        </w:r>
        <w:r w:rsidRPr="00D71E28">
          <w:t xml:space="preserve">. </w:t>
        </w:r>
        <w:r w:rsidR="00C636D6" w:rsidRPr="00D71E28">
          <w:t>W</w:t>
        </w:r>
        <w:r w:rsidRPr="00D71E28">
          <w:t xml:space="preserve">e repeated each analysis </w:t>
        </w:r>
        <w:r w:rsidR="00C636D6" w:rsidRPr="00D71E28">
          <w:t xml:space="preserve">(whole brain vertex-wise and ROI) </w:t>
        </w:r>
        <w:r w:rsidRPr="00D71E28">
          <w:t>combining the ABIDE samp</w:t>
        </w:r>
        <w:r w:rsidR="00C636D6" w:rsidRPr="00D71E28">
          <w:t>le with our own (N</w:t>
        </w:r>
        <w:r w:rsidRPr="00D71E28">
          <w:rPr>
            <w:vertAlign w:val="subscript"/>
          </w:rPr>
          <w:t>total</w:t>
        </w:r>
        <w:r w:rsidR="005D131D" w:rsidRPr="00D71E28">
          <w:t>=</w:t>
        </w:r>
        <w:r w:rsidRPr="00D71E28">
          <w:t xml:space="preserve"> 85 ASD/92 COM).</w:t>
        </w:r>
      </w:ins>
    </w:p>
    <w:p w14:paraId="772BB6BD" w14:textId="77777777" w:rsidR="001B2CED" w:rsidRPr="00D71E28" w:rsidRDefault="001B2CED" w:rsidP="00D71E28">
      <w:pPr>
        <w:pStyle w:val="Heading1"/>
        <w:spacing w:line="480" w:lineRule="auto"/>
        <w:rPr>
          <w:ins w:id="16" w:author="Cédric Koolschijn" w:date="2026-09-25T20:08:00Z" w16du:dateUtc="2026-09-26T00:08:00Z"/>
          <w:rFonts w:ascii="Calibri" w:hAnsi="Calibri"/>
          <w:sz w:val="28"/>
          <w:u w:val="double"/>
        </w:rPr>
      </w:pPr>
      <w:ins w:id="17" w:author="Cédric Koolschijn" w:date="2026-09-25T20:08:00Z" w16du:dateUtc="2026-09-26T00:08:00Z">
        <w:r w:rsidRPr="00D71E28">
          <w:rPr>
            <w:rFonts w:ascii="Calibri" w:hAnsi="Calibri"/>
            <w:sz w:val="28"/>
          </w:rPr>
          <w:t>Results</w:t>
        </w:r>
      </w:ins>
    </w:p>
    <w:p w14:paraId="20F3925A" w14:textId="77777777" w:rsidR="001B2CED" w:rsidRPr="00D71E28" w:rsidRDefault="001B2CED" w:rsidP="00D71E28">
      <w:pPr>
        <w:pStyle w:val="Heading2"/>
        <w:spacing w:line="480" w:lineRule="auto"/>
        <w:rPr>
          <w:ins w:id="18" w:author="Cédric Koolschijn" w:date="2026-09-25T20:08:00Z" w16du:dateUtc="2026-09-26T00:08:00Z"/>
          <w:rFonts w:ascii="Calibri" w:hAnsi="Calibri"/>
        </w:rPr>
      </w:pPr>
      <w:ins w:id="19" w:author="Cédric Koolschijn" w:date="2026-09-25T20:08:00Z" w16du:dateUtc="2026-09-26T00:08:00Z">
        <w:r w:rsidRPr="00D71E28">
          <w:rPr>
            <w:rFonts w:ascii="Calibri" w:hAnsi="Calibri"/>
          </w:rPr>
          <w:t>Whole brain vertex-wise analyses</w:t>
        </w:r>
      </w:ins>
    </w:p>
    <w:p w14:paraId="28A48313" w14:textId="77777777" w:rsidR="001B2CED" w:rsidRPr="00D71E28" w:rsidRDefault="001B2CED" w:rsidP="00D71E28">
      <w:pPr>
        <w:spacing w:line="480" w:lineRule="auto"/>
        <w:rPr>
          <w:ins w:id="20" w:author="Cédric Koolschijn" w:date="2026-09-25T20:08:00Z" w16du:dateUtc="2026-09-26T00:08:00Z"/>
        </w:rPr>
      </w:pPr>
    </w:p>
    <w:p w14:paraId="019AFCCF" w14:textId="589AAA47" w:rsidR="001B2CED" w:rsidRPr="00D71E28" w:rsidRDefault="001B2CED" w:rsidP="00D71E28">
      <w:pPr>
        <w:spacing w:line="480" w:lineRule="auto"/>
        <w:jc w:val="both"/>
        <w:rPr>
          <w:ins w:id="21" w:author="Cédric Koolschijn" w:date="2026-09-25T20:08:00Z" w16du:dateUtc="2026-09-26T00:08:00Z"/>
        </w:rPr>
      </w:pPr>
      <w:ins w:id="22" w:author="Cédric Koolschijn" w:date="2026-09-25T20:08:00Z" w16du:dateUtc="2026-09-26T00:08:00Z">
        <w:r w:rsidRPr="00D71E28">
          <w:rPr>
            <w:color w:val="000000"/>
          </w:rPr>
          <w:lastRenderedPageBreak/>
          <w:t xml:space="preserve">Inclusion of the ABIDE subjects, and thus increasing sample size, resulted in replicating our own findings. Due to the skewed sex </w:t>
        </w:r>
        <w:r w:rsidRPr="00D71E28">
          <w:t>distribution and taking into account that most other studies are limited to males, we ran analyses taking sex into account and limiting our sample to males only. However, none of these sub-analyses revealed differences between groups on a whole brain level.</w:t>
        </w:r>
      </w:ins>
    </w:p>
    <w:p w14:paraId="4491709C" w14:textId="279A45F3" w:rsidR="0075170E" w:rsidRPr="00D71E28" w:rsidRDefault="0075170E" w:rsidP="00D71E28">
      <w:pPr>
        <w:pStyle w:val="Heading2"/>
        <w:spacing w:line="480" w:lineRule="auto"/>
        <w:rPr>
          <w:ins w:id="23" w:author="Cédric Koolschijn" w:date="2026-09-25T20:08:00Z" w16du:dateUtc="2026-09-26T00:08:00Z"/>
          <w:rFonts w:ascii="Calibri" w:hAnsi="Calibri"/>
        </w:rPr>
      </w:pPr>
      <w:ins w:id="24" w:author="Cédric Koolschijn" w:date="2026-09-25T20:08:00Z" w16du:dateUtc="2026-09-26T00:08:00Z">
        <w:r w:rsidRPr="00D71E28">
          <w:rPr>
            <w:rFonts w:ascii="Calibri" w:hAnsi="Calibri"/>
          </w:rPr>
          <w:t>Lobar analyses</w:t>
        </w:r>
      </w:ins>
    </w:p>
    <w:p w14:paraId="2C6E8304" w14:textId="77777777" w:rsidR="0075170E" w:rsidRPr="00D71E28" w:rsidRDefault="0075170E" w:rsidP="00D71E28">
      <w:pPr>
        <w:spacing w:line="480" w:lineRule="auto"/>
        <w:jc w:val="both"/>
        <w:rPr>
          <w:ins w:id="25" w:author="Cédric Koolschijn" w:date="2026-09-25T20:08:00Z" w16du:dateUtc="2026-09-26T00:08:00Z"/>
          <w:color w:val="000000"/>
        </w:rPr>
      </w:pPr>
      <w:ins w:id="26" w:author="Cédric Koolschijn" w:date="2026-09-25T20:08:00Z" w16du:dateUtc="2026-09-26T00:08:00Z">
        <w:r w:rsidRPr="00D71E28">
          <w:rPr>
            <w:color w:val="000000"/>
          </w:rPr>
          <w:t xml:space="preserve">After inclusion of the ABIDE subjects, still no group differences were found. There were, however, some changes in age- and sex-effects due to the skewed distribution of those variables in the ABIDE sample compared to our own </w:t>
        </w:r>
        <w:r w:rsidRPr="00D71E28">
          <w:t>sample (</w:t>
        </w:r>
        <w:r w:rsidRPr="00D71E28">
          <w:rPr>
            <w:b/>
          </w:rPr>
          <w:t>S3 Table</w:t>
        </w:r>
        <w:r w:rsidRPr="00D71E28">
          <w:t>)</w:t>
        </w:r>
        <w:r w:rsidRPr="00D71E28">
          <w:rPr>
            <w:color w:val="000000"/>
          </w:rPr>
          <w:t xml:space="preserve">.  </w:t>
        </w:r>
      </w:ins>
    </w:p>
    <w:p w14:paraId="357CE064" w14:textId="29E093FE" w:rsidR="00E74B79" w:rsidRPr="00D71E28" w:rsidRDefault="00E74B79" w:rsidP="00D71E28">
      <w:pPr>
        <w:pStyle w:val="Heading2"/>
        <w:spacing w:line="480" w:lineRule="auto"/>
        <w:rPr>
          <w:ins w:id="27" w:author="Cédric Koolschijn" w:date="2026-09-25T20:08:00Z" w16du:dateUtc="2026-09-26T00:08:00Z"/>
          <w:rFonts w:ascii="Calibri" w:hAnsi="Calibri"/>
        </w:rPr>
      </w:pPr>
      <w:ins w:id="28" w:author="Cédric Koolschijn" w:date="2026-09-25T20:08:00Z" w16du:dateUtc="2026-09-26T00:08:00Z">
        <w:r w:rsidRPr="00D71E28">
          <w:rPr>
            <w:rFonts w:ascii="Calibri" w:hAnsi="Calibri"/>
          </w:rPr>
          <w:t>Subcortical analyses</w:t>
        </w:r>
      </w:ins>
    </w:p>
    <w:p w14:paraId="192B843D" w14:textId="77777777" w:rsidR="00E74B79" w:rsidRPr="00D71E28" w:rsidRDefault="00E74B79" w:rsidP="00D71E28">
      <w:pPr>
        <w:spacing w:line="480" w:lineRule="auto"/>
        <w:jc w:val="both"/>
        <w:rPr>
          <w:ins w:id="29" w:author="Cédric Koolschijn" w:date="2026-09-25T20:08:00Z" w16du:dateUtc="2026-09-26T00:08:00Z"/>
        </w:rPr>
      </w:pPr>
      <w:ins w:id="30" w:author="Cédric Koolschijn" w:date="2026-09-25T20:08:00Z" w16du:dateUtc="2026-09-26T00:08:00Z">
        <w:r w:rsidRPr="00D71E28">
          <w:t>Similar to the lobar analyses, no group differences emerged after inclusion of the ABIDE sample (</w:t>
        </w:r>
        <w:r w:rsidRPr="00D71E28">
          <w:rPr>
            <w:b/>
          </w:rPr>
          <w:t>S5 Table</w:t>
        </w:r>
        <w:r w:rsidRPr="00D71E28">
          <w:t>)</w:t>
        </w:r>
        <w:r w:rsidRPr="00D71E28">
          <w:rPr>
            <w:color w:val="000000"/>
          </w:rPr>
          <w:t xml:space="preserve">.  </w:t>
        </w:r>
      </w:ins>
    </w:p>
    <w:p w14:paraId="09B37A64" w14:textId="77777777" w:rsidR="001F04CB" w:rsidRPr="00D71E28" w:rsidRDefault="001F04CB" w:rsidP="00D71E28">
      <w:pPr>
        <w:pStyle w:val="Heading2"/>
        <w:spacing w:line="480" w:lineRule="auto"/>
        <w:rPr>
          <w:ins w:id="31" w:author="Cédric Koolschijn" w:date="2026-09-25T20:08:00Z" w16du:dateUtc="2026-09-26T00:08:00Z"/>
          <w:rFonts w:ascii="Calibri" w:hAnsi="Calibri"/>
        </w:rPr>
      </w:pPr>
      <w:ins w:id="32" w:author="Cédric Koolschijn" w:date="2026-09-25T20:08:00Z" w16du:dateUtc="2026-09-26T00:08:00Z">
        <w:r w:rsidRPr="00D71E28">
          <w:rPr>
            <w:rFonts w:ascii="Calibri" w:hAnsi="Calibri"/>
          </w:rPr>
          <w:t>Lateralization Index</w:t>
        </w:r>
      </w:ins>
    </w:p>
    <w:p w14:paraId="08706D9D" w14:textId="77777777" w:rsidR="00D37B43" w:rsidRDefault="001F04CB">
      <w:pPr>
        <w:pStyle w:val="Heading1"/>
        <w:rPr>
          <w:del w:id="33" w:author="Cédric Koolschijn" w:date="2026-09-25T20:08:00Z" w16du:dateUtc="2026-09-26T00:08:00Z"/>
        </w:rPr>
      </w:pPr>
      <w:ins w:id="34" w:author="Cédric Koolschijn" w:date="2026-09-25T20:08:00Z" w16du:dateUtc="2026-09-26T00:08:00Z">
        <w:r w:rsidRPr="00D71E28">
          <w:rPr>
            <w:rFonts w:ascii="Calibri" w:hAnsi="Calibri"/>
            <w:sz w:val="24"/>
            <w:szCs w:val="24"/>
          </w:rPr>
          <w:t>Inclusion of the ABIDE sample resulted in two small laterality effects on putamen volume (F=5.49, p=.02, η=.03) and cingulate thickness (F=7.32, p=.008, η=.04), such that left was larger than right.</w:t>
        </w:r>
      </w:ins>
      <w:bookmarkStart w:id="35" w:name="_Toc1"/>
      <w:del w:id="36" w:author="Cédric Koolschijn" w:date="2026-09-25T20:08:00Z" w16du:dateUtc="2026-09-26T00:08:00Z">
        <w:r w:rsidR="007A7618">
          <w:delText>Article information:</w:delText>
        </w:r>
        <w:bookmarkEnd w:id="35"/>
      </w:del>
    </w:p>
    <w:p w14:paraId="5C29C5DF" w14:textId="77777777" w:rsidR="00D37B43" w:rsidRDefault="007A7618">
      <w:pPr>
        <w:rPr>
          <w:del w:id="37" w:author="Cédric Koolschijn" w:date="2026-09-25T20:08:00Z" w16du:dateUtc="2026-09-26T00:08:00Z"/>
        </w:rPr>
      </w:pPr>
      <w:del w:id="38" w:author="Cédric Koolschijn" w:date="2026-09-25T20:08:00Z" w16du:dateUtc="2026-09-26T00:08:00Z">
        <w:r>
          <w:delText>Efficacy and safety of Lianhuaqingwen capsules, a repurposed Chinese herb, in patients with coronavirus disease 2019: A multicenter, prospective, randomized controlled trial - PubMed</w:delText>
        </w:r>
        <w:r>
          <w:br/>
        </w:r>
        <w:r>
          <w:fldChar w:fldCharType="begin"/>
        </w:r>
        <w:r>
          <w:delInstrText>HYPERLINK "https://pubmed.ncbi.nlm.nih.gov/33867046/"</w:delInstrText>
        </w:r>
        <w:r>
          <w:fldChar w:fldCharType="separate"/>
        </w:r>
        <w:r>
          <w:rPr>
            <w:color w:val="2980B9"/>
            <w:u w:val="single"/>
          </w:rPr>
          <w:delText>https://pubmed.ncbi.nlm.nih.gov/33867046/</w:delText>
        </w:r>
        <w:r>
          <w:fldChar w:fldCharType="end"/>
        </w:r>
      </w:del>
    </w:p>
    <w:p w14:paraId="4998F1CC" w14:textId="77777777" w:rsidR="00D37B43" w:rsidRDefault="007A7618">
      <w:pPr>
        <w:pStyle w:val="Heading1"/>
        <w:rPr>
          <w:del w:id="39" w:author="Cédric Koolschijn" w:date="2026-09-25T20:08:00Z" w16du:dateUtc="2026-09-26T00:08:00Z"/>
        </w:rPr>
      </w:pPr>
      <w:bookmarkStart w:id="40" w:name="_Toc2"/>
      <w:del w:id="41" w:author="Cédric Koolschijn" w:date="2026-09-25T20:08:00Z" w16du:dateUtc="2026-09-26T00:08:00Z">
        <w:r>
          <w:delText>Article summary:</w:delText>
        </w:r>
        <w:bookmarkEnd w:id="40"/>
      </w:del>
    </w:p>
    <w:p w14:paraId="0B810DA2" w14:textId="77777777" w:rsidR="00D37B43" w:rsidRDefault="007A7618">
      <w:pPr>
        <w:jc w:val="both"/>
        <w:rPr>
          <w:del w:id="42" w:author="Cédric Koolschijn" w:date="2026-09-25T20:08:00Z" w16du:dateUtc="2026-09-26T00:08:00Z"/>
        </w:rPr>
      </w:pPr>
      <w:del w:id="43" w:author="Cédric Koolschijn" w:date="2026-09-25T20:08:00Z" w16du:dateUtc="2026-09-26T00:08:00Z">
        <w:r>
          <w:delText>1. Lianhuaqingwen capsules, a repurposed Chinese herb, showed efficacy in treating coronavirus disease 2019 (COVID-19) patients in a multicenter, prospective, randomized controlled trial.</w:delText>
        </w:r>
      </w:del>
    </w:p>
    <w:p w14:paraId="70F4B041" w14:textId="77777777" w:rsidR="00D37B43" w:rsidRDefault="007A7618">
      <w:pPr>
        <w:jc w:val="both"/>
        <w:rPr>
          <w:del w:id="44" w:author="Cédric Koolschijn" w:date="2026-09-25T20:08:00Z" w16du:dateUtc="2026-09-26T00:08:00Z"/>
        </w:rPr>
      </w:pPr>
      <w:del w:id="45" w:author="Cédric Koolschijn" w:date="2026-09-25T20:08:00Z" w16du:dateUtc="2026-09-26T00:08:00Z">
        <w:r>
          <w:delText>2. The study found that patients who received Lianhuaqingwen capsules had a shorter duration of fever and cough compared to the control group.</w:delText>
        </w:r>
      </w:del>
    </w:p>
    <w:p w14:paraId="761A947D" w14:textId="77777777" w:rsidR="00D37B43" w:rsidRDefault="007A7618">
      <w:pPr>
        <w:jc w:val="both"/>
        <w:rPr>
          <w:del w:id="46" w:author="Cédric Koolschijn" w:date="2026-09-25T20:08:00Z" w16du:dateUtc="2026-09-26T00:08:00Z"/>
        </w:rPr>
      </w:pPr>
      <w:del w:id="47" w:author="Cédric Koolschijn" w:date="2026-09-25T20:08:00Z" w16du:dateUtc="2026-09-26T00:08:00Z">
        <w:r>
          <w:delText>3. Lianhuaqingwen capsules were also found to be safe and well-tolerated by COVID-19 patients.</w:delText>
        </w:r>
      </w:del>
    </w:p>
    <w:p w14:paraId="74BF6862" w14:textId="77777777" w:rsidR="00D37B43" w:rsidRDefault="007A7618">
      <w:pPr>
        <w:pStyle w:val="Heading1"/>
        <w:rPr>
          <w:del w:id="48" w:author="Cédric Koolschijn" w:date="2026-09-25T20:08:00Z" w16du:dateUtc="2026-09-26T00:08:00Z"/>
        </w:rPr>
      </w:pPr>
      <w:bookmarkStart w:id="49" w:name="_Toc3"/>
      <w:del w:id="50" w:author="Cédric Koolschijn" w:date="2026-09-25T20:08:00Z" w16du:dateUtc="2026-09-26T00:08:00Z">
        <w:r>
          <w:delText>Article rating:</w:delText>
        </w:r>
        <w:bookmarkEnd w:id="49"/>
      </w:del>
    </w:p>
    <w:p w14:paraId="6E1463DF" w14:textId="77777777" w:rsidR="00D37B43" w:rsidRDefault="007A7618">
      <w:pPr>
        <w:jc w:val="both"/>
        <w:rPr>
          <w:del w:id="51" w:author="Cédric Koolschijn" w:date="2026-09-25T20:08:00Z" w16du:dateUtc="2026-09-26T00:08:00Z"/>
        </w:rPr>
      </w:pPr>
      <w:del w:id="52" w:author="Cédric Koolschijn" w:date="2026-09-25T20:08:00Z" w16du:dateUtc="2026-09-26T00:08:00Z">
        <w:r>
          <w:delText>Appears moderately imbalanced: The article provides some useful information, but is missing several important points or pieces of evidence that would be required to present the discussed topics in a balanced and reliable way. You are encouraged to seek a more balanced perspective on the presented issues by exploring the provided research topics and looking at different information sources.</w:delText>
        </w:r>
      </w:del>
    </w:p>
    <w:p w14:paraId="1F484DFC" w14:textId="77777777" w:rsidR="00D37B43" w:rsidRDefault="007A7618">
      <w:pPr>
        <w:pStyle w:val="Heading1"/>
        <w:rPr>
          <w:del w:id="53" w:author="Cédric Koolschijn" w:date="2026-09-25T20:08:00Z" w16du:dateUtc="2026-09-26T00:08:00Z"/>
        </w:rPr>
      </w:pPr>
      <w:bookmarkStart w:id="54" w:name="_Toc4"/>
      <w:del w:id="55" w:author="Cédric Koolschijn" w:date="2026-09-25T20:08:00Z" w16du:dateUtc="2026-09-26T00:08:00Z">
        <w:r>
          <w:delText>Article analysis:</w:delText>
        </w:r>
        <w:bookmarkEnd w:id="54"/>
      </w:del>
    </w:p>
    <w:p w14:paraId="33E48CA5" w14:textId="77777777" w:rsidR="00D37B43" w:rsidRDefault="007A7618">
      <w:pPr>
        <w:jc w:val="both"/>
        <w:rPr>
          <w:del w:id="56" w:author="Cédric Koolschijn" w:date="2026-09-25T20:08:00Z" w16du:dateUtc="2026-09-26T00:08:00Z"/>
        </w:rPr>
      </w:pPr>
      <w:del w:id="57" w:author="Cédric Koolschijn" w:date="2026-09-25T20:08:00Z" w16du:dateUtc="2026-09-26T00:08:00Z">
        <w:r>
          <w:delText>作为一篇医学研究论文，该文章在方法和结果方面都有其可靠性和科学性。然而，在讨论部分中，作者对于该中药的疗效进行了过度宣传，并未探索可能存在的风险和副作用。此外，该文章只涉及到中国的临床试验，缺乏国际多中心、双盲、随机对照试验的数据支持。因此，需要更多的研究来验证该中药在治疗新冠肺炎方面的有效性和安全性。同时，需要注意到可能存在的偏见来源，如政治压力或商业利益等。</w:delText>
        </w:r>
      </w:del>
    </w:p>
    <w:p w14:paraId="61F47673" w14:textId="77777777" w:rsidR="00D37B43" w:rsidRDefault="007A7618">
      <w:pPr>
        <w:pStyle w:val="Heading1"/>
        <w:rPr>
          <w:del w:id="58" w:author="Cédric Koolschijn" w:date="2026-09-25T20:08:00Z" w16du:dateUtc="2026-09-26T00:08:00Z"/>
        </w:rPr>
      </w:pPr>
      <w:bookmarkStart w:id="59" w:name="_Toc5"/>
      <w:del w:id="60" w:author="Cédric Koolschijn" w:date="2026-09-25T20:08:00Z" w16du:dateUtc="2026-09-26T00:08:00Z">
        <w:r>
          <w:delText>Topics for further research:</w:delText>
        </w:r>
        <w:bookmarkEnd w:id="59"/>
      </w:del>
    </w:p>
    <w:p w14:paraId="7A70F1D1" w14:textId="77777777" w:rsidR="00D37B43" w:rsidRDefault="007A7618">
      <w:pPr>
        <w:numPr>
          <w:ilvl w:val="0"/>
          <w:numId w:val="1"/>
        </w:numPr>
        <w:spacing w:after="0"/>
        <w:rPr>
          <w:del w:id="61" w:author="Cédric Koolschijn" w:date="2026-09-25T20:08:00Z" w16du:dateUtc="2026-09-26T00:08:00Z"/>
        </w:rPr>
      </w:pPr>
      <w:del w:id="62" w:author="Cédric Koolschijn" w:date="2026-09-25T20:08:00Z" w16du:dateUtc="2026-09-26T00:08:00Z">
        <w:r>
          <w:delText xml:space="preserve">Potential risks and side effects of the herbal medicine </w:delText>
        </w:r>
      </w:del>
    </w:p>
    <w:p w14:paraId="59F9C92C" w14:textId="77777777" w:rsidR="00D37B43" w:rsidRDefault="007A7618">
      <w:pPr>
        <w:numPr>
          <w:ilvl w:val="0"/>
          <w:numId w:val="1"/>
        </w:numPr>
        <w:spacing w:after="0"/>
        <w:rPr>
          <w:del w:id="63" w:author="Cédric Koolschijn" w:date="2026-09-25T20:08:00Z" w16du:dateUtc="2026-09-26T00:08:00Z"/>
        </w:rPr>
      </w:pPr>
      <w:del w:id="64" w:author="Cédric Koolschijn" w:date="2026-09-25T20:08:00Z" w16du:dateUtc="2026-09-26T00:08:00Z">
        <w:r>
          <w:delText>Lack of international multi-center</w:delText>
        </w:r>
      </w:del>
    </w:p>
    <w:p w14:paraId="5EA78C8D" w14:textId="77777777" w:rsidR="00D37B43" w:rsidRDefault="007A7618">
      <w:pPr>
        <w:numPr>
          <w:ilvl w:val="0"/>
          <w:numId w:val="1"/>
        </w:numPr>
        <w:spacing w:after="0"/>
        <w:rPr>
          <w:del w:id="65" w:author="Cédric Koolschijn" w:date="2026-09-25T20:08:00Z" w16du:dateUtc="2026-09-26T00:08:00Z"/>
        </w:rPr>
      </w:pPr>
      <w:del w:id="66" w:author="Cédric Koolschijn" w:date="2026-09-25T20:08:00Z" w16du:dateUtc="2026-09-26T00:08:00Z">
        <w:r>
          <w:delText>double-blind</w:delText>
        </w:r>
      </w:del>
    </w:p>
    <w:p w14:paraId="5CC7E8D1" w14:textId="77777777" w:rsidR="00D37B43" w:rsidRDefault="007A7618">
      <w:pPr>
        <w:numPr>
          <w:ilvl w:val="0"/>
          <w:numId w:val="1"/>
        </w:numPr>
        <w:spacing w:after="0"/>
        <w:rPr>
          <w:del w:id="67" w:author="Cédric Koolschijn" w:date="2026-09-25T20:08:00Z" w16du:dateUtc="2026-09-26T00:08:00Z"/>
        </w:rPr>
      </w:pPr>
      <w:del w:id="68" w:author="Cédric Koolschijn" w:date="2026-09-25T20:08:00Z" w16du:dateUtc="2026-09-26T00:08:00Z">
        <w:r>
          <w:delText xml:space="preserve">randomized controlled trials </w:delText>
        </w:r>
      </w:del>
    </w:p>
    <w:p w14:paraId="7C3B93D5" w14:textId="77777777" w:rsidR="00D37B43" w:rsidRDefault="007A7618">
      <w:pPr>
        <w:numPr>
          <w:ilvl w:val="0"/>
          <w:numId w:val="1"/>
        </w:numPr>
        <w:spacing w:after="0"/>
        <w:rPr>
          <w:del w:id="69" w:author="Cédric Koolschijn" w:date="2026-09-25T20:08:00Z" w16du:dateUtc="2026-09-26T00:08:00Z"/>
        </w:rPr>
      </w:pPr>
      <w:del w:id="70" w:author="Cédric Koolschijn" w:date="2026-09-25T20:08:00Z" w16du:dateUtc="2026-09-26T00:08:00Z">
        <w:r>
          <w:delText xml:space="preserve">Need for further research to verify the effectiveness and safety of the herbal medicine </w:delText>
        </w:r>
      </w:del>
    </w:p>
    <w:p w14:paraId="14A34087" w14:textId="77777777" w:rsidR="00D37B43" w:rsidRDefault="007A7618">
      <w:pPr>
        <w:numPr>
          <w:ilvl w:val="0"/>
          <w:numId w:val="1"/>
        </w:numPr>
        <w:spacing w:after="0"/>
        <w:rPr>
          <w:del w:id="71" w:author="Cédric Koolschijn" w:date="2026-09-25T20:08:00Z" w16du:dateUtc="2026-09-26T00:08:00Z"/>
        </w:rPr>
      </w:pPr>
      <w:del w:id="72" w:author="Cédric Koolschijn" w:date="2026-09-25T20:08:00Z" w16du:dateUtc="2026-09-26T00:08:00Z">
        <w:r>
          <w:delText>Possible sources of bias</w:delText>
        </w:r>
      </w:del>
    </w:p>
    <w:p w14:paraId="55EF2EF8" w14:textId="77777777" w:rsidR="00D37B43" w:rsidRDefault="007A7618">
      <w:pPr>
        <w:numPr>
          <w:ilvl w:val="0"/>
          <w:numId w:val="1"/>
        </w:numPr>
        <w:spacing w:after="0"/>
        <w:rPr>
          <w:del w:id="73" w:author="Cédric Koolschijn" w:date="2026-09-25T20:08:00Z" w16du:dateUtc="2026-09-26T00:08:00Z"/>
        </w:rPr>
      </w:pPr>
      <w:del w:id="74" w:author="Cédric Koolschijn" w:date="2026-09-25T20:08:00Z" w16du:dateUtc="2026-09-26T00:08:00Z">
        <w:r>
          <w:delText xml:space="preserve">such as political pressure or commercial interests </w:delText>
        </w:r>
      </w:del>
    </w:p>
    <w:p w14:paraId="53E9B536" w14:textId="77777777" w:rsidR="00D37B43" w:rsidRDefault="007A7618">
      <w:pPr>
        <w:numPr>
          <w:ilvl w:val="0"/>
          <w:numId w:val="1"/>
        </w:numPr>
        <w:spacing w:after="0"/>
        <w:rPr>
          <w:del w:id="75" w:author="Cédric Koolschijn" w:date="2026-09-25T20:08:00Z" w16du:dateUtc="2026-09-26T00:08:00Z"/>
        </w:rPr>
      </w:pPr>
      <w:del w:id="76" w:author="Cédric Koolschijn" w:date="2026-09-25T20:08:00Z" w16du:dateUtc="2026-09-26T00:08:00Z">
        <w:r>
          <w:delText xml:space="preserve">Over-promotion of the efficacy of the herbal medicine in the discussion section </w:delText>
        </w:r>
      </w:del>
    </w:p>
    <w:p w14:paraId="47D9BFA5" w14:textId="77777777" w:rsidR="00D37B43" w:rsidRDefault="007A7618">
      <w:pPr>
        <w:numPr>
          <w:ilvl w:val="0"/>
          <w:numId w:val="1"/>
        </w:numPr>
        <w:rPr>
          <w:del w:id="77" w:author="Cédric Koolschijn" w:date="2026-09-25T20:08:00Z" w16du:dateUtc="2026-09-26T00:08:00Z"/>
        </w:rPr>
      </w:pPr>
      <w:del w:id="78" w:author="Cédric Koolschijn" w:date="2026-09-25T20:08:00Z" w16du:dateUtc="2026-09-26T00:08:00Z">
        <w:r>
          <w:delText>Limitations of the study in terms of methodology and data support</w:delText>
        </w:r>
      </w:del>
    </w:p>
    <w:p w14:paraId="0799ED6B" w14:textId="77777777" w:rsidR="00D37B43" w:rsidRDefault="007A7618">
      <w:pPr>
        <w:pStyle w:val="Heading1"/>
        <w:rPr>
          <w:del w:id="79" w:author="Cédric Koolschijn" w:date="2026-09-25T20:08:00Z" w16du:dateUtc="2026-09-26T00:08:00Z"/>
        </w:rPr>
      </w:pPr>
      <w:bookmarkStart w:id="80" w:name="_Toc6"/>
      <w:del w:id="81" w:author="Cédric Koolschijn" w:date="2026-09-25T20:08:00Z" w16du:dateUtc="2026-09-26T00:08:00Z">
        <w:r>
          <w:delText>Report location:</w:delText>
        </w:r>
        <w:bookmarkEnd w:id="80"/>
      </w:del>
    </w:p>
    <w:p w14:paraId="3735D87F" w14:textId="77777777" w:rsidR="00D37B43" w:rsidRPr="00944BFE" w:rsidRDefault="007A7618" w:rsidP="00D71E28">
      <w:pPr>
        <w:spacing w:line="480" w:lineRule="auto"/>
        <w:jc w:val="both"/>
        <w:pPrChange w:id="82" w:author="Cédric Koolschijn" w:date="2026-09-25T20:08:00Z" w16du:dateUtc="2026-09-26T00:08:00Z">
          <w:pPr/>
        </w:pPrChange>
      </w:pPr>
      <w:del w:id="83" w:author="Cédric Koolschijn" w:date="2026-09-25T20:08:00Z" w16du:dateUtc="2026-09-26T00:08:00Z">
        <w:r>
          <w:fldChar w:fldCharType="begin"/>
        </w:r>
        <w:r>
          <w:delInstrText>HYPERLINK "https://www.fullpicture.app/item/cf010c95788477e2a301adefcdf7a4af"</w:delInstrText>
        </w:r>
        <w:r>
          <w:fldChar w:fldCharType="separate"/>
        </w:r>
        <w:r>
          <w:rPr>
            <w:color w:val="2980B9"/>
            <w:u w:val="single"/>
          </w:rPr>
          <w:delText>https://www.fullpicture.app/item/cf010c95788477e2a301adefcdf7a4af</w:delText>
        </w:r>
        <w:r>
          <w:fldChar w:fldCharType="end"/>
        </w:r>
      </w:del>
    </w:p>
    <w:sectPr w:rsidR="00D37B43" w:rsidRPr="00944BFE" w:rsidSect="005A40F4">
      <w:headerReference w:type="default" r:id="rId7"/>
      <w:footerReference w:type="default" r:id="rId8"/>
      <w:type w:val="continuous"/>
      <w:pgSz w:w="11900" w:h="16840"/>
      <w:pgMar w:top="1440" w:right="1797" w:bottom="1440" w:left="1797" w:header="709" w:footer="709" w:gutter="0"/>
      <w:cols w:space="708"/>
      <w:docGrid w:linePitch="360"/>
      <w:sectPrChange w:id="87" w:author="Cédric Koolschijn" w:date="2026-09-25T20:08:00Z" w16du:dateUtc="2026-09-26T00:08:00Z">
        <w:sectPr w:rsidR="00D37B43" w:rsidRPr="00944BFE" w:rsidSect="005A40F4">
          <w:type w:val="nextPage"/>
          <w:pgSz w:w="11905" w:h="16837"/>
          <w:pgMar w:top="1440" w:right="1440" w:bottom="1440" w:left="144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A4D74C" w14:textId="77777777" w:rsidR="007A7618" w:rsidRDefault="007A7618" w:rsidP="00001198">
      <w:pPr>
        <w:pPrChange w:id="6" w:author="Cédric Koolschijn" w:date="2026-09-25T20:08:00Z" w16du:dateUtc="2026-09-26T00:08:00Z">
          <w:pPr>
            <w:spacing w:after="0" w:line="240" w:lineRule="auto"/>
          </w:pPr>
        </w:pPrChange>
      </w:pPr>
      <w:r>
        <w:separator/>
      </w:r>
    </w:p>
  </w:endnote>
  <w:endnote w:type="continuationSeparator" w:id="0">
    <w:p w14:paraId="797E2CD1" w14:textId="77777777" w:rsidR="007A7618" w:rsidRDefault="007A7618" w:rsidP="00001198">
      <w:pPr>
        <w:pPrChange w:id="7" w:author="Cédric Koolschijn" w:date="2026-09-25T20:08:00Z" w16du:dateUtc="2026-09-26T00:0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
    <w:panose1 w:val="020B0604020202020204"/>
    <w:charset w:val="80"/>
    <w:family w:val="auto"/>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F4393" w14:textId="77777777" w:rsidR="00D37B43" w:rsidRDefault="007A7618">
    <w:pPr>
      <w:pStyle w:val="HeaderChar"/>
      <w:pPrChange w:id="85" w:author="Cédric Koolschijn" w:date="2026-09-25T20:08:00Z" w16du:dateUtc="2026-09-26T00:08:00Z">
        <w:pPr>
          <w:pBdr>
            <w:top w:val="single" w:sz="4" w:space="0" w:color="auto"/>
          </w:pBdr>
        </w:pPr>
      </w:pPrChange>
    </w:pPr>
    <w:del w:id="86" w:author="Cédric Koolschijn" w:date="2026-09-25T20:08:00Z" w16du:dateUtc="2026-09-26T00:08:00Z">
      <w:r>
        <w:delText xml:space="preserve">Report created by </w:delText>
      </w:r>
      <w:r>
        <w:fldChar w:fldCharType="begin"/>
      </w:r>
      <w:r>
        <w:delInstrText>HYPERLINK "https://www.fullpicture.app/"</w:delInstrText>
      </w:r>
      <w:r>
        <w:fldChar w:fldCharType="separate"/>
      </w:r>
      <w:r>
        <w:rPr>
          <w:color w:val="2980B9"/>
          <w:u w:val="single"/>
        </w:rPr>
        <w:delText>FullPicture.app</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C041B2" w14:textId="77777777" w:rsidR="007A7618" w:rsidRDefault="007A7618" w:rsidP="00001198">
      <w:pPr>
        <w:pPrChange w:id="4" w:author="Cédric Koolschijn" w:date="2026-09-25T20:08:00Z" w16du:dateUtc="2026-09-26T00:08:00Z">
          <w:pPr>
            <w:spacing w:after="0" w:line="240" w:lineRule="auto"/>
          </w:pPr>
        </w:pPrChange>
      </w:pPr>
      <w:r>
        <w:separator/>
      </w:r>
    </w:p>
  </w:footnote>
  <w:footnote w:type="continuationSeparator" w:id="0">
    <w:p w14:paraId="77F8F35F" w14:textId="77777777" w:rsidR="007A7618" w:rsidRDefault="007A7618" w:rsidP="00001198">
      <w:pPr>
        <w:pPrChange w:id="5" w:author="Cédric Koolschijn" w:date="2026-09-25T20:08:00Z" w16du:dateUtc="2026-09-26T00:0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A1548" w14:textId="77777777" w:rsidR="00944BFE" w:rsidRDefault="00944BFE">
    <w:pPr>
      <w:pStyle w:val="Heading1Char"/>
      <w:pPrChange w:id="84" w:author="Cédric Koolschijn" w:date="2026-09-25T20:08:00Z" w16du:dateUtc="2026-09-26T00: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9800033"/>
    <w:multiLevelType w:val="hybridMultilevel"/>
    <w:tmpl w:val="F4A4D534"/>
    <w:lvl w:ilvl="0" w:tplc="A50C6B8E">
      <w:start w:val="1"/>
      <w:numFmt w:val="bullet"/>
      <w:lvlText w:val=""/>
      <w:lvlJc w:val="left"/>
      <w:pPr>
        <w:tabs>
          <w:tab w:val="num" w:pos="720"/>
        </w:tabs>
        <w:ind w:left="720" w:hanging="360"/>
      </w:pPr>
      <w:rPr>
        <w:rFonts w:ascii="Symbol" w:hAnsi="Symbol" w:cs="Symbol" w:hint="default"/>
      </w:rPr>
    </w:lvl>
    <w:lvl w:ilvl="1" w:tplc="7EB45348">
      <w:start w:val="1"/>
      <w:numFmt w:val="bullet"/>
      <w:lvlText w:val="o"/>
      <w:lvlJc w:val="left"/>
      <w:pPr>
        <w:tabs>
          <w:tab w:val="num" w:pos="1440"/>
        </w:tabs>
        <w:ind w:left="1440" w:hanging="360"/>
      </w:pPr>
      <w:rPr>
        <w:rFonts w:ascii="Courier New" w:hAnsi="Courier New" w:cs="Courier New" w:hint="default"/>
      </w:rPr>
    </w:lvl>
    <w:lvl w:ilvl="2" w:tplc="75748506">
      <w:start w:val="1"/>
      <w:numFmt w:val="bullet"/>
      <w:lvlText w:val=""/>
      <w:lvlJc w:val="left"/>
      <w:pPr>
        <w:tabs>
          <w:tab w:val="num" w:pos="2160"/>
        </w:tabs>
        <w:ind w:left="2160" w:hanging="360"/>
      </w:pPr>
      <w:rPr>
        <w:rFonts w:ascii="Wingdings" w:hAnsi="Wingdings" w:cs="Wingdings" w:hint="default"/>
      </w:rPr>
    </w:lvl>
    <w:lvl w:ilvl="3" w:tplc="B63EEC7E">
      <w:start w:val="1"/>
      <w:numFmt w:val="bullet"/>
      <w:lvlText w:val=""/>
      <w:lvlJc w:val="left"/>
      <w:pPr>
        <w:tabs>
          <w:tab w:val="num" w:pos="2880"/>
        </w:tabs>
        <w:ind w:left="2880" w:hanging="360"/>
      </w:pPr>
      <w:rPr>
        <w:rFonts w:ascii="Symbol" w:hAnsi="Symbol" w:cs="Symbol" w:hint="default"/>
      </w:rPr>
    </w:lvl>
    <w:lvl w:ilvl="4" w:tplc="5D423B74">
      <w:start w:val="1"/>
      <w:numFmt w:val="bullet"/>
      <w:lvlText w:val="o"/>
      <w:lvlJc w:val="left"/>
      <w:pPr>
        <w:tabs>
          <w:tab w:val="num" w:pos="3600"/>
        </w:tabs>
        <w:ind w:left="3600" w:hanging="360"/>
      </w:pPr>
      <w:rPr>
        <w:rFonts w:ascii="Courier New" w:hAnsi="Courier New" w:cs="Courier New" w:hint="default"/>
      </w:rPr>
    </w:lvl>
    <w:lvl w:ilvl="5" w:tplc="4094F952">
      <w:start w:val="1"/>
      <w:numFmt w:val="bullet"/>
      <w:lvlText w:val=""/>
      <w:lvlJc w:val="left"/>
      <w:pPr>
        <w:tabs>
          <w:tab w:val="num" w:pos="4320"/>
        </w:tabs>
        <w:ind w:left="4320" w:hanging="360"/>
      </w:pPr>
      <w:rPr>
        <w:rFonts w:ascii="Wingdings" w:hAnsi="Wingdings" w:cs="Wingdings" w:hint="default"/>
      </w:rPr>
    </w:lvl>
    <w:lvl w:ilvl="6" w:tplc="66E02AC6">
      <w:start w:val="1"/>
      <w:numFmt w:val="bullet"/>
      <w:lvlText w:val=""/>
      <w:lvlJc w:val="left"/>
      <w:pPr>
        <w:tabs>
          <w:tab w:val="num" w:pos="5040"/>
        </w:tabs>
        <w:ind w:left="5040" w:hanging="360"/>
      </w:pPr>
      <w:rPr>
        <w:rFonts w:ascii="Symbol" w:hAnsi="Symbol" w:cs="Symbol" w:hint="default"/>
      </w:rPr>
    </w:lvl>
    <w:lvl w:ilvl="7" w:tplc="74601452">
      <w:start w:val="1"/>
      <w:numFmt w:val="bullet"/>
      <w:lvlText w:val="o"/>
      <w:lvlJc w:val="left"/>
      <w:pPr>
        <w:tabs>
          <w:tab w:val="num" w:pos="5760"/>
        </w:tabs>
        <w:ind w:left="5760" w:hanging="360"/>
      </w:pPr>
      <w:rPr>
        <w:rFonts w:ascii="Courier New" w:hAnsi="Courier New" w:cs="Courier New" w:hint="default"/>
      </w:rPr>
    </w:lvl>
    <w:lvl w:ilvl="8" w:tplc="07F24E38">
      <w:start w:val="1"/>
      <w:numFmt w:val="bullet"/>
      <w:lvlText w:val=""/>
      <w:lvlJc w:val="left"/>
      <w:pPr>
        <w:tabs>
          <w:tab w:val="num" w:pos="6480"/>
        </w:tabs>
        <w:ind w:left="6480" w:hanging="360"/>
      </w:pPr>
      <w:rPr>
        <w:rFonts w:ascii="Wingdings" w:hAnsi="Wingdings" w:cs="Wingdings" w:hint="default"/>
      </w:rPr>
    </w:lvl>
  </w:abstractNum>
  <w:num w:numId="1" w16cid:durableId="25957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7B43"/>
    <w:rsid w:val="00001198"/>
    <w:rsid w:val="000D3B82"/>
    <w:rsid w:val="001B1B13"/>
    <w:rsid w:val="001B2CED"/>
    <w:rsid w:val="001F04CB"/>
    <w:rsid w:val="00256733"/>
    <w:rsid w:val="002A61CB"/>
    <w:rsid w:val="00322B49"/>
    <w:rsid w:val="0054615E"/>
    <w:rsid w:val="005A40F4"/>
    <w:rsid w:val="005D131D"/>
    <w:rsid w:val="005E33BB"/>
    <w:rsid w:val="00703FA4"/>
    <w:rsid w:val="00713DC1"/>
    <w:rsid w:val="0075170E"/>
    <w:rsid w:val="007A7618"/>
    <w:rsid w:val="0087343E"/>
    <w:rsid w:val="00944BFE"/>
    <w:rsid w:val="00C636D6"/>
    <w:rsid w:val="00D37B43"/>
    <w:rsid w:val="00D71E28"/>
    <w:rsid w:val="00E74B79"/>
    <w:rsid w:val="00FD6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49"/>
    <w:pPr>
      <w:keepNext/>
      <w:keepLines/>
      <w:spacing w:before="480" w:after="0" w:line="240" w:lineRule="auto"/>
      <w:outlineLvl w:val="0"/>
      <w:pPrChange w:id="0" w:author="Cédric Koolschijn" w:date="2026-09-25T20:08:00Z">
        <w:pPr>
          <w:spacing w:after="160" w:line="278" w:lineRule="auto"/>
          <w:outlineLvl w:val="0"/>
        </w:pPr>
      </w:pPrChange>
    </w:pPr>
    <w:rPr>
      <w:rFonts w:asciiTheme="majorHAnsi" w:eastAsiaTheme="majorEastAsia" w:hAnsiTheme="majorHAnsi" w:cstheme="majorBidi"/>
      <w:b/>
      <w:bCs/>
      <w:color w:val="345A8A" w:themeColor="accent1" w:themeShade="B5"/>
      <w:sz w:val="32"/>
      <w:szCs w:val="32"/>
      <w:lang w:eastAsia="ja-JP"/>
      <w:rPrChange w:id="0" w:author="Cédric Koolschijn" w:date="2026-09-25T20:08:00Z">
        <w:rPr>
          <w:rFonts w:ascii="Calibri" w:eastAsia="Calibri" w:hAnsi="Calibri" w:cs="Calibri"/>
          <w:b/>
          <w:bCs/>
          <w:sz w:val="26"/>
          <w:szCs w:val="26"/>
          <w:lang w:val="en-US" w:eastAsia="en-US" w:bidi="ar-SA"/>
        </w:rPr>
      </w:rPrChange>
    </w:rPr>
  </w:style>
  <w:style w:type="paragraph" w:styleId="Heading2">
    <w:name w:val="heading 2"/>
    <w:basedOn w:val="Normal"/>
    <w:next w:val="Normal"/>
    <w:link w:val="Heading2Char"/>
    <w:uiPriority w:val="9"/>
    <w:unhideWhenUsed/>
    <w:qFormat/>
    <w:rsid w:val="001B2CED"/>
    <w:pPr>
      <w:keepNext/>
      <w:keepLines/>
      <w:spacing w:before="200" w:after="0" w:line="240" w:lineRule="auto"/>
      <w:outlineLvl w:val="1"/>
      <w:pPrChange w:id="1" w:author="Cédric Koolschijn" w:date="2026-09-25T20:08:00Z">
        <w:pPr>
          <w:keepNext/>
          <w:keepLines/>
          <w:spacing w:before="200"/>
          <w:outlineLvl w:val="1"/>
        </w:pPr>
      </w:pPrChange>
    </w:pPr>
    <w:rPr>
      <w:rFonts w:asciiTheme="majorHAnsi" w:eastAsiaTheme="majorEastAsia" w:hAnsiTheme="majorHAnsi" w:cstheme="majorBidi"/>
      <w:b/>
      <w:bCs/>
      <w:color w:val="4F81BD" w:themeColor="accent1"/>
      <w:sz w:val="26"/>
      <w:szCs w:val="26"/>
      <w:lang w:eastAsia="ja-JP"/>
      <w:rPrChange w:id="1" w:author="Cédric Koolschijn" w:date="2026-09-25T20:08:00Z">
        <w:rPr>
          <w:rFonts w:asciiTheme="majorHAnsi" w:eastAsiaTheme="majorEastAsia" w:hAnsiTheme="majorHAnsi" w:cstheme="majorBidi"/>
          <w:b/>
          <w:bCs/>
          <w:color w:val="4F81BD" w:themeColor="accent1"/>
          <w:sz w:val="26"/>
          <w:szCs w:val="26"/>
          <w:lang w:val="en-US" w:eastAsia="ja-JP" w:bidi="ar-SA"/>
        </w:rPr>
      </w:rPrChange>
    </w:rPr>
  </w:style>
  <w:style w:type="paragraph" w:styleId="Heading3">
    <w:name w:val="heading 3"/>
    <w:basedOn w:val="Normal"/>
    <w:next w:val="Normal"/>
    <w:link w:val="Heading3Char"/>
    <w:uiPriority w:val="99"/>
    <w:qFormat/>
    <w:rsid w:val="0054615E"/>
    <w:pPr>
      <w:keepNext/>
      <w:keepLines/>
      <w:spacing w:before="200" w:after="0" w:line="240" w:lineRule="auto"/>
      <w:outlineLvl w:val="2"/>
      <w:pPrChange w:id="2" w:author="Cédric Koolschijn" w:date="2026-09-25T20:08:00Z">
        <w:pPr>
          <w:keepNext/>
          <w:keepLines/>
          <w:spacing w:before="200"/>
          <w:outlineLvl w:val="2"/>
        </w:pPr>
      </w:pPrChange>
    </w:pPr>
    <w:rPr>
      <w:rFonts w:eastAsia="MS ????" w:cs="Times New Roman"/>
      <w:b/>
      <w:bCs/>
      <w:color w:val="4F81BD"/>
      <w:sz w:val="22"/>
      <w:szCs w:val="22"/>
      <w:rPrChange w:id="2" w:author="Cédric Koolschijn" w:date="2026-09-25T20:08:00Z">
        <w:rPr>
          <w:rFonts w:ascii="Calibri" w:eastAsia="MS ????" w:hAnsi="Calibri"/>
          <w:b/>
          <w:bCs/>
          <w:color w:val="4F81BD"/>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Heading2Char">
    <w:name w:val="Heading 2 Char"/>
    <w:basedOn w:val="DefaultParagraphFont"/>
    <w:link w:val="Heading2"/>
    <w:uiPriority w:val="9"/>
    <w:rsid w:val="00944BFE"/>
    <w:rPr>
      <w:rFonts w:asciiTheme="majorHAnsi" w:eastAsiaTheme="majorEastAsia" w:hAnsiTheme="majorHAnsi" w:cstheme="majorBidi"/>
      <w:b/>
      <w:bCs/>
      <w:color w:val="4F81BD" w:themeColor="accent1"/>
      <w:sz w:val="26"/>
      <w:szCs w:val="26"/>
      <w:lang w:eastAsia="ja-JP"/>
    </w:rPr>
  </w:style>
  <w:style w:type="character" w:customStyle="1" w:styleId="Heading3Char">
    <w:name w:val="Heading 3 Char"/>
    <w:basedOn w:val="DefaultParagraphFont"/>
    <w:link w:val="Heading3"/>
    <w:uiPriority w:val="99"/>
    <w:rsid w:val="00944BFE"/>
    <w:rPr>
      <w:rFonts w:eastAsia="MS ????" w:cs="Times New Roman"/>
      <w:b/>
      <w:bCs/>
      <w:color w:val="4F81BD"/>
      <w:sz w:val="22"/>
      <w:szCs w:val="22"/>
    </w:rPr>
  </w:style>
  <w:style w:type="table" w:customStyle="1" w:styleId="StyleCustom">
    <w:name w:val="StyleCustom"/>
    <w:basedOn w:val="TableProfessional"/>
    <w:uiPriority w:val="99"/>
    <w:rsid w:val="00944BFE"/>
    <w:pPr>
      <w:jc w:val="center"/>
    </w:pPr>
    <w:rPr>
      <w:sz w:val="20"/>
      <w:szCs w:val="20"/>
      <w:lang w:eastAsia="en-US"/>
    </w:rPr>
    <w:tblPr>
      <w:tblStyleRowBandSize w:val="1"/>
    </w:tblPr>
    <w:tcPr>
      <w:vAlign w:val="center"/>
    </w:tcPr>
    <w:tblStylePr w:type="firstRow">
      <w:rPr>
        <w:b/>
        <w:bCs/>
        <w:color w:val="auto"/>
      </w:rPr>
      <w:tblPr/>
      <w:tcPr>
        <w:shd w:val="clear" w:color="auto" w:fill="A6A6A6" w:themeFill="background1" w:themeFillShade="A6"/>
      </w:tcPr>
    </w:tblStylePr>
    <w:tblStylePr w:type="firstCol">
      <w:pPr>
        <w:jc w:val="left"/>
      </w:pPr>
      <w:rPr>
        <w:b/>
      </w:rPr>
    </w:tblStylePr>
    <w:tblStylePr w:type="band1Horz">
      <w:tblPr/>
      <w:tcPr>
        <w:shd w:val="clear" w:color="auto" w:fill="BFBFBF" w:themeFill="background1" w:themeFillShade="BF"/>
      </w:tcPr>
    </w:tblStylePr>
  </w:style>
  <w:style w:type="table" w:styleId="TableProfessional">
    <w:name w:val="Table Professional"/>
    <w:basedOn w:val="TableNormal"/>
    <w:uiPriority w:val="99"/>
    <w:semiHidden/>
    <w:unhideWhenUsed/>
    <w:rsid w:val="00944BFE"/>
    <w:pPr>
      <w:spacing w:after="0" w:line="240" w:lineRule="auto"/>
    </w:pPr>
    <w:rPr>
      <w:rFonts w:asciiTheme="majorHAnsi" w:eastAsia="MS Mincho" w:hAnsiTheme="majorHAnsi" w:cs="Times New Roman"/>
      <w:sz w:val="22"/>
      <w:szCs w:val="22"/>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Contemporary">
    <w:name w:val="Table Contemporary"/>
    <w:basedOn w:val="TableNormal"/>
    <w:rsid w:val="00944BFE"/>
    <w:pPr>
      <w:spacing w:after="0" w:line="240" w:lineRule="auto"/>
    </w:pPr>
    <w:rPr>
      <w:rFonts w:asciiTheme="majorHAnsi" w:eastAsia="MS Mincho" w:hAnsiTheme="majorHAnsi" w:cs="Times New Roman"/>
      <w:sz w:val="20"/>
      <w:szCs w:val="20"/>
      <w:lang w:eastAsia="ja-JP"/>
    </w:rPr>
    <w:tblPr>
      <w:tblStyleRowBandSize w:val="1"/>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character" w:styleId="Hyperlink">
    <w:name w:val="Hyperlink"/>
    <w:basedOn w:val="DefaultParagraphFont"/>
    <w:uiPriority w:val="99"/>
    <w:rsid w:val="00944BFE"/>
    <w:rPr>
      <w:rFonts w:cs="Times New Roman"/>
      <w:color w:val="0000FF"/>
      <w:u w:val="single"/>
    </w:rPr>
  </w:style>
  <w:style w:type="paragraph" w:styleId="BalloonText">
    <w:name w:val="Balloon Text"/>
    <w:basedOn w:val="Normal"/>
    <w:link w:val="BalloonTextChar"/>
    <w:uiPriority w:val="99"/>
    <w:semiHidden/>
    <w:unhideWhenUsed/>
    <w:rsid w:val="005D131D"/>
    <w:pPr>
      <w:spacing w:after="0" w:line="240" w:lineRule="auto"/>
      <w:pPrChange w:id="3" w:author="Cédric Koolschijn" w:date="2026-09-25T20:08:00Z">
        <w:pPr/>
      </w:pPrChange>
    </w:pPr>
    <w:rPr>
      <w:rFonts w:ascii="Lucida Grande" w:eastAsia="MS Mincho" w:hAnsi="Lucida Grande" w:cs="Lucida Grande"/>
      <w:sz w:val="18"/>
      <w:szCs w:val="18"/>
      <w:lang w:eastAsia="ja-JP"/>
      <w:rPrChange w:id="3" w:author="Cédric Koolschijn" w:date="2026-09-25T20:08:00Z">
        <w:rPr>
          <w:rFonts w:ascii="Lucida Grande" w:eastAsia="MS Mincho" w:hAnsi="Lucida Grande" w:cs="Lucida Grande"/>
          <w:sz w:val="18"/>
          <w:szCs w:val="18"/>
          <w:lang w:val="en-US" w:eastAsia="ja-JP" w:bidi="ar-SA"/>
        </w:rPr>
      </w:rPrChange>
    </w:rPr>
  </w:style>
  <w:style w:type="character" w:customStyle="1" w:styleId="BalloonTextChar">
    <w:name w:val="Balloon Text Char"/>
    <w:basedOn w:val="DefaultParagraphFont"/>
    <w:link w:val="BalloonText"/>
    <w:uiPriority w:val="99"/>
    <w:semiHidden/>
    <w:rsid w:val="00944BFE"/>
    <w:rPr>
      <w:rFonts w:ascii="Lucida Grande" w:eastAsia="MS Mincho" w:hAnsi="Lucida Grande" w:cs="Lucida Grande"/>
      <w:sz w:val="18"/>
      <w:szCs w:val="18"/>
      <w:lang w:eastAsia="ja-JP"/>
    </w:rPr>
  </w:style>
  <w:style w:type="character" w:customStyle="1" w:styleId="Heading1Char">
    <w:name w:val="Heading 1 Char"/>
    <w:basedOn w:val="DefaultParagraphFont"/>
    <w:link w:val="Heading1"/>
    <w:uiPriority w:val="9"/>
    <w:rsid w:val="00944BFE"/>
    <w:rPr>
      <w:rFonts w:asciiTheme="majorHAnsi" w:eastAsiaTheme="majorEastAsia" w:hAnsiTheme="majorHAnsi" w:cstheme="majorBidi"/>
      <w:b/>
      <w:bCs/>
      <w:color w:val="345A8A" w:themeColor="accent1" w:themeShade="B5"/>
      <w:sz w:val="32"/>
      <w:szCs w:val="32"/>
      <w:lang w:eastAsia="ja-JP"/>
    </w:rPr>
  </w:style>
  <w:style w:type="paragraph" w:styleId="Header">
    <w:name w:val="header"/>
    <w:basedOn w:val="Normal"/>
    <w:link w:val="HeaderChar"/>
    <w:uiPriority w:val="99"/>
    <w:unhideWhenUsed/>
    <w:rsid w:val="00944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3619</Characters>
  <Application>Microsoft Office Word</Application>
  <DocSecurity>0</DocSecurity>
  <Lines>30</Lines>
  <Paragraphs>8</Paragraphs>
  <ScaleCrop>false</ScaleCrop>
  <Manager/>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2023-04-13T08:11:00Z</dcterms:created>
  <dcterms:modified xsi:type="dcterms:W3CDTF">2026-09-26T00:08:00Z</dcterms:modified>
  <cp:category/>
</cp:coreProperties>
</file>