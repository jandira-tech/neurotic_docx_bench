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9D697A" w14:textId="77777777" w:rsidR="00B66AD4" w:rsidRDefault="00B66AD4" w:rsidP="00B66AD4">
      <w:pPr>
        <w:jc w:val="center"/>
        <w:rPr>
          <w:ins w:id="1" w:author="Daryl L. Clemons" w:date="2026-09-25T21:07:00Z" w16du:dateUtc="2026-09-26T01:07:00Z"/>
          <w:rFonts w:ascii="Calibri" w:hAnsi="Calibri"/>
          <w:b/>
          <w:color w:val="000000" w:themeColor="text1"/>
          <w:sz w:val="32"/>
          <w:szCs w:val="32"/>
        </w:rPr>
      </w:pPr>
    </w:p>
    <w:p w14:paraId="7EE43912" w14:textId="77777777" w:rsidR="00B66AD4" w:rsidRDefault="00B66AD4" w:rsidP="00B66AD4">
      <w:pPr>
        <w:jc w:val="center"/>
        <w:rPr>
          <w:ins w:id="2" w:author="Daryl L. Clemons" w:date="2026-09-25T21:07:00Z" w16du:dateUtc="2026-09-26T01:07:00Z"/>
          <w:rFonts w:ascii="Calibri" w:hAnsi="Calibri"/>
          <w:b/>
          <w:color w:val="000000" w:themeColor="text1"/>
          <w:sz w:val="32"/>
          <w:szCs w:val="32"/>
        </w:rPr>
      </w:pPr>
    </w:p>
    <w:p w14:paraId="146E59E2" w14:textId="77777777" w:rsidR="00B66AD4" w:rsidRDefault="00B66AD4" w:rsidP="00B66AD4">
      <w:pPr>
        <w:rPr>
          <w:ins w:id="3" w:author="Daryl L. Clemons" w:date="2026-09-25T21:07:00Z" w16du:dateUtc="2026-09-26T01:07:00Z"/>
          <w:rFonts w:ascii="Calibri" w:hAnsi="Calibri"/>
          <w:b/>
          <w:color w:val="000000" w:themeColor="text1"/>
          <w:sz w:val="32"/>
          <w:szCs w:val="32"/>
        </w:rPr>
      </w:pPr>
      <w:ins w:id="4" w:author="Daryl L. Clemons" w:date="2026-09-25T21:07:00Z" w16du:dateUtc="2026-09-26T01:07:00Z">
        <w:r>
          <w:rPr>
            <w:rFonts w:ascii="Calibri" w:hAnsi="Calibri"/>
            <w:b/>
            <w:color w:val="000000" w:themeColor="text1"/>
            <w:sz w:val="32"/>
            <w:szCs w:val="32"/>
          </w:rPr>
          <w:t>Complete the following form as a pre- planner for your resume</w:t>
        </w:r>
        <w:r w:rsidR="008C05B7">
          <w:rPr>
            <w:rFonts w:ascii="Calibri" w:hAnsi="Calibri"/>
            <w:b/>
            <w:color w:val="000000" w:themeColor="text1"/>
            <w:sz w:val="32"/>
            <w:szCs w:val="32"/>
          </w:rPr>
          <w:t xml:space="preserve">. </w:t>
        </w:r>
        <w:r w:rsidR="008A5E41">
          <w:rPr>
            <w:rFonts w:ascii="Calibri" w:hAnsi="Calibri"/>
            <w:b/>
            <w:color w:val="000000" w:themeColor="text1"/>
            <w:sz w:val="32"/>
            <w:szCs w:val="32"/>
          </w:rPr>
          <w:t>The last page has the parts of a resume listed and the comments to the right</w:t>
        </w:r>
        <w:r w:rsidR="009D0555">
          <w:rPr>
            <w:rFonts w:ascii="Calibri" w:hAnsi="Calibri"/>
            <w:b/>
            <w:color w:val="000000" w:themeColor="text1"/>
            <w:sz w:val="32"/>
            <w:szCs w:val="32"/>
          </w:rPr>
          <w:t xml:space="preserve"> are</w:t>
        </w:r>
        <w:r w:rsidR="008A5E41">
          <w:rPr>
            <w:rFonts w:ascii="Calibri" w:hAnsi="Calibri"/>
            <w:b/>
            <w:color w:val="000000" w:themeColor="text1"/>
            <w:sz w:val="32"/>
            <w:szCs w:val="32"/>
          </w:rPr>
          <w:t xml:space="preserve"> ideas and things to consider. </w:t>
        </w:r>
        <w:r w:rsidR="008C05B7">
          <w:rPr>
            <w:rFonts w:ascii="Calibri" w:hAnsi="Calibri"/>
            <w:b/>
            <w:color w:val="000000" w:themeColor="text1"/>
            <w:sz w:val="32"/>
            <w:szCs w:val="32"/>
          </w:rPr>
          <w:t>Be sure to answer each question!!!!</w:t>
        </w:r>
      </w:ins>
    </w:p>
    <w:p w14:paraId="687AEDC5" w14:textId="77777777" w:rsidR="008A5E41" w:rsidRDefault="008A5E41" w:rsidP="00B66AD4">
      <w:pPr>
        <w:rPr>
          <w:ins w:id="5" w:author="Daryl L. Clemons" w:date="2026-09-25T21:07:00Z" w16du:dateUtc="2026-09-26T01:07:00Z"/>
          <w:rFonts w:ascii="Calibri" w:hAnsi="Calibri"/>
          <w:b/>
          <w:color w:val="000000" w:themeColor="text1"/>
          <w:sz w:val="32"/>
          <w:szCs w:val="32"/>
        </w:rPr>
      </w:pPr>
    </w:p>
    <w:p w14:paraId="4F008106" w14:textId="77777777" w:rsidR="008A5E41" w:rsidRDefault="008A5E41" w:rsidP="00B66AD4">
      <w:pPr>
        <w:rPr>
          <w:ins w:id="6" w:author="Daryl L. Clemons" w:date="2026-09-25T21:07:00Z" w16du:dateUtc="2026-09-26T01:07:00Z"/>
          <w:rFonts w:ascii="Calibri" w:hAnsi="Calibri"/>
          <w:b/>
          <w:color w:val="000000" w:themeColor="text1"/>
          <w:sz w:val="32"/>
          <w:szCs w:val="32"/>
        </w:rPr>
      </w:pPr>
    </w:p>
    <w:p w14:paraId="61629094" w14:textId="77777777" w:rsidR="00B66AD4" w:rsidRPr="00F01198" w:rsidRDefault="00B66AD4" w:rsidP="00B66AD4">
      <w:pPr>
        <w:jc w:val="center"/>
        <w:rPr>
          <w:ins w:id="7" w:author="Daryl L. Clemons" w:date="2026-09-25T21:07:00Z" w16du:dateUtc="2026-09-26T01:07:00Z"/>
          <w:rFonts w:ascii="Calibri" w:hAnsi="Calibri"/>
          <w:b/>
          <w:color w:val="000000" w:themeColor="text1"/>
          <w:sz w:val="32"/>
          <w:szCs w:val="32"/>
        </w:rPr>
      </w:pPr>
      <w:ins w:id="8" w:author="Daryl L. Clemons" w:date="2026-09-25T21:07:00Z" w16du:dateUtc="2026-09-26T01:07:00Z">
        <w:r w:rsidRPr="00F01198">
          <w:rPr>
            <w:rFonts w:ascii="Calibri" w:hAnsi="Calibri"/>
            <w:b/>
            <w:color w:val="000000" w:themeColor="text1"/>
            <w:sz w:val="32"/>
            <w:szCs w:val="32"/>
          </w:rPr>
          <w:t>Your Full Name</w:t>
        </w:r>
        <w:r>
          <w:rPr>
            <w:rFonts w:ascii="Calibri" w:hAnsi="Calibri"/>
            <w:b/>
            <w:color w:val="000000" w:themeColor="text1"/>
            <w:sz w:val="32"/>
            <w:szCs w:val="32"/>
          </w:rPr>
          <w:t>_____________________</w:t>
        </w:r>
      </w:ins>
    </w:p>
    <w:p w14:paraId="1D516FF5" w14:textId="77777777" w:rsidR="00B66AD4" w:rsidRPr="00F01198" w:rsidRDefault="00B66AD4" w:rsidP="00B66AD4">
      <w:pPr>
        <w:jc w:val="center"/>
        <w:rPr>
          <w:ins w:id="9" w:author="Daryl L. Clemons" w:date="2026-09-25T21:07:00Z" w16du:dateUtc="2026-09-26T01:07:00Z"/>
          <w:rFonts w:ascii="Calibri" w:hAnsi="Calibri"/>
          <w:color w:val="000000" w:themeColor="text1"/>
        </w:rPr>
      </w:pPr>
      <w:ins w:id="10" w:author="Daryl L. Clemons" w:date="2026-09-25T21:07:00Z" w16du:dateUtc="2026-09-26T01:07:00Z">
        <w:r w:rsidRPr="00F01198">
          <w:rPr>
            <w:rFonts w:ascii="Calibri" w:hAnsi="Calibri"/>
            <w:color w:val="000000" w:themeColor="text1"/>
          </w:rPr>
          <w:t>Street Address</w:t>
        </w:r>
        <w:r>
          <w:rPr>
            <w:rFonts w:ascii="Calibri" w:hAnsi="Calibri"/>
            <w:color w:val="000000" w:themeColor="text1"/>
          </w:rPr>
          <w:t>_______________________</w:t>
        </w:r>
      </w:ins>
    </w:p>
    <w:p w14:paraId="5840DCF3" w14:textId="77777777" w:rsidR="00B66AD4" w:rsidRPr="00F01198" w:rsidRDefault="00B66AD4" w:rsidP="00B66AD4">
      <w:pPr>
        <w:jc w:val="center"/>
        <w:rPr>
          <w:ins w:id="11" w:author="Daryl L. Clemons" w:date="2026-09-25T21:07:00Z" w16du:dateUtc="2026-09-26T01:07:00Z"/>
          <w:rFonts w:ascii="Calibri" w:hAnsi="Calibri"/>
          <w:color w:val="000000" w:themeColor="text1"/>
        </w:rPr>
      </w:pPr>
      <w:ins w:id="12" w:author="Daryl L. Clemons" w:date="2026-09-25T21:07:00Z" w16du:dateUtc="2026-09-26T01:07:00Z">
        <w:r w:rsidRPr="00F01198">
          <w:rPr>
            <w:rFonts w:ascii="Calibri" w:hAnsi="Calibri"/>
            <w:color w:val="000000" w:themeColor="text1"/>
          </w:rPr>
          <w:t>City, State, Zip Code</w:t>
        </w:r>
        <w:r>
          <w:rPr>
            <w:rFonts w:ascii="Calibri" w:hAnsi="Calibri"/>
            <w:color w:val="000000" w:themeColor="text1"/>
          </w:rPr>
          <w:t>____________________________</w:t>
        </w:r>
      </w:ins>
    </w:p>
    <w:p w14:paraId="4B69330A" w14:textId="77777777" w:rsidR="00B66AD4" w:rsidRPr="00F01198" w:rsidRDefault="00B66AD4" w:rsidP="00B66AD4">
      <w:pPr>
        <w:jc w:val="center"/>
        <w:rPr>
          <w:ins w:id="13" w:author="Daryl L. Clemons" w:date="2026-09-25T21:07:00Z" w16du:dateUtc="2026-09-26T01:07:00Z"/>
          <w:rFonts w:ascii="Calibri" w:hAnsi="Calibri"/>
          <w:color w:val="000000" w:themeColor="text1"/>
        </w:rPr>
      </w:pPr>
      <w:ins w:id="14" w:author="Daryl L. Clemons" w:date="2026-09-25T21:07:00Z" w16du:dateUtc="2026-09-26T01:07:00Z">
        <w:r w:rsidRPr="00F01198">
          <w:rPr>
            <w:rFonts w:ascii="Calibri" w:hAnsi="Calibri"/>
            <w:color w:val="000000" w:themeColor="text1"/>
          </w:rPr>
          <w:t>Phone Number w/ area code</w:t>
        </w:r>
        <w:r>
          <w:rPr>
            <w:rFonts w:ascii="Calibri" w:hAnsi="Calibri"/>
            <w:color w:val="000000" w:themeColor="text1"/>
          </w:rPr>
          <w:t>______________________</w:t>
        </w:r>
      </w:ins>
    </w:p>
    <w:p w14:paraId="1DD7DB87" w14:textId="77777777" w:rsidR="00B66AD4" w:rsidRPr="00F01198" w:rsidRDefault="00B66AD4" w:rsidP="00B66AD4">
      <w:pPr>
        <w:jc w:val="center"/>
        <w:rPr>
          <w:ins w:id="15" w:author="Daryl L. Clemons" w:date="2026-09-25T21:07:00Z" w16du:dateUtc="2026-09-26T01:07:00Z"/>
          <w:rFonts w:ascii="Calibri" w:hAnsi="Calibri"/>
          <w:color w:val="000000" w:themeColor="text1"/>
        </w:rPr>
      </w:pPr>
      <w:ins w:id="16" w:author="Daryl L. Clemons" w:date="2026-09-25T21:07:00Z" w16du:dateUtc="2026-09-26T01:07:00Z">
        <w:r>
          <w:fldChar w:fldCharType="begin"/>
        </w:r>
        <w:r>
          <w:instrText>HYPERLINK "mailto:Chrism@yahoo.com"</w:instrText>
        </w:r>
        <w:r>
          <w:fldChar w:fldCharType="separate"/>
        </w:r>
        <w:r w:rsidRPr="00F01198">
          <w:rPr>
            <w:rStyle w:val="Hyperlink"/>
            <w:rFonts w:ascii="Calibri" w:hAnsi="Calibri"/>
            <w:color w:val="000000" w:themeColor="text1"/>
          </w:rPr>
          <w:t>email address</w:t>
        </w:r>
        <w:r>
          <w:fldChar w:fldCharType="end"/>
        </w:r>
        <w:r w:rsidRPr="00F01198">
          <w:rPr>
            <w:rFonts w:ascii="Calibri" w:hAnsi="Calibri"/>
            <w:color w:val="000000" w:themeColor="text1"/>
          </w:rPr>
          <w:t xml:space="preserve"> </w:t>
        </w:r>
        <w:r>
          <w:rPr>
            <w:rFonts w:ascii="Calibri" w:hAnsi="Calibri"/>
            <w:color w:val="000000" w:themeColor="text1"/>
          </w:rPr>
          <w:t>__________________________________</w:t>
        </w:r>
      </w:ins>
    </w:p>
    <w:p w14:paraId="7D0D9C29" w14:textId="77777777" w:rsidR="00B66AD4" w:rsidRPr="00F01198" w:rsidRDefault="00B66AD4" w:rsidP="00B66AD4">
      <w:pPr>
        <w:jc w:val="center"/>
        <w:rPr>
          <w:ins w:id="17" w:author="Daryl L. Clemons" w:date="2026-09-25T21:07:00Z" w16du:dateUtc="2026-09-26T01:07:00Z"/>
          <w:rFonts w:ascii="Calibri" w:hAnsi="Calibri"/>
          <w:color w:val="000000" w:themeColor="text1"/>
        </w:rPr>
      </w:pPr>
    </w:p>
    <w:p w14:paraId="0E2CD419" w14:textId="77777777" w:rsidR="00B66AD4" w:rsidRPr="00F01198" w:rsidRDefault="00B66AD4" w:rsidP="00B66AD4">
      <w:pPr>
        <w:jc w:val="center"/>
        <w:rPr>
          <w:ins w:id="18" w:author="Daryl L. Clemons" w:date="2026-09-25T21:07:00Z" w16du:dateUtc="2026-09-26T01:07:00Z"/>
          <w:rFonts w:ascii="Calibri" w:hAnsi="Calibri"/>
          <w:color w:val="000000" w:themeColor="text1"/>
        </w:rPr>
      </w:pPr>
    </w:p>
    <w:p w14:paraId="68D178A7" w14:textId="77777777" w:rsidR="00B66AD4" w:rsidRPr="00F01198" w:rsidRDefault="00B66AD4" w:rsidP="00B66AD4">
      <w:pPr>
        <w:ind w:left="2160" w:hanging="2160"/>
        <w:rPr>
          <w:ins w:id="19" w:author="Daryl L. Clemons" w:date="2026-09-25T21:07:00Z" w16du:dateUtc="2026-09-26T01:07:00Z"/>
          <w:rFonts w:ascii="Calibri" w:hAnsi="Calibri"/>
          <w:color w:val="000000" w:themeColor="text1"/>
        </w:rPr>
      </w:pPr>
      <w:ins w:id="20" w:author="Daryl L. Clemons" w:date="2026-09-25T21:07:00Z" w16du:dateUtc="2026-09-26T01:07:00Z">
        <w:r w:rsidRPr="00F01198">
          <w:rPr>
            <w:rFonts w:ascii="Calibri" w:hAnsi="Calibri"/>
            <w:b/>
            <w:color w:val="000000" w:themeColor="text1"/>
          </w:rPr>
          <w:t>Objective:</w:t>
        </w:r>
        <w:r w:rsidRPr="00F01198">
          <w:rPr>
            <w:rFonts w:ascii="Calibri" w:hAnsi="Calibri"/>
            <w:color w:val="000000" w:themeColor="text1"/>
          </w:rPr>
          <w:tab/>
          <w:t>To obtain a challenging position and gain experience as a _____________, while working towards the position of ____________ .</w:t>
        </w:r>
      </w:ins>
    </w:p>
    <w:p w14:paraId="470E9A00" w14:textId="77777777" w:rsidR="00B66AD4" w:rsidRPr="00F01198" w:rsidRDefault="00B66AD4" w:rsidP="00B66AD4">
      <w:pPr>
        <w:ind w:left="1440" w:hanging="1440"/>
        <w:rPr>
          <w:ins w:id="21" w:author="Daryl L. Clemons" w:date="2026-09-25T21:07:00Z" w16du:dateUtc="2026-09-26T01:07:00Z"/>
          <w:rFonts w:ascii="Calibri" w:hAnsi="Calibri"/>
          <w:color w:val="000000" w:themeColor="text1"/>
        </w:rPr>
      </w:pPr>
    </w:p>
    <w:p w14:paraId="1636CB18" w14:textId="77777777" w:rsidR="00B66AD4" w:rsidRPr="00F01198" w:rsidRDefault="00B66AD4" w:rsidP="00B66AD4">
      <w:pPr>
        <w:ind w:left="1440" w:hanging="1440"/>
        <w:rPr>
          <w:ins w:id="22" w:author="Daryl L. Clemons" w:date="2026-09-25T21:07:00Z" w16du:dateUtc="2026-09-26T01:07:00Z"/>
          <w:rFonts w:ascii="Calibri" w:hAnsi="Calibri"/>
          <w:b/>
          <w:color w:val="000000" w:themeColor="text1"/>
        </w:rPr>
      </w:pPr>
      <w:ins w:id="23" w:author="Daryl L. Clemons" w:date="2026-09-25T21:07:00Z" w16du:dateUtc="2026-09-26T01:07:00Z">
        <w:r w:rsidRPr="00F01198">
          <w:rPr>
            <w:rFonts w:ascii="Calibri" w:hAnsi="Calibri"/>
            <w:b/>
            <w:color w:val="000000" w:themeColor="text1"/>
          </w:rPr>
          <w:t>Education:</w:t>
        </w:r>
      </w:ins>
    </w:p>
    <w:p w14:paraId="4F1A0A12" w14:textId="77777777" w:rsidR="00B66AD4" w:rsidRPr="00F01198" w:rsidRDefault="00B66AD4" w:rsidP="00B66AD4">
      <w:pPr>
        <w:rPr>
          <w:ins w:id="24" w:author="Daryl L. Clemons" w:date="2026-09-25T21:07:00Z" w16du:dateUtc="2026-09-26T01:07:00Z"/>
          <w:rFonts w:ascii="Calibri" w:hAnsi="Calibri"/>
          <w:color w:val="000000" w:themeColor="text1"/>
        </w:rPr>
      </w:pPr>
      <w:ins w:id="25" w:author="Daryl L. Clemons" w:date="2026-09-25T21:07:00Z" w16du:dateUtc="2026-09-26T01:07:00Z">
        <w:r>
          <w:rPr>
            <w:rFonts w:ascii="Calibri" w:hAnsi="Calibri"/>
            <w:color w:val="000000" w:themeColor="text1"/>
          </w:rPr>
          <w:t>________</w:t>
        </w:r>
        <w:r w:rsidRPr="00F01198">
          <w:rPr>
            <w:rFonts w:ascii="Calibri" w:hAnsi="Calibri"/>
            <w:color w:val="000000" w:themeColor="text1"/>
          </w:rPr>
          <w:t xml:space="preserve"> – Present</w:t>
        </w:r>
        <w:r w:rsidRPr="00F01198">
          <w:rPr>
            <w:rFonts w:ascii="Calibri" w:hAnsi="Calibri"/>
            <w:color w:val="000000" w:themeColor="text1"/>
          </w:rPr>
          <w:tab/>
          <w:t>Burton Center for Arts and Technology, Salem Virginia</w:t>
        </w:r>
      </w:ins>
    </w:p>
    <w:p w14:paraId="350130C7" w14:textId="77777777" w:rsidR="00B66AD4" w:rsidRPr="00F01198" w:rsidRDefault="00B66AD4" w:rsidP="00B66AD4">
      <w:pPr>
        <w:rPr>
          <w:ins w:id="26" w:author="Daryl L. Clemons" w:date="2026-09-25T21:07:00Z" w16du:dateUtc="2026-09-26T01:07:00Z"/>
          <w:rFonts w:ascii="Calibri" w:hAnsi="Calibri"/>
          <w:color w:val="000000" w:themeColor="text1"/>
        </w:rPr>
      </w:pPr>
      <w:ins w:id="27" w:author="Daryl L. Clemons" w:date="2026-09-25T21:07:00Z" w16du:dateUtc="2026-09-26T01:07:00Z">
        <w:r w:rsidRPr="00F01198">
          <w:rPr>
            <w:rFonts w:ascii="Calibri" w:hAnsi="Calibri"/>
            <w:color w:val="000000" w:themeColor="text1"/>
          </w:rPr>
          <w:tab/>
        </w:r>
        <w:r w:rsidRPr="00F01198">
          <w:rPr>
            <w:rFonts w:ascii="Calibri" w:hAnsi="Calibri"/>
            <w:color w:val="000000" w:themeColor="text1"/>
          </w:rPr>
          <w:tab/>
        </w:r>
        <w:r w:rsidRPr="00F01198">
          <w:rPr>
            <w:rFonts w:ascii="Calibri" w:hAnsi="Calibri"/>
            <w:color w:val="000000" w:themeColor="text1"/>
          </w:rPr>
          <w:tab/>
          <w:t xml:space="preserve">Major: </w:t>
        </w:r>
        <w:r>
          <w:rPr>
            <w:rFonts w:ascii="Calibri" w:hAnsi="Calibri"/>
            <w:color w:val="000000" w:themeColor="text1"/>
          </w:rPr>
          <w:t>________________________________________________________</w:t>
        </w:r>
      </w:ins>
    </w:p>
    <w:p w14:paraId="09B90CC6" w14:textId="77777777" w:rsidR="00B66AD4" w:rsidRPr="00F01198" w:rsidRDefault="00B66AD4" w:rsidP="00B66AD4">
      <w:pPr>
        <w:rPr>
          <w:ins w:id="28" w:author="Daryl L. Clemons" w:date="2026-09-25T21:07:00Z" w16du:dateUtc="2026-09-26T01:07:00Z"/>
          <w:rFonts w:ascii="Calibri" w:hAnsi="Calibri"/>
          <w:color w:val="000000" w:themeColor="text1"/>
        </w:rPr>
      </w:pPr>
    </w:p>
    <w:p w14:paraId="1B2BD08A" w14:textId="77777777" w:rsidR="00B66AD4" w:rsidRPr="00F01198" w:rsidRDefault="00B66AD4" w:rsidP="00B66AD4">
      <w:pPr>
        <w:rPr>
          <w:ins w:id="29" w:author="Daryl L. Clemons" w:date="2026-09-25T21:07:00Z" w16du:dateUtc="2026-09-26T01:07:00Z"/>
          <w:rFonts w:ascii="Calibri" w:hAnsi="Calibri"/>
          <w:color w:val="000000" w:themeColor="text1"/>
        </w:rPr>
      </w:pPr>
      <w:ins w:id="30" w:author="Daryl L. Clemons" w:date="2026-09-25T21:07:00Z" w16du:dateUtc="2026-09-26T01:07:00Z">
        <w:r>
          <w:rPr>
            <w:rFonts w:ascii="Calibri" w:hAnsi="Calibri"/>
            <w:color w:val="000000" w:themeColor="text1"/>
          </w:rPr>
          <w:t>________</w:t>
        </w:r>
        <w:r w:rsidRPr="00F01198">
          <w:rPr>
            <w:rFonts w:ascii="Calibri" w:hAnsi="Calibri"/>
            <w:color w:val="000000" w:themeColor="text1"/>
          </w:rPr>
          <w:t xml:space="preserve"> – Present</w:t>
        </w:r>
        <w:r w:rsidRPr="00F01198">
          <w:rPr>
            <w:rFonts w:ascii="Calibri" w:hAnsi="Calibri"/>
            <w:color w:val="000000" w:themeColor="text1"/>
          </w:rPr>
          <w:tab/>
          <w:t>High School</w:t>
        </w:r>
        <w:r>
          <w:rPr>
            <w:rFonts w:ascii="Calibri" w:hAnsi="Calibri"/>
            <w:color w:val="000000" w:themeColor="text1"/>
          </w:rPr>
          <w:t>__________________________</w:t>
        </w:r>
        <w:r w:rsidRPr="00F01198">
          <w:rPr>
            <w:rFonts w:ascii="Calibri" w:hAnsi="Calibri"/>
            <w:color w:val="000000" w:themeColor="text1"/>
          </w:rPr>
          <w:t xml:space="preserve">, </w:t>
        </w:r>
        <w:r>
          <w:rPr>
            <w:rFonts w:ascii="Calibri" w:hAnsi="Calibri"/>
            <w:color w:val="000000" w:themeColor="text1"/>
          </w:rPr>
          <w:t>City___________________</w:t>
        </w:r>
        <w:r w:rsidRPr="00F01198">
          <w:rPr>
            <w:rFonts w:ascii="Calibri" w:hAnsi="Calibri"/>
            <w:color w:val="000000" w:themeColor="text1"/>
          </w:rPr>
          <w:t xml:space="preserve">, </w:t>
        </w:r>
        <w:r>
          <w:rPr>
            <w:rFonts w:ascii="Calibri" w:hAnsi="Calibri"/>
            <w:color w:val="000000" w:themeColor="text1"/>
          </w:rPr>
          <w:t>VA,</w:t>
        </w:r>
      </w:ins>
    </w:p>
    <w:p w14:paraId="7AEBF1FB" w14:textId="77777777" w:rsidR="00B66AD4" w:rsidRPr="00F01198" w:rsidRDefault="00B66AD4" w:rsidP="00B66AD4">
      <w:pPr>
        <w:rPr>
          <w:ins w:id="31" w:author="Daryl L. Clemons" w:date="2026-09-25T21:07:00Z" w16du:dateUtc="2026-09-26T01:07:00Z"/>
          <w:rFonts w:ascii="Calibri" w:hAnsi="Calibri"/>
          <w:color w:val="000000" w:themeColor="text1"/>
        </w:rPr>
      </w:pPr>
      <w:ins w:id="32" w:author="Daryl L. Clemons" w:date="2026-09-25T21:07:00Z" w16du:dateUtc="2026-09-26T01:07:00Z">
        <w:r w:rsidRPr="00F01198">
          <w:rPr>
            <w:rFonts w:ascii="Calibri" w:hAnsi="Calibri"/>
            <w:color w:val="000000" w:themeColor="text1"/>
          </w:rPr>
          <w:tab/>
        </w:r>
        <w:r w:rsidRPr="00F01198">
          <w:rPr>
            <w:rFonts w:ascii="Calibri" w:hAnsi="Calibri"/>
            <w:color w:val="000000" w:themeColor="text1"/>
          </w:rPr>
          <w:tab/>
        </w:r>
        <w:r w:rsidRPr="00F01198">
          <w:rPr>
            <w:rFonts w:ascii="Calibri" w:hAnsi="Calibri"/>
            <w:color w:val="000000" w:themeColor="text1"/>
          </w:rPr>
          <w:tab/>
          <w:t>Anticipated Graduation: June 201__</w:t>
        </w:r>
      </w:ins>
    </w:p>
    <w:p w14:paraId="48AF1EB2" w14:textId="77777777" w:rsidR="00B66AD4" w:rsidRPr="00F01198" w:rsidRDefault="00B66AD4" w:rsidP="00B66AD4">
      <w:pPr>
        <w:rPr>
          <w:ins w:id="33" w:author="Daryl L. Clemons" w:date="2026-09-25T21:07:00Z" w16du:dateUtc="2026-09-26T01:07:00Z"/>
          <w:rFonts w:ascii="Calibri" w:hAnsi="Calibri"/>
          <w:color w:val="000000" w:themeColor="text1"/>
        </w:rPr>
      </w:pPr>
    </w:p>
    <w:p w14:paraId="01397DE4" w14:textId="77777777" w:rsidR="00B66AD4" w:rsidRDefault="00B66AD4" w:rsidP="00B66AD4">
      <w:pPr>
        <w:rPr>
          <w:ins w:id="34" w:author="Daryl L. Clemons" w:date="2026-09-25T21:07:00Z" w16du:dateUtc="2026-09-26T01:07:00Z"/>
          <w:rFonts w:ascii="Calibri" w:hAnsi="Calibri"/>
          <w:b/>
          <w:color w:val="000000" w:themeColor="text1"/>
        </w:rPr>
      </w:pPr>
      <w:ins w:id="35" w:author="Daryl L. Clemons" w:date="2026-09-25T21:07:00Z" w16du:dateUtc="2026-09-26T01:07:00Z">
        <w:r w:rsidRPr="00F01198">
          <w:rPr>
            <w:rFonts w:ascii="Calibri" w:hAnsi="Calibri"/>
            <w:b/>
            <w:color w:val="000000" w:themeColor="text1"/>
          </w:rPr>
          <w:t>Employment/ Volunteering:</w:t>
        </w:r>
      </w:ins>
    </w:p>
    <w:p w14:paraId="159F4489" w14:textId="77777777" w:rsidR="00B66AD4" w:rsidRPr="00F01198" w:rsidRDefault="00B66AD4" w:rsidP="00B66AD4">
      <w:pPr>
        <w:rPr>
          <w:ins w:id="36" w:author="Daryl L. Clemons" w:date="2026-09-25T21:07:00Z" w16du:dateUtc="2026-09-26T01:07:00Z"/>
          <w:rFonts w:ascii="Calibri" w:hAnsi="Calibri"/>
          <w:b/>
          <w:color w:val="000000" w:themeColor="text1"/>
        </w:rPr>
      </w:pPr>
      <w:ins w:id="37" w:author="Daryl L. Clemons" w:date="2026-09-25T21:07:00Z" w16du:dateUtc="2026-09-26T01:07:00Z">
        <w:r>
          <w:rPr>
            <w:rFonts w:ascii="Calibri" w:hAnsi="Calibri"/>
            <w:b/>
            <w:color w:val="000000" w:themeColor="text1"/>
          </w:rPr>
          <w:t>JOB OR VOLUNTEER EXPERIENCE #1</w:t>
        </w:r>
      </w:ins>
    </w:p>
    <w:p w14:paraId="1A14F1CC" w14:textId="77777777" w:rsidR="00B66AD4" w:rsidRPr="00F01198" w:rsidRDefault="00B66AD4" w:rsidP="00B66AD4">
      <w:pPr>
        <w:rPr>
          <w:ins w:id="38" w:author="Daryl L. Clemons" w:date="2026-09-25T21:07:00Z" w16du:dateUtc="2026-09-26T01:07:00Z"/>
          <w:rFonts w:ascii="Calibri" w:hAnsi="Calibri"/>
          <w:color w:val="000000" w:themeColor="text1"/>
        </w:rPr>
      </w:pPr>
      <w:ins w:id="39" w:author="Daryl L. Clemons" w:date="2026-09-25T21:07:00Z" w16du:dateUtc="2026-09-26T01:07:00Z">
        <w:r>
          <w:rPr>
            <w:rFonts w:ascii="Calibri" w:hAnsi="Calibri"/>
            <w:color w:val="000000" w:themeColor="text1"/>
          </w:rPr>
          <w:t>________</w:t>
        </w:r>
        <w:r w:rsidRPr="00F01198">
          <w:rPr>
            <w:rFonts w:ascii="Calibri" w:hAnsi="Calibri"/>
            <w:color w:val="000000" w:themeColor="text1"/>
          </w:rPr>
          <w:t xml:space="preserve"> –</w:t>
        </w:r>
        <w:r>
          <w:rPr>
            <w:rFonts w:ascii="Calibri" w:hAnsi="Calibri"/>
            <w:color w:val="000000" w:themeColor="text1"/>
          </w:rPr>
          <w:t xml:space="preserve"> _______</w:t>
        </w:r>
        <w:r w:rsidRPr="00F01198">
          <w:rPr>
            <w:rFonts w:ascii="Calibri" w:hAnsi="Calibri"/>
            <w:color w:val="000000" w:themeColor="text1"/>
          </w:rPr>
          <w:tab/>
        </w:r>
        <w:r>
          <w:rPr>
            <w:rFonts w:ascii="Calibri" w:hAnsi="Calibri"/>
            <w:color w:val="000000" w:themeColor="text1"/>
          </w:rPr>
          <w:t>Business or Employer Name________________</w:t>
        </w:r>
        <w:r w:rsidRPr="00F01198">
          <w:rPr>
            <w:rFonts w:ascii="Calibri" w:hAnsi="Calibri"/>
            <w:color w:val="000000" w:themeColor="text1"/>
          </w:rPr>
          <w:t>, City</w:t>
        </w:r>
        <w:r>
          <w:rPr>
            <w:rFonts w:ascii="Calibri" w:hAnsi="Calibri"/>
            <w:color w:val="000000" w:themeColor="text1"/>
          </w:rPr>
          <w:t>_____________</w:t>
        </w:r>
        <w:r w:rsidRPr="00F01198">
          <w:rPr>
            <w:rFonts w:ascii="Calibri" w:hAnsi="Calibri"/>
            <w:color w:val="000000" w:themeColor="text1"/>
          </w:rPr>
          <w:t xml:space="preserve">, </w:t>
        </w:r>
        <w:r>
          <w:rPr>
            <w:rFonts w:ascii="Calibri" w:hAnsi="Calibri"/>
            <w:color w:val="000000" w:themeColor="text1"/>
          </w:rPr>
          <w:t>VA</w:t>
        </w:r>
      </w:ins>
    </w:p>
    <w:p w14:paraId="308CDCAA" w14:textId="77777777" w:rsidR="00B66AD4" w:rsidRPr="00F01198" w:rsidRDefault="00B66AD4" w:rsidP="00B66AD4">
      <w:pPr>
        <w:rPr>
          <w:ins w:id="40" w:author="Daryl L. Clemons" w:date="2026-09-25T21:07:00Z" w16du:dateUtc="2026-09-26T01:07:00Z"/>
          <w:rFonts w:ascii="Calibri" w:hAnsi="Calibri"/>
          <w:color w:val="000000" w:themeColor="text1"/>
        </w:rPr>
      </w:pPr>
      <w:ins w:id="41" w:author="Daryl L. Clemons" w:date="2026-09-25T21:07:00Z" w16du:dateUtc="2026-09-26T01:07:00Z">
        <w:r>
          <w:rPr>
            <w:rFonts w:ascii="Calibri" w:hAnsi="Calibri"/>
            <w:color w:val="000000" w:themeColor="text1"/>
          </w:rPr>
          <w:tab/>
        </w:r>
        <w:r>
          <w:rPr>
            <w:rFonts w:ascii="Calibri" w:hAnsi="Calibri"/>
            <w:color w:val="000000" w:themeColor="text1"/>
          </w:rPr>
          <w:tab/>
        </w:r>
        <w:r>
          <w:rPr>
            <w:rFonts w:ascii="Calibri" w:hAnsi="Calibri"/>
            <w:color w:val="000000" w:themeColor="text1"/>
          </w:rPr>
          <w:tab/>
          <w:t>Job Title ______________________________</w:t>
        </w:r>
      </w:ins>
    </w:p>
    <w:p w14:paraId="26FA34C6" w14:textId="77777777" w:rsidR="00B66AD4" w:rsidRPr="00F01198" w:rsidRDefault="00B66AD4" w:rsidP="00B66AD4">
      <w:pPr>
        <w:rPr>
          <w:ins w:id="42" w:author="Daryl L. Clemons" w:date="2026-09-25T21:07:00Z" w16du:dateUtc="2026-09-26T01:07:00Z"/>
          <w:rFonts w:ascii="Calibri" w:hAnsi="Calibri"/>
          <w:color w:val="000000" w:themeColor="text1"/>
        </w:rPr>
      </w:pPr>
      <w:ins w:id="43" w:author="Daryl L. Clemons" w:date="2026-09-25T21:07:00Z" w16du:dateUtc="2026-09-26T01:07:00Z">
        <w:r w:rsidRPr="00F01198">
          <w:rPr>
            <w:rFonts w:ascii="Calibri" w:hAnsi="Calibri"/>
            <w:color w:val="000000" w:themeColor="text1"/>
          </w:rPr>
          <w:tab/>
        </w:r>
        <w:r w:rsidRPr="00F01198">
          <w:rPr>
            <w:rFonts w:ascii="Calibri" w:hAnsi="Calibri"/>
            <w:color w:val="000000" w:themeColor="text1"/>
          </w:rPr>
          <w:tab/>
        </w:r>
        <w:r w:rsidRPr="00F01198">
          <w:rPr>
            <w:rFonts w:ascii="Calibri" w:hAnsi="Calibri"/>
            <w:color w:val="000000" w:themeColor="text1"/>
          </w:rPr>
          <w:tab/>
          <w:t xml:space="preserve">Responsibilities </w:t>
        </w:r>
        <w:r>
          <w:rPr>
            <w:rFonts w:ascii="Calibri" w:hAnsi="Calibri"/>
            <w:color w:val="000000" w:themeColor="text1"/>
          </w:rPr>
          <w:t>_____________________________________________________</w:t>
        </w:r>
      </w:ins>
    </w:p>
    <w:p w14:paraId="67C744F0" w14:textId="77777777" w:rsidR="00B66AD4" w:rsidRDefault="00B66AD4" w:rsidP="00B66AD4">
      <w:pPr>
        <w:rPr>
          <w:ins w:id="44" w:author="Daryl L. Clemons" w:date="2026-09-25T21:07:00Z" w16du:dateUtc="2026-09-26T01:07:00Z"/>
          <w:rFonts w:ascii="Calibri" w:hAnsi="Calibri"/>
          <w:color w:val="000000" w:themeColor="text1"/>
        </w:rPr>
      </w:pPr>
      <w:ins w:id="45" w:author="Daryl L. Clemons" w:date="2026-09-25T21:07:00Z" w16du:dateUtc="2026-09-26T01:07:00Z">
        <w:r>
          <w:rPr>
            <w:rFonts w:ascii="Calibri" w:hAnsi="Calibri"/>
            <w:color w:val="000000" w:themeColor="text1"/>
          </w:rPr>
          <w:tab/>
        </w:r>
        <w:r>
          <w:rPr>
            <w:rFonts w:ascii="Calibri" w:hAnsi="Calibri"/>
            <w:color w:val="000000" w:themeColor="text1"/>
          </w:rPr>
          <w:tab/>
        </w:r>
        <w:r>
          <w:rPr>
            <w:rFonts w:ascii="Calibri" w:hAnsi="Calibri"/>
            <w:color w:val="000000" w:themeColor="text1"/>
          </w:rPr>
          <w:tab/>
          <w:t>__________________________________________________________________</w:t>
        </w:r>
      </w:ins>
    </w:p>
    <w:p w14:paraId="62ACABCD" w14:textId="77777777" w:rsidR="00B66AD4" w:rsidRDefault="00B66AD4" w:rsidP="00B66AD4">
      <w:pPr>
        <w:rPr>
          <w:ins w:id="46" w:author="Daryl L. Clemons" w:date="2026-09-25T21:07:00Z" w16du:dateUtc="2026-09-26T01:07:00Z"/>
          <w:rFonts w:ascii="Calibri" w:hAnsi="Calibri"/>
          <w:color w:val="000000" w:themeColor="text1"/>
        </w:rPr>
      </w:pPr>
    </w:p>
    <w:p w14:paraId="1547BC54" w14:textId="77777777" w:rsidR="00B66AD4" w:rsidRPr="00F01198" w:rsidRDefault="00B66AD4" w:rsidP="00B66AD4">
      <w:pPr>
        <w:rPr>
          <w:ins w:id="47" w:author="Daryl L. Clemons" w:date="2026-09-25T21:07:00Z" w16du:dateUtc="2026-09-26T01:07:00Z"/>
          <w:rFonts w:ascii="Calibri" w:hAnsi="Calibri"/>
          <w:b/>
          <w:color w:val="000000"/>
        </w:rPr>
      </w:pPr>
      <w:ins w:id="48" w:author="Daryl L. Clemons" w:date="2026-09-25T21:07:00Z" w16du:dateUtc="2026-09-26T01:07:00Z">
        <w:r w:rsidRPr="00F01198">
          <w:rPr>
            <w:rFonts w:ascii="Calibri" w:hAnsi="Calibri"/>
            <w:b/>
            <w:color w:val="000000"/>
          </w:rPr>
          <w:t xml:space="preserve">JOB OR </w:t>
        </w:r>
        <w:r>
          <w:rPr>
            <w:rFonts w:ascii="Calibri" w:hAnsi="Calibri"/>
            <w:b/>
            <w:color w:val="000000"/>
          </w:rPr>
          <w:t>VOLUNTEER EXPERIENCE #2</w:t>
        </w:r>
      </w:ins>
    </w:p>
    <w:p w14:paraId="7C10A8B8" w14:textId="77777777" w:rsidR="00B66AD4" w:rsidRPr="00F01198" w:rsidRDefault="00B66AD4" w:rsidP="00B66AD4">
      <w:pPr>
        <w:rPr>
          <w:ins w:id="49" w:author="Daryl L. Clemons" w:date="2026-09-25T21:07:00Z" w16du:dateUtc="2026-09-26T01:07:00Z"/>
          <w:rFonts w:ascii="Calibri" w:hAnsi="Calibri"/>
          <w:color w:val="000000" w:themeColor="text1"/>
        </w:rPr>
      </w:pPr>
    </w:p>
    <w:p w14:paraId="2625A29E" w14:textId="77777777" w:rsidR="00B66AD4" w:rsidRPr="00F01198" w:rsidRDefault="00B66AD4" w:rsidP="00B66AD4">
      <w:pPr>
        <w:rPr>
          <w:ins w:id="50" w:author="Daryl L. Clemons" w:date="2026-09-25T21:07:00Z" w16du:dateUtc="2026-09-26T01:07:00Z"/>
          <w:rFonts w:ascii="Calibri" w:hAnsi="Calibri"/>
          <w:color w:val="000000"/>
        </w:rPr>
      </w:pPr>
      <w:ins w:id="51" w:author="Daryl L. Clemons" w:date="2026-09-25T21:07:00Z" w16du:dateUtc="2026-09-26T01:07:00Z">
        <w:r w:rsidRPr="00F01198">
          <w:rPr>
            <w:rFonts w:ascii="Calibri" w:hAnsi="Calibri"/>
            <w:color w:val="000000"/>
          </w:rPr>
          <w:t>________ – _______</w:t>
        </w:r>
        <w:r w:rsidRPr="00F01198">
          <w:rPr>
            <w:rFonts w:ascii="Calibri" w:hAnsi="Calibri"/>
            <w:color w:val="000000"/>
          </w:rPr>
          <w:tab/>
          <w:t>Business or Employer Name________________, City_____________, VA</w:t>
        </w:r>
      </w:ins>
    </w:p>
    <w:p w14:paraId="0CDC3FF9" w14:textId="77777777" w:rsidR="00B66AD4" w:rsidRPr="00F01198" w:rsidRDefault="00B66AD4" w:rsidP="00B66AD4">
      <w:pPr>
        <w:rPr>
          <w:ins w:id="52" w:author="Daryl L. Clemons" w:date="2026-09-25T21:07:00Z" w16du:dateUtc="2026-09-26T01:07:00Z"/>
          <w:rFonts w:ascii="Calibri" w:hAnsi="Calibri"/>
          <w:color w:val="000000"/>
        </w:rPr>
      </w:pPr>
      <w:ins w:id="53" w:author="Daryl L. Clemons" w:date="2026-09-25T21:07:00Z" w16du:dateUtc="2026-09-26T01:07:00Z">
        <w:r w:rsidRPr="00F01198">
          <w:rPr>
            <w:rFonts w:ascii="Calibri" w:hAnsi="Calibri"/>
            <w:color w:val="000000"/>
          </w:rPr>
          <w:tab/>
        </w:r>
        <w:r w:rsidRPr="00F01198">
          <w:rPr>
            <w:rFonts w:ascii="Calibri" w:hAnsi="Calibri"/>
            <w:color w:val="000000"/>
          </w:rPr>
          <w:tab/>
        </w:r>
        <w:r w:rsidRPr="00F01198">
          <w:rPr>
            <w:rFonts w:ascii="Calibri" w:hAnsi="Calibri"/>
            <w:color w:val="000000"/>
          </w:rPr>
          <w:tab/>
          <w:t>Job Title ______________________________</w:t>
        </w:r>
      </w:ins>
    </w:p>
    <w:p w14:paraId="788EEC40" w14:textId="77777777" w:rsidR="00B66AD4" w:rsidRPr="00F01198" w:rsidRDefault="00B66AD4" w:rsidP="00B66AD4">
      <w:pPr>
        <w:rPr>
          <w:ins w:id="54" w:author="Daryl L. Clemons" w:date="2026-09-25T21:07:00Z" w16du:dateUtc="2026-09-26T01:07:00Z"/>
          <w:rFonts w:ascii="Calibri" w:hAnsi="Calibri"/>
          <w:color w:val="000000"/>
        </w:rPr>
      </w:pPr>
      <w:ins w:id="55" w:author="Daryl L. Clemons" w:date="2026-09-25T21:07:00Z" w16du:dateUtc="2026-09-26T01:07:00Z">
        <w:r w:rsidRPr="00F01198">
          <w:rPr>
            <w:rFonts w:ascii="Calibri" w:hAnsi="Calibri"/>
            <w:color w:val="000000"/>
          </w:rPr>
          <w:tab/>
        </w:r>
        <w:r w:rsidRPr="00F01198">
          <w:rPr>
            <w:rFonts w:ascii="Calibri" w:hAnsi="Calibri"/>
            <w:color w:val="000000"/>
          </w:rPr>
          <w:tab/>
        </w:r>
        <w:r w:rsidRPr="00F01198">
          <w:rPr>
            <w:rFonts w:ascii="Calibri" w:hAnsi="Calibri"/>
            <w:color w:val="000000"/>
          </w:rPr>
          <w:tab/>
          <w:t>Responsibilities _____________________________________________________</w:t>
        </w:r>
      </w:ins>
    </w:p>
    <w:p w14:paraId="1E0A4751" w14:textId="77777777" w:rsidR="00B66AD4" w:rsidRPr="00F01198" w:rsidRDefault="00B66AD4" w:rsidP="00B66AD4">
      <w:pPr>
        <w:rPr>
          <w:ins w:id="56" w:author="Daryl L. Clemons" w:date="2026-09-25T21:07:00Z" w16du:dateUtc="2026-09-26T01:07:00Z"/>
          <w:rFonts w:ascii="Calibri" w:hAnsi="Calibri"/>
          <w:color w:val="000000"/>
        </w:rPr>
      </w:pPr>
      <w:ins w:id="57" w:author="Daryl L. Clemons" w:date="2026-09-25T21:07:00Z" w16du:dateUtc="2026-09-26T01:07:00Z">
        <w:r w:rsidRPr="00F01198">
          <w:rPr>
            <w:rFonts w:ascii="Calibri" w:hAnsi="Calibri"/>
            <w:color w:val="000000"/>
          </w:rPr>
          <w:tab/>
        </w:r>
        <w:r w:rsidRPr="00F01198">
          <w:rPr>
            <w:rFonts w:ascii="Calibri" w:hAnsi="Calibri"/>
            <w:color w:val="000000"/>
          </w:rPr>
          <w:tab/>
        </w:r>
        <w:r w:rsidRPr="00F01198">
          <w:rPr>
            <w:rFonts w:ascii="Calibri" w:hAnsi="Calibri"/>
            <w:color w:val="000000"/>
          </w:rPr>
          <w:tab/>
          <w:t>__________________________________________________________________</w:t>
        </w:r>
      </w:ins>
    </w:p>
    <w:p w14:paraId="0B5EAFD7" w14:textId="77777777" w:rsidR="00B66AD4" w:rsidRDefault="00B66AD4" w:rsidP="00B66AD4">
      <w:pPr>
        <w:ind w:left="2160"/>
        <w:rPr>
          <w:ins w:id="58" w:author="Daryl L. Clemons" w:date="2026-09-25T21:07:00Z" w16du:dateUtc="2026-09-26T01:07:00Z"/>
          <w:rFonts w:ascii="Calibri" w:hAnsi="Calibri"/>
          <w:color w:val="000000" w:themeColor="text1"/>
        </w:rPr>
      </w:pPr>
    </w:p>
    <w:p w14:paraId="4A8C9489" w14:textId="77777777" w:rsidR="008A5E41" w:rsidRDefault="008A5E41" w:rsidP="00B66AD4">
      <w:pPr>
        <w:ind w:left="2160"/>
        <w:rPr>
          <w:ins w:id="59" w:author="Daryl L. Clemons" w:date="2026-09-25T21:07:00Z" w16du:dateUtc="2026-09-26T01:07:00Z"/>
          <w:rFonts w:ascii="Calibri" w:hAnsi="Calibri"/>
          <w:color w:val="000000" w:themeColor="text1"/>
        </w:rPr>
      </w:pPr>
    </w:p>
    <w:p w14:paraId="0E2B25E9" w14:textId="77777777" w:rsidR="008A5E41" w:rsidRDefault="008A5E41" w:rsidP="00B66AD4">
      <w:pPr>
        <w:ind w:left="2160"/>
        <w:rPr>
          <w:ins w:id="60" w:author="Daryl L. Clemons" w:date="2026-09-25T21:07:00Z" w16du:dateUtc="2026-09-26T01:07:00Z"/>
          <w:rFonts w:ascii="Calibri" w:hAnsi="Calibri"/>
          <w:color w:val="000000" w:themeColor="text1"/>
        </w:rPr>
      </w:pPr>
    </w:p>
    <w:p w14:paraId="285A22D4" w14:textId="77777777" w:rsidR="008A5E41" w:rsidRDefault="008A5E41" w:rsidP="00B66AD4">
      <w:pPr>
        <w:ind w:left="2160"/>
        <w:rPr>
          <w:ins w:id="61" w:author="Daryl L. Clemons" w:date="2026-09-25T21:07:00Z" w16du:dateUtc="2026-09-26T01:07:00Z"/>
          <w:rFonts w:ascii="Calibri" w:hAnsi="Calibri"/>
          <w:color w:val="000000" w:themeColor="text1"/>
        </w:rPr>
      </w:pPr>
    </w:p>
    <w:p w14:paraId="24F6E7EC" w14:textId="77777777" w:rsidR="008A5E41" w:rsidRDefault="008A5E41" w:rsidP="00B66AD4">
      <w:pPr>
        <w:ind w:left="2160"/>
        <w:rPr>
          <w:ins w:id="62" w:author="Daryl L. Clemons" w:date="2026-09-25T21:07:00Z" w16du:dateUtc="2026-09-26T01:07:00Z"/>
          <w:rFonts w:ascii="Calibri" w:hAnsi="Calibri"/>
          <w:color w:val="000000" w:themeColor="text1"/>
        </w:rPr>
      </w:pPr>
    </w:p>
    <w:p w14:paraId="2F2C1876" w14:textId="77777777" w:rsidR="008A5E41" w:rsidRPr="00F01198" w:rsidRDefault="008A5E41" w:rsidP="00B66AD4">
      <w:pPr>
        <w:ind w:left="2160"/>
        <w:rPr>
          <w:ins w:id="63" w:author="Daryl L. Clemons" w:date="2026-09-25T21:07:00Z" w16du:dateUtc="2026-09-26T01:07:00Z"/>
          <w:rFonts w:ascii="Calibri" w:hAnsi="Calibri"/>
          <w:color w:val="000000" w:themeColor="text1"/>
        </w:rPr>
      </w:pPr>
    </w:p>
    <w:p w14:paraId="49B32488" w14:textId="77777777" w:rsidR="00B66AD4" w:rsidRDefault="00B66AD4" w:rsidP="00B66AD4">
      <w:pPr>
        <w:jc w:val="both"/>
        <w:rPr>
          <w:ins w:id="64" w:author="Daryl L. Clemons" w:date="2026-09-25T21:07:00Z" w16du:dateUtc="2026-09-26T01:07:00Z"/>
          <w:rFonts w:ascii="Calibri" w:hAnsi="Calibri"/>
          <w:color w:val="000000" w:themeColor="text1"/>
        </w:rPr>
      </w:pPr>
      <w:ins w:id="65" w:author="Daryl L. Clemons" w:date="2026-09-25T21:07:00Z" w16du:dateUtc="2026-09-26T01:07:00Z">
        <w:r w:rsidRPr="00F01198">
          <w:rPr>
            <w:rFonts w:ascii="Calibri" w:hAnsi="Calibri"/>
            <w:b/>
            <w:color w:val="000000" w:themeColor="text1"/>
          </w:rPr>
          <w:t>Awards / Honors:</w:t>
        </w:r>
        <w:r w:rsidRPr="00F01198">
          <w:rPr>
            <w:rFonts w:ascii="Calibri" w:hAnsi="Calibri"/>
            <w:color w:val="000000" w:themeColor="text1"/>
          </w:rPr>
          <w:tab/>
        </w:r>
        <w:r>
          <w:rPr>
            <w:rFonts w:ascii="Calibri" w:hAnsi="Calibri"/>
            <w:color w:val="000000" w:themeColor="text1"/>
          </w:rPr>
          <w:t>List any awards you have received______________________________________</w:t>
        </w:r>
      </w:ins>
    </w:p>
    <w:p w14:paraId="788D620D" w14:textId="77777777" w:rsidR="00B66AD4" w:rsidRDefault="00B66AD4" w:rsidP="00B66AD4">
      <w:pPr>
        <w:jc w:val="both"/>
        <w:rPr>
          <w:ins w:id="66" w:author="Daryl L. Clemons" w:date="2026-09-25T21:07:00Z" w16du:dateUtc="2026-09-26T01:07:00Z"/>
          <w:rFonts w:ascii="Calibri" w:hAnsi="Calibri"/>
          <w:color w:val="000000" w:themeColor="text1"/>
        </w:rPr>
      </w:pPr>
      <w:ins w:id="67" w:author="Daryl L. Clemons" w:date="2026-09-25T21:07:00Z" w16du:dateUtc="2026-09-26T01:07:00Z">
        <w:r>
          <w:rPr>
            <w:rFonts w:ascii="Calibri" w:hAnsi="Calibri"/>
            <w:color w:val="000000" w:themeColor="text1"/>
          </w:rPr>
          <w:tab/>
        </w:r>
        <w:r>
          <w:rPr>
            <w:rFonts w:ascii="Calibri" w:hAnsi="Calibri"/>
            <w:color w:val="000000" w:themeColor="text1"/>
          </w:rPr>
          <w:tab/>
        </w:r>
        <w:r>
          <w:rPr>
            <w:rFonts w:ascii="Calibri" w:hAnsi="Calibri"/>
            <w:color w:val="000000" w:themeColor="text1"/>
          </w:rPr>
          <w:tab/>
          <w:t>__________________________________________________________________</w:t>
        </w:r>
      </w:ins>
    </w:p>
    <w:p w14:paraId="62F77519" w14:textId="77777777" w:rsidR="00B66AD4" w:rsidRDefault="00B66AD4" w:rsidP="00B66AD4">
      <w:pPr>
        <w:ind w:left="1440" w:firstLine="720"/>
        <w:jc w:val="both"/>
        <w:rPr>
          <w:ins w:id="68" w:author="Daryl L. Clemons" w:date="2026-09-25T21:07:00Z" w16du:dateUtc="2026-09-26T01:07:00Z"/>
          <w:rFonts w:ascii="Calibri" w:hAnsi="Calibri"/>
          <w:color w:val="000000" w:themeColor="text1"/>
        </w:rPr>
      </w:pPr>
      <w:ins w:id="69" w:author="Daryl L. Clemons" w:date="2026-09-25T21:07:00Z" w16du:dateUtc="2026-09-26T01:07:00Z">
        <w:r>
          <w:rPr>
            <w:rFonts w:ascii="Calibri" w:hAnsi="Calibri"/>
            <w:color w:val="000000" w:themeColor="text1"/>
          </w:rPr>
          <w:t>List any offices held _________________________________________________</w:t>
        </w:r>
      </w:ins>
    </w:p>
    <w:p w14:paraId="4A541AF8" w14:textId="77777777" w:rsidR="00B66AD4" w:rsidRDefault="00B66AD4" w:rsidP="00B66AD4">
      <w:pPr>
        <w:ind w:left="1440" w:firstLine="720"/>
        <w:jc w:val="both"/>
        <w:rPr>
          <w:ins w:id="70" w:author="Daryl L. Clemons" w:date="2026-09-25T21:07:00Z" w16du:dateUtc="2026-09-26T01:07:00Z"/>
          <w:rFonts w:ascii="Calibri" w:hAnsi="Calibri"/>
          <w:color w:val="000000" w:themeColor="text1"/>
        </w:rPr>
      </w:pPr>
      <w:ins w:id="71" w:author="Daryl L. Clemons" w:date="2026-09-25T21:07:00Z" w16du:dateUtc="2026-09-26T01:07:00Z">
        <w:r>
          <w:rPr>
            <w:rFonts w:ascii="Calibri" w:hAnsi="Calibri"/>
            <w:color w:val="000000" w:themeColor="text1"/>
          </w:rPr>
          <w:t>__________________________________________________________________</w:t>
        </w:r>
      </w:ins>
    </w:p>
    <w:p w14:paraId="179B8299" w14:textId="77777777" w:rsidR="00B66AD4" w:rsidRDefault="00B66AD4" w:rsidP="00B66AD4">
      <w:pPr>
        <w:jc w:val="both"/>
        <w:rPr>
          <w:ins w:id="72" w:author="Daryl L. Clemons" w:date="2026-09-25T21:07:00Z" w16du:dateUtc="2026-09-26T01:07:00Z"/>
          <w:rFonts w:ascii="Calibri" w:hAnsi="Calibri"/>
          <w:color w:val="000000" w:themeColor="text1"/>
        </w:rPr>
      </w:pPr>
      <w:ins w:id="73" w:author="Daryl L. Clemons" w:date="2026-09-25T21:07:00Z" w16du:dateUtc="2026-09-26T01:07:00Z">
        <w:r>
          <w:rPr>
            <w:rFonts w:ascii="Calibri" w:hAnsi="Calibri"/>
            <w:color w:val="000000" w:themeColor="text1"/>
          </w:rPr>
          <w:tab/>
        </w:r>
        <w:r>
          <w:rPr>
            <w:rFonts w:ascii="Calibri" w:hAnsi="Calibri"/>
            <w:color w:val="000000" w:themeColor="text1"/>
          </w:rPr>
          <w:tab/>
        </w:r>
        <w:r>
          <w:rPr>
            <w:rFonts w:ascii="Calibri" w:hAnsi="Calibri"/>
            <w:color w:val="000000" w:themeColor="text1"/>
          </w:rPr>
          <w:tab/>
          <w:t>List any certificates you have received at school or outside of school__________</w:t>
        </w:r>
      </w:ins>
    </w:p>
    <w:p w14:paraId="43EDEDA4" w14:textId="77777777" w:rsidR="00B66AD4" w:rsidRDefault="00B66AD4" w:rsidP="00B66AD4">
      <w:pPr>
        <w:jc w:val="both"/>
        <w:rPr>
          <w:ins w:id="74" w:author="Daryl L. Clemons" w:date="2026-09-25T21:07:00Z" w16du:dateUtc="2026-09-26T01:07:00Z"/>
          <w:rFonts w:ascii="Calibri" w:hAnsi="Calibri"/>
          <w:color w:val="000000" w:themeColor="text1"/>
        </w:rPr>
      </w:pPr>
      <w:ins w:id="75" w:author="Daryl L. Clemons" w:date="2026-09-25T21:07:00Z" w16du:dateUtc="2026-09-26T01:07:00Z">
        <w:r>
          <w:rPr>
            <w:rFonts w:ascii="Calibri" w:hAnsi="Calibri"/>
            <w:color w:val="000000" w:themeColor="text1"/>
          </w:rPr>
          <w:tab/>
        </w:r>
        <w:r>
          <w:rPr>
            <w:rFonts w:ascii="Calibri" w:hAnsi="Calibri"/>
            <w:color w:val="000000" w:themeColor="text1"/>
          </w:rPr>
          <w:tab/>
        </w:r>
        <w:r>
          <w:rPr>
            <w:rFonts w:ascii="Calibri" w:hAnsi="Calibri"/>
            <w:color w:val="000000" w:themeColor="text1"/>
          </w:rPr>
          <w:tab/>
          <w:t>__________________________________________________________________</w:t>
        </w:r>
      </w:ins>
    </w:p>
    <w:p w14:paraId="19C2800D" w14:textId="77777777" w:rsidR="00B66AD4" w:rsidRDefault="00B66AD4" w:rsidP="00B66AD4">
      <w:pPr>
        <w:jc w:val="both"/>
        <w:rPr>
          <w:ins w:id="76" w:author="Daryl L. Clemons" w:date="2026-09-25T21:07:00Z" w16du:dateUtc="2026-09-26T01:07:00Z"/>
          <w:rFonts w:ascii="Calibri" w:hAnsi="Calibri"/>
          <w:color w:val="000000" w:themeColor="text1"/>
        </w:rPr>
      </w:pPr>
      <w:ins w:id="77" w:author="Daryl L. Clemons" w:date="2026-09-25T21:07:00Z" w16du:dateUtc="2026-09-26T01:07:00Z">
        <w:r>
          <w:rPr>
            <w:rFonts w:ascii="Calibri" w:hAnsi="Calibri"/>
            <w:color w:val="000000" w:themeColor="text1"/>
          </w:rPr>
          <w:tab/>
        </w:r>
        <w:r>
          <w:rPr>
            <w:rFonts w:ascii="Calibri" w:hAnsi="Calibri"/>
            <w:color w:val="000000" w:themeColor="text1"/>
          </w:rPr>
          <w:tab/>
        </w:r>
        <w:r>
          <w:rPr>
            <w:rFonts w:ascii="Calibri" w:hAnsi="Calibri"/>
            <w:color w:val="000000" w:themeColor="text1"/>
          </w:rPr>
          <w:tab/>
          <w:t>__________________________________________________________________</w:t>
        </w:r>
      </w:ins>
    </w:p>
    <w:p w14:paraId="55B73389" w14:textId="77777777" w:rsidR="00B66AD4" w:rsidRDefault="00B66AD4" w:rsidP="00B66AD4">
      <w:pPr>
        <w:jc w:val="both"/>
        <w:rPr>
          <w:ins w:id="78" w:author="Daryl L. Clemons" w:date="2026-09-25T21:07:00Z" w16du:dateUtc="2026-09-26T01:07:00Z"/>
          <w:rFonts w:ascii="Calibri" w:hAnsi="Calibri"/>
          <w:color w:val="000000" w:themeColor="text1"/>
        </w:rPr>
      </w:pPr>
      <w:ins w:id="79" w:author="Daryl L. Clemons" w:date="2026-09-25T21:07:00Z" w16du:dateUtc="2026-09-26T01:07:00Z">
        <w:r>
          <w:rPr>
            <w:rFonts w:ascii="Calibri" w:hAnsi="Calibri"/>
            <w:color w:val="000000" w:themeColor="text1"/>
          </w:rPr>
          <w:tab/>
        </w:r>
        <w:r>
          <w:rPr>
            <w:rFonts w:ascii="Calibri" w:hAnsi="Calibri"/>
            <w:color w:val="000000" w:themeColor="text1"/>
          </w:rPr>
          <w:tab/>
        </w:r>
        <w:r>
          <w:rPr>
            <w:rFonts w:ascii="Calibri" w:hAnsi="Calibri"/>
            <w:color w:val="000000" w:themeColor="text1"/>
          </w:rPr>
          <w:tab/>
          <w:t>List anything you have been recognized for during an assembly_______________</w:t>
        </w:r>
      </w:ins>
    </w:p>
    <w:p w14:paraId="7040ED2D" w14:textId="77777777" w:rsidR="00B66AD4" w:rsidRDefault="00B66AD4" w:rsidP="00B66AD4">
      <w:pPr>
        <w:jc w:val="both"/>
        <w:rPr>
          <w:ins w:id="80" w:author="Daryl L. Clemons" w:date="2026-09-25T21:07:00Z" w16du:dateUtc="2026-09-26T01:07:00Z"/>
          <w:rFonts w:ascii="Calibri" w:hAnsi="Calibri"/>
          <w:color w:val="000000" w:themeColor="text1"/>
        </w:rPr>
      </w:pPr>
      <w:ins w:id="81" w:author="Daryl L. Clemons" w:date="2026-09-25T21:07:00Z" w16du:dateUtc="2026-09-26T01:07:00Z">
        <w:r>
          <w:rPr>
            <w:rFonts w:ascii="Calibri" w:hAnsi="Calibri"/>
            <w:color w:val="000000" w:themeColor="text1"/>
          </w:rPr>
          <w:tab/>
        </w:r>
        <w:r>
          <w:rPr>
            <w:rFonts w:ascii="Calibri" w:hAnsi="Calibri"/>
            <w:color w:val="000000" w:themeColor="text1"/>
          </w:rPr>
          <w:tab/>
        </w:r>
        <w:r>
          <w:rPr>
            <w:rFonts w:ascii="Calibri" w:hAnsi="Calibri"/>
            <w:color w:val="000000" w:themeColor="text1"/>
          </w:rPr>
          <w:tab/>
          <w:t>__________________________________________________________________</w:t>
        </w:r>
      </w:ins>
    </w:p>
    <w:p w14:paraId="05D7D275" w14:textId="77777777" w:rsidR="00B66AD4" w:rsidRDefault="00B66AD4" w:rsidP="00B66AD4">
      <w:pPr>
        <w:jc w:val="both"/>
        <w:rPr>
          <w:ins w:id="82" w:author="Daryl L. Clemons" w:date="2026-09-25T21:07:00Z" w16du:dateUtc="2026-09-26T01:07:00Z"/>
          <w:rFonts w:ascii="Calibri" w:hAnsi="Calibri"/>
          <w:color w:val="000000" w:themeColor="text1"/>
        </w:rPr>
      </w:pPr>
    </w:p>
    <w:p w14:paraId="43B196C4" w14:textId="77777777" w:rsidR="00B66AD4" w:rsidRPr="00F01198" w:rsidRDefault="00B66AD4" w:rsidP="00B66AD4">
      <w:pPr>
        <w:jc w:val="both"/>
        <w:rPr>
          <w:ins w:id="83" w:author="Daryl L. Clemons" w:date="2026-09-25T21:07:00Z" w16du:dateUtc="2026-09-26T01:07:00Z"/>
          <w:rFonts w:ascii="Calibri" w:hAnsi="Calibri"/>
          <w:color w:val="000000" w:themeColor="text1"/>
        </w:rPr>
      </w:pPr>
    </w:p>
    <w:p w14:paraId="0EF1A2E4" w14:textId="77777777" w:rsidR="00B66AD4" w:rsidRPr="00F01198" w:rsidRDefault="00B66AD4" w:rsidP="00B66AD4">
      <w:pPr>
        <w:jc w:val="both"/>
        <w:rPr>
          <w:ins w:id="84" w:author="Daryl L. Clemons" w:date="2026-09-25T21:07:00Z" w16du:dateUtc="2026-09-26T01:07:00Z"/>
          <w:rFonts w:ascii="Calibri" w:hAnsi="Calibri"/>
          <w:color w:val="000000" w:themeColor="text1"/>
        </w:rPr>
      </w:pPr>
      <w:ins w:id="85" w:author="Daryl L. Clemons" w:date="2026-09-25T21:07:00Z" w16du:dateUtc="2026-09-26T01:07:00Z">
        <w:r w:rsidRPr="00F01198">
          <w:rPr>
            <w:rFonts w:ascii="Calibri" w:hAnsi="Calibri"/>
            <w:b/>
            <w:color w:val="000000" w:themeColor="text1"/>
          </w:rPr>
          <w:t>Activities:</w:t>
        </w:r>
        <w:r>
          <w:rPr>
            <w:rFonts w:ascii="Calibri" w:hAnsi="Calibri"/>
            <w:color w:val="000000" w:themeColor="text1"/>
          </w:rPr>
          <w:tab/>
        </w:r>
        <w:r>
          <w:rPr>
            <w:rFonts w:ascii="Calibri" w:hAnsi="Calibri"/>
            <w:color w:val="000000" w:themeColor="text1"/>
          </w:rPr>
          <w:tab/>
          <w:t>Other than</w:t>
        </w:r>
        <w:r w:rsidRPr="00F01198">
          <w:rPr>
            <w:rFonts w:ascii="Calibri" w:hAnsi="Calibri"/>
            <w:color w:val="000000" w:themeColor="text1"/>
          </w:rPr>
          <w:t xml:space="preserve"> SkillsUSA</w:t>
        </w:r>
        <w:r>
          <w:rPr>
            <w:rFonts w:ascii="Calibri" w:hAnsi="Calibri"/>
            <w:color w:val="000000" w:themeColor="text1"/>
          </w:rPr>
          <w:t xml:space="preserve"> what organizations, clubs, or teams do you participate in?</w:t>
        </w:r>
        <w:r w:rsidRPr="00F01198">
          <w:rPr>
            <w:rFonts w:ascii="Calibri" w:hAnsi="Calibri"/>
            <w:color w:val="000000" w:themeColor="text1"/>
          </w:rPr>
          <w:t xml:space="preserve"> </w:t>
        </w:r>
        <w:r>
          <w:rPr>
            <w:rFonts w:ascii="Calibri" w:hAnsi="Calibri"/>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w:t>
        </w:r>
      </w:ins>
    </w:p>
    <w:p w14:paraId="6702B574" w14:textId="77777777" w:rsidR="00B66AD4" w:rsidRPr="00F01198" w:rsidRDefault="00B66AD4" w:rsidP="00B66AD4">
      <w:pPr>
        <w:jc w:val="both"/>
        <w:rPr>
          <w:ins w:id="86" w:author="Daryl L. Clemons" w:date="2026-09-25T21:07:00Z" w16du:dateUtc="2026-09-26T01:07:00Z"/>
          <w:rFonts w:ascii="Calibri" w:hAnsi="Calibri"/>
          <w:color w:val="000000" w:themeColor="text1"/>
        </w:rPr>
      </w:pPr>
    </w:p>
    <w:p w14:paraId="6DF81EEB" w14:textId="77777777" w:rsidR="00B66AD4" w:rsidRPr="00F01198" w:rsidRDefault="00B66AD4" w:rsidP="00B66AD4">
      <w:pPr>
        <w:jc w:val="both"/>
        <w:rPr>
          <w:ins w:id="87" w:author="Daryl L. Clemons" w:date="2026-09-25T21:07:00Z" w16du:dateUtc="2026-09-26T01:07:00Z"/>
          <w:rFonts w:ascii="Calibri" w:hAnsi="Calibri"/>
          <w:color w:val="000000" w:themeColor="text1"/>
        </w:rPr>
      </w:pPr>
      <w:ins w:id="88" w:author="Daryl L. Clemons" w:date="2026-09-25T21:07:00Z" w16du:dateUtc="2026-09-26T01:07:00Z">
        <w:r w:rsidRPr="00F01198">
          <w:rPr>
            <w:rFonts w:ascii="Calibri" w:hAnsi="Calibri"/>
            <w:b/>
            <w:color w:val="000000" w:themeColor="text1"/>
          </w:rPr>
          <w:t>Skills:</w:t>
        </w:r>
        <w:r w:rsidRPr="00F01198">
          <w:rPr>
            <w:rFonts w:ascii="Calibri" w:hAnsi="Calibri"/>
            <w:b/>
            <w:color w:val="000000" w:themeColor="text1"/>
          </w:rPr>
          <w:tab/>
        </w:r>
        <w:r w:rsidRPr="00F01198">
          <w:rPr>
            <w:rFonts w:ascii="Calibri" w:hAnsi="Calibri"/>
            <w:color w:val="000000" w:themeColor="text1"/>
          </w:rPr>
          <w:tab/>
        </w:r>
        <w:r w:rsidRPr="00F01198">
          <w:rPr>
            <w:rFonts w:ascii="Calibri" w:hAnsi="Calibri"/>
            <w:color w:val="000000" w:themeColor="text1"/>
          </w:rPr>
          <w:tab/>
        </w:r>
        <w:r>
          <w:rPr>
            <w:rFonts w:ascii="Calibri" w:hAnsi="Calibri"/>
            <w:color w:val="000000" w:themeColor="text1"/>
          </w:rPr>
          <w:t>What are you good at doing? List any skill that would help an employer</w:t>
        </w:r>
      </w:ins>
    </w:p>
    <w:p w14:paraId="62C72045" w14:textId="77777777" w:rsidR="00B66AD4" w:rsidRPr="00F01198" w:rsidRDefault="00B66AD4" w:rsidP="00B66AD4">
      <w:pPr>
        <w:jc w:val="both"/>
        <w:rPr>
          <w:ins w:id="89" w:author="Daryl L. Clemons" w:date="2026-09-25T21:07:00Z" w16du:dateUtc="2026-09-26T01:07:00Z"/>
          <w:rFonts w:ascii="Calibri" w:hAnsi="Calibri"/>
          <w:color w:val="000000" w:themeColor="text1"/>
        </w:rPr>
      </w:pPr>
      <w:ins w:id="90" w:author="Daryl L. Clemons" w:date="2026-09-25T21:07:00Z" w16du:dateUtc="2026-09-26T01:07:00Z">
        <w:r w:rsidRPr="00F01198">
          <w:rPr>
            <w:rFonts w:ascii="Calibri" w:hAnsi="Calibri"/>
            <w:color w:val="000000" w:themeColor="text1"/>
          </w:rPr>
          <w:tab/>
        </w:r>
        <w:r w:rsidRPr="00F01198">
          <w:rPr>
            <w:rFonts w:ascii="Calibri" w:hAnsi="Calibri"/>
            <w:color w:val="000000" w:themeColor="text1"/>
          </w:rPr>
          <w:tab/>
        </w:r>
        <w:r w:rsidRPr="00F01198">
          <w:rPr>
            <w:rFonts w:ascii="Calibri" w:hAnsi="Calibri"/>
            <w:color w:val="000000" w:themeColor="text1"/>
          </w:rPr>
          <w:tab/>
        </w:r>
        <w:r w:rsidRPr="00F01198">
          <w:rPr>
            <w:rFonts w:ascii="Calibri" w:hAnsi="Calibri"/>
            <w:color w:val="000000" w:themeColor="text1"/>
          </w:rPr>
          <w:tab/>
        </w:r>
        <w:r w:rsidRPr="00F01198">
          <w:rPr>
            <w:rFonts w:ascii="Calibri" w:hAnsi="Calibri"/>
            <w:color w:val="000000" w:themeColor="text1"/>
          </w:rPr>
          <w:tab/>
        </w:r>
        <w:r w:rsidRPr="00F01198">
          <w:rPr>
            <w:rFonts w:ascii="Calibri" w:hAnsi="Calibri"/>
            <w:color w:val="000000" w:themeColor="text1"/>
          </w:rPr>
          <w:tab/>
        </w:r>
      </w:ins>
    </w:p>
    <w:p w14:paraId="0C2DDD7F" w14:textId="77777777" w:rsidR="00B66AD4" w:rsidRPr="00F01198" w:rsidRDefault="00B66AD4" w:rsidP="00B66AD4">
      <w:pPr>
        <w:jc w:val="both"/>
        <w:rPr>
          <w:ins w:id="91" w:author="Daryl L. Clemons" w:date="2026-09-25T21:07:00Z" w16du:dateUtc="2026-09-26T01:07:00Z"/>
          <w:rFonts w:ascii="Calibri" w:hAnsi="Calibri"/>
          <w:color w:val="000000" w:themeColor="text1"/>
        </w:rPr>
      </w:pPr>
    </w:p>
    <w:p w14:paraId="5697103A" w14:textId="77777777" w:rsidR="00B66AD4" w:rsidRDefault="00B66AD4" w:rsidP="00B66AD4">
      <w:pPr>
        <w:jc w:val="both"/>
        <w:rPr>
          <w:ins w:id="92" w:author="Daryl L. Clemons" w:date="2026-09-25T21:07:00Z" w16du:dateUtc="2026-09-26T01:07:00Z"/>
        </w:rPr>
      </w:pPr>
      <w:ins w:id="93" w:author="Daryl L. Clemons" w:date="2026-09-25T21:07:00Z" w16du:dateUtc="2026-09-26T01:07:00Z">
        <w:r>
          <w:rPr>
            <w:rFonts w:ascii="Calibri" w:hAnsi="Calibri"/>
            <w:b/>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ins>
    </w:p>
    <w:p w14:paraId="09A3DBA8" w14:textId="77777777" w:rsidR="009952EC" w:rsidRPr="0025001D" w:rsidRDefault="0028561A" w:rsidP="00B74C44">
      <w:pPr>
        <w:jc w:val="center"/>
        <w:rPr>
          <w:del w:id="94" w:author="Daryl L. Clemons" w:date="2026-09-25T21:07:00Z" w16du:dateUtc="2026-09-26T01:07:00Z"/>
          <w:b/>
          <w:sz w:val="28"/>
          <w:szCs w:val="28"/>
        </w:rPr>
      </w:pPr>
      <w:del w:id="95" w:author="Daryl L. Clemons" w:date="2026-09-25T21:07:00Z" w16du:dateUtc="2026-09-26T01:07:00Z">
        <w:r w:rsidRPr="0025001D">
          <w:rPr>
            <w:b/>
            <w:sz w:val="28"/>
            <w:szCs w:val="28"/>
          </w:rPr>
          <w:delText>Sequatchie County Schools</w:delText>
        </w:r>
      </w:del>
    </w:p>
    <w:p w14:paraId="6E2E8229" w14:textId="77777777" w:rsidR="0028561A" w:rsidRPr="0025001D" w:rsidRDefault="00B74C44" w:rsidP="00B74C44">
      <w:pPr>
        <w:jc w:val="center"/>
        <w:rPr>
          <w:del w:id="96" w:author="Daryl L. Clemons" w:date="2026-09-25T21:07:00Z" w16du:dateUtc="2026-09-26T01:07:00Z"/>
          <w:b/>
          <w:sz w:val="28"/>
          <w:szCs w:val="28"/>
        </w:rPr>
      </w:pPr>
      <w:del w:id="97" w:author="Daryl L. Clemons" w:date="2026-09-25T21:07:00Z" w16du:dateUtc="2026-09-26T01:07:00Z">
        <w:r w:rsidRPr="0025001D">
          <w:rPr>
            <w:b/>
            <w:sz w:val="28"/>
            <w:szCs w:val="28"/>
          </w:rPr>
          <w:delText>Medication Order Form</w:delText>
        </w:r>
      </w:del>
    </w:p>
    <w:p w14:paraId="09445FB3" w14:textId="77777777" w:rsidR="00B74C44" w:rsidRDefault="00B74C44" w:rsidP="00B74C44">
      <w:pPr>
        <w:jc w:val="center"/>
        <w:rPr>
          <w:del w:id="98" w:author="Daryl L. Clemons" w:date="2026-09-25T21:07:00Z" w16du:dateUtc="2026-09-26T01:07:00Z"/>
        </w:rPr>
      </w:pPr>
    </w:p>
    <w:p w14:paraId="1F1812CC" w14:textId="77777777" w:rsidR="00B74C44" w:rsidRDefault="00B74C44" w:rsidP="00B74C44">
      <w:pPr>
        <w:jc w:val="center"/>
        <w:rPr>
          <w:del w:id="99" w:author="Daryl L. Clemons" w:date="2026-09-25T21:07:00Z" w16du:dateUtc="2026-09-26T01:07:00Z"/>
        </w:rPr>
      </w:pPr>
    </w:p>
    <w:p w14:paraId="7995DB7F" w14:textId="77777777" w:rsidR="00B74C44" w:rsidRDefault="00B74C44" w:rsidP="00B74C44">
      <w:pPr>
        <w:rPr>
          <w:del w:id="100" w:author="Daryl L. Clemons" w:date="2026-09-25T21:07:00Z" w16du:dateUtc="2026-09-26T01:07:00Z"/>
        </w:rPr>
      </w:pPr>
      <w:del w:id="101" w:author="Daryl L. Clemons" w:date="2026-09-25T21:07:00Z" w16du:dateUtc="2026-09-26T01:07:00Z">
        <w:r>
          <w:delText>The medication administration policy of the Sequatchie County School System states:</w:delText>
        </w:r>
      </w:del>
    </w:p>
    <w:p w14:paraId="05128A9B" w14:textId="77777777" w:rsidR="00B74C44" w:rsidRDefault="00B74C44" w:rsidP="00B74C44">
      <w:pPr>
        <w:rPr>
          <w:del w:id="102" w:author="Daryl L. Clemons" w:date="2026-09-25T21:07:00Z" w16du:dateUtc="2026-09-26T01:07:00Z"/>
        </w:rPr>
      </w:pPr>
      <w:del w:id="103" w:author="Daryl L. Clemons" w:date="2026-09-25T21:07:00Z" w16du:dateUtc="2026-09-26T01:07:00Z">
        <w:r>
          <w:delText>Medications shall be administered only when the student’s health requires that they be given during school hours.  Medications that are administered at school must be brought to school by the parent/guardian and must be in the original container with pharmacy labels attached.  They must be stored in a locked cabinet and administered under the supervision of a school nurse or his/her designee.  Written authorization from the student’s parent/guardian and physician is required, and is for the current school year only. *Inhalers or emergency medications are allowed to be carried by the student if ordered to do so by the physician and competency is evaluated.</w:delText>
        </w:r>
      </w:del>
    </w:p>
    <w:p w14:paraId="335C0C57" w14:textId="77777777" w:rsidR="00B74C44" w:rsidRDefault="00B74C44" w:rsidP="00B74C44">
      <w:pPr>
        <w:rPr>
          <w:del w:id="104" w:author="Daryl L. Clemons" w:date="2026-09-25T21:07:00Z" w16du:dateUtc="2026-09-26T01:07:00Z"/>
        </w:rPr>
      </w:pPr>
    </w:p>
    <w:p w14:paraId="6D5229A3" w14:textId="77777777" w:rsidR="00B74C44" w:rsidRDefault="00B74C44" w:rsidP="00B74C44">
      <w:pPr>
        <w:rPr>
          <w:del w:id="105" w:author="Daryl L. Clemons" w:date="2026-09-25T21:07:00Z" w16du:dateUtc="2026-09-26T01:07:00Z"/>
        </w:rPr>
      </w:pPr>
    </w:p>
    <w:p w14:paraId="04144FB9" w14:textId="77777777" w:rsidR="00B74C44" w:rsidRDefault="00B74C44" w:rsidP="00B74C44">
      <w:pPr>
        <w:rPr>
          <w:del w:id="106" w:author="Daryl L. Clemons" w:date="2026-09-25T21:07:00Z" w16du:dateUtc="2026-09-26T01:07:00Z"/>
        </w:rPr>
      </w:pPr>
      <w:del w:id="107" w:author="Daryl L. Clemons" w:date="2026-09-25T21:07:00Z" w16du:dateUtc="2026-09-26T01:07:00Z">
        <w:r>
          <w:delText>Student’s Name</w:delText>
        </w:r>
        <w:r w:rsidR="0025001D">
          <w:delText>:</w:delText>
        </w:r>
        <w:r>
          <w:delText>_________________________________________ School:________________________</w:delText>
        </w:r>
      </w:del>
    </w:p>
    <w:p w14:paraId="1A432947" w14:textId="77777777" w:rsidR="00B74C44" w:rsidRDefault="00B74C44" w:rsidP="00B74C44">
      <w:pPr>
        <w:rPr>
          <w:del w:id="108" w:author="Daryl L. Clemons" w:date="2026-09-25T21:07:00Z" w16du:dateUtc="2026-09-26T01:07:00Z"/>
        </w:rPr>
      </w:pPr>
    </w:p>
    <w:p w14:paraId="1D933DB2" w14:textId="77777777" w:rsidR="00B74C44" w:rsidRDefault="00B74C44" w:rsidP="00B74C44">
      <w:pPr>
        <w:rPr>
          <w:del w:id="109" w:author="Daryl L. Clemons" w:date="2026-09-25T21:07:00Z" w16du:dateUtc="2026-09-26T01:07:00Z"/>
        </w:rPr>
      </w:pPr>
      <w:del w:id="110" w:author="Daryl L. Clemons" w:date="2026-09-25T21:07:00Z" w16du:dateUtc="2026-09-26T01:07:00Z">
        <w:r>
          <w:delText>Date of Birth</w:delText>
        </w:r>
        <w:r w:rsidR="0025001D">
          <w:delText>:</w:delText>
        </w:r>
        <w:r>
          <w:delText>________________________ Allergies:__________________________________________</w:delText>
        </w:r>
      </w:del>
    </w:p>
    <w:p w14:paraId="34B29248" w14:textId="77777777" w:rsidR="0025001D" w:rsidRDefault="0025001D" w:rsidP="00B74C44">
      <w:pPr>
        <w:rPr>
          <w:del w:id="111" w:author="Daryl L. Clemons" w:date="2026-09-25T21:07:00Z" w16du:dateUtc="2026-09-26T01:07:00Z"/>
        </w:rPr>
      </w:pPr>
    </w:p>
    <w:p w14:paraId="41A2ABF9" w14:textId="77777777" w:rsidR="0025001D" w:rsidRDefault="0025001D" w:rsidP="00B74C44">
      <w:pPr>
        <w:rPr>
          <w:del w:id="112" w:author="Daryl L. Clemons" w:date="2026-09-25T21:07:00Z" w16du:dateUtc="2026-09-26T01:07:00Z"/>
        </w:rPr>
      </w:pPr>
    </w:p>
    <w:p w14:paraId="18AC44CE" w14:textId="77777777" w:rsidR="0025001D" w:rsidRDefault="0025001D" w:rsidP="00B74C44">
      <w:pPr>
        <w:rPr>
          <w:del w:id="113" w:author="Daryl L. Clemons" w:date="2026-09-25T21:07:00Z" w16du:dateUtc="2026-09-26T01:07:00Z"/>
          <w:u w:val="single"/>
        </w:rPr>
      </w:pPr>
      <w:del w:id="114" w:author="Daryl L. Clemons" w:date="2026-09-25T21:07:00Z" w16du:dateUtc="2026-09-26T01:07:00Z">
        <w:r w:rsidRPr="0025001D">
          <w:rPr>
            <w:u w:val="single"/>
          </w:rPr>
          <w:delText>Medication</w:delText>
        </w:r>
        <w:r>
          <w:tab/>
        </w:r>
        <w:r>
          <w:tab/>
        </w:r>
        <w:r w:rsidRPr="0025001D">
          <w:rPr>
            <w:u w:val="single"/>
          </w:rPr>
          <w:delText>Dosage/Route</w:delText>
        </w:r>
        <w:r>
          <w:tab/>
        </w:r>
        <w:r>
          <w:tab/>
        </w:r>
        <w:r>
          <w:tab/>
        </w:r>
        <w:r w:rsidRPr="0025001D">
          <w:rPr>
            <w:u w:val="single"/>
          </w:rPr>
          <w:delText>Dose Schedule</w:delText>
        </w:r>
        <w:r>
          <w:tab/>
        </w:r>
        <w:r>
          <w:tab/>
        </w:r>
        <w:r>
          <w:tab/>
        </w:r>
        <w:r w:rsidRPr="0025001D">
          <w:rPr>
            <w:u w:val="single"/>
          </w:rPr>
          <w:delText>Reason</w:delText>
        </w:r>
      </w:del>
    </w:p>
    <w:p w14:paraId="23D8420B" w14:textId="77777777" w:rsidR="0025001D" w:rsidRDefault="0025001D" w:rsidP="00B74C44">
      <w:pPr>
        <w:rPr>
          <w:del w:id="115" w:author="Daryl L. Clemons" w:date="2026-09-25T21:07:00Z" w16du:dateUtc="2026-09-26T01:07:00Z"/>
          <w:u w:val="single"/>
        </w:rPr>
      </w:pPr>
    </w:p>
    <w:p w14:paraId="3A6A641B" w14:textId="77777777" w:rsidR="00B74C44" w:rsidRDefault="0025001D" w:rsidP="0025001D">
      <w:pPr>
        <w:spacing w:line="600" w:lineRule="auto"/>
        <w:rPr>
          <w:del w:id="116" w:author="Daryl L. Clemons" w:date="2026-09-25T21:07:00Z" w16du:dateUtc="2026-09-26T01:07:00Z"/>
          <w:u w:val="single"/>
        </w:rPr>
      </w:pPr>
      <w:del w:id="117" w:author="Daryl L. Clemons" w:date="2026-09-25T21:07:00Z" w16du:dateUtc="2026-09-26T01:07:00Z">
        <w:r>
          <w:rPr>
            <w:u w:val="single"/>
          </w:rPr>
          <w:delTex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delText>
        </w:r>
      </w:del>
    </w:p>
    <w:p w14:paraId="1E8F3DEC" w14:textId="77777777" w:rsidR="0025001D" w:rsidRDefault="0025001D" w:rsidP="0025001D">
      <w:pPr>
        <w:rPr>
          <w:del w:id="118" w:author="Daryl L. Clemons" w:date="2026-09-25T21:07:00Z" w16du:dateUtc="2026-09-26T01:07:00Z"/>
        </w:rPr>
      </w:pPr>
      <w:del w:id="119" w:author="Daryl L. Clemons" w:date="2026-09-25T21:07:00Z" w16du:dateUtc="2026-09-26T01:07:00Z">
        <w:r>
          <w:rPr>
            <w:u w:val="single"/>
          </w:rPr>
          <w:delText>______________</w:delText>
        </w:r>
        <w:r>
          <w:delText xml:space="preserve">*Please allow student to carry inhaler on himself/herself at all times to be used in an </w:delText>
        </w:r>
      </w:del>
    </w:p>
    <w:p w14:paraId="78473F9A" w14:textId="77777777" w:rsidR="0025001D" w:rsidRDefault="0025001D" w:rsidP="0025001D">
      <w:pPr>
        <w:rPr>
          <w:del w:id="120" w:author="Daryl L. Clemons" w:date="2026-09-25T21:07:00Z" w16du:dateUtc="2026-09-26T01:07:00Z"/>
        </w:rPr>
      </w:pPr>
      <w:del w:id="121" w:author="Daryl L. Clemons" w:date="2026-09-25T21:07:00Z" w16du:dateUtc="2026-09-26T01:07:00Z">
        <w:r>
          <w:delText>(physician’s initials)  emergency situation.  I have instructed the student on the proper administration of medication and feel that the student is competent to carry his/her inhaler.</w:delText>
        </w:r>
      </w:del>
    </w:p>
    <w:p w14:paraId="605FF1FA" w14:textId="77777777" w:rsidR="0025001D" w:rsidRDefault="0025001D" w:rsidP="0025001D">
      <w:pPr>
        <w:rPr>
          <w:del w:id="122" w:author="Daryl L. Clemons" w:date="2026-09-25T21:07:00Z" w16du:dateUtc="2026-09-26T01:07:00Z"/>
        </w:rPr>
      </w:pPr>
    </w:p>
    <w:p w14:paraId="5BD2E766" w14:textId="77777777" w:rsidR="0025001D" w:rsidRDefault="0025001D" w:rsidP="009743B0">
      <w:pPr>
        <w:spacing w:line="360" w:lineRule="auto"/>
        <w:rPr>
          <w:del w:id="123" w:author="Daryl L. Clemons" w:date="2026-09-25T21:07:00Z" w16du:dateUtc="2026-09-26T01:07:00Z"/>
        </w:rPr>
      </w:pPr>
      <w:del w:id="124" w:author="Daryl L. Clemons" w:date="2026-09-25T21:07:00Z" w16du:dateUtc="2026-09-26T01:07:00Z">
        <w:r>
          <w:delText>Date:___________________ Physician’s Signature:___________________________________________</w:delText>
        </w:r>
      </w:del>
    </w:p>
    <w:p w14:paraId="45041D41" w14:textId="77777777" w:rsidR="0025001D" w:rsidRDefault="0025001D" w:rsidP="009743B0">
      <w:pPr>
        <w:spacing w:line="360" w:lineRule="auto"/>
        <w:rPr>
          <w:del w:id="125" w:author="Daryl L. Clemons" w:date="2026-09-25T21:07:00Z" w16du:dateUtc="2026-09-26T01:07:00Z"/>
        </w:rPr>
      </w:pPr>
      <w:del w:id="126" w:author="Daryl L. Clemons" w:date="2026-09-25T21:07:00Z" w16du:dateUtc="2026-09-26T01:07:00Z">
        <w:r>
          <w:tab/>
        </w:r>
        <w:r>
          <w:tab/>
        </w:r>
        <w:r>
          <w:tab/>
        </w:r>
        <w:r>
          <w:tab/>
        </w:r>
        <w:r>
          <w:tab/>
          <w:delText>Address:    ___________________________________________</w:delText>
        </w:r>
      </w:del>
    </w:p>
    <w:p w14:paraId="49E3215A" w14:textId="77777777" w:rsidR="0025001D" w:rsidRDefault="0025001D" w:rsidP="009743B0">
      <w:pPr>
        <w:spacing w:line="360" w:lineRule="auto"/>
        <w:rPr>
          <w:del w:id="127" w:author="Daryl L. Clemons" w:date="2026-09-25T21:07:00Z" w16du:dateUtc="2026-09-26T01:07:00Z"/>
        </w:rPr>
      </w:pPr>
      <w:del w:id="128" w:author="Daryl L. Clemons" w:date="2026-09-25T21:07:00Z" w16du:dateUtc="2026-09-26T01:07:00Z">
        <w:r>
          <w:delText xml:space="preserve">             </w:delText>
        </w:r>
        <w:r>
          <w:tab/>
        </w:r>
        <w:r>
          <w:tab/>
        </w:r>
        <w:r>
          <w:tab/>
        </w:r>
        <w:r>
          <w:tab/>
        </w:r>
        <w:r>
          <w:tab/>
        </w:r>
        <w:r>
          <w:tab/>
          <w:delText xml:space="preserve">     ___________________________________________</w:delText>
        </w:r>
      </w:del>
    </w:p>
    <w:p w14:paraId="29835243" w14:textId="77777777" w:rsidR="0025001D" w:rsidRDefault="0025001D" w:rsidP="0025001D">
      <w:pPr>
        <w:pBdr>
          <w:bottom w:val="dotted" w:sz="24" w:space="1" w:color="auto"/>
        </w:pBdr>
        <w:spacing w:line="480" w:lineRule="auto"/>
        <w:rPr>
          <w:del w:id="129" w:author="Daryl L. Clemons" w:date="2026-09-25T21:07:00Z" w16du:dateUtc="2026-09-26T01:07:00Z"/>
        </w:rPr>
      </w:pPr>
      <w:del w:id="130" w:author="Daryl L. Clemons" w:date="2026-09-25T21:07:00Z" w16du:dateUtc="2026-09-26T01:07:00Z">
        <w:r>
          <w:delText xml:space="preserve">                                 </w:delText>
        </w:r>
        <w:r>
          <w:tab/>
        </w:r>
        <w:r>
          <w:tab/>
        </w:r>
        <w:r>
          <w:tab/>
          <w:delText>Phone:       ___________________________________________</w:delText>
        </w:r>
      </w:del>
    </w:p>
    <w:p w14:paraId="2DF7A2A4" w14:textId="77777777" w:rsidR="0025001D" w:rsidRDefault="0025001D" w:rsidP="0025001D">
      <w:pPr>
        <w:rPr>
          <w:del w:id="131" w:author="Daryl L. Clemons" w:date="2026-09-25T21:07:00Z" w16du:dateUtc="2026-09-26T01:07:00Z"/>
        </w:rPr>
      </w:pPr>
      <w:del w:id="132" w:author="Daryl L. Clemons" w:date="2026-09-25T21:07:00Z" w16du:dateUtc="2026-09-26T01:07:00Z">
        <w:r>
          <w:delText>I hereby give my permission for the above named student to receive the above prescribed medication at school.  I agree to cooperate with the school system’s policies on medication.</w:delText>
        </w:r>
      </w:del>
    </w:p>
    <w:p w14:paraId="1027404D" w14:textId="77777777" w:rsidR="0025001D" w:rsidRDefault="0025001D" w:rsidP="0025001D">
      <w:pPr>
        <w:rPr>
          <w:del w:id="133" w:author="Daryl L. Clemons" w:date="2026-09-25T21:07:00Z" w16du:dateUtc="2026-09-26T01:07:00Z"/>
        </w:rPr>
      </w:pPr>
    </w:p>
    <w:p w14:paraId="4CDA91D4" w14:textId="77777777" w:rsidR="0025001D" w:rsidRDefault="0025001D" w:rsidP="0025001D">
      <w:pPr>
        <w:rPr>
          <w:del w:id="134" w:author="Daryl L. Clemons" w:date="2026-09-25T21:07:00Z" w16du:dateUtc="2026-09-26T01:07:00Z"/>
        </w:rPr>
      </w:pPr>
      <w:del w:id="135" w:author="Daryl L. Clemons" w:date="2026-09-25T21:07:00Z" w16du:dateUtc="2026-09-26T01:07:00Z">
        <w:r>
          <w:delText>____________________________</w:delText>
        </w:r>
        <w:r>
          <w:tab/>
        </w:r>
        <w:r>
          <w:tab/>
        </w:r>
        <w:r>
          <w:tab/>
          <w:delText>_______________________________________</w:delText>
        </w:r>
      </w:del>
    </w:p>
    <w:p w14:paraId="78195345" w14:textId="77777777" w:rsidR="0025001D" w:rsidRPr="0025001D" w:rsidRDefault="0025001D" w:rsidP="00FA40B1">
      <w:del w:id="136" w:author="Daryl L. Clemons" w:date="2026-09-25T21:07:00Z" w16du:dateUtc="2026-09-26T01:07:00Z">
        <w:r>
          <w:delText>Date</w:delText>
        </w:r>
        <w:r>
          <w:tab/>
        </w:r>
        <w:r>
          <w:tab/>
        </w:r>
        <w:r>
          <w:tab/>
        </w:r>
        <w:r>
          <w:tab/>
        </w:r>
        <w:r>
          <w:tab/>
        </w:r>
        <w:r>
          <w:tab/>
        </w:r>
        <w:r>
          <w:tab/>
          <w:delText>Parent/Guardian Signature</w:delText>
        </w:r>
      </w:del>
    </w:p>
    <w:sectPr w:rsidR="0025001D" w:rsidRPr="0025001D" w:rsidSect="00F95A12">
      <w:pgSz w:w="12240" w:h="15840"/>
      <w:pgMar w:top="1440" w:right="1080" w:bottom="1440" w:left="1080" w:header="720" w:footer="720" w:gutter="0"/>
      <w:cols w:space="720"/>
      <w:docGrid w:linePitch="360"/>
      <w:sectPrChange w:id="137" w:author="Daryl L. Clemons" w:date="2026-09-25T21:07:00Z" w16du:dateUtc="2026-09-26T01:07:00Z">
        <w:sectPr w:rsidR="0025001D" w:rsidRPr="0025001D" w:rsidSect="00F95A12">
          <w:pgMar w:top="1008" w:right="1440" w:bottom="72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561A"/>
    <w:rsid w:val="000D181B"/>
    <w:rsid w:val="0025001D"/>
    <w:rsid w:val="0028561A"/>
    <w:rsid w:val="00430999"/>
    <w:rsid w:val="006F2FA7"/>
    <w:rsid w:val="00866969"/>
    <w:rsid w:val="008A5E41"/>
    <w:rsid w:val="008C05B7"/>
    <w:rsid w:val="009743B0"/>
    <w:rsid w:val="009952EC"/>
    <w:rsid w:val="009D0555"/>
    <w:rsid w:val="00B66AD4"/>
    <w:rsid w:val="00B74C44"/>
    <w:rsid w:val="00F72BD8"/>
    <w:rsid w:val="00FA4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EE81"/>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AD4"/>
    <w:pPr>
      <w:spacing w:after="0" w:line="240" w:lineRule="auto"/>
      <w:pPrChange w:id="0" w:author="Daryl L. Clemons" w:date="2026-09-25T21:07:00Z">
        <w:pPr>
          <w:spacing w:after="200" w:line="276" w:lineRule="auto"/>
        </w:pPr>
      </w:pPrChange>
    </w:pPr>
    <w:rPr>
      <w:rFonts w:ascii="Times New Roman" w:eastAsia="Times New Roman" w:hAnsi="Times New Roman" w:cs="Times New Roman"/>
      <w:sz w:val="24"/>
      <w:szCs w:val="24"/>
      <w:rPrChange w:id="0" w:author="Daryl L. Clemons" w:date="2026-09-25T21:07: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A40B1"/>
    <w:rPr>
      <w:color w:val="0000FF"/>
      <w:u w:val="single"/>
    </w:rPr>
  </w:style>
  <w:style w:type="character" w:styleId="FollowedHyperlink">
    <w:name w:val="FollowedHyperlink"/>
    <w:basedOn w:val="DefaultParagraphFont"/>
    <w:uiPriority w:val="99"/>
    <w:semiHidden/>
    <w:unhideWhenUsed/>
    <w:rsid w:val="00FA40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Your Company</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Nurse</dc:creator>
  <cp:lastModifiedBy>Arthur Souza Rodrigues</cp:lastModifiedBy>
  <cp:revision>1</cp:revision>
  <dcterms:created xsi:type="dcterms:W3CDTF">2013-04-19T18:03:00Z</dcterms:created>
  <dcterms:modified xsi:type="dcterms:W3CDTF">2026-09-26T01:07:00Z</dcterms:modified>
</cp:coreProperties>
</file>