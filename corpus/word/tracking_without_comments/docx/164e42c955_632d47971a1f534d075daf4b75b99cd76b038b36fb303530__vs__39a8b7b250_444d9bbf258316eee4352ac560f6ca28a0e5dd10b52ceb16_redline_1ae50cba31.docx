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0518C85C" w14:textId="77777777" w:rsidR="00160E5C" w:rsidRDefault="00A72BDD">
      <w:pPr>
        <w:rPr>
          <w:ins w:id="6" w:author="Green, Auriel" w:date="2026-09-25T21:13:00Z" w16du:dateUtc="2026-09-26T01:13:00Z"/>
          <w:rFonts w:ascii="Perpetua" w:hAnsi="Perpetua"/>
          <w:b/>
          <w:sz w:val="28"/>
          <w:szCs w:val="28"/>
          <w:u w:val="single"/>
        </w:rPr>
      </w:pPr>
      <w:ins w:id="7" w:author="Green, Auriel" w:date="2026-09-25T21:13:00Z" w16du:dateUtc="2026-09-26T01:13:00Z">
        <w:r>
          <w:rPr>
            <w:rFonts w:ascii="Perpetua" w:hAnsi="Perpetua"/>
            <w:b/>
            <w:sz w:val="28"/>
            <w:szCs w:val="28"/>
            <w:u w:val="single"/>
          </w:rPr>
          <w:t>Biographical</w:t>
        </w:r>
        <w:r w:rsidR="00A01054">
          <w:rPr>
            <w:rFonts w:ascii="Perpetua" w:hAnsi="Perpetua"/>
            <w:b/>
            <w:sz w:val="28"/>
            <w:szCs w:val="28"/>
            <w:u w:val="single"/>
          </w:rPr>
          <w:t xml:space="preserve"> Study of the Fascist Leaders</w:t>
        </w:r>
      </w:ins>
    </w:p>
    <w:p w14:paraId="22CB25A6" w14:textId="77777777" w:rsidR="00A01054" w:rsidRDefault="00A01054" w:rsidP="00A01054">
      <w:pPr>
        <w:pStyle w:val="ListParagraph"/>
        <w:numPr>
          <w:ilvl w:val="0"/>
          <w:numId w:val="3"/>
        </w:numPr>
        <w:rPr>
          <w:ins w:id="8" w:author="Green, Auriel" w:date="2026-09-25T21:13:00Z" w16du:dateUtc="2026-09-26T01:13:00Z"/>
          <w:rFonts w:ascii="Perpetua" w:hAnsi="Perpetua"/>
          <w:sz w:val="28"/>
          <w:szCs w:val="28"/>
        </w:rPr>
      </w:pPr>
      <w:ins w:id="9" w:author="Green, Auriel" w:date="2026-09-25T21:13:00Z" w16du:dateUtc="2026-09-26T01:13:00Z">
        <w:r>
          <w:rPr>
            <w:rFonts w:ascii="Perpetua" w:hAnsi="Perpetua"/>
            <w:sz w:val="28"/>
            <w:szCs w:val="28"/>
          </w:rPr>
          <w:t>Background</w:t>
        </w:r>
      </w:ins>
    </w:p>
    <w:p w14:paraId="66701BEE" w14:textId="77777777" w:rsidR="00A01054" w:rsidRDefault="00A01054" w:rsidP="00A01054">
      <w:pPr>
        <w:pStyle w:val="ListParagraph"/>
        <w:rPr>
          <w:ins w:id="10" w:author="Green, Auriel" w:date="2026-09-25T21:13:00Z" w16du:dateUtc="2026-09-26T01:13:00Z"/>
          <w:rFonts w:ascii="Perpetua" w:hAnsi="Perpetua"/>
          <w:sz w:val="28"/>
          <w:szCs w:val="28"/>
        </w:rPr>
      </w:pPr>
    </w:p>
    <w:p w14:paraId="75EC765D" w14:textId="77777777" w:rsidR="00A01054" w:rsidRDefault="00A01054" w:rsidP="00A01054">
      <w:pPr>
        <w:pStyle w:val="ListParagraph"/>
        <w:numPr>
          <w:ilvl w:val="0"/>
          <w:numId w:val="4"/>
        </w:numPr>
        <w:rPr>
          <w:ins w:id="11" w:author="Green, Auriel" w:date="2026-09-25T21:13:00Z" w16du:dateUtc="2026-09-26T01:13:00Z"/>
          <w:rFonts w:ascii="Perpetua" w:hAnsi="Perpetua"/>
          <w:sz w:val="28"/>
          <w:szCs w:val="28"/>
        </w:rPr>
      </w:pPr>
      <w:ins w:id="12" w:author="Green, Auriel" w:date="2026-09-25T21:13:00Z" w16du:dateUtc="2026-09-26T01:13:00Z">
        <w:r>
          <w:rPr>
            <w:rFonts w:ascii="Perpetua" w:hAnsi="Perpetua"/>
            <w:sz w:val="28"/>
            <w:szCs w:val="28"/>
          </w:rPr>
          <w:t xml:space="preserve">Time period </w:t>
        </w:r>
        <w:r w:rsidR="00A72BDD">
          <w:rPr>
            <w:rFonts w:ascii="Perpetua" w:hAnsi="Perpetua"/>
            <w:sz w:val="28"/>
            <w:szCs w:val="28"/>
          </w:rPr>
          <w:t>they were leaders</w:t>
        </w:r>
      </w:ins>
    </w:p>
    <w:p w14:paraId="0B85C620" w14:textId="77777777" w:rsidR="00A01054" w:rsidRDefault="00A72BDD" w:rsidP="00A01054">
      <w:pPr>
        <w:pStyle w:val="ListParagraph"/>
        <w:numPr>
          <w:ilvl w:val="0"/>
          <w:numId w:val="4"/>
        </w:numPr>
        <w:rPr>
          <w:ins w:id="13" w:author="Green, Auriel" w:date="2026-09-25T21:13:00Z" w16du:dateUtc="2026-09-26T01:13:00Z"/>
          <w:rFonts w:ascii="Perpetua" w:hAnsi="Perpetua"/>
          <w:sz w:val="28"/>
          <w:szCs w:val="28"/>
        </w:rPr>
      </w:pPr>
      <w:ins w:id="14" w:author="Green, Auriel" w:date="2026-09-25T21:13:00Z" w16du:dateUtc="2026-09-26T01:13:00Z">
        <w:r>
          <w:rPr>
            <w:rFonts w:ascii="Perpetua" w:hAnsi="Perpetua"/>
            <w:sz w:val="28"/>
            <w:szCs w:val="28"/>
          </w:rPr>
          <w:t>Country</w:t>
        </w:r>
      </w:ins>
    </w:p>
    <w:p w14:paraId="260E622A" w14:textId="77777777" w:rsidR="00A01054" w:rsidRDefault="00A01054" w:rsidP="00A01054">
      <w:pPr>
        <w:pStyle w:val="ListParagraph"/>
        <w:numPr>
          <w:ilvl w:val="0"/>
          <w:numId w:val="4"/>
        </w:numPr>
        <w:rPr>
          <w:ins w:id="15" w:author="Green, Auriel" w:date="2026-09-25T21:13:00Z" w16du:dateUtc="2026-09-26T01:13:00Z"/>
          <w:rFonts w:ascii="Perpetua" w:hAnsi="Perpetua"/>
          <w:sz w:val="28"/>
          <w:szCs w:val="28"/>
        </w:rPr>
      </w:pPr>
      <w:ins w:id="16" w:author="Green, Auriel" w:date="2026-09-25T21:13:00Z" w16du:dateUtc="2026-09-26T01:13:00Z">
        <w:r>
          <w:rPr>
            <w:rFonts w:ascii="Perpetua" w:hAnsi="Perpetua"/>
            <w:sz w:val="28"/>
            <w:szCs w:val="28"/>
          </w:rPr>
          <w:t xml:space="preserve">Role </w:t>
        </w:r>
        <w:r w:rsidR="00A72BDD">
          <w:rPr>
            <w:rFonts w:ascii="Perpetua" w:hAnsi="Perpetua"/>
            <w:sz w:val="28"/>
            <w:szCs w:val="28"/>
          </w:rPr>
          <w:t>they played</w:t>
        </w:r>
      </w:ins>
    </w:p>
    <w:p w14:paraId="10D8A300" w14:textId="77777777" w:rsidR="00A01054" w:rsidRDefault="00A01054" w:rsidP="00A01054">
      <w:pPr>
        <w:pStyle w:val="ListParagraph"/>
        <w:ind w:left="1080"/>
        <w:rPr>
          <w:ins w:id="17" w:author="Green, Auriel" w:date="2026-09-25T21:13:00Z" w16du:dateUtc="2026-09-26T01:13:00Z"/>
          <w:rFonts w:ascii="Perpetua" w:hAnsi="Perpetua"/>
          <w:sz w:val="28"/>
          <w:szCs w:val="28"/>
        </w:rPr>
      </w:pPr>
    </w:p>
    <w:p w14:paraId="61F20440" w14:textId="77777777" w:rsidR="00A01054" w:rsidRDefault="00A01054" w:rsidP="00A01054">
      <w:pPr>
        <w:pStyle w:val="ListParagraph"/>
        <w:numPr>
          <w:ilvl w:val="0"/>
          <w:numId w:val="3"/>
        </w:numPr>
        <w:rPr>
          <w:ins w:id="18" w:author="Green, Auriel" w:date="2026-09-25T21:13:00Z" w16du:dateUtc="2026-09-26T01:13:00Z"/>
          <w:rFonts w:ascii="Perpetua" w:hAnsi="Perpetua"/>
          <w:sz w:val="28"/>
          <w:szCs w:val="28"/>
        </w:rPr>
      </w:pPr>
      <w:ins w:id="19" w:author="Green, Auriel" w:date="2026-09-25T21:13:00Z" w16du:dateUtc="2026-09-26T01:13:00Z">
        <w:r>
          <w:rPr>
            <w:rFonts w:ascii="Perpetua" w:hAnsi="Perpetua"/>
            <w:sz w:val="28"/>
            <w:szCs w:val="28"/>
          </w:rPr>
          <w:t xml:space="preserve">Major Events </w:t>
        </w:r>
        <w:r w:rsidR="00A72BDD">
          <w:rPr>
            <w:rFonts w:ascii="Perpetua" w:hAnsi="Perpetua"/>
            <w:sz w:val="28"/>
            <w:szCs w:val="28"/>
          </w:rPr>
          <w:t>from their time of rule</w:t>
        </w:r>
      </w:ins>
    </w:p>
    <w:p w14:paraId="1C99EF82" w14:textId="77777777" w:rsidR="00A01054" w:rsidRDefault="00A01054" w:rsidP="00A01054">
      <w:pPr>
        <w:pStyle w:val="ListParagraph"/>
        <w:ind w:left="1080"/>
        <w:rPr>
          <w:ins w:id="20" w:author="Green, Auriel" w:date="2026-09-25T21:13:00Z" w16du:dateUtc="2026-09-26T01:13:00Z"/>
          <w:rFonts w:ascii="Perpetua" w:hAnsi="Perpetua"/>
          <w:sz w:val="28"/>
          <w:szCs w:val="28"/>
        </w:rPr>
      </w:pPr>
    </w:p>
    <w:p w14:paraId="5886030D" w14:textId="77777777" w:rsidR="00A01054" w:rsidRDefault="00A72BDD" w:rsidP="00A72BDD">
      <w:pPr>
        <w:pStyle w:val="ListParagraph"/>
        <w:numPr>
          <w:ilvl w:val="0"/>
          <w:numId w:val="4"/>
        </w:numPr>
        <w:rPr>
          <w:ins w:id="21" w:author="Green, Auriel" w:date="2026-09-25T21:13:00Z" w16du:dateUtc="2026-09-26T01:13:00Z"/>
          <w:rFonts w:ascii="Perpetua" w:hAnsi="Perpetua"/>
          <w:sz w:val="28"/>
          <w:szCs w:val="28"/>
        </w:rPr>
      </w:pPr>
      <w:ins w:id="22" w:author="Green, Auriel" w:date="2026-09-25T21:13:00Z" w16du:dateUtc="2026-09-26T01:13:00Z">
        <w:r>
          <w:rPr>
            <w:rFonts w:ascii="Perpetua" w:hAnsi="Perpetua"/>
            <w:sz w:val="28"/>
            <w:szCs w:val="28"/>
          </w:rPr>
          <w:t xml:space="preserve">Major </w:t>
        </w:r>
        <w:r w:rsidR="00A01054">
          <w:rPr>
            <w:rFonts w:ascii="Perpetua" w:hAnsi="Perpetua"/>
            <w:sz w:val="28"/>
            <w:szCs w:val="28"/>
          </w:rPr>
          <w:t>Events</w:t>
        </w:r>
        <w:r>
          <w:rPr>
            <w:rFonts w:ascii="Perpetua" w:hAnsi="Perpetua"/>
            <w:sz w:val="28"/>
            <w:szCs w:val="28"/>
          </w:rPr>
          <w:t xml:space="preserve"> and how did they respond?</w:t>
        </w:r>
      </w:ins>
    </w:p>
    <w:p w14:paraId="282FE5BD" w14:textId="77777777" w:rsidR="00A72BDD" w:rsidRPr="00A72BDD" w:rsidRDefault="00A72BDD" w:rsidP="00A72BDD">
      <w:pPr>
        <w:pStyle w:val="ListParagraph"/>
        <w:numPr>
          <w:ilvl w:val="0"/>
          <w:numId w:val="4"/>
        </w:numPr>
        <w:rPr>
          <w:ins w:id="23" w:author="Green, Auriel" w:date="2026-09-25T21:13:00Z" w16du:dateUtc="2026-09-26T01:13:00Z"/>
          <w:rFonts w:ascii="Perpetua" w:hAnsi="Perpetua"/>
          <w:sz w:val="28"/>
          <w:szCs w:val="28"/>
        </w:rPr>
      </w:pPr>
    </w:p>
    <w:p w14:paraId="508D393C" w14:textId="77777777" w:rsidR="00A01054" w:rsidRDefault="00A01054" w:rsidP="00A01054">
      <w:pPr>
        <w:pStyle w:val="ListParagraph"/>
        <w:numPr>
          <w:ilvl w:val="0"/>
          <w:numId w:val="3"/>
        </w:numPr>
        <w:rPr>
          <w:ins w:id="24" w:author="Green, Auriel" w:date="2026-09-25T21:13:00Z" w16du:dateUtc="2026-09-26T01:13:00Z"/>
          <w:rFonts w:ascii="Perpetua" w:hAnsi="Perpetua"/>
          <w:sz w:val="28"/>
          <w:szCs w:val="28"/>
        </w:rPr>
      </w:pPr>
      <w:ins w:id="25" w:author="Green, Auriel" w:date="2026-09-25T21:13:00Z" w16du:dateUtc="2026-09-26T01:13:00Z">
        <w:r>
          <w:rPr>
            <w:rFonts w:ascii="Perpetua" w:hAnsi="Perpetua"/>
            <w:sz w:val="28"/>
            <w:szCs w:val="28"/>
          </w:rPr>
          <w:t>Memorable Interactions</w:t>
        </w:r>
      </w:ins>
    </w:p>
    <w:p w14:paraId="54D987C4" w14:textId="77777777" w:rsidR="00A01054" w:rsidRDefault="00A01054" w:rsidP="00A01054">
      <w:pPr>
        <w:pStyle w:val="ListParagraph"/>
        <w:rPr>
          <w:ins w:id="26" w:author="Green, Auriel" w:date="2026-09-25T21:13:00Z" w16du:dateUtc="2026-09-26T01:13:00Z"/>
          <w:rFonts w:ascii="Perpetua" w:hAnsi="Perpetua"/>
          <w:sz w:val="28"/>
          <w:szCs w:val="28"/>
        </w:rPr>
      </w:pPr>
    </w:p>
    <w:p w14:paraId="383A434B" w14:textId="77777777" w:rsidR="00A01054" w:rsidRDefault="00A01054" w:rsidP="00A01054">
      <w:pPr>
        <w:pStyle w:val="ListParagraph"/>
        <w:numPr>
          <w:ilvl w:val="0"/>
          <w:numId w:val="4"/>
        </w:numPr>
        <w:rPr>
          <w:ins w:id="27" w:author="Green, Auriel" w:date="2026-09-25T21:13:00Z" w16du:dateUtc="2026-09-26T01:13:00Z"/>
          <w:rFonts w:ascii="Perpetua" w:hAnsi="Perpetua"/>
          <w:sz w:val="28"/>
          <w:szCs w:val="28"/>
        </w:rPr>
      </w:pPr>
      <w:ins w:id="28" w:author="Green, Auriel" w:date="2026-09-25T21:13:00Z" w16du:dateUtc="2026-09-26T01:13:00Z">
        <w:r>
          <w:rPr>
            <w:rFonts w:ascii="Perpetua" w:hAnsi="Perpetua"/>
            <w:sz w:val="28"/>
            <w:szCs w:val="28"/>
          </w:rPr>
          <w:t>Quote</w:t>
        </w:r>
        <w:r w:rsidR="00A72BDD">
          <w:rPr>
            <w:rFonts w:ascii="Perpetua" w:hAnsi="Perpetua"/>
            <w:sz w:val="28"/>
            <w:szCs w:val="28"/>
          </w:rPr>
          <w:t>s that illustrate type of person they were</w:t>
        </w:r>
      </w:ins>
    </w:p>
    <w:p w14:paraId="2E346CF6" w14:textId="77777777" w:rsidR="00A01054" w:rsidRPr="00A72BDD" w:rsidRDefault="00A72BDD" w:rsidP="00A72BDD">
      <w:pPr>
        <w:pStyle w:val="ListParagraph"/>
        <w:numPr>
          <w:ilvl w:val="0"/>
          <w:numId w:val="4"/>
        </w:numPr>
        <w:rPr>
          <w:ins w:id="29" w:author="Green, Auriel" w:date="2026-09-25T21:13:00Z" w16du:dateUtc="2026-09-26T01:13:00Z"/>
          <w:rFonts w:ascii="Perpetua" w:hAnsi="Perpetua"/>
          <w:sz w:val="28"/>
          <w:szCs w:val="28"/>
        </w:rPr>
      </w:pPr>
      <w:ins w:id="30" w:author="Green, Auriel" w:date="2026-09-25T21:13:00Z" w16du:dateUtc="2026-09-26T01:13:00Z">
        <w:r>
          <w:rPr>
            <w:rFonts w:ascii="Perpetua" w:hAnsi="Perpetua"/>
            <w:sz w:val="28"/>
            <w:szCs w:val="28"/>
          </w:rPr>
          <w:t>Major a</w:t>
        </w:r>
        <w:r w:rsidR="00A01054">
          <w:rPr>
            <w:rFonts w:ascii="Perpetua" w:hAnsi="Perpetua"/>
            <w:sz w:val="28"/>
            <w:szCs w:val="28"/>
          </w:rPr>
          <w:t>ction</w:t>
        </w:r>
        <w:r>
          <w:rPr>
            <w:rFonts w:ascii="Perpetua" w:hAnsi="Perpetua"/>
            <w:sz w:val="28"/>
            <w:szCs w:val="28"/>
          </w:rPr>
          <w:t>s toward other countries and their own people</w:t>
        </w:r>
      </w:ins>
    </w:p>
    <w:p w14:paraId="2C44F59B" w14:textId="77777777" w:rsidR="00A01054" w:rsidRDefault="00A01054" w:rsidP="00A01054">
      <w:pPr>
        <w:pStyle w:val="ListParagraph"/>
        <w:ind w:left="1080"/>
        <w:rPr>
          <w:ins w:id="31" w:author="Green, Auriel" w:date="2026-09-25T21:13:00Z" w16du:dateUtc="2026-09-26T01:13:00Z"/>
          <w:rFonts w:ascii="Perpetua" w:hAnsi="Perpetua"/>
          <w:sz w:val="28"/>
          <w:szCs w:val="28"/>
        </w:rPr>
      </w:pPr>
    </w:p>
    <w:p w14:paraId="6C8F05C9" w14:textId="77777777" w:rsidR="00E04AE9" w:rsidRDefault="00A01054" w:rsidP="00E04AE9">
      <w:pPr>
        <w:pStyle w:val="ListParagraph"/>
        <w:numPr>
          <w:ilvl w:val="0"/>
          <w:numId w:val="3"/>
        </w:numPr>
        <w:rPr>
          <w:ins w:id="32" w:author="Green, Auriel" w:date="2026-09-25T21:13:00Z" w16du:dateUtc="2026-09-26T01:13:00Z"/>
          <w:rFonts w:ascii="Perpetua" w:hAnsi="Perpetua"/>
          <w:sz w:val="28"/>
          <w:szCs w:val="28"/>
        </w:rPr>
      </w:pPr>
      <w:ins w:id="33" w:author="Green, Auriel" w:date="2026-09-25T21:13:00Z" w16du:dateUtc="2026-09-26T01:13:00Z">
        <w:r>
          <w:rPr>
            <w:rFonts w:ascii="Perpetua" w:hAnsi="Perpetua"/>
            <w:sz w:val="28"/>
            <w:szCs w:val="28"/>
          </w:rPr>
          <w:t xml:space="preserve">Personal Impression </w:t>
        </w:r>
      </w:ins>
    </w:p>
    <w:p w14:paraId="45DDDEFD" w14:textId="77777777" w:rsidR="00A72BDD" w:rsidRDefault="00A72BDD" w:rsidP="00A72BDD">
      <w:pPr>
        <w:pStyle w:val="ListParagraph"/>
        <w:rPr>
          <w:ins w:id="34" w:author="Green, Auriel" w:date="2026-09-25T21:13:00Z" w16du:dateUtc="2026-09-26T01:13:00Z"/>
          <w:rFonts w:ascii="Perpetua" w:hAnsi="Perpetua"/>
          <w:sz w:val="28"/>
          <w:szCs w:val="28"/>
        </w:rPr>
      </w:pPr>
    </w:p>
    <w:p w14:paraId="6BC06A32" w14:textId="77777777" w:rsidR="00A72BDD" w:rsidRDefault="00A72BDD" w:rsidP="00A72BDD">
      <w:pPr>
        <w:pStyle w:val="ListParagraph"/>
        <w:numPr>
          <w:ilvl w:val="0"/>
          <w:numId w:val="4"/>
        </w:numPr>
        <w:rPr>
          <w:ins w:id="35" w:author="Green, Auriel" w:date="2026-09-25T21:13:00Z" w16du:dateUtc="2026-09-26T01:13:00Z"/>
          <w:rFonts w:ascii="Perpetua" w:hAnsi="Perpetua"/>
          <w:sz w:val="28"/>
          <w:szCs w:val="28"/>
        </w:rPr>
      </w:pPr>
      <w:ins w:id="36" w:author="Green, Auriel" w:date="2026-09-25T21:13:00Z" w16du:dateUtc="2026-09-26T01:13:00Z">
        <w:r>
          <w:rPr>
            <w:rFonts w:ascii="Perpetua" w:hAnsi="Perpetua"/>
            <w:sz w:val="28"/>
            <w:szCs w:val="28"/>
          </w:rPr>
          <w:t xml:space="preserve">What type of person were they? </w:t>
        </w:r>
      </w:ins>
    </w:p>
    <w:p w14:paraId="4FB6FBA5" w14:textId="77777777" w:rsidR="00E04AE9" w:rsidRDefault="00E04AE9" w:rsidP="00E04AE9">
      <w:pPr>
        <w:rPr>
          <w:ins w:id="37" w:author="Green, Auriel" w:date="2026-09-25T21:13:00Z" w16du:dateUtc="2026-09-26T01:13:00Z"/>
          <w:rFonts w:ascii="Perpetua" w:hAnsi="Perpetua"/>
          <w:sz w:val="28"/>
          <w:szCs w:val="28"/>
        </w:rPr>
      </w:pPr>
    </w:p>
    <w:p w14:paraId="39E0CFF8" w14:textId="77777777" w:rsidR="00E04AE9" w:rsidRPr="00A72BDD" w:rsidRDefault="006C2D77" w:rsidP="00E04AE9">
      <w:pPr>
        <w:rPr>
          <w:ins w:id="38" w:author="Green, Auriel" w:date="2026-09-25T21:13:00Z" w16du:dateUtc="2026-09-26T01:13:00Z"/>
          <w:rFonts w:ascii="Perpetua" w:hAnsi="Perpetua"/>
          <w:sz w:val="36"/>
          <w:szCs w:val="36"/>
        </w:rPr>
      </w:pPr>
      <w:ins w:id="39" w:author="Green, Auriel" w:date="2026-09-25T21:13:00Z" w16du:dateUtc="2026-09-26T01:13:00Z">
        <w:r>
          <w:rPr>
            <w:rFonts w:ascii="Perpetua" w:hAnsi="Perpetua"/>
            <w:sz w:val="36"/>
            <w:szCs w:val="36"/>
          </w:rPr>
          <w:t>INVESTIGATE THESE FOUR</w:t>
        </w:r>
        <w:r w:rsidR="00E04AE9" w:rsidRPr="00A72BDD">
          <w:rPr>
            <w:rFonts w:ascii="Perpetua" w:hAnsi="Perpetua"/>
            <w:sz w:val="36"/>
            <w:szCs w:val="36"/>
          </w:rPr>
          <w:t xml:space="preserve"> ITEMS FOR THE FOLLOWING FASCIST LEADERS: </w:t>
        </w:r>
      </w:ins>
    </w:p>
    <w:p w14:paraId="00972D92" w14:textId="77777777" w:rsidR="00E04AE9" w:rsidRPr="00A72BDD" w:rsidRDefault="00E04AE9" w:rsidP="00E04AE9">
      <w:pPr>
        <w:pStyle w:val="ListParagraph"/>
        <w:numPr>
          <w:ilvl w:val="0"/>
          <w:numId w:val="5"/>
        </w:numPr>
        <w:rPr>
          <w:ins w:id="40" w:author="Green, Auriel" w:date="2026-09-25T21:13:00Z" w16du:dateUtc="2026-09-26T01:13:00Z"/>
          <w:rFonts w:ascii="Perpetua" w:hAnsi="Perpetua"/>
          <w:sz w:val="36"/>
          <w:szCs w:val="36"/>
        </w:rPr>
      </w:pPr>
      <w:ins w:id="41" w:author="Green, Auriel" w:date="2026-09-25T21:13:00Z" w16du:dateUtc="2026-09-26T01:13:00Z">
        <w:r w:rsidRPr="00A72BDD">
          <w:rPr>
            <w:rFonts w:ascii="Perpetua" w:hAnsi="Perpetua"/>
            <w:sz w:val="36"/>
            <w:szCs w:val="36"/>
          </w:rPr>
          <w:t>JOSEF STALIN</w:t>
        </w:r>
      </w:ins>
    </w:p>
    <w:p w14:paraId="42BBF0A9" w14:textId="77777777" w:rsidR="00E04AE9" w:rsidRPr="00A72BDD" w:rsidRDefault="00E04AE9" w:rsidP="00E04AE9">
      <w:pPr>
        <w:pStyle w:val="ListParagraph"/>
        <w:numPr>
          <w:ilvl w:val="0"/>
          <w:numId w:val="5"/>
        </w:numPr>
        <w:rPr>
          <w:ins w:id="42" w:author="Green, Auriel" w:date="2026-09-25T21:13:00Z" w16du:dateUtc="2026-09-26T01:13:00Z"/>
          <w:rFonts w:ascii="Perpetua" w:hAnsi="Perpetua"/>
          <w:sz w:val="36"/>
          <w:szCs w:val="36"/>
        </w:rPr>
      </w:pPr>
      <w:ins w:id="43" w:author="Green, Auriel" w:date="2026-09-25T21:13:00Z" w16du:dateUtc="2026-09-26T01:13:00Z">
        <w:r w:rsidRPr="00A72BDD">
          <w:rPr>
            <w:rFonts w:ascii="Perpetua" w:hAnsi="Perpetua"/>
            <w:sz w:val="36"/>
            <w:szCs w:val="36"/>
          </w:rPr>
          <w:t>BENITO MUSSOLINI</w:t>
        </w:r>
      </w:ins>
    </w:p>
    <w:p w14:paraId="3F0C6D32" w14:textId="77777777" w:rsidR="00E04AE9" w:rsidRPr="00A72BDD" w:rsidRDefault="00E04AE9" w:rsidP="00E04AE9">
      <w:pPr>
        <w:pStyle w:val="ListParagraph"/>
        <w:numPr>
          <w:ilvl w:val="0"/>
          <w:numId w:val="5"/>
        </w:numPr>
        <w:rPr>
          <w:ins w:id="44" w:author="Green, Auriel" w:date="2026-09-25T21:13:00Z" w16du:dateUtc="2026-09-26T01:13:00Z"/>
          <w:rFonts w:ascii="Perpetua" w:hAnsi="Perpetua"/>
          <w:sz w:val="36"/>
          <w:szCs w:val="36"/>
        </w:rPr>
      </w:pPr>
      <w:ins w:id="45" w:author="Green, Auriel" w:date="2026-09-25T21:13:00Z" w16du:dateUtc="2026-09-26T01:13:00Z">
        <w:r w:rsidRPr="00A72BDD">
          <w:rPr>
            <w:rFonts w:ascii="Perpetua" w:hAnsi="Perpetua"/>
            <w:sz w:val="36"/>
            <w:szCs w:val="36"/>
          </w:rPr>
          <w:t>ADOLF HITLER</w:t>
        </w:r>
      </w:ins>
    </w:p>
    <w:p w14:paraId="5AC5E863" w14:textId="77777777" w:rsidR="00E04AE9" w:rsidRPr="00A72BDD" w:rsidRDefault="00E04AE9" w:rsidP="00E04AE9">
      <w:pPr>
        <w:pStyle w:val="ListParagraph"/>
        <w:numPr>
          <w:ilvl w:val="0"/>
          <w:numId w:val="5"/>
        </w:numPr>
        <w:rPr>
          <w:ins w:id="46" w:author="Green, Auriel" w:date="2026-09-25T21:13:00Z" w16du:dateUtc="2026-09-26T01:13:00Z"/>
          <w:rFonts w:ascii="Perpetua" w:hAnsi="Perpetua"/>
          <w:sz w:val="36"/>
          <w:szCs w:val="36"/>
        </w:rPr>
      </w:pPr>
      <w:ins w:id="47" w:author="Green, Auriel" w:date="2026-09-25T21:13:00Z" w16du:dateUtc="2026-09-26T01:13:00Z">
        <w:r w:rsidRPr="00A72BDD">
          <w:rPr>
            <w:rFonts w:ascii="Perpetua" w:hAnsi="Perpetua"/>
            <w:sz w:val="36"/>
            <w:szCs w:val="36"/>
          </w:rPr>
          <w:t>FRANCISCO FRANCO</w:t>
        </w:r>
      </w:ins>
    </w:p>
    <w:p w14:paraId="7570F3E8" w14:textId="77777777" w:rsidR="00E04AE9" w:rsidRPr="00A72BDD" w:rsidRDefault="00E04AE9" w:rsidP="00E04AE9">
      <w:pPr>
        <w:pStyle w:val="ListParagraph"/>
        <w:numPr>
          <w:ilvl w:val="0"/>
          <w:numId w:val="5"/>
        </w:numPr>
        <w:rPr>
          <w:ins w:id="48" w:author="Green, Auriel" w:date="2026-09-25T21:13:00Z" w16du:dateUtc="2026-09-26T01:13:00Z"/>
          <w:rFonts w:ascii="Perpetua" w:hAnsi="Perpetua"/>
          <w:sz w:val="36"/>
          <w:szCs w:val="36"/>
        </w:rPr>
      </w:pPr>
      <w:ins w:id="49" w:author="Green, Auriel" w:date="2026-09-25T21:13:00Z" w16du:dateUtc="2026-09-26T01:13:00Z">
        <w:r w:rsidRPr="00A72BDD">
          <w:rPr>
            <w:rFonts w:ascii="Perpetua" w:hAnsi="Perpetua"/>
            <w:sz w:val="36"/>
            <w:szCs w:val="36"/>
          </w:rPr>
          <w:lastRenderedPageBreak/>
          <w:t>HIDEKI TOJO</w:t>
        </w:r>
      </w:ins>
    </w:p>
    <w:p w14:paraId="0949F23D" w14:textId="77777777" w:rsidR="00E04AE9" w:rsidRPr="00A72BDD" w:rsidRDefault="00E04AE9" w:rsidP="00E04AE9">
      <w:pPr>
        <w:pStyle w:val="ListParagraph"/>
        <w:numPr>
          <w:ilvl w:val="0"/>
          <w:numId w:val="5"/>
        </w:numPr>
        <w:rPr>
          <w:ins w:id="50" w:author="Green, Auriel" w:date="2026-09-25T21:13:00Z" w16du:dateUtc="2026-09-26T01:13:00Z"/>
          <w:rFonts w:ascii="Perpetua" w:hAnsi="Perpetua"/>
          <w:sz w:val="36"/>
          <w:szCs w:val="36"/>
        </w:rPr>
      </w:pPr>
      <w:ins w:id="51" w:author="Green, Auriel" w:date="2026-09-25T21:13:00Z" w16du:dateUtc="2026-09-26T01:13:00Z">
        <w:r w:rsidRPr="00A72BDD">
          <w:rPr>
            <w:rFonts w:ascii="Perpetua" w:hAnsi="Perpetua"/>
            <w:sz w:val="36"/>
            <w:szCs w:val="36"/>
          </w:rPr>
          <w:t xml:space="preserve">MAO ZEDONG </w:t>
        </w:r>
      </w:ins>
    </w:p>
    <w:p w14:paraId="70C4E3B4" w14:textId="77777777" w:rsidR="00305CFB" w:rsidRDefault="00E04AE9">
      <w:pPr>
        <w:rPr>
          <w:del w:id="52" w:author="Green, Auriel" w:date="2026-09-25T21:13:00Z" w16du:dateUtc="2026-09-26T01:13:00Z"/>
          <w:b/>
          <w:sz w:val="28"/>
          <w:szCs w:val="28"/>
        </w:rPr>
      </w:pPr>
      <w:ins w:id="53" w:author="Green, Auriel" w:date="2026-09-25T21:13:00Z" w16du:dateUtc="2026-09-26T01:13:00Z">
        <w:r w:rsidRPr="00A72BDD">
          <w:rPr>
            <w:rFonts w:ascii="Perpetua" w:hAnsi="Perpetua"/>
            <w:sz w:val="36"/>
            <w:szCs w:val="36"/>
          </w:rPr>
          <w:t xml:space="preserve">POL POT </w:t>
        </w:r>
      </w:ins>
    </w:p>
    <w:p w14:paraId="4C606FEB" w14:textId="77777777" w:rsidR="00305CFB" w:rsidRDefault="005B64B2">
      <w:pPr>
        <w:widowControl w:val="0"/>
        <w:spacing w:line="240" w:lineRule="auto"/>
        <w:rPr>
          <w:del w:id="54" w:author="Green, Auriel" w:date="2026-09-25T21:13:00Z" w16du:dateUtc="2026-09-26T01:13:00Z"/>
          <w:rFonts w:ascii="Poppins" w:eastAsia="Poppins" w:hAnsi="Poppins" w:cs="Poppins"/>
          <w:b/>
        </w:rPr>
      </w:pPr>
      <w:del w:id="55" w:author="Green, Auriel" w:date="2026-09-25T21:13:00Z" w16du:dateUtc="2026-09-26T01:13:00Z">
        <w:r>
          <w:rPr>
            <w:rFonts w:ascii="Poppins" w:eastAsia="Poppins" w:hAnsi="Poppins" w:cs="Poppins"/>
            <w:b/>
          </w:rPr>
          <w:delText>Today’s Look For:</w:delText>
        </w:r>
      </w:del>
    </w:p>
    <w:p w14:paraId="2AB26A35" w14:textId="0E368101" w:rsidR="00305CFB" w:rsidRDefault="005B64B2">
      <w:pPr>
        <w:widowControl w:val="0"/>
        <w:numPr>
          <w:ilvl w:val="0"/>
          <w:numId w:val="1"/>
        </w:numPr>
        <w:spacing w:line="240" w:lineRule="auto"/>
        <w:rPr>
          <w:del w:id="56" w:author="Green, Auriel" w:date="2026-09-25T21:13:00Z" w16du:dateUtc="2026-09-26T01:13:00Z"/>
          <w:rFonts w:ascii="Poppins" w:eastAsia="Poppins" w:hAnsi="Poppins" w:cs="Poppins"/>
          <w:color w:val="212121"/>
        </w:rPr>
      </w:pPr>
      <w:del w:id="57" w:author="Green, Auriel" w:date="2026-09-25T21:13:00Z" w16du:dateUtc="2026-09-26T01:13:00Z">
        <w:r>
          <w:rPr>
            <w:rFonts w:ascii="Poppins" w:eastAsia="Poppins" w:hAnsi="Poppins" w:cs="Poppins"/>
            <w:color w:val="212121"/>
          </w:rPr>
          <w:delText>O</w:delText>
        </w:r>
        <w:r>
          <w:rPr>
            <w:rFonts w:ascii="Poppins" w:eastAsia="Poppins" w:hAnsi="Poppins" w:cs="Poppins"/>
          </w:rPr>
          <w:delText>ver the course of the unit, students have opportunities to maintain and extend vocabulary through additional practice with words previously taught</w:delText>
        </w:r>
        <w:r w:rsidR="00415DF0">
          <w:rPr>
            <w:rFonts w:ascii="Poppins" w:eastAsia="Poppins" w:hAnsi="Poppins" w:cs="Poppins"/>
          </w:rPr>
          <w:delText>.</w:delText>
        </w:r>
      </w:del>
    </w:p>
    <w:p w14:paraId="19A132F2" w14:textId="77777777" w:rsidR="00305CFB" w:rsidRDefault="00305CFB">
      <w:pPr>
        <w:spacing w:line="240" w:lineRule="auto"/>
        <w:rPr>
          <w:del w:id="58" w:author="Green, Auriel" w:date="2026-09-25T21:13:00Z" w16du:dateUtc="2026-09-26T01:13:00Z"/>
          <w:rFonts w:ascii="Poppins" w:eastAsia="Poppins" w:hAnsi="Poppins" w:cs="Poppins"/>
          <w:i/>
        </w:rPr>
      </w:pPr>
    </w:p>
    <w:p w14:paraId="324E70E1" w14:textId="2400B1A9" w:rsidR="00305CFB" w:rsidRDefault="005B64B2" w:rsidP="00415DF0">
      <w:pPr>
        <w:spacing w:line="240" w:lineRule="auto"/>
        <w:ind w:left="360"/>
        <w:jc w:val="center"/>
        <w:rPr>
          <w:del w:id="59" w:author="Green, Auriel" w:date="2026-09-25T21:13:00Z" w16du:dateUtc="2026-09-26T01:13:00Z"/>
          <w:rFonts w:ascii="Poppins" w:eastAsia="Poppins" w:hAnsi="Poppins" w:cs="Poppins"/>
          <w:b/>
        </w:rPr>
      </w:pPr>
      <w:del w:id="60" w:author="Green, Auriel" w:date="2026-09-25T21:13:00Z" w16du:dateUtc="2026-09-26T01:13:00Z">
        <w:r>
          <w:rPr>
            <w:rFonts w:ascii="Poppins" w:eastAsia="Poppins" w:hAnsi="Poppins" w:cs="Poppins"/>
            <w:b/>
          </w:rPr>
          <w:delText>Strategies for Maintaining and Extending Vocabulary</w:delText>
        </w:r>
      </w:del>
    </w:p>
    <w:tbl>
      <w:tblPr>
        <w:tblStyle w:val="a"/>
        <w:tblW w:w="111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1815"/>
        <w:gridCol w:w="9285"/>
      </w:tblGrid>
      <w:tr w:rsidR="00305CFB" w14:paraId="243B3914" w14:textId="77777777" w:rsidTr="001B13EE">
        <w:trPr>
          <w:trHeight w:val="1500"/>
          <w:jc w:val="center"/>
          <w:del w:id="61" w:author="Green, Auriel" w:date="2026-09-25T21:13:00Z" w16du:dateUtc="2026-09-26T01:13:00Z"/>
        </w:trPr>
        <w:tc>
          <w:tcPr>
            <w:tcW w:w="1815" w:type="dxa"/>
            <w:shd w:val="clear" w:color="auto" w:fill="40C1A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D264F" w14:textId="77777777" w:rsidR="00305CFB" w:rsidRDefault="005B64B2">
            <w:pPr>
              <w:widowControl w:val="0"/>
              <w:spacing w:line="240" w:lineRule="auto"/>
              <w:rPr>
                <w:del w:id="62" w:author="Green, Auriel" w:date="2026-09-25T21:13:00Z" w16du:dateUtc="2026-09-26T01:13:00Z"/>
                <w:rFonts w:ascii="Poppins" w:eastAsia="Poppins" w:hAnsi="Poppins" w:cs="Poppins"/>
                <w:b/>
              </w:rPr>
            </w:pPr>
            <w:del w:id="63" w:author="Green, Auriel" w:date="2026-09-25T21:13:00Z" w16du:dateUtc="2026-09-26T01:13:00Z">
              <w:r>
                <w:rPr>
                  <w:rFonts w:ascii="Poppins" w:eastAsia="Poppins" w:hAnsi="Poppins" w:cs="Poppins"/>
                  <w:b/>
                </w:rPr>
                <w:delText>Strategy</w:delText>
              </w:r>
            </w:del>
          </w:p>
        </w:tc>
        <w:tc>
          <w:tcPr>
            <w:tcW w:w="9285" w:type="dxa"/>
            <w:shd w:val="clear" w:color="auto" w:fill="40C1A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34B83" w14:textId="77777777" w:rsidR="00305CFB" w:rsidRDefault="005B64B2">
            <w:pPr>
              <w:widowControl w:val="0"/>
              <w:spacing w:line="240" w:lineRule="auto"/>
              <w:rPr>
                <w:del w:id="64" w:author="Green, Auriel" w:date="2026-09-25T21:13:00Z" w16du:dateUtc="2026-09-26T01:13:00Z"/>
                <w:rFonts w:ascii="Poppins" w:eastAsia="Poppins" w:hAnsi="Poppins" w:cs="Poppins"/>
                <w:b/>
                <w:color w:val="212121"/>
              </w:rPr>
            </w:pPr>
            <w:del w:id="65" w:author="Green, Auriel" w:date="2026-09-25T21:13:00Z" w16du:dateUtc="2026-09-26T01:13:00Z">
              <w:r>
                <w:rPr>
                  <w:rFonts w:ascii="Poppins" w:eastAsia="Poppins" w:hAnsi="Poppins" w:cs="Poppins"/>
                  <w:b/>
                  <w:color w:val="212121"/>
                </w:rPr>
                <w:delText>Notes</w:delText>
              </w:r>
            </w:del>
          </w:p>
          <w:p w14:paraId="5734BDE0" w14:textId="77777777" w:rsidR="00305CFB" w:rsidRDefault="005B64B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del w:id="66" w:author="Green, Auriel" w:date="2026-09-25T21:13:00Z" w16du:dateUtc="2026-09-26T01:13:00Z"/>
                <w:rFonts w:ascii="Poppins" w:eastAsia="Poppins" w:hAnsi="Poppins" w:cs="Poppins"/>
                <w:i/>
                <w:color w:val="212121"/>
              </w:rPr>
            </w:pPr>
            <w:del w:id="67" w:author="Green, Auriel" w:date="2026-09-25T21:13:00Z" w16du:dateUtc="2026-09-26T01:13:00Z">
              <w:r>
                <w:rPr>
                  <w:rFonts w:ascii="Poppins" w:eastAsia="Poppins" w:hAnsi="Poppins" w:cs="Poppins"/>
                  <w:i/>
                  <w:color w:val="212121"/>
                </w:rPr>
                <w:delText>How does this strategy work?</w:delText>
              </w:r>
            </w:del>
          </w:p>
          <w:p w14:paraId="1D6519B0" w14:textId="77777777" w:rsidR="00305CFB" w:rsidRDefault="005B64B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del w:id="68" w:author="Green, Auriel" w:date="2026-09-25T21:13:00Z" w16du:dateUtc="2026-09-26T01:13:00Z"/>
                <w:rFonts w:ascii="Poppins" w:eastAsia="Poppins" w:hAnsi="Poppins" w:cs="Poppins"/>
                <w:i/>
                <w:color w:val="212121"/>
              </w:rPr>
            </w:pPr>
            <w:del w:id="69" w:author="Green, Auriel" w:date="2026-09-25T21:13:00Z" w16du:dateUtc="2026-09-26T01:13:00Z">
              <w:r>
                <w:rPr>
                  <w:rFonts w:ascii="Poppins" w:eastAsia="Poppins" w:hAnsi="Poppins" w:cs="Poppins"/>
                  <w:i/>
                  <w:color w:val="212121"/>
                </w:rPr>
                <w:delText xml:space="preserve">How does it help to maintain or extend student understanding of vocabulary previously taught? </w:delText>
              </w:r>
            </w:del>
          </w:p>
          <w:p w14:paraId="4A972A36" w14:textId="77777777" w:rsidR="00305CFB" w:rsidRDefault="005B64B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del w:id="70" w:author="Green, Auriel" w:date="2026-09-25T21:13:00Z" w16du:dateUtc="2026-09-26T01:13:00Z"/>
                <w:rFonts w:ascii="Poppins" w:eastAsia="Poppins" w:hAnsi="Poppins" w:cs="Poppins"/>
                <w:i/>
                <w:color w:val="212121"/>
              </w:rPr>
            </w:pPr>
            <w:del w:id="71" w:author="Green, Auriel" w:date="2026-09-25T21:13:00Z" w16du:dateUtc="2026-09-26T01:13:00Z">
              <w:r>
                <w:rPr>
                  <w:rFonts w:ascii="Poppins" w:eastAsia="Poppins" w:hAnsi="Poppins" w:cs="Poppins"/>
                  <w:i/>
                  <w:color w:val="212121"/>
                </w:rPr>
                <w:delText>How could you use this in your classroom?</w:delText>
              </w:r>
            </w:del>
          </w:p>
        </w:tc>
      </w:tr>
      <w:tr w:rsidR="00305CFB" w14:paraId="28532418" w14:textId="77777777" w:rsidTr="009A7D2E">
        <w:trPr>
          <w:trHeight w:val="1716"/>
          <w:jc w:val="center"/>
          <w:del w:id="72" w:author="Green, Auriel" w:date="2026-09-25T21:13:00Z" w16du:dateUtc="2026-09-26T01:13:00Z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9777B" w14:textId="5EACB95F" w:rsidR="009A7D2E" w:rsidRPr="009A7D2E" w:rsidRDefault="005B64B2" w:rsidP="009A7D2E">
            <w:pPr>
              <w:widowControl w:val="0"/>
              <w:spacing w:line="240" w:lineRule="auto"/>
              <w:rPr>
                <w:del w:id="73" w:author="Green, Auriel" w:date="2026-09-25T21:13:00Z" w16du:dateUtc="2026-09-26T01:13:00Z"/>
                <w:rFonts w:ascii="Poppins" w:eastAsia="Poppins" w:hAnsi="Poppins" w:cs="Poppins"/>
              </w:rPr>
            </w:pPr>
            <w:del w:id="74" w:author="Green, Auriel" w:date="2026-09-25T21:13:00Z" w16du:dateUtc="2026-09-26T01:13:00Z">
              <w:r>
                <w:rPr>
                  <w:rFonts w:ascii="Poppins" w:eastAsia="Poppins" w:hAnsi="Poppins" w:cs="Poppins"/>
                </w:rPr>
                <w:delText>Interactive Word Wall</w:delText>
              </w:r>
            </w:del>
          </w:p>
        </w:tc>
        <w:tc>
          <w:tcPr>
            <w:tcW w:w="9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5A89" w14:textId="74B8B49E" w:rsidR="009A7D2E" w:rsidRPr="009A7D2E" w:rsidRDefault="009A7D2E" w:rsidP="009A7D2E">
            <w:pPr>
              <w:rPr>
                <w:del w:id="75" w:author="Green, Auriel" w:date="2026-09-25T21:13:00Z" w16du:dateUtc="2026-09-26T01:13:00Z"/>
                <w:rFonts w:ascii="Poppins" w:eastAsia="Poppins" w:hAnsi="Poppins" w:cs="Poppins"/>
              </w:rPr>
            </w:pPr>
          </w:p>
        </w:tc>
      </w:tr>
      <w:tr w:rsidR="00305CFB" w14:paraId="448DD425" w14:textId="77777777" w:rsidTr="001B13EE">
        <w:trPr>
          <w:trHeight w:val="1860"/>
          <w:jc w:val="center"/>
          <w:del w:id="76" w:author="Green, Auriel" w:date="2026-09-25T21:13:00Z" w16du:dateUtc="2026-09-26T01:13:00Z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C7CF8" w14:textId="7170DD7B" w:rsidR="009A7D2E" w:rsidRPr="009A7D2E" w:rsidRDefault="005B64B2" w:rsidP="009A7D2E">
            <w:pPr>
              <w:widowControl w:val="0"/>
              <w:spacing w:line="240" w:lineRule="auto"/>
              <w:rPr>
                <w:del w:id="77" w:author="Green, Auriel" w:date="2026-09-25T21:13:00Z" w16du:dateUtc="2026-09-26T01:13:00Z"/>
                <w:rFonts w:ascii="Poppins" w:eastAsia="Poppins" w:hAnsi="Poppins" w:cs="Poppins"/>
              </w:rPr>
            </w:pPr>
            <w:del w:id="78" w:author="Green, Auriel" w:date="2026-09-25T21:13:00Z" w16du:dateUtc="2026-09-26T01:13:00Z">
              <w:r>
                <w:rPr>
                  <w:rFonts w:ascii="Poppins" w:eastAsia="Poppins" w:hAnsi="Poppins" w:cs="Poppins"/>
                </w:rPr>
                <w:delText>Quiz, Quiz, Trade</w:delText>
              </w:r>
            </w:del>
          </w:p>
        </w:tc>
        <w:tc>
          <w:tcPr>
            <w:tcW w:w="9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2FE2D" w14:textId="02979BE5" w:rsidR="009A7D2E" w:rsidRPr="009A7D2E" w:rsidRDefault="009A7D2E" w:rsidP="009A7D2E">
            <w:pPr>
              <w:rPr>
                <w:del w:id="79" w:author="Green, Auriel" w:date="2026-09-25T21:13:00Z" w16du:dateUtc="2026-09-26T01:13:00Z"/>
                <w:rFonts w:ascii="Poppins" w:eastAsia="Poppins" w:hAnsi="Poppins" w:cs="Poppins"/>
              </w:rPr>
            </w:pPr>
          </w:p>
        </w:tc>
      </w:tr>
      <w:tr w:rsidR="00305CFB" w14:paraId="2A26175E" w14:textId="77777777" w:rsidTr="009A7D2E">
        <w:trPr>
          <w:trHeight w:val="1851"/>
          <w:jc w:val="center"/>
          <w:del w:id="80" w:author="Green, Auriel" w:date="2026-09-25T21:13:00Z" w16du:dateUtc="2026-09-26T01:13:00Z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07A71" w14:textId="3DA254DC" w:rsidR="009A7D2E" w:rsidRPr="009A7D2E" w:rsidRDefault="005B64B2" w:rsidP="009A7D2E">
            <w:pPr>
              <w:widowControl w:val="0"/>
              <w:spacing w:line="240" w:lineRule="auto"/>
              <w:rPr>
                <w:del w:id="81" w:author="Green, Auriel" w:date="2026-09-25T21:13:00Z" w16du:dateUtc="2026-09-26T01:13:00Z"/>
                <w:rFonts w:ascii="Poppins" w:eastAsia="Poppins" w:hAnsi="Poppins" w:cs="Poppins"/>
              </w:rPr>
            </w:pPr>
            <w:del w:id="82" w:author="Green, Auriel" w:date="2026-09-25T21:13:00Z" w16du:dateUtc="2026-09-26T01:13:00Z">
              <w:r>
                <w:rPr>
                  <w:rFonts w:ascii="Poppins" w:eastAsia="Poppins" w:hAnsi="Poppins" w:cs="Poppins"/>
                </w:rPr>
                <w:delText>Word Play Question</w:delText>
              </w:r>
              <w:r w:rsidR="009A7D2E">
                <w:rPr>
                  <w:rFonts w:ascii="Poppins" w:eastAsia="Poppins" w:hAnsi="Poppins" w:cs="Poppins"/>
                </w:rPr>
                <w:delText>s</w:delText>
              </w:r>
            </w:del>
          </w:p>
        </w:tc>
        <w:tc>
          <w:tcPr>
            <w:tcW w:w="9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60336" w14:textId="77777777" w:rsidR="00305CFB" w:rsidRDefault="00305CFB">
            <w:pPr>
              <w:widowControl w:val="0"/>
              <w:spacing w:line="240" w:lineRule="auto"/>
              <w:rPr>
                <w:del w:id="83" w:author="Green, Auriel" w:date="2026-09-25T21:13:00Z" w16du:dateUtc="2026-09-26T01:13:00Z"/>
                <w:rFonts w:ascii="Poppins" w:eastAsia="Poppins" w:hAnsi="Poppins" w:cs="Poppins"/>
                <w:b/>
              </w:rPr>
            </w:pPr>
          </w:p>
        </w:tc>
      </w:tr>
      <w:tr w:rsidR="00305CFB" w14:paraId="6448263C" w14:textId="77777777" w:rsidTr="009A7D2E">
        <w:trPr>
          <w:trHeight w:val="2004"/>
          <w:jc w:val="center"/>
          <w:del w:id="84" w:author="Green, Auriel" w:date="2026-09-25T21:13:00Z" w16du:dateUtc="2026-09-26T01:13:00Z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B4871" w14:textId="77777777" w:rsidR="00305CFB" w:rsidRDefault="005B64B2">
            <w:pPr>
              <w:widowControl w:val="0"/>
              <w:spacing w:line="240" w:lineRule="auto"/>
              <w:rPr>
                <w:del w:id="85" w:author="Green, Auriel" w:date="2026-09-25T21:13:00Z" w16du:dateUtc="2026-09-26T01:13:00Z"/>
                <w:rFonts w:ascii="Poppins" w:eastAsia="Poppins" w:hAnsi="Poppins" w:cs="Poppins"/>
              </w:rPr>
            </w:pPr>
            <w:del w:id="86" w:author="Green, Auriel" w:date="2026-09-25T21:13:00Z" w16du:dateUtc="2026-09-26T01:13:00Z">
              <w:r>
                <w:rPr>
                  <w:rFonts w:ascii="Poppins" w:eastAsia="Poppins" w:hAnsi="Poppins" w:cs="Poppins"/>
                </w:rPr>
                <w:delText>Give One, Get One, Move On!</w:delText>
              </w:r>
            </w:del>
          </w:p>
        </w:tc>
        <w:tc>
          <w:tcPr>
            <w:tcW w:w="9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E1FA" w14:textId="5D126DFD" w:rsidR="009A7D2E" w:rsidRPr="009A7D2E" w:rsidRDefault="009A7D2E" w:rsidP="009A7D2E">
            <w:pPr>
              <w:rPr>
                <w:del w:id="87" w:author="Green, Auriel" w:date="2026-09-25T21:13:00Z" w16du:dateUtc="2026-09-26T01:13:00Z"/>
                <w:rFonts w:ascii="Poppins" w:eastAsia="Poppins" w:hAnsi="Poppins" w:cs="Poppins"/>
              </w:rPr>
            </w:pPr>
          </w:p>
        </w:tc>
      </w:tr>
    </w:tbl>
    <w:p w14:paraId="0CCBB7B5" w14:textId="77777777" w:rsidR="00305CFB" w:rsidRDefault="00305CFB">
      <w:pPr>
        <w:widowControl w:val="0"/>
        <w:spacing w:line="240" w:lineRule="auto"/>
        <w:rPr>
          <w:del w:id="88" w:author="Green, Auriel" w:date="2026-09-25T21:13:00Z" w16du:dateUtc="2026-09-26T01:13:00Z"/>
          <w:rFonts w:ascii="Calibri" w:eastAsia="Calibri" w:hAnsi="Calibri" w:cs="Calibri"/>
          <w:b/>
          <w:sz w:val="28"/>
          <w:szCs w:val="28"/>
        </w:rPr>
      </w:pPr>
    </w:p>
    <w:p w14:paraId="5C5A65B3" w14:textId="3F347525" w:rsidR="00305CFB" w:rsidRPr="00415DF0" w:rsidRDefault="005B64B2">
      <w:pPr>
        <w:widowControl w:val="0"/>
        <w:spacing w:line="240" w:lineRule="auto"/>
        <w:rPr>
          <w:del w:id="89" w:author="Green, Auriel" w:date="2026-09-25T21:13:00Z" w16du:dateUtc="2026-09-26T01:13:00Z"/>
          <w:rFonts w:ascii="Poppins" w:eastAsia="Poppins" w:hAnsi="Poppins" w:cs="Poppins"/>
          <w:b/>
        </w:rPr>
      </w:pPr>
      <w:del w:id="90" w:author="Green, Auriel" w:date="2026-09-25T21:13:00Z" w16du:dateUtc="2026-09-26T01:13:00Z">
        <w:r>
          <w:rPr>
            <w:rFonts w:ascii="Poppins" w:eastAsia="Poppins" w:hAnsi="Poppins" w:cs="Poppins"/>
            <w:b/>
          </w:rPr>
          <w:delText>Analyzing a Sample Lesson</w:delText>
        </w:r>
      </w:del>
    </w:p>
    <w:tbl>
      <w:tblPr>
        <w:tblStyle w:val="a0"/>
        <w:tblW w:w="11145" w:type="dxa"/>
        <w:tblInd w:w="-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2641"/>
        <w:gridCol w:w="4252"/>
        <w:gridCol w:w="4252"/>
      </w:tblGrid>
      <w:tr w:rsidR="00305CFB" w14:paraId="3BF5B1AD" w14:textId="77777777" w:rsidTr="001B13EE">
        <w:trPr>
          <w:del w:id="91" w:author="Green, Auriel" w:date="2026-09-25T21:13:00Z" w16du:dateUtc="2026-09-26T01:13:00Z"/>
        </w:trPr>
        <w:tc>
          <w:tcPr>
            <w:tcW w:w="2640" w:type="dxa"/>
            <w:shd w:val="clear" w:color="auto" w:fill="40C1A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6FDA" w14:textId="77777777" w:rsidR="00305CFB" w:rsidRDefault="005B64B2">
            <w:pPr>
              <w:widowControl w:val="0"/>
              <w:spacing w:line="240" w:lineRule="auto"/>
              <w:jc w:val="center"/>
              <w:rPr>
                <w:del w:id="92" w:author="Green, Auriel" w:date="2026-09-25T21:13:00Z" w16du:dateUtc="2026-09-26T01:13:00Z"/>
                <w:rFonts w:ascii="Poppins" w:eastAsia="Poppins" w:hAnsi="Poppins" w:cs="Poppins"/>
                <w:b/>
              </w:rPr>
            </w:pPr>
            <w:del w:id="93" w:author="Green, Auriel" w:date="2026-09-25T21:13:00Z" w16du:dateUtc="2026-09-26T01:13:00Z">
              <w:r>
                <w:rPr>
                  <w:rFonts w:ascii="Poppins" w:eastAsia="Poppins" w:hAnsi="Poppins" w:cs="Poppins"/>
                  <w:b/>
                </w:rPr>
                <w:delText>Identify 3-5 Vocabulary Words in an Upcoming Lesson</w:delText>
              </w:r>
            </w:del>
          </w:p>
        </w:tc>
        <w:tc>
          <w:tcPr>
            <w:tcW w:w="4252" w:type="dxa"/>
            <w:shd w:val="clear" w:color="auto" w:fill="40C1A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BC047" w14:textId="77777777" w:rsidR="00305CFB" w:rsidRDefault="005B64B2">
            <w:pPr>
              <w:widowControl w:val="0"/>
              <w:spacing w:line="240" w:lineRule="auto"/>
              <w:jc w:val="center"/>
              <w:rPr>
                <w:del w:id="94" w:author="Green, Auriel" w:date="2026-09-25T21:13:00Z" w16du:dateUtc="2026-09-26T01:13:00Z"/>
                <w:rFonts w:ascii="Poppins" w:eastAsia="Poppins" w:hAnsi="Poppins" w:cs="Poppins"/>
                <w:b/>
              </w:rPr>
            </w:pPr>
            <w:del w:id="95" w:author="Green, Auriel" w:date="2026-09-25T21:13:00Z" w16du:dateUtc="2026-09-26T01:13:00Z">
              <w:r>
                <w:rPr>
                  <w:rFonts w:ascii="Poppins" w:eastAsia="Poppins" w:hAnsi="Poppins" w:cs="Poppins"/>
                  <w:b/>
                </w:rPr>
                <w:delText>Strategy from Today’s Session to Implement</w:delText>
              </w:r>
            </w:del>
          </w:p>
        </w:tc>
        <w:tc>
          <w:tcPr>
            <w:tcW w:w="4252" w:type="dxa"/>
            <w:shd w:val="clear" w:color="auto" w:fill="40C1A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6BF0" w14:textId="77777777" w:rsidR="00305CFB" w:rsidRDefault="005B64B2">
            <w:pPr>
              <w:widowControl w:val="0"/>
              <w:spacing w:line="240" w:lineRule="auto"/>
              <w:jc w:val="center"/>
              <w:rPr>
                <w:del w:id="96" w:author="Green, Auriel" w:date="2026-09-25T21:13:00Z" w16du:dateUtc="2026-09-26T01:13:00Z"/>
                <w:rFonts w:ascii="Poppins" w:eastAsia="Poppins" w:hAnsi="Poppins" w:cs="Poppins"/>
                <w:b/>
              </w:rPr>
            </w:pPr>
            <w:del w:id="97" w:author="Green, Auriel" w:date="2026-09-25T21:13:00Z" w16du:dateUtc="2026-09-26T01:13:00Z">
              <w:r>
                <w:rPr>
                  <w:rFonts w:ascii="Poppins" w:eastAsia="Poppins" w:hAnsi="Poppins" w:cs="Poppins"/>
                  <w:b/>
                </w:rPr>
                <w:delText>Potential Adjustments/Adaptations to the Vocabulary Strategy</w:delText>
              </w:r>
            </w:del>
          </w:p>
        </w:tc>
      </w:tr>
      <w:tr w:rsidR="00305CFB" w14:paraId="2BEE5788" w14:textId="77777777" w:rsidTr="001B13EE">
        <w:trPr>
          <w:trHeight w:val="7719"/>
          <w:del w:id="98" w:author="Green, Auriel" w:date="2026-09-25T21:13:00Z" w16du:dateUtc="2026-09-26T01:13:00Z"/>
        </w:trPr>
        <w:tc>
          <w:tcPr>
            <w:tcW w:w="2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442" w14:textId="77777777" w:rsidR="00415DF0" w:rsidRPr="00415DF0" w:rsidRDefault="00415DF0" w:rsidP="00415DF0">
            <w:pPr>
              <w:rPr>
                <w:del w:id="99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6B4E1C61" w14:textId="77777777" w:rsidR="00415DF0" w:rsidRPr="00415DF0" w:rsidRDefault="00415DF0" w:rsidP="00415DF0">
            <w:pPr>
              <w:rPr>
                <w:del w:id="100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591885EF" w14:textId="77777777" w:rsidR="00415DF0" w:rsidRPr="00415DF0" w:rsidRDefault="00415DF0" w:rsidP="00415DF0">
            <w:pPr>
              <w:rPr>
                <w:del w:id="101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01FF7237" w14:textId="77777777" w:rsidR="00415DF0" w:rsidRPr="00415DF0" w:rsidRDefault="00415DF0" w:rsidP="00415DF0">
            <w:pPr>
              <w:rPr>
                <w:del w:id="102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41D064FC" w14:textId="77777777" w:rsidR="00415DF0" w:rsidRDefault="00415DF0" w:rsidP="00415DF0">
            <w:pPr>
              <w:rPr>
                <w:del w:id="103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206D8997" w14:textId="77777777" w:rsidR="00415DF0" w:rsidRDefault="00415DF0" w:rsidP="00415DF0">
            <w:pPr>
              <w:rPr>
                <w:del w:id="104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42CB89B0" w14:textId="77777777" w:rsidR="00415DF0" w:rsidRDefault="00415DF0" w:rsidP="00415DF0">
            <w:pPr>
              <w:rPr>
                <w:del w:id="105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34F9CAD1" w14:textId="77777777" w:rsidR="00415DF0" w:rsidRDefault="00415DF0" w:rsidP="00415DF0">
            <w:pPr>
              <w:rPr>
                <w:del w:id="106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3CAC19FC" w14:textId="77777777" w:rsidR="00415DF0" w:rsidRDefault="00415DF0" w:rsidP="00415DF0">
            <w:pPr>
              <w:rPr>
                <w:del w:id="107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581C54BD" w14:textId="77777777" w:rsidR="00415DF0" w:rsidRDefault="00415DF0" w:rsidP="00415DF0">
            <w:pPr>
              <w:rPr>
                <w:del w:id="108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5D208AAA" w14:textId="77777777" w:rsidR="00415DF0" w:rsidRDefault="00415DF0" w:rsidP="00415DF0">
            <w:pPr>
              <w:rPr>
                <w:del w:id="109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479E88E7" w14:textId="77777777" w:rsidR="00415DF0" w:rsidRDefault="00415DF0" w:rsidP="00415DF0">
            <w:pPr>
              <w:rPr>
                <w:del w:id="110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7A3E71DA" w14:textId="77777777" w:rsidR="00415DF0" w:rsidRDefault="00415DF0" w:rsidP="00415DF0">
            <w:pPr>
              <w:rPr>
                <w:del w:id="111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23FC44A7" w14:textId="77777777" w:rsidR="0055523E" w:rsidRPr="0055523E" w:rsidRDefault="0055523E" w:rsidP="0055523E">
            <w:pPr>
              <w:rPr>
                <w:del w:id="112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4C9FB380" w14:textId="77777777" w:rsidR="0055523E" w:rsidRPr="0055523E" w:rsidRDefault="0055523E" w:rsidP="0055523E">
            <w:pPr>
              <w:rPr>
                <w:del w:id="113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564059B7" w14:textId="77777777" w:rsidR="0055523E" w:rsidRPr="0055523E" w:rsidRDefault="0055523E" w:rsidP="0055523E">
            <w:pPr>
              <w:rPr>
                <w:del w:id="114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13D2508B" w14:textId="77777777" w:rsidR="0055523E" w:rsidRPr="0055523E" w:rsidRDefault="0055523E" w:rsidP="0055523E">
            <w:pPr>
              <w:rPr>
                <w:del w:id="115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75D47A8A" w14:textId="77777777" w:rsidR="0055523E" w:rsidRPr="0055523E" w:rsidRDefault="0055523E" w:rsidP="0055523E">
            <w:pPr>
              <w:rPr>
                <w:del w:id="116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5D23FF98" w14:textId="77777777" w:rsidR="0055523E" w:rsidRPr="0055523E" w:rsidRDefault="0055523E" w:rsidP="0055523E">
            <w:pPr>
              <w:rPr>
                <w:del w:id="117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3650066A" w14:textId="77777777" w:rsidR="0055523E" w:rsidRPr="0055523E" w:rsidRDefault="0055523E" w:rsidP="0055523E">
            <w:pPr>
              <w:rPr>
                <w:del w:id="118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6C1125DD" w14:textId="77777777" w:rsidR="0055523E" w:rsidRPr="0055523E" w:rsidRDefault="0055523E" w:rsidP="0055523E">
            <w:pPr>
              <w:rPr>
                <w:del w:id="119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6D865DE6" w14:textId="77777777" w:rsidR="0055523E" w:rsidRPr="0055523E" w:rsidRDefault="0055523E" w:rsidP="0055523E">
            <w:pPr>
              <w:rPr>
                <w:del w:id="120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1A850C4C" w14:textId="77777777" w:rsidR="0055523E" w:rsidRPr="0055523E" w:rsidRDefault="0055523E" w:rsidP="0055523E">
            <w:pPr>
              <w:rPr>
                <w:del w:id="121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0AE5529E" w14:textId="77777777" w:rsidR="0055523E" w:rsidRDefault="0055523E" w:rsidP="0055523E">
            <w:pPr>
              <w:rPr>
                <w:del w:id="122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69A3C95E" w14:textId="77777777" w:rsidR="0055523E" w:rsidRDefault="0055523E" w:rsidP="0055523E">
            <w:pPr>
              <w:rPr>
                <w:del w:id="123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4D331D5E" w14:textId="77777777" w:rsidR="0055523E" w:rsidRDefault="0055523E" w:rsidP="0055523E">
            <w:pPr>
              <w:rPr>
                <w:del w:id="124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6FEF145B" w14:textId="77777777" w:rsidR="0055523E" w:rsidRDefault="0055523E" w:rsidP="0055523E">
            <w:pPr>
              <w:rPr>
                <w:del w:id="125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36545F67" w14:textId="77777777" w:rsidR="0055523E" w:rsidRDefault="0055523E" w:rsidP="0055523E">
            <w:pPr>
              <w:rPr>
                <w:del w:id="126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76EE9BAD" w14:textId="77777777" w:rsidR="0055523E" w:rsidRDefault="0055523E" w:rsidP="0055523E">
            <w:pPr>
              <w:rPr>
                <w:del w:id="127" w:author="Green, Auriel" w:date="2026-09-25T21:13:00Z" w16du:dateUtc="2026-09-26T01:13:00Z"/>
                <w:rFonts w:ascii="Poppins" w:eastAsia="Poppins" w:hAnsi="Poppins" w:cs="Poppins"/>
              </w:rPr>
            </w:pPr>
          </w:p>
          <w:p w14:paraId="5BAE0B5E" w14:textId="5DDCB3E7" w:rsidR="0055523E" w:rsidRPr="0055523E" w:rsidRDefault="0055523E" w:rsidP="0055523E">
            <w:pPr>
              <w:rPr>
                <w:del w:id="128" w:author="Green, Auriel" w:date="2026-09-25T21:13:00Z" w16du:dateUtc="2026-09-26T01:13:00Z"/>
                <w:rFonts w:ascii="Poppins" w:eastAsia="Poppins" w:hAnsi="Poppins" w:cs="Poppins"/>
              </w:rPr>
            </w:pP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706F7" w14:textId="243D1FBC" w:rsidR="00415DF0" w:rsidRPr="00415DF0" w:rsidRDefault="00415DF0" w:rsidP="00415DF0">
            <w:pPr>
              <w:rPr>
                <w:del w:id="129" w:author="Green, Auriel" w:date="2026-09-25T21:13:00Z" w16du:dateUtc="2026-09-26T01:13:00Z"/>
                <w:rFonts w:ascii="Poppins" w:eastAsia="Poppins" w:hAnsi="Poppins" w:cs="Poppins"/>
              </w:rPr>
            </w:pP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0833" w14:textId="1D1A8839" w:rsidR="00415DF0" w:rsidRPr="00415DF0" w:rsidRDefault="00415DF0" w:rsidP="00415DF0">
            <w:pPr>
              <w:rPr>
                <w:del w:id="130" w:author="Green, Auriel" w:date="2026-09-25T21:13:00Z" w16du:dateUtc="2026-09-26T01:13:00Z"/>
                <w:rFonts w:ascii="Poppins" w:eastAsia="Poppins" w:hAnsi="Poppins" w:cs="Poppins"/>
              </w:rPr>
            </w:pPr>
          </w:p>
        </w:tc>
      </w:tr>
    </w:tbl>
    <w:p w14:paraId="71A0CF6D" w14:textId="77777777" w:rsidR="00305CFB" w:rsidRPr="00A72BDD" w:rsidRDefault="00305CFB" w:rsidP="00E04AE9">
      <w:pPr>
        <w:pStyle w:val="ListParagraph"/>
        <w:numPr>
          <w:ilvl w:val="0"/>
          <w:numId w:val="5"/>
        </w:numPr>
        <w:rPr>
          <w:rFonts w:ascii="Perpetua" w:hAnsi="Perpetua"/>
          <w:sz w:val="36"/>
          <w:rPrChange w:id="131" w:author="Green, Auriel" w:date="2026-09-25T21:13:00Z" w16du:dateUtc="2026-09-26T01:13:00Z">
            <w:rPr>
              <w:rFonts w:ascii="Calibri" w:eastAsia="Calibri" w:hAnsi="Calibri" w:cs="Calibri"/>
              <w:b/>
              <w:sz w:val="28"/>
              <w:szCs w:val="28"/>
            </w:rPr>
          </w:rPrChange>
        </w:rPr>
        <w:pPrChange w:id="132" w:author="Green, Auriel" w:date="2026-09-25T21:13:00Z" w16du:dateUtc="2026-09-26T01:13:00Z">
          <w:pPr>
            <w:spacing w:line="240" w:lineRule="auto"/>
          </w:pPr>
        </w:pPrChange>
      </w:pPr>
    </w:p>
    <w:sectPr w:rsidR="00305CFB" w:rsidRPr="00A72BD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149" w:author="Green, Auriel" w:date="2026-09-25T21:13:00Z" w16du:dateUtc="2026-09-26T01:13:00Z">
        <w:sectPr w:rsidR="00305CFB" w:rsidRPr="00A72BDD">
          <w:pgMar w:top="720" w:right="720" w:bottom="720" w:left="720" w:header="0" w:footer="720" w:gutter="0"/>
          <w:pgNumType w:start="1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E6F8AA" w14:textId="77777777" w:rsidR="00E86C0A" w:rsidRDefault="00E86C0A" w:rsidP="00D70FC8">
      <w:pPr>
        <w:spacing w:line="240" w:lineRule="auto"/>
        <w:pPrChange w:id="4" w:author="Green, Auriel" w:date="2026-09-25T21:13:00Z" w16du:dateUtc="2026-09-26T01:13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7675E07E" w14:textId="77777777" w:rsidR="00E86C0A" w:rsidRDefault="00E86C0A" w:rsidP="00D70FC8">
      <w:pPr>
        <w:spacing w:line="240" w:lineRule="auto"/>
        <w:pPrChange w:id="5" w:author="Green, Auriel" w:date="2026-09-25T21:13:00Z" w16du:dateUtc="2026-09-26T01:13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Perpetua">
    <w:panose1 w:val="02020502060401020303"/>
    <w:charset w:val="4D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vo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E95AA" w14:textId="77777777" w:rsidR="0055523E" w:rsidRDefault="0055523E">
    <w:pPr>
      <w:pStyle w:val="HeaderChar"/>
      <w:pPrChange w:id="145" w:author="Green, Auriel" w:date="2026-09-25T21:13:00Z" w16du:dateUtc="2026-09-26T01:13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BB9897" w14:textId="77777777" w:rsidR="0055523E" w:rsidRDefault="0055523E">
    <w:pPr>
      <w:pStyle w:val="HeaderChar"/>
      <w:pPrChange w:id="146" w:author="Green, Auriel" w:date="2026-09-25T21:13:00Z" w16du:dateUtc="2026-09-26T01:13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8D2317" w14:textId="77777777" w:rsidR="0055523E" w:rsidRDefault="0055523E">
    <w:pPr>
      <w:pStyle w:val="HeaderChar"/>
      <w:pPrChange w:id="148" w:author="Green, Auriel" w:date="2026-09-25T21:13:00Z" w16du:dateUtc="2026-09-26T01:1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89DF2B" w14:textId="77777777" w:rsidR="00E86C0A" w:rsidRDefault="00E86C0A" w:rsidP="00D70FC8">
      <w:pPr>
        <w:spacing w:line="240" w:lineRule="auto"/>
        <w:pPrChange w:id="2" w:author="Green, Auriel" w:date="2026-09-25T21:13:00Z" w16du:dateUtc="2026-09-26T01:13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011850BD" w14:textId="77777777" w:rsidR="00E86C0A" w:rsidRDefault="00E86C0A" w:rsidP="00D70FC8">
      <w:pPr>
        <w:spacing w:line="240" w:lineRule="auto"/>
        <w:pPrChange w:id="3" w:author="Green, Auriel" w:date="2026-09-25T21:13:00Z" w16du:dateUtc="2026-09-26T01:13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94F6FD" w14:textId="77777777" w:rsidR="0055523E" w:rsidRDefault="0055523E">
    <w:pPr>
      <w:pStyle w:val="Header"/>
      <w:rPr>
        <w:del w:id="133" w:author="Green, Auriel" w:date="2026-09-25T21:13:00Z" w16du:dateUtc="2026-09-26T01:13:00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BF571A" w14:textId="3FB619D9" w:rsidR="00305CFB" w:rsidRDefault="00415DF0">
    <w:pPr>
      <w:spacing w:line="240" w:lineRule="auto"/>
      <w:ind w:left="990"/>
      <w:rPr>
        <w:del w:id="134" w:author="Green, Auriel" w:date="2026-09-25T21:13:00Z" w16du:dateUtc="2026-09-26T01:13:00Z"/>
        <w:rFonts w:ascii="Arvo" w:eastAsia="Arvo" w:hAnsi="Arvo" w:cs="Arvo"/>
        <w:b/>
        <w:color w:val="45818E"/>
        <w:sz w:val="32"/>
        <w:szCs w:val="32"/>
        <w:highlight w:val="white"/>
      </w:rPr>
    </w:pPr>
    <w:del w:id="135" w:author="Green, Auriel" w:date="2026-09-25T21:13:00Z" w16du:dateUtc="2026-09-26T01:13:00Z">
      <w:r>
        <w:rPr>
          <w:rFonts w:ascii="Arvo" w:eastAsia="Arvo" w:hAnsi="Arvo" w:cs="Arvo"/>
          <w:b/>
          <w:noProof/>
          <w:color w:val="45818E"/>
          <w:sz w:val="32"/>
          <w:szCs w:val="32"/>
          <w:highlight w:val="white"/>
        </w:rPr>
        <w:drawing>
          <wp:anchor distT="0" distB="0" distL="114300" distR="114300" simplePos="0" relativeHeight="251659264" behindDoc="0" locked="0" layoutInCell="1" allowOverlap="1" wp14:anchorId="54667780" wp14:editId="44D04275">
            <wp:simplePos x="0" y="0"/>
            <wp:positionH relativeFrom="column">
              <wp:posOffset>-416560</wp:posOffset>
            </wp:positionH>
            <wp:positionV relativeFrom="paragraph">
              <wp:posOffset>0</wp:posOffset>
            </wp:positionV>
            <wp:extent cx="868680" cy="868680"/>
            <wp:effectExtent l="0" t="0" r="7620" b="7620"/>
            <wp:wrapSquare wrapText="bothSides"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64B2">
        <w:rPr>
          <w:noProof/>
        </w:rPr>
        <w:drawing>
          <wp:anchor distT="0" distB="0" distL="0" distR="0" simplePos="0" relativeHeight="251658240" behindDoc="0" locked="0" layoutInCell="1" hidden="0" allowOverlap="1" wp14:anchorId="08BD3CA4" wp14:editId="04925F7E">
            <wp:simplePos x="0" y="0"/>
            <wp:positionH relativeFrom="column">
              <wp:posOffset>-457199</wp:posOffset>
            </wp:positionH>
            <wp:positionV relativeFrom="paragraph">
              <wp:posOffset>-57149</wp:posOffset>
            </wp:positionV>
            <wp:extent cx="909638" cy="752332"/>
            <wp:effectExtent l="0" t="0" r="0" b="0"/>
            <wp:wrapSquare wrapText="bothSides" distT="0" distB="0" distL="0" distR="0"/>
            <wp:docPr id="1" name="image1.pn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9638" cy="752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del>
  </w:p>
  <w:p w14:paraId="0A7D39EB" w14:textId="57A9FFF7" w:rsidR="00305CFB" w:rsidRDefault="00415DF0">
    <w:pPr>
      <w:spacing w:line="240" w:lineRule="auto"/>
      <w:ind w:left="990"/>
      <w:rPr>
        <w:del w:id="136" w:author="Green, Auriel" w:date="2026-09-25T21:13:00Z" w16du:dateUtc="2026-09-26T01:13:00Z"/>
        <w:rFonts w:ascii="Arvo" w:eastAsia="Arvo" w:hAnsi="Arvo" w:cs="Arvo"/>
        <w:b/>
        <w:color w:val="45818E"/>
        <w:sz w:val="32"/>
        <w:szCs w:val="32"/>
        <w:highlight w:val="white"/>
      </w:rPr>
    </w:pPr>
    <w:del w:id="137" w:author="Green, Auriel" w:date="2026-09-25T21:13:00Z" w16du:dateUtc="2026-09-26T01:13:00Z">
      <w:r>
        <w:rPr>
          <w:rFonts w:ascii="Arvo" w:eastAsia="Arvo" w:hAnsi="Arvo" w:cs="Arvo"/>
          <w:b/>
          <w:color w:val="45818E"/>
          <w:sz w:val="32"/>
          <w:szCs w:val="32"/>
        </w:rPr>
        <w:delText xml:space="preserve"> </w:delText>
      </w:r>
      <w:r>
        <w:rPr>
          <w:rFonts w:ascii="Arvo" w:eastAsia="Arvo" w:hAnsi="Arvo" w:cs="Arvo"/>
          <w:b/>
          <w:color w:val="45818E"/>
          <w:sz w:val="32"/>
          <w:szCs w:val="32"/>
        </w:rPr>
        <w:tab/>
      </w:r>
      <w:r>
        <w:rPr>
          <w:rFonts w:ascii="Arvo" w:eastAsia="Arvo" w:hAnsi="Arvo" w:cs="Arvo"/>
          <w:b/>
          <w:color w:val="45818E"/>
          <w:sz w:val="32"/>
          <w:szCs w:val="32"/>
        </w:rPr>
        <w:tab/>
      </w:r>
      <w:r>
        <w:rPr>
          <w:rFonts w:ascii="Arvo" w:eastAsia="Arvo" w:hAnsi="Arvo" w:cs="Arvo"/>
          <w:b/>
          <w:color w:val="45818E"/>
          <w:sz w:val="32"/>
          <w:szCs w:val="32"/>
        </w:rPr>
        <w:tab/>
      </w:r>
      <w:r>
        <w:rPr>
          <w:rFonts w:ascii="Arvo" w:eastAsia="Arvo" w:hAnsi="Arvo" w:cs="Arvo"/>
          <w:b/>
          <w:color w:val="45818E"/>
          <w:sz w:val="32"/>
          <w:szCs w:val="32"/>
        </w:rPr>
        <w:tab/>
      </w:r>
      <w:r>
        <w:rPr>
          <w:rFonts w:ascii="Arvo" w:eastAsia="Arvo" w:hAnsi="Arvo" w:cs="Arvo"/>
          <w:b/>
          <w:color w:val="45818E"/>
          <w:sz w:val="32"/>
          <w:szCs w:val="32"/>
        </w:rPr>
        <w:tab/>
      </w:r>
      <w:r>
        <w:rPr>
          <w:rFonts w:ascii="Arvo" w:eastAsia="Arvo" w:hAnsi="Arvo" w:cs="Arvo"/>
          <w:b/>
          <w:color w:val="45818E"/>
          <w:sz w:val="32"/>
          <w:szCs w:val="32"/>
        </w:rPr>
        <w:tab/>
      </w:r>
      <w:r>
        <w:rPr>
          <w:rFonts w:ascii="Arvo" w:eastAsia="Arvo" w:hAnsi="Arvo" w:cs="Arvo"/>
          <w:b/>
          <w:color w:val="45818E"/>
          <w:sz w:val="32"/>
          <w:szCs w:val="32"/>
        </w:rPr>
        <w:tab/>
      </w:r>
      <w:r>
        <w:rPr>
          <w:rFonts w:ascii="Arvo" w:eastAsia="Arvo" w:hAnsi="Arvo" w:cs="Arvo"/>
          <w:b/>
          <w:color w:val="45818E"/>
          <w:sz w:val="32"/>
          <w:szCs w:val="32"/>
        </w:rPr>
        <w:tab/>
      </w:r>
      <w:r>
        <w:rPr>
          <w:rFonts w:ascii="Arvo" w:eastAsia="Arvo" w:hAnsi="Arvo" w:cs="Arvo"/>
          <w:b/>
          <w:color w:val="45818E"/>
          <w:sz w:val="32"/>
          <w:szCs w:val="32"/>
        </w:rPr>
        <w:tab/>
      </w:r>
      <w:r>
        <w:rPr>
          <w:rFonts w:ascii="Arvo" w:eastAsia="Arvo" w:hAnsi="Arvo" w:cs="Arvo"/>
          <w:b/>
          <w:color w:val="45818E"/>
          <w:sz w:val="32"/>
          <w:szCs w:val="32"/>
        </w:rPr>
        <w:tab/>
      </w:r>
      <w:r>
        <w:rPr>
          <w:rFonts w:ascii="Arvo" w:eastAsia="Arvo" w:hAnsi="Arvo" w:cs="Arvo"/>
          <w:b/>
          <w:color w:val="45818E"/>
          <w:sz w:val="32"/>
          <w:szCs w:val="32"/>
        </w:rPr>
        <w:tab/>
      </w:r>
      <w:r>
        <w:rPr>
          <w:rFonts w:ascii="Poppins" w:eastAsia="Poppins" w:hAnsi="Poppins" w:cs="Poppins"/>
          <w:b/>
          <w:noProof/>
          <w:color w:val="2D68C4"/>
          <w:sz w:val="36"/>
          <w:szCs w:val="36"/>
        </w:rPr>
        <w:drawing>
          <wp:inline distT="0" distB="0" distL="0" distR="0" wp14:anchorId="4144E2E1" wp14:editId="7E662835">
            <wp:extent cx="1316990" cy="572770"/>
            <wp:effectExtent l="0" t="0" r="0" b="0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del>
  </w:p>
  <w:p w14:paraId="0123AC10" w14:textId="6167C272" w:rsidR="00305CFB" w:rsidRDefault="005B64B2">
    <w:pPr>
      <w:spacing w:line="240" w:lineRule="auto"/>
      <w:rPr>
        <w:del w:id="138" w:author="Green, Auriel" w:date="2026-09-25T21:13:00Z" w16du:dateUtc="2026-09-26T01:13:00Z"/>
        <w:rFonts w:ascii="Poppins" w:eastAsia="Poppins" w:hAnsi="Poppins" w:cs="Poppins"/>
        <w:b/>
        <w:color w:val="2D68C4"/>
        <w:sz w:val="36"/>
        <w:szCs w:val="36"/>
      </w:rPr>
    </w:pPr>
    <w:del w:id="139" w:author="Green, Auriel" w:date="2026-09-25T21:13:00Z" w16du:dateUtc="2026-09-26T01:13:00Z">
      <w:r>
        <w:rPr>
          <w:rFonts w:ascii="Poppins" w:eastAsia="Poppins" w:hAnsi="Poppins" w:cs="Poppins"/>
          <w:b/>
          <w:color w:val="2D68C4"/>
          <w:sz w:val="36"/>
          <w:szCs w:val="36"/>
        </w:rPr>
        <w:delText>Reinforcing &amp; Extending Vocabulary Instruction</w:delText>
      </w:r>
    </w:del>
  </w:p>
  <w:p w14:paraId="508CA46C" w14:textId="785CB9C2" w:rsidR="00305CFB" w:rsidRPr="00415DF0" w:rsidRDefault="00415DF0" w:rsidP="00415DF0">
    <w:pPr>
      <w:pStyle w:val="Heading7"/>
      <w:rPr>
        <w:del w:id="140" w:author="Green, Auriel" w:date="2026-09-25T21:13:00Z" w16du:dateUtc="2026-09-26T01:13:00Z"/>
        <w:rFonts w:ascii="Arvo" w:eastAsia="Arvo" w:hAnsi="Arvo" w:cs="Arvo"/>
        <w:sz w:val="32"/>
        <w:szCs w:val="32"/>
        <w:highlight w:val="white"/>
      </w:rPr>
    </w:pPr>
    <w:del w:id="141" w:author="Green, Auriel" w:date="2026-09-25T21:13:00Z" w16du:dateUtc="2026-09-26T01:13:00Z">
      <w:r w:rsidRPr="00415DF0">
        <w:delText xml:space="preserve">  </w:delText>
      </w:r>
      <w:r w:rsidR="00255544">
        <w:delText xml:space="preserve">Session 9:  </w:delText>
      </w:r>
      <w:r w:rsidR="005B64B2" w:rsidRPr="00415DF0">
        <w:delText>Participant Handout</w:delText>
      </w:r>
    </w:del>
  </w:p>
  <w:p w14:paraId="3E8CAF6F" w14:textId="77777777" w:rsidR="00305CFB" w:rsidRDefault="00305CFB">
    <w:pPr>
      <w:spacing w:line="240" w:lineRule="auto"/>
      <w:ind w:left="1710" w:hanging="990"/>
      <w:rPr>
        <w:del w:id="142" w:author="Green, Auriel" w:date="2026-09-25T21:13:00Z" w16du:dateUtc="2026-09-26T01:13:00Z"/>
        <w:rFonts w:ascii="Arvo" w:eastAsia="Arvo" w:hAnsi="Arvo" w:cs="Arvo"/>
        <w:b/>
        <w:color w:val="45818E"/>
        <w:sz w:val="32"/>
        <w:szCs w:val="32"/>
        <w:highlight w:val="white"/>
      </w:rPr>
    </w:pPr>
  </w:p>
  <w:p w14:paraId="3632FF5B" w14:textId="15D86A5A" w:rsidR="00305CFB" w:rsidRDefault="00415DF0">
    <w:pPr>
      <w:spacing w:line="240" w:lineRule="auto"/>
      <w:ind w:left="1710" w:hanging="990"/>
      <w:rPr>
        <w:del w:id="143" w:author="Green, Auriel" w:date="2026-09-25T21:13:00Z" w16du:dateUtc="2026-09-26T01:13:00Z"/>
        <w:rFonts w:ascii="Poppins" w:eastAsia="Poppins" w:hAnsi="Poppins" w:cs="Poppins"/>
      </w:rPr>
    </w:pPr>
    <w:del w:id="144" w:author="Green, Auriel" w:date="2026-09-25T21:13:00Z" w16du:dateUtc="2026-09-26T01:13:00Z">
      <w:r>
        <w:rPr>
          <w:rFonts w:ascii="Poppins" w:eastAsia="Poppins" w:hAnsi="Poppins" w:cs="Poppins"/>
          <w:b/>
        </w:rPr>
        <w:delText xml:space="preserve">    </w:delText>
      </w:r>
      <w:r w:rsidR="005B64B2">
        <w:rPr>
          <w:rFonts w:ascii="Poppins" w:eastAsia="Poppins" w:hAnsi="Poppins" w:cs="Poppins"/>
          <w:b/>
        </w:rPr>
        <w:delText xml:space="preserve">Name: </w:delText>
      </w:r>
      <w:r w:rsidR="005B64B2">
        <w:rPr>
          <w:rFonts w:ascii="Poppins" w:eastAsia="Poppins" w:hAnsi="Poppins" w:cs="Poppins"/>
          <w:b/>
        </w:rPr>
        <w:tab/>
      </w:r>
      <w:r w:rsidR="005B64B2">
        <w:rPr>
          <w:rFonts w:ascii="Poppins" w:eastAsia="Poppins" w:hAnsi="Poppins" w:cs="Poppins"/>
          <w:b/>
        </w:rPr>
        <w:tab/>
      </w:r>
      <w:r w:rsidR="005B64B2">
        <w:rPr>
          <w:rFonts w:ascii="Poppins" w:eastAsia="Poppins" w:hAnsi="Poppins" w:cs="Poppins"/>
          <w:b/>
        </w:rPr>
        <w:tab/>
      </w:r>
      <w:r w:rsidR="005B64B2">
        <w:rPr>
          <w:rFonts w:ascii="Poppins" w:eastAsia="Poppins" w:hAnsi="Poppins" w:cs="Poppins"/>
          <w:b/>
        </w:rPr>
        <w:tab/>
      </w:r>
      <w:r w:rsidR="005B64B2">
        <w:rPr>
          <w:rFonts w:ascii="Poppins" w:eastAsia="Poppins" w:hAnsi="Poppins" w:cs="Poppins"/>
          <w:b/>
        </w:rPr>
        <w:tab/>
      </w:r>
      <w:r w:rsidR="005B64B2">
        <w:rPr>
          <w:rFonts w:ascii="Poppins" w:eastAsia="Poppins" w:hAnsi="Poppins" w:cs="Poppins"/>
          <w:b/>
        </w:rPr>
        <w:tab/>
      </w:r>
      <w:r w:rsidR="005B64B2">
        <w:rPr>
          <w:rFonts w:ascii="Poppins" w:eastAsia="Poppins" w:hAnsi="Poppins" w:cs="Poppins"/>
          <w:b/>
        </w:rPr>
        <w:tab/>
      </w:r>
      <w:r w:rsidR="005B64B2">
        <w:rPr>
          <w:rFonts w:ascii="Poppins" w:eastAsia="Poppins" w:hAnsi="Poppins" w:cs="Poppins"/>
          <w:b/>
        </w:rPr>
        <w:tab/>
        <w:delText xml:space="preserve">Date: </w:delTex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C25922" w14:textId="77777777" w:rsidR="0055523E" w:rsidRDefault="0055523E">
    <w:pPr>
      <w:pStyle w:val="Header"/>
      <w:rPr>
        <w:del w:id="147" w:author="Green, Auriel" w:date="2026-09-25T21:13:00Z" w16du:dateUtc="2026-09-26T01:13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250598"/>
    <w:multiLevelType w:val="hybridMultilevel"/>
    <w:tmpl w:val="E494C512"/>
    <w:lvl w:ilvl="0" w:tplc="5732B046">
      <w:start w:val="1"/>
      <w:numFmt w:val="bullet"/>
      <w:lvlText w:val="-"/>
      <w:lvlJc w:val="left"/>
      <w:pPr>
        <w:ind w:left="1080" w:hanging="360"/>
      </w:pPr>
      <w:rPr>
        <w:rFonts w:ascii="Perpetua" w:eastAsiaTheme="minorHAnsi" w:hAnsi="Perpet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D60035"/>
    <w:multiLevelType w:val="multilevel"/>
    <w:tmpl w:val="41ACB438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" w15:restartNumberingAfterBreak="0">
    <w:nsid w:val="3DAA64BC"/>
    <w:multiLevelType w:val="multilevel"/>
    <w:tmpl w:val="74AC7ABE"/>
    <w:lvl w:ilvl="0">
      <w:start w:val="1"/>
      <w:numFmt w:val="bullet"/>
      <w:lvlText w:val="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❏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❏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❏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❏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❏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❏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3" w15:restartNumberingAfterBreak="0">
    <w:nsid w:val="460D13E3"/>
    <w:multiLevelType w:val="hybridMultilevel"/>
    <w:tmpl w:val="5AB430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0469D7"/>
    <w:multiLevelType w:val="hybridMultilevel"/>
    <w:tmpl w:val="B6008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292914">
    <w:abstractNumId w:val="2"/>
  </w:num>
  <w:num w:numId="2" w16cid:durableId="1762605865">
    <w:abstractNumId w:val="1"/>
  </w:num>
  <w:num w:numId="3" w16cid:durableId="1752850221">
    <w:abstractNumId w:val="4"/>
  </w:num>
  <w:num w:numId="4" w16cid:durableId="385883576">
    <w:abstractNumId w:val="0"/>
  </w:num>
  <w:num w:numId="5" w16cid:durableId="61663996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CFB"/>
    <w:rsid w:val="00160E5C"/>
    <w:rsid w:val="001B13EE"/>
    <w:rsid w:val="00255544"/>
    <w:rsid w:val="00305CFB"/>
    <w:rsid w:val="00390F9D"/>
    <w:rsid w:val="00415DF0"/>
    <w:rsid w:val="0055523E"/>
    <w:rsid w:val="005B64B2"/>
    <w:rsid w:val="00637896"/>
    <w:rsid w:val="006C2D77"/>
    <w:rsid w:val="006F2FA7"/>
    <w:rsid w:val="007313B4"/>
    <w:rsid w:val="00830C1E"/>
    <w:rsid w:val="00907FA3"/>
    <w:rsid w:val="009A7D2E"/>
    <w:rsid w:val="00A01054"/>
    <w:rsid w:val="00A72BDD"/>
    <w:rsid w:val="00AC416F"/>
    <w:rsid w:val="00D70FC8"/>
    <w:rsid w:val="00E04AE9"/>
    <w:rsid w:val="00E86C0A"/>
    <w:rsid w:val="00EE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42C1"/>
  <w15:docId w15:val="{87355F51-AE6F-47AF-828F-FAE4FEBF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15DF0"/>
    <w:pPr>
      <w:keepNext/>
      <w:spacing w:line="240" w:lineRule="auto"/>
      <w:ind w:left="1710" w:hanging="990"/>
      <w:outlineLvl w:val="6"/>
    </w:pPr>
    <w:rPr>
      <w:rFonts w:ascii="Poppins" w:eastAsia="Poppins" w:hAnsi="Poppins" w:cs="Poppins"/>
      <w:b/>
      <w:bCs/>
      <w:color w:val="31849B" w:themeColor="accent5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15DF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DF0"/>
  </w:style>
  <w:style w:type="paragraph" w:styleId="Footer">
    <w:name w:val="footer"/>
    <w:basedOn w:val="Normal"/>
    <w:link w:val="FooterChar"/>
    <w:uiPriority w:val="99"/>
    <w:unhideWhenUsed/>
    <w:rsid w:val="00415DF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DF0"/>
  </w:style>
  <w:style w:type="character" w:customStyle="1" w:styleId="Heading7Char">
    <w:name w:val="Heading 7 Char"/>
    <w:basedOn w:val="DefaultParagraphFont"/>
    <w:link w:val="Heading7"/>
    <w:uiPriority w:val="9"/>
    <w:rsid w:val="00415DF0"/>
    <w:rPr>
      <w:rFonts w:ascii="Poppins" w:eastAsia="Poppins" w:hAnsi="Poppins" w:cs="Poppins"/>
      <w:b/>
      <w:bCs/>
      <w:color w:val="31849B" w:themeColor="accent5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01054"/>
    <w:pPr>
      <w:spacing w:after="160" w:line="259" w:lineRule="auto"/>
      <w:ind w:left="720"/>
      <w:contextualSpacing/>
      <w:pPrChange w:id="0" w:author="Green, Auriel" w:date="2026-09-25T21:13:00Z">
        <w:pPr>
          <w:spacing w:after="160" w:line="259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lang w:val="en-US"/>
      <w:rPrChange w:id="0" w:author="Green, Auriel" w:date="2026-09-25T21:13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D77"/>
    <w:pPr>
      <w:spacing w:line="240" w:lineRule="auto"/>
      <w:pPrChange w:id="1" w:author="Green, Auriel" w:date="2026-09-25T21:13:00Z">
        <w:pPr/>
      </w:pPrChange>
    </w:pPr>
    <w:rPr>
      <w:rFonts w:ascii="Segoe UI" w:eastAsiaTheme="minorHAnsi" w:hAnsi="Segoe UI" w:cs="Segoe UI"/>
      <w:sz w:val="18"/>
      <w:szCs w:val="18"/>
      <w:lang w:val="en-US"/>
      <w:rPrChange w:id="1" w:author="Green, Auriel" w:date="2026-09-25T21:13:00Z">
        <w:rPr>
          <w:rFonts w:ascii="Segoe UI" w:eastAsiaTheme="minorHAnsi" w:hAnsi="Segoe UI" w:cs="Segoe UI"/>
          <w:sz w:val="18"/>
          <w:szCs w:val="18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C1E"/>
    <w:rPr>
      <w:rFonts w:ascii="Segoe UI" w:eastAsiaTheme="minorHAns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KDE Document" ma:contentTypeID="0x0101001BEB557DBE01834EAB47A683706DCD5B001CB4B9AB93836842A61C86EAD5F20BA7" ma:contentTypeVersion="28" ma:contentTypeDescription="" ma:contentTypeScope="" ma:versionID="a5e9d2d4560c56b76a85f7f001e30a1a">
  <xsd:schema xmlns:xsd="http://www.w3.org/2001/XMLSchema" xmlns:xs="http://www.w3.org/2001/XMLSchema" xmlns:p="http://schemas.microsoft.com/office/2006/metadata/properties" xmlns:ns1="http://schemas.microsoft.com/sharepoint/v3" xmlns:ns2="3a62de7d-ba57-4f43-9dae-9623ba637be0" targetNamespace="http://schemas.microsoft.com/office/2006/metadata/properties" ma:root="true" ma:fieldsID="d25af71d3efa376147e2b7ca02f84c5e" ns1:_="" ns2:_="">
    <xsd:import namespace="http://schemas.microsoft.com/sharepoint/v3"/>
    <xsd:import namespace="3a62de7d-ba57-4f43-9dae-9623ba637be0"/>
    <xsd:element name="properties">
      <xsd:complexType>
        <xsd:sequence>
          <xsd:element name="documentManagement">
            <xsd:complexType>
              <xsd:all>
                <xsd:element ref="ns2:Accessibility_x0020_Office" minOccurs="0"/>
                <xsd:element ref="ns2:Accessibility_x0020_Audience" minOccurs="0"/>
                <xsd:element ref="ns2:Accessibility_x0020_Audit_x0020_Date" minOccurs="0"/>
                <xsd:element ref="ns2:Accessibility_x0020_Audit_x0020_Status" minOccurs="0"/>
                <xsd:element ref="ns2:Accessibility_x0020_Target_x0020_Date" minOccurs="0"/>
                <xsd:element ref="ns2:Accessibility_x0020_Status" minOccurs="0"/>
                <xsd:element ref="ns2:Application_x0020_Status" minOccurs="0"/>
                <xsd:element ref="ns2:Application_x0020_Type" minOccurs="0"/>
                <xsd:element ref="ns1:RoutingRuleDescription" minOccurs="0"/>
                <xsd:element ref="ns2:Audience1" minOccurs="0"/>
                <xsd:element ref="ns2:Publication_x0020_Date"/>
                <xsd:element ref="ns1:PublishingStartDate" minOccurs="0"/>
                <xsd:element ref="ns1:PublishingExpirationDate" minOccurs="0"/>
                <xsd:element ref="ns2:Application_x0020_Date" minOccurs="0"/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outingRuleDescription" ma:index="10" nillable="true" ma:displayName="Description" ma:internalName="RoutingRuleDescription" ma:readOnly="false">
      <xsd:simpleType>
        <xsd:restriction base="dms:Text">
          <xsd:maxLength value="255"/>
        </xsd:restriction>
      </xsd:simpleType>
    </xsd:element>
    <xsd:element name="PublishingStartDate" ma:index="13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14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2de7d-ba57-4f43-9dae-9623ba637be0" elementFormDefault="qualified">
    <xsd:import namespace="http://schemas.microsoft.com/office/2006/documentManagement/types"/>
    <xsd:import namespace="http://schemas.microsoft.com/office/infopath/2007/PartnerControls"/>
    <xsd:element name="Accessibility_x0020_Office" ma:index="2" nillable="true" ma:displayName="Accessibility Office" ma:format="Dropdown" ma:internalName="Accessibility_x0020_Office">
      <xsd:simpleType>
        <xsd:restriction base="dms:Choice">
          <xsd:enumeration value="Commissioner's Office"/>
          <xsd:enumeration value="OAA - Office of Assessment and Accountability"/>
          <xsd:enumeration value="OCIS - Office of Continuous Improvement and Support"/>
          <xsd:enumeration value="OCTE - Career and Technical Education"/>
          <xsd:enumeration value="OELE- Office of Educator Licensure and Effectiveness"/>
          <xsd:enumeration value="OET - Office of Education Technology"/>
          <xsd:enumeration value="OFO - Office of Finance and Operations"/>
          <xsd:enumeration value="OLS - Office of Legal Services"/>
          <xsd:enumeration value="OSEEL - Office of Special Education and Early Learning"/>
          <xsd:enumeration value="OTL - Office of Teaching and Learning"/>
        </xsd:restriction>
      </xsd:simpleType>
    </xsd:element>
    <xsd:element name="Accessibility_x0020_Audience" ma:index="3" nillable="true" ma:displayName="Accessibility Audience" ma:format="Dropdown" ma:internalName="Accessibility_x0020_Audience">
      <xsd:simpleType>
        <xsd:restriction base="dms:Choice">
          <xsd:enumeration value="Public"/>
          <xsd:enumeration value="District"/>
        </xsd:restriction>
      </xsd:simpleType>
    </xsd:element>
    <xsd:element name="Accessibility_x0020_Audit_x0020_Date" ma:index="4" nillable="true" ma:displayName="Accessibility Audit Date" ma:format="DateOnly" ma:internalName="Accessibility_x0020_Audit_x0020_Date">
      <xsd:simpleType>
        <xsd:restriction base="dms:DateTime"/>
      </xsd:simpleType>
    </xsd:element>
    <xsd:element name="Accessibility_x0020_Audit_x0020_Status" ma:index="5" nillable="true" ma:displayName="Accessibility Audit Status" ma:format="Dropdown" ma:internalName="Accessibility_x0020_Audit_x0020_Status">
      <xsd:simpleType>
        <xsd:restriction base="dms:Choice">
          <xsd:enumeration value="OK"/>
          <xsd:enumeration value="Minor"/>
          <xsd:enumeration value="Major"/>
        </xsd:restriction>
      </xsd:simpleType>
    </xsd:element>
    <xsd:element name="Accessibility_x0020_Target_x0020_Date" ma:index="6" nillable="true" ma:displayName="Accessibility Target Date" ma:format="DateOnly" ma:internalName="Accessibility_x0020_Target_x0020_Date">
      <xsd:simpleType>
        <xsd:restriction base="dms:DateTime"/>
      </xsd:simpleType>
    </xsd:element>
    <xsd:element name="Accessibility_x0020_Status" ma:index="7" nillable="true" ma:displayName="Accessibility Status" ma:format="Dropdown" ma:internalName="Accessibility_x0020_Status1" ma:readOnly="false">
      <xsd:simpleType>
        <xsd:restriction base="dms:Choice">
          <xsd:enumeration value="Remove"/>
          <xsd:enumeration value="Remediate"/>
          <xsd:enumeration value="Update"/>
          <xsd:enumeration value="Accessible"/>
          <xsd:enumeration value="Undue Burden"/>
          <xsd:enumeration value="Not KDE Owned"/>
        </xsd:restriction>
      </xsd:simpleType>
    </xsd:element>
    <xsd:element name="Application_x0020_Status" ma:index="8" nillable="true" ma:displayName="Application Status" ma:format="Dropdown" ma:internalName="Application_x0020_Status">
      <xsd:simpleType>
        <xsd:restriction base="dms:Choice">
          <xsd:enumeration value="Approved"/>
          <xsd:enumeration value="Denied"/>
        </xsd:restriction>
      </xsd:simpleType>
    </xsd:element>
    <xsd:element name="Application_x0020_Type" ma:index="9" nillable="true" ma:displayName="Application Type" ma:format="Dropdown" ma:internalName="Application_x0020_Type">
      <xsd:simpleType>
        <xsd:restriction base="dms:Choice">
          <xsd:enumeration value="Original"/>
          <xsd:enumeration value="Amendment"/>
          <xsd:enumeration value="Year 3 Budget"/>
          <xsd:enumeration value="Addendum"/>
          <xsd:enumeration value="Budget Update"/>
        </xsd:restriction>
      </xsd:simpleType>
    </xsd:element>
    <xsd:element name="Audience1" ma:index="11" nillable="true" ma:displayName="Audience" ma:list="{9f2d68f0-dc6b-4e06-b19d-b8792e70efe6}" ma:internalName="Audience1" ma:showField="Title" ma:web="3a62de7d-ba57-4f43-9dae-9623ba637b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cation_x0020_Date" ma:index="12" ma:displayName="Publication Date" ma:default="[today]" ma:format="DateOnly" ma:internalName="Publication_x0020_Date" ma:readOnly="false">
      <xsd:simpleType>
        <xsd:restriction base="dms:DateTime"/>
      </xsd:simpleType>
    </xsd:element>
    <xsd:element name="Application_x0020_Date" ma:index="15" nillable="true" ma:displayName="Application Date" ma:format="DateOnly" ma:internalName="Application_x0020_Date">
      <xsd:simpleType>
        <xsd:restriction base="dms:DateTime"/>
      </xsd:simpleType>
    </xsd:element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cessibility_x0020_Office xmlns="3a62de7d-ba57-4f43-9dae-9623ba637be0">OTL - Office of Teaching and Learning</Accessibility_x0020_Office>
    <Accessibility_x0020_Audit_x0020_Status xmlns="3a62de7d-ba57-4f43-9dae-9623ba637be0" xsi:nil="true"/>
    <Accessibility_x0020_Audience xmlns="3a62de7d-ba57-4f43-9dae-9623ba637be0" xsi:nil="true"/>
    <Accessibility_x0020_Status xmlns="3a62de7d-ba57-4f43-9dae-9623ba637be0">Accessible</Accessibility_x0020_Status>
    <Application_x0020_Type xmlns="3a62de7d-ba57-4f43-9dae-9623ba637be0" xsi:nil="true"/>
    <Application_x0020_Date xmlns="3a62de7d-ba57-4f43-9dae-9623ba637be0" xsi:nil="true"/>
    <Accessibility_x0020_Target_x0020_Date xmlns="3a62de7d-ba57-4f43-9dae-9623ba637be0" xsi:nil="true"/>
    <Application_x0020_Status xmlns="3a62de7d-ba57-4f43-9dae-9623ba637be0" xsi:nil="true"/>
    <Accessibility_x0020_Audit_x0020_Date xmlns="3a62de7d-ba57-4f43-9dae-9623ba637be0" xsi:nil="true"/>
    <RoutingRuleDescription xmlns="http://schemas.microsoft.com/sharepoint/v3" xsi:nil="true"/>
    <PublishingExpirationDate xmlns="http://schemas.microsoft.com/sharepoint/v3" xsi:nil="true"/>
    <PublishingStartDate xmlns="http://schemas.microsoft.com/sharepoint/v3" xsi:nil="true"/>
    <Publication_x0020_Date xmlns="3a62de7d-ba57-4f43-9dae-9623ba637be0">2020-12-07T05:00:00+00:00</Publication_x0020_Date>
    <Audience1 xmlns="3a62de7d-ba57-4f43-9dae-9623ba637be0"/>
    <_dlc_DocId xmlns="3a62de7d-ba57-4f43-9dae-9623ba637be0">KYED-536-1103</_dlc_DocId>
    <_dlc_DocIdUrl xmlns="3a62de7d-ba57-4f43-9dae-9623ba637be0">
      <Url>https://www.education.ky.gov/curriculum/standards/kyacadstand/_layouts/15/DocIdRedir.aspx?ID=KYED-536-1103</Url>
      <Description>KYED-536-1103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BD01AC-D02F-48E6-8CEA-4244AD8EE62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F5044FF7-BDFF-45AC-BDDE-B86208E114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a62de7d-ba57-4f43-9dae-9623ba637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07931E-CCC4-42C5-9815-BF0E780620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DE9E8C-2B7F-4C61-B5E7-BE557F294183}">
  <ds:schemaRefs>
    <ds:schemaRef ds:uri="http://schemas.microsoft.com/office/2006/metadata/properties"/>
    <ds:schemaRef ds:uri="http://schemas.microsoft.com/office/infopath/2007/PartnerControls"/>
    <ds:schemaRef ds:uri="3a62de7d-ba57-4f43-9dae-9623ba637be0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4AFB1F47-F1CD-FD4B-BC82-85C9CD050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Arthur Souza Rodrigues</cp:lastModifiedBy>
  <cp:revision>1</cp:revision>
  <dcterms:created xsi:type="dcterms:W3CDTF">2020-12-07T17:29:00Z</dcterms:created>
  <dcterms:modified xsi:type="dcterms:W3CDTF">2026-09-26T01:13:00Z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0x0101001BEB557DBE01834EAB47A683706DCD5B001CB4B9AB93836842A61C86EAD5F20BA7</vt:lpwstr>
  </property>
  <property fmtid="{D5CDD505-2E9C-101B-9397-08002B2CF9AE}" pid="3" name="_dlc_DocIdItemGuid">
    <vt:lpwstr>38f202d1-1fe0-4ca4-9682-046d2b7b862b</vt:lpwstr>
  </property>
</Properties>
</file>