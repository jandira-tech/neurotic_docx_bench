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691742" w14:textId="77777777" w:rsidR="00305F4C" w:rsidRDefault="000A0F8F">
      <w:r>
        <w:rPr>
          <w:rFonts w:ascii="Arial" w:hAnsi="Arial" w:cs="Arial"/>
          <w:b/>
          <w:bCs/>
          <w:sz w:val="40"/>
          <w:szCs w:val="40"/>
        </w:rPr>
        <w:t xml:space="preserve">Heading 1 </w:t>
      </w:r>
      <w:ins w:id="0" w:author="Comparison" w:date="2026-07-05T01:08:00Z" w16du:dateUtc="2026-07-05T05:08:00Z">
        <w:r>
          <w:rPr>
            <w:rFonts w:ascii="Arial" w:hAnsi="Arial" w:cs="Arial"/>
            <w:b/>
            <w:bCs/>
            <w:sz w:val="40"/>
            <w:szCs w:val="40"/>
          </w:rPr>
          <w:t>Style</w:t>
        </w:r>
      </w:ins>
      <w:del w:id="1" w:author="Comparison" w:date="2026-07-05T01:08:00Z" w16du:dateUtc="2026-07-05T05:08:00Z">
        <w:r>
          <w:rPr>
            <w:rFonts w:ascii="Arial" w:hAnsi="Arial" w:cs="Arial"/>
            <w:b/>
            <w:bCs/>
            <w:sz w:val="40"/>
            <w:szCs w:val="40"/>
          </w:rPr>
          <w:delText>Bold</w:delText>
        </w:r>
      </w:del>
      <w:r>
        <w:rPr>
          <w:rFonts w:ascii="Arial" w:hAnsi="Arial" w:cs="Arial"/>
          <w:b/>
          <w:bCs/>
          <w:sz w:val="40"/>
          <w:szCs w:val="40"/>
        </w:rPr>
        <w:t xml:space="preserve"> Demo</w:t>
      </w:r>
    </w:p>
    <w:p w14:paraId="0FAE0DCE" w14:textId="77777777" w:rsidR="00305F4C" w:rsidRDefault="000A0F8F">
      <w:pPr>
        <w:spacing w:before="400" w:after="120" w:line="240" w:lineRule="auto"/>
      </w:pPr>
      <w:r>
        <w:rPr>
          <w:rFonts w:ascii="Arial" w:hAnsi="Arial" w:cs="Arial"/>
          <w:b/>
          <w:bCs/>
          <w:sz w:val="40"/>
          <w:szCs w:val="40"/>
        </w:rPr>
        <w:t xml:space="preserve">This document </w:t>
      </w:r>
      <w:ins w:id="2" w:author="Comparison" w:date="2026-07-05T01:08:00Z" w16du:dateUtc="2026-07-05T05:08:00Z">
        <w:r>
          <w:rPr>
            <w:rFonts w:ascii="Arial" w:hAnsi="Arial" w:cs="Arial"/>
            <w:b/>
            <w:bCs/>
            <w:sz w:val="40"/>
            <w:szCs w:val="40"/>
          </w:rPr>
          <w:t>demonstrates</w:t>
        </w:r>
      </w:ins>
      <w:del w:id="3" w:author="Comparison" w:date="2026-07-05T01:08:00Z" w16du:dateUtc="2026-07-05T05:08:00Z">
        <w:r>
          <w:rPr>
            <w:rFonts w:ascii="Arial" w:hAnsi="Arial" w:cs="Arial"/>
            <w:b/>
            <w:bCs/>
            <w:sz w:val="40"/>
            <w:szCs w:val="40"/>
          </w:rPr>
          <w:delText>shows</w:delText>
        </w:r>
      </w:del>
      <w:r>
        <w:rPr>
          <w:rFonts w:ascii="Arial" w:hAnsi="Arial" w:cs="Arial"/>
          <w:b/>
          <w:bCs/>
          <w:sz w:val="40"/>
          <w:szCs w:val="40"/>
        </w:rPr>
        <w:t xml:space="preserve"> Heading 1 </w:t>
      </w:r>
      <w:ins w:id="4" w:author="Comparison" w:date="2026-07-05T01:08:00Z" w16du:dateUtc="2026-07-05T05:08:00Z">
        <w:r>
          <w:rPr>
            <w:rFonts w:ascii="Arial" w:hAnsi="Arial" w:cs="Arial"/>
            <w:b/>
            <w:bCs/>
            <w:sz w:val="40"/>
            <w:szCs w:val="40"/>
          </w:rPr>
          <w:t xml:space="preserve">paragraph </w:t>
        </w:r>
      </w:ins>
      <w:r>
        <w:rPr>
          <w:rFonts w:ascii="Arial" w:hAnsi="Arial" w:cs="Arial"/>
          <w:b/>
          <w:bCs/>
          <w:sz w:val="40"/>
          <w:szCs w:val="40"/>
        </w:rPr>
        <w:t>style</w:t>
      </w:r>
      <w:del w:id="5" w:author="Comparison" w:date="2026-07-05T01:08:00Z" w16du:dateUtc="2026-07-05T05:08:00Z">
        <w:r>
          <w:rPr>
            <w:rFonts w:ascii="Arial" w:hAnsi="Arial" w:cs="Arial"/>
            <w:b/>
            <w:bCs/>
            <w:sz w:val="40"/>
            <w:szCs w:val="40"/>
          </w:rPr>
          <w:delText xml:space="preserve"> with extra bold emphasis</w:delText>
        </w:r>
      </w:del>
      <w:r>
        <w:rPr>
          <w:rFonts w:ascii="Arial" w:hAnsi="Arial" w:cs="Arial"/>
          <w:b/>
          <w:bCs/>
          <w:sz w:val="40"/>
          <w:szCs w:val="40"/>
        </w:rPr>
        <w:t>.</w:t>
      </w:r>
    </w:p>
    <w:p w14:paraId="23544E9C" w14:textId="77777777" w:rsidR="00305F4C" w:rsidRDefault="000A0F8F">
      <w:pPr>
        <w:spacing w:before="400" w:after="120" w:line="240" w:lineRule="auto"/>
      </w:pPr>
      <w:ins w:id="6" w:author="Comparison" w:date="2026-07-05T01:08:00Z" w16du:dateUtc="2026-07-05T05:08:00Z">
        <w:r>
          <w:rPr>
            <w:rFonts w:ascii="Arial" w:hAnsi="Arial" w:cs="Arial"/>
            <w:b/>
            <w:bCs/>
            <w:sz w:val="40"/>
            <w:szCs w:val="40"/>
          </w:rPr>
          <w:t>Main Title Section</w:t>
        </w:r>
      </w:ins>
      <w:del w:id="7" w:author="Comparison" w:date="2026-07-05T01:08:00Z" w16du:dateUtc="2026-07-05T05:08:00Z">
        <w:r>
          <w:rPr>
            <w:rFonts w:ascii="Arial" w:hAnsi="Arial" w:cs="Arial"/>
            <w:b/>
            <w:bCs/>
            <w:sz w:val="40"/>
            <w:szCs w:val="40"/>
          </w:rPr>
          <w:delText>Heading 1 with bold creates the strongest document headers.</w:delText>
        </w:r>
      </w:del>
    </w:p>
    <w:sectPr w:rsidR="00305F4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5F4C"/>
    <w:rsid w:val="000A0F8F"/>
    <w:rsid w:val="002F2932"/>
    <w:rsid w:val="00305F4C"/>
    <w:rsid w:val="00520553"/>
    <w:rsid w:val="00816564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1ADF1F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2026-07-05T05:08:00Z</dcterms:modified>
</cp:coreProperties>
</file>