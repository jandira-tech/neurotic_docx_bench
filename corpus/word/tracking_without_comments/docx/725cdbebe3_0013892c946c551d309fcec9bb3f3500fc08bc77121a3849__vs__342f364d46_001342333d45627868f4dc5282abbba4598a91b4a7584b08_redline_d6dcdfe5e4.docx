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28205" w14:textId="77777777" w:rsidR="00C850D0" w:rsidRPr="00854C26" w:rsidRDefault="00854C26" w:rsidP="0061350B">
      <w:pPr>
        <w:spacing w:before="360" w:after="240" w:line="240" w:lineRule="auto"/>
        <w:jc w:val="center"/>
        <w:rPr>
          <w:ins w:id="2" w:author="Pribil-Kövesdy Döníz" w:date="2026-09-22T12:17:00Z" w16du:dateUtc="2026-09-22T16:17:00Z"/>
          <w:rFonts w:cstheme="minorHAnsi"/>
          <w:b/>
          <w:smallCaps/>
          <w:sz w:val="32"/>
          <w:szCs w:val="32"/>
        </w:rPr>
      </w:pPr>
      <w:ins w:id="3" w:author="Pribil-Kövesdy Döníz" w:date="2026-09-22T12:17:00Z" w16du:dateUtc="2026-09-22T16:17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3752CDF6" w14:textId="77777777" w:rsidR="00854C26" w:rsidRPr="00854C26" w:rsidRDefault="00854C26" w:rsidP="0061350B">
      <w:pPr>
        <w:spacing w:before="360" w:after="300" w:line="240" w:lineRule="auto"/>
        <w:rPr>
          <w:ins w:id="4" w:author="Pribil-Kövesdy Döníz" w:date="2026-09-22T12:17:00Z" w16du:dateUtc="2026-09-22T16:17:00Z"/>
          <w:sz w:val="28"/>
          <w:szCs w:val="28"/>
        </w:rPr>
      </w:pPr>
      <w:ins w:id="5" w:author="Pribil-Kövesdy Döníz" w:date="2026-09-22T12:17:00Z" w16du:dateUtc="2026-09-22T16:17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4687A18D" w14:textId="77777777" w:rsidR="00A53FFA" w:rsidRDefault="00102150">
      <w:pPr>
        <w:rPr>
          <w:del w:id="6" w:author="Pribil-Kövesdy Döníz" w:date="2026-09-22T12:17:00Z" w16du:dateUtc="2026-09-22T16:17:00Z"/>
        </w:rPr>
      </w:pPr>
      <w:del w:id="7" w:author="Pribil-Kövesdy Döníz" w:date="2026-09-22T12:17:00Z" w16du:dateUtc="2026-09-22T16:17:00Z">
        <w:r>
          <w:rPr>
            <w:noProof/>
          </w:rPr>
          <w:delText>$LOGO$</w:delText>
        </w:r>
      </w:del>
    </w:p>
    <w:p w14:paraId="5C4D67E0" w14:textId="77777777" w:rsidR="0043659F" w:rsidRDefault="0043659F" w:rsidP="0043659F">
      <w:pPr>
        <w:rPr>
          <w:del w:id="8" w:author="Pribil-Kövesdy Döníz" w:date="2026-09-22T12:17:00Z" w16du:dateUtc="2026-09-22T16:1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9" w:author="Pribil-Kövesdy Döníz" w:date="2026-09-22T12:17:00Z" w16du:dateUtc="2026-09-22T16:17:00Z"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064"/>
        <w:gridCol w:w="9930"/>
        <w:tblGridChange w:id="10">
          <w:tblGrid>
            <w:gridCol w:w="5"/>
            <w:gridCol w:w="4064"/>
            <w:gridCol w:w="1601"/>
            <w:gridCol w:w="3392"/>
            <w:gridCol w:w="4937"/>
          </w:tblGrid>
        </w:tblGridChange>
      </w:tblGrid>
      <w:tr w:rsidR="0043659F" w:rsidRPr="00A26E38" w14:paraId="4276EDCD" w14:textId="77777777" w:rsidTr="00AD06DF">
        <w:trPr>
          <w:trPrChange w:id="11" w:author="Pribil-Kövesdy Döníz" w:date="2026-09-22T12:17:00Z" w16du:dateUtc="2026-09-22T16:17:00Z">
            <w:trPr>
              <w:gridAfter w:val="1"/>
            </w:trPr>
          </w:trPrChange>
        </w:trPr>
        <w:tc>
          <w:tcPr>
            <w:tcW w:w="2802" w:type="dxa"/>
            <w:tcPrChange w:id="12" w:author="Pribil-Kövesdy Döníz" w:date="2026-09-22T12:17:00Z" w16du:dateUtc="2026-09-22T16:17:00Z">
              <w:tcPr>
                <w:tcW w:w="5670" w:type="dxa"/>
                <w:gridSpan w:val="3"/>
              </w:tcPr>
            </w:tcPrChange>
          </w:tcPr>
          <w:p w14:paraId="2096EB6C" w14:textId="77777777" w:rsidR="0043659F" w:rsidRDefault="00854C26" w:rsidP="00FD397A">
            <w:pPr>
              <w:rPr>
                <w:del w:id="13" w:author="Pribil-Kövesdy Döníz" w:date="2026-09-22T12:17:00Z" w16du:dateUtc="2026-09-22T16:17:00Z"/>
                <w:lang w:val="en-US"/>
              </w:rPr>
            </w:pPr>
            <w:ins w:id="14" w:author="Pribil-Kövesdy Döníz" w:date="2026-09-22T12:17:00Z" w16du:dateUtc="2026-09-22T16:17:00Z">
              <w:r>
                <w:t>Név</w:t>
              </w:r>
            </w:ins>
            <w:del w:id="15" w:author="Pribil-Kövesdy Döníz" w:date="2026-09-22T12:17:00Z" w16du:dateUtc="2026-09-22T16:17:00Z">
              <w:r w:rsidR="0043659F">
                <w:rPr>
                  <w:lang w:val="en-US"/>
                </w:rPr>
                <w:delText>$</w:delText>
              </w:r>
              <w:r w:rsidR="0043659F" w:rsidRPr="00E11311">
                <w:rPr>
                  <w:lang w:val="en-US"/>
                </w:rPr>
                <w:delText>DEPARTMENT_INFO</w:delText>
              </w:r>
              <w:r w:rsidR="0043659F">
                <w:rPr>
                  <w:lang w:val="en-US"/>
                </w:rPr>
                <w:delText>$</w:delText>
              </w:r>
            </w:del>
          </w:p>
          <w:p w14:paraId="58D2490D" w14:textId="77777777" w:rsidR="0043659F" w:rsidRPr="00E11311" w:rsidRDefault="0043659F" w:rsidP="00FD397A">
            <w:pPr>
              <w:rPr>
                <w:del w:id="16" w:author="Pribil-Kövesdy Döníz" w:date="2026-09-22T12:17:00Z" w16du:dateUtc="2026-09-22T16:17:00Z"/>
                <w:lang w:val="en-US"/>
              </w:rPr>
            </w:pPr>
          </w:p>
          <w:p w14:paraId="1649681E" w14:textId="77777777" w:rsidR="0043659F" w:rsidRPr="00E11311" w:rsidRDefault="0043659F" w:rsidP="00FD397A">
            <w:pPr>
              <w:rPr>
                <w:del w:id="17" w:author="Pribil-Kövesdy Döníz" w:date="2026-09-22T12:17:00Z" w16du:dateUtc="2026-09-22T16:17:00Z"/>
                <w:lang w:val="en-US"/>
              </w:rPr>
            </w:pPr>
            <w:del w:id="18" w:author="Pribil-Kövesdy Döníz" w:date="2026-09-22T12:17:00Z" w16du:dateUtc="2026-09-22T16:17:00Z">
              <w:r>
                <w:rPr>
                  <w:lang w:val="en-US"/>
                </w:rPr>
                <w:delText>$</w:delText>
              </w:r>
              <w:r w:rsidRPr="00E11311">
                <w:rPr>
                  <w:lang w:val="en-US"/>
                </w:rPr>
                <w:delText>RESPONSIBLE_PERSON_CONTACT_DATA</w:delText>
              </w:r>
              <w:r>
                <w:rPr>
                  <w:lang w:val="en-US"/>
                </w:rPr>
                <w:delText>$</w:delText>
              </w:r>
            </w:del>
          </w:p>
          <w:p w14:paraId="192C0C0F" w14:textId="77777777" w:rsidR="0043659F" w:rsidRDefault="0043659F" w:rsidP="00FD397A">
            <w:pPr>
              <w:rPr>
                <w:rPrChange w:id="19" w:author="Pribil-Kövesdy Döníz" w:date="2026-09-22T12:17:00Z" w16du:dateUtc="2026-09-22T16:17:00Z">
                  <w:rPr>
                    <w:lang w:val="en-US"/>
                  </w:rPr>
                </w:rPrChange>
              </w:rPr>
            </w:pPr>
          </w:p>
        </w:tc>
        <w:tc>
          <w:tcPr>
            <w:tcW w:w="11340" w:type="dxa"/>
            <w:tcPrChange w:id="20" w:author="Pribil-Kövesdy Döníz" w:date="2026-09-22T12:17:00Z" w16du:dateUtc="2026-09-22T16:17:00Z">
              <w:tcPr>
                <w:tcW w:w="3392" w:type="dxa"/>
              </w:tcPr>
            </w:tcPrChange>
          </w:tcPr>
          <w:p w14:paraId="49D76807" w14:textId="77777777" w:rsidR="0043659F" w:rsidRPr="00102150" w:rsidRDefault="0043659F" w:rsidP="00FD397A">
            <w:pPr>
              <w:rPr>
                <w:del w:id="21" w:author="Pribil-Kövesdy Döníz" w:date="2026-09-22T12:17:00Z" w16du:dateUtc="2026-09-22T16:17:00Z"/>
                <w:lang w:val="fr-FR"/>
              </w:rPr>
            </w:pPr>
            <w:del w:id="22" w:author="Pribil-Kövesdy Döníz" w:date="2026-09-22T12:17:00Z" w16du:dateUtc="2026-09-22T16:17:00Z">
              <w:r w:rsidRPr="00102150">
                <w:rPr>
                  <w:lang w:val="fr-FR"/>
                </w:rPr>
                <w:delText>$CLIENT_INFO$</w:delText>
              </w:r>
            </w:del>
          </w:p>
          <w:p w14:paraId="67BEA071" w14:textId="77777777" w:rsidR="0043659F" w:rsidRPr="00102150" w:rsidRDefault="0043659F" w:rsidP="00FD397A">
            <w:pPr>
              <w:rPr>
                <w:del w:id="23" w:author="Pribil-Kövesdy Döníz" w:date="2026-09-22T12:17:00Z" w16du:dateUtc="2026-09-22T16:17:00Z"/>
                <w:lang w:val="fr-FR"/>
              </w:rPr>
            </w:pPr>
          </w:p>
          <w:p w14:paraId="171E0F55" w14:textId="77777777" w:rsidR="0043659F" w:rsidRPr="00102150" w:rsidRDefault="0043659F" w:rsidP="00FD397A">
            <w:pPr>
              <w:rPr>
                <w:del w:id="24" w:author="Pribil-Kövesdy Döníz" w:date="2026-09-22T12:17:00Z" w16du:dateUtc="2026-09-22T16:17:00Z"/>
                <w:lang w:val="fr-FR"/>
              </w:rPr>
            </w:pPr>
            <w:del w:id="25" w:author="Pribil-Kövesdy Döníz" w:date="2026-09-22T12:17:00Z" w16du:dateUtc="2026-09-22T16:17:00Z">
              <w:r w:rsidRPr="00102150">
                <w:rPr>
                  <w:lang w:val="fr-FR"/>
                </w:rPr>
                <w:delText>$CLIENT_CONTACT_PERSON_INFO$</w:delText>
              </w:r>
            </w:del>
          </w:p>
          <w:p w14:paraId="773EE227" w14:textId="77777777" w:rsidR="0043659F" w:rsidRDefault="0043659F" w:rsidP="00FD397A">
            <w:pPr>
              <w:rPr>
                <w:rPrChange w:id="26" w:author="Pribil-Kövesdy Döníz" w:date="2026-09-22T12:17:00Z" w16du:dateUtc="2026-09-22T16:17:00Z">
                  <w:rPr>
                    <w:lang w:val="fr-FR"/>
                  </w:rPr>
                </w:rPrChange>
              </w:rPr>
            </w:pPr>
          </w:p>
        </w:tc>
      </w:tr>
      <w:tr w:rsidR="00854C26" w14:paraId="06683999" w14:textId="77777777" w:rsidTr="00AD06DF">
        <w:trPr>
          <w:ins w:id="27" w:author="Pribil-Kövesdy Döníz" w:date="2026-09-22T12:17:00Z" w16du:dateUtc="2026-09-22T16:17:00Z"/>
        </w:trPr>
        <w:tc>
          <w:tcPr>
            <w:tcW w:w="2802" w:type="dxa"/>
          </w:tcPr>
          <w:p w14:paraId="3EE0993C" w14:textId="77777777" w:rsidR="00854C26" w:rsidRDefault="00F520F7" w:rsidP="00F520F7">
            <w:pPr>
              <w:rPr>
                <w:ins w:id="28" w:author="Pribil-Kövesdy Döníz" w:date="2026-09-22T12:17:00Z" w16du:dateUtc="2026-09-22T16:17:00Z"/>
              </w:rPr>
            </w:pPr>
            <w:ins w:id="29" w:author="Pribil-Kövesdy Döníz" w:date="2026-09-22T12:17:00Z" w16du:dateUtc="2026-09-22T16:17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49636D63" w14:textId="77777777" w:rsidR="00854C26" w:rsidRDefault="00854C26" w:rsidP="00391C9E">
            <w:pPr>
              <w:rPr>
                <w:ins w:id="30" w:author="Pribil-Kövesdy Döníz" w:date="2026-09-22T12:17:00Z" w16du:dateUtc="2026-09-22T16:17:00Z"/>
              </w:rPr>
            </w:pPr>
          </w:p>
        </w:tc>
      </w:tr>
    </w:tbl>
    <w:p w14:paraId="6D05E366" w14:textId="77777777" w:rsidR="00854C26" w:rsidRPr="00854C26" w:rsidRDefault="00854C26" w:rsidP="0061350B">
      <w:pPr>
        <w:spacing w:before="360" w:line="240" w:lineRule="auto"/>
        <w:rPr>
          <w:ins w:id="31" w:author="Pribil-Kövesdy Döníz" w:date="2026-09-22T12:17:00Z" w16du:dateUtc="2026-09-22T16:17:00Z"/>
          <w:sz w:val="28"/>
          <w:szCs w:val="28"/>
        </w:rPr>
      </w:pPr>
      <w:ins w:id="32" w:author="Pribil-Kövesdy Döníz" w:date="2026-09-22T12:17:00Z" w16du:dateUtc="2026-09-22T16:1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678DA038" w14:textId="77777777" w:rsidR="0043659F" w:rsidRPr="00102150" w:rsidRDefault="0043659F" w:rsidP="0043659F">
      <w:pPr>
        <w:rPr>
          <w:del w:id="33" w:author="Pribil-Kövesdy Döníz" w:date="2026-09-22T12:17:00Z" w16du:dateUtc="2026-09-22T16:17:00Z"/>
          <w:lang w:val="fr-FR"/>
        </w:rPr>
      </w:pPr>
    </w:p>
    <w:p w14:paraId="3F4880E0" w14:textId="77777777" w:rsidR="0043659F" w:rsidRPr="00B34A41" w:rsidRDefault="0043659F" w:rsidP="0043659F">
      <w:pPr>
        <w:rPr>
          <w:del w:id="34" w:author="Pribil-Kövesdy Döníz" w:date="2026-09-22T12:17:00Z" w16du:dateUtc="2026-09-22T16:17:00Z"/>
          <w:b/>
          <w:sz w:val="28"/>
          <w:szCs w:val="28"/>
          <w:lang w:val="en-US"/>
        </w:rPr>
      </w:pPr>
      <w:del w:id="35" w:author="Pribil-Kövesdy Döníz" w:date="2026-09-22T12:17:00Z" w16du:dateUtc="2026-09-22T16:17:00Z">
        <w:r w:rsidRPr="00B34A41">
          <w:rPr>
            <w:b/>
            <w:sz w:val="28"/>
            <w:szCs w:val="28"/>
            <w:lang w:val="en-US"/>
          </w:rPr>
          <w:delText>$SALE_TITLE_DETAILED$</w:delText>
        </w:r>
      </w:del>
    </w:p>
    <w:p w14:paraId="5B84E6DE" w14:textId="77777777" w:rsidR="00166B44" w:rsidRPr="00D3153B" w:rsidRDefault="0043659F">
      <w:pPr>
        <w:rPr>
          <w:del w:id="36" w:author="Pribil-Kövesdy Döníz" w:date="2026-09-22T12:17:00Z" w16du:dateUtc="2026-09-22T16:17:00Z"/>
          <w:lang w:val="en-US"/>
        </w:rPr>
      </w:pPr>
      <w:del w:id="37" w:author="Pribil-Kövesdy Döníz" w:date="2026-09-22T12:17:00Z" w16du:dateUtc="2026-09-22T16:17:00Z">
        <w:r>
          <w:rPr>
            <w:lang w:val="en-US"/>
          </w:rPr>
          <w:delText>$</w:delText>
        </w:r>
        <w:r w:rsidRPr="00E11311">
          <w:rPr>
            <w:lang w:val="en-US"/>
          </w:rPr>
          <w:delText>QUOTATION_TEXT</w:delText>
        </w:r>
        <w:r>
          <w:rPr>
            <w:lang w:val="en-US"/>
          </w:rPr>
          <w:delText>$</w:delText>
        </w:r>
      </w:del>
    </w:p>
    <w:p w14:paraId="1499B628" w14:textId="77777777" w:rsidR="0043659F" w:rsidRPr="00102150" w:rsidRDefault="0043659F" w:rsidP="0043659F">
      <w:pPr>
        <w:rPr>
          <w:del w:id="38" w:author="Pribil-Kövesdy Döníz" w:date="2026-09-22T12:17:00Z" w16du:dateUtc="2026-09-22T16:17:00Z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39" w:author="Pribil-Kövesdy Döníz" w:date="2026-09-22T12:17:00Z" w16du:dateUtc="2026-09-22T16:17:00Z">
          <w:tblPr>
            <w:tblStyle w:val="TableGrid1"/>
            <w:tblpPr w:leftFromText="141" w:rightFromText="141" w:vertAnchor="text" w:horzAnchor="margin" w:tblpYSpec="bottom"/>
            <w:tblW w:w="2947" w:type="pct"/>
            <w:tblInd w:w="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3111"/>
        <w:gridCol w:w="10883"/>
        <w:tblGridChange w:id="40">
          <w:tblGrid>
            <w:gridCol w:w="5"/>
            <w:gridCol w:w="3001"/>
            <w:gridCol w:w="110"/>
            <w:gridCol w:w="2898"/>
            <w:gridCol w:w="7985"/>
          </w:tblGrid>
        </w:tblGridChange>
      </w:tblGrid>
      <w:tr w:rsidR="00503712" w14:paraId="7C6AAC32" w14:textId="77777777" w:rsidTr="0061350B">
        <w:trPr>
          <w:trHeight w:val="1168"/>
          <w:trPrChange w:id="41" w:author="Pribil-Kövesdy Döníz" w:date="2026-09-22T12:17:00Z" w16du:dateUtc="2026-09-22T16:17:00Z">
            <w:trPr>
              <w:gridAfter w:val="1"/>
              <w:trHeight w:val="284"/>
            </w:trPr>
          </w:trPrChange>
        </w:trPr>
        <w:tc>
          <w:tcPr>
            <w:tcW w:w="2802" w:type="dxa"/>
            <w:tcPrChange w:id="42" w:author="Pribil-Kövesdy Döníz" w:date="2026-09-22T12:17:00Z" w16du:dateUtc="2026-09-22T16:17:00Z">
              <w:tcPr>
                <w:tcW w:w="3007" w:type="dxa"/>
                <w:gridSpan w:val="2"/>
              </w:tcPr>
            </w:tcPrChange>
          </w:tcPr>
          <w:p w14:paraId="15F1AB5B" w14:textId="77777777" w:rsidR="00854C26" w:rsidRDefault="00A236F9" w:rsidP="00391C9E">
            <w:pPr>
              <w:rPr>
                <w:ins w:id="43" w:author="Pribil-Kövesdy Döníz" w:date="2026-09-22T12:17:00Z" w16du:dateUtc="2026-09-22T16:17:00Z"/>
              </w:rPr>
            </w:pPr>
            <w:ins w:id="44" w:author="Pribil-Kövesdy Döníz" w:date="2026-09-22T12:17:00Z" w16du:dateUtc="2026-09-22T16:17:00Z">
              <w:r>
                <w:t>Mobilitás típusa</w:t>
              </w:r>
            </w:ins>
          </w:p>
          <w:p w14:paraId="67EDD866" w14:textId="77777777" w:rsidR="00503712" w:rsidRDefault="00A236F9" w:rsidP="00391C9E">
            <w:pPr>
              <w:rPr>
                <w:rPrChange w:id="45" w:author="Pribil-Kövesdy Döníz" w:date="2026-09-22T12:17:00Z" w16du:dateUtc="2026-09-22T16:17:00Z">
                  <w:rPr>
                    <w:sz w:val="20"/>
                    <w:szCs w:val="20"/>
                    <w:lang w:val="en-US"/>
                  </w:rPr>
                </w:rPrChange>
              </w:rPr>
              <w:pPrChange w:id="46" w:author="Pribil-Kövesdy Döníz" w:date="2026-09-22T12:17:00Z" w16du:dateUtc="2026-09-22T16:17:00Z">
                <w:pPr>
                  <w:framePr w:hSpace="141" w:wrap="around" w:vAnchor="text" w:hAnchor="margin" w:yAlign="bottom"/>
                </w:pPr>
              </w:pPrChange>
            </w:pPr>
            <w:ins w:id="47" w:author="Pribil-Kövesdy Döníz" w:date="2026-09-22T12:17:00Z" w16du:dateUtc="2026-09-22T16:17:00Z">
              <w:r>
                <w:t>(nem helyes törlendő)</w:t>
              </w:r>
            </w:ins>
            <w:del w:id="48" w:author="Pribil-Kövesdy Döníz" w:date="2026-09-22T12:17:00Z" w16du:dateUtc="2026-09-22T16:17:00Z">
              <w:r w:rsidR="00503712">
                <w:rPr>
                  <w:sz w:val="20"/>
                  <w:szCs w:val="20"/>
                  <w:lang w:val="en-US"/>
                </w:rPr>
                <w:delText>$TEXT_QUOTATION_NR$</w:delText>
              </w:r>
            </w:del>
          </w:p>
        </w:tc>
        <w:tc>
          <w:tcPr>
            <w:tcW w:w="11340" w:type="dxa"/>
            <w:tcPrChange w:id="49" w:author="Pribil-Kövesdy Döníz" w:date="2026-09-22T12:17:00Z" w16du:dateUtc="2026-09-22T16:17:00Z">
              <w:tcPr>
                <w:tcW w:w="3008" w:type="dxa"/>
                <w:gridSpan w:val="2"/>
              </w:tcPr>
            </w:tcPrChange>
          </w:tcPr>
          <w:p w14:paraId="1815D334" w14:textId="77777777" w:rsidR="00854C26" w:rsidRDefault="00A236F9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ins w:id="50" w:author="Pribil-Kövesdy Döníz" w:date="2026-09-22T12:17:00Z" w16du:dateUtc="2026-09-22T16:17:00Z"/>
              </w:rPr>
            </w:pPr>
            <w:ins w:id="51" w:author="Pribil-Kövesdy Döníz" w:date="2026-09-22T12:17:00Z" w16du:dateUtc="2026-09-22T16:17:00Z">
              <w:r>
                <w:t>szakmai továbbképzés</w:t>
              </w:r>
            </w:ins>
          </w:p>
          <w:p w14:paraId="18542452" w14:textId="77777777" w:rsidR="00A236F9" w:rsidRDefault="00A236F9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ins w:id="52" w:author="Pribil-Kövesdy Döníz" w:date="2026-09-22T12:17:00Z" w16du:dateUtc="2026-09-22T16:17:00Z"/>
              </w:rPr>
            </w:pPr>
            <w:ins w:id="53" w:author="Pribil-Kövesdy Döníz" w:date="2026-09-22T12:17:00Z" w16du:dateUtc="2026-09-22T16:17:00Z">
              <w:r>
                <w:t>nyelvtanfolyam</w:t>
              </w:r>
            </w:ins>
          </w:p>
          <w:p w14:paraId="6F021AA1" w14:textId="77777777" w:rsidR="00A236F9" w:rsidRDefault="00F520F7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ins w:id="54" w:author="Pribil-Kövesdy Döníz" w:date="2026-09-22T12:17:00Z" w16du:dateUtc="2026-09-22T16:17:00Z"/>
              </w:rPr>
            </w:pPr>
            <w:ins w:id="55" w:author="Pribil-Kövesdy Döníz" w:date="2026-09-22T12:17:00Z" w16du:dateUtc="2026-09-22T16:17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2A939FEA" w14:textId="77777777" w:rsidR="00503712" w:rsidRDefault="00A236F9" w:rsidP="00391C9E">
            <w:pPr>
              <w:pStyle w:val="ListParagraph"/>
              <w:numPr>
                <w:ilvl w:val="0"/>
                <w:numId w:val="10"/>
              </w:numPr>
              <w:rPr>
                <w:rPrChange w:id="56" w:author="Pribil-Kövesdy Döníz" w:date="2026-09-22T12:17:00Z" w16du:dateUtc="2026-09-22T16:17:00Z">
                  <w:rPr>
                    <w:sz w:val="20"/>
                    <w:szCs w:val="20"/>
                    <w:lang w:val="en-US"/>
                  </w:rPr>
                </w:rPrChange>
              </w:rPr>
              <w:pPrChange w:id="57" w:author="Pribil-Kövesdy Döníz" w:date="2026-09-22T12:17:00Z" w16du:dateUtc="2026-09-22T16:17:00Z">
                <w:pPr>
                  <w:framePr w:hSpace="141" w:wrap="around" w:vAnchor="text" w:hAnchor="margin" w:yAlign="bottom"/>
                </w:pPr>
              </w:pPrChange>
            </w:pPr>
            <w:ins w:id="58" w:author="Pribil-Kövesdy Döníz" w:date="2026-09-22T12:17:00Z" w16du:dateUtc="2026-09-22T16:17:00Z">
              <w:r>
                <w:t>oktatási tevékenység</w:t>
              </w:r>
            </w:ins>
            <w:del w:id="59" w:author="Pribil-Kövesdy Döníz" w:date="2026-09-22T12:17:00Z" w16du:dateUtc="2026-09-22T16:17:00Z">
              <w:r w:rsidR="00503712">
                <w:rPr>
                  <w:sz w:val="20"/>
                  <w:szCs w:val="20"/>
                  <w:lang w:val="en-US"/>
                </w:rPr>
                <w:delText>$TEXT_QUOTATION_DATE$</w:delText>
              </w:r>
            </w:del>
          </w:p>
        </w:tc>
      </w:tr>
      <w:tr w:rsidR="00503712" w14:paraId="0D2C09BE" w14:textId="77777777" w:rsidTr="00AD06DF">
        <w:trPr>
          <w:trPrChange w:id="60" w:author="Pribil-Kövesdy Döníz" w:date="2026-09-22T12:17:00Z" w16du:dateUtc="2026-09-22T16:17:00Z">
            <w:trPr>
              <w:gridAfter w:val="1"/>
            </w:trPr>
          </w:trPrChange>
        </w:trPr>
        <w:tc>
          <w:tcPr>
            <w:tcW w:w="2802" w:type="dxa"/>
            <w:tcPrChange w:id="61" w:author="Pribil-Kövesdy Döníz" w:date="2026-09-22T12:17:00Z" w16du:dateUtc="2026-09-22T16:17:00Z">
              <w:tcPr>
                <w:tcW w:w="3007" w:type="dxa"/>
                <w:gridSpan w:val="2"/>
              </w:tcPr>
            </w:tcPrChange>
          </w:tcPr>
          <w:p w14:paraId="2606BB26" w14:textId="77777777" w:rsidR="00A236F9" w:rsidRDefault="00A236F9" w:rsidP="00391C9E">
            <w:pPr>
              <w:rPr>
                <w:ins w:id="62" w:author="Pribil-Kövesdy Döníz" w:date="2026-09-22T12:17:00Z" w16du:dateUtc="2026-09-22T16:17:00Z"/>
              </w:rPr>
            </w:pPr>
            <w:ins w:id="63" w:author="Pribil-Kövesdy Döníz" w:date="2026-09-22T12:17:00Z" w16du:dateUtc="2026-09-22T16:17:00Z">
              <w:r>
                <w:t>Továbbképzés címe</w:t>
              </w:r>
            </w:ins>
          </w:p>
          <w:p w14:paraId="235CF25A" w14:textId="77777777" w:rsidR="00503712" w:rsidRDefault="00A236F9" w:rsidP="00391C9E">
            <w:pPr>
              <w:rPr>
                <w:rPrChange w:id="64" w:author="Pribil-Kövesdy Döníz" w:date="2026-09-22T12:17:00Z" w16du:dateUtc="2026-09-22T16:17:00Z">
                  <w:rPr>
                    <w:sz w:val="20"/>
                    <w:szCs w:val="20"/>
                    <w:lang w:val="en-US"/>
                  </w:rPr>
                </w:rPrChange>
              </w:rPr>
              <w:pPrChange w:id="65" w:author="Pribil-Kövesdy Döníz" w:date="2026-09-22T12:17:00Z" w16du:dateUtc="2026-09-22T16:17:00Z">
                <w:pPr>
                  <w:framePr w:hSpace="141" w:wrap="around" w:vAnchor="text" w:hAnchor="margin" w:yAlign="bottom"/>
                </w:pPr>
              </w:pPrChange>
            </w:pPr>
            <w:ins w:id="66" w:author="Pribil-Kövesdy Döníz" w:date="2026-09-22T12:17:00Z" w16du:dateUtc="2026-09-22T16:17:00Z">
              <w:r>
                <w:t>(amennyiben releváns)</w:t>
              </w:r>
            </w:ins>
            <w:del w:id="67" w:author="Pribil-Kövesdy Döníz" w:date="2026-09-22T12:17:00Z" w16du:dateUtc="2026-09-22T16:17:00Z">
              <w:r w:rsidR="00503712">
                <w:rPr>
                  <w:sz w:val="20"/>
                  <w:szCs w:val="20"/>
                  <w:lang w:val="en-US"/>
                </w:rPr>
                <w:delText>$QUOTATION_NR$</w:delText>
              </w:r>
            </w:del>
          </w:p>
        </w:tc>
        <w:tc>
          <w:tcPr>
            <w:tcW w:w="11340" w:type="dxa"/>
            <w:tcPrChange w:id="68" w:author="Pribil-Kövesdy Döníz" w:date="2026-09-22T12:17:00Z" w16du:dateUtc="2026-09-22T16:17:00Z">
              <w:tcPr>
                <w:tcW w:w="3008" w:type="dxa"/>
                <w:gridSpan w:val="2"/>
              </w:tcPr>
            </w:tcPrChange>
          </w:tcPr>
          <w:p w14:paraId="3FCA27A9" w14:textId="77777777" w:rsidR="00503712" w:rsidRDefault="00503712">
            <w:pPr>
              <w:framePr w:hSpace="141" w:wrap="around" w:vAnchor="text" w:hAnchor="margin" w:yAlign="bottom"/>
              <w:rPr>
                <w:del w:id="69" w:author="Pribil-Kövesdy Döníz" w:date="2026-09-22T12:17:00Z" w16du:dateUtc="2026-09-22T16:17:00Z"/>
                <w:sz w:val="20"/>
                <w:szCs w:val="20"/>
                <w:lang w:val="en-US"/>
              </w:rPr>
            </w:pPr>
            <w:del w:id="70" w:author="Pribil-Kövesdy Döníz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$DATE$</w:delText>
              </w:r>
            </w:del>
          </w:p>
          <w:p w14:paraId="49604461" w14:textId="77777777" w:rsidR="00503712" w:rsidRDefault="00503712" w:rsidP="00391C9E">
            <w:pPr>
              <w:rPr>
                <w:rPrChange w:id="71" w:author="Pribil-Kövesdy Döníz" w:date="2026-09-22T12:17:00Z" w16du:dateUtc="2026-09-22T16:17:00Z">
                  <w:rPr>
                    <w:sz w:val="20"/>
                    <w:szCs w:val="20"/>
                    <w:lang w:val="en-US"/>
                  </w:rPr>
                </w:rPrChange>
              </w:rPr>
              <w:pPrChange w:id="72" w:author="Pribil-Kövesdy Döníz" w:date="2026-09-22T12:17:00Z" w16du:dateUtc="2026-09-22T16:17:00Z">
                <w:pPr>
                  <w:framePr w:hSpace="141" w:wrap="around" w:vAnchor="text" w:hAnchor="margin" w:yAlign="bottom"/>
                </w:pPr>
              </w:pPrChange>
            </w:pPr>
          </w:p>
        </w:tc>
      </w:tr>
      <w:tr w:rsidR="00A236F9" w14:paraId="2562DCBC" w14:textId="77777777" w:rsidTr="0061350B">
        <w:trPr>
          <w:trHeight w:val="428"/>
          <w:ins w:id="73" w:author="Pribil-Kövesdy Döníz" w:date="2026-09-22T12:17:00Z" w16du:dateUtc="2026-09-22T16:17:00Z"/>
        </w:trPr>
        <w:tc>
          <w:tcPr>
            <w:tcW w:w="2802" w:type="dxa"/>
          </w:tcPr>
          <w:p w14:paraId="28C8EDE4" w14:textId="77777777" w:rsidR="00A236F9" w:rsidRDefault="00A236F9" w:rsidP="00391C9E">
            <w:pPr>
              <w:rPr>
                <w:ins w:id="74" w:author="Pribil-Kövesdy Döníz" w:date="2026-09-22T12:17:00Z" w16du:dateUtc="2026-09-22T16:17:00Z"/>
              </w:rPr>
            </w:pPr>
            <w:ins w:id="75" w:author="Pribil-Kövesdy Döníz" w:date="2026-09-22T12:17:00Z" w16du:dateUtc="2026-09-22T16:17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3F5B1C8B" w14:textId="77777777" w:rsidR="005E7FFD" w:rsidRDefault="005E7FFD" w:rsidP="00391C9E">
            <w:pPr>
              <w:rPr>
                <w:ins w:id="76" w:author="Pribil-Kövesdy Döníz" w:date="2026-09-22T12:17:00Z" w16du:dateUtc="2026-09-22T16:17:00Z"/>
              </w:rPr>
            </w:pPr>
          </w:p>
        </w:tc>
      </w:tr>
      <w:tr w:rsidR="005E7FFD" w14:paraId="5B739BA0" w14:textId="77777777" w:rsidTr="0061350B">
        <w:trPr>
          <w:trHeight w:val="703"/>
          <w:ins w:id="77" w:author="Pribil-Kövesdy Döníz" w:date="2026-09-22T12:17:00Z" w16du:dateUtc="2026-09-22T16:17:00Z"/>
        </w:trPr>
        <w:tc>
          <w:tcPr>
            <w:tcW w:w="2802" w:type="dxa"/>
          </w:tcPr>
          <w:p w14:paraId="5CBAE2C6" w14:textId="77777777" w:rsidR="005E7FFD" w:rsidRDefault="005E7FFD" w:rsidP="00391C9E">
            <w:pPr>
              <w:rPr>
                <w:ins w:id="78" w:author="Pribil-Kövesdy Döníz" w:date="2026-09-22T12:17:00Z" w16du:dateUtc="2026-09-22T16:17:00Z"/>
              </w:rPr>
            </w:pPr>
            <w:ins w:id="79" w:author="Pribil-Kövesdy Döníz" w:date="2026-09-22T12:17:00Z" w16du:dateUtc="2026-09-22T16:17:00Z">
              <w:r>
                <w:t>Fogadó intézmény típusa</w:t>
              </w:r>
            </w:ins>
          </w:p>
          <w:p w14:paraId="089AB4E7" w14:textId="77777777" w:rsidR="005E7FFD" w:rsidRDefault="005E7FFD" w:rsidP="00391C9E">
            <w:pPr>
              <w:rPr>
                <w:ins w:id="80" w:author="Pribil-Kövesdy Döníz" w:date="2026-09-22T12:17:00Z" w16du:dateUtc="2026-09-22T16:17:00Z"/>
              </w:rPr>
            </w:pPr>
            <w:ins w:id="81" w:author="Pribil-Kövesdy Döníz" w:date="2026-09-22T12:17:00Z" w16du:dateUtc="2026-09-22T16:17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321AB5C5" w14:textId="77777777" w:rsidR="005E7FFD" w:rsidRDefault="005E7FFD" w:rsidP="00391C9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ins w:id="82" w:author="Pribil-Kövesdy Döníz" w:date="2026-09-22T12:17:00Z" w16du:dateUtc="2026-09-22T16:17:00Z"/>
              </w:rPr>
            </w:pPr>
            <w:ins w:id="83" w:author="Pribil-Kövesdy Döníz" w:date="2026-09-22T12:17:00Z" w16du:dateUtc="2026-09-22T16:17:00Z">
              <w:r>
                <w:t>oktatási intézmény</w:t>
              </w:r>
            </w:ins>
          </w:p>
          <w:p w14:paraId="45BC14B7" w14:textId="77777777" w:rsidR="005E7FFD" w:rsidRDefault="005E7FFD" w:rsidP="00391C9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ins w:id="84" w:author="Pribil-Kövesdy Döníz" w:date="2026-09-22T12:17:00Z" w16du:dateUtc="2026-09-22T16:17:00Z"/>
              </w:rPr>
            </w:pPr>
            <w:ins w:id="85" w:author="Pribil-Kövesdy Döníz" w:date="2026-09-22T12:17:00Z" w16du:dateUtc="2026-09-22T16:17:00Z">
              <w:r>
                <w:t>továbbképző intézmény</w:t>
              </w:r>
            </w:ins>
          </w:p>
        </w:tc>
      </w:tr>
      <w:tr w:rsidR="00A236F9" w14:paraId="3DF42391" w14:textId="77777777" w:rsidTr="00AD06DF">
        <w:trPr>
          <w:ins w:id="86" w:author="Pribil-Kövesdy Döníz" w:date="2026-09-22T12:17:00Z" w16du:dateUtc="2026-09-22T16:17:00Z"/>
        </w:trPr>
        <w:tc>
          <w:tcPr>
            <w:tcW w:w="2802" w:type="dxa"/>
          </w:tcPr>
          <w:p w14:paraId="423677F1" w14:textId="77777777" w:rsidR="00A236F9" w:rsidRDefault="00A236F9" w:rsidP="00391C9E">
            <w:pPr>
              <w:rPr>
                <w:ins w:id="87" w:author="Pribil-Kövesdy Döníz" w:date="2026-09-22T12:17:00Z" w16du:dateUtc="2026-09-22T16:17:00Z"/>
              </w:rPr>
            </w:pPr>
            <w:ins w:id="88" w:author="Pribil-Kövesdy Döníz" w:date="2026-09-22T12:17:00Z" w16du:dateUtc="2026-09-22T16:17:00Z">
              <w:r>
                <w:t>Fogadó ország</w:t>
              </w:r>
            </w:ins>
          </w:p>
        </w:tc>
        <w:tc>
          <w:tcPr>
            <w:tcW w:w="11340" w:type="dxa"/>
          </w:tcPr>
          <w:p w14:paraId="3EA43E3B" w14:textId="77777777" w:rsidR="00A236F9" w:rsidRDefault="00A236F9" w:rsidP="00391C9E">
            <w:pPr>
              <w:rPr>
                <w:ins w:id="89" w:author="Pribil-Kövesdy Döníz" w:date="2026-09-22T12:17:00Z" w16du:dateUtc="2026-09-22T16:17:00Z"/>
              </w:rPr>
            </w:pPr>
          </w:p>
        </w:tc>
      </w:tr>
      <w:tr w:rsidR="00A236F9" w14:paraId="4A6C9AA4" w14:textId="77777777" w:rsidTr="00AD06DF">
        <w:trPr>
          <w:ins w:id="90" w:author="Pribil-Kövesdy Döníz" w:date="2026-09-22T12:17:00Z" w16du:dateUtc="2026-09-22T16:17:00Z"/>
        </w:trPr>
        <w:tc>
          <w:tcPr>
            <w:tcW w:w="2802" w:type="dxa"/>
          </w:tcPr>
          <w:p w14:paraId="5A054C1D" w14:textId="77777777" w:rsidR="00A236F9" w:rsidRDefault="00A236F9" w:rsidP="00391C9E">
            <w:pPr>
              <w:rPr>
                <w:ins w:id="91" w:author="Pribil-Kövesdy Döníz" w:date="2026-09-22T12:17:00Z" w16du:dateUtc="2026-09-22T16:17:00Z"/>
              </w:rPr>
            </w:pPr>
            <w:ins w:id="92" w:author="Pribil-Kövesdy Döníz" w:date="2026-09-22T12:17:00Z" w16du:dateUtc="2026-09-22T16:17:00Z">
              <w:r>
                <w:t>Munkanyelv</w:t>
              </w:r>
            </w:ins>
          </w:p>
        </w:tc>
        <w:tc>
          <w:tcPr>
            <w:tcW w:w="11340" w:type="dxa"/>
          </w:tcPr>
          <w:p w14:paraId="1845D798" w14:textId="77777777" w:rsidR="00A236F9" w:rsidRDefault="00A236F9" w:rsidP="00391C9E">
            <w:pPr>
              <w:rPr>
                <w:ins w:id="93" w:author="Pribil-Kövesdy Döníz" w:date="2026-09-22T12:17:00Z" w16du:dateUtc="2026-09-22T16:17:00Z"/>
              </w:rPr>
            </w:pPr>
          </w:p>
        </w:tc>
      </w:tr>
      <w:tr w:rsidR="00A236F9" w14:paraId="07ECA960" w14:textId="77777777" w:rsidTr="00AD06DF">
        <w:trPr>
          <w:ins w:id="94" w:author="Pribil-Kövesdy Döníz" w:date="2026-09-22T12:17:00Z" w16du:dateUtc="2026-09-22T16:17:00Z"/>
        </w:trPr>
        <w:tc>
          <w:tcPr>
            <w:tcW w:w="2802" w:type="dxa"/>
          </w:tcPr>
          <w:p w14:paraId="437556CD" w14:textId="77777777" w:rsidR="00A236F9" w:rsidRDefault="00A236F9" w:rsidP="00391C9E">
            <w:pPr>
              <w:rPr>
                <w:ins w:id="95" w:author="Pribil-Kövesdy Döníz" w:date="2026-09-22T12:17:00Z" w16du:dateUtc="2026-09-22T16:17:00Z"/>
              </w:rPr>
            </w:pPr>
            <w:ins w:id="96" w:author="Pribil-Kövesdy Döníz" w:date="2026-09-22T12:17:00Z" w16du:dateUtc="2026-09-22T16:17:00Z">
              <w:r>
                <w:t>Mobilitás időtartama</w:t>
              </w:r>
            </w:ins>
          </w:p>
          <w:p w14:paraId="078FCC6B" w14:textId="77777777" w:rsidR="00A236F9" w:rsidRDefault="00A236F9" w:rsidP="00AD06DF">
            <w:pPr>
              <w:rPr>
                <w:ins w:id="97" w:author="Pribil-Kövesdy Döníz" w:date="2026-09-22T12:17:00Z" w16du:dateUtc="2026-09-22T16:17:00Z"/>
              </w:rPr>
            </w:pPr>
            <w:ins w:id="98" w:author="Pribil-Kövesdy Döníz" w:date="2026-09-22T12:17:00Z" w16du:dateUtc="2026-09-22T16:17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32A1E576" w14:textId="77777777" w:rsidR="00A236F9" w:rsidRDefault="00A236F9" w:rsidP="0061350B">
            <w:pPr>
              <w:ind w:firstLine="882"/>
              <w:rPr>
                <w:ins w:id="99" w:author="Pribil-Kövesdy Döníz" w:date="2026-09-22T12:17:00Z" w16du:dateUtc="2026-09-22T16:17:00Z"/>
              </w:rPr>
            </w:pPr>
            <w:ins w:id="100" w:author="Pribil-Kövesdy Döníz" w:date="2026-09-22T12:17:00Z" w16du:dateUtc="2026-09-22T16:17:00Z">
              <w:r>
                <w:t>nap</w:t>
              </w:r>
            </w:ins>
          </w:p>
        </w:tc>
      </w:tr>
    </w:tbl>
    <w:p w14:paraId="369B9A17" w14:textId="77777777" w:rsidR="0061350B" w:rsidRDefault="0061350B">
      <w:pPr>
        <w:rPr>
          <w:ins w:id="101" w:author="Pribil-Kövesdy Döníz" w:date="2026-09-22T12:17:00Z" w16du:dateUtc="2026-09-22T16:17:00Z"/>
          <w:sz w:val="28"/>
          <w:szCs w:val="28"/>
          <w:highlight w:val="lightGray"/>
        </w:rPr>
      </w:pPr>
      <w:ins w:id="102" w:author="Pribil-Kövesdy Döníz" w:date="2026-09-22T12:17:00Z" w16du:dateUtc="2026-09-22T16:17:00Z">
        <w:r>
          <w:rPr>
            <w:sz w:val="28"/>
            <w:szCs w:val="28"/>
            <w:highlight w:val="lightGray"/>
          </w:rPr>
          <w:br w:type="page"/>
        </w:r>
      </w:ins>
    </w:p>
    <w:p w14:paraId="0A732C11" w14:textId="77777777" w:rsidR="007A6560" w:rsidRPr="007C10F6" w:rsidRDefault="007C10F6" w:rsidP="007C10F6">
      <w:pPr>
        <w:spacing w:line="240" w:lineRule="auto"/>
        <w:rPr>
          <w:ins w:id="103" w:author="Pribil-Kövesdy Döníz" w:date="2026-09-22T12:17:00Z" w16du:dateUtc="2026-09-22T16:17:00Z"/>
          <w:sz w:val="28"/>
          <w:szCs w:val="28"/>
        </w:rPr>
      </w:pPr>
      <w:ins w:id="104" w:author="Pribil-Kövesdy Döníz" w:date="2026-09-22T12:17:00Z" w16du:dateUtc="2026-09-22T16:17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p w14:paraId="6D7E82F4" w14:textId="77777777" w:rsidR="00A53FFA" w:rsidRDefault="00A53FFA">
      <w:pPr>
        <w:spacing w:after="0" w:line="0" w:lineRule="auto"/>
        <w:rPr>
          <w:del w:id="105" w:author="Pribil-Kövesdy Döníz" w:date="2026-09-22T12:17:00Z" w16du:dateUtc="2026-09-22T16:1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106" w:author="Pribil-Kövesdy Döníz" w:date="2026-09-22T12:17:00Z" w16du:dateUtc="2026-09-22T16:17:00Z">
          <w:tblPr>
            <w:tblStyle w:val="ListTable1Light"/>
            <w:tblW w:w="5000" w:type="pct"/>
            <w:tblInd w:w="0" w:type="dxa"/>
            <w:tblBorders>
              <w:bottom w:val="single" w:sz="4" w:space="0" w:color="auto"/>
            </w:tblBorders>
            <w:tblLayout w:type="fixed"/>
            <w:tblCellMar>
              <w:top w:w="91" w:type="dxa"/>
              <w:bottom w:w="91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490"/>
        <w:gridCol w:w="4257"/>
        <w:gridCol w:w="3555"/>
        <w:gridCol w:w="2692"/>
        <w:tblGridChange w:id="107">
          <w:tblGrid>
            <w:gridCol w:w="5"/>
            <w:gridCol w:w="3490"/>
            <w:gridCol w:w="1042"/>
            <w:gridCol w:w="1416"/>
            <w:gridCol w:w="1799"/>
            <w:gridCol w:w="46"/>
            <w:gridCol w:w="2406"/>
            <w:gridCol w:w="1103"/>
            <w:gridCol w:w="2692"/>
          </w:tblGrid>
        </w:tblGridChange>
      </w:tblGrid>
      <w:tr w:rsidR="00297B9F" w14:paraId="24243DE9" w14:textId="77777777" w:rsidTr="007A6560">
        <w:trPr>
          <w:trPrChange w:id="108" w:author="Pribil-Kövesdy Döníz" w:date="2026-09-22T12:17:00Z" w16du:dateUtc="2026-09-22T16:17:00Z">
            <w:trPr>
              <w:gridAfter w:val="2"/>
              <w:cantSplit/>
              <w:trHeight w:val="114"/>
              <w:tblHeader/>
            </w:trPr>
          </w:trPrChange>
        </w:trPr>
        <w:tc>
          <w:tcPr>
            <w:tcW w:w="4714" w:type="dxa"/>
            <w:tcPrChange w:id="109" w:author="Pribil-Kövesdy Döníz" w:date="2026-09-22T12:17:00Z" w16du:dateUtc="2026-09-22T16:17:00Z">
              <w:tcPr>
                <w:tcW w:w="2223" w:type="pct"/>
                <w:gridSpan w:val="3"/>
                <w:shd w:val="clear" w:color="auto" w:fill="404040" w:themeFill="text1" w:themeFillTint="BF"/>
              </w:tcPr>
            </w:tcPrChange>
          </w:tcPr>
          <w:p w14:paraId="7F6E3521" w14:textId="77777777" w:rsidR="007A6560" w:rsidRPr="004B3A33" w:rsidRDefault="007A6560" w:rsidP="007A6560">
            <w:pPr>
              <w:rPr>
                <w:ins w:id="110" w:author="Pribil-Kövesdy Döníz" w:date="2026-09-22T12:17:00Z" w16du:dateUtc="2026-09-22T16:17:00Z"/>
                <w:b/>
                <w:bCs/>
              </w:rPr>
            </w:pPr>
            <w:ins w:id="111" w:author="Pribil-Kövesdy Döníz" w:date="2026-09-22T12:17:00Z" w16du:dateUtc="2026-09-22T16:17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2972CF0A" w14:textId="77777777" w:rsidR="00297B9F" w:rsidRPr="00AD06DF" w:rsidRDefault="007A6560">
            <w:pPr>
              <w:rPr>
                <w:rPrChange w:id="112" w:author="Pribil-Kövesdy Döníz" w:date="2026-09-22T12:17:00Z" w16du:dateUtc="2026-09-22T16:17:00Z">
                  <w:rPr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ins w:id="113" w:author="Pribil-Kövesdy Döníz" w:date="2026-09-22T12:17:00Z" w16du:dateUtc="2026-09-22T16:17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  <w:del w:id="114" w:author="Pribil-Kövesdy Döníz" w:date="2026-09-22T12:17:00Z" w16du:dateUtc="2026-09-22T16:17:00Z">
              <w:r w:rsidR="00297B9F">
                <w:rPr>
                  <w:color w:val="FFFFFF" w:themeColor="background1"/>
                  <w:sz w:val="20"/>
                  <w:szCs w:val="20"/>
                </w:rPr>
                <w:delText>$DESCRIPTION_HEADER$</w:delText>
              </w:r>
            </w:del>
          </w:p>
        </w:tc>
        <w:tc>
          <w:tcPr>
            <w:tcW w:w="4715" w:type="dxa"/>
            <w:tcPrChange w:id="115" w:author="Pribil-Kövesdy Döníz" w:date="2026-09-22T12:17:00Z" w16du:dateUtc="2026-09-22T16:17:00Z">
              <w:tcPr>
                <w:tcW w:w="694" w:type="pct"/>
                <w:shd w:val="clear" w:color="auto" w:fill="404040" w:themeFill="text1" w:themeFillTint="BF"/>
              </w:tcPr>
            </w:tcPrChange>
          </w:tcPr>
          <w:p w14:paraId="1016B196" w14:textId="77777777" w:rsidR="007A6560" w:rsidRPr="004B3A33" w:rsidRDefault="007A6560" w:rsidP="007A6560">
            <w:pPr>
              <w:rPr>
                <w:ins w:id="116" w:author="Pribil-Kövesdy Döníz" w:date="2026-09-22T12:17:00Z" w16du:dateUtc="2026-09-22T16:17:00Z"/>
                <w:b/>
                <w:bCs/>
              </w:rPr>
            </w:pPr>
            <w:ins w:id="117" w:author="Pribil-Kövesdy Döníz" w:date="2026-09-22T12:17:00Z" w16du:dateUtc="2026-09-22T16:17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347D8AF9" w14:textId="77777777" w:rsidR="00297B9F" w:rsidRPr="00AD06DF" w:rsidRDefault="007A6560" w:rsidP="00BD3276">
            <w:pPr>
              <w:rPr>
                <w:rPrChange w:id="118" w:author="Pribil-Kövesdy Döníz" w:date="2026-09-22T12:17:00Z" w16du:dateUtc="2026-09-22T16:17:00Z">
                  <w:rPr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ins w:id="119" w:author="Pribil-Kövesdy Döníz" w:date="2026-09-22T12:17:00Z" w16du:dateUtc="2026-09-22T16:17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  <w:del w:id="120" w:author="Pribil-Kövesdy Döníz" w:date="2026-09-22T12:17:00Z" w16du:dateUtc="2026-09-22T16:17:00Z">
              <w:r w:rsidR="00297B9F">
                <w:rPr>
                  <w:color w:val="FFFFFF" w:themeColor="background1"/>
                  <w:sz w:val="20"/>
                  <w:szCs w:val="20"/>
                </w:rPr>
                <w:delText>$AMOUNT_HEADER$</w:delText>
              </w:r>
            </w:del>
          </w:p>
        </w:tc>
        <w:tc>
          <w:tcPr>
            <w:tcW w:w="4715" w:type="dxa"/>
            <w:tcPrChange w:id="121" w:author="Pribil-Kövesdy Döníz" w:date="2026-09-22T12:17:00Z" w16du:dateUtc="2026-09-22T16:17:00Z">
              <w:tcPr>
                <w:tcW w:w="904" w:type="pct"/>
                <w:gridSpan w:val="2"/>
                <w:shd w:val="clear" w:color="auto" w:fill="404040" w:themeFill="text1" w:themeFillTint="BF"/>
              </w:tcPr>
            </w:tcPrChange>
          </w:tcPr>
          <w:p w14:paraId="21506BD4" w14:textId="77777777" w:rsidR="004B3A33" w:rsidRDefault="007A6560" w:rsidP="007A6560">
            <w:pPr>
              <w:rPr>
                <w:ins w:id="122" w:author="Pribil-Kövesdy Döníz" w:date="2026-09-22T12:17:00Z" w16du:dateUtc="2026-09-22T16:17:00Z"/>
              </w:rPr>
            </w:pPr>
            <w:ins w:id="123" w:author="Pribil-Kövesdy Döníz" w:date="2026-09-22T12:17:00Z" w16du:dateUtc="2026-09-22T16:17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4F495237" w14:textId="77777777" w:rsidR="00297B9F" w:rsidRPr="00AD06DF" w:rsidRDefault="004B3A33">
            <w:pPr>
              <w:rPr>
                <w:rPrChange w:id="124" w:author="Pribil-Kövesdy Döníz" w:date="2026-09-22T12:17:00Z" w16du:dateUtc="2026-09-22T16:17:00Z">
                  <w:rPr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ins w:id="125" w:author="Pribil-Kövesdy Döníz" w:date="2026-09-22T12:17:00Z" w16du:dateUtc="2026-09-22T16:17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  <w:del w:id="126" w:author="Pribil-Kövesdy Döníz" w:date="2026-09-22T12:17:00Z" w16du:dateUtc="2026-09-22T16:17:00Z">
              <w:r w:rsidR="00297B9F">
                <w:rPr>
                  <w:color w:val="FFFFFF" w:themeColor="background1"/>
                  <w:sz w:val="20"/>
                  <w:szCs w:val="20"/>
                </w:rPr>
                <w:delText>$PRICE_PER_UNIT_HEADER$</w:delText>
              </w:r>
            </w:del>
          </w:p>
        </w:tc>
        <w:tc>
          <w:tcPr>
            <w:tcW w:w="4715" w:type="dxa"/>
            <w:tcPrChange w:id="127" w:author="Pribil-Kövesdy Döníz" w:date="2026-09-22T12:17:00Z" w16du:dateUtc="2026-09-22T16:17:00Z">
              <w:tcPr>
                <w:tcW w:w="1179" w:type="pct"/>
                <w:shd w:val="clear" w:color="auto" w:fill="404040" w:themeFill="text1" w:themeFillTint="BF"/>
              </w:tcPr>
            </w:tcPrChange>
          </w:tcPr>
          <w:p w14:paraId="4AE3E710" w14:textId="77777777" w:rsidR="00297B9F" w:rsidRDefault="00297B9F">
            <w:pPr>
              <w:jc w:val="right"/>
              <w:rPr>
                <w:b/>
                <w:color w:val="FFFFFF" w:themeColor="background1"/>
                <w:sz w:val="20"/>
                <w:szCs w:val="20"/>
              </w:rPr>
            </w:pPr>
            <w:del w:id="128" w:author="Pribil-Kövesdy Döníz" w:date="2026-09-22T12:17:00Z" w16du:dateUtc="2026-09-22T16:17:00Z">
              <w:r>
                <w:rPr>
                  <w:color w:val="FFFFFF" w:themeColor="background1"/>
                  <w:sz w:val="20"/>
                  <w:szCs w:val="20"/>
                </w:rPr>
                <w:delText>$LINE_TOTAL_HEADER$</w:delText>
              </w:r>
            </w:del>
          </w:p>
        </w:tc>
      </w:tr>
      <w:tr w:rsidR="00297B9F" w14:paraId="629ACA3F" w14:textId="77777777" w:rsidTr="007C10F6">
        <w:trPr>
          <w:trHeight w:val="2994"/>
          <w:trPrChange w:id="129" w:author="Pribil-Kövesdy Döníz" w:date="2026-09-22T12:17:00Z" w16du:dateUtc="2026-09-22T16:17:00Z">
            <w:trPr>
              <w:gridAfter w:val="2"/>
              <w:cantSplit/>
              <w:trHeight w:val="128"/>
            </w:trPr>
          </w:trPrChange>
        </w:trPr>
        <w:tc>
          <w:tcPr>
            <w:tcW w:w="4714" w:type="dxa"/>
            <w:tcPrChange w:id="130" w:author="Pribil-Kövesdy Döníz" w:date="2026-09-22T12:17:00Z" w16du:dateUtc="2026-09-22T16:17:00Z">
              <w:tcPr>
                <w:tcW w:w="2223" w:type="pct"/>
                <w:gridSpan w:val="3"/>
              </w:tcPr>
            </w:tcPrChange>
          </w:tcPr>
          <w:p w14:paraId="1D67D91B" w14:textId="10681176" w:rsidR="00297B9F" w:rsidRDefault="00297B9F">
            <w:pPr>
              <w:rPr>
                <w:del w:id="131" w:author="Pribil-Kövesdy Döníz" w:date="2026-09-22T12:17:00Z" w16du:dateUtc="2026-09-22T16:17:00Z"/>
                <w:b/>
                <w:color w:val="262626" w:themeColor="text1" w:themeTint="D9"/>
                <w:sz w:val="18"/>
                <w:szCs w:val="18"/>
              </w:rPr>
            </w:pPr>
            <w:del w:id="132" w:author="Pribil-Kövesdy Döníz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</w:rPr>
                <w:delText>$DESCRIPTION$</w:delText>
              </w:r>
              <w:r w:rsidR="00102150">
                <w:rPr>
                  <w:color w:val="262626" w:themeColor="text1" w:themeTint="D9"/>
                  <w:sz w:val="18"/>
                  <w:szCs w:val="18"/>
                </w:rPr>
                <w:delText xml:space="preserve"> </w:delText>
              </w:r>
            </w:del>
          </w:p>
          <w:p w14:paraId="3400A2E5" w14:textId="77777777" w:rsidR="00297B9F" w:rsidRDefault="00297B9F">
            <w:pPr>
              <w:rPr>
                <w:rPrChange w:id="133" w:author="Pribil-Kövesdy Döníz" w:date="2026-09-22T12:17:00Z" w16du:dateUtc="2026-09-22T16:17:00Z">
                  <w:rPr>
                    <w:b/>
                    <w:color w:val="262626" w:themeColor="text1" w:themeTint="D9"/>
                    <w:sz w:val="16"/>
                    <w:szCs w:val="16"/>
                  </w:rPr>
                </w:rPrChange>
              </w:rPr>
            </w:pPr>
            <w:del w:id="134" w:author="Pribil-Kövesdy Döníz" w:date="2026-09-22T12:17:00Z" w16du:dateUtc="2026-09-22T16:17:00Z">
              <w:r>
                <w:rPr>
                  <w:color w:val="262626" w:themeColor="text1" w:themeTint="D9"/>
                  <w:sz w:val="16"/>
                  <w:szCs w:val="16"/>
                </w:rPr>
                <w:delText>$LONG_DESCRIPTION$</w:delText>
              </w:r>
            </w:del>
          </w:p>
        </w:tc>
        <w:tc>
          <w:tcPr>
            <w:tcW w:w="4715" w:type="dxa"/>
            <w:tcPrChange w:id="135" w:author="Pribil-Kövesdy Döníz" w:date="2026-09-22T12:17:00Z" w16du:dateUtc="2026-09-22T16:17:00Z">
              <w:tcPr>
                <w:tcW w:w="694" w:type="pct"/>
              </w:tcPr>
            </w:tcPrChange>
          </w:tcPr>
          <w:p w14:paraId="17760CFA" w14:textId="77777777" w:rsidR="00297B9F" w:rsidRDefault="00297B9F" w:rsidP="00A26E38">
            <w:pPr>
              <w:rPr>
                <w:rPrChange w:id="136" w:author="Pribil-Kövesdy Döníz" w:date="2026-09-22T12:17:00Z" w16du:dateUtc="2026-09-22T16:17:00Z">
                  <w:rPr>
                    <w:color w:val="262626" w:themeColor="text1" w:themeTint="D9"/>
                    <w:sz w:val="18"/>
                    <w:szCs w:val="18"/>
                  </w:rPr>
                </w:rPrChange>
              </w:rPr>
            </w:pPr>
            <w:del w:id="137" w:author="Pribil-Kövesdy Döníz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</w:rPr>
                <w:delText>$AMOUNT$</w:delText>
              </w:r>
            </w:del>
          </w:p>
        </w:tc>
        <w:tc>
          <w:tcPr>
            <w:tcW w:w="4715" w:type="dxa"/>
            <w:tcPrChange w:id="138" w:author="Pribil-Kövesdy Döníz" w:date="2026-09-22T12:17:00Z" w16du:dateUtc="2026-09-22T16:17:00Z">
              <w:tcPr>
                <w:tcW w:w="904" w:type="pct"/>
                <w:gridSpan w:val="2"/>
              </w:tcPr>
            </w:tcPrChange>
          </w:tcPr>
          <w:p w14:paraId="26DC87DF" w14:textId="77777777" w:rsidR="00297B9F" w:rsidRDefault="00297B9F" w:rsidP="00BD3276">
            <w:pPr>
              <w:rPr>
                <w:rPrChange w:id="139" w:author="Pribil-Kövesdy Döníz" w:date="2026-09-22T12:17:00Z" w16du:dateUtc="2026-09-22T16:17:00Z">
                  <w:rPr>
                    <w:color w:val="262626" w:themeColor="text1" w:themeTint="D9"/>
                    <w:sz w:val="18"/>
                    <w:szCs w:val="18"/>
                  </w:rPr>
                </w:rPrChange>
              </w:rPr>
            </w:pPr>
            <w:del w:id="140" w:author="Pribil-Kövesdy Döníz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</w:rPr>
                <w:delText>$PRICE_PER_UNIT$</w:delText>
              </w:r>
            </w:del>
          </w:p>
        </w:tc>
        <w:tc>
          <w:tcPr>
            <w:tcW w:w="4715" w:type="dxa"/>
            <w:tcPrChange w:id="141" w:author="Pribil-Kövesdy Döníz" w:date="2026-09-22T12:17:00Z" w16du:dateUtc="2026-09-22T16:17:00Z">
              <w:tcPr>
                <w:tcW w:w="1179" w:type="pct"/>
              </w:tcPr>
            </w:tcPrChange>
          </w:tcPr>
          <w:p w14:paraId="75554090" w14:textId="77777777" w:rsidR="00297B9F" w:rsidRDefault="00297B9F">
            <w:pPr>
              <w:jc w:val="right"/>
              <w:rPr>
                <w:color w:val="262626" w:themeColor="text1" w:themeTint="D9"/>
                <w:sz w:val="18"/>
                <w:szCs w:val="18"/>
              </w:rPr>
            </w:pPr>
            <w:del w:id="142" w:author="Pribil-Kövesdy Döníz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</w:rPr>
                <w:delText>$LINE_TOTAL$</w:delText>
              </w:r>
            </w:del>
          </w:p>
        </w:tc>
      </w:tr>
    </w:tbl>
    <w:p w14:paraId="4DC9D16F" w14:textId="77777777" w:rsidR="00686BE4" w:rsidRPr="00AD06DF" w:rsidRDefault="004B3A33" w:rsidP="00391C9E">
      <w:pPr>
        <w:spacing w:line="240" w:lineRule="auto"/>
        <w:rPr>
          <w:ins w:id="143" w:author="Pribil-Kövesdy Döníz" w:date="2026-09-22T12:17:00Z" w16du:dateUtc="2026-09-22T16:17:00Z"/>
        </w:rPr>
      </w:pPr>
      <w:ins w:id="144" w:author="Pribil-Kövesdy Döníz" w:date="2026-09-22T12:17:00Z" w16du:dateUtc="2026-09-22T16:17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52747AC5" w14:textId="77777777" w:rsidR="005E7FFD" w:rsidRDefault="005E7FFD" w:rsidP="00391C9E">
      <w:pPr>
        <w:spacing w:line="240" w:lineRule="auto"/>
        <w:rPr>
          <w:ins w:id="145" w:author="Pribil-Kövesdy Döníz" w:date="2026-09-22T12:17:00Z" w16du:dateUtc="2026-09-22T16:17:00Z"/>
        </w:rPr>
      </w:pPr>
      <w:ins w:id="146" w:author="Pribil-Kövesdy Döníz" w:date="2026-09-22T12:17:00Z" w16du:dateUtc="2026-09-22T16:1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p w14:paraId="674DCF7E" w14:textId="77777777" w:rsidR="00A53FFA" w:rsidRDefault="00A53FFA">
      <w:pPr>
        <w:spacing w:after="0" w:line="0" w:lineRule="auto"/>
        <w:rPr>
          <w:del w:id="147" w:author="Pribil-Kövesdy Döníz" w:date="2026-09-22T12:17:00Z" w16du:dateUtc="2026-09-22T16:1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148" w:author="Pribil-Kövesdy Döníz" w:date="2026-09-22T12:17:00Z" w16du:dateUtc="2026-09-22T16:17:00Z">
          <w:tblPr>
            <w:tblStyle w:val="TableGrid"/>
            <w:tblW w:w="5000" w:type="pct"/>
            <w:tblInd w:w="-5" w:type="dxa"/>
            <w:tblBorders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</w:tblPrChange>
      </w:tblPr>
      <w:tblGrid>
        <w:gridCol w:w="3808"/>
        <w:gridCol w:w="5262"/>
        <w:gridCol w:w="4924"/>
        <w:tblGridChange w:id="149">
          <w:tblGrid>
            <w:gridCol w:w="10"/>
            <w:gridCol w:w="3808"/>
            <w:gridCol w:w="2141"/>
            <w:gridCol w:w="1843"/>
            <w:gridCol w:w="1278"/>
            <w:gridCol w:w="1124"/>
            <w:gridCol w:w="3800"/>
          </w:tblGrid>
        </w:tblGridChange>
      </w:tblGrid>
      <w:tr w:rsidR="00DA7625" w14:paraId="1F0383C4" w14:textId="77777777" w:rsidTr="0061350B">
        <w:trPr>
          <w:trHeight w:val="2835"/>
          <w:trPrChange w:id="150" w:author="Pribil-Kövesdy Döníz" w:date="2026-09-22T12:17:00Z" w16du:dateUtc="2026-09-22T16:17:00Z">
            <w:trPr>
              <w:gridAfter w:val="1"/>
              <w:trHeight w:val="323"/>
            </w:trPr>
          </w:trPrChange>
        </w:trPr>
        <w:tc>
          <w:tcPr>
            <w:tcW w:w="14142" w:type="dxa"/>
            <w:tcPrChange w:id="151" w:author="Pribil-Kövesdy Döníz" w:date="2026-09-22T12:17:00Z" w16du:dateUtc="2026-09-22T16:17:00Z">
              <w:tcPr>
                <w:tcW w:w="5959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F0F0F0"/>
              </w:tcPr>
            </w:tcPrChange>
          </w:tcPr>
          <w:p w14:paraId="2F1DF13C" w14:textId="77777777" w:rsidR="00DA7625" w:rsidRDefault="00DA7625">
            <w:pPr>
              <w:rPr>
                <w:rPrChange w:id="152" w:author="Pribil-Kövesdy Döníz" w:date="2026-09-22T12:17:00Z" w16du:dateUtc="2026-09-22T16:17:00Z">
                  <w:rPr>
                    <w:color w:val="262626" w:themeColor="text1" w:themeTint="D9"/>
                    <w:sz w:val="18"/>
                    <w:szCs w:val="18"/>
                  </w:rPr>
                </w:rPrChange>
              </w:rPr>
            </w:pPr>
          </w:p>
        </w:tc>
        <w:tc>
          <w:tcPr>
            <w:tcW w:w="14142" w:type="dxa"/>
            <w:tcPrChange w:id="153" w:author="Pribil-Kövesdy Döníz" w:date="2026-09-22T12:17:00Z" w16du:dateUtc="2026-09-22T16:17:00Z">
              <w:tcPr>
                <w:tcW w:w="184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F0F0F0"/>
                <w:vAlign w:val="center"/>
              </w:tcPr>
            </w:tcPrChange>
          </w:tcPr>
          <w:p w14:paraId="2ABC6A2F" w14:textId="77777777" w:rsidR="00DA7625" w:rsidRPr="000761E4" w:rsidRDefault="00DA7625">
            <w:pPr>
              <w:rPr>
                <w:b/>
                <w:color w:val="262626" w:themeColor="text1" w:themeTint="D9"/>
                <w:sz w:val="18"/>
                <w:szCs w:val="18"/>
              </w:rPr>
            </w:pPr>
            <w:del w:id="154" w:author="Pribil-Kövesdy Döníz" w:date="2026-09-22T12:17:00Z" w16du:dateUtc="2026-09-22T16:17:00Z"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</w:delText>
              </w:r>
              <w:r w:rsidR="000761E4"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TEXT_TOTAL_EXCL_VAT</w:delText>
              </w:r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</w:delText>
              </w:r>
            </w:del>
          </w:p>
        </w:tc>
        <w:tc>
          <w:tcPr>
            <w:tcW w:w="14142" w:type="dxa"/>
            <w:tcPrChange w:id="155" w:author="Pribil-Kövesdy Döníz" w:date="2026-09-22T12:17:00Z" w16du:dateUtc="2026-09-22T16:17:00Z">
              <w:tcPr>
                <w:tcW w:w="2402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F0F0F0"/>
                <w:vAlign w:val="center"/>
              </w:tcPr>
            </w:tcPrChange>
          </w:tcPr>
          <w:p w14:paraId="19424952" w14:textId="77777777" w:rsidR="00DA7625" w:rsidRPr="000761E4" w:rsidRDefault="00DA7625">
            <w:pPr>
              <w:jc w:val="right"/>
              <w:rPr>
                <w:b/>
                <w:color w:val="262626" w:themeColor="text1" w:themeTint="D9"/>
                <w:sz w:val="18"/>
                <w:szCs w:val="18"/>
              </w:rPr>
            </w:pPr>
            <w:del w:id="156" w:author="Pribil-Kövesdy Döníz" w:date="2026-09-22T12:17:00Z" w16du:dateUtc="2026-09-22T16:17:00Z"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$TOTAL_</w:delText>
              </w:r>
              <w:r w:rsidR="00F275E5"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EXCL</w:delText>
              </w:r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_VAT$</w:delText>
              </w:r>
            </w:del>
          </w:p>
        </w:tc>
      </w:tr>
    </w:tbl>
    <w:p w14:paraId="1147B913" w14:textId="77777777" w:rsidR="00391C9E" w:rsidRDefault="00646D28" w:rsidP="00391C9E">
      <w:pPr>
        <w:spacing w:before="120" w:after="0" w:line="240" w:lineRule="auto"/>
        <w:rPr>
          <w:ins w:id="157" w:author="Pribil-Kövesdy Döníz" w:date="2026-09-22T12:17:00Z" w16du:dateUtc="2026-09-22T16:17:00Z"/>
          <w:sz w:val="28"/>
          <w:szCs w:val="28"/>
          <w:highlight w:val="lightGray"/>
        </w:rPr>
      </w:pPr>
      <w:ins w:id="158" w:author="Pribil-Kövesdy Döníz" w:date="2026-09-22T12:17:00Z" w16du:dateUtc="2026-09-22T16:17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0793C3B4" w14:textId="77777777" w:rsidR="00391C9E" w:rsidRDefault="00391C9E" w:rsidP="00391C9E">
      <w:pPr>
        <w:spacing w:before="120" w:after="0" w:line="240" w:lineRule="auto"/>
        <w:rPr>
          <w:ins w:id="159" w:author="Pribil-Kövesdy Döníz" w:date="2026-09-22T12:17:00Z" w16du:dateUtc="2026-09-22T16:17:00Z"/>
        </w:rPr>
      </w:pPr>
      <w:ins w:id="160" w:author="Pribil-Kövesdy Döníz" w:date="2026-09-22T12:17:00Z" w16du:dateUtc="2026-09-22T16:17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6581D1A4" w14:textId="77777777" w:rsidTr="003C2C83">
        <w:trPr>
          <w:trHeight w:val="1701"/>
          <w:ins w:id="161" w:author="Pribil-Kövesdy Döníz" w:date="2026-09-22T12:17:00Z" w16du:dateUtc="2026-09-22T16:17:00Z"/>
        </w:trPr>
        <w:tc>
          <w:tcPr>
            <w:tcW w:w="14142" w:type="dxa"/>
          </w:tcPr>
          <w:p w14:paraId="4AC793E7" w14:textId="77777777" w:rsidR="00391C9E" w:rsidRDefault="00391C9E" w:rsidP="0061350B">
            <w:pPr>
              <w:spacing w:before="120"/>
              <w:rPr>
                <w:ins w:id="162" w:author="Pribil-Kövesdy Döníz" w:date="2026-09-22T12:17:00Z" w16du:dateUtc="2026-09-22T16:17:00Z"/>
              </w:rPr>
            </w:pPr>
          </w:p>
        </w:tc>
      </w:tr>
    </w:tbl>
    <w:p w14:paraId="405480C8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63" w:author="Pribil-Kövesdy Döníz" w:date="2026-09-22T12:17:00Z" w16du:dateUtc="2026-09-22T16:17:00Z"/>
          <w:sz w:val="28"/>
          <w:szCs w:val="28"/>
        </w:rPr>
      </w:pPr>
      <w:ins w:id="164" w:author="Pribil-Kövesdy Döníz" w:date="2026-09-22T12:17:00Z" w16du:dateUtc="2026-09-22T16:17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64E2B9C9" w14:textId="77777777" w:rsidR="00DA7625" w:rsidRPr="0043659F" w:rsidRDefault="003C2C83" w:rsidP="0043659F">
      <w:pPr>
        <w:rPr>
          <w:del w:id="165" w:author="Pribil-Kövesdy Döníz" w:date="2026-09-22T12:17:00Z" w16du:dateUtc="2026-09-22T16:17:00Z"/>
        </w:rPr>
      </w:pPr>
      <w:ins w:id="166" w:author="Pribil-Kövesdy Döníz" w:date="2026-09-22T12:17:00Z" w16du:dateUtc="2026-09-22T16:17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68FE4E13" w14:textId="77777777" w:rsidR="00E11311" w:rsidRPr="003C2C83" w:rsidRDefault="0043659F" w:rsidP="003C2C83">
      <w:pPr>
        <w:tabs>
          <w:tab w:val="left" w:pos="11340"/>
        </w:tabs>
        <w:spacing w:after="0" w:line="240" w:lineRule="auto"/>
        <w:rPr>
          <w:sz w:val="28"/>
          <w:rPrChange w:id="167" w:author="Pribil-Kövesdy Döníz" w:date="2026-09-22T12:17:00Z" w16du:dateUtc="2026-09-22T16:17:00Z">
            <w:rPr>
              <w:lang w:val="en-US"/>
            </w:rPr>
          </w:rPrChange>
        </w:rPr>
        <w:pPrChange w:id="168" w:author="Pribil-Kövesdy Döníz" w:date="2026-09-22T12:17:00Z" w16du:dateUtc="2026-09-22T16:17:00Z">
          <w:pPr/>
        </w:pPrChange>
      </w:pPr>
      <w:del w:id="169" w:author="Pribil-Kövesdy Döníz" w:date="2026-09-22T12:17:00Z" w16du:dateUtc="2026-09-22T16:17:00Z">
        <w:r w:rsidRPr="00421EE9">
          <w:rPr>
            <w:lang w:val="en-US"/>
          </w:rPr>
          <w:delText>$DOCUMENT_SIGNATURE_AREA$</w:delText>
        </w:r>
      </w:del>
    </w:p>
    <w:sectPr w:rsidR="00E11311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73" w:author="Pribil-Kövesdy Döníz" w:date="2026-09-22T12:17:00Z" w16du:dateUtc="2026-09-22T16:17:00Z">
        <w:sectPr w:rsidR="00E11311" w:rsidRPr="003C2C83" w:rsidSect="00AD06DF">
          <w:pgSz w:w="11906" w:h="16838" w:orient="portrait"/>
          <w:pgMar w:top="1418" w:right="851" w:bottom="851" w:left="851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AB955F" w14:textId="77777777" w:rsidR="00C850D0" w:rsidRDefault="00C850D0" w:rsidP="00CD63A3">
      <w:pPr>
        <w:spacing w:after="0" w:line="240" w:lineRule="auto"/>
      </w:pPr>
      <w:r>
        <w:separator/>
      </w:r>
    </w:p>
  </w:endnote>
  <w:endnote w:type="continuationSeparator" w:id="0">
    <w:p w14:paraId="3BC2263F" w14:textId="77777777" w:rsidR="00C850D0" w:rsidRDefault="00C850D0" w:rsidP="00CD6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FF61DD" w14:textId="77777777" w:rsidR="00CD63A3" w:rsidRDefault="00CD63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79828E" w14:textId="77777777" w:rsidR="00C850D0" w:rsidRDefault="00C850D0" w:rsidP="00CD63A3">
      <w:pPr>
        <w:spacing w:after="0" w:line="240" w:lineRule="auto"/>
      </w:pPr>
      <w:r>
        <w:separator/>
      </w:r>
    </w:p>
  </w:footnote>
  <w:footnote w:type="continuationSeparator" w:id="0">
    <w:p w14:paraId="45788952" w14:textId="77777777" w:rsidR="00C850D0" w:rsidRDefault="00C850D0" w:rsidP="00CD6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ADABCA" w14:textId="77777777" w:rsidR="00CD63A3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70" w:author="Pribil-Kövesdy Döníz" w:date="2026-09-22T12:17:00Z" w16du:dateUtc="2026-09-22T16:17:00Z">
          <w:rPr/>
        </w:rPrChange>
      </w:rPr>
      <w:pPrChange w:id="171" w:author="Pribil-Kövesdy Döníz" w:date="2026-09-22T12:17:00Z" w16du:dateUtc="2026-09-22T16:17:00Z">
        <w:pPr>
          <w:pStyle w:val="Header"/>
        </w:pPr>
      </w:pPrChange>
    </w:pPr>
    <w:ins w:id="172" w:author="Pribil-Kövesdy Döníz" w:date="2026-09-22T12:17:00Z" w16du:dateUtc="2026-09-22T16:17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7573D8"/>
    <w:multiLevelType w:val="hybridMultilevel"/>
    <w:tmpl w:val="D9F64FB6"/>
    <w:lvl w:ilvl="0" w:tplc="76813921">
      <w:start w:val="1"/>
      <w:numFmt w:val="decimal"/>
      <w:lvlText w:val="%1."/>
      <w:lvlJc w:val="left"/>
      <w:pPr>
        <w:ind w:left="720" w:hanging="360"/>
      </w:pPr>
    </w:lvl>
    <w:lvl w:ilvl="1" w:tplc="76813921" w:tentative="1">
      <w:start w:val="1"/>
      <w:numFmt w:val="lowerLetter"/>
      <w:lvlText w:val="%2."/>
      <w:lvlJc w:val="left"/>
      <w:pPr>
        <w:ind w:left="1440" w:hanging="360"/>
      </w:pPr>
    </w:lvl>
    <w:lvl w:ilvl="2" w:tplc="76813921" w:tentative="1">
      <w:start w:val="1"/>
      <w:numFmt w:val="lowerRoman"/>
      <w:lvlText w:val="%3."/>
      <w:lvlJc w:val="right"/>
      <w:pPr>
        <w:ind w:left="2160" w:hanging="180"/>
      </w:pPr>
    </w:lvl>
    <w:lvl w:ilvl="3" w:tplc="76813921" w:tentative="1">
      <w:start w:val="1"/>
      <w:numFmt w:val="decimal"/>
      <w:lvlText w:val="%4."/>
      <w:lvlJc w:val="left"/>
      <w:pPr>
        <w:ind w:left="2880" w:hanging="360"/>
      </w:pPr>
    </w:lvl>
    <w:lvl w:ilvl="4" w:tplc="76813921" w:tentative="1">
      <w:start w:val="1"/>
      <w:numFmt w:val="lowerLetter"/>
      <w:lvlText w:val="%5."/>
      <w:lvlJc w:val="left"/>
      <w:pPr>
        <w:ind w:left="3600" w:hanging="360"/>
      </w:pPr>
    </w:lvl>
    <w:lvl w:ilvl="5" w:tplc="76813921" w:tentative="1">
      <w:start w:val="1"/>
      <w:numFmt w:val="lowerRoman"/>
      <w:lvlText w:val="%6."/>
      <w:lvlJc w:val="right"/>
      <w:pPr>
        <w:ind w:left="4320" w:hanging="180"/>
      </w:pPr>
    </w:lvl>
    <w:lvl w:ilvl="6" w:tplc="76813921" w:tentative="1">
      <w:start w:val="1"/>
      <w:numFmt w:val="decimal"/>
      <w:lvlText w:val="%7."/>
      <w:lvlJc w:val="left"/>
      <w:pPr>
        <w:ind w:left="5040" w:hanging="360"/>
      </w:pPr>
    </w:lvl>
    <w:lvl w:ilvl="7" w:tplc="76813921" w:tentative="1">
      <w:start w:val="1"/>
      <w:numFmt w:val="lowerLetter"/>
      <w:lvlText w:val="%8."/>
      <w:lvlJc w:val="left"/>
      <w:pPr>
        <w:ind w:left="5760" w:hanging="360"/>
      </w:pPr>
    </w:lvl>
    <w:lvl w:ilvl="8" w:tplc="7681392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9B057E0"/>
    <w:multiLevelType w:val="hybridMultilevel"/>
    <w:tmpl w:val="C504E746"/>
    <w:lvl w:ilvl="0" w:tplc="9827665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617692">
    <w:abstractNumId w:val="6"/>
  </w:num>
  <w:num w:numId="2" w16cid:durableId="195192011">
    <w:abstractNumId w:val="8"/>
  </w:num>
  <w:num w:numId="3" w16cid:durableId="1298954798">
    <w:abstractNumId w:val="9"/>
  </w:num>
  <w:num w:numId="4" w16cid:durableId="488248617">
    <w:abstractNumId w:val="7"/>
  </w:num>
  <w:num w:numId="5" w16cid:durableId="258567509">
    <w:abstractNumId w:val="3"/>
  </w:num>
  <w:num w:numId="6" w16cid:durableId="1058092383">
    <w:abstractNumId w:val="2"/>
  </w:num>
  <w:num w:numId="7" w16cid:durableId="465974710">
    <w:abstractNumId w:val="5"/>
  </w:num>
  <w:num w:numId="8" w16cid:durableId="88236951">
    <w:abstractNumId w:val="4"/>
  </w:num>
  <w:num w:numId="9" w16cid:durableId="243613708">
    <w:abstractNumId w:val="0"/>
  </w:num>
  <w:num w:numId="10" w16cid:durableId="1280912079">
    <w:abstractNumId w:val="10"/>
  </w:num>
  <w:num w:numId="11" w16cid:durableId="1857187589">
    <w:abstractNumId w:val="11"/>
  </w:num>
  <w:num w:numId="12" w16cid:durableId="50393242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311"/>
    <w:rsid w:val="00000006"/>
    <w:rsid w:val="000761E4"/>
    <w:rsid w:val="000B7B5B"/>
    <w:rsid w:val="00102150"/>
    <w:rsid w:val="00133404"/>
    <w:rsid w:val="00166B44"/>
    <w:rsid w:val="00297B9F"/>
    <w:rsid w:val="002B2CB2"/>
    <w:rsid w:val="002B5CB8"/>
    <w:rsid w:val="002D5D19"/>
    <w:rsid w:val="002E38FF"/>
    <w:rsid w:val="003557C4"/>
    <w:rsid w:val="003828BA"/>
    <w:rsid w:val="00391C9E"/>
    <w:rsid w:val="003C2C83"/>
    <w:rsid w:val="00421EE9"/>
    <w:rsid w:val="0043659F"/>
    <w:rsid w:val="00440F44"/>
    <w:rsid w:val="00485254"/>
    <w:rsid w:val="004B3A33"/>
    <w:rsid w:val="00503712"/>
    <w:rsid w:val="005207D7"/>
    <w:rsid w:val="00594E9C"/>
    <w:rsid w:val="005A72CB"/>
    <w:rsid w:val="005D39E8"/>
    <w:rsid w:val="005E7FFD"/>
    <w:rsid w:val="0061350B"/>
    <w:rsid w:val="00621E05"/>
    <w:rsid w:val="00643ADD"/>
    <w:rsid w:val="00646D28"/>
    <w:rsid w:val="0067146E"/>
    <w:rsid w:val="00686BE4"/>
    <w:rsid w:val="006C2039"/>
    <w:rsid w:val="0074549C"/>
    <w:rsid w:val="00745992"/>
    <w:rsid w:val="007A6560"/>
    <w:rsid w:val="007B3339"/>
    <w:rsid w:val="007C10F6"/>
    <w:rsid w:val="00827729"/>
    <w:rsid w:val="00854C26"/>
    <w:rsid w:val="00866058"/>
    <w:rsid w:val="00875E83"/>
    <w:rsid w:val="008B7245"/>
    <w:rsid w:val="008D7156"/>
    <w:rsid w:val="0090051E"/>
    <w:rsid w:val="00922AB7"/>
    <w:rsid w:val="00975CC2"/>
    <w:rsid w:val="009B3A54"/>
    <w:rsid w:val="00A020F2"/>
    <w:rsid w:val="00A1440D"/>
    <w:rsid w:val="00A236F9"/>
    <w:rsid w:val="00A26E38"/>
    <w:rsid w:val="00A53FFA"/>
    <w:rsid w:val="00A93D2D"/>
    <w:rsid w:val="00AD06DF"/>
    <w:rsid w:val="00BC05AD"/>
    <w:rsid w:val="00BD3276"/>
    <w:rsid w:val="00C3076A"/>
    <w:rsid w:val="00C850D0"/>
    <w:rsid w:val="00CD63A3"/>
    <w:rsid w:val="00CF40EE"/>
    <w:rsid w:val="00D12036"/>
    <w:rsid w:val="00D3153B"/>
    <w:rsid w:val="00D35F9E"/>
    <w:rsid w:val="00DA7625"/>
    <w:rsid w:val="00DE3980"/>
    <w:rsid w:val="00DF5EA0"/>
    <w:rsid w:val="00E00355"/>
    <w:rsid w:val="00E11311"/>
    <w:rsid w:val="00E53683"/>
    <w:rsid w:val="00ED277D"/>
    <w:rsid w:val="00F23855"/>
    <w:rsid w:val="00F275E5"/>
    <w:rsid w:val="00F520F7"/>
    <w:rsid w:val="00F6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D798"/>
  <w15:chartTrackingRefBased/>
  <w15:docId w15:val="{04780F46-4B34-4AD2-A55F-C806105A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5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1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DE3980"/>
    <w:pPr>
      <w:spacing w:after="0" w:line="240" w:lineRule="auto"/>
    </w:pPr>
    <w:rPr>
      <w:lang w:val="es-ES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0F0F0"/>
      </w:tcPr>
    </w:tblStylePr>
  </w:style>
  <w:style w:type="table" w:customStyle="1" w:styleId="TableGrid1">
    <w:name w:val="Table Grid1"/>
    <w:basedOn w:val="TableNormal"/>
    <w:next w:val="TableGrid"/>
    <w:uiPriority w:val="39"/>
    <w:rsid w:val="00503712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0" w:author="Pribil-Kövesdy Döníz" w:date="2026-09-22T12:17:00Z">
        <w:pPr/>
      </w:pPrChange>
    </w:pPr>
    <w:rPr>
      <w:rFonts w:ascii="Tahoma" w:hAnsi="Tahoma" w:cs="Tahoma"/>
      <w:sz w:val="16"/>
      <w:szCs w:val="16"/>
      <w:lang w:val="hu-HU"/>
      <w:rPrChange w:id="0" w:author="Pribil-Kövesdy Döníz" w:date="2026-09-22T12:17:00Z">
        <w:rPr>
          <w:rFonts w:ascii="Segoe UI" w:eastAsiaTheme="minorHAnsi" w:hAnsi="Segoe UI" w:cs="Segoe UI"/>
          <w:sz w:val="18"/>
          <w:szCs w:val="18"/>
          <w:lang w:val="nl-BE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150"/>
    <w:rPr>
      <w:rFonts w:ascii="Tahoma" w:hAnsi="Tahoma" w:cs="Tahoma"/>
      <w:sz w:val="16"/>
      <w:szCs w:val="16"/>
      <w:lang w:val="hu-HU"/>
    </w:rPr>
  </w:style>
  <w:style w:type="paragraph" w:styleId="ListParagraph">
    <w:name w:val="List Paragraph"/>
    <w:basedOn w:val="Normal"/>
    <w:uiPriority w:val="34"/>
    <w:qFormat/>
    <w:rsid w:val="00A236F9"/>
    <w:pPr>
      <w:spacing w:after="200" w:line="276" w:lineRule="auto"/>
      <w:ind w:left="720"/>
      <w:contextualSpacing/>
      <w:pPrChange w:id="1" w:author="Pribil-Kövesdy Döníz" w:date="2026-09-22T12:17:00Z">
        <w:pPr>
          <w:spacing w:after="200" w:line="276" w:lineRule="auto"/>
          <w:ind w:left="720"/>
          <w:contextualSpacing/>
        </w:pPr>
      </w:pPrChange>
    </w:pPr>
    <w:rPr>
      <w:lang w:val="hu-HU"/>
      <w:rPrChange w:id="1" w:author="Pribil-Kövesdy Döníz" w:date="2026-09-22T12:17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sid w:val="00CD63A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63A3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HeaderChar">
    <w:name w:val="Header Char"/>
    <w:basedOn w:val="DefaultParagraphFont"/>
    <w:link w:val="Header"/>
    <w:uiPriority w:val="99"/>
    <w:rsid w:val="00CD63A3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CD63A3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FooterChar">
    <w:name w:val="Footer Char"/>
    <w:basedOn w:val="DefaultParagraphFont"/>
    <w:link w:val="Footer"/>
    <w:uiPriority w:val="99"/>
    <w:rsid w:val="00CD63A3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25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Arthur Souza Rodrigues</cp:lastModifiedBy>
  <cp:revision>1</cp:revision>
  <dcterms:created xsi:type="dcterms:W3CDTF">2019-03-18T08:32:00Z</dcterms:created>
  <dcterms:modified xsi:type="dcterms:W3CDTF">2026-09-22T16:17:00Z</dcterms:modified>
</cp:coreProperties>
</file>