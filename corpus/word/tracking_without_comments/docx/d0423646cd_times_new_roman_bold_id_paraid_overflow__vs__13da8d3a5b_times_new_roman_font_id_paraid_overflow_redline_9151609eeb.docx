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352D0" w14:textId="77777777" w:rsidR="008D531B" w:rsidRDefault="00E02D34">
      <w:r>
        <w:rPr>
          <w:rFonts w:ascii="&quot;Times New Roman&quot;, Times, serif" w:hAnsi="&quot;Times New Roman&quot;, Times, serif"/>
          <w:rPrChange w:id="0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Times New Roman </w:t>
      </w:r>
      <w:ins w:id="1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</w:rPr>
          <w:t>Font</w:t>
        </w:r>
      </w:ins>
      <w:del w:id="2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Bold Italic</w:delText>
        </w:r>
      </w:del>
      <w:r>
        <w:rPr>
          <w:rFonts w:ascii="&quot;Times New Roman&quot;, Times, serif" w:hAnsi="&quot;Times New Roman&quot;, Times, serif"/>
          <w:rPrChange w:id="3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Demo</w:t>
      </w:r>
    </w:p>
    <w:p w14:paraId="16CCABBD" w14:textId="77777777" w:rsidR="008D531B" w:rsidRDefault="00E02D34">
      <w:r>
        <w:rPr>
          <w:rFonts w:ascii="&quot;Times New Roman&quot;, Times, serif" w:hAnsi="&quot;Times New Roman&quot;, Times, serif"/>
          <w:rPrChange w:id="4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This document </w:t>
      </w:r>
      <w:ins w:id="5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</w:rPr>
          <w:t>demonstrates the</w:t>
        </w:r>
      </w:ins>
      <w:del w:id="6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shows</w:delText>
        </w:r>
      </w:del>
      <w:r>
        <w:rPr>
          <w:rFonts w:ascii="&quot;Times New Roman&quot;, Times, serif" w:hAnsi="&quot;Times New Roman&quot;, Times, serif"/>
          <w:rPrChange w:id="7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Times New Roman </w:t>
      </w:r>
      <w:ins w:id="8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</w:rPr>
          <w:t>font</w:t>
        </w:r>
      </w:ins>
      <w:del w:id="9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with bold italic styles</w:delText>
        </w:r>
      </w:del>
      <w:r>
        <w:rPr>
          <w:rFonts w:ascii="&quot;Times New Roman&quot;, Times, serif" w:hAnsi="&quot;Times New Roman&quot;, Times, serif"/>
          <w:rPrChange w:id="10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p w14:paraId="44E531A6" w14:textId="77777777" w:rsidR="008D531B" w:rsidRDefault="00E02D34">
      <w:r>
        <w:rPr>
          <w:rFonts w:ascii="&quot;Times New Roman&quot;, Times, serif" w:hAnsi="&quot;Times New Roman&quot;, Times, serif"/>
          <w:rPrChange w:id="11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Times </w:t>
      </w:r>
      <w:ins w:id="12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</w:rPr>
          <w:t>New Roman</w:t>
        </w:r>
      </w:ins>
      <w:del w:id="13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bold italic</w:delText>
        </w:r>
      </w:del>
      <w:r>
        <w:rPr>
          <w:rFonts w:ascii="&quot;Times New Roman&quot;, Times, serif" w:hAnsi="&quot;Times New Roman&quot;, Times, serif"/>
          <w:rPrChange w:id="14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is </w:t>
      </w:r>
      <w:ins w:id="15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</w:rPr>
          <w:t>a classic serif font</w:t>
        </w:r>
      </w:ins>
      <w:del w:id="16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traditional</w:delText>
        </w:r>
      </w:del>
      <w:r>
        <w:rPr>
          <w:rFonts w:ascii="&quot;Times New Roman&quot;, Times, serif" w:hAnsi="&quot;Times New Roman&quot;, Times, serif"/>
          <w:rPrChange w:id="17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for formal </w:t>
      </w:r>
      <w:ins w:id="18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</w:rPr>
          <w:t>documents</w:t>
        </w:r>
      </w:ins>
      <w:del w:id="19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academic papers</w:delText>
        </w:r>
      </w:del>
      <w:r>
        <w:rPr>
          <w:rFonts w:ascii="&quot;Times New Roman&quot;, Times, serif" w:hAnsi="&quot;Times New Roman&quot;, Times, serif"/>
          <w:rPrChange w:id="20" w:author="Comparison" w:date="2026-09-26T14:45:00Z" w16du:dateUtc="2026-09-26T18:4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sectPr w:rsidR="008D53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31B"/>
    <w:rsid w:val="005017B3"/>
    <w:rsid w:val="008D531B"/>
    <w:rsid w:val="00AB7B31"/>
    <w:rsid w:val="00B77FC4"/>
    <w:rsid w:val="00E02D34"/>
    <w:rsid w:val="00E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2026-09-26T18:45:00Z</dcterms:modified>
</cp:coreProperties>
</file>