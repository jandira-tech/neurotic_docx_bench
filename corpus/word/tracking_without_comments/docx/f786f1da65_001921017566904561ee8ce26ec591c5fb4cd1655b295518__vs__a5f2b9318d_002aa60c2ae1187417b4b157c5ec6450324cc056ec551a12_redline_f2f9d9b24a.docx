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2ADF92" w14:textId="77777777" w:rsidR="00D46904" w:rsidRDefault="00A5391B" w:rsidP="00A5391B">
      <w:pPr>
        <w:jc w:val="center"/>
        <w:rPr>
          <w:ins w:id="1" w:author="mary.inoue@fap.local" w:date="2026-09-22T12:20:00Z" w16du:dateUtc="2026-09-22T16:20:00Z"/>
          <w:rFonts w:ascii="Arial" w:hAnsi="Arial" w:cs="Arial"/>
          <w:b/>
          <w:sz w:val="28"/>
          <w:szCs w:val="28"/>
        </w:rPr>
      </w:pPr>
      <w:ins w:id="2" w:author="mary.inoue@fap.local" w:date="2026-09-22T12:20:00Z" w16du:dateUtc="2026-09-22T16:20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7ACF909E" w14:textId="77777777" w:rsidR="00EB0E11" w:rsidRDefault="00EB0E11" w:rsidP="00A5391B">
      <w:pPr>
        <w:jc w:val="center"/>
        <w:rPr>
          <w:ins w:id="3" w:author="mary.inoue@fap.local" w:date="2026-09-22T12:20:00Z" w16du:dateUtc="2026-09-22T16:20:00Z"/>
          <w:rFonts w:ascii="Arial" w:hAnsi="Arial" w:cs="Arial"/>
          <w:b/>
          <w:sz w:val="28"/>
          <w:szCs w:val="28"/>
        </w:rPr>
      </w:pPr>
    </w:p>
    <w:p w14:paraId="07EC0087" w14:textId="77777777" w:rsidR="00EB0E11" w:rsidRPr="00AC2557" w:rsidRDefault="00EB0E11" w:rsidP="00EB0E11">
      <w:pPr>
        <w:rPr>
          <w:ins w:id="4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5" w:author="mary.inoue@fap.local" w:date="2026-09-22T12:20:00Z" w16du:dateUtc="2026-09-22T16:20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03DCE994" w14:textId="77777777" w:rsidR="00A5391B" w:rsidRDefault="00A5391B" w:rsidP="00A5391B">
      <w:pPr>
        <w:jc w:val="center"/>
        <w:rPr>
          <w:ins w:id="6" w:author="mary.inoue@fap.local" w:date="2026-09-22T12:20:00Z" w16du:dateUtc="2026-09-22T16:20:00Z"/>
          <w:rFonts w:ascii="Arial" w:hAnsi="Arial" w:cs="Arial"/>
          <w:b/>
          <w:sz w:val="28"/>
          <w:szCs w:val="28"/>
        </w:rPr>
      </w:pPr>
    </w:p>
    <w:p w14:paraId="4CF97E86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8" w:author="mary.inoue@fap.local" w:date="2026-09-22T12:20:00Z" w16du:dateUtc="2026-09-22T16:20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1A77B785" w14:textId="77777777" w:rsidR="00132F7D" w:rsidRDefault="00132F7D" w:rsidP="00A5391B">
      <w:pPr>
        <w:jc w:val="center"/>
        <w:rPr>
          <w:ins w:id="9" w:author="mary.inoue@fap.local" w:date="2026-09-22T12:20:00Z" w16du:dateUtc="2026-09-22T16:20:00Z"/>
          <w:rFonts w:ascii="Arial" w:hAnsi="Arial" w:cs="Arial"/>
          <w:b/>
          <w:sz w:val="28"/>
          <w:szCs w:val="28"/>
        </w:rPr>
      </w:pPr>
    </w:p>
    <w:p w14:paraId="7DC81ED0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015305EE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</w:p>
    <w:p w14:paraId="69173262" w14:textId="77777777" w:rsidR="00A5391B" w:rsidRDefault="00A5391B" w:rsidP="00A5391B">
      <w:pPr>
        <w:rPr>
          <w:ins w:id="13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4" w:author="mary.inoue@fap.local" w:date="2026-09-22T12:20:00Z" w16du:dateUtc="2026-09-22T16:20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39F4B8EA" w14:textId="77777777" w:rsidR="00EB0E11" w:rsidRDefault="00EB0E11" w:rsidP="00A5391B">
      <w:pPr>
        <w:rPr>
          <w:ins w:id="15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6" w:author="mary.inoue@fap.local" w:date="2026-09-22T12:20:00Z" w16du:dateUtc="2026-09-22T16:20:00Z">
        <w:r>
          <w:rPr>
            <w:rFonts w:ascii="Arial" w:hAnsi="Arial" w:cs="Arial"/>
            <w:sz w:val="24"/>
            <w:szCs w:val="24"/>
          </w:rPr>
          <w:tab/>
        </w:r>
      </w:ins>
    </w:p>
    <w:p w14:paraId="7C66A9BE" w14:textId="77777777" w:rsidR="0065070B" w:rsidRPr="00345AD1" w:rsidRDefault="0065070B" w:rsidP="0065070B">
      <w:pPr>
        <w:pStyle w:val="Default"/>
        <w:rPr>
          <w:ins w:id="17" w:author="mary.inoue@fap.local" w:date="2026-09-22T12:20:00Z" w16du:dateUtc="2026-09-22T16:20:00Z"/>
        </w:rPr>
      </w:pPr>
      <w:ins w:id="18" w:author="mary.inoue@fap.local" w:date="2026-09-22T12:20:00Z" w16du:dateUtc="2026-09-22T16:20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098ADBD5" w14:textId="77777777" w:rsidR="0065070B" w:rsidRDefault="0065070B" w:rsidP="00A5391B">
      <w:pPr>
        <w:rPr>
          <w:ins w:id="19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2F202CF5" w14:textId="77777777" w:rsidR="00640AED" w:rsidRPr="00345AD1" w:rsidRDefault="00640AED" w:rsidP="00640AED">
      <w:pPr>
        <w:pStyle w:val="Default"/>
        <w:rPr>
          <w:ins w:id="20" w:author="mary.inoue@fap.local" w:date="2026-09-22T12:20:00Z" w16du:dateUtc="2026-09-22T16:20:00Z"/>
        </w:rPr>
      </w:pPr>
      <w:ins w:id="21" w:author="mary.inoue@fap.local" w:date="2026-09-22T12:20:00Z" w16du:dateUtc="2026-09-22T16:20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00697DC9" w14:textId="77777777" w:rsidR="00640AED" w:rsidRPr="00345AD1" w:rsidRDefault="00640AED" w:rsidP="00640AED">
      <w:pPr>
        <w:rPr>
          <w:ins w:id="22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6A0B4622" w14:textId="77777777" w:rsidR="00C9492A" w:rsidRDefault="00C9492A" w:rsidP="00C9492A">
      <w:pPr>
        <w:rPr>
          <w:ins w:id="23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4" w:author="mary.inoue@fap.local" w:date="2026-09-22T12:20:00Z" w16du:dateUtc="2026-09-22T16:20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4D8E767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6D62D172" w14:textId="77777777" w:rsidR="00C9492A" w:rsidRDefault="00C9492A" w:rsidP="00C9492A">
      <w:pPr>
        <w:rPr>
          <w:ins w:id="27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030A010C" w14:textId="77777777" w:rsidR="00A5391B" w:rsidRDefault="00A5391B" w:rsidP="00A5391B">
      <w:pPr>
        <w:rPr>
          <w:ins w:id="28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9" w:author="mary.inoue@fap.local" w:date="2026-09-22T12:20:00Z" w16du:dateUtc="2026-09-22T16:20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31D6DBCA" w14:textId="77777777" w:rsidR="00EB0E11" w:rsidRPr="002D0CC2" w:rsidRDefault="00EB0E11" w:rsidP="00EB0E11">
      <w:pPr>
        <w:rPr>
          <w:ins w:id="30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31" w:author="mary.inoue@fap.local" w:date="2026-09-22T12:20:00Z" w16du:dateUtc="2026-09-22T16:20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1ABA913B" w14:textId="77777777" w:rsidR="00EB0E11" w:rsidRDefault="00EB0E11" w:rsidP="00A5391B">
      <w:pPr>
        <w:rPr>
          <w:ins w:id="32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02623B6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0D8ED13E" w14:textId="77777777" w:rsidR="00C9492A" w:rsidRDefault="00C9492A" w:rsidP="00C9492A">
      <w:pPr>
        <w:rPr>
          <w:ins w:id="35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3AFDE8A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20:00Z" w16du:dateUtc="2026-09-22T16:20:00Z"/>
          <w:rFonts w:ascii="ArialMT" w:hAnsi="ArialMT" w:cs="ArialMT"/>
          <w:sz w:val="24"/>
          <w:szCs w:val="24"/>
        </w:rPr>
      </w:pPr>
      <w:ins w:id="37" w:author="mary.inoue@fap.local" w:date="2026-09-22T12:20:00Z" w16du:dateUtc="2026-09-22T16:20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39D42BAF" w14:textId="77777777" w:rsidR="00C9492A" w:rsidRDefault="00C9492A" w:rsidP="00C9492A">
      <w:pPr>
        <w:rPr>
          <w:ins w:id="38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1B9CB590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40" w:author="mary.inoue@fap.local" w:date="2026-09-22T12:20:00Z" w16du:dateUtc="2026-09-22T16:20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5EE18BF" w14:textId="77777777" w:rsidR="002D511D" w:rsidRDefault="002D511D" w:rsidP="002D511D">
      <w:pPr>
        <w:rPr>
          <w:ins w:id="41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7A384381" w14:textId="77777777" w:rsidR="00F11D9F" w:rsidRDefault="00F11D9F" w:rsidP="00F11D9F">
      <w:pPr>
        <w:rPr>
          <w:ins w:id="42" w:author="mary.inoue@fap.local" w:date="2026-09-22T12:20:00Z" w16du:dateUtc="2026-09-22T16:20:00Z"/>
          <w:rFonts w:ascii="Arial" w:hAnsi="Arial" w:cs="Arial"/>
          <w:b/>
        </w:rPr>
      </w:pPr>
      <w:ins w:id="43" w:author="mary.inoue@fap.local" w:date="2026-09-22T12:20:00Z" w16du:dateUtc="2026-09-22T16:20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B82B02F" w14:textId="77777777" w:rsidR="00F11D9F" w:rsidRPr="00F11D9F" w:rsidRDefault="00F11D9F" w:rsidP="00F11D9F">
      <w:pPr>
        <w:rPr>
          <w:ins w:id="44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45" w:author="mary.inoue@fap.local" w:date="2026-09-22T12:20:00Z" w16du:dateUtc="2026-09-22T16:20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3FADF2BC" w14:textId="77777777" w:rsidR="00F11D9F" w:rsidRDefault="00F11D9F" w:rsidP="00F11D9F">
      <w:pPr>
        <w:rPr>
          <w:ins w:id="46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0F45F336" w14:textId="77777777" w:rsidR="00F11D9F" w:rsidRDefault="00F11D9F" w:rsidP="002D511D">
      <w:pPr>
        <w:rPr>
          <w:ins w:id="47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09901B17" w14:textId="77777777" w:rsidR="00A5391B" w:rsidRDefault="002D22E0" w:rsidP="00A5391B">
      <w:pPr>
        <w:rPr>
          <w:ins w:id="48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49" w:author="mary.inoue@fap.local" w:date="2026-09-22T12:20:00Z" w16du:dateUtc="2026-09-22T16:20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786BE4DE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E381C98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</w:p>
    <w:p w14:paraId="29ADEE7A" w14:textId="77777777" w:rsidR="008C61C6" w:rsidRPr="00791921" w:rsidRDefault="008C61C6" w:rsidP="008C61C6">
      <w:pPr>
        <w:rPr>
          <w:ins w:id="53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54" w:author="mary.inoue@fap.local" w:date="2026-09-22T12:20:00Z" w16du:dateUtc="2026-09-22T16:20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0A29072" w14:textId="77777777" w:rsidR="001F3B9E" w:rsidRDefault="001F3B9E" w:rsidP="00A5391B">
      <w:pPr>
        <w:rPr>
          <w:ins w:id="55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478C1BE3" w14:textId="77777777" w:rsidR="001F3B9E" w:rsidRDefault="001F3B9E" w:rsidP="00A5391B">
      <w:pPr>
        <w:rPr>
          <w:ins w:id="56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6516AF53" w14:textId="77777777" w:rsidR="00DC250C" w:rsidRDefault="00DC250C" w:rsidP="00A5391B">
      <w:pPr>
        <w:rPr>
          <w:ins w:id="57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58" w:author="mary.inoue@fap.local" w:date="2026-09-22T12:20:00Z" w16du:dateUtc="2026-09-22T16:20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3250F784" w14:textId="77777777" w:rsidR="008C61C6" w:rsidRPr="002D0CC2" w:rsidRDefault="008C61C6" w:rsidP="008C61C6">
      <w:pPr>
        <w:rPr>
          <w:ins w:id="59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60" w:author="mary.inoue@fap.local" w:date="2026-09-22T12:20:00Z" w16du:dateUtc="2026-09-22T16:20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67346029" w14:textId="77777777" w:rsidR="003E02AD" w:rsidRDefault="003E02AD" w:rsidP="003E02AD">
      <w:pPr>
        <w:rPr>
          <w:ins w:id="61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5F5A0399" w14:textId="77777777" w:rsidR="003E02AD" w:rsidRDefault="003E02AD" w:rsidP="003E02AD">
      <w:pPr>
        <w:rPr>
          <w:ins w:id="62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63" w:author="mary.inoue@fap.local" w:date="2026-09-22T12:20:00Z" w16du:dateUtc="2026-09-22T16:20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1B48E458" w14:textId="77777777" w:rsidR="008C61C6" w:rsidRDefault="008C61C6" w:rsidP="00A5391B">
      <w:pPr>
        <w:rPr>
          <w:ins w:id="64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566CBCB0" w14:textId="77777777" w:rsidR="00AF3743" w:rsidRDefault="00AF3743" w:rsidP="00AF3743">
      <w:pPr>
        <w:pStyle w:val="Default"/>
        <w:rPr>
          <w:ins w:id="65" w:author="mary.inoue@fap.local" w:date="2026-09-22T12:20:00Z" w16du:dateUtc="2026-09-22T16:20:00Z"/>
          <w:rFonts w:ascii="ArialMT" w:hAnsi="ArialMT" w:cs="ArialMT"/>
        </w:rPr>
      </w:pPr>
      <w:ins w:id="66" w:author="mary.inoue@fap.local" w:date="2026-09-22T12:20:00Z" w16du:dateUtc="2026-09-22T16:20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248F9909" w14:textId="77777777" w:rsidR="00AF3743" w:rsidRDefault="00AF3743" w:rsidP="00A5391B">
      <w:pPr>
        <w:rPr>
          <w:ins w:id="67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33EEB3BB" w14:textId="77777777" w:rsidR="00500EF8" w:rsidRPr="00500EF8" w:rsidRDefault="00500EF8" w:rsidP="00A5391B">
      <w:pPr>
        <w:rPr>
          <w:ins w:id="68" w:author="mary.inoue@fap.local" w:date="2026-09-22T12:20:00Z" w16du:dateUtc="2026-09-22T16:20:00Z"/>
          <w:rFonts w:ascii="Arial" w:hAnsi="Arial" w:cs="Arial"/>
          <w:sz w:val="24"/>
          <w:szCs w:val="24"/>
          <w:lang w:val="en-US"/>
        </w:rPr>
      </w:pPr>
      <w:ins w:id="69" w:author="mary.inoue@fap.local" w:date="2026-09-22T12:20:00Z" w16du:dateUtc="2026-09-22T16:20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6771CF05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141FD49A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</w:p>
    <w:p w14:paraId="242BCCFF" w14:textId="77777777" w:rsidR="005120F2" w:rsidRPr="000759E6" w:rsidRDefault="005120F2" w:rsidP="005120F2">
      <w:pPr>
        <w:rPr>
          <w:ins w:id="73" w:author="mary.inoue@fap.local" w:date="2026-09-22T12:20:00Z" w16du:dateUtc="2026-09-22T16:20:00Z"/>
          <w:rFonts w:ascii="Arial" w:hAnsi="Arial" w:cs="Arial"/>
          <w:sz w:val="24"/>
          <w:szCs w:val="24"/>
          <w:lang w:val="en-US"/>
        </w:rPr>
      </w:pPr>
      <w:ins w:id="74" w:author="mary.inoue@fap.local" w:date="2026-09-22T12:20:00Z" w16du:dateUtc="2026-09-22T16:20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3F641D31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</w:p>
    <w:p w14:paraId="7EC0B05F" w14:textId="77777777" w:rsidR="009C4CE8" w:rsidRPr="00345AD1" w:rsidRDefault="009C4CE8" w:rsidP="009C4CE8">
      <w:pPr>
        <w:pStyle w:val="Default"/>
        <w:rPr>
          <w:ins w:id="76" w:author="mary.inoue@fap.local" w:date="2026-09-22T12:20:00Z" w16du:dateUtc="2026-09-22T16:20:00Z"/>
          <w:rFonts w:ascii="ArialMT" w:hAnsi="ArialMT" w:cs="ArialMT"/>
        </w:rPr>
      </w:pPr>
    </w:p>
    <w:p w14:paraId="413B28F8" w14:textId="77777777" w:rsidR="009C4CE8" w:rsidRDefault="009C4CE8" w:rsidP="009C4CE8">
      <w:pPr>
        <w:pStyle w:val="Default"/>
        <w:rPr>
          <w:ins w:id="77" w:author="mary.inoue@fap.local" w:date="2026-09-22T12:20:00Z" w16du:dateUtc="2026-09-22T16:20:00Z"/>
          <w:rFonts w:ascii="ArialMT" w:hAnsi="ArialMT" w:cs="ArialMT"/>
        </w:rPr>
      </w:pPr>
    </w:p>
    <w:p w14:paraId="159F80B2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20:00Z" w16du:dateUtc="2026-09-22T16:20:00Z"/>
          <w:rFonts w:ascii="ArialMT" w:hAnsi="ArialMT" w:cs="ArialMT"/>
          <w:sz w:val="24"/>
          <w:szCs w:val="24"/>
        </w:rPr>
      </w:pPr>
      <w:ins w:id="79" w:author="mary.inoue@fap.local" w:date="2026-09-22T12:20:00Z" w16du:dateUtc="2026-09-22T16:20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2318F4E6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20:00Z" w16du:dateUtc="2026-09-22T16:20:00Z"/>
          <w:rFonts w:ascii="ArialMT" w:hAnsi="ArialMT" w:cs="ArialMT"/>
          <w:sz w:val="24"/>
          <w:szCs w:val="24"/>
        </w:rPr>
      </w:pPr>
    </w:p>
    <w:p w14:paraId="0F77D2EE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20:00Z" w16du:dateUtc="2026-09-22T16:20:00Z"/>
          <w:rFonts w:ascii="ArialMT" w:hAnsi="ArialMT" w:cs="ArialMT"/>
          <w:sz w:val="24"/>
          <w:szCs w:val="24"/>
        </w:rPr>
      </w:pPr>
      <w:ins w:id="82" w:author="mary.inoue@fap.local" w:date="2026-09-22T12:20:00Z" w16du:dateUtc="2026-09-22T16:20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02E3B0DB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20:00Z" w16du:dateUtc="2026-09-22T16:20:00Z"/>
          <w:rFonts w:ascii="ArialMT" w:hAnsi="ArialMT" w:cs="ArialMT"/>
          <w:sz w:val="24"/>
          <w:szCs w:val="24"/>
        </w:rPr>
      </w:pPr>
    </w:p>
    <w:p w14:paraId="74048477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20:00Z" w16du:dateUtc="2026-09-22T16:20:00Z"/>
          <w:rFonts w:ascii="ArialMT" w:hAnsi="ArialMT" w:cs="ArialMT"/>
          <w:sz w:val="24"/>
          <w:szCs w:val="24"/>
        </w:rPr>
      </w:pPr>
      <w:ins w:id="85" w:author="mary.inoue@fap.local" w:date="2026-09-22T12:20:00Z" w16du:dateUtc="2026-09-22T16:20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6C5AD14D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20:00Z" w16du:dateUtc="2026-09-22T16:20:00Z"/>
          <w:rFonts w:ascii="ArialMT" w:hAnsi="ArialMT" w:cs="ArialMT"/>
          <w:sz w:val="24"/>
          <w:szCs w:val="24"/>
        </w:rPr>
      </w:pPr>
    </w:p>
    <w:p w14:paraId="731C6258" w14:textId="77777777" w:rsidR="004B4464" w:rsidRPr="000759E6" w:rsidRDefault="004B4464" w:rsidP="004B4464">
      <w:pPr>
        <w:rPr>
          <w:ins w:id="87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88" w:author="mary.inoue@fap.local" w:date="2026-09-22T12:20:00Z" w16du:dateUtc="2026-09-22T16:20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22F5AF0D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20:00Z" w16du:dateUtc="2026-09-22T16:20:00Z"/>
          <w:rFonts w:ascii="ArialMT" w:hAnsi="ArialMT" w:cs="ArialMT"/>
          <w:sz w:val="24"/>
          <w:szCs w:val="24"/>
        </w:rPr>
      </w:pPr>
    </w:p>
    <w:p w14:paraId="46493A8C" w14:textId="77777777" w:rsidR="009C4CE8" w:rsidRDefault="009C4CE8" w:rsidP="00A5391B">
      <w:pPr>
        <w:rPr>
          <w:ins w:id="90" w:author="mary.inoue@fap.local" w:date="2026-09-22T12:20:00Z" w16du:dateUtc="2026-09-22T16:20:00Z"/>
          <w:rFonts w:ascii="Arial" w:hAnsi="Arial" w:cs="Arial"/>
          <w:sz w:val="24"/>
          <w:szCs w:val="24"/>
          <w:lang w:val="en-US"/>
        </w:rPr>
      </w:pPr>
    </w:p>
    <w:p w14:paraId="0257E8E0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20:00Z" w16du:dateUtc="2026-09-22T16:20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018D8EF4" w14:textId="77777777" w:rsidR="00AA2126" w:rsidRDefault="00AA2126" w:rsidP="00A5391B">
      <w:pPr>
        <w:rPr>
          <w:ins w:id="93" w:author="mary.inoue@fap.local" w:date="2026-09-22T12:20:00Z" w16du:dateUtc="2026-09-22T16:20:00Z"/>
          <w:rFonts w:ascii="Arial" w:hAnsi="Arial" w:cs="Arial"/>
          <w:sz w:val="24"/>
          <w:szCs w:val="24"/>
          <w:lang w:val="en-US"/>
        </w:rPr>
      </w:pPr>
    </w:p>
    <w:p w14:paraId="2EB1D540" w14:textId="77777777" w:rsidR="00DC250C" w:rsidRDefault="00500EF8" w:rsidP="00A5391B">
      <w:pPr>
        <w:rPr>
          <w:ins w:id="94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95" w:author="mary.inoue@fap.local" w:date="2026-09-22T12:20:00Z" w16du:dateUtc="2026-09-22T16:20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774EC1F8" w14:textId="77777777" w:rsidR="00ED46E8" w:rsidRPr="002D0762" w:rsidRDefault="00ED46E8" w:rsidP="00ED46E8">
      <w:pPr>
        <w:rPr>
          <w:ins w:id="96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97" w:author="mary.inoue@fap.local" w:date="2026-09-22T12:20:00Z" w16du:dateUtc="2026-09-22T16:20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2374505D" w14:textId="77777777" w:rsidR="00ED46E8" w:rsidRPr="00500EF8" w:rsidRDefault="00ED46E8" w:rsidP="00A5391B">
      <w:pPr>
        <w:rPr>
          <w:ins w:id="98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403BD0A2" w14:textId="77777777" w:rsidR="00DC250C" w:rsidRDefault="005B3636" w:rsidP="00A5391B">
      <w:pPr>
        <w:rPr>
          <w:ins w:id="99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00" w:author="mary.inoue@fap.local" w:date="2026-09-22T12:20:00Z" w16du:dateUtc="2026-09-22T16:20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51BFB051" w14:textId="77777777" w:rsidR="00E0284E" w:rsidRPr="00674D51" w:rsidRDefault="00E0284E" w:rsidP="00A5391B">
      <w:pPr>
        <w:rPr>
          <w:ins w:id="101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02" w:author="mary.inoue@fap.local" w:date="2026-09-22T12:20:00Z" w16du:dateUtc="2026-09-22T16:20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41DBE89F" w14:textId="77777777" w:rsidR="00AA2126" w:rsidRDefault="00AA2126" w:rsidP="00AA2126">
      <w:pPr>
        <w:pStyle w:val="Default"/>
        <w:rPr>
          <w:ins w:id="103" w:author="mary.inoue@fap.local" w:date="2026-09-22T12:20:00Z" w16du:dateUtc="2026-09-22T16:20:00Z"/>
        </w:rPr>
      </w:pPr>
      <w:ins w:id="104" w:author="mary.inoue@fap.local" w:date="2026-09-22T12:20:00Z" w16du:dateUtc="2026-09-22T16:20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2C77E365" w14:textId="77777777" w:rsidR="000172AA" w:rsidRDefault="000172AA" w:rsidP="00AA2126">
      <w:pPr>
        <w:pStyle w:val="Default"/>
        <w:rPr>
          <w:ins w:id="105" w:author="mary.inoue@fap.local" w:date="2026-09-22T12:20:00Z" w16du:dateUtc="2026-09-22T16:20:00Z"/>
        </w:rPr>
      </w:pPr>
    </w:p>
    <w:p w14:paraId="0E5B660C" w14:textId="77777777" w:rsidR="000172AA" w:rsidRDefault="000172AA" w:rsidP="000172AA">
      <w:pPr>
        <w:rPr>
          <w:ins w:id="106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07" w:author="mary.inoue@fap.local" w:date="2026-09-22T12:20:00Z" w16du:dateUtc="2026-09-22T16:20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6366915B" w14:textId="77777777" w:rsidR="000172AA" w:rsidRDefault="000172AA" w:rsidP="00AA2126">
      <w:pPr>
        <w:pStyle w:val="Default"/>
        <w:rPr>
          <w:ins w:id="108" w:author="mary.inoue@fap.local" w:date="2026-09-22T12:20:00Z" w16du:dateUtc="2026-09-22T16:20:00Z"/>
        </w:rPr>
      </w:pPr>
    </w:p>
    <w:p w14:paraId="70E33655" w14:textId="77777777" w:rsidR="00AA2126" w:rsidRPr="00345AD1" w:rsidRDefault="00AA2126" w:rsidP="00AA2126">
      <w:pPr>
        <w:pStyle w:val="Default"/>
        <w:rPr>
          <w:ins w:id="109" w:author="mary.inoue@fap.local" w:date="2026-09-22T12:20:00Z" w16du:dateUtc="2026-09-22T16:20:00Z"/>
        </w:rPr>
      </w:pPr>
    </w:p>
    <w:p w14:paraId="57A858C2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061EA4F" w14:textId="77777777" w:rsidR="00AA2126" w:rsidRDefault="00AA2126" w:rsidP="00A5391B">
      <w:pPr>
        <w:rPr>
          <w:ins w:id="112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7766BEC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20:00Z" w16du:dateUtc="2026-09-22T16:20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3BB0B4BA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0512097B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20:00Z" w16du:dateUtc="2026-09-22T16:20:00Z"/>
          <w:rFonts w:ascii="Arial" w:hAnsi="Arial" w:cs="Arial"/>
          <w:b/>
          <w:sz w:val="24"/>
          <w:szCs w:val="24"/>
        </w:rPr>
      </w:pPr>
      <w:ins w:id="117" w:author="mary.inoue@fap.local" w:date="2026-09-22T12:20:00Z" w16du:dateUtc="2026-09-22T16:20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20027938" w14:textId="77777777" w:rsidR="00C01CF0" w:rsidRDefault="00C01CF0" w:rsidP="00A5391B">
      <w:pPr>
        <w:rPr>
          <w:ins w:id="118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19F12267" w14:textId="77777777" w:rsidR="00E0284E" w:rsidRPr="006A49C0" w:rsidRDefault="006A49C0" w:rsidP="00A5391B">
      <w:pPr>
        <w:rPr>
          <w:ins w:id="119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20" w:author="mary.inoue@fap.local" w:date="2026-09-22T12:20:00Z" w16du:dateUtc="2026-09-22T16:20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52C180B7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20:00Z" w16du:dateUtc="2026-09-22T16:20:00Z"/>
          <w:rFonts w:ascii="ArialMT" w:hAnsi="ArialMT" w:cs="ArialMT"/>
          <w:sz w:val="24"/>
          <w:szCs w:val="24"/>
        </w:rPr>
      </w:pPr>
    </w:p>
    <w:p w14:paraId="6473C844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20:00Z" w16du:dateUtc="2026-09-22T16:20:00Z"/>
          <w:rFonts w:ascii="ArialMT" w:hAnsi="ArialMT" w:cs="ArialMT"/>
          <w:sz w:val="24"/>
          <w:szCs w:val="24"/>
        </w:rPr>
      </w:pPr>
      <w:ins w:id="123" w:author="mary.inoue@fap.local" w:date="2026-09-22T12:20:00Z" w16du:dateUtc="2026-09-22T16:20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48D6C619" w14:textId="77777777" w:rsidR="006575DD" w:rsidRDefault="006575DD" w:rsidP="006575DD">
      <w:pPr>
        <w:rPr>
          <w:ins w:id="124" w:author="mary.inoue@fap.local" w:date="2026-09-22T12:20:00Z" w16du:dateUtc="2026-09-22T16:20:00Z"/>
          <w:rFonts w:ascii="Arial" w:hAnsi="Arial" w:cs="Arial"/>
          <w:b/>
          <w:sz w:val="24"/>
          <w:szCs w:val="24"/>
        </w:rPr>
      </w:pPr>
    </w:p>
    <w:p w14:paraId="727A8E69" w14:textId="77777777" w:rsidR="006A49C0" w:rsidRDefault="006575DD" w:rsidP="00A5391B">
      <w:pPr>
        <w:rPr>
          <w:ins w:id="125" w:author="mary.inoue@fap.local" w:date="2026-09-22T12:20:00Z" w16du:dateUtc="2026-09-22T16:20:00Z"/>
          <w:rFonts w:ascii="Arial" w:hAnsi="Arial" w:cs="Arial"/>
          <w:b/>
          <w:sz w:val="24"/>
          <w:szCs w:val="24"/>
        </w:rPr>
      </w:pPr>
      <w:ins w:id="126" w:author="mary.inoue@fap.local" w:date="2026-09-22T12:20:00Z" w16du:dateUtc="2026-09-22T16:20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62B65079" w14:textId="77777777" w:rsidR="004D03FD" w:rsidRDefault="004D03FD" w:rsidP="00A5391B">
      <w:pPr>
        <w:rPr>
          <w:ins w:id="127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28" w:author="mary.inoue@fap.local" w:date="2026-09-22T12:20:00Z" w16du:dateUtc="2026-09-22T16:20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073A153E" w14:textId="77777777" w:rsidR="005B2275" w:rsidRDefault="005B2275" w:rsidP="00A5391B">
      <w:pPr>
        <w:rPr>
          <w:ins w:id="129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5A4D927C" w14:textId="77777777" w:rsidR="005B2275" w:rsidRPr="00FD6C0D" w:rsidRDefault="005B2275" w:rsidP="005B2275">
      <w:pPr>
        <w:rPr>
          <w:ins w:id="130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31" w:author="mary.inoue@fap.local" w:date="2026-09-22T12:20:00Z" w16du:dateUtc="2026-09-22T16:20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6CF98A44" w14:textId="77777777" w:rsidR="005B2275" w:rsidRPr="004D03FD" w:rsidRDefault="005B2275" w:rsidP="00A5391B">
      <w:pPr>
        <w:rPr>
          <w:ins w:id="132" w:author="mary.inoue@fap.local" w:date="2026-09-22T12:20:00Z" w16du:dateUtc="2026-09-22T16:20:00Z"/>
          <w:rFonts w:ascii="Arial" w:hAnsi="Arial" w:cs="Arial"/>
          <w:b/>
          <w:sz w:val="24"/>
          <w:szCs w:val="24"/>
        </w:rPr>
      </w:pPr>
    </w:p>
    <w:p w14:paraId="3C3A5022" w14:textId="77777777" w:rsidR="00C43956" w:rsidRDefault="00C43956" w:rsidP="00C43956">
      <w:pPr>
        <w:rPr>
          <w:ins w:id="133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34" w:author="mary.inoue@fap.local" w:date="2026-09-22T12:20:00Z" w16du:dateUtc="2026-09-22T16:20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242104BD" w14:textId="77777777" w:rsidR="00A54CA6" w:rsidRPr="00C6444F" w:rsidRDefault="00A54CA6" w:rsidP="00A54CA6">
      <w:pPr>
        <w:rPr>
          <w:ins w:id="135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36" w:author="mary.inoue@fap.local" w:date="2026-09-22T12:20:00Z" w16du:dateUtc="2026-09-22T16:20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21BF9F14" w14:textId="77777777" w:rsidR="00A54CA6" w:rsidRDefault="00A54CA6" w:rsidP="00A54CA6">
      <w:pPr>
        <w:rPr>
          <w:ins w:id="137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4F4682A1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20:00Z" w16du:dateUtc="2026-09-22T16:20:00Z"/>
          <w:rFonts w:ascii="ArialMT" w:hAnsi="ArialMT" w:cs="ArialMT"/>
          <w:sz w:val="24"/>
          <w:szCs w:val="24"/>
        </w:rPr>
      </w:pPr>
      <w:ins w:id="139" w:author="mary.inoue@fap.local" w:date="2026-09-22T12:20:00Z" w16du:dateUtc="2026-09-22T16:20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F0E3573" w14:textId="77777777" w:rsidR="00C43956" w:rsidRDefault="00C43956" w:rsidP="00A5391B">
      <w:pPr>
        <w:rPr>
          <w:ins w:id="140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3F256A3F" w14:textId="77777777" w:rsidR="00ED407E" w:rsidRPr="00345AD1" w:rsidRDefault="00ED407E" w:rsidP="00ED407E">
      <w:pPr>
        <w:pStyle w:val="Default"/>
        <w:rPr>
          <w:ins w:id="141" w:author="mary.inoue@fap.local" w:date="2026-09-22T12:20:00Z" w16du:dateUtc="2026-09-22T16:20:00Z"/>
        </w:rPr>
      </w:pPr>
      <w:ins w:id="142" w:author="mary.inoue@fap.local" w:date="2026-09-22T12:20:00Z" w16du:dateUtc="2026-09-22T16:20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1969DB31" w14:textId="77777777" w:rsidR="00ED407E" w:rsidRDefault="00ED407E" w:rsidP="00A5391B">
      <w:pPr>
        <w:rPr>
          <w:ins w:id="143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0D0A9449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20:00Z" w16du:dateUtc="2026-09-22T16:20:00Z"/>
          <w:rFonts w:ascii="ArialMT" w:hAnsi="ArialMT" w:cs="ArialMT"/>
          <w:sz w:val="24"/>
          <w:szCs w:val="24"/>
        </w:rPr>
      </w:pPr>
      <w:ins w:id="145" w:author="mary.inoue@fap.local" w:date="2026-09-22T12:20:00Z" w16du:dateUtc="2026-09-22T16:20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69E771CF" w14:textId="77777777" w:rsidR="00AE71D2" w:rsidRDefault="00AE71D2" w:rsidP="00A5391B">
      <w:pPr>
        <w:rPr>
          <w:ins w:id="146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</w:p>
    <w:p w14:paraId="6F06025D" w14:textId="77777777" w:rsidR="00901CD7" w:rsidRDefault="00AE71D2" w:rsidP="00A5391B">
      <w:pPr>
        <w:rPr>
          <w:ins w:id="147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5495A6C4" w14:textId="77777777" w:rsidR="00D64C4F" w:rsidRPr="00345AD1" w:rsidRDefault="00D64C4F" w:rsidP="00D64C4F">
      <w:pPr>
        <w:pStyle w:val="Default"/>
        <w:rPr>
          <w:ins w:id="149" w:author="mary.inoue@fap.local" w:date="2026-09-22T12:20:00Z" w16du:dateUtc="2026-09-22T16:20:00Z"/>
        </w:rPr>
      </w:pPr>
      <w:ins w:id="150" w:author="mary.inoue@fap.local" w:date="2026-09-22T12:20:00Z" w16du:dateUtc="2026-09-22T16:20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0C2B8626" w14:textId="77777777" w:rsidR="00D64C4F" w:rsidRDefault="00D64C4F" w:rsidP="00A5391B">
      <w:pPr>
        <w:rPr>
          <w:ins w:id="151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7CC60437" w14:textId="77777777" w:rsidR="00D1508E" w:rsidRDefault="00D1508E" w:rsidP="00D1508E">
      <w:pPr>
        <w:pStyle w:val="Default"/>
        <w:rPr>
          <w:ins w:id="152" w:author="mary.inoue@fap.local" w:date="2026-09-22T12:20:00Z" w16du:dateUtc="2026-09-22T16:20:00Z"/>
        </w:rPr>
      </w:pPr>
      <w:ins w:id="153" w:author="mary.inoue@fap.local" w:date="2026-09-22T12:20:00Z" w16du:dateUtc="2026-09-22T16:20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539CBCD2" w14:textId="77777777" w:rsidR="00D1508E" w:rsidRDefault="00D1508E" w:rsidP="00A5391B">
      <w:pPr>
        <w:rPr>
          <w:ins w:id="154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3F04B475" w14:textId="77777777" w:rsidR="00C43956" w:rsidRDefault="00C43956" w:rsidP="00A5391B">
      <w:pPr>
        <w:rPr>
          <w:ins w:id="155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328BC31F" w14:textId="77777777" w:rsidR="00425F7C" w:rsidRPr="009B31F7" w:rsidRDefault="009B31F7" w:rsidP="00A5391B">
      <w:pPr>
        <w:rPr>
          <w:ins w:id="156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57" w:author="mary.inoue@fap.local" w:date="2026-09-22T12:20:00Z" w16du:dateUtc="2026-09-22T16:20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36C95534" w14:textId="77777777" w:rsidR="00425F7C" w:rsidRDefault="00C549DE" w:rsidP="00A5391B">
      <w:pPr>
        <w:rPr>
          <w:ins w:id="158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59" w:author="mary.inoue@fap.local" w:date="2026-09-22T12:20:00Z" w16du:dateUtc="2026-09-22T16:20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64D676AB" w14:textId="77777777" w:rsidR="0040121F" w:rsidRDefault="0040121F" w:rsidP="0040121F">
      <w:pPr>
        <w:rPr>
          <w:ins w:id="160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61" w:author="mary.inoue@fap.local" w:date="2026-09-22T12:20:00Z" w16du:dateUtc="2026-09-22T16:20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1293629A" w14:textId="77777777" w:rsidR="00A2270B" w:rsidRPr="00AF56D5" w:rsidRDefault="00A2270B" w:rsidP="00A2270B">
      <w:pPr>
        <w:rPr>
          <w:ins w:id="162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63" w:author="mary.inoue@fap.local" w:date="2026-09-22T12:20:00Z" w16du:dateUtc="2026-09-22T16:20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3B3A77AD" w14:textId="77777777" w:rsidR="00E45383" w:rsidRDefault="00E45383" w:rsidP="00E45383">
      <w:pPr>
        <w:rPr>
          <w:ins w:id="164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4D0DF77F" w14:textId="77777777" w:rsidR="00395556" w:rsidRPr="000642ED" w:rsidRDefault="00395556" w:rsidP="00395556">
      <w:pPr>
        <w:rPr>
          <w:ins w:id="165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66" w:author="mary.inoue@fap.local" w:date="2026-09-22T12:20:00Z" w16du:dateUtc="2026-09-22T16:20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2BDCA033" w14:textId="77777777" w:rsidR="0040121F" w:rsidRDefault="0040121F" w:rsidP="0040121F">
      <w:pPr>
        <w:rPr>
          <w:ins w:id="167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49FA8EEE" w14:textId="77777777" w:rsidR="00395556" w:rsidRDefault="00395556" w:rsidP="00E45383">
      <w:pPr>
        <w:rPr>
          <w:ins w:id="168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2C4A2877" w14:textId="77777777" w:rsidR="00E45383" w:rsidRPr="0050434A" w:rsidRDefault="00E45383" w:rsidP="00E45383">
      <w:pPr>
        <w:rPr>
          <w:ins w:id="169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70" w:author="mary.inoue@fap.local" w:date="2026-09-22T12:20:00Z" w16du:dateUtc="2026-09-22T16:20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33FF1534" w14:textId="77777777" w:rsidR="00723985" w:rsidRDefault="00723985" w:rsidP="00723985">
      <w:pPr>
        <w:pStyle w:val="Default"/>
        <w:rPr>
          <w:ins w:id="171" w:author="mary.inoue@fap.local" w:date="2026-09-22T12:20:00Z" w16du:dateUtc="2026-09-22T16:20:00Z"/>
        </w:rPr>
      </w:pPr>
    </w:p>
    <w:p w14:paraId="5BDD39AA" w14:textId="77777777" w:rsidR="00EB44BF" w:rsidRPr="008D7954" w:rsidRDefault="00EB44BF" w:rsidP="00EB44BF">
      <w:pPr>
        <w:rPr>
          <w:ins w:id="172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73" w:author="mary.inoue@fap.local" w:date="2026-09-22T12:20:00Z" w16du:dateUtc="2026-09-22T16:20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50FA1D6D" w14:textId="77777777" w:rsidR="00E45383" w:rsidRDefault="00E45383" w:rsidP="00723985">
      <w:pPr>
        <w:pStyle w:val="Default"/>
        <w:rPr>
          <w:ins w:id="174" w:author="mary.inoue@fap.local" w:date="2026-09-22T12:20:00Z" w16du:dateUtc="2026-09-22T16:20:00Z"/>
        </w:rPr>
      </w:pPr>
    </w:p>
    <w:p w14:paraId="2647C34E" w14:textId="77777777" w:rsidR="00723985" w:rsidRPr="00345AD1" w:rsidRDefault="00723985" w:rsidP="00723985">
      <w:pPr>
        <w:pStyle w:val="Default"/>
        <w:rPr>
          <w:ins w:id="175" w:author="mary.inoue@fap.local" w:date="2026-09-22T12:20:00Z" w16du:dateUtc="2026-09-22T16:20:00Z"/>
        </w:rPr>
      </w:pPr>
      <w:ins w:id="176" w:author="mary.inoue@fap.local" w:date="2026-09-22T12:20:00Z" w16du:dateUtc="2026-09-22T16:20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A1C3F9C" w14:textId="77777777" w:rsidR="00723985" w:rsidRDefault="00723985" w:rsidP="00A5391B">
      <w:pPr>
        <w:rPr>
          <w:ins w:id="177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18C106F6" w14:textId="77777777" w:rsidR="00B30730" w:rsidRPr="00345AD1" w:rsidRDefault="00B30730" w:rsidP="00B30730">
      <w:pPr>
        <w:pStyle w:val="Default"/>
        <w:rPr>
          <w:ins w:id="178" w:author="mary.inoue@fap.local" w:date="2026-09-22T12:20:00Z" w16du:dateUtc="2026-09-22T16:20:00Z"/>
        </w:rPr>
      </w:pPr>
      <w:ins w:id="179" w:author="mary.inoue@fap.local" w:date="2026-09-22T12:20:00Z" w16du:dateUtc="2026-09-22T16:20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4034C330" w14:textId="77777777" w:rsidR="00B30730" w:rsidRDefault="00B30730" w:rsidP="00A5391B">
      <w:pPr>
        <w:rPr>
          <w:ins w:id="180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4330EEA4" w14:textId="77777777" w:rsidR="00723985" w:rsidRDefault="00723985" w:rsidP="00A5391B">
      <w:pPr>
        <w:rPr>
          <w:ins w:id="181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473FDA20" w14:textId="77777777" w:rsidR="00723985" w:rsidRDefault="00723985" w:rsidP="00A5391B">
      <w:pPr>
        <w:rPr>
          <w:ins w:id="182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779FE194" w14:textId="77777777" w:rsidR="00BC4C01" w:rsidRPr="00BC4C01" w:rsidRDefault="00BC4C01" w:rsidP="00A5391B">
      <w:pPr>
        <w:rPr>
          <w:ins w:id="183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84" w:author="mary.inoue@fap.local" w:date="2026-09-22T12:20:00Z" w16du:dateUtc="2026-09-22T16:20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4B9DD071" w14:textId="77777777" w:rsidR="00B23618" w:rsidRDefault="00B23618" w:rsidP="00B23618">
      <w:pPr>
        <w:rPr>
          <w:ins w:id="185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86" w:author="mary.inoue@fap.local" w:date="2026-09-22T12:20:00Z" w16du:dateUtc="2026-09-22T16:20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00526BA0" w14:textId="77777777" w:rsidR="00B23618" w:rsidRDefault="00B23618" w:rsidP="00A5391B">
      <w:pPr>
        <w:rPr>
          <w:ins w:id="187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74F7942A" w14:textId="77777777" w:rsidR="00B23618" w:rsidRDefault="00B23618" w:rsidP="00A5391B">
      <w:pPr>
        <w:rPr>
          <w:ins w:id="188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58FC148E" w14:textId="77777777" w:rsidR="006D73AD" w:rsidRDefault="006F5CEB" w:rsidP="00A5391B">
      <w:pPr>
        <w:rPr>
          <w:ins w:id="189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90" w:author="mary.inoue@fap.local" w:date="2026-09-22T12:20:00Z" w16du:dateUtc="2026-09-22T16:20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59AD790E" w14:textId="77777777" w:rsidR="00B23618" w:rsidRPr="003A0E43" w:rsidRDefault="00B23618" w:rsidP="00B23618">
      <w:pPr>
        <w:rPr>
          <w:ins w:id="191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92" w:author="mary.inoue@fap.local" w:date="2026-09-22T12:20:00Z" w16du:dateUtc="2026-09-22T16:20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F09F662" w14:textId="77777777" w:rsidR="00B30730" w:rsidRDefault="00B30730" w:rsidP="00A5391B">
      <w:pPr>
        <w:rPr>
          <w:ins w:id="193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6C3E07CF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20:00Z" w16du:dateUtc="2026-09-22T16:20:00Z"/>
          <w:rFonts w:ascii="ArialMT" w:hAnsi="ArialMT" w:cs="ArialMT"/>
          <w:sz w:val="24"/>
          <w:szCs w:val="24"/>
        </w:rPr>
      </w:pPr>
      <w:ins w:id="195" w:author="mary.inoue@fap.local" w:date="2026-09-22T12:20:00Z" w16du:dateUtc="2026-09-22T16:20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22BE73EE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20:00Z" w16du:dateUtc="2026-09-22T16:20:00Z"/>
          <w:rFonts w:ascii="ArialMT" w:hAnsi="ArialMT" w:cs="ArialMT"/>
          <w:sz w:val="24"/>
          <w:szCs w:val="24"/>
        </w:rPr>
      </w:pPr>
    </w:p>
    <w:p w14:paraId="7F72424E" w14:textId="77777777" w:rsidR="00B23618" w:rsidRDefault="00B23618" w:rsidP="00B23618">
      <w:pPr>
        <w:rPr>
          <w:ins w:id="197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198" w:author="mary.inoue@fap.local" w:date="2026-09-22T12:20:00Z" w16du:dateUtc="2026-09-22T16:20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5D66AA2A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469AE274" w14:textId="77777777" w:rsidR="00B23618" w:rsidRPr="00345AD1" w:rsidRDefault="00B23618" w:rsidP="00B23618">
      <w:pPr>
        <w:pStyle w:val="Default"/>
        <w:rPr>
          <w:ins w:id="201" w:author="mary.inoue@fap.local" w:date="2026-09-22T12:20:00Z" w16du:dateUtc="2026-09-22T16:20:00Z"/>
        </w:rPr>
      </w:pPr>
      <w:ins w:id="202" w:author="mary.inoue@fap.local" w:date="2026-09-22T12:20:00Z" w16du:dateUtc="2026-09-22T16:20:00Z">
        <w:r w:rsidRPr="00345AD1">
          <w:t xml:space="preserve"> </w:t>
        </w:r>
      </w:ins>
    </w:p>
    <w:p w14:paraId="3EEE43C6" w14:textId="77777777" w:rsidR="00B23618" w:rsidRDefault="00B23618" w:rsidP="00B23618">
      <w:pPr>
        <w:rPr>
          <w:ins w:id="203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55AACF48" w14:textId="77777777" w:rsidR="00B23618" w:rsidRDefault="00B23618" w:rsidP="00B23618">
      <w:pPr>
        <w:rPr>
          <w:ins w:id="204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14DEDA85" w14:textId="77777777" w:rsidR="00B23618" w:rsidRDefault="00B23618" w:rsidP="00B23618">
      <w:pPr>
        <w:rPr>
          <w:ins w:id="205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06" w:author="mary.inoue@fap.local" w:date="2026-09-22T12:20:00Z" w16du:dateUtc="2026-09-22T16:20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4471E03B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20:00Z" w16du:dateUtc="2026-09-22T16:20:00Z"/>
          <w:rFonts w:ascii="ArialMT" w:hAnsi="ArialMT" w:cs="ArialMT"/>
          <w:sz w:val="24"/>
          <w:szCs w:val="24"/>
        </w:rPr>
      </w:pPr>
    </w:p>
    <w:p w14:paraId="5FB40EF3" w14:textId="77777777" w:rsidR="00B30730" w:rsidRDefault="00B30730" w:rsidP="00A5391B">
      <w:pPr>
        <w:rPr>
          <w:ins w:id="208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19AE601D" w14:textId="77777777" w:rsidR="00D1600A" w:rsidRPr="00345AD1" w:rsidRDefault="00D1600A" w:rsidP="00D1600A">
      <w:pPr>
        <w:pStyle w:val="Default"/>
        <w:rPr>
          <w:ins w:id="209" w:author="mary.inoue@fap.local" w:date="2026-09-22T12:20:00Z" w16du:dateUtc="2026-09-22T16:20:00Z"/>
        </w:rPr>
      </w:pPr>
      <w:ins w:id="210" w:author="mary.inoue@fap.local" w:date="2026-09-22T12:20:00Z" w16du:dateUtc="2026-09-22T16:20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1A9F839" w14:textId="77777777" w:rsidR="004175E5" w:rsidRDefault="004175E5" w:rsidP="00A5391B">
      <w:pPr>
        <w:rPr>
          <w:ins w:id="211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00A48BB0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20:00Z" w16du:dateUtc="2026-09-22T16:20:00Z"/>
          <w:rFonts w:ascii="Arial" w:hAnsi="Arial" w:cs="Arial"/>
          <w:b/>
          <w:sz w:val="24"/>
          <w:szCs w:val="24"/>
        </w:rPr>
      </w:pPr>
      <w:ins w:id="213" w:author="mary.inoue@fap.local" w:date="2026-09-22T12:20:00Z" w16du:dateUtc="2026-09-22T16:20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438F7E68" w14:textId="77777777" w:rsidR="00F33C0F" w:rsidRDefault="00F33C0F" w:rsidP="00A5391B">
      <w:pPr>
        <w:rPr>
          <w:ins w:id="214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72F140B5" w14:textId="77777777" w:rsidR="00D60738" w:rsidRDefault="00D60738" w:rsidP="00A5391B">
      <w:pPr>
        <w:rPr>
          <w:ins w:id="215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16" w:author="mary.inoue@fap.local" w:date="2026-09-22T12:20:00Z" w16du:dateUtc="2026-09-22T16:20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2C4C5EC2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18" w:author="mary.inoue@fap.local" w:date="2026-09-22T12:20:00Z" w16du:dateUtc="2026-09-22T16:20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08DC0DD3" w14:textId="77777777" w:rsidR="00A24980" w:rsidRPr="00D60738" w:rsidRDefault="00A24980" w:rsidP="00A5391B">
      <w:pPr>
        <w:rPr>
          <w:ins w:id="219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7D0B06DB" w14:textId="77777777" w:rsidR="00163BDD" w:rsidRDefault="00163BDD" w:rsidP="00A5391B">
      <w:pPr>
        <w:rPr>
          <w:ins w:id="220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21" w:author="mary.inoue@fap.local" w:date="2026-09-22T12:20:00Z" w16du:dateUtc="2026-09-22T16:20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2B12EA09" w14:textId="77777777" w:rsidR="00B23618" w:rsidRDefault="00B23618" w:rsidP="00A5391B">
      <w:pPr>
        <w:rPr>
          <w:ins w:id="222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0FA91318" w14:textId="77777777" w:rsidR="00B23618" w:rsidRDefault="00B23618" w:rsidP="00B23618">
      <w:pPr>
        <w:rPr>
          <w:ins w:id="223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644E3F8E" w14:textId="77777777" w:rsidR="00B23618" w:rsidRDefault="00B23618" w:rsidP="00A5391B">
      <w:pPr>
        <w:rPr>
          <w:ins w:id="224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28E92180" w14:textId="77777777" w:rsidR="00094AC5" w:rsidRDefault="00094AC5" w:rsidP="00094AC5">
      <w:pPr>
        <w:pStyle w:val="Default"/>
        <w:rPr>
          <w:ins w:id="225" w:author="mary.inoue@fap.local" w:date="2026-09-22T12:20:00Z" w16du:dateUtc="2026-09-22T16:20:00Z"/>
        </w:rPr>
      </w:pPr>
      <w:ins w:id="226" w:author="mary.inoue@fap.local" w:date="2026-09-22T12:20:00Z" w16du:dateUtc="2026-09-22T16:20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12B6E918" w14:textId="77777777" w:rsidR="00B23618" w:rsidRDefault="00B23618" w:rsidP="00B23618">
      <w:pPr>
        <w:rPr>
          <w:ins w:id="227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0E18FD09" w14:textId="77777777" w:rsidR="00B23618" w:rsidRPr="003268AD" w:rsidRDefault="00B23618" w:rsidP="00B23618">
      <w:pPr>
        <w:rPr>
          <w:ins w:id="228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29" w:author="mary.inoue@fap.local" w:date="2026-09-22T12:20:00Z" w16du:dateUtc="2026-09-22T16:20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6FB00866" w14:textId="77777777" w:rsidR="00B23618" w:rsidRPr="005B78AA" w:rsidRDefault="00B23618" w:rsidP="00B23618">
      <w:pPr>
        <w:rPr>
          <w:ins w:id="230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31" w:author="mary.inoue@fap.local" w:date="2026-09-22T12:20:00Z" w16du:dateUtc="2026-09-22T16:20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4F3F31DB" w14:textId="77777777" w:rsidR="00B23618" w:rsidRPr="00345AD1" w:rsidRDefault="00B23618" w:rsidP="00094AC5">
      <w:pPr>
        <w:pStyle w:val="Default"/>
        <w:rPr>
          <w:ins w:id="232" w:author="mary.inoue@fap.local" w:date="2026-09-22T12:20:00Z" w16du:dateUtc="2026-09-22T16:20:00Z"/>
        </w:rPr>
      </w:pPr>
    </w:p>
    <w:p w14:paraId="466881B0" w14:textId="77777777" w:rsidR="00094AC5" w:rsidRDefault="00094AC5" w:rsidP="00094AC5">
      <w:pPr>
        <w:pStyle w:val="Default"/>
        <w:rPr>
          <w:ins w:id="233" w:author="mary.inoue@fap.local" w:date="2026-09-22T12:20:00Z" w16du:dateUtc="2026-09-22T16:20:00Z"/>
        </w:rPr>
      </w:pPr>
    </w:p>
    <w:p w14:paraId="324422B1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7AF3AD66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</w:p>
    <w:p w14:paraId="71501EBC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9B7F5BA" w14:textId="77777777" w:rsidR="00094AC5" w:rsidRPr="00163BDD" w:rsidRDefault="00094AC5" w:rsidP="00A5391B">
      <w:pPr>
        <w:rPr>
          <w:ins w:id="239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115ABBE9" w14:textId="77777777" w:rsidR="00A5391B" w:rsidRPr="00A5391B" w:rsidRDefault="00A5391B" w:rsidP="00A5391B">
      <w:pPr>
        <w:rPr>
          <w:ins w:id="240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41" w:author="mary.inoue@fap.local" w:date="2026-09-22T12:20:00Z" w16du:dateUtc="2026-09-22T16:20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60E79D3A" w14:textId="77777777" w:rsidR="002C247D" w:rsidRDefault="002C247D" w:rsidP="002C247D">
      <w:pPr>
        <w:rPr>
          <w:ins w:id="242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43" w:author="mary.inoue@fap.local" w:date="2026-09-22T12:20:00Z" w16du:dateUtc="2026-09-22T16:20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3087B421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20:00Z" w16du:dateUtc="2026-09-22T16:20:00Z"/>
          <w:rFonts w:ascii="ArialMT" w:hAnsi="ArialMT" w:cs="ArialMT"/>
          <w:sz w:val="24"/>
          <w:szCs w:val="24"/>
        </w:rPr>
      </w:pPr>
      <w:ins w:id="245" w:author="mary.inoue@fap.local" w:date="2026-09-22T12:20:00Z" w16du:dateUtc="2026-09-22T16:20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61162BB4" w14:textId="77777777" w:rsidR="00BB7F95" w:rsidRDefault="00BB7F95" w:rsidP="002C247D">
      <w:pPr>
        <w:rPr>
          <w:ins w:id="246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2A9790CD" w14:textId="77777777" w:rsidR="00BB7F95" w:rsidRDefault="00BB7F95" w:rsidP="002C247D">
      <w:pPr>
        <w:rPr>
          <w:ins w:id="247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139ADE58" w14:textId="77777777" w:rsidR="00BB7F95" w:rsidRDefault="00BB7F95" w:rsidP="002C247D">
      <w:pPr>
        <w:rPr>
          <w:ins w:id="248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37508F97" w14:textId="77777777" w:rsidR="00140891" w:rsidRDefault="00140891" w:rsidP="002C247D">
      <w:pPr>
        <w:rPr>
          <w:ins w:id="249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50" w:author="mary.inoue@fap.local" w:date="2026-09-22T12:20:00Z" w16du:dateUtc="2026-09-22T16:20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28A1617C" w14:textId="77777777" w:rsidR="00B23618" w:rsidRPr="005B78AA" w:rsidRDefault="00B23618" w:rsidP="00B23618">
      <w:pPr>
        <w:rPr>
          <w:ins w:id="251" w:author="mary.inoue@fap.local" w:date="2026-09-22T12:20:00Z" w16du:dateUtc="2026-09-22T16:20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20:00Z" w16du:dateUtc="2026-09-22T16:20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52258C6A" w14:textId="77777777" w:rsidR="00B23618" w:rsidRPr="00140891" w:rsidRDefault="00B23618" w:rsidP="002C247D">
      <w:pPr>
        <w:rPr>
          <w:ins w:id="254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0588AB75" w14:textId="77777777" w:rsidR="00140891" w:rsidRDefault="00140891" w:rsidP="002C247D">
      <w:pPr>
        <w:rPr>
          <w:ins w:id="255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56" w:author="mary.inoue@fap.local" w:date="2026-09-22T12:20:00Z" w16du:dateUtc="2026-09-22T16:20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67265F06" w14:textId="77777777" w:rsidR="00064320" w:rsidRDefault="00064320" w:rsidP="00064320">
      <w:pPr>
        <w:pStyle w:val="Default"/>
        <w:rPr>
          <w:ins w:id="257" w:author="mary.inoue@fap.local" w:date="2026-09-22T12:20:00Z" w16du:dateUtc="2026-09-22T16:20:00Z"/>
        </w:rPr>
      </w:pPr>
    </w:p>
    <w:p w14:paraId="461859DF" w14:textId="77777777" w:rsidR="00064320" w:rsidRPr="00345AD1" w:rsidRDefault="00064320" w:rsidP="00064320">
      <w:pPr>
        <w:pStyle w:val="Default"/>
        <w:rPr>
          <w:ins w:id="258" w:author="mary.inoue@fap.local" w:date="2026-09-22T12:20:00Z" w16du:dateUtc="2026-09-22T16:20:00Z"/>
        </w:rPr>
      </w:pPr>
      <w:ins w:id="259" w:author="mary.inoue@fap.local" w:date="2026-09-22T12:20:00Z" w16du:dateUtc="2026-09-22T16:20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2F3CA10C" w14:textId="77777777" w:rsidR="00064320" w:rsidRDefault="00064320" w:rsidP="00064320">
      <w:pPr>
        <w:pStyle w:val="Default"/>
        <w:rPr>
          <w:ins w:id="260" w:author="mary.inoue@fap.local" w:date="2026-09-22T12:20:00Z" w16du:dateUtc="2026-09-22T16:20:00Z"/>
        </w:rPr>
      </w:pPr>
    </w:p>
    <w:p w14:paraId="43FB0574" w14:textId="77777777" w:rsidR="00064320" w:rsidRPr="008A41B7" w:rsidRDefault="008A41B7" w:rsidP="002C247D">
      <w:pPr>
        <w:rPr>
          <w:ins w:id="261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62" w:author="mary.inoue@fap.local" w:date="2026-09-22T12:20:00Z" w16du:dateUtc="2026-09-22T16:20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100D008B" w14:textId="77777777" w:rsidR="00064320" w:rsidRDefault="00064320" w:rsidP="002C247D">
      <w:pPr>
        <w:rPr>
          <w:ins w:id="263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5DDAA052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20:00Z" w16du:dateUtc="2026-09-22T16:20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20:00Z" w16du:dateUtc="2026-09-22T16:20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2745631A" w14:textId="77777777" w:rsidR="00706622" w:rsidRPr="00345AD1" w:rsidRDefault="00706622" w:rsidP="00706622">
      <w:pPr>
        <w:pStyle w:val="Default"/>
        <w:rPr>
          <w:ins w:id="266" w:author="mary.inoue@fap.local" w:date="2026-09-22T12:20:00Z" w16du:dateUtc="2026-09-22T16:20:00Z"/>
        </w:rPr>
      </w:pPr>
    </w:p>
    <w:p w14:paraId="2BF792D8" w14:textId="77777777" w:rsidR="00494500" w:rsidRDefault="00494500" w:rsidP="00494500">
      <w:pPr>
        <w:pStyle w:val="Default"/>
        <w:rPr>
          <w:ins w:id="267" w:author="mary.inoue@fap.local" w:date="2026-09-22T12:20:00Z" w16du:dateUtc="2026-09-22T16:20:00Z"/>
        </w:rPr>
      </w:pPr>
      <w:ins w:id="268" w:author="mary.inoue@fap.local" w:date="2026-09-22T12:20:00Z" w16du:dateUtc="2026-09-22T16:20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53C93D5D" w14:textId="77777777" w:rsidR="005201FD" w:rsidRDefault="005201FD" w:rsidP="00494500">
      <w:pPr>
        <w:pStyle w:val="Default"/>
        <w:rPr>
          <w:ins w:id="269" w:author="mary.inoue@fap.local" w:date="2026-09-22T12:20:00Z" w16du:dateUtc="2026-09-22T16:20:00Z"/>
        </w:rPr>
      </w:pPr>
    </w:p>
    <w:p w14:paraId="6A43EAE8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71" w:author="mary.inoue@fap.local" w:date="2026-09-22T12:20:00Z" w16du:dateUtc="2026-09-22T16:20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4A97A31E" w14:textId="77777777" w:rsidR="005201FD" w:rsidRPr="00345AD1" w:rsidRDefault="005201FD" w:rsidP="00494500">
      <w:pPr>
        <w:pStyle w:val="Default"/>
        <w:rPr>
          <w:ins w:id="272" w:author="mary.inoue@fap.local" w:date="2026-09-22T12:20:00Z" w16du:dateUtc="2026-09-22T16:20:00Z"/>
        </w:rPr>
      </w:pPr>
    </w:p>
    <w:p w14:paraId="365991C3" w14:textId="77777777" w:rsidR="00BD6490" w:rsidRPr="00345AD1" w:rsidRDefault="00BD6490" w:rsidP="00BD6490">
      <w:pPr>
        <w:pStyle w:val="Default"/>
        <w:rPr>
          <w:ins w:id="273" w:author="mary.inoue@fap.local" w:date="2026-09-22T12:20:00Z" w16du:dateUtc="2026-09-22T16:20:00Z"/>
        </w:rPr>
      </w:pPr>
      <w:ins w:id="274" w:author="mary.inoue@fap.local" w:date="2026-09-22T12:20:00Z" w16du:dateUtc="2026-09-22T16:20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539B3D8" w14:textId="77777777" w:rsidR="00064320" w:rsidRDefault="00064320" w:rsidP="002C247D">
      <w:pPr>
        <w:rPr>
          <w:ins w:id="275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31B51C51" w14:textId="77777777" w:rsidR="00B9482B" w:rsidRDefault="00B9482B" w:rsidP="002C247D">
      <w:pPr>
        <w:rPr>
          <w:ins w:id="276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77" w:author="mary.inoue@fap.local" w:date="2026-09-22T12:20:00Z" w16du:dateUtc="2026-09-22T16:20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0C0C27C5" w14:textId="77777777" w:rsidR="00B9482B" w:rsidRDefault="00B9482B" w:rsidP="002C247D">
      <w:pPr>
        <w:rPr>
          <w:ins w:id="278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79" w:author="mary.inoue@fap.local" w:date="2026-09-22T12:20:00Z" w16du:dateUtc="2026-09-22T16:20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495E69F6" w14:textId="77777777" w:rsidR="009801CD" w:rsidRDefault="009801CD" w:rsidP="002C247D">
      <w:pPr>
        <w:rPr>
          <w:ins w:id="280" w:author="mary.inoue@fap.local" w:date="2026-09-22T12:20:00Z" w16du:dateUtc="2026-09-22T16:20:00Z"/>
          <w:rFonts w:ascii="Arial" w:hAnsi="Arial" w:cs="Arial"/>
          <w:sz w:val="24"/>
          <w:szCs w:val="24"/>
        </w:rPr>
      </w:pPr>
      <w:ins w:id="281" w:author="mary.inoue@fap.local" w:date="2026-09-22T12:20:00Z" w16du:dateUtc="2026-09-22T16:20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4613E173" w14:textId="77777777" w:rsidR="00C10C2A" w:rsidRPr="00345AD1" w:rsidRDefault="00C10C2A" w:rsidP="00C10C2A">
      <w:pPr>
        <w:pStyle w:val="Default"/>
        <w:rPr>
          <w:ins w:id="282" w:author="mary.inoue@fap.local" w:date="2026-09-22T12:20:00Z" w16du:dateUtc="2026-09-22T16:20:00Z"/>
        </w:rPr>
      </w:pPr>
      <w:ins w:id="283" w:author="mary.inoue@fap.local" w:date="2026-09-22T12:20:00Z" w16du:dateUtc="2026-09-22T16:20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03BCE5E0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20:00Z" w16du:dateUtc="2026-09-22T16:20:00Z"/>
          <w:rFonts w:ascii="ArialMT" w:hAnsi="ArialMT" w:cs="ArialMT"/>
          <w:sz w:val="24"/>
          <w:szCs w:val="24"/>
        </w:rPr>
      </w:pPr>
    </w:p>
    <w:p w14:paraId="00CB87D6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20:00Z" w16du:dateUtc="2026-09-22T16:20:00Z"/>
          <w:rFonts w:ascii="ArialMT" w:hAnsi="ArialMT" w:cs="ArialMT"/>
          <w:sz w:val="24"/>
          <w:szCs w:val="24"/>
        </w:rPr>
      </w:pPr>
      <w:ins w:id="286" w:author="mary.inoue@fap.local" w:date="2026-09-22T12:20:00Z" w16du:dateUtc="2026-09-22T16:20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1B26DED5" w14:textId="77777777" w:rsidR="00C10C2A" w:rsidRPr="009801CD" w:rsidRDefault="00C10C2A" w:rsidP="002C247D">
      <w:pPr>
        <w:rPr>
          <w:ins w:id="287" w:author="mary.inoue@fap.local" w:date="2026-09-22T12:20:00Z" w16du:dateUtc="2026-09-22T16:20:00Z"/>
          <w:rFonts w:ascii="Arial" w:hAnsi="Arial" w:cs="Arial"/>
          <w:sz w:val="24"/>
          <w:szCs w:val="24"/>
        </w:rPr>
      </w:pPr>
    </w:p>
    <w:p w14:paraId="19C33044" w14:textId="77777777" w:rsidR="00FE615C" w:rsidRDefault="00FE615C" w:rsidP="00FE615C">
      <w:pPr>
        <w:pStyle w:val="Zakladnystyl"/>
        <w:jc w:val="center"/>
        <w:rPr>
          <w:del w:id="288" w:author="mary.inoue@fap.local" w:date="2026-09-22T12:20:00Z" w16du:dateUtc="2026-09-22T16:20:00Z"/>
          <w:sz w:val="28"/>
          <w:szCs w:val="28"/>
        </w:rPr>
      </w:pPr>
      <w:del w:id="289" w:author="mary.inoue@fap.loca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701F5FCA" w14:textId="77777777" w:rsidR="00FE615C" w:rsidRDefault="00FE615C" w:rsidP="00FE615C">
      <w:pPr>
        <w:pStyle w:val="Zakladnystyl"/>
        <w:jc w:val="center"/>
        <w:rPr>
          <w:del w:id="290" w:author="mary.inoue@fap.local" w:date="2026-09-22T12:20:00Z" w16du:dateUtc="2026-09-22T16:20:00Z"/>
          <w:b/>
          <w:bCs/>
          <w:sz w:val="32"/>
          <w:szCs w:val="32"/>
        </w:rPr>
      </w:pPr>
      <w:del w:id="291" w:author="mary.inoue@fap.local" w:date="2026-09-22T12:20:00Z" w16du:dateUtc="2026-09-22T16:20:00Z">
        <w:r>
          <w:rPr>
            <w:b/>
            <w:bCs/>
            <w:sz w:val="32"/>
            <w:szCs w:val="32"/>
          </w:rPr>
          <w:delText>č. 1</w:delText>
        </w:r>
      </w:del>
    </w:p>
    <w:p w14:paraId="7EAAC655" w14:textId="77777777" w:rsidR="00FE615C" w:rsidRDefault="00FE615C" w:rsidP="00FE615C">
      <w:pPr>
        <w:pStyle w:val="Zakladnystyl"/>
        <w:jc w:val="center"/>
        <w:rPr>
          <w:del w:id="292" w:author="mary.inoue@fap.local" w:date="2026-09-22T12:20:00Z" w16du:dateUtc="2026-09-22T16:20:00Z"/>
          <w:sz w:val="28"/>
          <w:szCs w:val="28"/>
        </w:rPr>
      </w:pPr>
      <w:del w:id="293" w:author="mary.inoue@fap.local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7887B81E" w14:textId="77777777" w:rsidR="00FE615C" w:rsidRDefault="00FE615C" w:rsidP="00FE615C">
      <w:pPr>
        <w:pStyle w:val="Zakladnystyl"/>
        <w:pBdr>
          <w:bottom w:val="single" w:sz="6" w:space="1" w:color="auto"/>
        </w:pBdr>
        <w:jc w:val="center"/>
        <w:rPr>
          <w:del w:id="294" w:author="mary.inoue@fap.local" w:date="2026-09-22T12:20:00Z" w16du:dateUtc="2026-09-22T16:20:00Z"/>
          <w:sz w:val="28"/>
          <w:szCs w:val="28"/>
        </w:rPr>
      </w:pPr>
      <w:del w:id="295" w:author="mary.inoue@fap.local" w:date="2026-09-22T12:20:00Z" w16du:dateUtc="2026-09-22T16:20:00Z">
        <w:r>
          <w:rPr>
            <w:sz w:val="28"/>
            <w:szCs w:val="28"/>
          </w:rPr>
          <w:delText> </w:delText>
        </w:r>
      </w:del>
    </w:p>
    <w:p w14:paraId="09AF3FE0" w14:textId="77777777" w:rsidR="00FE615C" w:rsidRDefault="00FE615C" w:rsidP="00FE615C">
      <w:pPr>
        <w:pStyle w:val="Zakladnystyl"/>
        <w:jc w:val="center"/>
        <w:rPr>
          <w:del w:id="296" w:author="mary.inoue@fap.local" w:date="2026-09-22T12:20:00Z" w16du:dateUtc="2026-09-22T16:20:00Z"/>
        </w:rPr>
      </w:pPr>
      <w:del w:id="297" w:author="mary.inoue@fap.local" w:date="2026-09-22T12:20:00Z" w16du:dateUtc="2026-09-22T16:20:00Z">
        <w:r>
          <w:delText> </w:delText>
        </w:r>
      </w:del>
    </w:p>
    <w:p w14:paraId="23323A49" w14:textId="77777777" w:rsidR="00FE615C" w:rsidRDefault="006E4FA7" w:rsidP="00FE615C">
      <w:pPr>
        <w:pStyle w:val="Vlada"/>
        <w:rPr>
          <w:del w:id="298" w:author="mary.inoue@fap.local" w:date="2026-09-22T12:20:00Z" w16du:dateUtc="2026-09-22T16:20:00Z"/>
          <w:sz w:val="24"/>
          <w:szCs w:val="24"/>
        </w:rPr>
      </w:pPr>
      <w:del w:id="299" w:author="mary.inoue@fap.local" w:date="2026-09-22T12:20:00Z" w16du:dateUtc="2026-09-22T16:20:00Z">
        <w:r>
          <w:delText>O</w:delText>
        </w:r>
        <w:r w:rsidR="00FE615C">
          <w:delText xml:space="preserve">becné zastupiteľstvo </w:delText>
        </w:r>
      </w:del>
    </w:p>
    <w:p w14:paraId="58F2C80D" w14:textId="77777777" w:rsidR="00FE615C" w:rsidRDefault="00FE615C" w:rsidP="00FE615C">
      <w:pPr>
        <w:pStyle w:val="Heading1"/>
        <w:rPr>
          <w:del w:id="300" w:author="mary.inoue@fap.local" w:date="2026-09-22T12:20:00Z" w16du:dateUtc="2026-09-22T16:20:00Z"/>
        </w:rPr>
      </w:pPr>
      <w:del w:id="301" w:author="mary.inoue@fap.local" w:date="2026-09-22T12:20:00Z" w16du:dateUtc="2026-09-22T16:20:00Z">
        <w:r>
          <w:delText>schvaľuje</w:delText>
        </w:r>
      </w:del>
    </w:p>
    <w:p w14:paraId="74F18A23" w14:textId="77777777" w:rsidR="00FE615C" w:rsidRDefault="00FE615C" w:rsidP="00FE615C">
      <w:pPr>
        <w:rPr>
          <w:del w:id="302" w:author="mary.inoue@fap.local" w:date="2026-09-22T12:20:00Z" w16du:dateUtc="2026-09-22T16:20:00Z"/>
        </w:rPr>
      </w:pPr>
    </w:p>
    <w:p w14:paraId="714D64BC" w14:textId="77777777" w:rsidR="00FE615C" w:rsidRDefault="00FE615C" w:rsidP="00FE615C">
      <w:pPr>
        <w:ind w:left="567"/>
        <w:rPr>
          <w:del w:id="303" w:author="mary.inoue@fap.local" w:date="2026-09-22T12:20:00Z" w16du:dateUtc="2026-09-22T16:20:00Z"/>
        </w:rPr>
      </w:pPr>
      <w:del w:id="304" w:author="mary.inoue@fap.local" w:date="2026-09-22T12:20:00Z" w16du:dateUtc="2026-09-22T16:20:00Z">
        <w:r>
          <w:delText>A.1</w:delText>
        </w:r>
        <w:r>
          <w:tab/>
          <w:delText xml:space="preserve">  za zapisovateľa Bc. Marcelu Tomášiková</w:delText>
        </w:r>
      </w:del>
    </w:p>
    <w:p w14:paraId="411E8273" w14:textId="77777777" w:rsidR="00FE615C" w:rsidRDefault="00FE615C" w:rsidP="00FE615C">
      <w:pPr>
        <w:ind w:left="567"/>
        <w:rPr>
          <w:del w:id="305" w:author="mary.inoue@fap.local" w:date="2026-09-22T12:20:00Z" w16du:dateUtc="2026-09-22T16:20:00Z"/>
        </w:rPr>
      </w:pPr>
      <w:del w:id="306" w:author="mary.inoue@fap.local" w:date="2026-09-22T12:20:00Z" w16du:dateUtc="2026-09-22T16:20:00Z">
        <w:r>
          <w:delText xml:space="preserve">A.2 </w:delText>
        </w:r>
        <w:r>
          <w:tab/>
          <w:delText xml:space="preserve">  za členov návrhovej komisie </w:delText>
        </w:r>
        <w:r w:rsidR="00305092">
          <w:delText>Miloša Klimu a Ing. Martina Gallu</w:delText>
        </w:r>
      </w:del>
    </w:p>
    <w:p w14:paraId="4A7F3CE2" w14:textId="77777777" w:rsidR="00FE615C" w:rsidRDefault="00FE615C" w:rsidP="00FE615C">
      <w:pPr>
        <w:ind w:left="567"/>
        <w:rPr>
          <w:del w:id="307" w:author="mary.inoue@fap.local" w:date="2026-09-22T12:20:00Z" w16du:dateUtc="2026-09-22T16:20:00Z"/>
        </w:rPr>
      </w:pPr>
      <w:del w:id="308" w:author="mary.inoue@fap.local" w:date="2026-09-22T12:20:00Z" w16du:dateUtc="2026-09-22T16:20:00Z">
        <w:r>
          <w:delText>A.3</w:delText>
        </w:r>
        <w:r>
          <w:tab/>
          <w:delText xml:space="preserve">  za overovateľov zápisnice  Milana Kaspera</w:delText>
        </w:r>
        <w:r w:rsidR="00305092">
          <w:delText xml:space="preserve"> a Ing. Petra Lenkeya</w:delText>
        </w:r>
      </w:del>
    </w:p>
    <w:p w14:paraId="0E4F9268" w14:textId="77777777" w:rsidR="003740F4" w:rsidRDefault="003740F4" w:rsidP="00FE615C">
      <w:pPr>
        <w:ind w:left="567"/>
        <w:rPr>
          <w:del w:id="309" w:author="mary.inoue@fap.local" w:date="2026-09-22T12:20:00Z" w16du:dateUtc="2026-09-22T16:20:00Z"/>
        </w:rPr>
      </w:pPr>
    </w:p>
    <w:p w14:paraId="1DB04D44" w14:textId="77777777" w:rsidR="00FE615C" w:rsidRPr="0037053F" w:rsidRDefault="00FE615C" w:rsidP="00FE615C">
      <w:pPr>
        <w:ind w:left="567"/>
        <w:rPr>
          <w:del w:id="310" w:author="mary.inoue@fap.local" w:date="2026-09-22T12:20:00Z" w16du:dateUtc="2026-09-22T16:20:00Z"/>
        </w:rPr>
      </w:pPr>
    </w:p>
    <w:p w14:paraId="0F90E6FF" w14:textId="77777777" w:rsidR="00FE615C" w:rsidRDefault="00FE615C" w:rsidP="00FE615C">
      <w:pPr>
        <w:pStyle w:val="Heading1"/>
        <w:rPr>
          <w:del w:id="311" w:author="mary.inoue@fap.local" w:date="2026-09-22T12:20:00Z" w16du:dateUtc="2026-09-22T16:20:00Z"/>
        </w:rPr>
      </w:pPr>
      <w:del w:id="312" w:author="mary.inoue@fap.local" w:date="2026-09-22T12:20:00Z" w16du:dateUtc="2026-09-22T16:20:00Z">
        <w:r>
          <w:delText>berie na vedomie</w:delText>
        </w:r>
      </w:del>
    </w:p>
    <w:p w14:paraId="44FA8E71" w14:textId="77777777" w:rsidR="00FE615C" w:rsidRPr="0037053F" w:rsidRDefault="00FE615C" w:rsidP="00FE615C">
      <w:pPr>
        <w:pStyle w:val="BodyText"/>
        <w:widowControl/>
        <w:spacing w:before="120"/>
        <w:ind w:left="567"/>
        <w:jc w:val="both"/>
        <w:rPr>
          <w:del w:id="313" w:author="mary.inoue@fap.local" w:date="2026-09-22T12:20:00Z" w16du:dateUtc="2026-09-22T16:20:00Z"/>
          <w:bCs/>
          <w:sz w:val="16"/>
          <w:szCs w:val="16"/>
        </w:rPr>
      </w:pPr>
      <w:del w:id="314" w:author="mary.inoue@fap.local" w:date="2026-09-22T12:20:00Z" w16du:dateUtc="2026-09-22T16:20:00Z">
        <w:r w:rsidRPr="0037053F">
          <w:rPr>
            <w:bCs/>
            <w:sz w:val="16"/>
            <w:szCs w:val="16"/>
          </w:rPr>
          <w:delText> </w:delText>
        </w:r>
      </w:del>
    </w:p>
    <w:p w14:paraId="5B375BAB" w14:textId="77777777" w:rsidR="00FE615C" w:rsidRDefault="00FE615C" w:rsidP="00FE615C">
      <w:pPr>
        <w:pStyle w:val="Heading2"/>
        <w:rPr>
          <w:del w:id="315" w:author="mary.inoue@fap.local" w:date="2026-09-22T12:20:00Z" w16du:dateUtc="2026-09-22T16:20:00Z"/>
        </w:rPr>
      </w:pPr>
      <w:del w:id="316" w:author="mary.inoue@fap.local" w:date="2026-09-22T12:20:00Z" w16du:dateUtc="2026-09-22T16:20:00Z">
        <w:r>
          <w:delText xml:space="preserve">kontrolu plnenia uznesení </w:delText>
        </w:r>
      </w:del>
    </w:p>
    <w:p w14:paraId="75C4880F" w14:textId="77777777" w:rsidR="00FE615C" w:rsidRDefault="00CB0013" w:rsidP="00FE615C">
      <w:pPr>
        <w:pStyle w:val="Heading1"/>
        <w:rPr>
          <w:del w:id="317" w:author="mary.inoue@fap.local" w:date="2026-09-22T12:20:00Z" w16du:dateUtc="2026-09-22T16:20:00Z"/>
        </w:rPr>
      </w:pPr>
      <w:del w:id="318" w:author="mary.inoue@fap.local" w:date="2026-09-22T12:20:00Z" w16du:dateUtc="2026-09-22T16:20:00Z">
        <w:r>
          <w:delText xml:space="preserve">s c h v a ľ u j e </w:delText>
        </w:r>
      </w:del>
    </w:p>
    <w:p w14:paraId="0FA49898" w14:textId="77777777" w:rsidR="00D84A10" w:rsidRDefault="00D84A10" w:rsidP="00FE615C">
      <w:pPr>
        <w:pStyle w:val="Heading2"/>
        <w:rPr>
          <w:del w:id="319" w:author="mary.inoue@fap.local" w:date="2026-09-22T12:20:00Z" w16du:dateUtc="2026-09-22T16:20:00Z"/>
        </w:rPr>
      </w:pPr>
      <w:del w:id="320" w:author="mary.inoue@fap.local" w:date="2026-09-22T12:20:00Z" w16du:dateUtc="2026-09-22T16:20:00Z">
        <w:r>
          <w:delText>predaj</w:delText>
        </w:r>
        <w:r w:rsidR="00A07AED">
          <w:delText xml:space="preserve"> časti</w:delText>
        </w:r>
        <w:r>
          <w:delText xml:space="preserve"> pozemku vo</w:delText>
        </w:r>
        <w:r w:rsidR="00A07AED">
          <w:delText xml:space="preserve"> výlučnom </w:delText>
        </w:r>
        <w:r>
          <w:delText xml:space="preserve"> vlastníctve Obce Vyšná Slaná  v katastrálnom území Obce Vyšná Slaná č.  KNC 106</w:delText>
        </w:r>
        <w:r w:rsidR="006E4FA7">
          <w:delText xml:space="preserve"> zastavaná plocha a nádvorie </w:delText>
        </w:r>
        <w:r>
          <w:delText xml:space="preserve"> vedený na liste vlastníctva č. 517</w:delText>
        </w:r>
        <w:r w:rsidR="006E4FA7">
          <w:delText xml:space="preserve"> </w:delText>
        </w:r>
        <w:r>
          <w:delText xml:space="preserve"> takto:</w:delText>
        </w:r>
      </w:del>
    </w:p>
    <w:p w14:paraId="387EBD56" w14:textId="77777777" w:rsidR="00D84A10" w:rsidRDefault="00D84A10" w:rsidP="00D84A10">
      <w:pPr>
        <w:pStyle w:val="Heading2"/>
        <w:numPr>
          <w:ilvl w:val="0"/>
          <w:numId w:val="8"/>
        </w:numPr>
        <w:rPr>
          <w:del w:id="321" w:author="mary.inoue@fap.local" w:date="2026-09-22T12:20:00Z" w16du:dateUtc="2026-09-22T16:20:00Z"/>
        </w:rPr>
      </w:pPr>
      <w:del w:id="322" w:author="mary.inoue@fap.local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</w:delText>
        </w:r>
        <w:r w:rsidR="00A07AED">
          <w:delText xml:space="preserve">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713255F8" w14:textId="77777777" w:rsidR="00A07AED" w:rsidRDefault="00D84A10" w:rsidP="00A07AED">
      <w:pPr>
        <w:pStyle w:val="Heading2"/>
        <w:numPr>
          <w:ilvl w:val="0"/>
          <w:numId w:val="8"/>
        </w:numPr>
        <w:rPr>
          <w:del w:id="323" w:author="mary.inoue@fap.local" w:date="2026-09-22T12:20:00Z" w16du:dateUtc="2026-09-22T16:20:00Z"/>
        </w:rPr>
      </w:pPr>
      <w:del w:id="324" w:author="mary.inoue@fap.local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="00A07AED" w:rsidRPr="00A07AED">
          <w:delText xml:space="preserve"> </w:delText>
        </w:r>
        <w:r w:rsidR="00A07AED"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3319011B" w14:textId="77777777" w:rsidR="00A07AED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325" w:author="mary.inoue@fap.local" w:date="2026-09-22T12:20:00Z" w16du:dateUtc="2026-09-22T16:20:00Z"/>
        </w:rPr>
      </w:pPr>
      <w:del w:id="326" w:author="mary.inoue@fap.local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614C45F1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327" w:author="mary.inoue@fap.local" w:date="2026-09-22T12:20:00Z" w16du:dateUtc="2026-09-22T16:20:00Z"/>
        </w:rPr>
      </w:pPr>
    </w:p>
    <w:p w14:paraId="46242649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328" w:author="mary.inoue@fap.local" w:date="2026-09-22T12:20:00Z" w16du:dateUtc="2026-09-22T16:20:00Z"/>
        </w:rPr>
      </w:pPr>
    </w:p>
    <w:p w14:paraId="73DDA265" w14:textId="77777777" w:rsidR="00A07AED" w:rsidRDefault="00A07AED" w:rsidP="00A07AED">
      <w:pPr>
        <w:pStyle w:val="Heading2"/>
        <w:rPr>
          <w:del w:id="329" w:author="mary.inoue@fap.local" w:date="2026-09-22T12:20:00Z" w16du:dateUtc="2026-09-22T16:20:00Z"/>
        </w:rPr>
      </w:pPr>
      <w:del w:id="330" w:author="mary.inoue@fap.local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18AC01C4" w14:textId="77777777" w:rsidR="00CF71D7" w:rsidRDefault="00A07AED" w:rsidP="00CF71D7">
      <w:pPr>
        <w:pStyle w:val="Heading2"/>
        <w:numPr>
          <w:ilvl w:val="0"/>
          <w:numId w:val="8"/>
        </w:numPr>
        <w:rPr>
          <w:del w:id="331" w:author="mary.inoue@fap.local" w:date="2026-09-22T12:20:00Z" w16du:dateUtc="2026-09-22T16:20:00Z"/>
        </w:rPr>
      </w:pPr>
      <w:del w:id="332" w:author="mary.inoue@fap.local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</w:delText>
        </w:r>
        <w:r w:rsidR="00CF71D7">
          <w:delText> </w:delText>
        </w:r>
        <w:r w:rsidR="00CF71D7" w:rsidRPr="00CF71D7">
          <w:rPr>
            <w:vertAlign w:val="superscript"/>
          </w:rPr>
          <w:delText>2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  <w:r w:rsidR="00CF71D7">
          <w:delText xml:space="preserve">,  Vladimírovi Hricovi, rod. Hric, nar. 27.11.1952, rodné číslo: 521127/221, trvale bytom Vyšná Slaná č. 160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 xml:space="preserve">4,   </w:delText>
        </w:r>
        <w:r w:rsidR="00CF71D7">
          <w:delText xml:space="preserve"> Janke Hricovej rod. Palackovej, nar. 4.10.1958, rodné číslo:586004/6797, trvale bytom Vyšná Slaná č. 160 v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</w:del>
    </w:p>
    <w:p w14:paraId="19CC8676" w14:textId="77777777" w:rsidR="00CF71D7" w:rsidRDefault="00CF71D7" w:rsidP="00CF71D7">
      <w:pPr>
        <w:pStyle w:val="Heading2"/>
        <w:numPr>
          <w:ilvl w:val="0"/>
          <w:numId w:val="0"/>
        </w:numPr>
        <w:ind w:left="1778"/>
        <w:rPr>
          <w:del w:id="333" w:author="mary.inoue@fap.local" w:date="2026-09-22T12:20:00Z" w16du:dateUtc="2026-09-22T16:20:00Z"/>
        </w:rPr>
      </w:pPr>
    </w:p>
    <w:p w14:paraId="564F1091" w14:textId="77777777" w:rsidR="00CF71D7" w:rsidRDefault="00CF71D7" w:rsidP="00CF71D7">
      <w:pPr>
        <w:pStyle w:val="Heading2"/>
        <w:numPr>
          <w:ilvl w:val="0"/>
          <w:numId w:val="8"/>
        </w:numPr>
        <w:rPr>
          <w:del w:id="334" w:author="mary.inoue@fap.local" w:date="2026-09-22T12:20:00Z" w16du:dateUtc="2026-09-22T16:20:00Z"/>
        </w:rPr>
      </w:pPr>
      <w:del w:id="335" w:author="mary.inoue@fap.local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323B7141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336" w:author="mary.inoue@fap.local" w:date="2026-09-22T12:20:00Z" w16du:dateUtc="2026-09-22T16:20:00Z"/>
        </w:rPr>
      </w:pPr>
      <w:del w:id="337" w:author="mary.inoue@fap.local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2D7497A4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338" w:author="mary.inoue@fap.local" w:date="2026-09-22T12:20:00Z" w16du:dateUtc="2026-09-22T16:20:00Z"/>
        </w:rPr>
      </w:pPr>
    </w:p>
    <w:p w14:paraId="6CEA3DED" w14:textId="77777777" w:rsidR="00A07AED" w:rsidRDefault="00CF71D7" w:rsidP="00CF71D7">
      <w:pPr>
        <w:pStyle w:val="Heading2"/>
        <w:numPr>
          <w:ilvl w:val="0"/>
          <w:numId w:val="0"/>
        </w:numPr>
        <w:ind w:left="1778"/>
        <w:rPr>
          <w:del w:id="339" w:author="mary.inoue@fap.local" w:date="2026-09-22T12:20:00Z" w16du:dateUtc="2026-09-22T16:20:00Z"/>
        </w:rPr>
      </w:pPr>
      <w:del w:id="340" w:author="mary.inoue@fap.local" w:date="2026-09-22T12:20:00Z" w16du:dateUtc="2026-09-22T16:20:00Z">
        <w:r>
          <w:tab/>
          <w:delText xml:space="preserve"> </w:delText>
        </w:r>
      </w:del>
    </w:p>
    <w:p w14:paraId="715694A5" w14:textId="77777777" w:rsidR="00FE615C" w:rsidRDefault="00FE615C" w:rsidP="00A07AED">
      <w:pPr>
        <w:pStyle w:val="Heading2"/>
        <w:numPr>
          <w:ilvl w:val="0"/>
          <w:numId w:val="0"/>
        </w:numPr>
        <w:ind w:left="1418" w:hanging="851"/>
        <w:rPr>
          <w:del w:id="341" w:author="mary.inoue@fap.local" w:date="2026-09-22T12:20:00Z" w16du:dateUtc="2026-09-22T16:20:00Z"/>
        </w:rPr>
      </w:pPr>
    </w:p>
    <w:p w14:paraId="21917F32" w14:textId="77777777" w:rsidR="00FE615C" w:rsidRDefault="00D84A10" w:rsidP="00CF71D7">
      <w:pPr>
        <w:pStyle w:val="Heading2"/>
        <w:numPr>
          <w:ilvl w:val="0"/>
          <w:numId w:val="0"/>
        </w:numPr>
        <w:ind w:left="1418" w:hanging="851"/>
        <w:rPr>
          <w:del w:id="342" w:author="mary.inoue@fap.local" w:date="2026-09-22T12:20:00Z" w16du:dateUtc="2026-09-22T16:20:00Z"/>
          <w:b/>
        </w:rPr>
      </w:pPr>
      <w:del w:id="343" w:author="mary.inoue@fap.local" w:date="2026-09-22T12:20:00Z" w16du:dateUtc="2026-09-22T16:20:00Z">
        <w:r>
          <w:delText xml:space="preserve">              </w:delText>
        </w:r>
      </w:del>
    </w:p>
    <w:p w14:paraId="65C96160" w14:textId="77777777" w:rsidR="00FE615C" w:rsidRPr="004C320F" w:rsidRDefault="00FE615C" w:rsidP="00FE615C">
      <w:pPr>
        <w:pStyle w:val="BodyText"/>
        <w:rPr>
          <w:del w:id="344" w:author="mary.inoue@fap.local" w:date="2026-09-22T12:20:00Z" w16du:dateUtc="2026-09-22T16:20:00Z"/>
          <w:b/>
          <w:bCs/>
        </w:rPr>
      </w:pPr>
      <w:del w:id="345" w:author="mary.inoue@fap.loca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79A99343" w14:textId="77777777" w:rsidR="00FE615C" w:rsidRPr="004C320F" w:rsidRDefault="00FE615C" w:rsidP="00FE615C">
      <w:pPr>
        <w:pStyle w:val="BodyText"/>
        <w:rPr>
          <w:del w:id="346" w:author="mary.inoue@fap.local" w:date="2026-09-22T12:20:00Z" w16du:dateUtc="2026-09-22T16:20:00Z"/>
          <w:b/>
          <w:bCs/>
        </w:rPr>
      </w:pPr>
      <w:del w:id="347" w:author="mary.inoue@fap.loca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7983670D" w14:textId="77777777" w:rsidR="00FE615C" w:rsidRPr="004C320F" w:rsidRDefault="00FE615C" w:rsidP="00FE615C">
      <w:pPr>
        <w:pStyle w:val="BodyText"/>
        <w:widowControl/>
        <w:spacing w:before="120"/>
        <w:rPr>
          <w:del w:id="348" w:author="mary.inoue@fap.local" w:date="2026-09-22T12:20:00Z" w16du:dateUtc="2026-09-22T16:20:00Z"/>
          <w:b/>
        </w:rPr>
      </w:pPr>
    </w:p>
    <w:p w14:paraId="41154559" w14:textId="77777777" w:rsidR="00FE615C" w:rsidRPr="004C320F" w:rsidRDefault="00FE615C" w:rsidP="00FE615C">
      <w:pPr>
        <w:pStyle w:val="BodyText"/>
        <w:widowControl/>
        <w:spacing w:before="120"/>
        <w:rPr>
          <w:del w:id="349" w:author="mary.inoue@fap.local" w:date="2026-09-22T12:20:00Z" w16du:dateUtc="2026-09-22T16:20:00Z"/>
          <w:b/>
        </w:rPr>
      </w:pPr>
    </w:p>
    <w:p w14:paraId="68124943" w14:textId="77777777" w:rsidR="00FE615C" w:rsidRPr="004C320F" w:rsidRDefault="00FE615C" w:rsidP="00FE615C">
      <w:pPr>
        <w:pStyle w:val="BodyText"/>
        <w:rPr>
          <w:del w:id="350" w:author="mary.inoue@fap.local" w:date="2026-09-22T12:20:00Z" w16du:dateUtc="2026-09-22T16:20:00Z"/>
          <w:bCs/>
        </w:rPr>
      </w:pPr>
      <w:del w:id="351" w:author="mary.inoue@fap.local" w:date="2026-09-22T12:20:00Z" w16du:dateUtc="2026-09-22T16:20:00Z">
        <w:r w:rsidRPr="004C320F">
          <w:rPr>
            <w:bCs/>
          </w:rPr>
          <w:delText>Hlasovanie</w:delText>
        </w:r>
      </w:del>
    </w:p>
    <w:p w14:paraId="209178B1" w14:textId="77777777" w:rsidR="00FE615C" w:rsidRPr="004C320F" w:rsidRDefault="00FE615C" w:rsidP="00FE615C">
      <w:pPr>
        <w:pStyle w:val="BodyText"/>
        <w:rPr>
          <w:del w:id="352" w:author="mary.inoue@fap.local" w:date="2026-09-22T12:20:00Z" w16du:dateUtc="2026-09-22T16:20:00Z"/>
          <w:bCs/>
        </w:rPr>
      </w:pPr>
      <w:del w:id="353" w:author="mary.inoue@fap.loca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07CFE09E" w14:textId="77777777" w:rsidR="00FE615C" w:rsidRPr="004C320F" w:rsidRDefault="00FE615C" w:rsidP="00FE615C">
      <w:pPr>
        <w:pStyle w:val="BodyText"/>
        <w:rPr>
          <w:del w:id="354" w:author="mary.inoue@fap.local" w:date="2026-09-22T12:20:00Z" w16du:dateUtc="2026-09-22T16:20:00Z"/>
          <w:bCs/>
        </w:rPr>
      </w:pPr>
      <w:del w:id="355" w:author="mary.inoue@fap.loca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  <w:delText>0</w:delText>
        </w:r>
      </w:del>
    </w:p>
    <w:p w14:paraId="4CE8B75C" w14:textId="77777777" w:rsidR="00FE615C" w:rsidRPr="004C320F" w:rsidRDefault="00FE615C" w:rsidP="00FE615C">
      <w:pPr>
        <w:pStyle w:val="BodyText"/>
        <w:rPr>
          <w:del w:id="356" w:author="mary.inoue@fap.local" w:date="2026-09-22T12:20:00Z" w16du:dateUtc="2026-09-22T16:20:00Z"/>
          <w:bCs/>
        </w:rPr>
      </w:pPr>
      <w:del w:id="357" w:author="mary.inoue@fap.loca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  <w:delText>0</w:delText>
        </w:r>
      </w:del>
    </w:p>
    <w:p w14:paraId="16CF1379" w14:textId="77777777" w:rsidR="00FE615C" w:rsidRPr="004C320F" w:rsidRDefault="00FE615C" w:rsidP="00FE615C">
      <w:pPr>
        <w:pStyle w:val="BodyText"/>
        <w:rPr>
          <w:del w:id="358" w:author="mary.inoue@fap.local" w:date="2026-09-22T12:20:00Z" w16du:dateUtc="2026-09-22T16:20:00Z"/>
          <w:bCs/>
        </w:rPr>
      </w:pPr>
    </w:p>
    <w:p w14:paraId="212AD4A3" w14:textId="77777777" w:rsidR="00FE615C" w:rsidRDefault="00FE615C" w:rsidP="00FE615C">
      <w:pPr>
        <w:pStyle w:val="BodyText"/>
        <w:widowControl/>
        <w:spacing w:before="120"/>
        <w:rPr>
          <w:del w:id="359" w:author="mary.inoue@fap.local" w:date="2026-09-22T12:20:00Z" w16du:dateUtc="2026-09-22T16:20:00Z"/>
          <w:b/>
        </w:rPr>
      </w:pPr>
    </w:p>
    <w:p w14:paraId="032C363A" w14:textId="77777777" w:rsidR="00CF71D7" w:rsidRDefault="00CF71D7" w:rsidP="00FE615C">
      <w:pPr>
        <w:pStyle w:val="BodyText"/>
        <w:widowControl/>
        <w:spacing w:before="120"/>
        <w:rPr>
          <w:del w:id="360" w:author="mary.inoue@fap.local" w:date="2026-09-22T12:20:00Z" w16du:dateUtc="2026-09-22T16:20:00Z"/>
          <w:b/>
        </w:rPr>
      </w:pPr>
    </w:p>
    <w:p w14:paraId="52290DB6" w14:textId="77777777" w:rsidR="00CF71D7" w:rsidRDefault="00CF71D7" w:rsidP="00FE615C">
      <w:pPr>
        <w:pStyle w:val="BodyText"/>
        <w:widowControl/>
        <w:spacing w:before="120"/>
        <w:rPr>
          <w:del w:id="361" w:author="mary.inoue@fap.local" w:date="2026-09-22T12:20:00Z" w16du:dateUtc="2026-09-22T16:20:00Z"/>
          <w:b/>
        </w:rPr>
      </w:pPr>
    </w:p>
    <w:p w14:paraId="0BFFD344" w14:textId="77777777" w:rsidR="00CF71D7" w:rsidRDefault="00CF71D7" w:rsidP="00FE615C">
      <w:pPr>
        <w:pStyle w:val="BodyText"/>
        <w:widowControl/>
        <w:spacing w:before="120"/>
        <w:rPr>
          <w:del w:id="362" w:author="mary.inoue@fap.local" w:date="2026-09-22T12:20:00Z" w16du:dateUtc="2026-09-22T16:20:00Z"/>
          <w:b/>
        </w:rPr>
      </w:pPr>
    </w:p>
    <w:p w14:paraId="7058A181" w14:textId="77777777" w:rsidR="00CF71D7" w:rsidRDefault="00CF71D7" w:rsidP="00FE615C">
      <w:pPr>
        <w:pStyle w:val="BodyText"/>
        <w:widowControl/>
        <w:spacing w:before="120"/>
        <w:rPr>
          <w:del w:id="363" w:author="mary.inoue@fap.local" w:date="2026-09-22T12:20:00Z" w16du:dateUtc="2026-09-22T16:20:00Z"/>
          <w:b/>
        </w:rPr>
      </w:pPr>
    </w:p>
    <w:p w14:paraId="1338CED9" w14:textId="77777777" w:rsidR="00CF71D7" w:rsidRDefault="00CF71D7" w:rsidP="00FE615C">
      <w:pPr>
        <w:pStyle w:val="BodyText"/>
        <w:widowControl/>
        <w:spacing w:before="120"/>
        <w:rPr>
          <w:del w:id="364" w:author="mary.inoue@fap.local" w:date="2026-09-22T12:20:00Z" w16du:dateUtc="2026-09-22T16:20:00Z"/>
          <w:b/>
        </w:rPr>
      </w:pPr>
    </w:p>
    <w:p w14:paraId="05640D6A" w14:textId="77777777" w:rsidR="00CF71D7" w:rsidRDefault="00CF71D7" w:rsidP="00FE615C">
      <w:pPr>
        <w:pStyle w:val="BodyText"/>
        <w:widowControl/>
        <w:spacing w:before="120"/>
        <w:rPr>
          <w:del w:id="365" w:author="mary.inoue@fap.local" w:date="2026-09-22T12:20:00Z" w16du:dateUtc="2026-09-22T16:20:00Z"/>
          <w:b/>
        </w:rPr>
      </w:pPr>
    </w:p>
    <w:p w14:paraId="6A633FEC" w14:textId="77777777" w:rsidR="00CF71D7" w:rsidRDefault="00CF71D7" w:rsidP="00FE615C">
      <w:pPr>
        <w:pStyle w:val="BodyText"/>
        <w:widowControl/>
        <w:spacing w:before="120"/>
        <w:rPr>
          <w:del w:id="366" w:author="mary.inoue@fap.local" w:date="2026-09-22T12:20:00Z" w16du:dateUtc="2026-09-22T16:20:00Z"/>
          <w:b/>
        </w:rPr>
      </w:pPr>
    </w:p>
    <w:p w14:paraId="7C982536" w14:textId="77777777" w:rsidR="00CF71D7" w:rsidRDefault="00CF71D7" w:rsidP="00FE615C">
      <w:pPr>
        <w:pStyle w:val="BodyText"/>
        <w:widowControl/>
        <w:spacing w:before="120"/>
        <w:rPr>
          <w:del w:id="367" w:author="mary.inoue@fap.local" w:date="2026-09-22T12:20:00Z" w16du:dateUtc="2026-09-22T16:20:00Z"/>
          <w:b/>
        </w:rPr>
      </w:pPr>
    </w:p>
    <w:p w14:paraId="73D878B5" w14:textId="77777777" w:rsidR="00CF71D7" w:rsidRDefault="00CF71D7" w:rsidP="00FE615C">
      <w:pPr>
        <w:pStyle w:val="BodyText"/>
        <w:widowControl/>
        <w:spacing w:before="120"/>
        <w:rPr>
          <w:del w:id="368" w:author="mary.inoue@fap.local" w:date="2026-09-22T12:20:00Z" w16du:dateUtc="2026-09-22T16:20:00Z"/>
          <w:b/>
        </w:rPr>
      </w:pPr>
    </w:p>
    <w:p w14:paraId="529BADC4" w14:textId="77777777" w:rsidR="00CF71D7" w:rsidRDefault="00CF71D7" w:rsidP="00FE615C">
      <w:pPr>
        <w:pStyle w:val="BodyText"/>
        <w:widowControl/>
        <w:spacing w:before="120"/>
        <w:rPr>
          <w:del w:id="369" w:author="mary.inoue@fap.local" w:date="2026-09-22T12:20:00Z" w16du:dateUtc="2026-09-22T16:20:00Z"/>
          <w:b/>
        </w:rPr>
      </w:pPr>
    </w:p>
    <w:p w14:paraId="39661557" w14:textId="77777777" w:rsidR="00CF71D7" w:rsidRDefault="00CF71D7" w:rsidP="00FE615C">
      <w:pPr>
        <w:pStyle w:val="BodyText"/>
        <w:widowControl/>
        <w:spacing w:before="120"/>
        <w:rPr>
          <w:del w:id="370" w:author="mary.inoue@fap.local" w:date="2026-09-22T12:20:00Z" w16du:dateUtc="2026-09-22T16:20:00Z"/>
          <w:b/>
        </w:rPr>
      </w:pPr>
    </w:p>
    <w:p w14:paraId="1C4D7BFB" w14:textId="77777777" w:rsidR="00FE615C" w:rsidRDefault="00FE615C" w:rsidP="00FE615C">
      <w:pPr>
        <w:pStyle w:val="BodyText"/>
        <w:widowControl/>
        <w:spacing w:before="120"/>
        <w:rPr>
          <w:del w:id="371" w:author="mary.inoue@fap.local" w:date="2026-09-22T12:20:00Z" w16du:dateUtc="2026-09-22T16:20:00Z"/>
          <w:b/>
        </w:rPr>
      </w:pPr>
    </w:p>
    <w:p w14:paraId="639A09B3" w14:textId="77777777" w:rsidR="00FE615C" w:rsidRDefault="00FE615C" w:rsidP="00FE615C">
      <w:pPr>
        <w:pStyle w:val="Zakladnystyl"/>
        <w:jc w:val="center"/>
        <w:rPr>
          <w:del w:id="372" w:author="mary.inoue@fap.local" w:date="2026-09-22T12:20:00Z" w16du:dateUtc="2026-09-22T16:20:00Z"/>
          <w:sz w:val="28"/>
          <w:szCs w:val="28"/>
        </w:rPr>
      </w:pPr>
      <w:del w:id="373" w:author="mary.inoue@fap.loca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2772F6BD" w14:textId="77777777" w:rsidR="00FE615C" w:rsidRDefault="00FE615C" w:rsidP="00FE615C">
      <w:pPr>
        <w:pStyle w:val="Zakladnystyl"/>
        <w:jc w:val="center"/>
        <w:rPr>
          <w:del w:id="374" w:author="mary.inoue@fap.local" w:date="2026-09-22T12:20:00Z" w16du:dateUtc="2026-09-22T16:20:00Z"/>
          <w:b/>
          <w:bCs/>
          <w:sz w:val="32"/>
          <w:szCs w:val="32"/>
        </w:rPr>
      </w:pPr>
      <w:del w:id="375" w:author="mary.inoue@fap.local" w:date="2026-09-22T12:20:00Z" w16du:dateUtc="2026-09-22T16:20:00Z">
        <w:r>
          <w:rPr>
            <w:b/>
            <w:bCs/>
            <w:sz w:val="32"/>
            <w:szCs w:val="32"/>
          </w:rPr>
          <w:delText>č. 2</w:delText>
        </w:r>
      </w:del>
    </w:p>
    <w:p w14:paraId="00707AEB" w14:textId="77777777" w:rsidR="00FE615C" w:rsidRDefault="00FE615C" w:rsidP="00FE615C">
      <w:pPr>
        <w:pStyle w:val="Zakladnystyl"/>
        <w:jc w:val="center"/>
        <w:rPr>
          <w:del w:id="376" w:author="mary.inoue@fap.local" w:date="2026-09-22T12:20:00Z" w16du:dateUtc="2026-09-22T16:20:00Z"/>
          <w:sz w:val="28"/>
          <w:szCs w:val="28"/>
        </w:rPr>
      </w:pPr>
      <w:del w:id="377" w:author="mary.inoue@fap.local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76283D12" w14:textId="77777777" w:rsidR="00FE615C" w:rsidRDefault="00FE615C" w:rsidP="00FE615C">
      <w:pPr>
        <w:pStyle w:val="Zakladnystyl"/>
        <w:jc w:val="center"/>
        <w:rPr>
          <w:del w:id="378" w:author="mary.inoue@fap.local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7"/>
        <w:gridCol w:w="4277"/>
      </w:tblGrid>
      <w:tr w:rsidR="00FE615C" w:rsidRPr="004867BB" w14:paraId="234125B4" w14:textId="77777777" w:rsidTr="00092CEA">
        <w:trPr>
          <w:trHeight w:val="713"/>
          <w:del w:id="379" w:author="mary.inoue@fap.local" w:date="2026-09-22T12:20:00Z" w16du:dateUtc="2026-09-22T16:20:00Z"/>
        </w:trPr>
        <w:tc>
          <w:tcPr>
            <w:tcW w:w="9212" w:type="dxa"/>
            <w:gridSpan w:val="2"/>
          </w:tcPr>
          <w:p w14:paraId="00BBC21F" w14:textId="77777777" w:rsidR="00FE615C" w:rsidRDefault="00FE615C" w:rsidP="00092CEA">
            <w:pPr>
              <w:rPr>
                <w:del w:id="380" w:author="mary.inoue@fap.local" w:date="2026-09-22T12:20:00Z" w16du:dateUtc="2026-09-22T16:20:00Z"/>
                <w:b/>
                <w:bCs/>
                <w:sz w:val="28"/>
                <w:szCs w:val="28"/>
              </w:rPr>
            </w:pPr>
          </w:p>
          <w:p w14:paraId="3E12D164" w14:textId="77777777" w:rsidR="00FE615C" w:rsidRPr="004867BB" w:rsidRDefault="00FE615C" w:rsidP="00092CEA">
            <w:pPr>
              <w:rPr>
                <w:del w:id="381" w:author="mary.inoue@fap.local" w:date="2026-09-22T12:20:00Z" w16du:dateUtc="2026-09-22T16:20:00Z"/>
              </w:rPr>
            </w:pPr>
            <w:del w:id="382" w:author="mary.inoue@fap.local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Návrh </w:delText>
              </w:r>
              <w:r w:rsidR="003740F4">
                <w:rPr>
                  <w:b/>
                  <w:bCs/>
                  <w:sz w:val="28"/>
                  <w:szCs w:val="28"/>
                </w:rPr>
                <w:delText>platu starostu obce na rok 2015</w:delText>
              </w:r>
            </w:del>
          </w:p>
          <w:p w14:paraId="72F7B0A9" w14:textId="77777777" w:rsidR="00FE615C" w:rsidRPr="004867BB" w:rsidRDefault="00FE615C" w:rsidP="00092CEA">
            <w:pPr>
              <w:rPr>
                <w:del w:id="383" w:author="mary.inoue@fap.local" w:date="2026-09-22T12:20:00Z" w16du:dateUtc="2026-09-22T16:20:00Z"/>
              </w:rPr>
            </w:pPr>
          </w:p>
        </w:tc>
      </w:tr>
      <w:tr w:rsidR="00FE615C" w:rsidRPr="004867BB" w14:paraId="3F628AA1" w14:textId="77777777" w:rsidTr="00092CEA">
        <w:trPr>
          <w:gridAfter w:val="1"/>
          <w:wAfter w:w="4606" w:type="dxa"/>
          <w:del w:id="384" w:author="mary.inoue@fap.local" w:date="2026-09-22T12:20:00Z" w16du:dateUtc="2026-09-22T16:20:00Z"/>
        </w:trPr>
        <w:tc>
          <w:tcPr>
            <w:tcW w:w="4606" w:type="dxa"/>
          </w:tcPr>
          <w:p w14:paraId="155029DC" w14:textId="77777777" w:rsidR="00FE615C" w:rsidRPr="004867BB" w:rsidRDefault="00FE615C" w:rsidP="00092CEA">
            <w:pPr>
              <w:rPr>
                <w:del w:id="385" w:author="mary.inoue@fap.local" w:date="2026-09-22T12:20:00Z" w16du:dateUtc="2026-09-22T16:20:00Z"/>
              </w:rPr>
            </w:pPr>
          </w:p>
        </w:tc>
      </w:tr>
      <w:tr w:rsidR="00FE615C" w:rsidRPr="004867BB" w14:paraId="62079DFA" w14:textId="77777777" w:rsidTr="00092CEA">
        <w:trPr>
          <w:gridAfter w:val="1"/>
          <w:wAfter w:w="4606" w:type="dxa"/>
          <w:cantSplit/>
          <w:del w:id="386" w:author="mary.inoue@fap.local" w:date="2026-09-22T12:20:00Z" w16du:dateUtc="2026-09-22T16:20:00Z"/>
        </w:trPr>
        <w:tc>
          <w:tcPr>
            <w:tcW w:w="4606" w:type="dxa"/>
          </w:tcPr>
          <w:p w14:paraId="426D14AF" w14:textId="77777777" w:rsidR="00FE615C" w:rsidRDefault="00FE615C" w:rsidP="00092CEA">
            <w:pPr>
              <w:rPr>
                <w:del w:id="387" w:author="mary.inoue@fap.local" w:date="2026-09-22T12:20:00Z" w16du:dateUtc="2026-09-22T16:20:00Z"/>
              </w:rPr>
            </w:pPr>
            <w:del w:id="388" w:author="mary.inoue@fap.local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</w:delText>
              </w:r>
              <w:r w:rsidR="003740F4">
                <w:delText>Bc. Marcela Tomášiková, zástupca starostu</w:delText>
              </w:r>
            </w:del>
          </w:p>
          <w:p w14:paraId="6DBF6160" w14:textId="77777777" w:rsidR="00FE615C" w:rsidRPr="004867BB" w:rsidRDefault="00FE615C" w:rsidP="00092CEA">
            <w:pPr>
              <w:rPr>
                <w:del w:id="389" w:author="mary.inoue@fap.local" w:date="2026-09-22T12:20:00Z" w16du:dateUtc="2026-09-22T16:20:00Z"/>
              </w:rPr>
            </w:pPr>
          </w:p>
        </w:tc>
      </w:tr>
    </w:tbl>
    <w:p w14:paraId="594474A2" w14:textId="77777777" w:rsidR="00FE615C" w:rsidRDefault="00FE615C" w:rsidP="00FE615C">
      <w:pPr>
        <w:pStyle w:val="Vlada"/>
        <w:rPr>
          <w:del w:id="390" w:author="mary.inoue@fap.local" w:date="2026-09-22T12:20:00Z" w16du:dateUtc="2026-09-22T16:20:00Z"/>
          <w:sz w:val="24"/>
          <w:szCs w:val="24"/>
        </w:rPr>
      </w:pPr>
      <w:del w:id="391" w:author="mary.inoue@fap.local" w:date="2026-09-22T12:20:00Z" w16du:dateUtc="2026-09-22T16:20:00Z">
        <w:r>
          <w:delText xml:space="preserve">Obecné zastupiteľstvo </w:delText>
        </w:r>
      </w:del>
    </w:p>
    <w:p w14:paraId="323B4B83" w14:textId="77777777" w:rsidR="00FE615C" w:rsidRDefault="003740F4" w:rsidP="00FE615C">
      <w:pPr>
        <w:pStyle w:val="Heading1"/>
        <w:numPr>
          <w:ilvl w:val="0"/>
          <w:numId w:val="2"/>
        </w:numPr>
        <w:rPr>
          <w:del w:id="392" w:author="mary.inoue@fap.local" w:date="2026-09-22T12:20:00Z" w16du:dateUtc="2026-09-22T16:20:00Z"/>
        </w:rPr>
      </w:pPr>
      <w:del w:id="393" w:author="mary.inoue@fap.local" w:date="2026-09-22T12:20:00Z" w16du:dateUtc="2026-09-22T16:20:00Z">
        <w:r>
          <w:delText xml:space="preserve">s c h v a ľ u j e </w:delText>
        </w:r>
      </w:del>
    </w:p>
    <w:p w14:paraId="27CCA035" w14:textId="77777777" w:rsidR="00FE615C" w:rsidRPr="004F2D95" w:rsidRDefault="00FE615C" w:rsidP="00FE615C">
      <w:pPr>
        <w:rPr>
          <w:del w:id="394" w:author="mary.inoue@fap.local" w:date="2026-09-22T12:20:00Z" w16du:dateUtc="2026-09-22T16:20:00Z"/>
        </w:rPr>
      </w:pPr>
    </w:p>
    <w:p w14:paraId="702ACCE5" w14:textId="77777777" w:rsidR="003740F4" w:rsidRDefault="00FE615C" w:rsidP="003740F4">
      <w:pPr>
        <w:rPr>
          <w:del w:id="395" w:author="mary.inoue@fap.local" w:date="2026-09-22T12:20:00Z" w16du:dateUtc="2026-09-22T16:20:00Z"/>
        </w:rPr>
      </w:pPr>
      <w:del w:id="396" w:author="mary.inoue@fap.local" w:date="2026-09-22T12:20:00Z" w16du:dateUtc="2026-09-22T16:20:00Z">
        <w:r w:rsidRPr="0055008A">
          <w:delText xml:space="preserve">A.1 </w:delText>
        </w:r>
        <w:r w:rsidR="003740F4">
          <w:delText xml:space="preserve">   plat starostu Obce Vyšná Slaná vo výške 1.699,20 € s účinnosťou od 1.1.2015</w:delText>
        </w:r>
      </w:del>
    </w:p>
    <w:p w14:paraId="35035D83" w14:textId="77777777" w:rsidR="003740F4" w:rsidRDefault="003740F4" w:rsidP="003740F4">
      <w:pPr>
        <w:rPr>
          <w:del w:id="397" w:author="mary.inoue@fap.local" w:date="2026-09-22T12:20:00Z" w16du:dateUtc="2026-09-22T16:20:00Z"/>
        </w:rPr>
      </w:pPr>
    </w:p>
    <w:p w14:paraId="5D2728DB" w14:textId="77777777" w:rsidR="003740F4" w:rsidRDefault="003740F4" w:rsidP="003740F4">
      <w:pPr>
        <w:rPr>
          <w:del w:id="398" w:author="mary.inoue@fap.local" w:date="2026-09-22T12:20:00Z" w16du:dateUtc="2026-09-22T16:20:00Z"/>
        </w:rPr>
      </w:pPr>
      <w:del w:id="399" w:author="mary.inoue@fap.local" w:date="2026-09-22T12:20:00Z" w16du:dateUtc="2026-09-22T16:20:00Z">
        <w:r>
          <w:delText>Priemerná mesačná mzda zamestnanca v NH SR za rok 2014</w:delText>
        </w:r>
        <w:r>
          <w:tab/>
        </w:r>
        <w:r>
          <w:tab/>
          <w:delText xml:space="preserve">   858,00 EUR</w:delText>
        </w:r>
      </w:del>
    </w:p>
    <w:p w14:paraId="4257313A" w14:textId="77777777" w:rsidR="003740F4" w:rsidRDefault="003740F4" w:rsidP="003740F4">
      <w:pPr>
        <w:rPr>
          <w:del w:id="400" w:author="mary.inoue@fap.local" w:date="2026-09-22T12:20:00Z" w16du:dateUtc="2026-09-22T16:20:00Z"/>
        </w:rPr>
      </w:pPr>
      <w:del w:id="401" w:author="mary.inoue@fap.local" w:date="2026-09-22T12:20:00Z" w16du:dateUtc="2026-09-22T16:20:00Z">
        <w:r>
          <w:delText xml:space="preserve">Súčin s koeficientom 1,65 zaokrúhlený na eurocent nahor </w:delText>
        </w:r>
        <w:r>
          <w:tab/>
        </w:r>
        <w:r>
          <w:tab/>
        </w:r>
        <w:r>
          <w:tab/>
          <w:delText>1.415,70 EUR</w:delText>
        </w:r>
      </w:del>
    </w:p>
    <w:p w14:paraId="2608457B" w14:textId="77777777" w:rsidR="003740F4" w:rsidRDefault="003740F4" w:rsidP="003740F4">
      <w:pPr>
        <w:rPr>
          <w:del w:id="402" w:author="mary.inoue@fap.local" w:date="2026-09-22T12:20:00Z" w16du:dateUtc="2026-09-22T16:20:00Z"/>
        </w:rPr>
      </w:pPr>
      <w:del w:id="403" w:author="mary.inoue@fap.local" w:date="2026-09-22T12:20:00Z" w16du:dateUtc="2026-09-22T16:20:00Z">
        <w:r>
          <w:delText xml:space="preserve">mesačná odmena vo 20 % výške 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 xml:space="preserve">   283,50 EUR</w:delText>
        </w:r>
      </w:del>
    </w:p>
    <w:p w14:paraId="265E3722" w14:textId="77777777" w:rsidR="003740F4" w:rsidRPr="00FD16A4" w:rsidRDefault="003740F4" w:rsidP="003740F4">
      <w:pPr>
        <w:rPr>
          <w:del w:id="404" w:author="mary.inoue@fap.local" w:date="2026-09-22T12:20:00Z" w16du:dateUtc="2026-09-22T16:20:00Z"/>
        </w:rPr>
      </w:pPr>
      <w:del w:id="405" w:author="mary.inoue@fap.local" w:date="2026-09-22T12:20:00Z" w16du:dateUtc="2026-09-22T16:20:00Z">
        <w:r>
          <w:delText xml:space="preserve">Navrhovaný plat starostu </w:delText>
        </w:r>
        <w:r>
          <w:tab/>
        </w:r>
        <w:r>
          <w:tab/>
        </w:r>
        <w:r>
          <w:tab/>
          <w:delText xml:space="preserve">                                                </w:delText>
        </w:r>
        <w:r w:rsidRPr="00422022">
          <w:rPr>
            <w:b/>
          </w:rPr>
          <w:delText>1.</w:delText>
        </w:r>
        <w:r>
          <w:rPr>
            <w:b/>
          </w:rPr>
          <w:delText>699,20</w:delText>
        </w:r>
        <w:r w:rsidRPr="00422022">
          <w:rPr>
            <w:b/>
          </w:rPr>
          <w:delText xml:space="preserve"> EUR</w:delText>
        </w:r>
      </w:del>
    </w:p>
    <w:p w14:paraId="0775D6B7" w14:textId="77777777" w:rsidR="003740F4" w:rsidRDefault="003740F4" w:rsidP="003740F4">
      <w:pPr>
        <w:rPr>
          <w:del w:id="406" w:author="mary.inoue@fap.local" w:date="2026-09-22T12:20:00Z" w16du:dateUtc="2026-09-22T16:20:00Z"/>
        </w:rPr>
      </w:pPr>
      <w:del w:id="407" w:author="mary.inoue@fap.local" w:date="2026-09-22T12:20:00Z" w16du:dateUtc="2026-09-22T16:20:00Z">
        <w:r>
          <w:delText>Zaokrúhlenie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1.699,20 EUR</w:delText>
        </w:r>
        <w:r>
          <w:tab/>
        </w:r>
      </w:del>
    </w:p>
    <w:p w14:paraId="4EBAE945" w14:textId="77777777" w:rsidR="00FE615C" w:rsidRDefault="00FE615C" w:rsidP="00FE615C">
      <w:pPr>
        <w:rPr>
          <w:del w:id="408" w:author="mary.inoue@fap.local" w:date="2026-09-22T12:20:00Z" w16du:dateUtc="2026-09-22T16:20:00Z"/>
        </w:rPr>
      </w:pPr>
    </w:p>
    <w:p w14:paraId="7393DE25" w14:textId="77777777" w:rsidR="00FE615C" w:rsidRDefault="00FE615C" w:rsidP="00FE615C">
      <w:pPr>
        <w:ind w:left="567"/>
        <w:rPr>
          <w:del w:id="409" w:author="mary.inoue@fap.local" w:date="2026-09-22T12:20:00Z" w16du:dateUtc="2026-09-22T16:20:00Z"/>
        </w:rPr>
      </w:pPr>
      <w:del w:id="410" w:author="mary.inoue@fap.local" w:date="2026-09-22T12:20:00Z" w16du:dateUtc="2026-09-22T16:20:00Z">
        <w:r>
          <w:tab/>
          <w:delText xml:space="preserve">  </w:delText>
        </w:r>
      </w:del>
    </w:p>
    <w:p w14:paraId="0ABE28BB" w14:textId="77777777" w:rsidR="00FE615C" w:rsidRDefault="00FE615C" w:rsidP="00FE615C">
      <w:pPr>
        <w:ind w:left="567"/>
        <w:rPr>
          <w:del w:id="411" w:author="mary.inoue@fap.local" w:date="2026-09-22T12:20:00Z" w16du:dateUtc="2026-09-22T16:20:00Z"/>
        </w:rPr>
      </w:pPr>
    </w:p>
    <w:p w14:paraId="3C2D4801" w14:textId="77777777" w:rsidR="00FE615C" w:rsidRDefault="00FE615C" w:rsidP="00FE615C">
      <w:pPr>
        <w:pStyle w:val="BodyText"/>
        <w:rPr>
          <w:del w:id="412" w:author="mary.inoue@fap.local" w:date="2026-09-22T12:20:00Z" w16du:dateUtc="2026-09-22T16:20:00Z"/>
          <w:b/>
          <w:bCs/>
        </w:rPr>
      </w:pPr>
    </w:p>
    <w:p w14:paraId="30301F70" w14:textId="77777777" w:rsidR="00FE615C" w:rsidRDefault="00FE615C" w:rsidP="00FE615C">
      <w:pPr>
        <w:pStyle w:val="BodyText"/>
        <w:rPr>
          <w:del w:id="413" w:author="mary.inoue@fap.local" w:date="2026-09-22T12:20:00Z" w16du:dateUtc="2026-09-22T16:20:00Z"/>
          <w:b/>
          <w:bCs/>
        </w:rPr>
      </w:pPr>
    </w:p>
    <w:p w14:paraId="4132D3B2" w14:textId="77777777" w:rsidR="00FE615C" w:rsidRDefault="00FE615C" w:rsidP="00FE615C">
      <w:pPr>
        <w:pStyle w:val="BodyText"/>
        <w:rPr>
          <w:del w:id="414" w:author="mary.inoue@fap.local" w:date="2026-09-22T12:20:00Z" w16du:dateUtc="2026-09-22T16:20:00Z"/>
          <w:b/>
          <w:bCs/>
        </w:rPr>
      </w:pPr>
    </w:p>
    <w:p w14:paraId="55F01C7E" w14:textId="77777777" w:rsidR="00FE615C" w:rsidRPr="004C320F" w:rsidRDefault="00FE615C" w:rsidP="00FE615C">
      <w:pPr>
        <w:pStyle w:val="BodyText"/>
        <w:rPr>
          <w:del w:id="415" w:author="mary.inoue@fap.local" w:date="2026-09-22T12:20:00Z" w16du:dateUtc="2026-09-22T16:20:00Z"/>
          <w:b/>
          <w:bCs/>
        </w:rPr>
      </w:pPr>
      <w:del w:id="416" w:author="mary.inoue@fap.loca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7781FCE4" w14:textId="77777777" w:rsidR="00FE615C" w:rsidRPr="004C320F" w:rsidRDefault="00FE615C" w:rsidP="00FE615C">
      <w:pPr>
        <w:pStyle w:val="BodyText"/>
        <w:rPr>
          <w:del w:id="417" w:author="mary.inoue@fap.local" w:date="2026-09-22T12:20:00Z" w16du:dateUtc="2026-09-22T16:20:00Z"/>
          <w:b/>
          <w:bCs/>
        </w:rPr>
      </w:pPr>
      <w:del w:id="418" w:author="mary.inoue@fap.loca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50CF9EFA" w14:textId="77777777" w:rsidR="00FE615C" w:rsidRPr="004C320F" w:rsidRDefault="00FE615C" w:rsidP="00FE615C">
      <w:pPr>
        <w:pStyle w:val="BodyText"/>
        <w:widowControl/>
        <w:spacing w:before="120"/>
        <w:rPr>
          <w:del w:id="419" w:author="mary.inoue@fap.local" w:date="2026-09-22T12:20:00Z" w16du:dateUtc="2026-09-22T16:20:00Z"/>
          <w:b/>
        </w:rPr>
      </w:pPr>
    </w:p>
    <w:p w14:paraId="4812C917" w14:textId="77777777" w:rsidR="00FE615C" w:rsidRPr="004C320F" w:rsidRDefault="00FE615C" w:rsidP="00FE615C">
      <w:pPr>
        <w:pStyle w:val="BodyText"/>
        <w:widowControl/>
        <w:spacing w:before="120"/>
        <w:rPr>
          <w:del w:id="420" w:author="mary.inoue@fap.local" w:date="2026-09-22T12:20:00Z" w16du:dateUtc="2026-09-22T16:20:00Z"/>
          <w:b/>
        </w:rPr>
      </w:pPr>
    </w:p>
    <w:p w14:paraId="13B96341" w14:textId="77777777" w:rsidR="00FE615C" w:rsidRPr="004C320F" w:rsidRDefault="00FE615C" w:rsidP="00FE615C">
      <w:pPr>
        <w:pStyle w:val="BodyText"/>
        <w:rPr>
          <w:del w:id="421" w:author="mary.inoue@fap.local" w:date="2026-09-22T12:20:00Z" w16du:dateUtc="2026-09-22T16:20:00Z"/>
          <w:bCs/>
        </w:rPr>
      </w:pPr>
      <w:del w:id="422" w:author="mary.inoue@fap.local" w:date="2026-09-22T12:20:00Z" w16du:dateUtc="2026-09-22T16:20:00Z">
        <w:r w:rsidRPr="004C320F">
          <w:rPr>
            <w:bCs/>
          </w:rPr>
          <w:delText>Hlasovanie</w:delText>
        </w:r>
      </w:del>
    </w:p>
    <w:p w14:paraId="4A217DAB" w14:textId="77777777" w:rsidR="00FE615C" w:rsidRPr="004C320F" w:rsidRDefault="00FE615C" w:rsidP="00FE615C">
      <w:pPr>
        <w:pStyle w:val="BodyText"/>
        <w:rPr>
          <w:del w:id="423" w:author="mary.inoue@fap.local" w:date="2026-09-22T12:20:00Z" w16du:dateUtc="2026-09-22T16:20:00Z"/>
          <w:bCs/>
        </w:rPr>
      </w:pPr>
      <w:del w:id="424" w:author="mary.inoue@fap.loca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 w:rsidR="003740F4">
          <w:rPr>
            <w:bCs/>
          </w:rPr>
          <w:delText xml:space="preserve">4  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01DEE6C9" w14:textId="77777777" w:rsidR="00FE615C" w:rsidRPr="004C320F" w:rsidRDefault="00FE615C" w:rsidP="00FE615C">
      <w:pPr>
        <w:pStyle w:val="BodyText"/>
        <w:rPr>
          <w:del w:id="425" w:author="mary.inoue@fap.local" w:date="2026-09-22T12:20:00Z" w16du:dateUtc="2026-09-22T16:20:00Z"/>
          <w:bCs/>
        </w:rPr>
      </w:pPr>
      <w:del w:id="426" w:author="mary.inoue@fap.loca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5F486271" w14:textId="77777777" w:rsidR="00FE615C" w:rsidRPr="004C320F" w:rsidRDefault="00FE615C" w:rsidP="00FE615C">
      <w:pPr>
        <w:pStyle w:val="BodyText"/>
        <w:rPr>
          <w:del w:id="427" w:author="mary.inoue@fap.local" w:date="2026-09-22T12:20:00Z" w16du:dateUtc="2026-09-22T16:20:00Z"/>
          <w:bCs/>
        </w:rPr>
      </w:pPr>
      <w:del w:id="428" w:author="mary.inoue@fap.loca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 w:rsidR="003740F4">
          <w:rPr>
            <w:bCs/>
          </w:rPr>
          <w:delText>1</w:delText>
        </w:r>
      </w:del>
    </w:p>
    <w:p w14:paraId="76F57672" w14:textId="77777777" w:rsidR="00FE615C" w:rsidRDefault="00FE615C" w:rsidP="00FE615C">
      <w:pPr>
        <w:pStyle w:val="BodyText"/>
        <w:widowControl/>
        <w:spacing w:before="120"/>
        <w:rPr>
          <w:del w:id="429" w:author="mary.inoue@fap.local" w:date="2026-09-22T12:20:00Z" w16du:dateUtc="2026-09-22T16:20:00Z"/>
          <w:b/>
        </w:rPr>
      </w:pPr>
    </w:p>
    <w:p w14:paraId="41CDEBC0" w14:textId="77777777" w:rsidR="00FE615C" w:rsidRDefault="00FE615C" w:rsidP="00FE615C">
      <w:pPr>
        <w:pStyle w:val="BodyText"/>
        <w:widowControl/>
        <w:spacing w:before="120"/>
        <w:rPr>
          <w:del w:id="430" w:author="mary.inoue@fap.local" w:date="2026-09-22T12:20:00Z" w16du:dateUtc="2026-09-22T16:20:00Z"/>
          <w:b/>
        </w:rPr>
      </w:pPr>
    </w:p>
    <w:p w14:paraId="13D9F3A7" w14:textId="77777777" w:rsidR="00FE615C" w:rsidRDefault="00FE615C" w:rsidP="00FE615C">
      <w:pPr>
        <w:pStyle w:val="BodyText"/>
        <w:widowControl/>
        <w:spacing w:before="120"/>
        <w:rPr>
          <w:del w:id="431" w:author="mary.inoue@fap.local" w:date="2026-09-22T12:20:00Z" w16du:dateUtc="2026-09-22T16:20:00Z"/>
          <w:b/>
        </w:rPr>
      </w:pPr>
    </w:p>
    <w:p w14:paraId="2B650B69" w14:textId="77777777" w:rsidR="00FE615C" w:rsidRDefault="00FE615C" w:rsidP="00FE615C">
      <w:pPr>
        <w:pStyle w:val="BodyText"/>
        <w:widowControl/>
        <w:spacing w:before="120"/>
        <w:rPr>
          <w:del w:id="432" w:author="mary.inoue@fap.local" w:date="2026-09-22T12:20:00Z" w16du:dateUtc="2026-09-22T16:20:00Z"/>
          <w:b/>
        </w:rPr>
      </w:pPr>
    </w:p>
    <w:p w14:paraId="5E738865" w14:textId="77777777" w:rsidR="00FE615C" w:rsidRDefault="00FE615C" w:rsidP="00FE615C">
      <w:pPr>
        <w:pStyle w:val="BodyText"/>
        <w:widowControl/>
        <w:spacing w:before="120"/>
        <w:rPr>
          <w:del w:id="433" w:author="mary.inoue@fap.local" w:date="2026-09-22T12:20:00Z" w16du:dateUtc="2026-09-22T16:20:00Z"/>
          <w:b/>
        </w:rPr>
      </w:pPr>
    </w:p>
    <w:p w14:paraId="11446EF3" w14:textId="77777777" w:rsidR="00CB0013" w:rsidRDefault="00CB0013" w:rsidP="00FE615C">
      <w:pPr>
        <w:pStyle w:val="BodyText"/>
        <w:widowControl/>
        <w:spacing w:before="120"/>
        <w:rPr>
          <w:del w:id="434" w:author="mary.inoue@fap.local" w:date="2026-09-22T12:20:00Z" w16du:dateUtc="2026-09-22T16:20:00Z"/>
          <w:b/>
        </w:rPr>
      </w:pPr>
    </w:p>
    <w:p w14:paraId="0961151B" w14:textId="77777777" w:rsidR="00FE615C" w:rsidRDefault="00FE615C" w:rsidP="00FE615C">
      <w:pPr>
        <w:pStyle w:val="BodyText"/>
        <w:widowControl/>
        <w:spacing w:before="120"/>
        <w:rPr>
          <w:del w:id="435" w:author="mary.inoue@fap.local" w:date="2026-09-22T12:20:00Z" w16du:dateUtc="2026-09-22T16:20:00Z"/>
          <w:b/>
        </w:rPr>
      </w:pPr>
    </w:p>
    <w:p w14:paraId="6C736274" w14:textId="77777777" w:rsidR="00FE615C" w:rsidRDefault="00FE615C" w:rsidP="00FE615C">
      <w:pPr>
        <w:pStyle w:val="BodyText"/>
        <w:widowControl/>
        <w:spacing w:before="120"/>
        <w:rPr>
          <w:del w:id="436" w:author="mary.inoue@fap.local" w:date="2026-09-22T12:20:00Z" w16du:dateUtc="2026-09-22T16:20:00Z"/>
          <w:b/>
        </w:rPr>
      </w:pPr>
    </w:p>
    <w:p w14:paraId="2194FE71" w14:textId="77777777" w:rsidR="00FE615C" w:rsidRDefault="00FE615C" w:rsidP="00FE615C">
      <w:pPr>
        <w:pStyle w:val="Zakladnystyl"/>
        <w:jc w:val="center"/>
        <w:rPr>
          <w:del w:id="437" w:author="mary.inoue@fap.local" w:date="2026-09-22T12:20:00Z" w16du:dateUtc="2026-09-22T16:20:00Z"/>
          <w:sz w:val="28"/>
          <w:szCs w:val="28"/>
        </w:rPr>
      </w:pPr>
      <w:del w:id="438" w:author="mary.inoue@fap.loca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6BF20A18" w14:textId="77777777" w:rsidR="00FE615C" w:rsidRDefault="00FE615C" w:rsidP="00FE615C">
      <w:pPr>
        <w:pStyle w:val="Zakladnystyl"/>
        <w:jc w:val="center"/>
        <w:rPr>
          <w:del w:id="439" w:author="mary.inoue@fap.local" w:date="2026-09-22T12:20:00Z" w16du:dateUtc="2026-09-22T16:20:00Z"/>
          <w:b/>
          <w:bCs/>
          <w:sz w:val="32"/>
          <w:szCs w:val="32"/>
        </w:rPr>
      </w:pPr>
      <w:del w:id="440" w:author="mary.inoue@fap.local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3740F4">
          <w:rPr>
            <w:b/>
            <w:bCs/>
            <w:sz w:val="32"/>
            <w:szCs w:val="32"/>
          </w:rPr>
          <w:delText>3</w:delText>
        </w:r>
      </w:del>
    </w:p>
    <w:p w14:paraId="3F7A1AC7" w14:textId="77777777" w:rsidR="00FE615C" w:rsidRDefault="00FE615C" w:rsidP="00FE615C">
      <w:pPr>
        <w:pStyle w:val="Zakladnystyl"/>
        <w:jc w:val="center"/>
        <w:rPr>
          <w:del w:id="441" w:author="mary.inoue@fap.local" w:date="2026-09-22T12:20:00Z" w16du:dateUtc="2026-09-22T16:20:00Z"/>
          <w:sz w:val="28"/>
          <w:szCs w:val="28"/>
        </w:rPr>
      </w:pPr>
      <w:del w:id="442" w:author="mary.inoue@fap.local" w:date="2026-09-22T12:20:00Z" w16du:dateUtc="2026-09-22T16:20:00Z">
        <w:r>
          <w:rPr>
            <w:sz w:val="28"/>
            <w:szCs w:val="28"/>
          </w:rPr>
          <w:delText>z</w:delText>
        </w:r>
        <w:r w:rsidR="003740F4">
          <w:rPr>
            <w:sz w:val="28"/>
            <w:szCs w:val="28"/>
          </w:rPr>
          <w:delText> 20. 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4A6218E3" w14:textId="77777777" w:rsidR="00FE615C" w:rsidRDefault="00FE615C" w:rsidP="00FE615C">
      <w:pPr>
        <w:pStyle w:val="Zakladnystyl"/>
        <w:jc w:val="center"/>
        <w:rPr>
          <w:del w:id="443" w:author="mary.inoue@fap.local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7"/>
        <w:gridCol w:w="4277"/>
      </w:tblGrid>
      <w:tr w:rsidR="00FE615C" w:rsidRPr="004867BB" w14:paraId="09D3B2A1" w14:textId="77777777" w:rsidTr="00092CEA">
        <w:trPr>
          <w:trHeight w:val="713"/>
          <w:del w:id="444" w:author="mary.inoue@fap.local" w:date="2026-09-22T12:20:00Z" w16du:dateUtc="2026-09-22T16:20:00Z"/>
        </w:trPr>
        <w:tc>
          <w:tcPr>
            <w:tcW w:w="9212" w:type="dxa"/>
            <w:gridSpan w:val="2"/>
          </w:tcPr>
          <w:p w14:paraId="30619914" w14:textId="77777777" w:rsidR="00FE615C" w:rsidRDefault="00FE615C" w:rsidP="00092CEA">
            <w:pPr>
              <w:rPr>
                <w:del w:id="445" w:author="mary.inoue@fap.local" w:date="2026-09-22T12:20:00Z" w16du:dateUtc="2026-09-22T16:20:00Z"/>
                <w:b/>
                <w:bCs/>
                <w:sz w:val="28"/>
                <w:szCs w:val="28"/>
              </w:rPr>
            </w:pPr>
          </w:p>
          <w:p w14:paraId="2B3A5B39" w14:textId="77777777" w:rsidR="00FE615C" w:rsidRPr="004867BB" w:rsidRDefault="00DC0ED4" w:rsidP="00092CEA">
            <w:pPr>
              <w:rPr>
                <w:del w:id="446" w:author="mary.inoue@fap.local" w:date="2026-09-22T12:20:00Z" w16du:dateUtc="2026-09-22T16:20:00Z"/>
              </w:rPr>
            </w:pPr>
            <w:del w:id="447" w:author="mary.inoue@fap.local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Čerpanie rozpočtu obce k 28.2.2015</w:delText>
              </w:r>
            </w:del>
          </w:p>
          <w:p w14:paraId="78CA7411" w14:textId="77777777" w:rsidR="00FE615C" w:rsidRPr="004867BB" w:rsidRDefault="00FE615C" w:rsidP="00092CEA">
            <w:pPr>
              <w:rPr>
                <w:del w:id="448" w:author="mary.inoue@fap.local" w:date="2026-09-22T12:20:00Z" w16du:dateUtc="2026-09-22T16:20:00Z"/>
              </w:rPr>
            </w:pPr>
          </w:p>
        </w:tc>
      </w:tr>
      <w:tr w:rsidR="00FE615C" w:rsidRPr="004867BB" w14:paraId="3FE3EEA0" w14:textId="77777777" w:rsidTr="00092CEA">
        <w:trPr>
          <w:gridAfter w:val="1"/>
          <w:wAfter w:w="4606" w:type="dxa"/>
          <w:del w:id="449" w:author="mary.inoue@fap.local" w:date="2026-09-22T12:20:00Z" w16du:dateUtc="2026-09-22T16:20:00Z"/>
        </w:trPr>
        <w:tc>
          <w:tcPr>
            <w:tcW w:w="4606" w:type="dxa"/>
          </w:tcPr>
          <w:p w14:paraId="1978871C" w14:textId="77777777" w:rsidR="00FE615C" w:rsidRPr="004867BB" w:rsidRDefault="00FE615C" w:rsidP="00092CEA">
            <w:pPr>
              <w:rPr>
                <w:del w:id="450" w:author="mary.inoue@fap.local" w:date="2026-09-22T12:20:00Z" w16du:dateUtc="2026-09-22T16:20:00Z"/>
              </w:rPr>
            </w:pPr>
          </w:p>
        </w:tc>
      </w:tr>
      <w:tr w:rsidR="00FE615C" w:rsidRPr="004867BB" w14:paraId="7168295D" w14:textId="77777777" w:rsidTr="00092CEA">
        <w:trPr>
          <w:gridAfter w:val="1"/>
          <w:wAfter w:w="4606" w:type="dxa"/>
          <w:cantSplit/>
          <w:del w:id="451" w:author="mary.inoue@fap.local" w:date="2026-09-22T12:20:00Z" w16du:dateUtc="2026-09-22T16:20:00Z"/>
        </w:trPr>
        <w:tc>
          <w:tcPr>
            <w:tcW w:w="4606" w:type="dxa"/>
          </w:tcPr>
          <w:p w14:paraId="26464578" w14:textId="77777777" w:rsidR="00FE615C" w:rsidRDefault="00FE615C" w:rsidP="00092CEA">
            <w:pPr>
              <w:rPr>
                <w:del w:id="452" w:author="mary.inoue@fap.local" w:date="2026-09-22T12:20:00Z" w16du:dateUtc="2026-09-22T16:20:00Z"/>
              </w:rPr>
            </w:pPr>
            <w:del w:id="453" w:author="mary.inoue@fap.local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70E3E229" w14:textId="77777777" w:rsidR="00FE615C" w:rsidRPr="004867BB" w:rsidRDefault="00FE615C" w:rsidP="00092CEA">
            <w:pPr>
              <w:rPr>
                <w:del w:id="454" w:author="mary.inoue@fap.local" w:date="2026-09-22T12:20:00Z" w16du:dateUtc="2026-09-22T16:20:00Z"/>
              </w:rPr>
            </w:pPr>
          </w:p>
        </w:tc>
      </w:tr>
    </w:tbl>
    <w:p w14:paraId="4407D955" w14:textId="77777777" w:rsidR="00FE615C" w:rsidRDefault="00FE615C" w:rsidP="00FE615C">
      <w:pPr>
        <w:pStyle w:val="Vlada"/>
        <w:rPr>
          <w:del w:id="455" w:author="mary.inoue@fap.local" w:date="2026-09-22T12:20:00Z" w16du:dateUtc="2026-09-22T16:20:00Z"/>
          <w:sz w:val="24"/>
          <w:szCs w:val="24"/>
        </w:rPr>
      </w:pPr>
      <w:del w:id="456" w:author="mary.inoue@fap.local" w:date="2026-09-22T12:20:00Z" w16du:dateUtc="2026-09-22T16:20:00Z">
        <w:r>
          <w:delText xml:space="preserve">Obecné zastupiteľstvo </w:delText>
        </w:r>
      </w:del>
    </w:p>
    <w:p w14:paraId="7C297827" w14:textId="77777777" w:rsidR="00FE615C" w:rsidRDefault="00FE615C" w:rsidP="00FE615C">
      <w:pPr>
        <w:pStyle w:val="Heading1"/>
        <w:numPr>
          <w:ilvl w:val="0"/>
          <w:numId w:val="2"/>
        </w:numPr>
        <w:rPr>
          <w:del w:id="457" w:author="mary.inoue@fap.local" w:date="2026-09-22T12:20:00Z" w16du:dateUtc="2026-09-22T16:20:00Z"/>
        </w:rPr>
      </w:pPr>
      <w:del w:id="458" w:author="mary.inoue@fap.local" w:date="2026-09-22T12:20:00Z" w16du:dateUtc="2026-09-22T16:20:00Z">
        <w:r>
          <w:delText>berie na vedomie</w:delText>
        </w:r>
      </w:del>
    </w:p>
    <w:p w14:paraId="5DF36E0C" w14:textId="77777777" w:rsidR="00FE615C" w:rsidRPr="004F2D95" w:rsidRDefault="00FE615C" w:rsidP="00FE615C">
      <w:pPr>
        <w:rPr>
          <w:del w:id="459" w:author="mary.inoue@fap.local" w:date="2026-09-22T12:20:00Z" w16du:dateUtc="2026-09-22T16:20:00Z"/>
        </w:rPr>
      </w:pPr>
    </w:p>
    <w:p w14:paraId="5ED1A231" w14:textId="77777777" w:rsidR="00FE615C" w:rsidRPr="0055008A" w:rsidRDefault="00FE615C" w:rsidP="00FE615C">
      <w:pPr>
        <w:ind w:left="708"/>
        <w:rPr>
          <w:del w:id="460" w:author="mary.inoue@fap.local" w:date="2026-09-22T12:20:00Z" w16du:dateUtc="2026-09-22T16:20:00Z"/>
        </w:rPr>
      </w:pPr>
      <w:del w:id="461" w:author="mary.inoue@fap.local" w:date="2026-09-22T12:20:00Z" w16du:dateUtc="2026-09-22T16:20:00Z">
        <w:r w:rsidRPr="0055008A">
          <w:delText>A.1</w:delText>
        </w:r>
        <w:r w:rsidR="00DC0ED4">
          <w:delText xml:space="preserve"> čerpanie rozpočtu obce k 28.2.2015</w:delText>
        </w:r>
      </w:del>
    </w:p>
    <w:p w14:paraId="2B4817DB" w14:textId="77777777" w:rsidR="00FE615C" w:rsidRDefault="00CB0013" w:rsidP="00FE615C">
      <w:pPr>
        <w:rPr>
          <w:del w:id="462" w:author="mary.inoue@fap.local" w:date="2026-09-22T12:20:00Z" w16du:dateUtc="2026-09-22T16:20:00Z"/>
        </w:rPr>
      </w:pPr>
      <w:del w:id="463" w:author="mary.inoue@fap.local" w:date="2026-09-22T12:20:00Z" w16du:dateUtc="2026-09-22T16:20:00Z">
        <w:r>
          <w:tab/>
          <w:delText>A.2 správu hlavného kontrolóra za obdobie 1-2/2015</w:delText>
        </w:r>
      </w:del>
    </w:p>
    <w:p w14:paraId="07C7EF2C" w14:textId="77777777" w:rsidR="00FE615C" w:rsidRDefault="00FE615C" w:rsidP="00FE615C">
      <w:pPr>
        <w:ind w:left="567"/>
        <w:rPr>
          <w:del w:id="464" w:author="mary.inoue@fap.local" w:date="2026-09-22T12:20:00Z" w16du:dateUtc="2026-09-22T16:20:00Z"/>
        </w:rPr>
      </w:pPr>
      <w:del w:id="465" w:author="mary.inoue@fap.local" w:date="2026-09-22T12:20:00Z" w16du:dateUtc="2026-09-22T16:20:00Z">
        <w:r>
          <w:tab/>
          <w:delText xml:space="preserve">  </w:delText>
        </w:r>
      </w:del>
    </w:p>
    <w:p w14:paraId="1C2F30D2" w14:textId="77777777" w:rsidR="00FE615C" w:rsidRDefault="00FE615C" w:rsidP="00FE615C">
      <w:pPr>
        <w:ind w:left="567"/>
        <w:rPr>
          <w:del w:id="466" w:author="mary.inoue@fap.local" w:date="2026-09-22T12:20:00Z" w16du:dateUtc="2026-09-22T16:20:00Z"/>
        </w:rPr>
      </w:pPr>
    </w:p>
    <w:p w14:paraId="5970A6DA" w14:textId="77777777" w:rsidR="00FE615C" w:rsidRDefault="00FE615C" w:rsidP="00FE615C">
      <w:pPr>
        <w:pStyle w:val="BodyText"/>
        <w:rPr>
          <w:del w:id="467" w:author="mary.inoue@fap.local" w:date="2026-09-22T12:20:00Z" w16du:dateUtc="2026-09-22T16:20:00Z"/>
          <w:b/>
          <w:bCs/>
        </w:rPr>
      </w:pPr>
    </w:p>
    <w:p w14:paraId="51BDECBC" w14:textId="77777777" w:rsidR="00FE615C" w:rsidRDefault="00FE615C" w:rsidP="00FE615C">
      <w:pPr>
        <w:pStyle w:val="BodyText"/>
        <w:rPr>
          <w:del w:id="468" w:author="mary.inoue@fap.local" w:date="2026-09-22T12:20:00Z" w16du:dateUtc="2026-09-22T16:20:00Z"/>
          <w:b/>
          <w:bCs/>
        </w:rPr>
      </w:pPr>
    </w:p>
    <w:p w14:paraId="7E2FC594" w14:textId="77777777" w:rsidR="00FE615C" w:rsidRDefault="00FE615C" w:rsidP="00FE615C">
      <w:pPr>
        <w:pStyle w:val="BodyText"/>
        <w:rPr>
          <w:del w:id="469" w:author="mary.inoue@fap.local" w:date="2026-09-22T12:20:00Z" w16du:dateUtc="2026-09-22T16:20:00Z"/>
          <w:b/>
          <w:bCs/>
        </w:rPr>
      </w:pPr>
    </w:p>
    <w:p w14:paraId="09BBC471" w14:textId="77777777" w:rsidR="00FE615C" w:rsidRPr="004C320F" w:rsidRDefault="00FE615C" w:rsidP="00FE615C">
      <w:pPr>
        <w:pStyle w:val="BodyText"/>
        <w:rPr>
          <w:del w:id="470" w:author="mary.inoue@fap.local" w:date="2026-09-22T12:20:00Z" w16du:dateUtc="2026-09-22T16:20:00Z"/>
          <w:b/>
          <w:bCs/>
        </w:rPr>
      </w:pPr>
      <w:del w:id="471" w:author="mary.inoue@fap.loca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036BD854" w14:textId="77777777" w:rsidR="00FE615C" w:rsidRPr="004C320F" w:rsidRDefault="00FE615C" w:rsidP="00FE615C">
      <w:pPr>
        <w:pStyle w:val="BodyText"/>
        <w:rPr>
          <w:del w:id="472" w:author="mary.inoue@fap.local" w:date="2026-09-22T12:20:00Z" w16du:dateUtc="2026-09-22T16:20:00Z"/>
          <w:b/>
          <w:bCs/>
        </w:rPr>
      </w:pPr>
      <w:del w:id="473" w:author="mary.inoue@fap.loca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5B56C79C" w14:textId="77777777" w:rsidR="00FE615C" w:rsidRPr="004C320F" w:rsidRDefault="00FE615C" w:rsidP="00FE615C">
      <w:pPr>
        <w:pStyle w:val="BodyText"/>
        <w:widowControl/>
        <w:spacing w:before="120"/>
        <w:rPr>
          <w:del w:id="474" w:author="mary.inoue@fap.local" w:date="2026-09-22T12:20:00Z" w16du:dateUtc="2026-09-22T16:20:00Z"/>
          <w:b/>
        </w:rPr>
      </w:pPr>
    </w:p>
    <w:p w14:paraId="2B34953F" w14:textId="77777777" w:rsidR="00FE615C" w:rsidRPr="004C320F" w:rsidRDefault="00FE615C" w:rsidP="00FE615C">
      <w:pPr>
        <w:pStyle w:val="BodyText"/>
        <w:widowControl/>
        <w:spacing w:before="120"/>
        <w:rPr>
          <w:del w:id="475" w:author="mary.inoue@fap.local" w:date="2026-09-22T12:20:00Z" w16du:dateUtc="2026-09-22T16:20:00Z"/>
          <w:b/>
        </w:rPr>
      </w:pPr>
    </w:p>
    <w:p w14:paraId="1B4E691B" w14:textId="77777777" w:rsidR="00FE615C" w:rsidRPr="004C320F" w:rsidRDefault="00FE615C" w:rsidP="00FE615C">
      <w:pPr>
        <w:pStyle w:val="BodyText"/>
        <w:rPr>
          <w:del w:id="476" w:author="mary.inoue@fap.local" w:date="2026-09-22T12:20:00Z" w16du:dateUtc="2026-09-22T16:20:00Z"/>
          <w:bCs/>
        </w:rPr>
      </w:pPr>
      <w:del w:id="477" w:author="mary.inoue@fap.local" w:date="2026-09-22T12:20:00Z" w16du:dateUtc="2026-09-22T16:20:00Z">
        <w:r w:rsidRPr="004C320F">
          <w:rPr>
            <w:bCs/>
          </w:rPr>
          <w:delText>Hlasovanie</w:delText>
        </w:r>
      </w:del>
    </w:p>
    <w:p w14:paraId="2A22F4C5" w14:textId="77777777" w:rsidR="00FE615C" w:rsidRPr="004C320F" w:rsidRDefault="00FE615C" w:rsidP="00FE615C">
      <w:pPr>
        <w:pStyle w:val="BodyText"/>
        <w:rPr>
          <w:del w:id="478" w:author="mary.inoue@fap.local" w:date="2026-09-22T12:20:00Z" w16du:dateUtc="2026-09-22T16:20:00Z"/>
          <w:bCs/>
        </w:rPr>
      </w:pPr>
      <w:del w:id="479" w:author="mary.inoue@fap.loca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1A14F9BE" w14:textId="77777777" w:rsidR="00FE615C" w:rsidRPr="004C320F" w:rsidRDefault="00FE615C" w:rsidP="00FE615C">
      <w:pPr>
        <w:pStyle w:val="BodyText"/>
        <w:rPr>
          <w:del w:id="480" w:author="mary.inoue@fap.local" w:date="2026-09-22T12:20:00Z" w16du:dateUtc="2026-09-22T16:20:00Z"/>
          <w:bCs/>
        </w:rPr>
      </w:pPr>
      <w:del w:id="481" w:author="mary.inoue@fap.loca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31BDAF23" w14:textId="77777777" w:rsidR="00FE615C" w:rsidRPr="004C320F" w:rsidRDefault="00FE615C" w:rsidP="00FE615C">
      <w:pPr>
        <w:pStyle w:val="BodyText"/>
        <w:rPr>
          <w:del w:id="482" w:author="mary.inoue@fap.local" w:date="2026-09-22T12:20:00Z" w16du:dateUtc="2026-09-22T16:20:00Z"/>
          <w:bCs/>
        </w:rPr>
      </w:pPr>
      <w:del w:id="483" w:author="mary.inoue@fap.loca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54F4A5A2" w14:textId="77777777" w:rsidR="00FE615C" w:rsidRDefault="00FE615C" w:rsidP="00FE615C">
      <w:pPr>
        <w:pStyle w:val="BodyText"/>
        <w:widowControl/>
        <w:spacing w:before="120"/>
        <w:rPr>
          <w:del w:id="484" w:author="mary.inoue@fap.local" w:date="2026-09-22T12:20:00Z" w16du:dateUtc="2026-09-22T16:20:00Z"/>
          <w:b/>
        </w:rPr>
      </w:pPr>
    </w:p>
    <w:p w14:paraId="48832279" w14:textId="77777777" w:rsidR="00FE615C" w:rsidRDefault="00FE615C" w:rsidP="00FE615C">
      <w:pPr>
        <w:pStyle w:val="BodyText"/>
        <w:widowControl/>
        <w:spacing w:before="120"/>
        <w:rPr>
          <w:del w:id="485" w:author="mary.inoue@fap.local" w:date="2026-09-22T12:20:00Z" w16du:dateUtc="2026-09-22T16:20:00Z"/>
          <w:b/>
        </w:rPr>
      </w:pPr>
    </w:p>
    <w:p w14:paraId="69CE6800" w14:textId="77777777" w:rsidR="00FE615C" w:rsidRDefault="00FE615C" w:rsidP="00FE615C">
      <w:pPr>
        <w:pStyle w:val="BodyText"/>
        <w:widowControl/>
        <w:spacing w:before="120"/>
        <w:rPr>
          <w:del w:id="486" w:author="mary.inoue@fap.local" w:date="2026-09-22T12:20:00Z" w16du:dateUtc="2026-09-22T16:20:00Z"/>
          <w:b/>
        </w:rPr>
      </w:pPr>
    </w:p>
    <w:p w14:paraId="2E78C55B" w14:textId="77777777" w:rsidR="00FE615C" w:rsidRDefault="00FE615C" w:rsidP="00FE615C">
      <w:pPr>
        <w:pStyle w:val="BodyText"/>
        <w:widowControl/>
        <w:spacing w:before="120"/>
        <w:rPr>
          <w:del w:id="487" w:author="mary.inoue@fap.local" w:date="2026-09-22T12:20:00Z" w16du:dateUtc="2026-09-22T16:20:00Z"/>
          <w:b/>
        </w:rPr>
      </w:pPr>
    </w:p>
    <w:p w14:paraId="6A380979" w14:textId="77777777" w:rsidR="00FE615C" w:rsidRDefault="00FE615C" w:rsidP="00FE615C">
      <w:pPr>
        <w:pStyle w:val="BodyText"/>
        <w:widowControl/>
        <w:spacing w:before="120"/>
        <w:rPr>
          <w:del w:id="488" w:author="mary.inoue@fap.local" w:date="2026-09-22T12:20:00Z" w16du:dateUtc="2026-09-22T16:20:00Z"/>
          <w:b/>
        </w:rPr>
      </w:pPr>
    </w:p>
    <w:p w14:paraId="02D069DC" w14:textId="77777777" w:rsidR="00FE615C" w:rsidRDefault="00FE615C" w:rsidP="00FE615C">
      <w:pPr>
        <w:pStyle w:val="Zakladnystyl"/>
        <w:jc w:val="center"/>
        <w:rPr>
          <w:del w:id="489" w:author="mary.inoue@fap.local" w:date="2026-09-22T12:20:00Z" w16du:dateUtc="2026-09-22T16:20:00Z"/>
          <w:sz w:val="28"/>
          <w:szCs w:val="28"/>
        </w:rPr>
      </w:pPr>
    </w:p>
    <w:p w14:paraId="1079DCEA" w14:textId="77777777" w:rsidR="00FE615C" w:rsidRDefault="00FE615C" w:rsidP="00FE615C">
      <w:pPr>
        <w:pStyle w:val="Zakladnystyl"/>
        <w:jc w:val="center"/>
        <w:rPr>
          <w:del w:id="490" w:author="mary.inoue@fap.local" w:date="2026-09-22T12:20:00Z" w16du:dateUtc="2026-09-22T16:20:00Z"/>
          <w:sz w:val="28"/>
          <w:szCs w:val="28"/>
        </w:rPr>
      </w:pPr>
    </w:p>
    <w:p w14:paraId="2E1CB522" w14:textId="77777777" w:rsidR="00DC0ED4" w:rsidRDefault="00DC0ED4" w:rsidP="00FE615C">
      <w:pPr>
        <w:pStyle w:val="Zakladnystyl"/>
        <w:jc w:val="center"/>
        <w:rPr>
          <w:del w:id="491" w:author="mary.inoue@fap.local" w:date="2026-09-22T12:20:00Z" w16du:dateUtc="2026-09-22T16:20:00Z"/>
          <w:sz w:val="28"/>
          <w:szCs w:val="28"/>
        </w:rPr>
      </w:pPr>
    </w:p>
    <w:p w14:paraId="1E5DA5B5" w14:textId="77777777" w:rsidR="00FE615C" w:rsidRDefault="00FE615C" w:rsidP="00FE615C">
      <w:pPr>
        <w:pStyle w:val="Zakladnystyl"/>
        <w:jc w:val="center"/>
        <w:rPr>
          <w:del w:id="492" w:author="mary.inoue@fap.local" w:date="2026-09-22T12:20:00Z" w16du:dateUtc="2026-09-22T16:20:00Z"/>
          <w:sz w:val="28"/>
          <w:szCs w:val="28"/>
        </w:rPr>
      </w:pPr>
    </w:p>
    <w:p w14:paraId="09AAC7C1" w14:textId="77777777" w:rsidR="00FE615C" w:rsidRDefault="00FE615C" w:rsidP="00FE615C">
      <w:pPr>
        <w:pStyle w:val="Zakladnystyl"/>
        <w:jc w:val="center"/>
        <w:rPr>
          <w:del w:id="493" w:author="mary.inoue@fap.local" w:date="2026-09-22T12:20:00Z" w16du:dateUtc="2026-09-22T16:20:00Z"/>
          <w:sz w:val="28"/>
          <w:szCs w:val="28"/>
        </w:rPr>
      </w:pPr>
    </w:p>
    <w:p w14:paraId="77BDF706" w14:textId="77777777" w:rsidR="00FE615C" w:rsidRDefault="00FE615C" w:rsidP="00FE615C">
      <w:pPr>
        <w:pStyle w:val="Zakladnystyl"/>
        <w:jc w:val="center"/>
        <w:rPr>
          <w:del w:id="494" w:author="mary.inoue@fap.local" w:date="2026-09-22T12:20:00Z" w16du:dateUtc="2026-09-22T16:20:00Z"/>
          <w:sz w:val="28"/>
          <w:szCs w:val="28"/>
        </w:rPr>
      </w:pPr>
    </w:p>
    <w:p w14:paraId="4DBA9F0F" w14:textId="77777777" w:rsidR="00FE615C" w:rsidRDefault="00FE615C" w:rsidP="00FE615C">
      <w:pPr>
        <w:pStyle w:val="Zakladnystyl"/>
        <w:jc w:val="center"/>
        <w:rPr>
          <w:del w:id="495" w:author="mary.inoue@fap.local" w:date="2026-09-22T12:20:00Z" w16du:dateUtc="2026-09-22T16:20:00Z"/>
          <w:sz w:val="28"/>
          <w:szCs w:val="28"/>
        </w:rPr>
      </w:pPr>
    </w:p>
    <w:p w14:paraId="0B74E249" w14:textId="77777777" w:rsidR="00FE615C" w:rsidRDefault="00FE615C" w:rsidP="00FE615C">
      <w:pPr>
        <w:pStyle w:val="Zakladnystyl"/>
        <w:jc w:val="center"/>
        <w:rPr>
          <w:del w:id="496" w:author="mary.inoue@fap.local" w:date="2026-09-22T12:20:00Z" w16du:dateUtc="2026-09-22T16:20:00Z"/>
          <w:sz w:val="28"/>
          <w:szCs w:val="28"/>
        </w:rPr>
      </w:pPr>
    </w:p>
    <w:p w14:paraId="1E19CA36" w14:textId="77777777" w:rsidR="00FE615C" w:rsidRDefault="00FE615C" w:rsidP="00FE615C">
      <w:pPr>
        <w:pStyle w:val="Zakladnystyl"/>
        <w:jc w:val="center"/>
        <w:rPr>
          <w:del w:id="497" w:author="mary.inoue@fap.local" w:date="2026-09-22T12:20:00Z" w16du:dateUtc="2026-09-22T16:20:00Z"/>
          <w:sz w:val="28"/>
          <w:szCs w:val="28"/>
        </w:rPr>
      </w:pPr>
    </w:p>
    <w:p w14:paraId="5E6F3C3A" w14:textId="77777777" w:rsidR="00FE615C" w:rsidRDefault="00FE615C" w:rsidP="00FE615C">
      <w:pPr>
        <w:pStyle w:val="Zakladnystyl"/>
        <w:jc w:val="center"/>
        <w:rPr>
          <w:del w:id="498" w:author="mary.inoue@fap.local" w:date="2026-09-22T12:20:00Z" w16du:dateUtc="2026-09-22T16:20:00Z"/>
          <w:sz w:val="28"/>
          <w:szCs w:val="28"/>
        </w:rPr>
      </w:pPr>
      <w:del w:id="499" w:author="mary.inoue@fap.loca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6C666944" w14:textId="77777777" w:rsidR="00FE615C" w:rsidRDefault="00FE615C" w:rsidP="00FE615C">
      <w:pPr>
        <w:pStyle w:val="Zakladnystyl"/>
        <w:jc w:val="center"/>
        <w:rPr>
          <w:del w:id="500" w:author="mary.inoue@fap.local" w:date="2026-09-22T12:20:00Z" w16du:dateUtc="2026-09-22T16:20:00Z"/>
          <w:b/>
          <w:bCs/>
          <w:sz w:val="32"/>
          <w:szCs w:val="32"/>
        </w:rPr>
      </w:pPr>
      <w:del w:id="501" w:author="mary.inoue@fap.local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DC0ED4">
          <w:rPr>
            <w:b/>
            <w:bCs/>
            <w:sz w:val="32"/>
            <w:szCs w:val="32"/>
          </w:rPr>
          <w:delText>4</w:delText>
        </w:r>
      </w:del>
    </w:p>
    <w:p w14:paraId="2FE13AA2" w14:textId="77777777" w:rsidR="00FE615C" w:rsidRDefault="00FE615C" w:rsidP="00FE615C">
      <w:pPr>
        <w:pStyle w:val="Zakladnystyl"/>
        <w:jc w:val="center"/>
        <w:rPr>
          <w:del w:id="502" w:author="mary.inoue@fap.local" w:date="2026-09-22T12:20:00Z" w16du:dateUtc="2026-09-22T16:20:00Z"/>
          <w:sz w:val="28"/>
          <w:szCs w:val="28"/>
        </w:rPr>
      </w:pPr>
      <w:del w:id="503" w:author="mary.inoue@fap.local" w:date="2026-09-22T12:20:00Z" w16du:dateUtc="2026-09-22T16:20:00Z">
        <w:r>
          <w:rPr>
            <w:sz w:val="28"/>
            <w:szCs w:val="28"/>
          </w:rPr>
          <w:delText>z</w:delText>
        </w:r>
        <w:r w:rsidR="00DC0ED4">
          <w:rPr>
            <w:sz w:val="28"/>
            <w:szCs w:val="28"/>
          </w:rPr>
          <w:delText xml:space="preserve">  20. marca </w:delText>
        </w:r>
        <w:r>
          <w:rPr>
            <w:sz w:val="28"/>
            <w:szCs w:val="28"/>
          </w:rPr>
          <w:delText xml:space="preserve"> 201</w:delText>
        </w:r>
        <w:r w:rsidR="00DC0ED4">
          <w:rPr>
            <w:sz w:val="28"/>
            <w:szCs w:val="28"/>
          </w:rPr>
          <w:delText>5</w:delText>
        </w:r>
      </w:del>
    </w:p>
    <w:p w14:paraId="6E93261A" w14:textId="77777777" w:rsidR="00FE615C" w:rsidRDefault="00FE615C" w:rsidP="00FE615C">
      <w:pPr>
        <w:pStyle w:val="Zakladnystyl"/>
        <w:jc w:val="center"/>
        <w:rPr>
          <w:del w:id="504" w:author="mary.inoue@fap.local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4"/>
        <w:gridCol w:w="4280"/>
      </w:tblGrid>
      <w:tr w:rsidR="00FE615C" w:rsidRPr="004867BB" w14:paraId="0CF89237" w14:textId="77777777" w:rsidTr="00092CEA">
        <w:trPr>
          <w:trHeight w:val="713"/>
          <w:del w:id="505" w:author="mary.inoue@fap.local" w:date="2026-09-22T12:20:00Z" w16du:dateUtc="2026-09-22T16:20:00Z"/>
        </w:trPr>
        <w:tc>
          <w:tcPr>
            <w:tcW w:w="9212" w:type="dxa"/>
            <w:gridSpan w:val="2"/>
          </w:tcPr>
          <w:p w14:paraId="1E2997B4" w14:textId="77777777" w:rsidR="00FE615C" w:rsidRDefault="00FE615C" w:rsidP="00092CEA">
            <w:pPr>
              <w:rPr>
                <w:del w:id="506" w:author="mary.inoue@fap.local" w:date="2026-09-22T12:20:00Z" w16du:dateUtc="2026-09-22T16:20:00Z"/>
                <w:b/>
                <w:bCs/>
                <w:sz w:val="28"/>
                <w:szCs w:val="28"/>
              </w:rPr>
            </w:pPr>
          </w:p>
          <w:p w14:paraId="3CAD8937" w14:textId="77777777" w:rsidR="00FE615C" w:rsidRPr="004867BB" w:rsidRDefault="00DC0ED4" w:rsidP="00092CEA">
            <w:pPr>
              <w:rPr>
                <w:del w:id="507" w:author="mary.inoue@fap.local" w:date="2026-09-22T12:20:00Z" w16du:dateUtc="2026-09-22T16:20:00Z"/>
              </w:rPr>
            </w:pPr>
            <w:del w:id="508" w:author="mary.inoue@fap.local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Doplnenie členov komisií </w:delText>
              </w:r>
            </w:del>
          </w:p>
          <w:p w14:paraId="6875DEFE" w14:textId="77777777" w:rsidR="00FE615C" w:rsidRPr="004867BB" w:rsidRDefault="00FE615C" w:rsidP="00092CEA">
            <w:pPr>
              <w:rPr>
                <w:del w:id="509" w:author="mary.inoue@fap.local" w:date="2026-09-22T12:20:00Z" w16du:dateUtc="2026-09-22T16:20:00Z"/>
              </w:rPr>
            </w:pPr>
          </w:p>
        </w:tc>
      </w:tr>
      <w:tr w:rsidR="00FE615C" w:rsidRPr="004867BB" w14:paraId="2DB9B195" w14:textId="77777777" w:rsidTr="00092CEA">
        <w:trPr>
          <w:gridAfter w:val="1"/>
          <w:wAfter w:w="4606" w:type="dxa"/>
          <w:del w:id="510" w:author="mary.inoue@fap.local" w:date="2026-09-22T12:20:00Z" w16du:dateUtc="2026-09-22T16:20:00Z"/>
        </w:trPr>
        <w:tc>
          <w:tcPr>
            <w:tcW w:w="4606" w:type="dxa"/>
          </w:tcPr>
          <w:p w14:paraId="370DF696" w14:textId="77777777" w:rsidR="00FE615C" w:rsidRPr="004867BB" w:rsidRDefault="00FE615C" w:rsidP="00092CEA">
            <w:pPr>
              <w:rPr>
                <w:del w:id="511" w:author="mary.inoue@fap.local" w:date="2026-09-22T12:20:00Z" w16du:dateUtc="2026-09-22T16:20:00Z"/>
              </w:rPr>
            </w:pPr>
          </w:p>
        </w:tc>
      </w:tr>
      <w:tr w:rsidR="00FE615C" w:rsidRPr="004867BB" w14:paraId="2533FD3C" w14:textId="77777777" w:rsidTr="00092CEA">
        <w:trPr>
          <w:gridAfter w:val="1"/>
          <w:wAfter w:w="4606" w:type="dxa"/>
          <w:cantSplit/>
          <w:del w:id="512" w:author="mary.inoue@fap.local" w:date="2026-09-22T12:20:00Z" w16du:dateUtc="2026-09-22T16:20:00Z"/>
        </w:trPr>
        <w:tc>
          <w:tcPr>
            <w:tcW w:w="4606" w:type="dxa"/>
          </w:tcPr>
          <w:p w14:paraId="47DE79D8" w14:textId="77777777" w:rsidR="00FE615C" w:rsidRDefault="00FE615C" w:rsidP="00092CEA">
            <w:pPr>
              <w:rPr>
                <w:del w:id="513" w:author="mary.inoue@fap.local" w:date="2026-09-22T12:20:00Z" w16du:dateUtc="2026-09-22T16:20:00Z"/>
              </w:rPr>
            </w:pPr>
            <w:del w:id="514" w:author="mary.inoue@fap.local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3CF52FB5" w14:textId="77777777" w:rsidR="00FE615C" w:rsidRPr="004867BB" w:rsidRDefault="00FE615C" w:rsidP="00092CEA">
            <w:pPr>
              <w:rPr>
                <w:del w:id="515" w:author="mary.inoue@fap.local" w:date="2026-09-22T12:20:00Z" w16du:dateUtc="2026-09-22T16:20:00Z"/>
              </w:rPr>
            </w:pPr>
          </w:p>
        </w:tc>
      </w:tr>
    </w:tbl>
    <w:p w14:paraId="5686AF67" w14:textId="77777777" w:rsidR="00FE615C" w:rsidRDefault="00FE615C" w:rsidP="00FE615C">
      <w:pPr>
        <w:pStyle w:val="Vlada"/>
        <w:rPr>
          <w:del w:id="516" w:author="mary.inoue@fap.local" w:date="2026-09-22T12:20:00Z" w16du:dateUtc="2026-09-22T16:20:00Z"/>
          <w:sz w:val="24"/>
          <w:szCs w:val="24"/>
        </w:rPr>
      </w:pPr>
      <w:del w:id="517" w:author="mary.inoue@fap.local" w:date="2026-09-22T12:20:00Z" w16du:dateUtc="2026-09-22T16:20:00Z">
        <w:r>
          <w:delText xml:space="preserve">Obecné zastupiteľstvo </w:delText>
        </w:r>
      </w:del>
    </w:p>
    <w:p w14:paraId="0803DCA3" w14:textId="77777777" w:rsidR="00FE615C" w:rsidRDefault="00DC0ED4" w:rsidP="00FE615C">
      <w:pPr>
        <w:pStyle w:val="Heading1"/>
        <w:numPr>
          <w:ilvl w:val="0"/>
          <w:numId w:val="2"/>
        </w:numPr>
        <w:rPr>
          <w:del w:id="518" w:author="mary.inoue@fap.local" w:date="2026-09-22T12:20:00Z" w16du:dateUtc="2026-09-22T16:20:00Z"/>
        </w:rPr>
      </w:pPr>
      <w:del w:id="519" w:author="mary.inoue@fap.local" w:date="2026-09-22T12:20:00Z" w16du:dateUtc="2026-09-22T16:20:00Z">
        <w:r>
          <w:delText xml:space="preserve">s c h v a ľ u j e </w:delText>
        </w:r>
      </w:del>
    </w:p>
    <w:p w14:paraId="17340101" w14:textId="77777777" w:rsidR="00FE615C" w:rsidRPr="004F2D95" w:rsidRDefault="00FE615C" w:rsidP="00FE615C">
      <w:pPr>
        <w:rPr>
          <w:del w:id="520" w:author="mary.inoue@fap.local" w:date="2026-09-22T12:20:00Z" w16du:dateUtc="2026-09-22T16:20:00Z"/>
        </w:rPr>
      </w:pPr>
    </w:p>
    <w:p w14:paraId="41174826" w14:textId="77777777" w:rsidR="00FE615C" w:rsidRPr="0055008A" w:rsidRDefault="00FE615C" w:rsidP="00FE615C">
      <w:pPr>
        <w:ind w:left="708"/>
        <w:rPr>
          <w:del w:id="521" w:author="mary.inoue@fap.local" w:date="2026-09-22T12:20:00Z" w16du:dateUtc="2026-09-22T16:20:00Z"/>
        </w:rPr>
      </w:pPr>
      <w:del w:id="522" w:author="mary.inoue@fap.local" w:date="2026-09-22T12:20:00Z" w16du:dateUtc="2026-09-22T16:20:00Z">
        <w:r w:rsidRPr="0055008A">
          <w:delText>A.1</w:delText>
        </w:r>
        <w:r w:rsidR="00DC0ED4">
          <w:delText xml:space="preserve"> za členov komisie finančnej a správy majetku:  Mária Tomášiková</w:delText>
        </w:r>
      </w:del>
    </w:p>
    <w:p w14:paraId="3537A9E7" w14:textId="77777777" w:rsidR="00DC0ED4" w:rsidRDefault="00DC0ED4" w:rsidP="00FE615C">
      <w:pPr>
        <w:rPr>
          <w:del w:id="523" w:author="mary.inoue@fap.local" w:date="2026-09-22T12:20:00Z" w16du:dateUtc="2026-09-22T16:20:00Z"/>
        </w:rPr>
      </w:pPr>
      <w:del w:id="524" w:author="mary.inoue@fap.local" w:date="2026-09-22T12:20:00Z" w16du:dateUtc="2026-09-22T16:20:00Z">
        <w:r>
          <w:delText xml:space="preserve"> 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Ing. Ján Hric – Kováč</w:delText>
        </w:r>
      </w:del>
    </w:p>
    <w:p w14:paraId="337DE36D" w14:textId="77777777" w:rsidR="00DC0ED4" w:rsidRDefault="00DC0ED4" w:rsidP="00FE615C">
      <w:pPr>
        <w:rPr>
          <w:del w:id="525" w:author="mary.inoue@fap.local" w:date="2026-09-22T12:20:00Z" w16du:dateUtc="2026-09-22T16:20:00Z"/>
        </w:rPr>
      </w:pPr>
    </w:p>
    <w:p w14:paraId="7F8AA4A3" w14:textId="77777777" w:rsidR="00FE615C" w:rsidRDefault="00DC0ED4" w:rsidP="00FE615C">
      <w:pPr>
        <w:rPr>
          <w:del w:id="526" w:author="mary.inoue@fap.local" w:date="2026-09-22T12:20:00Z" w16du:dateUtc="2026-09-22T16:20:00Z"/>
        </w:rPr>
      </w:pPr>
      <w:del w:id="527" w:author="mary.inoue@fap.local" w:date="2026-09-22T12:20:00Z" w16du:dateUtc="2026-09-22T16:20:00Z">
        <w:r>
          <w:tab/>
          <w:delText xml:space="preserve">A.2 za členov komisie </w:delText>
        </w:r>
        <w:r w:rsidR="00CB0013">
          <w:delText>vzdelávania, kultúry, mládeže a športu:</w:delText>
        </w:r>
        <w:r>
          <w:tab/>
        </w:r>
      </w:del>
    </w:p>
    <w:p w14:paraId="04DAEB78" w14:textId="77777777" w:rsidR="00FE615C" w:rsidRDefault="00FE615C" w:rsidP="00FE615C">
      <w:pPr>
        <w:ind w:left="567"/>
        <w:rPr>
          <w:del w:id="528" w:author="mary.inoue@fap.local" w:date="2026-09-22T12:20:00Z" w16du:dateUtc="2026-09-22T16:20:00Z"/>
        </w:rPr>
      </w:pPr>
      <w:del w:id="529" w:author="mary.inoue@fap.local" w:date="2026-09-22T12:20:00Z" w16du:dateUtc="2026-09-22T16:20:00Z">
        <w:r>
          <w:tab/>
          <w:delText xml:space="preserve">  </w:delText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  <w:delText>Bc. Jana Ďurišková</w:delText>
        </w:r>
      </w:del>
    </w:p>
    <w:p w14:paraId="5D87FD6F" w14:textId="77777777" w:rsidR="00CB0013" w:rsidRDefault="00CB0013" w:rsidP="00FE615C">
      <w:pPr>
        <w:ind w:left="567"/>
        <w:rPr>
          <w:del w:id="530" w:author="mary.inoue@fap.local" w:date="2026-09-22T12:20:00Z" w16du:dateUtc="2026-09-22T16:20:00Z"/>
        </w:rPr>
      </w:pPr>
      <w:del w:id="531" w:author="mary.inoue@fap.local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Mgr. Mária Fifiková</w:delText>
        </w:r>
      </w:del>
    </w:p>
    <w:p w14:paraId="451276EC" w14:textId="77777777" w:rsidR="00CB0013" w:rsidRDefault="00CB0013" w:rsidP="00FE615C">
      <w:pPr>
        <w:ind w:left="567"/>
        <w:rPr>
          <w:del w:id="532" w:author="mary.inoue@fap.local" w:date="2026-09-22T12:20:00Z" w16du:dateUtc="2026-09-22T16:20:00Z"/>
        </w:rPr>
      </w:pPr>
      <w:del w:id="533" w:author="mary.inoue@fap.local" w:date="2026-09-22T12:20:00Z" w16du:dateUtc="2026-09-22T16:20:00Z">
        <w:r>
          <w:delText xml:space="preserve"> </w:delText>
        </w:r>
        <w:r>
          <w:tab/>
          <w:delText>A.3 za členov komisie ochrany verejného poriadku, stavebnej a vodného</w:delText>
        </w:r>
      </w:del>
    </w:p>
    <w:p w14:paraId="70690F47" w14:textId="77777777" w:rsidR="00CB0013" w:rsidRDefault="00CB0013" w:rsidP="00FE615C">
      <w:pPr>
        <w:ind w:left="567"/>
        <w:rPr>
          <w:del w:id="534" w:author="mary.inoue@fap.local" w:date="2026-09-22T12:20:00Z" w16du:dateUtc="2026-09-22T16:20:00Z"/>
        </w:rPr>
      </w:pPr>
      <w:del w:id="535" w:author="mary.inoue@fap.local" w:date="2026-09-22T12:20:00Z" w16du:dateUtc="2026-09-22T16:20:00Z">
        <w:r>
          <w:delText xml:space="preserve">        hospodárstva</w:delText>
        </w:r>
        <w:r>
          <w:tab/>
        </w:r>
        <w:r>
          <w:tab/>
        </w:r>
        <w:r>
          <w:tab/>
        </w:r>
        <w:r>
          <w:tab/>
        </w:r>
        <w:r>
          <w:tab/>
          <w:delText>Ing. Peter Lenkey</w:delText>
        </w:r>
        <w:r>
          <w:tab/>
        </w:r>
      </w:del>
    </w:p>
    <w:p w14:paraId="097C04F1" w14:textId="77777777" w:rsidR="00FE615C" w:rsidRDefault="00CB0013" w:rsidP="00FE615C">
      <w:pPr>
        <w:ind w:left="567"/>
        <w:rPr>
          <w:del w:id="536" w:author="mary.inoue@fap.local" w:date="2026-09-22T12:20:00Z" w16du:dateUtc="2026-09-22T16:20:00Z"/>
        </w:rPr>
      </w:pPr>
      <w:del w:id="537" w:author="mary.inoue@fap.local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Ondrej Hric</w:delText>
        </w:r>
      </w:del>
    </w:p>
    <w:p w14:paraId="75D64579" w14:textId="77777777" w:rsidR="00FE615C" w:rsidRDefault="00FE615C" w:rsidP="00FE615C">
      <w:pPr>
        <w:pStyle w:val="BodyText"/>
        <w:rPr>
          <w:del w:id="538" w:author="mary.inoue@fap.local" w:date="2026-09-22T12:20:00Z" w16du:dateUtc="2026-09-22T16:20:00Z"/>
          <w:b/>
          <w:bCs/>
        </w:rPr>
      </w:pPr>
    </w:p>
    <w:p w14:paraId="38342E71" w14:textId="77777777" w:rsidR="00FE615C" w:rsidRDefault="00FE615C" w:rsidP="00FE615C">
      <w:pPr>
        <w:pStyle w:val="BodyText"/>
        <w:rPr>
          <w:del w:id="539" w:author="mary.inoue@fap.local" w:date="2026-09-22T12:20:00Z" w16du:dateUtc="2026-09-22T16:20:00Z"/>
          <w:b/>
          <w:bCs/>
        </w:rPr>
      </w:pPr>
    </w:p>
    <w:p w14:paraId="44E665B7" w14:textId="77777777" w:rsidR="00FE615C" w:rsidRDefault="00FE615C" w:rsidP="00FE615C">
      <w:pPr>
        <w:pStyle w:val="BodyText"/>
        <w:rPr>
          <w:del w:id="540" w:author="mary.inoue@fap.local" w:date="2026-09-22T12:20:00Z" w16du:dateUtc="2026-09-22T16:20:00Z"/>
          <w:b/>
          <w:bCs/>
        </w:rPr>
      </w:pPr>
    </w:p>
    <w:p w14:paraId="55D8EDF4" w14:textId="77777777" w:rsidR="00FE615C" w:rsidRPr="004C320F" w:rsidRDefault="00FE615C" w:rsidP="00FE615C">
      <w:pPr>
        <w:pStyle w:val="BodyText"/>
        <w:rPr>
          <w:del w:id="541" w:author="mary.inoue@fap.local" w:date="2026-09-22T12:20:00Z" w16du:dateUtc="2026-09-22T16:20:00Z"/>
          <w:b/>
          <w:bCs/>
        </w:rPr>
      </w:pPr>
      <w:del w:id="542" w:author="mary.inoue@fap.loca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7E2D86A0" w14:textId="77777777" w:rsidR="00FE615C" w:rsidRPr="004C320F" w:rsidRDefault="00FE615C" w:rsidP="00FE615C">
      <w:pPr>
        <w:pStyle w:val="BodyText"/>
        <w:rPr>
          <w:del w:id="543" w:author="mary.inoue@fap.local" w:date="2026-09-22T12:20:00Z" w16du:dateUtc="2026-09-22T16:20:00Z"/>
          <w:b/>
          <w:bCs/>
        </w:rPr>
      </w:pPr>
      <w:del w:id="544" w:author="mary.inoue@fap.loca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339291ED" w14:textId="77777777" w:rsidR="00FE615C" w:rsidRPr="004C320F" w:rsidRDefault="00FE615C" w:rsidP="00FE615C">
      <w:pPr>
        <w:pStyle w:val="BodyText"/>
        <w:widowControl/>
        <w:spacing w:before="120"/>
        <w:rPr>
          <w:del w:id="545" w:author="mary.inoue@fap.local" w:date="2026-09-22T12:20:00Z" w16du:dateUtc="2026-09-22T16:20:00Z"/>
          <w:b/>
        </w:rPr>
      </w:pPr>
    </w:p>
    <w:p w14:paraId="18F4F6DC" w14:textId="77777777" w:rsidR="00FE615C" w:rsidRPr="004C320F" w:rsidRDefault="00FE615C" w:rsidP="00FE615C">
      <w:pPr>
        <w:pStyle w:val="BodyText"/>
        <w:widowControl/>
        <w:spacing w:before="120"/>
        <w:rPr>
          <w:del w:id="546" w:author="mary.inoue@fap.local" w:date="2026-09-22T12:20:00Z" w16du:dateUtc="2026-09-22T16:20:00Z"/>
          <w:b/>
        </w:rPr>
      </w:pPr>
    </w:p>
    <w:p w14:paraId="08AF0D86" w14:textId="77777777" w:rsidR="00FE615C" w:rsidRPr="004C320F" w:rsidRDefault="00FE615C" w:rsidP="00FE615C">
      <w:pPr>
        <w:pStyle w:val="BodyText"/>
        <w:rPr>
          <w:del w:id="547" w:author="mary.inoue@fap.local" w:date="2026-09-22T12:20:00Z" w16du:dateUtc="2026-09-22T16:20:00Z"/>
          <w:bCs/>
        </w:rPr>
      </w:pPr>
      <w:del w:id="548" w:author="mary.inoue@fap.local" w:date="2026-09-22T12:20:00Z" w16du:dateUtc="2026-09-22T16:20:00Z">
        <w:r w:rsidRPr="004C320F">
          <w:rPr>
            <w:bCs/>
          </w:rPr>
          <w:delText>Hlasovanie</w:delText>
        </w:r>
      </w:del>
    </w:p>
    <w:p w14:paraId="3EA6789D" w14:textId="77777777" w:rsidR="00FE615C" w:rsidRPr="004C320F" w:rsidRDefault="00FE615C" w:rsidP="00FE615C">
      <w:pPr>
        <w:pStyle w:val="BodyText"/>
        <w:rPr>
          <w:del w:id="549" w:author="mary.inoue@fap.local" w:date="2026-09-22T12:20:00Z" w16du:dateUtc="2026-09-22T16:20:00Z"/>
          <w:bCs/>
        </w:rPr>
      </w:pPr>
      <w:del w:id="550" w:author="mary.inoue@fap.loca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136DFBF3" w14:textId="77777777" w:rsidR="00FE615C" w:rsidRPr="004C320F" w:rsidRDefault="00FE615C" w:rsidP="00FE615C">
      <w:pPr>
        <w:pStyle w:val="BodyText"/>
        <w:rPr>
          <w:del w:id="551" w:author="mary.inoue@fap.local" w:date="2026-09-22T12:20:00Z" w16du:dateUtc="2026-09-22T16:20:00Z"/>
          <w:bCs/>
        </w:rPr>
      </w:pPr>
      <w:del w:id="552" w:author="mary.inoue@fap.loca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7D6755BE" w14:textId="77777777" w:rsidR="00FE615C" w:rsidRPr="004C320F" w:rsidRDefault="00FE615C" w:rsidP="00FE615C">
      <w:pPr>
        <w:pStyle w:val="BodyText"/>
        <w:rPr>
          <w:del w:id="553" w:author="mary.inoue@fap.local" w:date="2026-09-22T12:20:00Z" w16du:dateUtc="2026-09-22T16:20:00Z"/>
          <w:bCs/>
        </w:rPr>
      </w:pPr>
      <w:del w:id="554" w:author="mary.inoue@fap.loca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00514A45" w14:textId="77777777" w:rsidR="00FE615C" w:rsidRDefault="00FE615C" w:rsidP="00FE615C">
      <w:pPr>
        <w:pStyle w:val="BodyText"/>
        <w:widowControl/>
        <w:spacing w:before="120"/>
        <w:rPr>
          <w:del w:id="555" w:author="mary.inoue@fap.local" w:date="2026-09-22T12:20:00Z" w16du:dateUtc="2026-09-22T16:20:00Z"/>
          <w:b/>
        </w:rPr>
      </w:pPr>
    </w:p>
    <w:p w14:paraId="499AF04A" w14:textId="77777777" w:rsidR="00FE615C" w:rsidRDefault="00FE615C" w:rsidP="00FE615C">
      <w:pPr>
        <w:pStyle w:val="BodyText"/>
        <w:widowControl/>
        <w:spacing w:before="120"/>
        <w:rPr>
          <w:del w:id="556" w:author="mary.inoue@fap.local" w:date="2026-09-22T12:20:00Z" w16du:dateUtc="2026-09-22T16:20:00Z"/>
          <w:b/>
        </w:rPr>
      </w:pPr>
    </w:p>
    <w:p w14:paraId="58011BB4" w14:textId="77777777" w:rsidR="00FE615C" w:rsidRDefault="00FE615C" w:rsidP="00FE615C">
      <w:pPr>
        <w:pStyle w:val="BodyText"/>
        <w:widowControl/>
        <w:spacing w:before="120"/>
        <w:rPr>
          <w:del w:id="557" w:author="mary.inoue@fap.local" w:date="2026-09-22T12:20:00Z" w16du:dateUtc="2026-09-22T16:20:00Z"/>
          <w:b/>
        </w:rPr>
      </w:pPr>
    </w:p>
    <w:p w14:paraId="3D90A1EE" w14:textId="77777777" w:rsidR="00FE615C" w:rsidRDefault="00FE615C" w:rsidP="00FE615C">
      <w:pPr>
        <w:pStyle w:val="BodyText"/>
        <w:widowControl/>
        <w:spacing w:before="120"/>
        <w:rPr>
          <w:del w:id="558" w:author="mary.inoue@fap.local" w:date="2026-09-22T12:20:00Z" w16du:dateUtc="2026-09-22T16:20:00Z"/>
          <w:b/>
        </w:rPr>
      </w:pPr>
    </w:p>
    <w:p w14:paraId="70A1039F" w14:textId="77777777" w:rsidR="00FE615C" w:rsidRDefault="00FE615C" w:rsidP="00FE615C">
      <w:pPr>
        <w:pStyle w:val="BodyText"/>
        <w:widowControl/>
        <w:spacing w:before="120"/>
        <w:rPr>
          <w:del w:id="559" w:author="mary.inoue@fap.local" w:date="2026-09-22T12:20:00Z" w16du:dateUtc="2026-09-22T16:20:00Z"/>
          <w:b/>
        </w:rPr>
      </w:pPr>
    </w:p>
    <w:p w14:paraId="6C14D4A2" w14:textId="77777777" w:rsidR="00FE615C" w:rsidRDefault="00FE615C" w:rsidP="00FE615C">
      <w:pPr>
        <w:pStyle w:val="BodyText"/>
        <w:widowControl/>
        <w:spacing w:before="120"/>
        <w:rPr>
          <w:del w:id="560" w:author="mary.inoue@fap.local" w:date="2026-09-22T12:20:00Z" w16du:dateUtc="2026-09-22T16:20:00Z"/>
          <w:b/>
        </w:rPr>
      </w:pPr>
    </w:p>
    <w:p w14:paraId="762E3E03" w14:textId="77777777" w:rsidR="00FE615C" w:rsidRDefault="00FE615C" w:rsidP="00FE615C">
      <w:pPr>
        <w:pStyle w:val="BodyText"/>
        <w:widowControl/>
        <w:spacing w:before="120"/>
        <w:rPr>
          <w:del w:id="561" w:author="mary.inoue@fap.local" w:date="2026-09-22T12:20:00Z" w16du:dateUtc="2026-09-22T16:20:00Z"/>
          <w:b/>
        </w:rPr>
      </w:pPr>
    </w:p>
    <w:p w14:paraId="670E0055" w14:textId="77777777" w:rsidR="00FE615C" w:rsidRDefault="00FE615C" w:rsidP="00FE615C">
      <w:pPr>
        <w:pStyle w:val="BodyText"/>
        <w:widowControl/>
        <w:spacing w:before="120"/>
        <w:rPr>
          <w:del w:id="562" w:author="mary.inoue@fap.local" w:date="2026-09-22T12:20:00Z" w16du:dateUtc="2026-09-22T16:20:00Z"/>
          <w:b/>
        </w:rPr>
      </w:pPr>
    </w:p>
    <w:p w14:paraId="1F2FB7D7" w14:textId="77777777" w:rsidR="00FE615C" w:rsidRDefault="00FE615C" w:rsidP="00FE615C">
      <w:pPr>
        <w:pStyle w:val="BodyText"/>
        <w:widowControl/>
        <w:spacing w:before="120"/>
        <w:rPr>
          <w:del w:id="563" w:author="mary.inoue@fap.local" w:date="2026-09-22T12:20:00Z" w16du:dateUtc="2026-09-22T16:20:00Z"/>
          <w:b/>
        </w:rPr>
      </w:pPr>
    </w:p>
    <w:p w14:paraId="04AC695C" w14:textId="77777777" w:rsidR="00FE615C" w:rsidRDefault="00FE615C" w:rsidP="00FE615C">
      <w:pPr>
        <w:pStyle w:val="BodyText"/>
        <w:widowControl/>
        <w:spacing w:before="120"/>
        <w:rPr>
          <w:del w:id="564" w:author="mary.inoue@fap.local" w:date="2026-09-22T12:20:00Z" w16du:dateUtc="2026-09-22T16:20:00Z"/>
          <w:b/>
        </w:rPr>
      </w:pPr>
    </w:p>
    <w:p w14:paraId="65528F04" w14:textId="77777777" w:rsidR="00FE615C" w:rsidRDefault="00FE615C" w:rsidP="00FE615C">
      <w:pPr>
        <w:pStyle w:val="Zakladnystyl"/>
        <w:jc w:val="center"/>
        <w:rPr>
          <w:del w:id="565" w:author="mary.inoue@fap.local" w:date="2026-09-22T12:20:00Z" w16du:dateUtc="2026-09-22T16:20:00Z"/>
          <w:sz w:val="28"/>
          <w:szCs w:val="28"/>
        </w:rPr>
      </w:pPr>
      <w:del w:id="566" w:author="mary.inoue@fap.loca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2B4566D1" w14:textId="77777777" w:rsidR="00FE615C" w:rsidRDefault="00FE615C" w:rsidP="00FE615C">
      <w:pPr>
        <w:pStyle w:val="Zakladnystyl"/>
        <w:jc w:val="center"/>
        <w:rPr>
          <w:del w:id="567" w:author="mary.inoue@fap.local" w:date="2026-09-22T12:20:00Z" w16du:dateUtc="2026-09-22T16:20:00Z"/>
          <w:b/>
          <w:bCs/>
          <w:sz w:val="32"/>
          <w:szCs w:val="32"/>
        </w:rPr>
      </w:pPr>
      <w:del w:id="568" w:author="mary.inoue@fap.local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CB0013">
          <w:rPr>
            <w:b/>
            <w:bCs/>
            <w:sz w:val="32"/>
            <w:szCs w:val="32"/>
          </w:rPr>
          <w:delText>5</w:delText>
        </w:r>
      </w:del>
    </w:p>
    <w:p w14:paraId="20863C04" w14:textId="77777777" w:rsidR="00FE615C" w:rsidRDefault="00FE615C" w:rsidP="00FE615C">
      <w:pPr>
        <w:pStyle w:val="Zakladnystyl"/>
        <w:jc w:val="center"/>
        <w:rPr>
          <w:del w:id="569" w:author="mary.inoue@fap.local" w:date="2026-09-22T12:20:00Z" w16du:dateUtc="2026-09-22T16:20:00Z"/>
          <w:sz w:val="28"/>
          <w:szCs w:val="28"/>
        </w:rPr>
      </w:pPr>
      <w:del w:id="570" w:author="mary.inoue@fap.local" w:date="2026-09-22T12:20:00Z" w16du:dateUtc="2026-09-22T16:20:00Z">
        <w:r>
          <w:rPr>
            <w:sz w:val="28"/>
            <w:szCs w:val="28"/>
          </w:rPr>
          <w:delText>z </w:delText>
        </w:r>
        <w:r w:rsidR="00CB0013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CB0013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CB0013">
          <w:rPr>
            <w:sz w:val="28"/>
            <w:szCs w:val="28"/>
          </w:rPr>
          <w:delText>5</w:delText>
        </w:r>
      </w:del>
    </w:p>
    <w:p w14:paraId="58B921FE" w14:textId="77777777" w:rsidR="00FE615C" w:rsidRDefault="00FE615C" w:rsidP="00FE615C">
      <w:pPr>
        <w:pStyle w:val="Zakladnystyl"/>
        <w:jc w:val="center"/>
        <w:rPr>
          <w:del w:id="571" w:author="mary.inoue@fap.local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66"/>
        <w:gridCol w:w="4278"/>
      </w:tblGrid>
      <w:tr w:rsidR="00FE615C" w:rsidRPr="004867BB" w14:paraId="0F3F36A7" w14:textId="77777777" w:rsidTr="00092CEA">
        <w:trPr>
          <w:trHeight w:val="713"/>
          <w:del w:id="572" w:author="mary.inoue@fap.local" w:date="2026-09-22T12:20:00Z" w16du:dateUtc="2026-09-22T16:20:00Z"/>
        </w:trPr>
        <w:tc>
          <w:tcPr>
            <w:tcW w:w="9212" w:type="dxa"/>
            <w:gridSpan w:val="2"/>
          </w:tcPr>
          <w:p w14:paraId="515A047C" w14:textId="77777777" w:rsidR="00FE615C" w:rsidRDefault="00FE615C" w:rsidP="00092CEA">
            <w:pPr>
              <w:rPr>
                <w:del w:id="573" w:author="mary.inoue@fap.local" w:date="2026-09-22T12:20:00Z" w16du:dateUtc="2026-09-22T16:20:00Z"/>
                <w:b/>
                <w:bCs/>
                <w:sz w:val="28"/>
                <w:szCs w:val="28"/>
              </w:rPr>
            </w:pPr>
          </w:p>
          <w:p w14:paraId="056AE284" w14:textId="77777777" w:rsidR="00FE615C" w:rsidRPr="004867BB" w:rsidRDefault="00CB0013" w:rsidP="00092CEA">
            <w:pPr>
              <w:rPr>
                <w:del w:id="574" w:author="mary.inoue@fap.local" w:date="2026-09-22T12:20:00Z" w16du:dateUtc="2026-09-22T16:20:00Z"/>
              </w:rPr>
            </w:pPr>
            <w:del w:id="575" w:author="mary.inoue@fap.local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Žiadosť cirkevného zboru o finančný príspevok</w:delText>
              </w:r>
            </w:del>
          </w:p>
          <w:p w14:paraId="708090C8" w14:textId="77777777" w:rsidR="00FE615C" w:rsidRPr="004867BB" w:rsidRDefault="00FE615C" w:rsidP="00092CEA">
            <w:pPr>
              <w:rPr>
                <w:del w:id="576" w:author="mary.inoue@fap.local" w:date="2026-09-22T12:20:00Z" w16du:dateUtc="2026-09-22T16:20:00Z"/>
              </w:rPr>
            </w:pPr>
          </w:p>
        </w:tc>
      </w:tr>
      <w:tr w:rsidR="00FE615C" w:rsidRPr="004867BB" w14:paraId="029CAA2E" w14:textId="77777777" w:rsidTr="00092CEA">
        <w:trPr>
          <w:gridAfter w:val="1"/>
          <w:wAfter w:w="4606" w:type="dxa"/>
          <w:del w:id="577" w:author="mary.inoue@fap.local" w:date="2026-09-22T12:20:00Z" w16du:dateUtc="2026-09-22T16:20:00Z"/>
        </w:trPr>
        <w:tc>
          <w:tcPr>
            <w:tcW w:w="4606" w:type="dxa"/>
          </w:tcPr>
          <w:p w14:paraId="07207106" w14:textId="77777777" w:rsidR="00FE615C" w:rsidRPr="004867BB" w:rsidRDefault="00FE615C" w:rsidP="00092CEA">
            <w:pPr>
              <w:rPr>
                <w:del w:id="578" w:author="mary.inoue@fap.local" w:date="2026-09-22T12:20:00Z" w16du:dateUtc="2026-09-22T16:20:00Z"/>
              </w:rPr>
            </w:pPr>
          </w:p>
        </w:tc>
      </w:tr>
      <w:tr w:rsidR="00FE615C" w:rsidRPr="004867BB" w14:paraId="1CEA8D6B" w14:textId="77777777" w:rsidTr="00092CEA">
        <w:trPr>
          <w:gridAfter w:val="1"/>
          <w:wAfter w:w="4606" w:type="dxa"/>
          <w:cantSplit/>
          <w:del w:id="579" w:author="mary.inoue@fap.local" w:date="2026-09-22T12:20:00Z" w16du:dateUtc="2026-09-22T16:20:00Z"/>
        </w:trPr>
        <w:tc>
          <w:tcPr>
            <w:tcW w:w="4606" w:type="dxa"/>
          </w:tcPr>
          <w:p w14:paraId="4F3966A0" w14:textId="77777777" w:rsidR="00FE615C" w:rsidRDefault="00FE615C" w:rsidP="00092CEA">
            <w:pPr>
              <w:rPr>
                <w:del w:id="580" w:author="mary.inoue@fap.local" w:date="2026-09-22T12:20:00Z" w16du:dateUtc="2026-09-22T16:20:00Z"/>
              </w:rPr>
            </w:pPr>
            <w:del w:id="581" w:author="mary.inoue@fap.local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6822DFA4" w14:textId="77777777" w:rsidR="00FE615C" w:rsidRPr="004867BB" w:rsidRDefault="00FE615C" w:rsidP="00092CEA">
            <w:pPr>
              <w:rPr>
                <w:del w:id="582" w:author="mary.inoue@fap.local" w:date="2026-09-22T12:20:00Z" w16du:dateUtc="2026-09-22T16:20:00Z"/>
              </w:rPr>
            </w:pPr>
          </w:p>
        </w:tc>
      </w:tr>
    </w:tbl>
    <w:p w14:paraId="6D3FF87E" w14:textId="77777777" w:rsidR="00FE615C" w:rsidRDefault="00FE615C" w:rsidP="00FE615C">
      <w:pPr>
        <w:pStyle w:val="Vlada"/>
        <w:rPr>
          <w:del w:id="583" w:author="mary.inoue@fap.local" w:date="2026-09-22T12:20:00Z" w16du:dateUtc="2026-09-22T16:20:00Z"/>
          <w:sz w:val="24"/>
          <w:szCs w:val="24"/>
        </w:rPr>
      </w:pPr>
      <w:del w:id="584" w:author="mary.inoue@fap.local" w:date="2026-09-22T12:20:00Z" w16du:dateUtc="2026-09-22T16:20:00Z">
        <w:r>
          <w:delText xml:space="preserve">Obecné zastupiteľstvo </w:delText>
        </w:r>
      </w:del>
    </w:p>
    <w:p w14:paraId="4A2CE392" w14:textId="77777777" w:rsidR="00FE615C" w:rsidRDefault="00CB0013" w:rsidP="00FE615C">
      <w:pPr>
        <w:pStyle w:val="Heading1"/>
        <w:numPr>
          <w:ilvl w:val="0"/>
          <w:numId w:val="3"/>
        </w:numPr>
        <w:rPr>
          <w:del w:id="585" w:author="mary.inoue@fap.local" w:date="2026-09-22T12:20:00Z" w16du:dateUtc="2026-09-22T16:20:00Z"/>
        </w:rPr>
      </w:pPr>
      <w:del w:id="586" w:author="mary.inoue@fap.local" w:date="2026-09-22T12:20:00Z" w16du:dateUtc="2026-09-22T16:20:00Z">
        <w:r>
          <w:delText xml:space="preserve">s c h v a ľ u j e </w:delText>
        </w:r>
      </w:del>
    </w:p>
    <w:p w14:paraId="37234429" w14:textId="77777777" w:rsidR="00FE615C" w:rsidRPr="004F2D95" w:rsidRDefault="00FE615C" w:rsidP="00FE615C">
      <w:pPr>
        <w:rPr>
          <w:del w:id="587" w:author="mary.inoue@fap.local" w:date="2026-09-22T12:20:00Z" w16du:dateUtc="2026-09-22T16:20:00Z"/>
        </w:rPr>
      </w:pPr>
    </w:p>
    <w:p w14:paraId="5EFAB6DA" w14:textId="77777777" w:rsidR="00FE615C" w:rsidRPr="0055008A" w:rsidRDefault="00FE615C" w:rsidP="00FE615C">
      <w:pPr>
        <w:ind w:left="708"/>
        <w:rPr>
          <w:del w:id="588" w:author="mary.inoue@fap.local" w:date="2026-09-22T12:20:00Z" w16du:dateUtc="2026-09-22T16:20:00Z"/>
        </w:rPr>
      </w:pPr>
      <w:del w:id="589" w:author="mary.inoue@fap.local" w:date="2026-09-22T12:20:00Z" w16du:dateUtc="2026-09-22T16:20:00Z">
        <w:r w:rsidRPr="0055008A">
          <w:delText xml:space="preserve">A.1 </w:delText>
        </w:r>
        <w:r w:rsidR="00CB0013">
          <w:delText>príspevok pre Evanjelickú cirkev a.v. vo Vyšnej Slanej finančný príspevok vo výške 300,- € na opravu strechy miestneho kostola</w:delText>
        </w:r>
      </w:del>
    </w:p>
    <w:p w14:paraId="5345C0DB" w14:textId="77777777" w:rsidR="00FE615C" w:rsidRDefault="00FE615C" w:rsidP="00FE615C">
      <w:pPr>
        <w:rPr>
          <w:del w:id="590" w:author="mary.inoue@fap.local" w:date="2026-09-22T12:20:00Z" w16du:dateUtc="2026-09-22T16:20:00Z"/>
        </w:rPr>
      </w:pPr>
    </w:p>
    <w:p w14:paraId="36046E78" w14:textId="77777777" w:rsidR="00FE615C" w:rsidRDefault="00FE615C" w:rsidP="00FE615C">
      <w:pPr>
        <w:ind w:left="567"/>
        <w:rPr>
          <w:del w:id="591" w:author="mary.inoue@fap.local" w:date="2026-09-22T12:20:00Z" w16du:dateUtc="2026-09-22T16:20:00Z"/>
        </w:rPr>
      </w:pPr>
      <w:del w:id="592" w:author="mary.inoue@fap.local" w:date="2026-09-22T12:20:00Z" w16du:dateUtc="2026-09-22T16:20:00Z">
        <w:r>
          <w:tab/>
          <w:delText xml:space="preserve">  </w:delText>
        </w:r>
      </w:del>
    </w:p>
    <w:p w14:paraId="630ED46C" w14:textId="77777777" w:rsidR="00FE615C" w:rsidRDefault="00FE615C" w:rsidP="00FE615C">
      <w:pPr>
        <w:ind w:left="567"/>
        <w:rPr>
          <w:del w:id="593" w:author="mary.inoue@fap.local" w:date="2026-09-22T12:20:00Z" w16du:dateUtc="2026-09-22T16:20:00Z"/>
        </w:rPr>
      </w:pPr>
    </w:p>
    <w:p w14:paraId="4AF8237A" w14:textId="77777777" w:rsidR="00FE615C" w:rsidRDefault="00FE615C" w:rsidP="00FE615C">
      <w:pPr>
        <w:pStyle w:val="BodyText"/>
        <w:rPr>
          <w:del w:id="594" w:author="mary.inoue@fap.local" w:date="2026-09-22T12:20:00Z" w16du:dateUtc="2026-09-22T16:20:00Z"/>
          <w:b/>
          <w:bCs/>
        </w:rPr>
      </w:pPr>
    </w:p>
    <w:p w14:paraId="2C75DCE8" w14:textId="77777777" w:rsidR="00FE615C" w:rsidRDefault="00FE615C" w:rsidP="00FE615C">
      <w:pPr>
        <w:pStyle w:val="BodyText"/>
        <w:rPr>
          <w:del w:id="595" w:author="mary.inoue@fap.local" w:date="2026-09-22T12:20:00Z" w16du:dateUtc="2026-09-22T16:20:00Z"/>
          <w:b/>
          <w:bCs/>
        </w:rPr>
      </w:pPr>
    </w:p>
    <w:p w14:paraId="40A8851A" w14:textId="77777777" w:rsidR="00FE615C" w:rsidRDefault="00FE615C" w:rsidP="00FE615C">
      <w:pPr>
        <w:pStyle w:val="BodyText"/>
        <w:rPr>
          <w:del w:id="596" w:author="mary.inoue@fap.local" w:date="2026-09-22T12:20:00Z" w16du:dateUtc="2026-09-22T16:20:00Z"/>
          <w:b/>
          <w:bCs/>
        </w:rPr>
      </w:pPr>
    </w:p>
    <w:p w14:paraId="1C07019A" w14:textId="77777777" w:rsidR="00FE615C" w:rsidRPr="004C320F" w:rsidRDefault="00FE615C" w:rsidP="00FE615C">
      <w:pPr>
        <w:pStyle w:val="BodyText"/>
        <w:rPr>
          <w:del w:id="597" w:author="mary.inoue@fap.local" w:date="2026-09-22T12:20:00Z" w16du:dateUtc="2026-09-22T16:20:00Z"/>
          <w:b/>
          <w:bCs/>
        </w:rPr>
      </w:pPr>
      <w:del w:id="598" w:author="mary.inoue@fap.loca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53D52B8A" w14:textId="77777777" w:rsidR="00FE615C" w:rsidRPr="004C320F" w:rsidRDefault="00FE615C" w:rsidP="00FE615C">
      <w:pPr>
        <w:pStyle w:val="BodyText"/>
        <w:rPr>
          <w:del w:id="599" w:author="mary.inoue@fap.local" w:date="2026-09-22T12:20:00Z" w16du:dateUtc="2026-09-22T16:20:00Z"/>
          <w:b/>
          <w:bCs/>
        </w:rPr>
      </w:pPr>
      <w:del w:id="600" w:author="mary.inoue@fap.loca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33F4289F" w14:textId="77777777" w:rsidR="00FE615C" w:rsidRPr="004C320F" w:rsidRDefault="00FE615C" w:rsidP="00FE615C">
      <w:pPr>
        <w:pStyle w:val="BodyText"/>
        <w:widowControl/>
        <w:spacing w:before="120"/>
        <w:rPr>
          <w:del w:id="601" w:author="mary.inoue@fap.local" w:date="2026-09-22T12:20:00Z" w16du:dateUtc="2026-09-22T16:20:00Z"/>
          <w:b/>
        </w:rPr>
      </w:pPr>
    </w:p>
    <w:p w14:paraId="38C72D49" w14:textId="77777777" w:rsidR="00FE615C" w:rsidRPr="004C320F" w:rsidRDefault="00FE615C" w:rsidP="00FE615C">
      <w:pPr>
        <w:pStyle w:val="BodyText"/>
        <w:widowControl/>
        <w:spacing w:before="120"/>
        <w:rPr>
          <w:del w:id="602" w:author="mary.inoue@fap.local" w:date="2026-09-22T12:20:00Z" w16du:dateUtc="2026-09-22T16:20:00Z"/>
          <w:b/>
        </w:rPr>
      </w:pPr>
    </w:p>
    <w:p w14:paraId="4C2114F9" w14:textId="77777777" w:rsidR="00FE615C" w:rsidRPr="004C320F" w:rsidRDefault="00FE615C" w:rsidP="00FE615C">
      <w:pPr>
        <w:pStyle w:val="BodyText"/>
        <w:rPr>
          <w:del w:id="603" w:author="mary.inoue@fap.local" w:date="2026-09-22T12:20:00Z" w16du:dateUtc="2026-09-22T16:20:00Z"/>
          <w:bCs/>
        </w:rPr>
      </w:pPr>
      <w:del w:id="604" w:author="mary.inoue@fap.local" w:date="2026-09-22T12:20:00Z" w16du:dateUtc="2026-09-22T16:20:00Z">
        <w:r w:rsidRPr="004C320F">
          <w:rPr>
            <w:bCs/>
          </w:rPr>
          <w:delText>Hlasovanie</w:delText>
        </w:r>
      </w:del>
    </w:p>
    <w:p w14:paraId="2C2E6AED" w14:textId="77777777" w:rsidR="00FE615C" w:rsidRPr="004C320F" w:rsidRDefault="00FE615C" w:rsidP="00FE615C">
      <w:pPr>
        <w:pStyle w:val="BodyText"/>
        <w:rPr>
          <w:del w:id="605" w:author="mary.inoue@fap.local" w:date="2026-09-22T12:20:00Z" w16du:dateUtc="2026-09-22T16:20:00Z"/>
          <w:bCs/>
        </w:rPr>
      </w:pPr>
      <w:del w:id="606" w:author="mary.inoue@fap.loca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 w:rsidR="00CB0013">
          <w:rPr>
            <w:bCs/>
          </w:rPr>
          <w:delText>4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0BC8D11B" w14:textId="77777777" w:rsidR="00FE615C" w:rsidRPr="004C320F" w:rsidRDefault="00FE615C" w:rsidP="00FE615C">
      <w:pPr>
        <w:pStyle w:val="BodyText"/>
        <w:rPr>
          <w:del w:id="607" w:author="mary.inoue@fap.local" w:date="2026-09-22T12:20:00Z" w16du:dateUtc="2026-09-22T16:20:00Z"/>
          <w:bCs/>
        </w:rPr>
      </w:pPr>
      <w:del w:id="608" w:author="mary.inoue@fap.loca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320AA578" w14:textId="77777777" w:rsidR="00FE615C" w:rsidRPr="004C320F" w:rsidRDefault="00FE615C" w:rsidP="00FE615C">
      <w:pPr>
        <w:pStyle w:val="BodyText"/>
        <w:rPr>
          <w:del w:id="609" w:author="mary.inoue@fap.local" w:date="2026-09-22T12:20:00Z" w16du:dateUtc="2026-09-22T16:20:00Z"/>
          <w:bCs/>
        </w:rPr>
      </w:pPr>
      <w:del w:id="610" w:author="mary.inoue@fap.loca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 w:rsidR="00CB0013">
          <w:rPr>
            <w:bCs/>
          </w:rPr>
          <w:delText>1</w:delText>
        </w:r>
      </w:del>
    </w:p>
    <w:p w14:paraId="5D7AA9F5" w14:textId="77777777" w:rsidR="00FE615C" w:rsidRDefault="00FE615C" w:rsidP="00FE615C">
      <w:pPr>
        <w:pStyle w:val="BodyText"/>
        <w:widowControl/>
        <w:spacing w:before="120"/>
        <w:rPr>
          <w:del w:id="611" w:author="mary.inoue@fap.local" w:date="2026-09-22T12:20:00Z" w16du:dateUtc="2026-09-22T16:20:00Z"/>
          <w:b/>
        </w:rPr>
      </w:pPr>
    </w:p>
    <w:p w14:paraId="45D71324" w14:textId="77777777" w:rsidR="00FE615C" w:rsidRDefault="00FE615C" w:rsidP="00FE615C">
      <w:pPr>
        <w:pStyle w:val="BodyText"/>
        <w:widowControl/>
        <w:spacing w:before="120"/>
        <w:rPr>
          <w:del w:id="612" w:author="mary.inoue@fap.local" w:date="2026-09-22T12:20:00Z" w16du:dateUtc="2026-09-22T16:20:00Z"/>
          <w:b/>
        </w:rPr>
      </w:pPr>
    </w:p>
    <w:p w14:paraId="67061E92" w14:textId="77777777" w:rsidR="00FE615C" w:rsidRDefault="00FE615C" w:rsidP="00FE615C">
      <w:pPr>
        <w:pStyle w:val="BodyText"/>
        <w:widowControl/>
        <w:spacing w:before="120"/>
        <w:rPr>
          <w:del w:id="613" w:author="mary.inoue@fap.local" w:date="2026-09-22T12:20:00Z" w16du:dateUtc="2026-09-22T16:20:00Z"/>
          <w:b/>
        </w:rPr>
      </w:pPr>
    </w:p>
    <w:p w14:paraId="70CFC6B7" w14:textId="77777777" w:rsidR="00FE615C" w:rsidRDefault="00FE615C" w:rsidP="00FE615C">
      <w:pPr>
        <w:pStyle w:val="BodyText"/>
        <w:widowControl/>
        <w:spacing w:before="120"/>
        <w:rPr>
          <w:del w:id="614" w:author="mary.inoue@fap.local" w:date="2026-09-22T12:20:00Z" w16du:dateUtc="2026-09-22T16:20:00Z"/>
          <w:b/>
        </w:rPr>
      </w:pPr>
    </w:p>
    <w:p w14:paraId="6E074819" w14:textId="77777777" w:rsidR="00FE615C" w:rsidRDefault="00FE615C" w:rsidP="00FE615C">
      <w:pPr>
        <w:pStyle w:val="Zakladnystyl"/>
        <w:jc w:val="center"/>
        <w:rPr>
          <w:del w:id="615" w:author="mary.inoue@fap.local" w:date="2026-09-22T12:20:00Z" w16du:dateUtc="2026-09-22T16:20:00Z"/>
          <w:sz w:val="28"/>
          <w:szCs w:val="28"/>
        </w:rPr>
      </w:pPr>
    </w:p>
    <w:p w14:paraId="2865DD65" w14:textId="77777777" w:rsidR="00FE615C" w:rsidRDefault="00FE615C" w:rsidP="00FE615C">
      <w:pPr>
        <w:pStyle w:val="Zakladnystyl"/>
        <w:jc w:val="center"/>
        <w:rPr>
          <w:del w:id="616" w:author="mary.inoue@fap.local" w:date="2026-09-22T12:20:00Z" w16du:dateUtc="2026-09-22T16:20:00Z"/>
          <w:sz w:val="28"/>
          <w:szCs w:val="28"/>
        </w:rPr>
      </w:pPr>
    </w:p>
    <w:p w14:paraId="66EB3E56" w14:textId="77777777" w:rsidR="00FE615C" w:rsidRDefault="00FE615C" w:rsidP="00FE615C">
      <w:pPr>
        <w:pStyle w:val="Zakladnystyl"/>
        <w:jc w:val="center"/>
        <w:rPr>
          <w:del w:id="617" w:author="mary.inoue@fap.local" w:date="2026-09-22T12:20:00Z" w16du:dateUtc="2026-09-22T16:20:00Z"/>
          <w:sz w:val="28"/>
          <w:szCs w:val="28"/>
        </w:rPr>
      </w:pPr>
    </w:p>
    <w:p w14:paraId="69C3507E" w14:textId="77777777" w:rsidR="00FE615C" w:rsidRDefault="00FE615C" w:rsidP="00FE615C">
      <w:pPr>
        <w:pStyle w:val="Zakladnystyl"/>
        <w:jc w:val="center"/>
        <w:rPr>
          <w:del w:id="618" w:author="mary.inoue@fap.local" w:date="2026-09-22T12:20:00Z" w16du:dateUtc="2026-09-22T16:20:00Z"/>
          <w:sz w:val="28"/>
          <w:szCs w:val="28"/>
        </w:rPr>
      </w:pPr>
    </w:p>
    <w:p w14:paraId="04F3D728" w14:textId="77777777" w:rsidR="00FE615C" w:rsidRDefault="00FE615C" w:rsidP="00FE615C">
      <w:pPr>
        <w:pStyle w:val="Zakladnystyl"/>
        <w:jc w:val="center"/>
        <w:rPr>
          <w:del w:id="619" w:author="mary.inoue@fap.local" w:date="2026-09-22T12:20:00Z" w16du:dateUtc="2026-09-22T16:20:00Z"/>
          <w:sz w:val="28"/>
          <w:szCs w:val="28"/>
        </w:rPr>
      </w:pPr>
    </w:p>
    <w:p w14:paraId="1991C3CB" w14:textId="77777777" w:rsidR="006E4FA7" w:rsidRDefault="006E4FA7" w:rsidP="00FE615C">
      <w:pPr>
        <w:pStyle w:val="Zakladnystyl"/>
        <w:jc w:val="center"/>
        <w:rPr>
          <w:del w:id="620" w:author="mary.inoue@fap.local" w:date="2026-09-22T12:20:00Z" w16du:dateUtc="2026-09-22T16:20:00Z"/>
          <w:sz w:val="28"/>
          <w:szCs w:val="28"/>
        </w:rPr>
      </w:pPr>
    </w:p>
    <w:p w14:paraId="0811074F" w14:textId="77777777" w:rsidR="006E4FA7" w:rsidRDefault="006E4FA7" w:rsidP="00FE615C">
      <w:pPr>
        <w:pStyle w:val="Zakladnystyl"/>
        <w:jc w:val="center"/>
        <w:rPr>
          <w:del w:id="621" w:author="mary.inoue@fap.local" w:date="2026-09-22T12:20:00Z" w16du:dateUtc="2026-09-22T16:20:00Z"/>
          <w:sz w:val="28"/>
          <w:szCs w:val="28"/>
        </w:rPr>
      </w:pPr>
    </w:p>
    <w:p w14:paraId="10521CE5" w14:textId="77777777" w:rsidR="006E4FA7" w:rsidRDefault="006E4FA7" w:rsidP="00FE615C">
      <w:pPr>
        <w:pStyle w:val="Zakladnystyl"/>
        <w:jc w:val="center"/>
        <w:rPr>
          <w:del w:id="622" w:author="mary.inoue@fap.local" w:date="2026-09-22T12:20:00Z" w16du:dateUtc="2026-09-22T16:20:00Z"/>
          <w:sz w:val="28"/>
          <w:szCs w:val="28"/>
        </w:rPr>
      </w:pPr>
    </w:p>
    <w:p w14:paraId="392B43B3" w14:textId="77777777" w:rsidR="00487912" w:rsidRDefault="00487912" w:rsidP="00FE615C">
      <w:pPr>
        <w:pStyle w:val="Zakladnystyl"/>
        <w:jc w:val="center"/>
        <w:rPr>
          <w:del w:id="623" w:author="mary.inoue@fap.local" w:date="2026-09-22T12:20:00Z" w16du:dateUtc="2026-09-22T16:20:00Z"/>
          <w:sz w:val="28"/>
          <w:szCs w:val="28"/>
        </w:rPr>
      </w:pPr>
    </w:p>
    <w:p w14:paraId="4BD100F2" w14:textId="77777777" w:rsidR="00487912" w:rsidRDefault="00487912" w:rsidP="00487912">
      <w:pPr>
        <w:pStyle w:val="Zakladnystyl"/>
        <w:jc w:val="center"/>
        <w:rPr>
          <w:del w:id="624" w:author="mary.inoue@fap.local" w:date="2026-09-22T12:20:00Z" w16du:dateUtc="2026-09-22T16:20:00Z"/>
          <w:sz w:val="28"/>
          <w:szCs w:val="28"/>
        </w:rPr>
      </w:pPr>
    </w:p>
    <w:p w14:paraId="2C1E125E" w14:textId="77777777" w:rsidR="00487912" w:rsidRPr="00050AD2" w:rsidRDefault="00487912" w:rsidP="00487912">
      <w:pPr>
        <w:pStyle w:val="Zakladnystyl"/>
        <w:pBdr>
          <w:bottom w:val="single" w:sz="6" w:space="1" w:color="auto"/>
        </w:pBdr>
        <w:jc w:val="center"/>
        <w:rPr>
          <w:del w:id="625" w:author="mary.inoue@fap.local" w:date="2026-09-22T12:20:00Z" w16du:dateUtc="2026-09-22T16:20:00Z"/>
          <w:b/>
          <w:sz w:val="28"/>
          <w:szCs w:val="28"/>
        </w:rPr>
      </w:pPr>
      <w:del w:id="626" w:author="mary.inoue@fap.local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18B35A72" w14:textId="77777777" w:rsidR="00487912" w:rsidRDefault="00487912" w:rsidP="00487912">
      <w:pPr>
        <w:pStyle w:val="Zakladnystyl"/>
        <w:jc w:val="center"/>
        <w:rPr>
          <w:del w:id="627" w:author="mary.inoue@fap.local" w:date="2026-09-22T12:20:00Z" w16du:dateUtc="2026-09-22T16:20:00Z"/>
          <w:sz w:val="28"/>
          <w:szCs w:val="28"/>
        </w:rPr>
      </w:pPr>
    </w:p>
    <w:p w14:paraId="33A18707" w14:textId="77777777" w:rsidR="00487912" w:rsidRDefault="00487912" w:rsidP="00487912">
      <w:pPr>
        <w:pStyle w:val="Zakladnystyl"/>
        <w:jc w:val="center"/>
        <w:rPr>
          <w:del w:id="628" w:author="mary.inoue@fap.local" w:date="2026-09-22T12:20:00Z" w16du:dateUtc="2026-09-22T16:20:00Z"/>
          <w:sz w:val="28"/>
          <w:szCs w:val="28"/>
        </w:rPr>
      </w:pPr>
      <w:del w:id="629" w:author="mary.inoue@fap.loca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56C5F98C" w14:textId="77777777" w:rsidR="00487912" w:rsidRDefault="00487912" w:rsidP="00487912">
      <w:pPr>
        <w:pStyle w:val="Zakladnystyl"/>
        <w:jc w:val="center"/>
        <w:rPr>
          <w:del w:id="630" w:author="mary.inoue@fap.local" w:date="2026-09-22T12:20:00Z" w16du:dateUtc="2026-09-22T16:20:00Z"/>
          <w:b/>
          <w:bCs/>
          <w:sz w:val="32"/>
          <w:szCs w:val="32"/>
        </w:rPr>
      </w:pPr>
      <w:del w:id="631" w:author="mary.inoue@fap.local" w:date="2026-09-22T12:20:00Z" w16du:dateUtc="2026-09-22T16:20:00Z">
        <w:r>
          <w:rPr>
            <w:b/>
            <w:bCs/>
            <w:sz w:val="32"/>
            <w:szCs w:val="32"/>
          </w:rPr>
          <w:delText>č. 6</w:delText>
        </w:r>
      </w:del>
    </w:p>
    <w:p w14:paraId="0403602E" w14:textId="77777777" w:rsidR="00487912" w:rsidRDefault="00487912" w:rsidP="00487912">
      <w:pPr>
        <w:pStyle w:val="Zakladnystyl"/>
        <w:jc w:val="center"/>
        <w:rPr>
          <w:del w:id="632" w:author="mary.inoue@fap.local" w:date="2026-09-22T12:20:00Z" w16du:dateUtc="2026-09-22T16:20:00Z"/>
          <w:sz w:val="28"/>
          <w:szCs w:val="28"/>
        </w:rPr>
      </w:pPr>
      <w:del w:id="633" w:author="mary.inoue@fap.local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108D82E8" w14:textId="77777777" w:rsidR="00487912" w:rsidRDefault="00487912" w:rsidP="00487912">
      <w:pPr>
        <w:pStyle w:val="Zakladnystyl"/>
        <w:jc w:val="center"/>
        <w:rPr>
          <w:del w:id="634" w:author="mary.inoue@fap.local" w:date="2026-09-22T12:20:00Z" w16du:dateUtc="2026-09-22T16:20:00Z"/>
          <w:sz w:val="28"/>
          <w:szCs w:val="28"/>
        </w:rPr>
      </w:pPr>
    </w:p>
    <w:p w14:paraId="1FE3A89E" w14:textId="77777777" w:rsidR="00487912" w:rsidRDefault="00487912" w:rsidP="00487912">
      <w:pPr>
        <w:pStyle w:val="Zakladnystyl"/>
        <w:jc w:val="center"/>
        <w:rPr>
          <w:del w:id="635" w:author="mary.inoue@fap.local" w:date="2026-09-22T12:20:00Z" w16du:dateUtc="2026-09-22T16:20:00Z"/>
          <w:sz w:val="28"/>
          <w:szCs w:val="28"/>
        </w:rPr>
      </w:pPr>
      <w:del w:id="636" w:author="mary.inoue@fap.local" w:date="2026-09-22T12:20:00Z" w16du:dateUtc="2026-09-22T16:20:00Z">
        <w:r w:rsidRPr="00FB7E3E">
          <w:rPr>
            <w:b/>
            <w:sz w:val="28"/>
            <w:szCs w:val="28"/>
          </w:rPr>
          <w:delText>Obecné zastupiteľstvo vo Vyšnej  Slanej</w:delText>
        </w:r>
      </w:del>
    </w:p>
    <w:p w14:paraId="7BC880EC" w14:textId="77777777" w:rsidR="00487912" w:rsidRDefault="00487912" w:rsidP="00487912">
      <w:pPr>
        <w:pStyle w:val="Zakladnystyl"/>
        <w:jc w:val="center"/>
        <w:rPr>
          <w:del w:id="637" w:author="mary.inoue@fap.local" w:date="2026-09-22T12:20:00Z" w16du:dateUtc="2026-09-22T16:20:00Z"/>
          <w:sz w:val="28"/>
          <w:szCs w:val="28"/>
        </w:rPr>
      </w:pPr>
    </w:p>
    <w:p w14:paraId="5606E188" w14:textId="77777777" w:rsidR="00487912" w:rsidRDefault="00487912" w:rsidP="00487912">
      <w:pPr>
        <w:pStyle w:val="Zakladnystyl"/>
        <w:jc w:val="center"/>
        <w:rPr>
          <w:del w:id="638" w:author="mary.inoue@fap.local" w:date="2026-09-22T12:20:00Z" w16du:dateUtc="2026-09-22T16:20:00Z"/>
          <w:sz w:val="28"/>
          <w:szCs w:val="28"/>
        </w:rPr>
      </w:pPr>
    </w:p>
    <w:p w14:paraId="61070BBA" w14:textId="77777777" w:rsidR="00487912" w:rsidRDefault="00487912" w:rsidP="00487912">
      <w:pPr>
        <w:pStyle w:val="Zakladnystyl"/>
        <w:jc w:val="center"/>
        <w:rPr>
          <w:del w:id="639" w:author="mary.inoue@fap.local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77"/>
        <w:gridCol w:w="4267"/>
      </w:tblGrid>
      <w:tr w:rsidR="00487912" w:rsidRPr="004867BB" w14:paraId="16AFC18D" w14:textId="77777777" w:rsidTr="003F507B">
        <w:trPr>
          <w:trHeight w:val="713"/>
          <w:del w:id="640" w:author="mary.inoue@fap.local" w:date="2026-09-22T12:20:00Z" w16du:dateUtc="2026-09-22T16:20:00Z"/>
        </w:trPr>
        <w:tc>
          <w:tcPr>
            <w:tcW w:w="9212" w:type="dxa"/>
            <w:gridSpan w:val="2"/>
          </w:tcPr>
          <w:p w14:paraId="6659B8EF" w14:textId="77777777" w:rsidR="00487912" w:rsidRDefault="00A73741" w:rsidP="003F507B">
            <w:pPr>
              <w:rPr>
                <w:del w:id="641" w:author="mary.inoue@fap.local" w:date="2026-09-22T12:20:00Z" w16du:dateUtc="2026-09-22T16:20:00Z"/>
                <w:b/>
                <w:bCs/>
                <w:sz w:val="28"/>
                <w:szCs w:val="28"/>
              </w:rPr>
            </w:pPr>
            <w:del w:id="642" w:author="mary.inoue@fap.local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Výročná správa obce za rok 2014</w:delText>
              </w:r>
            </w:del>
          </w:p>
          <w:p w14:paraId="1B1884EA" w14:textId="77777777" w:rsidR="00487912" w:rsidRPr="00487912" w:rsidRDefault="00487912" w:rsidP="00487912">
            <w:pPr>
              <w:rPr>
                <w:del w:id="643" w:author="mary.inoue@fap.local" w:date="2026-09-22T12:20:00Z" w16du:dateUtc="2026-09-22T16:20:00Z"/>
                <w:b/>
                <w:sz w:val="28"/>
                <w:szCs w:val="28"/>
              </w:rPr>
            </w:pPr>
            <w:del w:id="644" w:author="mary.inoue@fap.local" w:date="2026-09-22T12:20:00Z" w16du:dateUtc="2026-09-22T16:20:00Z">
              <w:r w:rsidRPr="00487912">
                <w:rPr>
                  <w:b/>
                  <w:sz w:val="28"/>
                  <w:szCs w:val="28"/>
                </w:rPr>
                <w:delText>Výstavba multifunkčného ihriska</w:delText>
              </w:r>
            </w:del>
          </w:p>
        </w:tc>
      </w:tr>
      <w:tr w:rsidR="00487912" w:rsidRPr="004867BB" w14:paraId="10CBFF02" w14:textId="77777777" w:rsidTr="003F507B">
        <w:trPr>
          <w:gridAfter w:val="1"/>
          <w:wAfter w:w="4606" w:type="dxa"/>
          <w:del w:id="645" w:author="mary.inoue@fap.local" w:date="2026-09-22T12:20:00Z" w16du:dateUtc="2026-09-22T16:20:00Z"/>
        </w:trPr>
        <w:tc>
          <w:tcPr>
            <w:tcW w:w="4606" w:type="dxa"/>
          </w:tcPr>
          <w:p w14:paraId="6FA10F11" w14:textId="77777777" w:rsidR="00487912" w:rsidRPr="004867BB" w:rsidRDefault="00487912" w:rsidP="003F507B">
            <w:pPr>
              <w:rPr>
                <w:del w:id="646" w:author="mary.inoue@fap.local" w:date="2026-09-22T12:20:00Z" w16du:dateUtc="2026-09-22T16:20:00Z"/>
              </w:rPr>
            </w:pPr>
          </w:p>
        </w:tc>
      </w:tr>
      <w:tr w:rsidR="00487912" w:rsidRPr="004867BB" w14:paraId="02226F7C" w14:textId="77777777" w:rsidTr="003F507B">
        <w:trPr>
          <w:gridAfter w:val="1"/>
          <w:wAfter w:w="4606" w:type="dxa"/>
          <w:cantSplit/>
          <w:del w:id="647" w:author="mary.inoue@fap.local" w:date="2026-09-22T12:20:00Z" w16du:dateUtc="2026-09-22T16:20:00Z"/>
        </w:trPr>
        <w:tc>
          <w:tcPr>
            <w:tcW w:w="4606" w:type="dxa"/>
          </w:tcPr>
          <w:p w14:paraId="7D029E8E" w14:textId="77777777" w:rsidR="00487912" w:rsidRDefault="00487912" w:rsidP="003F507B">
            <w:pPr>
              <w:rPr>
                <w:del w:id="648" w:author="mary.inoue@fap.local" w:date="2026-09-22T12:20:00Z" w16du:dateUtc="2026-09-22T16:20:00Z"/>
              </w:rPr>
            </w:pPr>
            <w:del w:id="649" w:author="mary.inoue@fap.local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68899B94" w14:textId="77777777" w:rsidR="00487912" w:rsidRPr="004867BB" w:rsidRDefault="00487912" w:rsidP="003F507B">
            <w:pPr>
              <w:rPr>
                <w:del w:id="650" w:author="mary.inoue@fap.local" w:date="2026-09-22T12:20:00Z" w16du:dateUtc="2026-09-22T16:20:00Z"/>
              </w:rPr>
            </w:pPr>
          </w:p>
        </w:tc>
      </w:tr>
    </w:tbl>
    <w:p w14:paraId="7E1B9F0A" w14:textId="77777777" w:rsidR="00487912" w:rsidRDefault="00487912" w:rsidP="00487912">
      <w:pPr>
        <w:pStyle w:val="Vlada"/>
        <w:rPr>
          <w:del w:id="651" w:author="mary.inoue@fap.local" w:date="2026-09-22T12:20:00Z" w16du:dateUtc="2026-09-22T16:20:00Z"/>
        </w:rPr>
      </w:pPr>
      <w:del w:id="652" w:author="mary.inoue@fap.local" w:date="2026-09-22T12:20:00Z" w16du:dateUtc="2026-09-22T16:20:00Z">
        <w:r>
          <w:delText xml:space="preserve">Obecné zastupiteľstvo </w:delText>
        </w:r>
      </w:del>
    </w:p>
    <w:p w14:paraId="04B14F48" w14:textId="77777777" w:rsidR="00A73741" w:rsidRDefault="00A73741" w:rsidP="00487912">
      <w:pPr>
        <w:pStyle w:val="Vlada"/>
        <w:rPr>
          <w:del w:id="653" w:author="mary.inoue@fap.local" w:date="2026-09-22T12:20:00Z" w16du:dateUtc="2026-09-22T16:20:00Z"/>
          <w:sz w:val="28"/>
          <w:szCs w:val="28"/>
        </w:rPr>
      </w:pPr>
      <w:del w:id="654" w:author="mary.inoue@fap.local" w:date="2026-09-22T12:20:00Z" w16du:dateUtc="2026-09-22T16:20:00Z">
        <w:r w:rsidRPr="00A73741">
          <w:rPr>
            <w:sz w:val="28"/>
            <w:szCs w:val="28"/>
          </w:rPr>
          <w:tab/>
        </w:r>
        <w:r>
          <w:rPr>
            <w:sz w:val="28"/>
            <w:szCs w:val="28"/>
          </w:rPr>
          <w:delText>s</w:delText>
        </w:r>
        <w:r w:rsidRPr="00A73741">
          <w:rPr>
            <w:sz w:val="28"/>
            <w:szCs w:val="28"/>
          </w:rPr>
          <w:delText xml:space="preserve"> c h v a ľ u j e </w:delText>
        </w:r>
      </w:del>
    </w:p>
    <w:p w14:paraId="213B1EF3" w14:textId="77777777" w:rsidR="00487912" w:rsidRPr="00A73741" w:rsidRDefault="00A73741" w:rsidP="00A73741">
      <w:pPr>
        <w:pStyle w:val="Vlada"/>
        <w:rPr>
          <w:del w:id="655" w:author="mary.inoue@fap.local" w:date="2026-09-22T12:20:00Z" w16du:dateUtc="2026-09-22T16:20:00Z"/>
          <w:b w:val="0"/>
          <w:sz w:val="24"/>
          <w:szCs w:val="24"/>
        </w:rPr>
      </w:pPr>
      <w:del w:id="656" w:author="mary.inoue@fap.local" w:date="2026-09-22T12:20:00Z" w16du:dateUtc="2026-09-22T16:20:00Z">
        <w:r>
          <w:rPr>
            <w:b w:val="0"/>
            <w:sz w:val="24"/>
            <w:szCs w:val="24"/>
          </w:rPr>
          <w:delText xml:space="preserve">A.1      </w:delText>
        </w:r>
        <w:r w:rsidRPr="00A73741">
          <w:rPr>
            <w:b w:val="0"/>
            <w:sz w:val="24"/>
            <w:szCs w:val="24"/>
          </w:rPr>
          <w:delText>Výročnú správu obce za rok 2014</w:delText>
        </w:r>
        <w:r w:rsidR="00487912">
          <w:delText xml:space="preserve"> </w:delText>
        </w:r>
      </w:del>
    </w:p>
    <w:p w14:paraId="741F270B" w14:textId="77777777" w:rsidR="00487912" w:rsidRPr="004F2D95" w:rsidRDefault="00487912" w:rsidP="00487912">
      <w:pPr>
        <w:rPr>
          <w:del w:id="657" w:author="mary.inoue@fap.local" w:date="2026-09-22T12:20:00Z" w16du:dateUtc="2026-09-22T16:20:00Z"/>
        </w:rPr>
      </w:pPr>
    </w:p>
    <w:p w14:paraId="6A29B7DF" w14:textId="77777777" w:rsidR="00487912" w:rsidRDefault="00487912" w:rsidP="00A73741">
      <w:pPr>
        <w:rPr>
          <w:del w:id="658" w:author="mary.inoue@fap.local" w:date="2026-09-22T12:20:00Z" w16du:dateUtc="2026-09-22T16:20:00Z"/>
        </w:rPr>
      </w:pPr>
      <w:del w:id="659" w:author="mary.inoue@fap.local" w:date="2026-09-22T12:20:00Z" w16du:dateUtc="2026-09-22T16:20:00Z">
        <w:r w:rsidRPr="0055008A">
          <w:delText>A.</w:delText>
        </w:r>
        <w:r w:rsidR="00A73741">
          <w:delText xml:space="preserve">2     </w:delText>
        </w:r>
        <w:r w:rsidRPr="0055008A">
          <w:delText xml:space="preserve"> </w:delText>
        </w:r>
        <w:r>
          <w:delText xml:space="preserve"> spolufinancovanie projektu „Výstavba multifunkčného ihriska“ z vlastných zdrojov obce vo výške 34 179,- €</w:delText>
        </w:r>
      </w:del>
    </w:p>
    <w:p w14:paraId="5D7FCEFC" w14:textId="77777777" w:rsidR="00A73741" w:rsidRDefault="00A73741" w:rsidP="00487912">
      <w:pPr>
        <w:ind w:left="708"/>
        <w:rPr>
          <w:del w:id="660" w:author="mary.inoue@fap.local" w:date="2026-09-22T12:20:00Z" w16du:dateUtc="2026-09-22T16:20:00Z"/>
        </w:rPr>
      </w:pPr>
    </w:p>
    <w:p w14:paraId="0B3485BF" w14:textId="77777777" w:rsidR="00A73741" w:rsidRDefault="00A73741" w:rsidP="00487912">
      <w:pPr>
        <w:ind w:left="708"/>
        <w:rPr>
          <w:del w:id="661" w:author="mary.inoue@fap.local" w:date="2026-09-22T12:20:00Z" w16du:dateUtc="2026-09-22T16:20:00Z"/>
        </w:rPr>
      </w:pPr>
    </w:p>
    <w:p w14:paraId="78FBAEF3" w14:textId="77777777" w:rsidR="00487912" w:rsidRDefault="00487912" w:rsidP="00A73741">
      <w:pPr>
        <w:ind w:left="567"/>
        <w:rPr>
          <w:del w:id="662" w:author="mary.inoue@fap.local" w:date="2026-09-22T12:20:00Z" w16du:dateUtc="2026-09-22T16:20:00Z"/>
          <w:b/>
          <w:bCs/>
        </w:rPr>
      </w:pPr>
      <w:del w:id="663" w:author="mary.inoue@fap.local" w:date="2026-09-22T12:20:00Z" w16du:dateUtc="2026-09-22T16:20:00Z">
        <w:r>
          <w:tab/>
          <w:delText xml:space="preserve">  </w:delText>
        </w:r>
      </w:del>
    </w:p>
    <w:p w14:paraId="6A7393D1" w14:textId="77777777" w:rsidR="00487912" w:rsidRDefault="00487912" w:rsidP="00487912">
      <w:pPr>
        <w:pStyle w:val="BodyText"/>
        <w:rPr>
          <w:del w:id="664" w:author="mary.inoue@fap.local" w:date="2026-09-22T12:20:00Z" w16du:dateUtc="2026-09-22T16:20:00Z"/>
          <w:b/>
          <w:bCs/>
        </w:rPr>
      </w:pPr>
    </w:p>
    <w:p w14:paraId="6EFA9635" w14:textId="77777777" w:rsidR="00487912" w:rsidRDefault="00487912" w:rsidP="00487912">
      <w:pPr>
        <w:pStyle w:val="BodyText"/>
        <w:rPr>
          <w:del w:id="665" w:author="mary.inoue@fap.local" w:date="2026-09-22T12:20:00Z" w16du:dateUtc="2026-09-22T16:20:00Z"/>
          <w:b/>
          <w:bCs/>
        </w:rPr>
      </w:pPr>
    </w:p>
    <w:p w14:paraId="1E6174EE" w14:textId="77777777" w:rsidR="00487912" w:rsidRPr="004C320F" w:rsidRDefault="00487912" w:rsidP="00487912">
      <w:pPr>
        <w:pStyle w:val="BodyText"/>
        <w:rPr>
          <w:del w:id="666" w:author="mary.inoue@fap.local" w:date="2026-09-22T12:20:00Z" w16du:dateUtc="2026-09-22T16:20:00Z"/>
          <w:b/>
          <w:bCs/>
        </w:rPr>
      </w:pPr>
      <w:del w:id="667" w:author="mary.inoue@fap.loca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BCF83BD" w14:textId="77777777" w:rsidR="00487912" w:rsidRPr="004C320F" w:rsidRDefault="00487912" w:rsidP="00487912">
      <w:pPr>
        <w:pStyle w:val="BodyText"/>
        <w:rPr>
          <w:del w:id="668" w:author="mary.inoue@fap.local" w:date="2026-09-22T12:20:00Z" w16du:dateUtc="2026-09-22T16:20:00Z"/>
          <w:b/>
          <w:bCs/>
        </w:rPr>
      </w:pPr>
      <w:del w:id="669" w:author="mary.inoue@fap.loca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02FDA2C2" w14:textId="77777777" w:rsidR="00487912" w:rsidRPr="004C320F" w:rsidRDefault="00487912" w:rsidP="00487912">
      <w:pPr>
        <w:pStyle w:val="BodyText"/>
        <w:widowControl/>
        <w:spacing w:before="120"/>
        <w:rPr>
          <w:del w:id="670" w:author="mary.inoue@fap.local" w:date="2026-09-22T12:20:00Z" w16du:dateUtc="2026-09-22T16:20:00Z"/>
          <w:b/>
        </w:rPr>
      </w:pPr>
    </w:p>
    <w:p w14:paraId="5759AFB0" w14:textId="77777777" w:rsidR="00487912" w:rsidRPr="004C320F" w:rsidRDefault="00487912" w:rsidP="00487912">
      <w:pPr>
        <w:pStyle w:val="BodyText"/>
        <w:widowControl/>
        <w:spacing w:before="120"/>
        <w:rPr>
          <w:del w:id="671" w:author="mary.inoue@fap.local" w:date="2026-09-22T12:20:00Z" w16du:dateUtc="2026-09-22T16:20:00Z"/>
          <w:b/>
        </w:rPr>
      </w:pPr>
    </w:p>
    <w:p w14:paraId="26B5CA29" w14:textId="77777777" w:rsidR="00487912" w:rsidRPr="004C320F" w:rsidRDefault="00487912" w:rsidP="00487912">
      <w:pPr>
        <w:pStyle w:val="BodyText"/>
        <w:rPr>
          <w:del w:id="672" w:author="mary.inoue@fap.local" w:date="2026-09-22T12:20:00Z" w16du:dateUtc="2026-09-22T16:20:00Z"/>
          <w:bCs/>
        </w:rPr>
      </w:pPr>
      <w:del w:id="673" w:author="mary.inoue@fap.local" w:date="2026-09-22T12:20:00Z" w16du:dateUtc="2026-09-22T16:20:00Z">
        <w:r w:rsidRPr="004C320F">
          <w:rPr>
            <w:bCs/>
          </w:rPr>
          <w:delText>Hlasovanie</w:delText>
        </w:r>
      </w:del>
    </w:p>
    <w:p w14:paraId="27193B7F" w14:textId="77777777" w:rsidR="00487912" w:rsidRPr="004C320F" w:rsidRDefault="00487912" w:rsidP="00487912">
      <w:pPr>
        <w:pStyle w:val="BodyText"/>
        <w:rPr>
          <w:del w:id="674" w:author="mary.inoue@fap.local" w:date="2026-09-22T12:20:00Z" w16du:dateUtc="2026-09-22T16:20:00Z"/>
          <w:bCs/>
        </w:rPr>
      </w:pPr>
      <w:del w:id="675" w:author="mary.inoue@fap.loca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0E0C3E3F" w14:textId="77777777" w:rsidR="00487912" w:rsidRPr="004C320F" w:rsidRDefault="00487912" w:rsidP="00487912">
      <w:pPr>
        <w:pStyle w:val="BodyText"/>
        <w:rPr>
          <w:del w:id="676" w:author="mary.inoue@fap.local" w:date="2026-09-22T12:20:00Z" w16du:dateUtc="2026-09-22T16:20:00Z"/>
          <w:bCs/>
        </w:rPr>
      </w:pPr>
      <w:del w:id="677" w:author="mary.inoue@fap.loca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06BCB8D4" w14:textId="77777777" w:rsidR="00487912" w:rsidRPr="004C320F" w:rsidRDefault="00487912" w:rsidP="00487912">
      <w:pPr>
        <w:pStyle w:val="BodyText"/>
        <w:rPr>
          <w:del w:id="678" w:author="mary.inoue@fap.local" w:date="2026-09-22T12:20:00Z" w16du:dateUtc="2026-09-22T16:20:00Z"/>
          <w:bCs/>
        </w:rPr>
      </w:pPr>
      <w:del w:id="679" w:author="mary.inoue@fap.loca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110B4A80" w14:textId="77777777" w:rsidR="00487912" w:rsidRDefault="00487912" w:rsidP="00487912">
      <w:pPr>
        <w:pStyle w:val="BodyText"/>
        <w:widowControl/>
        <w:spacing w:before="120"/>
        <w:rPr>
          <w:del w:id="680" w:author="mary.inoue@fap.local" w:date="2026-09-22T12:20:00Z" w16du:dateUtc="2026-09-22T16:20:00Z"/>
          <w:b/>
        </w:rPr>
      </w:pPr>
    </w:p>
    <w:p w14:paraId="7935CDCA" w14:textId="77777777" w:rsidR="00487912" w:rsidRDefault="00487912" w:rsidP="00487912">
      <w:pPr>
        <w:pStyle w:val="BodyText"/>
        <w:widowControl/>
        <w:spacing w:before="120"/>
        <w:rPr>
          <w:del w:id="681" w:author="mary.inoue@fap.local" w:date="2026-09-22T12:20:00Z" w16du:dateUtc="2026-09-22T16:20:00Z"/>
          <w:b/>
        </w:rPr>
      </w:pPr>
    </w:p>
    <w:p w14:paraId="2024AE8E" w14:textId="77777777" w:rsidR="00487912" w:rsidRDefault="00487912" w:rsidP="00487912">
      <w:pPr>
        <w:pStyle w:val="Zakladnystyl"/>
        <w:rPr>
          <w:del w:id="682" w:author="mary.inoue@fap.local" w:date="2026-09-22T12:20:00Z" w16du:dateUtc="2026-09-22T16:20:00Z"/>
          <w:sz w:val="28"/>
          <w:szCs w:val="28"/>
        </w:rPr>
      </w:pPr>
    </w:p>
    <w:p w14:paraId="3A492DEA" w14:textId="77777777" w:rsidR="00487912" w:rsidRPr="00487912" w:rsidRDefault="00487912" w:rsidP="00487912">
      <w:pPr>
        <w:pStyle w:val="Zakladnystyl"/>
        <w:rPr>
          <w:del w:id="683" w:author="mary.inoue@fap.local" w:date="2026-09-22T12:20:00Z" w16du:dateUtc="2026-09-22T16:20:00Z"/>
          <w:sz w:val="20"/>
          <w:szCs w:val="20"/>
        </w:rPr>
      </w:pPr>
      <w:del w:id="684" w:author="mary.inoue@fap.local" w:date="2026-09-22T12:20:00Z" w16du:dateUtc="2026-09-22T16:20:00Z">
        <w:r w:rsidRPr="00487912">
          <w:rPr>
            <w:sz w:val="20"/>
            <w:szCs w:val="20"/>
          </w:rPr>
          <w:delText>Za správnosť výpisu:</w:delText>
        </w:r>
      </w:del>
    </w:p>
    <w:p w14:paraId="247349EB" w14:textId="77777777" w:rsidR="00487912" w:rsidRPr="00487912" w:rsidRDefault="00487912" w:rsidP="00487912">
      <w:pPr>
        <w:pStyle w:val="Zakladnystyl"/>
        <w:rPr>
          <w:del w:id="685" w:author="mary.inoue@fap.local" w:date="2026-09-22T12:20:00Z" w16du:dateUtc="2026-09-22T16:20:00Z"/>
          <w:sz w:val="20"/>
          <w:szCs w:val="20"/>
        </w:rPr>
      </w:pPr>
      <w:del w:id="686" w:author="mary.inoue@fap.local" w:date="2026-09-22T12:20:00Z" w16du:dateUtc="2026-09-22T16:20:00Z">
        <w:r w:rsidRPr="00487912">
          <w:rPr>
            <w:sz w:val="20"/>
            <w:szCs w:val="20"/>
          </w:rPr>
          <w:delText>Ing. Jana Gallová</w:delText>
        </w:r>
      </w:del>
    </w:p>
    <w:p w14:paraId="75E78307" w14:textId="77777777" w:rsidR="00487912" w:rsidRDefault="00487912" w:rsidP="00FE615C">
      <w:pPr>
        <w:pStyle w:val="Zakladnystyl"/>
        <w:jc w:val="center"/>
        <w:rPr>
          <w:del w:id="687" w:author="mary.inoue@fap.local" w:date="2026-09-22T12:20:00Z" w16du:dateUtc="2026-09-22T16:20:00Z"/>
          <w:sz w:val="28"/>
          <w:szCs w:val="28"/>
        </w:rPr>
      </w:pPr>
    </w:p>
    <w:p w14:paraId="4D9A8865" w14:textId="77777777" w:rsidR="00487912" w:rsidRDefault="00487912" w:rsidP="00FE615C">
      <w:pPr>
        <w:pStyle w:val="Zakladnystyl"/>
        <w:jc w:val="center"/>
        <w:rPr>
          <w:del w:id="688" w:author="mary.inoue@fap.local" w:date="2026-09-22T12:20:00Z" w16du:dateUtc="2026-09-22T16:20:00Z"/>
          <w:sz w:val="28"/>
          <w:szCs w:val="28"/>
        </w:rPr>
      </w:pPr>
    </w:p>
    <w:p w14:paraId="3C6F7743" w14:textId="77777777" w:rsidR="00487912" w:rsidRDefault="00487912" w:rsidP="00FE615C">
      <w:pPr>
        <w:pStyle w:val="Zakladnystyl"/>
        <w:jc w:val="center"/>
        <w:rPr>
          <w:del w:id="689" w:author="mary.inoue@fap.local" w:date="2026-09-22T12:20:00Z" w16du:dateUtc="2026-09-22T16:20:00Z"/>
          <w:sz w:val="28"/>
          <w:szCs w:val="28"/>
        </w:rPr>
      </w:pPr>
    </w:p>
    <w:p w14:paraId="1B3F26C0" w14:textId="77777777" w:rsidR="00487912" w:rsidRDefault="00487912" w:rsidP="00FE615C">
      <w:pPr>
        <w:pStyle w:val="Zakladnystyl"/>
        <w:jc w:val="center"/>
        <w:rPr>
          <w:del w:id="690" w:author="mary.inoue@fap.local" w:date="2026-09-22T12:20:00Z" w16du:dateUtc="2026-09-22T16:20:00Z"/>
          <w:sz w:val="28"/>
          <w:szCs w:val="28"/>
        </w:rPr>
      </w:pPr>
    </w:p>
    <w:p w14:paraId="60BE4C52" w14:textId="77777777" w:rsidR="00487912" w:rsidRDefault="00487912" w:rsidP="00FE615C">
      <w:pPr>
        <w:pStyle w:val="Zakladnystyl"/>
        <w:jc w:val="center"/>
        <w:rPr>
          <w:del w:id="691" w:author="mary.inoue@fap.local" w:date="2026-09-22T12:20:00Z" w16du:dateUtc="2026-09-22T16:20:00Z"/>
          <w:sz w:val="28"/>
          <w:szCs w:val="28"/>
        </w:rPr>
      </w:pPr>
    </w:p>
    <w:p w14:paraId="7F82C4F2" w14:textId="77777777" w:rsidR="006E4FA7" w:rsidRPr="00050AD2" w:rsidRDefault="006E4FA7" w:rsidP="00FE615C">
      <w:pPr>
        <w:pStyle w:val="Zakladnystyl"/>
        <w:pBdr>
          <w:bottom w:val="single" w:sz="6" w:space="1" w:color="auto"/>
        </w:pBdr>
        <w:jc w:val="center"/>
        <w:rPr>
          <w:del w:id="692" w:author="mary.inoue@fap.local" w:date="2026-09-22T12:20:00Z" w16du:dateUtc="2026-09-22T16:20:00Z"/>
          <w:b/>
          <w:sz w:val="28"/>
          <w:szCs w:val="28"/>
        </w:rPr>
      </w:pPr>
      <w:del w:id="693" w:author="mary.inoue@fap.local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56CA6BFA" w14:textId="77777777" w:rsidR="006E4FA7" w:rsidRDefault="006E4FA7" w:rsidP="00FE615C">
      <w:pPr>
        <w:pStyle w:val="Zakladnystyl"/>
        <w:jc w:val="center"/>
        <w:rPr>
          <w:del w:id="694" w:author="mary.inoue@fap.local" w:date="2026-09-22T12:20:00Z" w16du:dateUtc="2026-09-22T16:20:00Z"/>
          <w:sz w:val="28"/>
          <w:szCs w:val="28"/>
        </w:rPr>
      </w:pPr>
    </w:p>
    <w:p w14:paraId="2E9D3D99" w14:textId="77777777" w:rsidR="00050AD2" w:rsidRDefault="00050AD2" w:rsidP="00050AD2">
      <w:pPr>
        <w:pStyle w:val="Zakladnystyl"/>
        <w:jc w:val="center"/>
        <w:rPr>
          <w:del w:id="695" w:author="mary.inoue@fap.local" w:date="2026-09-22T12:20:00Z" w16du:dateUtc="2026-09-22T16:20:00Z"/>
          <w:sz w:val="28"/>
          <w:szCs w:val="28"/>
        </w:rPr>
      </w:pPr>
      <w:del w:id="696" w:author="mary.inoue@fap.loca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6150E003" w14:textId="77777777" w:rsidR="00050AD2" w:rsidRDefault="00050AD2" w:rsidP="00050AD2">
      <w:pPr>
        <w:pStyle w:val="Zakladnystyl"/>
        <w:jc w:val="center"/>
        <w:rPr>
          <w:del w:id="697" w:author="mary.inoue@fap.local" w:date="2026-09-22T12:20:00Z" w16du:dateUtc="2026-09-22T16:20:00Z"/>
          <w:b/>
          <w:bCs/>
          <w:sz w:val="32"/>
          <w:szCs w:val="32"/>
        </w:rPr>
      </w:pPr>
      <w:del w:id="698" w:author="mary.inoue@fap.local" w:date="2026-09-22T12:20:00Z" w16du:dateUtc="2026-09-22T16:20:00Z">
        <w:r>
          <w:rPr>
            <w:b/>
            <w:bCs/>
            <w:sz w:val="32"/>
            <w:szCs w:val="32"/>
          </w:rPr>
          <w:delText>č. 1/C/C.1</w:delText>
        </w:r>
      </w:del>
    </w:p>
    <w:p w14:paraId="76AEAD3A" w14:textId="77777777" w:rsidR="00050AD2" w:rsidRDefault="00050AD2" w:rsidP="00050AD2">
      <w:pPr>
        <w:pStyle w:val="Zakladnystyl"/>
        <w:jc w:val="center"/>
        <w:rPr>
          <w:del w:id="699" w:author="mary.inoue@fap.local" w:date="2026-09-22T12:20:00Z" w16du:dateUtc="2026-09-22T16:20:00Z"/>
          <w:sz w:val="28"/>
          <w:szCs w:val="28"/>
        </w:rPr>
      </w:pPr>
      <w:del w:id="700" w:author="mary.inoue@fap.local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2638779E" w14:textId="77777777" w:rsidR="00FE615C" w:rsidRDefault="00FE615C" w:rsidP="00FE615C">
      <w:pPr>
        <w:pStyle w:val="Zakladnystyl"/>
        <w:jc w:val="center"/>
        <w:rPr>
          <w:del w:id="701" w:author="mary.inoue@fap.local" w:date="2026-09-22T12:20:00Z" w16du:dateUtc="2026-09-22T16:20:00Z"/>
          <w:sz w:val="28"/>
          <w:szCs w:val="28"/>
        </w:rPr>
      </w:pPr>
    </w:p>
    <w:p w14:paraId="5F51B14D" w14:textId="77777777" w:rsidR="00FB7E3E" w:rsidRPr="00FB7E3E" w:rsidRDefault="00FB7E3E" w:rsidP="00FE615C">
      <w:pPr>
        <w:pStyle w:val="Zakladnystyl"/>
        <w:jc w:val="center"/>
        <w:rPr>
          <w:del w:id="702" w:author="mary.inoue@fap.local" w:date="2026-09-22T12:20:00Z" w16du:dateUtc="2026-09-22T16:20:00Z"/>
          <w:b/>
          <w:sz w:val="28"/>
          <w:szCs w:val="28"/>
        </w:rPr>
      </w:pPr>
      <w:del w:id="703" w:author="mary.inoue@fap.local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5C0BCD0F" w14:textId="77777777" w:rsidR="006E4FA7" w:rsidRDefault="00050AD2" w:rsidP="00050AD2">
      <w:pPr>
        <w:pStyle w:val="Heading1"/>
        <w:numPr>
          <w:ilvl w:val="0"/>
          <w:numId w:val="0"/>
        </w:numPr>
        <w:ind w:left="567" w:hanging="567"/>
        <w:rPr>
          <w:del w:id="704" w:author="mary.inoue@fap.local" w:date="2026-09-22T12:20:00Z" w16du:dateUtc="2026-09-22T16:20:00Z"/>
        </w:rPr>
      </w:pPr>
      <w:del w:id="705" w:author="mary.inoue@fap.local" w:date="2026-09-22T12:20:00Z" w16du:dateUtc="2026-09-22T16:20:00Z">
        <w:r w:rsidRPr="00050AD2">
          <w:rPr>
            <w:b w:val="0"/>
            <w:bCs w:val="0"/>
          </w:rPr>
          <w:delText>C.</w:delText>
        </w:r>
        <w:r>
          <w:delText xml:space="preserve"> </w:delText>
        </w:r>
        <w:r>
          <w:tab/>
        </w:r>
        <w:r w:rsidR="006E4FA7">
          <w:delText xml:space="preserve">s c h v a ľ u j e </w:delText>
        </w:r>
      </w:del>
    </w:p>
    <w:p w14:paraId="4BC69C7A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706" w:author="mary.inoue@fap.local" w:date="2026-09-22T12:20:00Z" w16du:dateUtc="2026-09-22T16:20:00Z"/>
        </w:rPr>
      </w:pPr>
    </w:p>
    <w:p w14:paraId="1D6DE0F8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707" w:author="mary.inoue@fap.local" w:date="2026-09-22T12:20:00Z" w16du:dateUtc="2026-09-22T16:20:00Z"/>
        </w:rPr>
      </w:pPr>
      <w:del w:id="708" w:author="mary.inoue@fap.local" w:date="2026-09-22T12:20:00Z" w16du:dateUtc="2026-09-22T16:20:00Z">
        <w:r>
          <w:delText xml:space="preserve">C.1 </w:delText>
        </w:r>
      </w:del>
    </w:p>
    <w:p w14:paraId="1B5C4C1C" w14:textId="77777777" w:rsidR="006E4FA7" w:rsidRDefault="006E4FA7" w:rsidP="00050AD2">
      <w:pPr>
        <w:pStyle w:val="Heading2"/>
        <w:numPr>
          <w:ilvl w:val="0"/>
          <w:numId w:val="0"/>
        </w:numPr>
        <w:ind w:left="567"/>
        <w:rPr>
          <w:del w:id="709" w:author="mary.inoue@fap.local" w:date="2026-09-22T12:20:00Z" w16du:dateUtc="2026-09-22T16:20:00Z"/>
        </w:rPr>
      </w:pPr>
      <w:del w:id="710" w:author="mary.inoue@fap.local" w:date="2026-09-22T12:20:00Z" w16du:dateUtc="2026-09-22T16:20:00Z">
        <w:r>
          <w:delText>predaj časti pozemku vo výlučnom  vlastníctve Obce Vyšná Slaná  v katastrálnom území Obce Vyšná Slaná č.  KNC 106 zastavaná plocha a nádvorie  vedený na liste vlastníctva č. 517  takto:</w:delText>
        </w:r>
      </w:del>
    </w:p>
    <w:p w14:paraId="3EE0829F" w14:textId="77777777" w:rsidR="006E4FA7" w:rsidRDefault="006E4FA7" w:rsidP="006E4FA7">
      <w:pPr>
        <w:pStyle w:val="Heading2"/>
        <w:numPr>
          <w:ilvl w:val="0"/>
          <w:numId w:val="8"/>
        </w:numPr>
        <w:rPr>
          <w:del w:id="711" w:author="mary.inoue@fap.local" w:date="2026-09-22T12:20:00Z" w16du:dateUtc="2026-09-22T16:20:00Z"/>
        </w:rPr>
      </w:pPr>
      <w:del w:id="712" w:author="mary.inoue@fap.local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45FFED4C" w14:textId="77777777" w:rsidR="006E4FA7" w:rsidRDefault="006E4FA7" w:rsidP="006E4FA7">
      <w:pPr>
        <w:pStyle w:val="Heading2"/>
        <w:numPr>
          <w:ilvl w:val="0"/>
          <w:numId w:val="8"/>
        </w:numPr>
        <w:rPr>
          <w:del w:id="713" w:author="mary.inoue@fap.local" w:date="2026-09-22T12:20:00Z" w16du:dateUtc="2026-09-22T16:20:00Z"/>
        </w:rPr>
      </w:pPr>
      <w:del w:id="714" w:author="mary.inoue@fap.local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Pr="00A07AED">
          <w:delText xml:space="preserve"> </w:delText>
        </w:r>
        <w:r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063F46CB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715" w:author="mary.inoue@fap.local" w:date="2026-09-22T12:20:00Z" w16du:dateUtc="2026-09-22T16:20:00Z"/>
        </w:rPr>
      </w:pPr>
      <w:del w:id="716" w:author="mary.inoue@fap.local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448B867A" w14:textId="77777777" w:rsidR="00D13C8F" w:rsidRDefault="00D13C8F" w:rsidP="00D13C8F">
      <w:pPr>
        <w:pStyle w:val="BodyText"/>
        <w:ind w:left="2136" w:firstLine="696"/>
        <w:jc w:val="both"/>
        <w:rPr>
          <w:del w:id="717" w:author="mary.inoue@fap.local" w:date="2026-09-22T12:20:00Z" w16du:dateUtc="2026-09-22T16:20:00Z"/>
        </w:rPr>
      </w:pPr>
    </w:p>
    <w:p w14:paraId="37B2E105" w14:textId="77777777" w:rsidR="00D13C8F" w:rsidRDefault="00D13C8F" w:rsidP="00D13C8F">
      <w:pPr>
        <w:pStyle w:val="BodyText"/>
        <w:ind w:left="2136" w:firstLine="696"/>
        <w:jc w:val="both"/>
        <w:rPr>
          <w:del w:id="718" w:author="mary.inoue@fap.local" w:date="2026-09-22T12:20:00Z" w16du:dateUtc="2026-09-22T16:20:00Z"/>
        </w:rPr>
      </w:pPr>
      <w:del w:id="719" w:author="mary.inoue@fap.local" w:date="2026-09-22T12:20:00Z" w16du:dateUtc="2026-09-22T16:20:00Z">
        <w:r>
          <w:delText>Zdôvodnenie osobitného zreteľa:</w:delText>
        </w:r>
      </w:del>
    </w:p>
    <w:p w14:paraId="646F4977" w14:textId="77777777" w:rsidR="00D13C8F" w:rsidRDefault="00D13C8F" w:rsidP="00D13C8F">
      <w:pPr>
        <w:pStyle w:val="Bezriadkovania2"/>
        <w:ind w:left="2832" w:firstLine="708"/>
        <w:jc w:val="both"/>
        <w:rPr>
          <w:del w:id="720" w:author="mary.inoue@fap.local" w:date="2026-09-22T12:20:00Z" w16du:dateUtc="2026-09-22T16:20:00Z"/>
          <w:rFonts w:ascii="Times New Roman" w:hAnsi="Times New Roman"/>
        </w:rPr>
      </w:pPr>
    </w:p>
    <w:p w14:paraId="1C625378" w14:textId="77777777" w:rsidR="00D13C8F" w:rsidRDefault="00D13C8F" w:rsidP="00D13C8F">
      <w:pPr>
        <w:pStyle w:val="Bezriadkovania2"/>
        <w:jc w:val="both"/>
        <w:rPr>
          <w:del w:id="721" w:author="mary.inoue@fap.local" w:date="2026-09-22T12:20:00Z" w16du:dateUtc="2026-09-22T16:20:00Z"/>
          <w:rFonts w:ascii="Times New Roman" w:hAnsi="Times New Roman"/>
        </w:rPr>
      </w:pPr>
      <w:del w:id="722" w:author="mary.inoue@fap.local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0328D207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723" w:author="mary.inoue@fap.local" w:date="2026-09-22T12:20:00Z" w16du:dateUtc="2026-09-22T16:20:00Z"/>
        </w:rPr>
      </w:pPr>
    </w:p>
    <w:p w14:paraId="500E0932" w14:textId="77777777" w:rsidR="00FE615C" w:rsidRDefault="00FE615C" w:rsidP="00FE615C">
      <w:pPr>
        <w:pStyle w:val="Zakladnystyl"/>
        <w:jc w:val="center"/>
        <w:rPr>
          <w:del w:id="724" w:author="mary.inoue@fap.local" w:date="2026-09-22T12:20:00Z" w16du:dateUtc="2026-09-22T16:20:00Z"/>
          <w:sz w:val="28"/>
          <w:szCs w:val="28"/>
        </w:rPr>
      </w:pPr>
    </w:p>
    <w:p w14:paraId="458394EA" w14:textId="77777777" w:rsidR="00050AD2" w:rsidRDefault="00050AD2" w:rsidP="00FE615C">
      <w:pPr>
        <w:pStyle w:val="Zakladnystyl"/>
        <w:jc w:val="center"/>
        <w:rPr>
          <w:del w:id="725" w:author="mary.inoue@fap.local" w:date="2026-09-22T12:20:00Z" w16du:dateUtc="2026-09-22T16:20:00Z"/>
          <w:sz w:val="28"/>
          <w:szCs w:val="28"/>
        </w:rPr>
      </w:pPr>
    </w:p>
    <w:p w14:paraId="63F4A601" w14:textId="77777777" w:rsidR="00050AD2" w:rsidRDefault="00050AD2" w:rsidP="00050AD2">
      <w:pPr>
        <w:pStyle w:val="Zakladnystyl"/>
        <w:rPr>
          <w:del w:id="726" w:author="mary.inoue@fap.local" w:date="2026-09-22T12:20:00Z" w16du:dateUtc="2026-09-22T16:20:00Z"/>
          <w:sz w:val="22"/>
          <w:szCs w:val="22"/>
        </w:rPr>
      </w:pPr>
      <w:del w:id="727" w:author="mary.inoue@fap.local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3B915BC4" w14:textId="77777777" w:rsidR="00050AD2" w:rsidRPr="00050AD2" w:rsidRDefault="00050AD2" w:rsidP="00050AD2">
      <w:pPr>
        <w:pStyle w:val="Zakladnystyl"/>
        <w:rPr>
          <w:del w:id="728" w:author="mary.inoue@fap.local" w:date="2026-09-22T12:20:00Z" w16du:dateUtc="2026-09-22T16:20:00Z"/>
          <w:sz w:val="22"/>
          <w:szCs w:val="22"/>
        </w:rPr>
      </w:pPr>
      <w:del w:id="729" w:author="mary.inoue@fap.local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527A3B27" w14:textId="77777777" w:rsidR="00050AD2" w:rsidRDefault="00050AD2" w:rsidP="00050AD2">
      <w:pPr>
        <w:pStyle w:val="Zakladnystyl"/>
        <w:ind w:left="5664" w:firstLine="708"/>
        <w:jc w:val="both"/>
        <w:rPr>
          <w:del w:id="730" w:author="mary.inoue@fap.local" w:date="2026-09-22T12:20:00Z" w16du:dateUtc="2026-09-22T16:20:00Z"/>
          <w:sz w:val="28"/>
          <w:szCs w:val="28"/>
        </w:rPr>
      </w:pPr>
      <w:del w:id="731" w:author="mary.inoue@fap.local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363C35EA" w14:textId="77777777" w:rsidR="00050AD2" w:rsidRDefault="00050AD2" w:rsidP="00050AD2">
      <w:pPr>
        <w:pStyle w:val="Zakladnystyl"/>
        <w:ind w:left="5664" w:firstLine="708"/>
        <w:jc w:val="both"/>
        <w:rPr>
          <w:del w:id="732" w:author="mary.inoue@fap.local" w:date="2026-09-22T12:20:00Z" w16du:dateUtc="2026-09-22T16:20:00Z"/>
          <w:sz w:val="28"/>
          <w:szCs w:val="28"/>
        </w:rPr>
      </w:pPr>
      <w:del w:id="733" w:author="mary.inoue@fap.local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3EED1751" w14:textId="77777777" w:rsidR="00050AD2" w:rsidRDefault="00050AD2" w:rsidP="00050AD2">
      <w:pPr>
        <w:pStyle w:val="Zakladnystyl"/>
        <w:ind w:left="5664" w:firstLine="708"/>
        <w:jc w:val="both"/>
        <w:rPr>
          <w:del w:id="734" w:author="mary.inoue@fap.local" w:date="2026-09-22T12:20:00Z" w16du:dateUtc="2026-09-22T16:20:00Z"/>
          <w:sz w:val="28"/>
          <w:szCs w:val="28"/>
        </w:rPr>
      </w:pPr>
    </w:p>
    <w:p w14:paraId="28A458F1" w14:textId="77777777" w:rsidR="00050AD2" w:rsidRDefault="00050AD2" w:rsidP="00050AD2">
      <w:pPr>
        <w:pStyle w:val="Zakladnystyl"/>
        <w:ind w:left="5664" w:firstLine="708"/>
        <w:jc w:val="both"/>
        <w:rPr>
          <w:del w:id="735" w:author="mary.inoue@fap.local" w:date="2026-09-22T12:20:00Z" w16du:dateUtc="2026-09-22T16:20:00Z"/>
          <w:sz w:val="28"/>
          <w:szCs w:val="28"/>
        </w:rPr>
      </w:pPr>
    </w:p>
    <w:p w14:paraId="43F4D936" w14:textId="77777777" w:rsidR="00050AD2" w:rsidRDefault="00050AD2" w:rsidP="00050AD2">
      <w:pPr>
        <w:pStyle w:val="Zakladnystyl"/>
        <w:ind w:left="5664" w:firstLine="708"/>
        <w:jc w:val="both"/>
        <w:rPr>
          <w:del w:id="736" w:author="mary.inoue@fap.local" w:date="2026-09-22T12:20:00Z" w16du:dateUtc="2026-09-22T16:20:00Z"/>
          <w:sz w:val="28"/>
          <w:szCs w:val="28"/>
        </w:rPr>
      </w:pPr>
    </w:p>
    <w:p w14:paraId="233DC748" w14:textId="77777777" w:rsidR="00050AD2" w:rsidRDefault="00050AD2" w:rsidP="00050AD2">
      <w:pPr>
        <w:pStyle w:val="Zakladnystyl"/>
        <w:ind w:left="5664" w:firstLine="708"/>
        <w:jc w:val="center"/>
        <w:rPr>
          <w:del w:id="737" w:author="mary.inoue@fap.local" w:date="2026-09-22T12:20:00Z" w16du:dateUtc="2026-09-22T16:20:00Z"/>
          <w:sz w:val="28"/>
          <w:szCs w:val="28"/>
        </w:rPr>
      </w:pPr>
    </w:p>
    <w:p w14:paraId="1412E6C2" w14:textId="77777777" w:rsidR="00D13C8F" w:rsidRDefault="00D13C8F" w:rsidP="00050AD2">
      <w:pPr>
        <w:pStyle w:val="Zakladnystyl"/>
        <w:ind w:left="5664" w:firstLine="708"/>
        <w:jc w:val="center"/>
        <w:rPr>
          <w:del w:id="738" w:author="mary.inoue@fap.local" w:date="2026-09-22T12:20:00Z" w16du:dateUtc="2026-09-22T16:20:00Z"/>
          <w:sz w:val="28"/>
          <w:szCs w:val="28"/>
        </w:rPr>
      </w:pPr>
    </w:p>
    <w:p w14:paraId="342B4C89" w14:textId="77777777" w:rsidR="00D13C8F" w:rsidRDefault="00D13C8F" w:rsidP="00050AD2">
      <w:pPr>
        <w:pStyle w:val="Zakladnystyl"/>
        <w:ind w:left="5664" w:firstLine="708"/>
        <w:jc w:val="center"/>
        <w:rPr>
          <w:del w:id="739" w:author="mary.inoue@fap.local" w:date="2026-09-22T12:20:00Z" w16du:dateUtc="2026-09-22T16:20:00Z"/>
          <w:sz w:val="28"/>
          <w:szCs w:val="28"/>
        </w:rPr>
      </w:pPr>
    </w:p>
    <w:p w14:paraId="7C23F61D" w14:textId="77777777" w:rsidR="00D13C8F" w:rsidRDefault="00D13C8F" w:rsidP="00050AD2">
      <w:pPr>
        <w:pStyle w:val="Zakladnystyl"/>
        <w:ind w:left="5664" w:firstLine="708"/>
        <w:jc w:val="center"/>
        <w:rPr>
          <w:del w:id="740" w:author="mary.inoue@fap.local" w:date="2026-09-22T12:20:00Z" w16du:dateUtc="2026-09-22T16:20:00Z"/>
          <w:sz w:val="28"/>
          <w:szCs w:val="28"/>
        </w:rPr>
      </w:pPr>
    </w:p>
    <w:p w14:paraId="0AA5A848" w14:textId="77777777" w:rsidR="00D13C8F" w:rsidRPr="00050AD2" w:rsidRDefault="00D13C8F" w:rsidP="00D13C8F">
      <w:pPr>
        <w:pStyle w:val="Zakladnystyl"/>
        <w:pBdr>
          <w:bottom w:val="single" w:sz="6" w:space="1" w:color="auto"/>
        </w:pBdr>
        <w:jc w:val="center"/>
        <w:rPr>
          <w:del w:id="741" w:author="mary.inoue@fap.local" w:date="2026-09-22T12:20:00Z" w16du:dateUtc="2026-09-22T16:20:00Z"/>
          <w:b/>
          <w:sz w:val="28"/>
          <w:szCs w:val="28"/>
        </w:rPr>
      </w:pPr>
      <w:del w:id="742" w:author="mary.inoue@fap.local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10357B4C" w14:textId="77777777" w:rsidR="00D13C8F" w:rsidRDefault="00D13C8F" w:rsidP="00D13C8F">
      <w:pPr>
        <w:pStyle w:val="Zakladnystyl"/>
        <w:jc w:val="center"/>
        <w:rPr>
          <w:del w:id="743" w:author="mary.inoue@fap.local" w:date="2026-09-22T12:20:00Z" w16du:dateUtc="2026-09-22T16:20:00Z"/>
          <w:sz w:val="28"/>
          <w:szCs w:val="28"/>
        </w:rPr>
      </w:pPr>
    </w:p>
    <w:p w14:paraId="6EC7BB5E" w14:textId="77777777" w:rsidR="00D13C8F" w:rsidRDefault="00D13C8F" w:rsidP="00D13C8F">
      <w:pPr>
        <w:pStyle w:val="Zakladnystyl"/>
        <w:jc w:val="center"/>
        <w:rPr>
          <w:del w:id="744" w:author="mary.inoue@fap.local" w:date="2026-09-22T12:20:00Z" w16du:dateUtc="2026-09-22T16:20:00Z"/>
          <w:sz w:val="28"/>
          <w:szCs w:val="28"/>
        </w:rPr>
      </w:pPr>
      <w:del w:id="745" w:author="mary.inoue@fap.loca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7F6BFE27" w14:textId="77777777" w:rsidR="00D13C8F" w:rsidRDefault="00D13C8F" w:rsidP="00D13C8F">
      <w:pPr>
        <w:pStyle w:val="Zakladnystyl"/>
        <w:jc w:val="center"/>
        <w:rPr>
          <w:del w:id="746" w:author="mary.inoue@fap.local" w:date="2026-09-22T12:20:00Z" w16du:dateUtc="2026-09-22T16:20:00Z"/>
          <w:b/>
          <w:bCs/>
          <w:sz w:val="32"/>
          <w:szCs w:val="32"/>
        </w:rPr>
      </w:pPr>
      <w:del w:id="747" w:author="mary.inoue@fap.local" w:date="2026-09-22T12:20:00Z" w16du:dateUtc="2026-09-22T16:20:00Z">
        <w:r>
          <w:rPr>
            <w:b/>
            <w:bCs/>
            <w:sz w:val="32"/>
            <w:szCs w:val="32"/>
          </w:rPr>
          <w:delText>č. 1/C/C.</w:delText>
        </w:r>
        <w:r w:rsidR="004D6198">
          <w:rPr>
            <w:b/>
            <w:bCs/>
            <w:sz w:val="32"/>
            <w:szCs w:val="32"/>
          </w:rPr>
          <w:delText>2</w:delText>
        </w:r>
      </w:del>
    </w:p>
    <w:p w14:paraId="6D022BDB" w14:textId="77777777" w:rsidR="00D13C8F" w:rsidRDefault="00D13C8F" w:rsidP="00D13C8F">
      <w:pPr>
        <w:pStyle w:val="Zakladnystyl"/>
        <w:jc w:val="center"/>
        <w:rPr>
          <w:del w:id="748" w:author="mary.inoue@fap.local" w:date="2026-09-22T12:20:00Z" w16du:dateUtc="2026-09-22T16:20:00Z"/>
          <w:sz w:val="28"/>
          <w:szCs w:val="28"/>
        </w:rPr>
      </w:pPr>
      <w:del w:id="749" w:author="mary.inoue@fap.local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07595CFC" w14:textId="77777777" w:rsidR="00D13C8F" w:rsidRDefault="00D13C8F" w:rsidP="00D13C8F">
      <w:pPr>
        <w:pStyle w:val="Zakladnystyl"/>
        <w:jc w:val="center"/>
        <w:rPr>
          <w:del w:id="750" w:author="mary.inoue@fap.local" w:date="2026-09-22T12:20:00Z" w16du:dateUtc="2026-09-22T16:20:00Z"/>
          <w:sz w:val="28"/>
          <w:szCs w:val="28"/>
        </w:rPr>
      </w:pPr>
    </w:p>
    <w:p w14:paraId="0A50DCBB" w14:textId="77777777" w:rsidR="00D13C8F" w:rsidRPr="00FB7E3E" w:rsidRDefault="00D13C8F" w:rsidP="00D13C8F">
      <w:pPr>
        <w:pStyle w:val="Zakladnystyl"/>
        <w:jc w:val="center"/>
        <w:rPr>
          <w:del w:id="751" w:author="mary.inoue@fap.local" w:date="2026-09-22T12:20:00Z" w16du:dateUtc="2026-09-22T16:20:00Z"/>
          <w:b/>
          <w:sz w:val="28"/>
          <w:szCs w:val="28"/>
        </w:rPr>
      </w:pPr>
      <w:del w:id="752" w:author="mary.inoue@fap.local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5B30B9B7" w14:textId="77777777" w:rsidR="00D13C8F" w:rsidRDefault="00D13C8F" w:rsidP="00D13C8F">
      <w:pPr>
        <w:pStyle w:val="Heading1"/>
        <w:numPr>
          <w:ilvl w:val="0"/>
          <w:numId w:val="0"/>
        </w:numPr>
        <w:ind w:left="567" w:hanging="567"/>
        <w:rPr>
          <w:del w:id="753" w:author="mary.inoue@fap.local" w:date="2026-09-22T12:20:00Z" w16du:dateUtc="2026-09-22T16:20:00Z"/>
        </w:rPr>
      </w:pPr>
      <w:del w:id="754" w:author="mary.inoue@fap.local" w:date="2026-09-22T12:20:00Z" w16du:dateUtc="2026-09-22T16:20:00Z">
        <w:r w:rsidRPr="00050AD2">
          <w:rPr>
            <w:b w:val="0"/>
            <w:bCs w:val="0"/>
          </w:rPr>
          <w:delText>C.</w:delText>
        </w:r>
        <w:r>
          <w:delText xml:space="preserve"> </w:delText>
        </w:r>
        <w:r>
          <w:tab/>
          <w:delText xml:space="preserve">s c h v a ľ u j e </w:delText>
        </w:r>
      </w:del>
    </w:p>
    <w:p w14:paraId="77517BC4" w14:textId="77777777" w:rsidR="00D13C8F" w:rsidRDefault="00D13C8F" w:rsidP="00D13C8F">
      <w:pPr>
        <w:pStyle w:val="Heading2"/>
        <w:numPr>
          <w:ilvl w:val="0"/>
          <w:numId w:val="0"/>
        </w:numPr>
        <w:ind w:left="567"/>
        <w:rPr>
          <w:del w:id="755" w:author="mary.inoue@fap.local" w:date="2026-09-22T12:20:00Z" w16du:dateUtc="2026-09-22T16:20:00Z"/>
        </w:rPr>
      </w:pPr>
      <w:del w:id="756" w:author="mary.inoue@fap.local" w:date="2026-09-22T12:20:00Z" w16du:dateUtc="2026-09-22T16:20:00Z">
        <w:r>
          <w:delText>C.</w:delText>
        </w:r>
        <w:r w:rsidR="004D6198">
          <w:delText>2</w:delText>
        </w:r>
        <w:r>
          <w:delText xml:space="preserve"> </w:delText>
        </w:r>
      </w:del>
    </w:p>
    <w:p w14:paraId="0C0609B0" w14:textId="77777777" w:rsidR="00D13C8F" w:rsidRDefault="00D13C8F" w:rsidP="00D13C8F">
      <w:pPr>
        <w:pStyle w:val="Heading2"/>
        <w:numPr>
          <w:ilvl w:val="0"/>
          <w:numId w:val="0"/>
        </w:numPr>
        <w:ind w:left="1418" w:hanging="2"/>
        <w:rPr>
          <w:del w:id="757" w:author="mary.inoue@fap.local" w:date="2026-09-22T12:20:00Z" w16du:dateUtc="2026-09-22T16:20:00Z"/>
        </w:rPr>
      </w:pPr>
      <w:del w:id="758" w:author="mary.inoue@fap.local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5EAE6599" w14:textId="77777777" w:rsidR="00D13C8F" w:rsidRDefault="00D13C8F" w:rsidP="00D13C8F">
      <w:pPr>
        <w:pStyle w:val="Heading2"/>
        <w:numPr>
          <w:ilvl w:val="0"/>
          <w:numId w:val="8"/>
        </w:numPr>
        <w:rPr>
          <w:del w:id="759" w:author="mary.inoue@fap.local" w:date="2026-09-22T12:20:00Z" w16du:dateUtc="2026-09-22T16:20:00Z"/>
        </w:rPr>
      </w:pPr>
      <w:del w:id="760" w:author="mary.inoue@fap.local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 Vladimírovi Hricovi, rod. Hric, nar. 27.11.1952, rodné číslo: 521127/221, trvale bytom Vyšná Slaná č. 160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 xml:space="preserve">4,   </w:delText>
        </w:r>
        <w:r>
          <w:delText xml:space="preserve">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637C956B" w14:textId="77777777" w:rsidR="00D13C8F" w:rsidRDefault="00D13C8F" w:rsidP="00D13C8F">
      <w:pPr>
        <w:pStyle w:val="Heading2"/>
        <w:numPr>
          <w:ilvl w:val="0"/>
          <w:numId w:val="0"/>
        </w:numPr>
        <w:ind w:left="1778"/>
        <w:rPr>
          <w:del w:id="761" w:author="mary.inoue@fap.local" w:date="2026-09-22T12:20:00Z" w16du:dateUtc="2026-09-22T16:20:00Z"/>
        </w:rPr>
      </w:pPr>
    </w:p>
    <w:p w14:paraId="3D7D06DC" w14:textId="77777777" w:rsidR="00D13C8F" w:rsidRDefault="00D13C8F" w:rsidP="00D13C8F">
      <w:pPr>
        <w:pStyle w:val="Heading2"/>
        <w:numPr>
          <w:ilvl w:val="0"/>
          <w:numId w:val="8"/>
        </w:numPr>
        <w:rPr>
          <w:del w:id="762" w:author="mary.inoue@fap.local" w:date="2026-09-22T12:20:00Z" w16du:dateUtc="2026-09-22T16:20:00Z"/>
        </w:rPr>
      </w:pPr>
      <w:del w:id="763" w:author="mary.inoue@fap.local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007CE95D" w14:textId="77777777" w:rsidR="00D13C8F" w:rsidRPr="006E4FA7" w:rsidRDefault="00D13C8F" w:rsidP="00D13C8F">
      <w:pPr>
        <w:pStyle w:val="Heading2"/>
        <w:numPr>
          <w:ilvl w:val="0"/>
          <w:numId w:val="0"/>
        </w:numPr>
        <w:ind w:left="2629" w:hanging="851"/>
        <w:rPr>
          <w:del w:id="764" w:author="mary.inoue@fap.local" w:date="2026-09-22T12:20:00Z" w16du:dateUtc="2026-09-22T16:20:00Z"/>
        </w:rPr>
      </w:pPr>
      <w:del w:id="765" w:author="mary.inoue@fap.local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5311342E" w14:textId="77777777" w:rsidR="00D13C8F" w:rsidRDefault="00D13C8F" w:rsidP="00D13C8F">
      <w:pPr>
        <w:pStyle w:val="Heading2"/>
        <w:numPr>
          <w:ilvl w:val="0"/>
          <w:numId w:val="0"/>
        </w:numPr>
        <w:ind w:left="1418" w:hanging="851"/>
        <w:rPr>
          <w:del w:id="766" w:author="mary.inoue@fap.local" w:date="2026-09-22T12:20:00Z" w16du:dateUtc="2026-09-22T16:20:00Z"/>
        </w:rPr>
      </w:pPr>
    </w:p>
    <w:p w14:paraId="560BA6AC" w14:textId="77777777" w:rsidR="004D6198" w:rsidRDefault="004D6198" w:rsidP="004D6198">
      <w:pPr>
        <w:pStyle w:val="BodyText"/>
        <w:ind w:left="2136" w:firstLine="696"/>
        <w:jc w:val="both"/>
        <w:rPr>
          <w:del w:id="767" w:author="mary.inoue@fap.local" w:date="2026-09-22T12:20:00Z" w16du:dateUtc="2026-09-22T16:20:00Z"/>
        </w:rPr>
      </w:pPr>
      <w:del w:id="768" w:author="mary.inoue@fap.local" w:date="2026-09-22T12:20:00Z" w16du:dateUtc="2026-09-22T16:20:00Z">
        <w:r>
          <w:delText>Zdôvodnenie osobitného zreteľa:</w:delText>
        </w:r>
      </w:del>
    </w:p>
    <w:p w14:paraId="1805F140" w14:textId="77777777" w:rsidR="004D6198" w:rsidRDefault="004D6198" w:rsidP="004D6198">
      <w:pPr>
        <w:pStyle w:val="Bezriadkovania2"/>
        <w:ind w:left="2832" w:firstLine="708"/>
        <w:jc w:val="both"/>
        <w:rPr>
          <w:del w:id="769" w:author="mary.inoue@fap.local" w:date="2026-09-22T12:20:00Z" w16du:dateUtc="2026-09-22T16:20:00Z"/>
          <w:rFonts w:ascii="Times New Roman" w:hAnsi="Times New Roman"/>
        </w:rPr>
      </w:pPr>
    </w:p>
    <w:p w14:paraId="3704D2C8" w14:textId="77777777" w:rsidR="004D6198" w:rsidRDefault="004D6198" w:rsidP="004D6198">
      <w:pPr>
        <w:pStyle w:val="Bezriadkovania2"/>
        <w:jc w:val="both"/>
        <w:rPr>
          <w:del w:id="770" w:author="mary.inoue@fap.local" w:date="2026-09-22T12:20:00Z" w16du:dateUtc="2026-09-22T16:20:00Z"/>
          <w:rFonts w:ascii="Times New Roman" w:hAnsi="Times New Roman"/>
        </w:rPr>
      </w:pPr>
      <w:del w:id="771" w:author="mary.inoue@fap.local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4F1714C7" w14:textId="77777777" w:rsidR="004D6198" w:rsidRDefault="004D6198" w:rsidP="004D6198">
      <w:pPr>
        <w:pStyle w:val="Zakladnystyl"/>
        <w:jc w:val="center"/>
        <w:rPr>
          <w:del w:id="772" w:author="mary.inoue@fap.local" w:date="2026-09-22T12:20:00Z" w16du:dateUtc="2026-09-22T16:20:00Z"/>
          <w:sz w:val="28"/>
          <w:szCs w:val="28"/>
        </w:rPr>
      </w:pPr>
    </w:p>
    <w:p w14:paraId="4384F321" w14:textId="77777777" w:rsidR="004D6198" w:rsidRDefault="004D6198" w:rsidP="004D6198">
      <w:pPr>
        <w:pStyle w:val="Zakladnystyl"/>
        <w:jc w:val="center"/>
        <w:rPr>
          <w:del w:id="773" w:author="mary.inoue@fap.local" w:date="2026-09-22T12:20:00Z" w16du:dateUtc="2026-09-22T16:20:00Z"/>
          <w:sz w:val="28"/>
          <w:szCs w:val="28"/>
        </w:rPr>
      </w:pPr>
    </w:p>
    <w:p w14:paraId="5E7014D9" w14:textId="77777777" w:rsidR="004D6198" w:rsidRDefault="004D6198" w:rsidP="004D6198">
      <w:pPr>
        <w:pStyle w:val="Zakladnystyl"/>
        <w:rPr>
          <w:del w:id="774" w:author="mary.inoue@fap.local" w:date="2026-09-22T12:20:00Z" w16du:dateUtc="2026-09-22T16:20:00Z"/>
          <w:sz w:val="22"/>
          <w:szCs w:val="22"/>
        </w:rPr>
      </w:pPr>
      <w:del w:id="775" w:author="mary.inoue@fap.local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0CDCBD33" w14:textId="77777777" w:rsidR="004D6198" w:rsidRPr="00050AD2" w:rsidRDefault="004D6198" w:rsidP="004D6198">
      <w:pPr>
        <w:pStyle w:val="Zakladnystyl"/>
        <w:rPr>
          <w:del w:id="776" w:author="mary.inoue@fap.local" w:date="2026-09-22T12:20:00Z" w16du:dateUtc="2026-09-22T16:20:00Z"/>
          <w:sz w:val="22"/>
          <w:szCs w:val="22"/>
        </w:rPr>
      </w:pPr>
      <w:del w:id="777" w:author="mary.inoue@fap.local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0B530461" w14:textId="77777777" w:rsidR="004D6198" w:rsidRDefault="004D6198" w:rsidP="004D6198">
      <w:pPr>
        <w:pStyle w:val="Zakladnystyl"/>
        <w:ind w:left="5664" w:firstLine="708"/>
        <w:jc w:val="both"/>
        <w:rPr>
          <w:del w:id="778" w:author="mary.inoue@fap.local" w:date="2026-09-22T12:20:00Z" w16du:dateUtc="2026-09-22T16:20:00Z"/>
          <w:sz w:val="28"/>
          <w:szCs w:val="28"/>
        </w:rPr>
      </w:pPr>
      <w:del w:id="779" w:author="mary.inoue@fap.local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0ADBAF38" w14:textId="77777777" w:rsidR="004D6198" w:rsidRDefault="004D6198" w:rsidP="004D6198">
      <w:pPr>
        <w:pStyle w:val="Zakladnystyl"/>
        <w:ind w:left="5664" w:firstLine="708"/>
        <w:jc w:val="both"/>
        <w:rPr>
          <w:del w:id="780" w:author="mary.inoue@fap.local" w:date="2026-09-22T12:20:00Z" w16du:dateUtc="2026-09-22T16:20:00Z"/>
          <w:sz w:val="28"/>
          <w:szCs w:val="28"/>
        </w:rPr>
      </w:pPr>
      <w:del w:id="781" w:author="mary.inoue@fap.local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28DDB0BE" w14:textId="77777777" w:rsidR="004D6198" w:rsidRDefault="004D6198" w:rsidP="004D6198">
      <w:pPr>
        <w:pStyle w:val="Zakladnystyl"/>
        <w:ind w:left="5664" w:firstLine="708"/>
        <w:jc w:val="both"/>
        <w:rPr>
          <w:del w:id="782" w:author="mary.inoue@fap.local" w:date="2026-09-22T12:20:00Z" w16du:dateUtc="2026-09-22T16:20:00Z"/>
          <w:sz w:val="28"/>
          <w:szCs w:val="28"/>
        </w:rPr>
      </w:pPr>
    </w:p>
    <w:p w14:paraId="5BD221BE" w14:textId="77777777" w:rsidR="004D6198" w:rsidRDefault="004D6198" w:rsidP="004D6198">
      <w:pPr>
        <w:pStyle w:val="Zakladnystyl"/>
        <w:ind w:left="5664" w:firstLine="708"/>
        <w:jc w:val="both"/>
        <w:rPr>
          <w:del w:id="783" w:author="mary.inoue@fap.local" w:date="2026-09-22T12:20:00Z" w16du:dateUtc="2026-09-22T16:20:00Z"/>
          <w:sz w:val="28"/>
          <w:szCs w:val="28"/>
        </w:rPr>
      </w:pPr>
    </w:p>
    <w:p w14:paraId="2765631F" w14:textId="77777777" w:rsidR="004D6198" w:rsidRDefault="004D6198" w:rsidP="004D6198">
      <w:pPr>
        <w:pStyle w:val="Zakladnystyl"/>
        <w:ind w:left="5664" w:firstLine="708"/>
        <w:jc w:val="both"/>
        <w:rPr>
          <w:del w:id="784" w:author="mary.inoue@fap.local" w:date="2026-09-22T12:20:00Z" w16du:dateUtc="2026-09-22T16:20:00Z"/>
          <w:sz w:val="28"/>
          <w:szCs w:val="28"/>
        </w:rPr>
      </w:pPr>
    </w:p>
    <w:p w14:paraId="779861B8" w14:textId="77777777" w:rsidR="00D13C8F" w:rsidRDefault="00D13C8F" w:rsidP="00A5391B">
      <w:pPr>
        <w:jc w:val="center"/>
        <w:rPr>
          <w:rPrChange w:id="785" w:author="mary.inoue@fap.local" w:date="2026-09-22T12:20:00Z" w16du:dateUtc="2026-09-22T16:20:00Z">
            <w:rPr>
              <w:sz w:val="28"/>
              <w:szCs w:val="28"/>
            </w:rPr>
          </w:rPrChange>
        </w:rPr>
        <w:pPrChange w:id="786" w:author="mary.inoue@fap.local" w:date="2026-09-22T12:20:00Z" w16du:dateUtc="2026-09-22T16:20:00Z">
          <w:pPr>
            <w:pStyle w:val="Zakladnystyl"/>
            <w:ind w:left="5664" w:firstLine="708"/>
            <w:jc w:val="center"/>
          </w:pPr>
        </w:pPrChange>
      </w:pPr>
    </w:p>
    <w:sectPr w:rsidR="00D13C8F">
      <w:pgSz w:w="11906" w:h="16838"/>
      <w:pgMar w:top="1417" w:right="1701" w:bottom="1417" w:left="1701" w:header="708" w:footer="708" w:gutter="0"/>
      <w:cols w:space="708"/>
      <w:docGrid w:linePitch="360"/>
      <w:sectPrChange w:id="787" w:author="mary.inoue@fap.local" w:date="2026-09-22T12:20:00Z" w16du:dateUtc="2026-09-22T16:20:00Z">
        <w:sectPr w:rsidR="00D13C8F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8442D4"/>
    <w:multiLevelType w:val="multilevel"/>
    <w:tmpl w:val="BD480690"/>
    <w:lvl w:ilvl="0">
      <w:start w:val="1"/>
      <w:numFmt w:val="upperLetter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none"/>
      <w:lvlRestart w:val="0"/>
      <w:pStyle w:val="Heading3"/>
      <w:lvlText w:val="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none"/>
      <w:pStyle w:val="Heading4"/>
      <w:lvlText w:val="%4"/>
      <w:lvlJc w:val="left"/>
      <w:pPr>
        <w:tabs>
          <w:tab w:val="num" w:pos="1418"/>
        </w:tabs>
        <w:ind w:left="1418" w:hanging="1418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/>
      </w:pPr>
    </w:lvl>
  </w:abstractNum>
  <w:abstractNum w:abstractNumId="1" w15:restartNumberingAfterBreak="0">
    <w:nsid w:val="1CA77890"/>
    <w:multiLevelType w:val="hybridMultilevel"/>
    <w:tmpl w:val="04A0D29A"/>
    <w:lvl w:ilvl="0" w:tplc="ECBEBC94">
      <w:numFmt w:val="bullet"/>
      <w:lvlText w:val="-"/>
      <w:lvlJc w:val="left"/>
      <w:pPr>
        <w:ind w:left="1778" w:hanging="360"/>
      </w:pPr>
      <w:rPr>
        <w:rFonts w:ascii="Times New Roman" w:eastAsia="Arial Unicode MS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2053649988">
    <w:abstractNumId w:val="0"/>
  </w:num>
  <w:num w:numId="2" w16cid:durableId="1782187927">
    <w:abstractNumId w:val="0"/>
    <w:lvlOverride w:ilvl="0">
      <w:startOverride w:val="1"/>
    </w:lvlOverride>
  </w:num>
  <w:num w:numId="3" w16cid:durableId="486479934">
    <w:abstractNumId w:val="0"/>
    <w:lvlOverride w:ilvl="0">
      <w:startOverride w:val="1"/>
    </w:lvlOverride>
  </w:num>
  <w:num w:numId="4" w16cid:durableId="1132291993">
    <w:abstractNumId w:val="0"/>
    <w:lvlOverride w:ilvl="0">
      <w:startOverride w:val="1"/>
    </w:lvlOverride>
  </w:num>
  <w:num w:numId="5" w16cid:durableId="381293406">
    <w:abstractNumId w:val="0"/>
    <w:lvlOverride w:ilvl="0">
      <w:startOverride w:val="1"/>
    </w:lvlOverride>
  </w:num>
  <w:num w:numId="6" w16cid:durableId="1598949537">
    <w:abstractNumId w:val="0"/>
    <w:lvlOverride w:ilvl="0">
      <w:startOverride w:val="1"/>
    </w:lvlOverride>
  </w:num>
  <w:num w:numId="7" w16cid:durableId="964116146">
    <w:abstractNumId w:val="0"/>
    <w:lvlOverride w:ilvl="0">
      <w:startOverride w:val="1"/>
    </w:lvlOverride>
  </w:num>
  <w:num w:numId="8" w16cid:durableId="197023447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15C"/>
    <w:rsid w:val="000172AA"/>
    <w:rsid w:val="00050AD2"/>
    <w:rsid w:val="00064320"/>
    <w:rsid w:val="00094AC5"/>
    <w:rsid w:val="00132F7D"/>
    <w:rsid w:val="00140891"/>
    <w:rsid w:val="00155120"/>
    <w:rsid w:val="00163BDD"/>
    <w:rsid w:val="001F3B9E"/>
    <w:rsid w:val="0021192C"/>
    <w:rsid w:val="0029602C"/>
    <w:rsid w:val="002C247D"/>
    <w:rsid w:val="002D22E0"/>
    <w:rsid w:val="002D511D"/>
    <w:rsid w:val="00305092"/>
    <w:rsid w:val="003740F4"/>
    <w:rsid w:val="00395556"/>
    <w:rsid w:val="003D2C93"/>
    <w:rsid w:val="003E02AD"/>
    <w:rsid w:val="0040121F"/>
    <w:rsid w:val="004175E5"/>
    <w:rsid w:val="00425F7C"/>
    <w:rsid w:val="00470E64"/>
    <w:rsid w:val="00487912"/>
    <w:rsid w:val="00494500"/>
    <w:rsid w:val="004B4464"/>
    <w:rsid w:val="004D03FD"/>
    <w:rsid w:val="004D6198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E4FA7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9E5C7F"/>
    <w:rsid w:val="00A07AED"/>
    <w:rsid w:val="00A2270B"/>
    <w:rsid w:val="00A24980"/>
    <w:rsid w:val="00A5391B"/>
    <w:rsid w:val="00A54CA6"/>
    <w:rsid w:val="00A73741"/>
    <w:rsid w:val="00AA2126"/>
    <w:rsid w:val="00AD2F5B"/>
    <w:rsid w:val="00AE71D2"/>
    <w:rsid w:val="00AF3743"/>
    <w:rsid w:val="00B23618"/>
    <w:rsid w:val="00B30730"/>
    <w:rsid w:val="00B925A0"/>
    <w:rsid w:val="00B9482B"/>
    <w:rsid w:val="00BB7F95"/>
    <w:rsid w:val="00BC4C01"/>
    <w:rsid w:val="00BD6490"/>
    <w:rsid w:val="00C01CF0"/>
    <w:rsid w:val="00C10C2A"/>
    <w:rsid w:val="00C2106F"/>
    <w:rsid w:val="00C43956"/>
    <w:rsid w:val="00C44A78"/>
    <w:rsid w:val="00C549DE"/>
    <w:rsid w:val="00C834E0"/>
    <w:rsid w:val="00C9492A"/>
    <w:rsid w:val="00CB0013"/>
    <w:rsid w:val="00CE6CA9"/>
    <w:rsid w:val="00CF71D7"/>
    <w:rsid w:val="00D13C8F"/>
    <w:rsid w:val="00D1508E"/>
    <w:rsid w:val="00D1600A"/>
    <w:rsid w:val="00D46904"/>
    <w:rsid w:val="00D60738"/>
    <w:rsid w:val="00D63120"/>
    <w:rsid w:val="00D64C4F"/>
    <w:rsid w:val="00D84A10"/>
    <w:rsid w:val="00D9656B"/>
    <w:rsid w:val="00DC0ED4"/>
    <w:rsid w:val="00DC250C"/>
    <w:rsid w:val="00DF2328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  <w:rsid w:val="00FB7E3E"/>
    <w:rsid w:val="00FE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86C7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mary.inoue@fap.local" w:date="2026-09-22T12:20:00Z">
        <w:pPr/>
      </w:pPrChange>
    </w:pPr>
    <w:rPr>
      <w:lang w:val="pt-BR"/>
      <w:rPrChange w:id="0" w:author="mary.inoue@fap.local" w:date="2026-09-22T12:20:00Z">
        <w:rPr>
          <w:sz w:val="24"/>
          <w:szCs w:val="24"/>
          <w:lang w:val="sk-SK" w:eastAsia="sk-SK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FE615C"/>
    <w:pPr>
      <w:keepNext/>
      <w:numPr>
        <w:numId w:val="1"/>
      </w:numPr>
      <w:spacing w:before="360"/>
      <w:outlineLvl w:val="0"/>
    </w:pPr>
    <w:rPr>
      <w:rFonts w:eastAsia="Arial Unicode MS"/>
      <w:b/>
      <w:bCs/>
      <w:kern w:val="32"/>
      <w:sz w:val="28"/>
      <w:szCs w:val="28"/>
    </w:rPr>
  </w:style>
  <w:style w:type="paragraph" w:styleId="Heading2">
    <w:name w:val="heading 2"/>
    <w:basedOn w:val="Normal"/>
    <w:link w:val="Heading2Char"/>
    <w:qFormat/>
    <w:rsid w:val="00FE615C"/>
    <w:pPr>
      <w:numPr>
        <w:ilvl w:val="1"/>
        <w:numId w:val="1"/>
      </w:numPr>
      <w:spacing w:before="120"/>
      <w:jc w:val="both"/>
      <w:outlineLvl w:val="1"/>
    </w:pPr>
    <w:rPr>
      <w:rFonts w:eastAsia="Arial Unicode MS"/>
    </w:rPr>
  </w:style>
  <w:style w:type="paragraph" w:styleId="Heading3">
    <w:name w:val="heading 3"/>
    <w:basedOn w:val="Normal"/>
    <w:link w:val="Heading3Char"/>
    <w:qFormat/>
    <w:rsid w:val="00FE615C"/>
    <w:pPr>
      <w:keepNext/>
      <w:numPr>
        <w:ilvl w:val="2"/>
        <w:numId w:val="1"/>
      </w:numPr>
      <w:spacing w:before="120"/>
      <w:ind w:left="2269"/>
      <w:outlineLvl w:val="2"/>
    </w:pPr>
    <w:rPr>
      <w:rFonts w:eastAsia="Arial Unicode MS"/>
    </w:rPr>
  </w:style>
  <w:style w:type="paragraph" w:styleId="Heading4">
    <w:name w:val="heading 4"/>
    <w:basedOn w:val="Normal"/>
    <w:next w:val="Heading2"/>
    <w:link w:val="Heading4Char"/>
    <w:qFormat/>
    <w:rsid w:val="00FE615C"/>
    <w:pPr>
      <w:numPr>
        <w:ilvl w:val="3"/>
        <w:numId w:val="1"/>
      </w:numPr>
      <w:spacing w:before="120" w:after="120"/>
      <w:outlineLvl w:val="3"/>
    </w:pPr>
    <w:rPr>
      <w:rFonts w:eastAsia="Arial Unicode MS"/>
      <w:i/>
      <w:iCs/>
    </w:rPr>
  </w:style>
  <w:style w:type="paragraph" w:styleId="Heading5">
    <w:name w:val="heading 5"/>
    <w:basedOn w:val="Normal"/>
    <w:next w:val="Normal"/>
    <w:link w:val="Heading5Char"/>
    <w:qFormat/>
    <w:rsid w:val="00FE615C"/>
    <w:pPr>
      <w:numPr>
        <w:ilvl w:val="4"/>
        <w:numId w:val="1"/>
      </w:numPr>
      <w:spacing w:before="240" w:after="60"/>
      <w:outlineLvl w:val="4"/>
    </w:pPr>
    <w:rPr>
      <w:rFonts w:eastAsia="Arial Unicode M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E615C"/>
    <w:pPr>
      <w:numPr>
        <w:ilvl w:val="5"/>
        <w:numId w:val="1"/>
      </w:numPr>
      <w:spacing w:before="240" w:after="60"/>
      <w:outlineLvl w:val="5"/>
    </w:pPr>
    <w:rPr>
      <w:rFonts w:eastAsia="Arial Unicode MS"/>
      <w:b/>
      <w:bCs/>
    </w:rPr>
  </w:style>
  <w:style w:type="paragraph" w:styleId="Heading7">
    <w:name w:val="heading 7"/>
    <w:basedOn w:val="Normal"/>
    <w:next w:val="Normal"/>
    <w:link w:val="Heading7Char"/>
    <w:qFormat/>
    <w:rsid w:val="00FE615C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E615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FE615C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615C"/>
    <w:rPr>
      <w:rFonts w:ascii="Times New Roman" w:eastAsia="Arial Unicode MS" w:hAnsi="Times New Roman" w:cs="Times New Roman"/>
      <w:b/>
      <w:bCs/>
      <w:kern w:val="32"/>
      <w:sz w:val="28"/>
      <w:szCs w:val="28"/>
      <w:lang w:eastAsia="sk-SK"/>
    </w:rPr>
  </w:style>
  <w:style w:type="character" w:customStyle="1" w:styleId="Heading2Char">
    <w:name w:val="Heading 2 Char"/>
    <w:basedOn w:val="DefaultParagraphFont"/>
    <w:link w:val="Heading2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3Char">
    <w:name w:val="Heading 3 Char"/>
    <w:basedOn w:val="DefaultParagraphFont"/>
    <w:link w:val="Heading3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4Char">
    <w:name w:val="Heading 4 Char"/>
    <w:basedOn w:val="DefaultParagraphFont"/>
    <w:link w:val="Heading4"/>
    <w:rsid w:val="00FE615C"/>
    <w:rPr>
      <w:rFonts w:ascii="Times New Roman" w:eastAsia="Arial Unicode MS" w:hAnsi="Times New Roman" w:cs="Times New Roman"/>
      <w:i/>
      <w:iCs/>
      <w:sz w:val="24"/>
      <w:szCs w:val="24"/>
      <w:lang w:eastAsia="sk-SK"/>
    </w:rPr>
  </w:style>
  <w:style w:type="character" w:customStyle="1" w:styleId="Heading5Char">
    <w:name w:val="Heading 5 Char"/>
    <w:basedOn w:val="DefaultParagraphFont"/>
    <w:link w:val="Heading5"/>
    <w:rsid w:val="00FE615C"/>
    <w:rPr>
      <w:rFonts w:ascii="Times New Roman" w:eastAsia="Arial Unicode MS" w:hAnsi="Times New Roman" w:cs="Times New Roman"/>
      <w:b/>
      <w:bCs/>
      <w:i/>
      <w:iCs/>
      <w:sz w:val="26"/>
      <w:szCs w:val="26"/>
      <w:lang w:eastAsia="sk-SK"/>
    </w:rPr>
  </w:style>
  <w:style w:type="character" w:customStyle="1" w:styleId="Heading6Char">
    <w:name w:val="Heading 6 Char"/>
    <w:basedOn w:val="DefaultParagraphFont"/>
    <w:link w:val="Heading6"/>
    <w:rsid w:val="00FE615C"/>
    <w:rPr>
      <w:rFonts w:ascii="Times New Roman" w:eastAsia="Arial Unicode MS" w:hAnsi="Times New Roman" w:cs="Times New Roman"/>
      <w:b/>
      <w:bCs/>
      <w:lang w:eastAsia="sk-SK"/>
    </w:rPr>
  </w:style>
  <w:style w:type="character" w:customStyle="1" w:styleId="Heading7Char">
    <w:name w:val="Heading 7 Char"/>
    <w:basedOn w:val="DefaultParagraphFont"/>
    <w:link w:val="Heading7"/>
    <w:rsid w:val="00FE615C"/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Heading8Char">
    <w:name w:val="Heading 8 Char"/>
    <w:basedOn w:val="DefaultParagraphFont"/>
    <w:link w:val="Heading8"/>
    <w:rsid w:val="00FE615C"/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character" w:customStyle="1" w:styleId="Heading9Char">
    <w:name w:val="Heading 9 Char"/>
    <w:basedOn w:val="DefaultParagraphFont"/>
    <w:link w:val="Heading9"/>
    <w:rsid w:val="00FE615C"/>
    <w:rPr>
      <w:rFonts w:ascii="Arial" w:eastAsia="Times New Roman" w:hAnsi="Arial" w:cs="Arial"/>
      <w:lang w:eastAsia="sk-SK"/>
    </w:rPr>
  </w:style>
  <w:style w:type="paragraph" w:styleId="BodyText">
    <w:name w:val="Body Text"/>
    <w:basedOn w:val="Normal"/>
    <w:link w:val="BodyTextChar"/>
    <w:rsid w:val="00FE615C"/>
    <w:pPr>
      <w:widowControl w:val="0"/>
      <w:autoSpaceDE w:val="0"/>
      <w:autoSpaceDN w:val="0"/>
      <w:adjustRightInd w:val="0"/>
    </w:pPr>
    <w:rPr>
      <w:color w:val="000000"/>
      <w:lang w:val="cs-CZ"/>
    </w:rPr>
  </w:style>
  <w:style w:type="character" w:customStyle="1" w:styleId="BodyTextChar">
    <w:name w:val="Body Text Char"/>
    <w:basedOn w:val="DefaultParagraphFont"/>
    <w:link w:val="BodyText"/>
    <w:rsid w:val="00FE615C"/>
    <w:rPr>
      <w:rFonts w:ascii="Times New Roman" w:eastAsia="Times New Roman" w:hAnsi="Times New Roman" w:cs="Times New Roman"/>
      <w:color w:val="000000"/>
      <w:sz w:val="24"/>
      <w:szCs w:val="24"/>
      <w:lang w:val="cs-CZ" w:eastAsia="sk-SK"/>
    </w:rPr>
  </w:style>
  <w:style w:type="paragraph" w:customStyle="1" w:styleId="Vlada">
    <w:name w:val="Vlada"/>
    <w:basedOn w:val="Normal"/>
    <w:rsid w:val="00FE615C"/>
    <w:pPr>
      <w:spacing w:before="480" w:after="120"/>
    </w:pPr>
    <w:rPr>
      <w:b/>
      <w:bCs/>
      <w:sz w:val="32"/>
      <w:szCs w:val="32"/>
    </w:rPr>
  </w:style>
  <w:style w:type="paragraph" w:customStyle="1" w:styleId="Zakladnystyl">
    <w:name w:val="Zakladny styl"/>
    <w:rsid w:val="00FE61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customStyle="1" w:styleId="Bezriadkovania2">
    <w:name w:val="Bez riadkovania2"/>
    <w:rsid w:val="00D13C8F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AD2F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22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2734</Words>
  <Characters>15587</Characters>
  <Application>Microsoft Office Word</Application>
  <DocSecurity>0</DocSecurity>
  <Lines>129</Lines>
  <Paragraphs>36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 Gallová</dc:creator>
  <cp:lastModifiedBy>Arthur Souza Rodrigues</cp:lastModifiedBy>
  <cp:revision>1</cp:revision>
  <cp:lastPrinted>2015-06-24T07:05:00Z</cp:lastPrinted>
  <dcterms:created xsi:type="dcterms:W3CDTF">2015-04-02T05:46:00Z</dcterms:created>
  <dcterms:modified xsi:type="dcterms:W3CDTF">2026-09-22T16:20:00Z</dcterms:modified>
</cp:coreProperties>
</file>