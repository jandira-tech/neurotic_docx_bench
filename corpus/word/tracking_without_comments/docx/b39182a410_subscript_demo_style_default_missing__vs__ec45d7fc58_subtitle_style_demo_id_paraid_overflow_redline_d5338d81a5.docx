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207503" w:rsidRDefault="00600D5E">
      <w:ins w:id="0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t>Subtitle Style</w:t>
        </w:r>
      </w:ins>
      <w:del w:id="1" w:author="Author" w:date="2026-06-29T11:23:00Z" w16du:dateUtc="2026-06-29T15:23:00Z">
        <w:r>
          <w:rPr>
            <w:vertAlign w:val="subscript"/>
          </w:rPr>
          <w:delText>Subscript</w:delText>
        </w:r>
      </w:del>
      <w:r>
        <w:rPr>
          <w:rFonts w:ascii="Arial" w:hAnsi="Arial"/>
          <w:color w:val="666666"/>
          <w:sz w:val="30"/>
          <w:rPrChange w:id="2" w:author="Author" w:date="2026-06-29T11:23:00Z" w16du:dateUtc="2026-06-29T15:23:00Z">
            <w:rPr>
              <w:vertAlign w:val="subscript"/>
            </w:rPr>
          </w:rPrChange>
        </w:rPr>
        <w:t xml:space="preserve"> Demo</w:t>
      </w:r>
    </w:p>
    <w:p w14:paraId="618F2392" w14:textId="77777777" w:rsidR="00207503" w:rsidRDefault="00600D5E">
      <w:pPr>
        <w:spacing w:line="240" w:lineRule="auto"/>
        <w:pPrChange w:id="3" w:author="Author" w:date="2026-06-29T11:23:00Z" w16du:dateUtc="2026-06-29T15:23:00Z">
          <w:pPr/>
        </w:pPrChange>
      </w:pPr>
      <w:r>
        <w:rPr>
          <w:rFonts w:ascii="Arial" w:hAnsi="Arial"/>
          <w:color w:val="666666"/>
          <w:sz w:val="30"/>
          <w:rPrChange w:id="4" w:author="Author" w:date="2026-06-29T11:23:00Z" w16du:dateUtc="2026-06-29T15:23:00Z">
            <w:rPr>
              <w:vertAlign w:val="subscript"/>
            </w:rPr>
          </w:rPrChange>
        </w:rPr>
        <w:t xml:space="preserve">Demonstrating </w:t>
      </w:r>
      <w:ins w:id="5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t>Subtitle paragraph style</w:t>
        </w:r>
      </w:ins>
      <w:del w:id="6" w:author="Author" w:date="2026-06-29T11:23:00Z" w16du:dateUtc="2026-06-29T15:23:00Z">
        <w:r>
          <w:rPr>
            <w:vertAlign w:val="subscript"/>
          </w:rPr>
          <w:delText>subscript formatting</w:delText>
        </w:r>
      </w:del>
      <w:r>
        <w:rPr>
          <w:rFonts w:ascii="Arial" w:hAnsi="Arial"/>
          <w:color w:val="666666"/>
          <w:sz w:val="30"/>
          <w:rPrChange w:id="7" w:author="Author" w:date="2026-06-29T11:23:00Z" w16du:dateUtc="2026-06-29T15:23:00Z">
            <w:rPr>
              <w:vertAlign w:val="subscript"/>
            </w:rPr>
          </w:rPrChange>
        </w:rPr>
        <w:t>.</w:t>
      </w:r>
    </w:p>
    <w:p w14:paraId="1FAF8823" w14:textId="77777777" w:rsidR="00207503" w:rsidRDefault="00600D5E">
      <w:pPr>
        <w:spacing w:line="240" w:lineRule="auto"/>
        <w:pPrChange w:id="8" w:author="Author" w:date="2026-06-29T11:23:00Z" w16du:dateUtc="2026-06-29T15:23:00Z">
          <w:pPr/>
        </w:pPrChange>
      </w:pPr>
      <w:ins w:id="9" w:author="Author" w:date="2026-06-29T11:23:00Z" w16du:dateUtc="2026-06-29T15:23:00Z">
        <w:r>
          <w:rPr>
            <w:rFonts w:ascii="Arial" w:hAnsi="Arial" w:cs="Arial"/>
            <w:color w:val="666666"/>
            <w:sz w:val="30"/>
            <w:szCs w:val="30"/>
          </w:rPr>
          <w:t>Document Subtitle Description</w:t>
        </w:r>
      </w:ins>
      <w:del w:id="10" w:author="Author" w:date="2026-06-29T11:23:00Z" w16du:dateUtc="2026-06-29T15:23:00Z">
        <w:r>
          <w:rPr>
            <w:vertAlign w:val="subscript"/>
          </w:rPr>
          <w:delText>H2O and CO2 are common subscript examples.</w:delText>
        </w:r>
      </w:del>
    </w:p>
    <w:sectPr w:rsidR="002075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503"/>
    <w:rsid w:val="00207503"/>
    <w:rsid w:val="002E3293"/>
    <w:rsid w:val="00600D5E"/>
    <w:rsid w:val="007F6CB4"/>
    <w:rsid w:val="00D3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282B7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2026-06-29T15:23:00Z</dcterms:modified>
</cp:coreProperties>
</file>