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5A3200" w14:textId="77777777" w:rsidR="00DB5CF7" w:rsidRDefault="00DB5CF7">
      <w:pPr>
        <w:rPr>
          <w:ins w:id="8" w:author="Nick Bernal" w:date="2026-09-26T15:14:00Z" w16du:dateUtc="2026-09-26T19:14:00Z"/>
          <w:rFonts w:ascii="Times New Roman" w:eastAsia="Times New Roman" w:hAnsi="Times New Roman" w:cs="Times New Roman"/>
          <w:sz w:val="20"/>
          <w:szCs w:val="20"/>
        </w:rPr>
      </w:pPr>
    </w:p>
    <w:p w14:paraId="573CD6BB" w14:textId="27D800BF" w:rsidR="00DB5CF7" w:rsidRDefault="00967839">
      <w:pPr>
        <w:numPr>
          <w:ilvl w:val="0"/>
          <w:numId w:val="1"/>
        </w:numPr>
        <w:spacing w:after="0" w:line="276" w:lineRule="auto"/>
        <w:rPr>
          <w:ins w:id="9" w:author="Nick Bernal" w:date="2026-09-26T15:14:00Z" w16du:dateUtc="2026-09-26T19:14:00Z"/>
          <w:rFonts w:ascii="Times New Roman" w:eastAsia="Times New Roman" w:hAnsi="Times New Roman" w:cs="Times New Roman"/>
          <w:sz w:val="20"/>
          <w:szCs w:val="20"/>
        </w:rPr>
      </w:pPr>
      <w:ins w:id="10" w:author="Nick Bernal" w:date="2026-09-26T15:14:00Z" w16du:dateUtc="2026-09-26T19:14:00Z">
        <w:r>
          <w:rPr>
            <w:rFonts w:ascii="Times New Roman" w:eastAsia="Times New Roman" w:hAnsi="Times New Roman" w:cs="Times New Roman"/>
            <w:b/>
            <w:sz w:val="20"/>
            <w:szCs w:val="20"/>
          </w:rPr>
          <w:t>ONE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5406AEA1" w14:textId="404E6000" w:rsidR="00DB5CF7" w:rsidRDefault="00BC5CAF">
      <w:pPr>
        <w:numPr>
          <w:ilvl w:val="1"/>
          <w:numId w:val="1"/>
        </w:numPr>
        <w:spacing w:after="0" w:line="276" w:lineRule="auto"/>
        <w:rPr>
          <w:ins w:id="11" w:author="Nick Bernal" w:date="2026-09-26T15:14:00Z" w16du:dateUtc="2026-09-26T19:14:00Z"/>
          <w:rFonts w:ascii="Times New Roman" w:eastAsia="Times New Roman" w:hAnsi="Times New Roman" w:cs="Times New Roman"/>
          <w:sz w:val="20"/>
          <w:szCs w:val="20"/>
        </w:rPr>
      </w:pPr>
      <w:ins w:id="12" w:author="Nick Bernal" w:date="2026-09-26T15:14:00Z" w16du:dateUtc="2026-09-26T19:14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A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1F664981" w14:textId="22CD0D8A" w:rsidR="00DB5CF7" w:rsidRDefault="00967839">
      <w:pPr>
        <w:numPr>
          <w:ilvl w:val="0"/>
          <w:numId w:val="1"/>
        </w:numPr>
        <w:spacing w:after="0" w:line="276" w:lineRule="auto"/>
        <w:rPr>
          <w:ins w:id="13" w:author="Nick Bernal" w:date="2026-09-26T15:14:00Z" w16du:dateUtc="2026-09-26T19:14:00Z"/>
          <w:rFonts w:ascii="Times New Roman" w:eastAsia="Times New Roman" w:hAnsi="Times New Roman" w:cs="Times New Roman"/>
          <w:sz w:val="20"/>
          <w:szCs w:val="20"/>
        </w:rPr>
      </w:pPr>
      <w:ins w:id="14" w:author="Nick Bernal" w:date="2026-09-26T15:14:00Z" w16du:dateUtc="2026-09-26T19:14:00Z">
        <w:r>
          <w:rPr>
            <w:rFonts w:ascii="Times New Roman" w:eastAsia="Times New Roman" w:hAnsi="Times New Roman" w:cs="Times New Roman"/>
            <w:b/>
            <w:sz w:val="20"/>
            <w:szCs w:val="20"/>
          </w:rPr>
          <w:t>TWO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321EACBC" w14:textId="0A66AE48" w:rsidR="00DB5CF7" w:rsidRDefault="00967839">
      <w:pPr>
        <w:numPr>
          <w:ilvl w:val="1"/>
          <w:numId w:val="1"/>
        </w:numPr>
        <w:spacing w:after="0" w:line="276" w:lineRule="auto"/>
        <w:rPr>
          <w:ins w:id="15" w:author="Nick Bernal" w:date="2026-09-26T15:14:00Z" w16du:dateUtc="2026-09-26T19:14:00Z"/>
          <w:rFonts w:ascii="Times New Roman" w:eastAsia="Times New Roman" w:hAnsi="Times New Roman" w:cs="Times New Roman"/>
          <w:sz w:val="20"/>
          <w:szCs w:val="20"/>
        </w:rPr>
      </w:pPr>
      <w:ins w:id="16" w:author="Nick Bernal" w:date="2026-09-26T15:14:00Z" w16du:dateUtc="2026-09-26T19:14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A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5DD57E17" w14:textId="4DF1D4A3" w:rsidR="00DB5CF7" w:rsidRDefault="00967839">
      <w:pPr>
        <w:numPr>
          <w:ilvl w:val="1"/>
          <w:numId w:val="1"/>
        </w:numPr>
        <w:spacing w:after="0" w:line="276" w:lineRule="auto"/>
        <w:rPr>
          <w:ins w:id="17" w:author="Nick Bernal" w:date="2026-09-26T15:14:00Z" w16du:dateUtc="2026-09-26T19:14:00Z"/>
          <w:rFonts w:ascii="Times New Roman" w:eastAsia="Times New Roman" w:hAnsi="Times New Roman" w:cs="Times New Roman"/>
          <w:sz w:val="20"/>
          <w:szCs w:val="20"/>
        </w:rPr>
      </w:pPr>
      <w:ins w:id="18" w:author="Nick Bernal" w:date="2026-09-26T15:14:00Z" w16du:dateUtc="2026-09-26T19:14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B</w:t>
        </w:r>
        <w:r>
          <w:rPr>
            <w:rFonts w:ascii="Times New Roman" w:eastAsia="Times New Roman" w:hAnsi="Times New Roman" w:cs="Times New Roman"/>
            <w:sz w:val="20"/>
            <w:szCs w:val="20"/>
          </w:rPr>
          <w:br/>
        </w:r>
      </w:ins>
    </w:p>
    <w:p w14:paraId="6253115E" w14:textId="1D646C39" w:rsidR="00DB5CF7" w:rsidRDefault="00967839">
      <w:pPr>
        <w:numPr>
          <w:ilvl w:val="1"/>
          <w:numId w:val="1"/>
        </w:numPr>
        <w:spacing w:after="0" w:line="276" w:lineRule="auto"/>
        <w:rPr>
          <w:ins w:id="19" w:author="Nick Bernal" w:date="2026-09-26T15:14:00Z" w16du:dateUtc="2026-09-26T19:14:00Z"/>
          <w:rFonts w:ascii="Times New Roman" w:eastAsia="Times New Roman" w:hAnsi="Times New Roman" w:cs="Times New Roman"/>
          <w:sz w:val="20"/>
          <w:szCs w:val="20"/>
        </w:rPr>
      </w:pPr>
      <w:ins w:id="20" w:author="Nick Bernal" w:date="2026-09-26T15:14:00Z" w16du:dateUtc="2026-09-26T19:14:00Z">
        <w:r>
          <w:rPr>
            <w:rFonts w:ascii="Times New Roman" w:eastAsia="Times New Roman" w:hAnsi="Times New Roman" w:cs="Times New Roman"/>
            <w:sz w:val="20"/>
            <w:szCs w:val="20"/>
            <w:u w:val="single"/>
          </w:rPr>
          <w:t>C</w:t>
        </w:r>
      </w:ins>
    </w:p>
    <w:p w14:paraId="0C5DB845" w14:textId="1DD8688C" w:rsidR="004076D5" w:rsidRDefault="004076D5">
      <w:pPr>
        <w:pStyle w:val="TOC1"/>
        <w:tabs>
          <w:tab w:val="right" w:leader="dot" w:pos="9350"/>
        </w:tabs>
        <w:rPr>
          <w:del w:id="21" w:author="Nick Bernal" w:date="2026-09-26T15:14:00Z" w16du:dateUtc="2026-09-26T19:14:00Z"/>
          <w:rFonts w:eastAsiaTheme="minorEastAsia"/>
          <w:noProof/>
        </w:rPr>
      </w:pPr>
      <w:del w:id="22" w:author="Nick Bernal" w:date="2026-09-26T15:14:00Z" w16du:dateUtc="2026-09-26T19:14:00Z">
        <w:r>
          <w:fldChar w:fldCharType="begin"/>
        </w:r>
        <w:r>
          <w:delInstrText xml:space="preserve"> TOC \o "1-3" \h \z </w:delInstrText>
        </w:r>
        <w:r>
          <w:fldChar w:fldCharType="separate"/>
        </w:r>
        <w:r w:rsidRPr="00661A0E">
          <w:rPr>
            <w:rStyle w:val="Hyperlink"/>
            <w:noProof/>
          </w:rPr>
          <w:delText>Introduction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_Toc227765979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1</w:delText>
        </w:r>
        <w:r>
          <w:rPr>
            <w:noProof/>
            <w:webHidden/>
          </w:rPr>
          <w:fldChar w:fldCharType="end"/>
        </w:r>
      </w:del>
    </w:p>
    <w:p w14:paraId="0272E432" w14:textId="45006EB4" w:rsidR="004076D5" w:rsidRDefault="004076D5">
      <w:pPr>
        <w:pStyle w:val="TOC2"/>
        <w:tabs>
          <w:tab w:val="right" w:leader="dot" w:pos="9350"/>
        </w:tabs>
        <w:rPr>
          <w:del w:id="23" w:author="Nick Bernal" w:date="2026-09-26T15:14:00Z" w16du:dateUtc="2026-09-26T19:14:00Z"/>
          <w:rFonts w:eastAsiaTheme="minorEastAsia"/>
          <w:noProof/>
        </w:rPr>
      </w:pPr>
      <w:del w:id="24" w:author="Nick Bernal" w:date="2026-09-26T15:14:00Z" w16du:dateUtc="2026-09-26T19:14:00Z">
        <w:r>
          <w:fldChar w:fldCharType="begin"/>
        </w:r>
        <w:r>
          <w:delInstrText>HYPERLINK \l "_Toc227765980"</w:delInstrText>
        </w:r>
        <w:r>
          <w:fldChar w:fldCharType="separate"/>
        </w:r>
        <w:r w:rsidRPr="00661A0E">
          <w:rPr>
            <w:rStyle w:val="Hyperlink"/>
            <w:noProof/>
          </w:rPr>
          <w:delText>Background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_Toc227765980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1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CA8FD54" w14:textId="71E7740D" w:rsidR="004076D5" w:rsidRDefault="004076D5">
      <w:pPr>
        <w:pStyle w:val="TOC1"/>
        <w:tabs>
          <w:tab w:val="right" w:leader="dot" w:pos="9350"/>
        </w:tabs>
        <w:rPr>
          <w:del w:id="25" w:author="Nick Bernal" w:date="2026-09-26T15:14:00Z" w16du:dateUtc="2026-09-26T19:14:00Z"/>
          <w:rFonts w:eastAsiaTheme="minorEastAsia"/>
          <w:noProof/>
        </w:rPr>
      </w:pPr>
      <w:del w:id="26" w:author="Nick Bernal" w:date="2026-09-26T15:14:00Z" w16du:dateUtc="2026-09-26T19:14:00Z">
        <w:r>
          <w:fldChar w:fldCharType="begin"/>
        </w:r>
        <w:r>
          <w:delInstrText>HYPERLINK \l "_Toc227765981"</w:delInstrText>
        </w:r>
        <w:r>
          <w:fldChar w:fldCharType="separate"/>
        </w:r>
        <w:r w:rsidRPr="00661A0E">
          <w:rPr>
            <w:rStyle w:val="Hyperlink"/>
            <w:noProof/>
          </w:rPr>
          <w:delText>Methodology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_Toc227765981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4A0B249B" w14:textId="0280D881" w:rsidR="004076D5" w:rsidRDefault="004076D5">
      <w:pPr>
        <w:pStyle w:val="TOC2"/>
        <w:tabs>
          <w:tab w:val="right" w:leader="dot" w:pos="9350"/>
        </w:tabs>
        <w:rPr>
          <w:del w:id="27" w:author="Nick Bernal" w:date="2026-09-26T15:14:00Z" w16du:dateUtc="2026-09-26T19:14:00Z"/>
          <w:rFonts w:eastAsiaTheme="minorEastAsia"/>
          <w:noProof/>
        </w:rPr>
      </w:pPr>
      <w:del w:id="28" w:author="Nick Bernal" w:date="2026-09-26T15:14:00Z" w16du:dateUtc="2026-09-26T19:14:00Z">
        <w:r>
          <w:fldChar w:fldCharType="begin"/>
        </w:r>
        <w:r>
          <w:delInstrText>HYPERLINK \l "_Toc227765982"</w:delInstrText>
        </w:r>
        <w:r>
          <w:fldChar w:fldCharType="separate"/>
        </w:r>
        <w:r w:rsidRPr="00661A0E">
          <w:rPr>
            <w:rStyle w:val="Hyperlink"/>
            <w:noProof/>
          </w:rPr>
          <w:delText>Data Collection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_Toc227765982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28883BC5" w14:textId="75C4F8D2" w:rsidR="004076D5" w:rsidRDefault="004076D5">
      <w:pPr>
        <w:pStyle w:val="TOC2"/>
        <w:tabs>
          <w:tab w:val="right" w:leader="dot" w:pos="9350"/>
        </w:tabs>
        <w:rPr>
          <w:del w:id="29" w:author="Nick Bernal" w:date="2026-09-26T15:14:00Z" w16du:dateUtc="2026-09-26T19:14:00Z"/>
          <w:rFonts w:eastAsiaTheme="minorEastAsia"/>
          <w:noProof/>
        </w:rPr>
      </w:pPr>
      <w:del w:id="30" w:author="Nick Bernal" w:date="2026-09-26T15:14:00Z" w16du:dateUtc="2026-09-26T19:14:00Z">
        <w:r>
          <w:fldChar w:fldCharType="begin"/>
        </w:r>
        <w:r>
          <w:delInstrText>HYPERLINK \l "_Toc227765983"</w:delInstrText>
        </w:r>
        <w:r>
          <w:fldChar w:fldCharType="separate"/>
        </w:r>
        <w:r w:rsidRPr="00661A0E">
          <w:rPr>
            <w:rStyle w:val="Hyperlink"/>
            <w:noProof/>
          </w:rPr>
          <w:delText>Analysis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_Toc227765983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2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D69CD96" w14:textId="7C3B2185" w:rsidR="004076D5" w:rsidRDefault="004076D5">
      <w:pPr>
        <w:pStyle w:val="TOC1"/>
        <w:tabs>
          <w:tab w:val="right" w:leader="dot" w:pos="9350"/>
        </w:tabs>
        <w:rPr>
          <w:del w:id="31" w:author="Nick Bernal" w:date="2026-09-26T15:14:00Z" w16du:dateUtc="2026-09-26T19:14:00Z"/>
          <w:rFonts w:eastAsiaTheme="minorEastAsia"/>
          <w:noProof/>
        </w:rPr>
      </w:pPr>
      <w:del w:id="32" w:author="Nick Bernal" w:date="2026-09-26T15:14:00Z" w16du:dateUtc="2026-09-26T19:14:00Z">
        <w:r>
          <w:fldChar w:fldCharType="begin"/>
        </w:r>
        <w:r>
          <w:delInstrText>HYPERLINK \l "_Toc227765984"</w:delInstrText>
        </w:r>
        <w:r>
          <w:fldChar w:fldCharType="separate"/>
        </w:r>
        <w:r w:rsidRPr="00661A0E">
          <w:rPr>
            <w:rStyle w:val="Hyperlink"/>
            <w:noProof/>
          </w:rPr>
          <w:delText>Results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_Toc227765984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3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2F009EE1" w14:textId="2ABC3910" w:rsidR="004076D5" w:rsidRDefault="004076D5">
      <w:pPr>
        <w:pStyle w:val="TOC1"/>
        <w:tabs>
          <w:tab w:val="right" w:leader="dot" w:pos="9350"/>
        </w:tabs>
        <w:rPr>
          <w:del w:id="33" w:author="Nick Bernal" w:date="2026-09-26T15:14:00Z" w16du:dateUtc="2026-09-26T19:14:00Z"/>
          <w:rFonts w:eastAsiaTheme="minorEastAsia"/>
          <w:noProof/>
        </w:rPr>
      </w:pPr>
      <w:del w:id="34" w:author="Nick Bernal" w:date="2026-09-26T15:14:00Z" w16du:dateUtc="2026-09-26T19:14:00Z">
        <w:r>
          <w:fldChar w:fldCharType="begin"/>
        </w:r>
        <w:r>
          <w:delInstrText>HYPERLINK \l "_Toc227765985"</w:delInstrText>
        </w:r>
        <w:r>
          <w:fldChar w:fldCharType="separate"/>
        </w:r>
        <w:r w:rsidRPr="00661A0E">
          <w:rPr>
            <w:rStyle w:val="Hyperlink"/>
            <w:noProof/>
          </w:rPr>
          <w:delText>Conclusion</w:delTex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delInstrText xml:space="preserve"> PAGEREF _Toc227765985 \h </w:del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delText>4</w:delText>
        </w:r>
        <w:r>
          <w:rPr>
            <w:noProof/>
            <w:webHidden/>
          </w:rPr>
          <w:fldChar w:fldCharType="end"/>
        </w:r>
        <w:r>
          <w:fldChar w:fldCharType="end"/>
        </w:r>
      </w:del>
    </w:p>
    <w:p w14:paraId="0C870CDE" w14:textId="45DBD7BC" w:rsidR="004076D5" w:rsidRDefault="004076D5" w:rsidP="004076D5">
      <w:pPr>
        <w:pStyle w:val="Heading1"/>
        <w:rPr>
          <w:del w:id="35" w:author="Nick Bernal" w:date="2026-09-26T15:14:00Z" w16du:dateUtc="2026-09-26T19:14:00Z"/>
        </w:rPr>
      </w:pPr>
      <w:del w:id="36" w:author="Nick Bernal" w:date="2026-09-26T15:14:00Z" w16du:dateUtc="2026-09-26T19:14:00Z">
        <w:r>
          <w:fldChar w:fldCharType="end"/>
        </w:r>
      </w:del>
    </w:p>
    <w:p w14:paraId="15B497F4" w14:textId="7CA978AA" w:rsidR="00DE0A42" w:rsidRDefault="004076D5" w:rsidP="004076D5">
      <w:pPr>
        <w:pStyle w:val="Heading1"/>
        <w:rPr>
          <w:del w:id="37" w:author="Nick Bernal" w:date="2026-09-26T15:14:00Z" w16du:dateUtc="2026-09-26T19:14:00Z"/>
        </w:rPr>
      </w:pPr>
      <w:bookmarkStart w:id="38" w:name="_Toc227765979"/>
      <w:del w:id="39" w:author="Nick Bernal" w:date="2026-09-26T15:14:00Z" w16du:dateUtc="2026-09-26T19:14:00Z">
        <w:r>
          <w:delText>Introduction</w:delText>
        </w:r>
        <w:bookmarkEnd w:id="38"/>
      </w:del>
    </w:p>
    <w:p w14:paraId="49C7FCAC" w14:textId="183520DD" w:rsidR="004076D5" w:rsidRDefault="004076D5" w:rsidP="004076D5">
      <w:pPr>
        <w:rPr>
          <w:del w:id="40" w:author="Nick Bernal" w:date="2026-09-26T15:14:00Z" w16du:dateUtc="2026-09-26T19:14:00Z"/>
        </w:rPr>
      </w:pPr>
      <w:del w:id="41" w:author="Nick Bernal" w:date="2026-09-26T15:14:00Z" w16du:dateUtc="2026-09-26T19:14:00Z">
        <w:r>
          <w:delText>This is the introduction section.</w:delText>
        </w:r>
      </w:del>
    </w:p>
    <w:p w14:paraId="622557C5" w14:textId="4DA50233" w:rsidR="004076D5" w:rsidRDefault="004076D5" w:rsidP="004076D5">
      <w:pPr>
        <w:pStyle w:val="Heading2"/>
        <w:rPr>
          <w:del w:id="42" w:author="Nick Bernal" w:date="2026-09-26T15:14:00Z" w16du:dateUtc="2026-09-26T19:14:00Z"/>
        </w:rPr>
      </w:pPr>
      <w:bookmarkStart w:id="43" w:name="_Toc227765980"/>
      <w:del w:id="44" w:author="Nick Bernal" w:date="2026-09-26T15:14:00Z" w16du:dateUtc="2026-09-26T19:14:00Z">
        <w:r>
          <w:delText>Background</w:delText>
        </w:r>
        <w:bookmarkEnd w:id="43"/>
      </w:del>
    </w:p>
    <w:p w14:paraId="416EF529" w14:textId="44DA0C77" w:rsidR="004076D5" w:rsidRDefault="004076D5" w:rsidP="004076D5">
      <w:pPr>
        <w:rPr>
          <w:del w:id="45" w:author="Nick Bernal" w:date="2026-09-26T15:14:00Z" w16du:dateUtc="2026-09-26T19:14:00Z"/>
        </w:rPr>
      </w:pPr>
      <w:del w:id="46" w:author="Nick Bernal" w:date="2026-09-26T15:14:00Z" w16du:dateUtc="2026-09-26T19:14:00Z">
        <w:r>
          <w:delText>Prior work focused on narrow aspects.</w:delText>
        </w:r>
      </w:del>
    </w:p>
    <w:p w14:paraId="7C1D1003" w14:textId="77777777" w:rsidR="004076D5" w:rsidRDefault="004076D5">
      <w:pPr>
        <w:rPr>
          <w:del w:id="47" w:author="Nick Bernal" w:date="2026-09-26T15:14:00Z" w16du:dateUtc="2026-09-26T19:14:00Z"/>
        </w:rPr>
      </w:pPr>
      <w:del w:id="48" w:author="Nick Bernal" w:date="2026-09-26T15:14:00Z" w16du:dateUtc="2026-09-26T19:14:00Z">
        <w:r>
          <w:br w:type="page"/>
        </w:r>
      </w:del>
    </w:p>
    <w:p w14:paraId="6B37558E" w14:textId="01FC3AAE" w:rsidR="004076D5" w:rsidRDefault="004076D5" w:rsidP="004076D5">
      <w:pPr>
        <w:pStyle w:val="Heading1"/>
        <w:rPr>
          <w:del w:id="49" w:author="Nick Bernal" w:date="2026-09-26T15:14:00Z" w16du:dateUtc="2026-09-26T19:14:00Z"/>
        </w:rPr>
      </w:pPr>
      <w:bookmarkStart w:id="50" w:name="_Toc227765981"/>
      <w:del w:id="51" w:author="Nick Bernal" w:date="2026-09-26T15:14:00Z" w16du:dateUtc="2026-09-26T19:14:00Z">
        <w:r>
          <w:lastRenderedPageBreak/>
          <w:delText>Methodology</w:delText>
        </w:r>
        <w:bookmarkEnd w:id="50"/>
      </w:del>
    </w:p>
    <w:p w14:paraId="44E73056" w14:textId="743633BF" w:rsidR="004076D5" w:rsidRDefault="004076D5" w:rsidP="004076D5">
      <w:pPr>
        <w:rPr>
          <w:del w:id="52" w:author="Nick Bernal" w:date="2026-09-26T15:14:00Z" w16du:dateUtc="2026-09-26T19:14:00Z"/>
        </w:rPr>
      </w:pPr>
      <w:del w:id="53" w:author="Nick Bernal" w:date="2026-09-26T15:14:00Z" w16du:dateUtc="2026-09-26T19:14:00Z">
        <w:r>
          <w:delText>Three-step approach.</w:delText>
        </w:r>
      </w:del>
    </w:p>
    <w:p w14:paraId="75CC43B4" w14:textId="384E46EE" w:rsidR="004076D5" w:rsidRDefault="004076D5" w:rsidP="004076D5">
      <w:pPr>
        <w:pStyle w:val="Heading2"/>
        <w:rPr>
          <w:del w:id="54" w:author="Nick Bernal" w:date="2026-09-26T15:14:00Z" w16du:dateUtc="2026-09-26T19:14:00Z"/>
        </w:rPr>
      </w:pPr>
      <w:bookmarkStart w:id="55" w:name="_Toc227765982"/>
      <w:del w:id="56" w:author="Nick Bernal" w:date="2026-09-26T15:14:00Z" w16du:dateUtc="2026-09-26T19:14:00Z">
        <w:r>
          <w:delText>Data Collection</w:delText>
        </w:r>
        <w:bookmarkEnd w:id="55"/>
      </w:del>
    </w:p>
    <w:p w14:paraId="64C47010" w14:textId="5F0BF831" w:rsidR="004076D5" w:rsidRDefault="004076D5" w:rsidP="004076D5">
      <w:pPr>
        <w:rPr>
          <w:del w:id="57" w:author="Nick Bernal" w:date="2026-09-26T15:14:00Z" w16du:dateUtc="2026-09-26T19:14:00Z"/>
        </w:rPr>
      </w:pPr>
      <w:del w:id="58" w:author="Nick Bernal" w:date="2026-09-26T15:14:00Z" w16du:dateUtc="2026-09-26T19:14:00Z">
        <w:r>
          <w:delText>We gathered data for six months.</w:delText>
        </w:r>
      </w:del>
    </w:p>
    <w:p w14:paraId="72162987" w14:textId="574418FA" w:rsidR="004076D5" w:rsidRDefault="004076D5" w:rsidP="004076D5">
      <w:pPr>
        <w:pStyle w:val="Heading2"/>
        <w:rPr>
          <w:del w:id="59" w:author="Nick Bernal" w:date="2026-09-26T15:14:00Z" w16du:dateUtc="2026-09-26T19:14:00Z"/>
        </w:rPr>
      </w:pPr>
      <w:bookmarkStart w:id="60" w:name="_Toc227765983"/>
      <w:del w:id="61" w:author="Nick Bernal" w:date="2026-09-26T15:14:00Z" w16du:dateUtc="2026-09-26T19:14:00Z">
        <w:r>
          <w:delText>Analysis</w:delText>
        </w:r>
        <w:bookmarkEnd w:id="60"/>
      </w:del>
    </w:p>
    <w:p w14:paraId="277901B0" w14:textId="6E58153A" w:rsidR="004076D5" w:rsidRDefault="004076D5" w:rsidP="004076D5">
      <w:pPr>
        <w:rPr>
          <w:del w:id="62" w:author="Nick Bernal" w:date="2026-09-26T15:14:00Z" w16du:dateUtc="2026-09-26T19:14:00Z"/>
        </w:rPr>
      </w:pPr>
      <w:del w:id="63" w:author="Nick Bernal" w:date="2026-09-26T15:14:00Z" w16du:dateUtc="2026-09-26T19:14:00Z">
        <w:r>
          <w:delText>Two-phase analysis.</w:delText>
        </w:r>
      </w:del>
    </w:p>
    <w:p w14:paraId="44333E57" w14:textId="77777777" w:rsidR="004076D5" w:rsidRDefault="004076D5">
      <w:pPr>
        <w:rPr>
          <w:del w:id="64" w:author="Nick Bernal" w:date="2026-09-26T15:14:00Z" w16du:dateUtc="2026-09-26T19:14:00Z"/>
        </w:rPr>
      </w:pPr>
      <w:del w:id="65" w:author="Nick Bernal" w:date="2026-09-26T15:14:00Z" w16du:dateUtc="2026-09-26T19:14:00Z">
        <w:r>
          <w:br w:type="page"/>
        </w:r>
      </w:del>
    </w:p>
    <w:p w14:paraId="37706825" w14:textId="7CEB7B93" w:rsidR="004076D5" w:rsidRDefault="004076D5" w:rsidP="004076D5">
      <w:pPr>
        <w:pStyle w:val="Heading1"/>
        <w:rPr>
          <w:del w:id="66" w:author="Nick Bernal" w:date="2026-09-26T15:14:00Z" w16du:dateUtc="2026-09-26T19:14:00Z"/>
        </w:rPr>
      </w:pPr>
      <w:bookmarkStart w:id="67" w:name="_Toc227765984"/>
      <w:del w:id="68" w:author="Nick Bernal" w:date="2026-09-26T15:14:00Z" w16du:dateUtc="2026-09-26T19:14:00Z">
        <w:r>
          <w:delText>Results</w:delText>
        </w:r>
        <w:bookmarkEnd w:id="67"/>
      </w:del>
    </w:p>
    <w:p w14:paraId="5C219AEC" w14:textId="21A0E9F6" w:rsidR="004076D5" w:rsidRDefault="004076D5" w:rsidP="004076D5">
      <w:pPr>
        <w:rPr>
          <w:del w:id="69" w:author="Nick Bernal" w:date="2026-09-26T15:14:00Z" w16du:dateUtc="2026-09-26T19:14:00Z"/>
        </w:rPr>
      </w:pPr>
      <w:del w:id="70" w:author="Nick Bernal" w:date="2026-09-26T15:14:00Z" w16du:dateUtc="2026-09-26T19:14:00Z">
        <w:r>
          <w:delText>Primary finding confirms the hypothesis.</w:delText>
        </w:r>
      </w:del>
    </w:p>
    <w:p w14:paraId="353C5085" w14:textId="77777777" w:rsidR="004076D5" w:rsidRDefault="004076D5">
      <w:pPr>
        <w:rPr>
          <w:del w:id="71" w:author="Nick Bernal" w:date="2026-09-26T15:14:00Z" w16du:dateUtc="2026-09-26T19:14:00Z"/>
        </w:rPr>
      </w:pPr>
      <w:del w:id="72" w:author="Nick Bernal" w:date="2026-09-26T15:14:00Z" w16du:dateUtc="2026-09-26T19:14:00Z">
        <w:r>
          <w:br w:type="page"/>
        </w:r>
      </w:del>
    </w:p>
    <w:p w14:paraId="6129F4CB" w14:textId="65E9C319" w:rsidR="004076D5" w:rsidRDefault="004076D5" w:rsidP="004076D5">
      <w:pPr>
        <w:pStyle w:val="Heading1"/>
        <w:rPr>
          <w:del w:id="73" w:author="Nick Bernal" w:date="2026-09-26T15:14:00Z" w16du:dateUtc="2026-09-26T19:14:00Z"/>
        </w:rPr>
      </w:pPr>
      <w:bookmarkStart w:id="74" w:name="_Toc227765985"/>
      <w:del w:id="75" w:author="Nick Bernal" w:date="2026-09-26T15:14:00Z" w16du:dateUtc="2026-09-26T19:14:00Z">
        <w:r>
          <w:delText>Conclusion</w:delText>
        </w:r>
        <w:bookmarkEnd w:id="74"/>
      </w:del>
    </w:p>
    <w:p w14:paraId="01929102" w14:textId="6ED1AB67" w:rsidR="004076D5" w:rsidRDefault="004076D5" w:rsidP="004076D5">
      <w:pPr>
        <w:rPr>
          <w:rFonts w:ascii="Times New Roman" w:hAnsi="Times New Roman"/>
          <w:sz w:val="20"/>
          <w:rPrChange w:id="76" w:author="Nick Bernal" w:date="2026-09-26T15:14:00Z" w16du:dateUtc="2026-09-26T19:14:00Z">
            <w:rPr/>
          </w:rPrChange>
        </w:rPr>
      </w:pPr>
      <w:del w:id="77" w:author="Nick Bernal" w:date="2026-09-26T15:14:00Z" w16du:dateUtc="2026-09-26T19:14:00Z">
        <w:r>
          <w:delText>Small fix preserves correctness.</w:delText>
        </w:r>
      </w:del>
    </w:p>
    <w:sectPr w:rsidR="004076D5">
      <w:pgSz w:w="12240" w:h="15840"/>
      <w:pgMar w:top="1440" w:right="1440" w:bottom="1440" w:left="1440" w:header="720" w:footer="720" w:gutter="0"/>
      <w:pgNumType w:start="1"/>
      <w:cols w:space="720"/>
      <w:docGrid w:linePitch="0"/>
      <w:sectPrChange w:id="78" w:author="Nick Bernal" w:date="2026-09-26T15:14:00Z" w16du:dateUtc="2026-09-26T19:14:00Z">
        <w:sectPr w:rsidR="004076D5">
          <w:pgMar w:top="1440" w:right="1440" w:bottom="1440" w:left="1440" w:header="720" w:footer="720" w:gutter="0"/>
          <w:pgNumType w:start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CF5159"/>
    <w:multiLevelType w:val="multilevel"/>
    <w:tmpl w:val="0AFA56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8312197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6D5"/>
    <w:rsid w:val="000919B2"/>
    <w:rsid w:val="002031F9"/>
    <w:rsid w:val="002B34F9"/>
    <w:rsid w:val="004076D5"/>
    <w:rsid w:val="00647FC3"/>
    <w:rsid w:val="0067174A"/>
    <w:rsid w:val="00744453"/>
    <w:rsid w:val="00967839"/>
    <w:rsid w:val="00AF4127"/>
    <w:rsid w:val="00D100F0"/>
    <w:rsid w:val="00DB5CF7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A6FB4"/>
  <w15:chartTrackingRefBased/>
  <w15:docId w15:val="{72DDF4F5-7632-44C1-A25E-21B5927F1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00" w:after="120" w:line="276" w:lineRule="auto"/>
      <w:outlineLvl w:val="0"/>
      <w:pPrChange w:id="0" w:author="Nick Bernal" w:date="2026-09-26T15:14:00Z">
        <w:pPr>
          <w:keepNext/>
          <w:keepLines/>
          <w:spacing w:before="360" w:after="80" w:line="278" w:lineRule="auto"/>
          <w:outlineLvl w:val="0"/>
        </w:pPr>
      </w:pPrChange>
    </w:pPr>
    <w:rPr>
      <w:rFonts w:ascii="Arial" w:eastAsia="Arial" w:hAnsi="Arial" w:cs="Arial"/>
      <w:kern w:val="0"/>
      <w:sz w:val="40"/>
      <w:szCs w:val="40"/>
      <w:lang w:val="en"/>
      <w14:ligatures w14:val="none"/>
      <w:rPrChange w:id="0" w:author="Nick Bernal" w:date="2026-09-26T15:1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val="en-US" w:eastAsia="en-US" w:bidi="ar-SA"/>
          <w14:ligatures w14:val="standardContextual"/>
        </w:rPr>
      </w:rPrChange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360" w:after="120" w:line="276" w:lineRule="auto"/>
      <w:outlineLvl w:val="1"/>
      <w:pPrChange w:id="1" w:author="Nick Bernal" w:date="2026-09-26T15:14:00Z">
        <w:pPr>
          <w:keepNext/>
          <w:keepLines/>
          <w:spacing w:before="160" w:after="80" w:line="278" w:lineRule="auto"/>
          <w:outlineLvl w:val="1"/>
        </w:pPr>
      </w:pPrChange>
    </w:pPr>
    <w:rPr>
      <w:rFonts w:ascii="Arial" w:eastAsia="Arial" w:hAnsi="Arial" w:cs="Arial"/>
      <w:kern w:val="0"/>
      <w:sz w:val="32"/>
      <w:szCs w:val="32"/>
      <w:lang w:val="en"/>
      <w14:ligatures w14:val="none"/>
      <w:rPrChange w:id="1" w:author="Nick Bernal" w:date="2026-09-26T15:14:00Z">
        <w:rPr>
          <w:rFonts w:asciiTheme="majorHAnsi" w:eastAsiaTheme="majorEastAsia" w:hAnsiTheme="majorHAnsi" w:cstheme="majorBidi"/>
          <w:color w:val="0F4761" w:themeColor="accent1" w:themeShade="BF"/>
          <w:kern w:val="2"/>
          <w:sz w:val="32"/>
          <w:szCs w:val="32"/>
          <w:lang w:val="en-US" w:eastAsia="en-US" w:bidi="ar-SA"/>
          <w14:ligatures w14:val="standardContextual"/>
        </w:rPr>
      </w:rPrChange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20" w:after="80" w:line="276" w:lineRule="auto"/>
      <w:outlineLvl w:val="2"/>
      <w:pPrChange w:id="2" w:author="Nick Bernal" w:date="2026-09-26T15:14:00Z">
        <w:pPr>
          <w:keepNext/>
          <w:keepLines/>
          <w:spacing w:before="160" w:after="80" w:line="278" w:lineRule="auto"/>
          <w:outlineLvl w:val="2"/>
        </w:pPr>
      </w:pPrChange>
    </w:pPr>
    <w:rPr>
      <w:rFonts w:ascii="Arial" w:eastAsia="Arial" w:hAnsi="Arial" w:cs="Arial"/>
      <w:color w:val="434343"/>
      <w:kern w:val="0"/>
      <w:sz w:val="28"/>
      <w:szCs w:val="28"/>
      <w:lang w:val="en"/>
      <w14:ligatures w14:val="none"/>
      <w:rPrChange w:id="2" w:author="Nick Bernal" w:date="2026-09-26T15:1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80" w:line="276" w:lineRule="auto"/>
      <w:outlineLvl w:val="3"/>
      <w:pPrChange w:id="3" w:author="Nick Bernal" w:date="2026-09-26T15:14:00Z">
        <w:pPr>
          <w:keepNext/>
          <w:keepLines/>
          <w:spacing w:before="80" w:after="40" w:line="278" w:lineRule="auto"/>
          <w:outlineLvl w:val="3"/>
        </w:pPr>
      </w:pPrChange>
    </w:pPr>
    <w:rPr>
      <w:rFonts w:ascii="Arial" w:eastAsia="Arial" w:hAnsi="Arial" w:cs="Arial"/>
      <w:color w:val="666666"/>
      <w:kern w:val="0"/>
      <w:lang w:val="en"/>
      <w14:ligatures w14:val="none"/>
      <w:rPrChange w:id="3" w:author="Nick Bernal" w:date="2026-09-26T15:14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40" w:after="80" w:line="276" w:lineRule="auto"/>
      <w:outlineLvl w:val="4"/>
      <w:pPrChange w:id="4" w:author="Nick Bernal" w:date="2026-09-26T15:14:00Z">
        <w:pPr>
          <w:keepNext/>
          <w:keepLines/>
          <w:spacing w:before="80" w:after="40" w:line="278" w:lineRule="auto"/>
          <w:outlineLvl w:val="4"/>
        </w:pPr>
      </w:pPrChange>
    </w:pPr>
    <w:rPr>
      <w:rFonts w:ascii="Arial" w:eastAsia="Arial" w:hAnsi="Arial" w:cs="Arial"/>
      <w:color w:val="666666"/>
      <w:kern w:val="0"/>
      <w:sz w:val="22"/>
      <w:szCs w:val="22"/>
      <w:lang w:val="en"/>
      <w14:ligatures w14:val="none"/>
      <w:rPrChange w:id="4" w:author="Nick Bernal" w:date="2026-09-26T15:14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40" w:after="80" w:line="276" w:lineRule="auto"/>
      <w:outlineLvl w:val="5"/>
      <w:pPrChange w:id="5" w:author="Nick Bernal" w:date="2026-09-26T15:14:00Z">
        <w:pPr>
          <w:keepNext/>
          <w:keepLines/>
          <w:spacing w:before="40" w:line="278" w:lineRule="auto"/>
          <w:outlineLvl w:val="5"/>
        </w:pPr>
      </w:pPrChange>
    </w:pPr>
    <w:rPr>
      <w:rFonts w:ascii="Arial" w:eastAsia="Arial" w:hAnsi="Arial" w:cs="Arial"/>
      <w:i/>
      <w:color w:val="666666"/>
      <w:kern w:val="0"/>
      <w:sz w:val="22"/>
      <w:szCs w:val="22"/>
      <w:lang w:val="en"/>
      <w14:ligatures w14:val="none"/>
      <w:rPrChange w:id="5" w:author="Nick Bernal" w:date="2026-09-26T15:14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7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7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7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76D5"/>
    <w:rPr>
      <w:rFonts w:ascii="Arial" w:eastAsia="Arial" w:hAnsi="Arial" w:cs="Arial"/>
      <w:kern w:val="0"/>
      <w:sz w:val="40"/>
      <w:szCs w:val="40"/>
      <w:lang w:val="e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4076D5"/>
    <w:rPr>
      <w:rFonts w:ascii="Arial" w:eastAsia="Arial" w:hAnsi="Arial" w:cs="Arial"/>
      <w:kern w:val="0"/>
      <w:sz w:val="32"/>
      <w:szCs w:val="32"/>
      <w:lang w:val="e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76D5"/>
    <w:rPr>
      <w:rFonts w:ascii="Arial" w:eastAsia="Arial" w:hAnsi="Arial" w:cs="Arial"/>
      <w:color w:val="434343"/>
      <w:kern w:val="0"/>
      <w:sz w:val="28"/>
      <w:szCs w:val="28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76D5"/>
    <w:rPr>
      <w:rFonts w:ascii="Arial" w:eastAsia="Arial" w:hAnsi="Arial" w:cs="Arial"/>
      <w:color w:val="666666"/>
      <w:kern w:val="0"/>
      <w:lang w:val="en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76D5"/>
    <w:rPr>
      <w:rFonts w:ascii="Arial" w:eastAsia="Arial" w:hAnsi="Arial" w:cs="Arial"/>
      <w:color w:val="666666"/>
      <w:kern w:val="0"/>
      <w:sz w:val="22"/>
      <w:szCs w:val="22"/>
      <w:lang w:val="en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76D5"/>
    <w:rPr>
      <w:rFonts w:ascii="Arial" w:eastAsia="Arial" w:hAnsi="Arial" w:cs="Arial"/>
      <w:i/>
      <w:color w:val="666666"/>
      <w:kern w:val="0"/>
      <w:sz w:val="22"/>
      <w:szCs w:val="22"/>
      <w:lang w:val="en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76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76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76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after="60" w:line="276" w:lineRule="auto"/>
      <w:pPrChange w:id="6" w:author="Nick Bernal" w:date="2026-09-26T15:14:00Z">
        <w:pPr>
          <w:spacing w:after="80"/>
          <w:contextualSpacing/>
        </w:pPr>
      </w:pPrChange>
    </w:pPr>
    <w:rPr>
      <w:rFonts w:ascii="Arial" w:eastAsia="Arial" w:hAnsi="Arial" w:cs="Arial"/>
      <w:kern w:val="0"/>
      <w:sz w:val="52"/>
      <w:szCs w:val="52"/>
      <w:lang w:val="en"/>
      <w14:ligatures w14:val="none"/>
      <w:rPrChange w:id="6" w:author="Nick Bernal" w:date="2026-09-26T15:1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val="en-US"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076D5"/>
    <w:rPr>
      <w:rFonts w:ascii="Arial" w:eastAsia="Arial" w:hAnsi="Arial" w:cs="Arial"/>
      <w:kern w:val="0"/>
      <w:sz w:val="52"/>
      <w:szCs w:val="52"/>
      <w:lang w:val="en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pPr>
      <w:keepNext/>
      <w:keepLines/>
      <w:spacing w:after="320" w:line="276" w:lineRule="auto"/>
      <w:pPrChange w:id="7" w:author="Nick Bernal" w:date="2026-09-26T15:14:00Z">
        <w:pPr>
          <w:numPr>
            <w:ilvl w:val="1"/>
          </w:numPr>
          <w:spacing w:after="160" w:line="278" w:lineRule="auto"/>
        </w:pPr>
      </w:pPrChange>
    </w:pPr>
    <w:rPr>
      <w:rFonts w:ascii="Arial" w:eastAsia="Arial" w:hAnsi="Arial" w:cs="Arial"/>
      <w:color w:val="666666"/>
      <w:kern w:val="0"/>
      <w:sz w:val="30"/>
      <w:szCs w:val="30"/>
      <w:lang w:val="en"/>
      <w14:ligatures w14:val="none"/>
      <w:rPrChange w:id="7" w:author="Nick Bernal" w:date="2026-09-26T15:14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076D5"/>
    <w:rPr>
      <w:rFonts w:ascii="Arial" w:eastAsia="Arial" w:hAnsi="Arial" w:cs="Arial"/>
      <w:color w:val="666666"/>
      <w:kern w:val="0"/>
      <w:sz w:val="30"/>
      <w:szCs w:val="30"/>
      <w:lang w:val="en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407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76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76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76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76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76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76D5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4076D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076D5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076D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126</Words>
  <Characters>722</Characters>
  <Application>Microsoft Office Word</Application>
  <DocSecurity>0</DocSecurity>
  <Lines>6</Lines>
  <Paragraphs>1</Paragraphs>
  <ScaleCrop>false</ScaleCrop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2026-04-22T13:59:00Z</dcterms:created>
  <dcterms:modified xsi:type="dcterms:W3CDTF">2026-09-26T19:14:00Z</dcterms:modified>
</cp:coreProperties>
</file>