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37C8E" w14:textId="230B40C9" w:rsidR="00231DB9" w:rsidRPr="0017225C" w:rsidRDefault="001B698C" w:rsidP="00991E58">
      <w:pPr>
        <w:spacing w:line="240" w:lineRule="auto"/>
        <w:contextualSpacing/>
        <w:jc w:val="center"/>
        <w:rPr>
          <w:ins w:id="23" w:author="Tunde Kollar" w:date="2026-09-25T20:04:00Z" w16du:dateUtc="2026-09-26T00:04:00Z"/>
          <w:rFonts w:ascii="Calibri" w:eastAsia="Montserrat" w:hAnsi="Calibri" w:cs="Calibri"/>
          <w:b/>
          <w:color w:val="00B0F0"/>
          <w:u w:val="single"/>
          <w:lang w:val="en-US"/>
        </w:rPr>
      </w:pPr>
      <w:ins w:id="24" w:author="Tunde Kollar" w:date="2026-09-25T20:04:00Z" w16du:dateUtc="2026-09-26T00:04:00Z">
        <w:r w:rsidRPr="0017225C">
          <w:rPr>
            <w:b/>
            <w:noProof/>
            <w:color w:val="00B0F0"/>
            <w:u w:val="single"/>
            <w:lang w:val="en-US"/>
          </w:rPr>
          <w:drawing>
            <wp:anchor distT="0" distB="0" distL="114300" distR="114300" simplePos="0" relativeHeight="251659264" behindDoc="0" locked="0" layoutInCell="1" allowOverlap="1" wp14:anchorId="4A84653B" wp14:editId="569E8CD2">
              <wp:simplePos x="0" y="0"/>
              <wp:positionH relativeFrom="column">
                <wp:posOffset>4987405</wp:posOffset>
              </wp:positionH>
              <wp:positionV relativeFrom="paragraph">
                <wp:posOffset>-939800</wp:posOffset>
              </wp:positionV>
              <wp:extent cx="943155" cy="9431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943155" cy="943155"/>
                      </a:xfrm>
                      <a:prstGeom prst="rect">
                        <a:avLst/>
                      </a:prstGeom>
                    </pic:spPr>
                  </pic:pic>
                </a:graphicData>
              </a:graphic>
              <wp14:sizeRelH relativeFrom="page">
                <wp14:pctWidth>0</wp14:pctWidth>
              </wp14:sizeRelH>
              <wp14:sizeRelV relativeFrom="page">
                <wp14:pctHeight>0</wp14:pctHeight>
              </wp14:sizeRelV>
            </wp:anchor>
          </w:drawing>
        </w:r>
        <w:r w:rsidR="001B56BF" w:rsidRPr="0017225C">
          <w:rPr>
            <w:rFonts w:ascii="Calibri" w:eastAsia="Montserrat" w:hAnsi="Calibri" w:cs="Calibri"/>
            <w:b/>
            <w:color w:val="00B0F0"/>
            <w:u w:val="single"/>
            <w:lang w:val="en-US"/>
          </w:rPr>
          <w:t>TERMS OF REFERENCE</w:t>
        </w:r>
      </w:ins>
    </w:p>
    <w:p w14:paraId="42A8759A" w14:textId="526109FF" w:rsidR="0080444F" w:rsidRPr="0017225C" w:rsidRDefault="007176A9" w:rsidP="00991E58">
      <w:pPr>
        <w:pStyle w:val="Title"/>
        <w:spacing w:line="240" w:lineRule="auto"/>
        <w:contextualSpacing/>
        <w:jc w:val="center"/>
        <w:rPr>
          <w:ins w:id="25" w:author="Tunde Kollar" w:date="2026-09-25T20:04:00Z" w16du:dateUtc="2026-09-26T00:04:00Z"/>
          <w:rFonts w:ascii="Calibri" w:eastAsia="Georgia" w:hAnsi="Calibri" w:cs="Calibri"/>
          <w:i/>
          <w:color w:val="00B0F0"/>
          <w:sz w:val="22"/>
          <w:szCs w:val="22"/>
          <w:lang w:val="en-US"/>
        </w:rPr>
      </w:pPr>
      <w:bookmarkStart w:id="26" w:name="_ms60dxg03e4v"/>
      <w:bookmarkStart w:id="27" w:name="_elh2y47312t4"/>
      <w:bookmarkEnd w:id="26"/>
      <w:bookmarkEnd w:id="27"/>
      <w:ins w:id="28" w:author="Tunde Kollar" w:date="2026-09-25T20:04:00Z" w16du:dateUtc="2026-09-26T00:04:00Z">
        <w:r w:rsidRPr="0017225C">
          <w:rPr>
            <w:rFonts w:ascii="Calibri" w:hAnsi="Calibri" w:cs="Calibri"/>
            <w:color w:val="00B0F0"/>
            <w:sz w:val="22"/>
            <w:szCs w:val="22"/>
            <w:lang w:val="en-US"/>
          </w:rPr>
          <w:t>Gender</w:t>
        </w:r>
        <w:r w:rsidR="00B9190E">
          <w:rPr>
            <w:rFonts w:ascii="Calibri" w:hAnsi="Calibri" w:cs="Calibri"/>
            <w:color w:val="00B0F0"/>
            <w:sz w:val="22"/>
            <w:szCs w:val="22"/>
            <w:lang w:val="en-US"/>
          </w:rPr>
          <w:t xml:space="preserve"> and Youth Portfolio </w:t>
        </w:r>
        <w:r w:rsidR="00B9190E" w:rsidRPr="00B9190E">
          <w:rPr>
            <w:rFonts w:ascii="Calibri" w:hAnsi="Calibri" w:cs="Calibri"/>
            <w:color w:val="00B0F0"/>
            <w:sz w:val="22"/>
            <w:szCs w:val="22"/>
            <w:lang w:val="en-US"/>
          </w:rPr>
          <w:t xml:space="preserve">|Programme </w:t>
        </w:r>
        <w:r w:rsidR="0008133A">
          <w:rPr>
            <w:rFonts w:ascii="Calibri" w:hAnsi="Calibri" w:cs="Calibri"/>
            <w:color w:val="00B0F0"/>
            <w:sz w:val="22"/>
            <w:szCs w:val="22"/>
            <w:lang w:val="en-US"/>
          </w:rPr>
          <w:t>Specialist</w:t>
        </w:r>
        <w:r w:rsidR="00B9190E" w:rsidRPr="00B9190E">
          <w:rPr>
            <w:rFonts w:ascii="Calibri" w:hAnsi="Calibri" w:cs="Calibri"/>
            <w:color w:val="00B0F0"/>
            <w:sz w:val="22"/>
            <w:szCs w:val="22"/>
            <w:lang w:val="en-US"/>
          </w:rPr>
          <w:t xml:space="preserve">, </w:t>
        </w:r>
        <w:r w:rsidR="00B9190E">
          <w:rPr>
            <w:rFonts w:ascii="Calibri" w:hAnsi="Calibri" w:cs="Calibri"/>
            <w:color w:val="00B0F0"/>
            <w:sz w:val="22"/>
            <w:szCs w:val="22"/>
            <w:lang w:val="en-US"/>
          </w:rPr>
          <w:t xml:space="preserve">Game Changers Coalition’s </w:t>
        </w:r>
        <w:r w:rsidR="00B9190E" w:rsidRPr="00B9190E">
          <w:rPr>
            <w:rFonts w:ascii="Calibri" w:hAnsi="Calibri" w:cs="Calibri"/>
            <w:color w:val="00B0F0"/>
            <w:sz w:val="22"/>
            <w:szCs w:val="22"/>
            <w:lang w:val="en-US"/>
          </w:rPr>
          <w:t>Digital Design for Children</w:t>
        </w:r>
      </w:ins>
    </w:p>
    <w:p w14:paraId="59912DF3" w14:textId="4B699E36" w:rsidR="37D6EC97" w:rsidRPr="0017225C" w:rsidRDefault="37D6EC97" w:rsidP="00991E58">
      <w:pPr>
        <w:pStyle w:val="Subtitle"/>
        <w:spacing w:line="240" w:lineRule="auto"/>
        <w:contextualSpacing/>
        <w:rPr>
          <w:ins w:id="29" w:author="Tunde Kollar" w:date="2026-09-25T20:04:00Z" w16du:dateUtc="2026-09-26T00:04:00Z"/>
          <w:rFonts w:ascii="Calibri" w:hAnsi="Calibri" w:cs="Calibri"/>
          <w:sz w:val="22"/>
          <w:szCs w:val="22"/>
          <w:lang w:val="en-US"/>
        </w:rPr>
      </w:pPr>
    </w:p>
    <w:p w14:paraId="394CE185" w14:textId="77777777" w:rsidR="006B072A" w:rsidRDefault="00991E58" w:rsidP="00991E58">
      <w:pPr>
        <w:pStyle w:val="Subtitle"/>
        <w:pBdr>
          <w:top w:val="single" w:sz="4" w:space="1" w:color="auto"/>
          <w:left w:val="single" w:sz="4" w:space="1" w:color="auto"/>
          <w:bottom w:val="single" w:sz="4" w:space="1" w:color="auto"/>
          <w:right w:val="single" w:sz="4" w:space="1" w:color="auto"/>
        </w:pBdr>
        <w:spacing w:line="240" w:lineRule="auto"/>
        <w:ind w:firstLine="180"/>
        <w:contextualSpacing/>
        <w:rPr>
          <w:ins w:id="30" w:author="Tunde Kollar" w:date="2026-09-25T20:04:00Z" w16du:dateUtc="2026-09-26T00:04:00Z"/>
          <w:rFonts w:ascii="Calibri" w:hAnsi="Calibri" w:cs="Calibri"/>
          <w:i w:val="0"/>
          <w:iCs/>
          <w:color w:val="000000" w:themeColor="text1"/>
          <w:sz w:val="22"/>
          <w:szCs w:val="22"/>
          <w:lang w:val="en-US"/>
        </w:rPr>
      </w:pPr>
      <w:bookmarkStart w:id="31" w:name="_it097zep8oo1"/>
      <w:bookmarkEnd w:id="31"/>
      <w:ins w:id="32" w:author="Tunde Kollar" w:date="2026-09-25T20:04:00Z" w16du:dateUtc="2026-09-26T00:04:00Z">
        <w:r w:rsidRPr="0017225C">
          <w:rPr>
            <w:rFonts w:ascii="Calibri" w:hAnsi="Calibri" w:cs="Calibri"/>
            <w:b/>
            <w:bCs/>
            <w:i w:val="0"/>
            <w:iCs/>
            <w:color w:val="000000" w:themeColor="text1"/>
            <w:sz w:val="22"/>
            <w:szCs w:val="22"/>
            <w:u w:val="single"/>
            <w:lang w:val="en-US"/>
          </w:rPr>
          <w:t>Team:</w:t>
        </w:r>
        <w:r w:rsidRPr="0017225C">
          <w:rPr>
            <w:rFonts w:ascii="Calibri" w:hAnsi="Calibri" w:cs="Calibri"/>
            <w:i w:val="0"/>
            <w:iCs/>
            <w:color w:val="000000" w:themeColor="text1"/>
            <w:sz w:val="22"/>
            <w:szCs w:val="22"/>
            <w:lang w:val="en-US"/>
          </w:rPr>
          <w:t xml:space="preserve"> </w:t>
        </w:r>
        <w:r w:rsidR="001B56BF" w:rsidRPr="0017225C">
          <w:rPr>
            <w:rFonts w:ascii="Calibri" w:hAnsi="Calibri" w:cs="Calibri"/>
            <w:i w:val="0"/>
            <w:iCs/>
            <w:color w:val="000000" w:themeColor="text1"/>
            <w:sz w:val="22"/>
            <w:szCs w:val="22"/>
            <w:lang w:val="en-US"/>
          </w:rPr>
          <w:t>Office of Innovation</w:t>
        </w:r>
        <w:r w:rsidRPr="0017225C">
          <w:rPr>
            <w:rFonts w:ascii="Calibri" w:hAnsi="Calibri" w:cs="Calibri"/>
            <w:i w:val="0"/>
            <w:iCs/>
            <w:color w:val="000000" w:themeColor="text1"/>
            <w:sz w:val="22"/>
            <w:szCs w:val="22"/>
            <w:lang w:val="en-US"/>
          </w:rPr>
          <w:t>, Portfolio Culture and Scale (PCS)</w:t>
        </w:r>
        <w:r w:rsidR="0014497E">
          <w:rPr>
            <w:rFonts w:ascii="Calibri" w:hAnsi="Calibri" w:cs="Calibri"/>
            <w:i w:val="0"/>
            <w:iCs/>
            <w:color w:val="000000" w:themeColor="text1"/>
            <w:sz w:val="22"/>
            <w:szCs w:val="22"/>
            <w:lang w:val="en-US"/>
          </w:rPr>
          <w:t xml:space="preserve">, </w:t>
        </w:r>
      </w:ins>
    </w:p>
    <w:p w14:paraId="772EB0F3" w14:textId="413FC11C" w:rsidR="00231DB9" w:rsidRPr="0017225C" w:rsidRDefault="00B9190E" w:rsidP="00B9190E">
      <w:pPr>
        <w:pStyle w:val="Subtitle"/>
        <w:pBdr>
          <w:top w:val="single" w:sz="4" w:space="1" w:color="auto"/>
          <w:left w:val="single" w:sz="4" w:space="1" w:color="auto"/>
          <w:bottom w:val="single" w:sz="4" w:space="1" w:color="auto"/>
          <w:right w:val="single" w:sz="4" w:space="1" w:color="auto"/>
        </w:pBdr>
        <w:spacing w:line="240" w:lineRule="auto"/>
        <w:contextualSpacing/>
        <w:rPr>
          <w:ins w:id="33" w:author="Tunde Kollar" w:date="2026-09-25T20:04:00Z" w16du:dateUtc="2026-09-26T00:04:00Z"/>
          <w:rFonts w:ascii="Calibri" w:hAnsi="Calibri" w:cs="Calibri"/>
          <w:i w:val="0"/>
          <w:iCs/>
          <w:color w:val="000000" w:themeColor="text1"/>
          <w:sz w:val="22"/>
          <w:szCs w:val="22"/>
          <w:lang w:val="en-US"/>
        </w:rPr>
      </w:pPr>
      <w:ins w:id="34" w:author="Tunde Kollar" w:date="2026-09-25T20:04:00Z" w16du:dateUtc="2026-09-26T00:04:00Z">
        <w:r>
          <w:rPr>
            <w:rFonts w:ascii="Calibri" w:hAnsi="Calibri" w:cs="Calibri"/>
            <w:i w:val="0"/>
            <w:iCs/>
            <w:color w:val="000000" w:themeColor="text1"/>
            <w:sz w:val="22"/>
            <w:szCs w:val="22"/>
            <w:lang w:val="en-US"/>
          </w:rPr>
          <w:t xml:space="preserve">   </w:t>
        </w:r>
        <w:r w:rsidR="006B072A">
          <w:rPr>
            <w:rFonts w:ascii="Calibri" w:hAnsi="Calibri" w:cs="Calibri"/>
            <w:i w:val="0"/>
            <w:iCs/>
            <w:color w:val="000000" w:themeColor="text1"/>
            <w:sz w:val="22"/>
            <w:szCs w:val="22"/>
            <w:lang w:val="en-US"/>
          </w:rPr>
          <w:t xml:space="preserve">Youth &amp; ADAP, </w:t>
        </w:r>
        <w:r w:rsidR="0014497E">
          <w:rPr>
            <w:rFonts w:ascii="Calibri" w:hAnsi="Calibri" w:cs="Calibri"/>
            <w:i w:val="0"/>
            <w:iCs/>
            <w:color w:val="000000" w:themeColor="text1"/>
            <w:sz w:val="22"/>
            <w:szCs w:val="22"/>
            <w:lang w:val="en-US"/>
          </w:rPr>
          <w:t>Gender Equality</w:t>
        </w:r>
        <w:r w:rsidR="006B072A">
          <w:rPr>
            <w:rFonts w:ascii="Calibri" w:hAnsi="Calibri" w:cs="Calibri"/>
            <w:i w:val="0"/>
            <w:iCs/>
            <w:color w:val="000000" w:themeColor="text1"/>
            <w:sz w:val="22"/>
            <w:szCs w:val="22"/>
            <w:lang w:val="en-US"/>
          </w:rPr>
          <w:t xml:space="preserve"> and</w:t>
        </w:r>
        <w:r>
          <w:rPr>
            <w:rFonts w:ascii="Calibri" w:hAnsi="Calibri" w:cs="Calibri"/>
            <w:i w:val="0"/>
            <w:iCs/>
            <w:color w:val="000000" w:themeColor="text1"/>
            <w:sz w:val="22"/>
            <w:szCs w:val="22"/>
            <w:lang w:val="en-US"/>
          </w:rPr>
          <w:t xml:space="preserve"> </w:t>
        </w:r>
        <w:r w:rsidR="006B072A">
          <w:rPr>
            <w:rFonts w:ascii="Calibri" w:hAnsi="Calibri" w:cs="Calibri"/>
            <w:i w:val="0"/>
            <w:iCs/>
            <w:color w:val="000000" w:themeColor="text1"/>
            <w:sz w:val="22"/>
            <w:szCs w:val="22"/>
            <w:lang w:val="en-US"/>
          </w:rPr>
          <w:t>Emerging Area</w:t>
        </w:r>
        <w:r w:rsidR="0014497E">
          <w:rPr>
            <w:rFonts w:ascii="Calibri" w:hAnsi="Calibri" w:cs="Calibri"/>
            <w:i w:val="0"/>
            <w:iCs/>
            <w:color w:val="000000" w:themeColor="text1"/>
            <w:sz w:val="22"/>
            <w:szCs w:val="22"/>
            <w:lang w:val="en-US"/>
          </w:rPr>
          <w:t xml:space="preserve"> Portfolio </w:t>
        </w:r>
      </w:ins>
    </w:p>
    <w:p w14:paraId="554754A2" w14:textId="1CAC61DA" w:rsidR="00231DB9" w:rsidRPr="0027356C" w:rsidRDefault="001B56BF" w:rsidP="00991E58">
      <w:pPr>
        <w:pBdr>
          <w:top w:val="single" w:sz="4" w:space="1" w:color="auto"/>
          <w:left w:val="single" w:sz="4" w:space="1" w:color="auto"/>
          <w:bottom w:val="single" w:sz="4" w:space="1" w:color="auto"/>
          <w:right w:val="single" w:sz="4" w:space="1" w:color="auto"/>
        </w:pBdr>
        <w:spacing w:line="240" w:lineRule="auto"/>
        <w:ind w:firstLine="180"/>
        <w:contextualSpacing/>
        <w:rPr>
          <w:ins w:id="35" w:author="Tunde Kollar" w:date="2026-09-25T20:04:00Z" w16du:dateUtc="2026-09-26T00:04:00Z"/>
          <w:rFonts w:ascii="Calibri" w:eastAsia="Georgia" w:hAnsi="Calibri" w:cs="Calibri"/>
          <w:b/>
          <w:bCs/>
          <w:iCs/>
          <w:color w:val="000000" w:themeColor="text1"/>
          <w:sz w:val="21"/>
          <w:szCs w:val="21"/>
          <w:lang w:val="en-US"/>
        </w:rPr>
      </w:pPr>
      <w:ins w:id="36" w:author="Tunde Kollar" w:date="2026-09-25T20:04:00Z" w16du:dateUtc="2026-09-26T00:04:00Z">
        <w:r w:rsidRPr="0017225C">
          <w:rPr>
            <w:rFonts w:ascii="Calibri" w:eastAsia="Georgia" w:hAnsi="Calibri" w:cs="Calibri"/>
            <w:b/>
            <w:bCs/>
            <w:iCs/>
            <w:color w:val="000000" w:themeColor="text1"/>
            <w:u w:val="single"/>
            <w:lang w:val="en-US"/>
          </w:rPr>
          <w:t>Duration:</w:t>
        </w:r>
        <w:r w:rsidR="000F19E4" w:rsidRPr="0017225C">
          <w:rPr>
            <w:rFonts w:ascii="Calibri" w:eastAsia="Georgia" w:hAnsi="Calibri" w:cs="Calibri"/>
            <w:iCs/>
            <w:color w:val="000000" w:themeColor="text1"/>
            <w:lang w:val="en-US"/>
          </w:rPr>
          <w:t xml:space="preserve"> </w:t>
        </w:r>
        <w:r w:rsidR="006B072A">
          <w:rPr>
            <w:rFonts w:ascii="Calibri" w:eastAsia="Georgia" w:hAnsi="Calibri" w:cs="Calibri"/>
            <w:b/>
            <w:bCs/>
            <w:iCs/>
            <w:color w:val="000000" w:themeColor="text1"/>
            <w:sz w:val="21"/>
            <w:szCs w:val="21"/>
            <w:lang w:val="en-US"/>
          </w:rPr>
          <w:t>6</w:t>
        </w:r>
        <w:r w:rsidR="0069199B" w:rsidRPr="0027356C">
          <w:rPr>
            <w:rFonts w:ascii="Calibri" w:eastAsia="Georgia" w:hAnsi="Calibri" w:cs="Calibri"/>
            <w:b/>
            <w:bCs/>
            <w:iCs/>
            <w:color w:val="000000" w:themeColor="text1"/>
            <w:sz w:val="21"/>
            <w:szCs w:val="21"/>
            <w:lang w:val="en-US"/>
          </w:rPr>
          <w:t xml:space="preserve"> months </w:t>
        </w:r>
        <w:r w:rsidR="0014497E" w:rsidRPr="0027356C">
          <w:rPr>
            <w:rFonts w:ascii="Calibri" w:eastAsia="Georgia" w:hAnsi="Calibri" w:cs="Calibri"/>
            <w:b/>
            <w:bCs/>
            <w:iCs/>
            <w:color w:val="000000" w:themeColor="text1"/>
            <w:sz w:val="21"/>
            <w:szCs w:val="21"/>
            <w:lang w:val="en-US"/>
          </w:rPr>
          <w:t>full</w:t>
        </w:r>
        <w:r w:rsidR="006B072A">
          <w:rPr>
            <w:rFonts w:ascii="Calibri" w:eastAsia="Georgia" w:hAnsi="Calibri" w:cs="Calibri"/>
            <w:b/>
            <w:bCs/>
            <w:iCs/>
            <w:color w:val="000000" w:themeColor="text1"/>
            <w:sz w:val="21"/>
            <w:szCs w:val="21"/>
            <w:lang w:val="en-US"/>
          </w:rPr>
          <w:t xml:space="preserve"> time</w:t>
        </w:r>
      </w:ins>
    </w:p>
    <w:p w14:paraId="70E14663" w14:textId="0DF6E64A" w:rsidR="00723093" w:rsidRPr="0017225C" w:rsidRDefault="001B56BF" w:rsidP="00991E58">
      <w:pPr>
        <w:pBdr>
          <w:top w:val="single" w:sz="4" w:space="1" w:color="auto"/>
          <w:left w:val="single" w:sz="4" w:space="1" w:color="auto"/>
          <w:bottom w:val="single" w:sz="4" w:space="1" w:color="auto"/>
          <w:right w:val="single" w:sz="4" w:space="1" w:color="auto"/>
        </w:pBdr>
        <w:spacing w:line="240" w:lineRule="auto"/>
        <w:ind w:firstLine="180"/>
        <w:contextualSpacing/>
        <w:rPr>
          <w:ins w:id="37" w:author="Tunde Kollar" w:date="2026-09-25T20:04:00Z" w16du:dateUtc="2026-09-26T00:04:00Z"/>
          <w:rFonts w:ascii="Calibri" w:eastAsia="Georgia" w:hAnsi="Calibri" w:cs="Calibri"/>
          <w:iCs/>
          <w:color w:val="000000" w:themeColor="text1"/>
          <w:lang w:val="en-US"/>
        </w:rPr>
      </w:pPr>
      <w:ins w:id="38" w:author="Tunde Kollar" w:date="2026-09-25T20:04:00Z" w16du:dateUtc="2026-09-26T00:04:00Z">
        <w:r w:rsidRPr="0017225C">
          <w:rPr>
            <w:rFonts w:ascii="Calibri" w:eastAsia="Georgia" w:hAnsi="Calibri" w:cs="Calibri"/>
            <w:b/>
            <w:bCs/>
            <w:iCs/>
            <w:color w:val="000000" w:themeColor="text1"/>
            <w:u w:val="single"/>
            <w:lang w:val="en-US"/>
          </w:rPr>
          <w:t>Duty Station:</w:t>
        </w:r>
        <w:r w:rsidR="000F19E4" w:rsidRPr="0017225C">
          <w:rPr>
            <w:rFonts w:ascii="Calibri" w:eastAsia="Georgia" w:hAnsi="Calibri" w:cs="Calibri"/>
            <w:iCs/>
            <w:color w:val="000000" w:themeColor="text1"/>
            <w:lang w:val="en-US"/>
          </w:rPr>
          <w:t xml:space="preserve"> </w:t>
        </w:r>
        <w:r w:rsidR="003B2282">
          <w:rPr>
            <w:rFonts w:ascii="Calibri" w:eastAsia="Georgia" w:hAnsi="Calibri" w:cs="Calibri"/>
            <w:iCs/>
            <w:color w:val="000000" w:themeColor="text1"/>
            <w:lang w:val="en-US"/>
          </w:rPr>
          <w:t>Stockholm, Sweden</w:t>
        </w:r>
      </w:ins>
    </w:p>
    <w:p w14:paraId="47FB02D9" w14:textId="74A799D8" w:rsidR="00231DB9" w:rsidRPr="0017225C" w:rsidRDefault="001B56BF" w:rsidP="00991E58">
      <w:pPr>
        <w:pBdr>
          <w:top w:val="single" w:sz="4" w:space="1" w:color="auto"/>
          <w:left w:val="single" w:sz="4" w:space="1" w:color="auto"/>
          <w:bottom w:val="single" w:sz="4" w:space="1" w:color="auto"/>
          <w:right w:val="single" w:sz="4" w:space="1" w:color="auto"/>
        </w:pBdr>
        <w:spacing w:line="240" w:lineRule="auto"/>
        <w:ind w:firstLine="180"/>
        <w:contextualSpacing/>
        <w:rPr>
          <w:ins w:id="39" w:author="Tunde Kollar" w:date="2026-09-25T20:04:00Z" w16du:dateUtc="2026-09-26T00:04:00Z"/>
          <w:rFonts w:ascii="Calibri" w:eastAsia="Georgia" w:hAnsi="Calibri" w:cs="Calibri"/>
          <w:iCs/>
          <w:color w:val="000000" w:themeColor="text1"/>
          <w:lang w:val="en-US"/>
        </w:rPr>
      </w:pPr>
      <w:ins w:id="40" w:author="Tunde Kollar" w:date="2026-09-25T20:04:00Z" w16du:dateUtc="2026-09-26T00:04:00Z">
        <w:r w:rsidRPr="0017225C">
          <w:rPr>
            <w:rFonts w:ascii="Calibri" w:eastAsia="Georgia" w:hAnsi="Calibri" w:cs="Calibri"/>
            <w:b/>
            <w:bCs/>
            <w:iCs/>
            <w:color w:val="000000" w:themeColor="text1"/>
            <w:u w:val="single"/>
            <w:lang w:val="en-US"/>
          </w:rPr>
          <w:t>Level:</w:t>
        </w:r>
        <w:r w:rsidRPr="0017225C">
          <w:rPr>
            <w:rFonts w:ascii="Calibri" w:eastAsia="Georgia" w:hAnsi="Calibri" w:cs="Calibri"/>
            <w:iCs/>
            <w:color w:val="000000" w:themeColor="text1"/>
            <w:lang w:val="en-US"/>
          </w:rPr>
          <w:t xml:space="preserve"> </w:t>
        </w:r>
        <w:r w:rsidR="00B9190E" w:rsidRPr="008E4EC9">
          <w:rPr>
            <w:rFonts w:ascii="Calibri" w:eastAsia="Georgia" w:hAnsi="Calibri" w:cs="Calibri"/>
            <w:iCs/>
            <w:color w:val="000000" w:themeColor="text1"/>
            <w:lang w:val="en-US"/>
          </w:rPr>
          <w:t>P</w:t>
        </w:r>
        <w:r w:rsidR="008E4EC9" w:rsidRPr="008E4EC9">
          <w:rPr>
            <w:rFonts w:ascii="Calibri" w:eastAsia="Georgia" w:hAnsi="Calibri" w:cs="Calibri"/>
            <w:iCs/>
            <w:color w:val="000000" w:themeColor="text1"/>
            <w:lang w:val="en-US"/>
          </w:rPr>
          <w:t xml:space="preserve">3 </w:t>
        </w:r>
        <w:r w:rsidR="00B9190E" w:rsidRPr="008E4EC9">
          <w:rPr>
            <w:rFonts w:ascii="Calibri" w:eastAsia="Georgia" w:hAnsi="Calibri" w:cs="Calibri"/>
            <w:iCs/>
            <w:color w:val="000000" w:themeColor="text1"/>
            <w:lang w:val="en-US"/>
          </w:rPr>
          <w:t xml:space="preserve">Temporary Appointment (TA) </w:t>
        </w:r>
      </w:ins>
    </w:p>
    <w:p w14:paraId="60CAAFA9" w14:textId="16B3F336" w:rsidR="22F7F61C" w:rsidRPr="0017225C" w:rsidRDefault="22F7F61C" w:rsidP="00991E58">
      <w:pPr>
        <w:spacing w:line="240" w:lineRule="auto"/>
        <w:contextualSpacing/>
        <w:rPr>
          <w:ins w:id="41" w:author="Tunde Kollar" w:date="2026-09-25T20:04:00Z" w16du:dateUtc="2026-09-26T00:04:00Z"/>
          <w:rFonts w:ascii="Calibri" w:eastAsia="Georgia" w:hAnsi="Calibri" w:cs="Calibri"/>
          <w:i/>
          <w:iCs/>
          <w:color w:val="000000" w:themeColor="text1"/>
          <w:lang w:val="en-US"/>
        </w:rPr>
      </w:pPr>
    </w:p>
    <w:p w14:paraId="12F7C254" w14:textId="214960DF" w:rsidR="00D117B0" w:rsidRPr="0017225C" w:rsidRDefault="00D117B0" w:rsidP="17462A97">
      <w:pPr>
        <w:pBdr>
          <w:top w:val="none" w:sz="0" w:space="0" w:color="auto"/>
          <w:left w:val="none" w:sz="0" w:space="0" w:color="auto"/>
          <w:bottom w:val="none" w:sz="0" w:space="0" w:color="auto"/>
          <w:right w:val="none" w:sz="0" w:space="0" w:color="auto"/>
          <w:between w:val="none" w:sz="0" w:space="0" w:color="auto"/>
        </w:pBdr>
        <w:spacing w:line="240" w:lineRule="auto"/>
        <w:contextualSpacing/>
        <w:jc w:val="both"/>
        <w:rPr>
          <w:ins w:id="42" w:author="Tunde Kollar" w:date="2026-09-25T20:04:00Z" w16du:dateUtc="2026-09-26T00:04:00Z"/>
          <w:rFonts w:ascii="Calibri" w:hAnsi="Calibri" w:cs="Calibri"/>
          <w:lang w:val="en-US"/>
        </w:rPr>
      </w:pPr>
      <w:ins w:id="43" w:author="Tunde Kollar" w:date="2026-09-25T20:04:00Z" w16du:dateUtc="2026-09-26T00:04:00Z">
        <w:r w:rsidRPr="17462A97">
          <w:rPr>
            <w:rFonts w:ascii="Calibri" w:hAnsi="Calibri" w:cs="Calibri"/>
            <w:lang w:val="en-US"/>
          </w:rPr>
          <w:t>UNICEF works in some of the world’s toughest places, to reach the world’s most disadvantaged children. To save their lives. To defend their rights. To help them fulfill their potential.</w:t>
        </w:r>
        <w:r w:rsidR="00A64F97" w:rsidRPr="17462A97">
          <w:rPr>
            <w:rFonts w:ascii="Calibri" w:hAnsi="Calibri" w:cs="Calibri"/>
            <w:lang w:val="en-US"/>
          </w:rPr>
          <w:t xml:space="preserve"> </w:t>
        </w:r>
        <w:r w:rsidRPr="17462A97">
          <w:rPr>
            <w:rFonts w:ascii="Calibri" w:hAnsi="Calibri" w:cs="Calibri"/>
            <w:lang w:val="en-US"/>
          </w:rPr>
          <w:t>Across 190 countries and territories, we work for every child, everywhere, every day, to build a better world for everyone.</w:t>
        </w:r>
        <w:r w:rsidR="00A64F97" w:rsidRPr="17462A97">
          <w:rPr>
            <w:rFonts w:ascii="Calibri" w:hAnsi="Calibri" w:cs="Calibri"/>
            <w:lang w:val="en-US"/>
          </w:rPr>
          <w:t xml:space="preserve"> </w:t>
        </w:r>
        <w:r w:rsidRPr="17462A97">
          <w:rPr>
            <w:rFonts w:ascii="Calibri" w:hAnsi="Calibri" w:cs="Calibri"/>
            <w:lang w:val="en-US"/>
          </w:rPr>
          <w:t>And we never give up.</w:t>
        </w:r>
      </w:ins>
    </w:p>
    <w:p w14:paraId="5068ABD3" w14:textId="77777777" w:rsidR="00D117B0" w:rsidRPr="0017225C" w:rsidRDefault="00D117B0" w:rsidP="00991E58">
      <w:pPr>
        <w:spacing w:line="240" w:lineRule="auto"/>
        <w:contextualSpacing/>
        <w:jc w:val="both"/>
        <w:rPr>
          <w:ins w:id="44" w:author="Tunde Kollar" w:date="2026-09-25T20:04:00Z" w16du:dateUtc="2026-09-26T00:04:00Z"/>
          <w:rFonts w:ascii="Calibri" w:hAnsi="Calibri" w:cs="Calibri"/>
          <w:color w:val="auto"/>
          <w:lang w:val="en-US"/>
        </w:rPr>
      </w:pPr>
    </w:p>
    <w:p w14:paraId="2D5FAC28" w14:textId="320B18B4" w:rsidR="5A5042CB" w:rsidRDefault="5A5042CB" w:rsidP="5A120C29">
      <w:pPr>
        <w:spacing w:line="240" w:lineRule="auto"/>
        <w:contextualSpacing/>
        <w:jc w:val="both"/>
        <w:rPr>
          <w:ins w:id="45" w:author="Tunde Kollar" w:date="2026-09-25T20:04:00Z" w16du:dateUtc="2026-09-26T00:04:00Z"/>
          <w:rFonts w:ascii="Calibri" w:eastAsia="Calibri" w:hAnsi="Calibri" w:cs="Calibri"/>
          <w:color w:val="00B0F0"/>
          <w:lang w:val="en-US"/>
        </w:rPr>
      </w:pPr>
      <w:ins w:id="46" w:author="Tunde Kollar" w:date="2026-09-25T20:04:00Z" w16du:dateUtc="2026-09-26T00:04:00Z">
        <w:r w:rsidRPr="5A120C29">
          <w:rPr>
            <w:rFonts w:ascii="Calibri" w:eastAsia="Calibri" w:hAnsi="Calibri" w:cs="Calibri"/>
            <w:b/>
            <w:bCs/>
            <w:color w:val="00B0F0"/>
            <w:lang w:val="en-US"/>
          </w:rPr>
          <w:t>For every child, innovate...</w:t>
        </w:r>
      </w:ins>
    </w:p>
    <w:p w14:paraId="38958DAE" w14:textId="0DA60F79" w:rsidR="5A120C29" w:rsidRDefault="5A120C29" w:rsidP="5A120C29">
      <w:pPr>
        <w:spacing w:line="240" w:lineRule="auto"/>
        <w:contextualSpacing/>
        <w:jc w:val="both"/>
        <w:rPr>
          <w:ins w:id="47" w:author="Tunde Kollar" w:date="2026-09-25T20:04:00Z" w16du:dateUtc="2026-09-26T00:04:00Z"/>
          <w:rFonts w:ascii="Calibri" w:eastAsia="Calibri" w:hAnsi="Calibri" w:cs="Calibri"/>
          <w:color w:val="00B0F0"/>
          <w:lang w:val="en-US"/>
        </w:rPr>
      </w:pPr>
    </w:p>
    <w:p w14:paraId="7538D47F" w14:textId="5FCB209F" w:rsidR="5A5042CB" w:rsidRDefault="5A5042CB" w:rsidP="5A120C29">
      <w:pPr>
        <w:spacing w:line="240" w:lineRule="auto"/>
        <w:contextualSpacing/>
        <w:jc w:val="both"/>
        <w:rPr>
          <w:ins w:id="48" w:author="Tunde Kollar" w:date="2026-09-25T20:04:00Z" w16du:dateUtc="2026-09-26T00:04:00Z"/>
          <w:rFonts w:ascii="Calibri" w:eastAsia="Calibri" w:hAnsi="Calibri" w:cs="Calibri"/>
          <w:lang w:val="en-US"/>
        </w:rPr>
      </w:pPr>
      <w:ins w:id="49" w:author="Tunde Kollar" w:date="2026-09-25T20:04:00Z" w16du:dateUtc="2026-09-26T00:04:00Z">
        <w:r w:rsidRPr="5A120C29">
          <w:rPr>
            <w:rFonts w:ascii="Calibri" w:eastAsia="Calibri" w:hAnsi="Calibri" w:cs="Calibri"/>
            <w:lang w:val="en-US"/>
          </w:rPr>
          <w:t>The Office of Innovation (OoI) works to catalyze UNICEF and partners’ expertise and resources to solve key challenges facing children and young people, with a view to sourcing, accelerating and scaling the most effective solutions to accelerate progress towards achieving the SDGs. To achieve this the Office of Innovation uses an innovation portfolio management approach and leverages support from a range of stakeholders including from intergovernmental, multilateral, private sector, young people and non-governmental fora (think tank, academia).</w:t>
        </w:r>
      </w:ins>
    </w:p>
    <w:p w14:paraId="544CF775" w14:textId="6BA93BE6" w:rsidR="5A120C29" w:rsidRDefault="5A120C29" w:rsidP="5A120C29">
      <w:pPr>
        <w:spacing w:line="240" w:lineRule="auto"/>
        <w:contextualSpacing/>
        <w:jc w:val="both"/>
        <w:rPr>
          <w:ins w:id="50" w:author="Tunde Kollar" w:date="2026-09-25T20:04:00Z" w16du:dateUtc="2026-09-26T00:04:00Z"/>
          <w:rFonts w:ascii="Calibri" w:eastAsia="Calibri" w:hAnsi="Calibri" w:cs="Calibri"/>
          <w:b/>
          <w:bCs/>
          <w:color w:val="00B0F0"/>
          <w:lang w:val="en-US"/>
        </w:rPr>
      </w:pPr>
    </w:p>
    <w:p w14:paraId="6B107911" w14:textId="3AA7D3DB" w:rsidR="5A5042CB" w:rsidRDefault="00B9190E" w:rsidP="5A120C29">
      <w:pPr>
        <w:jc w:val="both"/>
        <w:rPr>
          <w:ins w:id="51" w:author="Tunde Kollar" w:date="2026-09-25T20:04:00Z" w16du:dateUtc="2026-09-26T00:04:00Z"/>
          <w:rFonts w:ascii="Calibri" w:eastAsia="Calibri" w:hAnsi="Calibri" w:cs="Calibri"/>
          <w:b/>
          <w:bCs/>
          <w:color w:val="00B0F0"/>
          <w:lang w:val="en-US"/>
        </w:rPr>
      </w:pPr>
      <w:ins w:id="52" w:author="Tunde Kollar" w:date="2026-09-25T20:04:00Z" w16du:dateUtc="2026-09-26T00:04:00Z">
        <w:r w:rsidRPr="00B9190E">
          <w:rPr>
            <w:rFonts w:ascii="Calibri" w:eastAsia="Calibri" w:hAnsi="Calibri" w:cs="Calibri"/>
            <w:b/>
            <w:bCs/>
            <w:color w:val="00B0F0"/>
            <w:lang w:val="en-US"/>
          </w:rPr>
          <w:t>Youth &amp; ADAP, Gender Equality and Emerging Area Portfolio</w:t>
        </w:r>
        <w:r w:rsidR="5A5042CB" w:rsidRPr="5A120C29">
          <w:rPr>
            <w:rFonts w:ascii="Calibri" w:eastAsia="Calibri" w:hAnsi="Calibri" w:cs="Calibri"/>
            <w:b/>
            <w:bCs/>
            <w:color w:val="00B0F0"/>
            <w:lang w:val="en-US"/>
          </w:rPr>
          <w:t xml:space="preserve"> </w:t>
        </w:r>
      </w:ins>
    </w:p>
    <w:p w14:paraId="200BEDFC" w14:textId="77777777" w:rsidR="00B9190E" w:rsidRDefault="00B9190E" w:rsidP="5A120C29">
      <w:pPr>
        <w:jc w:val="both"/>
        <w:rPr>
          <w:ins w:id="53" w:author="Tunde Kollar" w:date="2026-09-25T20:04:00Z" w16du:dateUtc="2026-09-26T00:04:00Z"/>
          <w:rFonts w:ascii="Calibri" w:eastAsia="Calibri" w:hAnsi="Calibri" w:cs="Calibri"/>
          <w:b/>
          <w:bCs/>
          <w:color w:val="00B0F0"/>
          <w:lang w:val="en-US"/>
        </w:rPr>
      </w:pPr>
    </w:p>
    <w:p w14:paraId="05D994D2" w14:textId="5B41B1D4" w:rsidR="00B9190E" w:rsidRDefault="00B9190E" w:rsidP="00B27C33">
      <w:pPr>
        <w:jc w:val="both"/>
        <w:rPr>
          <w:ins w:id="54" w:author="Tunde Kollar" w:date="2026-09-25T20:04:00Z" w16du:dateUtc="2026-09-26T00:04:00Z"/>
          <w:rFonts w:ascii="Calibri" w:hAnsi="Calibri" w:cs="Calibri"/>
        </w:rPr>
      </w:pPr>
      <w:ins w:id="55" w:author="Tunde Kollar" w:date="2026-09-25T20:04:00Z" w16du:dateUtc="2026-09-26T00:04:00Z">
        <w:r w:rsidRPr="00B9190E">
          <w:rPr>
            <w:rFonts w:ascii="Calibri" w:eastAsia="Calibri" w:hAnsi="Calibri" w:cs="Calibri"/>
            <w:lang w:val="en-US"/>
          </w:rPr>
          <w:t>The Youth &amp; ADAP, Gender Equality and Emerging Area Portfolio</w:t>
        </w:r>
        <w:r>
          <w:rPr>
            <w:rFonts w:ascii="Calibri" w:eastAsia="Calibri" w:hAnsi="Calibri" w:cs="Calibri"/>
            <w:lang w:val="en-US"/>
          </w:rPr>
          <w:t xml:space="preserve"> is leading on cross-cutting issues to support and empower youth all over the world with innovative solutions to solve very specific problem statements as follows.</w:t>
        </w:r>
        <w:r w:rsidR="00B27C33">
          <w:rPr>
            <w:rFonts w:ascii="Calibri" w:eastAsia="Calibri" w:hAnsi="Calibri" w:cs="Calibri"/>
            <w:b/>
            <w:bCs/>
            <w:lang w:val="en-US"/>
          </w:rPr>
          <w:t xml:space="preserve"> </w:t>
        </w:r>
        <w:r w:rsidRPr="00B9190E">
          <w:rPr>
            <w:rFonts w:ascii="Calibri" w:eastAsia="Calibri" w:hAnsi="Calibri" w:cs="Calibri"/>
            <w:b/>
            <w:bCs/>
            <w:lang w:val="en-US"/>
          </w:rPr>
          <w:t>On the Gender Equality lens</w:t>
        </w:r>
        <w:r>
          <w:rPr>
            <w:rFonts w:ascii="Calibri" w:eastAsia="Calibri" w:hAnsi="Calibri" w:cs="Calibri"/>
            <w:lang w:val="en-US"/>
          </w:rPr>
          <w:t xml:space="preserve">, </w:t>
        </w:r>
        <w:r w:rsidRPr="00B9190E">
          <w:rPr>
            <w:rFonts w:ascii="Calibri" w:eastAsia="Calibri" w:hAnsi="Calibri" w:cs="Calibri"/>
            <w:lang w:val="en-US"/>
          </w:rPr>
          <w:t xml:space="preserve">UNICEF’s Office of Innovation </w:t>
        </w:r>
        <w:r>
          <w:rPr>
            <w:rFonts w:ascii="Calibri" w:eastAsia="Calibri" w:hAnsi="Calibri" w:cs="Calibri"/>
            <w:lang w:val="en-US"/>
          </w:rPr>
          <w:t xml:space="preserve">and </w:t>
        </w:r>
        <w:r w:rsidRPr="00B9190E">
          <w:rPr>
            <w:rFonts w:ascii="Calibri" w:eastAsia="Calibri" w:hAnsi="Calibri" w:cs="Calibri"/>
            <w:lang w:val="en-US"/>
          </w:rPr>
          <w:t xml:space="preserve">Gender </w:t>
        </w:r>
        <w:r>
          <w:rPr>
            <w:rFonts w:ascii="Calibri" w:eastAsia="Calibri" w:hAnsi="Calibri" w:cs="Calibri"/>
            <w:lang w:val="en-US"/>
          </w:rPr>
          <w:t>Programme Group</w:t>
        </w:r>
        <w:r w:rsidRPr="00B9190E">
          <w:rPr>
            <w:rFonts w:ascii="Calibri" w:eastAsia="Calibri" w:hAnsi="Calibri" w:cs="Calibri"/>
            <w:lang w:val="en-US"/>
          </w:rPr>
          <w:t xml:space="preserve"> ha</w:t>
        </w:r>
        <w:r>
          <w:rPr>
            <w:rFonts w:ascii="Calibri" w:eastAsia="Calibri" w:hAnsi="Calibri" w:cs="Calibri"/>
            <w:lang w:val="en-US"/>
          </w:rPr>
          <w:t>ve</w:t>
        </w:r>
        <w:r w:rsidRPr="00B9190E">
          <w:rPr>
            <w:rFonts w:ascii="Calibri" w:eastAsia="Calibri" w:hAnsi="Calibri" w:cs="Calibri"/>
            <w:lang w:val="en-US"/>
          </w:rPr>
          <w:t xml:space="preserve"> identified </w:t>
        </w:r>
        <w:r w:rsidR="00B27C33">
          <w:rPr>
            <w:rFonts w:ascii="Calibri" w:eastAsia="Calibri" w:hAnsi="Calibri" w:cs="Calibri"/>
            <w:lang w:val="en-US"/>
          </w:rPr>
          <w:t>key solutions</w:t>
        </w:r>
        <w:r w:rsidRPr="00B9190E">
          <w:rPr>
            <w:rFonts w:ascii="Calibri" w:eastAsia="Calibri" w:hAnsi="Calibri" w:cs="Calibri"/>
            <w:lang w:val="en-US"/>
          </w:rPr>
          <w:t xml:space="preserve"> connecting gender and technology for every girl to thrive, and benefit from skills, tools, policies, programmes, opportunities and access to innovation and technology in order </w:t>
        </w:r>
        <w:r w:rsidR="00B27C33">
          <w:rPr>
            <w:rFonts w:ascii="Calibri" w:eastAsia="Calibri" w:hAnsi="Calibri" w:cs="Calibri"/>
            <w:lang w:val="en-US"/>
          </w:rPr>
          <w:t>for them to become the architects of tomorrow’s digital world. T</w:t>
        </w:r>
        <w:r w:rsidRPr="00B9190E">
          <w:rPr>
            <w:rFonts w:ascii="Calibri" w:eastAsia="Calibri" w:hAnsi="Calibri" w:cs="Calibri"/>
            <w:lang w:val="en-US"/>
          </w:rPr>
          <w:t xml:space="preserve">his particular TA post will </w:t>
        </w:r>
        <w:r w:rsidR="00E47536">
          <w:rPr>
            <w:rFonts w:ascii="Calibri" w:eastAsia="Calibri" w:hAnsi="Calibri" w:cs="Calibri"/>
            <w:lang w:val="en-US"/>
          </w:rPr>
          <w:t xml:space="preserve">be situated under the Gender Equality lens of the portfolio and specifically under pillar 2 of Game Changers </w:t>
        </w:r>
        <w:r w:rsidR="00C64EC9">
          <w:rPr>
            <w:rFonts w:ascii="Calibri" w:eastAsia="Calibri" w:hAnsi="Calibri" w:cs="Calibri"/>
            <w:lang w:val="en-US"/>
          </w:rPr>
          <w:t>Coalition</w:t>
        </w:r>
        <w:r w:rsidR="00B27C33">
          <w:rPr>
            <w:rFonts w:ascii="Calibri" w:eastAsia="Calibri" w:hAnsi="Calibri" w:cs="Calibri"/>
            <w:lang w:val="en-US"/>
          </w:rPr>
          <w:t xml:space="preserve"> working on integrating the UNICEF </w:t>
        </w:r>
        <w:r w:rsidR="00B27C33" w:rsidRPr="00442122">
          <w:rPr>
            <w:rFonts w:ascii="Calibri" w:hAnsi="Calibri" w:cs="Calibri"/>
          </w:rPr>
          <w:t>Responsible Innovation in Technology (RITEC)</w:t>
        </w:r>
        <w:r w:rsidR="00B27C33">
          <w:rPr>
            <w:rFonts w:ascii="Calibri" w:hAnsi="Calibri" w:cs="Calibri"/>
          </w:rPr>
          <w:t xml:space="preserve"> learnings into the Coalition’s work while amplifying its reach, its engagement and its advocacy footprint.</w:t>
        </w:r>
      </w:ins>
    </w:p>
    <w:p w14:paraId="2FACCED8" w14:textId="77777777" w:rsidR="00B27C33" w:rsidRDefault="00B27C33" w:rsidP="00B27C33">
      <w:pPr>
        <w:jc w:val="both"/>
        <w:rPr>
          <w:ins w:id="56" w:author="Tunde Kollar" w:date="2026-09-25T20:04:00Z" w16du:dateUtc="2026-09-26T00:04:00Z"/>
          <w:rFonts w:ascii="Calibri" w:hAnsi="Calibri" w:cs="Calibri"/>
        </w:rPr>
      </w:pPr>
    </w:p>
    <w:p w14:paraId="68941441" w14:textId="77777777" w:rsidR="00B27C33" w:rsidRDefault="00B27C33" w:rsidP="00B27C33">
      <w:pPr>
        <w:jc w:val="both"/>
        <w:rPr>
          <w:ins w:id="57" w:author="Tunde Kollar" w:date="2026-09-25T20:04:00Z" w16du:dateUtc="2026-09-26T00:04:00Z"/>
          <w:rFonts w:ascii="Calibri" w:hAnsi="Calibri" w:cs="Calibri"/>
        </w:rPr>
      </w:pPr>
    </w:p>
    <w:p w14:paraId="126E4F78" w14:textId="77777777" w:rsidR="00B27C33" w:rsidRPr="00B9190E" w:rsidRDefault="00B27C33" w:rsidP="00B27C33">
      <w:pPr>
        <w:jc w:val="both"/>
        <w:rPr>
          <w:ins w:id="58" w:author="Tunde Kollar" w:date="2026-09-25T20:04:00Z" w16du:dateUtc="2026-09-26T00:04:00Z"/>
          <w:rFonts w:ascii="Calibri" w:eastAsia="Calibri" w:hAnsi="Calibri" w:cs="Calibri"/>
          <w:lang w:val="en-US"/>
        </w:rPr>
      </w:pPr>
    </w:p>
    <w:p w14:paraId="0D7AA0D6" w14:textId="77777777" w:rsidR="00B9190E" w:rsidRDefault="00B9190E" w:rsidP="5A120C29">
      <w:pPr>
        <w:jc w:val="both"/>
        <w:rPr>
          <w:ins w:id="59" w:author="Tunde Kollar" w:date="2026-09-25T20:04:00Z" w16du:dateUtc="2026-09-26T00:04:00Z"/>
          <w:rFonts w:ascii="Calibri" w:eastAsia="Calibri" w:hAnsi="Calibri" w:cs="Calibri"/>
          <w:b/>
          <w:bCs/>
          <w:color w:val="00B0F0"/>
          <w:lang w:val="en-US"/>
        </w:rPr>
      </w:pPr>
    </w:p>
    <w:p w14:paraId="21260738" w14:textId="03EBF841" w:rsidR="00B9190E" w:rsidRPr="00C64EC9" w:rsidRDefault="00B9190E" w:rsidP="5A120C29">
      <w:pPr>
        <w:jc w:val="both"/>
        <w:rPr>
          <w:ins w:id="60" w:author="Tunde Kollar" w:date="2026-09-25T20:04:00Z" w16du:dateUtc="2026-09-26T00:04:00Z"/>
          <w:rFonts w:ascii="Calibri" w:eastAsia="Calibri" w:hAnsi="Calibri" w:cs="Calibri"/>
          <w:b/>
          <w:bCs/>
          <w:color w:val="7030A0"/>
          <w:lang w:val="en-US"/>
        </w:rPr>
      </w:pPr>
      <w:ins w:id="61" w:author="Tunde Kollar" w:date="2026-09-25T20:04:00Z" w16du:dateUtc="2026-09-26T00:04:00Z">
        <w:r w:rsidRPr="00C64EC9">
          <w:rPr>
            <w:rFonts w:ascii="Calibri" w:eastAsia="Calibri" w:hAnsi="Calibri" w:cs="Calibri"/>
            <w:b/>
            <w:bCs/>
            <w:color w:val="7030A0"/>
            <w:lang w:val="en-US"/>
          </w:rPr>
          <w:t xml:space="preserve">Game Changers Coalition </w:t>
        </w:r>
      </w:ins>
    </w:p>
    <w:p w14:paraId="7BE36576" w14:textId="77777777" w:rsidR="00B9190E" w:rsidRDefault="00B9190E" w:rsidP="005206AC">
      <w:pPr>
        <w:spacing w:line="240" w:lineRule="auto"/>
        <w:contextualSpacing/>
        <w:jc w:val="both"/>
        <w:rPr>
          <w:ins w:id="62" w:author="Tunde Kollar" w:date="2026-09-25T20:04:00Z" w16du:dateUtc="2026-09-26T00:04:00Z"/>
          <w:rFonts w:ascii="Calibri" w:eastAsia="Calibri" w:hAnsi="Calibri" w:cs="Calibri"/>
          <w:lang w:val="en-US"/>
        </w:rPr>
      </w:pPr>
    </w:p>
    <w:p w14:paraId="37E46656" w14:textId="21DBCB6C" w:rsidR="00B27C33" w:rsidRDefault="00B9190E" w:rsidP="00B9190E">
      <w:pPr>
        <w:spacing w:line="240" w:lineRule="auto"/>
        <w:contextualSpacing/>
        <w:jc w:val="both"/>
        <w:rPr>
          <w:ins w:id="63" w:author="Tunde Kollar" w:date="2026-09-25T20:04:00Z" w16du:dateUtc="2026-09-26T00:04:00Z"/>
          <w:rFonts w:ascii="Calibri" w:eastAsia="Calibri" w:hAnsi="Calibri" w:cs="Calibri"/>
          <w:b/>
          <w:bCs/>
          <w:lang w:val="en-US"/>
        </w:rPr>
      </w:pPr>
      <w:ins w:id="64" w:author="Tunde Kollar" w:date="2026-09-25T20:04:00Z" w16du:dateUtc="2026-09-26T00:04:00Z">
        <w:r w:rsidRPr="00E47536">
          <w:rPr>
            <w:rFonts w:ascii="Calibri" w:eastAsia="Calibri" w:hAnsi="Calibri" w:cs="Calibri"/>
            <w:lang w:val="en-US"/>
          </w:rPr>
          <w:t>The Game Changers Coalition convenes strategic stakeholders with a shared passion to close the gender gap in the tech and gaming industries and in girls’ Science, Technology, Engineering, Arts, and Mathematics (STEAM) skills.</w:t>
        </w:r>
        <w:r w:rsidR="00E47536">
          <w:rPr>
            <w:rFonts w:ascii="Calibri" w:eastAsia="Calibri" w:hAnsi="Calibri" w:cs="Calibri"/>
            <w:lang w:val="en-US"/>
          </w:rPr>
          <w:t xml:space="preserve"> </w:t>
        </w:r>
        <w:r w:rsidRPr="00E47536">
          <w:rPr>
            <w:rFonts w:ascii="Calibri" w:eastAsia="Calibri" w:hAnsi="Calibri" w:cs="Calibri"/>
            <w:lang w:val="en-US"/>
          </w:rPr>
          <w:t xml:space="preserve">Through the Coalition, UNICEF is teaming up with private companies, civil society </w:t>
        </w:r>
        <w:r w:rsidRPr="00E47536">
          <w:rPr>
            <w:rFonts w:ascii="Calibri" w:eastAsia="Calibri" w:hAnsi="Calibri" w:cs="Calibri"/>
            <w:lang w:val="en-US"/>
          </w:rPr>
          <w:lastRenderedPageBreak/>
          <w:t>organizations, governments and young leaders to equip and empower the largest generation of 600 million adolescent girls with the 21st century skills they want and need to become the future leaders, coders, and designers of a more inclusive, diverse, and secure digital future for all of us.</w:t>
        </w:r>
        <w:r w:rsidR="00B27C33">
          <w:rPr>
            <w:rFonts w:ascii="Calibri" w:eastAsia="Calibri" w:hAnsi="Calibri" w:cs="Calibri"/>
            <w:lang w:val="en-US"/>
          </w:rPr>
          <w:t xml:space="preserve"> T</w:t>
        </w:r>
        <w:r w:rsidRPr="00E47536">
          <w:rPr>
            <w:rFonts w:ascii="Calibri" w:eastAsia="Calibri" w:hAnsi="Calibri" w:cs="Calibri"/>
            <w:lang w:val="en-US"/>
          </w:rPr>
          <w:t>he Coalition operates on three pillars:</w:t>
        </w:r>
      </w:ins>
    </w:p>
    <w:p w14:paraId="519B45C5" w14:textId="31F2501B" w:rsidR="00B27C33" w:rsidRPr="00B27C33" w:rsidRDefault="00E47536" w:rsidP="00611BF4">
      <w:pPr>
        <w:pStyle w:val="ListParagraph"/>
        <w:numPr>
          <w:ilvl w:val="0"/>
          <w:numId w:val="97"/>
        </w:numPr>
        <w:spacing w:line="240" w:lineRule="auto"/>
        <w:jc w:val="both"/>
        <w:rPr>
          <w:ins w:id="65" w:author="Tunde Kollar" w:date="2026-09-25T20:04:00Z" w16du:dateUtc="2026-09-26T00:04:00Z"/>
          <w:rFonts w:ascii="MS Gothic" w:eastAsia="MS Gothic" w:hAnsi="MS Gothic" w:cs="MS Gothic"/>
          <w:lang w:val="en-US"/>
        </w:rPr>
      </w:pPr>
      <w:ins w:id="66" w:author="Tunde Kollar" w:date="2026-09-25T20:04:00Z" w16du:dateUtc="2026-09-26T00:04:00Z">
        <w:r w:rsidRPr="00611BF4">
          <w:rPr>
            <w:rFonts w:ascii="Calibri" w:eastAsia="Calibri" w:hAnsi="Calibri" w:cs="Calibri"/>
            <w:color w:val="A348DE"/>
            <w:lang w:val="en-US"/>
          </w:rPr>
          <w:t xml:space="preserve">Pillar 1 </w:t>
        </w:r>
        <w:r w:rsidR="00B9190E" w:rsidRPr="00611BF4">
          <w:rPr>
            <w:rFonts w:ascii="Calibri" w:eastAsia="Calibri" w:hAnsi="Calibri" w:cs="Calibri"/>
            <w:color w:val="A348DE"/>
            <w:lang w:val="en-US"/>
          </w:rPr>
          <w:t>Build her Foundation</w:t>
        </w:r>
        <w:r w:rsidR="00B27C33" w:rsidRPr="00611BF4">
          <w:rPr>
            <w:rFonts w:ascii="Calibri" w:eastAsia="Calibri" w:hAnsi="Calibri" w:cs="Calibri"/>
            <w:color w:val="A348DE"/>
            <w:lang w:val="en-US"/>
          </w:rPr>
          <w:t xml:space="preserve">: </w:t>
        </w:r>
        <w:r w:rsidR="00B9190E" w:rsidRPr="00611BF4">
          <w:rPr>
            <w:rFonts w:ascii="Calibri" w:eastAsia="Calibri" w:hAnsi="Calibri" w:cs="Calibri"/>
            <w:lang w:val="en-US"/>
          </w:rPr>
          <w:t>Spearhead an innovative and girl-centered STEAM curriculum aligned with the skills girls want and need to engage with the gaming sector and the tech industry. This ensures a smooth transition from learning to earning, using behavioral insights to train teachers and also raising awareness among parents to support their girls to thrive</w:t>
        </w:r>
        <w:r w:rsidR="00B27C33" w:rsidRPr="00B27C33">
          <w:rPr>
            <w:rFonts w:ascii="Calibri" w:eastAsia="Calibri" w:hAnsi="Calibri" w:cs="Calibri"/>
            <w:lang w:val="en-US"/>
          </w:rPr>
          <w:t>;</w:t>
        </w:r>
        <w:r w:rsidR="00B27C33" w:rsidRPr="00611BF4">
          <w:rPr>
            <w:rFonts w:ascii="Calibri" w:eastAsia="Calibri" w:hAnsi="Calibri" w:cs="Calibri"/>
            <w:lang w:val="en-US"/>
          </w:rPr>
          <w:t> </w:t>
        </w:r>
      </w:ins>
    </w:p>
    <w:p w14:paraId="6A89A711" w14:textId="53374671" w:rsidR="00B27C33" w:rsidRPr="00B27C33" w:rsidRDefault="00E47536" w:rsidP="00611BF4">
      <w:pPr>
        <w:pStyle w:val="ListParagraph"/>
        <w:numPr>
          <w:ilvl w:val="0"/>
          <w:numId w:val="97"/>
        </w:numPr>
        <w:spacing w:line="240" w:lineRule="auto"/>
        <w:jc w:val="both"/>
        <w:rPr>
          <w:ins w:id="67" w:author="Tunde Kollar" w:date="2026-09-25T20:04:00Z" w16du:dateUtc="2026-09-26T00:04:00Z"/>
          <w:rFonts w:ascii="MS Gothic" w:eastAsia="MS Gothic" w:hAnsi="MS Gothic" w:cs="MS Gothic"/>
          <w:lang w:val="en-US"/>
        </w:rPr>
      </w:pPr>
      <w:ins w:id="68" w:author="Tunde Kollar" w:date="2026-09-25T20:04:00Z" w16du:dateUtc="2026-09-26T00:04:00Z">
        <w:r w:rsidRPr="00611BF4">
          <w:rPr>
            <w:rFonts w:ascii="Calibri" w:eastAsia="Calibri" w:hAnsi="Calibri" w:cs="Calibri"/>
            <w:color w:val="A348DE"/>
            <w:lang w:val="en-US"/>
          </w:rPr>
          <w:t xml:space="preserve">Pillar 2 </w:t>
        </w:r>
        <w:r w:rsidR="00B9190E" w:rsidRPr="00611BF4">
          <w:rPr>
            <w:rFonts w:ascii="Calibri" w:eastAsia="Calibri" w:hAnsi="Calibri" w:cs="Calibri"/>
            <w:color w:val="A348DE"/>
            <w:lang w:val="en-US"/>
          </w:rPr>
          <w:t>Build the Game</w:t>
        </w:r>
        <w:r w:rsidR="00B27C33" w:rsidRPr="00611BF4">
          <w:rPr>
            <w:rFonts w:ascii="Calibri" w:eastAsia="Calibri" w:hAnsi="Calibri" w:cs="Calibri"/>
            <w:color w:val="A348DE"/>
            <w:lang w:val="en-US"/>
          </w:rPr>
          <w:t xml:space="preserve">: </w:t>
        </w:r>
        <w:r w:rsidR="00B9190E" w:rsidRPr="00611BF4">
          <w:rPr>
            <w:rFonts w:ascii="Calibri" w:eastAsia="Calibri" w:hAnsi="Calibri" w:cs="Calibri"/>
            <w:lang w:val="en-US"/>
          </w:rPr>
          <w:t xml:space="preserve">Promote frameworks and practices towards a safe, diverse and inclusive tech &amp; gaming industry for all girls and boys. Support tech &amp; gaming companies in their journey to reach optimal diversity and inclusion practices including sharing standards and guidelines on business models </w:t>
        </w:r>
        <w:r w:rsidR="00C64EC9" w:rsidRPr="00611BF4">
          <w:rPr>
            <w:rFonts w:ascii="Calibri" w:eastAsia="Calibri" w:hAnsi="Calibri" w:cs="Calibri"/>
            <w:lang w:val="en-US"/>
          </w:rPr>
          <w:t xml:space="preserve">and design </w:t>
        </w:r>
        <w:r w:rsidR="00B9190E" w:rsidRPr="00611BF4">
          <w:rPr>
            <w:rFonts w:ascii="Calibri" w:eastAsia="Calibri" w:hAnsi="Calibri" w:cs="Calibri"/>
            <w:lang w:val="en-US"/>
          </w:rPr>
          <w:t>with a gender equality lens</w:t>
        </w:r>
        <w:r w:rsidR="00C64EC9" w:rsidRPr="00611BF4">
          <w:rPr>
            <w:rFonts w:ascii="Calibri" w:eastAsia="Calibri" w:hAnsi="Calibri" w:cs="Calibri"/>
            <w:lang w:val="en-US"/>
          </w:rPr>
          <w:t>, child rights lens</w:t>
        </w:r>
        <w:r w:rsidR="00B9190E" w:rsidRPr="00611BF4">
          <w:rPr>
            <w:rFonts w:ascii="Calibri" w:eastAsia="Calibri" w:hAnsi="Calibri" w:cs="Calibri"/>
            <w:lang w:val="en-US"/>
          </w:rPr>
          <w:t xml:space="preserve"> and joint advocacy. Co-create worldwide </w:t>
        </w:r>
        <w:r w:rsidR="00C64EC9" w:rsidRPr="00611BF4">
          <w:rPr>
            <w:rFonts w:ascii="Calibri" w:eastAsia="Calibri" w:hAnsi="Calibri" w:cs="Calibri"/>
            <w:lang w:val="en-US"/>
          </w:rPr>
          <w:t xml:space="preserve">local </w:t>
        </w:r>
        <w:r w:rsidR="00B9190E" w:rsidRPr="00611BF4">
          <w:rPr>
            <w:rFonts w:ascii="Calibri" w:eastAsia="Calibri" w:hAnsi="Calibri" w:cs="Calibri"/>
            <w:lang w:val="en-US"/>
          </w:rPr>
          <w:t xml:space="preserve">game </w:t>
        </w:r>
        <w:r w:rsidR="00C64EC9" w:rsidRPr="00611BF4">
          <w:rPr>
            <w:rFonts w:ascii="Calibri" w:eastAsia="Calibri" w:hAnsi="Calibri" w:cs="Calibri"/>
            <w:lang w:val="en-US"/>
          </w:rPr>
          <w:t xml:space="preserve">jams and </w:t>
        </w:r>
        <w:r w:rsidR="00B9190E" w:rsidRPr="00611BF4">
          <w:rPr>
            <w:rFonts w:ascii="Calibri" w:eastAsia="Calibri" w:hAnsi="Calibri" w:cs="Calibri"/>
            <w:lang w:val="en-US"/>
          </w:rPr>
          <w:t>hackathons with adolescent girls to influence the future of tech content</w:t>
        </w:r>
        <w:r w:rsidRPr="00611BF4">
          <w:rPr>
            <w:rFonts w:ascii="Calibri" w:eastAsia="Calibri" w:hAnsi="Calibri" w:cs="Calibri"/>
            <w:lang w:val="en-US"/>
          </w:rPr>
          <w:t xml:space="preserve">. The </w:t>
        </w:r>
        <w:r w:rsidR="00C64EC9" w:rsidRPr="00611BF4">
          <w:rPr>
            <w:rFonts w:ascii="Calibri" w:eastAsia="Calibri" w:hAnsi="Calibri" w:cs="Calibri"/>
            <w:lang w:val="en-US"/>
          </w:rPr>
          <w:t>Responsible Innovation in Technology (</w:t>
        </w:r>
        <w:r w:rsidRPr="00611BF4">
          <w:rPr>
            <w:rFonts w:ascii="Calibri" w:eastAsia="Calibri" w:hAnsi="Calibri" w:cs="Calibri"/>
            <w:lang w:val="en-US"/>
          </w:rPr>
          <w:t>RITEC</w:t>
        </w:r>
        <w:r w:rsidR="00C64EC9" w:rsidRPr="00611BF4">
          <w:rPr>
            <w:rFonts w:ascii="Calibri" w:eastAsia="Calibri" w:hAnsi="Calibri" w:cs="Calibri"/>
            <w:lang w:val="en-US"/>
          </w:rPr>
          <w:t>)</w:t>
        </w:r>
        <w:r w:rsidRPr="00611BF4">
          <w:rPr>
            <w:rFonts w:ascii="Calibri" w:eastAsia="Calibri" w:hAnsi="Calibri" w:cs="Calibri"/>
            <w:lang w:val="en-US"/>
          </w:rPr>
          <w:t xml:space="preserve"> work will fall under this specific pillar</w:t>
        </w:r>
        <w:r w:rsidR="00B27C33" w:rsidRPr="00B27C33">
          <w:rPr>
            <w:rFonts w:ascii="Calibri" w:eastAsia="Calibri" w:hAnsi="Calibri" w:cs="Calibri"/>
            <w:lang w:val="en-US"/>
          </w:rPr>
          <w:t>;</w:t>
        </w:r>
      </w:ins>
    </w:p>
    <w:p w14:paraId="63C61DFC" w14:textId="127F590A" w:rsidR="00E47536" w:rsidRPr="00E47536" w:rsidRDefault="00E47536" w:rsidP="00611BF4">
      <w:pPr>
        <w:pStyle w:val="ListParagraph"/>
        <w:numPr>
          <w:ilvl w:val="0"/>
          <w:numId w:val="97"/>
        </w:numPr>
        <w:spacing w:line="240" w:lineRule="auto"/>
        <w:jc w:val="both"/>
        <w:rPr>
          <w:ins w:id="69" w:author="Tunde Kollar" w:date="2026-09-25T20:04:00Z" w16du:dateUtc="2026-09-26T00:04:00Z"/>
          <w:lang w:val="en-US"/>
        </w:rPr>
      </w:pPr>
      <w:ins w:id="70" w:author="Tunde Kollar" w:date="2026-09-25T20:04:00Z" w16du:dateUtc="2026-09-26T00:04:00Z">
        <w:r w:rsidRPr="00611BF4">
          <w:rPr>
            <w:rFonts w:ascii="Calibri" w:eastAsia="Calibri" w:hAnsi="Calibri" w:cs="Calibri"/>
            <w:color w:val="A348DE"/>
            <w:lang w:val="en-US"/>
          </w:rPr>
          <w:t xml:space="preserve">Pillar 3 </w:t>
        </w:r>
        <w:r w:rsidR="00B9190E" w:rsidRPr="00611BF4">
          <w:rPr>
            <w:rFonts w:ascii="Calibri" w:eastAsia="Calibri" w:hAnsi="Calibri" w:cs="Calibri"/>
            <w:color w:val="A348DE"/>
            <w:lang w:val="en-US"/>
          </w:rPr>
          <w:t>Build the Global Network</w:t>
        </w:r>
        <w:r w:rsidR="00B27C33" w:rsidRPr="00611BF4">
          <w:rPr>
            <w:lang w:val="en-US"/>
          </w:rPr>
          <w:t xml:space="preserve">: </w:t>
        </w:r>
        <w:r w:rsidR="00B9190E" w:rsidRPr="00611BF4">
          <w:rPr>
            <w:rFonts w:ascii="Calibri" w:eastAsia="Calibri" w:hAnsi="Calibri" w:cs="Calibri"/>
            <w:lang w:val="en-US"/>
          </w:rPr>
          <w:t>Secure meaningful mentorships and reverse mentorships connections, global videogame hackathon and industry events. Provide access to internships and other experiential opportunities to bridge the gender gap in digital skills and advance girls' careers in the gaming and tech industries.</w:t>
        </w:r>
        <w:r w:rsidR="00B27C33" w:rsidRPr="00611BF4">
          <w:rPr>
            <w:rFonts w:ascii="Calibri" w:eastAsia="Calibri" w:hAnsi="Calibri" w:cs="Calibri"/>
            <w:lang w:val="en-US"/>
          </w:rPr>
          <w:t xml:space="preserve"> </w:t>
        </w:r>
        <w:r w:rsidRPr="00B27C33">
          <w:rPr>
            <w:lang w:val="en-US"/>
          </w:rPr>
          <w:t xml:space="preserve">The Game Changers Coalition is a </w:t>
        </w:r>
        <w:r w:rsidRPr="00611BF4">
          <w:rPr>
            <w:lang w:val="en-US"/>
          </w:rPr>
          <w:t>unique adventure</w:t>
        </w:r>
        <w:r w:rsidRPr="00B27C33">
          <w:rPr>
            <w:lang w:val="en-US"/>
          </w:rPr>
          <w:t xml:space="preserve"> where key stakeholders get the opportunity to “walk the talk” on diversity and inclusion and help girls and young women go </w:t>
        </w:r>
        <w:r w:rsidRPr="00611BF4">
          <w:rPr>
            <w:lang w:val="en-US"/>
          </w:rPr>
          <w:t>from playing, to learning, to earning.</w:t>
        </w:r>
        <w:r w:rsidRPr="00B27C33">
          <w:rPr>
            <w:lang w:val="en-US"/>
          </w:rPr>
          <w:t xml:space="preserve"> UNICEF's investment in a new game and girl-centered STEAM curriculum and a global mentorship programme through the Coalition stems from the belief in the scalability potential of the initiative.</w:t>
        </w:r>
        <w:r w:rsidRPr="00E47536">
          <w:rPr>
            <w:lang w:val="en-US"/>
          </w:rPr>
          <w:t xml:space="preserve"> </w:t>
        </w:r>
      </w:ins>
    </w:p>
    <w:p w14:paraId="6D5A9AE3" w14:textId="77777777" w:rsidR="00E47536" w:rsidRPr="00E47536" w:rsidRDefault="00E47536" w:rsidP="00B9190E">
      <w:pPr>
        <w:spacing w:line="240" w:lineRule="auto"/>
        <w:contextualSpacing/>
        <w:jc w:val="both"/>
        <w:rPr>
          <w:ins w:id="71" w:author="Tunde Kollar" w:date="2026-09-25T20:04:00Z" w16du:dateUtc="2026-09-26T00:04:00Z"/>
          <w:rFonts w:ascii="Calibri" w:eastAsia="Calibri" w:hAnsi="Calibri" w:cs="Calibri"/>
          <w:lang w:val="en-US"/>
        </w:rPr>
      </w:pPr>
    </w:p>
    <w:p w14:paraId="475448A7" w14:textId="77777777" w:rsidR="0060236D" w:rsidRDefault="0060236D" w:rsidP="0060236D">
      <w:pPr>
        <w:spacing w:line="240" w:lineRule="auto"/>
        <w:contextualSpacing/>
        <w:jc w:val="both"/>
        <w:rPr>
          <w:ins w:id="72" w:author="Tunde Kollar" w:date="2026-09-25T20:04:00Z" w16du:dateUtc="2026-09-26T00:04:00Z"/>
          <w:rFonts w:ascii="Calibri" w:eastAsia="Montserrat" w:hAnsi="Calibri" w:cs="Calibri"/>
          <w:b/>
          <w:color w:val="00B0F0"/>
          <w:lang w:val="en-US"/>
        </w:rPr>
      </w:pPr>
      <w:ins w:id="73" w:author="Tunde Kollar" w:date="2026-09-25T20:04:00Z" w16du:dateUtc="2026-09-26T00:04:00Z">
        <w:r w:rsidRPr="0017225C">
          <w:rPr>
            <w:rFonts w:ascii="Calibri" w:eastAsia="Montserrat" w:hAnsi="Calibri" w:cs="Calibri"/>
            <w:b/>
            <w:color w:val="00B0F0"/>
            <w:lang w:val="en-US"/>
          </w:rPr>
          <w:t xml:space="preserve">How can you make a difference? </w:t>
        </w:r>
      </w:ins>
    </w:p>
    <w:p w14:paraId="07741A6B" w14:textId="77777777" w:rsidR="0060236D" w:rsidRPr="0017225C" w:rsidRDefault="0060236D" w:rsidP="0060236D">
      <w:pPr>
        <w:spacing w:line="240" w:lineRule="auto"/>
        <w:contextualSpacing/>
        <w:jc w:val="both"/>
        <w:rPr>
          <w:ins w:id="74" w:author="Tunde Kollar" w:date="2026-09-25T20:04:00Z" w16du:dateUtc="2026-09-26T00:04:00Z"/>
          <w:rFonts w:ascii="Calibri" w:eastAsia="Montserrat" w:hAnsi="Calibri" w:cs="Calibri"/>
          <w:b/>
          <w:color w:val="00B0F0"/>
          <w:lang w:val="en-US"/>
        </w:rPr>
      </w:pPr>
    </w:p>
    <w:p w14:paraId="0F85DDBC" w14:textId="7C358F13" w:rsidR="00442122" w:rsidRDefault="0060236D" w:rsidP="609093CF">
      <w:pPr>
        <w:spacing w:line="240" w:lineRule="auto"/>
        <w:contextualSpacing/>
        <w:jc w:val="both"/>
        <w:rPr>
          <w:ins w:id="75" w:author="Tunde Kollar" w:date="2026-09-25T20:04:00Z" w16du:dateUtc="2026-09-26T00:04:00Z"/>
          <w:rFonts w:ascii="Calibri" w:hAnsi="Calibri" w:cs="Calibri"/>
          <w:lang w:val="en-US"/>
        </w:rPr>
      </w:pPr>
      <w:bookmarkStart w:id="76" w:name="_fsrlibuy5hk"/>
      <w:bookmarkEnd w:id="76"/>
      <w:ins w:id="77" w:author="Tunde Kollar" w:date="2026-09-25T20:04:00Z" w16du:dateUtc="2026-09-26T00:04:00Z">
        <w:r w:rsidRPr="2011E322">
          <w:rPr>
            <w:rFonts w:ascii="Calibri" w:hAnsi="Calibri" w:cs="Calibri"/>
            <w:lang w:val="en-US"/>
          </w:rPr>
          <w:t xml:space="preserve">This role will support the </w:t>
        </w:r>
        <w:r w:rsidR="00442122">
          <w:rPr>
            <w:rFonts w:ascii="Calibri" w:hAnsi="Calibri" w:cs="Calibri"/>
            <w:lang w:val="en-US"/>
          </w:rPr>
          <w:t xml:space="preserve">Pillar 2 of </w:t>
        </w:r>
        <w:r w:rsidR="008B610E">
          <w:rPr>
            <w:rFonts w:ascii="Calibri" w:hAnsi="Calibri" w:cs="Calibri"/>
            <w:lang w:val="en-US"/>
          </w:rPr>
          <w:t xml:space="preserve">the </w:t>
        </w:r>
        <w:r w:rsidR="00442122">
          <w:rPr>
            <w:rFonts w:ascii="Calibri" w:hAnsi="Calibri" w:cs="Calibri"/>
            <w:lang w:val="en-US"/>
          </w:rPr>
          <w:t xml:space="preserve">Game Changers Coalition under the supervision of the Portfolio Manager for the </w:t>
        </w:r>
        <w:r w:rsidR="00442122" w:rsidRPr="00442122">
          <w:rPr>
            <w:rFonts w:ascii="Calibri" w:hAnsi="Calibri" w:cs="Calibri"/>
            <w:lang w:val="en-US"/>
          </w:rPr>
          <w:t>Youth &amp; ADAP, Gender Equality and Emerging Area Portfolio</w:t>
        </w:r>
        <w:r w:rsidR="00442122">
          <w:rPr>
            <w:rFonts w:ascii="Calibri" w:hAnsi="Calibri" w:cs="Calibri"/>
            <w:lang w:val="en-US"/>
          </w:rPr>
          <w:t>. The curriculum</w:t>
        </w:r>
        <w:r w:rsidR="00442122" w:rsidRPr="00442122">
          <w:rPr>
            <w:rFonts w:ascii="Calibri" w:hAnsi="Calibri" w:cs="Calibri"/>
            <w:lang w:val="en-US"/>
          </w:rPr>
          <w:t xml:space="preserve"> </w:t>
        </w:r>
        <w:r w:rsidRPr="2011E322">
          <w:rPr>
            <w:rFonts w:ascii="Calibri" w:hAnsi="Calibri" w:cs="Calibri"/>
            <w:lang w:val="en-US"/>
          </w:rPr>
          <w:t xml:space="preserve">design, delivery and overall </w:t>
        </w:r>
        <w:r w:rsidR="00650CC7" w:rsidRPr="2011E322">
          <w:rPr>
            <w:rFonts w:ascii="Calibri" w:hAnsi="Calibri" w:cs="Calibri"/>
            <w:lang w:val="en-US"/>
          </w:rPr>
          <w:t xml:space="preserve">experimentation and </w:t>
        </w:r>
        <w:r w:rsidR="00442122">
          <w:rPr>
            <w:rFonts w:ascii="Calibri" w:hAnsi="Calibri" w:cs="Calibri"/>
            <w:lang w:val="en-US"/>
          </w:rPr>
          <w:t xml:space="preserve">pilot </w:t>
        </w:r>
        <w:r w:rsidR="00650CC7" w:rsidRPr="2011E322">
          <w:rPr>
            <w:rFonts w:ascii="Calibri" w:hAnsi="Calibri" w:cs="Calibri"/>
            <w:lang w:val="en-US"/>
          </w:rPr>
          <w:t xml:space="preserve">phase </w:t>
        </w:r>
        <w:r w:rsidRPr="2011E322">
          <w:rPr>
            <w:rFonts w:ascii="Calibri" w:hAnsi="Calibri" w:cs="Calibri"/>
            <w:lang w:val="en-US"/>
          </w:rPr>
          <w:t>of the</w:t>
        </w:r>
        <w:r w:rsidR="00CF4301" w:rsidRPr="2011E322">
          <w:rPr>
            <w:rFonts w:ascii="Calibri" w:hAnsi="Calibri" w:cs="Calibri"/>
            <w:lang w:val="en-US"/>
          </w:rPr>
          <w:t xml:space="preserve"> </w:t>
        </w:r>
        <w:r w:rsidR="00442122">
          <w:rPr>
            <w:rFonts w:ascii="Calibri" w:hAnsi="Calibri" w:cs="Calibri"/>
            <w:lang w:val="en-US"/>
          </w:rPr>
          <w:t xml:space="preserve">Game Changers Coalition, under Pillar 1, is already </w:t>
        </w:r>
        <w:r w:rsidR="008B610E">
          <w:rPr>
            <w:rFonts w:ascii="Calibri" w:hAnsi="Calibri" w:cs="Calibri"/>
            <w:lang w:val="en-US"/>
          </w:rPr>
          <w:t>completed</w:t>
        </w:r>
        <w:r w:rsidR="00442122">
          <w:rPr>
            <w:rFonts w:ascii="Calibri" w:hAnsi="Calibri" w:cs="Calibri"/>
            <w:lang w:val="en-US"/>
          </w:rPr>
          <w:t>, and the GCC is now entering its scaling phase where Pillar 2 and 3 are going to be at the forefront</w:t>
        </w:r>
        <w:r w:rsidR="008B610E">
          <w:rPr>
            <w:rFonts w:ascii="Calibri" w:hAnsi="Calibri" w:cs="Calibri"/>
            <w:lang w:val="en-US"/>
          </w:rPr>
          <w:t xml:space="preserve"> and pillar 1 will develop an online version of the curriculum</w:t>
        </w:r>
        <w:r w:rsidRPr="2011E322">
          <w:rPr>
            <w:rFonts w:ascii="Calibri" w:hAnsi="Calibri" w:cs="Calibri"/>
            <w:lang w:val="en-US"/>
          </w:rPr>
          <w:t>. The successful candidate will act as the focal point for</w:t>
        </w:r>
        <w:r w:rsidR="00442122">
          <w:rPr>
            <w:rFonts w:ascii="Calibri" w:hAnsi="Calibri" w:cs="Calibri"/>
            <w:lang w:val="en-US"/>
          </w:rPr>
          <w:t xml:space="preserve"> the RITEC design work and </w:t>
        </w:r>
        <w:r w:rsidRPr="2011E322">
          <w:rPr>
            <w:rFonts w:ascii="Calibri" w:hAnsi="Calibri" w:cs="Calibri"/>
            <w:lang w:val="en-US"/>
          </w:rPr>
          <w:t xml:space="preserve">will ensure timely and quality delivery of </w:t>
        </w:r>
        <w:r w:rsidR="00CF4301" w:rsidRPr="2011E322">
          <w:rPr>
            <w:rFonts w:ascii="Calibri" w:hAnsi="Calibri" w:cs="Calibri"/>
            <w:lang w:val="en-US"/>
          </w:rPr>
          <w:t xml:space="preserve">the </w:t>
        </w:r>
        <w:r w:rsidRPr="2011E322">
          <w:rPr>
            <w:rFonts w:ascii="Calibri" w:hAnsi="Calibri" w:cs="Calibri"/>
            <w:lang w:val="en-US"/>
          </w:rPr>
          <w:t>initiative</w:t>
        </w:r>
        <w:r w:rsidR="00442122">
          <w:rPr>
            <w:rFonts w:ascii="Calibri" w:hAnsi="Calibri" w:cs="Calibri"/>
            <w:lang w:val="en-US"/>
          </w:rPr>
          <w:t xml:space="preserve"> to prepare </w:t>
        </w:r>
        <w:r w:rsidR="008B610E">
          <w:rPr>
            <w:rFonts w:ascii="Calibri" w:hAnsi="Calibri" w:cs="Calibri"/>
            <w:lang w:val="en-US"/>
          </w:rPr>
          <w:t>the</w:t>
        </w:r>
        <w:r w:rsidR="00442122">
          <w:rPr>
            <w:rFonts w:ascii="Calibri" w:hAnsi="Calibri" w:cs="Calibri"/>
            <w:lang w:val="en-US"/>
          </w:rPr>
          <w:t xml:space="preserve"> draft of a new proposal to the Lego Foundation after the six-month period of the TA will run out </w:t>
        </w:r>
        <w:r w:rsidR="00CF4301" w:rsidRPr="2011E322">
          <w:rPr>
            <w:rFonts w:ascii="Calibri" w:hAnsi="Calibri" w:cs="Calibri"/>
            <w:lang w:val="en-US"/>
          </w:rPr>
          <w:t>(</w:t>
        </w:r>
        <w:r w:rsidR="00442122">
          <w:rPr>
            <w:rFonts w:ascii="Calibri" w:hAnsi="Calibri" w:cs="Calibri"/>
            <w:lang w:val="en-US"/>
          </w:rPr>
          <w:t>for</w:t>
        </w:r>
        <w:r w:rsidR="008B610E">
          <w:rPr>
            <w:rFonts w:ascii="Calibri" w:hAnsi="Calibri" w:cs="Calibri"/>
            <w:lang w:val="en-US"/>
          </w:rPr>
          <w:t xml:space="preserve"> </w:t>
        </w:r>
        <w:r w:rsidR="00442122">
          <w:rPr>
            <w:rFonts w:ascii="Calibri" w:hAnsi="Calibri" w:cs="Calibri"/>
            <w:lang w:val="en-US"/>
          </w:rPr>
          <w:t>example</w:t>
        </w:r>
        <w:r w:rsidR="008B610E">
          <w:rPr>
            <w:rFonts w:ascii="Calibri" w:hAnsi="Calibri" w:cs="Calibri"/>
            <w:lang w:val="en-US"/>
          </w:rPr>
          <w:t xml:space="preserve"> with</w:t>
        </w:r>
        <w:r w:rsidR="004E673B" w:rsidRPr="2011E322">
          <w:rPr>
            <w:rFonts w:ascii="Calibri" w:hAnsi="Calibri" w:cs="Calibri"/>
            <w:lang w:val="en-US"/>
          </w:rPr>
          <w:t xml:space="preserve"> recommendations, </w:t>
        </w:r>
        <w:r w:rsidR="00442122">
          <w:rPr>
            <w:rFonts w:ascii="Calibri" w:hAnsi="Calibri" w:cs="Calibri"/>
            <w:lang w:val="en-US"/>
          </w:rPr>
          <w:t>principles design</w:t>
        </w:r>
        <w:r w:rsidR="004E673B" w:rsidRPr="2011E322">
          <w:rPr>
            <w:rFonts w:ascii="Calibri" w:hAnsi="Calibri" w:cs="Calibri"/>
            <w:lang w:val="en-US"/>
          </w:rPr>
          <w:t xml:space="preserve"> </w:t>
        </w:r>
        <w:r w:rsidR="045EE79D" w:rsidRPr="2011E322">
          <w:rPr>
            <w:rFonts w:ascii="Calibri" w:hAnsi="Calibri" w:cs="Calibri"/>
            <w:lang w:val="en-US"/>
          </w:rPr>
          <w:t>development/</w:t>
        </w:r>
        <w:r w:rsidR="00B27C33">
          <w:rPr>
            <w:rFonts w:ascii="Calibri" w:hAnsi="Calibri" w:cs="Calibri"/>
            <w:lang w:val="en-US"/>
          </w:rPr>
          <w:t xml:space="preserve"> </w:t>
        </w:r>
        <w:r w:rsidR="045EE79D" w:rsidRPr="2011E322">
          <w:rPr>
            <w:rFonts w:ascii="Calibri" w:hAnsi="Calibri" w:cs="Calibri"/>
            <w:lang w:val="en-US"/>
          </w:rPr>
          <w:t>adaptation/</w:t>
        </w:r>
        <w:r w:rsidR="00B27C33">
          <w:rPr>
            <w:rFonts w:ascii="Calibri" w:hAnsi="Calibri" w:cs="Calibri"/>
            <w:lang w:val="en-US"/>
          </w:rPr>
          <w:t xml:space="preserve"> </w:t>
        </w:r>
        <w:r w:rsidR="045EE79D" w:rsidRPr="2011E322">
          <w:rPr>
            <w:rFonts w:ascii="Calibri" w:hAnsi="Calibri" w:cs="Calibri"/>
            <w:lang w:val="en-US"/>
          </w:rPr>
          <w:t>enhancement/</w:t>
        </w:r>
        <w:r w:rsidR="00B27C33">
          <w:rPr>
            <w:rFonts w:ascii="Calibri" w:hAnsi="Calibri" w:cs="Calibri"/>
            <w:lang w:val="en-US"/>
          </w:rPr>
          <w:t xml:space="preserve"> </w:t>
        </w:r>
        <w:r w:rsidR="045EE79D" w:rsidRPr="2011E322">
          <w:rPr>
            <w:rFonts w:ascii="Calibri" w:hAnsi="Calibri" w:cs="Calibri"/>
            <w:lang w:val="en-US"/>
          </w:rPr>
          <w:t>upgrade</w:t>
        </w:r>
        <w:r w:rsidR="004E673B" w:rsidRPr="2011E322">
          <w:rPr>
            <w:rFonts w:ascii="Calibri" w:hAnsi="Calibri" w:cs="Calibri"/>
            <w:lang w:val="en-US"/>
          </w:rPr>
          <w:t>, training material and monitoring and evaluation tools</w:t>
        </w:r>
        <w:r w:rsidR="008B610E">
          <w:rPr>
            <w:rFonts w:ascii="Calibri" w:hAnsi="Calibri" w:cs="Calibri"/>
            <w:lang w:val="en-US"/>
          </w:rPr>
          <w:t xml:space="preserve"> and initial draft of content</w:t>
        </w:r>
        <w:r w:rsidR="004E673B" w:rsidRPr="2011E322">
          <w:rPr>
            <w:rFonts w:ascii="Calibri" w:hAnsi="Calibri" w:cs="Calibri"/>
            <w:lang w:val="en-US"/>
          </w:rPr>
          <w:t>)</w:t>
        </w:r>
        <w:r w:rsidR="00650CC7" w:rsidRPr="2011E322">
          <w:rPr>
            <w:rFonts w:ascii="Calibri" w:hAnsi="Calibri" w:cs="Calibri"/>
            <w:lang w:val="en-US"/>
          </w:rPr>
          <w:t xml:space="preserve">. </w:t>
        </w:r>
      </w:ins>
    </w:p>
    <w:p w14:paraId="70CE6C32" w14:textId="77777777" w:rsidR="00442122" w:rsidRDefault="00442122" w:rsidP="609093CF">
      <w:pPr>
        <w:spacing w:line="240" w:lineRule="auto"/>
        <w:contextualSpacing/>
        <w:jc w:val="both"/>
        <w:rPr>
          <w:ins w:id="78" w:author="Tunde Kollar" w:date="2026-09-25T20:04:00Z" w16du:dateUtc="2026-09-26T00:04:00Z"/>
          <w:rFonts w:ascii="Calibri" w:hAnsi="Calibri" w:cs="Calibri"/>
          <w:lang w:val="en-US"/>
        </w:rPr>
      </w:pPr>
    </w:p>
    <w:p w14:paraId="517BD69A" w14:textId="317287BC" w:rsidR="0060236D" w:rsidRDefault="004E673B" w:rsidP="609093CF">
      <w:pPr>
        <w:spacing w:line="240" w:lineRule="auto"/>
        <w:contextualSpacing/>
        <w:jc w:val="both"/>
        <w:rPr>
          <w:ins w:id="79" w:author="Tunde Kollar" w:date="2026-09-25T20:04:00Z" w16du:dateUtc="2026-09-26T00:04:00Z"/>
          <w:rFonts w:ascii="Calibri" w:hAnsi="Calibri" w:cs="Calibri"/>
          <w:lang w:val="en-US"/>
        </w:rPr>
      </w:pPr>
      <w:ins w:id="80" w:author="Tunde Kollar" w:date="2026-09-25T20:04:00Z" w16du:dateUtc="2026-09-26T00:04:00Z">
        <w:r w:rsidRPr="2011E322">
          <w:rPr>
            <w:rFonts w:ascii="Calibri" w:hAnsi="Calibri" w:cs="Calibri"/>
            <w:lang w:val="en-US"/>
          </w:rPr>
          <w:t>If you</w:t>
        </w:r>
        <w:r w:rsidR="0060236D" w:rsidRPr="2011E322">
          <w:rPr>
            <w:rFonts w:ascii="Calibri" w:hAnsi="Calibri" w:cs="Calibri"/>
            <w:lang w:val="en-US"/>
          </w:rPr>
          <w:t xml:space="preserve"> love </w:t>
        </w:r>
        <w:r w:rsidR="00CA24EE">
          <w:rPr>
            <w:rFonts w:ascii="Calibri" w:hAnsi="Calibri" w:cs="Calibri"/>
            <w:lang w:val="en-US"/>
          </w:rPr>
          <w:t>designing, playing, learning</w:t>
        </w:r>
        <w:r w:rsidRPr="2011E322">
          <w:rPr>
            <w:rFonts w:ascii="Calibri" w:hAnsi="Calibri" w:cs="Calibri"/>
            <w:lang w:val="en-US"/>
          </w:rPr>
          <w:t xml:space="preserve"> but also </w:t>
        </w:r>
        <w:r w:rsidR="0060236D" w:rsidRPr="2011E322">
          <w:rPr>
            <w:rFonts w:ascii="Calibri" w:hAnsi="Calibri" w:cs="Calibri"/>
            <w:lang w:val="en-US"/>
          </w:rPr>
          <w:t xml:space="preserve">planning </w:t>
        </w:r>
        <w:r w:rsidR="008B610E">
          <w:rPr>
            <w:rFonts w:ascii="Calibri" w:hAnsi="Calibri" w:cs="Calibri"/>
            <w:lang w:val="en-US"/>
          </w:rPr>
          <w:t xml:space="preserve">long term change </w:t>
        </w:r>
        <w:r w:rsidR="0060236D" w:rsidRPr="2011E322">
          <w:rPr>
            <w:rFonts w:ascii="Calibri" w:hAnsi="Calibri" w:cs="Calibri"/>
            <w:lang w:val="en-US"/>
          </w:rPr>
          <w:t xml:space="preserve">and creating </w:t>
        </w:r>
        <w:r w:rsidRPr="2011E322">
          <w:rPr>
            <w:rFonts w:ascii="Calibri" w:hAnsi="Calibri" w:cs="Calibri"/>
            <w:lang w:val="en-US"/>
          </w:rPr>
          <w:t xml:space="preserve">engaging and </w:t>
        </w:r>
        <w:r w:rsidR="00CA24EE">
          <w:rPr>
            <w:rFonts w:ascii="Calibri" w:hAnsi="Calibri" w:cs="Calibri"/>
            <w:lang w:val="en-US"/>
          </w:rPr>
          <w:t xml:space="preserve">meaningful industry </w:t>
        </w:r>
        <w:r w:rsidR="008B610E">
          <w:rPr>
            <w:rFonts w:ascii="Calibri" w:hAnsi="Calibri" w:cs="Calibri"/>
            <w:lang w:val="en-US"/>
          </w:rPr>
          <w:t>transformations</w:t>
        </w:r>
        <w:r w:rsidR="0060236D" w:rsidRPr="2011E322">
          <w:rPr>
            <w:rFonts w:ascii="Calibri" w:hAnsi="Calibri" w:cs="Calibri"/>
            <w:lang w:val="en-US"/>
          </w:rPr>
          <w:t>,</w:t>
        </w:r>
        <w:r w:rsidR="6C8F5C17" w:rsidRPr="2011E322">
          <w:rPr>
            <w:rFonts w:ascii="Calibri" w:hAnsi="Calibri" w:cs="Calibri"/>
            <w:lang w:val="en-US"/>
          </w:rPr>
          <w:t xml:space="preserve"> this </w:t>
        </w:r>
        <w:r w:rsidR="00CA24EE">
          <w:rPr>
            <w:rFonts w:ascii="Calibri" w:hAnsi="Calibri" w:cs="Calibri"/>
            <w:lang w:val="en-US"/>
          </w:rPr>
          <w:t>TA</w:t>
        </w:r>
        <w:r w:rsidR="6C8F5C17" w:rsidRPr="2011E322">
          <w:rPr>
            <w:rFonts w:ascii="Calibri" w:hAnsi="Calibri" w:cs="Calibri"/>
            <w:lang w:val="en-US"/>
          </w:rPr>
          <w:t xml:space="preserve"> is for you. We expect that you </w:t>
        </w:r>
        <w:r w:rsidR="7D5354A1" w:rsidRPr="2011E322">
          <w:rPr>
            <w:rFonts w:ascii="Calibri" w:hAnsi="Calibri" w:cs="Calibri"/>
            <w:lang w:val="en-US"/>
          </w:rPr>
          <w:t>will ensure</w:t>
        </w:r>
        <w:r w:rsidR="0060236D" w:rsidRPr="2011E322">
          <w:rPr>
            <w:rFonts w:ascii="Calibri" w:hAnsi="Calibri" w:cs="Calibri"/>
            <w:lang w:val="en-US"/>
          </w:rPr>
          <w:t xml:space="preserve"> the latest</w:t>
        </w:r>
        <w:r w:rsidR="00CA24EE">
          <w:rPr>
            <w:rFonts w:ascii="Calibri" w:hAnsi="Calibri" w:cs="Calibri"/>
            <w:lang w:val="en-US"/>
          </w:rPr>
          <w:t xml:space="preserve"> design</w:t>
        </w:r>
        <w:r w:rsidR="0060236D" w:rsidRPr="2011E322">
          <w:rPr>
            <w:rFonts w:ascii="Calibri" w:hAnsi="Calibri" w:cs="Calibri"/>
            <w:lang w:val="en-US"/>
          </w:rPr>
          <w:t xml:space="preserve"> techniques and technologies are incorporated into the </w:t>
        </w:r>
        <w:r w:rsidR="00CA24EE">
          <w:rPr>
            <w:rFonts w:ascii="Calibri" w:hAnsi="Calibri" w:cs="Calibri"/>
            <w:lang w:val="en-US"/>
          </w:rPr>
          <w:t xml:space="preserve">work of Game Changers Coalition Pillar 2 </w:t>
        </w:r>
        <w:r w:rsidRPr="2011E322">
          <w:rPr>
            <w:rFonts w:ascii="Calibri" w:hAnsi="Calibri" w:cs="Calibri"/>
            <w:lang w:val="en-US"/>
          </w:rPr>
          <w:t>and are adapted to adolescent girls</w:t>
        </w:r>
        <w:r w:rsidR="00CA24EE">
          <w:rPr>
            <w:rFonts w:ascii="Calibri" w:hAnsi="Calibri" w:cs="Calibri"/>
            <w:lang w:val="en-US"/>
          </w:rPr>
          <w:t xml:space="preserve"> needs in particular but also to</w:t>
        </w:r>
        <w:r w:rsidR="008B610E">
          <w:rPr>
            <w:rFonts w:ascii="Calibri" w:hAnsi="Calibri" w:cs="Calibri"/>
            <w:lang w:val="en-US"/>
          </w:rPr>
          <w:t xml:space="preserve"> diversity and inclusion for</w:t>
        </w:r>
        <w:r w:rsidR="00CA24EE">
          <w:rPr>
            <w:rFonts w:ascii="Calibri" w:hAnsi="Calibri" w:cs="Calibri"/>
            <w:lang w:val="en-US"/>
          </w:rPr>
          <w:t xml:space="preserve"> all youth of all gender</w:t>
        </w:r>
        <w:r w:rsidR="008B610E">
          <w:rPr>
            <w:rFonts w:ascii="Calibri" w:hAnsi="Calibri" w:cs="Calibri"/>
            <w:lang w:val="en-US"/>
          </w:rPr>
          <w:t xml:space="preserve"> all across the world</w:t>
        </w:r>
        <w:r w:rsidR="72F5F27B" w:rsidRPr="2011E322">
          <w:rPr>
            <w:rFonts w:ascii="Calibri" w:hAnsi="Calibri" w:cs="Calibri"/>
            <w:lang w:val="en-US"/>
          </w:rPr>
          <w:t xml:space="preserve">. </w:t>
        </w:r>
      </w:ins>
    </w:p>
    <w:p w14:paraId="498EBF82" w14:textId="77777777" w:rsidR="00442122" w:rsidRDefault="00442122" w:rsidP="609093CF">
      <w:pPr>
        <w:spacing w:line="240" w:lineRule="auto"/>
        <w:contextualSpacing/>
        <w:jc w:val="both"/>
        <w:rPr>
          <w:ins w:id="81" w:author="Tunde Kollar" w:date="2026-09-25T20:04:00Z" w16du:dateUtc="2026-09-26T00:04:00Z"/>
          <w:rFonts w:ascii="Calibri" w:hAnsi="Calibri" w:cs="Calibri"/>
          <w:lang w:val="en-US"/>
        </w:rPr>
      </w:pPr>
    </w:p>
    <w:p w14:paraId="0E64A433" w14:textId="3A24DA79" w:rsidR="00442122" w:rsidRDefault="00442122" w:rsidP="00442122">
      <w:pPr>
        <w:spacing w:line="240" w:lineRule="auto"/>
        <w:contextualSpacing/>
        <w:jc w:val="both"/>
        <w:rPr>
          <w:ins w:id="82" w:author="Tunde Kollar" w:date="2026-09-25T20:04:00Z" w16du:dateUtc="2026-09-26T00:04:00Z"/>
          <w:rFonts w:ascii="Calibri" w:hAnsi="Calibri" w:cs="Calibri"/>
        </w:rPr>
      </w:pPr>
      <w:ins w:id="83" w:author="Tunde Kollar" w:date="2026-09-25T20:04:00Z" w16du:dateUtc="2026-09-26T00:04:00Z">
        <w:r w:rsidRPr="00442122">
          <w:rPr>
            <w:rFonts w:ascii="Calibri" w:hAnsi="Calibri" w:cs="Calibri"/>
          </w:rPr>
          <w:t xml:space="preserve">The post will be an integral function to the </w:t>
        </w:r>
        <w:r w:rsidR="008B610E">
          <w:rPr>
            <w:rFonts w:ascii="Calibri" w:hAnsi="Calibri" w:cs="Calibri"/>
          </w:rPr>
          <w:t xml:space="preserve">conception and </w:t>
        </w:r>
        <w:r w:rsidRPr="00442122">
          <w:rPr>
            <w:rFonts w:ascii="Calibri" w:hAnsi="Calibri" w:cs="Calibri"/>
          </w:rPr>
          <w:t xml:space="preserve">delivery of innovative and fast-moving initiatives in the realm of responsible technology for children, involving collaboration with a broad variety of stakeholders and partners. Under the supervision of the </w:t>
        </w:r>
        <w:r w:rsidR="008B610E">
          <w:rPr>
            <w:rFonts w:ascii="Calibri" w:hAnsi="Calibri" w:cs="Calibri"/>
          </w:rPr>
          <w:t>Portfolio Manager</w:t>
        </w:r>
        <w:r w:rsidRPr="00442122">
          <w:rPr>
            <w:rFonts w:ascii="Calibri" w:hAnsi="Calibri" w:cs="Calibri"/>
          </w:rPr>
          <w:t xml:space="preserve">, the Programme Officer will play a pivotal role </w:t>
        </w:r>
        <w:r w:rsidR="008B610E" w:rsidRPr="00442122">
          <w:rPr>
            <w:rFonts w:ascii="Calibri" w:hAnsi="Calibri" w:cs="Calibri"/>
          </w:rPr>
          <w:t xml:space="preserve">in </w:t>
        </w:r>
        <w:r w:rsidR="008B610E">
          <w:rPr>
            <w:rFonts w:ascii="Calibri" w:hAnsi="Calibri" w:cs="Calibri"/>
          </w:rPr>
          <w:t xml:space="preserve">Building Pillar 2 of Game Changers Coalition to become an undeniable part of </w:t>
        </w:r>
        <w:r w:rsidRPr="00442122">
          <w:rPr>
            <w:rFonts w:ascii="Calibri" w:hAnsi="Calibri" w:cs="Calibri"/>
          </w:rPr>
          <w:t xml:space="preserve">UNICEF’s global influencing and advocacy efforts on children’s well-being and digital play, furthering UNICEF-led research findings under the Responsible Innovation in Technology (RITEC) project. The </w:t>
        </w:r>
        <w:r w:rsidR="008B610E">
          <w:rPr>
            <w:rFonts w:ascii="Calibri" w:hAnsi="Calibri" w:cs="Calibri"/>
          </w:rPr>
          <w:t xml:space="preserve">Programme </w:t>
        </w:r>
        <w:r w:rsidRPr="00442122">
          <w:rPr>
            <w:rFonts w:ascii="Calibri" w:hAnsi="Calibri" w:cs="Calibri"/>
          </w:rPr>
          <w:t xml:space="preserve">Officer </w:t>
        </w:r>
        <w:r w:rsidR="008B610E">
          <w:rPr>
            <w:rFonts w:ascii="Calibri" w:hAnsi="Calibri" w:cs="Calibri"/>
          </w:rPr>
          <w:t>will also</w:t>
        </w:r>
        <w:r w:rsidRPr="00442122">
          <w:rPr>
            <w:rFonts w:ascii="Calibri" w:hAnsi="Calibri" w:cs="Calibri"/>
          </w:rPr>
          <w:t xml:space="preserve"> </w:t>
        </w:r>
        <w:r w:rsidR="008B610E">
          <w:rPr>
            <w:rFonts w:ascii="Calibri" w:hAnsi="Calibri" w:cs="Calibri"/>
          </w:rPr>
          <w:t>have to complete</w:t>
        </w:r>
        <w:r w:rsidRPr="00442122">
          <w:rPr>
            <w:rFonts w:ascii="Calibri" w:hAnsi="Calibri" w:cs="Calibri"/>
          </w:rPr>
          <w:t xml:space="preserve"> additional duties in relation to supporting existing workstreams on promoting child rights and well-being in online </w:t>
        </w:r>
        <w:r w:rsidR="008B610E">
          <w:rPr>
            <w:rFonts w:ascii="Calibri" w:hAnsi="Calibri" w:cs="Calibri"/>
          </w:rPr>
          <w:t>video games.</w:t>
        </w:r>
      </w:ins>
    </w:p>
    <w:p w14:paraId="3172C0B8" w14:textId="77777777" w:rsidR="008B610E" w:rsidRPr="00442122" w:rsidRDefault="008B610E" w:rsidP="00442122">
      <w:pPr>
        <w:spacing w:line="240" w:lineRule="auto"/>
        <w:contextualSpacing/>
        <w:jc w:val="both"/>
        <w:rPr>
          <w:ins w:id="84" w:author="Tunde Kollar" w:date="2026-09-25T20:04:00Z" w16du:dateUtc="2026-09-26T00:04:00Z"/>
          <w:rFonts w:ascii="Calibri" w:hAnsi="Calibri" w:cs="Calibri"/>
        </w:rPr>
      </w:pPr>
    </w:p>
    <w:p w14:paraId="65838CDE" w14:textId="590FCF03" w:rsidR="00442122" w:rsidRPr="00442122" w:rsidRDefault="00442122" w:rsidP="00442122">
      <w:pPr>
        <w:spacing w:line="240" w:lineRule="auto"/>
        <w:contextualSpacing/>
        <w:jc w:val="both"/>
        <w:rPr>
          <w:ins w:id="85" w:author="Tunde Kollar" w:date="2026-09-25T20:04:00Z" w16du:dateUtc="2026-09-26T00:04:00Z"/>
          <w:rFonts w:ascii="Calibri" w:hAnsi="Calibri" w:cs="Calibri"/>
        </w:rPr>
      </w:pPr>
      <w:ins w:id="86" w:author="Tunde Kollar" w:date="2026-09-25T20:04:00Z" w16du:dateUtc="2026-09-26T00:04:00Z">
        <w:r w:rsidRPr="00442122">
          <w:rPr>
            <w:rFonts w:ascii="Calibri" w:hAnsi="Calibri" w:cs="Calibri"/>
          </w:rPr>
          <w:t xml:space="preserve">The </w:t>
        </w:r>
        <w:r w:rsidR="008B610E">
          <w:rPr>
            <w:rFonts w:ascii="Calibri" w:hAnsi="Calibri" w:cs="Calibri"/>
          </w:rPr>
          <w:t xml:space="preserve">Programme Officer will have the </w:t>
        </w:r>
        <w:r w:rsidRPr="00442122">
          <w:rPr>
            <w:rFonts w:ascii="Calibri" w:hAnsi="Calibri" w:cs="Calibri"/>
          </w:rPr>
          <w:t>dut</w:t>
        </w:r>
        <w:r w:rsidR="008B610E">
          <w:rPr>
            <w:rFonts w:ascii="Calibri" w:hAnsi="Calibri" w:cs="Calibri"/>
          </w:rPr>
          <w:t xml:space="preserve">y to </w:t>
        </w:r>
        <w:r w:rsidRPr="00442122">
          <w:rPr>
            <w:rFonts w:ascii="Calibri" w:hAnsi="Calibri" w:cs="Calibri"/>
          </w:rPr>
          <w:t>amplif</w:t>
        </w:r>
        <w:r w:rsidR="008B610E">
          <w:rPr>
            <w:rFonts w:ascii="Calibri" w:hAnsi="Calibri" w:cs="Calibri"/>
          </w:rPr>
          <w:t>y</w:t>
        </w:r>
        <w:r w:rsidRPr="00442122">
          <w:rPr>
            <w:rFonts w:ascii="Calibri" w:hAnsi="Calibri" w:cs="Calibri"/>
          </w:rPr>
          <w:t xml:space="preserve"> </w:t>
        </w:r>
        <w:r w:rsidR="008B610E">
          <w:rPr>
            <w:rFonts w:ascii="Calibri" w:hAnsi="Calibri" w:cs="Calibri"/>
          </w:rPr>
          <w:t>Game Changers Coalition</w:t>
        </w:r>
        <w:r w:rsidRPr="00442122">
          <w:rPr>
            <w:rFonts w:ascii="Calibri" w:hAnsi="Calibri" w:cs="Calibri"/>
          </w:rPr>
          <w:t xml:space="preserve"> industry tools and resources</w:t>
        </w:r>
        <w:r w:rsidR="008B610E">
          <w:rPr>
            <w:rFonts w:ascii="Calibri" w:hAnsi="Calibri" w:cs="Calibri"/>
          </w:rPr>
          <w:t xml:space="preserve">, </w:t>
        </w:r>
        <w:r w:rsidRPr="00442122">
          <w:rPr>
            <w:rFonts w:ascii="Calibri" w:hAnsi="Calibri" w:cs="Calibri"/>
          </w:rPr>
          <w:t xml:space="preserve">primarily the RITEC Design Toolkit, knowledge management </w:t>
        </w:r>
        <w:r w:rsidR="008B610E">
          <w:rPr>
            <w:rFonts w:ascii="Calibri" w:hAnsi="Calibri" w:cs="Calibri"/>
          </w:rPr>
          <w:t xml:space="preserve">activities and trainings, </w:t>
        </w:r>
        <w:r w:rsidRPr="00442122">
          <w:rPr>
            <w:rFonts w:ascii="Calibri" w:hAnsi="Calibri" w:cs="Calibri"/>
          </w:rPr>
          <w:t>including internal communication, and grant reporting</w:t>
        </w:r>
        <w:r w:rsidR="008B610E">
          <w:rPr>
            <w:rFonts w:ascii="Calibri" w:hAnsi="Calibri" w:cs="Calibri"/>
          </w:rPr>
          <w:t xml:space="preserve"> on the </w:t>
        </w:r>
        <w:r w:rsidRPr="00442122">
          <w:rPr>
            <w:rFonts w:ascii="Calibri" w:hAnsi="Calibri" w:cs="Calibri"/>
          </w:rPr>
          <w:t>achievement of concrete and sustainable contributions to national and international efforts to create a digital environment that both respects children’s rights and supports their well-being.</w:t>
        </w:r>
      </w:ins>
    </w:p>
    <w:p w14:paraId="1673DE6D" w14:textId="2DEA2620" w:rsidR="00246417" w:rsidRDefault="00246417" w:rsidP="00EB0FB0">
      <w:pPr>
        <w:spacing w:line="240" w:lineRule="auto"/>
        <w:contextualSpacing/>
        <w:jc w:val="both"/>
        <w:rPr>
          <w:ins w:id="87" w:author="Tunde Kollar" w:date="2026-09-25T20:04:00Z" w16du:dateUtc="2026-09-26T00:04:00Z"/>
          <w:rFonts w:ascii="Calibri" w:hAnsi="Calibri" w:cs="Calibri"/>
          <w:u w:val="single"/>
        </w:rPr>
      </w:pPr>
    </w:p>
    <w:p w14:paraId="4EFAA6CE" w14:textId="0CDDA523" w:rsidR="0060236D" w:rsidRDefault="0060236D" w:rsidP="0060236D">
      <w:pPr>
        <w:pStyle w:val="Heading1"/>
        <w:spacing w:line="240" w:lineRule="auto"/>
        <w:contextualSpacing/>
        <w:jc w:val="both"/>
        <w:rPr>
          <w:ins w:id="88" w:author="Tunde Kollar" w:date="2026-09-25T20:04:00Z" w16du:dateUtc="2026-09-26T00:04:00Z"/>
          <w:rFonts w:ascii="Calibri" w:hAnsi="Calibri" w:cs="Calibri"/>
          <w:color w:val="00B0F0"/>
          <w:lang w:val="en-US"/>
        </w:rPr>
      </w:pPr>
      <w:ins w:id="89" w:author="Tunde Kollar" w:date="2026-09-25T20:04:00Z" w16du:dateUtc="2026-09-26T00:04:00Z">
        <w:r w:rsidRPr="0017225C">
          <w:rPr>
            <w:rFonts w:ascii="Calibri" w:hAnsi="Calibri" w:cs="Calibri"/>
            <w:color w:val="00B0F0"/>
            <w:lang w:val="en-US"/>
          </w:rPr>
          <w:t xml:space="preserve">Description of assignment </w:t>
        </w:r>
      </w:ins>
    </w:p>
    <w:p w14:paraId="2E14DCC0" w14:textId="71656B98" w:rsidR="0060236D" w:rsidRDefault="0060236D" w:rsidP="0060236D">
      <w:pPr>
        <w:rPr>
          <w:ins w:id="90" w:author="Tunde Kollar" w:date="2026-09-25T20:04:00Z" w16du:dateUtc="2026-09-26T00:04:00Z"/>
          <w:lang w:val="en-US"/>
        </w:rPr>
      </w:pPr>
    </w:p>
    <w:p w14:paraId="6D9BB5B0" w14:textId="77777777" w:rsidR="0060236D" w:rsidRPr="003D7637" w:rsidRDefault="0060236D" w:rsidP="0060236D">
      <w:pPr>
        <w:pStyle w:val="Heading1"/>
        <w:jc w:val="both"/>
        <w:rPr>
          <w:ins w:id="91" w:author="Tunde Kollar" w:date="2026-09-25T20:04:00Z" w16du:dateUtc="2026-09-26T00:04:00Z"/>
          <w:rFonts w:ascii="Calibri" w:hAnsi="Calibri" w:cs="Calibri"/>
          <w:color w:val="00B0F0"/>
          <w:lang w:val="en-US"/>
        </w:rPr>
      </w:pPr>
      <w:ins w:id="92" w:author="Tunde Kollar" w:date="2026-09-25T20:04:00Z" w16du:dateUtc="2026-09-26T00:04:00Z">
        <w:r w:rsidRPr="003D7637">
          <w:rPr>
            <w:rFonts w:ascii="Calibri" w:hAnsi="Calibri" w:cs="Calibri"/>
            <w:color w:val="00B0F0"/>
            <w:lang w:val="en-US"/>
          </w:rPr>
          <w:t>SCOPE OF WORK</w:t>
        </w:r>
      </w:ins>
    </w:p>
    <w:p w14:paraId="3DA0E16F" w14:textId="77777777" w:rsidR="00555B10" w:rsidRDefault="00555B10" w:rsidP="00555B10">
      <w:pPr>
        <w:spacing w:line="240" w:lineRule="auto"/>
        <w:contextualSpacing/>
        <w:jc w:val="both"/>
        <w:rPr>
          <w:ins w:id="93" w:author="Tunde Kollar" w:date="2026-09-25T20:04:00Z" w16du:dateUtc="2026-09-26T00:04:00Z"/>
          <w:rFonts w:ascii="Calibri" w:hAnsi="Calibri" w:cs="Calibri"/>
          <w:highlight w:val="yellow"/>
          <w:lang w:val="en-US"/>
        </w:rPr>
      </w:pPr>
    </w:p>
    <w:p w14:paraId="56075FD4" w14:textId="5B0EF6FB" w:rsidR="00476B13" w:rsidRDefault="00555B10" w:rsidP="00476B13">
      <w:pPr>
        <w:spacing w:line="240" w:lineRule="auto"/>
        <w:contextualSpacing/>
        <w:jc w:val="both"/>
        <w:rPr>
          <w:ins w:id="94" w:author="Tunde Kollar" w:date="2026-09-25T20:04:00Z" w16du:dateUtc="2026-09-26T00:04:00Z"/>
          <w:rFonts w:ascii="Calibri" w:hAnsi="Calibri" w:cs="Calibri"/>
          <w:b/>
          <w:bCs/>
          <w:lang w:val="en-US"/>
        </w:rPr>
      </w:pPr>
      <w:ins w:id="95" w:author="Tunde Kollar" w:date="2026-09-25T20:04:00Z" w16du:dateUtc="2026-09-26T00:04:00Z">
        <w:r w:rsidRPr="609093CF">
          <w:rPr>
            <w:rFonts w:ascii="Calibri" w:hAnsi="Calibri" w:cs="Calibri"/>
            <w:lang w:val="en-US"/>
          </w:rPr>
          <w:t xml:space="preserve">The UNICEF’s Office of Innovation </w:t>
        </w:r>
        <w:r w:rsidR="00476B13">
          <w:rPr>
            <w:rFonts w:ascii="Calibri" w:hAnsi="Calibri" w:cs="Calibri"/>
            <w:lang w:val="en-US"/>
          </w:rPr>
          <w:t xml:space="preserve">is welcoming the RITEC research under Game Changers Coalition Pillar 2 and the scope of work of this TA will be to connect and amplify RITEC work as part of the broader Game Changers Coalition agenda. </w:t>
        </w:r>
        <w:r w:rsidR="00476B13" w:rsidRPr="00476B13">
          <w:rPr>
            <w:rFonts w:ascii="Calibri" w:hAnsi="Calibri" w:cs="Calibri"/>
            <w:lang w:val="en-US"/>
          </w:rPr>
          <w:t>New research from UNICEF Innocenti and produced in partnership with the University of Sheffield, New York University, City University New York and the Queensland University of Technology explores the question: can video games contribute to the well-being of children and, if so, how? This research looked to the voices of the young, based on the scientific study of hundreds of children in six countries over many months.</w:t>
        </w:r>
        <w:r w:rsidR="00B27C33">
          <w:rPr>
            <w:rFonts w:ascii="Calibri" w:hAnsi="Calibri" w:cs="Calibri"/>
            <w:lang w:val="en-US"/>
          </w:rPr>
          <w:t xml:space="preserve"> </w:t>
        </w:r>
        <w:r w:rsidR="00476B13" w:rsidRPr="00476B13">
          <w:rPr>
            <w:rFonts w:ascii="Calibri" w:hAnsi="Calibri" w:cs="Calibri"/>
            <w:lang w:val="en-US"/>
          </w:rPr>
          <w:t>The research found something remarkable: digital games can indeed contribute to the well-being of children. They can allow children to experience a sense of control, to have freedom of choice, to experience mastery and feelings of achievement. Digital games can support children in experiencing and regulating emotions and help them feel connected to others and manage social connections. Children can imagine different possibilities, act on original ideas, make things, and explore, construct and express facets of themselves and others</w:t>
        </w:r>
        <w:r w:rsidR="00B27C33">
          <w:rPr>
            <w:rFonts w:ascii="Calibri" w:hAnsi="Calibri" w:cs="Calibri"/>
            <w:lang w:val="en-US"/>
          </w:rPr>
          <w:t xml:space="preserve"> </w:t>
        </w:r>
        <w:r w:rsidR="00476B13" w:rsidRPr="00476B13">
          <w:rPr>
            <w:rFonts w:ascii="Calibri" w:hAnsi="Calibri" w:cs="Calibri"/>
            <w:lang w:val="en-US"/>
          </w:rPr>
          <w:t>with the help of digital games.</w:t>
        </w:r>
        <w:r w:rsidR="00B27C33">
          <w:rPr>
            <w:rFonts w:ascii="Calibri" w:hAnsi="Calibri" w:cs="Calibri"/>
            <w:b/>
            <w:bCs/>
            <w:lang w:val="en-US"/>
          </w:rPr>
          <w:t xml:space="preserve"> </w:t>
        </w:r>
        <w:r w:rsidR="00476B13" w:rsidRPr="00476B13">
          <w:rPr>
            <w:rFonts w:ascii="Calibri" w:hAnsi="Calibri" w:cs="Calibri"/>
            <w:b/>
            <w:bCs/>
            <w:lang w:val="en-US"/>
          </w:rPr>
          <w:t>But in order to support children and contribute to their well-being, games must be designed with their well-being in mind.</w:t>
        </w:r>
      </w:ins>
    </w:p>
    <w:p w14:paraId="638DEBFD" w14:textId="77777777" w:rsidR="00476B13" w:rsidRPr="00476B13" w:rsidRDefault="00476B13" w:rsidP="00476B13">
      <w:pPr>
        <w:spacing w:line="240" w:lineRule="auto"/>
        <w:contextualSpacing/>
        <w:jc w:val="both"/>
        <w:rPr>
          <w:ins w:id="96" w:author="Tunde Kollar" w:date="2026-09-25T20:04:00Z" w16du:dateUtc="2026-09-26T00:04:00Z"/>
          <w:rFonts w:ascii="Calibri" w:hAnsi="Calibri" w:cs="Calibri"/>
          <w:b/>
          <w:bCs/>
          <w:lang w:val="en-US"/>
        </w:rPr>
      </w:pPr>
    </w:p>
    <w:p w14:paraId="1C4936BA" w14:textId="415BEAAE" w:rsidR="0060236D" w:rsidRDefault="00476B13" w:rsidP="00611BF4">
      <w:pPr>
        <w:spacing w:line="240" w:lineRule="auto"/>
        <w:contextualSpacing/>
        <w:jc w:val="both"/>
        <w:rPr>
          <w:ins w:id="97" w:author="Tunde Kollar" w:date="2026-09-25T20:04:00Z" w16du:dateUtc="2026-09-26T00:04:00Z"/>
          <w:rFonts w:ascii="Calibri" w:eastAsia="Montserrat" w:hAnsi="Calibri" w:cs="Calibri"/>
          <w:b/>
          <w:color w:val="00B0F0"/>
          <w:lang w:val="en-US"/>
        </w:rPr>
      </w:pPr>
      <w:ins w:id="98" w:author="Tunde Kollar" w:date="2026-09-25T20:04:00Z" w16du:dateUtc="2026-09-26T00:04:00Z">
        <w:r w:rsidRPr="00476B13">
          <w:rPr>
            <w:rFonts w:ascii="Calibri" w:hAnsi="Calibri" w:cs="Calibri"/>
            <w:lang w:val="en-US"/>
          </w:rPr>
          <w:t>This research was produced as part of the Responsible Innovation in Technology for Children (RITEC) project. This project was co-founded with the LEGO Group and funded by the LEGO Foundation and aims to create practical tools for businesses and governments that will empower them to put the well-being of children at the centre of digital design.</w:t>
        </w:r>
        <w:r w:rsidR="00B27C33">
          <w:rPr>
            <w:rFonts w:ascii="Calibri" w:hAnsi="Calibri" w:cs="Calibri"/>
            <w:lang w:val="en-US"/>
          </w:rPr>
          <w:t xml:space="preserve"> </w:t>
        </w:r>
        <w:r w:rsidRPr="00476B13">
          <w:rPr>
            <w:rFonts w:ascii="Calibri" w:hAnsi="Calibri" w:cs="Calibri"/>
            <w:lang w:val="en-US"/>
          </w:rPr>
          <w:t>The research forms the basis of RITEC’s second report. The first report, released in 2022, revealed a newly developed well-being framework for children. Made up of eight child-centric well-being outcomes, the framework is a first step towards helping tech developers and policymakers develop a common understanding of how digital experiences can positively influence aspects of child well-being. </w:t>
        </w:r>
        <w:r>
          <w:rPr>
            <w:rFonts w:ascii="Calibri" w:hAnsi="Calibri" w:cs="Calibri"/>
            <w:lang w:val="en-US"/>
          </w:rPr>
          <w:t>Given these results, the TA will work on integrating the research outcomes into an implementation plan for a new proposal to the Lego Foundation</w:t>
        </w:r>
        <w:r w:rsidR="002A2685">
          <w:rPr>
            <w:rFonts w:ascii="Calibri" w:hAnsi="Calibri" w:cs="Calibri"/>
            <w:lang w:val="en-US"/>
          </w:rPr>
          <w:t xml:space="preserve"> and into concrete recommendation for next steps with the existing partnership of Game Changers Coalition with the Global Video Games Coalition GVGC.</w:t>
        </w:r>
      </w:ins>
    </w:p>
    <w:p w14:paraId="61898977" w14:textId="4095A510" w:rsidR="00CA24EE" w:rsidRDefault="002A2685" w:rsidP="002A2685">
      <w:pPr>
        <w:pStyle w:val="Heading1"/>
        <w:jc w:val="both"/>
        <w:rPr>
          <w:ins w:id="99" w:author="Tunde Kollar" w:date="2026-09-25T20:04:00Z" w16du:dateUtc="2026-09-26T00:04:00Z"/>
          <w:rFonts w:ascii="Calibri" w:hAnsi="Calibri" w:cs="Calibri"/>
          <w:color w:val="00B0F0"/>
          <w:lang w:val="en-US"/>
        </w:rPr>
      </w:pPr>
      <w:ins w:id="100" w:author="Tunde Kollar" w:date="2026-09-25T20:04:00Z" w16du:dateUtc="2026-09-26T00:04:00Z">
        <w:r w:rsidRPr="002A2685">
          <w:rPr>
            <w:rFonts w:ascii="Calibri" w:hAnsi="Calibri" w:cs="Calibri"/>
            <w:color w:val="00B0F0"/>
            <w:lang w:val="en-US"/>
          </w:rPr>
          <w:t xml:space="preserve">SUMMARY OF KEY FUNCTIONS/ACCOUNTABILITIES: </w:t>
        </w:r>
      </w:ins>
    </w:p>
    <w:p w14:paraId="7DC3CF10" w14:textId="77777777" w:rsidR="002A2685" w:rsidRPr="002A2685" w:rsidRDefault="002A2685" w:rsidP="002A2685">
      <w:pPr>
        <w:rPr>
          <w:ins w:id="101" w:author="Tunde Kollar" w:date="2026-09-25T20:04:00Z" w16du:dateUtc="2026-09-26T00:04:00Z"/>
          <w:lang w:val="en-US"/>
        </w:rPr>
      </w:pPr>
    </w:p>
    <w:p w14:paraId="746B8D2B" w14:textId="3085E007" w:rsidR="00CA24EE" w:rsidRPr="005C2D94" w:rsidRDefault="00CA24EE" w:rsidP="005C2D94">
      <w:pPr>
        <w:pStyle w:val="ListParagraph"/>
        <w:numPr>
          <w:ilvl w:val="0"/>
          <w:numId w:val="96"/>
        </w:numPr>
        <w:rPr>
          <w:ins w:id="102" w:author="Tunde Kollar" w:date="2026-09-25T20:04:00Z" w16du:dateUtc="2026-09-26T00:04:00Z"/>
          <w:color w:val="00B0F0"/>
          <w:lang w:val="en-US"/>
        </w:rPr>
      </w:pPr>
      <w:ins w:id="103" w:author="Tunde Kollar" w:date="2026-09-25T20:04:00Z" w16du:dateUtc="2026-09-26T00:04:00Z">
        <w:r w:rsidRPr="005C2D94">
          <w:rPr>
            <w:color w:val="00B0F0"/>
            <w:lang w:val="en-US"/>
          </w:rPr>
          <w:t xml:space="preserve">RITEC Design Toolkit </w:t>
        </w:r>
        <w:r w:rsidR="005C2D94">
          <w:rPr>
            <w:color w:val="00B0F0"/>
            <w:lang w:val="en-US"/>
          </w:rPr>
          <w:t>a</w:t>
        </w:r>
        <w:r w:rsidRPr="005C2D94">
          <w:rPr>
            <w:color w:val="00B0F0"/>
            <w:lang w:val="en-US"/>
          </w:rPr>
          <w:t xml:space="preserve">mplification and </w:t>
        </w:r>
        <w:r w:rsidR="005C2D94">
          <w:rPr>
            <w:color w:val="00B0F0"/>
            <w:lang w:val="en-US"/>
          </w:rPr>
          <w:t>e</w:t>
        </w:r>
        <w:r w:rsidRPr="005C2D94">
          <w:rPr>
            <w:color w:val="00B0F0"/>
            <w:lang w:val="en-US"/>
          </w:rPr>
          <w:t>ngagement</w:t>
        </w:r>
      </w:ins>
    </w:p>
    <w:p w14:paraId="5D139CE3" w14:textId="0A357B2C" w:rsidR="00CA24EE" w:rsidRPr="005C2D94" w:rsidRDefault="00CA24EE" w:rsidP="005C2D94">
      <w:pPr>
        <w:pStyle w:val="ListParagraph"/>
        <w:numPr>
          <w:ilvl w:val="0"/>
          <w:numId w:val="96"/>
        </w:numPr>
        <w:rPr>
          <w:ins w:id="104" w:author="Tunde Kollar" w:date="2026-09-25T20:04:00Z" w16du:dateUtc="2026-09-26T00:04:00Z"/>
          <w:color w:val="00B0F0"/>
          <w:lang w:val="en-US"/>
        </w:rPr>
      </w:pPr>
      <w:ins w:id="105" w:author="Tunde Kollar" w:date="2026-09-25T20:04:00Z" w16du:dateUtc="2026-09-26T00:04:00Z">
        <w:r w:rsidRPr="005C2D94">
          <w:rPr>
            <w:color w:val="00B0F0"/>
            <w:lang w:val="en-US"/>
          </w:rPr>
          <w:t xml:space="preserve">Capacity </w:t>
        </w:r>
        <w:r w:rsidR="005C2D94">
          <w:rPr>
            <w:color w:val="00B0F0"/>
            <w:lang w:val="en-US"/>
          </w:rPr>
          <w:t>b</w:t>
        </w:r>
        <w:r w:rsidRPr="005C2D94">
          <w:rPr>
            <w:color w:val="00B0F0"/>
            <w:lang w:val="en-US"/>
          </w:rPr>
          <w:t xml:space="preserve">uilding and </w:t>
        </w:r>
        <w:r w:rsidR="005C2D94">
          <w:rPr>
            <w:color w:val="00B0F0"/>
            <w:lang w:val="en-US"/>
          </w:rPr>
          <w:t>k</w:t>
        </w:r>
        <w:r w:rsidRPr="005C2D94">
          <w:rPr>
            <w:color w:val="00B0F0"/>
            <w:lang w:val="en-US"/>
          </w:rPr>
          <w:t xml:space="preserve">nowledge </w:t>
        </w:r>
        <w:r w:rsidR="005C2D94">
          <w:rPr>
            <w:color w:val="00B0F0"/>
            <w:lang w:val="en-US"/>
          </w:rPr>
          <w:t>exchange</w:t>
        </w:r>
        <w:r w:rsidR="00934C73">
          <w:rPr>
            <w:color w:val="00B0F0"/>
            <w:lang w:val="en-US"/>
          </w:rPr>
          <w:t xml:space="preserve"> for Game Changers Coalition Pillar 2, including RITEC</w:t>
        </w:r>
      </w:ins>
    </w:p>
    <w:p w14:paraId="54768A74" w14:textId="6AFA9FD9" w:rsidR="00CA24EE" w:rsidRPr="005C2D94" w:rsidRDefault="00CA24EE" w:rsidP="005C2D94">
      <w:pPr>
        <w:pStyle w:val="ListParagraph"/>
        <w:numPr>
          <w:ilvl w:val="0"/>
          <w:numId w:val="96"/>
        </w:numPr>
        <w:rPr>
          <w:ins w:id="106" w:author="Tunde Kollar" w:date="2026-09-25T20:04:00Z" w16du:dateUtc="2026-09-26T00:04:00Z"/>
          <w:color w:val="00B0F0"/>
          <w:lang w:val="en-US"/>
        </w:rPr>
      </w:pPr>
      <w:ins w:id="107" w:author="Tunde Kollar" w:date="2026-09-25T20:04:00Z" w16du:dateUtc="2026-09-26T00:04:00Z">
        <w:r w:rsidRPr="005C2D94">
          <w:rPr>
            <w:color w:val="00B0F0"/>
            <w:lang w:val="en-US"/>
          </w:rPr>
          <w:t xml:space="preserve">Awareness </w:t>
        </w:r>
        <w:r w:rsidR="005C2D94">
          <w:rPr>
            <w:color w:val="00B0F0"/>
            <w:lang w:val="en-US"/>
          </w:rPr>
          <w:t>r</w:t>
        </w:r>
        <w:r w:rsidRPr="005C2D94">
          <w:rPr>
            <w:color w:val="00B0F0"/>
            <w:lang w:val="en-US"/>
          </w:rPr>
          <w:t>aising and </w:t>
        </w:r>
        <w:r w:rsidR="005C2D94">
          <w:rPr>
            <w:color w:val="00B0F0"/>
            <w:lang w:val="en-US"/>
          </w:rPr>
          <w:t>a</w:t>
        </w:r>
        <w:r w:rsidRPr="005C2D94">
          <w:rPr>
            <w:color w:val="00B0F0"/>
            <w:lang w:val="en-US"/>
          </w:rPr>
          <w:t>dvocacy</w:t>
        </w:r>
      </w:ins>
    </w:p>
    <w:p w14:paraId="62AA63BF" w14:textId="4A820EE5" w:rsidR="00CA24EE" w:rsidRPr="002A2685" w:rsidRDefault="00CA24EE" w:rsidP="00CA24EE">
      <w:pPr>
        <w:spacing w:before="100" w:beforeAutospacing="1" w:after="100" w:afterAutospacing="1" w:line="240" w:lineRule="auto"/>
        <w:jc w:val="both"/>
        <w:rPr>
          <w:ins w:id="108" w:author="Tunde Kollar" w:date="2026-09-25T20:04:00Z" w16du:dateUtc="2026-09-26T00:04:00Z"/>
          <w:rFonts w:ascii="Calibri" w:eastAsia="Times New Roman" w:hAnsi="Calibri" w:cs="Calibri"/>
        </w:rPr>
      </w:pPr>
      <w:ins w:id="109" w:author="Tunde Kollar" w:date="2026-09-25T20:04:00Z" w16du:dateUtc="2026-09-26T00:04:00Z">
        <w:r w:rsidRPr="002A2685">
          <w:rPr>
            <w:rFonts w:ascii="Calibri" w:eastAsia="Times New Roman" w:hAnsi="Calibri" w:cs="Calibri"/>
            <w:b/>
            <w:bCs/>
          </w:rPr>
          <w:t xml:space="preserve">RITEC Design Toolkit </w:t>
        </w:r>
        <w:r w:rsidR="005C2D94">
          <w:rPr>
            <w:rFonts w:ascii="Calibri" w:eastAsia="Times New Roman" w:hAnsi="Calibri" w:cs="Calibri"/>
            <w:b/>
            <w:bCs/>
          </w:rPr>
          <w:t>a</w:t>
        </w:r>
        <w:r w:rsidRPr="002A2685">
          <w:rPr>
            <w:rFonts w:ascii="Calibri" w:eastAsia="Times New Roman" w:hAnsi="Calibri" w:cs="Calibri"/>
            <w:b/>
            <w:bCs/>
          </w:rPr>
          <w:t xml:space="preserve">mplification </w:t>
        </w:r>
      </w:ins>
    </w:p>
    <w:p w14:paraId="3DC18DE6" w14:textId="3C11704E" w:rsidR="00CA24EE" w:rsidRPr="002A2685" w:rsidRDefault="00CA24EE" w:rsidP="00CA24EE">
      <w:pPr>
        <w:numPr>
          <w:ilvl w:val="0"/>
          <w:numId w:val="92"/>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10" w:author="Tunde Kollar" w:date="2026-09-25T20:04:00Z" w16du:dateUtc="2026-09-26T00:04:00Z"/>
          <w:rFonts w:ascii="Calibri" w:eastAsia="Times New Roman" w:hAnsi="Calibri" w:cs="Calibri"/>
        </w:rPr>
      </w:pPr>
      <w:ins w:id="111" w:author="Tunde Kollar" w:date="2026-09-25T20:04:00Z" w16du:dateUtc="2026-09-26T00:04:00Z">
        <w:r w:rsidRPr="002A2685">
          <w:rPr>
            <w:rFonts w:ascii="Calibri" w:eastAsia="Times New Roman" w:hAnsi="Calibri" w:cs="Calibri"/>
          </w:rPr>
          <w:t>Drive engagement and awareness raising efforts around UNICEF’s ‘RITEC Design Toolkit’. Duties include developing a strategic plan for RITEC findings dissemination and leveraging identified opportunities to promote implementation of the Toolkit amongst identified target audiences globally through external collaborations</w:t>
        </w:r>
        <w:r w:rsidR="000E5D0D">
          <w:rPr>
            <w:rFonts w:ascii="Calibri" w:eastAsia="Times New Roman" w:hAnsi="Calibri" w:cs="Calibri"/>
          </w:rPr>
          <w:t>;</w:t>
        </w:r>
      </w:ins>
    </w:p>
    <w:p w14:paraId="456D7F87" w14:textId="54D6B0EE" w:rsidR="00CA24EE" w:rsidRPr="002A2685" w:rsidRDefault="00CA24EE" w:rsidP="00CA24EE">
      <w:pPr>
        <w:numPr>
          <w:ilvl w:val="0"/>
          <w:numId w:val="92"/>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12" w:author="Tunde Kollar" w:date="2026-09-25T20:04:00Z" w16du:dateUtc="2026-09-26T00:04:00Z"/>
          <w:rFonts w:ascii="Calibri" w:eastAsia="Times New Roman" w:hAnsi="Calibri" w:cs="Calibri"/>
        </w:rPr>
      </w:pPr>
      <w:ins w:id="113" w:author="Tunde Kollar" w:date="2026-09-25T20:04:00Z" w16du:dateUtc="2026-09-26T00:04:00Z">
        <w:r w:rsidRPr="002A2685">
          <w:rPr>
            <w:rFonts w:ascii="Calibri" w:eastAsia="Times New Roman" w:hAnsi="Calibri" w:cs="Calibri"/>
          </w:rPr>
          <w:t>Conceptualize, deliver, and launch engaging RITEC introductory video to support by-in from expanded audiences of designers</w:t>
        </w:r>
        <w:r w:rsidR="000E5D0D">
          <w:rPr>
            <w:rFonts w:ascii="Calibri" w:eastAsia="Times New Roman" w:hAnsi="Calibri" w:cs="Calibri"/>
          </w:rPr>
          <w:t>;</w:t>
        </w:r>
      </w:ins>
    </w:p>
    <w:p w14:paraId="14C2491E" w14:textId="2C3FB9D8" w:rsidR="00CA24EE" w:rsidRPr="002A2685" w:rsidRDefault="00CA24EE" w:rsidP="00CA24EE">
      <w:pPr>
        <w:numPr>
          <w:ilvl w:val="0"/>
          <w:numId w:val="92"/>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14" w:author="Tunde Kollar" w:date="2026-09-25T20:04:00Z" w16du:dateUtc="2026-09-26T00:04:00Z"/>
          <w:rFonts w:ascii="Calibri" w:eastAsia="Times New Roman" w:hAnsi="Calibri" w:cs="Calibri"/>
        </w:rPr>
      </w:pPr>
      <w:ins w:id="115" w:author="Tunde Kollar" w:date="2026-09-25T20:04:00Z" w16du:dateUtc="2026-09-26T00:04:00Z">
        <w:r w:rsidRPr="002A2685">
          <w:rPr>
            <w:rFonts w:ascii="Calibri" w:eastAsia="Times New Roman" w:hAnsi="Calibri" w:cs="Calibri"/>
          </w:rPr>
          <w:t>Coordinate and strategically engage with RITEC project stakeholders, including companies, associations, international organizations, and policymakers</w:t>
        </w:r>
        <w:r w:rsidR="000E5D0D">
          <w:rPr>
            <w:rFonts w:ascii="Calibri" w:eastAsia="Times New Roman" w:hAnsi="Calibri" w:cs="Calibri"/>
          </w:rPr>
          <w:t xml:space="preserve"> under Game Changers Coalition structure and partnerships</w:t>
        </w:r>
        <w:r w:rsidRPr="002A2685">
          <w:rPr>
            <w:rFonts w:ascii="Calibri" w:eastAsia="Times New Roman" w:hAnsi="Calibri" w:cs="Calibri"/>
          </w:rPr>
          <w:t xml:space="preserve">. </w:t>
        </w:r>
      </w:ins>
    </w:p>
    <w:p w14:paraId="7C7BCD06" w14:textId="62C1465F" w:rsidR="00CA24EE" w:rsidRPr="002A2685" w:rsidRDefault="00CA24EE" w:rsidP="00CA24EE">
      <w:pPr>
        <w:spacing w:before="100" w:beforeAutospacing="1" w:after="100" w:afterAutospacing="1" w:line="240" w:lineRule="auto"/>
        <w:jc w:val="both"/>
        <w:rPr>
          <w:ins w:id="116" w:author="Tunde Kollar" w:date="2026-09-25T20:04:00Z" w16du:dateUtc="2026-09-26T00:04:00Z"/>
          <w:rFonts w:ascii="Calibri" w:eastAsia="Times New Roman" w:hAnsi="Calibri" w:cs="Calibri"/>
        </w:rPr>
      </w:pPr>
      <w:ins w:id="117" w:author="Tunde Kollar" w:date="2026-09-25T20:04:00Z" w16du:dateUtc="2026-09-26T00:04:00Z">
        <w:r w:rsidRPr="002A2685">
          <w:rPr>
            <w:rFonts w:ascii="Calibri" w:eastAsia="Times New Roman" w:hAnsi="Calibri" w:cs="Calibri"/>
            <w:b/>
            <w:bCs/>
          </w:rPr>
          <w:t xml:space="preserve">Capacity Building and Knowledge </w:t>
        </w:r>
        <w:r w:rsidR="005C2D94">
          <w:rPr>
            <w:rFonts w:ascii="Calibri" w:eastAsia="Times New Roman" w:hAnsi="Calibri" w:cs="Calibri"/>
            <w:b/>
            <w:bCs/>
          </w:rPr>
          <w:t>exchange</w:t>
        </w:r>
        <w:r w:rsidR="00934C73">
          <w:rPr>
            <w:rFonts w:ascii="Calibri" w:eastAsia="Times New Roman" w:hAnsi="Calibri" w:cs="Calibri"/>
            <w:b/>
            <w:bCs/>
          </w:rPr>
          <w:t xml:space="preserve"> </w:t>
        </w:r>
        <w:r w:rsidR="00934C73" w:rsidRPr="00934C73">
          <w:rPr>
            <w:rFonts w:ascii="Calibri" w:eastAsia="Times New Roman" w:hAnsi="Calibri" w:cs="Calibri"/>
            <w:b/>
            <w:bCs/>
          </w:rPr>
          <w:t>for Game Changers Coalition Pillar 2, including RITEC</w:t>
        </w:r>
      </w:ins>
    </w:p>
    <w:p w14:paraId="34756A2C" w14:textId="762141FB" w:rsidR="00CA24EE" w:rsidRPr="000E5D0D" w:rsidRDefault="00CA24EE" w:rsidP="00CA24EE">
      <w:pPr>
        <w:numPr>
          <w:ilvl w:val="0"/>
          <w:numId w:val="93"/>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18" w:author="Tunde Kollar" w:date="2026-09-25T20:04:00Z" w16du:dateUtc="2026-09-26T00:04:00Z"/>
          <w:rFonts w:ascii="Calibri" w:eastAsia="Times New Roman" w:hAnsi="Calibri" w:cs="Calibri"/>
        </w:rPr>
      </w:pPr>
      <w:ins w:id="119" w:author="Tunde Kollar" w:date="2026-09-25T20:04:00Z" w16du:dateUtc="2026-09-26T00:04:00Z">
        <w:r w:rsidRPr="002A2685">
          <w:rPr>
            <w:rFonts w:ascii="Calibri" w:eastAsia="Times New Roman" w:hAnsi="Calibri" w:cs="Calibri"/>
          </w:rPr>
          <w:t xml:space="preserve">Plan and </w:t>
        </w:r>
        <w:r w:rsidR="000E5D0D">
          <w:rPr>
            <w:rFonts w:ascii="Calibri" w:eastAsia="Times New Roman" w:hAnsi="Calibri" w:cs="Calibri"/>
          </w:rPr>
          <w:t>contribute to the organization</w:t>
        </w:r>
        <w:r w:rsidRPr="002A2685">
          <w:rPr>
            <w:rFonts w:ascii="Calibri" w:eastAsia="Times New Roman" w:hAnsi="Calibri" w:cs="Calibri"/>
          </w:rPr>
          <w:t xml:space="preserve"> </w:t>
        </w:r>
        <w:r w:rsidR="000E5D0D">
          <w:rPr>
            <w:rFonts w:ascii="Calibri" w:eastAsia="Times New Roman" w:hAnsi="Calibri" w:cs="Calibri"/>
          </w:rPr>
          <w:t>of Game Changers Coalition’s</w:t>
        </w:r>
        <w:r w:rsidRPr="002A2685">
          <w:rPr>
            <w:rFonts w:ascii="Calibri" w:eastAsia="Times New Roman" w:hAnsi="Calibri" w:cs="Calibri"/>
          </w:rPr>
          <w:t xml:space="preserve"> events and speaking engagements at global or national level to promote RITEC project findings and core advocacy messaging</w:t>
        </w:r>
        <w:r w:rsidR="000E5D0D">
          <w:rPr>
            <w:rFonts w:ascii="Calibri" w:eastAsia="Times New Roman" w:hAnsi="Calibri" w:cs="Calibri"/>
          </w:rPr>
          <w:t xml:space="preserve"> under </w:t>
        </w:r>
        <w:r w:rsidR="000E5D0D" w:rsidRPr="000E5D0D">
          <w:rPr>
            <w:rFonts w:ascii="Calibri" w:eastAsia="Times New Roman" w:hAnsi="Calibri" w:cs="Calibri"/>
          </w:rPr>
          <w:t>Game Changers Coalition Pillar 2</w:t>
        </w:r>
        <w:r w:rsidR="000E5D0D">
          <w:rPr>
            <w:rFonts w:ascii="Calibri" w:eastAsia="Times New Roman" w:hAnsi="Calibri" w:cs="Calibri"/>
          </w:rPr>
          <w:t>;</w:t>
        </w:r>
      </w:ins>
    </w:p>
    <w:p w14:paraId="1776F1BA" w14:textId="5E089D14" w:rsidR="00CA24EE" w:rsidRPr="002A2685" w:rsidRDefault="00CA24EE" w:rsidP="00CA24EE">
      <w:pPr>
        <w:numPr>
          <w:ilvl w:val="0"/>
          <w:numId w:val="93"/>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20" w:author="Tunde Kollar" w:date="2026-09-25T20:04:00Z" w16du:dateUtc="2026-09-26T00:04:00Z"/>
          <w:rFonts w:ascii="Calibri" w:eastAsia="Times New Roman" w:hAnsi="Calibri" w:cs="Calibri"/>
        </w:rPr>
      </w:pPr>
      <w:ins w:id="121" w:author="Tunde Kollar" w:date="2026-09-25T20:04:00Z" w16du:dateUtc="2026-09-26T00:04:00Z">
        <w:r w:rsidRPr="002A2685">
          <w:rPr>
            <w:rFonts w:ascii="Calibri" w:eastAsia="Times New Roman" w:hAnsi="Calibri" w:cs="Calibri"/>
          </w:rPr>
          <w:t xml:space="preserve">Respond to requests for technical support from UNICEF </w:t>
        </w:r>
        <w:r w:rsidR="000E5D0D">
          <w:rPr>
            <w:rFonts w:ascii="Calibri" w:eastAsia="Times New Roman" w:hAnsi="Calibri" w:cs="Calibri"/>
          </w:rPr>
          <w:t>Country Offices</w:t>
        </w:r>
        <w:r w:rsidRPr="002A2685">
          <w:rPr>
            <w:rFonts w:ascii="Calibri" w:eastAsia="Times New Roman" w:hAnsi="Calibri" w:cs="Calibri"/>
          </w:rPr>
          <w:t xml:space="preserve"> in</w:t>
        </w:r>
        <w:r w:rsidR="000E5D0D">
          <w:rPr>
            <w:rFonts w:ascii="Calibri" w:eastAsia="Times New Roman" w:hAnsi="Calibri" w:cs="Calibri"/>
          </w:rPr>
          <w:t xml:space="preserve"> the</w:t>
        </w:r>
        <w:r w:rsidRPr="002A2685">
          <w:rPr>
            <w:rFonts w:ascii="Calibri" w:eastAsia="Times New Roman" w:hAnsi="Calibri" w:cs="Calibri"/>
          </w:rPr>
          <w:t xml:space="preserve"> different countries</w:t>
        </w:r>
        <w:r w:rsidR="000E5D0D">
          <w:rPr>
            <w:rFonts w:ascii="Calibri" w:eastAsia="Times New Roman" w:hAnsi="Calibri" w:cs="Calibri"/>
          </w:rPr>
          <w:t xml:space="preserve"> in Game Changers Coalition </w:t>
        </w:r>
        <w:r w:rsidRPr="002A2685">
          <w:rPr>
            <w:rFonts w:ascii="Calibri" w:eastAsia="Times New Roman" w:hAnsi="Calibri" w:cs="Calibri"/>
          </w:rPr>
          <w:t>with a focus on the RITEC project and relevance to programmes</w:t>
        </w:r>
        <w:r w:rsidR="000E5D0D">
          <w:rPr>
            <w:rFonts w:ascii="Calibri" w:eastAsia="Times New Roman" w:hAnsi="Calibri" w:cs="Calibri"/>
          </w:rPr>
          <w:t>;</w:t>
        </w:r>
      </w:ins>
    </w:p>
    <w:p w14:paraId="49243AF2" w14:textId="4B8E23C0" w:rsidR="00CA24EE" w:rsidRPr="002A2685" w:rsidRDefault="00CA24EE" w:rsidP="00CA24EE">
      <w:pPr>
        <w:numPr>
          <w:ilvl w:val="0"/>
          <w:numId w:val="93"/>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22" w:author="Tunde Kollar" w:date="2026-09-25T20:04:00Z" w16du:dateUtc="2026-09-26T00:04:00Z"/>
          <w:rFonts w:ascii="Calibri" w:eastAsia="Times New Roman" w:hAnsi="Calibri" w:cs="Calibri"/>
        </w:rPr>
      </w:pPr>
      <w:ins w:id="123" w:author="Tunde Kollar" w:date="2026-09-25T20:04:00Z" w16du:dateUtc="2026-09-26T00:04:00Z">
        <w:r w:rsidRPr="002A2685">
          <w:rPr>
            <w:rFonts w:ascii="Calibri" w:eastAsia="Times New Roman" w:hAnsi="Calibri" w:cs="Calibri"/>
          </w:rPr>
          <w:t>Provide in-depth technical support to partners and collaborators globally</w:t>
        </w:r>
        <w:r w:rsidR="000E5D0D">
          <w:rPr>
            <w:rFonts w:ascii="Calibri" w:eastAsia="Times New Roman" w:hAnsi="Calibri" w:cs="Calibri"/>
          </w:rPr>
          <w:t>, including identifying new country offices or potential University partners to onboard in Game Changers Coalition</w:t>
        </w:r>
        <w:r w:rsidRPr="002A2685">
          <w:rPr>
            <w:rFonts w:ascii="Calibri" w:eastAsia="Times New Roman" w:hAnsi="Calibri" w:cs="Calibri"/>
          </w:rPr>
          <w:t>.</w:t>
        </w:r>
      </w:ins>
    </w:p>
    <w:p w14:paraId="0DF62F9B" w14:textId="77777777" w:rsidR="00CA24EE" w:rsidRPr="002A2685" w:rsidRDefault="00CA24EE" w:rsidP="00CA24EE">
      <w:pPr>
        <w:spacing w:before="100" w:beforeAutospacing="1" w:after="100" w:afterAutospacing="1" w:line="240" w:lineRule="auto"/>
        <w:jc w:val="both"/>
        <w:rPr>
          <w:ins w:id="124" w:author="Tunde Kollar" w:date="2026-09-25T20:04:00Z" w16du:dateUtc="2026-09-26T00:04:00Z"/>
          <w:rFonts w:ascii="Calibri" w:eastAsia="Times New Roman" w:hAnsi="Calibri" w:cs="Calibri"/>
        </w:rPr>
      </w:pPr>
      <w:ins w:id="125" w:author="Tunde Kollar" w:date="2026-09-25T20:04:00Z" w16du:dateUtc="2026-09-26T00:04:00Z">
        <w:r w:rsidRPr="002A2685">
          <w:rPr>
            <w:rFonts w:ascii="Calibri" w:eastAsia="Times New Roman" w:hAnsi="Calibri" w:cs="Calibri"/>
            <w:b/>
            <w:bCs/>
          </w:rPr>
          <w:t>Stakeholder Engagement and Advocacy</w:t>
        </w:r>
      </w:ins>
    </w:p>
    <w:p w14:paraId="388D110B" w14:textId="628D2A2C" w:rsidR="00CA24EE" w:rsidRPr="002A2685" w:rsidRDefault="00CA24EE" w:rsidP="00CA24EE">
      <w:pPr>
        <w:numPr>
          <w:ilvl w:val="0"/>
          <w:numId w:val="9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26" w:author="Tunde Kollar" w:date="2026-09-25T20:04:00Z" w16du:dateUtc="2026-09-26T00:04:00Z"/>
          <w:rFonts w:ascii="Calibri" w:eastAsia="Times New Roman" w:hAnsi="Calibri" w:cs="Calibri"/>
        </w:rPr>
      </w:pPr>
      <w:ins w:id="127" w:author="Tunde Kollar" w:date="2026-09-25T20:04:00Z" w16du:dateUtc="2026-09-26T00:04:00Z">
        <w:r w:rsidRPr="002A2685">
          <w:rPr>
            <w:rFonts w:ascii="Calibri" w:eastAsia="Times New Roman" w:hAnsi="Calibri" w:cs="Calibri"/>
          </w:rPr>
          <w:t xml:space="preserve">Represent UNICEF </w:t>
        </w:r>
        <w:r w:rsidR="000E5D0D">
          <w:rPr>
            <w:rFonts w:ascii="Calibri" w:eastAsia="Times New Roman" w:hAnsi="Calibri" w:cs="Calibri"/>
          </w:rPr>
          <w:t xml:space="preserve">Game Changers Coalition </w:t>
        </w:r>
        <w:r w:rsidRPr="002A2685">
          <w:rPr>
            <w:rFonts w:ascii="Calibri" w:eastAsia="Times New Roman" w:hAnsi="Calibri" w:cs="Calibri"/>
          </w:rPr>
          <w:t xml:space="preserve">at external events bringing together online </w:t>
        </w:r>
        <w:r w:rsidR="000E5D0D">
          <w:rPr>
            <w:rFonts w:ascii="Calibri" w:eastAsia="Times New Roman" w:hAnsi="Calibri" w:cs="Calibri"/>
          </w:rPr>
          <w:t xml:space="preserve">video games </w:t>
        </w:r>
        <w:r w:rsidRPr="002A2685">
          <w:rPr>
            <w:rFonts w:ascii="Calibri" w:eastAsia="Times New Roman" w:hAnsi="Calibri" w:cs="Calibri"/>
          </w:rPr>
          <w:t xml:space="preserve">industry stakeholders and designers, including public speaking engagements; event planning; and conference session proposal writing. </w:t>
        </w:r>
      </w:ins>
    </w:p>
    <w:p w14:paraId="16D3B4A1" w14:textId="4AB56625" w:rsidR="00CA24EE" w:rsidRPr="002A2685" w:rsidRDefault="00CA24EE" w:rsidP="00CA24EE">
      <w:pPr>
        <w:numPr>
          <w:ilvl w:val="0"/>
          <w:numId w:val="9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28" w:author="Tunde Kollar" w:date="2026-09-25T20:04:00Z" w16du:dateUtc="2026-09-26T00:04:00Z"/>
          <w:rFonts w:ascii="Calibri" w:eastAsia="Times New Roman" w:hAnsi="Calibri" w:cs="Calibri"/>
        </w:rPr>
      </w:pPr>
      <w:ins w:id="129" w:author="Tunde Kollar" w:date="2026-09-25T20:04:00Z" w16du:dateUtc="2026-09-26T00:04:00Z">
        <w:r w:rsidRPr="002A2685">
          <w:rPr>
            <w:rFonts w:ascii="Calibri" w:eastAsia="Times New Roman" w:hAnsi="Calibri" w:cs="Calibri"/>
          </w:rPr>
          <w:t xml:space="preserve">Lead </w:t>
        </w:r>
        <w:r w:rsidR="000E5D0D">
          <w:rPr>
            <w:rFonts w:ascii="Calibri" w:eastAsia="Times New Roman" w:hAnsi="Calibri" w:cs="Calibri"/>
          </w:rPr>
          <w:t xml:space="preserve">or contribute to </w:t>
        </w:r>
        <w:r w:rsidRPr="002A2685">
          <w:rPr>
            <w:rFonts w:ascii="Calibri" w:eastAsia="Times New Roman" w:hAnsi="Calibri" w:cs="Calibri"/>
          </w:rPr>
          <w:t>the development of awareness raising resources including blog posts, op-eds, updates to external website pages, publication Q&amp;As, or related tasks as required.</w:t>
        </w:r>
      </w:ins>
    </w:p>
    <w:p w14:paraId="52C551F7" w14:textId="77777777" w:rsidR="00CA24EE" w:rsidRPr="002A2685" w:rsidRDefault="00CA24EE" w:rsidP="00CA24EE">
      <w:pPr>
        <w:numPr>
          <w:ilvl w:val="0"/>
          <w:numId w:val="9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30" w:author="Tunde Kollar" w:date="2026-09-25T20:04:00Z" w16du:dateUtc="2026-09-26T00:04:00Z"/>
          <w:rFonts w:ascii="Calibri" w:eastAsia="Times New Roman" w:hAnsi="Calibri" w:cs="Calibri"/>
        </w:rPr>
      </w:pPr>
      <w:ins w:id="131" w:author="Tunde Kollar" w:date="2026-09-25T20:04:00Z" w16du:dateUtc="2026-09-26T00:04:00Z">
        <w:r w:rsidRPr="002A2685">
          <w:rPr>
            <w:rFonts w:ascii="Calibri" w:eastAsia="Times New Roman" w:hAnsi="Calibri" w:cs="Calibri"/>
          </w:rPr>
          <w:t>Maintain internal communications platforms (e.g. SharePoint and Yammer) as needed.</w:t>
        </w:r>
      </w:ins>
    </w:p>
    <w:p w14:paraId="76E64386" w14:textId="77777777" w:rsidR="00CA24EE" w:rsidRPr="002A2685" w:rsidRDefault="00CA24EE" w:rsidP="00CA24EE">
      <w:pPr>
        <w:spacing w:before="100" w:beforeAutospacing="1" w:after="100" w:afterAutospacing="1" w:line="240" w:lineRule="auto"/>
        <w:jc w:val="both"/>
        <w:rPr>
          <w:ins w:id="132" w:author="Tunde Kollar" w:date="2026-09-25T20:04:00Z" w16du:dateUtc="2026-09-26T00:04:00Z"/>
          <w:rFonts w:ascii="Calibri" w:eastAsia="Times New Roman" w:hAnsi="Calibri" w:cs="Calibri"/>
        </w:rPr>
      </w:pPr>
      <w:ins w:id="133" w:author="Tunde Kollar" w:date="2026-09-25T20:04:00Z" w16du:dateUtc="2026-09-26T00:04:00Z">
        <w:r w:rsidRPr="002A2685">
          <w:rPr>
            <w:rFonts w:ascii="Calibri" w:eastAsia="Times New Roman" w:hAnsi="Calibri" w:cs="Calibri"/>
            <w:b/>
            <w:bCs/>
          </w:rPr>
          <w:t>To qualify as an advocate for every child you will have…</w:t>
        </w:r>
      </w:ins>
    </w:p>
    <w:p w14:paraId="7AB960DD" w14:textId="10647CDB" w:rsidR="00CA24EE" w:rsidRPr="002A2685" w:rsidRDefault="00CA24EE" w:rsidP="00CA24EE">
      <w:pPr>
        <w:numPr>
          <w:ilvl w:val="0"/>
          <w:numId w:val="9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34" w:author="Tunde Kollar" w:date="2026-09-25T20:04:00Z" w16du:dateUtc="2026-09-26T00:04:00Z"/>
          <w:rFonts w:ascii="Calibri" w:eastAsia="Times New Roman" w:hAnsi="Calibri" w:cs="Calibri"/>
        </w:rPr>
      </w:pPr>
      <w:ins w:id="135" w:author="Tunde Kollar" w:date="2026-09-25T20:04:00Z" w16du:dateUtc="2026-09-26T00:04:00Z">
        <w:r w:rsidRPr="000E5D0D">
          <w:rPr>
            <w:rFonts w:ascii="Calibri" w:eastAsia="Times New Roman" w:hAnsi="Calibri" w:cs="Calibri"/>
            <w:b/>
            <w:bCs/>
          </w:rPr>
          <w:t xml:space="preserve">A </w:t>
        </w:r>
        <w:r w:rsidR="000E5D0D" w:rsidRPr="000E5D0D">
          <w:rPr>
            <w:rFonts w:ascii="Calibri" w:eastAsia="Times New Roman" w:hAnsi="Calibri" w:cs="Calibri"/>
            <w:b/>
            <w:bCs/>
          </w:rPr>
          <w:t>Master’s</w:t>
        </w:r>
        <w:r w:rsidRPr="000E5D0D">
          <w:rPr>
            <w:rFonts w:ascii="Calibri" w:eastAsia="Times New Roman" w:hAnsi="Calibri" w:cs="Calibri"/>
            <w:b/>
            <w:bCs/>
          </w:rPr>
          <w:t xml:space="preserve"> level university degree</w:t>
        </w:r>
        <w:r w:rsidRPr="002A2685">
          <w:rPr>
            <w:rFonts w:ascii="Calibri" w:eastAsia="Times New Roman" w:hAnsi="Calibri" w:cs="Calibri"/>
          </w:rPr>
          <w:t xml:space="preserve"> in one of the following fields is required: business, international development, human rights, sociology, international law, or another relevant social science field.</w:t>
        </w:r>
      </w:ins>
    </w:p>
    <w:p w14:paraId="34C601C9" w14:textId="52788D64" w:rsidR="00CA24EE" w:rsidRPr="002A2685" w:rsidRDefault="00CA24EE" w:rsidP="00CA24EE">
      <w:pPr>
        <w:numPr>
          <w:ilvl w:val="0"/>
          <w:numId w:val="9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36" w:author="Tunde Kollar" w:date="2026-09-25T20:04:00Z" w16du:dateUtc="2026-09-26T00:04:00Z"/>
          <w:rFonts w:ascii="Calibri" w:eastAsia="Times New Roman" w:hAnsi="Calibri" w:cs="Calibri"/>
        </w:rPr>
      </w:pPr>
      <w:ins w:id="137" w:author="Tunde Kollar" w:date="2026-09-25T20:04:00Z" w16du:dateUtc="2026-09-26T00:04:00Z">
        <w:r w:rsidRPr="000E5D0D">
          <w:rPr>
            <w:rFonts w:ascii="Calibri" w:eastAsia="Times New Roman" w:hAnsi="Calibri" w:cs="Calibri"/>
            <w:b/>
            <w:bCs/>
          </w:rPr>
          <w:t xml:space="preserve">Minimum </w:t>
        </w:r>
        <w:r w:rsidR="000E5D0D" w:rsidRPr="000E5D0D">
          <w:rPr>
            <w:rFonts w:ascii="Calibri" w:eastAsia="Times New Roman" w:hAnsi="Calibri" w:cs="Calibri"/>
            <w:b/>
            <w:bCs/>
          </w:rPr>
          <w:t>5</w:t>
        </w:r>
        <w:r w:rsidRPr="000E5D0D">
          <w:rPr>
            <w:rFonts w:ascii="Calibri" w:eastAsia="Times New Roman" w:hAnsi="Calibri" w:cs="Calibri"/>
            <w:b/>
            <w:bCs/>
          </w:rPr>
          <w:t xml:space="preserve"> years of work experience </w:t>
        </w:r>
        <w:r w:rsidRPr="002A2685">
          <w:rPr>
            <w:rFonts w:ascii="Calibri" w:eastAsia="Times New Roman" w:hAnsi="Calibri" w:cs="Calibri"/>
          </w:rPr>
          <w:t>in one of the following is required: designing digital products or services for children or children’s rights in the digital environment.</w:t>
        </w:r>
      </w:ins>
    </w:p>
    <w:p w14:paraId="2B3F4D78" w14:textId="77777777" w:rsidR="00CA24EE" w:rsidRPr="002A2685" w:rsidRDefault="00CA24EE" w:rsidP="00CA24EE">
      <w:pPr>
        <w:numPr>
          <w:ilvl w:val="0"/>
          <w:numId w:val="9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38" w:author="Tunde Kollar" w:date="2026-09-25T20:04:00Z" w16du:dateUtc="2026-09-26T00:04:00Z"/>
          <w:rFonts w:ascii="Calibri" w:eastAsia="Times New Roman" w:hAnsi="Calibri" w:cs="Calibri"/>
        </w:rPr>
      </w:pPr>
      <w:ins w:id="139" w:author="Tunde Kollar" w:date="2026-09-25T20:04:00Z" w16du:dateUtc="2026-09-26T00:04:00Z">
        <w:r w:rsidRPr="000E5D0D">
          <w:rPr>
            <w:rFonts w:ascii="Calibri" w:eastAsia="Times New Roman" w:hAnsi="Calibri" w:cs="Calibri"/>
            <w:b/>
            <w:bCs/>
          </w:rPr>
          <w:t xml:space="preserve">Experience working in an international environment </w:t>
        </w:r>
        <w:r w:rsidRPr="002A2685">
          <w:rPr>
            <w:rFonts w:ascii="Calibri" w:eastAsia="Times New Roman" w:hAnsi="Calibri" w:cs="Calibri"/>
          </w:rPr>
          <w:t>on topics related to responsible technology, children’s rights and well-being in the digital environment, or experience within the technology sector will be highly valued.</w:t>
        </w:r>
      </w:ins>
    </w:p>
    <w:p w14:paraId="368BB914" w14:textId="77777777" w:rsidR="00CA24EE" w:rsidRPr="002A2685" w:rsidRDefault="00CA24EE" w:rsidP="00CA24EE">
      <w:pPr>
        <w:numPr>
          <w:ilvl w:val="0"/>
          <w:numId w:val="9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40" w:author="Tunde Kollar" w:date="2026-09-25T20:04:00Z" w16du:dateUtc="2026-09-26T00:04:00Z"/>
          <w:rFonts w:ascii="Calibri" w:eastAsia="Times New Roman" w:hAnsi="Calibri" w:cs="Calibri"/>
        </w:rPr>
      </w:pPr>
      <w:ins w:id="141" w:author="Tunde Kollar" w:date="2026-09-25T20:04:00Z" w16du:dateUtc="2026-09-26T00:04:00Z">
        <w:r w:rsidRPr="000E5D0D">
          <w:rPr>
            <w:rFonts w:ascii="Calibri" w:eastAsia="Times New Roman" w:hAnsi="Calibri" w:cs="Calibri"/>
            <w:b/>
            <w:bCs/>
          </w:rPr>
          <w:t>Strong research background</w:t>
        </w:r>
        <w:r w:rsidRPr="002A2685">
          <w:rPr>
            <w:rFonts w:ascii="Calibri" w:eastAsia="Times New Roman" w:hAnsi="Calibri" w:cs="Calibri"/>
          </w:rPr>
          <w:t xml:space="preserve"> and </w:t>
        </w:r>
        <w:r w:rsidRPr="000E5D0D">
          <w:rPr>
            <w:rFonts w:ascii="Calibri" w:eastAsia="Times New Roman" w:hAnsi="Calibri" w:cs="Calibri"/>
            <w:b/>
            <w:bCs/>
          </w:rPr>
          <w:t>writing skills</w:t>
        </w:r>
        <w:r w:rsidRPr="002A2685">
          <w:rPr>
            <w:rFonts w:ascii="Calibri" w:eastAsia="Times New Roman" w:hAnsi="Calibri" w:cs="Calibri"/>
          </w:rPr>
          <w:t xml:space="preserve"> are required.  </w:t>
        </w:r>
      </w:ins>
    </w:p>
    <w:p w14:paraId="4DD0C07C" w14:textId="7E46E0F6" w:rsidR="00077938" w:rsidRPr="00B27C33" w:rsidRDefault="00CA24EE" w:rsidP="00611BF4">
      <w:pPr>
        <w:numPr>
          <w:ilvl w:val="0"/>
          <w:numId w:val="9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ins w:id="142" w:author="Tunde Kollar" w:date="2026-09-25T20:04:00Z" w16du:dateUtc="2026-09-26T00:04:00Z"/>
          <w:rFonts w:ascii="Calibri" w:hAnsi="Calibri" w:cs="Calibri"/>
          <w:color w:val="000000" w:themeColor="text1"/>
        </w:rPr>
      </w:pPr>
      <w:ins w:id="143" w:author="Tunde Kollar" w:date="2026-09-25T20:04:00Z" w16du:dateUtc="2026-09-26T00:04:00Z">
        <w:r w:rsidRPr="000E5D0D">
          <w:rPr>
            <w:rFonts w:ascii="Calibri" w:eastAsia="Times New Roman" w:hAnsi="Calibri" w:cs="Calibri"/>
            <w:b/>
            <w:bCs/>
          </w:rPr>
          <w:t>Fluency in English</w:t>
        </w:r>
        <w:r w:rsidRPr="002A2685">
          <w:rPr>
            <w:rFonts w:ascii="Calibri" w:eastAsia="Times New Roman" w:hAnsi="Calibri" w:cs="Calibri"/>
          </w:rPr>
          <w:t xml:space="preserve"> is required. Knowledge of another official UN language (Arabic, Chinese, French, Russian or Spanish) or a local language is an asset.</w:t>
        </w:r>
      </w:ins>
    </w:p>
    <w:p w14:paraId="25C45D97" w14:textId="77777777" w:rsidR="000E5D0D" w:rsidRPr="00077938" w:rsidRDefault="000E5D0D" w:rsidP="00077938">
      <w:pPr>
        <w:spacing w:line="240" w:lineRule="auto"/>
        <w:contextualSpacing/>
        <w:jc w:val="both"/>
        <w:rPr>
          <w:ins w:id="144" w:author="Tunde Kollar" w:date="2026-09-25T20:04:00Z" w16du:dateUtc="2026-09-26T00:04:00Z"/>
          <w:rFonts w:ascii="Calibri" w:hAnsi="Calibri" w:cs="Calibri"/>
          <w:color w:val="000000" w:themeColor="text1"/>
          <w:lang w:val="en-US"/>
        </w:rPr>
      </w:pPr>
    </w:p>
    <w:p w14:paraId="236CE724" w14:textId="0E23F232" w:rsidR="007F0135" w:rsidRPr="00283695" w:rsidRDefault="00D73BC1" w:rsidP="00283695">
      <w:pPr>
        <w:pStyle w:val="MinutesTitle"/>
        <w:rPr>
          <w:del w:id="145" w:author="Tunde Kollar" w:date="2026-09-25T20:04:00Z" w16du:dateUtc="2026-09-26T00:04:00Z"/>
        </w:rPr>
      </w:pPr>
      <w:ins w:id="146" w:author="Tunde Kollar" w:date="2026-09-25T20:04:00Z" w16du:dateUtc="2026-09-26T00:04:00Z">
        <w:r>
          <w:rPr>
            <w:rFonts w:ascii="Calibri" w:hAnsi="Calibri" w:cs="Calibri"/>
            <w:lang w:val="en-US"/>
          </w:rPr>
          <w:t>The</w:t>
        </w:r>
        <w:r w:rsidR="00474D3A" w:rsidRPr="0017225C">
          <w:rPr>
            <w:rFonts w:ascii="Calibri" w:hAnsi="Calibri" w:cs="Calibri"/>
            <w:lang w:val="en-US"/>
          </w:rPr>
          <w:t xml:space="preserve"> </w:t>
        </w:r>
      </w:ins>
      <w:bookmarkStart w:id="147" w:name="_Hlk71306648"/>
      <w:del w:id="148" w:author="Tunde Kollar" w:date="2026-09-25T20:04:00Z" w16du:dateUtc="2026-09-26T00:04:00Z">
        <w:r w:rsidR="00707BC0" w:rsidRPr="00283695">
          <w:delText>Minutes of the</w:delText>
        </w:r>
        <w:r w:rsidR="007F0135" w:rsidRPr="00283695">
          <w:delText xml:space="preserve"> </w:delText>
        </w:r>
        <w:r w:rsidR="00472F07">
          <w:delText>M</w:delText>
        </w:r>
        <w:r w:rsidR="007F0135" w:rsidRPr="00283695">
          <w:delText>eeting of</w:delText>
        </w:r>
      </w:del>
    </w:p>
    <w:p w14:paraId="23EC1D1B" w14:textId="3821AC6C" w:rsidR="007F0135" w:rsidRPr="00283695" w:rsidRDefault="007F0135" w:rsidP="00283695">
      <w:pPr>
        <w:pStyle w:val="MinutesTitle"/>
        <w:rPr>
          <w:del w:id="149" w:author="Tunde Kollar" w:date="2026-09-25T20:04:00Z" w16du:dateUtc="2026-09-26T00:04:00Z"/>
        </w:rPr>
      </w:pPr>
      <w:del w:id="150" w:author="Tunde Kollar" w:date="2026-09-25T20:04:00Z" w16du:dateUtc="2026-09-26T00:04:00Z">
        <w:r w:rsidRPr="00283695">
          <w:delText xml:space="preserve">Carlton-on-Trent Parish Council </w:delText>
        </w:r>
        <w:r w:rsidR="00707BC0" w:rsidRPr="00283695">
          <w:delText xml:space="preserve">held </w:delText>
        </w:r>
        <w:r w:rsidRPr="00283695">
          <w:delText>on</w:delText>
        </w:r>
      </w:del>
    </w:p>
    <w:p w14:paraId="55EC1B39" w14:textId="1933BEF3" w:rsidR="007A2064" w:rsidRPr="00283695" w:rsidRDefault="007F0135" w:rsidP="00283695">
      <w:pPr>
        <w:pStyle w:val="MinutesTitle"/>
        <w:rPr>
          <w:del w:id="151" w:author="Tunde Kollar" w:date="2026-09-25T20:04:00Z" w16du:dateUtc="2026-09-26T00:04:00Z"/>
        </w:rPr>
      </w:pPr>
      <w:del w:id="152" w:author="Tunde Kollar" w:date="2026-09-25T20:04:00Z" w16du:dateUtc="2026-09-26T00:04:00Z">
        <w:r w:rsidRPr="00283695">
          <w:delText xml:space="preserve">Tuesday </w:delText>
        </w:r>
        <w:r w:rsidR="00630D3B">
          <w:delText>4</w:delText>
        </w:r>
        <w:r w:rsidR="00472F07" w:rsidRPr="00472F07">
          <w:rPr>
            <w:vertAlign w:val="superscript"/>
          </w:rPr>
          <w:delText>th</w:delText>
        </w:r>
        <w:r w:rsidR="00472F07">
          <w:delText xml:space="preserve"> </w:delText>
        </w:r>
        <w:r w:rsidR="00571134">
          <w:delText>Ju</w:delText>
        </w:r>
        <w:r w:rsidR="008F3157">
          <w:delText>ly</w:delText>
        </w:r>
        <w:r w:rsidR="00141108">
          <w:delText xml:space="preserve"> 202</w:delText>
        </w:r>
        <w:r w:rsidR="0076737E">
          <w:delText>3</w:delText>
        </w:r>
        <w:r w:rsidRPr="00283695">
          <w:delText xml:space="preserve"> at 7.30pm </w:delText>
        </w:r>
      </w:del>
    </w:p>
    <w:p w14:paraId="715ABE24" w14:textId="290AA70A" w:rsidR="007A2064" w:rsidRPr="00283695" w:rsidRDefault="004B72F2" w:rsidP="00283695">
      <w:pPr>
        <w:pStyle w:val="MinutesTitle"/>
        <w:rPr>
          <w:del w:id="153" w:author="Tunde Kollar" w:date="2026-09-25T20:04:00Z" w16du:dateUtc="2026-09-26T00:04:00Z"/>
        </w:rPr>
      </w:pPr>
      <w:del w:id="154" w:author="Tunde Kollar" w:date="2026-09-25T20:04:00Z" w16du:dateUtc="2026-09-26T00:04:00Z">
        <w:r w:rsidRPr="00283695">
          <w:delText>i</w:delText>
        </w:r>
        <w:r w:rsidR="007A2064" w:rsidRPr="00283695">
          <w:delText>n Carlton on Trent Village Hall</w:delText>
        </w:r>
      </w:del>
    </w:p>
    <w:p w14:paraId="1572CE7C" w14:textId="77777777" w:rsidR="00772E0C" w:rsidRDefault="00772E0C" w:rsidP="007A2064">
      <w:pPr>
        <w:pStyle w:val="Standard"/>
        <w:autoSpaceDE w:val="0"/>
        <w:jc w:val="center"/>
        <w:rPr>
          <w:del w:id="155" w:author="Tunde Kollar" w:date="2026-09-25T20:04:00Z" w16du:dateUtc="2026-09-26T00:04:00Z"/>
          <w:rFonts w:ascii="Arial" w:eastAsia="TimesNewRomanPS-BoldMT" w:hAnsi="Arial"/>
          <w:bCs/>
          <w:sz w:val="28"/>
        </w:rPr>
      </w:pPr>
    </w:p>
    <w:p w14:paraId="1D2FE887" w14:textId="77777777" w:rsidR="00707BC0" w:rsidRDefault="00707BC0" w:rsidP="00707BC0">
      <w:pPr>
        <w:pStyle w:val="Minutesparticipants"/>
        <w:rPr>
          <w:del w:id="156" w:author="Tunde Kollar" w:date="2026-09-25T20:04:00Z" w16du:dateUtc="2026-09-26T00:04:00Z"/>
        </w:rPr>
      </w:pPr>
      <w:del w:id="157" w:author="Tunde Kollar" w:date="2026-09-25T20:04:00Z" w16du:dateUtc="2026-09-26T00:04:00Z">
        <w:r>
          <w:delText>Present</w:delText>
        </w:r>
        <w:r w:rsidR="00516872" w:rsidRPr="00842E19">
          <w:delText xml:space="preserve">: </w:delText>
        </w:r>
      </w:del>
    </w:p>
    <w:p w14:paraId="2A9CDEE1" w14:textId="62082E1B" w:rsidR="00707BC0" w:rsidRPr="00B0449B" w:rsidRDefault="00C42BB7" w:rsidP="00707BC0">
      <w:pPr>
        <w:pStyle w:val="MInutesbodytext"/>
        <w:rPr>
          <w:del w:id="158" w:author="Tunde Kollar" w:date="2026-09-25T20:04:00Z" w16du:dateUtc="2026-09-26T00:04:00Z"/>
        </w:rPr>
      </w:pPr>
      <w:del w:id="159" w:author="Tunde Kollar" w:date="2026-09-25T20:04:00Z" w16du:dateUtc="2026-09-26T00:04:00Z">
        <w:r>
          <w:delText xml:space="preserve">Cllr L Hopkins (Chair), </w:delText>
        </w:r>
        <w:r w:rsidR="00707BC0">
          <w:delText xml:space="preserve">Cllr </w:delText>
        </w:r>
        <w:r w:rsidR="00707BC0" w:rsidRPr="00842E19">
          <w:delText>M Martin (</w:delText>
        </w:r>
        <w:r w:rsidR="00707BC0">
          <w:delText>Vice-C</w:delText>
        </w:r>
        <w:r w:rsidR="00707BC0" w:rsidRPr="00842E19">
          <w:delText xml:space="preserve">hair), Cllr M Eley, </w:delText>
        </w:r>
        <w:r w:rsidR="00571134">
          <w:delText xml:space="preserve">Cllr G Hendrickson, </w:delText>
        </w:r>
        <w:r>
          <w:delText xml:space="preserve">Cllr M Hopkins, </w:delText>
        </w:r>
        <w:r w:rsidR="00571134">
          <w:delText xml:space="preserve">Cllr F Mear, Cllr J Mear, </w:delText>
        </w:r>
        <w:r w:rsidR="00707BC0" w:rsidRPr="00842E19">
          <w:delText>T Grimes (Clerk</w:delText>
        </w:r>
        <w:r w:rsidR="00707BC0" w:rsidRPr="00ED7B9D">
          <w:delText>)</w:delText>
        </w:r>
        <w:r w:rsidR="00C56DCB" w:rsidRPr="00ED7B9D">
          <w:delText xml:space="preserve">, </w:delText>
        </w:r>
        <w:r w:rsidR="003E62FB">
          <w:delText>CCllr B Laughton</w:delText>
        </w:r>
        <w:r w:rsidR="001C0A99">
          <w:delText xml:space="preserve"> and</w:delText>
        </w:r>
        <w:r w:rsidR="003E62FB">
          <w:delText xml:space="preserve"> </w:delText>
        </w:r>
        <w:r w:rsidR="00571134" w:rsidRPr="00ED7B9D">
          <w:delText>DCllr S Michael</w:delText>
        </w:r>
        <w:r w:rsidR="002D2955">
          <w:delText xml:space="preserve"> </w:delText>
        </w:r>
      </w:del>
    </w:p>
    <w:p w14:paraId="28CA7971" w14:textId="77777777" w:rsidR="000219FE" w:rsidRDefault="000219FE" w:rsidP="000219FE">
      <w:pPr>
        <w:pStyle w:val="MInutesbodytext"/>
        <w:ind w:left="720"/>
        <w:rPr>
          <w:del w:id="160" w:author="Tunde Kollar" w:date="2026-09-25T20:04:00Z" w16du:dateUtc="2026-09-26T00:04:00Z"/>
        </w:rPr>
      </w:pPr>
    </w:p>
    <w:bookmarkEnd w:id="147"/>
    <w:p w14:paraId="4D129C7D" w14:textId="77777777" w:rsidR="00283153" w:rsidRPr="00B0449B" w:rsidRDefault="00283153" w:rsidP="00283153">
      <w:pPr>
        <w:pStyle w:val="MinutesTitle"/>
        <w:numPr>
          <w:ilvl w:val="0"/>
          <w:numId w:val="35"/>
        </w:numPr>
        <w:jc w:val="left"/>
        <w:rPr>
          <w:del w:id="161" w:author="Tunde Kollar" w:date="2026-09-25T20:04:00Z" w16du:dateUtc="2026-09-26T00:04:00Z"/>
        </w:rPr>
      </w:pPr>
      <w:del w:id="162" w:author="Tunde Kollar" w:date="2026-09-25T20:04:00Z" w16du:dateUtc="2026-09-26T00:04:00Z">
        <w:r>
          <w:delText xml:space="preserve">To </w:delText>
        </w:r>
        <w:r w:rsidRPr="00B0449B">
          <w:delText xml:space="preserve">consider any apologies for </w:delText>
        </w:r>
        <w:r>
          <w:delText>absence</w:delText>
        </w:r>
      </w:del>
    </w:p>
    <w:p w14:paraId="2AA2F405" w14:textId="49FA02C2" w:rsidR="00571134" w:rsidRDefault="002D2955" w:rsidP="002D2955">
      <w:pPr>
        <w:pStyle w:val="MInutesbodytext"/>
        <w:ind w:left="720"/>
        <w:rPr>
          <w:del w:id="163" w:author="Tunde Kollar" w:date="2026-09-25T20:04:00Z" w16du:dateUtc="2026-09-26T00:04:00Z"/>
        </w:rPr>
      </w:pPr>
      <w:del w:id="164" w:author="Tunde Kollar" w:date="2026-09-25T20:04:00Z" w16du:dateUtc="2026-09-26T00:04:00Z">
        <w:r>
          <w:delText>All councillors were present.</w:delText>
        </w:r>
      </w:del>
    </w:p>
    <w:p w14:paraId="174898C2" w14:textId="77777777" w:rsidR="002D2955" w:rsidRDefault="002D2955" w:rsidP="002D2955">
      <w:pPr>
        <w:pStyle w:val="MInutesbodytext"/>
        <w:ind w:left="720"/>
        <w:rPr>
          <w:del w:id="165" w:author="Tunde Kollar" w:date="2026-09-25T20:04:00Z" w16du:dateUtc="2026-09-26T00:04:00Z"/>
        </w:rPr>
      </w:pPr>
    </w:p>
    <w:p w14:paraId="15697836" w14:textId="77777777" w:rsidR="00EC3C76" w:rsidRDefault="00283153" w:rsidP="00EC3C76">
      <w:pPr>
        <w:pStyle w:val="MinutesTitle"/>
        <w:numPr>
          <w:ilvl w:val="0"/>
          <w:numId w:val="35"/>
        </w:numPr>
        <w:jc w:val="left"/>
        <w:rPr>
          <w:del w:id="166" w:author="Tunde Kollar" w:date="2026-09-25T20:04:00Z" w16du:dateUtc="2026-09-26T00:04:00Z"/>
        </w:rPr>
      </w:pPr>
      <w:del w:id="167" w:author="Tunde Kollar" w:date="2026-09-25T20:04:00Z" w16du:dateUtc="2026-09-26T00:04:00Z">
        <w:r w:rsidRPr="00B0449B">
          <w:delText>To receive any declarations of interest in items on the agenda</w:delText>
        </w:r>
      </w:del>
    </w:p>
    <w:p w14:paraId="3E2993E1" w14:textId="67391288" w:rsidR="0054620A" w:rsidRDefault="00283153" w:rsidP="002D2955">
      <w:pPr>
        <w:pStyle w:val="MInutesbodytext"/>
        <w:ind w:left="720"/>
        <w:rPr>
          <w:del w:id="168" w:author="Tunde Kollar" w:date="2026-09-25T20:04:00Z" w16du:dateUtc="2026-09-26T00:04:00Z"/>
        </w:rPr>
      </w:pPr>
      <w:del w:id="169" w:author="Tunde Kollar" w:date="2026-09-25T20:04:00Z" w16du:dateUtc="2026-09-26T00:04:00Z">
        <w:r>
          <w:delText xml:space="preserve">MM </w:delText>
        </w:r>
        <w:r w:rsidR="000219FE">
          <w:delText xml:space="preserve">declared an interest in the clerk’s </w:delText>
        </w:r>
        <w:r>
          <w:delText>wages</w:delText>
        </w:r>
        <w:r w:rsidR="002D2955">
          <w:delText>,</w:delText>
        </w:r>
        <w:r w:rsidR="000219FE">
          <w:delText xml:space="preserve"> </w:delText>
        </w:r>
        <w:r w:rsidR="002D2955">
          <w:delText xml:space="preserve">expenses </w:delText>
        </w:r>
        <w:r w:rsidR="00630D3B">
          <w:delText xml:space="preserve">and laptop </w:delText>
        </w:r>
        <w:r w:rsidR="000219FE">
          <w:delText>payment</w:delText>
        </w:r>
        <w:r w:rsidR="00630D3B">
          <w:delText>.</w:delText>
        </w:r>
      </w:del>
    </w:p>
    <w:p w14:paraId="18560E7C" w14:textId="77777777" w:rsidR="002D2955" w:rsidRDefault="002D2955" w:rsidP="002D2955">
      <w:pPr>
        <w:pStyle w:val="MInutesbodytext"/>
        <w:ind w:left="720"/>
        <w:rPr>
          <w:del w:id="170" w:author="Tunde Kollar" w:date="2026-09-25T20:04:00Z" w16du:dateUtc="2026-09-26T00:04:00Z"/>
        </w:rPr>
      </w:pPr>
    </w:p>
    <w:p w14:paraId="03805218" w14:textId="40B5609F" w:rsidR="00283153" w:rsidRDefault="00283153" w:rsidP="00EC3C76">
      <w:pPr>
        <w:pStyle w:val="MinutesTitle"/>
        <w:numPr>
          <w:ilvl w:val="0"/>
          <w:numId w:val="35"/>
        </w:numPr>
        <w:jc w:val="left"/>
        <w:rPr>
          <w:del w:id="171" w:author="Tunde Kollar" w:date="2026-09-25T20:04:00Z" w16du:dateUtc="2026-09-26T00:04:00Z"/>
        </w:rPr>
      </w:pPr>
      <w:del w:id="172" w:author="Tunde Kollar" w:date="2026-09-25T20:04:00Z" w16du:dateUtc="2026-09-26T00:04:00Z">
        <w:r w:rsidRPr="00B0449B">
          <w:delText xml:space="preserve">To accept the minutes of the Parish Council meeting held Tuesday </w:delText>
        </w:r>
        <w:r w:rsidR="00571134">
          <w:delText>6</w:delText>
        </w:r>
        <w:r w:rsidR="00571134" w:rsidRPr="00571134">
          <w:rPr>
            <w:vertAlign w:val="superscript"/>
          </w:rPr>
          <w:delText>th</w:delText>
        </w:r>
        <w:r w:rsidR="00571134">
          <w:delText xml:space="preserve"> </w:delText>
        </w:r>
        <w:r w:rsidR="00630D3B">
          <w:delText>June</w:delText>
        </w:r>
        <w:r w:rsidR="00B6133D">
          <w:delText xml:space="preserve"> 202</w:delText>
        </w:r>
        <w:r w:rsidR="000219FE">
          <w:delText>3</w:delText>
        </w:r>
        <w:r>
          <w:delText xml:space="preserve"> </w:delText>
        </w:r>
      </w:del>
    </w:p>
    <w:p w14:paraId="5B130F10" w14:textId="11757400" w:rsidR="00EC3C76" w:rsidRDefault="00283153" w:rsidP="002D2955">
      <w:pPr>
        <w:pStyle w:val="MInutesbodytext"/>
        <w:ind w:left="720"/>
        <w:rPr>
          <w:del w:id="173" w:author="Tunde Kollar" w:date="2026-09-25T20:04:00Z" w16du:dateUtc="2026-09-26T00:04:00Z"/>
        </w:rPr>
      </w:pPr>
      <w:del w:id="174" w:author="Tunde Kollar" w:date="2026-09-25T20:04:00Z" w16du:dateUtc="2026-09-26T00:04:00Z">
        <w:r>
          <w:delText>The minutes were accepted as a true record and duly signed by the chair.</w:delText>
        </w:r>
      </w:del>
    </w:p>
    <w:p w14:paraId="256733A2" w14:textId="77777777" w:rsidR="00571134" w:rsidRDefault="00571134" w:rsidP="00571134">
      <w:pPr>
        <w:pStyle w:val="MInutesbodytext"/>
        <w:ind w:left="720"/>
        <w:rPr>
          <w:del w:id="175" w:author="Tunde Kollar" w:date="2026-09-25T20:04:00Z" w16du:dateUtc="2026-09-26T00:04:00Z"/>
        </w:rPr>
      </w:pPr>
    </w:p>
    <w:p w14:paraId="05C8EB62" w14:textId="3D85D333" w:rsidR="00283153" w:rsidRPr="00B0449B" w:rsidRDefault="00283153" w:rsidP="00EC3C76">
      <w:pPr>
        <w:pStyle w:val="MinutesTitle"/>
        <w:numPr>
          <w:ilvl w:val="0"/>
          <w:numId w:val="35"/>
        </w:numPr>
        <w:jc w:val="left"/>
        <w:rPr>
          <w:del w:id="176" w:author="Tunde Kollar" w:date="2026-09-25T20:04:00Z" w16du:dateUtc="2026-09-26T00:04:00Z"/>
        </w:rPr>
      </w:pPr>
      <w:del w:id="177" w:author="Tunde Kollar" w:date="2026-09-25T20:04:00Z" w16du:dateUtc="2026-09-26T00:04:00Z">
        <w:r w:rsidRPr="00B0449B">
          <w:delText>10-minute open forum to receive questions and comments from members of the public</w:delText>
        </w:r>
        <w:r w:rsidR="00141108">
          <w:delText xml:space="preserve"> </w:delText>
        </w:r>
      </w:del>
    </w:p>
    <w:p w14:paraId="1506AF01" w14:textId="27A3ECB9" w:rsidR="00571134" w:rsidRDefault="003E62FB" w:rsidP="00EC3C76">
      <w:pPr>
        <w:pStyle w:val="MInutesbodytext"/>
        <w:ind w:left="720"/>
        <w:rPr>
          <w:del w:id="178" w:author="Tunde Kollar" w:date="2026-09-25T20:04:00Z" w16du:dateUtc="2026-09-26T00:04:00Z"/>
        </w:rPr>
      </w:pPr>
      <w:del w:id="179" w:author="Tunde Kollar" w:date="2026-09-25T20:04:00Z" w16du:dateUtc="2026-09-26T00:04:00Z">
        <w:r>
          <w:delText xml:space="preserve">There were no members of the public present but ME raised </w:delText>
        </w:r>
        <w:r w:rsidR="001C0A99">
          <w:delText xml:space="preserve">concerns about </w:delText>
        </w:r>
        <w:r>
          <w:delText xml:space="preserve">the broken concrete </w:delText>
        </w:r>
        <w:r w:rsidR="001C0A99">
          <w:delText xml:space="preserve">on the pavement </w:delText>
        </w:r>
        <w:r>
          <w:delText xml:space="preserve">at the Crossroads. MM </w:delText>
        </w:r>
        <w:r w:rsidR="001C0A99">
          <w:delText xml:space="preserve">informed the meeting he </w:delText>
        </w:r>
        <w:r>
          <w:delText>ha</w:delText>
        </w:r>
        <w:r w:rsidR="001C0A99">
          <w:delText xml:space="preserve">d </w:delText>
        </w:r>
        <w:r>
          <w:delText>already reported it and received a response to say it had been inspected and works would be carried out</w:delText>
        </w:r>
        <w:r w:rsidR="001C0A99">
          <w:delText xml:space="preserve"> in due course</w:delText>
        </w:r>
        <w:r>
          <w:delText xml:space="preserve">. CCllr BL </w:delText>
        </w:r>
        <w:r w:rsidR="001C0A99">
          <w:delText>also said he had reported the matter. ME noted that it had already had a number of repairs but lorries immediately drive over it and damage it again so she suggested it would be better to make a more sweeping corner.</w:delText>
        </w:r>
      </w:del>
    </w:p>
    <w:p w14:paraId="7E4C60D4" w14:textId="4F64A74F" w:rsidR="003E62FB" w:rsidRDefault="003E62FB" w:rsidP="00EC3C76">
      <w:pPr>
        <w:pStyle w:val="MInutesbodytext"/>
        <w:ind w:left="720"/>
        <w:rPr>
          <w:del w:id="180" w:author="Tunde Kollar" w:date="2026-09-25T20:04:00Z" w16du:dateUtc="2026-09-26T00:04:00Z"/>
        </w:rPr>
      </w:pPr>
      <w:del w:id="181" w:author="Tunde Kollar" w:date="2026-09-25T20:04:00Z" w16du:dateUtc="2026-09-26T00:04:00Z">
        <w:r>
          <w:delText xml:space="preserve">Two new residents </w:delText>
        </w:r>
        <w:r w:rsidR="001C0A99">
          <w:delText xml:space="preserve">commented </w:delText>
        </w:r>
        <w:r w:rsidR="009614E6">
          <w:delText xml:space="preserve">to ME </w:delText>
        </w:r>
        <w:r w:rsidR="001C0A99">
          <w:delText xml:space="preserve">that they </w:delText>
        </w:r>
        <w:r>
          <w:delText xml:space="preserve">cannot work out the buses. The flags </w:delText>
        </w:r>
        <w:r w:rsidR="001C0A99">
          <w:delText xml:space="preserve">on the bus stop </w:delText>
        </w:r>
        <w:r>
          <w:delText xml:space="preserve">show the </w:delText>
        </w:r>
        <w:r w:rsidR="001C0A99">
          <w:delText xml:space="preserve">number </w:delText>
        </w:r>
        <w:r>
          <w:delText xml:space="preserve">37 timetable but </w:delText>
        </w:r>
        <w:r w:rsidR="001C0A99">
          <w:delText>that bus</w:delText>
        </w:r>
        <w:r>
          <w:delText xml:space="preserve"> doesn’t come through the village. CCllr BL said Notts CC deal with buses and offered to report the </w:delText>
        </w:r>
        <w:r w:rsidR="001C0A99">
          <w:delText>issue</w:delText>
        </w:r>
        <w:r>
          <w:delText>.</w:delText>
        </w:r>
      </w:del>
    </w:p>
    <w:p w14:paraId="6897F5FA" w14:textId="144F4993" w:rsidR="003E62FB" w:rsidRDefault="001C0A99" w:rsidP="00EC3C76">
      <w:pPr>
        <w:pStyle w:val="MInutesbodytext"/>
        <w:ind w:left="720"/>
        <w:rPr>
          <w:del w:id="182" w:author="Tunde Kollar" w:date="2026-09-25T20:04:00Z" w16du:dateUtc="2026-09-26T00:04:00Z"/>
        </w:rPr>
      </w:pPr>
      <w:del w:id="183" w:author="Tunde Kollar" w:date="2026-09-25T20:04:00Z" w16du:dateUtc="2026-09-26T00:04:00Z">
        <w:r>
          <w:delText>It was noted that the</w:delText>
        </w:r>
        <w:r w:rsidR="003E62FB">
          <w:delText xml:space="preserve"> pavement opposite the village hall is overgrown – it is sloped for </w:delText>
        </w:r>
        <w:r>
          <w:delText>mobility scooters and pushchairs</w:delText>
        </w:r>
        <w:r w:rsidR="003E62FB">
          <w:delText xml:space="preserve"> but they wouldn’t be able to </w:delText>
        </w:r>
        <w:r>
          <w:delText>continue their journey because of the weeds spreading across the end of it.</w:delText>
        </w:r>
        <w:r w:rsidR="003E62FB">
          <w:delText xml:space="preserve"> </w:delText>
        </w:r>
        <w:r>
          <w:delText xml:space="preserve">It isn’t clear where the private property ends and the Highway begins. </w:delText>
        </w:r>
      </w:del>
    </w:p>
    <w:p w14:paraId="592E173E" w14:textId="63735B89" w:rsidR="003E62FB" w:rsidRDefault="003E62FB" w:rsidP="005D44EB">
      <w:pPr>
        <w:pStyle w:val="MInutesbodytext"/>
        <w:ind w:left="720"/>
        <w:rPr>
          <w:del w:id="184" w:author="Tunde Kollar" w:date="2026-09-25T20:04:00Z" w16du:dateUtc="2026-09-26T00:04:00Z"/>
        </w:rPr>
      </w:pPr>
      <w:del w:id="185" w:author="Tunde Kollar" w:date="2026-09-25T20:04:00Z" w16du:dateUtc="2026-09-26T00:04:00Z">
        <w:r>
          <w:delText>MM noted that he had reported the branches hanging into the Highway on Ossington Road.</w:delText>
        </w:r>
        <w:r w:rsidR="005D44EB">
          <w:delText xml:space="preserve"> </w:delText>
        </w:r>
        <w:r>
          <w:delText xml:space="preserve">LH informed the meeting that she had </w:delText>
        </w:r>
        <w:r w:rsidR="005D44EB">
          <w:delText>also contacted</w:delText>
        </w:r>
        <w:r>
          <w:delText xml:space="preserve"> Highways regarding the </w:delText>
        </w:r>
        <w:r w:rsidR="005D44EB">
          <w:delText xml:space="preserve">overgrown </w:delText>
        </w:r>
        <w:r>
          <w:delText xml:space="preserve">pavement </w:delText>
        </w:r>
        <w:r w:rsidR="005D44EB">
          <w:delText>from the cross roads to the pub. The person she was dealing with has left and she has been put in touch with someone else but has not heard any more. She acknowledged that the route gets strimmed when reported,</w:delText>
        </w:r>
        <w:r>
          <w:delText xml:space="preserve"> but </w:delText>
        </w:r>
        <w:r w:rsidR="005D44EB">
          <w:delText xml:space="preserve">the weeds are </w:delText>
        </w:r>
        <w:r>
          <w:delText xml:space="preserve">not actually cleared </w:delText>
        </w:r>
        <w:r w:rsidR="005D44EB">
          <w:delText>leaving the pavement too narrow to walk along. CCllr BL reported the matter during the meeting.</w:delText>
        </w:r>
      </w:del>
    </w:p>
    <w:p w14:paraId="7EC44F51" w14:textId="2CEEF76F" w:rsidR="003E62FB" w:rsidRDefault="003E62FB" w:rsidP="00EC3C76">
      <w:pPr>
        <w:pStyle w:val="MInutesbodytext"/>
        <w:ind w:left="720"/>
        <w:rPr>
          <w:del w:id="186" w:author="Tunde Kollar" w:date="2026-09-25T20:04:00Z" w16du:dateUtc="2026-09-26T00:04:00Z"/>
        </w:rPr>
      </w:pPr>
      <w:del w:id="187" w:author="Tunde Kollar" w:date="2026-09-25T20:04:00Z" w16du:dateUtc="2026-09-26T00:04:00Z">
        <w:r>
          <w:delText>The clerk noted that she had reported the visibility issues at the A1 exit slip road having</w:delText>
        </w:r>
        <w:r w:rsidR="005D44EB">
          <w:delText xml:space="preserve"> seen a driver leave their car and start beating the weeds with a stick. It was cut within a couple of days.</w:delText>
        </w:r>
      </w:del>
    </w:p>
    <w:p w14:paraId="388512CA" w14:textId="5B8B8ECE" w:rsidR="00630D3B" w:rsidRDefault="005D44EB" w:rsidP="009614E6">
      <w:pPr>
        <w:pStyle w:val="MInutesbodytext"/>
        <w:ind w:left="720"/>
        <w:rPr>
          <w:del w:id="188" w:author="Tunde Kollar" w:date="2026-09-25T20:04:00Z" w16du:dateUtc="2026-09-26T00:04:00Z"/>
        </w:rPr>
      </w:pPr>
      <w:del w:id="189" w:author="Tunde Kollar" w:date="2026-09-25T20:04:00Z" w16du:dateUtc="2026-09-26T00:04:00Z">
        <w:r>
          <w:delText>ME asked if</w:delText>
        </w:r>
        <w:r w:rsidR="003E62FB">
          <w:delText xml:space="preserve"> the road sweeper </w:delText>
        </w:r>
        <w:r>
          <w:delText xml:space="preserve">could </w:delText>
        </w:r>
        <w:r w:rsidR="003E62FB">
          <w:delText xml:space="preserve">do </w:delText>
        </w:r>
        <w:r>
          <w:delText xml:space="preserve">the area round </w:delText>
        </w:r>
        <w:r w:rsidR="003E62FB">
          <w:delText>Bell Lane. DCllr SM said visit</w:delText>
        </w:r>
        <w:r>
          <w:delText>s can be requested and the clerk offered to submit a request</w:delText>
        </w:r>
        <w:r w:rsidR="003E62FB">
          <w:delText>.</w:delText>
        </w:r>
      </w:del>
    </w:p>
    <w:p w14:paraId="62FEE1FC" w14:textId="77777777" w:rsidR="00B6133D" w:rsidRDefault="00B6133D" w:rsidP="00EC3C76">
      <w:pPr>
        <w:pStyle w:val="MinutesTitle"/>
        <w:numPr>
          <w:ilvl w:val="0"/>
          <w:numId w:val="35"/>
        </w:numPr>
        <w:jc w:val="left"/>
        <w:rPr>
          <w:del w:id="190" w:author="Tunde Kollar" w:date="2026-09-25T20:04:00Z" w16du:dateUtc="2026-09-26T00:04:00Z"/>
        </w:rPr>
      </w:pPr>
      <w:del w:id="191" w:author="Tunde Kollar" w:date="2026-09-25T20:04:00Z" w16du:dateUtc="2026-09-26T00:04:00Z">
        <w:r w:rsidRPr="00B0449B">
          <w:delText xml:space="preserve">To note the following matters arising from previous minutes </w:delText>
        </w:r>
      </w:del>
    </w:p>
    <w:p w14:paraId="26E94326" w14:textId="77777777" w:rsidR="002B70AC" w:rsidRDefault="002B70AC" w:rsidP="00EC3C76">
      <w:pPr>
        <w:pStyle w:val="MinutesTitle"/>
        <w:numPr>
          <w:ilvl w:val="1"/>
          <w:numId w:val="35"/>
        </w:numPr>
        <w:jc w:val="left"/>
        <w:rPr>
          <w:del w:id="192" w:author="Tunde Kollar" w:date="2026-09-25T20:04:00Z" w16du:dateUtc="2026-09-26T00:04:00Z"/>
        </w:rPr>
      </w:pPr>
      <w:del w:id="193" w:author="Tunde Kollar" w:date="2026-09-25T20:04:00Z" w16du:dateUtc="2026-09-26T00:04:00Z">
        <w:r>
          <w:delText>Ferry Lane Signs</w:delText>
        </w:r>
        <w:r w:rsidRPr="002B70AC">
          <w:delText xml:space="preserve"> </w:delText>
        </w:r>
      </w:del>
    </w:p>
    <w:p w14:paraId="1343B914" w14:textId="7D83FA0E" w:rsidR="00B6133D" w:rsidRDefault="002B70AC" w:rsidP="00EC3C76">
      <w:pPr>
        <w:pStyle w:val="MInutesbodytext"/>
        <w:ind w:left="720"/>
        <w:rPr>
          <w:del w:id="194" w:author="Tunde Kollar" w:date="2026-09-25T20:04:00Z" w16du:dateUtc="2026-09-26T00:04:00Z"/>
        </w:rPr>
      </w:pPr>
      <w:del w:id="195" w:author="Tunde Kollar" w:date="2026-09-25T20:04:00Z" w16du:dateUtc="2026-09-26T00:04:00Z">
        <w:r>
          <w:delText>LH</w:delText>
        </w:r>
        <w:r w:rsidR="00B52680">
          <w:delText xml:space="preserve"> </w:delText>
        </w:r>
        <w:r w:rsidR="00847076">
          <w:delText xml:space="preserve">reported </w:delText>
        </w:r>
        <w:r w:rsidR="00B52680">
          <w:delText>ha</w:delText>
        </w:r>
        <w:r w:rsidR="00847076">
          <w:delText>ving not</w:delText>
        </w:r>
        <w:r w:rsidR="00B52680">
          <w:delText xml:space="preserve"> heard anymore</w:delText>
        </w:r>
        <w:r w:rsidR="000A444B">
          <w:delText>.</w:delText>
        </w:r>
        <w:r w:rsidR="00B52680">
          <w:delText xml:space="preserve"> C</w:delText>
        </w:r>
        <w:r w:rsidR="00847076">
          <w:delText>C</w:delText>
        </w:r>
        <w:r w:rsidR="00B52680">
          <w:delText xml:space="preserve">llr </w:delText>
        </w:r>
        <w:r w:rsidR="00847076">
          <w:delText>BL suggested that she email again and copy him in on the email.</w:delText>
        </w:r>
      </w:del>
    </w:p>
    <w:p w14:paraId="63AE35CA" w14:textId="15266234" w:rsidR="002B70AC" w:rsidRDefault="002B70AC" w:rsidP="00EC3C76">
      <w:pPr>
        <w:pStyle w:val="MinutesTitle"/>
        <w:numPr>
          <w:ilvl w:val="1"/>
          <w:numId w:val="35"/>
        </w:numPr>
        <w:jc w:val="left"/>
        <w:rPr>
          <w:del w:id="196" w:author="Tunde Kollar" w:date="2026-09-25T20:04:00Z" w16du:dateUtc="2026-09-26T00:04:00Z"/>
        </w:rPr>
      </w:pPr>
      <w:del w:id="197" w:author="Tunde Kollar" w:date="2026-09-25T20:04:00Z" w16du:dateUtc="2026-09-26T00:04:00Z">
        <w:r>
          <w:delText>Bank Signatories</w:delText>
        </w:r>
      </w:del>
    </w:p>
    <w:p w14:paraId="4CFB917D" w14:textId="3EA03CE9" w:rsidR="00064775" w:rsidRDefault="002B70AC" w:rsidP="00EC3C76">
      <w:pPr>
        <w:pStyle w:val="MInutesbodytext"/>
        <w:ind w:left="720"/>
        <w:rPr>
          <w:del w:id="198" w:author="Tunde Kollar" w:date="2026-09-25T20:04:00Z" w16du:dateUtc="2026-09-26T00:04:00Z"/>
        </w:rPr>
      </w:pPr>
      <w:del w:id="199" w:author="Tunde Kollar" w:date="2026-09-25T20:04:00Z" w16du:dateUtc="2026-09-26T00:04:00Z">
        <w:r>
          <w:delText xml:space="preserve">The clerk informed the meeting that </w:delText>
        </w:r>
        <w:r w:rsidR="00630D3B">
          <w:delText>G</w:delText>
        </w:r>
        <w:r w:rsidR="00571134">
          <w:delText>H had been added to the</w:delText>
        </w:r>
        <w:r w:rsidR="00630D3B">
          <w:delText xml:space="preserve"> accoun</w:delText>
        </w:r>
        <w:r w:rsidR="00847076">
          <w:delText>t and t</w:delText>
        </w:r>
        <w:r w:rsidR="00630D3B">
          <w:delText>his month’s payments would be tested with both MH and GH to check everything works.</w:delText>
        </w:r>
      </w:del>
    </w:p>
    <w:p w14:paraId="73468CEE" w14:textId="6F0BC807" w:rsidR="008A3F97" w:rsidRDefault="008A3F97" w:rsidP="008A3F97">
      <w:pPr>
        <w:pStyle w:val="MinutesTitle"/>
        <w:numPr>
          <w:ilvl w:val="1"/>
          <w:numId w:val="35"/>
        </w:numPr>
        <w:jc w:val="left"/>
        <w:rPr>
          <w:del w:id="200" w:author="Tunde Kollar" w:date="2026-09-25T20:04:00Z" w16du:dateUtc="2026-09-26T00:04:00Z"/>
        </w:rPr>
      </w:pPr>
      <w:del w:id="201" w:author="Tunde Kollar" w:date="2026-09-25T20:04:00Z" w16du:dateUtc="2026-09-26T00:04:00Z">
        <w:r>
          <w:delText>ASB Team update</w:delText>
        </w:r>
      </w:del>
    </w:p>
    <w:p w14:paraId="03EA0D1E" w14:textId="232918B9" w:rsidR="00847076" w:rsidRDefault="008A3F97" w:rsidP="008A3F97">
      <w:pPr>
        <w:pStyle w:val="MInutesbodytext"/>
        <w:ind w:left="720"/>
        <w:rPr>
          <w:del w:id="202" w:author="Tunde Kollar" w:date="2026-09-25T20:04:00Z" w16du:dateUtc="2026-09-26T00:04:00Z"/>
        </w:rPr>
      </w:pPr>
      <w:del w:id="203" w:author="Tunde Kollar" w:date="2026-09-25T20:04:00Z" w16du:dateUtc="2026-09-26T00:04:00Z">
        <w:r>
          <w:delText xml:space="preserve">The clerk informed the meeting that the </w:delText>
        </w:r>
        <w:r w:rsidR="00847076">
          <w:delText xml:space="preserve">ASB </w:delText>
        </w:r>
        <w:r w:rsidR="009614E6">
          <w:delText xml:space="preserve">Team </w:delText>
        </w:r>
        <w:r w:rsidR="00847076">
          <w:delText xml:space="preserve">had worked with the </w:delText>
        </w:r>
        <w:r>
          <w:delText xml:space="preserve">Fire Service </w:delText>
        </w:r>
        <w:r w:rsidR="00847076">
          <w:delText>who delivered</w:delText>
        </w:r>
        <w:r>
          <w:delText xml:space="preserve"> 4 assemblies on water safety at Tu</w:delText>
        </w:r>
        <w:r w:rsidR="00847076">
          <w:delText>x</w:delText>
        </w:r>
        <w:r>
          <w:delText xml:space="preserve">ford </w:delText>
        </w:r>
        <w:r w:rsidR="00847076">
          <w:delText>Academy</w:delText>
        </w:r>
        <w:r>
          <w:delText xml:space="preserve"> during June. </w:delText>
        </w:r>
      </w:del>
    </w:p>
    <w:p w14:paraId="497CB323" w14:textId="77777777" w:rsidR="00847076" w:rsidRDefault="008A3F97" w:rsidP="008A3F97">
      <w:pPr>
        <w:pStyle w:val="MInutesbodytext"/>
        <w:ind w:left="720"/>
        <w:rPr>
          <w:del w:id="204" w:author="Tunde Kollar" w:date="2026-09-25T20:04:00Z" w16du:dateUtc="2026-09-26T00:04:00Z"/>
        </w:rPr>
      </w:pPr>
      <w:del w:id="205" w:author="Tunde Kollar" w:date="2026-09-25T20:04:00Z" w16du:dateUtc="2026-09-26T00:04:00Z">
        <w:r>
          <w:delText xml:space="preserve">The </w:delText>
        </w:r>
        <w:r w:rsidR="00847076">
          <w:delText xml:space="preserve">clerk added that the </w:delText>
        </w:r>
        <w:r>
          <w:delText>posters the</w:delText>
        </w:r>
        <w:r w:rsidR="00847076">
          <w:delText xml:space="preserve"> ASB Team emailed</w:delText>
        </w:r>
        <w:r>
          <w:delText xml:space="preserve"> were printed and displayed by the river and on Ferry Lane. </w:delText>
        </w:r>
      </w:del>
    </w:p>
    <w:p w14:paraId="1DA418BD" w14:textId="116423DA" w:rsidR="005C4DA5" w:rsidRDefault="008A3F97" w:rsidP="008A3F97">
      <w:pPr>
        <w:pStyle w:val="MInutesbodytext"/>
        <w:ind w:left="720"/>
        <w:rPr>
          <w:del w:id="206" w:author="Tunde Kollar" w:date="2026-09-25T20:04:00Z" w16du:dateUtc="2026-09-26T00:04:00Z"/>
        </w:rPr>
      </w:pPr>
      <w:del w:id="207" w:author="Tunde Kollar" w:date="2026-09-25T20:04:00Z" w16du:dateUtc="2026-09-26T00:04:00Z">
        <w:r>
          <w:delText xml:space="preserve">The information from the Police about water safety was put on the </w:delText>
        </w:r>
        <w:r w:rsidR="009614E6">
          <w:delText xml:space="preserve">council website, the </w:delText>
        </w:r>
        <w:r>
          <w:delText>Facebook page of Unity magazine and on Nextdoor which received over 100</w:delText>
        </w:r>
        <w:r w:rsidR="00B52680">
          <w:delText>0</w:delText>
        </w:r>
        <w:r>
          <w:delText xml:space="preserve"> hits.</w:delText>
        </w:r>
      </w:del>
    </w:p>
    <w:p w14:paraId="708819ED" w14:textId="0D3492FB" w:rsidR="00847076" w:rsidRDefault="00847076" w:rsidP="008A3F97">
      <w:pPr>
        <w:pStyle w:val="MInutesbodytext"/>
        <w:ind w:left="720"/>
        <w:rPr>
          <w:del w:id="208" w:author="Tunde Kollar" w:date="2026-09-25T20:04:00Z" w16du:dateUtc="2026-09-26T00:04:00Z"/>
        </w:rPr>
      </w:pPr>
      <w:del w:id="209" w:author="Tunde Kollar" w:date="2026-09-25T20:04:00Z" w16du:dateUtc="2026-09-26T00:04:00Z">
        <w:r>
          <w:delText>It was noted that there had been an interruption to the Tai Chi class to say there were youths breaking into a barge. The resident was asked to report the matter to the police on 101 but the ASB team were not aware of it when the clerk emailed them.</w:delText>
        </w:r>
      </w:del>
    </w:p>
    <w:p w14:paraId="2902054C" w14:textId="40955828" w:rsidR="00B52680" w:rsidRDefault="00847076" w:rsidP="008A3F97">
      <w:pPr>
        <w:pStyle w:val="MInutesbodytext"/>
        <w:ind w:left="720"/>
        <w:rPr>
          <w:del w:id="210" w:author="Tunde Kollar" w:date="2026-09-25T20:04:00Z" w16du:dateUtc="2026-09-26T00:04:00Z"/>
        </w:rPr>
      </w:pPr>
      <w:del w:id="211" w:author="Tunde Kollar" w:date="2026-09-25T20:04:00Z" w16du:dateUtc="2026-09-26T00:04:00Z">
        <w:r>
          <w:delText xml:space="preserve">No-one was aware of any other trouble, but </w:delText>
        </w:r>
        <w:r w:rsidR="00B52680">
          <w:delText xml:space="preserve">LH reported </w:delText>
        </w:r>
        <w:r>
          <w:delText>seeing</w:delText>
        </w:r>
        <w:r w:rsidR="00B52680">
          <w:delText xml:space="preserve"> 3 girls coming through the village </w:delText>
        </w:r>
        <w:r>
          <w:delText>from</w:delText>
        </w:r>
        <w:r w:rsidR="00B52680">
          <w:delText xml:space="preserve"> the Beck </w:delText>
        </w:r>
        <w:r>
          <w:delText xml:space="preserve">looking upset and they said they had </w:delText>
        </w:r>
        <w:r w:rsidR="00B52680">
          <w:delText xml:space="preserve">been stopped </w:delText>
        </w:r>
        <w:r>
          <w:delText>by a man who</w:delText>
        </w:r>
        <w:r w:rsidR="00B52680">
          <w:delText xml:space="preserve"> reported </w:delText>
        </w:r>
        <w:r>
          <w:delText xml:space="preserve">them </w:delText>
        </w:r>
        <w:r w:rsidR="00B52680">
          <w:delText>to the police even though they were only walking through</w:delText>
        </w:r>
        <w:r>
          <w:delText>,</w:delText>
        </w:r>
        <w:r w:rsidR="00B52680">
          <w:delText xml:space="preserve"> not stopping by the river.</w:delText>
        </w:r>
      </w:del>
    </w:p>
    <w:p w14:paraId="45A2CA91" w14:textId="77777777" w:rsidR="008A3F97" w:rsidRPr="001961CD" w:rsidRDefault="008A3F97" w:rsidP="008A3F97">
      <w:pPr>
        <w:pStyle w:val="MInutesbodytext"/>
        <w:ind w:left="720"/>
        <w:rPr>
          <w:del w:id="212" w:author="Tunde Kollar" w:date="2026-09-25T20:04:00Z" w16du:dateUtc="2026-09-26T00:04:00Z"/>
        </w:rPr>
      </w:pPr>
    </w:p>
    <w:p w14:paraId="65F0B178" w14:textId="77777777" w:rsidR="00B6133D" w:rsidRDefault="00B6133D" w:rsidP="00EC3C76">
      <w:pPr>
        <w:pStyle w:val="MinutesTitle"/>
        <w:numPr>
          <w:ilvl w:val="0"/>
          <w:numId w:val="35"/>
        </w:numPr>
        <w:jc w:val="left"/>
        <w:rPr>
          <w:del w:id="213" w:author="Tunde Kollar" w:date="2026-09-25T20:04:00Z" w16du:dateUtc="2026-09-26T00:04:00Z"/>
        </w:rPr>
      </w:pPr>
      <w:del w:id="214" w:author="Tunde Kollar" w:date="2026-09-25T20:04:00Z" w16du:dateUtc="2026-09-26T00:04:00Z">
        <w:r w:rsidRPr="00B0449B">
          <w:delText>To receive updates on any District and County Councillor matters</w:delText>
        </w:r>
      </w:del>
    </w:p>
    <w:p w14:paraId="13E54D12" w14:textId="49C009D5" w:rsidR="00472F07" w:rsidRDefault="002D2955" w:rsidP="00097586">
      <w:pPr>
        <w:pStyle w:val="MInutesbodytext"/>
        <w:ind w:left="720"/>
        <w:rPr>
          <w:del w:id="215" w:author="Tunde Kollar" w:date="2026-09-25T20:04:00Z" w16du:dateUtc="2026-09-26T00:04:00Z"/>
        </w:rPr>
      </w:pPr>
      <w:del w:id="216" w:author="Tunde Kollar" w:date="2026-09-25T20:04:00Z" w16du:dateUtc="2026-09-26T00:04:00Z">
        <w:r>
          <w:delText xml:space="preserve">DCllr SM </w:delText>
        </w:r>
        <w:r w:rsidR="00847076">
          <w:delText xml:space="preserve">informed the meeting that the </w:delText>
        </w:r>
        <w:r w:rsidR="00B52680">
          <w:delText xml:space="preserve">Safer Neighbourhoods meeting </w:delText>
        </w:r>
        <w:r w:rsidR="00847076">
          <w:delText xml:space="preserve">is on </w:delText>
        </w:r>
        <w:r w:rsidR="00B52680">
          <w:delText>6</w:delText>
        </w:r>
        <w:r w:rsidR="00B52680" w:rsidRPr="00B52680">
          <w:rPr>
            <w:vertAlign w:val="superscript"/>
          </w:rPr>
          <w:delText>th</w:delText>
        </w:r>
        <w:r w:rsidR="00B52680">
          <w:delText xml:space="preserve"> July</w:delText>
        </w:r>
        <w:r w:rsidR="00847076">
          <w:delText xml:space="preserve"> and will be an opportunity for</w:delText>
        </w:r>
        <w:r w:rsidR="00B52680">
          <w:delText xml:space="preserve"> MH </w:delText>
        </w:r>
        <w:r w:rsidR="00847076">
          <w:delText>to</w:delText>
        </w:r>
        <w:r w:rsidR="00B52680">
          <w:delText xml:space="preserve"> ask if there </w:delText>
        </w:r>
        <w:r w:rsidR="00847076">
          <w:delText>have been</w:delText>
        </w:r>
        <w:r w:rsidR="00B52680">
          <w:delText xml:space="preserve"> any </w:delText>
        </w:r>
        <w:r w:rsidR="00847076">
          <w:delText>reports of trouble by the river</w:delText>
        </w:r>
        <w:r w:rsidR="00B52680">
          <w:delText xml:space="preserve">. </w:delText>
        </w:r>
      </w:del>
    </w:p>
    <w:p w14:paraId="2EC22212" w14:textId="1D603DC1" w:rsidR="00B52680" w:rsidRDefault="00847076" w:rsidP="00097586">
      <w:pPr>
        <w:pStyle w:val="MInutesbodytext"/>
        <w:ind w:left="720"/>
        <w:rPr>
          <w:del w:id="217" w:author="Tunde Kollar" w:date="2026-09-25T20:04:00Z" w16du:dateUtc="2026-09-26T00:04:00Z"/>
        </w:rPr>
      </w:pPr>
      <w:del w:id="218" w:author="Tunde Kollar" w:date="2026-09-25T20:04:00Z" w16du:dateUtc="2026-09-26T00:04:00Z">
        <w:r>
          <w:delText>She then informed the meeting that the new District Councillors had</w:delText>
        </w:r>
        <w:r w:rsidR="00B52680">
          <w:delText xml:space="preserve"> yesterday </w:delText>
        </w:r>
        <w:r>
          <w:delText>created</w:delText>
        </w:r>
        <w:r w:rsidR="00B52680">
          <w:delText xml:space="preserve"> 4 new cabinet positions</w:delText>
        </w:r>
        <w:r>
          <w:delText>;</w:delText>
        </w:r>
        <w:r w:rsidR="00B52680">
          <w:delText xml:space="preserve"> heritage</w:delText>
        </w:r>
        <w:r>
          <w:delText xml:space="preserve">, </w:delText>
        </w:r>
        <w:r w:rsidR="00B52680">
          <w:delText>culture &amp; arts, climate change, natural environment &amp; conservation</w:delText>
        </w:r>
        <w:r>
          <w:delText xml:space="preserve"> and</w:delText>
        </w:r>
        <w:r w:rsidR="00B52680">
          <w:delText xml:space="preserve"> health &amp; leisure. </w:delText>
        </w:r>
        <w:r>
          <w:delText>Their roles will be determined at the m</w:delText>
        </w:r>
        <w:r w:rsidR="00B52680">
          <w:delText>eeting next week.</w:delText>
        </w:r>
      </w:del>
    </w:p>
    <w:p w14:paraId="04B134BE" w14:textId="1A586BA9" w:rsidR="0065396D" w:rsidRDefault="00B52680" w:rsidP="00097586">
      <w:pPr>
        <w:pStyle w:val="MInutesbodytext"/>
        <w:ind w:left="720"/>
        <w:rPr>
          <w:del w:id="219" w:author="Tunde Kollar" w:date="2026-09-25T20:04:00Z" w16du:dateUtc="2026-09-26T00:04:00Z"/>
        </w:rPr>
      </w:pPr>
      <w:del w:id="220" w:author="Tunde Kollar" w:date="2026-09-25T20:04:00Z" w16du:dateUtc="2026-09-26T00:04:00Z">
        <w:r>
          <w:delText xml:space="preserve">CCllr BL </w:delText>
        </w:r>
        <w:r w:rsidR="00F60DBB">
          <w:delText xml:space="preserve">reported that a </w:delText>
        </w:r>
        <w:r w:rsidR="0065396D">
          <w:delText xml:space="preserve">paper </w:delText>
        </w:r>
        <w:r w:rsidR="00F60DBB">
          <w:delText xml:space="preserve">is </w:delText>
        </w:r>
        <w:r w:rsidR="0065396D">
          <w:delText xml:space="preserve">going in front of full council </w:delText>
        </w:r>
        <w:r w:rsidR="00F60DBB">
          <w:delText>proposing the</w:delText>
        </w:r>
        <w:r w:rsidR="0065396D">
          <w:delText xml:space="preserve"> move out of </w:delText>
        </w:r>
        <w:r w:rsidR="00F60DBB">
          <w:delText>C</w:delText>
        </w:r>
        <w:r w:rsidR="0065396D">
          <w:delText xml:space="preserve">ounty </w:delText>
        </w:r>
        <w:r w:rsidR="00F60DBB">
          <w:delText>H</w:delText>
        </w:r>
        <w:r w:rsidR="0065396D">
          <w:delText>all</w:delText>
        </w:r>
        <w:r w:rsidR="00F60DBB">
          <w:delText xml:space="preserve"> and that the</w:delText>
        </w:r>
        <w:r w:rsidR="0065396D">
          <w:delText xml:space="preserve"> financ</w:delText>
        </w:r>
        <w:r w:rsidR="00F60DBB">
          <w:delText>ial savings</w:delText>
        </w:r>
        <w:r w:rsidR="0065396D">
          <w:delText xml:space="preserve"> </w:delText>
        </w:r>
        <w:r w:rsidR="00F60DBB">
          <w:delText>make it look likely.</w:delText>
        </w:r>
        <w:r w:rsidR="0065396D">
          <w:delText xml:space="preserve"> </w:delText>
        </w:r>
      </w:del>
    </w:p>
    <w:p w14:paraId="06735B1D" w14:textId="1B5B7264" w:rsidR="0065396D" w:rsidRDefault="00F60DBB" w:rsidP="00097586">
      <w:pPr>
        <w:pStyle w:val="MInutesbodytext"/>
        <w:ind w:left="720"/>
        <w:rPr>
          <w:del w:id="221" w:author="Tunde Kollar" w:date="2026-09-25T20:04:00Z" w16du:dateUtc="2026-09-26T00:04:00Z"/>
        </w:rPr>
      </w:pPr>
      <w:del w:id="222" w:author="Tunde Kollar" w:date="2026-09-25T20:04:00Z" w16du:dateUtc="2026-09-26T00:04:00Z">
        <w:r>
          <w:delText>He informed the meeting that the County Council will be s</w:delText>
        </w:r>
        <w:r w:rsidR="0065396D">
          <w:delText xml:space="preserve">pending £130M over </w:delText>
        </w:r>
        <w:r>
          <w:delText xml:space="preserve">the next </w:delText>
        </w:r>
        <w:r w:rsidR="0065396D">
          <w:delText xml:space="preserve">4 years dealing with troubled families because they are the source of many issues and costs. </w:delText>
        </w:r>
        <w:r>
          <w:delText>They will be w</w:delText>
        </w:r>
        <w:r w:rsidR="0065396D">
          <w:delText xml:space="preserve">orking with libraries, creating family hubs, redirecting resources to where </w:delText>
        </w:r>
        <w:r>
          <w:delText xml:space="preserve">there is </w:delText>
        </w:r>
        <w:r w:rsidR="0065396D">
          <w:delText xml:space="preserve">most demand </w:delText>
        </w:r>
        <w:r>
          <w:delText>and</w:delText>
        </w:r>
        <w:r w:rsidR="0065396D">
          <w:delText xml:space="preserve"> using non-qualified social workers</w:delText>
        </w:r>
        <w:r>
          <w:delText xml:space="preserve"> to provide support and intervention programmes</w:delText>
        </w:r>
        <w:r w:rsidR="0065396D">
          <w:delText>.</w:delText>
        </w:r>
      </w:del>
    </w:p>
    <w:p w14:paraId="58F62F31" w14:textId="1762C0BD" w:rsidR="00097586" w:rsidRDefault="0065396D" w:rsidP="00097586">
      <w:pPr>
        <w:pStyle w:val="MInutesbodytext"/>
        <w:ind w:left="720"/>
        <w:rPr>
          <w:del w:id="223" w:author="Tunde Kollar" w:date="2026-09-25T20:04:00Z" w16du:dateUtc="2026-09-26T00:04:00Z"/>
        </w:rPr>
      </w:pPr>
      <w:del w:id="224" w:author="Tunde Kollar" w:date="2026-09-25T20:04:00Z" w16du:dateUtc="2026-09-26T00:04:00Z">
        <w:r>
          <w:delText xml:space="preserve"> </w:delText>
        </w:r>
      </w:del>
    </w:p>
    <w:p w14:paraId="70E45147" w14:textId="1C6D1FF8" w:rsidR="00854159" w:rsidRDefault="00743A75" w:rsidP="00EC3C76">
      <w:pPr>
        <w:pStyle w:val="MinutesTitle"/>
        <w:numPr>
          <w:ilvl w:val="0"/>
          <w:numId w:val="35"/>
        </w:numPr>
        <w:jc w:val="left"/>
        <w:rPr>
          <w:del w:id="225" w:author="Tunde Kollar" w:date="2026-09-25T20:04:00Z" w16du:dateUtc="2026-09-26T00:04:00Z"/>
        </w:rPr>
      </w:pPr>
      <w:del w:id="226" w:author="Tunde Kollar" w:date="2026-09-25T20:04:00Z" w16du:dateUtc="2026-09-26T00:04:00Z">
        <w:r>
          <w:delText>To consider how to spend the remaining CIL money</w:delText>
        </w:r>
      </w:del>
    </w:p>
    <w:p w14:paraId="27C4830F" w14:textId="0615BCF9" w:rsidR="008A3F97" w:rsidRDefault="003C7E61" w:rsidP="008A3F97">
      <w:pPr>
        <w:pStyle w:val="MInutesbodytext"/>
        <w:ind w:left="720"/>
        <w:rPr>
          <w:del w:id="227" w:author="Tunde Kollar" w:date="2026-09-25T20:04:00Z" w16du:dateUtc="2026-09-26T00:04:00Z"/>
        </w:rPr>
      </w:pPr>
      <w:del w:id="228" w:author="Tunde Kollar" w:date="2026-09-25T20:04:00Z" w16du:dateUtc="2026-09-26T00:04:00Z">
        <w:r>
          <w:delText xml:space="preserve">The clerk </w:delText>
        </w:r>
        <w:r w:rsidR="008A3F97">
          <w:delText>informed the council that she had requested a desktop survey of the South of the village for potential litter</w:delText>
        </w:r>
        <w:r w:rsidR="00F60DBB">
          <w:delText xml:space="preserve"> </w:delText>
        </w:r>
        <w:r w:rsidR="008A3F97">
          <w:delText>bin sites</w:delText>
        </w:r>
        <w:r w:rsidR="00F60DBB">
          <w:delText xml:space="preserve"> but was awaiting a reply</w:delText>
        </w:r>
        <w:r w:rsidR="008A3F97">
          <w:delText xml:space="preserve">. She </w:delText>
        </w:r>
        <w:r w:rsidR="00F60DBB">
          <w:delText xml:space="preserve">had </w:delText>
        </w:r>
        <w:r w:rsidR="008A3F97">
          <w:delText xml:space="preserve">also </w:delText>
        </w:r>
        <w:r w:rsidR="00F60DBB">
          <w:delText>found</w:delText>
        </w:r>
        <w:r w:rsidR="008A3F97">
          <w:delText xml:space="preserve"> a number of </w:delText>
        </w:r>
        <w:r w:rsidR="00F60DBB">
          <w:delText>prices</w:delText>
        </w:r>
        <w:r w:rsidR="008A3F97">
          <w:delText xml:space="preserve"> for bins </w:delText>
        </w:r>
        <w:r w:rsidR="00F60DBB">
          <w:delText xml:space="preserve">similar to the others in the village - </w:delText>
        </w:r>
        <w:r w:rsidR="008A3F97">
          <w:delText xml:space="preserve">all around £200 </w:delText>
        </w:r>
        <w:r w:rsidR="00F60DBB">
          <w:delText>(</w:delText>
        </w:r>
        <w:r w:rsidR="008A3F97">
          <w:delText>plus installation</w:delText>
        </w:r>
        <w:r w:rsidR="00F60DBB">
          <w:delText>)</w:delText>
        </w:r>
        <w:r w:rsidR="008A3F97">
          <w:delText>.</w:delText>
        </w:r>
        <w:r w:rsidR="008A3F97" w:rsidRPr="008A3F97">
          <w:delText xml:space="preserve"> </w:delText>
        </w:r>
        <w:r w:rsidR="0065396D">
          <w:delText xml:space="preserve">The end of the footpath by the pumping station was identified as a suitable site if Highways would agree. </w:delText>
        </w:r>
        <w:r w:rsidR="00740DE5">
          <w:delText xml:space="preserve">MM suggested that </w:delText>
        </w:r>
        <w:r w:rsidR="0065396D">
          <w:delText xml:space="preserve">quotes </w:delText>
        </w:r>
        <w:r w:rsidR="00740DE5">
          <w:delText xml:space="preserve">were obtained </w:delText>
        </w:r>
        <w:r w:rsidR="0065396D">
          <w:delText xml:space="preserve">for </w:delText>
        </w:r>
        <w:r w:rsidR="00740DE5">
          <w:delText>materials and labour for painting the</w:delText>
        </w:r>
        <w:r w:rsidR="0065396D">
          <w:delText xml:space="preserve"> telephone box. GH </w:delText>
        </w:r>
        <w:r w:rsidR="00740DE5">
          <w:delText xml:space="preserve">said he </w:delText>
        </w:r>
        <w:r w:rsidR="0065396D">
          <w:delText>may be prepared to do it with help</w:delText>
        </w:r>
        <w:r w:rsidR="00740DE5">
          <w:delText xml:space="preserve"> if costs were ridiculous</w:delText>
        </w:r>
        <w:r w:rsidR="0065396D">
          <w:delText xml:space="preserve">. The clerk was asked to </w:delText>
        </w:r>
        <w:r w:rsidR="00A539A5">
          <w:delText>contact</w:delText>
        </w:r>
        <w:r w:rsidR="0065396D">
          <w:delText xml:space="preserve"> Sutton </w:delText>
        </w:r>
        <w:r w:rsidR="00740DE5">
          <w:delText xml:space="preserve">PC </w:delText>
        </w:r>
        <w:r w:rsidR="0065396D">
          <w:delText>re paint</w:delText>
        </w:r>
        <w:r w:rsidR="00740DE5">
          <w:delText xml:space="preserve"> as there was a shared supply at one time.</w:delText>
        </w:r>
      </w:del>
    </w:p>
    <w:p w14:paraId="7B111FBD" w14:textId="77777777" w:rsidR="008A3F97" w:rsidRDefault="008A3F97" w:rsidP="008A3F97">
      <w:pPr>
        <w:pStyle w:val="MInutesbodytext"/>
        <w:ind w:left="720"/>
        <w:rPr>
          <w:del w:id="229" w:author="Tunde Kollar" w:date="2026-09-25T20:04:00Z" w16du:dateUtc="2026-09-26T00:04:00Z"/>
        </w:rPr>
      </w:pPr>
    </w:p>
    <w:p w14:paraId="05843233" w14:textId="77777777" w:rsidR="009614E6" w:rsidRPr="008A3F97" w:rsidRDefault="009614E6" w:rsidP="008A3F97">
      <w:pPr>
        <w:pStyle w:val="MInutesbodytext"/>
        <w:ind w:left="720"/>
        <w:rPr>
          <w:del w:id="230" w:author="Tunde Kollar" w:date="2026-09-25T20:04:00Z" w16du:dateUtc="2026-09-26T00:04:00Z"/>
        </w:rPr>
      </w:pPr>
    </w:p>
    <w:p w14:paraId="528FDD93" w14:textId="037B2EF1" w:rsidR="008A3F97" w:rsidRPr="008A3F97" w:rsidRDefault="008A3F97" w:rsidP="008A3F97">
      <w:pPr>
        <w:pStyle w:val="MinutesTitle"/>
        <w:numPr>
          <w:ilvl w:val="0"/>
          <w:numId w:val="35"/>
        </w:numPr>
        <w:jc w:val="left"/>
        <w:rPr>
          <w:del w:id="231" w:author="Tunde Kollar" w:date="2026-09-25T20:04:00Z" w16du:dateUtc="2026-09-26T00:04:00Z"/>
        </w:rPr>
      </w:pPr>
      <w:del w:id="232" w:author="Tunde Kollar" w:date="2026-09-25T20:04:00Z" w16du:dateUtc="2026-09-26T00:04:00Z">
        <w:r w:rsidRPr="008A3F97">
          <w:delText xml:space="preserve">To receive the Health &amp; Safety report </w:delText>
        </w:r>
      </w:del>
    </w:p>
    <w:p w14:paraId="29423174" w14:textId="4CB7E92A" w:rsidR="0054620A" w:rsidRDefault="008A3F97" w:rsidP="00097586">
      <w:pPr>
        <w:pStyle w:val="MInutesbodytext"/>
        <w:ind w:left="709"/>
        <w:rPr>
          <w:del w:id="233" w:author="Tunde Kollar" w:date="2026-09-25T20:04:00Z" w16du:dateUtc="2026-09-26T00:04:00Z"/>
        </w:rPr>
      </w:pPr>
      <w:del w:id="234" w:author="Tunde Kollar" w:date="2026-09-25T20:04:00Z" w16du:dateUtc="2026-09-26T00:04:00Z">
        <w:r>
          <w:delText xml:space="preserve">MM presented the report on the council’s assets. There was nothing requiring urgent attention but the benches and telephone box needed </w:delText>
        </w:r>
        <w:r w:rsidR="0065396D">
          <w:delText>staining</w:delText>
        </w:r>
        <w:r>
          <w:delText>/painting.</w:delText>
        </w:r>
      </w:del>
    </w:p>
    <w:p w14:paraId="4678DABB" w14:textId="35F7BF74" w:rsidR="00A90D1D" w:rsidRDefault="00A90D1D" w:rsidP="00097586">
      <w:pPr>
        <w:pStyle w:val="MInutesbodytext"/>
        <w:ind w:left="709"/>
        <w:rPr>
          <w:del w:id="235" w:author="Tunde Kollar" w:date="2026-09-25T20:04:00Z" w16du:dateUtc="2026-09-26T00:04:00Z"/>
        </w:rPr>
      </w:pPr>
      <w:del w:id="236" w:author="Tunde Kollar" w:date="2026-09-25T20:04:00Z" w16du:dateUtc="2026-09-26T00:04:00Z">
        <w:r>
          <w:delText>LH noted that the Jubilee tree sign looked water damaged and asked MM to look at it.</w:delText>
        </w:r>
      </w:del>
    </w:p>
    <w:p w14:paraId="7347CDBD" w14:textId="77777777" w:rsidR="00097586" w:rsidRDefault="00097586" w:rsidP="00097586">
      <w:pPr>
        <w:pStyle w:val="MInutesbodytext"/>
        <w:ind w:left="709"/>
        <w:rPr>
          <w:del w:id="237" w:author="Tunde Kollar" w:date="2026-09-25T20:04:00Z" w16du:dateUtc="2026-09-26T00:04:00Z"/>
        </w:rPr>
      </w:pPr>
    </w:p>
    <w:p w14:paraId="2DF1A049" w14:textId="299EE591" w:rsidR="00064775" w:rsidRDefault="00B6133D" w:rsidP="00144384">
      <w:pPr>
        <w:pStyle w:val="MinutesTitle"/>
        <w:numPr>
          <w:ilvl w:val="0"/>
          <w:numId w:val="35"/>
        </w:numPr>
        <w:jc w:val="left"/>
        <w:rPr>
          <w:del w:id="238" w:author="Tunde Kollar" w:date="2026-09-25T20:04:00Z" w16du:dateUtc="2026-09-26T00:04:00Z"/>
        </w:rPr>
      </w:pPr>
      <w:del w:id="239" w:author="Tunde Kollar" w:date="2026-09-25T20:04:00Z" w16du:dateUtc="2026-09-26T00:04:00Z">
        <w:r>
          <w:delText xml:space="preserve">To </w:delText>
        </w:r>
        <w:r w:rsidR="002260CE">
          <w:delText xml:space="preserve">consider </w:delText>
        </w:r>
        <w:r w:rsidR="00064775">
          <w:delText xml:space="preserve">the following planning </w:delText>
        </w:r>
        <w:r w:rsidR="002260CE">
          <w:delText xml:space="preserve">matters </w:delText>
        </w:r>
      </w:del>
    </w:p>
    <w:p w14:paraId="731B602D" w14:textId="220942D6" w:rsidR="008A3F97" w:rsidRPr="00DF4473" w:rsidRDefault="008A3F97" w:rsidP="008A3F97">
      <w:pPr>
        <w:pStyle w:val="MinutesTitle"/>
        <w:numPr>
          <w:ilvl w:val="1"/>
          <w:numId w:val="35"/>
        </w:numPr>
        <w:jc w:val="left"/>
        <w:rPr>
          <w:del w:id="240" w:author="Tunde Kollar" w:date="2026-09-25T20:04:00Z" w16du:dateUtc="2026-09-26T00:04:00Z"/>
        </w:rPr>
      </w:pPr>
      <w:del w:id="241" w:author="Tunde Kollar" w:date="2026-09-25T20:04:00Z" w16du:dateUtc="2026-09-26T00:04:00Z">
        <w:r w:rsidRPr="00DF4473">
          <w:delText>23/00918/HOUSE – Link conservatory, Scotfield Great North Road</w:delText>
        </w:r>
      </w:del>
    </w:p>
    <w:p w14:paraId="76BDEAEF" w14:textId="0EB95A14" w:rsidR="008A3F97" w:rsidRDefault="008A3F97" w:rsidP="008A3F97">
      <w:pPr>
        <w:pStyle w:val="MInutesbodytext"/>
        <w:ind w:left="720"/>
        <w:rPr>
          <w:del w:id="242" w:author="Tunde Kollar" w:date="2026-09-25T20:04:00Z" w16du:dateUtc="2026-09-26T00:04:00Z"/>
        </w:rPr>
      </w:pPr>
      <w:del w:id="243" w:author="Tunde Kollar" w:date="2026-09-25T20:04:00Z" w16du:dateUtc="2026-09-26T00:04:00Z">
        <w:r w:rsidRPr="00064775">
          <w:delText>The plans were discussed</w:delText>
        </w:r>
        <w:r>
          <w:delText xml:space="preserve"> and </w:delText>
        </w:r>
        <w:r w:rsidR="00A539A5">
          <w:delText>it was felt that this was work on an existing footprint which wouldn’t impact neighbours.</w:delText>
        </w:r>
      </w:del>
    </w:p>
    <w:p w14:paraId="77C15933" w14:textId="77777777" w:rsidR="00A539A5" w:rsidRDefault="00A539A5" w:rsidP="008A3F97">
      <w:pPr>
        <w:pStyle w:val="MInutesbodytext"/>
        <w:ind w:left="720"/>
        <w:rPr>
          <w:del w:id="244" w:author="Tunde Kollar" w:date="2026-09-25T20:04:00Z" w16du:dateUtc="2026-09-26T00:04:00Z"/>
        </w:rPr>
      </w:pPr>
    </w:p>
    <w:p w14:paraId="3DB4F312" w14:textId="11AEC55A" w:rsidR="008A3F97" w:rsidRDefault="008A3F97" w:rsidP="008A3F97">
      <w:pPr>
        <w:pStyle w:val="MInutesbodytext"/>
        <w:ind w:left="720"/>
        <w:rPr>
          <w:del w:id="245" w:author="Tunde Kollar" w:date="2026-09-25T20:04:00Z" w16du:dateUtc="2026-09-26T00:04:00Z"/>
        </w:rPr>
      </w:pPr>
      <w:del w:id="246" w:author="Tunde Kollar" w:date="2026-09-25T20:04:00Z" w16du:dateUtc="2026-09-26T00:04:00Z">
        <w:r w:rsidRPr="00520640">
          <w:rPr>
            <w:b/>
            <w:bCs/>
          </w:rPr>
          <w:delText>RESOL</w:delText>
        </w:r>
        <w:r>
          <w:rPr>
            <w:b/>
            <w:bCs/>
          </w:rPr>
          <w:delText>VE</w:delText>
        </w:r>
        <w:r w:rsidRPr="00520640">
          <w:rPr>
            <w:b/>
            <w:bCs/>
          </w:rPr>
          <w:delText>D</w:delText>
        </w:r>
        <w:r>
          <w:delText xml:space="preserve">: To </w:delText>
        </w:r>
        <w:r w:rsidR="00A90D1D">
          <w:delText>support the application.</w:delText>
        </w:r>
      </w:del>
    </w:p>
    <w:p w14:paraId="61DDDB05" w14:textId="3BCAF8E0" w:rsidR="008A3F97" w:rsidRDefault="008A3F97" w:rsidP="008A3F97">
      <w:pPr>
        <w:pStyle w:val="MInutesbodytext"/>
        <w:ind w:left="720"/>
        <w:rPr>
          <w:del w:id="247" w:author="Tunde Kollar" w:date="2026-09-25T20:04:00Z" w16du:dateUtc="2026-09-26T00:04:00Z"/>
        </w:rPr>
      </w:pPr>
      <w:del w:id="248" w:author="Tunde Kollar" w:date="2026-09-25T20:04:00Z" w16du:dateUtc="2026-09-26T00:04:00Z">
        <w:r>
          <w:delText xml:space="preserve">(proposed </w:delText>
        </w:r>
        <w:r w:rsidR="00A90D1D">
          <w:delText>LH</w:delText>
        </w:r>
        <w:r>
          <w:delText>, seconded M</w:delText>
        </w:r>
        <w:r w:rsidR="00A90D1D">
          <w:delText>M</w:delText>
        </w:r>
        <w:r>
          <w:delText>, carried unanimously)</w:delText>
        </w:r>
      </w:del>
    </w:p>
    <w:p w14:paraId="3CA28F3A" w14:textId="77777777" w:rsidR="008A3F97" w:rsidRPr="00DF4473" w:rsidRDefault="008A3F97" w:rsidP="00DF4473">
      <w:pPr>
        <w:pStyle w:val="MinutesTitle"/>
        <w:ind w:left="1440"/>
        <w:jc w:val="left"/>
        <w:rPr>
          <w:del w:id="249" w:author="Tunde Kollar" w:date="2026-09-25T20:04:00Z" w16du:dateUtc="2026-09-26T00:04:00Z"/>
        </w:rPr>
      </w:pPr>
    </w:p>
    <w:p w14:paraId="7C459182" w14:textId="77777777" w:rsidR="008A3F97" w:rsidRPr="00DF4473" w:rsidRDefault="008A3F97" w:rsidP="008A3F97">
      <w:pPr>
        <w:pStyle w:val="MinutesTitle"/>
        <w:numPr>
          <w:ilvl w:val="1"/>
          <w:numId w:val="35"/>
        </w:numPr>
        <w:jc w:val="left"/>
        <w:rPr>
          <w:del w:id="250" w:author="Tunde Kollar" w:date="2026-09-25T20:04:00Z" w16du:dateUtc="2026-09-26T00:04:00Z"/>
        </w:rPr>
      </w:pPr>
      <w:del w:id="251" w:author="Tunde Kollar" w:date="2026-09-25T20:04:00Z" w16du:dateUtc="2026-09-26T00:04:00Z">
        <w:r w:rsidRPr="00DF4473">
          <w:delText>23/00973/CPRIOR – Solar Panels, JRL Caledonian</w:delText>
        </w:r>
      </w:del>
    </w:p>
    <w:p w14:paraId="723ABC0A" w14:textId="79521299" w:rsidR="00A90D1D" w:rsidRDefault="00064775" w:rsidP="00671E2C">
      <w:pPr>
        <w:pStyle w:val="MInutesbodytext"/>
        <w:ind w:left="720"/>
        <w:rPr>
          <w:del w:id="252" w:author="Tunde Kollar" w:date="2026-09-25T20:04:00Z" w16du:dateUtc="2026-09-26T00:04:00Z"/>
        </w:rPr>
      </w:pPr>
      <w:del w:id="253" w:author="Tunde Kollar" w:date="2026-09-25T20:04:00Z" w16du:dateUtc="2026-09-26T00:04:00Z">
        <w:r w:rsidRPr="00064775">
          <w:delText>The plans were discussed</w:delText>
        </w:r>
        <w:r w:rsidR="00097586">
          <w:delText xml:space="preserve"> and </w:delText>
        </w:r>
        <w:r w:rsidR="00671E2C">
          <w:delText xml:space="preserve">it was felt solar panels </w:delText>
        </w:r>
        <w:r w:rsidR="00A90D1D">
          <w:delText>should be on buildings not land</w:delText>
        </w:r>
        <w:r w:rsidR="00671E2C">
          <w:delText>. The only concern was that there may be glare but it was suggested Highways and Aviation consultees would comment on this if appropriate.</w:delText>
        </w:r>
      </w:del>
    </w:p>
    <w:p w14:paraId="5CA076E2" w14:textId="77777777" w:rsidR="00671E2C" w:rsidRDefault="00671E2C" w:rsidP="00671E2C">
      <w:pPr>
        <w:pStyle w:val="MInutesbodytext"/>
        <w:ind w:left="720"/>
        <w:rPr>
          <w:del w:id="254" w:author="Tunde Kollar" w:date="2026-09-25T20:04:00Z" w16du:dateUtc="2026-09-26T00:04:00Z"/>
        </w:rPr>
      </w:pPr>
    </w:p>
    <w:p w14:paraId="6B668DD4" w14:textId="37EB9958" w:rsidR="001506CE" w:rsidRDefault="00520640" w:rsidP="00064775">
      <w:pPr>
        <w:pStyle w:val="MInutesbodytext"/>
        <w:ind w:left="720"/>
        <w:rPr>
          <w:del w:id="255" w:author="Tunde Kollar" w:date="2026-09-25T20:04:00Z" w16du:dateUtc="2026-09-26T00:04:00Z"/>
        </w:rPr>
      </w:pPr>
      <w:del w:id="256" w:author="Tunde Kollar" w:date="2026-09-25T20:04:00Z" w16du:dateUtc="2026-09-26T00:04:00Z">
        <w:r w:rsidRPr="00520640">
          <w:rPr>
            <w:b/>
            <w:bCs/>
          </w:rPr>
          <w:delText>RESOL</w:delText>
        </w:r>
        <w:r>
          <w:rPr>
            <w:b/>
            <w:bCs/>
          </w:rPr>
          <w:delText>VE</w:delText>
        </w:r>
        <w:r w:rsidRPr="00520640">
          <w:rPr>
            <w:b/>
            <w:bCs/>
          </w:rPr>
          <w:delText>D</w:delText>
        </w:r>
        <w:r w:rsidR="001506CE">
          <w:delText xml:space="preserve">: To </w:delText>
        </w:r>
        <w:r w:rsidR="00A90D1D">
          <w:delText>support the application.</w:delText>
        </w:r>
      </w:del>
    </w:p>
    <w:p w14:paraId="6355D2CE" w14:textId="28EEE7E0" w:rsidR="001506CE" w:rsidRDefault="001506CE" w:rsidP="00064775">
      <w:pPr>
        <w:pStyle w:val="MInutesbodytext"/>
        <w:ind w:left="720"/>
        <w:rPr>
          <w:del w:id="257" w:author="Tunde Kollar" w:date="2026-09-25T20:04:00Z" w16du:dateUtc="2026-09-26T00:04:00Z"/>
        </w:rPr>
      </w:pPr>
      <w:del w:id="258" w:author="Tunde Kollar" w:date="2026-09-25T20:04:00Z" w16du:dateUtc="2026-09-26T00:04:00Z">
        <w:r>
          <w:delText xml:space="preserve">(proposed MM, seconded </w:delText>
        </w:r>
        <w:r w:rsidR="00671E2C">
          <w:delText>L</w:delText>
        </w:r>
        <w:r>
          <w:delText>H, carried unanimously)</w:delText>
        </w:r>
      </w:del>
    </w:p>
    <w:p w14:paraId="11047F34" w14:textId="77777777" w:rsidR="00064775" w:rsidRPr="00064775" w:rsidRDefault="00064775" w:rsidP="00064775">
      <w:pPr>
        <w:pStyle w:val="MInutesbodytext"/>
        <w:ind w:left="720"/>
        <w:rPr>
          <w:del w:id="259" w:author="Tunde Kollar" w:date="2026-09-25T20:04:00Z" w16du:dateUtc="2026-09-26T00:04:00Z"/>
        </w:rPr>
      </w:pPr>
    </w:p>
    <w:p w14:paraId="7D06B54C" w14:textId="6352F410" w:rsidR="00064775" w:rsidRDefault="00FF3DCC" w:rsidP="00991E58">
      <w:pPr>
        <w:spacing w:line="240" w:lineRule="auto"/>
        <w:contextualSpacing/>
        <w:jc w:val="both"/>
        <w:rPr>
          <w:rFonts w:ascii="Calibri" w:hAnsi="Calibri"/>
          <w:lang w:val="en-US"/>
          <w:rPrChange w:id="260" w:author="Tunde Kollar" w:date="2026-09-25T20:04:00Z" w16du:dateUtc="2026-09-26T00:04:00Z">
            <w:rPr/>
          </w:rPrChange>
        </w:rPr>
        <w:pPrChange w:id="261" w:author="Tunde Kollar" w:date="2026-09-25T20:04:00Z" w16du:dateUtc="2026-09-26T00:04:00Z">
          <w:pPr>
            <w:pStyle w:val="MinutesTitle"/>
            <w:numPr>
              <w:numId w:val="35"/>
            </w:numPr>
            <w:ind w:left="720" w:hanging="360"/>
            <w:jc w:val="left"/>
          </w:pPr>
        </w:pPrChange>
      </w:pPr>
      <w:del w:id="262" w:author="Tunde Kollar" w:date="2026-09-25T20:04:00Z" w16du:dateUtc="2026-09-26T00:04:00Z">
        <w:r w:rsidRPr="00FF3DCC">
          <w:delText xml:space="preserve">To </w:delText>
        </w:r>
        <w:r w:rsidR="007D4099">
          <w:delText xml:space="preserve">consider </w:delText>
        </w:r>
        <w:r w:rsidR="00064775">
          <w:delText xml:space="preserve">responding to </w:delText>
        </w:r>
        <w:r w:rsidR="008A3F97">
          <w:delText xml:space="preserve">or acting upon </w:delText>
        </w:r>
        <w:r w:rsidR="00064775">
          <w:delText xml:space="preserve">the </w:delText>
        </w:r>
      </w:del>
      <w:r w:rsidR="00064775" w:rsidRPr="0017225C">
        <w:rPr>
          <w:rFonts w:ascii="Calibri" w:hAnsi="Calibri"/>
          <w:lang w:val="en-US"/>
          <w:rPrChange w:id="263" w:author="Tunde Kollar" w:date="2026-09-25T20:04:00Z" w16du:dateUtc="2026-09-26T00:04:00Z">
            <w:rPr/>
          </w:rPrChange>
        </w:rPr>
        <w:t xml:space="preserve">following </w:t>
      </w:r>
      <w:ins w:id="264" w:author="Tunde Kollar" w:date="2026-09-25T20:04:00Z" w16du:dateUtc="2026-09-26T00:04:00Z">
        <w:r w:rsidR="00474D3A" w:rsidRPr="0017225C">
          <w:rPr>
            <w:rFonts w:ascii="Calibri" w:hAnsi="Calibri" w:cs="Calibri"/>
            <w:lang w:val="en-US"/>
          </w:rPr>
          <w:t>competencies are</w:t>
        </w:r>
        <w:r w:rsidR="00D73BC1">
          <w:rPr>
            <w:rFonts w:ascii="Calibri" w:hAnsi="Calibri" w:cs="Calibri"/>
            <w:lang w:val="en-US"/>
          </w:rPr>
          <w:t xml:space="preserve"> also</w:t>
        </w:r>
        <w:r w:rsidR="00474D3A" w:rsidRPr="0017225C">
          <w:rPr>
            <w:rFonts w:ascii="Calibri" w:hAnsi="Calibri" w:cs="Calibri"/>
            <w:lang w:val="en-US"/>
          </w:rPr>
          <w:t xml:space="preserve"> required: </w:t>
        </w:r>
      </w:ins>
      <w:del w:id="265" w:author="Tunde Kollar" w:date="2026-09-25T20:04:00Z" w16du:dateUtc="2026-09-26T00:04:00Z">
        <w:r w:rsidR="00064775">
          <w:delText>correspondence</w:delText>
        </w:r>
      </w:del>
    </w:p>
    <w:p w14:paraId="6225F839" w14:textId="77777777" w:rsidR="00D73BC1" w:rsidRPr="0017225C" w:rsidRDefault="00D73BC1" w:rsidP="00991E58">
      <w:pPr>
        <w:spacing w:line="240" w:lineRule="auto"/>
        <w:contextualSpacing/>
        <w:jc w:val="both"/>
        <w:rPr>
          <w:ins w:id="266" w:author="Tunde Kollar" w:date="2026-09-25T20:04:00Z" w16du:dateUtc="2026-09-26T00:04:00Z"/>
          <w:rFonts w:ascii="Calibri" w:hAnsi="Calibri" w:cs="Calibri"/>
          <w:lang w:val="en-US"/>
        </w:rPr>
      </w:pPr>
    </w:p>
    <w:p w14:paraId="5F1C929F" w14:textId="77777777" w:rsidR="00474D3A" w:rsidRPr="0017225C" w:rsidRDefault="00474D3A" w:rsidP="00991E58">
      <w:pPr>
        <w:spacing w:line="240" w:lineRule="auto"/>
        <w:contextualSpacing/>
        <w:jc w:val="both"/>
        <w:rPr>
          <w:ins w:id="267" w:author="Tunde Kollar" w:date="2026-09-25T20:04:00Z" w16du:dateUtc="2026-09-26T00:04:00Z"/>
          <w:rFonts w:ascii="Calibri" w:hAnsi="Calibri" w:cs="Calibri"/>
          <w:lang w:val="en-US"/>
        </w:rPr>
      </w:pPr>
      <w:ins w:id="268" w:author="Tunde Kollar" w:date="2026-09-25T20:04:00Z" w16du:dateUtc="2026-09-26T00:04:00Z">
        <w:r w:rsidRPr="0017225C">
          <w:rPr>
            <w:rFonts w:ascii="Calibri" w:hAnsi="Calibri" w:cs="Calibri"/>
            <w:lang w:val="en-US"/>
          </w:rPr>
          <w:t>UNICEF Core Values</w:t>
        </w:r>
      </w:ins>
    </w:p>
    <w:p w14:paraId="6631CE87" w14:textId="77777777" w:rsidR="00474D3A" w:rsidRPr="0017225C" w:rsidRDefault="00474D3A" w:rsidP="00991E58">
      <w:pPr>
        <w:numPr>
          <w:ilvl w:val="0"/>
          <w:numId w:val="66"/>
        </w:numPr>
        <w:spacing w:line="240" w:lineRule="auto"/>
        <w:contextualSpacing/>
        <w:jc w:val="both"/>
        <w:rPr>
          <w:ins w:id="269" w:author="Tunde Kollar" w:date="2026-09-25T20:04:00Z" w16du:dateUtc="2026-09-26T00:04:00Z"/>
          <w:rFonts w:ascii="Calibri" w:hAnsi="Calibri" w:cs="Calibri"/>
          <w:lang w:val="en-US"/>
        </w:rPr>
      </w:pPr>
      <w:ins w:id="270" w:author="Tunde Kollar" w:date="2026-09-25T20:04:00Z" w16du:dateUtc="2026-09-26T00:04:00Z">
        <w:r w:rsidRPr="0017225C">
          <w:rPr>
            <w:rFonts w:ascii="Calibri" w:hAnsi="Calibri" w:cs="Calibri"/>
            <w:lang w:val="en-US"/>
          </w:rPr>
          <w:t>Diversity and Inclusion</w:t>
        </w:r>
      </w:ins>
    </w:p>
    <w:p w14:paraId="1FCCF90C" w14:textId="77777777" w:rsidR="00474D3A" w:rsidRPr="0017225C" w:rsidRDefault="00474D3A" w:rsidP="00991E58">
      <w:pPr>
        <w:numPr>
          <w:ilvl w:val="0"/>
          <w:numId w:val="66"/>
        </w:numPr>
        <w:spacing w:line="240" w:lineRule="auto"/>
        <w:contextualSpacing/>
        <w:jc w:val="both"/>
        <w:rPr>
          <w:ins w:id="271" w:author="Tunde Kollar" w:date="2026-09-25T20:04:00Z" w16du:dateUtc="2026-09-26T00:04:00Z"/>
          <w:rFonts w:ascii="Calibri" w:hAnsi="Calibri" w:cs="Calibri"/>
          <w:lang w:val="en-US"/>
        </w:rPr>
      </w:pPr>
      <w:ins w:id="272" w:author="Tunde Kollar" w:date="2026-09-25T20:04:00Z" w16du:dateUtc="2026-09-26T00:04:00Z">
        <w:r w:rsidRPr="0017225C">
          <w:rPr>
            <w:rFonts w:ascii="Calibri" w:hAnsi="Calibri" w:cs="Calibri"/>
            <w:lang w:val="en-US"/>
          </w:rPr>
          <w:t>Integrity</w:t>
        </w:r>
      </w:ins>
    </w:p>
    <w:p w14:paraId="157AF955" w14:textId="77777777" w:rsidR="00474D3A" w:rsidRPr="0017225C" w:rsidRDefault="00474D3A" w:rsidP="00991E58">
      <w:pPr>
        <w:numPr>
          <w:ilvl w:val="0"/>
          <w:numId w:val="66"/>
        </w:numPr>
        <w:spacing w:line="240" w:lineRule="auto"/>
        <w:contextualSpacing/>
        <w:jc w:val="both"/>
        <w:rPr>
          <w:ins w:id="273" w:author="Tunde Kollar" w:date="2026-09-25T20:04:00Z" w16du:dateUtc="2026-09-26T00:04:00Z"/>
          <w:rFonts w:ascii="Calibri" w:hAnsi="Calibri" w:cs="Calibri"/>
          <w:lang w:val="en-US"/>
        </w:rPr>
      </w:pPr>
      <w:ins w:id="274" w:author="Tunde Kollar" w:date="2026-09-25T20:04:00Z" w16du:dateUtc="2026-09-26T00:04:00Z">
        <w:r w:rsidRPr="0017225C">
          <w:rPr>
            <w:rFonts w:ascii="Calibri" w:hAnsi="Calibri" w:cs="Calibri"/>
            <w:lang w:val="en-US"/>
          </w:rPr>
          <w:t>Commitment</w:t>
        </w:r>
      </w:ins>
    </w:p>
    <w:p w14:paraId="29BBFFA8" w14:textId="77777777" w:rsidR="00474D3A" w:rsidRPr="0017225C" w:rsidRDefault="00474D3A" w:rsidP="00991E58">
      <w:pPr>
        <w:spacing w:line="240" w:lineRule="auto"/>
        <w:contextualSpacing/>
        <w:jc w:val="both"/>
        <w:rPr>
          <w:ins w:id="275" w:author="Tunde Kollar" w:date="2026-09-25T20:04:00Z" w16du:dateUtc="2026-09-26T00:04:00Z"/>
          <w:rFonts w:ascii="Calibri" w:hAnsi="Calibri" w:cs="Calibri"/>
          <w:lang w:val="en-US"/>
        </w:rPr>
      </w:pPr>
      <w:ins w:id="276" w:author="Tunde Kollar" w:date="2026-09-25T20:04:00Z" w16du:dateUtc="2026-09-26T00:04:00Z">
        <w:r w:rsidRPr="0017225C">
          <w:rPr>
            <w:rFonts w:ascii="Calibri" w:hAnsi="Calibri" w:cs="Calibri"/>
            <w:lang w:val="en-US"/>
          </w:rPr>
          <w:t>UNICEF Core Competencies</w:t>
        </w:r>
      </w:ins>
    </w:p>
    <w:p w14:paraId="2C4B9857" w14:textId="77777777" w:rsidR="00474D3A" w:rsidRPr="0017225C" w:rsidRDefault="00474D3A" w:rsidP="00991E58">
      <w:pPr>
        <w:numPr>
          <w:ilvl w:val="0"/>
          <w:numId w:val="67"/>
        </w:numPr>
        <w:spacing w:line="240" w:lineRule="auto"/>
        <w:contextualSpacing/>
        <w:jc w:val="both"/>
        <w:rPr>
          <w:ins w:id="277" w:author="Tunde Kollar" w:date="2026-09-25T20:04:00Z" w16du:dateUtc="2026-09-26T00:04:00Z"/>
          <w:rFonts w:ascii="Calibri" w:hAnsi="Calibri" w:cs="Calibri"/>
          <w:lang w:val="en-US"/>
        </w:rPr>
      </w:pPr>
      <w:ins w:id="278" w:author="Tunde Kollar" w:date="2026-09-25T20:04:00Z" w16du:dateUtc="2026-09-26T00:04:00Z">
        <w:r w:rsidRPr="0017225C">
          <w:rPr>
            <w:rFonts w:ascii="Calibri" w:hAnsi="Calibri" w:cs="Calibri"/>
            <w:lang w:val="en-US"/>
          </w:rPr>
          <w:t>Communication (verbal and written) (L 2)</w:t>
        </w:r>
      </w:ins>
    </w:p>
    <w:p w14:paraId="6B1FFFF2" w14:textId="77777777" w:rsidR="00474D3A" w:rsidRPr="0017225C" w:rsidRDefault="00474D3A" w:rsidP="00991E58">
      <w:pPr>
        <w:numPr>
          <w:ilvl w:val="0"/>
          <w:numId w:val="67"/>
        </w:numPr>
        <w:spacing w:line="240" w:lineRule="auto"/>
        <w:contextualSpacing/>
        <w:jc w:val="both"/>
        <w:rPr>
          <w:ins w:id="279" w:author="Tunde Kollar" w:date="2026-09-25T20:04:00Z" w16du:dateUtc="2026-09-26T00:04:00Z"/>
          <w:rFonts w:ascii="Calibri" w:hAnsi="Calibri" w:cs="Calibri"/>
          <w:lang w:val="en-US"/>
        </w:rPr>
      </w:pPr>
      <w:ins w:id="280" w:author="Tunde Kollar" w:date="2026-09-25T20:04:00Z" w16du:dateUtc="2026-09-26T00:04:00Z">
        <w:r w:rsidRPr="0017225C">
          <w:rPr>
            <w:rFonts w:ascii="Calibri" w:hAnsi="Calibri" w:cs="Calibri"/>
            <w:lang w:val="en-US"/>
          </w:rPr>
          <w:t>Working with People (L 2)</w:t>
        </w:r>
      </w:ins>
    </w:p>
    <w:p w14:paraId="45AAC58C" w14:textId="15B0E2AE" w:rsidR="00474D3A" w:rsidRPr="0017225C" w:rsidRDefault="00474D3A" w:rsidP="00991E58">
      <w:pPr>
        <w:numPr>
          <w:ilvl w:val="0"/>
          <w:numId w:val="67"/>
        </w:numPr>
        <w:spacing w:line="240" w:lineRule="auto"/>
        <w:contextualSpacing/>
        <w:jc w:val="both"/>
        <w:rPr>
          <w:ins w:id="281" w:author="Tunde Kollar" w:date="2026-09-25T20:04:00Z" w16du:dateUtc="2026-09-26T00:04:00Z"/>
          <w:rFonts w:ascii="Calibri" w:hAnsi="Calibri" w:cs="Calibri"/>
          <w:lang w:val="en-US"/>
        </w:rPr>
      </w:pPr>
      <w:ins w:id="282" w:author="Tunde Kollar" w:date="2026-09-25T20:04:00Z" w16du:dateUtc="2026-09-26T00:04:00Z">
        <w:r w:rsidRPr="0017225C">
          <w:rPr>
            <w:rFonts w:ascii="Calibri" w:hAnsi="Calibri" w:cs="Calibri"/>
            <w:lang w:val="en-US"/>
          </w:rPr>
          <w:t>Drive for Results (L 1)</w:t>
        </w:r>
      </w:ins>
    </w:p>
    <w:p w14:paraId="43697595" w14:textId="77777777" w:rsidR="00474D3A" w:rsidRPr="0017225C" w:rsidRDefault="00474D3A" w:rsidP="00991E58">
      <w:pPr>
        <w:spacing w:line="240" w:lineRule="auto"/>
        <w:contextualSpacing/>
        <w:jc w:val="both"/>
        <w:rPr>
          <w:ins w:id="283" w:author="Tunde Kollar" w:date="2026-09-25T20:04:00Z" w16du:dateUtc="2026-09-26T00:04:00Z"/>
          <w:rFonts w:ascii="Calibri" w:hAnsi="Calibri" w:cs="Calibri"/>
          <w:lang w:val="en-US"/>
        </w:rPr>
      </w:pPr>
      <w:ins w:id="284" w:author="Tunde Kollar" w:date="2026-09-25T20:04:00Z" w16du:dateUtc="2026-09-26T00:04:00Z">
        <w:r w:rsidRPr="0017225C">
          <w:rPr>
            <w:rFonts w:ascii="Calibri" w:hAnsi="Calibri" w:cs="Calibri"/>
            <w:lang w:val="en-US"/>
          </w:rPr>
          <w:t>UNICEF Functional Competencies</w:t>
        </w:r>
      </w:ins>
    </w:p>
    <w:p w14:paraId="3FD0BA48" w14:textId="262AD62C" w:rsidR="00474D3A" w:rsidRPr="0017225C" w:rsidRDefault="00474D3A" w:rsidP="00991E58">
      <w:pPr>
        <w:numPr>
          <w:ilvl w:val="0"/>
          <w:numId w:val="68"/>
        </w:numPr>
        <w:spacing w:line="240" w:lineRule="auto"/>
        <w:contextualSpacing/>
        <w:jc w:val="both"/>
        <w:rPr>
          <w:ins w:id="285" w:author="Tunde Kollar" w:date="2026-09-25T20:04:00Z" w16du:dateUtc="2026-09-26T00:04:00Z"/>
          <w:rFonts w:ascii="Calibri" w:hAnsi="Calibri" w:cs="Calibri"/>
          <w:lang w:val="en-US"/>
        </w:rPr>
      </w:pPr>
      <w:ins w:id="286" w:author="Tunde Kollar" w:date="2026-09-25T20:04:00Z" w16du:dateUtc="2026-09-26T00:04:00Z">
        <w:r w:rsidRPr="0017225C">
          <w:rPr>
            <w:rFonts w:ascii="Calibri" w:hAnsi="Calibri" w:cs="Calibri"/>
            <w:lang w:val="en-US"/>
          </w:rPr>
          <w:t>Deciding and Initiating Action (L 1)</w:t>
        </w:r>
      </w:ins>
    </w:p>
    <w:p w14:paraId="706B7B15" w14:textId="484B1ED2" w:rsidR="00474D3A" w:rsidRPr="0017225C" w:rsidRDefault="00474D3A" w:rsidP="00991E58">
      <w:pPr>
        <w:numPr>
          <w:ilvl w:val="0"/>
          <w:numId w:val="68"/>
        </w:numPr>
        <w:spacing w:line="240" w:lineRule="auto"/>
        <w:contextualSpacing/>
        <w:jc w:val="both"/>
        <w:rPr>
          <w:ins w:id="287" w:author="Tunde Kollar" w:date="2026-09-25T20:04:00Z" w16du:dateUtc="2026-09-26T00:04:00Z"/>
          <w:rFonts w:ascii="Calibri" w:hAnsi="Calibri" w:cs="Calibri"/>
          <w:lang w:val="en-US"/>
        </w:rPr>
      </w:pPr>
      <w:ins w:id="288" w:author="Tunde Kollar" w:date="2026-09-25T20:04:00Z" w16du:dateUtc="2026-09-26T00:04:00Z">
        <w:r w:rsidRPr="0017225C">
          <w:rPr>
            <w:rFonts w:ascii="Calibri" w:hAnsi="Calibri" w:cs="Calibri"/>
            <w:lang w:val="en-US"/>
          </w:rPr>
          <w:t>Relating and networking (L 1)</w:t>
        </w:r>
      </w:ins>
    </w:p>
    <w:p w14:paraId="665DB50F" w14:textId="77777777" w:rsidR="00474D3A" w:rsidRPr="0017225C" w:rsidRDefault="00474D3A" w:rsidP="00991E58">
      <w:pPr>
        <w:numPr>
          <w:ilvl w:val="0"/>
          <w:numId w:val="68"/>
        </w:numPr>
        <w:spacing w:line="240" w:lineRule="auto"/>
        <w:contextualSpacing/>
        <w:jc w:val="both"/>
        <w:rPr>
          <w:ins w:id="289" w:author="Tunde Kollar" w:date="2026-09-25T20:04:00Z" w16du:dateUtc="2026-09-26T00:04:00Z"/>
          <w:rFonts w:ascii="Calibri" w:hAnsi="Calibri" w:cs="Calibri"/>
          <w:lang w:val="en-US"/>
        </w:rPr>
      </w:pPr>
      <w:ins w:id="290" w:author="Tunde Kollar" w:date="2026-09-25T20:04:00Z" w16du:dateUtc="2026-09-26T00:04:00Z">
        <w:r w:rsidRPr="0017225C">
          <w:rPr>
            <w:rFonts w:ascii="Calibri" w:hAnsi="Calibri" w:cs="Calibri"/>
            <w:lang w:val="en-US"/>
          </w:rPr>
          <w:t>Persuading and Influencing (L 2)</w:t>
        </w:r>
      </w:ins>
    </w:p>
    <w:p w14:paraId="249B0FDB" w14:textId="6411E7AD" w:rsidR="008A3F97" w:rsidRPr="00DF4473" w:rsidRDefault="00474D3A" w:rsidP="008A3F97">
      <w:pPr>
        <w:pStyle w:val="MinutesTitle"/>
        <w:numPr>
          <w:ilvl w:val="1"/>
          <w:numId w:val="35"/>
        </w:numPr>
        <w:jc w:val="left"/>
        <w:rPr>
          <w:del w:id="291" w:author="Tunde Kollar" w:date="2026-09-25T20:04:00Z" w16du:dateUtc="2026-09-26T00:04:00Z"/>
        </w:rPr>
      </w:pPr>
      <w:ins w:id="292" w:author="Tunde Kollar" w:date="2026-09-25T20:04:00Z" w16du:dateUtc="2026-09-26T00:04:00Z">
        <w:r w:rsidRPr="0017225C">
          <w:rPr>
            <w:rFonts w:ascii="Calibri" w:hAnsi="Calibri" w:cs="Calibri"/>
            <w:lang w:val="en-US"/>
          </w:rPr>
          <w:t>Learning</w:t>
        </w:r>
      </w:ins>
      <w:del w:id="293" w:author="Tunde Kollar" w:date="2026-09-25T20:04:00Z" w16du:dateUtc="2026-09-26T00:04:00Z">
        <w:r w:rsidR="008A3F97" w:rsidRPr="00DF4473">
          <w:delText>FOI request – deadline 5th July</w:delText>
        </w:r>
      </w:del>
    </w:p>
    <w:p w14:paraId="1DF1CDF0" w14:textId="5D946843" w:rsidR="008A3F97" w:rsidRPr="00A90D1D" w:rsidRDefault="008A3F97" w:rsidP="00A90D1D">
      <w:pPr>
        <w:pStyle w:val="MInutesbodytext"/>
        <w:ind w:left="720"/>
        <w:rPr>
          <w:del w:id="294" w:author="Tunde Kollar" w:date="2026-09-25T20:04:00Z" w16du:dateUtc="2026-09-26T00:04:00Z"/>
        </w:rPr>
      </w:pPr>
      <w:del w:id="295" w:author="Tunde Kollar" w:date="2026-09-25T20:04:00Z" w16du:dateUtc="2026-09-26T00:04:00Z">
        <w:r>
          <w:delText>The clerk</w:delText>
        </w:r>
        <w:r w:rsidR="00A90D1D" w:rsidRPr="00A90D1D">
          <w:delText xml:space="preserve"> reminded councillors that the deadline for responses is 5th July</w:delText>
        </w:r>
        <w:r>
          <w:delText>.</w:delText>
        </w:r>
      </w:del>
    </w:p>
    <w:p w14:paraId="6BBC05F8" w14:textId="08E26EE3" w:rsidR="008A3F97" w:rsidRPr="00DF4473" w:rsidRDefault="008A3F97" w:rsidP="008A3F97">
      <w:pPr>
        <w:pStyle w:val="MinutesTitle"/>
        <w:numPr>
          <w:ilvl w:val="1"/>
          <w:numId w:val="35"/>
        </w:numPr>
        <w:jc w:val="left"/>
        <w:rPr>
          <w:del w:id="296" w:author="Tunde Kollar" w:date="2026-09-25T20:04:00Z" w16du:dateUtc="2026-09-26T00:04:00Z"/>
        </w:rPr>
      </w:pPr>
      <w:del w:id="297" w:author="Tunde Kollar" w:date="2026-09-25T20:04:00Z" w16du:dateUtc="2026-09-26T00:04:00Z">
        <w:r w:rsidRPr="00DF4473">
          <w:delText>Notts ALC – 80th anniversary of D-Day in 2024</w:delText>
        </w:r>
      </w:del>
    </w:p>
    <w:p w14:paraId="71C4B881" w14:textId="38EA3092" w:rsidR="008A3F97" w:rsidRPr="00A90D1D" w:rsidRDefault="008A3F97" w:rsidP="00A90D1D">
      <w:pPr>
        <w:pStyle w:val="MInutesbodytext"/>
        <w:ind w:left="720"/>
        <w:rPr>
          <w:del w:id="298" w:author="Tunde Kollar" w:date="2026-09-25T20:04:00Z" w16du:dateUtc="2026-09-26T00:04:00Z"/>
        </w:rPr>
      </w:pPr>
      <w:del w:id="299" w:author="Tunde Kollar" w:date="2026-09-25T20:04:00Z" w16du:dateUtc="2026-09-26T00:04:00Z">
        <w:r>
          <w:delText>The clerk informed the meeting that there were plans to have a Nationwide beacon lighting</w:delText>
        </w:r>
        <w:r w:rsidR="006A25BA">
          <w:delText xml:space="preserve"> at 9.15pm on 6</w:delText>
        </w:r>
        <w:r w:rsidR="006A25BA" w:rsidRPr="006A25BA">
          <w:rPr>
            <w:vertAlign w:val="superscript"/>
          </w:rPr>
          <w:delText>th</w:delText>
        </w:r>
        <w:r w:rsidR="006A25BA">
          <w:delText xml:space="preserve"> June 2024. There was some discussion as to whether Carlton would take part and it was felt that perhaps a decision should be taken after the </w:delText>
        </w:r>
        <w:r w:rsidR="00671E2C">
          <w:delText>S</w:delText>
        </w:r>
        <w:r w:rsidR="006A25BA">
          <w:delText>ummer.</w:delText>
        </w:r>
      </w:del>
    </w:p>
    <w:p w14:paraId="273DEAE3" w14:textId="09246C04" w:rsidR="008A3F97" w:rsidRPr="00DF4473" w:rsidRDefault="008A3F97" w:rsidP="008A3F97">
      <w:pPr>
        <w:pStyle w:val="MinutesTitle"/>
        <w:numPr>
          <w:ilvl w:val="1"/>
          <w:numId w:val="35"/>
        </w:numPr>
        <w:jc w:val="left"/>
        <w:rPr>
          <w:del w:id="300" w:author="Tunde Kollar" w:date="2026-09-25T20:04:00Z" w16du:dateUtc="2026-09-26T00:04:00Z"/>
        </w:rPr>
      </w:pPr>
      <w:del w:id="301" w:author="Tunde Kollar" w:date="2026-09-25T20:04:00Z" w16du:dateUtc="2026-09-26T00:04:00Z">
        <w:r w:rsidRPr="00DF4473">
          <w:delText xml:space="preserve">Notts ALC - AGM 11th Sept </w:delText>
        </w:r>
      </w:del>
    </w:p>
    <w:p w14:paraId="7BCC6DC5" w14:textId="7AD847DA" w:rsidR="00520640" w:rsidRDefault="008A3F97" w:rsidP="00A90D1D">
      <w:pPr>
        <w:pStyle w:val="MInutesbodytext"/>
        <w:ind w:left="720"/>
        <w:rPr>
          <w:del w:id="302" w:author="Tunde Kollar" w:date="2026-09-25T20:04:00Z" w16du:dateUtc="2026-09-26T00:04:00Z"/>
        </w:rPr>
      </w:pPr>
      <w:del w:id="303" w:author="Tunde Kollar" w:date="2026-09-25T20:04:00Z" w16du:dateUtc="2026-09-26T00:04:00Z">
        <w:r>
          <w:delText>The clerk asked if anyone wanted to attend or to make any nominations.</w:delText>
        </w:r>
        <w:r w:rsidR="00DF4473" w:rsidRPr="00FF3DCC">
          <w:delText xml:space="preserve"> </w:delText>
        </w:r>
        <w:r w:rsidR="00671E2C">
          <w:delText>It was suggested that a previous councillor may be eligible for a long service award and the clerk offered to check and submit a nomination if appropriate.</w:delText>
        </w:r>
      </w:del>
    </w:p>
    <w:p w14:paraId="07EA7342" w14:textId="77777777" w:rsidR="00DF4473" w:rsidRPr="00FF3DCC" w:rsidRDefault="00DF4473" w:rsidP="00DF4473">
      <w:pPr>
        <w:pStyle w:val="MinutesTitle"/>
        <w:ind w:left="1440"/>
        <w:jc w:val="left"/>
        <w:rPr>
          <w:del w:id="304" w:author="Tunde Kollar" w:date="2026-09-25T20:04:00Z" w16du:dateUtc="2026-09-26T00:04:00Z"/>
        </w:rPr>
      </w:pPr>
    </w:p>
    <w:p w14:paraId="11FA0E07" w14:textId="70DFA513" w:rsidR="00283153" w:rsidRDefault="00283153" w:rsidP="00EC3C76">
      <w:pPr>
        <w:pStyle w:val="MinutesTitle"/>
        <w:numPr>
          <w:ilvl w:val="0"/>
          <w:numId w:val="35"/>
        </w:numPr>
        <w:jc w:val="left"/>
        <w:rPr>
          <w:del w:id="305" w:author="Tunde Kollar" w:date="2026-09-25T20:04:00Z" w16du:dateUtc="2026-09-26T00:04:00Z"/>
        </w:rPr>
      </w:pPr>
      <w:del w:id="306" w:author="Tunde Kollar" w:date="2026-09-25T20:04:00Z" w16du:dateUtc="2026-09-26T00:04:00Z">
        <w:r>
          <w:delText xml:space="preserve">To consider </w:delText>
        </w:r>
        <w:r w:rsidRPr="005A24B2">
          <w:delText>the following financial matters</w:delText>
        </w:r>
      </w:del>
    </w:p>
    <w:p w14:paraId="74FBC134" w14:textId="36166453" w:rsidR="00BA2CC7" w:rsidRDefault="00283153" w:rsidP="007D4099">
      <w:pPr>
        <w:pStyle w:val="MinutesTitle"/>
        <w:numPr>
          <w:ilvl w:val="1"/>
          <w:numId w:val="35"/>
        </w:numPr>
        <w:jc w:val="left"/>
        <w:rPr>
          <w:del w:id="307" w:author="Tunde Kollar" w:date="2026-09-25T20:04:00Z" w16du:dateUtc="2026-09-26T00:04:00Z"/>
        </w:rPr>
      </w:pPr>
      <w:del w:id="308" w:author="Tunde Kollar" w:date="2026-09-25T20:04:00Z" w16du:dateUtc="2026-09-26T00:04:00Z">
        <w:r w:rsidRPr="005A24B2">
          <w:delText>To note the bank reconciliation</w:delText>
        </w:r>
      </w:del>
    </w:p>
    <w:p w14:paraId="6F857827" w14:textId="244A01E0" w:rsidR="005F271F" w:rsidRPr="007D4099" w:rsidRDefault="00BA2CC7" w:rsidP="007D4099">
      <w:pPr>
        <w:pStyle w:val="MinutesTitle"/>
        <w:ind w:left="720"/>
        <w:jc w:val="left"/>
        <w:rPr>
          <w:del w:id="309" w:author="Tunde Kollar" w:date="2026-09-25T20:04:00Z" w16du:dateUtc="2026-09-26T00:04:00Z"/>
          <w:b w:val="0"/>
          <w:bCs w:val="0"/>
          <w:sz w:val="24"/>
          <w:szCs w:val="24"/>
        </w:rPr>
      </w:pPr>
      <w:del w:id="310" w:author="Tunde Kollar" w:date="2026-09-25T20:04:00Z" w16du:dateUtc="2026-09-26T00:04:00Z">
        <w:r w:rsidRPr="007D4099">
          <w:rPr>
            <w:b w:val="0"/>
            <w:bCs w:val="0"/>
            <w:sz w:val="24"/>
            <w:szCs w:val="24"/>
          </w:rPr>
          <w:delText>This was checked and signed by the chair.</w:delText>
        </w:r>
      </w:del>
    </w:p>
    <w:p w14:paraId="4D4E8513" w14:textId="14C1471A" w:rsidR="00554A75" w:rsidRDefault="00554A75" w:rsidP="007D4099">
      <w:pPr>
        <w:pStyle w:val="MinutesTitle"/>
        <w:numPr>
          <w:ilvl w:val="1"/>
          <w:numId w:val="35"/>
        </w:numPr>
        <w:jc w:val="left"/>
        <w:rPr>
          <w:del w:id="311" w:author="Tunde Kollar" w:date="2026-09-25T20:04:00Z" w16du:dateUtc="2026-09-26T00:04:00Z"/>
        </w:rPr>
      </w:pPr>
      <w:del w:id="312" w:author="Tunde Kollar" w:date="2026-09-25T20:04:00Z" w16du:dateUtc="2026-09-26T00:04:00Z">
        <w:r>
          <w:delText xml:space="preserve">To </w:delText>
        </w:r>
        <w:r w:rsidR="007D05D8">
          <w:delText>note the quarter end accounts</w:delText>
        </w:r>
      </w:del>
    </w:p>
    <w:p w14:paraId="7F1C0D6F" w14:textId="4EF5EE2D" w:rsidR="007D4099" w:rsidRDefault="007D05D8" w:rsidP="007D4099">
      <w:pPr>
        <w:pStyle w:val="MinutesTitle"/>
        <w:ind w:left="720"/>
        <w:jc w:val="left"/>
        <w:rPr>
          <w:del w:id="313" w:author="Tunde Kollar" w:date="2026-09-25T20:04:00Z" w16du:dateUtc="2026-09-26T00:04:00Z"/>
          <w:b w:val="0"/>
          <w:bCs w:val="0"/>
          <w:sz w:val="24"/>
          <w:szCs w:val="24"/>
        </w:rPr>
      </w:pPr>
      <w:del w:id="314" w:author="Tunde Kollar" w:date="2026-09-25T20:04:00Z" w16du:dateUtc="2026-09-26T00:04:00Z">
        <w:r>
          <w:rPr>
            <w:b w:val="0"/>
            <w:bCs w:val="0"/>
            <w:sz w:val="24"/>
            <w:szCs w:val="24"/>
          </w:rPr>
          <w:delText xml:space="preserve">The clerk had circulated the figures for perusal prior to the meeting and </w:delText>
        </w:r>
        <w:r w:rsidR="00671E2C">
          <w:rPr>
            <w:b w:val="0"/>
            <w:bCs w:val="0"/>
            <w:sz w:val="24"/>
            <w:szCs w:val="24"/>
          </w:rPr>
          <w:delText>the contents were noted.</w:delText>
        </w:r>
      </w:del>
    </w:p>
    <w:p w14:paraId="79BA8A24" w14:textId="02A8B259" w:rsidR="007D05D8" w:rsidRPr="009A2763" w:rsidRDefault="007D05D8" w:rsidP="009A2763">
      <w:pPr>
        <w:pStyle w:val="MinutesTitle"/>
        <w:numPr>
          <w:ilvl w:val="1"/>
          <w:numId w:val="35"/>
        </w:numPr>
        <w:jc w:val="left"/>
        <w:rPr>
          <w:del w:id="315" w:author="Tunde Kollar" w:date="2026-09-25T20:04:00Z" w16du:dateUtc="2026-09-26T00:04:00Z"/>
        </w:rPr>
      </w:pPr>
      <w:del w:id="316" w:author="Tunde Kollar" w:date="2026-09-25T20:04:00Z" w16du:dateUtc="2026-09-26T00:04:00Z">
        <w:r w:rsidRPr="009A2763">
          <w:delText>To purchase a new laptop for the clerk</w:delText>
        </w:r>
      </w:del>
    </w:p>
    <w:p w14:paraId="1CCEA353" w14:textId="25932930" w:rsidR="007D05D8" w:rsidRDefault="007D05D8" w:rsidP="007D4099">
      <w:pPr>
        <w:pStyle w:val="MinutesTitle"/>
        <w:ind w:left="720"/>
        <w:jc w:val="left"/>
        <w:rPr>
          <w:del w:id="317" w:author="Tunde Kollar" w:date="2026-09-25T20:04:00Z" w16du:dateUtc="2026-09-26T00:04:00Z"/>
          <w:b w:val="0"/>
          <w:bCs w:val="0"/>
          <w:sz w:val="24"/>
          <w:szCs w:val="24"/>
        </w:rPr>
      </w:pPr>
      <w:del w:id="318" w:author="Tunde Kollar" w:date="2026-09-25T20:04:00Z" w16du:dateUtc="2026-09-26T00:04:00Z">
        <w:r>
          <w:rPr>
            <w:b w:val="0"/>
            <w:bCs w:val="0"/>
            <w:sz w:val="24"/>
            <w:szCs w:val="24"/>
          </w:rPr>
          <w:delText xml:space="preserve">The clerk tabled a price for a laptop from Curry’s at £379 which is the newer version of what she has at present. She then said internet prices </w:delText>
        </w:r>
        <w:r w:rsidR="00671E2C">
          <w:rPr>
            <w:b w:val="0"/>
            <w:bCs w:val="0"/>
            <w:sz w:val="24"/>
            <w:szCs w:val="24"/>
          </w:rPr>
          <w:delText xml:space="preserve">fluctuated but </w:delText>
        </w:r>
        <w:r>
          <w:rPr>
            <w:b w:val="0"/>
            <w:bCs w:val="0"/>
            <w:sz w:val="24"/>
            <w:szCs w:val="24"/>
          </w:rPr>
          <w:delText xml:space="preserve">tabled a price for a very similar model at £299. She asked if the council would approve </w:delText>
        </w:r>
        <w:r w:rsidR="00671E2C">
          <w:rPr>
            <w:b w:val="0"/>
            <w:bCs w:val="0"/>
            <w:sz w:val="24"/>
            <w:szCs w:val="24"/>
          </w:rPr>
          <w:delText xml:space="preserve">a purchase at </w:delText>
        </w:r>
        <w:r>
          <w:rPr>
            <w:b w:val="0"/>
            <w:bCs w:val="0"/>
            <w:sz w:val="24"/>
            <w:szCs w:val="24"/>
          </w:rPr>
          <w:delText>£379 so that if she couldn’t get the same internet deal she could b</w:delText>
        </w:r>
        <w:r w:rsidR="00671E2C">
          <w:rPr>
            <w:b w:val="0"/>
            <w:bCs w:val="0"/>
            <w:sz w:val="24"/>
            <w:szCs w:val="24"/>
          </w:rPr>
          <w:delText>u</w:delText>
        </w:r>
        <w:r>
          <w:rPr>
            <w:b w:val="0"/>
            <w:bCs w:val="0"/>
            <w:sz w:val="24"/>
            <w:szCs w:val="24"/>
          </w:rPr>
          <w:delText>y a laptop as soon as possible</w:delText>
        </w:r>
        <w:r w:rsidR="00671E2C">
          <w:rPr>
            <w:b w:val="0"/>
            <w:bCs w:val="0"/>
            <w:sz w:val="24"/>
            <w:szCs w:val="24"/>
          </w:rPr>
          <w:delText>,</w:delText>
        </w:r>
        <w:r>
          <w:rPr>
            <w:b w:val="0"/>
            <w:bCs w:val="0"/>
            <w:sz w:val="24"/>
            <w:szCs w:val="24"/>
          </w:rPr>
          <w:delText xml:space="preserve"> but if available she would get it for the lowe</w:delText>
        </w:r>
        <w:r w:rsidR="00671E2C">
          <w:rPr>
            <w:b w:val="0"/>
            <w:bCs w:val="0"/>
            <w:sz w:val="24"/>
            <w:szCs w:val="24"/>
          </w:rPr>
          <w:delText>r</w:delText>
        </w:r>
        <w:r>
          <w:rPr>
            <w:b w:val="0"/>
            <w:bCs w:val="0"/>
            <w:sz w:val="24"/>
            <w:szCs w:val="24"/>
          </w:rPr>
          <w:delText xml:space="preserve"> price online.</w:delText>
        </w:r>
      </w:del>
    </w:p>
    <w:p w14:paraId="199FDED2" w14:textId="77777777" w:rsidR="00671E2C" w:rsidRDefault="00671E2C" w:rsidP="007D4099">
      <w:pPr>
        <w:pStyle w:val="MinutesTitle"/>
        <w:ind w:left="720"/>
        <w:jc w:val="left"/>
        <w:rPr>
          <w:del w:id="319" w:author="Tunde Kollar" w:date="2026-09-25T20:04:00Z" w16du:dateUtc="2026-09-26T00:04:00Z"/>
          <w:b w:val="0"/>
          <w:bCs w:val="0"/>
          <w:sz w:val="24"/>
          <w:szCs w:val="24"/>
        </w:rPr>
      </w:pPr>
    </w:p>
    <w:p w14:paraId="7C6DFD47" w14:textId="5FF2F226" w:rsidR="007D05D8" w:rsidRDefault="007D05D8" w:rsidP="007D4099">
      <w:pPr>
        <w:pStyle w:val="MinutesTitle"/>
        <w:ind w:left="720"/>
        <w:jc w:val="left"/>
        <w:rPr>
          <w:del w:id="320" w:author="Tunde Kollar" w:date="2026-09-25T20:04:00Z" w16du:dateUtc="2026-09-26T00:04:00Z"/>
          <w:b w:val="0"/>
          <w:bCs w:val="0"/>
          <w:sz w:val="24"/>
          <w:szCs w:val="24"/>
        </w:rPr>
      </w:pPr>
      <w:del w:id="321" w:author="Tunde Kollar" w:date="2026-09-25T20:04:00Z" w16du:dateUtc="2026-09-26T00:04:00Z">
        <w:r w:rsidRPr="009A2763">
          <w:rPr>
            <w:sz w:val="24"/>
            <w:szCs w:val="24"/>
          </w:rPr>
          <w:delText>RESOLVED</w:delText>
        </w:r>
        <w:r>
          <w:rPr>
            <w:b w:val="0"/>
            <w:bCs w:val="0"/>
            <w:sz w:val="24"/>
            <w:szCs w:val="24"/>
          </w:rPr>
          <w:delText>: To approve purchase of a laptop at a maximum price of £</w:delText>
        </w:r>
        <w:r w:rsidR="00DF67BE">
          <w:rPr>
            <w:b w:val="0"/>
            <w:bCs w:val="0"/>
            <w:sz w:val="24"/>
            <w:szCs w:val="24"/>
          </w:rPr>
          <w:delText>400</w:delText>
        </w:r>
      </w:del>
    </w:p>
    <w:p w14:paraId="1688B155" w14:textId="747F62B1" w:rsidR="007D05D8" w:rsidRDefault="007D05D8" w:rsidP="007D4099">
      <w:pPr>
        <w:pStyle w:val="MinutesTitle"/>
        <w:ind w:left="720"/>
        <w:jc w:val="left"/>
        <w:rPr>
          <w:del w:id="322" w:author="Tunde Kollar" w:date="2026-09-25T20:04:00Z" w16du:dateUtc="2026-09-26T00:04:00Z"/>
          <w:b w:val="0"/>
          <w:bCs w:val="0"/>
          <w:sz w:val="24"/>
          <w:szCs w:val="24"/>
        </w:rPr>
      </w:pPr>
      <w:del w:id="323" w:author="Tunde Kollar" w:date="2026-09-25T20:04:00Z" w16du:dateUtc="2026-09-26T00:04:00Z">
        <w:r>
          <w:rPr>
            <w:b w:val="0"/>
            <w:bCs w:val="0"/>
            <w:sz w:val="24"/>
            <w:szCs w:val="24"/>
          </w:rPr>
          <w:delText xml:space="preserve">(proposed </w:delText>
        </w:r>
        <w:r w:rsidR="00DF67BE">
          <w:rPr>
            <w:b w:val="0"/>
            <w:bCs w:val="0"/>
            <w:sz w:val="24"/>
            <w:szCs w:val="24"/>
          </w:rPr>
          <w:delText>ME</w:delText>
        </w:r>
        <w:r w:rsidR="00671E2C">
          <w:rPr>
            <w:b w:val="0"/>
            <w:bCs w:val="0"/>
            <w:sz w:val="24"/>
            <w:szCs w:val="24"/>
          </w:rPr>
          <w:delText>,</w:delText>
        </w:r>
        <w:r>
          <w:rPr>
            <w:b w:val="0"/>
            <w:bCs w:val="0"/>
            <w:sz w:val="24"/>
            <w:szCs w:val="24"/>
          </w:rPr>
          <w:delText xml:space="preserve"> seconded </w:delText>
        </w:r>
        <w:r w:rsidR="00DF67BE">
          <w:rPr>
            <w:b w:val="0"/>
            <w:bCs w:val="0"/>
            <w:sz w:val="24"/>
            <w:szCs w:val="24"/>
          </w:rPr>
          <w:delText>JM</w:delText>
        </w:r>
        <w:r w:rsidR="00671E2C">
          <w:rPr>
            <w:b w:val="0"/>
            <w:bCs w:val="0"/>
            <w:sz w:val="24"/>
            <w:szCs w:val="24"/>
          </w:rPr>
          <w:delText>,</w:delText>
        </w:r>
        <w:r>
          <w:rPr>
            <w:b w:val="0"/>
            <w:bCs w:val="0"/>
            <w:sz w:val="24"/>
            <w:szCs w:val="24"/>
          </w:rPr>
          <w:delText xml:space="preserve"> </w:delText>
        </w:r>
        <w:r w:rsidR="00671E2C">
          <w:rPr>
            <w:b w:val="0"/>
            <w:bCs w:val="0"/>
            <w:sz w:val="24"/>
            <w:szCs w:val="24"/>
          </w:rPr>
          <w:delText>c</w:delText>
        </w:r>
        <w:r>
          <w:rPr>
            <w:b w:val="0"/>
            <w:bCs w:val="0"/>
            <w:sz w:val="24"/>
            <w:szCs w:val="24"/>
          </w:rPr>
          <w:delText>arried unanimously</w:delText>
        </w:r>
        <w:r w:rsidR="00671E2C">
          <w:rPr>
            <w:b w:val="0"/>
            <w:bCs w:val="0"/>
            <w:sz w:val="24"/>
            <w:szCs w:val="24"/>
          </w:rPr>
          <w:delText>, MM did not vote</w:delText>
        </w:r>
        <w:r>
          <w:rPr>
            <w:b w:val="0"/>
            <w:bCs w:val="0"/>
            <w:sz w:val="24"/>
            <w:szCs w:val="24"/>
          </w:rPr>
          <w:delText>)</w:delText>
        </w:r>
      </w:del>
    </w:p>
    <w:p w14:paraId="46C2D561" w14:textId="77777777" w:rsidR="00554A75" w:rsidRPr="00766505" w:rsidRDefault="00554A75" w:rsidP="00766505">
      <w:pPr>
        <w:pStyle w:val="MinutesTitle"/>
        <w:ind w:left="720"/>
        <w:jc w:val="left"/>
        <w:rPr>
          <w:del w:id="324" w:author="Tunde Kollar" w:date="2026-09-25T20:04:00Z" w16du:dateUtc="2026-09-26T00:04:00Z"/>
          <w:b w:val="0"/>
          <w:bCs w:val="0"/>
          <w:sz w:val="24"/>
          <w:szCs w:val="24"/>
        </w:rPr>
      </w:pPr>
    </w:p>
    <w:p w14:paraId="769452C1" w14:textId="77777777" w:rsidR="00554A75" w:rsidRDefault="00345295" w:rsidP="00766505">
      <w:pPr>
        <w:pStyle w:val="MinutesTitle"/>
        <w:numPr>
          <w:ilvl w:val="1"/>
          <w:numId w:val="35"/>
        </w:numPr>
        <w:jc w:val="left"/>
        <w:rPr>
          <w:del w:id="325" w:author="Tunde Kollar" w:date="2026-09-25T20:04:00Z" w16du:dateUtc="2026-09-26T00:04:00Z"/>
        </w:rPr>
      </w:pPr>
      <w:del w:id="326" w:author="Tunde Kollar" w:date="2026-09-25T20:04:00Z" w16du:dateUtc="2026-09-26T00:04:00Z">
        <w:r>
          <w:delText xml:space="preserve">To approve the following payments </w:delText>
        </w:r>
      </w:del>
    </w:p>
    <w:p w14:paraId="2813C154" w14:textId="77777777" w:rsidR="00554A75" w:rsidRPr="0017225C" w:rsidRDefault="00345295" w:rsidP="00991E58">
      <w:pPr>
        <w:numPr>
          <w:ilvl w:val="0"/>
          <w:numId w:val="68"/>
        </w:numPr>
        <w:spacing w:line="240" w:lineRule="auto"/>
        <w:contextualSpacing/>
        <w:jc w:val="both"/>
        <w:rPr>
          <w:rFonts w:ascii="Calibri" w:hAnsi="Calibri"/>
          <w:lang w:val="en-US"/>
          <w:rPrChange w:id="327" w:author="Tunde Kollar" w:date="2026-09-25T20:04:00Z" w16du:dateUtc="2026-09-26T00:04:00Z">
            <w:rPr/>
          </w:rPrChange>
        </w:rPr>
        <w:pPrChange w:id="328" w:author="Tunde Kollar" w:date="2026-09-25T20:04:00Z" w16du:dateUtc="2026-09-26T00:04:00Z">
          <w:pPr>
            <w:pStyle w:val="MinutesTitle"/>
            <w:numPr>
              <w:ilvl w:val="2"/>
              <w:numId w:val="35"/>
            </w:numPr>
            <w:ind w:left="2160" w:hanging="180"/>
            <w:jc w:val="left"/>
          </w:pPr>
        </w:pPrChange>
      </w:pPr>
      <w:del w:id="329" w:author="Tunde Kollar" w:date="2026-09-25T20:04:00Z" w16du:dateUtc="2026-09-26T00:04:00Z">
        <w:r>
          <w:delText>Clerks wages</w:delText>
        </w:r>
      </w:del>
      <w:r w:rsidRPr="0017225C">
        <w:rPr>
          <w:rFonts w:ascii="Calibri" w:hAnsi="Calibri"/>
          <w:lang w:val="en-US"/>
          <w:rPrChange w:id="330" w:author="Tunde Kollar" w:date="2026-09-25T20:04:00Z" w16du:dateUtc="2026-09-26T00:04:00Z">
            <w:rPr/>
          </w:rPrChange>
        </w:rPr>
        <w:t xml:space="preserve"> and </w:t>
      </w:r>
      <w:ins w:id="331" w:author="Tunde Kollar" w:date="2026-09-25T20:04:00Z" w16du:dateUtc="2026-09-26T00:04:00Z">
        <w:r w:rsidR="00474D3A" w:rsidRPr="0017225C">
          <w:rPr>
            <w:rFonts w:ascii="Calibri" w:hAnsi="Calibri" w:cs="Calibri"/>
            <w:lang w:val="en-US"/>
          </w:rPr>
          <w:t>Researching (L 2)</w:t>
        </w:r>
      </w:ins>
      <w:del w:id="332" w:author="Tunde Kollar" w:date="2026-09-25T20:04:00Z" w16du:dateUtc="2026-09-26T00:04:00Z">
        <w:r>
          <w:delText xml:space="preserve">HMRC </w:delText>
        </w:r>
        <w:r w:rsidR="009D7465">
          <w:delText>–</w:delText>
        </w:r>
        <w:r>
          <w:delText xml:space="preserve"> </w:delText>
        </w:r>
        <w:r w:rsidR="00554A75">
          <w:delText>usual amounts</w:delText>
        </w:r>
        <w:r w:rsidR="00FD6F9E">
          <w:delText xml:space="preserve"> </w:delText>
        </w:r>
      </w:del>
    </w:p>
    <w:p w14:paraId="4AF06757" w14:textId="77777777" w:rsidR="00474D3A" w:rsidRPr="0017225C" w:rsidRDefault="00474D3A" w:rsidP="00991E58">
      <w:pPr>
        <w:numPr>
          <w:ilvl w:val="0"/>
          <w:numId w:val="68"/>
        </w:numPr>
        <w:spacing w:line="240" w:lineRule="auto"/>
        <w:contextualSpacing/>
        <w:jc w:val="both"/>
        <w:rPr>
          <w:ins w:id="333" w:author="Tunde Kollar" w:date="2026-09-25T20:04:00Z" w16du:dateUtc="2026-09-26T00:04:00Z"/>
          <w:rFonts w:ascii="Calibri" w:hAnsi="Calibri" w:cs="Calibri"/>
          <w:lang w:val="en-US"/>
        </w:rPr>
      </w:pPr>
      <w:ins w:id="334" w:author="Tunde Kollar" w:date="2026-09-25T20:04:00Z" w16du:dateUtc="2026-09-26T00:04:00Z">
        <w:r w:rsidRPr="0017225C">
          <w:rPr>
            <w:rFonts w:ascii="Calibri" w:hAnsi="Calibri" w:cs="Calibri"/>
            <w:lang w:val="en-US"/>
          </w:rPr>
          <w:t>Creating and Innovating (L 2)</w:t>
        </w:r>
      </w:ins>
    </w:p>
    <w:p w14:paraId="03B95FAF" w14:textId="728E815A" w:rsidR="00474D3A" w:rsidRPr="0017225C" w:rsidRDefault="00474D3A" w:rsidP="00991E58">
      <w:pPr>
        <w:numPr>
          <w:ilvl w:val="0"/>
          <w:numId w:val="68"/>
        </w:numPr>
        <w:spacing w:line="240" w:lineRule="auto"/>
        <w:contextualSpacing/>
        <w:jc w:val="both"/>
        <w:rPr>
          <w:ins w:id="335" w:author="Tunde Kollar" w:date="2026-09-25T20:04:00Z" w16du:dateUtc="2026-09-26T00:04:00Z"/>
          <w:rFonts w:ascii="Calibri" w:hAnsi="Calibri" w:cs="Calibri"/>
          <w:lang w:val="en-US"/>
        </w:rPr>
      </w:pPr>
      <w:ins w:id="336" w:author="Tunde Kollar" w:date="2026-09-25T20:04:00Z" w16du:dateUtc="2026-09-26T00:04:00Z">
        <w:r w:rsidRPr="0017225C">
          <w:rPr>
            <w:rFonts w:ascii="Calibri" w:hAnsi="Calibri" w:cs="Calibri"/>
            <w:lang w:val="en-US"/>
          </w:rPr>
          <w:t>Formulating Strategies and Concepts (L 1)</w:t>
        </w:r>
      </w:ins>
    </w:p>
    <w:p w14:paraId="490EFE71" w14:textId="557C62E0" w:rsidR="00474D3A" w:rsidRPr="0017225C" w:rsidRDefault="00474D3A" w:rsidP="00991E58">
      <w:pPr>
        <w:numPr>
          <w:ilvl w:val="0"/>
          <w:numId w:val="68"/>
        </w:numPr>
        <w:spacing w:line="240" w:lineRule="auto"/>
        <w:contextualSpacing/>
        <w:jc w:val="both"/>
        <w:rPr>
          <w:ins w:id="337" w:author="Tunde Kollar" w:date="2026-09-25T20:04:00Z" w16du:dateUtc="2026-09-26T00:04:00Z"/>
          <w:rFonts w:ascii="Calibri" w:hAnsi="Calibri" w:cs="Calibri"/>
          <w:lang w:val="en-US"/>
        </w:rPr>
      </w:pPr>
      <w:ins w:id="338" w:author="Tunde Kollar" w:date="2026-09-25T20:04:00Z" w16du:dateUtc="2026-09-26T00:04:00Z">
        <w:r w:rsidRPr="0017225C">
          <w:rPr>
            <w:rFonts w:ascii="Calibri" w:hAnsi="Calibri" w:cs="Calibri"/>
            <w:lang w:val="en-US"/>
          </w:rPr>
          <w:t>Planning and Organising (L 1)</w:t>
        </w:r>
      </w:ins>
    </w:p>
    <w:p w14:paraId="79985F56" w14:textId="77777777" w:rsidR="00474D3A" w:rsidRPr="0017225C" w:rsidRDefault="00474D3A" w:rsidP="00991E58">
      <w:pPr>
        <w:numPr>
          <w:ilvl w:val="0"/>
          <w:numId w:val="68"/>
        </w:numPr>
        <w:spacing w:line="240" w:lineRule="auto"/>
        <w:contextualSpacing/>
        <w:jc w:val="both"/>
        <w:rPr>
          <w:ins w:id="339" w:author="Tunde Kollar" w:date="2026-09-25T20:04:00Z" w16du:dateUtc="2026-09-26T00:04:00Z"/>
          <w:rFonts w:ascii="Calibri" w:hAnsi="Calibri" w:cs="Calibri"/>
          <w:lang w:val="en-US"/>
        </w:rPr>
      </w:pPr>
      <w:ins w:id="340" w:author="Tunde Kollar" w:date="2026-09-25T20:04:00Z" w16du:dateUtc="2026-09-26T00:04:00Z">
        <w:r w:rsidRPr="0017225C">
          <w:rPr>
            <w:rFonts w:ascii="Calibri" w:hAnsi="Calibri" w:cs="Calibri"/>
            <w:lang w:val="en-US"/>
          </w:rPr>
          <w:t>Adapting and Responding to Change (L 2)</w:t>
        </w:r>
      </w:ins>
    </w:p>
    <w:p w14:paraId="658E713B" w14:textId="2327D2EB" w:rsidR="00474D3A" w:rsidRPr="0017225C" w:rsidRDefault="00474D3A" w:rsidP="00991E58">
      <w:pPr>
        <w:numPr>
          <w:ilvl w:val="0"/>
          <w:numId w:val="68"/>
        </w:numPr>
        <w:spacing w:line="240" w:lineRule="auto"/>
        <w:contextualSpacing/>
        <w:jc w:val="both"/>
        <w:rPr>
          <w:ins w:id="341" w:author="Tunde Kollar" w:date="2026-09-25T20:04:00Z" w16du:dateUtc="2026-09-26T00:04:00Z"/>
          <w:rFonts w:ascii="Calibri" w:hAnsi="Calibri" w:cs="Calibri"/>
          <w:lang w:val="en-US"/>
        </w:rPr>
      </w:pPr>
      <w:ins w:id="342" w:author="Tunde Kollar" w:date="2026-09-25T20:04:00Z" w16du:dateUtc="2026-09-26T00:04:00Z">
        <w:r w:rsidRPr="0017225C">
          <w:rPr>
            <w:rFonts w:ascii="Calibri" w:hAnsi="Calibri" w:cs="Calibri"/>
            <w:lang w:val="en-US"/>
          </w:rPr>
          <w:t>Entrepreneurial Thinking (L 1)</w:t>
        </w:r>
      </w:ins>
    </w:p>
    <w:p w14:paraId="0A712153" w14:textId="77777777" w:rsidR="00991E58" w:rsidRPr="0017225C" w:rsidRDefault="00991E58" w:rsidP="00991E58">
      <w:pPr>
        <w:spacing w:line="240" w:lineRule="auto"/>
        <w:contextualSpacing/>
        <w:rPr>
          <w:ins w:id="343" w:author="Tunde Kollar" w:date="2026-09-25T20:04:00Z" w16du:dateUtc="2026-09-26T00:04:00Z"/>
          <w:rFonts w:ascii="Calibri" w:hAnsi="Calibri" w:cs="Calibri"/>
          <w:lang w:val="en-US"/>
        </w:rPr>
      </w:pPr>
    </w:p>
    <w:p w14:paraId="249AE28A" w14:textId="17900088" w:rsidR="00474D3A" w:rsidRPr="0017225C" w:rsidRDefault="00474D3A" w:rsidP="00991E58">
      <w:pPr>
        <w:spacing w:line="240" w:lineRule="auto"/>
        <w:contextualSpacing/>
        <w:rPr>
          <w:ins w:id="344" w:author="Tunde Kollar" w:date="2026-09-25T20:04:00Z" w16du:dateUtc="2026-09-26T00:04:00Z"/>
          <w:rFonts w:ascii="Calibri" w:hAnsi="Calibri" w:cs="Calibri"/>
          <w:lang w:val="en-US"/>
        </w:rPr>
      </w:pPr>
      <w:ins w:id="345" w:author="Tunde Kollar" w:date="2026-09-25T20:04:00Z" w16du:dateUtc="2026-09-26T00:04:00Z">
        <w:r w:rsidRPr="0017225C">
          <w:rPr>
            <w:rFonts w:ascii="Calibri" w:hAnsi="Calibri" w:cs="Calibri"/>
            <w:lang w:val="en-US"/>
          </w:rPr>
          <w:t xml:space="preserve">View our competency framework at </w:t>
        </w:r>
        <w:r>
          <w:fldChar w:fldCharType="begin"/>
        </w:r>
        <w:r>
          <w:instrText>HYPERLINK "http://www.unicef.org/about/employ/files/UNICEF_Competencies.pdf"</w:instrText>
        </w:r>
        <w:r>
          <w:fldChar w:fldCharType="separate"/>
        </w:r>
        <w:r w:rsidRPr="0017225C">
          <w:rPr>
            <w:rFonts w:ascii="Calibri" w:hAnsi="Calibri" w:cs="Calibri"/>
            <w:color w:val="0563C1" w:themeColor="hyperlink"/>
            <w:u w:val="single"/>
            <w:lang w:val="en-US"/>
          </w:rPr>
          <w:t>http://www.unicef.org/about/employ/files/UNICEF_Competencies.pdf</w:t>
        </w:r>
        <w:r>
          <w:fldChar w:fldCharType="end"/>
        </w:r>
      </w:ins>
    </w:p>
    <w:p w14:paraId="1536E029" w14:textId="6367B977" w:rsidR="00554A75" w:rsidRDefault="00630D3B" w:rsidP="00766505">
      <w:pPr>
        <w:pStyle w:val="MinutesTitle"/>
        <w:numPr>
          <w:ilvl w:val="2"/>
          <w:numId w:val="35"/>
        </w:numPr>
        <w:jc w:val="left"/>
        <w:rPr>
          <w:del w:id="346" w:author="Tunde Kollar" w:date="2026-09-25T20:04:00Z" w16du:dateUtc="2026-09-26T00:04:00Z"/>
        </w:rPr>
      </w:pPr>
      <w:del w:id="347" w:author="Tunde Kollar" w:date="2026-09-25T20:04:00Z" w16du:dateUtc="2026-09-26T00:04:00Z">
        <w:r>
          <w:delText xml:space="preserve">Clerk’s expenses - </w:delText>
        </w:r>
        <w:r w:rsidR="00C01A74">
          <w:delText>£</w:delText>
        </w:r>
        <w:r>
          <w:delText>26.85</w:delText>
        </w:r>
      </w:del>
    </w:p>
    <w:p w14:paraId="1D42E4BF" w14:textId="74F8EABA" w:rsidR="007D05D8" w:rsidRDefault="007D05D8" w:rsidP="00766505">
      <w:pPr>
        <w:pStyle w:val="MinutesTitle"/>
        <w:numPr>
          <w:ilvl w:val="2"/>
          <w:numId w:val="35"/>
        </w:numPr>
        <w:jc w:val="left"/>
        <w:rPr>
          <w:del w:id="348" w:author="Tunde Kollar" w:date="2026-09-25T20:04:00Z" w16du:dateUtc="2026-09-26T00:04:00Z"/>
        </w:rPr>
      </w:pPr>
      <w:del w:id="349" w:author="Tunde Kollar" w:date="2026-09-25T20:04:00Z" w16du:dateUtc="2026-09-26T00:04:00Z">
        <w:r>
          <w:delText>Clerk’s laptop - £</w:delText>
        </w:r>
        <w:r w:rsidR="00DF67BE">
          <w:delText>400</w:delText>
        </w:r>
        <w:r>
          <w:delText xml:space="preserve"> (maximum)</w:delText>
        </w:r>
      </w:del>
    </w:p>
    <w:p w14:paraId="7EF0519B" w14:textId="1B3CA825" w:rsidR="007D05D8" w:rsidRDefault="007D05D8" w:rsidP="00766505">
      <w:pPr>
        <w:pStyle w:val="MinutesTitle"/>
        <w:numPr>
          <w:ilvl w:val="2"/>
          <w:numId w:val="35"/>
        </w:numPr>
        <w:jc w:val="left"/>
        <w:rPr>
          <w:del w:id="350" w:author="Tunde Kollar" w:date="2026-09-25T20:04:00Z" w16du:dateUtc="2026-09-26T00:04:00Z"/>
        </w:rPr>
      </w:pPr>
      <w:del w:id="351" w:author="Tunde Kollar" w:date="2026-09-25T20:04:00Z" w16du:dateUtc="2026-09-26T00:04:00Z">
        <w:r>
          <w:delText>New Councillor Training - £45</w:delText>
        </w:r>
      </w:del>
    </w:p>
    <w:p w14:paraId="2BABF484" w14:textId="77777777" w:rsidR="00B91C5A" w:rsidRDefault="00B91C5A" w:rsidP="00B91C5A">
      <w:pPr>
        <w:pStyle w:val="MinutesTitle"/>
        <w:ind w:left="720"/>
        <w:jc w:val="left"/>
        <w:rPr>
          <w:del w:id="352" w:author="Tunde Kollar" w:date="2026-09-25T20:04:00Z" w16du:dateUtc="2026-09-26T00:04:00Z"/>
          <w:b w:val="0"/>
          <w:bCs w:val="0"/>
          <w:sz w:val="24"/>
          <w:szCs w:val="24"/>
        </w:rPr>
      </w:pPr>
      <w:del w:id="353" w:author="Tunde Kollar" w:date="2026-09-25T20:04:00Z" w16du:dateUtc="2026-09-26T00:04:00Z">
        <w:r>
          <w:rPr>
            <w:b w:val="0"/>
            <w:bCs w:val="0"/>
            <w:sz w:val="24"/>
            <w:szCs w:val="24"/>
          </w:rPr>
          <w:delText>GH reported that the Planning and New Councillor training had both been interesting and useful.</w:delText>
        </w:r>
      </w:del>
    </w:p>
    <w:p w14:paraId="441A4411" w14:textId="77777777" w:rsidR="00EF6872" w:rsidRPr="0054620A" w:rsidRDefault="00EF6872" w:rsidP="00766505">
      <w:pPr>
        <w:pStyle w:val="MinutesTitle"/>
        <w:ind w:left="720"/>
        <w:jc w:val="left"/>
        <w:rPr>
          <w:del w:id="354" w:author="Tunde Kollar" w:date="2026-09-25T20:04:00Z" w16du:dateUtc="2026-09-26T00:04:00Z"/>
          <w:b w:val="0"/>
          <w:bCs w:val="0"/>
          <w:sz w:val="24"/>
          <w:szCs w:val="24"/>
        </w:rPr>
      </w:pPr>
    </w:p>
    <w:p w14:paraId="70A52B41" w14:textId="678C3C56" w:rsidR="00FD6F9E" w:rsidRDefault="00FD6F9E" w:rsidP="009C6D33">
      <w:pPr>
        <w:pStyle w:val="MinutesTitle"/>
        <w:ind w:left="720"/>
        <w:jc w:val="left"/>
        <w:rPr>
          <w:del w:id="355" w:author="Tunde Kollar" w:date="2026-09-25T20:04:00Z" w16du:dateUtc="2026-09-26T00:04:00Z"/>
        </w:rPr>
      </w:pPr>
      <w:del w:id="356" w:author="Tunde Kollar" w:date="2026-09-25T20:04:00Z" w16du:dateUtc="2026-09-26T00:04:00Z">
        <w:r w:rsidRPr="00F74374">
          <w:delText>RESOLVED:</w:delText>
        </w:r>
        <w:r>
          <w:delText xml:space="preserve"> </w:delText>
        </w:r>
        <w:r w:rsidRPr="009C6D33">
          <w:rPr>
            <w:b w:val="0"/>
            <w:bCs w:val="0"/>
            <w:sz w:val="24"/>
            <w:szCs w:val="24"/>
          </w:rPr>
          <w:delText>To make these payments.</w:delText>
        </w:r>
      </w:del>
    </w:p>
    <w:p w14:paraId="0B794A03" w14:textId="25BCDDDA" w:rsidR="00FD6F9E" w:rsidRDefault="00FD6F9E" w:rsidP="009C6D33">
      <w:pPr>
        <w:pStyle w:val="MinutesTitle"/>
        <w:ind w:left="720"/>
        <w:jc w:val="left"/>
        <w:rPr>
          <w:del w:id="357" w:author="Tunde Kollar" w:date="2026-09-25T20:04:00Z" w16du:dateUtc="2026-09-26T00:04:00Z"/>
          <w:b w:val="0"/>
          <w:bCs w:val="0"/>
          <w:sz w:val="24"/>
          <w:szCs w:val="24"/>
        </w:rPr>
      </w:pPr>
      <w:del w:id="358" w:author="Tunde Kollar" w:date="2026-09-25T20:04:00Z" w16du:dateUtc="2026-09-26T00:04:00Z">
        <w:r w:rsidRPr="009C6D33">
          <w:rPr>
            <w:b w:val="0"/>
            <w:bCs w:val="0"/>
            <w:sz w:val="24"/>
            <w:szCs w:val="24"/>
          </w:rPr>
          <w:delText xml:space="preserve">(proposed LH, seconded ME, carried unanimously, MM did not vote) </w:delText>
        </w:r>
      </w:del>
    </w:p>
    <w:p w14:paraId="5997B9A7" w14:textId="77777777" w:rsidR="009C6D33" w:rsidRPr="009C6D33" w:rsidRDefault="009C6D33" w:rsidP="009C6D33">
      <w:pPr>
        <w:pStyle w:val="MinutesTitle"/>
        <w:ind w:left="720"/>
        <w:jc w:val="left"/>
        <w:rPr>
          <w:del w:id="359" w:author="Tunde Kollar" w:date="2026-09-25T20:04:00Z" w16du:dateUtc="2026-09-26T00:04:00Z"/>
          <w:b w:val="0"/>
          <w:bCs w:val="0"/>
          <w:sz w:val="24"/>
          <w:szCs w:val="24"/>
        </w:rPr>
      </w:pPr>
    </w:p>
    <w:p w14:paraId="04B15CCC" w14:textId="77CED3BB" w:rsidR="00283153" w:rsidRDefault="00283153" w:rsidP="00EC3C76">
      <w:pPr>
        <w:pStyle w:val="MinutesTitle"/>
        <w:numPr>
          <w:ilvl w:val="0"/>
          <w:numId w:val="35"/>
        </w:numPr>
        <w:jc w:val="left"/>
        <w:rPr>
          <w:del w:id="360" w:author="Tunde Kollar" w:date="2026-09-25T20:04:00Z" w16du:dateUtc="2026-09-26T00:04:00Z"/>
        </w:rPr>
      </w:pPr>
      <w:del w:id="361" w:author="Tunde Kollar" w:date="2026-09-25T20:04:00Z" w16du:dateUtc="2026-09-26T00:04:00Z">
        <w:r w:rsidRPr="00B0449B">
          <w:delText xml:space="preserve">To </w:delText>
        </w:r>
        <w:r>
          <w:delText>raise any other business which may need to be included on the agenda of the next meeting</w:delText>
        </w:r>
      </w:del>
    </w:p>
    <w:p w14:paraId="69A4AADC" w14:textId="49F30465" w:rsidR="009A2763" w:rsidRDefault="009A2763" w:rsidP="00983D7F">
      <w:pPr>
        <w:pStyle w:val="MinutesTitle"/>
        <w:ind w:left="720"/>
        <w:jc w:val="left"/>
        <w:rPr>
          <w:del w:id="362" w:author="Tunde Kollar" w:date="2026-09-25T20:04:00Z" w16du:dateUtc="2026-09-26T00:04:00Z"/>
          <w:b w:val="0"/>
          <w:bCs w:val="0"/>
          <w:sz w:val="24"/>
          <w:szCs w:val="24"/>
        </w:rPr>
      </w:pPr>
      <w:del w:id="363" w:author="Tunde Kollar" w:date="2026-09-25T20:04:00Z" w16du:dateUtc="2026-09-26T00:04:00Z">
        <w:r>
          <w:rPr>
            <w:b w:val="0"/>
            <w:bCs w:val="0"/>
            <w:sz w:val="24"/>
            <w:szCs w:val="24"/>
          </w:rPr>
          <w:delText>The clerk noted an email from NSDC which asked for written confirmation that the council wanted to</w:delText>
        </w:r>
        <w:r w:rsidR="00B91C5A">
          <w:rPr>
            <w:b w:val="0"/>
            <w:bCs w:val="0"/>
            <w:sz w:val="24"/>
            <w:szCs w:val="24"/>
          </w:rPr>
          <w:delText xml:space="preserve"> be</w:delText>
        </w:r>
        <w:r>
          <w:rPr>
            <w:b w:val="0"/>
            <w:bCs w:val="0"/>
            <w:sz w:val="24"/>
            <w:szCs w:val="24"/>
          </w:rPr>
          <w:delText xml:space="preserve"> informed of planning applications – she ha</w:delText>
        </w:r>
        <w:r w:rsidR="00B91C5A">
          <w:rPr>
            <w:b w:val="0"/>
            <w:bCs w:val="0"/>
            <w:sz w:val="24"/>
            <w:szCs w:val="24"/>
          </w:rPr>
          <w:delText>d</w:delText>
        </w:r>
        <w:r>
          <w:rPr>
            <w:b w:val="0"/>
            <w:bCs w:val="0"/>
            <w:sz w:val="24"/>
            <w:szCs w:val="24"/>
          </w:rPr>
          <w:delText xml:space="preserve"> signed the form for return.</w:delText>
        </w:r>
      </w:del>
    </w:p>
    <w:p w14:paraId="717FAC68" w14:textId="77777777" w:rsidR="00144AEA" w:rsidRDefault="00144AEA" w:rsidP="00144AEA">
      <w:pPr>
        <w:pStyle w:val="MinutesTitle"/>
        <w:ind w:left="720"/>
        <w:jc w:val="left"/>
        <w:rPr>
          <w:del w:id="364" w:author="Tunde Kollar" w:date="2026-09-25T20:04:00Z" w16du:dateUtc="2026-09-26T00:04:00Z"/>
          <w:b w:val="0"/>
          <w:bCs w:val="0"/>
          <w:sz w:val="24"/>
          <w:szCs w:val="24"/>
        </w:rPr>
      </w:pPr>
      <w:del w:id="365" w:author="Tunde Kollar" w:date="2026-09-25T20:04:00Z" w16du:dateUtc="2026-09-26T00:04:00Z">
        <w:r>
          <w:rPr>
            <w:b w:val="0"/>
            <w:bCs w:val="0"/>
            <w:sz w:val="24"/>
            <w:szCs w:val="24"/>
          </w:rPr>
          <w:delText>The clerk tabled a copy of Clerks &amp; Councils Direct</w:delText>
        </w:r>
      </w:del>
    </w:p>
    <w:p w14:paraId="4A062275" w14:textId="7FA83F50" w:rsidR="00D3536C" w:rsidRDefault="00D3536C" w:rsidP="00983D7F">
      <w:pPr>
        <w:pStyle w:val="MinutesTitle"/>
        <w:ind w:left="720"/>
        <w:jc w:val="left"/>
        <w:rPr>
          <w:del w:id="366" w:author="Tunde Kollar" w:date="2026-09-25T20:04:00Z" w16du:dateUtc="2026-09-26T00:04:00Z"/>
          <w:b w:val="0"/>
          <w:bCs w:val="0"/>
          <w:sz w:val="24"/>
          <w:szCs w:val="24"/>
        </w:rPr>
      </w:pPr>
      <w:del w:id="367" w:author="Tunde Kollar" w:date="2026-09-25T20:04:00Z" w16du:dateUtc="2026-09-26T00:04:00Z">
        <w:r>
          <w:rPr>
            <w:b w:val="0"/>
            <w:bCs w:val="0"/>
            <w:sz w:val="24"/>
            <w:szCs w:val="24"/>
          </w:rPr>
          <w:delText>She also apologised for the late circulation of a letter from Robert Jenrick thanking councillors for standing in the election.</w:delText>
        </w:r>
      </w:del>
    </w:p>
    <w:p w14:paraId="3AB70D0B" w14:textId="109468E3" w:rsidR="00DF67BE" w:rsidRDefault="00DF67BE" w:rsidP="00983D7F">
      <w:pPr>
        <w:pStyle w:val="MinutesTitle"/>
        <w:ind w:left="720"/>
        <w:jc w:val="left"/>
        <w:rPr>
          <w:del w:id="368" w:author="Tunde Kollar" w:date="2026-09-25T20:04:00Z" w16du:dateUtc="2026-09-26T00:04:00Z"/>
          <w:b w:val="0"/>
          <w:bCs w:val="0"/>
          <w:sz w:val="24"/>
          <w:szCs w:val="24"/>
        </w:rPr>
      </w:pPr>
      <w:del w:id="369" w:author="Tunde Kollar" w:date="2026-09-25T20:04:00Z" w16du:dateUtc="2026-09-26T00:04:00Z">
        <w:r>
          <w:rPr>
            <w:b w:val="0"/>
            <w:bCs w:val="0"/>
            <w:sz w:val="24"/>
            <w:szCs w:val="24"/>
          </w:rPr>
          <w:delText xml:space="preserve">MH </w:delText>
        </w:r>
        <w:r w:rsidR="00B91C5A">
          <w:rPr>
            <w:b w:val="0"/>
            <w:bCs w:val="0"/>
            <w:sz w:val="24"/>
            <w:szCs w:val="24"/>
          </w:rPr>
          <w:delText>asked that</w:delText>
        </w:r>
        <w:r>
          <w:rPr>
            <w:b w:val="0"/>
            <w:bCs w:val="0"/>
            <w:sz w:val="24"/>
            <w:szCs w:val="24"/>
          </w:rPr>
          <w:delText xml:space="preserve"> safer neighbourhoods </w:delText>
        </w:r>
        <w:r w:rsidR="00B91C5A">
          <w:rPr>
            <w:b w:val="0"/>
            <w:bCs w:val="0"/>
            <w:sz w:val="24"/>
            <w:szCs w:val="24"/>
          </w:rPr>
          <w:delText>be included on the agenda next time so that he may report back</w:delText>
        </w:r>
        <w:r>
          <w:rPr>
            <w:b w:val="0"/>
            <w:bCs w:val="0"/>
            <w:sz w:val="24"/>
            <w:szCs w:val="24"/>
          </w:rPr>
          <w:delText>.</w:delText>
        </w:r>
      </w:del>
    </w:p>
    <w:p w14:paraId="089DF234" w14:textId="77777777" w:rsidR="00983D7F" w:rsidRPr="00983D7F" w:rsidRDefault="00983D7F" w:rsidP="00983D7F">
      <w:pPr>
        <w:pStyle w:val="MinutesTitle"/>
        <w:ind w:left="720"/>
        <w:jc w:val="left"/>
        <w:rPr>
          <w:del w:id="370" w:author="Tunde Kollar" w:date="2026-09-25T20:04:00Z" w16du:dateUtc="2026-09-26T00:04:00Z"/>
          <w:b w:val="0"/>
          <w:bCs w:val="0"/>
          <w:sz w:val="24"/>
          <w:szCs w:val="24"/>
        </w:rPr>
      </w:pPr>
    </w:p>
    <w:p w14:paraId="3872C290" w14:textId="1A41108F" w:rsidR="00283153" w:rsidRDefault="00283153" w:rsidP="00EC3C76">
      <w:pPr>
        <w:pStyle w:val="MinutesTitle"/>
        <w:numPr>
          <w:ilvl w:val="0"/>
          <w:numId w:val="35"/>
        </w:numPr>
        <w:jc w:val="left"/>
        <w:rPr>
          <w:del w:id="371" w:author="Tunde Kollar" w:date="2026-09-25T20:04:00Z" w16du:dateUtc="2026-09-26T00:04:00Z"/>
        </w:rPr>
      </w:pPr>
      <w:del w:id="372" w:author="Tunde Kollar" w:date="2026-09-25T20:04:00Z" w16du:dateUtc="2026-09-26T00:04:00Z">
        <w:r>
          <w:delText xml:space="preserve">To </w:delText>
        </w:r>
        <w:r w:rsidRPr="00B0449B">
          <w:delText xml:space="preserve">note the date of the next meeting </w:delText>
        </w:r>
      </w:del>
    </w:p>
    <w:p w14:paraId="4D3E401A" w14:textId="1993EA6A" w:rsidR="004B7A1F" w:rsidRPr="00AE03C9" w:rsidRDefault="00854159" w:rsidP="00AE03C9">
      <w:pPr>
        <w:pStyle w:val="MinutesTitle"/>
        <w:ind w:left="720"/>
        <w:jc w:val="left"/>
        <w:rPr>
          <w:del w:id="373" w:author="Tunde Kollar" w:date="2026-09-25T20:04:00Z" w16du:dateUtc="2026-09-26T00:04:00Z"/>
          <w:b w:val="0"/>
          <w:bCs w:val="0"/>
          <w:sz w:val="24"/>
          <w:szCs w:val="24"/>
        </w:rPr>
      </w:pPr>
      <w:del w:id="374" w:author="Tunde Kollar" w:date="2026-09-25T20:04:00Z" w16du:dateUtc="2026-09-26T00:04:00Z">
        <w:r w:rsidRPr="00AE03C9">
          <w:rPr>
            <w:b w:val="0"/>
            <w:bCs w:val="0"/>
            <w:sz w:val="24"/>
            <w:szCs w:val="24"/>
          </w:rPr>
          <w:delText xml:space="preserve">The next meeting will be </w:delText>
        </w:r>
        <w:r w:rsidR="007D05D8">
          <w:rPr>
            <w:b w:val="0"/>
            <w:bCs w:val="0"/>
            <w:sz w:val="24"/>
            <w:szCs w:val="24"/>
          </w:rPr>
          <w:delText>5</w:delText>
        </w:r>
        <w:r w:rsidR="00CC6FBD">
          <w:rPr>
            <w:b w:val="0"/>
            <w:bCs w:val="0"/>
            <w:sz w:val="24"/>
            <w:szCs w:val="24"/>
          </w:rPr>
          <w:delText>th</w:delText>
        </w:r>
        <w:r w:rsidR="00AE03C9" w:rsidRPr="00AE03C9">
          <w:rPr>
            <w:b w:val="0"/>
            <w:bCs w:val="0"/>
            <w:sz w:val="24"/>
            <w:szCs w:val="24"/>
          </w:rPr>
          <w:delText xml:space="preserve"> </w:delText>
        </w:r>
        <w:r w:rsidR="007D05D8">
          <w:rPr>
            <w:b w:val="0"/>
            <w:bCs w:val="0"/>
            <w:sz w:val="24"/>
            <w:szCs w:val="24"/>
          </w:rPr>
          <w:delText>September</w:delText>
        </w:r>
        <w:r w:rsidR="00AE03C9" w:rsidRPr="00AE03C9">
          <w:rPr>
            <w:b w:val="0"/>
            <w:bCs w:val="0"/>
            <w:sz w:val="24"/>
            <w:szCs w:val="24"/>
          </w:rPr>
          <w:delText xml:space="preserve"> 2023</w:delText>
        </w:r>
        <w:r w:rsidRPr="00AE03C9">
          <w:rPr>
            <w:b w:val="0"/>
            <w:bCs w:val="0"/>
            <w:sz w:val="24"/>
            <w:szCs w:val="24"/>
          </w:rPr>
          <w:delText xml:space="preserve"> at 7.30pm.</w:delText>
        </w:r>
      </w:del>
    </w:p>
    <w:p w14:paraId="5C8503BB" w14:textId="77777777" w:rsidR="00434780" w:rsidRDefault="00434780" w:rsidP="00AE03C9">
      <w:pPr>
        <w:pStyle w:val="MinutesTitle"/>
        <w:ind w:left="720"/>
        <w:jc w:val="left"/>
        <w:rPr>
          <w:del w:id="375" w:author="Tunde Kollar" w:date="2026-09-25T20:04:00Z" w16du:dateUtc="2026-09-26T00:04:00Z"/>
        </w:rPr>
      </w:pPr>
    </w:p>
    <w:p w14:paraId="368128FE" w14:textId="3D1C9AF9" w:rsidR="00F74374" w:rsidRPr="00AE03C9" w:rsidRDefault="00F74374" w:rsidP="00AE03C9">
      <w:pPr>
        <w:pStyle w:val="MinutesTitle"/>
        <w:ind w:left="720"/>
        <w:jc w:val="left"/>
        <w:rPr>
          <w:del w:id="376" w:author="Tunde Kollar" w:date="2026-09-25T20:04:00Z" w16du:dateUtc="2026-09-26T00:04:00Z"/>
          <w:b w:val="0"/>
          <w:bCs w:val="0"/>
          <w:sz w:val="24"/>
          <w:szCs w:val="24"/>
        </w:rPr>
      </w:pPr>
      <w:del w:id="377" w:author="Tunde Kollar" w:date="2026-09-25T20:04:00Z" w16du:dateUtc="2026-09-26T00:04:00Z">
        <w:r w:rsidRPr="00AE03C9">
          <w:rPr>
            <w:b w:val="0"/>
            <w:bCs w:val="0"/>
            <w:sz w:val="24"/>
            <w:szCs w:val="24"/>
          </w:rPr>
          <w:delText xml:space="preserve">The meeting closed at </w:delText>
        </w:r>
        <w:r w:rsidR="00556903">
          <w:rPr>
            <w:b w:val="0"/>
            <w:bCs w:val="0"/>
            <w:sz w:val="24"/>
            <w:szCs w:val="24"/>
          </w:rPr>
          <w:delText>20.32</w:delText>
        </w:r>
      </w:del>
    </w:p>
    <w:p w14:paraId="72F87925" w14:textId="414C74E1" w:rsidR="00F74374" w:rsidRPr="0017225C" w:rsidRDefault="00F74374" w:rsidP="00991E58">
      <w:pPr>
        <w:pStyle w:val="Heading1"/>
        <w:spacing w:line="240" w:lineRule="auto"/>
        <w:contextualSpacing/>
        <w:jc w:val="both"/>
        <w:rPr>
          <w:rFonts w:ascii="Calibri" w:hAnsi="Calibri"/>
          <w:color w:val="00B0F0"/>
          <w:lang w:val="en-US"/>
          <w:rPrChange w:id="378" w:author="Tunde Kollar" w:date="2026-09-25T20:04:00Z" w16du:dateUtc="2026-09-26T00:04:00Z">
            <w:rPr>
              <w:b w:val="0"/>
              <w:bCs w:val="0"/>
              <w:sz w:val="24"/>
              <w:szCs w:val="24"/>
            </w:rPr>
          </w:rPrChange>
        </w:rPr>
        <w:pPrChange w:id="379" w:author="Tunde Kollar" w:date="2026-09-25T20:04:00Z" w16du:dateUtc="2026-09-26T00:04:00Z">
          <w:pPr>
            <w:pStyle w:val="MinutesTitle"/>
            <w:ind w:left="720"/>
            <w:jc w:val="left"/>
          </w:pPr>
        </w:pPrChange>
      </w:pPr>
      <w:bookmarkStart w:id="380" w:name="_di9sv9ttn1ag"/>
      <w:bookmarkStart w:id="381" w:name="_95bdamph54qn"/>
      <w:bookmarkEnd w:id="380"/>
      <w:bookmarkEnd w:id="381"/>
    </w:p>
    <w:sectPr w:rsidR="00F74374" w:rsidRPr="0017225C">
      <w:headerReference w:type="even" r:id="rId13"/>
      <w:headerReference w:type="default" r:id="rId14"/>
      <w:footerReference w:type="even" r:id="rId15"/>
      <w:footerReference w:type="default" r:id="rId16"/>
      <w:headerReference w:type="first" r:id="rId17"/>
      <w:footerReference w:type="first" r:id="rId18"/>
      <w:pgSz w:w="12240" w:h="15840"/>
      <w:pgMar w:top="1440" w:right="1350" w:bottom="1440" w:left="1440" w:header="0" w:footer="720" w:gutter="0"/>
      <w:pgNumType w:start="1"/>
      <w:cols w:space="720"/>
      <w:docGrid w:linePitch="0"/>
      <w:sectPrChange w:id="411" w:author="Tunde Kollar" w:date="2026-09-25T20:04:00Z" w16du:dateUtc="2026-09-26T00:04:00Z">
        <w:sectPr w:rsidR="00F74374" w:rsidRPr="0017225C">
          <w:pgSz w:w="11906" w:h="16838"/>
          <w:pgMar w:top="1418" w:right="991" w:bottom="851" w:left="993" w:header="0" w:footer="0" w:gutter="0"/>
          <w:pgNumType w:start="0"/>
          <w:docGrid w:linePitch="326"/>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01B5F3" w14:textId="77777777" w:rsidR="002D5E31" w:rsidRDefault="002D5E31">
      <w:pPr>
        <w:spacing w:line="240" w:lineRule="auto"/>
        <w:pPrChange w:id="20" w:author="Tunde Kollar" w:date="2026-09-25T20:04:00Z" w16du:dateUtc="2026-09-26T00:04:00Z">
          <w:pPr/>
        </w:pPrChange>
      </w:pPr>
      <w:r>
        <w:separator/>
      </w:r>
    </w:p>
  </w:endnote>
  <w:endnote w:type="continuationSeparator" w:id="0">
    <w:p w14:paraId="00E013F4" w14:textId="77777777" w:rsidR="002D5E31" w:rsidRDefault="002D5E31">
      <w:pPr>
        <w:spacing w:line="240" w:lineRule="auto"/>
        <w:pPrChange w:id="21" w:author="Tunde Kollar" w:date="2026-09-25T20:04:00Z" w16du:dateUtc="2026-09-26T00:04:00Z">
          <w:pPr/>
        </w:pPrChange>
      </w:pPr>
      <w:r>
        <w:continuationSeparator/>
      </w:r>
    </w:p>
  </w:endnote>
  <w:endnote w:type="continuationNotice" w:id="1">
    <w:p w14:paraId="19693407" w14:textId="77777777" w:rsidR="002D5E31" w:rsidRDefault="002D5E31">
      <w:pPr>
        <w:spacing w:line="240" w:lineRule="auto"/>
        <w:pPrChange w:id="22" w:author="Tunde Kollar" w:date="2026-09-25T20:04:00Z" w16du:dateUtc="2026-09-26T00:04: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NewRomanPSMT, Arial">
    <w:panose1 w:val="020B0604020202020204"/>
    <w:charset w:val="00"/>
    <w:family w:val="swiss"/>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4D"/>
    <w:family w:val="auto"/>
    <w:pitch w:val="variable"/>
    <w:sig w:usb0="2000020F" w:usb1="00000003" w:usb2="00000000" w:usb3="00000000" w:csb0="00000197" w:csb1="00000000"/>
  </w:font>
  <w:font w:name="Mangal">
    <w:panose1 w:val="02040503050203030202"/>
    <w:charset w:val="01"/>
    <w:family w:val="roman"/>
    <w:pitch w:val="variable"/>
    <w:sig w:usb0="0000A003" w:usb1="00000000" w:usb2="00000000" w:usb3="00000000" w:csb0="00000001" w:csb1="00000000"/>
  </w:font>
  <w:font w:name="TimesNewRomanPSMT">
    <w:altName w:val="Times New Roman"/>
    <w:panose1 w:val="020B0604020202020204"/>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panose1 w:val="020B0604020202020204"/>
    <w:charset w:val="00"/>
    <w:family w:val="swiss"/>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2CC338" w14:textId="77777777" w:rsidR="00A86222" w:rsidRDefault="00A86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10338"/>
      <w:docPartObj>
        <w:docPartGallery w:val="Page Numbers (Bottom of Page)"/>
        <w:docPartUnique/>
      </w:docPartObj>
    </w:sdtPr>
    <w:sdtEndPr/>
    <w:sdtContent>
      <w:sdt>
        <w:sdtPr>
          <w:id w:val="-1769616900"/>
          <w:docPartObj>
            <w:docPartGallery w:val="Page Numbers (Top of Page)"/>
            <w:docPartUnique/>
          </w:docPartObj>
        </w:sdtPr>
        <w:sdtEndPr/>
        <w:sdtContent>
          <w:p w14:paraId="19777897" w14:textId="73196487" w:rsidR="000E3BF7" w:rsidRDefault="000E3BF7">
            <w:pPr>
              <w:pStyle w:val="Footer"/>
              <w:jc w:val="right"/>
            </w:pPr>
            <w:del w:id="410" w:author="Tunde Kollar" w:date="2026-09-25T20:04:00Z" w16du:dateUtc="2026-09-26T00:04:00Z">
              <w:r>
                <w:delText xml:space="preserve">Page </w:delText>
              </w:r>
              <w:r>
                <w:rPr>
                  <w:b/>
                  <w:bCs/>
                  <w:szCs w:val="24"/>
                </w:rPr>
                <w:fldChar w:fldCharType="begin"/>
              </w:r>
              <w:r>
                <w:rPr>
                  <w:b/>
                  <w:bCs/>
                </w:rPr>
                <w:delInstrText xml:space="preserve"> PAGE </w:delInstrText>
              </w:r>
              <w:r>
                <w:rPr>
                  <w:b/>
                  <w:bCs/>
                  <w:szCs w:val="24"/>
                </w:rPr>
                <w:fldChar w:fldCharType="separate"/>
              </w:r>
              <w:r>
                <w:rPr>
                  <w:b/>
                  <w:bCs/>
                  <w:noProof/>
                </w:rPr>
                <w:delText>2</w:delText>
              </w:r>
              <w:r>
                <w:rPr>
                  <w:b/>
                  <w:bCs/>
                  <w:szCs w:val="24"/>
                </w:rPr>
                <w:fldChar w:fldCharType="end"/>
              </w:r>
              <w:r>
                <w:delText xml:space="preserve"> of </w:delText>
              </w:r>
              <w:r>
                <w:rPr>
                  <w:b/>
                  <w:bCs/>
                  <w:szCs w:val="24"/>
                </w:rPr>
                <w:fldChar w:fldCharType="begin"/>
              </w:r>
              <w:r>
                <w:rPr>
                  <w:b/>
                  <w:bCs/>
                </w:rPr>
                <w:delInstrText xml:space="preserve"> NUMPAGES  </w:delInstrText>
              </w:r>
              <w:r>
                <w:rPr>
                  <w:b/>
                  <w:bCs/>
                  <w:szCs w:val="24"/>
                </w:rPr>
                <w:fldChar w:fldCharType="separate"/>
              </w:r>
              <w:r>
                <w:rPr>
                  <w:b/>
                  <w:bCs/>
                  <w:noProof/>
                </w:rPr>
                <w:delText>2</w:delText>
              </w:r>
              <w:r>
                <w:rPr>
                  <w:b/>
                  <w:bCs/>
                  <w:szCs w:val="24"/>
                </w:rPr>
                <w:fldChar w:fldCharType="end"/>
              </w:r>
            </w:del>
          </w:p>
        </w:sdtContent>
      </w:sdt>
    </w:sdtContent>
  </w:sdt>
  <w:p w14:paraId="3C445BC8" w14:textId="77777777" w:rsidR="00D11427" w:rsidRDefault="00D114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4E65B" w14:textId="77777777" w:rsidR="00A86222" w:rsidRDefault="00A86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D41AE2" w14:textId="77777777" w:rsidR="002D5E31" w:rsidRDefault="002D5E31">
      <w:pPr>
        <w:spacing w:line="240" w:lineRule="auto"/>
        <w:pPrChange w:id="17" w:author="Tunde Kollar" w:date="2026-09-25T20:04:00Z" w16du:dateUtc="2026-09-26T00:04:00Z">
          <w:pPr/>
        </w:pPrChange>
      </w:pPr>
      <w:r>
        <w:separator/>
      </w:r>
    </w:p>
  </w:footnote>
  <w:footnote w:type="continuationSeparator" w:id="0">
    <w:p w14:paraId="05B71594" w14:textId="77777777" w:rsidR="002D5E31" w:rsidRDefault="002D5E31">
      <w:pPr>
        <w:spacing w:line="240" w:lineRule="auto"/>
        <w:pPrChange w:id="18" w:author="Tunde Kollar" w:date="2026-09-25T20:04:00Z" w16du:dateUtc="2026-09-26T00:04:00Z">
          <w:pPr/>
        </w:pPrChange>
      </w:pPr>
      <w:r>
        <w:continuationSeparator/>
      </w:r>
    </w:p>
  </w:footnote>
  <w:footnote w:type="continuationNotice" w:id="1">
    <w:p w14:paraId="73B3955C" w14:textId="77777777" w:rsidR="002D5E31" w:rsidRDefault="002D5E31">
      <w:pPr>
        <w:spacing w:line="240" w:lineRule="auto"/>
        <w:pPrChange w:id="19" w:author="Tunde Kollar" w:date="2026-09-25T20:04:00Z" w16du:dateUtc="2026-09-26T00:04: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502A5D" w14:textId="397646A7" w:rsidR="00D11427" w:rsidRDefault="00D114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F1018" w14:textId="121270AB" w:rsidR="00231DB9" w:rsidRDefault="00991E58">
    <w:pPr>
      <w:jc w:val="right"/>
      <w:rPr>
        <w:ins w:id="382" w:author="Tunde Kollar" w:date="2026-09-25T20:04:00Z" w16du:dateUtc="2026-09-26T00:04:00Z"/>
      </w:rPr>
    </w:pPr>
    <w:ins w:id="383" w:author="Tunde Kollar" w:date="2026-09-25T20:04:00Z" w16du:dateUtc="2026-09-26T00:04:00Z">
      <w:r w:rsidRPr="00930B29">
        <w:rPr>
          <w:noProof/>
          <w:sz w:val="56"/>
          <w:szCs w:val="56"/>
        </w:rPr>
        <mc:AlternateContent>
          <mc:Choice Requires="wps">
            <w:drawing>
              <wp:anchor distT="0" distB="0" distL="114300" distR="114300" simplePos="0" relativeHeight="251659264" behindDoc="0" locked="0" layoutInCell="1" allowOverlap="0" wp14:anchorId="1C0AB443" wp14:editId="687916A0">
                <wp:simplePos x="0" y="0"/>
                <wp:positionH relativeFrom="margin">
                  <wp:posOffset>-40640</wp:posOffset>
                </wp:positionH>
                <wp:positionV relativeFrom="page">
                  <wp:posOffset>396240</wp:posOffset>
                </wp:positionV>
                <wp:extent cx="3648075" cy="424815"/>
                <wp:effectExtent l="0" t="0" r="9525" b="6985"/>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4248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B28876C" w14:textId="77777777" w:rsidR="00991E58" w:rsidRPr="0092092C" w:rsidRDefault="00991E58" w:rsidP="00991E58">
                            <w:pPr>
                              <w:pStyle w:val="Header"/>
                              <w:rPr>
                                <w:ins w:id="384" w:author="Tunde Kollar" w:date="2026-09-25T20:04:00Z" w16du:dateUtc="2026-09-26T00:04:00Z"/>
                                <w:b/>
                                <w:color w:val="00B0F0"/>
                                <w:sz w:val="16"/>
                                <w:szCs w:val="16"/>
                                <w:lang w:val="en-US"/>
                              </w:rPr>
                            </w:pPr>
                            <w:ins w:id="385" w:author="Tunde Kollar" w:date="2026-09-25T20:04:00Z" w16du:dateUtc="2026-09-26T00:04:00Z">
                              <w:r w:rsidRPr="0092092C">
                                <w:rPr>
                                  <w:b/>
                                  <w:color w:val="00B0F0"/>
                                  <w:sz w:val="16"/>
                                  <w:szCs w:val="16"/>
                                  <w:lang w:val="en-US"/>
                                </w:rPr>
                                <w:t>United Nations Children’s Fund UNICEF | Global Office of Innovation</w:t>
                              </w:r>
                            </w:ins>
                          </w:p>
                          <w:p w14:paraId="0CE01DAB" w14:textId="77777777" w:rsidR="00991E58" w:rsidRPr="00991E58" w:rsidRDefault="00991E58" w:rsidP="00991E58">
                            <w:pPr>
                              <w:pStyle w:val="Header"/>
                              <w:tabs>
                                <w:tab w:val="left" w:pos="2880"/>
                              </w:tabs>
                              <w:rPr>
                                <w:ins w:id="386" w:author="Tunde Kollar" w:date="2026-09-25T20:04:00Z" w16du:dateUtc="2026-09-26T00:04:00Z"/>
                                <w:color w:val="00B0F0"/>
                                <w:sz w:val="16"/>
                                <w:szCs w:val="16"/>
                                <w:lang w:val="sv-SE"/>
                              </w:rPr>
                            </w:pPr>
                            <w:ins w:id="387" w:author="Tunde Kollar" w:date="2026-09-25T20:04:00Z" w16du:dateUtc="2026-09-26T00:04:00Z">
                              <w:r w:rsidRPr="00991E58">
                                <w:rPr>
                                  <w:color w:val="00B0F0"/>
                                  <w:sz w:val="16"/>
                                  <w:szCs w:val="16"/>
                                  <w:lang w:val="sv-SE"/>
                                </w:rPr>
                                <w:t>Sankt Eriksgatan 46, 112 34 Stockholm</w:t>
                              </w:r>
                            </w:ins>
                          </w:p>
                          <w:p w14:paraId="0CDEDE19" w14:textId="77777777" w:rsidR="00991E58" w:rsidRPr="00991E58" w:rsidRDefault="00991E58" w:rsidP="00991E58">
                            <w:pPr>
                              <w:pStyle w:val="Header"/>
                              <w:tabs>
                                <w:tab w:val="left" w:pos="2880"/>
                              </w:tabs>
                              <w:rPr>
                                <w:ins w:id="388" w:author="Tunde Kollar" w:date="2026-09-25T20:04:00Z" w16du:dateUtc="2026-09-26T00:04:00Z"/>
                                <w:color w:val="00B0F0"/>
                                <w:sz w:val="16"/>
                                <w:szCs w:val="16"/>
                                <w:lang w:val="sv-SE"/>
                              </w:rPr>
                            </w:pPr>
                            <w:ins w:id="389" w:author="Tunde Kollar" w:date="2026-09-25T20:04:00Z" w16du:dateUtc="2026-09-26T00:04:00Z">
                              <w:r w:rsidRPr="00991E58">
                                <w:rPr>
                                  <w:color w:val="00B0F0"/>
                                  <w:sz w:val="16"/>
                                  <w:szCs w:val="16"/>
                                  <w:lang w:val="sv-SE"/>
                                </w:rPr>
                                <w:t>Phone: (0046) 08-692 25 00| www.unicef.org</w:t>
                              </w:r>
                            </w:ins>
                          </w:p>
                          <w:p w14:paraId="5CFB28AA" w14:textId="77777777" w:rsidR="00991E58" w:rsidRPr="00991E58" w:rsidRDefault="00991E58" w:rsidP="00991E58">
                            <w:pPr>
                              <w:pStyle w:val="Header"/>
                              <w:rPr>
                                <w:ins w:id="390" w:author="Tunde Kollar" w:date="2026-09-25T20:04:00Z" w16du:dateUtc="2026-09-26T00:04:00Z"/>
                                <w:color w:val="00B0F0"/>
                                <w:lang w:val="sv-SE"/>
                              </w:rPr>
                            </w:pPr>
                          </w:p>
                          <w:p w14:paraId="2A53FBD1" w14:textId="77777777" w:rsidR="00991E58" w:rsidRPr="00991E58" w:rsidRDefault="00991E58" w:rsidP="00991E58">
                            <w:pPr>
                              <w:pStyle w:val="Header"/>
                              <w:rPr>
                                <w:ins w:id="391" w:author="Tunde Kollar" w:date="2026-09-25T20:04:00Z" w16du:dateUtc="2026-09-26T00:04:00Z"/>
                                <w:color w:val="000000"/>
                                <w:lang w:val="sv-SE"/>
                              </w:rPr>
                            </w:pPr>
                          </w:p>
                          <w:p w14:paraId="72F056A4" w14:textId="77777777" w:rsidR="00991E58" w:rsidRPr="00991E58" w:rsidRDefault="00991E58" w:rsidP="00991E58">
                            <w:pPr>
                              <w:pStyle w:val="Header"/>
                              <w:rPr>
                                <w:ins w:id="392" w:author="Tunde Kollar" w:date="2026-09-25T20:04:00Z" w16du:dateUtc="2026-09-26T00:04:00Z"/>
                                <w:color w:val="000000"/>
                                <w:lang w:val="sv-SE"/>
                              </w:rPr>
                            </w:pPr>
                          </w:p>
                          <w:p w14:paraId="0938C9FE" w14:textId="77777777" w:rsidR="00991E58" w:rsidRPr="00991E58" w:rsidRDefault="00991E58" w:rsidP="00991E58">
                            <w:pPr>
                              <w:pStyle w:val="Header"/>
                              <w:rPr>
                                <w:ins w:id="393" w:author="Tunde Kollar" w:date="2026-09-25T20:04:00Z" w16du:dateUtc="2026-09-26T00:04:00Z"/>
                                <w:color w:val="000000"/>
                                <w:lang w:val="sv-SE"/>
                              </w:rPr>
                            </w:pPr>
                          </w:p>
                          <w:p w14:paraId="62A9C4DA" w14:textId="77777777" w:rsidR="00991E58" w:rsidRPr="00991E58" w:rsidRDefault="00991E58" w:rsidP="00991E58">
                            <w:pPr>
                              <w:pStyle w:val="Header"/>
                              <w:rPr>
                                <w:ins w:id="394" w:author="Tunde Kollar" w:date="2026-09-25T20:04:00Z" w16du:dateUtc="2026-09-26T00:04:00Z"/>
                                <w:color w:val="000000"/>
                                <w:lang w:val="sv-SE"/>
                              </w:rPr>
                            </w:pPr>
                          </w:p>
                          <w:p w14:paraId="25F1C626" w14:textId="77777777" w:rsidR="00991E58" w:rsidRPr="00991E58" w:rsidRDefault="00991E58" w:rsidP="00991E58">
                            <w:pPr>
                              <w:pStyle w:val="Header"/>
                              <w:rPr>
                                <w:ins w:id="395" w:author="Tunde Kollar" w:date="2026-09-25T20:04:00Z" w16du:dateUtc="2026-09-26T00:04:00Z"/>
                                <w:color w:val="000000"/>
                                <w:lang w:val="sv-SE"/>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0AB443" id="_x0000_t202" coordsize="21600,21600" o:spt="202" path="m,l,21600r21600,l21600,xe">
                <v:stroke joinstyle="miter"/>
                <v:path gradientshapeok="t" o:connecttype="rect"/>
              </v:shapetype>
              <v:shape id="Text Box 6" o:spid="_x0000_s1026" type="#_x0000_t202" style="position:absolute;left:0;text-align:left;margin-left:-3.2pt;margin-top:31.2pt;width:287.25pt;height:3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" o:allowoverlap="f" filled="f" stroked="f">
                <v:textbox inset="0,0,0,0">
                  <w:txbxContent>
                    <w:p w14:paraId="6B28876C" w14:textId="77777777" w:rsidR="00991E58" w:rsidRPr="0092092C" w:rsidRDefault="00991E58" w:rsidP="00991E58">
                      <w:pPr>
                        <w:pStyle w:val="Header"/>
                        <w:rPr>
                          <w:ins w:id="396" w:author="Tunde Kollar" w:date="2026-09-25T20:04:00Z" w16du:dateUtc="2026-09-26T00:04:00Z"/>
                          <w:b/>
                          <w:color w:val="00B0F0"/>
                          <w:sz w:val="16"/>
                          <w:szCs w:val="16"/>
                          <w:lang w:val="en-US"/>
                        </w:rPr>
                      </w:pPr>
                      <w:ins w:id="397" w:author="Tunde Kollar" w:date="2026-09-25T20:04:00Z" w16du:dateUtc="2026-09-26T00:04:00Z">
                        <w:r w:rsidRPr="0092092C">
                          <w:rPr>
                            <w:b/>
                            <w:color w:val="00B0F0"/>
                            <w:sz w:val="16"/>
                            <w:szCs w:val="16"/>
                            <w:lang w:val="en-US"/>
                          </w:rPr>
                          <w:t>United Nations Children’s Fund UNICEF | Global Office of Innovation</w:t>
                        </w:r>
                      </w:ins>
                    </w:p>
                    <w:p w14:paraId="0CE01DAB" w14:textId="77777777" w:rsidR="00991E58" w:rsidRPr="00991E58" w:rsidRDefault="00991E58" w:rsidP="00991E58">
                      <w:pPr>
                        <w:pStyle w:val="Header"/>
                        <w:tabs>
                          <w:tab w:val="left" w:pos="2880"/>
                        </w:tabs>
                        <w:rPr>
                          <w:ins w:id="398" w:author="Tunde Kollar" w:date="2026-09-25T20:04:00Z" w16du:dateUtc="2026-09-26T00:04:00Z"/>
                          <w:color w:val="00B0F0"/>
                          <w:sz w:val="16"/>
                          <w:szCs w:val="16"/>
                          <w:lang w:val="sv-SE"/>
                        </w:rPr>
                      </w:pPr>
                      <w:ins w:id="399" w:author="Tunde Kollar" w:date="2026-09-25T20:04:00Z" w16du:dateUtc="2026-09-26T00:04:00Z">
                        <w:r w:rsidRPr="00991E58">
                          <w:rPr>
                            <w:color w:val="00B0F0"/>
                            <w:sz w:val="16"/>
                            <w:szCs w:val="16"/>
                            <w:lang w:val="sv-SE"/>
                          </w:rPr>
                          <w:t>Sankt Eriksgatan 46, 112 34 Stockholm</w:t>
                        </w:r>
                      </w:ins>
                    </w:p>
                    <w:p w14:paraId="0CDEDE19" w14:textId="77777777" w:rsidR="00991E58" w:rsidRPr="00991E58" w:rsidRDefault="00991E58" w:rsidP="00991E58">
                      <w:pPr>
                        <w:pStyle w:val="Header"/>
                        <w:tabs>
                          <w:tab w:val="left" w:pos="2880"/>
                        </w:tabs>
                        <w:rPr>
                          <w:ins w:id="400" w:author="Tunde Kollar" w:date="2026-09-25T20:04:00Z" w16du:dateUtc="2026-09-26T00:04:00Z"/>
                          <w:color w:val="00B0F0"/>
                          <w:sz w:val="16"/>
                          <w:szCs w:val="16"/>
                          <w:lang w:val="sv-SE"/>
                        </w:rPr>
                      </w:pPr>
                      <w:ins w:id="401" w:author="Tunde Kollar" w:date="2026-09-25T20:04:00Z" w16du:dateUtc="2026-09-26T00:04:00Z">
                        <w:r w:rsidRPr="00991E58">
                          <w:rPr>
                            <w:color w:val="00B0F0"/>
                            <w:sz w:val="16"/>
                            <w:szCs w:val="16"/>
                            <w:lang w:val="sv-SE"/>
                          </w:rPr>
                          <w:t>Phone: (0046) 08-692 25 00| www.unicef.org</w:t>
                        </w:r>
                      </w:ins>
                    </w:p>
                    <w:p w14:paraId="5CFB28AA" w14:textId="77777777" w:rsidR="00991E58" w:rsidRPr="00991E58" w:rsidRDefault="00991E58" w:rsidP="00991E58">
                      <w:pPr>
                        <w:pStyle w:val="Header"/>
                        <w:rPr>
                          <w:ins w:id="402" w:author="Tunde Kollar" w:date="2026-09-25T20:04:00Z" w16du:dateUtc="2026-09-26T00:04:00Z"/>
                          <w:color w:val="00B0F0"/>
                          <w:lang w:val="sv-SE"/>
                        </w:rPr>
                      </w:pPr>
                    </w:p>
                    <w:p w14:paraId="2A53FBD1" w14:textId="77777777" w:rsidR="00991E58" w:rsidRPr="00991E58" w:rsidRDefault="00991E58" w:rsidP="00991E58">
                      <w:pPr>
                        <w:pStyle w:val="Header"/>
                        <w:rPr>
                          <w:ins w:id="403" w:author="Tunde Kollar" w:date="2026-09-25T20:04:00Z" w16du:dateUtc="2026-09-26T00:04:00Z"/>
                          <w:color w:val="000000"/>
                          <w:lang w:val="sv-SE"/>
                        </w:rPr>
                      </w:pPr>
                    </w:p>
                    <w:p w14:paraId="72F056A4" w14:textId="77777777" w:rsidR="00991E58" w:rsidRPr="00991E58" w:rsidRDefault="00991E58" w:rsidP="00991E58">
                      <w:pPr>
                        <w:pStyle w:val="Header"/>
                        <w:rPr>
                          <w:ins w:id="404" w:author="Tunde Kollar" w:date="2026-09-25T20:04:00Z" w16du:dateUtc="2026-09-26T00:04:00Z"/>
                          <w:color w:val="000000"/>
                          <w:lang w:val="sv-SE"/>
                        </w:rPr>
                      </w:pPr>
                    </w:p>
                    <w:p w14:paraId="0938C9FE" w14:textId="77777777" w:rsidR="00991E58" w:rsidRPr="00991E58" w:rsidRDefault="00991E58" w:rsidP="00991E58">
                      <w:pPr>
                        <w:pStyle w:val="Header"/>
                        <w:rPr>
                          <w:ins w:id="405" w:author="Tunde Kollar" w:date="2026-09-25T20:04:00Z" w16du:dateUtc="2026-09-26T00:04:00Z"/>
                          <w:color w:val="000000"/>
                          <w:lang w:val="sv-SE"/>
                        </w:rPr>
                      </w:pPr>
                    </w:p>
                    <w:p w14:paraId="62A9C4DA" w14:textId="77777777" w:rsidR="00991E58" w:rsidRPr="00991E58" w:rsidRDefault="00991E58" w:rsidP="00991E58">
                      <w:pPr>
                        <w:pStyle w:val="Header"/>
                        <w:rPr>
                          <w:ins w:id="406" w:author="Tunde Kollar" w:date="2026-09-25T20:04:00Z" w16du:dateUtc="2026-09-26T00:04:00Z"/>
                          <w:color w:val="000000"/>
                          <w:lang w:val="sv-SE"/>
                        </w:rPr>
                      </w:pPr>
                    </w:p>
                    <w:p w14:paraId="25F1C626" w14:textId="77777777" w:rsidR="00991E58" w:rsidRPr="00991E58" w:rsidRDefault="00991E58" w:rsidP="00991E58">
                      <w:pPr>
                        <w:pStyle w:val="Header"/>
                        <w:rPr>
                          <w:ins w:id="407" w:author="Tunde Kollar" w:date="2026-09-25T20:04:00Z" w16du:dateUtc="2026-09-26T00:04:00Z"/>
                          <w:color w:val="000000"/>
                          <w:lang w:val="sv-SE"/>
                        </w:rPr>
                      </w:pPr>
                    </w:p>
                  </w:txbxContent>
                </v:textbox>
                <w10:wrap type="topAndBottom" anchorx="margin" anchory="page"/>
              </v:shape>
            </w:pict>
          </mc:Fallback>
        </mc:AlternateContent>
      </w:r>
    </w:ins>
  </w:p>
  <w:p w14:paraId="3E0926AF" w14:textId="0CACA29D" w:rsidR="00231DB9" w:rsidRDefault="00231DB9">
    <w:pPr>
      <w:jc w:val="right"/>
      <w:rPr>
        <w:ins w:id="408" w:author="Tunde Kollar" w:date="2026-09-25T20:04:00Z" w16du:dateUtc="2026-09-26T00:04:00Z"/>
      </w:rPr>
    </w:pPr>
  </w:p>
  <w:p w14:paraId="17D46B64" w14:textId="09813689" w:rsidR="00D11427" w:rsidRDefault="00D11427">
    <w:pPr>
      <w:spacing w:after="200"/>
      <w:ind w:right="-810"/>
      <w:jc w:val="right"/>
      <w:pPrChange w:id="409" w:author="Tunde Kollar" w:date="2026-09-25T20:04:00Z" w16du:dateUtc="2026-09-26T00:04: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DB2CE" w14:textId="6EBF3C39" w:rsidR="00D11427" w:rsidRDefault="00D114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C30E7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C4456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3C801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AE4D7B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82A3F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40B5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64B7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90CA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8CC8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0B26D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decimal"/>
      <w:lvlText w:val=" %1."/>
      <w:lvlJc w:val="left"/>
      <w:pPr>
        <w:tabs>
          <w:tab w:val="num" w:pos="710"/>
        </w:tabs>
        <w:ind w:left="710" w:hanging="360"/>
      </w:pPr>
    </w:lvl>
    <w:lvl w:ilvl="1">
      <w:start w:val="1"/>
      <w:numFmt w:val="lowerLetter"/>
      <w:lvlText w:val="(%2)"/>
      <w:lvlJc w:val="left"/>
      <w:pPr>
        <w:tabs>
          <w:tab w:val="num" w:pos="1070"/>
        </w:tabs>
        <w:ind w:left="1070" w:hanging="360"/>
      </w:pPr>
    </w:lvl>
    <w:lvl w:ilvl="2">
      <w:start w:val="1"/>
      <w:numFmt w:val="lowerRoman"/>
      <w:lvlText w:val=" %3."/>
      <w:lvlJc w:val="left"/>
      <w:pPr>
        <w:tabs>
          <w:tab w:val="num" w:pos="1430"/>
        </w:tabs>
        <w:ind w:left="1430" w:hanging="360"/>
      </w:pPr>
    </w:lvl>
    <w:lvl w:ilvl="3">
      <w:start w:val="1"/>
      <w:numFmt w:val="upperLetter"/>
      <w:lvlText w:val=" %4."/>
      <w:lvlJc w:val="left"/>
      <w:pPr>
        <w:tabs>
          <w:tab w:val="num" w:pos="1790"/>
        </w:tabs>
        <w:ind w:left="1790" w:hanging="360"/>
      </w:pPr>
    </w:lvl>
    <w:lvl w:ilvl="4">
      <w:start w:val="1"/>
      <w:numFmt w:val="bullet"/>
      <w:lvlText w:val=""/>
      <w:lvlJc w:val="left"/>
      <w:pPr>
        <w:tabs>
          <w:tab w:val="num" w:pos="2150"/>
        </w:tabs>
        <w:ind w:left="2150" w:hanging="360"/>
      </w:pPr>
      <w:rPr>
        <w:rFonts w:ascii="Symbol" w:hAnsi="Symbol" w:cs="OpenSymbol"/>
      </w:rPr>
    </w:lvl>
    <w:lvl w:ilvl="5">
      <w:start w:val="1"/>
      <w:numFmt w:val="bullet"/>
      <w:lvlText w:val=""/>
      <w:lvlJc w:val="left"/>
      <w:pPr>
        <w:tabs>
          <w:tab w:val="num" w:pos="2510"/>
        </w:tabs>
        <w:ind w:left="2510" w:hanging="360"/>
      </w:pPr>
      <w:rPr>
        <w:rFonts w:ascii="Symbol" w:hAnsi="Symbol" w:cs="OpenSymbol"/>
      </w:rPr>
    </w:lvl>
    <w:lvl w:ilvl="6">
      <w:start w:val="1"/>
      <w:numFmt w:val="bullet"/>
      <w:lvlText w:val=""/>
      <w:lvlJc w:val="left"/>
      <w:pPr>
        <w:tabs>
          <w:tab w:val="num" w:pos="2870"/>
        </w:tabs>
        <w:ind w:left="2870" w:hanging="360"/>
      </w:pPr>
      <w:rPr>
        <w:rFonts w:ascii="Symbol" w:hAnsi="Symbol" w:cs="OpenSymbol"/>
      </w:rPr>
    </w:lvl>
    <w:lvl w:ilvl="7">
      <w:start w:val="1"/>
      <w:numFmt w:val="bullet"/>
      <w:lvlText w:val=""/>
      <w:lvlJc w:val="left"/>
      <w:pPr>
        <w:tabs>
          <w:tab w:val="num" w:pos="3230"/>
        </w:tabs>
        <w:ind w:left="3230" w:hanging="360"/>
      </w:pPr>
      <w:rPr>
        <w:rFonts w:ascii="Symbol" w:hAnsi="Symbol" w:cs="OpenSymbol"/>
      </w:rPr>
    </w:lvl>
    <w:lvl w:ilvl="8">
      <w:start w:val="1"/>
      <w:numFmt w:val="bullet"/>
      <w:lvlText w:val=""/>
      <w:lvlJc w:val="left"/>
      <w:pPr>
        <w:tabs>
          <w:tab w:val="num" w:pos="3590"/>
        </w:tabs>
        <w:ind w:left="3590" w:hanging="360"/>
      </w:pPr>
      <w:rPr>
        <w:rFonts w:ascii="Symbol" w:hAnsi="Symbol" w:cs="OpenSymbol"/>
      </w:rPr>
    </w:lvl>
  </w:abstractNum>
  <w:abstractNum w:abstractNumId="11" w15:restartNumberingAfterBreak="0">
    <w:nsid w:val="00000002"/>
    <w:multiLevelType w:val="multilevel"/>
    <w:tmpl w:val="00000002"/>
    <w:lvl w:ilvl="0">
      <w:start w:val="5"/>
      <w:numFmt w:val="decimal"/>
      <w:lvlText w:val=" %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 %3."/>
      <w:lvlJc w:val="left"/>
      <w:pPr>
        <w:tabs>
          <w:tab w:val="num" w:pos="1440"/>
        </w:tabs>
        <w:ind w:left="1440" w:hanging="360"/>
      </w:pPr>
    </w:lvl>
    <w:lvl w:ilvl="3">
      <w:start w:val="1"/>
      <w:numFmt w:val="upperLetter"/>
      <w:lvlText w:val=" %4."/>
      <w:lvlJc w:val="left"/>
      <w:pPr>
        <w:tabs>
          <w:tab w:val="num" w:pos="1800"/>
        </w:tabs>
        <w:ind w:left="1800" w:hanging="360"/>
      </w:p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02580678"/>
    <w:multiLevelType w:val="hybridMultilevel"/>
    <w:tmpl w:val="AAE0D7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36A281E"/>
    <w:multiLevelType w:val="multilevel"/>
    <w:tmpl w:val="763C4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5826C43"/>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64D57D2"/>
    <w:multiLevelType w:val="hybridMultilevel"/>
    <w:tmpl w:val="53403A5A"/>
    <w:lvl w:ilvl="0" w:tplc="E95E5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501FA5"/>
    <w:multiLevelType w:val="hybridMultilevel"/>
    <w:tmpl w:val="7700C03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0A451C3D"/>
    <w:multiLevelType w:val="multilevel"/>
    <w:tmpl w:val="245A1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A14231"/>
    <w:multiLevelType w:val="hybridMultilevel"/>
    <w:tmpl w:val="339653AC"/>
    <w:lvl w:ilvl="0" w:tplc="D024882A">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D565DA5"/>
    <w:multiLevelType w:val="hybridMultilevel"/>
    <w:tmpl w:val="9FAC1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A91A1F"/>
    <w:multiLevelType w:val="multilevel"/>
    <w:tmpl w:val="B750E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27844"/>
    <w:multiLevelType w:val="multilevel"/>
    <w:tmpl w:val="2A00ACF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3" w15:restartNumberingAfterBreak="0">
    <w:nsid w:val="115345B1"/>
    <w:multiLevelType w:val="hybridMultilevel"/>
    <w:tmpl w:val="CBB8E2B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179A23C0"/>
    <w:multiLevelType w:val="multilevel"/>
    <w:tmpl w:val="88E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770F2"/>
    <w:multiLevelType w:val="hybridMultilevel"/>
    <w:tmpl w:val="AEE64F82"/>
    <w:lvl w:ilvl="0" w:tplc="C88AF87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A445D8E"/>
    <w:multiLevelType w:val="hybridMultilevel"/>
    <w:tmpl w:val="B2F61B3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7" w15:restartNumberingAfterBreak="0">
    <w:nsid w:val="1D6C7BE6"/>
    <w:multiLevelType w:val="hybridMultilevel"/>
    <w:tmpl w:val="FA26413A"/>
    <w:lvl w:ilvl="0" w:tplc="C88AF872">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E04A38"/>
    <w:multiLevelType w:val="multilevel"/>
    <w:tmpl w:val="A1AA611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3830F6E"/>
    <w:multiLevelType w:val="hybridMultilevel"/>
    <w:tmpl w:val="3F50357E"/>
    <w:lvl w:ilvl="0" w:tplc="1F0EA4EA">
      <w:start w:val="2"/>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3C03F41"/>
    <w:multiLevelType w:val="multilevel"/>
    <w:tmpl w:val="BAE67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5AE2C11"/>
    <w:multiLevelType w:val="multilevel"/>
    <w:tmpl w:val="7C6CE16C"/>
    <w:lvl w:ilvl="0">
      <w:start w:val="1"/>
      <w:numFmt w:val="bullet"/>
      <w:lvlText w:val="●"/>
      <w:lvlJc w:val="left"/>
      <w:pPr>
        <w:ind w:left="432" w:firstLine="72"/>
      </w:pPr>
      <w:rPr>
        <w:rFonts w:ascii="Arial" w:eastAsia="Arial" w:hAnsi="Arial" w:cs="Arial"/>
      </w:rPr>
    </w:lvl>
    <w:lvl w:ilvl="1">
      <w:start w:val="1"/>
      <w:numFmt w:val="bullet"/>
      <w:lvlText w:val="o"/>
      <w:lvlJc w:val="left"/>
      <w:pPr>
        <w:ind w:left="1152" w:firstLine="792"/>
      </w:pPr>
      <w:rPr>
        <w:rFonts w:ascii="Arial" w:eastAsia="Arial" w:hAnsi="Arial" w:cs="Arial"/>
      </w:rPr>
    </w:lvl>
    <w:lvl w:ilvl="2">
      <w:start w:val="1"/>
      <w:numFmt w:val="bullet"/>
      <w:lvlText w:val="▪"/>
      <w:lvlJc w:val="left"/>
      <w:pPr>
        <w:ind w:left="1872" w:firstLine="1512"/>
      </w:pPr>
      <w:rPr>
        <w:rFonts w:ascii="Arial" w:eastAsia="Arial" w:hAnsi="Arial" w:cs="Arial"/>
      </w:rPr>
    </w:lvl>
    <w:lvl w:ilvl="3">
      <w:start w:val="1"/>
      <w:numFmt w:val="bullet"/>
      <w:lvlText w:val="●"/>
      <w:lvlJc w:val="left"/>
      <w:pPr>
        <w:ind w:left="2592" w:firstLine="2232"/>
      </w:pPr>
      <w:rPr>
        <w:rFonts w:ascii="Arial" w:eastAsia="Arial" w:hAnsi="Arial" w:cs="Arial"/>
      </w:rPr>
    </w:lvl>
    <w:lvl w:ilvl="4">
      <w:start w:val="1"/>
      <w:numFmt w:val="bullet"/>
      <w:lvlText w:val="o"/>
      <w:lvlJc w:val="left"/>
      <w:pPr>
        <w:ind w:left="3312" w:firstLine="2952"/>
      </w:pPr>
      <w:rPr>
        <w:rFonts w:ascii="Arial" w:eastAsia="Arial" w:hAnsi="Arial" w:cs="Arial"/>
      </w:rPr>
    </w:lvl>
    <w:lvl w:ilvl="5">
      <w:start w:val="1"/>
      <w:numFmt w:val="bullet"/>
      <w:lvlText w:val="▪"/>
      <w:lvlJc w:val="left"/>
      <w:pPr>
        <w:ind w:left="4032" w:firstLine="3672"/>
      </w:pPr>
      <w:rPr>
        <w:rFonts w:ascii="Arial" w:eastAsia="Arial" w:hAnsi="Arial" w:cs="Arial"/>
      </w:rPr>
    </w:lvl>
    <w:lvl w:ilvl="6">
      <w:start w:val="1"/>
      <w:numFmt w:val="bullet"/>
      <w:lvlText w:val="●"/>
      <w:lvlJc w:val="left"/>
      <w:pPr>
        <w:ind w:left="4752" w:firstLine="4392"/>
      </w:pPr>
      <w:rPr>
        <w:rFonts w:ascii="Arial" w:eastAsia="Arial" w:hAnsi="Arial" w:cs="Arial"/>
      </w:rPr>
    </w:lvl>
    <w:lvl w:ilvl="7">
      <w:start w:val="1"/>
      <w:numFmt w:val="bullet"/>
      <w:lvlText w:val="o"/>
      <w:lvlJc w:val="left"/>
      <w:pPr>
        <w:ind w:left="5472" w:firstLine="5112"/>
      </w:pPr>
      <w:rPr>
        <w:rFonts w:ascii="Arial" w:eastAsia="Arial" w:hAnsi="Arial" w:cs="Arial"/>
      </w:rPr>
    </w:lvl>
    <w:lvl w:ilvl="8">
      <w:start w:val="1"/>
      <w:numFmt w:val="bullet"/>
      <w:lvlText w:val="▪"/>
      <w:lvlJc w:val="left"/>
      <w:pPr>
        <w:ind w:left="6192" w:firstLine="5832"/>
      </w:pPr>
      <w:rPr>
        <w:rFonts w:ascii="Arial" w:eastAsia="Arial" w:hAnsi="Arial" w:cs="Arial"/>
      </w:rPr>
    </w:lvl>
  </w:abstractNum>
  <w:abstractNum w:abstractNumId="32" w15:restartNumberingAfterBreak="0">
    <w:nsid w:val="275A59F3"/>
    <w:multiLevelType w:val="hybridMultilevel"/>
    <w:tmpl w:val="EB523C8E"/>
    <w:lvl w:ilvl="0" w:tplc="77CC6042">
      <w:start w:val="3"/>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7644F83"/>
    <w:multiLevelType w:val="hybridMultilevel"/>
    <w:tmpl w:val="3886F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750BD4"/>
    <w:multiLevelType w:val="hybridMultilevel"/>
    <w:tmpl w:val="0FFEE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B47DD4"/>
    <w:multiLevelType w:val="multilevel"/>
    <w:tmpl w:val="EDE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404D9D"/>
    <w:multiLevelType w:val="hybridMultilevel"/>
    <w:tmpl w:val="9B686822"/>
    <w:lvl w:ilvl="0" w:tplc="D024882A">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EF6498C"/>
    <w:multiLevelType w:val="multilevel"/>
    <w:tmpl w:val="A1AA611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300B5609"/>
    <w:multiLevelType w:val="multilevel"/>
    <w:tmpl w:val="9F6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0BE22A4"/>
    <w:multiLevelType w:val="hybridMultilevel"/>
    <w:tmpl w:val="79C86E92"/>
    <w:lvl w:ilvl="0" w:tplc="99E2DD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F71E55"/>
    <w:multiLevelType w:val="hybridMultilevel"/>
    <w:tmpl w:val="AE48793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339F28C6"/>
    <w:multiLevelType w:val="multilevel"/>
    <w:tmpl w:val="DCEE48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92ECD"/>
    <w:multiLevelType w:val="hybridMultilevel"/>
    <w:tmpl w:val="716A85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34D75EC7"/>
    <w:multiLevelType w:val="multilevel"/>
    <w:tmpl w:val="A718D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750E8"/>
    <w:multiLevelType w:val="multilevel"/>
    <w:tmpl w:val="12E67BE4"/>
    <w:styleLink w:val="WW8Num2"/>
    <w:lvl w:ilvl="0">
      <w:start w:val="1"/>
      <w:numFmt w:val="decimal"/>
      <w:lvlText w:val="%1)"/>
      <w:lvlJc w:val="left"/>
      <w:pPr>
        <w:ind w:left="360" w:hanging="360"/>
      </w:pPr>
      <w:rPr>
        <w:rFonts w:ascii="Arial" w:eastAsia="TimesNewRomanPSMT, Arial" w:hAnsi="Arial" w:cs="Arial"/>
        <w:sz w:val="22"/>
        <w:szCs w:val="20"/>
      </w:rPr>
    </w:lvl>
    <w:lvl w:ilvl="1">
      <w:start w:val="1"/>
      <w:numFmt w:val="lowerLetter"/>
      <w:lvlText w:val="%2)"/>
      <w:lvlJc w:val="left"/>
      <w:pPr>
        <w:ind w:left="720" w:hanging="360"/>
      </w:pPr>
      <w:rPr>
        <w:rFonts w:ascii="Arial" w:eastAsia="TimesNewRomanPSMT, Arial" w:hAnsi="Arial" w:cs="Arial"/>
        <w:sz w:val="22"/>
        <w:szCs w:val="20"/>
      </w:rPr>
    </w:lvl>
    <w:lvl w:ilvl="2">
      <w:start w:val="1"/>
      <w:numFmt w:val="lowerRoman"/>
      <w:lvlText w:val="%3)"/>
      <w:lvlJc w:val="left"/>
      <w:pPr>
        <w:ind w:left="1080" w:hanging="360"/>
      </w:pPr>
      <w:rPr>
        <w:rFonts w:ascii="Arial" w:eastAsia="TimesNewRomanPSMT, Arial" w:hAnsi="Arial" w:cs="Arial"/>
        <w:sz w:val="22"/>
        <w:szCs w:val="20"/>
      </w:rPr>
    </w:lvl>
    <w:lvl w:ilvl="3">
      <w:start w:val="1"/>
      <w:numFmt w:val="decimal"/>
      <w:lvlText w:val="(%4)"/>
      <w:lvlJc w:val="left"/>
      <w:pPr>
        <w:ind w:left="1440" w:hanging="360"/>
      </w:pPr>
      <w:rPr>
        <w:rFonts w:ascii="Arial" w:eastAsia="TimesNewRomanPSMT, Arial" w:hAnsi="Arial" w:cs="Arial"/>
        <w:sz w:val="22"/>
        <w:szCs w:val="20"/>
      </w:rPr>
    </w:lvl>
    <w:lvl w:ilvl="4">
      <w:start w:val="1"/>
      <w:numFmt w:val="lowerLetter"/>
      <w:lvlText w:val="(%5)"/>
      <w:lvlJc w:val="left"/>
      <w:pPr>
        <w:ind w:left="1800" w:hanging="360"/>
      </w:pPr>
      <w:rPr>
        <w:rFonts w:ascii="Arial" w:eastAsia="TimesNewRomanPSMT, Arial" w:hAnsi="Arial" w:cs="Arial"/>
        <w:sz w:val="22"/>
        <w:szCs w:val="20"/>
      </w:rPr>
    </w:lvl>
    <w:lvl w:ilvl="5">
      <w:start w:val="1"/>
      <w:numFmt w:val="lowerRoman"/>
      <w:lvlText w:val="(%6)"/>
      <w:lvlJc w:val="left"/>
      <w:pPr>
        <w:ind w:left="2160" w:hanging="360"/>
      </w:pPr>
      <w:rPr>
        <w:rFonts w:ascii="Arial" w:eastAsia="TimesNewRomanPSMT, Arial" w:hAnsi="Arial" w:cs="Arial"/>
        <w:sz w:val="22"/>
        <w:szCs w:val="20"/>
      </w:rPr>
    </w:lvl>
    <w:lvl w:ilvl="6">
      <w:start w:val="1"/>
      <w:numFmt w:val="decimal"/>
      <w:lvlText w:val="%7."/>
      <w:lvlJc w:val="left"/>
      <w:pPr>
        <w:ind w:left="2520" w:hanging="360"/>
      </w:pPr>
      <w:rPr>
        <w:rFonts w:ascii="Arial" w:eastAsia="TimesNewRomanPSMT, Arial" w:hAnsi="Arial" w:cs="Arial"/>
        <w:sz w:val="22"/>
        <w:szCs w:val="20"/>
      </w:rPr>
    </w:lvl>
    <w:lvl w:ilvl="7">
      <w:start w:val="1"/>
      <w:numFmt w:val="lowerLetter"/>
      <w:lvlText w:val="%8."/>
      <w:lvlJc w:val="left"/>
      <w:pPr>
        <w:ind w:left="2880" w:hanging="360"/>
      </w:pPr>
      <w:rPr>
        <w:rFonts w:ascii="Arial" w:eastAsia="TimesNewRomanPSMT, Arial" w:hAnsi="Arial" w:cs="Arial"/>
        <w:sz w:val="22"/>
        <w:szCs w:val="20"/>
      </w:rPr>
    </w:lvl>
    <w:lvl w:ilvl="8">
      <w:start w:val="1"/>
      <w:numFmt w:val="lowerRoman"/>
      <w:lvlText w:val="%9."/>
      <w:lvlJc w:val="left"/>
      <w:pPr>
        <w:ind w:left="3240" w:hanging="360"/>
      </w:pPr>
      <w:rPr>
        <w:rFonts w:ascii="Arial" w:eastAsia="TimesNewRomanPSMT, Arial" w:hAnsi="Arial" w:cs="Arial"/>
        <w:sz w:val="22"/>
        <w:szCs w:val="20"/>
      </w:rPr>
    </w:lvl>
  </w:abstractNum>
  <w:abstractNum w:abstractNumId="45" w15:restartNumberingAfterBreak="0">
    <w:nsid w:val="38555B2E"/>
    <w:multiLevelType w:val="hybridMultilevel"/>
    <w:tmpl w:val="66A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AE7E5E"/>
    <w:multiLevelType w:val="hybridMultilevel"/>
    <w:tmpl w:val="44D4D47A"/>
    <w:lvl w:ilvl="0" w:tplc="81A4D7AC">
      <w:start w:val="3"/>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A2B3729"/>
    <w:multiLevelType w:val="hybridMultilevel"/>
    <w:tmpl w:val="A1F2425C"/>
    <w:lvl w:ilvl="0" w:tplc="D70CA852">
      <w:numFmt w:val="bullet"/>
      <w:lvlText w:val="-"/>
      <w:lvlJc w:val="left"/>
      <w:pPr>
        <w:ind w:left="1440" w:hanging="360"/>
      </w:pPr>
      <w:rPr>
        <w:rFonts w:ascii="Cambria" w:eastAsia="Times New Roman" w:hAnsi="Cambri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B9F01B5"/>
    <w:multiLevelType w:val="multilevel"/>
    <w:tmpl w:val="D9D685AC"/>
    <w:lvl w:ilvl="0">
      <w:start w:val="10"/>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3BAC6400"/>
    <w:multiLevelType w:val="multilevel"/>
    <w:tmpl w:val="35E86B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BD0744"/>
    <w:multiLevelType w:val="hybridMultilevel"/>
    <w:tmpl w:val="B41C0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0681C8D"/>
    <w:multiLevelType w:val="hybridMultilevel"/>
    <w:tmpl w:val="0E9A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BA5E0A"/>
    <w:multiLevelType w:val="multilevel"/>
    <w:tmpl w:val="F78EA09A"/>
    <w:lvl w:ilvl="0">
      <w:start w:val="1"/>
      <w:numFmt w:val="bullet"/>
      <w:lvlText w:val="●"/>
      <w:lvlJc w:val="left"/>
      <w:pPr>
        <w:ind w:left="450" w:hanging="360"/>
      </w:pPr>
      <w:rPr>
        <w:u w:val="none"/>
      </w:rPr>
    </w:lvl>
    <w:lvl w:ilvl="1">
      <w:start w:val="1"/>
      <w:numFmt w:val="bullet"/>
      <w:lvlText w:val="○"/>
      <w:lvlJc w:val="left"/>
      <w:pPr>
        <w:ind w:left="117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abstractNum>
  <w:abstractNum w:abstractNumId="53" w15:restartNumberingAfterBreak="0">
    <w:nsid w:val="4156551A"/>
    <w:multiLevelType w:val="multilevel"/>
    <w:tmpl w:val="9D902B0A"/>
    <w:lvl w:ilvl="0">
      <w:start w:val="8"/>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4699241C"/>
    <w:multiLevelType w:val="multilevel"/>
    <w:tmpl w:val="C9A43C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A66CAE"/>
    <w:multiLevelType w:val="multilevel"/>
    <w:tmpl w:val="4D5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121077"/>
    <w:multiLevelType w:val="multilevel"/>
    <w:tmpl w:val="CD5CE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9864C7F"/>
    <w:multiLevelType w:val="hybridMultilevel"/>
    <w:tmpl w:val="F8660380"/>
    <w:lvl w:ilvl="0" w:tplc="5A22237C">
      <w:start w:val="3"/>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B2A5350"/>
    <w:multiLevelType w:val="hybridMultilevel"/>
    <w:tmpl w:val="6DE21A0C"/>
    <w:lvl w:ilvl="0" w:tplc="B4C21DB6">
      <w:start w:val="1"/>
      <w:numFmt w:val="upperLetter"/>
      <w:lvlText w:val="%1."/>
      <w:lvlJc w:val="left"/>
      <w:pPr>
        <w:ind w:left="1440" w:hanging="360"/>
      </w:pPr>
    </w:lvl>
    <w:lvl w:ilvl="1" w:tplc="0EEAA0BC">
      <w:start w:val="1"/>
      <w:numFmt w:val="lowerLetter"/>
      <w:lvlText w:val="%2."/>
      <w:lvlJc w:val="left"/>
      <w:pPr>
        <w:ind w:left="1440" w:hanging="360"/>
      </w:pPr>
    </w:lvl>
    <w:lvl w:ilvl="2" w:tplc="C602D0D4">
      <w:start w:val="1"/>
      <w:numFmt w:val="lowerRoman"/>
      <w:lvlText w:val="%3."/>
      <w:lvlJc w:val="right"/>
      <w:pPr>
        <w:ind w:left="2160" w:hanging="180"/>
      </w:pPr>
    </w:lvl>
    <w:lvl w:ilvl="3" w:tplc="E662F29A">
      <w:start w:val="1"/>
      <w:numFmt w:val="decimal"/>
      <w:lvlText w:val="%4."/>
      <w:lvlJc w:val="left"/>
      <w:pPr>
        <w:ind w:left="2880" w:hanging="360"/>
      </w:pPr>
    </w:lvl>
    <w:lvl w:ilvl="4" w:tplc="C82CB482">
      <w:start w:val="1"/>
      <w:numFmt w:val="lowerLetter"/>
      <w:lvlText w:val="%5."/>
      <w:lvlJc w:val="left"/>
      <w:pPr>
        <w:ind w:left="3600" w:hanging="360"/>
      </w:pPr>
    </w:lvl>
    <w:lvl w:ilvl="5" w:tplc="7BF27D8A">
      <w:start w:val="1"/>
      <w:numFmt w:val="lowerRoman"/>
      <w:lvlText w:val="%6."/>
      <w:lvlJc w:val="right"/>
      <w:pPr>
        <w:ind w:left="4320" w:hanging="180"/>
      </w:pPr>
    </w:lvl>
    <w:lvl w:ilvl="6" w:tplc="915A9C2E">
      <w:start w:val="1"/>
      <w:numFmt w:val="decimal"/>
      <w:lvlText w:val="%7."/>
      <w:lvlJc w:val="left"/>
      <w:pPr>
        <w:ind w:left="5040" w:hanging="360"/>
      </w:pPr>
    </w:lvl>
    <w:lvl w:ilvl="7" w:tplc="210E6830">
      <w:start w:val="1"/>
      <w:numFmt w:val="lowerLetter"/>
      <w:lvlText w:val="%8."/>
      <w:lvlJc w:val="left"/>
      <w:pPr>
        <w:ind w:left="5760" w:hanging="360"/>
      </w:pPr>
    </w:lvl>
    <w:lvl w:ilvl="8" w:tplc="60541032">
      <w:start w:val="1"/>
      <w:numFmt w:val="lowerRoman"/>
      <w:lvlText w:val="%9."/>
      <w:lvlJc w:val="right"/>
      <w:pPr>
        <w:ind w:left="6480" w:hanging="180"/>
      </w:pPr>
    </w:lvl>
  </w:abstractNum>
  <w:abstractNum w:abstractNumId="59" w15:restartNumberingAfterBreak="0">
    <w:nsid w:val="4B316B70"/>
    <w:multiLevelType w:val="multilevel"/>
    <w:tmpl w:val="9E6AB906"/>
    <w:lvl w:ilvl="0">
      <w:start w:val="9"/>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4BEB3753"/>
    <w:multiLevelType w:val="hybridMultilevel"/>
    <w:tmpl w:val="61241B3C"/>
    <w:lvl w:ilvl="0" w:tplc="D024882A">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DAF6644"/>
    <w:multiLevelType w:val="multilevel"/>
    <w:tmpl w:val="FDCC368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2" w15:restartNumberingAfterBreak="0">
    <w:nsid w:val="4DFF080C"/>
    <w:multiLevelType w:val="multilevel"/>
    <w:tmpl w:val="B7AE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AA171F"/>
    <w:multiLevelType w:val="multilevel"/>
    <w:tmpl w:val="74F8EDA6"/>
    <w:lvl w:ilvl="0">
      <w:start w:val="1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508D66F8"/>
    <w:multiLevelType w:val="hybridMultilevel"/>
    <w:tmpl w:val="285A732E"/>
    <w:lvl w:ilvl="0" w:tplc="D024882A">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2BB04FF"/>
    <w:multiLevelType w:val="hybridMultilevel"/>
    <w:tmpl w:val="A7588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F34EB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58F62471"/>
    <w:multiLevelType w:val="hybridMultilevel"/>
    <w:tmpl w:val="88F0D5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59F37C44"/>
    <w:multiLevelType w:val="multilevel"/>
    <w:tmpl w:val="204ECD14"/>
    <w:lvl w:ilvl="0">
      <w:start w:val="8"/>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15:restartNumberingAfterBreak="0">
    <w:nsid w:val="59FB49B4"/>
    <w:multiLevelType w:val="hybridMultilevel"/>
    <w:tmpl w:val="A7026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B284B83"/>
    <w:multiLevelType w:val="hybridMultilevel"/>
    <w:tmpl w:val="49BE8CF0"/>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71" w15:restartNumberingAfterBreak="0">
    <w:nsid w:val="5B2D1DD6"/>
    <w:multiLevelType w:val="hybridMultilevel"/>
    <w:tmpl w:val="91201852"/>
    <w:lvl w:ilvl="0" w:tplc="541AC030">
      <w:start w:val="1"/>
      <w:numFmt w:val="decimal"/>
      <w:lvlText w:val="(%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D084120"/>
    <w:multiLevelType w:val="multilevel"/>
    <w:tmpl w:val="6CBCF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F687267"/>
    <w:multiLevelType w:val="multilevel"/>
    <w:tmpl w:val="46185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2702395"/>
    <w:multiLevelType w:val="hybridMultilevel"/>
    <w:tmpl w:val="8EE6BA6E"/>
    <w:lvl w:ilvl="0" w:tplc="D024882A">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86071A4"/>
    <w:multiLevelType w:val="hybridMultilevel"/>
    <w:tmpl w:val="F9F86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B31062D"/>
    <w:multiLevelType w:val="multilevel"/>
    <w:tmpl w:val="3468E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BCA0602"/>
    <w:multiLevelType w:val="multilevel"/>
    <w:tmpl w:val="70468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0C0036"/>
    <w:multiLevelType w:val="hybridMultilevel"/>
    <w:tmpl w:val="A6E050EE"/>
    <w:lvl w:ilvl="0" w:tplc="D024882A">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E1E4337"/>
    <w:multiLevelType w:val="hybridMultilevel"/>
    <w:tmpl w:val="02BC3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F3F21FA"/>
    <w:multiLevelType w:val="multilevel"/>
    <w:tmpl w:val="6FC8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957B82"/>
    <w:multiLevelType w:val="multilevel"/>
    <w:tmpl w:val="153881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6FD34CF9"/>
    <w:multiLevelType w:val="multilevel"/>
    <w:tmpl w:val="4E965D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3" w15:restartNumberingAfterBreak="0">
    <w:nsid w:val="705B685A"/>
    <w:multiLevelType w:val="hybridMultilevel"/>
    <w:tmpl w:val="A1142F52"/>
    <w:lvl w:ilvl="0" w:tplc="C1848DBA">
      <w:start w:val="2"/>
      <w:numFmt w:val="upperLetter"/>
      <w:lvlText w:val="%1."/>
      <w:lvlJc w:val="left"/>
      <w:pPr>
        <w:ind w:left="1440" w:hanging="360"/>
      </w:pPr>
    </w:lvl>
    <w:lvl w:ilvl="1" w:tplc="BB763458">
      <w:start w:val="1"/>
      <w:numFmt w:val="lowerLetter"/>
      <w:lvlText w:val="%2."/>
      <w:lvlJc w:val="left"/>
      <w:pPr>
        <w:ind w:left="1440" w:hanging="360"/>
      </w:pPr>
    </w:lvl>
    <w:lvl w:ilvl="2" w:tplc="8A2086F8">
      <w:start w:val="1"/>
      <w:numFmt w:val="lowerRoman"/>
      <w:lvlText w:val="%3."/>
      <w:lvlJc w:val="right"/>
      <w:pPr>
        <w:ind w:left="2160" w:hanging="180"/>
      </w:pPr>
    </w:lvl>
    <w:lvl w:ilvl="3" w:tplc="39E6B410">
      <w:start w:val="1"/>
      <w:numFmt w:val="decimal"/>
      <w:lvlText w:val="%4."/>
      <w:lvlJc w:val="left"/>
      <w:pPr>
        <w:ind w:left="2880" w:hanging="360"/>
      </w:pPr>
    </w:lvl>
    <w:lvl w:ilvl="4" w:tplc="47EEDB3E">
      <w:start w:val="1"/>
      <w:numFmt w:val="lowerLetter"/>
      <w:lvlText w:val="%5."/>
      <w:lvlJc w:val="left"/>
      <w:pPr>
        <w:ind w:left="3600" w:hanging="360"/>
      </w:pPr>
    </w:lvl>
    <w:lvl w:ilvl="5" w:tplc="7E20F7DE">
      <w:start w:val="1"/>
      <w:numFmt w:val="lowerRoman"/>
      <w:lvlText w:val="%6."/>
      <w:lvlJc w:val="right"/>
      <w:pPr>
        <w:ind w:left="4320" w:hanging="180"/>
      </w:pPr>
    </w:lvl>
    <w:lvl w:ilvl="6" w:tplc="C994EB9A">
      <w:start w:val="1"/>
      <w:numFmt w:val="decimal"/>
      <w:lvlText w:val="%7."/>
      <w:lvlJc w:val="left"/>
      <w:pPr>
        <w:ind w:left="5040" w:hanging="360"/>
      </w:pPr>
    </w:lvl>
    <w:lvl w:ilvl="7" w:tplc="F6D61D50">
      <w:start w:val="1"/>
      <w:numFmt w:val="lowerLetter"/>
      <w:lvlText w:val="%8."/>
      <w:lvlJc w:val="left"/>
      <w:pPr>
        <w:ind w:left="5760" w:hanging="360"/>
      </w:pPr>
    </w:lvl>
    <w:lvl w:ilvl="8" w:tplc="D45EA856">
      <w:start w:val="1"/>
      <w:numFmt w:val="lowerRoman"/>
      <w:lvlText w:val="%9."/>
      <w:lvlJc w:val="right"/>
      <w:pPr>
        <w:ind w:left="6480" w:hanging="180"/>
      </w:pPr>
    </w:lvl>
  </w:abstractNum>
  <w:abstractNum w:abstractNumId="84" w15:restartNumberingAfterBreak="0">
    <w:nsid w:val="75477B22"/>
    <w:multiLevelType w:val="multilevel"/>
    <w:tmpl w:val="4A02866A"/>
    <w:lvl w:ilvl="0">
      <w:start w:val="1"/>
      <w:numFmt w:val="decimal"/>
      <w:lvlText w:val="%1."/>
      <w:lvlJc w:val="left"/>
      <w:pPr>
        <w:ind w:left="720" w:hanging="360"/>
      </w:pPr>
      <w:rPr>
        <w:rFonts w:hint="default"/>
      </w:rPr>
    </w:lvl>
    <w:lvl w:ilvl="1">
      <w:start w:val="1"/>
      <w:numFmt w:val="none"/>
      <w:lvlText w:val="a."/>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15:restartNumberingAfterBreak="0">
    <w:nsid w:val="755804BC"/>
    <w:multiLevelType w:val="hybridMultilevel"/>
    <w:tmpl w:val="9586D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70303E4"/>
    <w:multiLevelType w:val="hybridMultilevel"/>
    <w:tmpl w:val="ED2E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8325BAD"/>
    <w:multiLevelType w:val="multilevel"/>
    <w:tmpl w:val="7DE4160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88" w15:restartNumberingAfterBreak="0">
    <w:nsid w:val="7941154F"/>
    <w:multiLevelType w:val="hybridMultilevel"/>
    <w:tmpl w:val="59E6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F044B1"/>
    <w:multiLevelType w:val="multilevel"/>
    <w:tmpl w:val="DE7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127956"/>
    <w:multiLevelType w:val="hybridMultilevel"/>
    <w:tmpl w:val="EC2616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7F2D3947"/>
    <w:multiLevelType w:val="hybridMultilevel"/>
    <w:tmpl w:val="1B5639F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2" w15:restartNumberingAfterBreak="0">
    <w:nsid w:val="7F662DE4"/>
    <w:multiLevelType w:val="hybridMultilevel"/>
    <w:tmpl w:val="A238BCFE"/>
    <w:lvl w:ilvl="0" w:tplc="D70CA852">
      <w:numFmt w:val="bullet"/>
      <w:lvlText w:val="-"/>
      <w:lvlJc w:val="left"/>
      <w:pPr>
        <w:ind w:left="720" w:hanging="360"/>
      </w:pPr>
      <w:rPr>
        <w:rFonts w:ascii="Cambria" w:eastAsia="Times New Roman" w:hAnsi="Cambri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6F1D4F"/>
    <w:multiLevelType w:val="multilevel"/>
    <w:tmpl w:val="A322BAF2"/>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66660358">
    <w:abstractNumId w:val="10"/>
  </w:num>
  <w:num w:numId="2" w16cid:durableId="1198856685">
    <w:abstractNumId w:val="11"/>
  </w:num>
  <w:num w:numId="3" w16cid:durableId="332296099">
    <w:abstractNumId w:val="12"/>
  </w:num>
  <w:num w:numId="4" w16cid:durableId="512109086">
    <w:abstractNumId w:val="9"/>
  </w:num>
  <w:num w:numId="5" w16cid:durableId="1096754983">
    <w:abstractNumId w:val="7"/>
  </w:num>
  <w:num w:numId="6" w16cid:durableId="790512299">
    <w:abstractNumId w:val="6"/>
  </w:num>
  <w:num w:numId="7" w16cid:durableId="1009789830">
    <w:abstractNumId w:val="5"/>
  </w:num>
  <w:num w:numId="8" w16cid:durableId="2142992492">
    <w:abstractNumId w:val="4"/>
  </w:num>
  <w:num w:numId="9" w16cid:durableId="958412653">
    <w:abstractNumId w:val="8"/>
  </w:num>
  <w:num w:numId="10" w16cid:durableId="2004238660">
    <w:abstractNumId w:val="3"/>
  </w:num>
  <w:num w:numId="11" w16cid:durableId="762457407">
    <w:abstractNumId w:val="2"/>
  </w:num>
  <w:num w:numId="12" w16cid:durableId="945114382">
    <w:abstractNumId w:val="1"/>
  </w:num>
  <w:num w:numId="13" w16cid:durableId="817184176">
    <w:abstractNumId w:val="0"/>
  </w:num>
  <w:num w:numId="14" w16cid:durableId="562378075">
    <w:abstractNumId w:val="15"/>
  </w:num>
  <w:num w:numId="15" w16cid:durableId="2010255196">
    <w:abstractNumId w:val="23"/>
  </w:num>
  <w:num w:numId="16" w16cid:durableId="1233126269">
    <w:abstractNumId w:val="29"/>
  </w:num>
  <w:num w:numId="17" w16cid:durableId="111634005">
    <w:abstractNumId w:val="17"/>
  </w:num>
  <w:num w:numId="18" w16cid:durableId="1339893793">
    <w:abstractNumId w:val="46"/>
  </w:num>
  <w:num w:numId="19" w16cid:durableId="1984961143">
    <w:abstractNumId w:val="40"/>
  </w:num>
  <w:num w:numId="20" w16cid:durableId="136069043">
    <w:abstractNumId w:val="57"/>
  </w:num>
  <w:num w:numId="21" w16cid:durableId="2144038835">
    <w:abstractNumId w:val="91"/>
  </w:num>
  <w:num w:numId="22" w16cid:durableId="226385662">
    <w:abstractNumId w:val="32"/>
  </w:num>
  <w:num w:numId="23" w16cid:durableId="963652603">
    <w:abstractNumId w:val="36"/>
  </w:num>
  <w:num w:numId="24" w16cid:durableId="164825256">
    <w:abstractNumId w:val="64"/>
  </w:num>
  <w:num w:numId="25" w16cid:durableId="858350862">
    <w:abstractNumId w:val="60"/>
  </w:num>
  <w:num w:numId="26" w16cid:durableId="1385442229">
    <w:abstractNumId w:val="74"/>
  </w:num>
  <w:num w:numId="27" w16cid:durableId="1505513248">
    <w:abstractNumId w:val="19"/>
  </w:num>
  <w:num w:numId="28" w16cid:durableId="13188520">
    <w:abstractNumId w:val="78"/>
  </w:num>
  <w:num w:numId="29" w16cid:durableId="2006736529">
    <w:abstractNumId w:val="44"/>
  </w:num>
  <w:num w:numId="30" w16cid:durableId="659698866">
    <w:abstractNumId w:val="79"/>
  </w:num>
  <w:num w:numId="31" w16cid:durableId="701244275">
    <w:abstractNumId w:val="84"/>
  </w:num>
  <w:num w:numId="32" w16cid:durableId="1100759013">
    <w:abstractNumId w:val="84"/>
    <w:lvlOverride w:ilvl="0">
      <w:lvl w:ilvl="0">
        <w:start w:val="1"/>
        <w:numFmt w:val="decimal"/>
        <w:lvlText w:val="%1."/>
        <w:lvlJc w:val="left"/>
        <w:pPr>
          <w:ind w:left="720" w:hanging="360"/>
        </w:pPr>
        <w:rPr>
          <w:rFonts w:hint="default"/>
        </w:rPr>
      </w:lvl>
    </w:lvlOverride>
    <w:lvlOverride w:ilvl="1">
      <w:lvl w:ilvl="1">
        <w:start w:val="1"/>
        <w:numFmt w:val="none"/>
        <w:lvlText w:val="a."/>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3" w16cid:durableId="1088573600">
    <w:abstractNumId w:val="84"/>
    <w:lvlOverride w:ilvl="0">
      <w:lvl w:ilvl="0">
        <w:start w:val="1"/>
        <w:numFmt w:val="decimal"/>
        <w:lvlText w:val="%1."/>
        <w:lvlJc w:val="left"/>
        <w:pPr>
          <w:ind w:left="720" w:hanging="360"/>
        </w:pPr>
        <w:rPr>
          <w:rFonts w:hint="default"/>
        </w:rPr>
      </w:lvl>
    </w:lvlOverride>
    <w:lvlOverride w:ilvl="1">
      <w:lvl w:ilvl="1">
        <w:start w:val="1"/>
        <w:numFmt w:val="none"/>
        <w:lvlText w:val="b."/>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4" w16cid:durableId="122770845">
    <w:abstractNumId w:val="66"/>
  </w:num>
  <w:num w:numId="35" w16cid:durableId="1766728965">
    <w:abstractNumId w:val="37"/>
  </w:num>
  <w:num w:numId="36" w16cid:durableId="1029068321">
    <w:abstractNumId w:val="67"/>
  </w:num>
  <w:num w:numId="37" w16cid:durableId="52000895">
    <w:abstractNumId w:val="42"/>
  </w:num>
  <w:num w:numId="38" w16cid:durableId="1042176234">
    <w:abstractNumId w:val="48"/>
  </w:num>
  <w:num w:numId="39" w16cid:durableId="1845706571">
    <w:abstractNumId w:val="93"/>
  </w:num>
  <w:num w:numId="40" w16cid:durableId="465246725">
    <w:abstractNumId w:val="68"/>
  </w:num>
  <w:num w:numId="41" w16cid:durableId="1115295099">
    <w:abstractNumId w:val="53"/>
  </w:num>
  <w:num w:numId="42" w16cid:durableId="1748069094">
    <w:abstractNumId w:val="59"/>
  </w:num>
  <w:num w:numId="43" w16cid:durableId="1463842008">
    <w:abstractNumId w:val="44"/>
    <w:lvlOverride w:ilvl="0">
      <w:startOverride w:val="1"/>
    </w:lvlOverride>
  </w:num>
  <w:num w:numId="44" w16cid:durableId="1509516815">
    <w:abstractNumId w:val="70"/>
  </w:num>
  <w:num w:numId="45" w16cid:durableId="2004435450">
    <w:abstractNumId w:val="63"/>
  </w:num>
  <w:num w:numId="46" w16cid:durableId="1026635744">
    <w:abstractNumId w:val="28"/>
  </w:num>
  <w:num w:numId="47" w16cid:durableId="865217428">
    <w:abstractNumId w:val="26"/>
  </w:num>
  <w:num w:numId="48" w16cid:durableId="202791051">
    <w:abstractNumId w:val="83"/>
  </w:num>
  <w:num w:numId="49" w16cid:durableId="41441737">
    <w:abstractNumId w:val="58"/>
  </w:num>
  <w:num w:numId="50" w16cid:durableId="1964992402">
    <w:abstractNumId w:val="18"/>
  </w:num>
  <w:num w:numId="51" w16cid:durableId="1061171576">
    <w:abstractNumId w:val="52"/>
  </w:num>
  <w:num w:numId="52" w16cid:durableId="1429548172">
    <w:abstractNumId w:val="72"/>
  </w:num>
  <w:num w:numId="53" w16cid:durableId="1892763909">
    <w:abstractNumId w:val="30"/>
  </w:num>
  <w:num w:numId="54" w16cid:durableId="934510440">
    <w:abstractNumId w:val="73"/>
  </w:num>
  <w:num w:numId="55" w16cid:durableId="287472317">
    <w:abstractNumId w:val="22"/>
  </w:num>
  <w:num w:numId="56" w16cid:durableId="75439959">
    <w:abstractNumId w:val="87"/>
  </w:num>
  <w:num w:numId="57" w16cid:durableId="131408470">
    <w:abstractNumId w:val="38"/>
  </w:num>
  <w:num w:numId="58" w16cid:durableId="1291013439">
    <w:abstractNumId w:val="76"/>
  </w:num>
  <w:num w:numId="59" w16cid:durableId="259459492">
    <w:abstractNumId w:val="51"/>
  </w:num>
  <w:num w:numId="60" w16cid:durableId="1366441684">
    <w:abstractNumId w:val="86"/>
  </w:num>
  <w:num w:numId="61" w16cid:durableId="385572357">
    <w:abstractNumId w:val="31"/>
  </w:num>
  <w:num w:numId="62" w16cid:durableId="85075793">
    <w:abstractNumId w:val="14"/>
  </w:num>
  <w:num w:numId="63" w16cid:durableId="1813324719">
    <w:abstractNumId w:val="56"/>
  </w:num>
  <w:num w:numId="64" w16cid:durableId="1465196219">
    <w:abstractNumId w:val="34"/>
  </w:num>
  <w:num w:numId="65" w16cid:durableId="1181702037">
    <w:abstractNumId w:val="69"/>
  </w:num>
  <w:num w:numId="66" w16cid:durableId="345596408">
    <w:abstractNumId w:val="43"/>
  </w:num>
  <w:num w:numId="67" w16cid:durableId="1699886977">
    <w:abstractNumId w:val="41"/>
  </w:num>
  <w:num w:numId="68" w16cid:durableId="2086947195">
    <w:abstractNumId w:val="49"/>
  </w:num>
  <w:num w:numId="69" w16cid:durableId="462574482">
    <w:abstractNumId w:val="92"/>
  </w:num>
  <w:num w:numId="70" w16cid:durableId="1285693464">
    <w:abstractNumId w:val="47"/>
  </w:num>
  <w:num w:numId="71" w16cid:durableId="1630892787">
    <w:abstractNumId w:val="50"/>
  </w:num>
  <w:num w:numId="72" w16cid:durableId="1227568592">
    <w:abstractNumId w:val="54"/>
  </w:num>
  <w:num w:numId="73" w16cid:durableId="11810108">
    <w:abstractNumId w:val="16"/>
  </w:num>
  <w:num w:numId="74" w16cid:durableId="1091776747">
    <w:abstractNumId w:val="13"/>
  </w:num>
  <w:num w:numId="75" w16cid:durableId="1419979235">
    <w:abstractNumId w:val="33"/>
  </w:num>
  <w:num w:numId="76" w16cid:durableId="1400056472">
    <w:abstractNumId w:val="71"/>
  </w:num>
  <w:num w:numId="77" w16cid:durableId="1802532640">
    <w:abstractNumId w:val="39"/>
  </w:num>
  <w:num w:numId="78" w16cid:durableId="786310553">
    <w:abstractNumId w:val="89"/>
  </w:num>
  <w:num w:numId="79" w16cid:durableId="1838570089">
    <w:abstractNumId w:val="75"/>
  </w:num>
  <w:num w:numId="80" w16cid:durableId="1668243884">
    <w:abstractNumId w:val="20"/>
  </w:num>
  <w:num w:numId="81" w16cid:durableId="1052580116">
    <w:abstractNumId w:val="85"/>
  </w:num>
  <w:num w:numId="82" w16cid:durableId="1369145135">
    <w:abstractNumId w:val="82"/>
  </w:num>
  <w:num w:numId="83" w16cid:durableId="813066760">
    <w:abstractNumId w:val="61"/>
  </w:num>
  <w:num w:numId="84" w16cid:durableId="967593048">
    <w:abstractNumId w:val="55"/>
  </w:num>
  <w:num w:numId="85" w16cid:durableId="2138179788">
    <w:abstractNumId w:val="81"/>
  </w:num>
  <w:num w:numId="86" w16cid:durableId="1071854583">
    <w:abstractNumId w:val="90"/>
  </w:num>
  <w:num w:numId="87" w16cid:durableId="17463720">
    <w:abstractNumId w:val="88"/>
  </w:num>
  <w:num w:numId="88" w16cid:durableId="381682690">
    <w:abstractNumId w:val="62"/>
  </w:num>
  <w:num w:numId="89" w16cid:durableId="455490979">
    <w:abstractNumId w:val="25"/>
  </w:num>
  <w:num w:numId="90" w16cid:durableId="1030570970">
    <w:abstractNumId w:val="65"/>
  </w:num>
  <w:num w:numId="91" w16cid:durableId="2025667726">
    <w:abstractNumId w:val="80"/>
  </w:num>
  <w:num w:numId="92" w16cid:durableId="2048019335">
    <w:abstractNumId w:val="21"/>
  </w:num>
  <w:num w:numId="93" w16cid:durableId="177237881">
    <w:abstractNumId w:val="24"/>
  </w:num>
  <w:num w:numId="94" w16cid:durableId="2064207924">
    <w:abstractNumId w:val="77"/>
  </w:num>
  <w:num w:numId="95" w16cid:durableId="1850558471">
    <w:abstractNumId w:val="35"/>
  </w:num>
  <w:num w:numId="96" w16cid:durableId="943805542">
    <w:abstractNumId w:val="27"/>
  </w:num>
  <w:num w:numId="97" w16cid:durableId="34280520">
    <w:abstractNumId w:val="45"/>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9B"/>
    <w:rsid w:val="00000078"/>
    <w:rsid w:val="000002A2"/>
    <w:rsid w:val="000022C2"/>
    <w:rsid w:val="00003C4A"/>
    <w:rsid w:val="00021360"/>
    <w:rsid w:val="000214CA"/>
    <w:rsid w:val="000219FE"/>
    <w:rsid w:val="00022B14"/>
    <w:rsid w:val="000237A8"/>
    <w:rsid w:val="000279D1"/>
    <w:rsid w:val="000314CE"/>
    <w:rsid w:val="00032C3E"/>
    <w:rsid w:val="00033C22"/>
    <w:rsid w:val="000400FA"/>
    <w:rsid w:val="00040720"/>
    <w:rsid w:val="00040A06"/>
    <w:rsid w:val="00041EA8"/>
    <w:rsid w:val="00044A6A"/>
    <w:rsid w:val="00046DC5"/>
    <w:rsid w:val="00052F7B"/>
    <w:rsid w:val="0005426E"/>
    <w:rsid w:val="00057A22"/>
    <w:rsid w:val="0006084C"/>
    <w:rsid w:val="0006215C"/>
    <w:rsid w:val="00064775"/>
    <w:rsid w:val="00065332"/>
    <w:rsid w:val="00065640"/>
    <w:rsid w:val="0006609E"/>
    <w:rsid w:val="00072341"/>
    <w:rsid w:val="00073578"/>
    <w:rsid w:val="00073E30"/>
    <w:rsid w:val="000747B2"/>
    <w:rsid w:val="00075FAF"/>
    <w:rsid w:val="00077938"/>
    <w:rsid w:val="0008133A"/>
    <w:rsid w:val="000852BD"/>
    <w:rsid w:val="00085EBE"/>
    <w:rsid w:val="0009030F"/>
    <w:rsid w:val="00090D42"/>
    <w:rsid w:val="00091296"/>
    <w:rsid w:val="00091F43"/>
    <w:rsid w:val="00094517"/>
    <w:rsid w:val="00095151"/>
    <w:rsid w:val="00097586"/>
    <w:rsid w:val="000A06DD"/>
    <w:rsid w:val="000A3D54"/>
    <w:rsid w:val="000A444B"/>
    <w:rsid w:val="000A4FCE"/>
    <w:rsid w:val="000A5D80"/>
    <w:rsid w:val="000A61BA"/>
    <w:rsid w:val="000A65F6"/>
    <w:rsid w:val="000A742A"/>
    <w:rsid w:val="000B016C"/>
    <w:rsid w:val="000B02E6"/>
    <w:rsid w:val="000C18F1"/>
    <w:rsid w:val="000C1A4E"/>
    <w:rsid w:val="000C20BD"/>
    <w:rsid w:val="000C3E1A"/>
    <w:rsid w:val="000D22B2"/>
    <w:rsid w:val="000D3057"/>
    <w:rsid w:val="000D4A07"/>
    <w:rsid w:val="000D7B75"/>
    <w:rsid w:val="000E3BF7"/>
    <w:rsid w:val="000E3DFF"/>
    <w:rsid w:val="000E3FD5"/>
    <w:rsid w:val="000E49CD"/>
    <w:rsid w:val="000E4B68"/>
    <w:rsid w:val="000E561C"/>
    <w:rsid w:val="000E5D0D"/>
    <w:rsid w:val="000E6487"/>
    <w:rsid w:val="000E7166"/>
    <w:rsid w:val="000F19E4"/>
    <w:rsid w:val="00101E4A"/>
    <w:rsid w:val="00102724"/>
    <w:rsid w:val="00110E77"/>
    <w:rsid w:val="0011118F"/>
    <w:rsid w:val="00113C3E"/>
    <w:rsid w:val="0011442C"/>
    <w:rsid w:val="001166A9"/>
    <w:rsid w:val="0011686A"/>
    <w:rsid w:val="001179F0"/>
    <w:rsid w:val="001212E5"/>
    <w:rsid w:val="0012421F"/>
    <w:rsid w:val="001250E2"/>
    <w:rsid w:val="00134216"/>
    <w:rsid w:val="0013598F"/>
    <w:rsid w:val="00141108"/>
    <w:rsid w:val="00144384"/>
    <w:rsid w:val="0014497E"/>
    <w:rsid w:val="00144AEA"/>
    <w:rsid w:val="001475C1"/>
    <w:rsid w:val="00147DC2"/>
    <w:rsid w:val="001506CE"/>
    <w:rsid w:val="00150A1A"/>
    <w:rsid w:val="00153147"/>
    <w:rsid w:val="00157B4E"/>
    <w:rsid w:val="00160A2B"/>
    <w:rsid w:val="00160E34"/>
    <w:rsid w:val="0016530D"/>
    <w:rsid w:val="0016738E"/>
    <w:rsid w:val="001705F2"/>
    <w:rsid w:val="0017225C"/>
    <w:rsid w:val="0017229A"/>
    <w:rsid w:val="001771EA"/>
    <w:rsid w:val="00182A28"/>
    <w:rsid w:val="00187404"/>
    <w:rsid w:val="00190176"/>
    <w:rsid w:val="00191984"/>
    <w:rsid w:val="001932B4"/>
    <w:rsid w:val="001950D4"/>
    <w:rsid w:val="001961CD"/>
    <w:rsid w:val="001A2A81"/>
    <w:rsid w:val="001A6154"/>
    <w:rsid w:val="001A61A4"/>
    <w:rsid w:val="001A6465"/>
    <w:rsid w:val="001B0708"/>
    <w:rsid w:val="001B24DF"/>
    <w:rsid w:val="001B4A32"/>
    <w:rsid w:val="001B552F"/>
    <w:rsid w:val="001B56BF"/>
    <w:rsid w:val="001B58F0"/>
    <w:rsid w:val="001B698C"/>
    <w:rsid w:val="001C0A99"/>
    <w:rsid w:val="001C173C"/>
    <w:rsid w:val="001C317A"/>
    <w:rsid w:val="001C410A"/>
    <w:rsid w:val="001D0413"/>
    <w:rsid w:val="001D04C9"/>
    <w:rsid w:val="001D0DE2"/>
    <w:rsid w:val="001D1C5A"/>
    <w:rsid w:val="001D77EE"/>
    <w:rsid w:val="001E0DE2"/>
    <w:rsid w:val="001E1E88"/>
    <w:rsid w:val="001E57CD"/>
    <w:rsid w:val="001F5E05"/>
    <w:rsid w:val="00203741"/>
    <w:rsid w:val="00204714"/>
    <w:rsid w:val="00210C78"/>
    <w:rsid w:val="00215725"/>
    <w:rsid w:val="00215A14"/>
    <w:rsid w:val="00215E88"/>
    <w:rsid w:val="00221341"/>
    <w:rsid w:val="002260CE"/>
    <w:rsid w:val="00227CE0"/>
    <w:rsid w:val="00231DB9"/>
    <w:rsid w:val="002357A2"/>
    <w:rsid w:val="002402CC"/>
    <w:rsid w:val="002403EB"/>
    <w:rsid w:val="00246417"/>
    <w:rsid w:val="00246C31"/>
    <w:rsid w:val="0024735B"/>
    <w:rsid w:val="00253E42"/>
    <w:rsid w:val="00255A0D"/>
    <w:rsid w:val="00256657"/>
    <w:rsid w:val="00257070"/>
    <w:rsid w:val="002616DA"/>
    <w:rsid w:val="002618DF"/>
    <w:rsid w:val="00262149"/>
    <w:rsid w:val="0026289B"/>
    <w:rsid w:val="00272D7B"/>
    <w:rsid w:val="0027356C"/>
    <w:rsid w:val="00273936"/>
    <w:rsid w:val="002745CD"/>
    <w:rsid w:val="00274BEC"/>
    <w:rsid w:val="002775A1"/>
    <w:rsid w:val="0028222A"/>
    <w:rsid w:val="00283153"/>
    <w:rsid w:val="00283695"/>
    <w:rsid w:val="00284BA6"/>
    <w:rsid w:val="00284BC3"/>
    <w:rsid w:val="002852CF"/>
    <w:rsid w:val="00285796"/>
    <w:rsid w:val="00285AA1"/>
    <w:rsid w:val="00285EBF"/>
    <w:rsid w:val="002868ED"/>
    <w:rsid w:val="002877D2"/>
    <w:rsid w:val="00287FAA"/>
    <w:rsid w:val="0029041B"/>
    <w:rsid w:val="00291104"/>
    <w:rsid w:val="00291694"/>
    <w:rsid w:val="00292232"/>
    <w:rsid w:val="0029244A"/>
    <w:rsid w:val="00292923"/>
    <w:rsid w:val="00293154"/>
    <w:rsid w:val="00293538"/>
    <w:rsid w:val="00296CCD"/>
    <w:rsid w:val="002A2685"/>
    <w:rsid w:val="002A5064"/>
    <w:rsid w:val="002A62DB"/>
    <w:rsid w:val="002A76BA"/>
    <w:rsid w:val="002B01C2"/>
    <w:rsid w:val="002B4016"/>
    <w:rsid w:val="002B49DC"/>
    <w:rsid w:val="002B7094"/>
    <w:rsid w:val="002B70AC"/>
    <w:rsid w:val="002C2E61"/>
    <w:rsid w:val="002C5510"/>
    <w:rsid w:val="002C6244"/>
    <w:rsid w:val="002D141F"/>
    <w:rsid w:val="002D20DE"/>
    <w:rsid w:val="002D2955"/>
    <w:rsid w:val="002D435C"/>
    <w:rsid w:val="002D4F60"/>
    <w:rsid w:val="002D5332"/>
    <w:rsid w:val="002D570C"/>
    <w:rsid w:val="002D5E31"/>
    <w:rsid w:val="002E095C"/>
    <w:rsid w:val="002E2436"/>
    <w:rsid w:val="002E75AE"/>
    <w:rsid w:val="002F0C69"/>
    <w:rsid w:val="002F56D9"/>
    <w:rsid w:val="002F6C8C"/>
    <w:rsid w:val="002F77F2"/>
    <w:rsid w:val="002F7FB7"/>
    <w:rsid w:val="003002D9"/>
    <w:rsid w:val="00314364"/>
    <w:rsid w:val="00321EF0"/>
    <w:rsid w:val="003223D3"/>
    <w:rsid w:val="00326996"/>
    <w:rsid w:val="00332830"/>
    <w:rsid w:val="00333456"/>
    <w:rsid w:val="00335A33"/>
    <w:rsid w:val="00340011"/>
    <w:rsid w:val="003418F1"/>
    <w:rsid w:val="00342E28"/>
    <w:rsid w:val="003442C9"/>
    <w:rsid w:val="00345295"/>
    <w:rsid w:val="00345E5E"/>
    <w:rsid w:val="003463AA"/>
    <w:rsid w:val="003575A2"/>
    <w:rsid w:val="003575DE"/>
    <w:rsid w:val="00364844"/>
    <w:rsid w:val="00366C15"/>
    <w:rsid w:val="003674E2"/>
    <w:rsid w:val="0037105D"/>
    <w:rsid w:val="00372061"/>
    <w:rsid w:val="00374278"/>
    <w:rsid w:val="003802CF"/>
    <w:rsid w:val="003847F5"/>
    <w:rsid w:val="00384A75"/>
    <w:rsid w:val="00386AE2"/>
    <w:rsid w:val="003901DA"/>
    <w:rsid w:val="00390C08"/>
    <w:rsid w:val="00393577"/>
    <w:rsid w:val="00393C3F"/>
    <w:rsid w:val="003A3226"/>
    <w:rsid w:val="003A4FF7"/>
    <w:rsid w:val="003A7C19"/>
    <w:rsid w:val="003B0937"/>
    <w:rsid w:val="003B0F26"/>
    <w:rsid w:val="003B2282"/>
    <w:rsid w:val="003B3224"/>
    <w:rsid w:val="003B3C3F"/>
    <w:rsid w:val="003B57C1"/>
    <w:rsid w:val="003B7E1B"/>
    <w:rsid w:val="003C1688"/>
    <w:rsid w:val="003C4FA0"/>
    <w:rsid w:val="003C699A"/>
    <w:rsid w:val="003C7E61"/>
    <w:rsid w:val="003D1067"/>
    <w:rsid w:val="003D27A5"/>
    <w:rsid w:val="003D28D4"/>
    <w:rsid w:val="003D496E"/>
    <w:rsid w:val="003D710C"/>
    <w:rsid w:val="003E2416"/>
    <w:rsid w:val="003E62FB"/>
    <w:rsid w:val="003E71DA"/>
    <w:rsid w:val="003E7277"/>
    <w:rsid w:val="003F2222"/>
    <w:rsid w:val="003F2497"/>
    <w:rsid w:val="003F70EB"/>
    <w:rsid w:val="003F738F"/>
    <w:rsid w:val="00400BA4"/>
    <w:rsid w:val="00401611"/>
    <w:rsid w:val="0040205F"/>
    <w:rsid w:val="00403217"/>
    <w:rsid w:val="004036F2"/>
    <w:rsid w:val="004061D6"/>
    <w:rsid w:val="00413206"/>
    <w:rsid w:val="00413B1B"/>
    <w:rsid w:val="004148CA"/>
    <w:rsid w:val="00415FA9"/>
    <w:rsid w:val="0041698D"/>
    <w:rsid w:val="004170A8"/>
    <w:rsid w:val="00420326"/>
    <w:rsid w:val="00421EE0"/>
    <w:rsid w:val="0042266A"/>
    <w:rsid w:val="004276DA"/>
    <w:rsid w:val="00430117"/>
    <w:rsid w:val="00431EC0"/>
    <w:rsid w:val="004320DC"/>
    <w:rsid w:val="00434153"/>
    <w:rsid w:val="004345DB"/>
    <w:rsid w:val="00434780"/>
    <w:rsid w:val="00442122"/>
    <w:rsid w:val="00442F64"/>
    <w:rsid w:val="004446C4"/>
    <w:rsid w:val="004452D5"/>
    <w:rsid w:val="00447495"/>
    <w:rsid w:val="00452D75"/>
    <w:rsid w:val="00453CE4"/>
    <w:rsid w:val="0045405B"/>
    <w:rsid w:val="0046003E"/>
    <w:rsid w:val="004605A1"/>
    <w:rsid w:val="0047182B"/>
    <w:rsid w:val="00471A52"/>
    <w:rsid w:val="00471A66"/>
    <w:rsid w:val="00472F07"/>
    <w:rsid w:val="004738E1"/>
    <w:rsid w:val="004744D3"/>
    <w:rsid w:val="00474D3A"/>
    <w:rsid w:val="00476B13"/>
    <w:rsid w:val="00476FD8"/>
    <w:rsid w:val="0048382B"/>
    <w:rsid w:val="00486C83"/>
    <w:rsid w:val="00487375"/>
    <w:rsid w:val="00494484"/>
    <w:rsid w:val="004A0877"/>
    <w:rsid w:val="004A3F61"/>
    <w:rsid w:val="004B0614"/>
    <w:rsid w:val="004B2CB1"/>
    <w:rsid w:val="004B3F9C"/>
    <w:rsid w:val="004B5419"/>
    <w:rsid w:val="004B66CB"/>
    <w:rsid w:val="004B72F2"/>
    <w:rsid w:val="004B7A1F"/>
    <w:rsid w:val="004C0664"/>
    <w:rsid w:val="004C4BA6"/>
    <w:rsid w:val="004C536C"/>
    <w:rsid w:val="004D56E2"/>
    <w:rsid w:val="004D778E"/>
    <w:rsid w:val="004E5D0F"/>
    <w:rsid w:val="004E673B"/>
    <w:rsid w:val="004F1B60"/>
    <w:rsid w:val="004F42DD"/>
    <w:rsid w:val="004F48DC"/>
    <w:rsid w:val="00500FFF"/>
    <w:rsid w:val="00502A9E"/>
    <w:rsid w:val="005040B9"/>
    <w:rsid w:val="005069EF"/>
    <w:rsid w:val="00506E44"/>
    <w:rsid w:val="0050728D"/>
    <w:rsid w:val="00516872"/>
    <w:rsid w:val="00520311"/>
    <w:rsid w:val="00520640"/>
    <w:rsid w:val="005206AC"/>
    <w:rsid w:val="00532CE6"/>
    <w:rsid w:val="00536EAE"/>
    <w:rsid w:val="00537347"/>
    <w:rsid w:val="0054148F"/>
    <w:rsid w:val="00545E95"/>
    <w:rsid w:val="0054620A"/>
    <w:rsid w:val="0054798F"/>
    <w:rsid w:val="00553E51"/>
    <w:rsid w:val="005544BF"/>
    <w:rsid w:val="00554A75"/>
    <w:rsid w:val="00555B10"/>
    <w:rsid w:val="00556903"/>
    <w:rsid w:val="00561764"/>
    <w:rsid w:val="00561F6D"/>
    <w:rsid w:val="00562A04"/>
    <w:rsid w:val="00563FEF"/>
    <w:rsid w:val="00565727"/>
    <w:rsid w:val="005668CD"/>
    <w:rsid w:val="00571134"/>
    <w:rsid w:val="00577F2B"/>
    <w:rsid w:val="00580F6D"/>
    <w:rsid w:val="005826CB"/>
    <w:rsid w:val="005827C5"/>
    <w:rsid w:val="005871EF"/>
    <w:rsid w:val="005932AE"/>
    <w:rsid w:val="005949A4"/>
    <w:rsid w:val="0059530A"/>
    <w:rsid w:val="0059763A"/>
    <w:rsid w:val="005976D7"/>
    <w:rsid w:val="005A24B2"/>
    <w:rsid w:val="005A282F"/>
    <w:rsid w:val="005A62B1"/>
    <w:rsid w:val="005B2972"/>
    <w:rsid w:val="005B4BD8"/>
    <w:rsid w:val="005B500D"/>
    <w:rsid w:val="005B66B1"/>
    <w:rsid w:val="005B6DB5"/>
    <w:rsid w:val="005C2D94"/>
    <w:rsid w:val="005C3061"/>
    <w:rsid w:val="005C4DA5"/>
    <w:rsid w:val="005D44EB"/>
    <w:rsid w:val="005E2B55"/>
    <w:rsid w:val="005E33BB"/>
    <w:rsid w:val="005E45E1"/>
    <w:rsid w:val="005E4C1F"/>
    <w:rsid w:val="005E523D"/>
    <w:rsid w:val="005F271F"/>
    <w:rsid w:val="005F6ABA"/>
    <w:rsid w:val="0060236D"/>
    <w:rsid w:val="006028CF"/>
    <w:rsid w:val="00602D2E"/>
    <w:rsid w:val="00604718"/>
    <w:rsid w:val="00607DEE"/>
    <w:rsid w:val="006107FD"/>
    <w:rsid w:val="006111E4"/>
    <w:rsid w:val="00611BF4"/>
    <w:rsid w:val="0061404E"/>
    <w:rsid w:val="006163EE"/>
    <w:rsid w:val="0062279E"/>
    <w:rsid w:val="006248D5"/>
    <w:rsid w:val="006263FA"/>
    <w:rsid w:val="00630B85"/>
    <w:rsid w:val="00630D3B"/>
    <w:rsid w:val="0063121D"/>
    <w:rsid w:val="0063379E"/>
    <w:rsid w:val="006356EE"/>
    <w:rsid w:val="006362A1"/>
    <w:rsid w:val="00636382"/>
    <w:rsid w:val="0063755D"/>
    <w:rsid w:val="00641876"/>
    <w:rsid w:val="006450C8"/>
    <w:rsid w:val="0065098B"/>
    <w:rsid w:val="00650CC7"/>
    <w:rsid w:val="00650F7E"/>
    <w:rsid w:val="0065396D"/>
    <w:rsid w:val="0065561E"/>
    <w:rsid w:val="00655BDB"/>
    <w:rsid w:val="00662A20"/>
    <w:rsid w:val="00662C1F"/>
    <w:rsid w:val="00666E1E"/>
    <w:rsid w:val="00666E23"/>
    <w:rsid w:val="00667F9E"/>
    <w:rsid w:val="00671E2C"/>
    <w:rsid w:val="00674638"/>
    <w:rsid w:val="0068002F"/>
    <w:rsid w:val="00681202"/>
    <w:rsid w:val="00681643"/>
    <w:rsid w:val="00681AFF"/>
    <w:rsid w:val="00681F46"/>
    <w:rsid w:val="00682AED"/>
    <w:rsid w:val="0068348B"/>
    <w:rsid w:val="0069199B"/>
    <w:rsid w:val="00691B8B"/>
    <w:rsid w:val="00691FBA"/>
    <w:rsid w:val="00692CFB"/>
    <w:rsid w:val="006938F7"/>
    <w:rsid w:val="00693F82"/>
    <w:rsid w:val="00694E0C"/>
    <w:rsid w:val="006964EC"/>
    <w:rsid w:val="006A25BA"/>
    <w:rsid w:val="006A5175"/>
    <w:rsid w:val="006A6526"/>
    <w:rsid w:val="006A7C16"/>
    <w:rsid w:val="006B072A"/>
    <w:rsid w:val="006B0971"/>
    <w:rsid w:val="006B104D"/>
    <w:rsid w:val="006B4538"/>
    <w:rsid w:val="006C2BFD"/>
    <w:rsid w:val="006C7875"/>
    <w:rsid w:val="006D634F"/>
    <w:rsid w:val="006D6AE6"/>
    <w:rsid w:val="006D6ED0"/>
    <w:rsid w:val="006E195F"/>
    <w:rsid w:val="006E35DC"/>
    <w:rsid w:val="006E583A"/>
    <w:rsid w:val="006F01D0"/>
    <w:rsid w:val="006F1A7C"/>
    <w:rsid w:val="006F2710"/>
    <w:rsid w:val="006F7A43"/>
    <w:rsid w:val="006F7E7C"/>
    <w:rsid w:val="00700385"/>
    <w:rsid w:val="00702402"/>
    <w:rsid w:val="0070643A"/>
    <w:rsid w:val="00707BC0"/>
    <w:rsid w:val="0071016A"/>
    <w:rsid w:val="007102B2"/>
    <w:rsid w:val="0071452F"/>
    <w:rsid w:val="00715DCE"/>
    <w:rsid w:val="007161C2"/>
    <w:rsid w:val="007169D8"/>
    <w:rsid w:val="007176A9"/>
    <w:rsid w:val="007200AD"/>
    <w:rsid w:val="00721203"/>
    <w:rsid w:val="00723093"/>
    <w:rsid w:val="00727E3D"/>
    <w:rsid w:val="007313C6"/>
    <w:rsid w:val="00731DAE"/>
    <w:rsid w:val="007327D0"/>
    <w:rsid w:val="007342BB"/>
    <w:rsid w:val="0074013C"/>
    <w:rsid w:val="00740DE5"/>
    <w:rsid w:val="00743A75"/>
    <w:rsid w:val="00754DDC"/>
    <w:rsid w:val="00757A36"/>
    <w:rsid w:val="007616B0"/>
    <w:rsid w:val="007631DB"/>
    <w:rsid w:val="00764F83"/>
    <w:rsid w:val="00766505"/>
    <w:rsid w:val="0076737E"/>
    <w:rsid w:val="007719BC"/>
    <w:rsid w:val="00772E0C"/>
    <w:rsid w:val="007745D2"/>
    <w:rsid w:val="007750D8"/>
    <w:rsid w:val="00776F5B"/>
    <w:rsid w:val="00785155"/>
    <w:rsid w:val="00786260"/>
    <w:rsid w:val="00790D5E"/>
    <w:rsid w:val="0079123A"/>
    <w:rsid w:val="007917E1"/>
    <w:rsid w:val="00792855"/>
    <w:rsid w:val="00796495"/>
    <w:rsid w:val="007A2064"/>
    <w:rsid w:val="007A3D46"/>
    <w:rsid w:val="007A467A"/>
    <w:rsid w:val="007A5BE8"/>
    <w:rsid w:val="007B0125"/>
    <w:rsid w:val="007B45A5"/>
    <w:rsid w:val="007B4FD5"/>
    <w:rsid w:val="007B55D7"/>
    <w:rsid w:val="007B5DFF"/>
    <w:rsid w:val="007D0236"/>
    <w:rsid w:val="007D05D8"/>
    <w:rsid w:val="007D0ED4"/>
    <w:rsid w:val="007D18F3"/>
    <w:rsid w:val="007D4099"/>
    <w:rsid w:val="007E0F8D"/>
    <w:rsid w:val="007E375F"/>
    <w:rsid w:val="007E3DFA"/>
    <w:rsid w:val="007E43EF"/>
    <w:rsid w:val="007F0135"/>
    <w:rsid w:val="007F1E28"/>
    <w:rsid w:val="007F293C"/>
    <w:rsid w:val="007F3613"/>
    <w:rsid w:val="007F6F87"/>
    <w:rsid w:val="007F731D"/>
    <w:rsid w:val="008024E3"/>
    <w:rsid w:val="00802696"/>
    <w:rsid w:val="0080444F"/>
    <w:rsid w:val="00807BFE"/>
    <w:rsid w:val="00810526"/>
    <w:rsid w:val="00812E9E"/>
    <w:rsid w:val="00814C1A"/>
    <w:rsid w:val="0081555C"/>
    <w:rsid w:val="00815F12"/>
    <w:rsid w:val="00821812"/>
    <w:rsid w:val="00823BC2"/>
    <w:rsid w:val="00824F03"/>
    <w:rsid w:val="008269B1"/>
    <w:rsid w:val="008311E7"/>
    <w:rsid w:val="00835B64"/>
    <w:rsid w:val="008377DA"/>
    <w:rsid w:val="008403E5"/>
    <w:rsid w:val="00840D27"/>
    <w:rsid w:val="008416E6"/>
    <w:rsid w:val="00842E19"/>
    <w:rsid w:val="0084415C"/>
    <w:rsid w:val="00846901"/>
    <w:rsid w:val="00847076"/>
    <w:rsid w:val="00851D98"/>
    <w:rsid w:val="00854159"/>
    <w:rsid w:val="0085497A"/>
    <w:rsid w:val="00855BCC"/>
    <w:rsid w:val="00855C53"/>
    <w:rsid w:val="00862A00"/>
    <w:rsid w:val="00864B44"/>
    <w:rsid w:val="0086583A"/>
    <w:rsid w:val="00867D13"/>
    <w:rsid w:val="00870D8B"/>
    <w:rsid w:val="00873A67"/>
    <w:rsid w:val="00873CA5"/>
    <w:rsid w:val="00874AFA"/>
    <w:rsid w:val="00880F98"/>
    <w:rsid w:val="0088205F"/>
    <w:rsid w:val="00882326"/>
    <w:rsid w:val="00882A86"/>
    <w:rsid w:val="00884F1B"/>
    <w:rsid w:val="008877F8"/>
    <w:rsid w:val="00894BA9"/>
    <w:rsid w:val="00897230"/>
    <w:rsid w:val="008A1005"/>
    <w:rsid w:val="008A14D1"/>
    <w:rsid w:val="008A1CC5"/>
    <w:rsid w:val="008A3F97"/>
    <w:rsid w:val="008A6789"/>
    <w:rsid w:val="008B180E"/>
    <w:rsid w:val="008B1CBF"/>
    <w:rsid w:val="008B281B"/>
    <w:rsid w:val="008B610E"/>
    <w:rsid w:val="008B6D20"/>
    <w:rsid w:val="008B7B59"/>
    <w:rsid w:val="008C185A"/>
    <w:rsid w:val="008C265A"/>
    <w:rsid w:val="008C43F1"/>
    <w:rsid w:val="008C46BA"/>
    <w:rsid w:val="008C69D8"/>
    <w:rsid w:val="008C7D82"/>
    <w:rsid w:val="008D2562"/>
    <w:rsid w:val="008D2A39"/>
    <w:rsid w:val="008E1E15"/>
    <w:rsid w:val="008E234A"/>
    <w:rsid w:val="008E32B7"/>
    <w:rsid w:val="008E375D"/>
    <w:rsid w:val="008E4EC9"/>
    <w:rsid w:val="008E68F3"/>
    <w:rsid w:val="008F114C"/>
    <w:rsid w:val="008F3157"/>
    <w:rsid w:val="008F6DB2"/>
    <w:rsid w:val="00901921"/>
    <w:rsid w:val="00901CE0"/>
    <w:rsid w:val="00902C04"/>
    <w:rsid w:val="00903400"/>
    <w:rsid w:val="00903C5F"/>
    <w:rsid w:val="0090580F"/>
    <w:rsid w:val="00905929"/>
    <w:rsid w:val="00907C0E"/>
    <w:rsid w:val="00907D12"/>
    <w:rsid w:val="00925F97"/>
    <w:rsid w:val="00926019"/>
    <w:rsid w:val="00934139"/>
    <w:rsid w:val="00934C73"/>
    <w:rsid w:val="0093792A"/>
    <w:rsid w:val="00944761"/>
    <w:rsid w:val="00951F2F"/>
    <w:rsid w:val="00952B30"/>
    <w:rsid w:val="00952B54"/>
    <w:rsid w:val="009546E4"/>
    <w:rsid w:val="00954F6C"/>
    <w:rsid w:val="009571B0"/>
    <w:rsid w:val="009614E6"/>
    <w:rsid w:val="00961B6C"/>
    <w:rsid w:val="00962B2D"/>
    <w:rsid w:val="00970A23"/>
    <w:rsid w:val="00972E0F"/>
    <w:rsid w:val="00975413"/>
    <w:rsid w:val="0097563E"/>
    <w:rsid w:val="009762C0"/>
    <w:rsid w:val="009803FA"/>
    <w:rsid w:val="009807BC"/>
    <w:rsid w:val="00982B27"/>
    <w:rsid w:val="00983D7F"/>
    <w:rsid w:val="00985139"/>
    <w:rsid w:val="00987A7D"/>
    <w:rsid w:val="00991E58"/>
    <w:rsid w:val="009929D9"/>
    <w:rsid w:val="0099425B"/>
    <w:rsid w:val="009A2763"/>
    <w:rsid w:val="009A64C6"/>
    <w:rsid w:val="009B23E2"/>
    <w:rsid w:val="009B5703"/>
    <w:rsid w:val="009B6DAE"/>
    <w:rsid w:val="009B6F6A"/>
    <w:rsid w:val="009B7F7C"/>
    <w:rsid w:val="009C6D33"/>
    <w:rsid w:val="009CC018"/>
    <w:rsid w:val="009D57C5"/>
    <w:rsid w:val="009D62C0"/>
    <w:rsid w:val="009D7465"/>
    <w:rsid w:val="009D75ED"/>
    <w:rsid w:val="009E04F5"/>
    <w:rsid w:val="009E2C32"/>
    <w:rsid w:val="009E63C0"/>
    <w:rsid w:val="009F053F"/>
    <w:rsid w:val="009F08FD"/>
    <w:rsid w:val="009F22A7"/>
    <w:rsid w:val="009F2E37"/>
    <w:rsid w:val="009F6B2D"/>
    <w:rsid w:val="009F7EC0"/>
    <w:rsid w:val="00A02C72"/>
    <w:rsid w:val="00A0719A"/>
    <w:rsid w:val="00A158EC"/>
    <w:rsid w:val="00A210E3"/>
    <w:rsid w:val="00A24241"/>
    <w:rsid w:val="00A242F4"/>
    <w:rsid w:val="00A25891"/>
    <w:rsid w:val="00A2659D"/>
    <w:rsid w:val="00A30884"/>
    <w:rsid w:val="00A30ECA"/>
    <w:rsid w:val="00A3189A"/>
    <w:rsid w:val="00A34C97"/>
    <w:rsid w:val="00A38F6E"/>
    <w:rsid w:val="00A4153D"/>
    <w:rsid w:val="00A4159C"/>
    <w:rsid w:val="00A44216"/>
    <w:rsid w:val="00A46275"/>
    <w:rsid w:val="00A47276"/>
    <w:rsid w:val="00A503E8"/>
    <w:rsid w:val="00A52B8A"/>
    <w:rsid w:val="00A539A5"/>
    <w:rsid w:val="00A55A7F"/>
    <w:rsid w:val="00A56B87"/>
    <w:rsid w:val="00A57092"/>
    <w:rsid w:val="00A61224"/>
    <w:rsid w:val="00A62F42"/>
    <w:rsid w:val="00A64F97"/>
    <w:rsid w:val="00A65F25"/>
    <w:rsid w:val="00A81790"/>
    <w:rsid w:val="00A82E32"/>
    <w:rsid w:val="00A86222"/>
    <w:rsid w:val="00A873F4"/>
    <w:rsid w:val="00A90D1D"/>
    <w:rsid w:val="00A92A4C"/>
    <w:rsid w:val="00A948F2"/>
    <w:rsid w:val="00AA624C"/>
    <w:rsid w:val="00AA682F"/>
    <w:rsid w:val="00AB07FF"/>
    <w:rsid w:val="00AB254A"/>
    <w:rsid w:val="00AB2F3C"/>
    <w:rsid w:val="00AB3420"/>
    <w:rsid w:val="00AB4C59"/>
    <w:rsid w:val="00AB4C68"/>
    <w:rsid w:val="00AB5150"/>
    <w:rsid w:val="00AB72FF"/>
    <w:rsid w:val="00AD357A"/>
    <w:rsid w:val="00AD52E9"/>
    <w:rsid w:val="00AE03C9"/>
    <w:rsid w:val="00AE44C9"/>
    <w:rsid w:val="00AE4AFD"/>
    <w:rsid w:val="00AE76EC"/>
    <w:rsid w:val="00AF25F2"/>
    <w:rsid w:val="00AF52A3"/>
    <w:rsid w:val="00AF5B7F"/>
    <w:rsid w:val="00B04254"/>
    <w:rsid w:val="00B0449B"/>
    <w:rsid w:val="00B07742"/>
    <w:rsid w:val="00B1071A"/>
    <w:rsid w:val="00B10A96"/>
    <w:rsid w:val="00B12D8C"/>
    <w:rsid w:val="00B16FAD"/>
    <w:rsid w:val="00B17CF2"/>
    <w:rsid w:val="00B21062"/>
    <w:rsid w:val="00B27777"/>
    <w:rsid w:val="00B27C33"/>
    <w:rsid w:val="00B30973"/>
    <w:rsid w:val="00B310E5"/>
    <w:rsid w:val="00B33970"/>
    <w:rsid w:val="00B34F39"/>
    <w:rsid w:val="00B35A5D"/>
    <w:rsid w:val="00B379A5"/>
    <w:rsid w:val="00B37BCB"/>
    <w:rsid w:val="00B4031C"/>
    <w:rsid w:val="00B41D8B"/>
    <w:rsid w:val="00B4229F"/>
    <w:rsid w:val="00B4242B"/>
    <w:rsid w:val="00B51993"/>
    <w:rsid w:val="00B52680"/>
    <w:rsid w:val="00B57A02"/>
    <w:rsid w:val="00B6133D"/>
    <w:rsid w:val="00B65153"/>
    <w:rsid w:val="00B7251A"/>
    <w:rsid w:val="00B73D6C"/>
    <w:rsid w:val="00B7628B"/>
    <w:rsid w:val="00B76A6E"/>
    <w:rsid w:val="00B770C7"/>
    <w:rsid w:val="00B8005D"/>
    <w:rsid w:val="00B9190E"/>
    <w:rsid w:val="00B91C5A"/>
    <w:rsid w:val="00B94CDB"/>
    <w:rsid w:val="00B9527B"/>
    <w:rsid w:val="00BA2CC7"/>
    <w:rsid w:val="00BA4B19"/>
    <w:rsid w:val="00BA51CF"/>
    <w:rsid w:val="00BA7401"/>
    <w:rsid w:val="00BB3199"/>
    <w:rsid w:val="00BB79EE"/>
    <w:rsid w:val="00BB7F3F"/>
    <w:rsid w:val="00BD1C8E"/>
    <w:rsid w:val="00BD4BD8"/>
    <w:rsid w:val="00BD54E6"/>
    <w:rsid w:val="00BD5588"/>
    <w:rsid w:val="00BD6C87"/>
    <w:rsid w:val="00BE30F2"/>
    <w:rsid w:val="00BE3745"/>
    <w:rsid w:val="00BE45F8"/>
    <w:rsid w:val="00BE71CF"/>
    <w:rsid w:val="00BF0F24"/>
    <w:rsid w:val="00BF1000"/>
    <w:rsid w:val="00BF235C"/>
    <w:rsid w:val="00BF375A"/>
    <w:rsid w:val="00BF69C6"/>
    <w:rsid w:val="00BF6CAD"/>
    <w:rsid w:val="00BF76D9"/>
    <w:rsid w:val="00C01A74"/>
    <w:rsid w:val="00C0232A"/>
    <w:rsid w:val="00C03803"/>
    <w:rsid w:val="00C048CC"/>
    <w:rsid w:val="00C06AA3"/>
    <w:rsid w:val="00C12673"/>
    <w:rsid w:val="00C12B67"/>
    <w:rsid w:val="00C177E2"/>
    <w:rsid w:val="00C23427"/>
    <w:rsid w:val="00C23AED"/>
    <w:rsid w:val="00C24EEE"/>
    <w:rsid w:val="00C254BD"/>
    <w:rsid w:val="00C26AB4"/>
    <w:rsid w:val="00C30EEA"/>
    <w:rsid w:val="00C3386F"/>
    <w:rsid w:val="00C34384"/>
    <w:rsid w:val="00C35EA8"/>
    <w:rsid w:val="00C371DA"/>
    <w:rsid w:val="00C41280"/>
    <w:rsid w:val="00C42BB7"/>
    <w:rsid w:val="00C54085"/>
    <w:rsid w:val="00C54977"/>
    <w:rsid w:val="00C56DCB"/>
    <w:rsid w:val="00C607EC"/>
    <w:rsid w:val="00C64EC9"/>
    <w:rsid w:val="00C71078"/>
    <w:rsid w:val="00C761A2"/>
    <w:rsid w:val="00C76C67"/>
    <w:rsid w:val="00C82ABE"/>
    <w:rsid w:val="00C82AF2"/>
    <w:rsid w:val="00C842E6"/>
    <w:rsid w:val="00C849F7"/>
    <w:rsid w:val="00C86FAF"/>
    <w:rsid w:val="00C87D43"/>
    <w:rsid w:val="00C90D55"/>
    <w:rsid w:val="00C919A7"/>
    <w:rsid w:val="00CA24EE"/>
    <w:rsid w:val="00CA4CFE"/>
    <w:rsid w:val="00CA55DE"/>
    <w:rsid w:val="00CB1407"/>
    <w:rsid w:val="00CB4A41"/>
    <w:rsid w:val="00CB635A"/>
    <w:rsid w:val="00CB6409"/>
    <w:rsid w:val="00CC1DCE"/>
    <w:rsid w:val="00CC3F1F"/>
    <w:rsid w:val="00CC6FBD"/>
    <w:rsid w:val="00CD200B"/>
    <w:rsid w:val="00CD2288"/>
    <w:rsid w:val="00CD2F39"/>
    <w:rsid w:val="00CD46F2"/>
    <w:rsid w:val="00CD63F1"/>
    <w:rsid w:val="00CD6460"/>
    <w:rsid w:val="00CD780C"/>
    <w:rsid w:val="00CE7901"/>
    <w:rsid w:val="00CF03E1"/>
    <w:rsid w:val="00CF057E"/>
    <w:rsid w:val="00CF398C"/>
    <w:rsid w:val="00CF4301"/>
    <w:rsid w:val="00D04C72"/>
    <w:rsid w:val="00D11427"/>
    <w:rsid w:val="00D117B0"/>
    <w:rsid w:val="00D11A74"/>
    <w:rsid w:val="00D11AE9"/>
    <w:rsid w:val="00D15688"/>
    <w:rsid w:val="00D21666"/>
    <w:rsid w:val="00D24DE1"/>
    <w:rsid w:val="00D3536C"/>
    <w:rsid w:val="00D40D46"/>
    <w:rsid w:val="00D41580"/>
    <w:rsid w:val="00D42366"/>
    <w:rsid w:val="00D423DF"/>
    <w:rsid w:val="00D4630E"/>
    <w:rsid w:val="00D50E6A"/>
    <w:rsid w:val="00D55F55"/>
    <w:rsid w:val="00D600E6"/>
    <w:rsid w:val="00D62510"/>
    <w:rsid w:val="00D62F38"/>
    <w:rsid w:val="00D6374A"/>
    <w:rsid w:val="00D637D7"/>
    <w:rsid w:val="00D660F8"/>
    <w:rsid w:val="00D6703B"/>
    <w:rsid w:val="00D721F3"/>
    <w:rsid w:val="00D72C2B"/>
    <w:rsid w:val="00D72C93"/>
    <w:rsid w:val="00D73BC1"/>
    <w:rsid w:val="00D7550D"/>
    <w:rsid w:val="00D81CFD"/>
    <w:rsid w:val="00D85DA0"/>
    <w:rsid w:val="00D916DB"/>
    <w:rsid w:val="00D94E21"/>
    <w:rsid w:val="00D9673C"/>
    <w:rsid w:val="00D96FD4"/>
    <w:rsid w:val="00DA0E41"/>
    <w:rsid w:val="00DA1982"/>
    <w:rsid w:val="00DA4E84"/>
    <w:rsid w:val="00DA527D"/>
    <w:rsid w:val="00DA53CB"/>
    <w:rsid w:val="00DA60A7"/>
    <w:rsid w:val="00DA6C95"/>
    <w:rsid w:val="00DB57C7"/>
    <w:rsid w:val="00DC4ADA"/>
    <w:rsid w:val="00DC67C2"/>
    <w:rsid w:val="00DC692A"/>
    <w:rsid w:val="00DC6AF7"/>
    <w:rsid w:val="00DC714D"/>
    <w:rsid w:val="00DD2FDE"/>
    <w:rsid w:val="00DD5C37"/>
    <w:rsid w:val="00DD78EE"/>
    <w:rsid w:val="00DD79C8"/>
    <w:rsid w:val="00DE3D37"/>
    <w:rsid w:val="00DF26C5"/>
    <w:rsid w:val="00DF277E"/>
    <w:rsid w:val="00DF2D11"/>
    <w:rsid w:val="00DF4473"/>
    <w:rsid w:val="00DF67BE"/>
    <w:rsid w:val="00E02BB0"/>
    <w:rsid w:val="00E05334"/>
    <w:rsid w:val="00E1421D"/>
    <w:rsid w:val="00E173B2"/>
    <w:rsid w:val="00E320DC"/>
    <w:rsid w:val="00E323AA"/>
    <w:rsid w:val="00E33AB3"/>
    <w:rsid w:val="00E41FDA"/>
    <w:rsid w:val="00E42401"/>
    <w:rsid w:val="00E4383E"/>
    <w:rsid w:val="00E47536"/>
    <w:rsid w:val="00E52D1B"/>
    <w:rsid w:val="00E560C4"/>
    <w:rsid w:val="00E563EC"/>
    <w:rsid w:val="00E5743A"/>
    <w:rsid w:val="00E60C7E"/>
    <w:rsid w:val="00E60DB4"/>
    <w:rsid w:val="00E60E1B"/>
    <w:rsid w:val="00E63076"/>
    <w:rsid w:val="00E63E1E"/>
    <w:rsid w:val="00E64188"/>
    <w:rsid w:val="00E64BD8"/>
    <w:rsid w:val="00E676A7"/>
    <w:rsid w:val="00E84DAC"/>
    <w:rsid w:val="00E861E3"/>
    <w:rsid w:val="00E877BA"/>
    <w:rsid w:val="00E87AC8"/>
    <w:rsid w:val="00E92AE8"/>
    <w:rsid w:val="00E9441D"/>
    <w:rsid w:val="00E9618B"/>
    <w:rsid w:val="00EA303E"/>
    <w:rsid w:val="00EA600B"/>
    <w:rsid w:val="00EB0FB0"/>
    <w:rsid w:val="00EB15B4"/>
    <w:rsid w:val="00EB47AF"/>
    <w:rsid w:val="00EC11C7"/>
    <w:rsid w:val="00EC2E28"/>
    <w:rsid w:val="00EC30B1"/>
    <w:rsid w:val="00EC344E"/>
    <w:rsid w:val="00EC3C76"/>
    <w:rsid w:val="00EC51DD"/>
    <w:rsid w:val="00EC728D"/>
    <w:rsid w:val="00EC74DC"/>
    <w:rsid w:val="00ED1411"/>
    <w:rsid w:val="00ED38ED"/>
    <w:rsid w:val="00ED5285"/>
    <w:rsid w:val="00ED7B9D"/>
    <w:rsid w:val="00EE0BD3"/>
    <w:rsid w:val="00EE1943"/>
    <w:rsid w:val="00EE2728"/>
    <w:rsid w:val="00EE27B5"/>
    <w:rsid w:val="00EE7500"/>
    <w:rsid w:val="00EF0A16"/>
    <w:rsid w:val="00EF363F"/>
    <w:rsid w:val="00EF365A"/>
    <w:rsid w:val="00EF6872"/>
    <w:rsid w:val="00F001F9"/>
    <w:rsid w:val="00F039CB"/>
    <w:rsid w:val="00F04603"/>
    <w:rsid w:val="00F05C57"/>
    <w:rsid w:val="00F05FAA"/>
    <w:rsid w:val="00F112EB"/>
    <w:rsid w:val="00F11C61"/>
    <w:rsid w:val="00F12A79"/>
    <w:rsid w:val="00F1501B"/>
    <w:rsid w:val="00F16C6B"/>
    <w:rsid w:val="00F215D0"/>
    <w:rsid w:val="00F231B4"/>
    <w:rsid w:val="00F236D8"/>
    <w:rsid w:val="00F26B9A"/>
    <w:rsid w:val="00F34656"/>
    <w:rsid w:val="00F36055"/>
    <w:rsid w:val="00F36D89"/>
    <w:rsid w:val="00F41168"/>
    <w:rsid w:val="00F46074"/>
    <w:rsid w:val="00F46D69"/>
    <w:rsid w:val="00F51172"/>
    <w:rsid w:val="00F56358"/>
    <w:rsid w:val="00F5687F"/>
    <w:rsid w:val="00F576FB"/>
    <w:rsid w:val="00F60DBB"/>
    <w:rsid w:val="00F63DE5"/>
    <w:rsid w:val="00F6628C"/>
    <w:rsid w:val="00F736BB"/>
    <w:rsid w:val="00F74374"/>
    <w:rsid w:val="00F751B9"/>
    <w:rsid w:val="00F75EEB"/>
    <w:rsid w:val="00F77F60"/>
    <w:rsid w:val="00F82481"/>
    <w:rsid w:val="00F87641"/>
    <w:rsid w:val="00F907A8"/>
    <w:rsid w:val="00F90890"/>
    <w:rsid w:val="00F9152E"/>
    <w:rsid w:val="00F927A8"/>
    <w:rsid w:val="00F93B02"/>
    <w:rsid w:val="00FA0A4C"/>
    <w:rsid w:val="00FA1F8E"/>
    <w:rsid w:val="00FA2A53"/>
    <w:rsid w:val="00FA3144"/>
    <w:rsid w:val="00FA48F1"/>
    <w:rsid w:val="00FA4D3A"/>
    <w:rsid w:val="00FA536F"/>
    <w:rsid w:val="00FA58D3"/>
    <w:rsid w:val="00FA7071"/>
    <w:rsid w:val="00FA735F"/>
    <w:rsid w:val="00FB0630"/>
    <w:rsid w:val="00FB23D3"/>
    <w:rsid w:val="00FB3DC6"/>
    <w:rsid w:val="00FB5E9E"/>
    <w:rsid w:val="00FC23C6"/>
    <w:rsid w:val="00FC5CFE"/>
    <w:rsid w:val="00FC7E26"/>
    <w:rsid w:val="00FD1229"/>
    <w:rsid w:val="00FD15EE"/>
    <w:rsid w:val="00FD18A5"/>
    <w:rsid w:val="00FD37E9"/>
    <w:rsid w:val="00FD6F9E"/>
    <w:rsid w:val="00FE2CDB"/>
    <w:rsid w:val="00FE465B"/>
    <w:rsid w:val="00FE4ED1"/>
    <w:rsid w:val="00FE738E"/>
    <w:rsid w:val="00FE7E45"/>
    <w:rsid w:val="00FF2C95"/>
    <w:rsid w:val="00FF3DCC"/>
    <w:rsid w:val="00FF5A7D"/>
    <w:rsid w:val="00FF5C7B"/>
    <w:rsid w:val="012D8F1C"/>
    <w:rsid w:val="0187A98E"/>
    <w:rsid w:val="018A566E"/>
    <w:rsid w:val="021F30C7"/>
    <w:rsid w:val="029F5F9F"/>
    <w:rsid w:val="02B5B8A6"/>
    <w:rsid w:val="02C0537E"/>
    <w:rsid w:val="02F558CF"/>
    <w:rsid w:val="033E84E3"/>
    <w:rsid w:val="035933DC"/>
    <w:rsid w:val="03CA18F2"/>
    <w:rsid w:val="045EE79D"/>
    <w:rsid w:val="0486E605"/>
    <w:rsid w:val="04B4D661"/>
    <w:rsid w:val="05039CAE"/>
    <w:rsid w:val="052BAC38"/>
    <w:rsid w:val="052C34ED"/>
    <w:rsid w:val="0560993C"/>
    <w:rsid w:val="058DCB4B"/>
    <w:rsid w:val="06389788"/>
    <w:rsid w:val="069DD0EA"/>
    <w:rsid w:val="06A9998D"/>
    <w:rsid w:val="06FDB5BF"/>
    <w:rsid w:val="075BAD14"/>
    <w:rsid w:val="07727F5F"/>
    <w:rsid w:val="079C1A59"/>
    <w:rsid w:val="07F146C0"/>
    <w:rsid w:val="087C6293"/>
    <w:rsid w:val="09BE4AB4"/>
    <w:rsid w:val="0ACBF551"/>
    <w:rsid w:val="0ADAA6C0"/>
    <w:rsid w:val="0AF91D9E"/>
    <w:rsid w:val="0BFF65FC"/>
    <w:rsid w:val="0C2CC825"/>
    <w:rsid w:val="0E3997C5"/>
    <w:rsid w:val="0E6EBF9E"/>
    <w:rsid w:val="0FAD4BCE"/>
    <w:rsid w:val="0FF5673E"/>
    <w:rsid w:val="1011A5CA"/>
    <w:rsid w:val="11BA5730"/>
    <w:rsid w:val="11CF3E22"/>
    <w:rsid w:val="13A2D633"/>
    <w:rsid w:val="14F4751D"/>
    <w:rsid w:val="15230652"/>
    <w:rsid w:val="15399EDD"/>
    <w:rsid w:val="159DE44C"/>
    <w:rsid w:val="15F72C41"/>
    <w:rsid w:val="161D87BF"/>
    <w:rsid w:val="16C5FF89"/>
    <w:rsid w:val="16E35016"/>
    <w:rsid w:val="16E54870"/>
    <w:rsid w:val="17462A97"/>
    <w:rsid w:val="178F8DB6"/>
    <w:rsid w:val="180BA071"/>
    <w:rsid w:val="183F171E"/>
    <w:rsid w:val="184E4E20"/>
    <w:rsid w:val="18F7A0AD"/>
    <w:rsid w:val="19220996"/>
    <w:rsid w:val="1A93D5B5"/>
    <w:rsid w:val="1ACC98DB"/>
    <w:rsid w:val="1B27775C"/>
    <w:rsid w:val="1BEAFAAE"/>
    <w:rsid w:val="1BF316F3"/>
    <w:rsid w:val="1C492D64"/>
    <w:rsid w:val="1D0978B4"/>
    <w:rsid w:val="1D3F4BF1"/>
    <w:rsid w:val="1D6AD7A5"/>
    <w:rsid w:val="1DF9918B"/>
    <w:rsid w:val="1E34576F"/>
    <w:rsid w:val="1E3CD370"/>
    <w:rsid w:val="1FD6D0FC"/>
    <w:rsid w:val="2011E322"/>
    <w:rsid w:val="205FE895"/>
    <w:rsid w:val="21F0F45F"/>
    <w:rsid w:val="225ABA15"/>
    <w:rsid w:val="22C2B808"/>
    <w:rsid w:val="22D22586"/>
    <w:rsid w:val="22F7F61C"/>
    <w:rsid w:val="231402A6"/>
    <w:rsid w:val="248A7096"/>
    <w:rsid w:val="24AF71A2"/>
    <w:rsid w:val="257269BC"/>
    <w:rsid w:val="25749EF9"/>
    <w:rsid w:val="25EC6156"/>
    <w:rsid w:val="2617FA5C"/>
    <w:rsid w:val="262640F7"/>
    <w:rsid w:val="26909AEA"/>
    <w:rsid w:val="26FED66A"/>
    <w:rsid w:val="27D8FC0C"/>
    <w:rsid w:val="286A71CE"/>
    <w:rsid w:val="28814F0F"/>
    <w:rsid w:val="289AA6CB"/>
    <w:rsid w:val="294A0492"/>
    <w:rsid w:val="2955AFC3"/>
    <w:rsid w:val="299B387C"/>
    <w:rsid w:val="29A693AB"/>
    <w:rsid w:val="2B98A1F8"/>
    <w:rsid w:val="2C2F65D5"/>
    <w:rsid w:val="2C481261"/>
    <w:rsid w:val="2C8A2F0C"/>
    <w:rsid w:val="2CC63012"/>
    <w:rsid w:val="2CCEBC91"/>
    <w:rsid w:val="2CE000F0"/>
    <w:rsid w:val="2D0358AD"/>
    <w:rsid w:val="2D39F239"/>
    <w:rsid w:val="2D592F6A"/>
    <w:rsid w:val="2DF07833"/>
    <w:rsid w:val="2E067D94"/>
    <w:rsid w:val="2F250335"/>
    <w:rsid w:val="2FB69C36"/>
    <w:rsid w:val="302E676A"/>
    <w:rsid w:val="30D40E36"/>
    <w:rsid w:val="311BB75F"/>
    <w:rsid w:val="312E25F8"/>
    <w:rsid w:val="32776A83"/>
    <w:rsid w:val="33354C04"/>
    <w:rsid w:val="33533C0B"/>
    <w:rsid w:val="34251FC5"/>
    <w:rsid w:val="34B4E38B"/>
    <w:rsid w:val="35697CDE"/>
    <w:rsid w:val="358E1CB1"/>
    <w:rsid w:val="35D05AFB"/>
    <w:rsid w:val="37B405EC"/>
    <w:rsid w:val="37D6EC97"/>
    <w:rsid w:val="388BB4E4"/>
    <w:rsid w:val="38CBF815"/>
    <w:rsid w:val="38EFFA53"/>
    <w:rsid w:val="39E2830D"/>
    <w:rsid w:val="39F957F4"/>
    <w:rsid w:val="3A35661D"/>
    <w:rsid w:val="3A7EB32A"/>
    <w:rsid w:val="3ADDAE6C"/>
    <w:rsid w:val="3B55315B"/>
    <w:rsid w:val="3B5E45EE"/>
    <w:rsid w:val="3BA2BE1B"/>
    <w:rsid w:val="3D12A734"/>
    <w:rsid w:val="3D4D20E7"/>
    <w:rsid w:val="3E8E0F33"/>
    <w:rsid w:val="3ECF86B6"/>
    <w:rsid w:val="3F46464B"/>
    <w:rsid w:val="3FA16A3C"/>
    <w:rsid w:val="3FC8AB66"/>
    <w:rsid w:val="4069A61B"/>
    <w:rsid w:val="40B16D0F"/>
    <w:rsid w:val="4134EE73"/>
    <w:rsid w:val="413D0DB1"/>
    <w:rsid w:val="414444D0"/>
    <w:rsid w:val="4146D184"/>
    <w:rsid w:val="41BA3DD8"/>
    <w:rsid w:val="422A24F0"/>
    <w:rsid w:val="4248AE98"/>
    <w:rsid w:val="43559309"/>
    <w:rsid w:val="439C92D3"/>
    <w:rsid w:val="43D29CF3"/>
    <w:rsid w:val="44B48AD9"/>
    <w:rsid w:val="44C62592"/>
    <w:rsid w:val="454F5788"/>
    <w:rsid w:val="458B4BC0"/>
    <w:rsid w:val="45ED3463"/>
    <w:rsid w:val="46A75189"/>
    <w:rsid w:val="470441E5"/>
    <w:rsid w:val="47415CE4"/>
    <w:rsid w:val="47B97F93"/>
    <w:rsid w:val="47E85D98"/>
    <w:rsid w:val="4861BFD2"/>
    <w:rsid w:val="4879C7B4"/>
    <w:rsid w:val="4A10FE10"/>
    <w:rsid w:val="4A85D9C6"/>
    <w:rsid w:val="4B23BAA4"/>
    <w:rsid w:val="4BBC87D5"/>
    <w:rsid w:val="4C31AC37"/>
    <w:rsid w:val="4CE1173D"/>
    <w:rsid w:val="4D7F065C"/>
    <w:rsid w:val="4D8F757E"/>
    <w:rsid w:val="4DDE20D1"/>
    <w:rsid w:val="4E234B8C"/>
    <w:rsid w:val="4E50490E"/>
    <w:rsid w:val="4EAE9A30"/>
    <w:rsid w:val="51853FFF"/>
    <w:rsid w:val="51F72FE0"/>
    <w:rsid w:val="5202FD11"/>
    <w:rsid w:val="52CFE64B"/>
    <w:rsid w:val="52D52905"/>
    <w:rsid w:val="531C651E"/>
    <w:rsid w:val="53344119"/>
    <w:rsid w:val="53373064"/>
    <w:rsid w:val="53C13B55"/>
    <w:rsid w:val="54491C87"/>
    <w:rsid w:val="5522234A"/>
    <w:rsid w:val="5560AD49"/>
    <w:rsid w:val="564D8BE4"/>
    <w:rsid w:val="566ED126"/>
    <w:rsid w:val="56947EF4"/>
    <w:rsid w:val="56AD8222"/>
    <w:rsid w:val="57B6D4DE"/>
    <w:rsid w:val="57F57C26"/>
    <w:rsid w:val="57FB2F65"/>
    <w:rsid w:val="583FAC56"/>
    <w:rsid w:val="58684AD1"/>
    <w:rsid w:val="5873CE84"/>
    <w:rsid w:val="58977D33"/>
    <w:rsid w:val="5A120C29"/>
    <w:rsid w:val="5A5042CB"/>
    <w:rsid w:val="5AD1C29A"/>
    <w:rsid w:val="5BBE499A"/>
    <w:rsid w:val="5BF3C94A"/>
    <w:rsid w:val="5C4F2D99"/>
    <w:rsid w:val="5CD24C20"/>
    <w:rsid w:val="5CDE12AA"/>
    <w:rsid w:val="5DD0C931"/>
    <w:rsid w:val="5DDF9ED6"/>
    <w:rsid w:val="5E71D6B0"/>
    <w:rsid w:val="5E721346"/>
    <w:rsid w:val="5EB76A78"/>
    <w:rsid w:val="5F59F264"/>
    <w:rsid w:val="5FA404CD"/>
    <w:rsid w:val="609093CF"/>
    <w:rsid w:val="60C7E0F5"/>
    <w:rsid w:val="61126180"/>
    <w:rsid w:val="62133BD3"/>
    <w:rsid w:val="6240C97E"/>
    <w:rsid w:val="624A5985"/>
    <w:rsid w:val="6267CB3F"/>
    <w:rsid w:val="629CB270"/>
    <w:rsid w:val="62F95FE4"/>
    <w:rsid w:val="636FF6F8"/>
    <w:rsid w:val="63B7565F"/>
    <w:rsid w:val="64705808"/>
    <w:rsid w:val="65037627"/>
    <w:rsid w:val="652C88D7"/>
    <w:rsid w:val="6553A364"/>
    <w:rsid w:val="65784106"/>
    <w:rsid w:val="6603EB02"/>
    <w:rsid w:val="6633DDDC"/>
    <w:rsid w:val="66EAFDE3"/>
    <w:rsid w:val="673CDC6F"/>
    <w:rsid w:val="67C1C92A"/>
    <w:rsid w:val="67FD161B"/>
    <w:rsid w:val="6805E8ED"/>
    <w:rsid w:val="683576B5"/>
    <w:rsid w:val="68827D57"/>
    <w:rsid w:val="6899F000"/>
    <w:rsid w:val="68FFD29F"/>
    <w:rsid w:val="693F4A6A"/>
    <w:rsid w:val="6998E67C"/>
    <w:rsid w:val="69F96790"/>
    <w:rsid w:val="6A37096C"/>
    <w:rsid w:val="6B014553"/>
    <w:rsid w:val="6BDED76A"/>
    <w:rsid w:val="6C8F5C17"/>
    <w:rsid w:val="6CD0873E"/>
    <w:rsid w:val="6CDADEB8"/>
    <w:rsid w:val="6D17EE56"/>
    <w:rsid w:val="6DAD1558"/>
    <w:rsid w:val="6DB11898"/>
    <w:rsid w:val="6EC550CF"/>
    <w:rsid w:val="6FE01603"/>
    <w:rsid w:val="71A25F15"/>
    <w:rsid w:val="71AE4FDB"/>
    <w:rsid w:val="722668D2"/>
    <w:rsid w:val="722BF4E0"/>
    <w:rsid w:val="7272A4A8"/>
    <w:rsid w:val="72F5F27B"/>
    <w:rsid w:val="737EA578"/>
    <w:rsid w:val="7435B10F"/>
    <w:rsid w:val="745DC7AA"/>
    <w:rsid w:val="74A2B030"/>
    <w:rsid w:val="76482BDE"/>
    <w:rsid w:val="7676EBEF"/>
    <w:rsid w:val="767CA784"/>
    <w:rsid w:val="76A367E3"/>
    <w:rsid w:val="76E6F9B7"/>
    <w:rsid w:val="7757E7BF"/>
    <w:rsid w:val="777EC932"/>
    <w:rsid w:val="79A53191"/>
    <w:rsid w:val="7A18AD88"/>
    <w:rsid w:val="7A24FDEF"/>
    <w:rsid w:val="7A63C4E2"/>
    <w:rsid w:val="7B3C09C4"/>
    <w:rsid w:val="7B525CD6"/>
    <w:rsid w:val="7BC8B1FD"/>
    <w:rsid w:val="7BD82F69"/>
    <w:rsid w:val="7C09AB5E"/>
    <w:rsid w:val="7CC0CEFE"/>
    <w:rsid w:val="7D03641D"/>
    <w:rsid w:val="7D199FFB"/>
    <w:rsid w:val="7D5354A1"/>
    <w:rsid w:val="7E060AB7"/>
    <w:rsid w:val="7E21F983"/>
    <w:rsid w:val="7E4EF705"/>
    <w:rsid w:val="7E689476"/>
    <w:rsid w:val="7F105F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327A5AA"/>
  <w15:docId w15:val="{25E48382-AFE9-46F5-98BF-93E40CBA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254A"/>
    <w:pPr>
      <w:pBdr>
        <w:top w:val="nil"/>
        <w:left w:val="nil"/>
        <w:bottom w:val="nil"/>
        <w:right w:val="nil"/>
        <w:between w:val="nil"/>
      </w:pBdr>
      <w:spacing w:line="276" w:lineRule="auto"/>
      <w:pPrChange w:id="0" w:author="Tunde Kollar" w:date="2026-09-25T20:04:00Z">
        <w:pPr>
          <w:widowControl w:val="0"/>
          <w:suppressAutoHyphens/>
        </w:pPr>
      </w:pPrChange>
    </w:pPr>
    <w:rPr>
      <w:rFonts w:ascii="Source Sans Pro" w:eastAsia="Source Sans Pro" w:hAnsi="Source Sans Pro" w:cs="Source Sans Pro"/>
      <w:color w:val="282828"/>
      <w:sz w:val="22"/>
      <w:szCs w:val="22"/>
      <w:lang w:val="en" w:eastAsia="en-US"/>
      <w:rPrChange w:id="0" w:author="Tunde Kollar" w:date="2026-09-25T20:04:00Z">
        <w:rPr>
          <w:rFonts w:eastAsia="SimSun" w:cs="Arial"/>
          <w:kern w:val="1"/>
          <w:sz w:val="24"/>
          <w:szCs w:val="24"/>
          <w:lang w:val="en-GB" w:eastAsia="hi-IN" w:bidi="hi-IN"/>
        </w:rPr>
      </w:rPrChange>
    </w:rPr>
  </w:style>
  <w:style w:type="paragraph" w:styleId="Heading1">
    <w:name w:val="heading 1"/>
    <w:basedOn w:val="Normal"/>
    <w:next w:val="Normal"/>
    <w:link w:val="Heading1Char"/>
    <w:pPr>
      <w:keepNext/>
      <w:keepLines/>
      <w:outlineLvl w:val="0"/>
      <w:pPrChange w:id="1" w:author="Tunde Kollar" w:date="2026-09-25T20:04:00Z">
        <w:pPr>
          <w:keepNext/>
          <w:pBdr>
            <w:top w:val="nil"/>
            <w:left w:val="nil"/>
            <w:bottom w:val="nil"/>
            <w:right w:val="nil"/>
            <w:between w:val="nil"/>
          </w:pBdr>
          <w:spacing w:line="276" w:lineRule="auto"/>
          <w:jc w:val="center"/>
          <w:outlineLvl w:val="0"/>
        </w:pPr>
      </w:pPrChange>
    </w:pPr>
    <w:rPr>
      <w:rFonts w:ascii="Montserrat" w:eastAsia="Montserrat" w:hAnsi="Montserrat" w:cs="Montserrat"/>
      <w:b/>
      <w:color w:val="0068EA"/>
      <w:rPrChange w:id="1" w:author="Tunde Kollar" w:date="2026-09-25T20:04:00Z">
        <w:rPr>
          <w:rFonts w:ascii="Arial" w:eastAsiaTheme="majorEastAsia" w:hAnsi="Arial" w:cs="Mangal"/>
          <w:b/>
          <w:bCs/>
          <w:color w:val="282828"/>
          <w:kern w:val="32"/>
          <w:sz w:val="32"/>
          <w:szCs w:val="29"/>
          <w:lang w:val="en" w:eastAsia="en-US" w:bidi="ar-SA"/>
        </w:rPr>
      </w:rPrChange>
    </w:rPr>
  </w:style>
  <w:style w:type="paragraph" w:styleId="Heading2">
    <w:name w:val="heading 2"/>
    <w:basedOn w:val="Normal"/>
    <w:next w:val="Normal"/>
    <w:link w:val="Heading2Char"/>
    <w:pPr>
      <w:keepNext/>
      <w:keepLines/>
      <w:spacing w:before="360" w:after="120"/>
      <w:outlineLvl w:val="1"/>
      <w:pPrChange w:id="2" w:author="Tunde Kollar" w:date="2026-09-25T20:04:00Z">
        <w:pPr>
          <w:keepNext/>
          <w:keepLines/>
          <w:pBdr>
            <w:top w:val="nil"/>
            <w:left w:val="nil"/>
            <w:bottom w:val="nil"/>
            <w:right w:val="nil"/>
            <w:between w:val="nil"/>
          </w:pBdr>
          <w:spacing w:before="40" w:line="276" w:lineRule="auto"/>
          <w:outlineLvl w:val="1"/>
        </w:pPr>
      </w:pPrChange>
    </w:pPr>
    <w:rPr>
      <w:sz w:val="32"/>
      <w:szCs w:val="32"/>
      <w:rPrChange w:id="2" w:author="Tunde Kollar" w:date="2026-09-25T20:04:00Z">
        <w:rPr>
          <w:rFonts w:ascii="Arial" w:eastAsiaTheme="majorEastAsia" w:hAnsi="Arial" w:cs="Mangal"/>
          <w:b/>
          <w:color w:val="282828"/>
          <w:sz w:val="22"/>
          <w:szCs w:val="23"/>
          <w:lang w:val="en" w:eastAsia="en-US" w:bidi="ar-SA"/>
        </w:rPr>
      </w:rPrChange>
    </w:rPr>
  </w:style>
  <w:style w:type="paragraph" w:styleId="Heading3">
    <w:name w:val="heading 3"/>
    <w:basedOn w:val="Normal"/>
    <w:next w:val="Normal"/>
    <w:link w:val="Heading3Char"/>
    <w:pPr>
      <w:keepNext/>
      <w:keepLines/>
      <w:spacing w:before="320" w:after="80"/>
      <w:outlineLvl w:val="2"/>
      <w:pPrChange w:id="3" w:author="Tunde Kollar" w:date="2026-09-25T20:04:00Z">
        <w:pPr>
          <w:keepNext/>
          <w:keepLines/>
          <w:pBdr>
            <w:top w:val="nil"/>
            <w:left w:val="nil"/>
            <w:bottom w:val="nil"/>
            <w:right w:val="nil"/>
            <w:between w:val="nil"/>
          </w:pBdr>
          <w:spacing w:before="40" w:line="276" w:lineRule="auto"/>
          <w:outlineLvl w:val="2"/>
        </w:pPr>
      </w:pPrChange>
    </w:pPr>
    <w:rPr>
      <w:color w:val="434343"/>
      <w:sz w:val="28"/>
      <w:szCs w:val="28"/>
      <w:rPrChange w:id="3" w:author="Tunde Kollar" w:date="2026-09-25T20:04:00Z">
        <w:rPr>
          <w:rFonts w:ascii="Arial" w:eastAsiaTheme="majorEastAsia" w:hAnsi="Arial" w:cs="Mangal"/>
          <w:b/>
          <w:color w:val="282828"/>
          <w:sz w:val="28"/>
          <w:szCs w:val="21"/>
          <w:lang w:val="en" w:eastAsia="en-US" w:bidi="ar-SA"/>
        </w:rPr>
      </w:rPrChange>
    </w:rPr>
  </w:style>
  <w:style w:type="paragraph" w:styleId="Heading4">
    <w:name w:val="heading 4"/>
    <w:basedOn w:val="Normal"/>
    <w:next w:val="Normal"/>
    <w:link w:val="Heading4Char"/>
    <w:pPr>
      <w:keepNext/>
      <w:keepLines/>
      <w:spacing w:before="280" w:after="80"/>
      <w:outlineLvl w:val="3"/>
      <w:pPrChange w:id="4" w:author="Tunde Kollar" w:date="2026-09-25T20:04:00Z">
        <w:pPr>
          <w:keepNext/>
          <w:keepLines/>
          <w:pBdr>
            <w:top w:val="nil"/>
            <w:left w:val="nil"/>
            <w:bottom w:val="nil"/>
            <w:right w:val="nil"/>
            <w:between w:val="nil"/>
          </w:pBdr>
          <w:spacing w:before="40" w:line="276" w:lineRule="auto"/>
          <w:outlineLvl w:val="3"/>
        </w:pPr>
      </w:pPrChange>
    </w:pPr>
    <w:rPr>
      <w:color w:val="666666"/>
      <w:sz w:val="24"/>
      <w:szCs w:val="24"/>
      <w:rPrChange w:id="4" w:author="Tunde Kollar" w:date="2026-09-25T20:04:00Z">
        <w:rPr>
          <w:rFonts w:ascii="Arial" w:eastAsiaTheme="majorEastAsia" w:hAnsi="Arial" w:cs="Mangal"/>
          <w:b/>
          <w:iCs/>
          <w:color w:val="282828"/>
          <w:sz w:val="28"/>
          <w:szCs w:val="21"/>
          <w:lang w:val="en" w:eastAsia="en-US" w:bidi="ar-SA"/>
        </w:rPr>
      </w:rPrChange>
    </w:rPr>
  </w:style>
  <w:style w:type="paragraph" w:styleId="Heading5">
    <w:name w:val="heading 5"/>
    <w:basedOn w:val="Normal"/>
    <w:next w:val="Normal"/>
    <w:link w:val="Heading5Char"/>
    <w:pPr>
      <w:keepNext/>
      <w:keepLines/>
      <w:spacing w:before="240" w:after="80"/>
      <w:outlineLvl w:val="4"/>
      <w:pPrChange w:id="5" w:author="Tunde Kollar" w:date="2026-09-25T20:04:00Z">
        <w:pPr>
          <w:keepNext/>
          <w:keepLines/>
          <w:pBdr>
            <w:top w:val="nil"/>
            <w:left w:val="nil"/>
            <w:bottom w:val="nil"/>
            <w:right w:val="nil"/>
            <w:between w:val="nil"/>
          </w:pBdr>
          <w:spacing w:before="240" w:after="80" w:line="276" w:lineRule="auto"/>
          <w:outlineLvl w:val="4"/>
        </w:pPr>
      </w:pPrChange>
    </w:pPr>
    <w:rPr>
      <w:color w:val="666666"/>
      <w:rPrChange w:id="5" w:author="Tunde Kollar" w:date="2026-09-25T20:04:00Z">
        <w:rPr>
          <w:rFonts w:ascii="Source Sans Pro" w:eastAsia="Source Sans Pro" w:hAnsi="Source Sans Pro" w:cs="Source Sans Pro"/>
          <w:color w:val="666666"/>
          <w:sz w:val="22"/>
          <w:szCs w:val="22"/>
          <w:lang w:val="en" w:eastAsia="en-US" w:bidi="ar-SA"/>
        </w:rPr>
      </w:rPrChange>
    </w:rPr>
  </w:style>
  <w:style w:type="paragraph" w:styleId="Heading6">
    <w:name w:val="heading 6"/>
    <w:basedOn w:val="Normal"/>
    <w:next w:val="Normal"/>
    <w:link w:val="Heading6Char"/>
    <w:pPr>
      <w:keepNext/>
      <w:keepLines/>
      <w:spacing w:before="240" w:after="80"/>
      <w:outlineLvl w:val="5"/>
      <w:pPrChange w:id="6" w:author="Tunde Kollar" w:date="2026-09-25T20:04:00Z">
        <w:pPr>
          <w:keepNext/>
          <w:keepLines/>
          <w:pBdr>
            <w:top w:val="nil"/>
            <w:left w:val="nil"/>
            <w:bottom w:val="nil"/>
            <w:right w:val="nil"/>
            <w:between w:val="nil"/>
          </w:pBdr>
          <w:spacing w:before="240" w:after="80" w:line="276" w:lineRule="auto"/>
          <w:outlineLvl w:val="5"/>
        </w:pPr>
      </w:pPrChange>
    </w:pPr>
    <w:rPr>
      <w:i/>
      <w:color w:val="666666"/>
      <w:rPrChange w:id="6" w:author="Tunde Kollar" w:date="2026-09-25T20:04:00Z">
        <w:rPr>
          <w:rFonts w:ascii="Source Sans Pro" w:eastAsia="Source Sans Pro" w:hAnsi="Source Sans Pro" w:cs="Source Sans Pro"/>
          <w:i/>
          <w:color w:val="666666"/>
          <w:sz w:val="22"/>
          <w:szCs w:val="22"/>
          <w:lang w:val="e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WW8Num2z0">
    <w:name w:val="WW8Num2z0"/>
    <w:rPr>
      <w:rFonts w:ascii="Arial" w:eastAsia="TimesNewRomanPSMT" w:hAnsi="Arial" w:cs="Arial"/>
      <w:sz w:val="22"/>
      <w:szCs w:val="20"/>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link w:val="BodyTextChar"/>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character" w:customStyle="1" w:styleId="Heading1Char">
    <w:name w:val="Heading 1 Char"/>
    <w:basedOn w:val="DefaultParagraphFont"/>
    <w:link w:val="Heading1"/>
    <w:rsid w:val="00842E19"/>
    <w:rPr>
      <w:rFonts w:ascii="Montserrat" w:eastAsia="Montserrat" w:hAnsi="Montserrat" w:cs="Montserrat"/>
      <w:b/>
      <w:color w:val="0068EA"/>
      <w:sz w:val="22"/>
      <w:szCs w:val="22"/>
      <w:lang w:val="en" w:eastAsia="en-US"/>
    </w:rPr>
  </w:style>
  <w:style w:type="paragraph" w:customStyle="1" w:styleId="MinutesTitle">
    <w:name w:val="Minutes Title"/>
    <w:basedOn w:val="Normal"/>
    <w:link w:val="MinutesTitleChar"/>
    <w:qFormat/>
    <w:rsid w:val="00842E19"/>
    <w:pPr>
      <w:jc w:val="center"/>
    </w:pPr>
    <w:rPr>
      <w:rFonts w:ascii="Arial" w:hAnsi="Arial"/>
      <w:b/>
      <w:bCs/>
      <w:sz w:val="32"/>
      <w:szCs w:val="32"/>
    </w:rPr>
  </w:style>
  <w:style w:type="paragraph" w:customStyle="1" w:styleId="Minutesparticipants">
    <w:name w:val="Minutes participants"/>
    <w:basedOn w:val="Normal"/>
    <w:link w:val="MinutesparticipantsChar"/>
    <w:qFormat/>
    <w:rsid w:val="00842E19"/>
    <w:rPr>
      <w:rFonts w:ascii="Arial" w:hAnsi="Arial"/>
      <w:b/>
      <w:bCs/>
    </w:rPr>
  </w:style>
  <w:style w:type="character" w:customStyle="1" w:styleId="MinutesTitleChar">
    <w:name w:val="Minutes Title Char"/>
    <w:basedOn w:val="DefaultParagraphFont"/>
    <w:link w:val="MinutesTitle"/>
    <w:rsid w:val="00842E19"/>
    <w:rPr>
      <w:rFonts w:ascii="Arial" w:eastAsia="SimSun" w:hAnsi="Arial" w:cs="Arial"/>
      <w:b/>
      <w:bCs/>
      <w:kern w:val="1"/>
      <w:sz w:val="32"/>
      <w:szCs w:val="32"/>
      <w:lang w:eastAsia="hi-IN" w:bidi="hi-IN"/>
    </w:rPr>
  </w:style>
  <w:style w:type="paragraph" w:customStyle="1" w:styleId="MInutesbodytext">
    <w:name w:val="MInutes body text"/>
    <w:basedOn w:val="Normal"/>
    <w:link w:val="MInutesbodytextChar"/>
    <w:qFormat/>
    <w:rsid w:val="00842E19"/>
    <w:rPr>
      <w:rFonts w:ascii="Arial" w:hAnsi="Arial"/>
    </w:rPr>
  </w:style>
  <w:style w:type="character" w:customStyle="1" w:styleId="MinutesparticipantsChar">
    <w:name w:val="Minutes participants Char"/>
    <w:basedOn w:val="DefaultParagraphFont"/>
    <w:link w:val="Minutesparticipants"/>
    <w:rsid w:val="00842E19"/>
    <w:rPr>
      <w:rFonts w:ascii="Arial" w:eastAsia="SimSun" w:hAnsi="Arial" w:cs="Arial"/>
      <w:b/>
      <w:bCs/>
      <w:kern w:val="1"/>
      <w:sz w:val="24"/>
      <w:szCs w:val="24"/>
      <w:lang w:eastAsia="hi-IN" w:bidi="hi-IN"/>
    </w:rPr>
  </w:style>
  <w:style w:type="character" w:customStyle="1" w:styleId="Heading2Char">
    <w:name w:val="Heading 2 Char"/>
    <w:basedOn w:val="DefaultParagraphFont"/>
    <w:link w:val="Heading2"/>
    <w:rsid w:val="00C0232A"/>
    <w:rPr>
      <w:rFonts w:ascii="Source Sans Pro" w:eastAsia="Source Sans Pro" w:hAnsi="Source Sans Pro" w:cs="Source Sans Pro"/>
      <w:color w:val="282828"/>
      <w:sz w:val="32"/>
      <w:szCs w:val="32"/>
      <w:lang w:val="en" w:eastAsia="en-US"/>
    </w:rPr>
  </w:style>
  <w:style w:type="character" w:customStyle="1" w:styleId="MInutesbodytextChar">
    <w:name w:val="MInutes body text Char"/>
    <w:basedOn w:val="DefaultParagraphFont"/>
    <w:link w:val="MInutesbodytext"/>
    <w:rsid w:val="00842E19"/>
    <w:rPr>
      <w:rFonts w:ascii="Arial" w:eastAsia="SimSun" w:hAnsi="Arial" w:cs="Arial"/>
      <w:kern w:val="1"/>
      <w:sz w:val="24"/>
      <w:szCs w:val="24"/>
      <w:lang w:eastAsia="hi-IN" w:bidi="hi-IN"/>
    </w:rPr>
  </w:style>
  <w:style w:type="character" w:customStyle="1" w:styleId="BodyTextChar">
    <w:name w:val="Body Text Char"/>
    <w:basedOn w:val="DefaultParagraphFont"/>
    <w:link w:val="BodyText"/>
    <w:rsid w:val="00842E19"/>
    <w:rPr>
      <w:rFonts w:eastAsia="SimSun" w:cs="Arial"/>
      <w:kern w:val="1"/>
      <w:sz w:val="24"/>
      <w:szCs w:val="24"/>
      <w:lang w:eastAsia="hi-IN" w:bidi="hi-IN"/>
    </w:rPr>
  </w:style>
  <w:style w:type="character" w:customStyle="1" w:styleId="Heading3Char">
    <w:name w:val="Heading 3 Char"/>
    <w:basedOn w:val="DefaultParagraphFont"/>
    <w:link w:val="Heading3"/>
    <w:rsid w:val="00CC3F1F"/>
    <w:rPr>
      <w:rFonts w:ascii="Source Sans Pro" w:eastAsia="Source Sans Pro" w:hAnsi="Source Sans Pro" w:cs="Source Sans Pro"/>
      <w:color w:val="434343"/>
      <w:sz w:val="28"/>
      <w:szCs w:val="28"/>
      <w:lang w:val="en" w:eastAsia="en-US"/>
    </w:rPr>
  </w:style>
  <w:style w:type="character" w:customStyle="1" w:styleId="Heading4Char">
    <w:name w:val="Heading 4 Char"/>
    <w:basedOn w:val="DefaultParagraphFont"/>
    <w:link w:val="Heading4"/>
    <w:rsid w:val="00CC3F1F"/>
    <w:rPr>
      <w:rFonts w:ascii="Source Sans Pro" w:eastAsia="Source Sans Pro" w:hAnsi="Source Sans Pro" w:cs="Source Sans Pro"/>
      <w:color w:val="666666"/>
      <w:sz w:val="24"/>
      <w:szCs w:val="24"/>
      <w:lang w:val="en" w:eastAsia="en-US"/>
    </w:rPr>
  </w:style>
  <w:style w:type="paragraph" w:styleId="Header">
    <w:name w:val="header"/>
    <w:basedOn w:val="Normal"/>
    <w:link w:val="HeaderChar"/>
    <w:unhideWhenUsed/>
    <w:rsid w:val="00150A1A"/>
    <w:pPr>
      <w:tabs>
        <w:tab w:val="center" w:pos="4680"/>
        <w:tab w:val="right" w:pos="9360"/>
      </w:tabs>
      <w:spacing w:line="240" w:lineRule="auto"/>
      <w:pPrChange w:id="7" w:author="Tunde Kollar" w:date="2026-09-25T20:04:00Z">
        <w:pPr>
          <w:pBdr>
            <w:top w:val="nil"/>
            <w:left w:val="nil"/>
            <w:bottom w:val="nil"/>
            <w:right w:val="nil"/>
            <w:between w:val="nil"/>
          </w:pBdr>
          <w:tabs>
            <w:tab w:val="center" w:pos="4513"/>
            <w:tab w:val="right" w:pos="9026"/>
          </w:tabs>
          <w:spacing w:line="276" w:lineRule="auto"/>
        </w:pPr>
      </w:pPrChange>
    </w:pPr>
    <w:rPr>
      <w:rPrChange w:id="7" w:author="Tunde Kollar" w:date="2026-09-25T20:04:00Z">
        <w:rPr>
          <w:rFonts w:ascii="Source Sans Pro" w:eastAsia="Source Sans Pro" w:hAnsi="Source Sans Pro" w:cs="Mangal"/>
          <w:color w:val="282828"/>
          <w:sz w:val="22"/>
          <w:szCs w:val="21"/>
          <w:lang w:val="en" w:eastAsia="en-US" w:bidi="ar-SA"/>
        </w:rPr>
      </w:rPrChange>
    </w:rPr>
  </w:style>
  <w:style w:type="character" w:customStyle="1" w:styleId="HeaderChar">
    <w:name w:val="Header Char"/>
    <w:basedOn w:val="DefaultParagraphFont"/>
    <w:link w:val="Header"/>
    <w:rsid w:val="00D85DA0"/>
    <w:rPr>
      <w:rFonts w:ascii="Source Sans Pro" w:eastAsia="Source Sans Pro" w:hAnsi="Source Sans Pro" w:cs="Source Sans Pro"/>
      <w:color w:val="282828"/>
      <w:sz w:val="22"/>
      <w:szCs w:val="22"/>
      <w:lang w:val="en" w:eastAsia="en-US"/>
    </w:rPr>
  </w:style>
  <w:style w:type="paragraph" w:styleId="Footer">
    <w:name w:val="footer"/>
    <w:basedOn w:val="Normal"/>
    <w:link w:val="FooterChar"/>
    <w:uiPriority w:val="99"/>
    <w:unhideWhenUsed/>
    <w:rsid w:val="00150A1A"/>
    <w:pPr>
      <w:tabs>
        <w:tab w:val="center" w:pos="4680"/>
        <w:tab w:val="right" w:pos="9360"/>
      </w:tabs>
      <w:spacing w:line="240" w:lineRule="auto"/>
      <w:pPrChange w:id="8" w:author="Tunde Kollar" w:date="2026-09-25T20:04:00Z">
        <w:pPr>
          <w:pBdr>
            <w:top w:val="nil"/>
            <w:left w:val="nil"/>
            <w:bottom w:val="nil"/>
            <w:right w:val="nil"/>
            <w:between w:val="nil"/>
          </w:pBdr>
          <w:tabs>
            <w:tab w:val="center" w:pos="4513"/>
            <w:tab w:val="right" w:pos="9026"/>
          </w:tabs>
          <w:spacing w:line="276" w:lineRule="auto"/>
        </w:pPr>
      </w:pPrChange>
    </w:pPr>
    <w:rPr>
      <w:rPrChange w:id="8" w:author="Tunde Kollar" w:date="2026-09-25T20:04:00Z">
        <w:rPr>
          <w:rFonts w:ascii="Source Sans Pro" w:eastAsia="Source Sans Pro" w:hAnsi="Source Sans Pro" w:cs="Mangal"/>
          <w:color w:val="282828"/>
          <w:sz w:val="22"/>
          <w:szCs w:val="21"/>
          <w:lang w:val="en" w:eastAsia="en-US" w:bidi="ar-SA"/>
        </w:rPr>
      </w:rPrChange>
    </w:rPr>
  </w:style>
  <w:style w:type="character" w:customStyle="1" w:styleId="FooterChar">
    <w:name w:val="Footer Char"/>
    <w:basedOn w:val="DefaultParagraphFont"/>
    <w:link w:val="Footer"/>
    <w:uiPriority w:val="99"/>
    <w:rsid w:val="00D85DA0"/>
    <w:rPr>
      <w:rFonts w:ascii="Source Sans Pro" w:eastAsia="Source Sans Pro" w:hAnsi="Source Sans Pro" w:cs="Source Sans Pro"/>
      <w:color w:val="282828"/>
      <w:sz w:val="22"/>
      <w:szCs w:val="22"/>
      <w:lang w:val="en" w:eastAsia="en-US"/>
    </w:rPr>
  </w:style>
  <w:style w:type="paragraph" w:styleId="Revision">
    <w:name w:val="Revision"/>
    <w:hidden/>
    <w:uiPriority w:val="99"/>
    <w:semiHidden/>
    <w:rsid w:val="00B7628B"/>
    <w:pPr>
      <w:pPrChange w:id="9" w:author="Tunde Kollar" w:date="2026-09-25T20:04:00Z">
        <w:pPr/>
      </w:pPrChange>
    </w:pPr>
    <w:rPr>
      <w:rFonts w:ascii="Source Sans Pro" w:eastAsia="Source Sans Pro" w:hAnsi="Source Sans Pro" w:cs="Source Sans Pro"/>
      <w:color w:val="282828"/>
      <w:sz w:val="22"/>
      <w:szCs w:val="22"/>
      <w:lang w:val="en" w:eastAsia="en-US"/>
      <w:rPrChange w:id="9" w:author="Tunde Kollar" w:date="2026-09-25T20:04:00Z">
        <w:rPr>
          <w:rFonts w:eastAsia="SimSun" w:cs="Mangal"/>
          <w:kern w:val="1"/>
          <w:sz w:val="24"/>
          <w:szCs w:val="21"/>
          <w:lang w:val="en-GB" w:eastAsia="hi-IN" w:bidi="hi-IN"/>
        </w:rPr>
      </w:rPrChange>
    </w:rPr>
  </w:style>
  <w:style w:type="paragraph" w:styleId="ListParagraph">
    <w:name w:val="List Paragraph"/>
    <w:basedOn w:val="Normal"/>
    <w:uiPriority w:val="34"/>
    <w:qFormat/>
    <w:rsid w:val="0080444F"/>
    <w:pPr>
      <w:ind w:left="720"/>
      <w:contextualSpacing/>
      <w:pPrChange w:id="10" w:author="Tunde Kollar" w:date="2026-09-25T20:04:00Z">
        <w:pPr>
          <w:pBdr>
            <w:top w:val="nil"/>
            <w:left w:val="nil"/>
            <w:bottom w:val="nil"/>
            <w:right w:val="nil"/>
            <w:between w:val="nil"/>
          </w:pBdr>
          <w:spacing w:line="276" w:lineRule="auto"/>
          <w:ind w:left="720"/>
          <w:contextualSpacing/>
        </w:pPr>
      </w:pPrChange>
    </w:pPr>
    <w:rPr>
      <w:rPrChange w:id="10" w:author="Tunde Kollar" w:date="2026-09-25T20:04:00Z">
        <w:rPr>
          <w:rFonts w:ascii="Source Sans Pro" w:eastAsia="Source Sans Pro" w:hAnsi="Source Sans Pro" w:cs="Mangal"/>
          <w:color w:val="282828"/>
          <w:sz w:val="22"/>
          <w:szCs w:val="21"/>
          <w:lang w:val="en" w:eastAsia="en-US" w:bidi="ar-SA"/>
        </w:rPr>
      </w:rPrChange>
    </w:rPr>
  </w:style>
  <w:style w:type="paragraph" w:customStyle="1" w:styleId="Standard">
    <w:name w:val="Standard"/>
    <w:rsid w:val="00413B1B"/>
    <w:pPr>
      <w:widowControl w:val="0"/>
      <w:suppressAutoHyphens/>
      <w:autoSpaceDN w:val="0"/>
      <w:textAlignment w:val="baseline"/>
    </w:pPr>
    <w:rPr>
      <w:rFonts w:eastAsia="SimSun" w:cs="Arial"/>
      <w:kern w:val="3"/>
      <w:sz w:val="24"/>
      <w:szCs w:val="24"/>
      <w:lang w:eastAsia="zh-CN" w:bidi="hi-IN"/>
    </w:rPr>
  </w:style>
  <w:style w:type="numbering" w:customStyle="1" w:styleId="WW8Num2">
    <w:name w:val="WW8Num2"/>
    <w:basedOn w:val="NoList"/>
    <w:rsid w:val="00413B1B"/>
    <w:pPr>
      <w:numPr>
        <w:numId w:val="29"/>
      </w:numPr>
    </w:pPr>
  </w:style>
  <w:style w:type="character" w:styleId="Hyperlink">
    <w:name w:val="Hyperlink"/>
    <w:basedOn w:val="DefaultParagraphFont"/>
    <w:uiPriority w:val="99"/>
    <w:unhideWhenUsed/>
    <w:rsid w:val="00F75EEB"/>
    <w:rPr>
      <w:color w:val="0563C1" w:themeColor="hyperlink"/>
      <w:u w:val="single"/>
    </w:rPr>
  </w:style>
  <w:style w:type="character" w:styleId="UnresolvedMention">
    <w:name w:val="Unresolved Mention"/>
    <w:basedOn w:val="DefaultParagraphFont"/>
    <w:uiPriority w:val="99"/>
    <w:semiHidden/>
    <w:unhideWhenUsed/>
    <w:rsid w:val="00F75EEB"/>
    <w:rPr>
      <w:color w:val="605E5C"/>
      <w:shd w:val="clear" w:color="auto" w:fill="E1DFDD"/>
    </w:rPr>
  </w:style>
  <w:style w:type="paragraph" w:styleId="NormalWeb">
    <w:name w:val="Normal (Web)"/>
    <w:basedOn w:val="Normal"/>
    <w:uiPriority w:val="99"/>
    <w:unhideWhenUsed/>
    <w:rsid w:val="00D117B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Change w:id="11" w:author="Tunde Kollar" w:date="2026-09-25T20:04:00Z">
        <w:pPr>
          <w:pBdr>
            <w:top w:val="nil"/>
            <w:left w:val="nil"/>
            <w:bottom w:val="nil"/>
            <w:right w:val="nil"/>
            <w:between w:val="nil"/>
          </w:pBdr>
          <w:spacing w:before="100" w:beforeAutospacing="1" w:after="100" w:afterAutospacing="1" w:line="276" w:lineRule="auto"/>
        </w:pPr>
      </w:pPrChange>
    </w:pPr>
    <w:rPr>
      <w:rFonts w:ascii="Times New Roman" w:eastAsia="Times New Roman" w:hAnsi="Times New Roman" w:cs="Times New Roman"/>
      <w:color w:val="000000"/>
      <w:sz w:val="24"/>
      <w:szCs w:val="24"/>
      <w:lang w:val="en-US"/>
      <w:rPrChange w:id="11" w:author="Tunde Kollar" w:date="2026-09-25T20:04:00Z">
        <w:rPr>
          <w:rFonts w:ascii="Calibri" w:eastAsia="Calibri" w:hAnsi="Calibri" w:cs="Calibri"/>
          <w:color w:val="282828"/>
          <w:sz w:val="22"/>
          <w:szCs w:val="22"/>
          <w:lang w:val="en" w:eastAsia="en-GB" w:bidi="ar-SA"/>
        </w:rPr>
      </w:rPrChange>
    </w:rPr>
  </w:style>
  <w:style w:type="character" w:styleId="FollowedHyperlink">
    <w:name w:val="FollowedHyperlink"/>
    <w:basedOn w:val="DefaultParagraphFont"/>
    <w:uiPriority w:val="99"/>
    <w:semiHidden/>
    <w:unhideWhenUsed/>
    <w:rsid w:val="00FF3DCC"/>
    <w:rPr>
      <w:color w:val="954F72" w:themeColor="followedHyperlink"/>
      <w:u w:val="single"/>
    </w:rPr>
  </w:style>
  <w:style w:type="paragraph" w:styleId="BalloonText">
    <w:name w:val="Balloon Text"/>
    <w:basedOn w:val="Normal"/>
    <w:link w:val="BalloonTextChar"/>
    <w:uiPriority w:val="99"/>
    <w:semiHidden/>
    <w:unhideWhenUsed/>
    <w:rsid w:val="000F19E4"/>
    <w:pPr>
      <w:spacing w:line="240" w:lineRule="auto"/>
      <w:pPrChange w:id="12" w:author="Tunde Kollar" w:date="2026-09-25T20:04:00Z">
        <w:pPr>
          <w:pBdr>
            <w:top w:val="nil"/>
            <w:left w:val="nil"/>
            <w:bottom w:val="nil"/>
            <w:right w:val="nil"/>
            <w:between w:val="nil"/>
          </w:pBdr>
          <w:spacing w:line="276" w:lineRule="auto"/>
        </w:pPr>
      </w:pPrChange>
    </w:pPr>
    <w:rPr>
      <w:rFonts w:ascii="Segoe UI" w:hAnsi="Segoe UI" w:cs="Segoe UI"/>
      <w:sz w:val="18"/>
      <w:szCs w:val="18"/>
      <w:rPrChange w:id="12" w:author="Tunde Kollar" w:date="2026-09-25T20:04:00Z">
        <w:rPr>
          <w:rFonts w:ascii="Segoe UI" w:eastAsia="Source Sans Pro" w:hAnsi="Segoe UI" w:cs="Mangal"/>
          <w:color w:val="282828"/>
          <w:sz w:val="18"/>
          <w:szCs w:val="16"/>
          <w:lang w:val="en" w:eastAsia="en-US" w:bidi="ar-SA"/>
        </w:rPr>
      </w:rPrChange>
    </w:rPr>
  </w:style>
  <w:style w:type="character" w:customStyle="1" w:styleId="BalloonTextChar">
    <w:name w:val="Balloon Text Char"/>
    <w:basedOn w:val="DefaultParagraphFont"/>
    <w:link w:val="BalloonText"/>
    <w:uiPriority w:val="99"/>
    <w:semiHidden/>
    <w:rsid w:val="002775A1"/>
    <w:rPr>
      <w:rFonts w:ascii="Segoe UI" w:eastAsia="Source Sans Pro" w:hAnsi="Segoe UI" w:cs="Segoe UI"/>
      <w:color w:val="282828"/>
      <w:sz w:val="18"/>
      <w:szCs w:val="18"/>
      <w:lang w:val="en" w:eastAsia="en-US"/>
    </w:rPr>
  </w:style>
  <w:style w:type="character" w:customStyle="1" w:styleId="Heading5Char">
    <w:name w:val="Heading 5 Char"/>
    <w:basedOn w:val="DefaultParagraphFont"/>
    <w:link w:val="Heading5"/>
    <w:rsid w:val="00972E0F"/>
    <w:rPr>
      <w:rFonts w:ascii="Source Sans Pro" w:eastAsia="Source Sans Pro" w:hAnsi="Source Sans Pro" w:cs="Source Sans Pro"/>
      <w:color w:val="666666"/>
      <w:sz w:val="22"/>
      <w:szCs w:val="22"/>
      <w:lang w:val="en" w:eastAsia="en-US"/>
    </w:rPr>
  </w:style>
  <w:style w:type="character" w:customStyle="1" w:styleId="Heading6Char">
    <w:name w:val="Heading 6 Char"/>
    <w:basedOn w:val="DefaultParagraphFont"/>
    <w:link w:val="Heading6"/>
    <w:rsid w:val="00972E0F"/>
    <w:rPr>
      <w:rFonts w:ascii="Source Sans Pro" w:eastAsia="Source Sans Pro" w:hAnsi="Source Sans Pro" w:cs="Source Sans Pro"/>
      <w:i/>
      <w:color w:val="666666"/>
      <w:sz w:val="22"/>
      <w:szCs w:val="22"/>
      <w:lang w:val="en" w:eastAsia="en-US"/>
    </w:rPr>
  </w:style>
  <w:style w:type="paragraph" w:styleId="Title">
    <w:name w:val="Title"/>
    <w:basedOn w:val="Normal"/>
    <w:next w:val="Normal"/>
    <w:link w:val="TitleChar"/>
    <w:pPr>
      <w:keepNext/>
      <w:keepLines/>
      <w:spacing w:line="312" w:lineRule="auto"/>
      <w:pPrChange w:id="13" w:author="Tunde Kollar" w:date="2026-09-25T20:04:00Z">
        <w:pPr>
          <w:keepNext/>
          <w:keepLines/>
          <w:pBdr>
            <w:top w:val="nil"/>
            <w:left w:val="nil"/>
            <w:bottom w:val="nil"/>
            <w:right w:val="nil"/>
            <w:between w:val="nil"/>
          </w:pBdr>
          <w:spacing w:line="312" w:lineRule="auto"/>
        </w:pPr>
      </w:pPrChange>
    </w:pPr>
    <w:rPr>
      <w:rFonts w:ascii="Montserrat" w:eastAsia="Montserrat" w:hAnsi="Montserrat" w:cs="Montserrat"/>
      <w:b/>
      <w:color w:val="0068EA"/>
      <w:sz w:val="64"/>
      <w:szCs w:val="64"/>
      <w:rPrChange w:id="13" w:author="Tunde Kollar" w:date="2026-09-25T20:04:00Z">
        <w:rPr>
          <w:rFonts w:ascii="Montserrat" w:eastAsia="Montserrat" w:hAnsi="Montserrat" w:cs="Montserrat"/>
          <w:b/>
          <w:color w:val="0068EA"/>
          <w:sz w:val="64"/>
          <w:szCs w:val="64"/>
          <w:lang w:val="en" w:eastAsia="en-US" w:bidi="ar-SA"/>
        </w:rPr>
      </w:rPrChange>
    </w:rPr>
  </w:style>
  <w:style w:type="character" w:customStyle="1" w:styleId="TitleChar">
    <w:name w:val="Title Char"/>
    <w:basedOn w:val="DefaultParagraphFont"/>
    <w:link w:val="Title"/>
    <w:rsid w:val="00972E0F"/>
    <w:rPr>
      <w:rFonts w:ascii="Montserrat" w:eastAsia="Montserrat" w:hAnsi="Montserrat" w:cs="Montserrat"/>
      <w:b/>
      <w:color w:val="0068EA"/>
      <w:sz w:val="64"/>
      <w:szCs w:val="64"/>
      <w:lang w:val="en" w:eastAsia="en-US"/>
    </w:rPr>
  </w:style>
  <w:style w:type="paragraph" w:styleId="Subtitle">
    <w:name w:val="Subtitle"/>
    <w:basedOn w:val="Normal"/>
    <w:next w:val="Normal"/>
    <w:link w:val="SubtitleChar"/>
    <w:pPr>
      <w:keepNext/>
      <w:keepLines/>
      <w:pPrChange w:id="14" w:author="Tunde Kollar" w:date="2026-09-25T20:04:00Z">
        <w:pPr>
          <w:keepNext/>
          <w:keepLines/>
          <w:pBdr>
            <w:top w:val="nil"/>
            <w:left w:val="nil"/>
            <w:bottom w:val="nil"/>
            <w:right w:val="nil"/>
            <w:between w:val="nil"/>
          </w:pBdr>
          <w:spacing w:line="276" w:lineRule="auto"/>
        </w:pPr>
      </w:pPrChange>
    </w:pPr>
    <w:rPr>
      <w:rFonts w:ascii="Georgia" w:eastAsia="Georgia" w:hAnsi="Georgia" w:cs="Georgia"/>
      <w:i/>
      <w:color w:val="646464"/>
      <w:sz w:val="32"/>
      <w:szCs w:val="32"/>
      <w:rPrChange w:id="14" w:author="Tunde Kollar" w:date="2026-09-25T20:04:00Z">
        <w:rPr>
          <w:rFonts w:ascii="Georgia" w:eastAsia="Georgia" w:hAnsi="Georgia" w:cs="Georgia"/>
          <w:i/>
          <w:color w:val="646464"/>
          <w:sz w:val="32"/>
          <w:szCs w:val="32"/>
          <w:lang w:val="en" w:eastAsia="en-US" w:bidi="ar-SA"/>
        </w:rPr>
      </w:rPrChange>
    </w:rPr>
  </w:style>
  <w:style w:type="character" w:customStyle="1" w:styleId="SubtitleChar">
    <w:name w:val="Subtitle Char"/>
    <w:basedOn w:val="DefaultParagraphFont"/>
    <w:link w:val="Subtitle"/>
    <w:rsid w:val="00972E0F"/>
    <w:rPr>
      <w:rFonts w:ascii="Georgia" w:eastAsia="Georgia" w:hAnsi="Georgia" w:cs="Georgia"/>
      <w:i/>
      <w:color w:val="646464"/>
      <w:sz w:val="32"/>
      <w:szCs w:val="32"/>
      <w:lang w:val="en" w:eastAsia="en-US"/>
    </w:rPr>
  </w:style>
  <w:style w:type="character" w:styleId="Strong">
    <w:name w:val="Strong"/>
    <w:basedOn w:val="DefaultParagraphFont"/>
    <w:uiPriority w:val="22"/>
    <w:qFormat/>
    <w:rsid w:val="00972E0F"/>
    <w:rPr>
      <w:b/>
      <w:bCs/>
    </w:rPr>
  </w:style>
  <w:style w:type="character" w:styleId="Emphasis">
    <w:name w:val="Emphasis"/>
    <w:basedOn w:val="DefaultParagraphFont"/>
    <w:uiPriority w:val="20"/>
    <w:qFormat/>
    <w:rsid w:val="00972E0F"/>
    <w:rPr>
      <w:i/>
      <w:iCs/>
    </w:rPr>
  </w:style>
  <w:style w:type="character" w:styleId="CommentReference">
    <w:name w:val="annotation reference"/>
    <w:basedOn w:val="DefaultParagraphFont"/>
    <w:uiPriority w:val="99"/>
    <w:semiHidden/>
    <w:unhideWhenUsed/>
    <w:rsid w:val="00972E0F"/>
    <w:rPr>
      <w:sz w:val="16"/>
      <w:szCs w:val="16"/>
    </w:rPr>
  </w:style>
  <w:style w:type="paragraph" w:styleId="CommentText">
    <w:name w:val="annotation text"/>
    <w:basedOn w:val="Normal"/>
    <w:link w:val="CommentTextChar"/>
    <w:uiPriority w:val="99"/>
    <w:unhideWhenUsed/>
    <w:rsid w:val="000F19E4"/>
    <w:pPr>
      <w:spacing w:line="240" w:lineRule="auto"/>
      <w:pPrChange w:id="15" w:author="Tunde Kollar" w:date="2026-09-25T20:04:00Z">
        <w:pPr>
          <w:pBdr>
            <w:top w:val="nil"/>
            <w:left w:val="nil"/>
            <w:bottom w:val="nil"/>
            <w:right w:val="nil"/>
            <w:between w:val="nil"/>
          </w:pBdr>
          <w:spacing w:line="276" w:lineRule="auto"/>
        </w:pPr>
      </w:pPrChange>
    </w:pPr>
    <w:rPr>
      <w:sz w:val="20"/>
      <w:szCs w:val="20"/>
      <w:rPrChange w:id="15" w:author="Tunde Kollar" w:date="2026-09-25T20:04:00Z">
        <w:rPr>
          <w:rFonts w:ascii="Source Sans Pro" w:eastAsia="Source Sans Pro" w:hAnsi="Source Sans Pro" w:cs="Source Sans Pro"/>
          <w:color w:val="282828"/>
          <w:lang w:val="en" w:eastAsia="en-US" w:bidi="ar-SA"/>
        </w:rPr>
      </w:rPrChange>
    </w:rPr>
  </w:style>
  <w:style w:type="character" w:customStyle="1" w:styleId="CommentTextChar">
    <w:name w:val="Comment Text Char"/>
    <w:basedOn w:val="DefaultParagraphFont"/>
    <w:link w:val="CommentText"/>
    <w:uiPriority w:val="99"/>
    <w:rsid w:val="00972E0F"/>
    <w:rPr>
      <w:rFonts w:ascii="Source Sans Pro" w:eastAsia="Source Sans Pro" w:hAnsi="Source Sans Pro" w:cs="Source Sans Pro"/>
      <w:color w:val="282828"/>
      <w:lang w:val="en" w:eastAsia="en-US"/>
    </w:rPr>
  </w:style>
  <w:style w:type="paragraph" w:styleId="CommentSubject">
    <w:name w:val="annotation subject"/>
    <w:basedOn w:val="CommentText"/>
    <w:next w:val="CommentText"/>
    <w:link w:val="CommentSubjectChar"/>
    <w:uiPriority w:val="99"/>
    <w:semiHidden/>
    <w:unhideWhenUsed/>
    <w:rsid w:val="00972E0F"/>
    <w:rPr>
      <w:b/>
      <w:bCs/>
    </w:rPr>
  </w:style>
  <w:style w:type="character" w:customStyle="1" w:styleId="CommentSubjectChar">
    <w:name w:val="Comment Subject Char"/>
    <w:basedOn w:val="CommentTextChar"/>
    <w:link w:val="CommentSubject"/>
    <w:uiPriority w:val="99"/>
    <w:semiHidden/>
    <w:rsid w:val="00972E0F"/>
    <w:rPr>
      <w:rFonts w:ascii="Source Sans Pro" w:eastAsia="Source Sans Pro" w:hAnsi="Source Sans Pro" w:cs="Source Sans Pro"/>
      <w:b/>
      <w:bCs/>
      <w:color w:val="282828"/>
      <w:lang w:val="en" w:eastAsia="en-US"/>
    </w:rPr>
  </w:style>
  <w:style w:type="paragraph" w:customStyle="1" w:styleId="paragraph">
    <w:name w:val="paragraph"/>
    <w:basedOn w:val="Normal"/>
    <w:rsid w:val="00B6515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Change w:id="16" w:author="Tunde Kollar" w:date="2026-09-25T20:04:00Z">
        <w:pPr>
          <w:pBdr>
            <w:top w:val="nil"/>
            <w:left w:val="nil"/>
            <w:bottom w:val="nil"/>
            <w:right w:val="nil"/>
            <w:between w:val="nil"/>
          </w:pBdr>
          <w:spacing w:before="100" w:beforeAutospacing="1" w:after="100" w:afterAutospacing="1" w:line="276" w:lineRule="auto"/>
        </w:pPr>
      </w:pPrChange>
    </w:pPr>
    <w:rPr>
      <w:rFonts w:ascii="Times New Roman" w:eastAsia="Times New Roman" w:hAnsi="Times New Roman" w:cs="Times New Roman"/>
      <w:color w:val="auto"/>
      <w:sz w:val="24"/>
      <w:szCs w:val="24"/>
      <w:lang w:val="en-US"/>
      <w:rPrChange w:id="16" w:author="Tunde Kollar" w:date="2026-09-25T20:04:00Z">
        <w:rPr>
          <w:rFonts w:ascii="Source Sans Pro" w:hAnsi="Source Sans Pro"/>
          <w:color w:val="282828"/>
          <w:sz w:val="22"/>
          <w:szCs w:val="22"/>
          <w:lang w:val="en-US" w:eastAsia="en-US" w:bidi="ar-SA"/>
        </w:rPr>
      </w:rPrChange>
    </w:rPr>
  </w:style>
  <w:style w:type="character" w:customStyle="1" w:styleId="normaltextrun">
    <w:name w:val="normaltextrun"/>
    <w:basedOn w:val="DefaultParagraphFont"/>
    <w:rsid w:val="00972E0F"/>
  </w:style>
  <w:style w:type="character" w:customStyle="1" w:styleId="eop">
    <w:name w:val="eop"/>
    <w:basedOn w:val="DefaultParagraphFont"/>
    <w:rsid w:val="00972E0F"/>
  </w:style>
  <w:style w:type="character" w:styleId="Mention">
    <w:name w:val="Mention"/>
    <w:basedOn w:val="DefaultParagraphFont"/>
    <w:uiPriority w:val="99"/>
    <w:unhideWhenUsed/>
    <w:rsid w:val="00972E0F"/>
    <w:rPr>
      <w:color w:val="2B579A"/>
      <w:shd w:val="clear" w:color="auto" w:fill="E6E6E6"/>
    </w:rPr>
  </w:style>
  <w:style w:type="character" w:customStyle="1" w:styleId="apple-converted-space">
    <w:name w:val="apple-converted-space"/>
    <w:basedOn w:val="DefaultParagraphFont"/>
    <w:rsid w:val="00972E0F"/>
  </w:style>
  <w:style w:type="table" w:styleId="TableGrid">
    <w:name w:val="Table Grid"/>
    <w:basedOn w:val="TableNormal"/>
    <w:uiPriority w:val="39"/>
    <w:rsid w:val="00972E0F"/>
    <w:pPr>
      <w:pBdr>
        <w:top w:val="nil"/>
        <w:left w:val="nil"/>
        <w:bottom w:val="nil"/>
        <w:right w:val="nil"/>
        <w:between w:val="nil"/>
      </w:pBdr>
    </w:pPr>
    <w:rPr>
      <w:rFonts w:ascii="Source Sans Pro" w:eastAsia="Source Sans Pro" w:hAnsi="Source Sans Pro" w:cs="Source Sans Pro"/>
      <w:color w:val="282828"/>
      <w:sz w:val="22"/>
      <w:szCs w:val="22"/>
      <w:lang w:val="en"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320604">
      <w:bodyDiv w:val="1"/>
      <w:marLeft w:val="0"/>
      <w:marRight w:val="0"/>
      <w:marTop w:val="0"/>
      <w:marBottom w:val="0"/>
      <w:divBdr>
        <w:top w:val="none" w:sz="0" w:space="0" w:color="auto"/>
        <w:left w:val="none" w:sz="0" w:space="0" w:color="auto"/>
        <w:bottom w:val="none" w:sz="0" w:space="0" w:color="auto"/>
        <w:right w:val="none" w:sz="0" w:space="0" w:color="auto"/>
      </w:divBdr>
      <w:divsChild>
        <w:div w:id="1808548678">
          <w:marLeft w:val="0"/>
          <w:marRight w:val="0"/>
          <w:marTop w:val="0"/>
          <w:marBottom w:val="0"/>
          <w:divBdr>
            <w:top w:val="none" w:sz="0" w:space="0" w:color="auto"/>
            <w:left w:val="none" w:sz="0" w:space="0" w:color="auto"/>
            <w:bottom w:val="none" w:sz="0" w:space="0" w:color="auto"/>
            <w:right w:val="none" w:sz="0" w:space="0" w:color="auto"/>
          </w:divBdr>
          <w:divsChild>
            <w:div w:id="1001201611">
              <w:marLeft w:val="0"/>
              <w:marRight w:val="0"/>
              <w:marTop w:val="0"/>
              <w:marBottom w:val="0"/>
              <w:divBdr>
                <w:top w:val="none" w:sz="0" w:space="0" w:color="auto"/>
                <w:left w:val="none" w:sz="0" w:space="0" w:color="auto"/>
                <w:bottom w:val="none" w:sz="0" w:space="0" w:color="auto"/>
                <w:right w:val="none" w:sz="0" w:space="0" w:color="auto"/>
              </w:divBdr>
              <w:divsChild>
                <w:div w:id="370113439">
                  <w:marLeft w:val="0"/>
                  <w:marRight w:val="0"/>
                  <w:marTop w:val="0"/>
                  <w:marBottom w:val="0"/>
                  <w:divBdr>
                    <w:top w:val="none" w:sz="0" w:space="0" w:color="auto"/>
                    <w:left w:val="none" w:sz="0" w:space="0" w:color="auto"/>
                    <w:bottom w:val="none" w:sz="0" w:space="0" w:color="auto"/>
                    <w:right w:val="none" w:sz="0" w:space="0" w:color="auto"/>
                  </w:divBdr>
                </w:div>
                <w:div w:id="720712849">
                  <w:marLeft w:val="0"/>
                  <w:marRight w:val="0"/>
                  <w:marTop w:val="0"/>
                  <w:marBottom w:val="0"/>
                  <w:divBdr>
                    <w:top w:val="none" w:sz="0" w:space="0" w:color="auto"/>
                    <w:left w:val="none" w:sz="0" w:space="0" w:color="auto"/>
                    <w:bottom w:val="none" w:sz="0" w:space="0" w:color="auto"/>
                    <w:right w:val="none" w:sz="0" w:space="0" w:color="auto"/>
                  </w:divBdr>
                </w:div>
              </w:divsChild>
            </w:div>
            <w:div w:id="1526557730">
              <w:marLeft w:val="0"/>
              <w:marRight w:val="0"/>
              <w:marTop w:val="0"/>
              <w:marBottom w:val="0"/>
              <w:divBdr>
                <w:top w:val="none" w:sz="0" w:space="0" w:color="auto"/>
                <w:left w:val="none" w:sz="0" w:space="0" w:color="auto"/>
                <w:bottom w:val="none" w:sz="0" w:space="0" w:color="auto"/>
                <w:right w:val="none" w:sz="0" w:space="0" w:color="auto"/>
              </w:divBdr>
              <w:divsChild>
                <w:div w:id="994920942">
                  <w:marLeft w:val="0"/>
                  <w:marRight w:val="0"/>
                  <w:marTop w:val="0"/>
                  <w:marBottom w:val="0"/>
                  <w:divBdr>
                    <w:top w:val="none" w:sz="0" w:space="0" w:color="auto"/>
                    <w:left w:val="none" w:sz="0" w:space="0" w:color="auto"/>
                    <w:bottom w:val="none" w:sz="0" w:space="0" w:color="auto"/>
                    <w:right w:val="none" w:sz="0" w:space="0" w:color="auto"/>
                  </w:divBdr>
                </w:div>
                <w:div w:id="1319378811">
                  <w:marLeft w:val="0"/>
                  <w:marRight w:val="0"/>
                  <w:marTop w:val="0"/>
                  <w:marBottom w:val="0"/>
                  <w:divBdr>
                    <w:top w:val="none" w:sz="0" w:space="0" w:color="auto"/>
                    <w:left w:val="none" w:sz="0" w:space="0" w:color="auto"/>
                    <w:bottom w:val="none" w:sz="0" w:space="0" w:color="auto"/>
                    <w:right w:val="none" w:sz="0" w:space="0" w:color="auto"/>
                  </w:divBdr>
                </w:div>
              </w:divsChild>
            </w:div>
            <w:div w:id="1532374883">
              <w:marLeft w:val="0"/>
              <w:marRight w:val="0"/>
              <w:marTop w:val="0"/>
              <w:marBottom w:val="0"/>
              <w:divBdr>
                <w:top w:val="none" w:sz="0" w:space="0" w:color="auto"/>
                <w:left w:val="none" w:sz="0" w:space="0" w:color="auto"/>
                <w:bottom w:val="none" w:sz="0" w:space="0" w:color="auto"/>
                <w:right w:val="none" w:sz="0" w:space="0" w:color="auto"/>
              </w:divBdr>
              <w:divsChild>
                <w:div w:id="1379015120">
                  <w:marLeft w:val="0"/>
                  <w:marRight w:val="0"/>
                  <w:marTop w:val="0"/>
                  <w:marBottom w:val="0"/>
                  <w:divBdr>
                    <w:top w:val="none" w:sz="0" w:space="0" w:color="auto"/>
                    <w:left w:val="none" w:sz="0" w:space="0" w:color="auto"/>
                    <w:bottom w:val="none" w:sz="0" w:space="0" w:color="auto"/>
                    <w:right w:val="none" w:sz="0" w:space="0" w:color="auto"/>
                  </w:divBdr>
                </w:div>
                <w:div w:id="1770738432">
                  <w:marLeft w:val="0"/>
                  <w:marRight w:val="0"/>
                  <w:marTop w:val="0"/>
                  <w:marBottom w:val="0"/>
                  <w:divBdr>
                    <w:top w:val="none" w:sz="0" w:space="0" w:color="auto"/>
                    <w:left w:val="none" w:sz="0" w:space="0" w:color="auto"/>
                    <w:bottom w:val="none" w:sz="0" w:space="0" w:color="auto"/>
                    <w:right w:val="none" w:sz="0" w:space="0" w:color="auto"/>
                  </w:divBdr>
                </w:div>
              </w:divsChild>
            </w:div>
            <w:div w:id="1514143987">
              <w:marLeft w:val="0"/>
              <w:marRight w:val="0"/>
              <w:marTop w:val="0"/>
              <w:marBottom w:val="0"/>
              <w:divBdr>
                <w:top w:val="none" w:sz="0" w:space="0" w:color="auto"/>
                <w:left w:val="none" w:sz="0" w:space="0" w:color="auto"/>
                <w:bottom w:val="none" w:sz="0" w:space="0" w:color="auto"/>
                <w:right w:val="none" w:sz="0" w:space="0" w:color="auto"/>
              </w:divBdr>
              <w:divsChild>
                <w:div w:id="205365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9474">
      <w:bodyDiv w:val="1"/>
      <w:marLeft w:val="0"/>
      <w:marRight w:val="0"/>
      <w:marTop w:val="0"/>
      <w:marBottom w:val="0"/>
      <w:divBdr>
        <w:top w:val="none" w:sz="0" w:space="0" w:color="auto"/>
        <w:left w:val="none" w:sz="0" w:space="0" w:color="auto"/>
        <w:bottom w:val="none" w:sz="0" w:space="0" w:color="auto"/>
        <w:right w:val="none" w:sz="0" w:space="0" w:color="auto"/>
      </w:divBdr>
    </w:div>
    <w:div w:id="222957792">
      <w:bodyDiv w:val="1"/>
      <w:marLeft w:val="0"/>
      <w:marRight w:val="0"/>
      <w:marTop w:val="0"/>
      <w:marBottom w:val="0"/>
      <w:divBdr>
        <w:top w:val="none" w:sz="0" w:space="0" w:color="auto"/>
        <w:left w:val="none" w:sz="0" w:space="0" w:color="auto"/>
        <w:bottom w:val="none" w:sz="0" w:space="0" w:color="auto"/>
        <w:right w:val="none" w:sz="0" w:space="0" w:color="auto"/>
      </w:divBdr>
    </w:div>
    <w:div w:id="268854942">
      <w:bodyDiv w:val="1"/>
      <w:marLeft w:val="0"/>
      <w:marRight w:val="0"/>
      <w:marTop w:val="0"/>
      <w:marBottom w:val="0"/>
      <w:divBdr>
        <w:top w:val="none" w:sz="0" w:space="0" w:color="auto"/>
        <w:left w:val="none" w:sz="0" w:space="0" w:color="auto"/>
        <w:bottom w:val="none" w:sz="0" w:space="0" w:color="auto"/>
        <w:right w:val="none" w:sz="0" w:space="0" w:color="auto"/>
      </w:divBdr>
    </w:div>
    <w:div w:id="270358537">
      <w:bodyDiv w:val="1"/>
      <w:marLeft w:val="0"/>
      <w:marRight w:val="0"/>
      <w:marTop w:val="0"/>
      <w:marBottom w:val="0"/>
      <w:divBdr>
        <w:top w:val="none" w:sz="0" w:space="0" w:color="auto"/>
        <w:left w:val="none" w:sz="0" w:space="0" w:color="auto"/>
        <w:bottom w:val="none" w:sz="0" w:space="0" w:color="auto"/>
        <w:right w:val="none" w:sz="0" w:space="0" w:color="auto"/>
      </w:divBdr>
    </w:div>
    <w:div w:id="335497592">
      <w:bodyDiv w:val="1"/>
      <w:marLeft w:val="0"/>
      <w:marRight w:val="0"/>
      <w:marTop w:val="0"/>
      <w:marBottom w:val="0"/>
      <w:divBdr>
        <w:top w:val="none" w:sz="0" w:space="0" w:color="auto"/>
        <w:left w:val="none" w:sz="0" w:space="0" w:color="auto"/>
        <w:bottom w:val="none" w:sz="0" w:space="0" w:color="auto"/>
        <w:right w:val="none" w:sz="0" w:space="0" w:color="auto"/>
      </w:divBdr>
    </w:div>
    <w:div w:id="436560114">
      <w:bodyDiv w:val="1"/>
      <w:marLeft w:val="0"/>
      <w:marRight w:val="0"/>
      <w:marTop w:val="0"/>
      <w:marBottom w:val="0"/>
      <w:divBdr>
        <w:top w:val="none" w:sz="0" w:space="0" w:color="auto"/>
        <w:left w:val="none" w:sz="0" w:space="0" w:color="auto"/>
        <w:bottom w:val="none" w:sz="0" w:space="0" w:color="auto"/>
        <w:right w:val="none" w:sz="0" w:space="0" w:color="auto"/>
      </w:divBdr>
      <w:divsChild>
        <w:div w:id="249432577">
          <w:marLeft w:val="0"/>
          <w:marRight w:val="0"/>
          <w:marTop w:val="0"/>
          <w:marBottom w:val="0"/>
          <w:divBdr>
            <w:top w:val="none" w:sz="0" w:space="0" w:color="auto"/>
            <w:left w:val="none" w:sz="0" w:space="0" w:color="auto"/>
            <w:bottom w:val="none" w:sz="0" w:space="0" w:color="auto"/>
            <w:right w:val="none" w:sz="0" w:space="0" w:color="auto"/>
          </w:divBdr>
        </w:div>
        <w:div w:id="2124228848">
          <w:marLeft w:val="0"/>
          <w:marRight w:val="0"/>
          <w:marTop w:val="0"/>
          <w:marBottom w:val="0"/>
          <w:divBdr>
            <w:top w:val="none" w:sz="0" w:space="0" w:color="auto"/>
            <w:left w:val="none" w:sz="0" w:space="0" w:color="auto"/>
            <w:bottom w:val="none" w:sz="0" w:space="0" w:color="auto"/>
            <w:right w:val="none" w:sz="0" w:space="0" w:color="auto"/>
          </w:divBdr>
        </w:div>
      </w:divsChild>
    </w:div>
    <w:div w:id="485052422">
      <w:bodyDiv w:val="1"/>
      <w:marLeft w:val="0"/>
      <w:marRight w:val="0"/>
      <w:marTop w:val="0"/>
      <w:marBottom w:val="0"/>
      <w:divBdr>
        <w:top w:val="none" w:sz="0" w:space="0" w:color="auto"/>
        <w:left w:val="none" w:sz="0" w:space="0" w:color="auto"/>
        <w:bottom w:val="none" w:sz="0" w:space="0" w:color="auto"/>
        <w:right w:val="none" w:sz="0" w:space="0" w:color="auto"/>
      </w:divBdr>
    </w:div>
    <w:div w:id="496845780">
      <w:bodyDiv w:val="1"/>
      <w:marLeft w:val="0"/>
      <w:marRight w:val="0"/>
      <w:marTop w:val="0"/>
      <w:marBottom w:val="0"/>
      <w:divBdr>
        <w:top w:val="none" w:sz="0" w:space="0" w:color="auto"/>
        <w:left w:val="none" w:sz="0" w:space="0" w:color="auto"/>
        <w:bottom w:val="none" w:sz="0" w:space="0" w:color="auto"/>
        <w:right w:val="none" w:sz="0" w:space="0" w:color="auto"/>
      </w:divBdr>
      <w:divsChild>
        <w:div w:id="605311189">
          <w:marLeft w:val="0"/>
          <w:marRight w:val="0"/>
          <w:marTop w:val="0"/>
          <w:marBottom w:val="0"/>
          <w:divBdr>
            <w:top w:val="none" w:sz="0" w:space="0" w:color="auto"/>
            <w:left w:val="none" w:sz="0" w:space="0" w:color="auto"/>
            <w:bottom w:val="none" w:sz="0" w:space="0" w:color="auto"/>
            <w:right w:val="none" w:sz="0" w:space="0" w:color="auto"/>
          </w:divBdr>
          <w:divsChild>
            <w:div w:id="1717469097">
              <w:marLeft w:val="0"/>
              <w:marRight w:val="0"/>
              <w:marTop w:val="0"/>
              <w:marBottom w:val="0"/>
              <w:divBdr>
                <w:top w:val="none" w:sz="0" w:space="0" w:color="auto"/>
                <w:left w:val="none" w:sz="0" w:space="0" w:color="auto"/>
                <w:bottom w:val="none" w:sz="0" w:space="0" w:color="auto"/>
                <w:right w:val="none" w:sz="0" w:space="0" w:color="auto"/>
              </w:divBdr>
              <w:divsChild>
                <w:div w:id="19547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351107">
      <w:bodyDiv w:val="1"/>
      <w:marLeft w:val="0"/>
      <w:marRight w:val="0"/>
      <w:marTop w:val="0"/>
      <w:marBottom w:val="0"/>
      <w:divBdr>
        <w:top w:val="none" w:sz="0" w:space="0" w:color="auto"/>
        <w:left w:val="none" w:sz="0" w:space="0" w:color="auto"/>
        <w:bottom w:val="none" w:sz="0" w:space="0" w:color="auto"/>
        <w:right w:val="none" w:sz="0" w:space="0" w:color="auto"/>
      </w:divBdr>
      <w:divsChild>
        <w:div w:id="109710574">
          <w:marLeft w:val="0"/>
          <w:marRight w:val="0"/>
          <w:marTop w:val="0"/>
          <w:marBottom w:val="0"/>
          <w:divBdr>
            <w:top w:val="none" w:sz="0" w:space="0" w:color="auto"/>
            <w:left w:val="none" w:sz="0" w:space="0" w:color="auto"/>
            <w:bottom w:val="none" w:sz="0" w:space="0" w:color="auto"/>
            <w:right w:val="none" w:sz="0" w:space="0" w:color="auto"/>
          </w:divBdr>
          <w:divsChild>
            <w:div w:id="1933278731">
              <w:marLeft w:val="0"/>
              <w:marRight w:val="0"/>
              <w:marTop w:val="0"/>
              <w:marBottom w:val="0"/>
              <w:divBdr>
                <w:top w:val="none" w:sz="0" w:space="0" w:color="auto"/>
                <w:left w:val="none" w:sz="0" w:space="0" w:color="auto"/>
                <w:bottom w:val="none" w:sz="0" w:space="0" w:color="auto"/>
                <w:right w:val="none" w:sz="0" w:space="0" w:color="auto"/>
              </w:divBdr>
              <w:divsChild>
                <w:div w:id="2006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8226">
      <w:bodyDiv w:val="1"/>
      <w:marLeft w:val="0"/>
      <w:marRight w:val="0"/>
      <w:marTop w:val="0"/>
      <w:marBottom w:val="0"/>
      <w:divBdr>
        <w:top w:val="none" w:sz="0" w:space="0" w:color="auto"/>
        <w:left w:val="none" w:sz="0" w:space="0" w:color="auto"/>
        <w:bottom w:val="none" w:sz="0" w:space="0" w:color="auto"/>
        <w:right w:val="none" w:sz="0" w:space="0" w:color="auto"/>
      </w:divBdr>
    </w:div>
    <w:div w:id="689573660">
      <w:bodyDiv w:val="1"/>
      <w:marLeft w:val="0"/>
      <w:marRight w:val="0"/>
      <w:marTop w:val="0"/>
      <w:marBottom w:val="0"/>
      <w:divBdr>
        <w:top w:val="none" w:sz="0" w:space="0" w:color="auto"/>
        <w:left w:val="none" w:sz="0" w:space="0" w:color="auto"/>
        <w:bottom w:val="none" w:sz="0" w:space="0" w:color="auto"/>
        <w:right w:val="none" w:sz="0" w:space="0" w:color="auto"/>
      </w:divBdr>
      <w:divsChild>
        <w:div w:id="931670890">
          <w:marLeft w:val="0"/>
          <w:marRight w:val="0"/>
          <w:marTop w:val="0"/>
          <w:marBottom w:val="0"/>
          <w:divBdr>
            <w:top w:val="none" w:sz="0" w:space="0" w:color="auto"/>
            <w:left w:val="none" w:sz="0" w:space="0" w:color="auto"/>
            <w:bottom w:val="none" w:sz="0" w:space="0" w:color="auto"/>
            <w:right w:val="none" w:sz="0" w:space="0" w:color="auto"/>
          </w:divBdr>
          <w:divsChild>
            <w:div w:id="1673605125">
              <w:marLeft w:val="0"/>
              <w:marRight w:val="0"/>
              <w:marTop w:val="0"/>
              <w:marBottom w:val="0"/>
              <w:divBdr>
                <w:top w:val="none" w:sz="0" w:space="0" w:color="auto"/>
                <w:left w:val="none" w:sz="0" w:space="0" w:color="auto"/>
                <w:bottom w:val="none" w:sz="0" w:space="0" w:color="auto"/>
                <w:right w:val="none" w:sz="0" w:space="0" w:color="auto"/>
              </w:divBdr>
              <w:divsChild>
                <w:div w:id="15985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65199">
      <w:bodyDiv w:val="1"/>
      <w:marLeft w:val="0"/>
      <w:marRight w:val="0"/>
      <w:marTop w:val="0"/>
      <w:marBottom w:val="0"/>
      <w:divBdr>
        <w:top w:val="none" w:sz="0" w:space="0" w:color="auto"/>
        <w:left w:val="none" w:sz="0" w:space="0" w:color="auto"/>
        <w:bottom w:val="none" w:sz="0" w:space="0" w:color="auto"/>
        <w:right w:val="none" w:sz="0" w:space="0" w:color="auto"/>
      </w:divBdr>
      <w:divsChild>
        <w:div w:id="1649825843">
          <w:marLeft w:val="0"/>
          <w:marRight w:val="0"/>
          <w:marTop w:val="0"/>
          <w:marBottom w:val="0"/>
          <w:divBdr>
            <w:top w:val="none" w:sz="0" w:space="0" w:color="auto"/>
            <w:left w:val="none" w:sz="0" w:space="0" w:color="auto"/>
            <w:bottom w:val="none" w:sz="0" w:space="0" w:color="auto"/>
            <w:right w:val="none" w:sz="0" w:space="0" w:color="auto"/>
          </w:divBdr>
          <w:divsChild>
            <w:div w:id="2083065733">
              <w:marLeft w:val="0"/>
              <w:marRight w:val="0"/>
              <w:marTop w:val="0"/>
              <w:marBottom w:val="0"/>
              <w:divBdr>
                <w:top w:val="none" w:sz="0" w:space="0" w:color="auto"/>
                <w:left w:val="none" w:sz="0" w:space="0" w:color="auto"/>
                <w:bottom w:val="none" w:sz="0" w:space="0" w:color="auto"/>
                <w:right w:val="none" w:sz="0" w:space="0" w:color="auto"/>
              </w:divBdr>
              <w:divsChild>
                <w:div w:id="1956860396">
                  <w:marLeft w:val="0"/>
                  <w:marRight w:val="0"/>
                  <w:marTop w:val="0"/>
                  <w:marBottom w:val="0"/>
                  <w:divBdr>
                    <w:top w:val="none" w:sz="0" w:space="0" w:color="auto"/>
                    <w:left w:val="none" w:sz="0" w:space="0" w:color="auto"/>
                    <w:bottom w:val="none" w:sz="0" w:space="0" w:color="auto"/>
                    <w:right w:val="none" w:sz="0" w:space="0" w:color="auto"/>
                  </w:divBdr>
                  <w:divsChild>
                    <w:div w:id="1030227114">
                      <w:marLeft w:val="0"/>
                      <w:marRight w:val="0"/>
                      <w:marTop w:val="0"/>
                      <w:marBottom w:val="0"/>
                      <w:divBdr>
                        <w:top w:val="none" w:sz="0" w:space="0" w:color="auto"/>
                        <w:left w:val="none" w:sz="0" w:space="0" w:color="auto"/>
                        <w:bottom w:val="none" w:sz="0" w:space="0" w:color="auto"/>
                        <w:right w:val="none" w:sz="0" w:space="0" w:color="auto"/>
                      </w:divBdr>
                      <w:divsChild>
                        <w:div w:id="1251542225">
                          <w:marLeft w:val="0"/>
                          <w:marRight w:val="0"/>
                          <w:marTop w:val="0"/>
                          <w:marBottom w:val="0"/>
                          <w:divBdr>
                            <w:top w:val="none" w:sz="0" w:space="0" w:color="auto"/>
                            <w:left w:val="none" w:sz="0" w:space="0" w:color="auto"/>
                            <w:bottom w:val="none" w:sz="0" w:space="0" w:color="auto"/>
                            <w:right w:val="none" w:sz="0" w:space="0" w:color="auto"/>
                          </w:divBdr>
                          <w:divsChild>
                            <w:div w:id="1422292765">
                              <w:marLeft w:val="0"/>
                              <w:marRight w:val="0"/>
                              <w:marTop w:val="0"/>
                              <w:marBottom w:val="0"/>
                              <w:divBdr>
                                <w:top w:val="none" w:sz="0" w:space="0" w:color="auto"/>
                                <w:left w:val="none" w:sz="0" w:space="0" w:color="auto"/>
                                <w:bottom w:val="none" w:sz="0" w:space="0" w:color="auto"/>
                                <w:right w:val="none" w:sz="0" w:space="0" w:color="auto"/>
                              </w:divBdr>
                              <w:divsChild>
                                <w:div w:id="256330936">
                                  <w:marLeft w:val="0"/>
                                  <w:marRight w:val="0"/>
                                  <w:marTop w:val="0"/>
                                  <w:marBottom w:val="0"/>
                                  <w:divBdr>
                                    <w:top w:val="none" w:sz="0" w:space="0" w:color="auto"/>
                                    <w:left w:val="none" w:sz="0" w:space="0" w:color="auto"/>
                                    <w:bottom w:val="none" w:sz="0" w:space="0" w:color="auto"/>
                                    <w:right w:val="none" w:sz="0" w:space="0" w:color="auto"/>
                                  </w:divBdr>
                                  <w:divsChild>
                                    <w:div w:id="1024480609">
                                      <w:marLeft w:val="0"/>
                                      <w:marRight w:val="0"/>
                                      <w:marTop w:val="0"/>
                                      <w:marBottom w:val="0"/>
                                      <w:divBdr>
                                        <w:top w:val="none" w:sz="0" w:space="0" w:color="auto"/>
                                        <w:left w:val="none" w:sz="0" w:space="0" w:color="auto"/>
                                        <w:bottom w:val="none" w:sz="0" w:space="0" w:color="auto"/>
                                        <w:right w:val="none" w:sz="0" w:space="0" w:color="auto"/>
                                      </w:divBdr>
                                      <w:divsChild>
                                        <w:div w:id="1026826747">
                                          <w:marLeft w:val="0"/>
                                          <w:marRight w:val="0"/>
                                          <w:marTop w:val="0"/>
                                          <w:marBottom w:val="0"/>
                                          <w:divBdr>
                                            <w:top w:val="none" w:sz="0" w:space="0" w:color="auto"/>
                                            <w:left w:val="none" w:sz="0" w:space="0" w:color="auto"/>
                                            <w:bottom w:val="none" w:sz="0" w:space="0" w:color="auto"/>
                                            <w:right w:val="none" w:sz="0" w:space="0" w:color="auto"/>
                                          </w:divBdr>
                                          <w:divsChild>
                                            <w:div w:id="67964447">
                                              <w:marLeft w:val="0"/>
                                              <w:marRight w:val="0"/>
                                              <w:marTop w:val="0"/>
                                              <w:marBottom w:val="0"/>
                                              <w:divBdr>
                                                <w:top w:val="none" w:sz="0" w:space="0" w:color="auto"/>
                                                <w:left w:val="none" w:sz="0" w:space="0" w:color="auto"/>
                                                <w:bottom w:val="none" w:sz="0" w:space="0" w:color="auto"/>
                                                <w:right w:val="none" w:sz="0" w:space="0" w:color="auto"/>
                                              </w:divBdr>
                                              <w:divsChild>
                                                <w:div w:id="1919948164">
                                                  <w:marLeft w:val="0"/>
                                                  <w:marRight w:val="0"/>
                                                  <w:marTop w:val="0"/>
                                                  <w:marBottom w:val="0"/>
                                                  <w:divBdr>
                                                    <w:top w:val="none" w:sz="0" w:space="0" w:color="auto"/>
                                                    <w:left w:val="none" w:sz="0" w:space="0" w:color="auto"/>
                                                    <w:bottom w:val="none" w:sz="0" w:space="0" w:color="auto"/>
                                                    <w:right w:val="none" w:sz="0" w:space="0" w:color="auto"/>
                                                  </w:divBdr>
                                                  <w:divsChild>
                                                    <w:div w:id="689989342">
                                                      <w:marLeft w:val="0"/>
                                                      <w:marRight w:val="0"/>
                                                      <w:marTop w:val="0"/>
                                                      <w:marBottom w:val="0"/>
                                                      <w:divBdr>
                                                        <w:top w:val="none" w:sz="0" w:space="0" w:color="auto"/>
                                                        <w:left w:val="none" w:sz="0" w:space="0" w:color="auto"/>
                                                        <w:bottom w:val="none" w:sz="0" w:space="0" w:color="auto"/>
                                                        <w:right w:val="none" w:sz="0" w:space="0" w:color="auto"/>
                                                      </w:divBdr>
                                                      <w:divsChild>
                                                        <w:div w:id="209034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239674">
      <w:bodyDiv w:val="1"/>
      <w:marLeft w:val="0"/>
      <w:marRight w:val="0"/>
      <w:marTop w:val="0"/>
      <w:marBottom w:val="0"/>
      <w:divBdr>
        <w:top w:val="none" w:sz="0" w:space="0" w:color="auto"/>
        <w:left w:val="none" w:sz="0" w:space="0" w:color="auto"/>
        <w:bottom w:val="none" w:sz="0" w:space="0" w:color="auto"/>
        <w:right w:val="none" w:sz="0" w:space="0" w:color="auto"/>
      </w:divBdr>
      <w:divsChild>
        <w:div w:id="1432971890">
          <w:marLeft w:val="0"/>
          <w:marRight w:val="0"/>
          <w:marTop w:val="0"/>
          <w:marBottom w:val="0"/>
          <w:divBdr>
            <w:top w:val="none" w:sz="0" w:space="0" w:color="auto"/>
            <w:left w:val="none" w:sz="0" w:space="0" w:color="auto"/>
            <w:bottom w:val="none" w:sz="0" w:space="0" w:color="auto"/>
            <w:right w:val="none" w:sz="0" w:space="0" w:color="auto"/>
          </w:divBdr>
          <w:divsChild>
            <w:div w:id="1877160615">
              <w:marLeft w:val="0"/>
              <w:marRight w:val="0"/>
              <w:marTop w:val="0"/>
              <w:marBottom w:val="0"/>
              <w:divBdr>
                <w:top w:val="none" w:sz="0" w:space="0" w:color="auto"/>
                <w:left w:val="none" w:sz="0" w:space="0" w:color="auto"/>
                <w:bottom w:val="none" w:sz="0" w:space="0" w:color="auto"/>
                <w:right w:val="none" w:sz="0" w:space="0" w:color="auto"/>
              </w:divBdr>
              <w:divsChild>
                <w:div w:id="50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61226">
      <w:bodyDiv w:val="1"/>
      <w:marLeft w:val="0"/>
      <w:marRight w:val="0"/>
      <w:marTop w:val="0"/>
      <w:marBottom w:val="0"/>
      <w:divBdr>
        <w:top w:val="none" w:sz="0" w:space="0" w:color="auto"/>
        <w:left w:val="none" w:sz="0" w:space="0" w:color="auto"/>
        <w:bottom w:val="none" w:sz="0" w:space="0" w:color="auto"/>
        <w:right w:val="none" w:sz="0" w:space="0" w:color="auto"/>
      </w:divBdr>
    </w:div>
    <w:div w:id="922567625">
      <w:bodyDiv w:val="1"/>
      <w:marLeft w:val="0"/>
      <w:marRight w:val="0"/>
      <w:marTop w:val="0"/>
      <w:marBottom w:val="0"/>
      <w:divBdr>
        <w:top w:val="none" w:sz="0" w:space="0" w:color="auto"/>
        <w:left w:val="none" w:sz="0" w:space="0" w:color="auto"/>
        <w:bottom w:val="none" w:sz="0" w:space="0" w:color="auto"/>
        <w:right w:val="none" w:sz="0" w:space="0" w:color="auto"/>
      </w:divBdr>
    </w:div>
    <w:div w:id="1038774398">
      <w:bodyDiv w:val="1"/>
      <w:marLeft w:val="0"/>
      <w:marRight w:val="0"/>
      <w:marTop w:val="0"/>
      <w:marBottom w:val="0"/>
      <w:divBdr>
        <w:top w:val="none" w:sz="0" w:space="0" w:color="auto"/>
        <w:left w:val="none" w:sz="0" w:space="0" w:color="auto"/>
        <w:bottom w:val="none" w:sz="0" w:space="0" w:color="auto"/>
        <w:right w:val="none" w:sz="0" w:space="0" w:color="auto"/>
      </w:divBdr>
    </w:div>
    <w:div w:id="1176311090">
      <w:bodyDiv w:val="1"/>
      <w:marLeft w:val="0"/>
      <w:marRight w:val="0"/>
      <w:marTop w:val="0"/>
      <w:marBottom w:val="0"/>
      <w:divBdr>
        <w:top w:val="none" w:sz="0" w:space="0" w:color="auto"/>
        <w:left w:val="none" w:sz="0" w:space="0" w:color="auto"/>
        <w:bottom w:val="none" w:sz="0" w:space="0" w:color="auto"/>
        <w:right w:val="none" w:sz="0" w:space="0" w:color="auto"/>
      </w:divBdr>
      <w:divsChild>
        <w:div w:id="3015241">
          <w:marLeft w:val="0"/>
          <w:marRight w:val="0"/>
          <w:marTop w:val="0"/>
          <w:marBottom w:val="0"/>
          <w:divBdr>
            <w:top w:val="none" w:sz="0" w:space="0" w:color="auto"/>
            <w:left w:val="none" w:sz="0" w:space="0" w:color="auto"/>
            <w:bottom w:val="none" w:sz="0" w:space="0" w:color="auto"/>
            <w:right w:val="none" w:sz="0" w:space="0" w:color="auto"/>
          </w:divBdr>
          <w:divsChild>
            <w:div w:id="2095935919">
              <w:marLeft w:val="0"/>
              <w:marRight w:val="0"/>
              <w:marTop w:val="0"/>
              <w:marBottom w:val="0"/>
              <w:divBdr>
                <w:top w:val="none" w:sz="0" w:space="0" w:color="auto"/>
                <w:left w:val="none" w:sz="0" w:space="0" w:color="auto"/>
                <w:bottom w:val="none" w:sz="0" w:space="0" w:color="auto"/>
                <w:right w:val="none" w:sz="0" w:space="0" w:color="auto"/>
              </w:divBdr>
              <w:divsChild>
                <w:div w:id="16068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3280">
      <w:bodyDiv w:val="1"/>
      <w:marLeft w:val="0"/>
      <w:marRight w:val="0"/>
      <w:marTop w:val="0"/>
      <w:marBottom w:val="0"/>
      <w:divBdr>
        <w:top w:val="none" w:sz="0" w:space="0" w:color="auto"/>
        <w:left w:val="none" w:sz="0" w:space="0" w:color="auto"/>
        <w:bottom w:val="none" w:sz="0" w:space="0" w:color="auto"/>
        <w:right w:val="none" w:sz="0" w:space="0" w:color="auto"/>
      </w:divBdr>
    </w:div>
    <w:div w:id="1237864181">
      <w:bodyDiv w:val="1"/>
      <w:marLeft w:val="0"/>
      <w:marRight w:val="0"/>
      <w:marTop w:val="0"/>
      <w:marBottom w:val="0"/>
      <w:divBdr>
        <w:top w:val="none" w:sz="0" w:space="0" w:color="auto"/>
        <w:left w:val="none" w:sz="0" w:space="0" w:color="auto"/>
        <w:bottom w:val="none" w:sz="0" w:space="0" w:color="auto"/>
        <w:right w:val="none" w:sz="0" w:space="0" w:color="auto"/>
      </w:divBdr>
    </w:div>
    <w:div w:id="1320617910">
      <w:bodyDiv w:val="1"/>
      <w:marLeft w:val="0"/>
      <w:marRight w:val="0"/>
      <w:marTop w:val="0"/>
      <w:marBottom w:val="0"/>
      <w:divBdr>
        <w:top w:val="none" w:sz="0" w:space="0" w:color="auto"/>
        <w:left w:val="none" w:sz="0" w:space="0" w:color="auto"/>
        <w:bottom w:val="none" w:sz="0" w:space="0" w:color="auto"/>
        <w:right w:val="none" w:sz="0" w:space="0" w:color="auto"/>
      </w:divBdr>
    </w:div>
    <w:div w:id="1381323013">
      <w:bodyDiv w:val="1"/>
      <w:marLeft w:val="0"/>
      <w:marRight w:val="0"/>
      <w:marTop w:val="0"/>
      <w:marBottom w:val="0"/>
      <w:divBdr>
        <w:top w:val="none" w:sz="0" w:space="0" w:color="auto"/>
        <w:left w:val="none" w:sz="0" w:space="0" w:color="auto"/>
        <w:bottom w:val="none" w:sz="0" w:space="0" w:color="auto"/>
        <w:right w:val="none" w:sz="0" w:space="0" w:color="auto"/>
      </w:divBdr>
      <w:divsChild>
        <w:div w:id="1601404115">
          <w:marLeft w:val="0"/>
          <w:marRight w:val="0"/>
          <w:marTop w:val="0"/>
          <w:marBottom w:val="0"/>
          <w:divBdr>
            <w:top w:val="none" w:sz="0" w:space="0" w:color="auto"/>
            <w:left w:val="none" w:sz="0" w:space="0" w:color="auto"/>
            <w:bottom w:val="none" w:sz="0" w:space="0" w:color="auto"/>
            <w:right w:val="none" w:sz="0" w:space="0" w:color="auto"/>
          </w:divBdr>
          <w:divsChild>
            <w:div w:id="1806240834">
              <w:marLeft w:val="0"/>
              <w:marRight w:val="0"/>
              <w:marTop w:val="0"/>
              <w:marBottom w:val="0"/>
              <w:divBdr>
                <w:top w:val="none" w:sz="0" w:space="0" w:color="auto"/>
                <w:left w:val="none" w:sz="0" w:space="0" w:color="auto"/>
                <w:bottom w:val="none" w:sz="0" w:space="0" w:color="auto"/>
                <w:right w:val="none" w:sz="0" w:space="0" w:color="auto"/>
              </w:divBdr>
              <w:divsChild>
                <w:div w:id="304092438">
                  <w:marLeft w:val="0"/>
                  <w:marRight w:val="0"/>
                  <w:marTop w:val="0"/>
                  <w:marBottom w:val="0"/>
                  <w:divBdr>
                    <w:top w:val="none" w:sz="0" w:space="0" w:color="auto"/>
                    <w:left w:val="none" w:sz="0" w:space="0" w:color="auto"/>
                    <w:bottom w:val="none" w:sz="0" w:space="0" w:color="auto"/>
                    <w:right w:val="none" w:sz="0" w:space="0" w:color="auto"/>
                  </w:divBdr>
                </w:div>
                <w:div w:id="1469279770">
                  <w:marLeft w:val="0"/>
                  <w:marRight w:val="0"/>
                  <w:marTop w:val="0"/>
                  <w:marBottom w:val="0"/>
                  <w:divBdr>
                    <w:top w:val="none" w:sz="0" w:space="0" w:color="auto"/>
                    <w:left w:val="none" w:sz="0" w:space="0" w:color="auto"/>
                    <w:bottom w:val="none" w:sz="0" w:space="0" w:color="auto"/>
                    <w:right w:val="none" w:sz="0" w:space="0" w:color="auto"/>
                  </w:divBdr>
                </w:div>
              </w:divsChild>
            </w:div>
            <w:div w:id="1389062644">
              <w:marLeft w:val="0"/>
              <w:marRight w:val="0"/>
              <w:marTop w:val="0"/>
              <w:marBottom w:val="0"/>
              <w:divBdr>
                <w:top w:val="none" w:sz="0" w:space="0" w:color="auto"/>
                <w:left w:val="none" w:sz="0" w:space="0" w:color="auto"/>
                <w:bottom w:val="none" w:sz="0" w:space="0" w:color="auto"/>
                <w:right w:val="none" w:sz="0" w:space="0" w:color="auto"/>
              </w:divBdr>
              <w:divsChild>
                <w:div w:id="322704941">
                  <w:marLeft w:val="0"/>
                  <w:marRight w:val="0"/>
                  <w:marTop w:val="0"/>
                  <w:marBottom w:val="0"/>
                  <w:divBdr>
                    <w:top w:val="none" w:sz="0" w:space="0" w:color="auto"/>
                    <w:left w:val="none" w:sz="0" w:space="0" w:color="auto"/>
                    <w:bottom w:val="none" w:sz="0" w:space="0" w:color="auto"/>
                    <w:right w:val="none" w:sz="0" w:space="0" w:color="auto"/>
                  </w:divBdr>
                </w:div>
                <w:div w:id="1754474055">
                  <w:marLeft w:val="0"/>
                  <w:marRight w:val="0"/>
                  <w:marTop w:val="0"/>
                  <w:marBottom w:val="0"/>
                  <w:divBdr>
                    <w:top w:val="none" w:sz="0" w:space="0" w:color="auto"/>
                    <w:left w:val="none" w:sz="0" w:space="0" w:color="auto"/>
                    <w:bottom w:val="none" w:sz="0" w:space="0" w:color="auto"/>
                    <w:right w:val="none" w:sz="0" w:space="0" w:color="auto"/>
                  </w:divBdr>
                </w:div>
              </w:divsChild>
            </w:div>
            <w:div w:id="1299339873">
              <w:marLeft w:val="0"/>
              <w:marRight w:val="0"/>
              <w:marTop w:val="0"/>
              <w:marBottom w:val="0"/>
              <w:divBdr>
                <w:top w:val="none" w:sz="0" w:space="0" w:color="auto"/>
                <w:left w:val="none" w:sz="0" w:space="0" w:color="auto"/>
                <w:bottom w:val="none" w:sz="0" w:space="0" w:color="auto"/>
                <w:right w:val="none" w:sz="0" w:space="0" w:color="auto"/>
              </w:divBdr>
              <w:divsChild>
                <w:div w:id="687223023">
                  <w:marLeft w:val="0"/>
                  <w:marRight w:val="0"/>
                  <w:marTop w:val="0"/>
                  <w:marBottom w:val="0"/>
                  <w:divBdr>
                    <w:top w:val="none" w:sz="0" w:space="0" w:color="auto"/>
                    <w:left w:val="none" w:sz="0" w:space="0" w:color="auto"/>
                    <w:bottom w:val="none" w:sz="0" w:space="0" w:color="auto"/>
                    <w:right w:val="none" w:sz="0" w:space="0" w:color="auto"/>
                  </w:divBdr>
                </w:div>
              </w:divsChild>
            </w:div>
            <w:div w:id="1481577865">
              <w:marLeft w:val="0"/>
              <w:marRight w:val="0"/>
              <w:marTop w:val="0"/>
              <w:marBottom w:val="0"/>
              <w:divBdr>
                <w:top w:val="none" w:sz="0" w:space="0" w:color="auto"/>
                <w:left w:val="none" w:sz="0" w:space="0" w:color="auto"/>
                <w:bottom w:val="none" w:sz="0" w:space="0" w:color="auto"/>
                <w:right w:val="none" w:sz="0" w:space="0" w:color="auto"/>
              </w:divBdr>
              <w:divsChild>
                <w:div w:id="1040520983">
                  <w:marLeft w:val="0"/>
                  <w:marRight w:val="0"/>
                  <w:marTop w:val="0"/>
                  <w:marBottom w:val="0"/>
                  <w:divBdr>
                    <w:top w:val="none" w:sz="0" w:space="0" w:color="auto"/>
                    <w:left w:val="none" w:sz="0" w:space="0" w:color="auto"/>
                    <w:bottom w:val="none" w:sz="0" w:space="0" w:color="auto"/>
                    <w:right w:val="none" w:sz="0" w:space="0" w:color="auto"/>
                  </w:divBdr>
                </w:div>
                <w:div w:id="13748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77932">
      <w:bodyDiv w:val="1"/>
      <w:marLeft w:val="0"/>
      <w:marRight w:val="0"/>
      <w:marTop w:val="0"/>
      <w:marBottom w:val="0"/>
      <w:divBdr>
        <w:top w:val="none" w:sz="0" w:space="0" w:color="auto"/>
        <w:left w:val="none" w:sz="0" w:space="0" w:color="auto"/>
        <w:bottom w:val="none" w:sz="0" w:space="0" w:color="auto"/>
        <w:right w:val="none" w:sz="0" w:space="0" w:color="auto"/>
      </w:divBdr>
    </w:div>
    <w:div w:id="1500927760">
      <w:bodyDiv w:val="1"/>
      <w:marLeft w:val="0"/>
      <w:marRight w:val="0"/>
      <w:marTop w:val="0"/>
      <w:marBottom w:val="0"/>
      <w:divBdr>
        <w:top w:val="none" w:sz="0" w:space="0" w:color="auto"/>
        <w:left w:val="none" w:sz="0" w:space="0" w:color="auto"/>
        <w:bottom w:val="none" w:sz="0" w:space="0" w:color="auto"/>
        <w:right w:val="none" w:sz="0" w:space="0" w:color="auto"/>
      </w:divBdr>
    </w:div>
    <w:div w:id="1592086632">
      <w:bodyDiv w:val="1"/>
      <w:marLeft w:val="0"/>
      <w:marRight w:val="0"/>
      <w:marTop w:val="0"/>
      <w:marBottom w:val="0"/>
      <w:divBdr>
        <w:top w:val="none" w:sz="0" w:space="0" w:color="auto"/>
        <w:left w:val="none" w:sz="0" w:space="0" w:color="auto"/>
        <w:bottom w:val="none" w:sz="0" w:space="0" w:color="auto"/>
        <w:right w:val="none" w:sz="0" w:space="0" w:color="auto"/>
      </w:divBdr>
      <w:divsChild>
        <w:div w:id="1488940976">
          <w:marLeft w:val="0"/>
          <w:marRight w:val="0"/>
          <w:marTop w:val="0"/>
          <w:marBottom w:val="0"/>
          <w:divBdr>
            <w:top w:val="none" w:sz="0" w:space="0" w:color="auto"/>
            <w:left w:val="none" w:sz="0" w:space="0" w:color="auto"/>
            <w:bottom w:val="none" w:sz="0" w:space="0" w:color="auto"/>
            <w:right w:val="none" w:sz="0" w:space="0" w:color="auto"/>
          </w:divBdr>
          <w:divsChild>
            <w:div w:id="1293366748">
              <w:marLeft w:val="0"/>
              <w:marRight w:val="0"/>
              <w:marTop w:val="0"/>
              <w:marBottom w:val="0"/>
              <w:divBdr>
                <w:top w:val="none" w:sz="0" w:space="0" w:color="auto"/>
                <w:left w:val="none" w:sz="0" w:space="0" w:color="auto"/>
                <w:bottom w:val="none" w:sz="0" w:space="0" w:color="auto"/>
                <w:right w:val="none" w:sz="0" w:space="0" w:color="auto"/>
              </w:divBdr>
              <w:divsChild>
                <w:div w:id="1264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7331">
      <w:bodyDiv w:val="1"/>
      <w:marLeft w:val="0"/>
      <w:marRight w:val="0"/>
      <w:marTop w:val="0"/>
      <w:marBottom w:val="0"/>
      <w:divBdr>
        <w:top w:val="none" w:sz="0" w:space="0" w:color="auto"/>
        <w:left w:val="none" w:sz="0" w:space="0" w:color="auto"/>
        <w:bottom w:val="none" w:sz="0" w:space="0" w:color="auto"/>
        <w:right w:val="none" w:sz="0" w:space="0" w:color="auto"/>
      </w:divBdr>
    </w:div>
    <w:div w:id="1645742615">
      <w:bodyDiv w:val="1"/>
      <w:marLeft w:val="0"/>
      <w:marRight w:val="0"/>
      <w:marTop w:val="0"/>
      <w:marBottom w:val="0"/>
      <w:divBdr>
        <w:top w:val="none" w:sz="0" w:space="0" w:color="auto"/>
        <w:left w:val="none" w:sz="0" w:space="0" w:color="auto"/>
        <w:bottom w:val="none" w:sz="0" w:space="0" w:color="auto"/>
        <w:right w:val="none" w:sz="0" w:space="0" w:color="auto"/>
      </w:divBdr>
    </w:div>
    <w:div w:id="1650357672">
      <w:bodyDiv w:val="1"/>
      <w:marLeft w:val="0"/>
      <w:marRight w:val="0"/>
      <w:marTop w:val="0"/>
      <w:marBottom w:val="0"/>
      <w:divBdr>
        <w:top w:val="none" w:sz="0" w:space="0" w:color="auto"/>
        <w:left w:val="none" w:sz="0" w:space="0" w:color="auto"/>
        <w:bottom w:val="none" w:sz="0" w:space="0" w:color="auto"/>
        <w:right w:val="none" w:sz="0" w:space="0" w:color="auto"/>
      </w:divBdr>
    </w:div>
    <w:div w:id="1655529419">
      <w:bodyDiv w:val="1"/>
      <w:marLeft w:val="0"/>
      <w:marRight w:val="0"/>
      <w:marTop w:val="0"/>
      <w:marBottom w:val="0"/>
      <w:divBdr>
        <w:top w:val="none" w:sz="0" w:space="0" w:color="auto"/>
        <w:left w:val="none" w:sz="0" w:space="0" w:color="auto"/>
        <w:bottom w:val="none" w:sz="0" w:space="0" w:color="auto"/>
        <w:right w:val="none" w:sz="0" w:space="0" w:color="auto"/>
      </w:divBdr>
    </w:div>
    <w:div w:id="1748726130">
      <w:bodyDiv w:val="1"/>
      <w:marLeft w:val="0"/>
      <w:marRight w:val="0"/>
      <w:marTop w:val="0"/>
      <w:marBottom w:val="0"/>
      <w:divBdr>
        <w:top w:val="none" w:sz="0" w:space="0" w:color="auto"/>
        <w:left w:val="none" w:sz="0" w:space="0" w:color="auto"/>
        <w:bottom w:val="none" w:sz="0" w:space="0" w:color="auto"/>
        <w:right w:val="none" w:sz="0" w:space="0" w:color="auto"/>
      </w:divBdr>
    </w:div>
    <w:div w:id="1769688795">
      <w:bodyDiv w:val="1"/>
      <w:marLeft w:val="0"/>
      <w:marRight w:val="0"/>
      <w:marTop w:val="0"/>
      <w:marBottom w:val="0"/>
      <w:divBdr>
        <w:top w:val="none" w:sz="0" w:space="0" w:color="auto"/>
        <w:left w:val="none" w:sz="0" w:space="0" w:color="auto"/>
        <w:bottom w:val="none" w:sz="0" w:space="0" w:color="auto"/>
        <w:right w:val="none" w:sz="0" w:space="0" w:color="auto"/>
      </w:divBdr>
    </w:div>
    <w:div w:id="1772168780">
      <w:bodyDiv w:val="1"/>
      <w:marLeft w:val="0"/>
      <w:marRight w:val="0"/>
      <w:marTop w:val="0"/>
      <w:marBottom w:val="0"/>
      <w:divBdr>
        <w:top w:val="none" w:sz="0" w:space="0" w:color="auto"/>
        <w:left w:val="none" w:sz="0" w:space="0" w:color="auto"/>
        <w:bottom w:val="none" w:sz="0" w:space="0" w:color="auto"/>
        <w:right w:val="none" w:sz="0" w:space="0" w:color="auto"/>
      </w:divBdr>
    </w:div>
    <w:div w:id="1791632119">
      <w:bodyDiv w:val="1"/>
      <w:marLeft w:val="0"/>
      <w:marRight w:val="0"/>
      <w:marTop w:val="0"/>
      <w:marBottom w:val="0"/>
      <w:divBdr>
        <w:top w:val="none" w:sz="0" w:space="0" w:color="auto"/>
        <w:left w:val="none" w:sz="0" w:space="0" w:color="auto"/>
        <w:bottom w:val="none" w:sz="0" w:space="0" w:color="auto"/>
        <w:right w:val="none" w:sz="0" w:space="0" w:color="auto"/>
      </w:divBdr>
    </w:div>
    <w:div w:id="1795638691">
      <w:bodyDiv w:val="1"/>
      <w:marLeft w:val="0"/>
      <w:marRight w:val="0"/>
      <w:marTop w:val="0"/>
      <w:marBottom w:val="0"/>
      <w:divBdr>
        <w:top w:val="none" w:sz="0" w:space="0" w:color="auto"/>
        <w:left w:val="none" w:sz="0" w:space="0" w:color="auto"/>
        <w:bottom w:val="none" w:sz="0" w:space="0" w:color="auto"/>
        <w:right w:val="none" w:sz="0" w:space="0" w:color="auto"/>
      </w:divBdr>
      <w:divsChild>
        <w:div w:id="1236470230">
          <w:marLeft w:val="0"/>
          <w:marRight w:val="0"/>
          <w:marTop w:val="0"/>
          <w:marBottom w:val="0"/>
          <w:divBdr>
            <w:top w:val="none" w:sz="0" w:space="0" w:color="auto"/>
            <w:left w:val="none" w:sz="0" w:space="0" w:color="auto"/>
            <w:bottom w:val="none" w:sz="0" w:space="0" w:color="auto"/>
            <w:right w:val="none" w:sz="0" w:space="0" w:color="auto"/>
          </w:divBdr>
          <w:divsChild>
            <w:div w:id="643505219">
              <w:marLeft w:val="0"/>
              <w:marRight w:val="0"/>
              <w:marTop w:val="0"/>
              <w:marBottom w:val="0"/>
              <w:divBdr>
                <w:top w:val="none" w:sz="0" w:space="0" w:color="auto"/>
                <w:left w:val="none" w:sz="0" w:space="0" w:color="auto"/>
                <w:bottom w:val="none" w:sz="0" w:space="0" w:color="auto"/>
                <w:right w:val="none" w:sz="0" w:space="0" w:color="auto"/>
              </w:divBdr>
              <w:divsChild>
                <w:div w:id="9771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79193">
      <w:bodyDiv w:val="1"/>
      <w:marLeft w:val="0"/>
      <w:marRight w:val="0"/>
      <w:marTop w:val="0"/>
      <w:marBottom w:val="0"/>
      <w:divBdr>
        <w:top w:val="none" w:sz="0" w:space="0" w:color="auto"/>
        <w:left w:val="none" w:sz="0" w:space="0" w:color="auto"/>
        <w:bottom w:val="none" w:sz="0" w:space="0" w:color="auto"/>
        <w:right w:val="none" w:sz="0" w:space="0" w:color="auto"/>
      </w:divBdr>
      <w:divsChild>
        <w:div w:id="1178009826">
          <w:marLeft w:val="0"/>
          <w:marRight w:val="0"/>
          <w:marTop w:val="0"/>
          <w:marBottom w:val="0"/>
          <w:divBdr>
            <w:top w:val="none" w:sz="0" w:space="0" w:color="auto"/>
            <w:left w:val="none" w:sz="0" w:space="0" w:color="auto"/>
            <w:bottom w:val="none" w:sz="0" w:space="0" w:color="auto"/>
            <w:right w:val="none" w:sz="0" w:space="0" w:color="auto"/>
          </w:divBdr>
          <w:divsChild>
            <w:div w:id="1109274085">
              <w:marLeft w:val="0"/>
              <w:marRight w:val="0"/>
              <w:marTop w:val="0"/>
              <w:marBottom w:val="0"/>
              <w:divBdr>
                <w:top w:val="none" w:sz="0" w:space="0" w:color="auto"/>
                <w:left w:val="none" w:sz="0" w:space="0" w:color="auto"/>
                <w:bottom w:val="none" w:sz="0" w:space="0" w:color="auto"/>
                <w:right w:val="none" w:sz="0" w:space="0" w:color="auto"/>
              </w:divBdr>
              <w:divsChild>
                <w:div w:id="1371344895">
                  <w:marLeft w:val="0"/>
                  <w:marRight w:val="0"/>
                  <w:marTop w:val="0"/>
                  <w:marBottom w:val="0"/>
                  <w:divBdr>
                    <w:top w:val="none" w:sz="0" w:space="0" w:color="auto"/>
                    <w:left w:val="none" w:sz="0" w:space="0" w:color="auto"/>
                    <w:bottom w:val="none" w:sz="0" w:space="0" w:color="auto"/>
                    <w:right w:val="none" w:sz="0" w:space="0" w:color="auto"/>
                  </w:divBdr>
                  <w:divsChild>
                    <w:div w:id="133525304">
                      <w:marLeft w:val="0"/>
                      <w:marRight w:val="0"/>
                      <w:marTop w:val="0"/>
                      <w:marBottom w:val="0"/>
                      <w:divBdr>
                        <w:top w:val="none" w:sz="0" w:space="0" w:color="auto"/>
                        <w:left w:val="none" w:sz="0" w:space="0" w:color="auto"/>
                        <w:bottom w:val="none" w:sz="0" w:space="0" w:color="auto"/>
                        <w:right w:val="none" w:sz="0" w:space="0" w:color="auto"/>
                      </w:divBdr>
                      <w:divsChild>
                        <w:div w:id="1807696877">
                          <w:marLeft w:val="0"/>
                          <w:marRight w:val="0"/>
                          <w:marTop w:val="0"/>
                          <w:marBottom w:val="0"/>
                          <w:divBdr>
                            <w:top w:val="none" w:sz="0" w:space="0" w:color="auto"/>
                            <w:left w:val="none" w:sz="0" w:space="0" w:color="auto"/>
                            <w:bottom w:val="none" w:sz="0" w:space="0" w:color="auto"/>
                            <w:right w:val="none" w:sz="0" w:space="0" w:color="auto"/>
                          </w:divBdr>
                          <w:divsChild>
                            <w:div w:id="523709866">
                              <w:marLeft w:val="0"/>
                              <w:marRight w:val="0"/>
                              <w:marTop w:val="0"/>
                              <w:marBottom w:val="0"/>
                              <w:divBdr>
                                <w:top w:val="none" w:sz="0" w:space="0" w:color="auto"/>
                                <w:left w:val="none" w:sz="0" w:space="0" w:color="auto"/>
                                <w:bottom w:val="none" w:sz="0" w:space="0" w:color="auto"/>
                                <w:right w:val="none" w:sz="0" w:space="0" w:color="auto"/>
                              </w:divBdr>
                              <w:divsChild>
                                <w:div w:id="119734396">
                                  <w:marLeft w:val="0"/>
                                  <w:marRight w:val="0"/>
                                  <w:marTop w:val="0"/>
                                  <w:marBottom w:val="0"/>
                                  <w:divBdr>
                                    <w:top w:val="none" w:sz="0" w:space="0" w:color="auto"/>
                                    <w:left w:val="none" w:sz="0" w:space="0" w:color="auto"/>
                                    <w:bottom w:val="none" w:sz="0" w:space="0" w:color="auto"/>
                                    <w:right w:val="none" w:sz="0" w:space="0" w:color="auto"/>
                                  </w:divBdr>
                                  <w:divsChild>
                                    <w:div w:id="1415124720">
                                      <w:marLeft w:val="0"/>
                                      <w:marRight w:val="0"/>
                                      <w:marTop w:val="0"/>
                                      <w:marBottom w:val="0"/>
                                      <w:divBdr>
                                        <w:top w:val="none" w:sz="0" w:space="0" w:color="auto"/>
                                        <w:left w:val="none" w:sz="0" w:space="0" w:color="auto"/>
                                        <w:bottom w:val="none" w:sz="0" w:space="0" w:color="auto"/>
                                        <w:right w:val="none" w:sz="0" w:space="0" w:color="auto"/>
                                      </w:divBdr>
                                      <w:divsChild>
                                        <w:div w:id="1722632309">
                                          <w:marLeft w:val="0"/>
                                          <w:marRight w:val="0"/>
                                          <w:marTop w:val="0"/>
                                          <w:marBottom w:val="0"/>
                                          <w:divBdr>
                                            <w:top w:val="none" w:sz="0" w:space="0" w:color="auto"/>
                                            <w:left w:val="none" w:sz="0" w:space="0" w:color="auto"/>
                                            <w:bottom w:val="none" w:sz="0" w:space="0" w:color="auto"/>
                                            <w:right w:val="none" w:sz="0" w:space="0" w:color="auto"/>
                                          </w:divBdr>
                                          <w:divsChild>
                                            <w:div w:id="1238631170">
                                              <w:marLeft w:val="0"/>
                                              <w:marRight w:val="0"/>
                                              <w:marTop w:val="0"/>
                                              <w:marBottom w:val="0"/>
                                              <w:divBdr>
                                                <w:top w:val="none" w:sz="0" w:space="0" w:color="auto"/>
                                                <w:left w:val="none" w:sz="0" w:space="0" w:color="auto"/>
                                                <w:bottom w:val="none" w:sz="0" w:space="0" w:color="auto"/>
                                                <w:right w:val="none" w:sz="0" w:space="0" w:color="auto"/>
                                              </w:divBdr>
                                              <w:divsChild>
                                                <w:div w:id="793448731">
                                                  <w:marLeft w:val="0"/>
                                                  <w:marRight w:val="0"/>
                                                  <w:marTop w:val="0"/>
                                                  <w:marBottom w:val="0"/>
                                                  <w:divBdr>
                                                    <w:top w:val="none" w:sz="0" w:space="0" w:color="auto"/>
                                                    <w:left w:val="none" w:sz="0" w:space="0" w:color="auto"/>
                                                    <w:bottom w:val="none" w:sz="0" w:space="0" w:color="auto"/>
                                                    <w:right w:val="none" w:sz="0" w:space="0" w:color="auto"/>
                                                  </w:divBdr>
                                                  <w:divsChild>
                                                    <w:div w:id="893347795">
                                                      <w:marLeft w:val="0"/>
                                                      <w:marRight w:val="0"/>
                                                      <w:marTop w:val="0"/>
                                                      <w:marBottom w:val="0"/>
                                                      <w:divBdr>
                                                        <w:top w:val="none" w:sz="0" w:space="0" w:color="auto"/>
                                                        <w:left w:val="none" w:sz="0" w:space="0" w:color="auto"/>
                                                        <w:bottom w:val="none" w:sz="0" w:space="0" w:color="auto"/>
                                                        <w:right w:val="none" w:sz="0" w:space="0" w:color="auto"/>
                                                      </w:divBdr>
                                                      <w:divsChild>
                                                        <w:div w:id="14623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53435">
      <w:bodyDiv w:val="1"/>
      <w:marLeft w:val="0"/>
      <w:marRight w:val="0"/>
      <w:marTop w:val="0"/>
      <w:marBottom w:val="0"/>
      <w:divBdr>
        <w:top w:val="none" w:sz="0" w:space="0" w:color="auto"/>
        <w:left w:val="none" w:sz="0" w:space="0" w:color="auto"/>
        <w:bottom w:val="none" w:sz="0" w:space="0" w:color="auto"/>
        <w:right w:val="none" w:sz="0" w:space="0" w:color="auto"/>
      </w:divBdr>
      <w:divsChild>
        <w:div w:id="1314872113">
          <w:marLeft w:val="0"/>
          <w:marRight w:val="0"/>
          <w:marTop w:val="0"/>
          <w:marBottom w:val="0"/>
          <w:divBdr>
            <w:top w:val="none" w:sz="0" w:space="0" w:color="auto"/>
            <w:left w:val="none" w:sz="0" w:space="0" w:color="auto"/>
            <w:bottom w:val="none" w:sz="0" w:space="0" w:color="auto"/>
            <w:right w:val="none" w:sz="0" w:space="0" w:color="auto"/>
          </w:divBdr>
          <w:divsChild>
            <w:div w:id="468011268">
              <w:marLeft w:val="0"/>
              <w:marRight w:val="0"/>
              <w:marTop w:val="0"/>
              <w:marBottom w:val="0"/>
              <w:divBdr>
                <w:top w:val="none" w:sz="0" w:space="0" w:color="auto"/>
                <w:left w:val="none" w:sz="0" w:space="0" w:color="auto"/>
                <w:bottom w:val="none" w:sz="0" w:space="0" w:color="auto"/>
                <w:right w:val="none" w:sz="0" w:space="0" w:color="auto"/>
              </w:divBdr>
              <w:divsChild>
                <w:div w:id="41794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04674">
      <w:bodyDiv w:val="1"/>
      <w:marLeft w:val="0"/>
      <w:marRight w:val="0"/>
      <w:marTop w:val="0"/>
      <w:marBottom w:val="0"/>
      <w:divBdr>
        <w:top w:val="none" w:sz="0" w:space="0" w:color="auto"/>
        <w:left w:val="none" w:sz="0" w:space="0" w:color="auto"/>
        <w:bottom w:val="none" w:sz="0" w:space="0" w:color="auto"/>
        <w:right w:val="none" w:sz="0" w:space="0" w:color="auto"/>
      </w:divBdr>
      <w:divsChild>
        <w:div w:id="1938825908">
          <w:marLeft w:val="0"/>
          <w:marRight w:val="0"/>
          <w:marTop w:val="0"/>
          <w:marBottom w:val="0"/>
          <w:divBdr>
            <w:top w:val="none" w:sz="0" w:space="0" w:color="auto"/>
            <w:left w:val="none" w:sz="0" w:space="0" w:color="auto"/>
            <w:bottom w:val="none" w:sz="0" w:space="0" w:color="auto"/>
            <w:right w:val="none" w:sz="0" w:space="0" w:color="auto"/>
          </w:divBdr>
          <w:divsChild>
            <w:div w:id="1886015620">
              <w:marLeft w:val="-75"/>
              <w:marRight w:val="0"/>
              <w:marTop w:val="30"/>
              <w:marBottom w:val="30"/>
              <w:divBdr>
                <w:top w:val="none" w:sz="0" w:space="0" w:color="auto"/>
                <w:left w:val="none" w:sz="0" w:space="0" w:color="auto"/>
                <w:bottom w:val="none" w:sz="0" w:space="0" w:color="auto"/>
                <w:right w:val="none" w:sz="0" w:space="0" w:color="auto"/>
              </w:divBdr>
              <w:divsChild>
                <w:div w:id="17313194">
                  <w:marLeft w:val="0"/>
                  <w:marRight w:val="0"/>
                  <w:marTop w:val="0"/>
                  <w:marBottom w:val="0"/>
                  <w:divBdr>
                    <w:top w:val="none" w:sz="0" w:space="0" w:color="auto"/>
                    <w:left w:val="none" w:sz="0" w:space="0" w:color="auto"/>
                    <w:bottom w:val="none" w:sz="0" w:space="0" w:color="auto"/>
                    <w:right w:val="none" w:sz="0" w:space="0" w:color="auto"/>
                  </w:divBdr>
                  <w:divsChild>
                    <w:div w:id="24411849">
                      <w:marLeft w:val="0"/>
                      <w:marRight w:val="0"/>
                      <w:marTop w:val="0"/>
                      <w:marBottom w:val="0"/>
                      <w:divBdr>
                        <w:top w:val="none" w:sz="0" w:space="0" w:color="auto"/>
                        <w:left w:val="none" w:sz="0" w:space="0" w:color="auto"/>
                        <w:bottom w:val="none" w:sz="0" w:space="0" w:color="auto"/>
                        <w:right w:val="none" w:sz="0" w:space="0" w:color="auto"/>
                      </w:divBdr>
                    </w:div>
                  </w:divsChild>
                </w:div>
                <w:div w:id="40443562">
                  <w:marLeft w:val="0"/>
                  <w:marRight w:val="0"/>
                  <w:marTop w:val="0"/>
                  <w:marBottom w:val="0"/>
                  <w:divBdr>
                    <w:top w:val="none" w:sz="0" w:space="0" w:color="auto"/>
                    <w:left w:val="none" w:sz="0" w:space="0" w:color="auto"/>
                    <w:bottom w:val="none" w:sz="0" w:space="0" w:color="auto"/>
                    <w:right w:val="none" w:sz="0" w:space="0" w:color="auto"/>
                  </w:divBdr>
                  <w:divsChild>
                    <w:div w:id="1966233152">
                      <w:marLeft w:val="0"/>
                      <w:marRight w:val="0"/>
                      <w:marTop w:val="0"/>
                      <w:marBottom w:val="0"/>
                      <w:divBdr>
                        <w:top w:val="none" w:sz="0" w:space="0" w:color="auto"/>
                        <w:left w:val="none" w:sz="0" w:space="0" w:color="auto"/>
                        <w:bottom w:val="none" w:sz="0" w:space="0" w:color="auto"/>
                        <w:right w:val="none" w:sz="0" w:space="0" w:color="auto"/>
                      </w:divBdr>
                    </w:div>
                  </w:divsChild>
                </w:div>
                <w:div w:id="1384864419">
                  <w:marLeft w:val="0"/>
                  <w:marRight w:val="0"/>
                  <w:marTop w:val="0"/>
                  <w:marBottom w:val="0"/>
                  <w:divBdr>
                    <w:top w:val="none" w:sz="0" w:space="0" w:color="auto"/>
                    <w:left w:val="none" w:sz="0" w:space="0" w:color="auto"/>
                    <w:bottom w:val="none" w:sz="0" w:space="0" w:color="auto"/>
                    <w:right w:val="none" w:sz="0" w:space="0" w:color="auto"/>
                  </w:divBdr>
                  <w:divsChild>
                    <w:div w:id="49769965">
                      <w:marLeft w:val="0"/>
                      <w:marRight w:val="0"/>
                      <w:marTop w:val="0"/>
                      <w:marBottom w:val="0"/>
                      <w:divBdr>
                        <w:top w:val="none" w:sz="0" w:space="0" w:color="auto"/>
                        <w:left w:val="none" w:sz="0" w:space="0" w:color="auto"/>
                        <w:bottom w:val="none" w:sz="0" w:space="0" w:color="auto"/>
                        <w:right w:val="none" w:sz="0" w:space="0" w:color="auto"/>
                      </w:divBdr>
                    </w:div>
                  </w:divsChild>
                </w:div>
                <w:div w:id="119150695">
                  <w:marLeft w:val="0"/>
                  <w:marRight w:val="0"/>
                  <w:marTop w:val="0"/>
                  <w:marBottom w:val="0"/>
                  <w:divBdr>
                    <w:top w:val="none" w:sz="0" w:space="0" w:color="auto"/>
                    <w:left w:val="none" w:sz="0" w:space="0" w:color="auto"/>
                    <w:bottom w:val="none" w:sz="0" w:space="0" w:color="auto"/>
                    <w:right w:val="none" w:sz="0" w:space="0" w:color="auto"/>
                  </w:divBdr>
                  <w:divsChild>
                    <w:div w:id="1356731790">
                      <w:marLeft w:val="0"/>
                      <w:marRight w:val="0"/>
                      <w:marTop w:val="0"/>
                      <w:marBottom w:val="0"/>
                      <w:divBdr>
                        <w:top w:val="none" w:sz="0" w:space="0" w:color="auto"/>
                        <w:left w:val="none" w:sz="0" w:space="0" w:color="auto"/>
                        <w:bottom w:val="none" w:sz="0" w:space="0" w:color="auto"/>
                        <w:right w:val="none" w:sz="0" w:space="0" w:color="auto"/>
                      </w:divBdr>
                    </w:div>
                  </w:divsChild>
                </w:div>
                <w:div w:id="510880820">
                  <w:marLeft w:val="0"/>
                  <w:marRight w:val="0"/>
                  <w:marTop w:val="0"/>
                  <w:marBottom w:val="0"/>
                  <w:divBdr>
                    <w:top w:val="none" w:sz="0" w:space="0" w:color="auto"/>
                    <w:left w:val="none" w:sz="0" w:space="0" w:color="auto"/>
                    <w:bottom w:val="none" w:sz="0" w:space="0" w:color="auto"/>
                    <w:right w:val="none" w:sz="0" w:space="0" w:color="auto"/>
                  </w:divBdr>
                  <w:divsChild>
                    <w:div w:id="154348941">
                      <w:marLeft w:val="0"/>
                      <w:marRight w:val="0"/>
                      <w:marTop w:val="0"/>
                      <w:marBottom w:val="0"/>
                      <w:divBdr>
                        <w:top w:val="none" w:sz="0" w:space="0" w:color="auto"/>
                        <w:left w:val="none" w:sz="0" w:space="0" w:color="auto"/>
                        <w:bottom w:val="none" w:sz="0" w:space="0" w:color="auto"/>
                        <w:right w:val="none" w:sz="0" w:space="0" w:color="auto"/>
                      </w:divBdr>
                    </w:div>
                  </w:divsChild>
                </w:div>
                <w:div w:id="170530831">
                  <w:marLeft w:val="0"/>
                  <w:marRight w:val="0"/>
                  <w:marTop w:val="0"/>
                  <w:marBottom w:val="0"/>
                  <w:divBdr>
                    <w:top w:val="none" w:sz="0" w:space="0" w:color="auto"/>
                    <w:left w:val="none" w:sz="0" w:space="0" w:color="auto"/>
                    <w:bottom w:val="none" w:sz="0" w:space="0" w:color="auto"/>
                    <w:right w:val="none" w:sz="0" w:space="0" w:color="auto"/>
                  </w:divBdr>
                  <w:divsChild>
                    <w:div w:id="352270079">
                      <w:marLeft w:val="0"/>
                      <w:marRight w:val="0"/>
                      <w:marTop w:val="0"/>
                      <w:marBottom w:val="0"/>
                      <w:divBdr>
                        <w:top w:val="none" w:sz="0" w:space="0" w:color="auto"/>
                        <w:left w:val="none" w:sz="0" w:space="0" w:color="auto"/>
                        <w:bottom w:val="none" w:sz="0" w:space="0" w:color="auto"/>
                        <w:right w:val="none" w:sz="0" w:space="0" w:color="auto"/>
                      </w:divBdr>
                    </w:div>
                    <w:div w:id="1345786501">
                      <w:marLeft w:val="0"/>
                      <w:marRight w:val="0"/>
                      <w:marTop w:val="0"/>
                      <w:marBottom w:val="0"/>
                      <w:divBdr>
                        <w:top w:val="none" w:sz="0" w:space="0" w:color="auto"/>
                        <w:left w:val="none" w:sz="0" w:space="0" w:color="auto"/>
                        <w:bottom w:val="none" w:sz="0" w:space="0" w:color="auto"/>
                        <w:right w:val="none" w:sz="0" w:space="0" w:color="auto"/>
                      </w:divBdr>
                    </w:div>
                    <w:div w:id="1631939458">
                      <w:marLeft w:val="0"/>
                      <w:marRight w:val="0"/>
                      <w:marTop w:val="0"/>
                      <w:marBottom w:val="0"/>
                      <w:divBdr>
                        <w:top w:val="none" w:sz="0" w:space="0" w:color="auto"/>
                        <w:left w:val="none" w:sz="0" w:space="0" w:color="auto"/>
                        <w:bottom w:val="none" w:sz="0" w:space="0" w:color="auto"/>
                        <w:right w:val="none" w:sz="0" w:space="0" w:color="auto"/>
                      </w:divBdr>
                    </w:div>
                  </w:divsChild>
                </w:div>
                <w:div w:id="180165993">
                  <w:marLeft w:val="0"/>
                  <w:marRight w:val="0"/>
                  <w:marTop w:val="0"/>
                  <w:marBottom w:val="0"/>
                  <w:divBdr>
                    <w:top w:val="none" w:sz="0" w:space="0" w:color="auto"/>
                    <w:left w:val="none" w:sz="0" w:space="0" w:color="auto"/>
                    <w:bottom w:val="none" w:sz="0" w:space="0" w:color="auto"/>
                    <w:right w:val="none" w:sz="0" w:space="0" w:color="auto"/>
                  </w:divBdr>
                  <w:divsChild>
                    <w:div w:id="323705185">
                      <w:marLeft w:val="0"/>
                      <w:marRight w:val="0"/>
                      <w:marTop w:val="0"/>
                      <w:marBottom w:val="0"/>
                      <w:divBdr>
                        <w:top w:val="none" w:sz="0" w:space="0" w:color="auto"/>
                        <w:left w:val="none" w:sz="0" w:space="0" w:color="auto"/>
                        <w:bottom w:val="none" w:sz="0" w:space="0" w:color="auto"/>
                        <w:right w:val="none" w:sz="0" w:space="0" w:color="auto"/>
                      </w:divBdr>
                    </w:div>
                  </w:divsChild>
                </w:div>
                <w:div w:id="210505340">
                  <w:marLeft w:val="0"/>
                  <w:marRight w:val="0"/>
                  <w:marTop w:val="0"/>
                  <w:marBottom w:val="0"/>
                  <w:divBdr>
                    <w:top w:val="none" w:sz="0" w:space="0" w:color="auto"/>
                    <w:left w:val="none" w:sz="0" w:space="0" w:color="auto"/>
                    <w:bottom w:val="none" w:sz="0" w:space="0" w:color="auto"/>
                    <w:right w:val="none" w:sz="0" w:space="0" w:color="auto"/>
                  </w:divBdr>
                  <w:divsChild>
                    <w:div w:id="695890989">
                      <w:marLeft w:val="0"/>
                      <w:marRight w:val="0"/>
                      <w:marTop w:val="0"/>
                      <w:marBottom w:val="0"/>
                      <w:divBdr>
                        <w:top w:val="none" w:sz="0" w:space="0" w:color="auto"/>
                        <w:left w:val="none" w:sz="0" w:space="0" w:color="auto"/>
                        <w:bottom w:val="none" w:sz="0" w:space="0" w:color="auto"/>
                        <w:right w:val="none" w:sz="0" w:space="0" w:color="auto"/>
                      </w:divBdr>
                    </w:div>
                  </w:divsChild>
                </w:div>
                <w:div w:id="1144546344">
                  <w:marLeft w:val="0"/>
                  <w:marRight w:val="0"/>
                  <w:marTop w:val="0"/>
                  <w:marBottom w:val="0"/>
                  <w:divBdr>
                    <w:top w:val="none" w:sz="0" w:space="0" w:color="auto"/>
                    <w:left w:val="none" w:sz="0" w:space="0" w:color="auto"/>
                    <w:bottom w:val="none" w:sz="0" w:space="0" w:color="auto"/>
                    <w:right w:val="none" w:sz="0" w:space="0" w:color="auto"/>
                  </w:divBdr>
                  <w:divsChild>
                    <w:div w:id="310867534">
                      <w:marLeft w:val="0"/>
                      <w:marRight w:val="0"/>
                      <w:marTop w:val="0"/>
                      <w:marBottom w:val="0"/>
                      <w:divBdr>
                        <w:top w:val="none" w:sz="0" w:space="0" w:color="auto"/>
                        <w:left w:val="none" w:sz="0" w:space="0" w:color="auto"/>
                        <w:bottom w:val="none" w:sz="0" w:space="0" w:color="auto"/>
                        <w:right w:val="none" w:sz="0" w:space="0" w:color="auto"/>
                      </w:divBdr>
                    </w:div>
                    <w:div w:id="1779790031">
                      <w:marLeft w:val="0"/>
                      <w:marRight w:val="0"/>
                      <w:marTop w:val="0"/>
                      <w:marBottom w:val="0"/>
                      <w:divBdr>
                        <w:top w:val="none" w:sz="0" w:space="0" w:color="auto"/>
                        <w:left w:val="none" w:sz="0" w:space="0" w:color="auto"/>
                        <w:bottom w:val="none" w:sz="0" w:space="0" w:color="auto"/>
                        <w:right w:val="none" w:sz="0" w:space="0" w:color="auto"/>
                      </w:divBdr>
                    </w:div>
                    <w:div w:id="1905480774">
                      <w:marLeft w:val="0"/>
                      <w:marRight w:val="0"/>
                      <w:marTop w:val="0"/>
                      <w:marBottom w:val="0"/>
                      <w:divBdr>
                        <w:top w:val="none" w:sz="0" w:space="0" w:color="auto"/>
                        <w:left w:val="none" w:sz="0" w:space="0" w:color="auto"/>
                        <w:bottom w:val="none" w:sz="0" w:space="0" w:color="auto"/>
                        <w:right w:val="none" w:sz="0" w:space="0" w:color="auto"/>
                      </w:divBdr>
                    </w:div>
                  </w:divsChild>
                </w:div>
                <w:div w:id="600645216">
                  <w:marLeft w:val="0"/>
                  <w:marRight w:val="0"/>
                  <w:marTop w:val="0"/>
                  <w:marBottom w:val="0"/>
                  <w:divBdr>
                    <w:top w:val="none" w:sz="0" w:space="0" w:color="auto"/>
                    <w:left w:val="none" w:sz="0" w:space="0" w:color="auto"/>
                    <w:bottom w:val="none" w:sz="0" w:space="0" w:color="auto"/>
                    <w:right w:val="none" w:sz="0" w:space="0" w:color="auto"/>
                  </w:divBdr>
                  <w:divsChild>
                    <w:div w:id="423378756">
                      <w:marLeft w:val="0"/>
                      <w:marRight w:val="0"/>
                      <w:marTop w:val="0"/>
                      <w:marBottom w:val="0"/>
                      <w:divBdr>
                        <w:top w:val="none" w:sz="0" w:space="0" w:color="auto"/>
                        <w:left w:val="none" w:sz="0" w:space="0" w:color="auto"/>
                        <w:bottom w:val="none" w:sz="0" w:space="0" w:color="auto"/>
                        <w:right w:val="none" w:sz="0" w:space="0" w:color="auto"/>
                      </w:divBdr>
                    </w:div>
                    <w:div w:id="599947739">
                      <w:marLeft w:val="0"/>
                      <w:marRight w:val="0"/>
                      <w:marTop w:val="0"/>
                      <w:marBottom w:val="0"/>
                      <w:divBdr>
                        <w:top w:val="none" w:sz="0" w:space="0" w:color="auto"/>
                        <w:left w:val="none" w:sz="0" w:space="0" w:color="auto"/>
                        <w:bottom w:val="none" w:sz="0" w:space="0" w:color="auto"/>
                        <w:right w:val="none" w:sz="0" w:space="0" w:color="auto"/>
                      </w:divBdr>
                    </w:div>
                    <w:div w:id="1832866108">
                      <w:marLeft w:val="0"/>
                      <w:marRight w:val="0"/>
                      <w:marTop w:val="0"/>
                      <w:marBottom w:val="0"/>
                      <w:divBdr>
                        <w:top w:val="none" w:sz="0" w:space="0" w:color="auto"/>
                        <w:left w:val="none" w:sz="0" w:space="0" w:color="auto"/>
                        <w:bottom w:val="none" w:sz="0" w:space="0" w:color="auto"/>
                        <w:right w:val="none" w:sz="0" w:space="0" w:color="auto"/>
                      </w:divBdr>
                    </w:div>
                  </w:divsChild>
                </w:div>
                <w:div w:id="483741015">
                  <w:marLeft w:val="0"/>
                  <w:marRight w:val="0"/>
                  <w:marTop w:val="0"/>
                  <w:marBottom w:val="0"/>
                  <w:divBdr>
                    <w:top w:val="none" w:sz="0" w:space="0" w:color="auto"/>
                    <w:left w:val="none" w:sz="0" w:space="0" w:color="auto"/>
                    <w:bottom w:val="none" w:sz="0" w:space="0" w:color="auto"/>
                    <w:right w:val="none" w:sz="0" w:space="0" w:color="auto"/>
                  </w:divBdr>
                  <w:divsChild>
                    <w:div w:id="702707427">
                      <w:marLeft w:val="0"/>
                      <w:marRight w:val="0"/>
                      <w:marTop w:val="0"/>
                      <w:marBottom w:val="0"/>
                      <w:divBdr>
                        <w:top w:val="none" w:sz="0" w:space="0" w:color="auto"/>
                        <w:left w:val="none" w:sz="0" w:space="0" w:color="auto"/>
                        <w:bottom w:val="none" w:sz="0" w:space="0" w:color="auto"/>
                        <w:right w:val="none" w:sz="0" w:space="0" w:color="auto"/>
                      </w:divBdr>
                    </w:div>
                  </w:divsChild>
                </w:div>
                <w:div w:id="1155296187">
                  <w:marLeft w:val="0"/>
                  <w:marRight w:val="0"/>
                  <w:marTop w:val="0"/>
                  <w:marBottom w:val="0"/>
                  <w:divBdr>
                    <w:top w:val="none" w:sz="0" w:space="0" w:color="auto"/>
                    <w:left w:val="none" w:sz="0" w:space="0" w:color="auto"/>
                    <w:bottom w:val="none" w:sz="0" w:space="0" w:color="auto"/>
                    <w:right w:val="none" w:sz="0" w:space="0" w:color="auto"/>
                  </w:divBdr>
                  <w:divsChild>
                    <w:div w:id="484321505">
                      <w:marLeft w:val="0"/>
                      <w:marRight w:val="0"/>
                      <w:marTop w:val="0"/>
                      <w:marBottom w:val="0"/>
                      <w:divBdr>
                        <w:top w:val="none" w:sz="0" w:space="0" w:color="auto"/>
                        <w:left w:val="none" w:sz="0" w:space="0" w:color="auto"/>
                        <w:bottom w:val="none" w:sz="0" w:space="0" w:color="auto"/>
                        <w:right w:val="none" w:sz="0" w:space="0" w:color="auto"/>
                      </w:divBdr>
                    </w:div>
                    <w:div w:id="633675766">
                      <w:marLeft w:val="0"/>
                      <w:marRight w:val="0"/>
                      <w:marTop w:val="0"/>
                      <w:marBottom w:val="0"/>
                      <w:divBdr>
                        <w:top w:val="none" w:sz="0" w:space="0" w:color="auto"/>
                        <w:left w:val="none" w:sz="0" w:space="0" w:color="auto"/>
                        <w:bottom w:val="none" w:sz="0" w:space="0" w:color="auto"/>
                        <w:right w:val="none" w:sz="0" w:space="0" w:color="auto"/>
                      </w:divBdr>
                    </w:div>
                    <w:div w:id="695621434">
                      <w:marLeft w:val="0"/>
                      <w:marRight w:val="0"/>
                      <w:marTop w:val="0"/>
                      <w:marBottom w:val="0"/>
                      <w:divBdr>
                        <w:top w:val="none" w:sz="0" w:space="0" w:color="auto"/>
                        <w:left w:val="none" w:sz="0" w:space="0" w:color="auto"/>
                        <w:bottom w:val="none" w:sz="0" w:space="0" w:color="auto"/>
                        <w:right w:val="none" w:sz="0" w:space="0" w:color="auto"/>
                      </w:divBdr>
                    </w:div>
                  </w:divsChild>
                </w:div>
                <w:div w:id="575555226">
                  <w:marLeft w:val="0"/>
                  <w:marRight w:val="0"/>
                  <w:marTop w:val="0"/>
                  <w:marBottom w:val="0"/>
                  <w:divBdr>
                    <w:top w:val="none" w:sz="0" w:space="0" w:color="auto"/>
                    <w:left w:val="none" w:sz="0" w:space="0" w:color="auto"/>
                    <w:bottom w:val="none" w:sz="0" w:space="0" w:color="auto"/>
                    <w:right w:val="none" w:sz="0" w:space="0" w:color="auto"/>
                  </w:divBdr>
                  <w:divsChild>
                    <w:div w:id="683821429">
                      <w:marLeft w:val="0"/>
                      <w:marRight w:val="0"/>
                      <w:marTop w:val="0"/>
                      <w:marBottom w:val="0"/>
                      <w:divBdr>
                        <w:top w:val="none" w:sz="0" w:space="0" w:color="auto"/>
                        <w:left w:val="none" w:sz="0" w:space="0" w:color="auto"/>
                        <w:bottom w:val="none" w:sz="0" w:space="0" w:color="auto"/>
                        <w:right w:val="none" w:sz="0" w:space="0" w:color="auto"/>
                      </w:divBdr>
                    </w:div>
                  </w:divsChild>
                </w:div>
                <w:div w:id="1129279330">
                  <w:marLeft w:val="0"/>
                  <w:marRight w:val="0"/>
                  <w:marTop w:val="0"/>
                  <w:marBottom w:val="0"/>
                  <w:divBdr>
                    <w:top w:val="none" w:sz="0" w:space="0" w:color="auto"/>
                    <w:left w:val="none" w:sz="0" w:space="0" w:color="auto"/>
                    <w:bottom w:val="none" w:sz="0" w:space="0" w:color="auto"/>
                    <w:right w:val="none" w:sz="0" w:space="0" w:color="auto"/>
                  </w:divBdr>
                  <w:divsChild>
                    <w:div w:id="577329614">
                      <w:marLeft w:val="0"/>
                      <w:marRight w:val="0"/>
                      <w:marTop w:val="0"/>
                      <w:marBottom w:val="0"/>
                      <w:divBdr>
                        <w:top w:val="none" w:sz="0" w:space="0" w:color="auto"/>
                        <w:left w:val="none" w:sz="0" w:space="0" w:color="auto"/>
                        <w:bottom w:val="none" w:sz="0" w:space="0" w:color="auto"/>
                        <w:right w:val="none" w:sz="0" w:space="0" w:color="auto"/>
                      </w:divBdr>
                    </w:div>
                    <w:div w:id="1708021351">
                      <w:marLeft w:val="0"/>
                      <w:marRight w:val="0"/>
                      <w:marTop w:val="0"/>
                      <w:marBottom w:val="0"/>
                      <w:divBdr>
                        <w:top w:val="none" w:sz="0" w:space="0" w:color="auto"/>
                        <w:left w:val="none" w:sz="0" w:space="0" w:color="auto"/>
                        <w:bottom w:val="none" w:sz="0" w:space="0" w:color="auto"/>
                        <w:right w:val="none" w:sz="0" w:space="0" w:color="auto"/>
                      </w:divBdr>
                    </w:div>
                  </w:divsChild>
                </w:div>
                <w:div w:id="2118406378">
                  <w:marLeft w:val="0"/>
                  <w:marRight w:val="0"/>
                  <w:marTop w:val="0"/>
                  <w:marBottom w:val="0"/>
                  <w:divBdr>
                    <w:top w:val="none" w:sz="0" w:space="0" w:color="auto"/>
                    <w:left w:val="none" w:sz="0" w:space="0" w:color="auto"/>
                    <w:bottom w:val="none" w:sz="0" w:space="0" w:color="auto"/>
                    <w:right w:val="none" w:sz="0" w:space="0" w:color="auto"/>
                  </w:divBdr>
                  <w:divsChild>
                    <w:div w:id="640429286">
                      <w:marLeft w:val="0"/>
                      <w:marRight w:val="0"/>
                      <w:marTop w:val="0"/>
                      <w:marBottom w:val="0"/>
                      <w:divBdr>
                        <w:top w:val="none" w:sz="0" w:space="0" w:color="auto"/>
                        <w:left w:val="none" w:sz="0" w:space="0" w:color="auto"/>
                        <w:bottom w:val="none" w:sz="0" w:space="0" w:color="auto"/>
                        <w:right w:val="none" w:sz="0" w:space="0" w:color="auto"/>
                      </w:divBdr>
                    </w:div>
                  </w:divsChild>
                </w:div>
                <w:div w:id="1102847485">
                  <w:marLeft w:val="0"/>
                  <w:marRight w:val="0"/>
                  <w:marTop w:val="0"/>
                  <w:marBottom w:val="0"/>
                  <w:divBdr>
                    <w:top w:val="none" w:sz="0" w:space="0" w:color="auto"/>
                    <w:left w:val="none" w:sz="0" w:space="0" w:color="auto"/>
                    <w:bottom w:val="none" w:sz="0" w:space="0" w:color="auto"/>
                    <w:right w:val="none" w:sz="0" w:space="0" w:color="auto"/>
                  </w:divBdr>
                  <w:divsChild>
                    <w:div w:id="725615724">
                      <w:marLeft w:val="0"/>
                      <w:marRight w:val="0"/>
                      <w:marTop w:val="0"/>
                      <w:marBottom w:val="0"/>
                      <w:divBdr>
                        <w:top w:val="none" w:sz="0" w:space="0" w:color="auto"/>
                        <w:left w:val="none" w:sz="0" w:space="0" w:color="auto"/>
                        <w:bottom w:val="none" w:sz="0" w:space="0" w:color="auto"/>
                        <w:right w:val="none" w:sz="0" w:space="0" w:color="auto"/>
                      </w:divBdr>
                    </w:div>
                    <w:div w:id="855196024">
                      <w:marLeft w:val="0"/>
                      <w:marRight w:val="0"/>
                      <w:marTop w:val="0"/>
                      <w:marBottom w:val="0"/>
                      <w:divBdr>
                        <w:top w:val="none" w:sz="0" w:space="0" w:color="auto"/>
                        <w:left w:val="none" w:sz="0" w:space="0" w:color="auto"/>
                        <w:bottom w:val="none" w:sz="0" w:space="0" w:color="auto"/>
                        <w:right w:val="none" w:sz="0" w:space="0" w:color="auto"/>
                      </w:divBdr>
                    </w:div>
                    <w:div w:id="2009745774">
                      <w:marLeft w:val="0"/>
                      <w:marRight w:val="0"/>
                      <w:marTop w:val="0"/>
                      <w:marBottom w:val="0"/>
                      <w:divBdr>
                        <w:top w:val="none" w:sz="0" w:space="0" w:color="auto"/>
                        <w:left w:val="none" w:sz="0" w:space="0" w:color="auto"/>
                        <w:bottom w:val="none" w:sz="0" w:space="0" w:color="auto"/>
                        <w:right w:val="none" w:sz="0" w:space="0" w:color="auto"/>
                      </w:divBdr>
                    </w:div>
                  </w:divsChild>
                </w:div>
                <w:div w:id="2072920274">
                  <w:marLeft w:val="0"/>
                  <w:marRight w:val="0"/>
                  <w:marTop w:val="0"/>
                  <w:marBottom w:val="0"/>
                  <w:divBdr>
                    <w:top w:val="none" w:sz="0" w:space="0" w:color="auto"/>
                    <w:left w:val="none" w:sz="0" w:space="0" w:color="auto"/>
                    <w:bottom w:val="none" w:sz="0" w:space="0" w:color="auto"/>
                    <w:right w:val="none" w:sz="0" w:space="0" w:color="auto"/>
                  </w:divBdr>
                  <w:divsChild>
                    <w:div w:id="805200129">
                      <w:marLeft w:val="0"/>
                      <w:marRight w:val="0"/>
                      <w:marTop w:val="0"/>
                      <w:marBottom w:val="0"/>
                      <w:divBdr>
                        <w:top w:val="none" w:sz="0" w:space="0" w:color="auto"/>
                        <w:left w:val="none" w:sz="0" w:space="0" w:color="auto"/>
                        <w:bottom w:val="none" w:sz="0" w:space="0" w:color="auto"/>
                        <w:right w:val="none" w:sz="0" w:space="0" w:color="auto"/>
                      </w:divBdr>
                    </w:div>
                  </w:divsChild>
                </w:div>
                <w:div w:id="815729051">
                  <w:marLeft w:val="0"/>
                  <w:marRight w:val="0"/>
                  <w:marTop w:val="0"/>
                  <w:marBottom w:val="0"/>
                  <w:divBdr>
                    <w:top w:val="none" w:sz="0" w:space="0" w:color="auto"/>
                    <w:left w:val="none" w:sz="0" w:space="0" w:color="auto"/>
                    <w:bottom w:val="none" w:sz="0" w:space="0" w:color="auto"/>
                    <w:right w:val="none" w:sz="0" w:space="0" w:color="auto"/>
                  </w:divBdr>
                  <w:divsChild>
                    <w:div w:id="1643804261">
                      <w:marLeft w:val="0"/>
                      <w:marRight w:val="0"/>
                      <w:marTop w:val="0"/>
                      <w:marBottom w:val="0"/>
                      <w:divBdr>
                        <w:top w:val="none" w:sz="0" w:space="0" w:color="auto"/>
                        <w:left w:val="none" w:sz="0" w:space="0" w:color="auto"/>
                        <w:bottom w:val="none" w:sz="0" w:space="0" w:color="auto"/>
                        <w:right w:val="none" w:sz="0" w:space="0" w:color="auto"/>
                      </w:divBdr>
                    </w:div>
                  </w:divsChild>
                </w:div>
                <w:div w:id="822350520">
                  <w:marLeft w:val="0"/>
                  <w:marRight w:val="0"/>
                  <w:marTop w:val="0"/>
                  <w:marBottom w:val="0"/>
                  <w:divBdr>
                    <w:top w:val="none" w:sz="0" w:space="0" w:color="auto"/>
                    <w:left w:val="none" w:sz="0" w:space="0" w:color="auto"/>
                    <w:bottom w:val="none" w:sz="0" w:space="0" w:color="auto"/>
                    <w:right w:val="none" w:sz="0" w:space="0" w:color="auto"/>
                  </w:divBdr>
                  <w:divsChild>
                    <w:div w:id="1361278503">
                      <w:marLeft w:val="0"/>
                      <w:marRight w:val="0"/>
                      <w:marTop w:val="0"/>
                      <w:marBottom w:val="0"/>
                      <w:divBdr>
                        <w:top w:val="none" w:sz="0" w:space="0" w:color="auto"/>
                        <w:left w:val="none" w:sz="0" w:space="0" w:color="auto"/>
                        <w:bottom w:val="none" w:sz="0" w:space="0" w:color="auto"/>
                        <w:right w:val="none" w:sz="0" w:space="0" w:color="auto"/>
                      </w:divBdr>
                    </w:div>
                    <w:div w:id="1548293853">
                      <w:marLeft w:val="0"/>
                      <w:marRight w:val="0"/>
                      <w:marTop w:val="0"/>
                      <w:marBottom w:val="0"/>
                      <w:divBdr>
                        <w:top w:val="none" w:sz="0" w:space="0" w:color="auto"/>
                        <w:left w:val="none" w:sz="0" w:space="0" w:color="auto"/>
                        <w:bottom w:val="none" w:sz="0" w:space="0" w:color="auto"/>
                        <w:right w:val="none" w:sz="0" w:space="0" w:color="auto"/>
                      </w:divBdr>
                    </w:div>
                    <w:div w:id="2021815683">
                      <w:marLeft w:val="0"/>
                      <w:marRight w:val="0"/>
                      <w:marTop w:val="0"/>
                      <w:marBottom w:val="0"/>
                      <w:divBdr>
                        <w:top w:val="none" w:sz="0" w:space="0" w:color="auto"/>
                        <w:left w:val="none" w:sz="0" w:space="0" w:color="auto"/>
                        <w:bottom w:val="none" w:sz="0" w:space="0" w:color="auto"/>
                        <w:right w:val="none" w:sz="0" w:space="0" w:color="auto"/>
                      </w:divBdr>
                    </w:div>
                  </w:divsChild>
                </w:div>
                <w:div w:id="1986272254">
                  <w:marLeft w:val="0"/>
                  <w:marRight w:val="0"/>
                  <w:marTop w:val="0"/>
                  <w:marBottom w:val="0"/>
                  <w:divBdr>
                    <w:top w:val="none" w:sz="0" w:space="0" w:color="auto"/>
                    <w:left w:val="none" w:sz="0" w:space="0" w:color="auto"/>
                    <w:bottom w:val="none" w:sz="0" w:space="0" w:color="auto"/>
                    <w:right w:val="none" w:sz="0" w:space="0" w:color="auto"/>
                  </w:divBdr>
                  <w:divsChild>
                    <w:div w:id="836844224">
                      <w:marLeft w:val="0"/>
                      <w:marRight w:val="0"/>
                      <w:marTop w:val="0"/>
                      <w:marBottom w:val="0"/>
                      <w:divBdr>
                        <w:top w:val="none" w:sz="0" w:space="0" w:color="auto"/>
                        <w:left w:val="none" w:sz="0" w:space="0" w:color="auto"/>
                        <w:bottom w:val="none" w:sz="0" w:space="0" w:color="auto"/>
                        <w:right w:val="none" w:sz="0" w:space="0" w:color="auto"/>
                      </w:divBdr>
                    </w:div>
                  </w:divsChild>
                </w:div>
                <w:div w:id="1008947725">
                  <w:marLeft w:val="0"/>
                  <w:marRight w:val="0"/>
                  <w:marTop w:val="0"/>
                  <w:marBottom w:val="0"/>
                  <w:divBdr>
                    <w:top w:val="none" w:sz="0" w:space="0" w:color="auto"/>
                    <w:left w:val="none" w:sz="0" w:space="0" w:color="auto"/>
                    <w:bottom w:val="none" w:sz="0" w:space="0" w:color="auto"/>
                    <w:right w:val="none" w:sz="0" w:space="0" w:color="auto"/>
                  </w:divBdr>
                  <w:divsChild>
                    <w:div w:id="1098213820">
                      <w:marLeft w:val="0"/>
                      <w:marRight w:val="0"/>
                      <w:marTop w:val="0"/>
                      <w:marBottom w:val="0"/>
                      <w:divBdr>
                        <w:top w:val="none" w:sz="0" w:space="0" w:color="auto"/>
                        <w:left w:val="none" w:sz="0" w:space="0" w:color="auto"/>
                        <w:bottom w:val="none" w:sz="0" w:space="0" w:color="auto"/>
                        <w:right w:val="none" w:sz="0" w:space="0" w:color="auto"/>
                      </w:divBdr>
                    </w:div>
                    <w:div w:id="1586106360">
                      <w:marLeft w:val="0"/>
                      <w:marRight w:val="0"/>
                      <w:marTop w:val="0"/>
                      <w:marBottom w:val="0"/>
                      <w:divBdr>
                        <w:top w:val="none" w:sz="0" w:space="0" w:color="auto"/>
                        <w:left w:val="none" w:sz="0" w:space="0" w:color="auto"/>
                        <w:bottom w:val="none" w:sz="0" w:space="0" w:color="auto"/>
                        <w:right w:val="none" w:sz="0" w:space="0" w:color="auto"/>
                      </w:divBdr>
                    </w:div>
                    <w:div w:id="1726903954">
                      <w:marLeft w:val="0"/>
                      <w:marRight w:val="0"/>
                      <w:marTop w:val="0"/>
                      <w:marBottom w:val="0"/>
                      <w:divBdr>
                        <w:top w:val="none" w:sz="0" w:space="0" w:color="auto"/>
                        <w:left w:val="none" w:sz="0" w:space="0" w:color="auto"/>
                        <w:bottom w:val="none" w:sz="0" w:space="0" w:color="auto"/>
                        <w:right w:val="none" w:sz="0" w:space="0" w:color="auto"/>
                      </w:divBdr>
                    </w:div>
                  </w:divsChild>
                </w:div>
                <w:div w:id="1997487668">
                  <w:marLeft w:val="0"/>
                  <w:marRight w:val="0"/>
                  <w:marTop w:val="0"/>
                  <w:marBottom w:val="0"/>
                  <w:divBdr>
                    <w:top w:val="none" w:sz="0" w:space="0" w:color="auto"/>
                    <w:left w:val="none" w:sz="0" w:space="0" w:color="auto"/>
                    <w:bottom w:val="none" w:sz="0" w:space="0" w:color="auto"/>
                    <w:right w:val="none" w:sz="0" w:space="0" w:color="auto"/>
                  </w:divBdr>
                  <w:divsChild>
                    <w:div w:id="1047802256">
                      <w:marLeft w:val="0"/>
                      <w:marRight w:val="0"/>
                      <w:marTop w:val="0"/>
                      <w:marBottom w:val="0"/>
                      <w:divBdr>
                        <w:top w:val="none" w:sz="0" w:space="0" w:color="auto"/>
                        <w:left w:val="none" w:sz="0" w:space="0" w:color="auto"/>
                        <w:bottom w:val="none" w:sz="0" w:space="0" w:color="auto"/>
                        <w:right w:val="none" w:sz="0" w:space="0" w:color="auto"/>
                      </w:divBdr>
                    </w:div>
                  </w:divsChild>
                </w:div>
                <w:div w:id="1089502392">
                  <w:marLeft w:val="0"/>
                  <w:marRight w:val="0"/>
                  <w:marTop w:val="0"/>
                  <w:marBottom w:val="0"/>
                  <w:divBdr>
                    <w:top w:val="none" w:sz="0" w:space="0" w:color="auto"/>
                    <w:left w:val="none" w:sz="0" w:space="0" w:color="auto"/>
                    <w:bottom w:val="none" w:sz="0" w:space="0" w:color="auto"/>
                    <w:right w:val="none" w:sz="0" w:space="0" w:color="auto"/>
                  </w:divBdr>
                  <w:divsChild>
                    <w:div w:id="1687516653">
                      <w:marLeft w:val="0"/>
                      <w:marRight w:val="0"/>
                      <w:marTop w:val="0"/>
                      <w:marBottom w:val="0"/>
                      <w:divBdr>
                        <w:top w:val="none" w:sz="0" w:space="0" w:color="auto"/>
                        <w:left w:val="none" w:sz="0" w:space="0" w:color="auto"/>
                        <w:bottom w:val="none" w:sz="0" w:space="0" w:color="auto"/>
                        <w:right w:val="none" w:sz="0" w:space="0" w:color="auto"/>
                      </w:divBdr>
                    </w:div>
                  </w:divsChild>
                </w:div>
                <w:div w:id="1288968364">
                  <w:marLeft w:val="0"/>
                  <w:marRight w:val="0"/>
                  <w:marTop w:val="0"/>
                  <w:marBottom w:val="0"/>
                  <w:divBdr>
                    <w:top w:val="none" w:sz="0" w:space="0" w:color="auto"/>
                    <w:left w:val="none" w:sz="0" w:space="0" w:color="auto"/>
                    <w:bottom w:val="none" w:sz="0" w:space="0" w:color="auto"/>
                    <w:right w:val="none" w:sz="0" w:space="0" w:color="auto"/>
                  </w:divBdr>
                  <w:divsChild>
                    <w:div w:id="1651594488">
                      <w:marLeft w:val="0"/>
                      <w:marRight w:val="0"/>
                      <w:marTop w:val="0"/>
                      <w:marBottom w:val="0"/>
                      <w:divBdr>
                        <w:top w:val="none" w:sz="0" w:space="0" w:color="auto"/>
                        <w:left w:val="none" w:sz="0" w:space="0" w:color="auto"/>
                        <w:bottom w:val="none" w:sz="0" w:space="0" w:color="auto"/>
                        <w:right w:val="none" w:sz="0" w:space="0" w:color="auto"/>
                      </w:divBdr>
                    </w:div>
                  </w:divsChild>
                </w:div>
                <w:div w:id="1858498060">
                  <w:marLeft w:val="0"/>
                  <w:marRight w:val="0"/>
                  <w:marTop w:val="0"/>
                  <w:marBottom w:val="0"/>
                  <w:divBdr>
                    <w:top w:val="none" w:sz="0" w:space="0" w:color="auto"/>
                    <w:left w:val="none" w:sz="0" w:space="0" w:color="auto"/>
                    <w:bottom w:val="none" w:sz="0" w:space="0" w:color="auto"/>
                    <w:right w:val="none" w:sz="0" w:space="0" w:color="auto"/>
                  </w:divBdr>
                  <w:divsChild>
                    <w:div w:id="1324315352">
                      <w:marLeft w:val="0"/>
                      <w:marRight w:val="0"/>
                      <w:marTop w:val="0"/>
                      <w:marBottom w:val="0"/>
                      <w:divBdr>
                        <w:top w:val="none" w:sz="0" w:space="0" w:color="auto"/>
                        <w:left w:val="none" w:sz="0" w:space="0" w:color="auto"/>
                        <w:bottom w:val="none" w:sz="0" w:space="0" w:color="auto"/>
                        <w:right w:val="none" w:sz="0" w:space="0" w:color="auto"/>
                      </w:divBdr>
                    </w:div>
                  </w:divsChild>
                </w:div>
                <w:div w:id="1907452743">
                  <w:marLeft w:val="0"/>
                  <w:marRight w:val="0"/>
                  <w:marTop w:val="0"/>
                  <w:marBottom w:val="0"/>
                  <w:divBdr>
                    <w:top w:val="none" w:sz="0" w:space="0" w:color="auto"/>
                    <w:left w:val="none" w:sz="0" w:space="0" w:color="auto"/>
                    <w:bottom w:val="none" w:sz="0" w:space="0" w:color="auto"/>
                    <w:right w:val="none" w:sz="0" w:space="0" w:color="auto"/>
                  </w:divBdr>
                  <w:divsChild>
                    <w:div w:id="1509326316">
                      <w:marLeft w:val="0"/>
                      <w:marRight w:val="0"/>
                      <w:marTop w:val="0"/>
                      <w:marBottom w:val="0"/>
                      <w:divBdr>
                        <w:top w:val="none" w:sz="0" w:space="0" w:color="auto"/>
                        <w:left w:val="none" w:sz="0" w:space="0" w:color="auto"/>
                        <w:bottom w:val="none" w:sz="0" w:space="0" w:color="auto"/>
                        <w:right w:val="none" w:sz="0" w:space="0" w:color="auto"/>
                      </w:divBdr>
                    </w:div>
                  </w:divsChild>
                </w:div>
                <w:div w:id="1728720033">
                  <w:marLeft w:val="0"/>
                  <w:marRight w:val="0"/>
                  <w:marTop w:val="0"/>
                  <w:marBottom w:val="0"/>
                  <w:divBdr>
                    <w:top w:val="none" w:sz="0" w:space="0" w:color="auto"/>
                    <w:left w:val="none" w:sz="0" w:space="0" w:color="auto"/>
                    <w:bottom w:val="none" w:sz="0" w:space="0" w:color="auto"/>
                    <w:right w:val="none" w:sz="0" w:space="0" w:color="auto"/>
                  </w:divBdr>
                  <w:divsChild>
                    <w:div w:id="2133281863">
                      <w:marLeft w:val="0"/>
                      <w:marRight w:val="0"/>
                      <w:marTop w:val="0"/>
                      <w:marBottom w:val="0"/>
                      <w:divBdr>
                        <w:top w:val="none" w:sz="0" w:space="0" w:color="auto"/>
                        <w:left w:val="none" w:sz="0" w:space="0" w:color="auto"/>
                        <w:bottom w:val="none" w:sz="0" w:space="0" w:color="auto"/>
                        <w:right w:val="none" w:sz="0" w:space="0" w:color="auto"/>
                      </w:divBdr>
                    </w:div>
                  </w:divsChild>
                </w:div>
                <w:div w:id="1779446253">
                  <w:marLeft w:val="0"/>
                  <w:marRight w:val="0"/>
                  <w:marTop w:val="0"/>
                  <w:marBottom w:val="0"/>
                  <w:divBdr>
                    <w:top w:val="none" w:sz="0" w:space="0" w:color="auto"/>
                    <w:left w:val="none" w:sz="0" w:space="0" w:color="auto"/>
                    <w:bottom w:val="none" w:sz="0" w:space="0" w:color="auto"/>
                    <w:right w:val="none" w:sz="0" w:space="0" w:color="auto"/>
                  </w:divBdr>
                  <w:divsChild>
                    <w:div w:id="19268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466178">
          <w:marLeft w:val="0"/>
          <w:marRight w:val="0"/>
          <w:marTop w:val="0"/>
          <w:marBottom w:val="0"/>
          <w:divBdr>
            <w:top w:val="none" w:sz="0" w:space="0" w:color="auto"/>
            <w:left w:val="none" w:sz="0" w:space="0" w:color="auto"/>
            <w:bottom w:val="none" w:sz="0" w:space="0" w:color="auto"/>
            <w:right w:val="none" w:sz="0" w:space="0" w:color="auto"/>
          </w:divBdr>
        </w:div>
        <w:div w:id="1724593115">
          <w:marLeft w:val="0"/>
          <w:marRight w:val="0"/>
          <w:marTop w:val="0"/>
          <w:marBottom w:val="0"/>
          <w:divBdr>
            <w:top w:val="none" w:sz="0" w:space="0" w:color="auto"/>
            <w:left w:val="none" w:sz="0" w:space="0" w:color="auto"/>
            <w:bottom w:val="none" w:sz="0" w:space="0" w:color="auto"/>
            <w:right w:val="none" w:sz="0" w:space="0" w:color="auto"/>
          </w:divBdr>
        </w:div>
      </w:divsChild>
    </w:div>
    <w:div w:id="2127237950">
      <w:bodyDiv w:val="1"/>
      <w:marLeft w:val="0"/>
      <w:marRight w:val="0"/>
      <w:marTop w:val="0"/>
      <w:marBottom w:val="0"/>
      <w:divBdr>
        <w:top w:val="none" w:sz="0" w:space="0" w:color="auto"/>
        <w:left w:val="none" w:sz="0" w:space="0" w:color="auto"/>
        <w:bottom w:val="none" w:sz="0" w:space="0" w:color="auto"/>
        <w:right w:val="none" w:sz="0" w:space="0" w:color="auto"/>
      </w:divBdr>
      <w:divsChild>
        <w:div w:id="1084690403">
          <w:marLeft w:val="0"/>
          <w:marRight w:val="0"/>
          <w:marTop w:val="0"/>
          <w:marBottom w:val="0"/>
          <w:divBdr>
            <w:top w:val="none" w:sz="0" w:space="0" w:color="auto"/>
            <w:left w:val="none" w:sz="0" w:space="0" w:color="auto"/>
            <w:bottom w:val="none" w:sz="0" w:space="0" w:color="auto"/>
            <w:right w:val="none" w:sz="0" w:space="0" w:color="auto"/>
          </w:divBdr>
          <w:divsChild>
            <w:div w:id="270671786">
              <w:marLeft w:val="0"/>
              <w:marRight w:val="0"/>
              <w:marTop w:val="0"/>
              <w:marBottom w:val="0"/>
              <w:divBdr>
                <w:top w:val="none" w:sz="0" w:space="0" w:color="auto"/>
                <w:left w:val="none" w:sz="0" w:space="0" w:color="auto"/>
                <w:bottom w:val="none" w:sz="0" w:space="0" w:color="auto"/>
                <w:right w:val="none" w:sz="0" w:space="0" w:color="auto"/>
              </w:divBdr>
              <w:divsChild>
                <w:div w:id="1886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3D4FDD1918719B40A93F2BD2AF515626" ma:contentTypeVersion="29" ma:contentTypeDescription="Create a new document." ma:contentTypeScope="" ma:versionID="75913e08cc3355567c5a1d8f18f18065">
  <xsd:schema xmlns:xsd="http://www.w3.org/2001/XMLSchema" xmlns:xs="http://www.w3.org/2001/XMLSchema" xmlns:p="http://schemas.microsoft.com/office/2006/metadata/properties" xmlns:ns1="http://schemas.microsoft.com/sharepoint/v3" xmlns:ns2="ca283e0b-db31-4043-a2ef-b80661bf084a" xmlns:ns3="d3457c61-0f51-45e8-aac7-92e920a00ade" xmlns:ns4="http://schemas.microsoft.com/sharepoint/v4" xmlns:ns5="2524f6a1-dc47-4b22-b3e5-b1d27591ace5" targetNamespace="http://schemas.microsoft.com/office/2006/metadata/properties" ma:root="true" ma:fieldsID="eda9a0a7fc65f878ac43a955c743d0f3" ns1:_="" ns2:_="" ns3:_="" ns4:_="" ns5:_="">
    <xsd:import namespace="http://schemas.microsoft.com/sharepoint/v3"/>
    <xsd:import namespace="ca283e0b-db31-4043-a2ef-b80661bf084a"/>
    <xsd:import namespace="d3457c61-0f51-45e8-aac7-92e920a00ade"/>
    <xsd:import namespace="http://schemas.microsoft.com/sharepoint/v4"/>
    <xsd:import namespace="2524f6a1-dc47-4b22-b3e5-b1d27591ace5"/>
    <xsd:element name="properties">
      <xsd:complexType>
        <xsd:sequence>
          <xsd:element name="documentManagement">
            <xsd:complexType>
              <xsd:all>
                <xsd:element ref="ns2:ContentLanguage" minOccurs="0"/>
                <xsd:element ref="ns2:ContentStatus" minOccurs="0"/>
                <xsd:element ref="ns3:h6a71f3e574e4344bc34f3fc9dd20054" minOccurs="0"/>
                <xsd:element ref="ns3:_dlc_DocId" minOccurs="0"/>
                <xsd:element ref="ns3:_dlc_DocIdUrl" minOccurs="0"/>
                <xsd:element ref="ns3:ga975397408f43e4b84ec8e5a598e523" minOccurs="0"/>
                <xsd:element ref="ns3:_dlc_DocIdPersistId" minOccurs="0"/>
                <xsd:element ref="ns3:mda26ace941f4791a7314a339fee829c" minOccurs="0"/>
                <xsd:element ref="ns3:j169e817e0ee4eb8974e6fc4a2762909" minOccurs="0"/>
                <xsd:element ref="ns3:TaxCatchAll" minOccurs="0"/>
                <xsd:element ref="ns3:j048a4f9aaad4a8990a1d5e5f53cb451" minOccurs="0"/>
                <xsd:element ref="ns3:TaxCatchAllLabel" minOccurs="0"/>
                <xsd:element ref="ns3:TaxKeywordTaxHTField" minOccurs="0"/>
                <xsd:element ref="ns4:IconOverlay" minOccurs="0"/>
                <xsd:element ref="ns1:_vti_ItemDeclaredRecord" minOccurs="0"/>
                <xsd:element ref="ns1:_vti_ItemHoldRecordStatus" minOccurs="0"/>
                <xsd:element ref="ns5:MediaServiceMetadata" minOccurs="0"/>
                <xsd:element ref="ns5:MediaServiceFastMetadata" minOccurs="0"/>
                <xsd:element ref="ns5:lcf76f155ced4ddcb4097134ff3c332f" minOccurs="0"/>
                <xsd:element ref="ns5:MediaServiceOCR" minOccurs="0"/>
                <xsd:element ref="ns5:MediaServiceGenerationTime" minOccurs="0"/>
                <xsd:element ref="ns5:MediaServiceEventHashCode" minOccurs="0"/>
                <xsd:element ref="ns5:MediaServiceDateTaken" minOccurs="0"/>
                <xsd:element ref="ns5:MediaServiceObjectDetectorVersions" minOccurs="0"/>
                <xsd:element ref="ns3:SharedWithUsers" minOccurs="0"/>
                <xsd:element ref="ns3:SharedWithDetails" minOccurs="0"/>
                <xsd:element ref="ns5:MediaServiceLocation"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clared Record" ma:hidden="true" ma:internalName="_vti_ItemDeclaredRecord" ma:readOnly="true">
      <xsd:simpleType>
        <xsd:restriction base="dms:DateTime"/>
      </xsd:simpleType>
    </xsd:element>
    <xsd:element name="_vti_ItemHoldRecordStatus" ma:index="29"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ContentLanguage" ma:index="3"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ContentStatus" ma:index="11" nillable="true" ma:displayName="Content Status" ma:default="­" ma:description="Optional column to indicate document status: draft, final or no status." ma:format="RadioButtons" ma:internalName="ContentStatus">
      <xsd:simpleType>
        <xsd:restriction base="dms:Choice">
          <xsd:enumeration value="­"/>
          <xsd:enumeration value="Draft"/>
          <xsd:enumeration value="Final"/>
        </xsd:restriction>
      </xsd:simpleType>
    </xsd:element>
  </xsd:schema>
  <xsd:schema xmlns:xsd="http://www.w3.org/2001/XMLSchema" xmlns:xs="http://www.w3.org/2001/XMLSchema" xmlns:dms="http://schemas.microsoft.com/office/2006/documentManagement/types" xmlns:pc="http://schemas.microsoft.com/office/infopath/2007/PartnerControls" targetNamespace="d3457c61-0f51-45e8-aac7-92e920a00ade" elementFormDefault="qualified">
    <xsd:import namespace="http://schemas.microsoft.com/office/2006/documentManagement/types"/>
    <xsd:import namespace="http://schemas.microsoft.com/office/infopath/2007/PartnerControls"/>
    <xsd:element name="h6a71f3e574e4344bc34f3fc9dd20054" ma:index="15"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_dlc_DocId" ma:index="16" nillable="true" ma:displayName="Document ID Value" ma:description="The value of the document ID assigned to this item." ma:indexed="true"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a975397408f43e4b84ec8e5a598e523" ma:index="18" nillable="true" ma:taxonomy="true" ma:internalName="ga975397408f43e4b84ec8e5a598e523" ma:taxonomyFieldName="OfficeDivision" ma:displayName="Office/Division *" ma:default="10;#Office of Global Innovation-240B|a38e29fd-ea29-4c98-a7c2-ed22641cac42"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_dlc_DocIdPersistId" ma:index="19" nillable="true" ma:displayName="Persist ID" ma:description="Keep ID on add." ma:hidden="true" ma:internalName="_dlc_DocIdPersistId" ma:readOnly="true">
      <xsd:simpleType>
        <xsd:restriction base="dms:Boolean"/>
      </xsd:simpleType>
    </xsd:element>
    <xsd:element name="mda26ace941f4791a7314a339fee829c" ma:index="20"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j169e817e0ee4eb8974e6fc4a2762909" ma:index="21"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4475460d-0a0a-45d8-9a0c-9f3aae2f9363}" ma:internalName="TaxCatchAll" ma:showField="CatchAllData" ma:web="d3457c61-0f51-45e8-aac7-92e920a00ade">
      <xsd:complexType>
        <xsd:complexContent>
          <xsd:extension base="dms:MultiChoiceLookup">
            <xsd:sequence>
              <xsd:element name="Value" type="dms:Lookup" maxOccurs="unbounded" minOccurs="0" nillable="true"/>
            </xsd:sequence>
          </xsd:extension>
        </xsd:complexContent>
      </xsd:complexType>
    </xsd:element>
    <xsd:element name="j048a4f9aaad4a8990a1d5e5f53cb451" ma:index="23"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element name="TaxCatchAllLabel" ma:index="24" nillable="true" ma:displayName="Taxonomy Catch All Column1" ma:hidden="true" ma:list="{4475460d-0a0a-45d8-9a0c-9f3aae2f9363}" ma:internalName="TaxCatchAllLabel" ma:readOnly="true" ma:showField="CatchAllDataLabel" ma:web="d3457c61-0f51-45e8-aac7-92e920a00ad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24f6a1-dc47-4b22-b3e5-b1d27591ace5" elementFormDefault="qualified">
    <xsd:import namespace="http://schemas.microsoft.com/office/2006/documentManagement/types"/>
    <xsd:import namespace="http://schemas.microsoft.com/office/infopath/2007/PartnerControls"/>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DateTaken" ma:index="37" nillable="true" ma:displayName="MediaServiceDateTaken" ma:hidden="true" ma:indexed="true" ma:internalName="MediaServiceDateTaken" ma:readOnly="true">
      <xsd:simpleType>
        <xsd:restriction base="dms:Text"/>
      </xsd:simple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MediaServiceLocation" ma:index="41" nillable="true" ma:displayName="Location" ma:indexed="true" ma:internalName="MediaServiceLocation" ma:readOnly="true">
      <xsd:simpleType>
        <xsd:restriction base="dms:Text"/>
      </xsd:simpleType>
    </xsd:element>
    <xsd:element name="MediaServiceSearchProperties" ma:index="4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ontentStatus xmlns="ca283e0b-db31-4043-a2ef-b80661bf084a" xsi:nil="true"/>
    <IconOverlay xmlns="http://schemas.microsoft.com/sharepoint/v4" xsi:nil="true"/>
    <ContentLanguage xmlns="ca283e0b-db31-4043-a2ef-b80661bf084a">English</ContentLanguage>
    <TaxCatchAll xmlns="d3457c61-0f51-45e8-aac7-92e920a00ade">
      <Value>10</Value>
    </TaxCatchAll>
    <ga975397408f43e4b84ec8e5a598e523 xmlns="d3457c61-0f51-45e8-aac7-92e920a00ade">
      <Terms xmlns="http://schemas.microsoft.com/office/infopath/2007/PartnerControls">
        <TermInfo xmlns="http://schemas.microsoft.com/office/infopath/2007/PartnerControls">
          <TermName xmlns="http://schemas.microsoft.com/office/infopath/2007/PartnerControls">Office of Global Innovation-240B</TermName>
          <TermId xmlns="http://schemas.microsoft.com/office/infopath/2007/PartnerControls">a38e29fd-ea29-4c98-a7c2-ed22641cac42</TermId>
        </TermInfo>
      </Terms>
    </ga975397408f43e4b84ec8e5a598e523>
    <j169e817e0ee4eb8974e6fc4a2762909 xmlns="d3457c61-0f51-45e8-aac7-92e920a00ade">
      <Terms xmlns="http://schemas.microsoft.com/office/infopath/2007/PartnerControls"/>
    </j169e817e0ee4eb8974e6fc4a2762909>
    <lcf76f155ced4ddcb4097134ff3c332f xmlns="2524f6a1-dc47-4b22-b3e5-b1d27591ace5">
      <Terms xmlns="http://schemas.microsoft.com/office/infopath/2007/PartnerControls"/>
    </lcf76f155ced4ddcb4097134ff3c332f>
    <j048a4f9aaad4a8990a1d5e5f53cb451 xmlns="d3457c61-0f51-45e8-aac7-92e920a00ade">
      <Terms xmlns="http://schemas.microsoft.com/office/infopath/2007/PartnerControls"/>
    </j048a4f9aaad4a8990a1d5e5f53cb451>
    <h6a71f3e574e4344bc34f3fc9dd20054 xmlns="d3457c61-0f51-45e8-aac7-92e920a00ade">
      <Terms xmlns="http://schemas.microsoft.com/office/infopath/2007/PartnerControls"/>
    </h6a71f3e574e4344bc34f3fc9dd20054>
    <mda26ace941f4791a7314a339fee829c xmlns="d3457c61-0f51-45e8-aac7-92e920a00ade">
      <Terms xmlns="http://schemas.microsoft.com/office/infopath/2007/PartnerControls"/>
    </mda26ace941f4791a7314a339fee829c>
    <TaxKeywordTaxHTField xmlns="d3457c61-0f51-45e8-aac7-92e920a00ade">
      <Terms xmlns="http://schemas.microsoft.com/office/infopath/2007/PartnerControls"/>
    </TaxKeywordTaxHTField>
    <_dlc_DocId xmlns="d3457c61-0f51-45e8-aac7-92e920a00ade">XC7ZWY22QN7Q-40457413-5098</_dlc_DocId>
    <_dlc_DocIdUrl xmlns="d3457c61-0f51-45e8-aac7-92e920a00ade">
      <Url>https://unicef.sharepoint.com/teams/OOI-HR/_layouts/15/DocIdRedir.aspx?ID=XC7ZWY22QN7Q-40457413-5098</Url>
      <Description>XC7ZWY22QN7Q-40457413-5098</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FC54BD-3EC5-49B3-872B-8B97965527B0}">
  <ds:schemaRefs>
    <ds:schemaRef ds:uri="http://schemas.openxmlformats.org/officeDocument/2006/bibliography"/>
  </ds:schemaRefs>
</ds:datastoreItem>
</file>

<file path=customXml/itemProps2.xml><?xml version="1.0" encoding="utf-8"?>
<ds:datastoreItem xmlns:ds="http://schemas.openxmlformats.org/officeDocument/2006/customXml" ds:itemID="{22672B13-53B1-4757-BD90-D4DBDB2B7F3F}">
  <ds:schemaRefs>
    <ds:schemaRef ds:uri="http://schemas.microsoft.com/sharepoint/events"/>
  </ds:schemaRefs>
</ds:datastoreItem>
</file>

<file path=customXml/itemProps3.xml><?xml version="1.0" encoding="utf-8"?>
<ds:datastoreItem xmlns:ds="http://schemas.openxmlformats.org/officeDocument/2006/customXml" ds:itemID="{7B61CAD0-868F-40A9-9FB1-13657A67C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d3457c61-0f51-45e8-aac7-92e920a00ade"/>
    <ds:schemaRef ds:uri="http://schemas.microsoft.com/sharepoint/v4"/>
    <ds:schemaRef ds:uri="2524f6a1-dc47-4b22-b3e5-b1d27591ac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2F0A8F-285B-449F-86FA-118581E978AF}">
  <ds:schemaRefs>
    <ds:schemaRef ds:uri="http://schemas.microsoft.com/office/2006/metadata/properties"/>
    <ds:schemaRef ds:uri="http://schemas.microsoft.com/office/infopath/2007/PartnerControls"/>
    <ds:schemaRef ds:uri="ca283e0b-db31-4043-a2ef-b80661bf084a"/>
    <ds:schemaRef ds:uri="http://schemas.microsoft.com/sharepoint/v4"/>
    <ds:schemaRef ds:uri="d3457c61-0f51-45e8-aac7-92e920a00ade"/>
    <ds:schemaRef ds:uri="2524f6a1-dc47-4b22-b3e5-b1d27591ace5"/>
  </ds:schemaRefs>
</ds:datastoreItem>
</file>

<file path=customXml/itemProps5.xml><?xml version="1.0" encoding="utf-8"?>
<ds:datastoreItem xmlns:ds="http://schemas.openxmlformats.org/officeDocument/2006/customXml" ds:itemID="{8AA55DFA-871F-4AD8-9E9D-0BD70DF091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Pages>
  <Words>3395</Words>
  <Characters>19358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Grimes</dc:creator>
  <cp:keywords/>
  <cp:lastModifiedBy>Arthur Souza Rodrigues</cp:lastModifiedBy>
  <cp:revision>1</cp:revision>
  <cp:lastPrinted>2023-09-05T10:13:00Z</cp:lastPrinted>
  <dcterms:created xsi:type="dcterms:W3CDTF">2023-07-04T18:21:00Z</dcterms:created>
  <dcterms:modified xsi:type="dcterms:W3CDTF">2026-09-26T00:04:00Z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0x0101009BA85F8052A6DA4FA3E31FF9F74C6970003D4FDD1918719B40A93F2BD2AF515626</vt:lpwstr>
  </property>
  <property fmtid="{D5CDD505-2E9C-101B-9397-08002B2CF9AE}" pid="3" name="Topic">
    <vt:lpwstr/>
  </property>
  <property fmtid="{D5CDD505-2E9C-101B-9397-08002B2CF9AE}" pid="4" name="Document Type">
    <vt:lpwstr/>
  </property>
  <property fmtid="{D5CDD505-2E9C-101B-9397-08002B2CF9AE}" pid="5" name="_dlc_DocIdItemGuid">
    <vt:lpwstr>3bd5d9ae-0592-4f20-8c30-3ef9207f0d3c</vt:lpwstr>
  </property>
  <property fmtid="{D5CDD505-2E9C-101B-9397-08002B2CF9AE}" pid="6" name="TaxKeyword">
    <vt:lpwstr/>
  </property>
  <property fmtid="{D5CDD505-2E9C-101B-9397-08002B2CF9AE}" pid="7" name="DocumentType">
    <vt:lpwstr/>
  </property>
  <property fmtid="{D5CDD505-2E9C-101B-9397-08002B2CF9AE}" pid="8" name="GeographicScope">
    <vt:lpwstr/>
  </property>
  <property fmtid="{D5CDD505-2E9C-101B-9397-08002B2CF9AE}" pid="9" name="OfficeDivision">
    <vt:lpwstr>10;#Office of Global Innovation-240B|a38e29fd-ea29-4c98-a7c2-ed22641cac42</vt:lpwstr>
  </property>
  <property fmtid="{D5CDD505-2E9C-101B-9397-08002B2CF9AE}" pid="10" name="SystemDTAC">
    <vt:lpwstr/>
  </property>
  <property fmtid="{D5CDD505-2E9C-101B-9397-08002B2CF9AE}" pid="11" name="CriticalForLongTermRetention">
    <vt:lpwstr/>
  </property>
  <property fmtid="{D5CDD505-2E9C-101B-9397-08002B2CF9AE}" pid="12" name="MediaServiceImageTags">
    <vt:lpwstr/>
  </property>
</Properties>
</file>