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DB782A" w14:textId="77777777" w:rsidR="002B04B4" w:rsidRDefault="00F93B15">
      <w:pPr>
        <w:rPr>
          <w:ins w:id="6" w:author="Comparison" w:date="2026-09-26T15:15:00Z" w16du:dateUtc="2026-09-26T19:15:00Z"/>
          <w:rFonts w:hint="eastAsia"/>
        </w:rPr>
      </w:pPr>
      <w:ins w:id="7" w:author="Comparison" w:date="2026-09-26T15:15:00Z" w16du:dateUtc="2026-09-26T19:15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251660288" behindDoc="0" locked="0" layoutInCell="1" allowOverlap="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1" name="Shape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ins>
    </w:p>
    <w:p w14:paraId="019DC5DE" w14:textId="77777777" w:rsidR="002B04B4" w:rsidRDefault="002B04B4">
      <w:pPr>
        <w:rPr>
          <w:ins w:id="8" w:author="Comparison" w:date="2026-09-26T15:15:00Z" w16du:dateUtc="2026-09-26T19:15:00Z"/>
          <w:rFonts w:hint="eastAsia"/>
        </w:rPr>
      </w:pPr>
    </w:p>
    <w:p w14:paraId="1CBC8AA0" w14:textId="77777777" w:rsidR="002B04B4" w:rsidRDefault="00F93B15">
      <w:pPr>
        <w:rPr>
          <w:ins w:id="9" w:author="Comparison" w:date="2026-09-26T15:15:00Z" w16du:dateUtc="2026-09-26T19:15:00Z"/>
          <w:rFonts w:hint="eastAsia"/>
        </w:rPr>
      </w:pPr>
      <w:ins w:id="10" w:author="Comparison" w:date="2026-09-26T15:15:00Z" w16du:dateUtc="2026-09-26T19:15:00Z">
        <w:r>
          <w:t>My test with some shapes.</w:t>
        </w:r>
      </w:ins>
    </w:p>
    <w:p w14:paraId="081EDFB7" w14:textId="77777777" w:rsidR="002B04B4" w:rsidRDefault="00F93B15">
      <w:pPr>
        <w:rPr>
          <w:ins w:id="11" w:author="Comparison" w:date="2026-09-26T15:15:00Z" w16du:dateUtc="2026-09-26T19:15:00Z"/>
          <w:rFonts w:hint="eastAsia"/>
        </w:rPr>
      </w:pPr>
      <w:ins w:id="12" w:author="Comparison" w:date="2026-09-26T15:15:00Z" w16du:dateUtc="2026-09-26T19:15:00Z">
        <w:r>
          <w:rPr>
            <w:noProof/>
          </w:rPr>
          <mc:AlternateContent>
            <mc:Choice Requires="wpg">
              <w:drawing>
                <wp:anchor distT="635" distB="635" distL="0" distR="635" simplePos="0" relativeHeight="251659264" behindDoc="0" locked="0" layoutInCell="0" allowOverlap="1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591185</wp:posOffset>
                  </wp:positionV>
                  <wp:extent cx="3466465" cy="1628775"/>
                  <wp:effectExtent l="635" t="1270" r="1270" b="1270"/>
                  <wp:wrapSquare wrapText="bothSides"/>
                  <wp:docPr id="2" name="DrawObject1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66440" cy="1628640"/>
                            <a:chOff x="0" y="0"/>
                            <a:chExt cx="3466440" cy="1628640"/>
                          </a:xfrm>
                        </wpg:grpSpPr>
                        <wps:wsp>
                          <wps:cNvPr id="3" name="Shape 1"/>
                          <wps:cNvSpPr/>
                          <wps:spPr>
                            <a:xfrm>
                              <a:off x="1260360" y="0"/>
                              <a:ext cx="1571760" cy="157176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4" name="Shape 2"/>
                          <wps:cNvSpPr/>
                          <wps:spPr>
                            <a:xfrm>
                              <a:off x="0" y="320760"/>
                              <a:ext cx="1841400" cy="1308240"/>
                            </a:xfrm>
                            <a:prstGeom prst="ellipse">
                              <a:avLst/>
                            </a:prstGeom>
                            <a:solidFill>
                              <a:srgbClr val="729FCF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Shape 3"/>
                          <wps:cNvSpPr/>
                          <wps:spPr>
                            <a:xfrm>
                              <a:off x="2461320" y="54000"/>
                              <a:ext cx="1005120" cy="1212840"/>
                            </a:xfrm>
                            <a:prstGeom prst="ellipse">
                              <a:avLst/>
                            </a:prstGeom>
                            <a:solidFill>
                              <a:srgbClr val="00A933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shape_0" alt="DrawObject1" style="position:absolute;margin-left:1.8pt;margin-top:46.55pt;width:273pt;height:128.25pt" coordorigin="36,931" coordsize="5460,2565">
                  <v:oval id="shape_0" ID="Shape 1" path="l-2147483648,-2147483643l-2147483628,-2147483627l-2147483648,-2147483643l-2147483626,-2147483625xe" fillcolor="red" stroked="t" o:allowincell="f" style="position:absolute;left:2021;top:931;width:2474;height:2474;mso-wrap-style:none;v-text-anchor:middle">
                    <v:fill o:detectmouseclick="t" type="solid" color2="aqua"/>
                    <v:stroke color="#3465a4" joinstyle="round" endcap="flat"/>
                    <w10:wrap type="square"/>
                  </v:oval>
                  <v:oval id="shape_0" ID="Shape 2" path="l-2147483648,-2147483643l-2147483628,-2147483627l-2147483648,-2147483643l-2147483626,-2147483625xe" fillcolor="#729fcf" stroked="t" o:allowincell="f" style="position:absolute;left:36;top:1436;width:2899;height:2059;mso-wrap-style:none;v-text-anchor:middle">
                    <v:fill o:detectmouseclick="t" type="solid" color2="#8d6030"/>
                    <v:stroke color="#3465a4" joinstyle="round" endcap="flat"/>
                    <w10:wrap type="square"/>
                  </v:oval>
                  <v:oval id="shape_0" ID="Shape 3" path="l-2147483648,-2147483643l-2147483628,-2147483627l-2147483648,-2147483643l-2147483626,-2147483625xe" fillcolor="#00a933" stroked="t" o:allowincell="f" style="position:absolute;left:3912;top:1016;width:1582;height:1909;mso-wrap-style:none;v-text-anchor:middle">
                    <v:fill o:detectmouseclick="t" type="solid" color2="#ff56cc"/>
                    <v:stroke color="#3465a4" joinstyle="round" endcap="flat"/>
                    <w10:wrap type="square"/>
                  </v:oval>
                </v:group>
              </w:pict>
            </mc:Fallback>
          </mc:AlternateContent>
        </w:r>
        <w:r>
          <w:t>My test with some shapes.</w:t>
        </w:r>
      </w:ins>
    </w:p>
    <w:p w14:paraId="23792851" w14:textId="77777777" w:rsidR="002B04B4" w:rsidRDefault="00F93B15">
      <w:pPr>
        <w:rPr>
          <w:ins w:id="13" w:author="Comparison" w:date="2026-09-26T15:15:00Z" w16du:dateUtc="2026-09-26T19:15:00Z"/>
          <w:rFonts w:hint="eastAsia"/>
        </w:rPr>
      </w:pPr>
      <w:ins w:id="14" w:author="Comparison" w:date="2026-09-26T15:15:00Z" w16du:dateUtc="2026-09-26T19:15:00Z">
        <w:r>
          <w:t>My test with some shapes.</w:t>
        </w:r>
      </w:ins>
    </w:p>
    <w:p w14:paraId="7A0C696D" w14:textId="77777777" w:rsidR="002B04B4" w:rsidRDefault="00F93B15">
      <w:pPr>
        <w:rPr>
          <w:ins w:id="15" w:author="Comparison" w:date="2026-09-26T15:15:00Z" w16du:dateUtc="2026-09-26T19:15:00Z"/>
          <w:rFonts w:hint="eastAsia"/>
        </w:rPr>
      </w:pPr>
      <w:ins w:id="16" w:author="Comparison" w:date="2026-09-26T15:15:00Z" w16du:dateUtc="2026-09-26T19:15:00Z">
        <w:r>
          <w:t>My test with some shapes.</w:t>
        </w:r>
      </w:ins>
    </w:p>
    <w:p w14:paraId="4935736B" w14:textId="77777777" w:rsidR="002B04B4" w:rsidRDefault="00F93B15">
      <w:pPr>
        <w:rPr>
          <w:ins w:id="17" w:author="Comparison" w:date="2026-09-26T15:15:00Z" w16du:dateUtc="2026-09-26T19:15:00Z"/>
          <w:rFonts w:hint="eastAsia"/>
        </w:rPr>
      </w:pPr>
      <w:ins w:id="18" w:author="Comparison" w:date="2026-09-26T15:15:00Z" w16du:dateUtc="2026-09-26T19:15:00Z">
        <w:r>
          <w:t>My test with some shapes.</w:t>
        </w:r>
      </w:ins>
    </w:p>
    <w:p w14:paraId="2299B8D9" w14:textId="77777777" w:rsidR="002B04B4" w:rsidRDefault="00F93B15">
      <w:pPr>
        <w:rPr>
          <w:ins w:id="19" w:author="Comparison" w:date="2026-09-26T15:15:00Z" w16du:dateUtc="2026-09-26T19:15:00Z"/>
          <w:rFonts w:hint="eastAsia"/>
        </w:rPr>
      </w:pPr>
      <w:ins w:id="20" w:author="Comparison" w:date="2026-09-26T15:15:00Z" w16du:dateUtc="2026-09-26T19:15:00Z">
        <w:r>
          <w:t>My test with some shapes.</w:t>
        </w:r>
      </w:ins>
    </w:p>
    <w:p w14:paraId="7E5522A9" w14:textId="77777777" w:rsidR="002B04B4" w:rsidRDefault="00F93B15">
      <w:pPr>
        <w:rPr>
          <w:ins w:id="21" w:author="Comparison" w:date="2026-09-26T15:15:00Z" w16du:dateUtc="2026-09-26T19:15:00Z"/>
          <w:rFonts w:hint="eastAsia"/>
        </w:rPr>
      </w:pPr>
      <w:ins w:id="22" w:author="Comparison" w:date="2026-09-26T15:15:00Z" w16du:dateUtc="2026-09-26T19:15:00Z">
        <w:r>
          <w:t>My test with some shapes.</w:t>
        </w:r>
      </w:ins>
    </w:p>
    <w:p w14:paraId="231FB8B0" w14:textId="77777777" w:rsidR="002B04B4" w:rsidRDefault="00F93B15">
      <w:pPr>
        <w:rPr>
          <w:ins w:id="23" w:author="Comparison" w:date="2026-09-26T15:15:00Z" w16du:dateUtc="2026-09-26T19:15:00Z"/>
          <w:rFonts w:hint="eastAsia"/>
        </w:rPr>
      </w:pPr>
      <w:ins w:id="24" w:author="Comparison" w:date="2026-09-26T15:15:00Z" w16du:dateUtc="2026-09-26T19:15:00Z">
        <w:r>
          <w:t>My test with some shapes.</w:t>
        </w:r>
      </w:ins>
    </w:p>
    <w:p w14:paraId="12FD0531" w14:textId="77777777" w:rsidR="002B04B4" w:rsidRDefault="00F93B15">
      <w:pPr>
        <w:rPr>
          <w:ins w:id="25" w:author="Comparison" w:date="2026-09-26T15:15:00Z" w16du:dateUtc="2026-09-26T19:15:00Z"/>
          <w:rFonts w:hint="eastAsia"/>
        </w:rPr>
      </w:pPr>
      <w:ins w:id="26" w:author="Comparison" w:date="2026-09-26T15:15:00Z" w16du:dateUtc="2026-09-26T19:15:00Z">
        <w:r>
          <w:t>My test with some shapes.</w:t>
        </w:r>
      </w:ins>
    </w:p>
    <w:p w14:paraId="0FBCE6B2" w14:textId="77777777" w:rsidR="002B04B4" w:rsidRDefault="00F93B15">
      <w:pPr>
        <w:rPr>
          <w:ins w:id="27" w:author="Comparison" w:date="2026-09-26T15:15:00Z" w16du:dateUtc="2026-09-26T19:15:00Z"/>
          <w:rFonts w:hint="eastAsia"/>
        </w:rPr>
      </w:pPr>
      <w:ins w:id="28" w:author="Comparison" w:date="2026-09-26T15:15:00Z" w16du:dateUtc="2026-09-26T19:15:00Z">
        <w:r>
          <w:t>My test with some shapes.</w:t>
        </w:r>
      </w:ins>
    </w:p>
    <w:p w14:paraId="5CEAEF7D" w14:textId="77777777" w:rsidR="002B04B4" w:rsidRDefault="00F93B15">
      <w:pPr>
        <w:rPr>
          <w:ins w:id="29" w:author="Comparison" w:date="2026-09-26T15:15:00Z" w16du:dateUtc="2026-09-26T19:15:00Z"/>
          <w:rFonts w:hint="eastAsia"/>
        </w:rPr>
      </w:pPr>
      <w:ins w:id="30" w:author="Comparison" w:date="2026-09-26T15:15:00Z" w16du:dateUtc="2026-09-26T19:15:00Z">
        <w:r>
          <w:t>My test with some shapes.</w:t>
        </w:r>
      </w:ins>
    </w:p>
    <w:p w14:paraId="3BF26A6C" w14:textId="77777777" w:rsidR="002B04B4" w:rsidRDefault="00F93B15">
      <w:pPr>
        <w:rPr>
          <w:ins w:id="31" w:author="Comparison" w:date="2026-09-26T15:15:00Z" w16du:dateUtc="2026-09-26T19:15:00Z"/>
          <w:rFonts w:hint="eastAsia"/>
        </w:rPr>
      </w:pPr>
      <w:ins w:id="32" w:author="Comparison" w:date="2026-09-26T15:15:00Z" w16du:dateUtc="2026-09-26T19:15:00Z">
        <w:r>
          <w:t>My test with some shapes.</w:t>
        </w:r>
      </w:ins>
    </w:p>
    <w:p w14:paraId="5DE98D2B" w14:textId="77777777" w:rsidR="002B04B4" w:rsidRDefault="00F93B15">
      <w:pPr>
        <w:rPr>
          <w:ins w:id="33" w:author="Comparison" w:date="2026-09-26T15:15:00Z" w16du:dateUtc="2026-09-26T19:15:00Z"/>
          <w:rFonts w:hint="eastAsia"/>
        </w:rPr>
      </w:pPr>
      <w:ins w:id="34" w:author="Comparison" w:date="2026-09-26T15:15:00Z" w16du:dateUtc="2026-09-26T19:15:00Z">
        <w:r>
          <w:t>My test with some shapes.</w:t>
        </w:r>
      </w:ins>
    </w:p>
    <w:p w14:paraId="63D9A5F4" w14:textId="77777777" w:rsidR="002B04B4" w:rsidRDefault="00F93B15">
      <w:pPr>
        <w:rPr>
          <w:ins w:id="35" w:author="Comparison" w:date="2026-09-26T15:15:00Z" w16du:dateUtc="2026-09-26T19:15:00Z"/>
          <w:rFonts w:hint="eastAsia"/>
        </w:rPr>
      </w:pPr>
      <w:ins w:id="36" w:author="Comparison" w:date="2026-09-26T15:15:00Z" w16du:dateUtc="2026-09-26T19:15:00Z">
        <w:r>
          <w:t>My test with some shapes.</w:t>
        </w:r>
      </w:ins>
    </w:p>
    <w:p w14:paraId="2FC05ABB" w14:textId="77777777" w:rsidR="002B04B4" w:rsidRDefault="00F93B15">
      <w:pPr>
        <w:rPr>
          <w:ins w:id="37" w:author="Comparison" w:date="2026-09-26T15:15:00Z" w16du:dateUtc="2026-09-26T19:15:00Z"/>
          <w:rFonts w:hint="eastAsia"/>
        </w:rPr>
      </w:pPr>
      <w:ins w:id="38" w:author="Comparison" w:date="2026-09-26T15:15:00Z" w16du:dateUtc="2026-09-26T19:15:00Z">
        <w:r>
          <w:t>My test with some shapes.</w:t>
        </w:r>
      </w:ins>
    </w:p>
    <w:p w14:paraId="016590A7" w14:textId="77777777" w:rsidR="002B04B4" w:rsidRDefault="00F93B15">
      <w:pPr>
        <w:rPr>
          <w:ins w:id="39" w:author="Comparison" w:date="2026-09-26T15:15:00Z" w16du:dateUtc="2026-09-26T19:15:00Z"/>
          <w:rFonts w:hint="eastAsia"/>
        </w:rPr>
      </w:pPr>
      <w:ins w:id="40" w:author="Comparison" w:date="2026-09-26T15:15:00Z" w16du:dateUtc="2026-09-26T19:15:00Z">
        <w:r>
          <w:t>My test with some shapes.</w:t>
        </w:r>
      </w:ins>
    </w:p>
    <w:p w14:paraId="306B0C8B" w14:textId="77777777" w:rsidR="002B04B4" w:rsidRDefault="00F93B15">
      <w:pPr>
        <w:rPr>
          <w:ins w:id="41" w:author="Comparison" w:date="2026-09-26T15:15:00Z" w16du:dateUtc="2026-09-26T19:15:00Z"/>
          <w:rFonts w:hint="eastAsia"/>
        </w:rPr>
      </w:pPr>
      <w:ins w:id="42" w:author="Comparison" w:date="2026-09-26T15:15:00Z" w16du:dateUtc="2026-09-26T19:15:00Z">
        <w:r>
          <w:t>My test with some shapes.</w:t>
        </w:r>
      </w:ins>
    </w:p>
    <w:p w14:paraId="15CCFAFB" w14:textId="77777777" w:rsidR="002B04B4" w:rsidRDefault="00F93B15">
      <w:pPr>
        <w:rPr>
          <w:ins w:id="43" w:author="Comparison" w:date="2026-09-26T15:15:00Z" w16du:dateUtc="2026-09-26T19:15:00Z"/>
          <w:rFonts w:hint="eastAsia"/>
        </w:rPr>
      </w:pPr>
      <w:ins w:id="44" w:author="Comparison" w:date="2026-09-26T15:15:00Z" w16du:dateUtc="2026-09-26T19:15:00Z">
        <w:r>
          <w:t>My test with some shapes.</w:t>
        </w:r>
      </w:ins>
    </w:p>
    <w:p w14:paraId="73C51CED" w14:textId="77777777" w:rsidR="002B04B4" w:rsidRDefault="00F93B15">
      <w:pPr>
        <w:rPr>
          <w:ins w:id="45" w:author="Comparison" w:date="2026-09-26T15:15:00Z" w16du:dateUtc="2026-09-26T19:15:00Z"/>
          <w:rFonts w:hint="eastAsia"/>
        </w:rPr>
      </w:pPr>
      <w:ins w:id="46" w:author="Comparison" w:date="2026-09-26T15:15:00Z" w16du:dateUtc="2026-09-26T19:15:00Z">
        <w:r>
          <w:t>My test with some shapes.</w:t>
        </w:r>
      </w:ins>
    </w:p>
    <w:p w14:paraId="6BF398F5" w14:textId="77777777" w:rsidR="002B04B4" w:rsidRDefault="00F93B15">
      <w:pPr>
        <w:rPr>
          <w:ins w:id="47" w:author="Comparison" w:date="2026-09-26T15:15:00Z" w16du:dateUtc="2026-09-26T19:15:00Z"/>
          <w:rFonts w:hint="eastAsia"/>
        </w:rPr>
      </w:pPr>
      <w:ins w:id="48" w:author="Comparison" w:date="2026-09-26T15:15:00Z" w16du:dateUtc="2026-09-26T19:15:00Z">
        <w:r>
          <w:t>My test with some shapes.</w:t>
        </w:r>
      </w:ins>
    </w:p>
    <w:p w14:paraId="7B3FE3F7" w14:textId="77777777" w:rsidR="002B04B4" w:rsidRDefault="00F93B15">
      <w:pPr>
        <w:rPr>
          <w:ins w:id="49" w:author="Comparison" w:date="2026-09-26T15:15:00Z" w16du:dateUtc="2026-09-26T19:15:00Z"/>
          <w:rFonts w:hint="eastAsia"/>
        </w:rPr>
      </w:pPr>
      <w:ins w:id="50" w:author="Comparison" w:date="2026-09-26T15:15:00Z" w16du:dateUtc="2026-09-26T19:15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251661312" behindDoc="0" locked="0" layoutInCell="1" allowOverlap="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6" name="Shap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ins>
    </w:p>
    <w:p w14:paraId="5D196966" w14:textId="77777777" w:rsidR="002B04B4" w:rsidRDefault="00F93B15">
      <w:pPr>
        <w:rPr>
          <w:ins w:id="51" w:author="Comparison" w:date="2026-09-26T15:15:00Z" w16du:dateUtc="2026-09-26T19:15:00Z"/>
          <w:rFonts w:hint="eastAsia"/>
        </w:rPr>
      </w:pPr>
      <w:ins w:id="52" w:author="Comparison" w:date="2026-09-26T15:15:00Z" w16du:dateUtc="2026-09-26T19:15:00Z">
        <w:r>
          <w:t>My test with some shapes.</w:t>
        </w:r>
      </w:ins>
    </w:p>
    <w:p w14:paraId="056C1254" w14:textId="5E0ACA26" w:rsidR="008F2440" w:rsidRPr="008F2440" w:rsidRDefault="00F93B15" w:rsidP="008F2440">
      <w:pPr>
        <w:rPr>
          <w:del w:id="53" w:author="Comparison" w:date="2026-09-26T15:15:00Z" w16du:dateUtc="2026-09-26T19:15:00Z"/>
          <w:rFonts w:ascii="Arial" w:hAnsi="Arial" w:cs="Arial"/>
        </w:rPr>
      </w:pPr>
      <w:ins w:id="54" w:author="Comparison" w:date="2026-09-26T15:15:00Z" w16du:dateUtc="2026-09-26T19:15:00Z">
        <w:r>
          <w:rPr>
            <w:noProof/>
          </w:rPr>
          <mc:AlternateContent>
            <mc:Choice Requires="wps"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column">
                    <wp:posOffset>832485</wp:posOffset>
                  </wp:positionH>
                  <wp:positionV relativeFrom="paragraph">
                    <wp:posOffset>233680</wp:posOffset>
                  </wp:positionV>
                  <wp:extent cx="634365" cy="634365"/>
                  <wp:effectExtent l="1270" t="1270" r="635" b="635"/>
                  <wp:wrapNone/>
                  <wp:docPr id="7" name="Shap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prstGeom prst="ellipse">
                            <a:avLst/>
                          </a:prstGeom>
                          <a:solidFill>
                            <a:srgbClr val="780373"/>
                          </a:solidFill>
                          <a:ln w="0">
                            <a:solidFill>
                              <a:srgbClr val="BBE33D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oval id="shape_0" ID="Shape 6" fillcolor="#780373" stroked="t" o:allowincell="f" style="position:absolute;margin-left:65.55pt;margin-top:18.4pt;width:49.9pt;height:49.9pt;mso-wrap-style:none;v-text-anchor:middle">
                  <v:textbox>
                    <w:txbxContent>
                      <w:p>
                        <w:pPr>
                          <w:overflowPunct w:val="false"/>
                          <w:jc w:val="center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v:fill o:detectmouseclick="t" color2="#87fc8c"/>
                  <v:stroke color="#bbe33d" joinstyle="round" endcap="flat"/>
                  <w10:wrap type="none"/>
                </v:oval>
              </w:pict>
            </mc:Fallback>
          </mc:AlternateContent>
        </w:r>
      </w:ins>
      <w:del w:id="55" w:author="Comparison" w:date="2026-09-26T15:15:00Z" w16du:dateUtc="2026-09-26T19:15:00Z">
        <w:r w:rsidR="008F2440" w:rsidRPr="008F2440">
          <w:rPr>
            <w:rFonts w:ascii="Arial" w:hAnsi="Arial"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="008F2440" w:rsidRPr="008F2440">
          <w:rPr>
            <w:rFonts w:ascii="Arial" w:eastAsia="Arial" w:hAnsi="Arial" w:cs="Arial"/>
          </w:rPr>
          <w:delText>, except as follows:</w:delText>
        </w:r>
      </w:del>
    </w:p>
    <w:p w14:paraId="1E07DA70" w14:textId="77777777" w:rsidR="008F2440" w:rsidRPr="008F2440" w:rsidRDefault="008F2440" w:rsidP="008F2440">
      <w:pPr>
        <w:rPr>
          <w:del w:id="56" w:author="Comparison" w:date="2026-09-26T15:15:00Z" w16du:dateUtc="2026-09-26T19:15:00Z"/>
          <w:rFonts w:ascii="Arial" w:eastAsia="Arial" w:hAnsi="Arial" w:cs="Arial"/>
        </w:rPr>
      </w:pPr>
    </w:p>
    <w:p w14:paraId="2E53BDD3" w14:textId="07FD8DB3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del w:id="57" w:author="Comparison" w:date="2026-09-26T15:15:00Z" w16du:dateUtc="2026-09-26T19:15:00Z"/>
          <w:rFonts w:ascii="Arial" w:hAnsi="Arial" w:cs="Arial"/>
        </w:rPr>
      </w:pPr>
      <w:del w:id="58" w:author="Comparison" w:date="2026-09-26T15:15:00Z" w16du:dateUtc="2026-09-26T19:15:00Z">
        <w:r w:rsidRPr="008F2440">
          <w:rPr>
            <w:rFonts w:ascii="Arial" w:eastAsia="Arial" w:hAnsi="Arial" w:cs="Arial"/>
            <w:color w:val="000000"/>
          </w:rPr>
          <w:delText xml:space="preserve">The </w:delText>
        </w:r>
        <w:r w:rsidRPr="008F2440">
          <w:rPr>
            <w:rFonts w:ascii="Arial" w:hAnsi="Arial"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rFonts w:ascii="Arial" w:eastAsia="Arial" w:hAnsi="Arial" w:cs="Arial"/>
            <w:color w:val="000000"/>
          </w:rPr>
          <w:delText>.</w:delText>
        </w:r>
      </w:del>
    </w:p>
    <w:p w14:paraId="5DA617E6" w14:textId="58B44C14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del w:id="59" w:author="Comparison" w:date="2026-09-26T15:15:00Z" w16du:dateUtc="2026-09-26T19:15:00Z"/>
          <w:rFonts w:ascii="Arial" w:hAnsi="Arial" w:cs="Arial"/>
        </w:rPr>
      </w:pPr>
      <w:del w:id="60" w:author="Comparison" w:date="2026-09-26T15:15:00Z" w16du:dateUtc="2026-09-26T19:15:00Z">
        <w:r w:rsidRPr="008F2440">
          <w:rPr>
            <w:rFonts w:ascii="Arial" w:eastAsia="Arial" w:hAnsi="Arial" w:cs="Arial"/>
            <w:color w:val="000000"/>
          </w:rPr>
          <w:delText xml:space="preserve">If </w:delText>
        </w:r>
        <w:r w:rsidRPr="008F2440">
          <w:rPr>
            <w:rFonts w:ascii="Arial" w:hAnsi="Arial"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rFonts w:ascii="Arial" w:eastAsia="Arial" w:hAnsi="Arial" w:cs="Arial"/>
            <w:color w:val="000000"/>
          </w:rPr>
          <w:delText xml:space="preserve">.  </w:delText>
        </w:r>
      </w:del>
    </w:p>
    <w:p w14:paraId="5C0FD7C7" w14:textId="395EEE6D" w:rsidR="00D24516" w:rsidRDefault="008F2440">
      <w:pPr>
        <w:rPr>
          <w:rPrChange w:id="61" w:author="Comparison" w:date="2026-09-26T15:15:00Z" w16du:dateUtc="2026-09-26T19:15:00Z">
            <w:rPr>
              <w:rFonts w:ascii="Arial" w:hAnsi="Arial" w:cs="Arial"/>
            </w:rPr>
          </w:rPrChange>
        </w:rPr>
        <w:pPrChange w:id="62" w:author="Comparison" w:date="2026-09-26T15:15:00Z" w16du:dateUtc="2026-09-26T19:15:00Z">
          <w:pPr>
            <w:numPr>
              <w:numId w:val="1"/>
            </w:numPr>
            <w:spacing w:after="240"/>
            <w:ind w:left="540" w:hanging="270"/>
            <w:jc w:val="both"/>
          </w:pPr>
        </w:pPrChange>
      </w:pPr>
      <w:del w:id="63" w:author="Comparison" w:date="2026-09-26T15:15:00Z" w16du:dateUtc="2026-09-26T19:15:00Z">
        <w:r w:rsidRPr="008F2440">
          <w:rPr>
            <w:rFonts w:ascii="Arial" w:eastAsia="Arial" w:hAnsi="Arial" w:cs="Arial"/>
            <w:color w:val="000000"/>
          </w:rPr>
          <w:delText xml:space="preserve">Unless </w:delText>
        </w:r>
        <w:r w:rsidRPr="008F2440">
          <w:rPr>
            <w:rFonts w:ascii="Arial" w:hAnsi="Arial" w:cs="Arial"/>
            <w:color w:val="000000"/>
            <w:shd w:val="clear" w:color="auto" w:fill="FFFFFF"/>
          </w:rPr>
          <w:delText>um has been the industry's standard dummy text ever since the 1500s, when an unknown printer took a galley of type and scrambled it to make a type specimen book. It has survived not only five centuries, but also the</w:delText>
        </w:r>
        <w:r w:rsidRPr="008F2440">
          <w:rPr>
            <w:rFonts w:ascii="Arial" w:eastAsia="Arial" w:hAnsi="Arial" w:cs="Arial"/>
            <w:color w:val="000000"/>
          </w:rPr>
          <w:delText xml:space="preserve">. </w:delText>
        </w:r>
      </w:del>
    </w:p>
    <w:sectPr w:rsidR="00D24516">
      <w:pgSz w:w="11906" w:h="16838"/>
      <w:pgMar w:top="1134" w:right="1134" w:bottom="1134" w:left="1134" w:header="0" w:footer="0" w:gutter="0"/>
      <w:cols w:space="720"/>
      <w:formProt w:val="0"/>
      <w:docGrid w:linePitch="100"/>
      <w:sectPrChange w:id="64" w:author="Comparison" w:date="2026-09-26T15:15:00Z" w16du:dateUtc="2026-09-26T19:15:00Z">
        <w:sectPr w:rsidR="00D24516">
          <w:pgMar w:top="1440" w:right="1440" w:bottom="1440" w:left="1440" w:header="708" w:footer="708" w:gutter="0"/>
          <w:cols w:space="708"/>
          <w:formProt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01"/>
    <w:family w:val="roman"/>
    <w:pitch w:val="variable"/>
  </w:font>
  <w:font w:name="Noto Serif CJK SC">
    <w:panose1 w:val="020B0604020202020204"/>
    <w:charset w:val="86"/>
    <w:family w:val="auto"/>
    <w:pitch w:val="default"/>
    <w:sig w:usb0="30000083" w:usb1="2BDF3C10" w:usb2="00000016" w:usb3="00000000" w:csb0="602E0107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3264A1"/>
    <w:multiLevelType w:val="hybridMultilevel"/>
    <w:tmpl w:val="80E0922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9840032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40"/>
    <w:rsid w:val="002B04B4"/>
    <w:rsid w:val="003A1882"/>
    <w:rsid w:val="003F5AD3"/>
    <w:rsid w:val="00635D55"/>
    <w:rsid w:val="0086697F"/>
    <w:rsid w:val="008F2440"/>
    <w:rsid w:val="009F58C9"/>
    <w:rsid w:val="00AF4127"/>
    <w:rsid w:val="00B41974"/>
    <w:rsid w:val="00D24516"/>
    <w:rsid w:val="00ED1B22"/>
    <w:rsid w:val="00F9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B531A"/>
  <w15:chartTrackingRefBased/>
  <w15:docId w15:val="{A400A132-6132-CF43-9F99-4B5EBEEE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pPrChange w:id="0" w:author="Comparison" w:date="2026-09-26T15:15:00Z">
        <w:pPr/>
      </w:pPrChange>
    </w:pPr>
    <w:rPr>
      <w:rFonts w:ascii="Liberation Serif" w:eastAsia="Noto Serif CJK SC" w:hAnsi="Liberation Serif" w:cs="Noto Sans Devanagari"/>
      <w:lang w:val="en-US" w:eastAsia="zh-CN" w:bidi="hi-IN"/>
      <w14:ligatures w14:val="none"/>
      <w:rPrChange w:id="0" w:author="Comparison" w:date="2026-09-26T15:15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F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4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4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4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4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4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4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4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440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  <w:pPrChange w:id="1" w:author="Comparison" w:date="2026-09-26T15:15:00Z">
        <w:pPr>
          <w:keepNext/>
          <w:suppressAutoHyphens/>
          <w:spacing w:before="240" w:after="120"/>
        </w:pPr>
      </w:pPrChange>
    </w:pPr>
    <w:rPr>
      <w:rFonts w:ascii="Liberation Sans" w:eastAsia="Noto Sans CJK SC" w:hAnsi="Liberation Sans"/>
      <w:sz w:val="28"/>
      <w:szCs w:val="28"/>
      <w:rPrChange w:id="1" w:author="Comparison" w:date="2026-09-26T15:15:00Z">
        <w:rPr>
          <w:rFonts w:ascii="Liberation Sans" w:eastAsia="Noto Sans CJK SC" w:hAnsi="Liberation Sans" w:cs="Noto Sans Devanagari"/>
          <w:kern w:val="2"/>
          <w:sz w:val="28"/>
          <w:szCs w:val="28"/>
          <w:lang w:val="en-US" w:eastAsia="zh-CN" w:bidi="hi-IN"/>
        </w:rPr>
      </w:rPrChange>
    </w:rPr>
  </w:style>
  <w:style w:type="paragraph" w:styleId="BodyText">
    <w:name w:val="Body Text"/>
    <w:basedOn w:val="Normal"/>
    <w:link w:val="BodyTextChar"/>
    <w:pPr>
      <w:spacing w:after="140" w:line="276" w:lineRule="auto"/>
      <w:pPrChange w:id="2" w:author="Comparison" w:date="2026-09-26T15:15:00Z">
        <w:pPr>
          <w:suppressAutoHyphens/>
          <w:spacing w:after="140" w:line="276" w:lineRule="auto"/>
        </w:pPr>
      </w:pPrChange>
    </w:pPr>
    <w:rPr>
      <w:rPrChange w:id="2" w:author="Comparison" w:date="2026-09-26T15:15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character" w:customStyle="1" w:styleId="BodyTextChar">
    <w:name w:val="Body Text Char"/>
    <w:basedOn w:val="DefaultParagraphFont"/>
    <w:link w:val="BodyText"/>
    <w:rsid w:val="003F5AD3"/>
    <w:rPr>
      <w:rFonts w:ascii="Liberation Serif" w:eastAsia="Noto Serif CJK SC" w:hAnsi="Liberation Serif" w:cs="Noto Sans Devanagari"/>
      <w:lang w:val="en-US" w:eastAsia="zh-CN" w:bidi="hi-IN"/>
      <w14:ligatures w14:val="none"/>
    </w:rPr>
  </w:style>
  <w:style w:type="paragraph" w:styleId="List">
    <w:name w:val="List"/>
    <w:basedOn w:val="BodyText"/>
    <w:pPr>
      <w:pPrChange w:id="3" w:author="Comparison" w:date="2026-09-26T15:15:00Z">
        <w:pPr>
          <w:suppressAutoHyphens/>
          <w:spacing w:after="140" w:line="276" w:lineRule="auto"/>
        </w:pPr>
      </w:pPrChange>
    </w:pPr>
    <w:rPr>
      <w:rPrChange w:id="3" w:author="Comparison" w:date="2026-09-26T15:15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paragraph" w:styleId="Caption">
    <w:name w:val="caption"/>
    <w:basedOn w:val="Normal"/>
    <w:qFormat/>
    <w:pPr>
      <w:suppressLineNumbers/>
      <w:spacing w:before="120" w:after="120"/>
      <w:pPrChange w:id="4" w:author="Comparison" w:date="2026-09-26T15:15:00Z">
        <w:pPr>
          <w:suppressLineNumbers/>
          <w:suppressAutoHyphens/>
          <w:spacing w:before="120" w:after="120"/>
        </w:pPr>
      </w:pPrChange>
    </w:pPr>
    <w:rPr>
      <w:i/>
      <w:iCs/>
      <w:rPrChange w:id="4" w:author="Comparison" w:date="2026-09-26T15:15:00Z">
        <w:rPr>
          <w:rFonts w:ascii="Liberation Serif" w:eastAsia="Noto Serif CJK SC" w:hAnsi="Liberation Serif" w:cs="Noto Sans Devanagari"/>
          <w:i/>
          <w:iCs/>
          <w:kern w:val="2"/>
          <w:sz w:val="24"/>
          <w:szCs w:val="24"/>
          <w:lang w:val="en-US" w:eastAsia="zh-CN" w:bidi="hi-IN"/>
        </w:rPr>
      </w:rPrChange>
    </w:rPr>
  </w:style>
  <w:style w:type="paragraph" w:customStyle="1" w:styleId="Index">
    <w:name w:val="Index"/>
    <w:basedOn w:val="Normal"/>
    <w:qFormat/>
    <w:pPr>
      <w:suppressLineNumbers/>
      <w:pPrChange w:id="5" w:author="Comparison" w:date="2026-09-26T15:15:00Z">
        <w:pPr>
          <w:suppressLineNumbers/>
          <w:suppressAutoHyphens/>
        </w:pPr>
      </w:pPrChange>
    </w:pPr>
    <w:rPr>
      <w:rPrChange w:id="5" w:author="Comparison" w:date="2026-09-26T15:15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1</cp:revision>
  <dcterms:created xsi:type="dcterms:W3CDTF">2025-04-10T17:55:00Z</dcterms:created>
  <dcterms:modified xsi:type="dcterms:W3CDTF">2026-09-26T19:15:00Z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2025-11-07T09:19:38Z</dcterms:created>
  <dc:creator/>
  <dc:description/>
  <dc:language>en-US</dc:language>
  <cp:lastModifiedBy/>
  <dcterms:modified xsi:type="dcterms:W3CDTF">2025-11-07T17:21:54Z</dcterms:modified>
  <cp:revision>4</cp:revision>
  <dc:subject/>
  <dc:title/>
</cp:coreProperties>
</file>