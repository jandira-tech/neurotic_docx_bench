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0CC22" w14:textId="1D9E0C2F" w:rsidR="00B8135C" w:rsidRPr="00497C6B" w:rsidRDefault="00964A58">
      <w:pPr>
        <w:rPr>
          <w:ins w:id="1" w:author="McGugan, Don" w:date="2026-09-25T20:08:00Z" w16du:dateUtc="2026-09-26T00:08:00Z"/>
          <w:b/>
          <w:bCs/>
        </w:rPr>
      </w:pPr>
      <w:ins w:id="2" w:author="McGugan, Don" w:date="2026-09-25T20:08:00Z" w16du:dateUtc="2026-09-26T00:08:00Z">
        <w:r w:rsidRPr="00497C6B">
          <w:rPr>
            <w:b/>
            <w:bCs/>
          </w:rPr>
          <w:t xml:space="preserve">When does the </w:t>
        </w:r>
        <w:r w:rsidR="00C62FEB">
          <w:rPr>
            <w:b/>
            <w:bCs/>
          </w:rPr>
          <w:t>Stock M</w:t>
        </w:r>
        <w:r w:rsidRPr="00497C6B">
          <w:rPr>
            <w:b/>
            <w:bCs/>
          </w:rPr>
          <w:t xml:space="preserve">arket bottom in a </w:t>
        </w:r>
        <w:r w:rsidR="00C62FEB">
          <w:rPr>
            <w:b/>
            <w:bCs/>
          </w:rPr>
          <w:t>R</w:t>
        </w:r>
        <w:r w:rsidRPr="00497C6B">
          <w:rPr>
            <w:b/>
            <w:bCs/>
          </w:rPr>
          <w:t>ecession?</w:t>
        </w:r>
      </w:ins>
    </w:p>
    <w:p w14:paraId="7FE8CA3B" w14:textId="04C14F3A" w:rsidR="009015CD" w:rsidRDefault="009015CD">
      <w:pPr>
        <w:rPr>
          <w:ins w:id="3" w:author="McGugan, Don" w:date="2026-09-25T20:08:00Z" w16du:dateUtc="2026-09-26T00:08:00Z"/>
        </w:rPr>
      </w:pPr>
      <w:ins w:id="4" w:author="McGugan, Don" w:date="2026-09-25T20:08:00Z" w16du:dateUtc="2026-09-26T00:08:00Z">
        <w:r>
          <w:t xml:space="preserve">There have been many calls </w:t>
        </w:r>
        <w:r w:rsidR="00497C6B">
          <w:t xml:space="preserve">by economists </w:t>
        </w:r>
        <w:r>
          <w:t>for a recession in the first quarter of 2023.</w:t>
        </w:r>
        <w:r w:rsidR="00A9355E">
          <w:t xml:space="preserve">  Does the stock market bottom before a recession?  Or during?  Or after?  Lets take a look.</w:t>
        </w:r>
      </w:ins>
    </w:p>
    <w:p w14:paraId="5E4688C4" w14:textId="07E221DE" w:rsidR="00A9355E" w:rsidRDefault="00A9355E">
      <w:pPr>
        <w:rPr>
          <w:ins w:id="5" w:author="McGugan, Don" w:date="2026-09-25T20:08:00Z" w16du:dateUtc="2026-09-26T00:08:00Z"/>
          <w:rFonts w:cstheme="minorHAnsi"/>
          <w:color w:val="000000"/>
          <w:shd w:val="clear" w:color="auto" w:fill="FFFFFF"/>
        </w:rPr>
      </w:pPr>
      <w:ins w:id="6" w:author="McGugan, Don" w:date="2026-09-25T20:08:00Z" w16du:dateUtc="2026-09-26T00:08:00Z">
        <w:r>
          <w:t>First, lets see where we are at now.  The Gross Domestic Product</w:t>
        </w:r>
        <w:r w:rsidR="00C62FEB">
          <w:t xml:space="preserve"> in the United States</w:t>
        </w:r>
        <w:r>
          <w:t xml:space="preserve"> hit its high in the Fourth Quarter of 2021.</w:t>
        </w:r>
        <w:r>
          <w:rPr>
            <w:rStyle w:val="FootnoteReference"/>
          </w:rPr>
          <w:footnoteReference w:id="1"/>
        </w:r>
        <w:r>
          <w:t xml:space="preserve">  It doesn’t mean we are in a recession now (the official dating of recession is the National Bureau of Economic </w:t>
        </w:r>
        <w:r w:rsidRPr="00A9355E">
          <w:rPr>
            <w:rFonts w:cstheme="minorHAnsi"/>
          </w:rPr>
          <w:t>Research (</w:t>
        </w:r>
        <w:r w:rsidRPr="00A9355E">
          <w:rPr>
            <w:rFonts w:cstheme="minorHAnsi"/>
            <w:color w:val="000000"/>
            <w:shd w:val="clear" w:color="auto" w:fill="FFFFFF"/>
          </w:rPr>
          <w:t xml:space="preserve">a </w:t>
        </w:r>
        <w:r w:rsidR="00E61832">
          <w:rPr>
            <w:rFonts w:cstheme="minorHAnsi"/>
            <w:color w:val="000000"/>
            <w:shd w:val="clear" w:color="auto" w:fill="FFFFFF"/>
          </w:rPr>
          <w:t xml:space="preserve">non-partisan think tank </w:t>
        </w:r>
        <w:r w:rsidRPr="00A9355E">
          <w:rPr>
            <w:rFonts w:cstheme="minorHAnsi"/>
            <w:color w:val="000000"/>
            <w:shd w:val="clear" w:color="auto" w:fill="FFFFFF"/>
          </w:rPr>
          <w:t>group of business and labor leaders, as well as university-based economists who were committed to uncovering and disseminating important facts about the economy of the United States)</w:t>
        </w:r>
        <w:r w:rsidRPr="00A9355E">
          <w:rPr>
            <w:rStyle w:val="FootnoteReference"/>
            <w:rFonts w:cstheme="minorHAnsi"/>
            <w:color w:val="000000"/>
            <w:shd w:val="clear" w:color="auto" w:fill="FFFFFF"/>
          </w:rPr>
          <w:footnoteReference w:id="2"/>
        </w:r>
        <w:r w:rsidR="00E61832">
          <w:rPr>
            <w:rFonts w:cstheme="minorHAnsi"/>
            <w:color w:val="000000"/>
            <w:shd w:val="clear" w:color="auto" w:fill="FFFFFF"/>
          </w:rPr>
          <w:t>.  So, as we know it right now, the peak of the economy was in the last quarter of 2021.</w:t>
        </w:r>
      </w:ins>
    </w:p>
    <w:p w14:paraId="0E8FD7AD" w14:textId="2A9CBEBE" w:rsidR="00E61832" w:rsidRPr="00E61832" w:rsidRDefault="00E61832">
      <w:pPr>
        <w:rPr>
          <w:ins w:id="9" w:author="McGugan, Don" w:date="2026-09-25T20:08:00Z" w16du:dateUtc="2026-09-26T00:08:00Z"/>
          <w:rFonts w:cstheme="minorHAnsi"/>
          <w:color w:val="000000"/>
          <w:shd w:val="clear" w:color="auto" w:fill="FFFFFF"/>
        </w:rPr>
      </w:pPr>
      <w:ins w:id="10" w:author="McGugan, Don" w:date="2026-09-25T20:08:00Z" w16du:dateUtc="2026-09-26T00:08:00Z">
        <w:r>
          <w:rPr>
            <w:rFonts w:cstheme="minorHAnsi"/>
            <w:color w:val="000000"/>
            <w:shd w:val="clear" w:color="auto" w:fill="FFFFFF"/>
          </w:rPr>
          <w:t xml:space="preserve">So when does the economy hit its bottom?  Below is a chart of each recession since the end of World </w:t>
        </w:r>
        <w:r w:rsidRPr="00E61832">
          <w:rPr>
            <w:rFonts w:cstheme="minorHAnsi"/>
            <w:color w:val="000000"/>
            <w:shd w:val="clear" w:color="auto" w:fill="FFFFFF"/>
          </w:rPr>
          <w:t>War 2.  The average time when the economy hits its bottom or trough is 10.41 months.</w:t>
        </w:r>
      </w:ins>
    </w:p>
    <w:p w14:paraId="5FA88F7B" w14:textId="2A108BBB" w:rsidR="002E2E5C" w:rsidRPr="00D10EF4" w:rsidRDefault="00CD24C8">
      <w:pPr>
        <w:rPr>
          <w:del w:id="11" w:author="McGugan, Don" w:date="2026-09-25T20:08:00Z" w16du:dateUtc="2026-09-26T00:08:00Z"/>
          <w:rFonts w:cstheme="minorHAnsi"/>
          <w:b/>
        </w:rPr>
      </w:pPr>
      <w:del w:id="12" w:author="McGugan, Don" w:date="2026-09-25T20:08:00Z" w16du:dateUtc="2026-09-26T00:08:00Z">
        <w:r>
          <w:rPr>
            <w:rFonts w:cstheme="minorHAnsi"/>
            <w:b/>
          </w:rPr>
          <w:delText>S3</w:delText>
        </w:r>
        <w:r w:rsidR="00326D96">
          <w:rPr>
            <w:rFonts w:cstheme="minorHAnsi"/>
            <w:b/>
          </w:rPr>
          <w:delText xml:space="preserve"> File</w:delText>
        </w:r>
        <w:r w:rsidR="00CA2914" w:rsidRPr="00D10EF4">
          <w:rPr>
            <w:rFonts w:cstheme="minorHAnsi"/>
            <w:b/>
          </w:rPr>
          <w:delText xml:space="preserve">. </w:delText>
        </w:r>
        <w:r w:rsidR="00ED3419" w:rsidRPr="00D10EF4">
          <w:rPr>
            <w:rFonts w:cstheme="minorHAnsi"/>
            <w:b/>
          </w:rPr>
          <w:delText xml:space="preserve">Results of </w:delText>
        </w:r>
        <w:r w:rsidR="00CA2914" w:rsidRPr="00D10EF4">
          <w:rPr>
            <w:rFonts w:cstheme="minorHAnsi"/>
            <w:b/>
          </w:rPr>
          <w:delText xml:space="preserve">balance for </w:delText>
        </w:r>
        <w:r w:rsidR="00804156" w:rsidRPr="00D10EF4">
          <w:rPr>
            <w:rFonts w:cstheme="minorHAnsi"/>
            <w:b/>
          </w:rPr>
          <w:delText xml:space="preserve">alternatives in </w:delText>
        </w:r>
        <w:r w:rsidR="00CA2914" w:rsidRPr="00D10EF4">
          <w:rPr>
            <w:rFonts w:cstheme="minorHAnsi"/>
            <w:b/>
          </w:rPr>
          <w:delText xml:space="preserve">designed </w:delText>
        </w:r>
        <w:r w:rsidR="00804156" w:rsidRPr="00D10EF4">
          <w:rPr>
            <w:rFonts w:cstheme="minorHAnsi"/>
            <w:b/>
          </w:rPr>
          <w:delText>questionnaire</w:delText>
        </w:r>
        <w:r w:rsidR="00460BAC" w:rsidRPr="00D10EF4">
          <w:rPr>
            <w:rFonts w:cstheme="minorHAnsi"/>
            <w:b/>
          </w:rPr>
          <w:delText>.</w:delText>
        </w:r>
      </w:del>
    </w:p>
    <w:tbl>
      <w:tblPr>
        <w:tblW w:w="6800" w:type="dxa"/>
        <w:tblLook w:val="04A0" w:firstRow="1" w:lastRow="0" w:firstColumn="1" w:lastColumn="0" w:noHBand="0" w:noVBand="1"/>
        <w:tblPrChange w:id="13" w:author="McGugan, Do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52"/>
        <w:gridCol w:w="798"/>
        <w:gridCol w:w="849"/>
        <w:gridCol w:w="808"/>
        <w:gridCol w:w="879"/>
        <w:gridCol w:w="879"/>
        <w:gridCol w:w="879"/>
        <w:gridCol w:w="879"/>
        <w:gridCol w:w="879"/>
        <w:gridCol w:w="879"/>
        <w:gridCol w:w="879"/>
        <w:tblGridChange w:id="14">
          <w:tblGrid>
            <w:gridCol w:w="5"/>
            <w:gridCol w:w="747"/>
            <w:gridCol w:w="508"/>
            <w:gridCol w:w="290"/>
            <w:gridCol w:w="790"/>
            <w:gridCol w:w="59"/>
            <w:gridCol w:w="808"/>
            <w:gridCol w:w="33"/>
            <w:gridCol w:w="846"/>
            <w:gridCol w:w="234"/>
            <w:gridCol w:w="645"/>
            <w:gridCol w:w="615"/>
            <w:gridCol w:w="264"/>
            <w:gridCol w:w="879"/>
            <w:gridCol w:w="187"/>
            <w:gridCol w:w="692"/>
            <w:gridCol w:w="343"/>
            <w:gridCol w:w="536"/>
            <w:gridCol w:w="452"/>
            <w:gridCol w:w="427"/>
            <w:gridCol w:w="558"/>
            <w:gridCol w:w="882"/>
            <w:gridCol w:w="2155"/>
          </w:tblGrid>
        </w:tblGridChange>
      </w:tblGrid>
      <w:tr w:rsidR="003D2C34" w:rsidRPr="00D10EF4" w14:paraId="5DBE2303" w14:textId="77777777" w:rsidTr="00E61832">
        <w:trPr>
          <w:trHeight w:val="288"/>
          <w:trPrChange w:id="15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6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60955359" w14:textId="77777777" w:rsidR="002E2E5C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17" w:author="McGugan, Don" w:date="2026-09-25T20:08:00Z" w16du:dateUtc="2026-09-26T00:08:00Z">
                  <w:rPr>
                    <w:rFonts w:cstheme="minorHAnsi"/>
                    <w:b/>
                  </w:rPr>
                </w:rPrChange>
              </w:rPr>
              <w:pPrChange w:id="18" w:author="McGugan, Don" w:date="2026-09-25T20:08:00Z" w16du:dateUtc="2026-09-26T00:08:00Z">
                <w:pPr/>
              </w:pPrChange>
            </w:pPr>
            <w:ins w:id="1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GDP</w:t>
              </w:r>
            </w:ins>
            <w:del w:id="20" w:author="McGugan, Don" w:date="2026-09-25T20:08:00Z" w16du:dateUtc="2026-09-26T00:08:00Z">
              <w:r w:rsidR="002E2E5C" w:rsidRPr="00D10EF4">
                <w:rPr>
                  <w:rFonts w:cstheme="minorHAnsi"/>
                  <w:b/>
                </w:rPr>
                <w:delText>Block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1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5BAB6C39" w14:textId="77777777" w:rsidR="002E2E5C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22" w:author="McGugan, Don" w:date="2026-09-25T20:08:00Z" w16du:dateUtc="2026-09-26T00:08:00Z">
                  <w:rPr>
                    <w:rFonts w:cstheme="minorHAnsi"/>
                    <w:b/>
                  </w:rPr>
                </w:rPrChange>
              </w:rPr>
              <w:pPrChange w:id="23" w:author="McGugan, Don" w:date="2026-09-25T20:08:00Z" w16du:dateUtc="2026-09-26T00:08:00Z">
                <w:pPr/>
              </w:pPrChange>
            </w:pPr>
            <w:ins w:id="2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GDP</w:t>
              </w:r>
            </w:ins>
            <w:del w:id="25" w:author="McGugan, Don" w:date="2026-09-25T20:08:00Z" w16du:dateUtc="2026-09-26T00:08:00Z">
              <w:r w:rsidR="002E2E5C" w:rsidRPr="00D10EF4">
                <w:rPr>
                  <w:rFonts w:cstheme="minorHAnsi"/>
                  <w:b/>
                </w:rPr>
                <w:delText>Scenario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6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5A63C050" w14:textId="77777777" w:rsidR="002E2E5C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27" w:author="McGugan, Don" w:date="2026-09-25T20:08:00Z" w16du:dateUtc="2026-09-26T00:08:00Z">
                  <w:rPr>
                    <w:rFonts w:cstheme="minorHAnsi"/>
                    <w:b/>
                  </w:rPr>
                </w:rPrChange>
              </w:rPr>
              <w:pPrChange w:id="28" w:author="McGugan, Don" w:date="2026-09-25T20:08:00Z" w16du:dateUtc="2026-09-26T00:08:00Z">
                <w:pPr/>
              </w:pPrChange>
            </w:pPr>
            <w:ins w:id="2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GDP</w:t>
              </w:r>
            </w:ins>
            <w:del w:id="30" w:author="McGugan, Don" w:date="2026-09-25T20:08:00Z" w16du:dateUtc="2026-09-26T00:08:00Z">
              <w:r w:rsidR="002E2E5C" w:rsidRPr="00D10EF4">
                <w:rPr>
                  <w:rFonts w:cstheme="minorHAnsi"/>
                  <w:b/>
                </w:rPr>
                <w:delText>Drug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1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3FD5B5B3" w14:textId="77777777" w:rsidR="002E2E5C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32" w:author="McGugan, Don" w:date="2026-09-25T20:08:00Z" w16du:dateUtc="2026-09-26T00:08:00Z">
                  <w:rPr>
                    <w:rFonts w:cstheme="minorHAnsi"/>
                    <w:b/>
                  </w:rPr>
                </w:rPrChange>
              </w:rPr>
              <w:pPrChange w:id="33" w:author="McGugan, Don" w:date="2026-09-25T20:08:00Z" w16du:dateUtc="2026-09-26T00:08:00Z">
                <w:pPr/>
              </w:pPrChange>
            </w:pPr>
            <w:ins w:id="3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GDP</w:t>
              </w:r>
            </w:ins>
            <w:del w:id="35" w:author="McGugan, Don" w:date="2026-09-25T20:08:00Z" w16du:dateUtc="2026-09-26T00:08:00Z">
              <w:r w:rsidR="002E2E5C" w:rsidRPr="00D10EF4">
                <w:rPr>
                  <w:rFonts w:cstheme="minorHAnsi"/>
                  <w:b/>
                </w:rPr>
                <w:delText>Antidote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6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04A85871" w14:textId="77777777" w:rsidR="002E2E5C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37" w:author="McGugan, Don" w:date="2026-09-25T20:08:00Z" w16du:dateUtc="2026-09-26T00:08:00Z">
                  <w:rPr>
                    <w:rFonts w:cstheme="minorHAnsi"/>
                    <w:b/>
                  </w:rPr>
                </w:rPrChange>
              </w:rPr>
              <w:pPrChange w:id="38" w:author="McGugan, Don" w:date="2026-09-25T20:08:00Z" w16du:dateUtc="2026-09-26T00:08:00Z">
                <w:pPr/>
              </w:pPrChange>
            </w:pPr>
            <w:ins w:id="3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 xml:space="preserve">Peak to Trough </w:t>
              </w:r>
            </w:ins>
            <w:del w:id="40" w:author="McGugan, Don" w:date="2026-09-25T20:08:00Z" w16du:dateUtc="2026-09-26T00:08:00Z">
              <w:r w:rsidR="002E2E5C" w:rsidRPr="00D10EF4">
                <w:rPr>
                  <w:rFonts w:cstheme="minorHAnsi"/>
                  <w:b/>
                </w:rPr>
                <w:delText>Food-drug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1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4955944F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42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Monitoring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3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73276972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44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Bleeding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5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4A0536F2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46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Stroke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7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4519B78F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48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AMI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9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06A3B408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50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Cost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1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513E4A88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del w:id="52" w:author="McGugan, Don" w:date="2026-09-25T20:08:00Z" w16du:dateUtc="2026-09-26T00:08:00Z">
              <w:r w:rsidRPr="00D10EF4">
                <w:rPr>
                  <w:rFonts w:cstheme="minorHAnsi"/>
                  <w:b/>
                </w:rPr>
                <w:delText>Dominant checking</w:delText>
              </w:r>
              <w:r w:rsidR="00460BAC" w:rsidRPr="00D10EF4">
                <w:rPr>
                  <w:rFonts w:cstheme="minorHAnsi"/>
                  <w:b/>
                </w:rPr>
                <w:delText>*</w:delText>
              </w:r>
            </w:del>
          </w:p>
        </w:tc>
      </w:tr>
      <w:tr w:rsidR="003D2C34" w:rsidRPr="00D10EF4" w14:paraId="4FE0626D" w14:textId="77777777" w:rsidTr="00E61832">
        <w:trPr>
          <w:trHeight w:val="288"/>
          <w:trPrChange w:id="53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4" w:author="McGugan, Don" w:date="2026-09-25T20:08:00Z" w16du:dateUtc="2026-09-26T00:08:00Z">
              <w:tcPr>
                <w:tcW w:w="1255" w:type="dxa"/>
                <w:gridSpan w:val="2"/>
                <w:vAlign w:val="center"/>
                <w:hideMark/>
              </w:tcPr>
            </w:tcPrChange>
          </w:tcPr>
          <w:p w14:paraId="62522199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5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6" w:author="McGugan, Don" w:date="2026-09-25T20:08:00Z" w16du:dateUtc="2026-09-26T00:08:00Z">
                <w:pPr>
                  <w:jc w:val="center"/>
                </w:pPr>
              </w:pPrChange>
            </w:pPr>
            <w:ins w:id="5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Peak Month</w:t>
              </w:r>
            </w:ins>
            <w:del w:id="5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9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3DFDFEC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6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1" w:author="McGugan, Don" w:date="2026-09-25T20:08:00Z" w16du:dateUtc="2026-09-26T00:08:00Z">
                <w:pPr/>
              </w:pPrChange>
            </w:pPr>
            <w:ins w:id="6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Peak Year</w:t>
              </w:r>
            </w:ins>
            <w:del w:id="6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4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3E9E2572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6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6" w:author="McGugan, Don" w:date="2026-09-25T20:08:00Z" w16du:dateUtc="2026-09-26T00:08:00Z">
                <w:pPr/>
              </w:pPrChange>
            </w:pPr>
            <w:ins w:id="6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Trough Month</w:t>
              </w:r>
            </w:ins>
            <w:del w:id="6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9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40F4F8B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7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1" w:author="McGugan, Don" w:date="2026-09-25T20:08:00Z" w16du:dateUtc="2026-09-26T00:08:00Z">
                <w:pPr/>
              </w:pPrChange>
            </w:pPr>
            <w:ins w:id="7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Trough Year</w:t>
              </w:r>
            </w:ins>
            <w:del w:id="7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A6B6C1F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  <w:rPrChange w:id="7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6" w:author="McGugan, Don" w:date="2026-09-25T20:08:00Z" w16du:dateUtc="2026-09-26T00:08:00Z">
                <w:pPr/>
              </w:pPrChange>
            </w:pPr>
            <w:ins w:id="7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in months</w:t>
              </w:r>
            </w:ins>
            <w:del w:id="7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9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361FDF4B" w14:textId="77777777" w:rsidR="00E0152F" w:rsidRPr="00D10EF4" w:rsidRDefault="00E0152F" w:rsidP="002E2E5C">
            <w:pPr>
              <w:rPr>
                <w:rFonts w:cstheme="minorHAnsi"/>
              </w:rPr>
            </w:pPr>
            <w:del w:id="8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1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7FC607A6" w14:textId="77777777" w:rsidR="00E0152F" w:rsidRPr="00D10EF4" w:rsidRDefault="00E0152F" w:rsidP="002E2E5C">
            <w:pPr>
              <w:rPr>
                <w:rFonts w:cstheme="minorHAnsi"/>
              </w:rPr>
            </w:pPr>
            <w:del w:id="82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3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B206F7A" w14:textId="77777777" w:rsidR="00E0152F" w:rsidRPr="00D10EF4" w:rsidRDefault="00E0152F" w:rsidP="002E2E5C">
            <w:pPr>
              <w:rPr>
                <w:rFonts w:cstheme="minorHAnsi"/>
              </w:rPr>
            </w:pPr>
            <w:del w:id="8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5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661850B" w14:textId="77777777" w:rsidR="00E0152F" w:rsidRPr="00D10EF4" w:rsidRDefault="00E0152F" w:rsidP="002E2E5C">
            <w:pPr>
              <w:rPr>
                <w:rFonts w:cstheme="minorHAnsi"/>
              </w:rPr>
            </w:pPr>
            <w:del w:id="8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7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7639DC39" w14:textId="77777777" w:rsidR="00E0152F" w:rsidRPr="00D10EF4" w:rsidRDefault="00E0152F" w:rsidP="002E2E5C">
            <w:pPr>
              <w:rPr>
                <w:rFonts w:cstheme="minorHAnsi"/>
              </w:rPr>
            </w:pPr>
            <w:del w:id="8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89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24C25FC2" w14:textId="77777777" w:rsidR="00E0152F" w:rsidRPr="00D10EF4" w:rsidRDefault="00E0152F" w:rsidP="002E2E5C">
            <w:pPr>
              <w:rPr>
                <w:rFonts w:cstheme="minorHAnsi"/>
              </w:rPr>
            </w:pPr>
            <w:del w:id="9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793"/>
        <w:gridCol w:w="688"/>
        <w:gridCol w:w="793"/>
        <w:gridCol w:w="904"/>
        <w:gridCol w:w="948"/>
        <w:gridCol w:w="765"/>
        <w:gridCol w:w="736"/>
        <w:gridCol w:w="734"/>
        <w:gridCol w:w="671"/>
        <w:gridCol w:w="1458"/>
      </w:tblGrid>
      <w:tr w:rsidR="003D2C34" w:rsidRPr="00D10EF4" w14:paraId="69CBD66B" w14:textId="77777777" w:rsidTr="00460BAC">
        <w:trPr>
          <w:del w:id="91" w:author="McGugan, Don" w:date="2026-09-25T20:08:00Z" w16du:dateUtc="2026-09-26T00:08:00Z"/>
        </w:trPr>
        <w:tc>
          <w:tcPr>
            <w:tcW w:w="1255" w:type="dxa"/>
          </w:tcPr>
          <w:p w14:paraId="6E2CDE57" w14:textId="77777777" w:rsidR="00E0152F" w:rsidRPr="00D10EF4" w:rsidRDefault="00E0152F" w:rsidP="002E2E5C">
            <w:pPr>
              <w:rPr>
                <w:del w:id="92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4A5A9B47" w14:textId="77777777" w:rsidR="00E0152F" w:rsidRPr="00D10EF4" w:rsidRDefault="00E0152F" w:rsidP="002E2E5C">
            <w:pPr>
              <w:rPr>
                <w:del w:id="9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1103CD62" w14:textId="77777777" w:rsidR="00E0152F" w:rsidRPr="00D10EF4" w:rsidRDefault="00E0152F" w:rsidP="002E2E5C">
            <w:pPr>
              <w:rPr>
                <w:del w:id="94" w:author="McGugan, Don" w:date="2026-09-25T20:08:00Z" w16du:dateUtc="2026-09-26T00:08:00Z"/>
                <w:rFonts w:cstheme="minorHAnsi"/>
              </w:rPr>
            </w:pPr>
            <w:del w:id="95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59EAF33B" w14:textId="77777777" w:rsidR="00E0152F" w:rsidRPr="00D10EF4" w:rsidRDefault="00E0152F" w:rsidP="002E2E5C">
            <w:pPr>
              <w:rPr>
                <w:del w:id="96" w:author="McGugan, Don" w:date="2026-09-25T20:08:00Z" w16du:dateUtc="2026-09-26T00:08:00Z"/>
                <w:rFonts w:cstheme="minorHAnsi"/>
              </w:rPr>
            </w:pPr>
            <w:del w:id="9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2581F4FA" w14:textId="77777777" w:rsidR="00E0152F" w:rsidRPr="00D10EF4" w:rsidRDefault="00E0152F" w:rsidP="002E2E5C">
            <w:pPr>
              <w:rPr>
                <w:del w:id="98" w:author="McGugan, Don" w:date="2026-09-25T20:08:00Z" w16du:dateUtc="2026-09-26T00:08:00Z"/>
                <w:rFonts w:cstheme="minorHAnsi"/>
              </w:rPr>
            </w:pPr>
            <w:del w:id="9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059FECCC" w14:textId="77777777" w:rsidR="00E0152F" w:rsidRPr="00D10EF4" w:rsidRDefault="00E0152F" w:rsidP="002E2E5C">
            <w:pPr>
              <w:rPr>
                <w:del w:id="100" w:author="McGugan, Don" w:date="2026-09-25T20:08:00Z" w16du:dateUtc="2026-09-26T00:08:00Z"/>
                <w:rFonts w:cstheme="minorHAnsi"/>
              </w:rPr>
            </w:pPr>
            <w:del w:id="101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634BF6A5" w14:textId="77777777" w:rsidR="00E0152F" w:rsidRPr="00D10EF4" w:rsidRDefault="00E0152F" w:rsidP="002E2E5C">
            <w:pPr>
              <w:rPr>
                <w:del w:id="102" w:author="McGugan, Don" w:date="2026-09-25T20:08:00Z" w16du:dateUtc="2026-09-26T00:08:00Z"/>
                <w:rFonts w:cstheme="minorHAnsi"/>
              </w:rPr>
            </w:pPr>
            <w:del w:id="103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7441FC0B" w14:textId="77777777" w:rsidR="00E0152F" w:rsidRPr="00D10EF4" w:rsidRDefault="00E0152F" w:rsidP="002E2E5C">
            <w:pPr>
              <w:rPr>
                <w:del w:id="104" w:author="McGugan, Don" w:date="2026-09-25T20:08:00Z" w16du:dateUtc="2026-09-26T00:08:00Z"/>
                <w:rFonts w:cstheme="minorHAnsi"/>
              </w:rPr>
            </w:pPr>
            <w:del w:id="10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226F259D" w14:textId="77777777" w:rsidR="00E0152F" w:rsidRPr="00D10EF4" w:rsidRDefault="00E0152F" w:rsidP="002E2E5C">
            <w:pPr>
              <w:rPr>
                <w:del w:id="106" w:author="McGugan, Don" w:date="2026-09-25T20:08:00Z" w16du:dateUtc="2026-09-26T00:08:00Z"/>
                <w:rFonts w:cstheme="minorHAnsi"/>
              </w:rPr>
            </w:pPr>
            <w:del w:id="10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1D02B601" w14:textId="77777777" w:rsidR="00E0152F" w:rsidRPr="00D10EF4" w:rsidRDefault="00E0152F" w:rsidP="002E2E5C">
            <w:pPr>
              <w:rPr>
                <w:del w:id="108" w:author="McGugan, Don" w:date="2026-09-25T20:08:00Z" w16du:dateUtc="2026-09-26T00:08:00Z"/>
                <w:rFonts w:cstheme="minorHAnsi"/>
              </w:rPr>
            </w:pPr>
            <w:del w:id="10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0C0D0029" w14:textId="77777777" w:rsidR="00E0152F" w:rsidRPr="00D10EF4" w:rsidRDefault="00E0152F" w:rsidP="002E2E5C">
            <w:pPr>
              <w:rPr>
                <w:del w:id="110" w:author="McGugan, Don" w:date="2026-09-25T20:08:00Z" w16du:dateUtc="2026-09-26T00:08:00Z"/>
                <w:rFonts w:cstheme="minorHAnsi"/>
              </w:rPr>
            </w:pPr>
            <w:del w:id="111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5ED6D978" w14:textId="77777777" w:rsidTr="00460BAC">
        <w:trPr>
          <w:del w:id="112" w:author="McGugan, Don" w:date="2026-09-25T20:08:00Z" w16du:dateUtc="2026-09-26T00:08:00Z"/>
        </w:trPr>
        <w:tc>
          <w:tcPr>
            <w:tcW w:w="1255" w:type="dxa"/>
          </w:tcPr>
          <w:p w14:paraId="4BEDC98C" w14:textId="77777777" w:rsidR="00E0152F" w:rsidRPr="00D10EF4" w:rsidRDefault="00E0152F" w:rsidP="002E2E5C">
            <w:pPr>
              <w:rPr>
                <w:del w:id="11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7C59D14E" w14:textId="77777777" w:rsidR="00E0152F" w:rsidRPr="00D10EF4" w:rsidRDefault="00E0152F" w:rsidP="002E2E5C">
            <w:pPr>
              <w:rPr>
                <w:del w:id="114" w:author="McGugan, Don" w:date="2026-09-25T20:08:00Z" w16du:dateUtc="2026-09-26T00:08:00Z"/>
                <w:rFonts w:cstheme="minorHAnsi"/>
              </w:rPr>
            </w:pPr>
            <w:del w:id="115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00" w:type="dxa"/>
          </w:tcPr>
          <w:p w14:paraId="1CBF8830" w14:textId="77777777" w:rsidR="00E0152F" w:rsidRPr="00D10EF4" w:rsidRDefault="00E0152F" w:rsidP="002E2E5C">
            <w:pPr>
              <w:rPr>
                <w:del w:id="116" w:author="McGugan, Don" w:date="2026-09-25T20:08:00Z" w16du:dateUtc="2026-09-26T00:08:00Z"/>
                <w:rFonts w:cstheme="minorHAnsi"/>
              </w:rPr>
            </w:pPr>
            <w:del w:id="117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</w:tcPr>
          <w:p w14:paraId="7AD84DCF" w14:textId="77777777" w:rsidR="00E0152F" w:rsidRPr="00D10EF4" w:rsidRDefault="00E0152F" w:rsidP="002E2E5C">
            <w:pPr>
              <w:rPr>
                <w:del w:id="118" w:author="McGugan, Don" w:date="2026-09-25T20:08:00Z" w16du:dateUtc="2026-09-26T00:08:00Z"/>
                <w:rFonts w:cstheme="minorHAnsi"/>
              </w:rPr>
            </w:pPr>
            <w:del w:id="11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572DFD20" w14:textId="77777777" w:rsidR="00E0152F" w:rsidRPr="00D10EF4" w:rsidRDefault="00E0152F" w:rsidP="002E2E5C">
            <w:pPr>
              <w:rPr>
                <w:del w:id="120" w:author="McGugan, Don" w:date="2026-09-25T20:08:00Z" w16du:dateUtc="2026-09-26T00:08:00Z"/>
                <w:rFonts w:cstheme="minorHAnsi"/>
              </w:rPr>
            </w:pPr>
            <w:del w:id="12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1A54A971" w14:textId="77777777" w:rsidR="00E0152F" w:rsidRPr="00D10EF4" w:rsidRDefault="00E0152F" w:rsidP="002E2E5C">
            <w:pPr>
              <w:rPr>
                <w:del w:id="122" w:author="McGugan, Don" w:date="2026-09-25T20:08:00Z" w16du:dateUtc="2026-09-26T00:08:00Z"/>
                <w:rFonts w:cstheme="minorHAnsi"/>
              </w:rPr>
            </w:pPr>
            <w:del w:id="123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035" w:type="dxa"/>
          </w:tcPr>
          <w:p w14:paraId="3CF50E58" w14:textId="77777777" w:rsidR="00E0152F" w:rsidRPr="00D10EF4" w:rsidRDefault="00E0152F" w:rsidP="002E2E5C">
            <w:pPr>
              <w:rPr>
                <w:del w:id="124" w:author="McGugan, Don" w:date="2026-09-25T20:08:00Z" w16du:dateUtc="2026-09-26T00:08:00Z"/>
                <w:rFonts w:cstheme="minorHAnsi"/>
              </w:rPr>
            </w:pPr>
            <w:del w:id="125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</w:tcPr>
          <w:p w14:paraId="20342BF3" w14:textId="77777777" w:rsidR="00E0152F" w:rsidRPr="00D10EF4" w:rsidRDefault="00E0152F" w:rsidP="002E2E5C">
            <w:pPr>
              <w:rPr>
                <w:del w:id="126" w:author="McGugan, Don" w:date="2026-09-25T20:08:00Z" w16du:dateUtc="2026-09-26T00:08:00Z"/>
                <w:rFonts w:cstheme="minorHAnsi"/>
              </w:rPr>
            </w:pPr>
            <w:del w:id="127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</w:tcPr>
          <w:p w14:paraId="0C86C4EC" w14:textId="77777777" w:rsidR="00E0152F" w:rsidRPr="00D10EF4" w:rsidRDefault="00E0152F" w:rsidP="002E2E5C">
            <w:pPr>
              <w:rPr>
                <w:del w:id="128" w:author="McGugan, Don" w:date="2026-09-25T20:08:00Z" w16du:dateUtc="2026-09-26T00:08:00Z"/>
                <w:rFonts w:cstheme="minorHAnsi"/>
              </w:rPr>
            </w:pPr>
            <w:del w:id="12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882" w:type="dxa"/>
          </w:tcPr>
          <w:p w14:paraId="293D5BB1" w14:textId="77777777" w:rsidR="00E0152F" w:rsidRPr="00D10EF4" w:rsidRDefault="00E0152F" w:rsidP="002E2E5C">
            <w:pPr>
              <w:rPr>
                <w:del w:id="130" w:author="McGugan, Don" w:date="2026-09-25T20:08:00Z" w16du:dateUtc="2026-09-26T00:08:00Z"/>
                <w:rFonts w:cstheme="minorHAnsi"/>
              </w:rPr>
            </w:pPr>
            <w:del w:id="13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2155" w:type="dxa"/>
          </w:tcPr>
          <w:p w14:paraId="31F3537E" w14:textId="77777777" w:rsidR="00E0152F" w:rsidRPr="00D10EF4" w:rsidRDefault="00E0152F" w:rsidP="002E2E5C">
            <w:pPr>
              <w:rPr>
                <w:del w:id="132" w:author="McGugan, Don" w:date="2026-09-25T20:08:00Z" w16du:dateUtc="2026-09-26T00:08:00Z"/>
                <w:rFonts w:cstheme="minorHAnsi"/>
              </w:rPr>
            </w:pPr>
            <w:del w:id="13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2274C5B7" w14:textId="77777777" w:rsidTr="00460BAC">
        <w:trPr>
          <w:del w:id="134" w:author="McGugan, Don" w:date="2026-09-25T20:08:00Z" w16du:dateUtc="2026-09-26T00:08:00Z"/>
        </w:trPr>
        <w:tc>
          <w:tcPr>
            <w:tcW w:w="1255" w:type="dxa"/>
          </w:tcPr>
          <w:p w14:paraId="7361C27B" w14:textId="77777777" w:rsidR="00E0152F" w:rsidRPr="00D10EF4" w:rsidRDefault="00E0152F" w:rsidP="002E2E5C">
            <w:pPr>
              <w:rPr>
                <w:del w:id="135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086EEC7C" w14:textId="77777777" w:rsidR="00E0152F" w:rsidRPr="00D10EF4" w:rsidRDefault="00E0152F" w:rsidP="002E2E5C">
            <w:pPr>
              <w:rPr>
                <w:del w:id="13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</w:tcPr>
          <w:p w14:paraId="22731802" w14:textId="77777777" w:rsidR="00E0152F" w:rsidRPr="00D10EF4" w:rsidRDefault="00E0152F" w:rsidP="002E2E5C">
            <w:pPr>
              <w:rPr>
                <w:del w:id="137" w:author="McGugan, Don" w:date="2026-09-25T20:08:00Z" w16du:dateUtc="2026-09-26T00:08:00Z"/>
                <w:rFonts w:cstheme="minorHAnsi"/>
              </w:rPr>
            </w:pPr>
            <w:del w:id="138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</w:tcPr>
          <w:p w14:paraId="346CB8BA" w14:textId="77777777" w:rsidR="00E0152F" w:rsidRPr="00D10EF4" w:rsidRDefault="00E0152F" w:rsidP="002E2E5C">
            <w:pPr>
              <w:rPr>
                <w:del w:id="139" w:author="McGugan, Don" w:date="2026-09-25T20:08:00Z" w16du:dateUtc="2026-09-26T00:08:00Z"/>
                <w:rFonts w:cstheme="minorHAnsi"/>
              </w:rPr>
            </w:pPr>
            <w:del w:id="14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49F793A8" w14:textId="77777777" w:rsidR="00E0152F" w:rsidRPr="00D10EF4" w:rsidRDefault="00E0152F" w:rsidP="002E2E5C">
            <w:pPr>
              <w:rPr>
                <w:del w:id="141" w:author="McGugan, Don" w:date="2026-09-25T20:08:00Z" w16du:dateUtc="2026-09-26T00:08:00Z"/>
                <w:rFonts w:cstheme="minorHAnsi"/>
              </w:rPr>
            </w:pPr>
            <w:del w:id="14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39E876F0" w14:textId="77777777" w:rsidR="00E0152F" w:rsidRPr="00D10EF4" w:rsidRDefault="00E0152F" w:rsidP="002E2E5C">
            <w:pPr>
              <w:rPr>
                <w:del w:id="143" w:author="McGugan, Don" w:date="2026-09-25T20:08:00Z" w16du:dateUtc="2026-09-26T00:08:00Z"/>
                <w:rFonts w:cstheme="minorHAnsi"/>
              </w:rPr>
            </w:pPr>
            <w:del w:id="14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035" w:type="dxa"/>
          </w:tcPr>
          <w:p w14:paraId="2627A609" w14:textId="77777777" w:rsidR="00E0152F" w:rsidRPr="00D10EF4" w:rsidRDefault="00E0152F" w:rsidP="002E2E5C">
            <w:pPr>
              <w:rPr>
                <w:del w:id="145" w:author="McGugan, Don" w:date="2026-09-25T20:08:00Z" w16du:dateUtc="2026-09-26T00:08:00Z"/>
                <w:rFonts w:cstheme="minorHAnsi"/>
              </w:rPr>
            </w:pPr>
            <w:del w:id="14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8" w:type="dxa"/>
          </w:tcPr>
          <w:p w14:paraId="5A1980BC" w14:textId="77777777" w:rsidR="00E0152F" w:rsidRPr="00D10EF4" w:rsidRDefault="00E0152F" w:rsidP="002E2E5C">
            <w:pPr>
              <w:rPr>
                <w:del w:id="147" w:author="McGugan, Don" w:date="2026-09-25T20:08:00Z" w16du:dateUtc="2026-09-26T00:08:00Z"/>
                <w:rFonts w:cstheme="minorHAnsi"/>
              </w:rPr>
            </w:pPr>
            <w:del w:id="14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</w:tcPr>
          <w:p w14:paraId="1F6C817E" w14:textId="77777777" w:rsidR="00E0152F" w:rsidRPr="00D10EF4" w:rsidRDefault="00E0152F" w:rsidP="002E2E5C">
            <w:pPr>
              <w:rPr>
                <w:del w:id="149" w:author="McGugan, Don" w:date="2026-09-25T20:08:00Z" w16du:dateUtc="2026-09-26T00:08:00Z"/>
                <w:rFonts w:cstheme="minorHAnsi"/>
              </w:rPr>
            </w:pPr>
            <w:del w:id="15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882" w:type="dxa"/>
          </w:tcPr>
          <w:p w14:paraId="20B08668" w14:textId="77777777" w:rsidR="00E0152F" w:rsidRPr="00D10EF4" w:rsidRDefault="00E0152F" w:rsidP="002E2E5C">
            <w:pPr>
              <w:rPr>
                <w:del w:id="151" w:author="McGugan, Don" w:date="2026-09-25T20:08:00Z" w16du:dateUtc="2026-09-26T00:08:00Z"/>
                <w:rFonts w:cstheme="minorHAnsi"/>
              </w:rPr>
            </w:pPr>
            <w:del w:id="15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2155" w:type="dxa"/>
          </w:tcPr>
          <w:p w14:paraId="2F211022" w14:textId="77777777" w:rsidR="00E0152F" w:rsidRPr="00D10EF4" w:rsidRDefault="00E0152F" w:rsidP="002E2E5C">
            <w:pPr>
              <w:rPr>
                <w:del w:id="153" w:author="McGugan, Don" w:date="2026-09-25T20:08:00Z" w16du:dateUtc="2026-09-26T00:08:00Z"/>
                <w:rFonts w:cstheme="minorHAnsi"/>
              </w:rPr>
            </w:pPr>
            <w:del w:id="15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40CFA800" w14:textId="77777777" w:rsidTr="00460BAC">
        <w:trPr>
          <w:del w:id="155" w:author="McGugan, Don" w:date="2026-09-25T20:08:00Z" w16du:dateUtc="2026-09-26T00:08:00Z"/>
        </w:trPr>
        <w:tc>
          <w:tcPr>
            <w:tcW w:w="1255" w:type="dxa"/>
          </w:tcPr>
          <w:p w14:paraId="74D1BD64" w14:textId="77777777" w:rsidR="00E0152F" w:rsidRPr="00D10EF4" w:rsidRDefault="00E0152F" w:rsidP="002E2E5C">
            <w:pPr>
              <w:rPr>
                <w:del w:id="15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2D5BA336" w14:textId="77777777" w:rsidR="00E0152F" w:rsidRPr="00D10EF4" w:rsidRDefault="00E0152F" w:rsidP="002E2E5C">
            <w:pPr>
              <w:rPr>
                <w:del w:id="157" w:author="McGugan, Don" w:date="2026-09-25T20:08:00Z" w16du:dateUtc="2026-09-26T00:08:00Z"/>
                <w:rFonts w:cstheme="minorHAnsi"/>
              </w:rPr>
            </w:pPr>
            <w:del w:id="15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00" w:type="dxa"/>
            <w:shd w:val="clear" w:color="auto" w:fill="D9D9D9" w:themeFill="background1" w:themeFillShade="D9"/>
          </w:tcPr>
          <w:p w14:paraId="2F910817" w14:textId="77777777" w:rsidR="00E0152F" w:rsidRPr="00D10EF4" w:rsidRDefault="00E0152F" w:rsidP="002E2E5C">
            <w:pPr>
              <w:rPr>
                <w:del w:id="159" w:author="McGugan, Don" w:date="2026-09-25T20:08:00Z" w16du:dateUtc="2026-09-26T00:08:00Z"/>
                <w:rFonts w:cstheme="minorHAnsi"/>
              </w:rPr>
            </w:pPr>
            <w:del w:id="160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69F01A0B" w14:textId="77777777" w:rsidR="00E0152F" w:rsidRPr="00D10EF4" w:rsidRDefault="00E0152F" w:rsidP="002E2E5C">
            <w:pPr>
              <w:rPr>
                <w:del w:id="161" w:author="McGugan, Don" w:date="2026-09-25T20:08:00Z" w16du:dateUtc="2026-09-26T00:08:00Z"/>
                <w:rFonts w:cstheme="minorHAnsi"/>
              </w:rPr>
            </w:pPr>
            <w:del w:id="16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3B2400F9" w14:textId="77777777" w:rsidR="00E0152F" w:rsidRPr="00D10EF4" w:rsidRDefault="00E0152F" w:rsidP="002E2E5C">
            <w:pPr>
              <w:rPr>
                <w:del w:id="163" w:author="McGugan, Don" w:date="2026-09-25T20:08:00Z" w16du:dateUtc="2026-09-26T00:08:00Z"/>
                <w:rFonts w:cstheme="minorHAnsi"/>
              </w:rPr>
            </w:pPr>
            <w:del w:id="164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6F46164A" w14:textId="77777777" w:rsidR="00E0152F" w:rsidRPr="00D10EF4" w:rsidRDefault="00E0152F" w:rsidP="002E2E5C">
            <w:pPr>
              <w:rPr>
                <w:del w:id="165" w:author="McGugan, Don" w:date="2026-09-25T20:08:00Z" w16du:dateUtc="2026-09-26T00:08:00Z"/>
                <w:rFonts w:cstheme="minorHAnsi"/>
              </w:rPr>
            </w:pPr>
            <w:del w:id="16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6ED1F9CF" w14:textId="77777777" w:rsidR="00E0152F" w:rsidRPr="00D10EF4" w:rsidRDefault="00E0152F" w:rsidP="002E2E5C">
            <w:pPr>
              <w:rPr>
                <w:del w:id="167" w:author="McGugan, Don" w:date="2026-09-25T20:08:00Z" w16du:dateUtc="2026-09-26T00:08:00Z"/>
                <w:rFonts w:cstheme="minorHAnsi"/>
              </w:rPr>
            </w:pPr>
            <w:del w:id="168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08696DD1" w14:textId="77777777" w:rsidR="00E0152F" w:rsidRPr="00D10EF4" w:rsidRDefault="00E0152F" w:rsidP="002E2E5C">
            <w:pPr>
              <w:rPr>
                <w:del w:id="169" w:author="McGugan, Don" w:date="2026-09-25T20:08:00Z" w16du:dateUtc="2026-09-26T00:08:00Z"/>
                <w:rFonts w:cstheme="minorHAnsi"/>
              </w:rPr>
            </w:pPr>
            <w:del w:id="17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4FA6A8E4" w14:textId="77777777" w:rsidR="00E0152F" w:rsidRPr="00D10EF4" w:rsidRDefault="00E0152F" w:rsidP="002E2E5C">
            <w:pPr>
              <w:rPr>
                <w:del w:id="171" w:author="McGugan, Don" w:date="2026-09-25T20:08:00Z" w16du:dateUtc="2026-09-26T00:08:00Z"/>
                <w:rFonts w:cstheme="minorHAnsi"/>
              </w:rPr>
            </w:pPr>
            <w:del w:id="17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47AA14FC" w14:textId="77777777" w:rsidR="00E0152F" w:rsidRPr="00D10EF4" w:rsidRDefault="00E0152F" w:rsidP="002E2E5C">
            <w:pPr>
              <w:rPr>
                <w:del w:id="173" w:author="McGugan, Don" w:date="2026-09-25T20:08:00Z" w16du:dateUtc="2026-09-26T00:08:00Z"/>
                <w:rFonts w:cstheme="minorHAnsi"/>
              </w:rPr>
            </w:pPr>
            <w:del w:id="17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62F3DF70" w14:textId="77777777" w:rsidR="00E0152F" w:rsidRPr="00D10EF4" w:rsidRDefault="00E0152F" w:rsidP="002E2E5C">
            <w:pPr>
              <w:rPr>
                <w:del w:id="175" w:author="McGugan, Don" w:date="2026-09-25T20:08:00Z" w16du:dateUtc="2026-09-26T00:08:00Z"/>
                <w:rFonts w:cstheme="minorHAnsi"/>
              </w:rPr>
            </w:pPr>
            <w:del w:id="17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</w:tbl>
    <w:tbl>
      <w:tblPr>
        <w:tblW w:w="6800" w:type="dxa"/>
        <w:tblLook w:val="04A0" w:firstRow="1" w:lastRow="0" w:firstColumn="1" w:lastColumn="0" w:noHBand="0" w:noVBand="1"/>
        <w:tblPrChange w:id="177" w:author="McGugan, Do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64"/>
        <w:gridCol w:w="725"/>
        <w:gridCol w:w="867"/>
        <w:gridCol w:w="725"/>
        <w:gridCol w:w="897"/>
        <w:gridCol w:w="897"/>
        <w:gridCol w:w="897"/>
        <w:gridCol w:w="897"/>
        <w:gridCol w:w="897"/>
        <w:gridCol w:w="897"/>
        <w:gridCol w:w="897"/>
        <w:tblGridChange w:id="178">
          <w:tblGrid>
            <w:gridCol w:w="5"/>
            <w:gridCol w:w="759"/>
            <w:gridCol w:w="496"/>
            <w:gridCol w:w="229"/>
            <w:gridCol w:w="851"/>
            <w:gridCol w:w="16"/>
            <w:gridCol w:w="725"/>
            <w:gridCol w:w="159"/>
            <w:gridCol w:w="738"/>
            <w:gridCol w:w="342"/>
            <w:gridCol w:w="555"/>
            <w:gridCol w:w="705"/>
            <w:gridCol w:w="192"/>
            <w:gridCol w:w="897"/>
            <w:gridCol w:w="241"/>
            <w:gridCol w:w="656"/>
            <w:gridCol w:w="379"/>
            <w:gridCol w:w="518"/>
            <w:gridCol w:w="470"/>
            <w:gridCol w:w="427"/>
            <w:gridCol w:w="558"/>
            <w:gridCol w:w="882"/>
            <w:gridCol w:w="2155"/>
          </w:tblGrid>
        </w:tblGridChange>
      </w:tblGrid>
      <w:tr w:rsidR="003D2C34" w:rsidRPr="00D10EF4" w14:paraId="7A7F6005" w14:textId="77777777" w:rsidTr="00E61832">
        <w:trPr>
          <w:trHeight w:val="288"/>
          <w:trPrChange w:id="179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80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796CD972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8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182" w:author="McGugan, Don" w:date="2026-09-25T20:08:00Z" w16du:dateUtc="2026-09-26T00:08:00Z">
                <w:pPr/>
              </w:pPrChange>
            </w:pPr>
            <w:ins w:id="18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February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84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FDED543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8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186" w:author="McGugan, Don" w:date="2026-09-25T20:08:00Z" w16du:dateUtc="2026-09-26T00:08:00Z">
                <w:pPr/>
              </w:pPrChange>
            </w:pPr>
            <w:ins w:id="18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2020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88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02A84615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8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190" w:author="McGugan, Don" w:date="2026-09-25T20:08:00Z" w16du:dateUtc="2026-09-26T00:08:00Z">
                <w:pPr/>
              </w:pPrChange>
            </w:pPr>
            <w:ins w:id="19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April</w:t>
              </w:r>
            </w:ins>
            <w:del w:id="192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93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C9545D6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194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195" w:author="McGugan, Don" w:date="2026-09-25T20:08:00Z" w16du:dateUtc="2026-09-26T00:08:00Z">
                <w:pPr/>
              </w:pPrChange>
            </w:pPr>
            <w:ins w:id="196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2020</w:t>
              </w:r>
            </w:ins>
            <w:del w:id="197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198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5A4CAAE" w14:textId="77777777" w:rsidR="00E0152F" w:rsidRPr="00D10EF4" w:rsidRDefault="00E0152F" w:rsidP="002E2E5C">
            <w:pPr>
              <w:rPr>
                <w:rFonts w:cstheme="minorHAnsi"/>
              </w:rPr>
            </w:pPr>
            <w:del w:id="19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00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2E005EED" w14:textId="77777777" w:rsidR="00E0152F" w:rsidRPr="00E61832" w:rsidRDefault="00E0152F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20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02" w:author="McGugan, Don" w:date="2026-09-25T20:08:00Z" w16du:dateUtc="2026-09-26T00:08:00Z">
                <w:pPr/>
              </w:pPrChange>
            </w:pPr>
            <w:r w:rsidRPr="00E61832">
              <w:rPr>
                <w:rFonts w:ascii="Calibri" w:hAnsi="Calibri"/>
                <w:color w:val="000000"/>
                <w:rPrChange w:id="203" w:author="McGugan, Don" w:date="2026-09-25T20:08:00Z" w16du:dateUtc="2026-09-26T00:08:00Z">
                  <w:rPr>
                    <w:rFonts w:cstheme="minorHAnsi"/>
                  </w:rPr>
                </w:rPrChange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04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F467FF7" w14:textId="77777777" w:rsidR="00E0152F" w:rsidRPr="00D10EF4" w:rsidRDefault="00E0152F" w:rsidP="002E2E5C">
            <w:pPr>
              <w:rPr>
                <w:rFonts w:cstheme="minorHAnsi"/>
              </w:rPr>
            </w:pPr>
            <w:del w:id="205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06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2EA806B7" w14:textId="77777777" w:rsidR="00E0152F" w:rsidRPr="00D10EF4" w:rsidRDefault="00E0152F" w:rsidP="002E2E5C">
            <w:pPr>
              <w:rPr>
                <w:rFonts w:cstheme="minorHAnsi"/>
              </w:rPr>
            </w:pPr>
            <w:del w:id="207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08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7F16681A" w14:textId="77777777" w:rsidR="00E0152F" w:rsidRPr="00D10EF4" w:rsidRDefault="00E0152F" w:rsidP="002E2E5C">
            <w:pPr>
              <w:rPr>
                <w:rFonts w:cstheme="minorHAnsi"/>
              </w:rPr>
            </w:pPr>
            <w:del w:id="209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10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19A4B48B" w14:textId="77777777" w:rsidR="00E0152F" w:rsidRPr="00D10EF4" w:rsidRDefault="00E0152F" w:rsidP="002E2E5C">
            <w:pPr>
              <w:rPr>
                <w:rFonts w:cstheme="minorHAnsi"/>
              </w:rPr>
            </w:pPr>
            <w:del w:id="21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12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5EAEFF27" w14:textId="77777777" w:rsidR="00E0152F" w:rsidRPr="00D10EF4" w:rsidRDefault="00E0152F" w:rsidP="002E2E5C">
            <w:pPr>
              <w:rPr>
                <w:rFonts w:cstheme="minorHAnsi"/>
              </w:rPr>
            </w:pPr>
            <w:del w:id="213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12C52344" w14:textId="77777777" w:rsidTr="00E61832">
        <w:trPr>
          <w:trHeight w:val="288"/>
          <w:trPrChange w:id="214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15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03938C64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21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17" w:author="McGugan, Don" w:date="2026-09-25T20:08:00Z" w16du:dateUtc="2026-09-26T00:08:00Z">
                <w:pPr/>
              </w:pPrChange>
            </w:pPr>
            <w:ins w:id="21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December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19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4E7D9372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22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21" w:author="McGugan, Don" w:date="2026-09-25T20:08:00Z" w16du:dateUtc="2026-09-26T00:08:00Z">
                <w:pPr/>
              </w:pPrChange>
            </w:pPr>
            <w:ins w:id="22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2007</w:t>
              </w:r>
            </w:ins>
            <w:del w:id="22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4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24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428E6251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22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26" w:author="McGugan, Don" w:date="2026-09-25T20:08:00Z" w16du:dateUtc="2026-09-26T00:08:00Z">
                <w:pPr/>
              </w:pPrChange>
            </w:pPr>
            <w:ins w:id="22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June</w:t>
              </w:r>
            </w:ins>
            <w:del w:id="22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29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6B5E9876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23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31" w:author="McGugan, Don" w:date="2026-09-25T20:08:00Z" w16du:dateUtc="2026-09-26T00:08:00Z">
                <w:pPr/>
              </w:pPrChange>
            </w:pPr>
            <w:ins w:id="23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2009</w:t>
              </w:r>
            </w:ins>
            <w:del w:id="23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34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270BDB4F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23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236" w:author="McGugan, Don" w:date="2026-09-25T20:08:00Z" w16du:dateUtc="2026-09-26T00:08:00Z">
                <w:pPr/>
              </w:pPrChange>
            </w:pPr>
            <w:ins w:id="23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17</w:t>
              </w:r>
            </w:ins>
            <w:del w:id="23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39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0CE923AB" w14:textId="77777777" w:rsidR="00E0152F" w:rsidRPr="00D10EF4" w:rsidRDefault="00E0152F" w:rsidP="002E2E5C">
            <w:pPr>
              <w:rPr>
                <w:rFonts w:cstheme="minorHAnsi"/>
              </w:rPr>
            </w:pPr>
            <w:del w:id="24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41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670A12E9" w14:textId="77777777" w:rsidR="00E0152F" w:rsidRPr="00D10EF4" w:rsidRDefault="00E0152F" w:rsidP="002E2E5C">
            <w:pPr>
              <w:rPr>
                <w:rFonts w:cstheme="minorHAnsi"/>
              </w:rPr>
            </w:pPr>
            <w:del w:id="24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43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088472E7" w14:textId="77777777" w:rsidR="00E0152F" w:rsidRPr="00D10EF4" w:rsidRDefault="00E0152F" w:rsidP="002E2E5C">
            <w:pPr>
              <w:rPr>
                <w:rFonts w:cstheme="minorHAnsi"/>
              </w:rPr>
            </w:pPr>
            <w:del w:id="244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45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5C38BDDD" w14:textId="77777777" w:rsidR="00E0152F" w:rsidRPr="00D10EF4" w:rsidRDefault="00E0152F" w:rsidP="002E2E5C">
            <w:pPr>
              <w:rPr>
                <w:rFonts w:cstheme="minorHAnsi"/>
              </w:rPr>
            </w:pPr>
            <w:del w:id="246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47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07D8BF19" w14:textId="77777777" w:rsidR="00E0152F" w:rsidRPr="00D10EF4" w:rsidRDefault="00E0152F" w:rsidP="002E2E5C">
            <w:pPr>
              <w:rPr>
                <w:rFonts w:cstheme="minorHAnsi"/>
              </w:rPr>
            </w:pPr>
            <w:del w:id="24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249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2127E692" w14:textId="77777777" w:rsidR="00E0152F" w:rsidRPr="00D10EF4" w:rsidRDefault="00E0152F" w:rsidP="002E2E5C">
            <w:pPr>
              <w:rPr>
                <w:rFonts w:cstheme="minorHAnsi"/>
              </w:rPr>
            </w:pPr>
            <w:del w:id="25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793"/>
        <w:gridCol w:w="688"/>
        <w:gridCol w:w="793"/>
        <w:gridCol w:w="904"/>
        <w:gridCol w:w="948"/>
        <w:gridCol w:w="765"/>
        <w:gridCol w:w="736"/>
        <w:gridCol w:w="734"/>
        <w:gridCol w:w="671"/>
        <w:gridCol w:w="1458"/>
      </w:tblGrid>
      <w:tr w:rsidR="003D2C34" w:rsidRPr="00D10EF4" w14:paraId="28C45935" w14:textId="77777777" w:rsidTr="00460BAC">
        <w:trPr>
          <w:del w:id="251" w:author="McGugan, Don" w:date="2026-09-25T20:08:00Z" w16du:dateUtc="2026-09-26T00:08:00Z"/>
        </w:trPr>
        <w:tc>
          <w:tcPr>
            <w:tcW w:w="1255" w:type="dxa"/>
          </w:tcPr>
          <w:p w14:paraId="2FE6B255" w14:textId="77777777" w:rsidR="00E0152F" w:rsidRPr="00D10EF4" w:rsidRDefault="00E0152F" w:rsidP="002E2E5C">
            <w:pPr>
              <w:rPr>
                <w:del w:id="252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40543D6C" w14:textId="77777777" w:rsidR="00E0152F" w:rsidRPr="00D10EF4" w:rsidRDefault="00E0152F" w:rsidP="002E2E5C">
            <w:pPr>
              <w:rPr>
                <w:del w:id="25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</w:tcPr>
          <w:p w14:paraId="7AC52A34" w14:textId="77777777" w:rsidR="00E0152F" w:rsidRPr="00D10EF4" w:rsidRDefault="00E0152F" w:rsidP="002E2E5C">
            <w:pPr>
              <w:rPr>
                <w:del w:id="254" w:author="McGugan, Don" w:date="2026-09-25T20:08:00Z" w16du:dateUtc="2026-09-26T00:08:00Z"/>
                <w:rFonts w:cstheme="minorHAnsi"/>
              </w:rPr>
            </w:pPr>
            <w:del w:id="255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</w:tcPr>
          <w:p w14:paraId="78F10226" w14:textId="77777777" w:rsidR="00E0152F" w:rsidRPr="00D10EF4" w:rsidRDefault="00E0152F" w:rsidP="002E2E5C">
            <w:pPr>
              <w:rPr>
                <w:del w:id="256" w:author="McGugan, Don" w:date="2026-09-25T20:08:00Z" w16du:dateUtc="2026-09-26T00:08:00Z"/>
                <w:rFonts w:cstheme="minorHAnsi"/>
              </w:rPr>
            </w:pPr>
            <w:del w:id="257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50EC7659" w14:textId="77777777" w:rsidR="00E0152F" w:rsidRPr="00D10EF4" w:rsidRDefault="00E0152F" w:rsidP="002E2E5C">
            <w:pPr>
              <w:rPr>
                <w:del w:id="258" w:author="McGugan, Don" w:date="2026-09-25T20:08:00Z" w16du:dateUtc="2026-09-26T00:08:00Z"/>
                <w:rFonts w:cstheme="minorHAnsi"/>
              </w:rPr>
            </w:pPr>
            <w:del w:id="25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</w:tcPr>
          <w:p w14:paraId="1A8508A1" w14:textId="77777777" w:rsidR="00E0152F" w:rsidRPr="00D10EF4" w:rsidRDefault="00E0152F" w:rsidP="002E2E5C">
            <w:pPr>
              <w:rPr>
                <w:del w:id="260" w:author="McGugan, Don" w:date="2026-09-25T20:08:00Z" w16du:dateUtc="2026-09-26T00:08:00Z"/>
                <w:rFonts w:cstheme="minorHAnsi"/>
              </w:rPr>
            </w:pPr>
            <w:del w:id="26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035" w:type="dxa"/>
          </w:tcPr>
          <w:p w14:paraId="7CA8C939" w14:textId="77777777" w:rsidR="00E0152F" w:rsidRPr="00D10EF4" w:rsidRDefault="00E0152F" w:rsidP="002E2E5C">
            <w:pPr>
              <w:rPr>
                <w:del w:id="262" w:author="McGugan, Don" w:date="2026-09-25T20:08:00Z" w16du:dateUtc="2026-09-26T00:08:00Z"/>
                <w:rFonts w:cstheme="minorHAnsi"/>
              </w:rPr>
            </w:pPr>
            <w:del w:id="263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8" w:type="dxa"/>
          </w:tcPr>
          <w:p w14:paraId="723C8D82" w14:textId="77777777" w:rsidR="00E0152F" w:rsidRPr="00D10EF4" w:rsidRDefault="00E0152F" w:rsidP="002E2E5C">
            <w:pPr>
              <w:rPr>
                <w:del w:id="264" w:author="McGugan, Don" w:date="2026-09-25T20:08:00Z" w16du:dateUtc="2026-09-26T00:08:00Z"/>
                <w:rFonts w:cstheme="minorHAnsi"/>
              </w:rPr>
            </w:pPr>
            <w:del w:id="26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5" w:type="dxa"/>
          </w:tcPr>
          <w:p w14:paraId="180DB388" w14:textId="77777777" w:rsidR="00E0152F" w:rsidRPr="00D10EF4" w:rsidRDefault="00E0152F" w:rsidP="002E2E5C">
            <w:pPr>
              <w:rPr>
                <w:del w:id="266" w:author="McGugan, Don" w:date="2026-09-25T20:08:00Z" w16du:dateUtc="2026-09-26T00:08:00Z"/>
                <w:rFonts w:cstheme="minorHAnsi"/>
              </w:rPr>
            </w:pPr>
            <w:del w:id="267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882" w:type="dxa"/>
          </w:tcPr>
          <w:p w14:paraId="60AD3342" w14:textId="77777777" w:rsidR="00E0152F" w:rsidRPr="00D10EF4" w:rsidRDefault="00E0152F" w:rsidP="002E2E5C">
            <w:pPr>
              <w:rPr>
                <w:del w:id="268" w:author="McGugan, Don" w:date="2026-09-25T20:08:00Z" w16du:dateUtc="2026-09-26T00:08:00Z"/>
                <w:rFonts w:cstheme="minorHAnsi"/>
              </w:rPr>
            </w:pPr>
            <w:del w:id="26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2155" w:type="dxa"/>
          </w:tcPr>
          <w:p w14:paraId="6F94566C" w14:textId="77777777" w:rsidR="00E0152F" w:rsidRPr="00D10EF4" w:rsidRDefault="00E0152F" w:rsidP="002E2E5C">
            <w:pPr>
              <w:rPr>
                <w:del w:id="270" w:author="McGugan, Don" w:date="2026-09-25T20:08:00Z" w16du:dateUtc="2026-09-26T00:08:00Z"/>
                <w:rFonts w:cstheme="minorHAnsi"/>
              </w:rPr>
            </w:pPr>
            <w:del w:id="27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6D264D7E" w14:textId="77777777" w:rsidTr="00460BAC">
        <w:trPr>
          <w:del w:id="272" w:author="McGugan, Don" w:date="2026-09-25T20:08:00Z" w16du:dateUtc="2026-09-26T00:08:00Z"/>
        </w:trPr>
        <w:tc>
          <w:tcPr>
            <w:tcW w:w="1255" w:type="dxa"/>
          </w:tcPr>
          <w:p w14:paraId="0F9F165B" w14:textId="77777777" w:rsidR="00E0152F" w:rsidRPr="00D10EF4" w:rsidRDefault="00E0152F" w:rsidP="002E2E5C">
            <w:pPr>
              <w:rPr>
                <w:del w:id="27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65295B33" w14:textId="77777777" w:rsidR="00E0152F" w:rsidRPr="00D10EF4" w:rsidRDefault="00E0152F" w:rsidP="002E2E5C">
            <w:pPr>
              <w:rPr>
                <w:del w:id="274" w:author="McGugan, Don" w:date="2026-09-25T20:08:00Z" w16du:dateUtc="2026-09-26T00:08:00Z"/>
                <w:rFonts w:cstheme="minorHAnsi"/>
              </w:rPr>
            </w:pPr>
            <w:del w:id="275" w:author="McGugan, Don" w:date="2026-09-25T20:08:00Z" w16du:dateUtc="2026-09-26T00:08:00Z">
              <w:r w:rsidRPr="00D10EF4">
                <w:rPr>
                  <w:rFonts w:cstheme="minorHAnsi"/>
                </w:rPr>
                <w:delText>5</w:delText>
              </w:r>
            </w:del>
          </w:p>
        </w:tc>
        <w:tc>
          <w:tcPr>
            <w:tcW w:w="900" w:type="dxa"/>
            <w:shd w:val="clear" w:color="auto" w:fill="D9D9D9" w:themeFill="background1" w:themeFillShade="D9"/>
          </w:tcPr>
          <w:p w14:paraId="7E9CB1EE" w14:textId="77777777" w:rsidR="00E0152F" w:rsidRPr="00D10EF4" w:rsidRDefault="00E0152F" w:rsidP="002E2E5C">
            <w:pPr>
              <w:rPr>
                <w:del w:id="276" w:author="McGugan, Don" w:date="2026-09-25T20:08:00Z" w16du:dateUtc="2026-09-26T00:08:00Z"/>
                <w:rFonts w:cstheme="minorHAnsi"/>
              </w:rPr>
            </w:pPr>
            <w:del w:id="277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5C62E1B5" w14:textId="77777777" w:rsidR="00E0152F" w:rsidRPr="00D10EF4" w:rsidRDefault="00E0152F" w:rsidP="002E2E5C">
            <w:pPr>
              <w:rPr>
                <w:del w:id="278" w:author="McGugan, Don" w:date="2026-09-25T20:08:00Z" w16du:dateUtc="2026-09-26T00:08:00Z"/>
                <w:rFonts w:cstheme="minorHAnsi"/>
              </w:rPr>
            </w:pPr>
            <w:del w:id="279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5879CC79" w14:textId="77777777" w:rsidR="00E0152F" w:rsidRPr="00D10EF4" w:rsidRDefault="00E0152F" w:rsidP="002E2E5C">
            <w:pPr>
              <w:rPr>
                <w:del w:id="280" w:author="McGugan, Don" w:date="2026-09-25T20:08:00Z" w16du:dateUtc="2026-09-26T00:08:00Z"/>
                <w:rFonts w:cstheme="minorHAnsi"/>
              </w:rPr>
            </w:pPr>
            <w:del w:id="281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53A61120" w14:textId="77777777" w:rsidR="00E0152F" w:rsidRPr="00D10EF4" w:rsidRDefault="00E0152F" w:rsidP="002E2E5C">
            <w:pPr>
              <w:rPr>
                <w:del w:id="282" w:author="McGugan, Don" w:date="2026-09-25T20:08:00Z" w16du:dateUtc="2026-09-26T00:08:00Z"/>
                <w:rFonts w:cstheme="minorHAnsi"/>
              </w:rPr>
            </w:pPr>
            <w:del w:id="28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24EBEA4B" w14:textId="77777777" w:rsidR="00E0152F" w:rsidRPr="00D10EF4" w:rsidRDefault="00E0152F" w:rsidP="002E2E5C">
            <w:pPr>
              <w:rPr>
                <w:del w:id="284" w:author="McGugan, Don" w:date="2026-09-25T20:08:00Z" w16du:dateUtc="2026-09-26T00:08:00Z"/>
                <w:rFonts w:cstheme="minorHAnsi"/>
              </w:rPr>
            </w:pPr>
            <w:del w:id="28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098807C8" w14:textId="77777777" w:rsidR="00E0152F" w:rsidRPr="00D10EF4" w:rsidRDefault="00E0152F" w:rsidP="002E2E5C">
            <w:pPr>
              <w:rPr>
                <w:del w:id="286" w:author="McGugan, Don" w:date="2026-09-25T20:08:00Z" w16du:dateUtc="2026-09-26T00:08:00Z"/>
                <w:rFonts w:cstheme="minorHAnsi"/>
              </w:rPr>
            </w:pPr>
            <w:del w:id="287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429F308A" w14:textId="77777777" w:rsidR="00E0152F" w:rsidRPr="00D10EF4" w:rsidRDefault="00E0152F" w:rsidP="002E2E5C">
            <w:pPr>
              <w:rPr>
                <w:del w:id="288" w:author="McGugan, Don" w:date="2026-09-25T20:08:00Z" w16du:dateUtc="2026-09-26T00:08:00Z"/>
                <w:rFonts w:cstheme="minorHAnsi"/>
              </w:rPr>
            </w:pPr>
            <w:del w:id="289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7015F067" w14:textId="77777777" w:rsidR="00E0152F" w:rsidRPr="00D10EF4" w:rsidRDefault="00E0152F" w:rsidP="002E2E5C">
            <w:pPr>
              <w:rPr>
                <w:del w:id="290" w:author="McGugan, Don" w:date="2026-09-25T20:08:00Z" w16du:dateUtc="2026-09-26T00:08:00Z"/>
                <w:rFonts w:cstheme="minorHAnsi"/>
              </w:rPr>
            </w:pPr>
            <w:del w:id="291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14B48A32" w14:textId="77777777" w:rsidR="00E0152F" w:rsidRPr="00D10EF4" w:rsidRDefault="00E0152F" w:rsidP="002E2E5C">
            <w:pPr>
              <w:rPr>
                <w:del w:id="292" w:author="McGugan, Don" w:date="2026-09-25T20:08:00Z" w16du:dateUtc="2026-09-26T00:08:00Z"/>
                <w:rFonts w:cstheme="minorHAnsi"/>
              </w:rPr>
            </w:pPr>
            <w:del w:id="293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7193555A" w14:textId="77777777" w:rsidTr="00460BAC">
        <w:trPr>
          <w:del w:id="294" w:author="McGugan, Don" w:date="2026-09-25T20:08:00Z" w16du:dateUtc="2026-09-26T00:08:00Z"/>
        </w:trPr>
        <w:tc>
          <w:tcPr>
            <w:tcW w:w="1255" w:type="dxa"/>
          </w:tcPr>
          <w:p w14:paraId="7177D6DA" w14:textId="77777777" w:rsidR="00E0152F" w:rsidRPr="00D10EF4" w:rsidRDefault="00E0152F" w:rsidP="002E2E5C">
            <w:pPr>
              <w:rPr>
                <w:del w:id="295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1D7A619C" w14:textId="77777777" w:rsidR="00E0152F" w:rsidRPr="00D10EF4" w:rsidRDefault="00E0152F" w:rsidP="002E2E5C">
            <w:pPr>
              <w:rPr>
                <w:del w:id="29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7AFF4D40" w14:textId="77777777" w:rsidR="00E0152F" w:rsidRPr="00D10EF4" w:rsidRDefault="00E0152F" w:rsidP="002E2E5C">
            <w:pPr>
              <w:rPr>
                <w:del w:id="297" w:author="McGugan, Don" w:date="2026-09-25T20:08:00Z" w16du:dateUtc="2026-09-26T00:08:00Z"/>
                <w:rFonts w:cstheme="minorHAnsi"/>
              </w:rPr>
            </w:pPr>
            <w:del w:id="298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2F437734" w14:textId="77777777" w:rsidR="00E0152F" w:rsidRPr="00D10EF4" w:rsidRDefault="00E0152F" w:rsidP="002E2E5C">
            <w:pPr>
              <w:rPr>
                <w:del w:id="299" w:author="McGugan, Don" w:date="2026-09-25T20:08:00Z" w16du:dateUtc="2026-09-26T00:08:00Z"/>
                <w:rFonts w:cstheme="minorHAnsi"/>
              </w:rPr>
            </w:pPr>
            <w:del w:id="30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4A40CF8B" w14:textId="77777777" w:rsidR="00E0152F" w:rsidRPr="00D10EF4" w:rsidRDefault="00E0152F" w:rsidP="002E2E5C">
            <w:pPr>
              <w:rPr>
                <w:del w:id="301" w:author="McGugan, Don" w:date="2026-09-25T20:08:00Z" w16du:dateUtc="2026-09-26T00:08:00Z"/>
                <w:rFonts w:cstheme="minorHAnsi"/>
              </w:rPr>
            </w:pPr>
            <w:del w:id="30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3366F68A" w14:textId="77777777" w:rsidR="00E0152F" w:rsidRPr="00D10EF4" w:rsidRDefault="00E0152F" w:rsidP="002E2E5C">
            <w:pPr>
              <w:rPr>
                <w:del w:id="303" w:author="McGugan, Don" w:date="2026-09-25T20:08:00Z" w16du:dateUtc="2026-09-26T00:08:00Z"/>
                <w:rFonts w:cstheme="minorHAnsi"/>
              </w:rPr>
            </w:pPr>
            <w:del w:id="304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100CED51" w14:textId="77777777" w:rsidR="00E0152F" w:rsidRPr="00D10EF4" w:rsidRDefault="00E0152F" w:rsidP="002E2E5C">
            <w:pPr>
              <w:rPr>
                <w:del w:id="305" w:author="McGugan, Don" w:date="2026-09-25T20:08:00Z" w16du:dateUtc="2026-09-26T00:08:00Z"/>
                <w:rFonts w:cstheme="minorHAnsi"/>
              </w:rPr>
            </w:pPr>
            <w:del w:id="30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5AF90674" w14:textId="77777777" w:rsidR="00E0152F" w:rsidRPr="00D10EF4" w:rsidRDefault="00E0152F" w:rsidP="002E2E5C">
            <w:pPr>
              <w:rPr>
                <w:del w:id="307" w:author="McGugan, Don" w:date="2026-09-25T20:08:00Z" w16du:dateUtc="2026-09-26T00:08:00Z"/>
                <w:rFonts w:cstheme="minorHAnsi"/>
              </w:rPr>
            </w:pPr>
            <w:del w:id="308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1E797BAA" w14:textId="77777777" w:rsidR="00E0152F" w:rsidRPr="00D10EF4" w:rsidRDefault="00E0152F" w:rsidP="002E2E5C">
            <w:pPr>
              <w:rPr>
                <w:del w:id="309" w:author="McGugan, Don" w:date="2026-09-25T20:08:00Z" w16du:dateUtc="2026-09-26T00:08:00Z"/>
                <w:rFonts w:cstheme="minorHAnsi"/>
              </w:rPr>
            </w:pPr>
            <w:del w:id="31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3589F556" w14:textId="77777777" w:rsidR="00E0152F" w:rsidRPr="00D10EF4" w:rsidRDefault="00E0152F" w:rsidP="002E2E5C">
            <w:pPr>
              <w:rPr>
                <w:del w:id="311" w:author="McGugan, Don" w:date="2026-09-25T20:08:00Z" w16du:dateUtc="2026-09-26T00:08:00Z"/>
                <w:rFonts w:cstheme="minorHAnsi"/>
              </w:rPr>
            </w:pPr>
            <w:del w:id="31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0895B026" w14:textId="77777777" w:rsidR="00E0152F" w:rsidRPr="00D10EF4" w:rsidRDefault="00E0152F" w:rsidP="002E2E5C">
            <w:pPr>
              <w:rPr>
                <w:del w:id="313" w:author="McGugan, Don" w:date="2026-09-25T20:08:00Z" w16du:dateUtc="2026-09-26T00:08:00Z"/>
                <w:rFonts w:cstheme="minorHAnsi"/>
              </w:rPr>
            </w:pPr>
            <w:del w:id="31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36DE5B86" w14:textId="77777777" w:rsidTr="00460BAC">
        <w:trPr>
          <w:del w:id="315" w:author="McGugan, Don" w:date="2026-09-25T20:08:00Z" w16du:dateUtc="2026-09-26T00:08:00Z"/>
        </w:trPr>
        <w:tc>
          <w:tcPr>
            <w:tcW w:w="1255" w:type="dxa"/>
          </w:tcPr>
          <w:p w14:paraId="3C3E5CB3" w14:textId="77777777" w:rsidR="00E0152F" w:rsidRPr="00D10EF4" w:rsidRDefault="00E0152F" w:rsidP="002E2E5C">
            <w:pPr>
              <w:rPr>
                <w:del w:id="31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3F77145F" w14:textId="77777777" w:rsidR="00E0152F" w:rsidRPr="00D10EF4" w:rsidRDefault="00E0152F" w:rsidP="002E2E5C">
            <w:pPr>
              <w:rPr>
                <w:del w:id="317" w:author="McGugan, Don" w:date="2026-09-25T20:08:00Z" w16du:dateUtc="2026-09-26T00:08:00Z"/>
                <w:rFonts w:cstheme="minorHAnsi"/>
              </w:rPr>
            </w:pPr>
            <w:del w:id="318" w:author="McGugan, Don" w:date="2026-09-25T20:08:00Z" w16du:dateUtc="2026-09-26T00:08:00Z">
              <w:r w:rsidRPr="00D10EF4">
                <w:rPr>
                  <w:rFonts w:cstheme="minorHAnsi"/>
                </w:rPr>
                <w:delText>6</w:delText>
              </w:r>
            </w:del>
          </w:p>
        </w:tc>
        <w:tc>
          <w:tcPr>
            <w:tcW w:w="900" w:type="dxa"/>
          </w:tcPr>
          <w:p w14:paraId="56555614" w14:textId="77777777" w:rsidR="00E0152F" w:rsidRPr="00D10EF4" w:rsidRDefault="00E0152F" w:rsidP="002E2E5C">
            <w:pPr>
              <w:rPr>
                <w:del w:id="319" w:author="McGugan, Don" w:date="2026-09-25T20:08:00Z" w16du:dateUtc="2026-09-26T00:08:00Z"/>
                <w:rFonts w:cstheme="minorHAnsi"/>
              </w:rPr>
            </w:pPr>
            <w:del w:id="320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</w:tcPr>
          <w:p w14:paraId="22D427BE" w14:textId="77777777" w:rsidR="00E0152F" w:rsidRPr="00D10EF4" w:rsidRDefault="00E0152F" w:rsidP="002E2E5C">
            <w:pPr>
              <w:rPr>
                <w:del w:id="321" w:author="McGugan, Don" w:date="2026-09-25T20:08:00Z" w16du:dateUtc="2026-09-26T00:08:00Z"/>
                <w:rFonts w:cstheme="minorHAnsi"/>
              </w:rPr>
            </w:pPr>
            <w:del w:id="32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</w:tcPr>
          <w:p w14:paraId="40055BC5" w14:textId="77777777" w:rsidR="00E0152F" w:rsidRPr="00D10EF4" w:rsidRDefault="00E0152F" w:rsidP="002E2E5C">
            <w:pPr>
              <w:rPr>
                <w:del w:id="323" w:author="McGugan, Don" w:date="2026-09-25T20:08:00Z" w16du:dateUtc="2026-09-26T00:08:00Z"/>
                <w:rFonts w:cstheme="minorHAnsi"/>
              </w:rPr>
            </w:pPr>
            <w:del w:id="32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289E73CD" w14:textId="77777777" w:rsidR="00E0152F" w:rsidRPr="00D10EF4" w:rsidRDefault="00E0152F" w:rsidP="002E2E5C">
            <w:pPr>
              <w:rPr>
                <w:del w:id="325" w:author="McGugan, Don" w:date="2026-09-25T20:08:00Z" w16du:dateUtc="2026-09-26T00:08:00Z"/>
                <w:rFonts w:cstheme="minorHAnsi"/>
              </w:rPr>
            </w:pPr>
            <w:del w:id="32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035" w:type="dxa"/>
          </w:tcPr>
          <w:p w14:paraId="61CD5424" w14:textId="77777777" w:rsidR="00E0152F" w:rsidRPr="00D10EF4" w:rsidRDefault="00E0152F" w:rsidP="002E2E5C">
            <w:pPr>
              <w:rPr>
                <w:del w:id="327" w:author="McGugan, Don" w:date="2026-09-25T20:08:00Z" w16du:dateUtc="2026-09-26T00:08:00Z"/>
                <w:rFonts w:cstheme="minorHAnsi"/>
              </w:rPr>
            </w:pPr>
            <w:del w:id="32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</w:tcPr>
          <w:p w14:paraId="1D21CCA9" w14:textId="77777777" w:rsidR="00E0152F" w:rsidRPr="00D10EF4" w:rsidRDefault="00E0152F" w:rsidP="002E2E5C">
            <w:pPr>
              <w:rPr>
                <w:del w:id="329" w:author="McGugan, Don" w:date="2026-09-25T20:08:00Z" w16du:dateUtc="2026-09-26T00:08:00Z"/>
                <w:rFonts w:cstheme="minorHAnsi"/>
              </w:rPr>
            </w:pPr>
            <w:del w:id="33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5" w:type="dxa"/>
          </w:tcPr>
          <w:p w14:paraId="34B5323B" w14:textId="77777777" w:rsidR="00E0152F" w:rsidRPr="00D10EF4" w:rsidRDefault="00E0152F" w:rsidP="002E2E5C">
            <w:pPr>
              <w:rPr>
                <w:del w:id="331" w:author="McGugan, Don" w:date="2026-09-25T20:08:00Z" w16du:dateUtc="2026-09-26T00:08:00Z"/>
                <w:rFonts w:cstheme="minorHAnsi"/>
              </w:rPr>
            </w:pPr>
            <w:del w:id="332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882" w:type="dxa"/>
          </w:tcPr>
          <w:p w14:paraId="2654DC2C" w14:textId="77777777" w:rsidR="00E0152F" w:rsidRPr="00D10EF4" w:rsidRDefault="00E0152F" w:rsidP="002E2E5C">
            <w:pPr>
              <w:rPr>
                <w:del w:id="333" w:author="McGugan, Don" w:date="2026-09-25T20:08:00Z" w16du:dateUtc="2026-09-26T00:08:00Z"/>
                <w:rFonts w:cstheme="minorHAnsi"/>
              </w:rPr>
            </w:pPr>
            <w:del w:id="33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2155" w:type="dxa"/>
          </w:tcPr>
          <w:p w14:paraId="208F5C8D" w14:textId="77777777" w:rsidR="00E0152F" w:rsidRPr="00D10EF4" w:rsidRDefault="00E0152F" w:rsidP="002E2E5C">
            <w:pPr>
              <w:rPr>
                <w:del w:id="335" w:author="McGugan, Don" w:date="2026-09-25T20:08:00Z" w16du:dateUtc="2026-09-26T00:08:00Z"/>
                <w:rFonts w:cstheme="minorHAnsi"/>
              </w:rPr>
            </w:pPr>
            <w:del w:id="336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660C354E" w14:textId="77777777" w:rsidTr="00460BAC">
        <w:trPr>
          <w:del w:id="337" w:author="McGugan, Don" w:date="2026-09-25T20:08:00Z" w16du:dateUtc="2026-09-26T00:08:00Z"/>
        </w:trPr>
        <w:tc>
          <w:tcPr>
            <w:tcW w:w="1255" w:type="dxa"/>
          </w:tcPr>
          <w:p w14:paraId="0B69F667" w14:textId="77777777" w:rsidR="00E0152F" w:rsidRPr="00D10EF4" w:rsidRDefault="00E0152F" w:rsidP="002E2E5C">
            <w:pPr>
              <w:rPr>
                <w:del w:id="338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7B1E9545" w14:textId="77777777" w:rsidR="00E0152F" w:rsidRPr="00D10EF4" w:rsidRDefault="00E0152F" w:rsidP="002E2E5C">
            <w:pPr>
              <w:rPr>
                <w:del w:id="339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</w:tcPr>
          <w:p w14:paraId="5F517FAF" w14:textId="77777777" w:rsidR="00E0152F" w:rsidRPr="00D10EF4" w:rsidRDefault="00E0152F" w:rsidP="002E2E5C">
            <w:pPr>
              <w:rPr>
                <w:del w:id="340" w:author="McGugan, Don" w:date="2026-09-25T20:08:00Z" w16du:dateUtc="2026-09-26T00:08:00Z"/>
                <w:rFonts w:cstheme="minorHAnsi"/>
              </w:rPr>
            </w:pPr>
            <w:del w:id="341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</w:tcPr>
          <w:p w14:paraId="549C5415" w14:textId="77777777" w:rsidR="00E0152F" w:rsidRPr="00D10EF4" w:rsidRDefault="00E0152F" w:rsidP="002E2E5C">
            <w:pPr>
              <w:rPr>
                <w:del w:id="342" w:author="McGugan, Don" w:date="2026-09-25T20:08:00Z" w16du:dateUtc="2026-09-26T00:08:00Z"/>
                <w:rFonts w:cstheme="minorHAnsi"/>
              </w:rPr>
            </w:pPr>
            <w:del w:id="34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</w:tcPr>
          <w:p w14:paraId="0C529EF8" w14:textId="77777777" w:rsidR="00E0152F" w:rsidRPr="00D10EF4" w:rsidRDefault="00E0152F" w:rsidP="002E2E5C">
            <w:pPr>
              <w:rPr>
                <w:del w:id="344" w:author="McGugan, Don" w:date="2026-09-25T20:08:00Z" w16du:dateUtc="2026-09-26T00:08:00Z"/>
                <w:rFonts w:cstheme="minorHAnsi"/>
              </w:rPr>
            </w:pPr>
            <w:del w:id="345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</w:tcPr>
          <w:p w14:paraId="58A954CD" w14:textId="77777777" w:rsidR="00E0152F" w:rsidRPr="00D10EF4" w:rsidRDefault="00E0152F" w:rsidP="002E2E5C">
            <w:pPr>
              <w:rPr>
                <w:del w:id="346" w:author="McGugan, Don" w:date="2026-09-25T20:08:00Z" w16du:dateUtc="2026-09-26T00:08:00Z"/>
                <w:rFonts w:cstheme="minorHAnsi"/>
              </w:rPr>
            </w:pPr>
            <w:del w:id="347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035" w:type="dxa"/>
          </w:tcPr>
          <w:p w14:paraId="73272BF7" w14:textId="77777777" w:rsidR="00E0152F" w:rsidRPr="00D10EF4" w:rsidRDefault="00E0152F" w:rsidP="002E2E5C">
            <w:pPr>
              <w:rPr>
                <w:del w:id="348" w:author="McGugan, Don" w:date="2026-09-25T20:08:00Z" w16du:dateUtc="2026-09-26T00:08:00Z"/>
                <w:rFonts w:cstheme="minorHAnsi"/>
              </w:rPr>
            </w:pPr>
            <w:del w:id="34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8" w:type="dxa"/>
          </w:tcPr>
          <w:p w14:paraId="40CE875C" w14:textId="77777777" w:rsidR="00E0152F" w:rsidRPr="00D10EF4" w:rsidRDefault="00E0152F" w:rsidP="002E2E5C">
            <w:pPr>
              <w:rPr>
                <w:del w:id="350" w:author="McGugan, Don" w:date="2026-09-25T20:08:00Z" w16du:dateUtc="2026-09-26T00:08:00Z"/>
                <w:rFonts w:cstheme="minorHAnsi"/>
              </w:rPr>
            </w:pPr>
            <w:del w:id="35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5" w:type="dxa"/>
          </w:tcPr>
          <w:p w14:paraId="4E2BAC2A" w14:textId="77777777" w:rsidR="00E0152F" w:rsidRPr="00D10EF4" w:rsidRDefault="00E0152F" w:rsidP="002E2E5C">
            <w:pPr>
              <w:rPr>
                <w:del w:id="352" w:author="McGugan, Don" w:date="2026-09-25T20:08:00Z" w16du:dateUtc="2026-09-26T00:08:00Z"/>
                <w:rFonts w:cstheme="minorHAnsi"/>
              </w:rPr>
            </w:pPr>
            <w:del w:id="35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</w:tcPr>
          <w:p w14:paraId="7C7895A1" w14:textId="77777777" w:rsidR="00E0152F" w:rsidRPr="00D10EF4" w:rsidRDefault="00E0152F" w:rsidP="002E2E5C">
            <w:pPr>
              <w:rPr>
                <w:del w:id="354" w:author="McGugan, Don" w:date="2026-09-25T20:08:00Z" w16du:dateUtc="2026-09-26T00:08:00Z"/>
                <w:rFonts w:cstheme="minorHAnsi"/>
              </w:rPr>
            </w:pPr>
            <w:del w:id="355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2155" w:type="dxa"/>
          </w:tcPr>
          <w:p w14:paraId="3911418B" w14:textId="77777777" w:rsidR="00E0152F" w:rsidRPr="00D10EF4" w:rsidRDefault="00E0152F" w:rsidP="002E2E5C">
            <w:pPr>
              <w:rPr>
                <w:del w:id="356" w:author="McGugan, Don" w:date="2026-09-25T20:08:00Z" w16du:dateUtc="2026-09-26T00:08:00Z"/>
                <w:rFonts w:cstheme="minorHAnsi"/>
              </w:rPr>
            </w:pPr>
            <w:del w:id="357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</w:tbl>
    <w:tbl>
      <w:tblPr>
        <w:tblW w:w="6800" w:type="dxa"/>
        <w:tblLook w:val="04A0" w:firstRow="1" w:lastRow="0" w:firstColumn="1" w:lastColumn="0" w:noHBand="0" w:noVBand="1"/>
        <w:tblPrChange w:id="358" w:author="McGugan, Do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64"/>
        <w:gridCol w:w="725"/>
        <w:gridCol w:w="867"/>
        <w:gridCol w:w="725"/>
        <w:gridCol w:w="897"/>
        <w:gridCol w:w="897"/>
        <w:gridCol w:w="897"/>
        <w:gridCol w:w="897"/>
        <w:gridCol w:w="897"/>
        <w:gridCol w:w="897"/>
        <w:gridCol w:w="897"/>
        <w:tblGridChange w:id="359">
          <w:tblGrid>
            <w:gridCol w:w="5"/>
            <w:gridCol w:w="759"/>
            <w:gridCol w:w="496"/>
            <w:gridCol w:w="229"/>
            <w:gridCol w:w="851"/>
            <w:gridCol w:w="16"/>
            <w:gridCol w:w="725"/>
            <w:gridCol w:w="159"/>
            <w:gridCol w:w="738"/>
            <w:gridCol w:w="342"/>
            <w:gridCol w:w="555"/>
            <w:gridCol w:w="705"/>
            <w:gridCol w:w="192"/>
            <w:gridCol w:w="897"/>
            <w:gridCol w:w="241"/>
            <w:gridCol w:w="656"/>
            <w:gridCol w:w="379"/>
            <w:gridCol w:w="518"/>
            <w:gridCol w:w="470"/>
            <w:gridCol w:w="427"/>
            <w:gridCol w:w="558"/>
            <w:gridCol w:w="882"/>
            <w:gridCol w:w="2155"/>
          </w:tblGrid>
        </w:tblGridChange>
      </w:tblGrid>
      <w:tr w:rsidR="003D2C34" w:rsidRPr="00D10EF4" w14:paraId="194E2EFE" w14:textId="77777777" w:rsidTr="00E61832">
        <w:trPr>
          <w:trHeight w:val="288"/>
          <w:trPrChange w:id="360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61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7D65D9EF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36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363" w:author="McGugan, Don" w:date="2026-09-25T20:08:00Z" w16du:dateUtc="2026-09-26T00:08:00Z">
                <w:pPr/>
              </w:pPrChange>
            </w:pPr>
            <w:ins w:id="36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March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65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4766958B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36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367" w:author="McGugan, Don" w:date="2026-09-25T20:08:00Z" w16du:dateUtc="2026-09-26T00:08:00Z">
                <w:pPr/>
              </w:pPrChange>
            </w:pPr>
            <w:ins w:id="36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2001</w:t>
              </w:r>
            </w:ins>
            <w:del w:id="36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7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70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4583C8BE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37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372" w:author="McGugan, Don" w:date="2026-09-25T20:08:00Z" w16du:dateUtc="2026-09-26T00:08:00Z">
                <w:pPr/>
              </w:pPrChange>
            </w:pPr>
            <w:ins w:id="37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November</w:t>
              </w:r>
            </w:ins>
            <w:del w:id="37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75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BB8F34B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37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377" w:author="McGugan, Don" w:date="2026-09-25T20:08:00Z" w16du:dateUtc="2026-09-26T00:08:00Z">
                <w:pPr/>
              </w:pPrChange>
            </w:pPr>
            <w:ins w:id="37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2001</w:t>
              </w:r>
            </w:ins>
            <w:del w:id="37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80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315A6F05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38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382" w:author="McGugan, Don" w:date="2026-09-25T20:08:00Z" w16du:dateUtc="2026-09-26T00:08:00Z">
                <w:pPr/>
              </w:pPrChange>
            </w:pPr>
            <w:ins w:id="38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7</w:t>
              </w:r>
            </w:ins>
            <w:del w:id="38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85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7561E682" w14:textId="77777777" w:rsidR="00E0152F" w:rsidRPr="00D10EF4" w:rsidRDefault="00E0152F" w:rsidP="002E2E5C">
            <w:pPr>
              <w:rPr>
                <w:rFonts w:cstheme="minorHAnsi"/>
              </w:rPr>
            </w:pPr>
            <w:del w:id="38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87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47D5054F" w14:textId="77777777" w:rsidR="00E0152F" w:rsidRPr="00D10EF4" w:rsidRDefault="00E0152F" w:rsidP="002E2E5C">
            <w:pPr>
              <w:rPr>
                <w:rFonts w:cstheme="minorHAnsi"/>
              </w:rPr>
            </w:pPr>
            <w:del w:id="38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89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23979BF" w14:textId="77777777" w:rsidR="00E0152F" w:rsidRPr="00D10EF4" w:rsidRDefault="00E0152F" w:rsidP="002E2E5C">
            <w:pPr>
              <w:rPr>
                <w:rFonts w:cstheme="minorHAnsi"/>
              </w:rPr>
            </w:pPr>
            <w:del w:id="39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91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2006A42" w14:textId="77777777" w:rsidR="00E0152F" w:rsidRPr="00D10EF4" w:rsidRDefault="00E0152F" w:rsidP="002E2E5C">
            <w:pPr>
              <w:rPr>
                <w:rFonts w:cstheme="minorHAnsi"/>
              </w:rPr>
            </w:pPr>
            <w:del w:id="39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93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64F91F98" w14:textId="77777777" w:rsidR="00E0152F" w:rsidRPr="00D10EF4" w:rsidRDefault="00E0152F" w:rsidP="002E2E5C">
            <w:pPr>
              <w:rPr>
                <w:rFonts w:cstheme="minorHAnsi"/>
              </w:rPr>
            </w:pPr>
            <w:del w:id="39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395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443DFE36" w14:textId="77777777" w:rsidR="00E0152F" w:rsidRPr="00D10EF4" w:rsidRDefault="00E0152F" w:rsidP="002E2E5C">
            <w:pPr>
              <w:rPr>
                <w:rFonts w:cstheme="minorHAnsi"/>
              </w:rPr>
            </w:pPr>
            <w:del w:id="39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757"/>
        <w:gridCol w:w="687"/>
        <w:gridCol w:w="796"/>
        <w:gridCol w:w="909"/>
        <w:gridCol w:w="952"/>
        <w:gridCol w:w="768"/>
        <w:gridCol w:w="739"/>
        <w:gridCol w:w="737"/>
        <w:gridCol w:w="673"/>
        <w:gridCol w:w="1466"/>
      </w:tblGrid>
      <w:tr w:rsidR="003D2C34" w:rsidRPr="00D10EF4" w14:paraId="0CBE0298" w14:textId="77777777" w:rsidTr="00460BAC">
        <w:trPr>
          <w:del w:id="397" w:author="McGugan, Don" w:date="2026-09-25T20:08:00Z" w16du:dateUtc="2026-09-26T00:08:00Z"/>
        </w:trPr>
        <w:tc>
          <w:tcPr>
            <w:tcW w:w="1255" w:type="dxa"/>
          </w:tcPr>
          <w:p w14:paraId="676D83CA" w14:textId="77777777" w:rsidR="00E0152F" w:rsidRPr="00D10EF4" w:rsidRDefault="00E0152F" w:rsidP="002E2E5C">
            <w:pPr>
              <w:rPr>
                <w:del w:id="398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6F65BB17" w14:textId="77777777" w:rsidR="00E0152F" w:rsidRPr="00D10EF4" w:rsidRDefault="00E0152F" w:rsidP="002E2E5C">
            <w:pPr>
              <w:rPr>
                <w:del w:id="399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2CC751F9" w14:textId="77777777" w:rsidR="00E0152F" w:rsidRPr="00D10EF4" w:rsidRDefault="00E0152F" w:rsidP="002E2E5C">
            <w:pPr>
              <w:rPr>
                <w:del w:id="400" w:author="McGugan, Don" w:date="2026-09-25T20:08:00Z" w16du:dateUtc="2026-09-26T00:08:00Z"/>
                <w:rFonts w:cstheme="minorHAnsi"/>
              </w:rPr>
            </w:pPr>
            <w:del w:id="401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75A09798" w14:textId="77777777" w:rsidR="00E0152F" w:rsidRPr="00D10EF4" w:rsidRDefault="00E0152F" w:rsidP="002E2E5C">
            <w:pPr>
              <w:rPr>
                <w:del w:id="402" w:author="McGugan, Don" w:date="2026-09-25T20:08:00Z" w16du:dateUtc="2026-09-26T00:08:00Z"/>
                <w:rFonts w:cstheme="minorHAnsi"/>
              </w:rPr>
            </w:pPr>
            <w:del w:id="403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2CE48FC4" w14:textId="77777777" w:rsidR="00E0152F" w:rsidRPr="00D10EF4" w:rsidRDefault="00E0152F" w:rsidP="002E2E5C">
            <w:pPr>
              <w:rPr>
                <w:del w:id="404" w:author="McGugan, Don" w:date="2026-09-25T20:08:00Z" w16du:dateUtc="2026-09-26T00:08:00Z"/>
                <w:rFonts w:cstheme="minorHAnsi"/>
              </w:rPr>
            </w:pPr>
            <w:del w:id="405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576C1B42" w14:textId="77777777" w:rsidR="00E0152F" w:rsidRPr="00D10EF4" w:rsidRDefault="00E0152F" w:rsidP="002E2E5C">
            <w:pPr>
              <w:rPr>
                <w:del w:id="406" w:author="McGugan, Don" w:date="2026-09-25T20:08:00Z" w16du:dateUtc="2026-09-26T00:08:00Z"/>
                <w:rFonts w:cstheme="minorHAnsi"/>
              </w:rPr>
            </w:pPr>
            <w:del w:id="407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695E90A2" w14:textId="77777777" w:rsidR="00E0152F" w:rsidRPr="00D10EF4" w:rsidRDefault="00E0152F" w:rsidP="002E2E5C">
            <w:pPr>
              <w:rPr>
                <w:del w:id="408" w:author="McGugan, Don" w:date="2026-09-25T20:08:00Z" w16du:dateUtc="2026-09-26T00:08:00Z"/>
                <w:rFonts w:cstheme="minorHAnsi"/>
              </w:rPr>
            </w:pPr>
            <w:del w:id="40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6BDF9900" w14:textId="77777777" w:rsidR="00E0152F" w:rsidRPr="00D10EF4" w:rsidRDefault="00E0152F" w:rsidP="002E2E5C">
            <w:pPr>
              <w:rPr>
                <w:del w:id="410" w:author="McGugan, Don" w:date="2026-09-25T20:08:00Z" w16du:dateUtc="2026-09-26T00:08:00Z"/>
                <w:rFonts w:cstheme="minorHAnsi"/>
              </w:rPr>
            </w:pPr>
            <w:del w:id="411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7BFD8264" w14:textId="77777777" w:rsidR="00E0152F" w:rsidRPr="00D10EF4" w:rsidRDefault="00E0152F" w:rsidP="002E2E5C">
            <w:pPr>
              <w:rPr>
                <w:del w:id="412" w:author="McGugan, Don" w:date="2026-09-25T20:08:00Z" w16du:dateUtc="2026-09-26T00:08:00Z"/>
                <w:rFonts w:cstheme="minorHAnsi"/>
              </w:rPr>
            </w:pPr>
            <w:del w:id="413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47803E06" w14:textId="77777777" w:rsidR="00E0152F" w:rsidRPr="00D10EF4" w:rsidRDefault="00E0152F" w:rsidP="002E2E5C">
            <w:pPr>
              <w:rPr>
                <w:del w:id="414" w:author="McGugan, Don" w:date="2026-09-25T20:08:00Z" w16du:dateUtc="2026-09-26T00:08:00Z"/>
                <w:rFonts w:cstheme="minorHAnsi"/>
              </w:rPr>
            </w:pPr>
            <w:del w:id="415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1DD84439" w14:textId="77777777" w:rsidR="00E0152F" w:rsidRPr="00D10EF4" w:rsidRDefault="00E0152F" w:rsidP="002E2E5C">
            <w:pPr>
              <w:rPr>
                <w:del w:id="416" w:author="McGugan, Don" w:date="2026-09-25T20:08:00Z" w16du:dateUtc="2026-09-26T00:08:00Z"/>
                <w:rFonts w:cstheme="minorHAnsi"/>
              </w:rPr>
            </w:pPr>
            <w:del w:id="41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</w:tbl>
    <w:tbl>
      <w:tblPr>
        <w:tblW w:w="6800" w:type="dxa"/>
        <w:tblLook w:val="04A0" w:firstRow="1" w:lastRow="0" w:firstColumn="1" w:lastColumn="0" w:noHBand="0" w:noVBand="1"/>
        <w:tblPrChange w:id="418" w:author="McGugan, Don" w:date="2026-09-25T20:08:00Z" w16du:dateUtc="2026-09-26T00:08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764"/>
        <w:gridCol w:w="725"/>
        <w:gridCol w:w="867"/>
        <w:gridCol w:w="725"/>
        <w:gridCol w:w="897"/>
        <w:gridCol w:w="897"/>
        <w:gridCol w:w="897"/>
        <w:gridCol w:w="897"/>
        <w:gridCol w:w="897"/>
        <w:gridCol w:w="897"/>
        <w:gridCol w:w="897"/>
        <w:tblGridChange w:id="419">
          <w:tblGrid>
            <w:gridCol w:w="5"/>
            <w:gridCol w:w="759"/>
            <w:gridCol w:w="496"/>
            <w:gridCol w:w="229"/>
            <w:gridCol w:w="851"/>
            <w:gridCol w:w="16"/>
            <w:gridCol w:w="725"/>
            <w:gridCol w:w="159"/>
            <w:gridCol w:w="738"/>
            <w:gridCol w:w="342"/>
            <w:gridCol w:w="555"/>
            <w:gridCol w:w="705"/>
            <w:gridCol w:w="192"/>
            <w:gridCol w:w="897"/>
            <w:gridCol w:w="241"/>
            <w:gridCol w:w="656"/>
            <w:gridCol w:w="379"/>
            <w:gridCol w:w="518"/>
            <w:gridCol w:w="470"/>
            <w:gridCol w:w="427"/>
            <w:gridCol w:w="558"/>
            <w:gridCol w:w="882"/>
            <w:gridCol w:w="2155"/>
          </w:tblGrid>
        </w:tblGridChange>
      </w:tblGrid>
      <w:tr w:rsidR="003D2C34" w:rsidRPr="00D10EF4" w14:paraId="54378EFA" w14:textId="77777777" w:rsidTr="00E61832">
        <w:trPr>
          <w:trHeight w:val="288"/>
          <w:trPrChange w:id="420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21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70764A6C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2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23" w:author="McGugan, Don" w:date="2026-09-25T20:08:00Z" w16du:dateUtc="2026-09-26T00:08:00Z">
                <w:pPr/>
              </w:pPrChange>
            </w:pPr>
            <w:ins w:id="42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July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25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0511FCD6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2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27" w:author="McGugan, Don" w:date="2026-09-25T20:08:00Z" w16du:dateUtc="2026-09-26T00:08:00Z">
                <w:pPr/>
              </w:pPrChange>
            </w:pPr>
            <w:ins w:id="42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1990</w:t>
              </w:r>
            </w:ins>
            <w:del w:id="42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8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30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1E1D4AED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3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32" w:author="McGugan, Don" w:date="2026-09-25T20:08:00Z" w16du:dateUtc="2026-09-26T00:08:00Z">
                <w:pPr/>
              </w:pPrChange>
            </w:pPr>
            <w:ins w:id="43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March</w:t>
              </w:r>
            </w:ins>
            <w:del w:id="43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35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64D02DE1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3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37" w:author="McGugan, Don" w:date="2026-09-25T20:08:00Z" w16du:dateUtc="2026-09-26T00:08:00Z">
                <w:pPr/>
              </w:pPrChange>
            </w:pPr>
            <w:ins w:id="43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1991</w:t>
              </w:r>
            </w:ins>
            <w:del w:id="43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40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217CEB07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44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42" w:author="McGugan, Don" w:date="2026-09-25T20:08:00Z" w16du:dateUtc="2026-09-26T00:08:00Z">
                <w:pPr/>
              </w:pPrChange>
            </w:pPr>
            <w:ins w:id="44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8</w:t>
              </w:r>
            </w:ins>
            <w:del w:id="44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45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505140A9" w14:textId="77777777" w:rsidR="00E0152F" w:rsidRPr="00D10EF4" w:rsidRDefault="00E0152F" w:rsidP="002E2E5C">
            <w:pPr>
              <w:rPr>
                <w:rFonts w:cstheme="minorHAnsi"/>
              </w:rPr>
            </w:pPr>
            <w:del w:id="44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47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582A7A6B" w14:textId="77777777" w:rsidR="00E0152F" w:rsidRPr="00D10EF4" w:rsidRDefault="00E0152F" w:rsidP="002E2E5C">
            <w:pPr>
              <w:rPr>
                <w:rFonts w:cstheme="minorHAnsi"/>
              </w:rPr>
            </w:pPr>
            <w:del w:id="44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49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70A751B4" w14:textId="77777777" w:rsidR="00E0152F" w:rsidRPr="00D10EF4" w:rsidRDefault="00E0152F" w:rsidP="002E2E5C">
            <w:pPr>
              <w:rPr>
                <w:rFonts w:cstheme="minorHAnsi"/>
              </w:rPr>
            </w:pPr>
            <w:del w:id="45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51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5DF669BD" w14:textId="77777777" w:rsidR="00E0152F" w:rsidRPr="00D10EF4" w:rsidRDefault="00E0152F" w:rsidP="002E2E5C">
            <w:pPr>
              <w:rPr>
                <w:rFonts w:cstheme="minorHAnsi"/>
              </w:rPr>
            </w:pPr>
            <w:del w:id="45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53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51436188" w14:textId="77777777" w:rsidR="00E0152F" w:rsidRPr="00D10EF4" w:rsidRDefault="00E0152F" w:rsidP="002E2E5C">
            <w:pPr>
              <w:rPr>
                <w:rFonts w:cstheme="minorHAnsi"/>
              </w:rPr>
            </w:pPr>
            <w:del w:id="454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55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21019180" w14:textId="77777777" w:rsidR="00E0152F" w:rsidRPr="00D10EF4" w:rsidRDefault="00E0152F" w:rsidP="002E2E5C">
            <w:pPr>
              <w:rPr>
                <w:rFonts w:cstheme="minorHAnsi"/>
              </w:rPr>
            </w:pPr>
            <w:del w:id="45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3A1B11AC" w14:textId="77777777" w:rsidTr="00E61832">
        <w:trPr>
          <w:trHeight w:val="288"/>
          <w:trPrChange w:id="457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58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7274DE7D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5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60" w:author="McGugan, Don" w:date="2026-09-25T20:08:00Z" w16du:dateUtc="2026-09-26T00:08:00Z">
                <w:pPr/>
              </w:pPrChange>
            </w:pPr>
            <w:ins w:id="46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July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62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0888612B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63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64" w:author="McGugan, Don" w:date="2026-09-25T20:08:00Z" w16du:dateUtc="2026-09-26T00:08:00Z">
                <w:pPr/>
              </w:pPrChange>
            </w:pPr>
            <w:ins w:id="465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1981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66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7304568E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6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68" w:author="McGugan, Don" w:date="2026-09-25T20:08:00Z" w16du:dateUtc="2026-09-26T00:08:00Z">
                <w:pPr/>
              </w:pPrChange>
            </w:pPr>
            <w:ins w:id="46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November</w:t>
              </w:r>
            </w:ins>
            <w:del w:id="470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71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08797EAC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7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73" w:author="McGugan, Don" w:date="2026-09-25T20:08:00Z" w16du:dateUtc="2026-09-26T00:08:00Z">
                <w:pPr/>
              </w:pPrChange>
            </w:pPr>
            <w:ins w:id="47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1982</w:t>
              </w:r>
            </w:ins>
            <w:del w:id="475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76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37FD5457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47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78" w:author="McGugan, Don" w:date="2026-09-25T20:08:00Z" w16du:dateUtc="2026-09-26T00:08:00Z">
                <w:pPr/>
              </w:pPrChange>
            </w:pPr>
            <w:ins w:id="47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17</w:t>
              </w:r>
            </w:ins>
            <w:del w:id="480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1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0C996EDE" w14:textId="77777777" w:rsidR="00E0152F" w:rsidRPr="00D10EF4" w:rsidRDefault="00E0152F" w:rsidP="002E2E5C">
            <w:pPr>
              <w:rPr>
                <w:rFonts w:cstheme="minorHAnsi"/>
              </w:rPr>
            </w:pPr>
            <w:del w:id="48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3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753EE548" w14:textId="77777777" w:rsidR="00E0152F" w:rsidRPr="00D10EF4" w:rsidRDefault="00E0152F" w:rsidP="002E2E5C">
            <w:pPr>
              <w:rPr>
                <w:rFonts w:cstheme="minorHAnsi"/>
              </w:rPr>
            </w:pPr>
            <w:del w:id="48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5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08EEE290" w14:textId="77777777" w:rsidR="00E0152F" w:rsidRPr="00D10EF4" w:rsidRDefault="00E0152F" w:rsidP="002E2E5C">
            <w:pPr>
              <w:rPr>
                <w:rFonts w:cstheme="minorHAnsi"/>
              </w:rPr>
            </w:pPr>
            <w:del w:id="48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7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4F7654E6" w14:textId="77777777" w:rsidR="00E0152F" w:rsidRPr="00D10EF4" w:rsidRDefault="00E0152F" w:rsidP="002E2E5C">
            <w:pPr>
              <w:rPr>
                <w:rFonts w:cstheme="minorHAnsi"/>
              </w:rPr>
            </w:pPr>
            <w:del w:id="48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89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09A3EA4D" w14:textId="77777777" w:rsidR="00E0152F" w:rsidRPr="00D10EF4" w:rsidRDefault="00E0152F" w:rsidP="002E2E5C">
            <w:pPr>
              <w:rPr>
                <w:rFonts w:cstheme="minorHAnsi"/>
              </w:rPr>
            </w:pPr>
            <w:del w:id="49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91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70605147" w14:textId="77777777" w:rsidR="00E0152F" w:rsidRPr="00D10EF4" w:rsidRDefault="00E0152F" w:rsidP="002E2E5C">
            <w:pPr>
              <w:rPr>
                <w:rFonts w:cstheme="minorHAnsi"/>
              </w:rPr>
            </w:pPr>
            <w:del w:id="492" w:author="McGugan, Don" w:date="2026-09-25T20:08:00Z" w16du:dateUtc="2026-09-26T00:08:00Z">
              <w:r w:rsidRPr="00D10EF4">
                <w:rPr>
                  <w:rFonts w:cstheme="minorHAnsi"/>
                </w:rPr>
                <w:delText>5</w:delText>
              </w:r>
            </w:del>
          </w:p>
        </w:tc>
      </w:tr>
      <w:tr w:rsidR="003D2C34" w:rsidRPr="00D10EF4" w14:paraId="1E1DF333" w14:textId="77777777" w:rsidTr="00E61832">
        <w:trPr>
          <w:trHeight w:val="288"/>
          <w:trPrChange w:id="493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94" w:author="McGugan, Don" w:date="2026-09-25T20:08:00Z" w16du:dateUtc="2026-09-26T00:08:00Z">
              <w:tcPr>
                <w:tcW w:w="1255" w:type="dxa"/>
                <w:gridSpan w:val="2"/>
                <w:vAlign w:val="center"/>
                <w:hideMark/>
              </w:tcPr>
            </w:tcPrChange>
          </w:tcPr>
          <w:p w14:paraId="3B81B725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49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496" w:author="McGugan, Don" w:date="2026-09-25T20:08:00Z" w16du:dateUtc="2026-09-26T00:08:00Z">
                <w:pPr>
                  <w:jc w:val="center"/>
                </w:pPr>
              </w:pPrChange>
            </w:pPr>
            <w:ins w:id="49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lastRenderedPageBreak/>
                <w:t>January</w:t>
              </w:r>
            </w:ins>
            <w:del w:id="49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499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7A5BE11A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0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01" w:author="McGugan, Don" w:date="2026-09-25T20:08:00Z" w16du:dateUtc="2026-09-26T00:08:00Z">
                <w:pPr/>
              </w:pPrChange>
            </w:pPr>
            <w:ins w:id="50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1980</w:t>
              </w:r>
            </w:ins>
            <w:del w:id="50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04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31D79A68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0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06" w:author="McGugan, Don" w:date="2026-09-25T20:08:00Z" w16du:dateUtc="2026-09-26T00:08:00Z">
                <w:pPr/>
              </w:pPrChange>
            </w:pPr>
            <w:ins w:id="50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July</w:t>
              </w:r>
            </w:ins>
            <w:del w:id="50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09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374B5A47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1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11" w:author="McGugan, Don" w:date="2026-09-25T20:08:00Z" w16du:dateUtc="2026-09-26T00:08:00Z">
                <w:pPr/>
              </w:pPrChange>
            </w:pPr>
            <w:ins w:id="51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1980</w:t>
              </w:r>
            </w:ins>
            <w:del w:id="513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14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0D32F1B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51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16" w:author="McGugan, Don" w:date="2026-09-25T20:08:00Z" w16du:dateUtc="2026-09-26T00:08:00Z">
                <w:pPr/>
              </w:pPrChange>
            </w:pPr>
            <w:ins w:id="51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7</w:t>
              </w:r>
            </w:ins>
            <w:del w:id="518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19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20C30C6E" w14:textId="77777777" w:rsidR="00E0152F" w:rsidRPr="00D10EF4" w:rsidRDefault="00E0152F" w:rsidP="002E2E5C">
            <w:pPr>
              <w:rPr>
                <w:rFonts w:cstheme="minorHAnsi"/>
              </w:rPr>
            </w:pPr>
            <w:del w:id="52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1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75C0A7D5" w14:textId="77777777" w:rsidR="00E0152F" w:rsidRPr="00D10EF4" w:rsidRDefault="00E0152F" w:rsidP="002E2E5C">
            <w:pPr>
              <w:rPr>
                <w:rFonts w:cstheme="minorHAnsi"/>
              </w:rPr>
            </w:pPr>
            <w:del w:id="52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3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7AF38857" w14:textId="77777777" w:rsidR="00E0152F" w:rsidRPr="00D10EF4" w:rsidRDefault="00E0152F" w:rsidP="002E2E5C">
            <w:pPr>
              <w:rPr>
                <w:rFonts w:cstheme="minorHAnsi"/>
              </w:rPr>
            </w:pPr>
            <w:del w:id="52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5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BC27C72" w14:textId="77777777" w:rsidR="00E0152F" w:rsidRPr="00D10EF4" w:rsidRDefault="00E0152F" w:rsidP="002E2E5C">
            <w:pPr>
              <w:rPr>
                <w:rFonts w:cstheme="minorHAnsi"/>
              </w:rPr>
            </w:pPr>
            <w:del w:id="52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7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1F2D1196" w14:textId="77777777" w:rsidR="00E0152F" w:rsidRPr="00D10EF4" w:rsidRDefault="00E0152F" w:rsidP="002E2E5C">
            <w:pPr>
              <w:rPr>
                <w:rFonts w:cstheme="minorHAnsi"/>
              </w:rPr>
            </w:pPr>
            <w:del w:id="52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29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1F0857D3" w14:textId="77777777" w:rsidR="00E0152F" w:rsidRPr="00D10EF4" w:rsidRDefault="00E0152F" w:rsidP="002E2E5C">
            <w:pPr>
              <w:rPr>
                <w:rFonts w:cstheme="minorHAnsi"/>
              </w:rPr>
            </w:pPr>
            <w:del w:id="53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676CBBBD" w14:textId="77777777" w:rsidTr="00E61832">
        <w:trPr>
          <w:trHeight w:val="288"/>
          <w:trPrChange w:id="531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32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7E07B22E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33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34" w:author="McGugan, Don" w:date="2026-09-25T20:08:00Z" w16du:dateUtc="2026-09-26T00:08:00Z">
                <w:pPr/>
              </w:pPrChange>
            </w:pPr>
            <w:ins w:id="535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November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36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84B99EE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3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38" w:author="McGugan, Don" w:date="2026-09-25T20:08:00Z" w16du:dateUtc="2026-09-26T00:08:00Z">
                <w:pPr/>
              </w:pPrChange>
            </w:pPr>
            <w:ins w:id="53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1973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40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575D05D1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4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42" w:author="McGugan, Don" w:date="2026-09-25T20:08:00Z" w16du:dateUtc="2026-09-26T00:08:00Z">
                <w:pPr/>
              </w:pPrChange>
            </w:pPr>
            <w:ins w:id="54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March</w:t>
              </w:r>
            </w:ins>
            <w:del w:id="54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45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26B51245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4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47" w:author="McGugan, Don" w:date="2026-09-25T20:08:00Z" w16du:dateUtc="2026-09-26T00:08:00Z">
                <w:pPr/>
              </w:pPrChange>
            </w:pPr>
            <w:ins w:id="54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1975</w:t>
              </w:r>
            </w:ins>
            <w:del w:id="54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50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B8AB7C3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55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52" w:author="McGugan, Don" w:date="2026-09-25T20:08:00Z" w16du:dateUtc="2026-09-26T00:08:00Z">
                <w:pPr/>
              </w:pPrChange>
            </w:pPr>
            <w:ins w:id="55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16</w:t>
              </w:r>
            </w:ins>
            <w:del w:id="55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55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63B86D62" w14:textId="77777777" w:rsidR="00E0152F" w:rsidRPr="00D10EF4" w:rsidRDefault="00E0152F" w:rsidP="002E2E5C">
            <w:pPr>
              <w:rPr>
                <w:rFonts w:cstheme="minorHAnsi"/>
              </w:rPr>
            </w:pPr>
            <w:del w:id="55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57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354935A0" w14:textId="77777777" w:rsidR="00E0152F" w:rsidRPr="00D10EF4" w:rsidRDefault="00E0152F" w:rsidP="002E2E5C">
            <w:pPr>
              <w:rPr>
                <w:rFonts w:cstheme="minorHAnsi"/>
              </w:rPr>
            </w:pPr>
            <w:del w:id="55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59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49AF99D" w14:textId="77777777" w:rsidR="00E0152F" w:rsidRPr="00D10EF4" w:rsidRDefault="00E0152F" w:rsidP="002E2E5C">
            <w:pPr>
              <w:rPr>
                <w:rFonts w:cstheme="minorHAnsi"/>
              </w:rPr>
            </w:pPr>
            <w:del w:id="560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61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866E89B" w14:textId="77777777" w:rsidR="00E0152F" w:rsidRPr="00D10EF4" w:rsidRDefault="00E0152F" w:rsidP="002E2E5C">
            <w:pPr>
              <w:rPr>
                <w:rFonts w:cstheme="minorHAnsi"/>
              </w:rPr>
            </w:pPr>
            <w:del w:id="56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63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7EF663B6" w14:textId="77777777" w:rsidR="00E0152F" w:rsidRPr="00D10EF4" w:rsidRDefault="00E0152F" w:rsidP="002E2E5C">
            <w:pPr>
              <w:rPr>
                <w:rFonts w:cstheme="minorHAnsi"/>
              </w:rPr>
            </w:pPr>
            <w:del w:id="564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65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4D5C426A" w14:textId="77777777" w:rsidR="00E0152F" w:rsidRPr="00D10EF4" w:rsidRDefault="00E0152F" w:rsidP="002E2E5C">
            <w:pPr>
              <w:rPr>
                <w:rFonts w:cstheme="minorHAnsi"/>
              </w:rPr>
            </w:pPr>
            <w:del w:id="566" w:author="McGugan, Don" w:date="2026-09-25T20:08:00Z" w16du:dateUtc="2026-09-26T00:08:00Z">
              <w:r w:rsidRPr="00D10EF4">
                <w:rPr>
                  <w:rFonts w:cstheme="minorHAnsi"/>
                </w:rPr>
                <w:delText>4</w:delText>
              </w:r>
            </w:del>
          </w:p>
        </w:tc>
      </w:tr>
      <w:tr w:rsidR="003D2C34" w:rsidRPr="00D10EF4" w14:paraId="512894FD" w14:textId="77777777" w:rsidTr="00E61832">
        <w:trPr>
          <w:trHeight w:val="288"/>
          <w:trPrChange w:id="567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68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516B3CB1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6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70" w:author="McGugan, Don" w:date="2026-09-25T20:08:00Z" w16du:dateUtc="2026-09-26T00:08:00Z">
                <w:pPr/>
              </w:pPrChange>
            </w:pPr>
            <w:ins w:id="57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December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72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1A0435E2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73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74" w:author="McGugan, Don" w:date="2026-09-25T20:08:00Z" w16du:dateUtc="2026-09-26T00:08:00Z">
                <w:pPr/>
              </w:pPrChange>
            </w:pPr>
            <w:ins w:id="575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1969</w:t>
              </w:r>
            </w:ins>
            <w:del w:id="576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77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2E93E1F0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78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79" w:author="McGugan, Don" w:date="2026-09-25T20:08:00Z" w16du:dateUtc="2026-09-26T00:08:00Z">
                <w:pPr/>
              </w:pPrChange>
            </w:pPr>
            <w:ins w:id="580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November</w:t>
              </w:r>
            </w:ins>
            <w:del w:id="581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82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7A4F8EEC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583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84" w:author="McGugan, Don" w:date="2026-09-25T20:08:00Z" w16du:dateUtc="2026-09-26T00:08:00Z">
                <w:pPr/>
              </w:pPrChange>
            </w:pPr>
            <w:ins w:id="585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1970</w:t>
              </w:r>
            </w:ins>
            <w:del w:id="586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87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592AF2A9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588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589" w:author="McGugan, Don" w:date="2026-09-25T20:08:00Z" w16du:dateUtc="2026-09-26T00:08:00Z">
                <w:pPr/>
              </w:pPrChange>
            </w:pPr>
            <w:ins w:id="590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11</w:t>
              </w:r>
            </w:ins>
            <w:del w:id="591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92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5FAC3235" w14:textId="77777777" w:rsidR="00E0152F" w:rsidRPr="00D10EF4" w:rsidRDefault="00E0152F" w:rsidP="002E2E5C">
            <w:pPr>
              <w:rPr>
                <w:rFonts w:cstheme="minorHAnsi"/>
              </w:rPr>
            </w:pPr>
            <w:del w:id="59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94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6C0EFBE9" w14:textId="77777777" w:rsidR="00E0152F" w:rsidRPr="00D10EF4" w:rsidRDefault="00E0152F" w:rsidP="002E2E5C">
            <w:pPr>
              <w:rPr>
                <w:rFonts w:cstheme="minorHAnsi"/>
              </w:rPr>
            </w:pPr>
            <w:del w:id="59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96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15E2FFA0" w14:textId="77777777" w:rsidR="00E0152F" w:rsidRPr="00D10EF4" w:rsidRDefault="00E0152F" w:rsidP="002E2E5C">
            <w:pPr>
              <w:rPr>
                <w:rFonts w:cstheme="minorHAnsi"/>
              </w:rPr>
            </w:pPr>
            <w:del w:id="59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598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407558D8" w14:textId="77777777" w:rsidR="00E0152F" w:rsidRPr="00D10EF4" w:rsidRDefault="00E0152F" w:rsidP="002E2E5C">
            <w:pPr>
              <w:rPr>
                <w:rFonts w:cstheme="minorHAnsi"/>
              </w:rPr>
            </w:pPr>
            <w:del w:id="59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00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70DE2763" w14:textId="77777777" w:rsidR="00E0152F" w:rsidRPr="00D10EF4" w:rsidRDefault="00E0152F" w:rsidP="002E2E5C">
            <w:pPr>
              <w:rPr>
                <w:rFonts w:cstheme="minorHAnsi"/>
              </w:rPr>
            </w:pPr>
            <w:del w:id="60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02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159A07C4" w14:textId="77777777" w:rsidR="00E0152F" w:rsidRPr="00D10EF4" w:rsidRDefault="00E0152F" w:rsidP="002E2E5C">
            <w:pPr>
              <w:rPr>
                <w:rFonts w:cstheme="minorHAnsi"/>
              </w:rPr>
            </w:pPr>
            <w:del w:id="60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30B1430B" w14:textId="77777777" w:rsidTr="00E61832">
        <w:trPr>
          <w:trHeight w:val="288"/>
          <w:trPrChange w:id="604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05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1CE87CE3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0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07" w:author="McGugan, Don" w:date="2026-09-25T20:08:00Z" w16du:dateUtc="2026-09-26T00:08:00Z">
                <w:pPr/>
              </w:pPrChange>
            </w:pPr>
            <w:ins w:id="60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April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09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1E0BD52D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10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11" w:author="McGugan, Don" w:date="2026-09-25T20:08:00Z" w16du:dateUtc="2026-09-26T00:08:00Z">
                <w:pPr/>
              </w:pPrChange>
            </w:pPr>
            <w:ins w:id="612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1960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13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46FDE87A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14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15" w:author="McGugan, Don" w:date="2026-09-25T20:08:00Z" w16du:dateUtc="2026-09-26T00:08:00Z">
                <w:pPr/>
              </w:pPrChange>
            </w:pPr>
            <w:ins w:id="616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February</w:t>
              </w:r>
            </w:ins>
            <w:del w:id="617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18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15CC74F4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1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20" w:author="McGugan, Don" w:date="2026-09-25T20:08:00Z" w16du:dateUtc="2026-09-26T00:08:00Z">
                <w:pPr/>
              </w:pPrChange>
            </w:pPr>
            <w:ins w:id="62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1961</w:t>
              </w:r>
            </w:ins>
            <w:del w:id="622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23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5FAF65F1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624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25" w:author="McGugan, Don" w:date="2026-09-25T20:08:00Z" w16du:dateUtc="2026-09-26T00:08:00Z">
                <w:pPr/>
              </w:pPrChange>
            </w:pPr>
            <w:ins w:id="626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10</w:t>
              </w:r>
            </w:ins>
            <w:del w:id="627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28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66E6BC52" w14:textId="77777777" w:rsidR="00E0152F" w:rsidRPr="00D10EF4" w:rsidRDefault="00E0152F" w:rsidP="002E2E5C">
            <w:pPr>
              <w:rPr>
                <w:rFonts w:cstheme="minorHAnsi"/>
              </w:rPr>
            </w:pPr>
            <w:del w:id="629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0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3CD3739A" w14:textId="77777777" w:rsidR="00E0152F" w:rsidRPr="00D10EF4" w:rsidRDefault="00E0152F" w:rsidP="002E2E5C">
            <w:pPr>
              <w:rPr>
                <w:rFonts w:cstheme="minorHAnsi"/>
              </w:rPr>
            </w:pPr>
            <w:del w:id="63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2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17069E4F" w14:textId="77777777" w:rsidR="00E0152F" w:rsidRPr="00D10EF4" w:rsidRDefault="00E0152F" w:rsidP="002E2E5C">
            <w:pPr>
              <w:rPr>
                <w:rFonts w:cstheme="minorHAnsi"/>
              </w:rPr>
            </w:pPr>
            <w:del w:id="633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4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73F3FB7C" w14:textId="77777777" w:rsidR="00E0152F" w:rsidRPr="00D10EF4" w:rsidRDefault="00E0152F" w:rsidP="002E2E5C">
            <w:pPr>
              <w:rPr>
                <w:rFonts w:cstheme="minorHAnsi"/>
              </w:rPr>
            </w:pPr>
            <w:del w:id="63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6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7203CC7D" w14:textId="77777777" w:rsidR="00E0152F" w:rsidRPr="00D10EF4" w:rsidRDefault="00E0152F" w:rsidP="002E2E5C">
            <w:pPr>
              <w:rPr>
                <w:rFonts w:cstheme="minorHAnsi"/>
              </w:rPr>
            </w:pPr>
            <w:del w:id="637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38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16C8CEC6" w14:textId="77777777" w:rsidR="00E0152F" w:rsidRPr="00D10EF4" w:rsidRDefault="00E0152F" w:rsidP="002E2E5C">
            <w:pPr>
              <w:rPr>
                <w:rFonts w:cstheme="minorHAnsi"/>
              </w:rPr>
            </w:pPr>
            <w:del w:id="63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6E333723" w14:textId="77777777" w:rsidTr="00E61832">
        <w:trPr>
          <w:trHeight w:val="288"/>
          <w:trPrChange w:id="640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41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1B65D0EB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4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43" w:author="McGugan, Don" w:date="2026-09-25T20:08:00Z" w16du:dateUtc="2026-09-26T00:08:00Z">
                <w:pPr/>
              </w:pPrChange>
            </w:pPr>
            <w:ins w:id="64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August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45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2C0C8BA2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4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47" w:author="McGugan, Don" w:date="2026-09-25T20:08:00Z" w16du:dateUtc="2026-09-26T00:08:00Z">
                <w:pPr/>
              </w:pPrChange>
            </w:pPr>
            <w:ins w:id="64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1957</w:t>
              </w:r>
            </w:ins>
            <w:del w:id="64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50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78558B88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5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52" w:author="McGugan, Don" w:date="2026-09-25T20:08:00Z" w16du:dateUtc="2026-09-26T00:08:00Z">
                <w:pPr/>
              </w:pPrChange>
            </w:pPr>
            <w:ins w:id="65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April</w:t>
              </w:r>
            </w:ins>
            <w:del w:id="65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55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4D6DDC4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56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57" w:author="McGugan, Don" w:date="2026-09-25T20:08:00Z" w16du:dateUtc="2026-09-26T00:08:00Z">
                <w:pPr/>
              </w:pPrChange>
            </w:pPr>
            <w:ins w:id="658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1958</w:t>
              </w:r>
            </w:ins>
            <w:del w:id="659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60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42065755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661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62" w:author="McGugan, Don" w:date="2026-09-25T20:08:00Z" w16du:dateUtc="2026-09-26T00:08:00Z">
                <w:pPr/>
              </w:pPrChange>
            </w:pPr>
            <w:ins w:id="663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9</w:t>
              </w:r>
            </w:ins>
            <w:del w:id="664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65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08513B63" w14:textId="77777777" w:rsidR="00E0152F" w:rsidRPr="00D10EF4" w:rsidRDefault="00E0152F" w:rsidP="002E2E5C">
            <w:pPr>
              <w:rPr>
                <w:rFonts w:cstheme="minorHAnsi"/>
              </w:rPr>
            </w:pPr>
            <w:del w:id="66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67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2F6000D5" w14:textId="77777777" w:rsidR="00E0152F" w:rsidRPr="00D10EF4" w:rsidRDefault="00E0152F" w:rsidP="002E2E5C">
            <w:pPr>
              <w:rPr>
                <w:rFonts w:cstheme="minorHAnsi"/>
              </w:rPr>
            </w:pPr>
            <w:del w:id="668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69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110CCA3E" w14:textId="77777777" w:rsidR="00E0152F" w:rsidRPr="00D10EF4" w:rsidRDefault="00E0152F" w:rsidP="002E2E5C">
            <w:pPr>
              <w:rPr>
                <w:rFonts w:cstheme="minorHAnsi"/>
              </w:rPr>
            </w:pPr>
            <w:del w:id="67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71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32B75E5A" w14:textId="77777777" w:rsidR="00E0152F" w:rsidRPr="00D10EF4" w:rsidRDefault="00E0152F" w:rsidP="002E2E5C">
            <w:pPr>
              <w:rPr>
                <w:rFonts w:cstheme="minorHAnsi"/>
              </w:rPr>
            </w:pPr>
            <w:del w:id="67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73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3FAB7484" w14:textId="77777777" w:rsidR="00E0152F" w:rsidRPr="00D10EF4" w:rsidRDefault="00E0152F" w:rsidP="002E2E5C">
            <w:pPr>
              <w:rPr>
                <w:rFonts w:cstheme="minorHAnsi"/>
              </w:rPr>
            </w:pPr>
            <w:del w:id="67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75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2FA1D348" w14:textId="77777777" w:rsidR="00E0152F" w:rsidRPr="00D10EF4" w:rsidRDefault="00E0152F" w:rsidP="002E2E5C">
            <w:pPr>
              <w:rPr>
                <w:rFonts w:cstheme="minorHAnsi"/>
              </w:rPr>
            </w:pPr>
            <w:del w:id="67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759AA13D" w14:textId="77777777" w:rsidTr="00E61832">
        <w:trPr>
          <w:trHeight w:val="288"/>
          <w:trPrChange w:id="677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78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3DD72C95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7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80" w:author="McGugan, Don" w:date="2026-09-25T20:08:00Z" w16du:dateUtc="2026-09-26T00:08:00Z">
                <w:pPr/>
              </w:pPrChange>
            </w:pPr>
            <w:ins w:id="68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July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82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2D61524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83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84" w:author="McGugan, Don" w:date="2026-09-25T20:08:00Z" w16du:dateUtc="2026-09-26T00:08:00Z">
                <w:pPr/>
              </w:pPrChange>
            </w:pPr>
            <w:ins w:id="685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1953</w:t>
              </w:r>
            </w:ins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86" w:author="McGugan, Don" w:date="2026-09-25T20:08:00Z" w16du:dateUtc="2026-09-26T00:08:00Z">
              <w:tcPr>
                <w:tcW w:w="90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69F5C4B7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8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88" w:author="McGugan, Don" w:date="2026-09-25T20:08:00Z" w16du:dateUtc="2026-09-26T00:08:00Z">
                <w:pPr/>
              </w:pPrChange>
            </w:pPr>
            <w:ins w:id="68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May</w:t>
              </w:r>
            </w:ins>
            <w:del w:id="690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91" w:author="McGugan, Don" w:date="2026-09-25T20:08:00Z" w16du:dateUtc="2026-09-26T00:08:00Z">
              <w:tcPr>
                <w:tcW w:w="108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14889AFE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69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93" w:author="McGugan, Don" w:date="2026-09-25T20:08:00Z" w16du:dateUtc="2026-09-26T00:08:00Z">
                <w:pPr/>
              </w:pPrChange>
            </w:pPr>
            <w:ins w:id="69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1954</w:t>
              </w:r>
            </w:ins>
            <w:del w:id="695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696" w:author="McGugan, Don" w:date="2026-09-25T20:08:00Z" w16du:dateUtc="2026-09-26T00:08:00Z">
              <w:tcPr>
                <w:tcW w:w="1260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7AECC14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69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698" w:author="McGugan, Don" w:date="2026-09-25T20:08:00Z" w16du:dateUtc="2026-09-26T00:08:00Z">
                <w:pPr/>
              </w:pPrChange>
            </w:pPr>
            <w:ins w:id="69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10</w:t>
              </w:r>
            </w:ins>
            <w:del w:id="700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1" w:author="McGugan, Don" w:date="2026-09-25T20:08:00Z" w16du:dateUtc="2026-09-26T00:08:00Z">
              <w:tcPr>
                <w:tcW w:w="1330" w:type="dxa"/>
                <w:gridSpan w:val="3"/>
                <w:shd w:val="clear" w:color="auto" w:fill="D9D9D9" w:themeFill="background1" w:themeFillShade="D9"/>
                <w:hideMark/>
              </w:tcPr>
            </w:tcPrChange>
          </w:tcPr>
          <w:p w14:paraId="67D7F1E1" w14:textId="77777777" w:rsidR="00E0152F" w:rsidRPr="00D10EF4" w:rsidRDefault="00E0152F" w:rsidP="002E2E5C">
            <w:pPr>
              <w:rPr>
                <w:rFonts w:cstheme="minorHAnsi"/>
              </w:rPr>
            </w:pPr>
            <w:del w:id="70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3" w:author="McGugan, Don" w:date="2026-09-25T20:08:00Z" w16du:dateUtc="2026-09-26T00:08:00Z">
              <w:tcPr>
                <w:tcW w:w="103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6267440A" w14:textId="77777777" w:rsidR="00E0152F" w:rsidRPr="00D10EF4" w:rsidRDefault="00E0152F" w:rsidP="002E2E5C">
            <w:pPr>
              <w:rPr>
                <w:rFonts w:cstheme="minorHAnsi"/>
              </w:rPr>
            </w:pPr>
            <w:del w:id="70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5" w:author="McGugan, Don" w:date="2026-09-25T20:08:00Z" w16du:dateUtc="2026-09-26T00:08:00Z">
              <w:tcPr>
                <w:tcW w:w="988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2EAA24C7" w14:textId="77777777" w:rsidR="00E0152F" w:rsidRPr="00D10EF4" w:rsidRDefault="00E0152F" w:rsidP="002E2E5C">
            <w:pPr>
              <w:rPr>
                <w:rFonts w:cstheme="minorHAnsi"/>
              </w:rPr>
            </w:pPr>
            <w:del w:id="70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7" w:author="McGugan, Don" w:date="2026-09-25T20:08:00Z" w16du:dateUtc="2026-09-26T00:08:00Z">
              <w:tcPr>
                <w:tcW w:w="98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051A468" w14:textId="77777777" w:rsidR="00E0152F" w:rsidRPr="00D10EF4" w:rsidRDefault="00E0152F" w:rsidP="002E2E5C">
            <w:pPr>
              <w:rPr>
                <w:rFonts w:cstheme="minorHAnsi"/>
              </w:rPr>
            </w:pPr>
            <w:del w:id="708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09" w:author="McGugan, Don" w:date="2026-09-25T20:08:00Z" w16du:dateUtc="2026-09-26T00:08:00Z">
              <w:tcPr>
                <w:tcW w:w="882" w:type="dxa"/>
                <w:shd w:val="clear" w:color="auto" w:fill="D9D9D9" w:themeFill="background1" w:themeFillShade="D9"/>
                <w:hideMark/>
              </w:tcPr>
            </w:tcPrChange>
          </w:tcPr>
          <w:p w14:paraId="671D19DF" w14:textId="77777777" w:rsidR="00E0152F" w:rsidRPr="00D10EF4" w:rsidRDefault="00E0152F" w:rsidP="002E2E5C">
            <w:pPr>
              <w:rPr>
                <w:rFonts w:cstheme="minorHAnsi"/>
              </w:rPr>
            </w:pPr>
            <w:del w:id="710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11" w:author="McGugan, Don" w:date="2026-09-25T20:08:00Z" w16du:dateUtc="2026-09-26T00:08:00Z">
              <w:tcPr>
                <w:tcW w:w="2155" w:type="dxa"/>
                <w:shd w:val="clear" w:color="auto" w:fill="D9D9D9" w:themeFill="background1" w:themeFillShade="D9"/>
                <w:hideMark/>
              </w:tcPr>
            </w:tcPrChange>
          </w:tcPr>
          <w:p w14:paraId="62767606" w14:textId="77777777" w:rsidR="00E0152F" w:rsidRPr="00D10EF4" w:rsidRDefault="00E0152F" w:rsidP="002E2E5C">
            <w:pPr>
              <w:rPr>
                <w:rFonts w:cstheme="minorHAnsi"/>
              </w:rPr>
            </w:pPr>
            <w:del w:id="712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4E26BD41" w14:textId="77777777" w:rsidTr="00E61832">
        <w:trPr>
          <w:trHeight w:val="288"/>
          <w:trPrChange w:id="713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14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482891ED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1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16" w:author="McGugan, Don" w:date="2026-09-25T20:08:00Z" w16du:dateUtc="2026-09-26T00:08:00Z">
                <w:pPr/>
              </w:pPrChange>
            </w:pPr>
            <w:ins w:id="717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November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18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5773192C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1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20" w:author="McGugan, Don" w:date="2026-09-25T20:08:00Z" w16du:dateUtc="2026-09-26T00:08:00Z">
                <w:pPr/>
              </w:pPrChange>
            </w:pPr>
            <w:ins w:id="72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1948</w:t>
              </w:r>
            </w:ins>
            <w:del w:id="722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4</w:delText>
              </w:r>
            </w:del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23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75999249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24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25" w:author="McGugan, Don" w:date="2026-09-25T20:08:00Z" w16du:dateUtc="2026-09-26T00:08:00Z">
                <w:pPr/>
              </w:pPrChange>
            </w:pPr>
            <w:ins w:id="726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October</w:t>
              </w:r>
            </w:ins>
            <w:del w:id="727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28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1F8DEA8A" w14:textId="77777777" w:rsidR="00E0152F" w:rsidRPr="00E61832" w:rsidRDefault="00E61832" w:rsidP="00E61832">
            <w:pPr>
              <w:spacing w:after="0" w:line="240" w:lineRule="auto"/>
              <w:jc w:val="center"/>
              <w:rPr>
                <w:rFonts w:ascii="Calibri" w:hAnsi="Calibri"/>
                <w:color w:val="000000"/>
                <w:rPrChange w:id="729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30" w:author="McGugan, Don" w:date="2026-09-25T20:08:00Z" w16du:dateUtc="2026-09-26T00:08:00Z">
                <w:pPr/>
              </w:pPrChange>
            </w:pPr>
            <w:ins w:id="731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1949</w:t>
              </w:r>
            </w:ins>
            <w:del w:id="732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33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226B78E4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734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35" w:author="McGugan, Don" w:date="2026-09-25T20:08:00Z" w16du:dateUtc="2026-09-26T00:08:00Z">
                <w:pPr/>
              </w:pPrChange>
            </w:pPr>
            <w:ins w:id="736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color w:val="000000"/>
                  <w:lang w:eastAsia="en-CA"/>
                </w:rPr>
                <w:t>11</w:t>
              </w:r>
            </w:ins>
            <w:del w:id="737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38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1009849E" w14:textId="77777777" w:rsidR="00E0152F" w:rsidRPr="00D10EF4" w:rsidRDefault="00E0152F" w:rsidP="002E2E5C">
            <w:pPr>
              <w:rPr>
                <w:rFonts w:cstheme="minorHAnsi"/>
              </w:rPr>
            </w:pPr>
            <w:del w:id="73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0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5831674E" w14:textId="77777777" w:rsidR="00E0152F" w:rsidRPr="00D10EF4" w:rsidRDefault="00E0152F" w:rsidP="002E2E5C">
            <w:pPr>
              <w:rPr>
                <w:rFonts w:cstheme="minorHAnsi"/>
              </w:rPr>
            </w:pPr>
            <w:del w:id="741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2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7A55073B" w14:textId="77777777" w:rsidR="00E0152F" w:rsidRPr="00D10EF4" w:rsidRDefault="00E0152F" w:rsidP="002E2E5C">
            <w:pPr>
              <w:rPr>
                <w:rFonts w:cstheme="minorHAnsi"/>
              </w:rPr>
            </w:pPr>
            <w:del w:id="743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4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2B0351DB" w14:textId="77777777" w:rsidR="00E0152F" w:rsidRPr="00D10EF4" w:rsidRDefault="00E0152F" w:rsidP="002E2E5C">
            <w:pPr>
              <w:rPr>
                <w:rFonts w:cstheme="minorHAnsi"/>
              </w:rPr>
            </w:pPr>
            <w:del w:id="74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6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3967F5EE" w14:textId="77777777" w:rsidR="00E0152F" w:rsidRPr="00D10EF4" w:rsidRDefault="00E0152F" w:rsidP="002E2E5C">
            <w:pPr>
              <w:rPr>
                <w:rFonts w:cstheme="minorHAnsi"/>
              </w:rPr>
            </w:pPr>
            <w:del w:id="747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48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64528E37" w14:textId="77777777" w:rsidR="00E0152F" w:rsidRPr="00D10EF4" w:rsidRDefault="00E0152F" w:rsidP="002E2E5C">
            <w:pPr>
              <w:rPr>
                <w:rFonts w:cstheme="minorHAnsi"/>
              </w:rPr>
            </w:pPr>
            <w:del w:id="749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7502C92A" w14:textId="77777777" w:rsidTr="00E61832">
        <w:trPr>
          <w:trHeight w:val="288"/>
          <w:trPrChange w:id="750" w:author="McGugan, Don" w:date="2026-09-25T20:08:00Z" w16du:dateUtc="2026-09-26T00:08:00Z">
            <w:trPr>
              <w:gridBefore w:val="1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51" w:author="McGugan, Don" w:date="2026-09-25T20:08:00Z" w16du:dateUtc="2026-09-26T00:08:00Z">
              <w:tcPr>
                <w:tcW w:w="1255" w:type="dxa"/>
                <w:gridSpan w:val="2"/>
                <w:hideMark/>
              </w:tcPr>
            </w:tcPrChange>
          </w:tcPr>
          <w:p w14:paraId="3F374852" w14:textId="77777777" w:rsidR="00E0152F" w:rsidRPr="00E61832" w:rsidRDefault="00E0152F" w:rsidP="00E61832">
            <w:pPr>
              <w:spacing w:after="0" w:line="240" w:lineRule="auto"/>
              <w:jc w:val="right"/>
              <w:rPr>
                <w:rFonts w:ascii="Calibri" w:hAnsi="Calibri"/>
                <w:color w:val="000000"/>
                <w:rPrChange w:id="75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53" w:author="McGugan, Don" w:date="2026-09-25T20:08:00Z" w16du:dateUtc="2026-09-26T00:08:00Z">
                <w:pPr/>
              </w:pPrChange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54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46DE463C" w14:textId="77777777" w:rsidR="00E0152F" w:rsidRPr="00E61832" w:rsidRDefault="00E0152F" w:rsidP="00E61832">
            <w:pPr>
              <w:spacing w:after="0" w:line="240" w:lineRule="auto"/>
              <w:rPr>
                <w:rFonts w:ascii="Times New Roman" w:hAnsi="Times New Roman"/>
                <w:sz w:val="20"/>
                <w:rPrChange w:id="755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56" w:author="McGugan, Don" w:date="2026-09-25T20:08:00Z" w16du:dateUtc="2026-09-26T00:08:00Z">
                <w:pPr/>
              </w:pPrChange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57" w:author="McGugan, Don" w:date="2026-09-25T20:08:00Z" w16du:dateUtc="2026-09-26T00:08:00Z">
              <w:tcPr>
                <w:tcW w:w="900" w:type="dxa"/>
                <w:gridSpan w:val="3"/>
                <w:hideMark/>
              </w:tcPr>
            </w:tcPrChange>
          </w:tcPr>
          <w:p w14:paraId="58393A78" w14:textId="77777777" w:rsidR="00E0152F" w:rsidRPr="00E61832" w:rsidRDefault="00E0152F" w:rsidP="00E61832">
            <w:pPr>
              <w:spacing w:after="0" w:line="240" w:lineRule="auto"/>
              <w:rPr>
                <w:rFonts w:ascii="Times New Roman" w:hAnsi="Times New Roman"/>
                <w:sz w:val="20"/>
                <w:rPrChange w:id="758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59" w:author="McGugan, Don" w:date="2026-09-25T20:08:00Z" w16du:dateUtc="2026-09-26T00:08:00Z">
                <w:pPr/>
              </w:pPrChange>
            </w:pPr>
            <w:del w:id="760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61" w:author="McGugan, Don" w:date="2026-09-25T20:08:00Z" w16du:dateUtc="2026-09-26T00:08:00Z">
              <w:tcPr>
                <w:tcW w:w="1080" w:type="dxa"/>
                <w:gridSpan w:val="2"/>
                <w:hideMark/>
              </w:tcPr>
            </w:tcPrChange>
          </w:tcPr>
          <w:p w14:paraId="26850328" w14:textId="77777777" w:rsidR="00E0152F" w:rsidRPr="00E61832" w:rsidRDefault="00E61832" w:rsidP="00E61832">
            <w:pPr>
              <w:spacing w:after="0" w:line="240" w:lineRule="auto"/>
              <w:rPr>
                <w:rFonts w:ascii="Calibri" w:hAnsi="Calibri"/>
                <w:b/>
                <w:color w:val="000000"/>
                <w:rPrChange w:id="762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63" w:author="McGugan, Don" w:date="2026-09-25T20:08:00Z" w16du:dateUtc="2026-09-26T00:08:00Z">
                <w:pPr/>
              </w:pPrChange>
            </w:pPr>
            <w:ins w:id="764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Average</w:t>
              </w:r>
            </w:ins>
            <w:del w:id="765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66" w:author="McGugan, Don" w:date="2026-09-25T20:08:00Z" w16du:dateUtc="2026-09-26T00:08:00Z">
              <w:tcPr>
                <w:tcW w:w="1260" w:type="dxa"/>
                <w:gridSpan w:val="2"/>
                <w:hideMark/>
              </w:tcPr>
            </w:tcPrChange>
          </w:tcPr>
          <w:p w14:paraId="57D6EF25" w14:textId="77777777" w:rsidR="00E0152F" w:rsidRPr="00E61832" w:rsidRDefault="00E61832" w:rsidP="00E61832">
            <w:pPr>
              <w:spacing w:after="0" w:line="240" w:lineRule="auto"/>
              <w:jc w:val="right"/>
              <w:rPr>
                <w:rFonts w:ascii="Calibri" w:hAnsi="Calibri"/>
                <w:b/>
                <w:color w:val="000000"/>
                <w:rPrChange w:id="767" w:author="McGugan, Don" w:date="2026-09-25T20:08:00Z" w16du:dateUtc="2026-09-26T00:08:00Z">
                  <w:rPr>
                    <w:rFonts w:cstheme="minorHAnsi"/>
                  </w:rPr>
                </w:rPrChange>
              </w:rPr>
              <w:pPrChange w:id="768" w:author="McGugan, Don" w:date="2026-09-25T20:08:00Z" w16du:dateUtc="2026-09-26T00:08:00Z">
                <w:pPr/>
              </w:pPrChange>
            </w:pPr>
            <w:ins w:id="769" w:author="McGugan, Don" w:date="2026-09-25T20:08:00Z" w16du:dateUtc="2026-09-26T00:08:00Z">
              <w:r w:rsidRPr="00E61832">
                <w:rPr>
                  <w:rFonts w:ascii="Calibri" w:eastAsia="Times New Roman" w:hAnsi="Calibri" w:cs="Calibri"/>
                  <w:b/>
                  <w:bCs/>
                  <w:color w:val="000000"/>
                  <w:lang w:eastAsia="en-CA"/>
                </w:rPr>
                <w:t>10.41666667</w:t>
              </w:r>
            </w:ins>
            <w:del w:id="770" w:author="McGugan, Don" w:date="2026-09-25T20:08:00Z" w16du:dateUtc="2026-09-26T00:08:00Z">
              <w:r w:rsidR="00E0152F"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1" w:author="McGugan, Don" w:date="2026-09-25T20:08:00Z" w16du:dateUtc="2026-09-26T00:08:00Z">
              <w:tcPr>
                <w:tcW w:w="1330" w:type="dxa"/>
                <w:gridSpan w:val="3"/>
                <w:hideMark/>
              </w:tcPr>
            </w:tcPrChange>
          </w:tcPr>
          <w:p w14:paraId="6BA14192" w14:textId="77777777" w:rsidR="00E0152F" w:rsidRPr="00D10EF4" w:rsidRDefault="00E0152F" w:rsidP="002E2E5C">
            <w:pPr>
              <w:rPr>
                <w:rFonts w:cstheme="minorHAnsi"/>
              </w:rPr>
            </w:pPr>
            <w:del w:id="77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3" w:author="McGugan, Don" w:date="2026-09-25T20:08:00Z" w16du:dateUtc="2026-09-26T00:08:00Z">
              <w:tcPr>
                <w:tcW w:w="1035" w:type="dxa"/>
                <w:gridSpan w:val="2"/>
                <w:hideMark/>
              </w:tcPr>
            </w:tcPrChange>
          </w:tcPr>
          <w:p w14:paraId="245D63CB" w14:textId="77777777" w:rsidR="00E0152F" w:rsidRPr="00D10EF4" w:rsidRDefault="00E0152F" w:rsidP="002E2E5C">
            <w:pPr>
              <w:rPr>
                <w:rFonts w:cstheme="minorHAnsi"/>
              </w:rPr>
            </w:pPr>
            <w:del w:id="774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5" w:author="McGugan, Don" w:date="2026-09-25T20:08:00Z" w16du:dateUtc="2026-09-26T00:08:00Z">
              <w:tcPr>
                <w:tcW w:w="988" w:type="dxa"/>
                <w:gridSpan w:val="2"/>
                <w:hideMark/>
              </w:tcPr>
            </w:tcPrChange>
          </w:tcPr>
          <w:p w14:paraId="2DCA3000" w14:textId="77777777" w:rsidR="00E0152F" w:rsidRPr="00D10EF4" w:rsidRDefault="00E0152F" w:rsidP="002E2E5C">
            <w:pPr>
              <w:rPr>
                <w:rFonts w:cstheme="minorHAnsi"/>
              </w:rPr>
            </w:pPr>
            <w:del w:id="77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7" w:author="McGugan, Don" w:date="2026-09-25T20:08:00Z" w16du:dateUtc="2026-09-26T00:08:00Z">
              <w:tcPr>
                <w:tcW w:w="985" w:type="dxa"/>
                <w:gridSpan w:val="2"/>
                <w:hideMark/>
              </w:tcPr>
            </w:tcPrChange>
          </w:tcPr>
          <w:p w14:paraId="40A02DE4" w14:textId="77777777" w:rsidR="00E0152F" w:rsidRPr="00D10EF4" w:rsidRDefault="00E0152F" w:rsidP="002E2E5C">
            <w:pPr>
              <w:rPr>
                <w:rFonts w:cstheme="minorHAnsi"/>
              </w:rPr>
            </w:pPr>
            <w:del w:id="77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79" w:author="McGugan, Don" w:date="2026-09-25T20:08:00Z" w16du:dateUtc="2026-09-26T00:08:00Z">
              <w:tcPr>
                <w:tcW w:w="882" w:type="dxa"/>
                <w:hideMark/>
              </w:tcPr>
            </w:tcPrChange>
          </w:tcPr>
          <w:p w14:paraId="5C0D5F04" w14:textId="77777777" w:rsidR="00E0152F" w:rsidRPr="00D10EF4" w:rsidRDefault="00E0152F" w:rsidP="002E2E5C">
            <w:pPr>
              <w:rPr>
                <w:rFonts w:cstheme="minorHAnsi"/>
              </w:rPr>
            </w:pPr>
            <w:del w:id="780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  <w:tcPrChange w:id="781" w:author="McGugan, Don" w:date="2026-09-25T20:08:00Z" w16du:dateUtc="2026-09-26T00:08:00Z">
              <w:tcPr>
                <w:tcW w:w="2155" w:type="dxa"/>
                <w:hideMark/>
              </w:tcPr>
            </w:tcPrChange>
          </w:tcPr>
          <w:p w14:paraId="0802F878" w14:textId="77777777" w:rsidR="00E0152F" w:rsidRPr="00D10EF4" w:rsidRDefault="00E0152F" w:rsidP="002E2E5C">
            <w:pPr>
              <w:rPr>
                <w:rFonts w:cstheme="minorHAnsi"/>
              </w:rPr>
            </w:pPr>
            <w:del w:id="782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0"/>
        <w:gridCol w:w="793"/>
        <w:gridCol w:w="688"/>
        <w:gridCol w:w="793"/>
        <w:gridCol w:w="904"/>
        <w:gridCol w:w="948"/>
        <w:gridCol w:w="765"/>
        <w:gridCol w:w="736"/>
        <w:gridCol w:w="734"/>
        <w:gridCol w:w="671"/>
        <w:gridCol w:w="1458"/>
      </w:tblGrid>
      <w:tr w:rsidR="003D2C34" w:rsidRPr="00D10EF4" w14:paraId="29940DCE" w14:textId="77777777" w:rsidTr="00460BAC">
        <w:trPr>
          <w:del w:id="783" w:author="McGugan, Don" w:date="2026-09-25T20:08:00Z" w16du:dateUtc="2026-09-26T00:08:00Z"/>
        </w:trPr>
        <w:tc>
          <w:tcPr>
            <w:tcW w:w="1255" w:type="dxa"/>
          </w:tcPr>
          <w:p w14:paraId="06EC4B98" w14:textId="77777777" w:rsidR="00E0152F" w:rsidRPr="00D10EF4" w:rsidRDefault="00E0152F" w:rsidP="002E2E5C">
            <w:pPr>
              <w:rPr>
                <w:del w:id="784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321CB919" w14:textId="77777777" w:rsidR="00E0152F" w:rsidRPr="00D10EF4" w:rsidRDefault="00E0152F" w:rsidP="002E2E5C">
            <w:pPr>
              <w:rPr>
                <w:del w:id="785" w:author="McGugan, Don" w:date="2026-09-25T20:08:00Z" w16du:dateUtc="2026-09-26T00:08:00Z"/>
                <w:rFonts w:cstheme="minorHAnsi"/>
              </w:rPr>
            </w:pPr>
            <w:del w:id="786" w:author="McGugan, Don" w:date="2026-09-25T20:08:00Z" w16du:dateUtc="2026-09-26T00:08:00Z">
              <w:r w:rsidRPr="00D10EF4">
                <w:rPr>
                  <w:rFonts w:cstheme="minorHAnsi"/>
                </w:rPr>
                <w:delText>5</w:delText>
              </w:r>
            </w:del>
          </w:p>
        </w:tc>
        <w:tc>
          <w:tcPr>
            <w:tcW w:w="900" w:type="dxa"/>
            <w:shd w:val="clear" w:color="auto" w:fill="D9D9D9" w:themeFill="background1" w:themeFillShade="D9"/>
          </w:tcPr>
          <w:p w14:paraId="12F5B460" w14:textId="77777777" w:rsidR="00E0152F" w:rsidRPr="00D10EF4" w:rsidRDefault="00E0152F" w:rsidP="002E2E5C">
            <w:pPr>
              <w:rPr>
                <w:del w:id="787" w:author="McGugan, Don" w:date="2026-09-25T20:08:00Z" w16du:dateUtc="2026-09-26T00:08:00Z"/>
                <w:rFonts w:cstheme="minorHAnsi"/>
              </w:rPr>
            </w:pPr>
            <w:del w:id="788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77157481" w14:textId="77777777" w:rsidR="00E0152F" w:rsidRPr="00D10EF4" w:rsidRDefault="00E0152F" w:rsidP="002E2E5C">
            <w:pPr>
              <w:rPr>
                <w:del w:id="789" w:author="McGugan, Don" w:date="2026-09-25T20:08:00Z" w16du:dateUtc="2026-09-26T00:08:00Z"/>
                <w:rFonts w:cstheme="minorHAnsi"/>
              </w:rPr>
            </w:pPr>
            <w:del w:id="79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0D236A75" w14:textId="77777777" w:rsidR="00E0152F" w:rsidRPr="00D10EF4" w:rsidRDefault="00E0152F" w:rsidP="002E2E5C">
            <w:pPr>
              <w:rPr>
                <w:del w:id="791" w:author="McGugan, Don" w:date="2026-09-25T20:08:00Z" w16du:dateUtc="2026-09-26T00:08:00Z"/>
                <w:rFonts w:cstheme="minorHAnsi"/>
              </w:rPr>
            </w:pPr>
            <w:del w:id="792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22B7CC11" w14:textId="77777777" w:rsidR="00E0152F" w:rsidRPr="00D10EF4" w:rsidRDefault="00E0152F" w:rsidP="002E2E5C">
            <w:pPr>
              <w:rPr>
                <w:del w:id="793" w:author="McGugan, Don" w:date="2026-09-25T20:08:00Z" w16du:dateUtc="2026-09-26T00:08:00Z"/>
                <w:rFonts w:cstheme="minorHAnsi"/>
              </w:rPr>
            </w:pPr>
            <w:del w:id="79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001C7F8C" w14:textId="77777777" w:rsidR="00E0152F" w:rsidRPr="00D10EF4" w:rsidRDefault="00E0152F" w:rsidP="002E2E5C">
            <w:pPr>
              <w:rPr>
                <w:del w:id="795" w:author="McGugan, Don" w:date="2026-09-25T20:08:00Z" w16du:dateUtc="2026-09-26T00:08:00Z"/>
                <w:rFonts w:cstheme="minorHAnsi"/>
              </w:rPr>
            </w:pPr>
            <w:del w:id="796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6055C964" w14:textId="77777777" w:rsidR="00E0152F" w:rsidRPr="00D10EF4" w:rsidRDefault="00E0152F" w:rsidP="002E2E5C">
            <w:pPr>
              <w:rPr>
                <w:del w:id="797" w:author="McGugan, Don" w:date="2026-09-25T20:08:00Z" w16du:dateUtc="2026-09-26T00:08:00Z"/>
                <w:rFonts w:cstheme="minorHAnsi"/>
              </w:rPr>
            </w:pPr>
            <w:del w:id="798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561BEF9F" w14:textId="77777777" w:rsidR="00E0152F" w:rsidRPr="00D10EF4" w:rsidRDefault="00E0152F" w:rsidP="002E2E5C">
            <w:pPr>
              <w:rPr>
                <w:del w:id="799" w:author="McGugan, Don" w:date="2026-09-25T20:08:00Z" w16du:dateUtc="2026-09-26T00:08:00Z"/>
                <w:rFonts w:cstheme="minorHAnsi"/>
              </w:rPr>
            </w:pPr>
            <w:del w:id="80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08C49D60" w14:textId="77777777" w:rsidR="00E0152F" w:rsidRPr="00D10EF4" w:rsidRDefault="00E0152F" w:rsidP="002E2E5C">
            <w:pPr>
              <w:rPr>
                <w:del w:id="801" w:author="McGugan, Don" w:date="2026-09-25T20:08:00Z" w16du:dateUtc="2026-09-26T00:08:00Z"/>
                <w:rFonts w:cstheme="minorHAnsi"/>
              </w:rPr>
            </w:pPr>
            <w:del w:id="802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79D633F4" w14:textId="77777777" w:rsidR="00E0152F" w:rsidRPr="00D10EF4" w:rsidRDefault="00E0152F" w:rsidP="002E2E5C">
            <w:pPr>
              <w:rPr>
                <w:del w:id="803" w:author="McGugan, Don" w:date="2026-09-25T20:08:00Z" w16du:dateUtc="2026-09-26T00:08:00Z"/>
                <w:rFonts w:cstheme="minorHAnsi"/>
              </w:rPr>
            </w:pPr>
            <w:del w:id="804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45630C41" w14:textId="77777777" w:rsidTr="00460BAC">
        <w:trPr>
          <w:del w:id="805" w:author="McGugan, Don" w:date="2026-09-25T20:08:00Z" w16du:dateUtc="2026-09-26T00:08:00Z"/>
        </w:trPr>
        <w:tc>
          <w:tcPr>
            <w:tcW w:w="1255" w:type="dxa"/>
          </w:tcPr>
          <w:p w14:paraId="2FE25C8C" w14:textId="77777777" w:rsidR="00E0152F" w:rsidRPr="00D10EF4" w:rsidRDefault="00E0152F" w:rsidP="002E2E5C">
            <w:pPr>
              <w:rPr>
                <w:del w:id="80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1A052FFE" w14:textId="77777777" w:rsidR="00E0152F" w:rsidRPr="00D10EF4" w:rsidRDefault="00E0152F" w:rsidP="002E2E5C">
            <w:pPr>
              <w:rPr>
                <w:del w:id="807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540EE18A" w14:textId="77777777" w:rsidR="00E0152F" w:rsidRPr="00D10EF4" w:rsidRDefault="00E0152F" w:rsidP="002E2E5C">
            <w:pPr>
              <w:rPr>
                <w:del w:id="808" w:author="McGugan, Don" w:date="2026-09-25T20:08:00Z" w16du:dateUtc="2026-09-26T00:08:00Z"/>
                <w:rFonts w:cstheme="minorHAnsi"/>
              </w:rPr>
            </w:pPr>
            <w:del w:id="809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59EF42CC" w14:textId="77777777" w:rsidR="00E0152F" w:rsidRPr="00D10EF4" w:rsidRDefault="00E0152F" w:rsidP="002E2E5C">
            <w:pPr>
              <w:rPr>
                <w:del w:id="810" w:author="McGugan, Don" w:date="2026-09-25T20:08:00Z" w16du:dateUtc="2026-09-26T00:08:00Z"/>
                <w:rFonts w:cstheme="minorHAnsi"/>
              </w:rPr>
            </w:pPr>
            <w:del w:id="811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4AE279E1" w14:textId="77777777" w:rsidR="00E0152F" w:rsidRPr="00D10EF4" w:rsidRDefault="00E0152F" w:rsidP="002E2E5C">
            <w:pPr>
              <w:rPr>
                <w:del w:id="812" w:author="McGugan, Don" w:date="2026-09-25T20:08:00Z" w16du:dateUtc="2026-09-26T00:08:00Z"/>
                <w:rFonts w:cstheme="minorHAnsi"/>
              </w:rPr>
            </w:pPr>
            <w:del w:id="813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6D6A8A8C" w14:textId="77777777" w:rsidR="00E0152F" w:rsidRPr="00D10EF4" w:rsidRDefault="00E0152F" w:rsidP="002E2E5C">
            <w:pPr>
              <w:rPr>
                <w:del w:id="814" w:author="McGugan, Don" w:date="2026-09-25T20:08:00Z" w16du:dateUtc="2026-09-26T00:08:00Z"/>
                <w:rFonts w:cstheme="minorHAnsi"/>
              </w:rPr>
            </w:pPr>
            <w:del w:id="815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2B520696" w14:textId="77777777" w:rsidR="00E0152F" w:rsidRPr="00D10EF4" w:rsidRDefault="00E0152F" w:rsidP="002E2E5C">
            <w:pPr>
              <w:rPr>
                <w:del w:id="816" w:author="McGugan, Don" w:date="2026-09-25T20:08:00Z" w16du:dateUtc="2026-09-26T00:08:00Z"/>
                <w:rFonts w:cstheme="minorHAnsi"/>
              </w:rPr>
            </w:pPr>
            <w:del w:id="81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04D3675C" w14:textId="77777777" w:rsidR="00E0152F" w:rsidRPr="00D10EF4" w:rsidRDefault="00E0152F" w:rsidP="002E2E5C">
            <w:pPr>
              <w:rPr>
                <w:del w:id="818" w:author="McGugan, Don" w:date="2026-09-25T20:08:00Z" w16du:dateUtc="2026-09-26T00:08:00Z"/>
                <w:rFonts w:cstheme="minorHAnsi"/>
              </w:rPr>
            </w:pPr>
            <w:del w:id="819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3D30F71C" w14:textId="77777777" w:rsidR="00E0152F" w:rsidRPr="00D10EF4" w:rsidRDefault="00E0152F" w:rsidP="002E2E5C">
            <w:pPr>
              <w:rPr>
                <w:del w:id="820" w:author="McGugan, Don" w:date="2026-09-25T20:08:00Z" w16du:dateUtc="2026-09-26T00:08:00Z"/>
                <w:rFonts w:cstheme="minorHAnsi"/>
              </w:rPr>
            </w:pPr>
            <w:del w:id="821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1A84B9FA" w14:textId="77777777" w:rsidR="00E0152F" w:rsidRPr="00D10EF4" w:rsidRDefault="00E0152F" w:rsidP="002E2E5C">
            <w:pPr>
              <w:rPr>
                <w:del w:id="822" w:author="McGugan, Don" w:date="2026-09-25T20:08:00Z" w16du:dateUtc="2026-09-26T00:08:00Z"/>
                <w:rFonts w:cstheme="minorHAnsi"/>
              </w:rPr>
            </w:pPr>
            <w:del w:id="823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70DF6643" w14:textId="77777777" w:rsidR="00E0152F" w:rsidRPr="00D10EF4" w:rsidRDefault="00E0152F" w:rsidP="002E2E5C">
            <w:pPr>
              <w:rPr>
                <w:del w:id="824" w:author="McGugan, Don" w:date="2026-09-25T20:08:00Z" w16du:dateUtc="2026-09-26T00:08:00Z"/>
                <w:rFonts w:cstheme="minorHAnsi"/>
              </w:rPr>
            </w:pPr>
            <w:del w:id="825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2B49E4EE" w14:textId="77777777" w:rsidTr="00460BAC">
        <w:trPr>
          <w:del w:id="826" w:author="McGugan, Don" w:date="2026-09-25T20:08:00Z" w16du:dateUtc="2026-09-26T00:08:00Z"/>
        </w:trPr>
        <w:tc>
          <w:tcPr>
            <w:tcW w:w="1255" w:type="dxa"/>
          </w:tcPr>
          <w:p w14:paraId="03D9F375" w14:textId="77777777" w:rsidR="00E0152F" w:rsidRPr="00D10EF4" w:rsidRDefault="00E0152F" w:rsidP="002E2E5C">
            <w:pPr>
              <w:rPr>
                <w:del w:id="827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5B5D7AD0" w14:textId="77777777" w:rsidR="00E0152F" w:rsidRPr="00D10EF4" w:rsidRDefault="00E0152F" w:rsidP="002E2E5C">
            <w:pPr>
              <w:rPr>
                <w:del w:id="828" w:author="McGugan, Don" w:date="2026-09-25T20:08:00Z" w16du:dateUtc="2026-09-26T00:08:00Z"/>
                <w:rFonts w:cstheme="minorHAnsi"/>
              </w:rPr>
            </w:pPr>
            <w:del w:id="829" w:author="McGugan, Don" w:date="2026-09-25T20:08:00Z" w16du:dateUtc="2026-09-26T00:08:00Z">
              <w:r w:rsidRPr="00D10EF4">
                <w:rPr>
                  <w:rFonts w:cstheme="minorHAnsi"/>
                </w:rPr>
                <w:delText>6</w:delText>
              </w:r>
            </w:del>
          </w:p>
        </w:tc>
        <w:tc>
          <w:tcPr>
            <w:tcW w:w="900" w:type="dxa"/>
          </w:tcPr>
          <w:p w14:paraId="2C3D56F4" w14:textId="77777777" w:rsidR="00E0152F" w:rsidRPr="00D10EF4" w:rsidRDefault="00E0152F" w:rsidP="002E2E5C">
            <w:pPr>
              <w:rPr>
                <w:del w:id="830" w:author="McGugan, Don" w:date="2026-09-25T20:08:00Z" w16du:dateUtc="2026-09-26T00:08:00Z"/>
                <w:rFonts w:cstheme="minorHAnsi"/>
              </w:rPr>
            </w:pPr>
            <w:del w:id="831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</w:tcPr>
          <w:p w14:paraId="483D9CDE" w14:textId="77777777" w:rsidR="00E0152F" w:rsidRPr="00D10EF4" w:rsidRDefault="00E0152F" w:rsidP="002E2E5C">
            <w:pPr>
              <w:rPr>
                <w:del w:id="832" w:author="McGugan, Don" w:date="2026-09-25T20:08:00Z" w16du:dateUtc="2026-09-26T00:08:00Z"/>
                <w:rFonts w:cstheme="minorHAnsi"/>
              </w:rPr>
            </w:pPr>
            <w:del w:id="83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260" w:type="dxa"/>
          </w:tcPr>
          <w:p w14:paraId="7EB7BC66" w14:textId="77777777" w:rsidR="00E0152F" w:rsidRPr="00D10EF4" w:rsidRDefault="00E0152F" w:rsidP="002E2E5C">
            <w:pPr>
              <w:rPr>
                <w:del w:id="834" w:author="McGugan, Don" w:date="2026-09-25T20:08:00Z" w16du:dateUtc="2026-09-26T00:08:00Z"/>
                <w:rFonts w:cstheme="minorHAnsi"/>
              </w:rPr>
            </w:pPr>
            <w:del w:id="835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69C38765" w14:textId="77777777" w:rsidR="00E0152F" w:rsidRPr="00D10EF4" w:rsidRDefault="00E0152F" w:rsidP="002E2E5C">
            <w:pPr>
              <w:rPr>
                <w:del w:id="836" w:author="McGugan, Don" w:date="2026-09-25T20:08:00Z" w16du:dateUtc="2026-09-26T00:08:00Z"/>
                <w:rFonts w:cstheme="minorHAnsi"/>
              </w:rPr>
            </w:pPr>
            <w:del w:id="837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035" w:type="dxa"/>
          </w:tcPr>
          <w:p w14:paraId="0D2E0EBA" w14:textId="77777777" w:rsidR="00E0152F" w:rsidRPr="00D10EF4" w:rsidRDefault="00E0152F" w:rsidP="002E2E5C">
            <w:pPr>
              <w:rPr>
                <w:del w:id="838" w:author="McGugan, Don" w:date="2026-09-25T20:08:00Z" w16du:dateUtc="2026-09-26T00:08:00Z"/>
                <w:rFonts w:cstheme="minorHAnsi"/>
              </w:rPr>
            </w:pPr>
            <w:del w:id="83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</w:tcPr>
          <w:p w14:paraId="3AF7B1AA" w14:textId="77777777" w:rsidR="00E0152F" w:rsidRPr="00D10EF4" w:rsidRDefault="00E0152F" w:rsidP="002E2E5C">
            <w:pPr>
              <w:rPr>
                <w:del w:id="840" w:author="McGugan, Don" w:date="2026-09-25T20:08:00Z" w16du:dateUtc="2026-09-26T00:08:00Z"/>
                <w:rFonts w:cstheme="minorHAnsi"/>
              </w:rPr>
            </w:pPr>
            <w:del w:id="841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</w:tcPr>
          <w:p w14:paraId="4B679429" w14:textId="77777777" w:rsidR="00E0152F" w:rsidRPr="00D10EF4" w:rsidRDefault="00E0152F" w:rsidP="002E2E5C">
            <w:pPr>
              <w:rPr>
                <w:del w:id="842" w:author="McGugan, Don" w:date="2026-09-25T20:08:00Z" w16du:dateUtc="2026-09-26T00:08:00Z"/>
                <w:rFonts w:cstheme="minorHAnsi"/>
              </w:rPr>
            </w:pPr>
            <w:del w:id="843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</w:tcPr>
          <w:p w14:paraId="5FABB4B8" w14:textId="77777777" w:rsidR="00E0152F" w:rsidRPr="00D10EF4" w:rsidRDefault="00E0152F" w:rsidP="002E2E5C">
            <w:pPr>
              <w:rPr>
                <w:del w:id="844" w:author="McGugan, Don" w:date="2026-09-25T20:08:00Z" w16du:dateUtc="2026-09-26T00:08:00Z"/>
                <w:rFonts w:cstheme="minorHAnsi"/>
              </w:rPr>
            </w:pPr>
            <w:del w:id="845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2155" w:type="dxa"/>
          </w:tcPr>
          <w:p w14:paraId="5940F027" w14:textId="77777777" w:rsidR="00E0152F" w:rsidRPr="00D10EF4" w:rsidRDefault="00E0152F" w:rsidP="002E2E5C">
            <w:pPr>
              <w:rPr>
                <w:del w:id="846" w:author="McGugan, Don" w:date="2026-09-25T20:08:00Z" w16du:dateUtc="2026-09-26T00:08:00Z"/>
                <w:rFonts w:cstheme="minorHAnsi"/>
              </w:rPr>
            </w:pPr>
            <w:del w:id="847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65F3A6F2" w14:textId="77777777" w:rsidTr="00460BAC">
        <w:trPr>
          <w:del w:id="848" w:author="McGugan, Don" w:date="2026-09-25T20:08:00Z" w16du:dateUtc="2026-09-26T00:08:00Z"/>
        </w:trPr>
        <w:tc>
          <w:tcPr>
            <w:tcW w:w="1255" w:type="dxa"/>
          </w:tcPr>
          <w:p w14:paraId="4CE0535B" w14:textId="77777777" w:rsidR="00E0152F" w:rsidRPr="00D10EF4" w:rsidRDefault="00E0152F" w:rsidP="002E2E5C">
            <w:pPr>
              <w:rPr>
                <w:del w:id="849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54EA9C2E" w14:textId="77777777" w:rsidR="00E0152F" w:rsidRPr="00D10EF4" w:rsidRDefault="00E0152F" w:rsidP="002E2E5C">
            <w:pPr>
              <w:rPr>
                <w:del w:id="850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</w:tcPr>
          <w:p w14:paraId="47766D8C" w14:textId="77777777" w:rsidR="00E0152F" w:rsidRPr="00D10EF4" w:rsidRDefault="00E0152F" w:rsidP="002E2E5C">
            <w:pPr>
              <w:rPr>
                <w:del w:id="851" w:author="McGugan, Don" w:date="2026-09-25T20:08:00Z" w16du:dateUtc="2026-09-26T00:08:00Z"/>
                <w:rFonts w:cstheme="minorHAnsi"/>
              </w:rPr>
            </w:pPr>
            <w:del w:id="852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</w:tcPr>
          <w:p w14:paraId="25556FB9" w14:textId="77777777" w:rsidR="00E0152F" w:rsidRPr="00D10EF4" w:rsidRDefault="00E0152F" w:rsidP="002E2E5C">
            <w:pPr>
              <w:rPr>
                <w:del w:id="853" w:author="McGugan, Don" w:date="2026-09-25T20:08:00Z" w16du:dateUtc="2026-09-26T00:08:00Z"/>
                <w:rFonts w:cstheme="minorHAnsi"/>
              </w:rPr>
            </w:pPr>
            <w:del w:id="854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59ABDA35" w14:textId="77777777" w:rsidR="00E0152F" w:rsidRPr="00D10EF4" w:rsidRDefault="00E0152F" w:rsidP="002E2E5C">
            <w:pPr>
              <w:rPr>
                <w:del w:id="855" w:author="McGugan, Don" w:date="2026-09-25T20:08:00Z" w16du:dateUtc="2026-09-26T00:08:00Z"/>
                <w:rFonts w:cstheme="minorHAnsi"/>
              </w:rPr>
            </w:pPr>
            <w:del w:id="85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30DF0077" w14:textId="77777777" w:rsidR="00E0152F" w:rsidRPr="00D10EF4" w:rsidRDefault="00E0152F" w:rsidP="002E2E5C">
            <w:pPr>
              <w:rPr>
                <w:del w:id="857" w:author="McGugan, Don" w:date="2026-09-25T20:08:00Z" w16du:dateUtc="2026-09-26T00:08:00Z"/>
                <w:rFonts w:cstheme="minorHAnsi"/>
              </w:rPr>
            </w:pPr>
            <w:del w:id="85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035" w:type="dxa"/>
          </w:tcPr>
          <w:p w14:paraId="7621AD91" w14:textId="77777777" w:rsidR="00E0152F" w:rsidRPr="00D10EF4" w:rsidRDefault="00E0152F" w:rsidP="002E2E5C">
            <w:pPr>
              <w:rPr>
                <w:del w:id="859" w:author="McGugan, Don" w:date="2026-09-25T20:08:00Z" w16du:dateUtc="2026-09-26T00:08:00Z"/>
                <w:rFonts w:cstheme="minorHAnsi"/>
              </w:rPr>
            </w:pPr>
            <w:del w:id="86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</w:tcPr>
          <w:p w14:paraId="050C99CD" w14:textId="77777777" w:rsidR="00E0152F" w:rsidRPr="00D10EF4" w:rsidRDefault="00E0152F" w:rsidP="002E2E5C">
            <w:pPr>
              <w:rPr>
                <w:del w:id="861" w:author="McGugan, Don" w:date="2026-09-25T20:08:00Z" w16du:dateUtc="2026-09-26T00:08:00Z"/>
                <w:rFonts w:cstheme="minorHAnsi"/>
              </w:rPr>
            </w:pPr>
            <w:del w:id="86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5" w:type="dxa"/>
          </w:tcPr>
          <w:p w14:paraId="4F750658" w14:textId="77777777" w:rsidR="00E0152F" w:rsidRPr="00D10EF4" w:rsidRDefault="00E0152F" w:rsidP="002E2E5C">
            <w:pPr>
              <w:rPr>
                <w:del w:id="863" w:author="McGugan, Don" w:date="2026-09-25T20:08:00Z" w16du:dateUtc="2026-09-26T00:08:00Z"/>
                <w:rFonts w:cstheme="minorHAnsi"/>
              </w:rPr>
            </w:pPr>
            <w:del w:id="86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</w:tcPr>
          <w:p w14:paraId="578132A3" w14:textId="77777777" w:rsidR="00E0152F" w:rsidRPr="00D10EF4" w:rsidRDefault="00E0152F" w:rsidP="002E2E5C">
            <w:pPr>
              <w:rPr>
                <w:del w:id="865" w:author="McGugan, Don" w:date="2026-09-25T20:08:00Z" w16du:dateUtc="2026-09-26T00:08:00Z"/>
                <w:rFonts w:cstheme="minorHAnsi"/>
              </w:rPr>
            </w:pPr>
            <w:del w:id="86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2155" w:type="dxa"/>
          </w:tcPr>
          <w:p w14:paraId="12807ACC" w14:textId="77777777" w:rsidR="00E0152F" w:rsidRPr="00D10EF4" w:rsidRDefault="00E0152F" w:rsidP="002E2E5C">
            <w:pPr>
              <w:rPr>
                <w:del w:id="867" w:author="McGugan, Don" w:date="2026-09-25T20:08:00Z" w16du:dateUtc="2026-09-26T00:08:00Z"/>
                <w:rFonts w:cstheme="minorHAnsi"/>
              </w:rPr>
            </w:pPr>
            <w:del w:id="868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28321914" w14:textId="77777777" w:rsidTr="00460BAC">
        <w:trPr>
          <w:del w:id="869" w:author="McGugan, Don" w:date="2026-09-25T20:08:00Z" w16du:dateUtc="2026-09-26T00:08:00Z"/>
        </w:trPr>
        <w:tc>
          <w:tcPr>
            <w:tcW w:w="1255" w:type="dxa"/>
          </w:tcPr>
          <w:p w14:paraId="4F586CA7" w14:textId="77777777" w:rsidR="00E0152F" w:rsidRPr="00D10EF4" w:rsidRDefault="00E0152F" w:rsidP="002E2E5C">
            <w:pPr>
              <w:rPr>
                <w:del w:id="870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0E4D1B3D" w14:textId="77777777" w:rsidR="00E0152F" w:rsidRPr="00D10EF4" w:rsidRDefault="00E0152F" w:rsidP="002E2E5C">
            <w:pPr>
              <w:rPr>
                <w:del w:id="871" w:author="McGugan, Don" w:date="2026-09-25T20:08:00Z" w16du:dateUtc="2026-09-26T00:08:00Z"/>
                <w:rFonts w:cstheme="minorHAnsi"/>
              </w:rPr>
            </w:pPr>
            <w:del w:id="872" w:author="McGugan, Don" w:date="2026-09-25T20:08:00Z" w16du:dateUtc="2026-09-26T00:08:00Z">
              <w:r w:rsidRPr="00D10EF4">
                <w:rPr>
                  <w:rFonts w:cstheme="minorHAnsi"/>
                </w:rPr>
                <w:delText>7</w:delText>
              </w:r>
            </w:del>
          </w:p>
        </w:tc>
        <w:tc>
          <w:tcPr>
            <w:tcW w:w="900" w:type="dxa"/>
            <w:shd w:val="clear" w:color="auto" w:fill="D9D9D9" w:themeFill="background1" w:themeFillShade="D9"/>
          </w:tcPr>
          <w:p w14:paraId="3F1A9B19" w14:textId="77777777" w:rsidR="00E0152F" w:rsidRPr="00D10EF4" w:rsidRDefault="00E0152F" w:rsidP="002E2E5C">
            <w:pPr>
              <w:rPr>
                <w:del w:id="873" w:author="McGugan, Don" w:date="2026-09-25T20:08:00Z" w16du:dateUtc="2026-09-26T00:08:00Z"/>
                <w:rFonts w:cstheme="minorHAnsi"/>
              </w:rPr>
            </w:pPr>
            <w:del w:id="874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7ABCE0CD" w14:textId="77777777" w:rsidR="00E0152F" w:rsidRPr="00D10EF4" w:rsidRDefault="00E0152F" w:rsidP="002E2E5C">
            <w:pPr>
              <w:rPr>
                <w:del w:id="875" w:author="McGugan, Don" w:date="2026-09-25T20:08:00Z" w16du:dateUtc="2026-09-26T00:08:00Z"/>
                <w:rFonts w:cstheme="minorHAnsi"/>
              </w:rPr>
            </w:pPr>
            <w:del w:id="87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3B0906B1" w14:textId="77777777" w:rsidR="00E0152F" w:rsidRPr="00D10EF4" w:rsidRDefault="00E0152F" w:rsidP="002E2E5C">
            <w:pPr>
              <w:rPr>
                <w:del w:id="877" w:author="McGugan, Don" w:date="2026-09-25T20:08:00Z" w16du:dateUtc="2026-09-26T00:08:00Z"/>
                <w:rFonts w:cstheme="minorHAnsi"/>
              </w:rPr>
            </w:pPr>
            <w:del w:id="87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645295A1" w14:textId="77777777" w:rsidR="00E0152F" w:rsidRPr="00D10EF4" w:rsidRDefault="00E0152F" w:rsidP="002E2E5C">
            <w:pPr>
              <w:rPr>
                <w:del w:id="879" w:author="McGugan, Don" w:date="2026-09-25T20:08:00Z" w16du:dateUtc="2026-09-26T00:08:00Z"/>
                <w:rFonts w:cstheme="minorHAnsi"/>
              </w:rPr>
            </w:pPr>
            <w:del w:id="88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4F433FD1" w14:textId="77777777" w:rsidR="00E0152F" w:rsidRPr="00D10EF4" w:rsidRDefault="00E0152F" w:rsidP="002E2E5C">
            <w:pPr>
              <w:rPr>
                <w:del w:id="881" w:author="McGugan, Don" w:date="2026-09-25T20:08:00Z" w16du:dateUtc="2026-09-26T00:08:00Z"/>
                <w:rFonts w:cstheme="minorHAnsi"/>
              </w:rPr>
            </w:pPr>
            <w:del w:id="88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61F41834" w14:textId="77777777" w:rsidR="00E0152F" w:rsidRPr="00D10EF4" w:rsidRDefault="00E0152F" w:rsidP="002E2E5C">
            <w:pPr>
              <w:rPr>
                <w:del w:id="883" w:author="McGugan, Don" w:date="2026-09-25T20:08:00Z" w16du:dateUtc="2026-09-26T00:08:00Z"/>
                <w:rFonts w:cstheme="minorHAnsi"/>
              </w:rPr>
            </w:pPr>
            <w:del w:id="884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6C517694" w14:textId="77777777" w:rsidR="00E0152F" w:rsidRPr="00D10EF4" w:rsidRDefault="00E0152F" w:rsidP="002E2E5C">
            <w:pPr>
              <w:rPr>
                <w:del w:id="885" w:author="McGugan, Don" w:date="2026-09-25T20:08:00Z" w16du:dateUtc="2026-09-26T00:08:00Z"/>
                <w:rFonts w:cstheme="minorHAnsi"/>
              </w:rPr>
            </w:pPr>
            <w:del w:id="886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0C3EF6FE" w14:textId="77777777" w:rsidR="00E0152F" w:rsidRPr="00D10EF4" w:rsidRDefault="00E0152F" w:rsidP="002E2E5C">
            <w:pPr>
              <w:rPr>
                <w:del w:id="887" w:author="McGugan, Don" w:date="2026-09-25T20:08:00Z" w16du:dateUtc="2026-09-26T00:08:00Z"/>
                <w:rFonts w:cstheme="minorHAnsi"/>
              </w:rPr>
            </w:pPr>
            <w:del w:id="888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66961F0D" w14:textId="77777777" w:rsidR="00E0152F" w:rsidRPr="00D10EF4" w:rsidRDefault="00E0152F" w:rsidP="002E2E5C">
            <w:pPr>
              <w:rPr>
                <w:del w:id="889" w:author="McGugan, Don" w:date="2026-09-25T20:08:00Z" w16du:dateUtc="2026-09-26T00:08:00Z"/>
                <w:rFonts w:cstheme="minorHAnsi"/>
              </w:rPr>
            </w:pPr>
            <w:del w:id="890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  <w:tr w:rsidR="003D2C34" w:rsidRPr="00D10EF4" w14:paraId="0CAC8964" w14:textId="77777777" w:rsidTr="00460BAC">
        <w:trPr>
          <w:del w:id="891" w:author="McGugan, Don" w:date="2026-09-25T20:08:00Z" w16du:dateUtc="2026-09-26T00:08:00Z"/>
        </w:trPr>
        <w:tc>
          <w:tcPr>
            <w:tcW w:w="1255" w:type="dxa"/>
          </w:tcPr>
          <w:p w14:paraId="24F8E890" w14:textId="77777777" w:rsidR="00E0152F" w:rsidRPr="00D10EF4" w:rsidRDefault="00E0152F" w:rsidP="002E2E5C">
            <w:pPr>
              <w:rPr>
                <w:del w:id="892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7BFE9D0C" w14:textId="77777777" w:rsidR="00E0152F" w:rsidRPr="00D10EF4" w:rsidRDefault="00E0152F" w:rsidP="002E2E5C">
            <w:pPr>
              <w:rPr>
                <w:del w:id="89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71DBD329" w14:textId="77777777" w:rsidR="00E0152F" w:rsidRPr="00D10EF4" w:rsidRDefault="00E0152F" w:rsidP="002E2E5C">
            <w:pPr>
              <w:rPr>
                <w:del w:id="894" w:author="McGugan, Don" w:date="2026-09-25T20:08:00Z" w16du:dateUtc="2026-09-26T00:08:00Z"/>
                <w:rFonts w:cstheme="minorHAnsi"/>
              </w:rPr>
            </w:pPr>
            <w:del w:id="895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  <w:shd w:val="clear" w:color="auto" w:fill="D9D9D9" w:themeFill="background1" w:themeFillShade="D9"/>
          </w:tcPr>
          <w:p w14:paraId="1940CB33" w14:textId="77777777" w:rsidR="00E0152F" w:rsidRPr="00D10EF4" w:rsidRDefault="00E0152F" w:rsidP="002E2E5C">
            <w:pPr>
              <w:rPr>
                <w:del w:id="896" w:author="McGugan, Don" w:date="2026-09-25T20:08:00Z" w16du:dateUtc="2026-09-26T00:08:00Z"/>
                <w:rFonts w:cstheme="minorHAnsi"/>
              </w:rPr>
            </w:pPr>
            <w:del w:id="897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  <w:shd w:val="clear" w:color="auto" w:fill="D9D9D9" w:themeFill="background1" w:themeFillShade="D9"/>
          </w:tcPr>
          <w:p w14:paraId="65C02E61" w14:textId="77777777" w:rsidR="00E0152F" w:rsidRPr="00D10EF4" w:rsidRDefault="00E0152F" w:rsidP="002E2E5C">
            <w:pPr>
              <w:rPr>
                <w:del w:id="898" w:author="McGugan, Don" w:date="2026-09-25T20:08:00Z" w16du:dateUtc="2026-09-26T00:08:00Z"/>
                <w:rFonts w:cstheme="minorHAnsi"/>
              </w:rPr>
            </w:pPr>
            <w:del w:id="899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  <w:shd w:val="clear" w:color="auto" w:fill="D9D9D9" w:themeFill="background1" w:themeFillShade="D9"/>
          </w:tcPr>
          <w:p w14:paraId="18C02AB0" w14:textId="77777777" w:rsidR="00E0152F" w:rsidRPr="00D10EF4" w:rsidRDefault="00E0152F" w:rsidP="002E2E5C">
            <w:pPr>
              <w:rPr>
                <w:del w:id="900" w:author="McGugan, Don" w:date="2026-09-25T20:08:00Z" w16du:dateUtc="2026-09-26T00:08:00Z"/>
                <w:rFonts w:cstheme="minorHAnsi"/>
              </w:rPr>
            </w:pPr>
            <w:del w:id="901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035" w:type="dxa"/>
            <w:shd w:val="clear" w:color="auto" w:fill="D9D9D9" w:themeFill="background1" w:themeFillShade="D9"/>
          </w:tcPr>
          <w:p w14:paraId="1F32678C" w14:textId="77777777" w:rsidR="00E0152F" w:rsidRPr="00D10EF4" w:rsidRDefault="00E0152F" w:rsidP="002E2E5C">
            <w:pPr>
              <w:rPr>
                <w:del w:id="902" w:author="McGugan, Don" w:date="2026-09-25T20:08:00Z" w16du:dateUtc="2026-09-26T00:08:00Z"/>
                <w:rFonts w:cstheme="minorHAnsi"/>
              </w:rPr>
            </w:pPr>
            <w:del w:id="903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988" w:type="dxa"/>
            <w:shd w:val="clear" w:color="auto" w:fill="D9D9D9" w:themeFill="background1" w:themeFillShade="D9"/>
          </w:tcPr>
          <w:p w14:paraId="6BBB35E1" w14:textId="77777777" w:rsidR="00E0152F" w:rsidRPr="00D10EF4" w:rsidRDefault="00E0152F" w:rsidP="002E2E5C">
            <w:pPr>
              <w:rPr>
                <w:del w:id="904" w:author="McGugan, Don" w:date="2026-09-25T20:08:00Z" w16du:dateUtc="2026-09-26T00:08:00Z"/>
                <w:rFonts w:cstheme="minorHAnsi"/>
              </w:rPr>
            </w:pPr>
            <w:del w:id="905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985" w:type="dxa"/>
            <w:shd w:val="clear" w:color="auto" w:fill="D9D9D9" w:themeFill="background1" w:themeFillShade="D9"/>
          </w:tcPr>
          <w:p w14:paraId="080EF8A5" w14:textId="77777777" w:rsidR="00E0152F" w:rsidRPr="00D10EF4" w:rsidRDefault="00E0152F" w:rsidP="002E2E5C">
            <w:pPr>
              <w:rPr>
                <w:del w:id="906" w:author="McGugan, Don" w:date="2026-09-25T20:08:00Z" w16du:dateUtc="2026-09-26T00:08:00Z"/>
                <w:rFonts w:cstheme="minorHAnsi"/>
              </w:rPr>
            </w:pPr>
            <w:del w:id="907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882" w:type="dxa"/>
            <w:shd w:val="clear" w:color="auto" w:fill="D9D9D9" w:themeFill="background1" w:themeFillShade="D9"/>
          </w:tcPr>
          <w:p w14:paraId="416587D1" w14:textId="77777777" w:rsidR="00E0152F" w:rsidRPr="00D10EF4" w:rsidRDefault="00E0152F" w:rsidP="002E2E5C">
            <w:pPr>
              <w:rPr>
                <w:del w:id="908" w:author="McGugan, Don" w:date="2026-09-25T20:08:00Z" w16du:dateUtc="2026-09-26T00:08:00Z"/>
                <w:rFonts w:cstheme="minorHAnsi"/>
              </w:rPr>
            </w:pPr>
            <w:del w:id="90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2155" w:type="dxa"/>
            <w:shd w:val="clear" w:color="auto" w:fill="D9D9D9" w:themeFill="background1" w:themeFillShade="D9"/>
          </w:tcPr>
          <w:p w14:paraId="6F182767" w14:textId="77777777" w:rsidR="00E0152F" w:rsidRPr="00D10EF4" w:rsidRDefault="00E0152F" w:rsidP="002E2E5C">
            <w:pPr>
              <w:rPr>
                <w:del w:id="910" w:author="McGugan, Don" w:date="2026-09-25T20:08:00Z" w16du:dateUtc="2026-09-26T00:08:00Z"/>
                <w:rFonts w:cstheme="minorHAnsi"/>
              </w:rPr>
            </w:pPr>
            <w:del w:id="911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</w:tr>
      <w:tr w:rsidR="003D2C34" w:rsidRPr="00D10EF4" w14:paraId="29B19153" w14:textId="77777777" w:rsidTr="00460BAC">
        <w:trPr>
          <w:del w:id="912" w:author="McGugan, Don" w:date="2026-09-25T20:08:00Z" w16du:dateUtc="2026-09-26T00:08:00Z"/>
        </w:trPr>
        <w:tc>
          <w:tcPr>
            <w:tcW w:w="1255" w:type="dxa"/>
          </w:tcPr>
          <w:p w14:paraId="521F7541" w14:textId="77777777" w:rsidR="00E0152F" w:rsidRPr="00D10EF4" w:rsidRDefault="00E0152F" w:rsidP="002E2E5C">
            <w:pPr>
              <w:rPr>
                <w:del w:id="913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1BE213BC" w14:textId="77777777" w:rsidR="00E0152F" w:rsidRPr="00D10EF4" w:rsidRDefault="00E0152F" w:rsidP="002E2E5C">
            <w:pPr>
              <w:rPr>
                <w:del w:id="914" w:author="McGugan, Don" w:date="2026-09-25T20:08:00Z" w16du:dateUtc="2026-09-26T00:08:00Z"/>
                <w:rFonts w:cstheme="minorHAnsi"/>
              </w:rPr>
            </w:pPr>
            <w:del w:id="915" w:author="McGugan, Don" w:date="2026-09-25T20:08:00Z" w16du:dateUtc="2026-09-26T00:08:00Z">
              <w:r w:rsidRPr="00D10EF4">
                <w:rPr>
                  <w:rFonts w:cstheme="minorHAnsi"/>
                </w:rPr>
                <w:delText>8</w:delText>
              </w:r>
            </w:del>
          </w:p>
        </w:tc>
        <w:tc>
          <w:tcPr>
            <w:tcW w:w="900" w:type="dxa"/>
          </w:tcPr>
          <w:p w14:paraId="4B1BD3F6" w14:textId="77777777" w:rsidR="00E0152F" w:rsidRPr="00D10EF4" w:rsidRDefault="00E0152F" w:rsidP="002E2E5C">
            <w:pPr>
              <w:rPr>
                <w:del w:id="916" w:author="McGugan, Don" w:date="2026-09-25T20:08:00Z" w16du:dateUtc="2026-09-26T00:08:00Z"/>
                <w:rFonts w:cstheme="minorHAnsi"/>
              </w:rPr>
            </w:pPr>
            <w:del w:id="917" w:author="McGugan, Don" w:date="2026-09-25T20:08:00Z" w16du:dateUtc="2026-09-26T00:08:00Z">
              <w:r w:rsidRPr="00D10EF4">
                <w:rPr>
                  <w:rFonts w:cstheme="minorHAnsi"/>
                </w:rPr>
                <w:delText>A</w:delText>
              </w:r>
            </w:del>
          </w:p>
        </w:tc>
        <w:tc>
          <w:tcPr>
            <w:tcW w:w="1080" w:type="dxa"/>
          </w:tcPr>
          <w:p w14:paraId="059F54D8" w14:textId="77777777" w:rsidR="00E0152F" w:rsidRPr="00D10EF4" w:rsidRDefault="00E0152F" w:rsidP="002E2E5C">
            <w:pPr>
              <w:rPr>
                <w:del w:id="918" w:author="McGugan, Don" w:date="2026-09-25T20:08:00Z" w16du:dateUtc="2026-09-26T00:08:00Z"/>
                <w:rFonts w:cstheme="minorHAnsi"/>
              </w:rPr>
            </w:pPr>
            <w:del w:id="91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4C869917" w14:textId="77777777" w:rsidR="00E0152F" w:rsidRPr="00D10EF4" w:rsidRDefault="00E0152F" w:rsidP="002E2E5C">
            <w:pPr>
              <w:rPr>
                <w:del w:id="920" w:author="McGugan, Don" w:date="2026-09-25T20:08:00Z" w16du:dateUtc="2026-09-26T00:08:00Z"/>
                <w:rFonts w:cstheme="minorHAnsi"/>
              </w:rPr>
            </w:pPr>
            <w:del w:id="921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62ABF127" w14:textId="77777777" w:rsidR="00E0152F" w:rsidRPr="00D10EF4" w:rsidRDefault="00E0152F" w:rsidP="002E2E5C">
            <w:pPr>
              <w:rPr>
                <w:del w:id="922" w:author="McGugan, Don" w:date="2026-09-25T20:08:00Z" w16du:dateUtc="2026-09-26T00:08:00Z"/>
                <w:rFonts w:cstheme="minorHAnsi"/>
              </w:rPr>
            </w:pPr>
            <w:del w:id="923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1035" w:type="dxa"/>
          </w:tcPr>
          <w:p w14:paraId="794F5149" w14:textId="77777777" w:rsidR="00E0152F" w:rsidRPr="00D10EF4" w:rsidRDefault="00E0152F" w:rsidP="002E2E5C">
            <w:pPr>
              <w:rPr>
                <w:del w:id="924" w:author="McGugan, Don" w:date="2026-09-25T20:08:00Z" w16du:dateUtc="2026-09-26T00:08:00Z"/>
                <w:rFonts w:cstheme="minorHAnsi"/>
              </w:rPr>
            </w:pPr>
            <w:del w:id="925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988" w:type="dxa"/>
          </w:tcPr>
          <w:p w14:paraId="72EE61D7" w14:textId="77777777" w:rsidR="00E0152F" w:rsidRPr="00D10EF4" w:rsidRDefault="00E0152F" w:rsidP="002E2E5C">
            <w:pPr>
              <w:rPr>
                <w:del w:id="926" w:author="McGugan, Don" w:date="2026-09-25T20:08:00Z" w16du:dateUtc="2026-09-26T00:08:00Z"/>
                <w:rFonts w:cstheme="minorHAnsi"/>
              </w:rPr>
            </w:pPr>
            <w:del w:id="927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</w:tcPr>
          <w:p w14:paraId="3E2C6CEB" w14:textId="77777777" w:rsidR="00E0152F" w:rsidRPr="00D10EF4" w:rsidRDefault="00E0152F" w:rsidP="002E2E5C">
            <w:pPr>
              <w:rPr>
                <w:del w:id="928" w:author="McGugan, Don" w:date="2026-09-25T20:08:00Z" w16du:dateUtc="2026-09-26T00:08:00Z"/>
                <w:rFonts w:cstheme="minorHAnsi"/>
              </w:rPr>
            </w:pPr>
            <w:del w:id="929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882" w:type="dxa"/>
          </w:tcPr>
          <w:p w14:paraId="495B37EE" w14:textId="77777777" w:rsidR="00E0152F" w:rsidRPr="00D10EF4" w:rsidRDefault="00E0152F" w:rsidP="002E2E5C">
            <w:pPr>
              <w:rPr>
                <w:del w:id="930" w:author="McGugan, Don" w:date="2026-09-25T20:08:00Z" w16du:dateUtc="2026-09-26T00:08:00Z"/>
                <w:rFonts w:cstheme="minorHAnsi"/>
              </w:rPr>
            </w:pPr>
            <w:del w:id="931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  <w:tc>
          <w:tcPr>
            <w:tcW w:w="2155" w:type="dxa"/>
          </w:tcPr>
          <w:p w14:paraId="4B7D8704" w14:textId="77777777" w:rsidR="00E0152F" w:rsidRPr="00D10EF4" w:rsidRDefault="00E0152F" w:rsidP="002E2E5C">
            <w:pPr>
              <w:rPr>
                <w:del w:id="932" w:author="McGugan, Don" w:date="2026-09-25T20:08:00Z" w16du:dateUtc="2026-09-26T00:08:00Z"/>
                <w:rFonts w:cstheme="minorHAnsi"/>
              </w:rPr>
            </w:pPr>
            <w:del w:id="933" w:author="McGugan, Don" w:date="2026-09-25T20:08:00Z" w16du:dateUtc="2026-09-26T00:08:00Z">
              <w:r w:rsidRPr="00D10EF4">
                <w:rPr>
                  <w:rFonts w:cstheme="minorHAnsi"/>
                </w:rPr>
                <w:delText>2</w:delText>
              </w:r>
            </w:del>
          </w:p>
        </w:tc>
      </w:tr>
      <w:tr w:rsidR="003D2C34" w:rsidRPr="00D10EF4" w14:paraId="4B400B6D" w14:textId="77777777" w:rsidTr="00460BAC">
        <w:trPr>
          <w:del w:id="934" w:author="McGugan, Don" w:date="2026-09-25T20:08:00Z" w16du:dateUtc="2026-09-26T00:08:00Z"/>
        </w:trPr>
        <w:tc>
          <w:tcPr>
            <w:tcW w:w="1255" w:type="dxa"/>
          </w:tcPr>
          <w:p w14:paraId="1C20F412" w14:textId="77777777" w:rsidR="00E0152F" w:rsidRPr="00D10EF4" w:rsidRDefault="00E0152F" w:rsidP="002E2E5C">
            <w:pPr>
              <w:rPr>
                <w:del w:id="935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1080" w:type="dxa"/>
          </w:tcPr>
          <w:p w14:paraId="374024FD" w14:textId="77777777" w:rsidR="00E0152F" w:rsidRPr="00D10EF4" w:rsidRDefault="00E0152F" w:rsidP="002E2E5C">
            <w:pPr>
              <w:rPr>
                <w:del w:id="936" w:author="McGugan, Don" w:date="2026-09-25T20:08:00Z" w16du:dateUtc="2026-09-26T00:08:00Z"/>
                <w:rFonts w:cstheme="minorHAnsi"/>
              </w:rPr>
            </w:pPr>
          </w:p>
        </w:tc>
        <w:tc>
          <w:tcPr>
            <w:tcW w:w="900" w:type="dxa"/>
          </w:tcPr>
          <w:p w14:paraId="32D7DE92" w14:textId="77777777" w:rsidR="00E0152F" w:rsidRPr="00D10EF4" w:rsidRDefault="00E0152F" w:rsidP="002E2E5C">
            <w:pPr>
              <w:rPr>
                <w:del w:id="937" w:author="McGugan, Don" w:date="2026-09-25T20:08:00Z" w16du:dateUtc="2026-09-26T00:08:00Z"/>
                <w:rFonts w:cstheme="minorHAnsi"/>
              </w:rPr>
            </w:pPr>
            <w:del w:id="938" w:author="McGugan, Don" w:date="2026-09-25T20:08:00Z" w16du:dateUtc="2026-09-26T00:08:00Z">
              <w:r w:rsidRPr="00D10EF4">
                <w:rPr>
                  <w:rFonts w:cstheme="minorHAnsi"/>
                </w:rPr>
                <w:delText>B</w:delText>
              </w:r>
            </w:del>
          </w:p>
        </w:tc>
        <w:tc>
          <w:tcPr>
            <w:tcW w:w="1080" w:type="dxa"/>
          </w:tcPr>
          <w:p w14:paraId="1E8246A8" w14:textId="77777777" w:rsidR="00E0152F" w:rsidRPr="00D10EF4" w:rsidRDefault="00E0152F" w:rsidP="002E2E5C">
            <w:pPr>
              <w:rPr>
                <w:del w:id="939" w:author="McGugan, Don" w:date="2026-09-25T20:08:00Z" w16du:dateUtc="2026-09-26T00:08:00Z"/>
                <w:rFonts w:cstheme="minorHAnsi"/>
              </w:rPr>
            </w:pPr>
            <w:del w:id="94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1260" w:type="dxa"/>
          </w:tcPr>
          <w:p w14:paraId="06DD56AE" w14:textId="77777777" w:rsidR="00E0152F" w:rsidRPr="00D10EF4" w:rsidRDefault="00E0152F" w:rsidP="002E2E5C">
            <w:pPr>
              <w:rPr>
                <w:del w:id="941" w:author="McGugan, Don" w:date="2026-09-25T20:08:00Z" w16du:dateUtc="2026-09-26T00:08:00Z"/>
                <w:rFonts w:cstheme="minorHAnsi"/>
              </w:rPr>
            </w:pPr>
            <w:del w:id="94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1330" w:type="dxa"/>
          </w:tcPr>
          <w:p w14:paraId="7452F4CD" w14:textId="77777777" w:rsidR="00E0152F" w:rsidRPr="00D10EF4" w:rsidRDefault="00E0152F" w:rsidP="002E2E5C">
            <w:pPr>
              <w:rPr>
                <w:del w:id="943" w:author="McGugan, Don" w:date="2026-09-25T20:08:00Z" w16du:dateUtc="2026-09-26T00:08:00Z"/>
                <w:rFonts w:cstheme="minorHAnsi"/>
              </w:rPr>
            </w:pPr>
            <w:del w:id="944" w:author="McGugan, Don" w:date="2026-09-25T20:08:00Z" w16du:dateUtc="2026-09-26T00:08:00Z">
              <w:r w:rsidRPr="00D10EF4">
                <w:rPr>
                  <w:rFonts w:cstheme="minorHAnsi"/>
                </w:rPr>
                <w:delText>3</w:delText>
              </w:r>
            </w:del>
          </w:p>
        </w:tc>
        <w:tc>
          <w:tcPr>
            <w:tcW w:w="1035" w:type="dxa"/>
          </w:tcPr>
          <w:p w14:paraId="2D864107" w14:textId="77777777" w:rsidR="00E0152F" w:rsidRPr="00D10EF4" w:rsidRDefault="00E0152F" w:rsidP="002E2E5C">
            <w:pPr>
              <w:rPr>
                <w:del w:id="945" w:author="McGugan, Don" w:date="2026-09-25T20:08:00Z" w16du:dateUtc="2026-09-26T00:08:00Z"/>
                <w:rFonts w:cstheme="minorHAnsi"/>
              </w:rPr>
            </w:pPr>
            <w:del w:id="946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8" w:type="dxa"/>
          </w:tcPr>
          <w:p w14:paraId="12797A65" w14:textId="77777777" w:rsidR="00E0152F" w:rsidRPr="00D10EF4" w:rsidRDefault="00E0152F" w:rsidP="002E2E5C">
            <w:pPr>
              <w:rPr>
                <w:del w:id="947" w:author="McGugan, Don" w:date="2026-09-25T20:08:00Z" w16du:dateUtc="2026-09-26T00:08:00Z"/>
                <w:rFonts w:cstheme="minorHAnsi"/>
              </w:rPr>
            </w:pPr>
            <w:del w:id="948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985" w:type="dxa"/>
          </w:tcPr>
          <w:p w14:paraId="595927CB" w14:textId="77777777" w:rsidR="00E0152F" w:rsidRPr="00D10EF4" w:rsidRDefault="00E0152F" w:rsidP="002E2E5C">
            <w:pPr>
              <w:rPr>
                <w:del w:id="949" w:author="McGugan, Don" w:date="2026-09-25T20:08:00Z" w16du:dateUtc="2026-09-26T00:08:00Z"/>
                <w:rFonts w:cstheme="minorHAnsi"/>
              </w:rPr>
            </w:pPr>
            <w:del w:id="950" w:author="McGugan, Don" w:date="2026-09-25T20:08:00Z" w16du:dateUtc="2026-09-26T00:08:00Z">
              <w:r w:rsidRPr="00D10EF4">
                <w:rPr>
                  <w:rFonts w:cstheme="minorHAnsi"/>
                </w:rPr>
                <w:delText>0</w:delText>
              </w:r>
            </w:del>
          </w:p>
        </w:tc>
        <w:tc>
          <w:tcPr>
            <w:tcW w:w="882" w:type="dxa"/>
          </w:tcPr>
          <w:p w14:paraId="4C586BF0" w14:textId="77777777" w:rsidR="00E0152F" w:rsidRPr="00D10EF4" w:rsidRDefault="00E0152F" w:rsidP="002E2E5C">
            <w:pPr>
              <w:rPr>
                <w:del w:id="951" w:author="McGugan, Don" w:date="2026-09-25T20:08:00Z" w16du:dateUtc="2026-09-26T00:08:00Z"/>
                <w:rFonts w:cstheme="minorHAnsi"/>
              </w:rPr>
            </w:pPr>
            <w:del w:id="952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  <w:tc>
          <w:tcPr>
            <w:tcW w:w="2155" w:type="dxa"/>
          </w:tcPr>
          <w:p w14:paraId="7731C42E" w14:textId="77777777" w:rsidR="00E0152F" w:rsidRPr="00D10EF4" w:rsidRDefault="00E0152F" w:rsidP="002E2E5C">
            <w:pPr>
              <w:rPr>
                <w:del w:id="953" w:author="McGugan, Don" w:date="2026-09-25T20:08:00Z" w16du:dateUtc="2026-09-26T00:08:00Z"/>
                <w:rFonts w:cstheme="minorHAnsi"/>
              </w:rPr>
            </w:pPr>
            <w:del w:id="954" w:author="McGugan, Don" w:date="2026-09-25T20:08:00Z" w16du:dateUtc="2026-09-26T00:08:00Z">
              <w:r w:rsidRPr="00D10EF4">
                <w:rPr>
                  <w:rFonts w:cstheme="minorHAnsi"/>
                </w:rPr>
                <w:delText>1</w:delText>
              </w:r>
            </w:del>
          </w:p>
        </w:tc>
      </w:tr>
    </w:tbl>
    <w:p w14:paraId="4971D046" w14:textId="5817893E" w:rsidR="00E61832" w:rsidRPr="00E61832" w:rsidRDefault="00E61832">
      <w:pPr>
        <w:rPr>
          <w:ins w:id="955" w:author="McGugan, Don" w:date="2026-09-25T20:08:00Z" w16du:dateUtc="2026-09-26T00:08:00Z"/>
          <w:rFonts w:cstheme="minorHAnsi"/>
          <w:lang w:val="fr-CA"/>
        </w:rPr>
      </w:pPr>
      <w:ins w:id="956" w:author="McGugan, Don" w:date="2026-09-25T20:08:00Z" w16du:dateUtc="2026-09-26T00:08:00Z">
        <w:r w:rsidRPr="00E61832">
          <w:rPr>
            <w:rFonts w:cstheme="minorHAnsi"/>
            <w:lang w:val="fr-CA"/>
          </w:rPr>
          <w:t>Source: https://www.nber.org/research/data/us-business-cycle-expansions-and-contractions</w:t>
        </w:r>
      </w:ins>
    </w:p>
    <w:p w14:paraId="315FAE88" w14:textId="5D3797AF" w:rsidR="009015CD" w:rsidRDefault="00E61832">
      <w:pPr>
        <w:rPr>
          <w:ins w:id="957" w:author="McGugan, Don" w:date="2026-09-25T20:08:00Z" w16du:dateUtc="2026-09-26T00:08:00Z"/>
        </w:rPr>
      </w:pPr>
      <w:ins w:id="958" w:author="McGugan, Don" w:date="2026-09-25T20:08:00Z" w16du:dateUtc="2026-09-26T00:08:00Z">
        <w:r>
          <w:t xml:space="preserve">If we hit the highest point in the </w:t>
        </w:r>
        <w:r w:rsidR="00C62FEB">
          <w:t xml:space="preserve">United States </w:t>
        </w:r>
        <w:r>
          <w:t>economy in the fourth quarter of 2021, we are at about the right point when the Gross Domestic Product bottoms.</w:t>
        </w:r>
        <w:r w:rsidR="00497C6B">
          <w:t xml:space="preserve">  It is important to note that recession dating happens well after the fact – the National Bureau of Economic Research dated the </w:t>
        </w:r>
        <w:r w:rsidR="003B2F92">
          <w:t>C</w:t>
        </w:r>
        <w:r w:rsidR="00497C6B">
          <w:t>ovid recession of February to April 2020 in July 2021, a full 15 months after the recession ended.</w:t>
        </w:r>
        <w:r w:rsidR="00497C6B">
          <w:rPr>
            <w:rStyle w:val="FootnoteReference"/>
          </w:rPr>
          <w:footnoteReference w:id="3"/>
        </w:r>
      </w:ins>
    </w:p>
    <w:p w14:paraId="45C6C5D4" w14:textId="6FD6D867" w:rsidR="00FC4C32" w:rsidRDefault="00E61832">
      <w:pPr>
        <w:rPr>
          <w:ins w:id="960" w:author="McGugan, Don" w:date="2026-09-25T20:08:00Z" w16du:dateUtc="2026-09-26T00:08:00Z"/>
        </w:rPr>
      </w:pPr>
      <w:ins w:id="961" w:author="McGugan, Don" w:date="2026-09-25T20:08:00Z" w16du:dateUtc="2026-09-26T00:08:00Z">
        <w:r>
          <w:t>Now, lets review when the stock market bottoms.  Does the stock market bottom after the economy starts to rebound?  No,</w:t>
        </w:r>
        <w:r w:rsidR="00FC4C32">
          <w:t xml:space="preserve"> markets (including the stock market) are forward </w:t>
        </w:r>
        <w:r w:rsidR="003B2F92">
          <w:t>looking -</w:t>
        </w:r>
        <w:r w:rsidR="00FC4C32">
          <w:t xml:space="preserve"> they take what they know about the future and discount it to today.  </w:t>
        </w:r>
      </w:ins>
    </w:p>
    <w:p w14:paraId="5F3E166D" w14:textId="747CB10D" w:rsidR="000F1921" w:rsidRDefault="00FC4C32">
      <w:pPr>
        <w:rPr>
          <w:ins w:id="962" w:author="McGugan, Don" w:date="2026-09-25T20:08:00Z" w16du:dateUtc="2026-09-26T00:08:00Z"/>
        </w:rPr>
      </w:pPr>
      <w:ins w:id="963" w:author="McGugan, Don" w:date="2026-09-25T20:08:00Z" w16du:dateUtc="2026-09-26T00:08:00Z">
        <w:r>
          <w:t xml:space="preserve">Let me give you an example – </w:t>
        </w:r>
        <w:r w:rsidR="00497C6B">
          <w:t>let’s</w:t>
        </w:r>
        <w:r>
          <w:t xml:space="preserve"> say corn is planted in May and it doesn’t rain for 4 weeks.  As a result, corn futures skyrocket higher as it seems like there will be a shortage of corn</w:t>
        </w:r>
        <w:r w:rsidR="000F1921">
          <w:t xml:space="preserve">.  At the end of the 4 weeks, we get normal weather (heat, 3.5 inches of rain a month, etc, etc) and the corn yields 95% of what a perfect year would have given us.  Corn futures plumet as soon as we get the good weather as the corn, even after a very poor start to the growing season, still provides us with 95% </w:t>
        </w:r>
        <w:r w:rsidR="00497C6B">
          <w:t xml:space="preserve">of the yield </w:t>
        </w:r>
        <w:r w:rsidR="000F1921">
          <w:t xml:space="preserve">of a perfect growing year.  Markets move on the information they have and extrapolate into the future.  </w:t>
        </w:r>
      </w:ins>
    </w:p>
    <w:p w14:paraId="25965256" w14:textId="6EA12459" w:rsidR="000F1921" w:rsidRDefault="000F1921">
      <w:pPr>
        <w:rPr>
          <w:ins w:id="964" w:author="McGugan, Don" w:date="2026-09-25T20:08:00Z" w16du:dateUtc="2026-09-26T00:08:00Z"/>
        </w:rPr>
      </w:pPr>
      <w:ins w:id="965" w:author="McGugan, Don" w:date="2026-09-25T20:08:00Z" w16du:dateUtc="2026-09-26T00:08:00Z">
        <w:r>
          <w:t>So back to stock markets, when does the stock market on average bottom in a recession?  On average, since the end of World War 2, the stock market bottoms 4.5 months before the economy does.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60"/>
        <w:gridCol w:w="1166"/>
        <w:gridCol w:w="1061"/>
        <w:gridCol w:w="986"/>
        <w:gridCol w:w="1061"/>
        <w:gridCol w:w="3045"/>
      </w:tblGrid>
      <w:tr w:rsidR="00C62FEB" w:rsidRPr="00C62FEB" w14:paraId="4FEDE4B5" w14:textId="77777777" w:rsidTr="00C62FEB">
        <w:trPr>
          <w:trHeight w:val="288"/>
          <w:ins w:id="96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2795462A" w14:textId="77777777" w:rsidR="00C62FEB" w:rsidRPr="00C62FEB" w:rsidRDefault="00C62FEB" w:rsidP="00C62FEB">
            <w:pPr>
              <w:rPr>
                <w:ins w:id="967" w:author="McGugan, Don" w:date="2026-09-25T20:08:00Z" w16du:dateUtc="2026-09-26T00:08:00Z"/>
                <w:b/>
                <w:bCs/>
              </w:rPr>
            </w:pPr>
            <w:ins w:id="968" w:author="McGugan, Don" w:date="2026-09-25T20:08:00Z" w16du:dateUtc="2026-09-26T00:08:00Z">
              <w:r w:rsidRPr="00C62FEB">
                <w:rPr>
                  <w:b/>
                  <w:bCs/>
                </w:rPr>
                <w:t>GDP</w:t>
              </w:r>
            </w:ins>
          </w:p>
        </w:tc>
        <w:tc>
          <w:tcPr>
            <w:tcW w:w="760" w:type="dxa"/>
            <w:noWrap/>
            <w:hideMark/>
          </w:tcPr>
          <w:p w14:paraId="24B18144" w14:textId="77777777" w:rsidR="00C62FEB" w:rsidRPr="00C62FEB" w:rsidRDefault="00C62FEB" w:rsidP="00C62FEB">
            <w:pPr>
              <w:rPr>
                <w:ins w:id="969" w:author="McGugan, Don" w:date="2026-09-25T20:08:00Z" w16du:dateUtc="2026-09-26T00:08:00Z"/>
                <w:b/>
                <w:bCs/>
              </w:rPr>
            </w:pPr>
            <w:ins w:id="970" w:author="McGugan, Don" w:date="2026-09-25T20:08:00Z" w16du:dateUtc="2026-09-26T00:08:00Z">
              <w:r w:rsidRPr="00C62FEB">
                <w:rPr>
                  <w:b/>
                  <w:bCs/>
                </w:rPr>
                <w:t>GDP</w:t>
              </w:r>
            </w:ins>
          </w:p>
        </w:tc>
        <w:tc>
          <w:tcPr>
            <w:tcW w:w="1166" w:type="dxa"/>
            <w:noWrap/>
            <w:hideMark/>
          </w:tcPr>
          <w:p w14:paraId="48B8D689" w14:textId="77777777" w:rsidR="00C62FEB" w:rsidRPr="00C62FEB" w:rsidRDefault="00C62FEB" w:rsidP="00C62FEB">
            <w:pPr>
              <w:rPr>
                <w:ins w:id="971" w:author="McGugan, Don" w:date="2026-09-25T20:08:00Z" w16du:dateUtc="2026-09-26T00:08:00Z"/>
                <w:b/>
                <w:bCs/>
              </w:rPr>
            </w:pPr>
            <w:ins w:id="972" w:author="McGugan, Don" w:date="2026-09-25T20:08:00Z" w16du:dateUtc="2026-09-26T00:08:00Z">
              <w:r w:rsidRPr="00C62FEB">
                <w:rPr>
                  <w:b/>
                  <w:bCs/>
                </w:rPr>
                <w:t>GDP</w:t>
              </w:r>
            </w:ins>
          </w:p>
        </w:tc>
        <w:tc>
          <w:tcPr>
            <w:tcW w:w="1061" w:type="dxa"/>
            <w:noWrap/>
            <w:hideMark/>
          </w:tcPr>
          <w:p w14:paraId="760B0E86" w14:textId="77777777" w:rsidR="00C62FEB" w:rsidRPr="00C62FEB" w:rsidRDefault="00C62FEB" w:rsidP="00C62FEB">
            <w:pPr>
              <w:rPr>
                <w:ins w:id="973" w:author="McGugan, Don" w:date="2026-09-25T20:08:00Z" w16du:dateUtc="2026-09-26T00:08:00Z"/>
                <w:b/>
                <w:bCs/>
              </w:rPr>
            </w:pPr>
            <w:ins w:id="974" w:author="McGugan, Don" w:date="2026-09-25T20:08:00Z" w16du:dateUtc="2026-09-26T00:08:00Z">
              <w:r w:rsidRPr="00C62FEB">
                <w:rPr>
                  <w:b/>
                  <w:bCs/>
                </w:rPr>
                <w:t>GDP</w:t>
              </w:r>
            </w:ins>
          </w:p>
        </w:tc>
        <w:tc>
          <w:tcPr>
            <w:tcW w:w="986" w:type="dxa"/>
            <w:noWrap/>
            <w:hideMark/>
          </w:tcPr>
          <w:p w14:paraId="213912D5" w14:textId="77777777" w:rsidR="00C62FEB" w:rsidRPr="00C62FEB" w:rsidRDefault="00C62FEB" w:rsidP="00C62FEB">
            <w:pPr>
              <w:rPr>
                <w:ins w:id="975" w:author="McGugan, Don" w:date="2026-09-25T20:08:00Z" w16du:dateUtc="2026-09-26T00:08:00Z"/>
                <w:b/>
                <w:bCs/>
              </w:rPr>
            </w:pPr>
            <w:ins w:id="976" w:author="McGugan, Don" w:date="2026-09-25T20:08:00Z" w16du:dateUtc="2026-09-26T00:08:00Z">
              <w:r w:rsidRPr="00C62FEB">
                <w:rPr>
                  <w:b/>
                  <w:bCs/>
                </w:rPr>
                <w:t>SP 500</w:t>
              </w:r>
            </w:ins>
          </w:p>
        </w:tc>
        <w:tc>
          <w:tcPr>
            <w:tcW w:w="1061" w:type="dxa"/>
            <w:noWrap/>
            <w:hideMark/>
          </w:tcPr>
          <w:p w14:paraId="25943B70" w14:textId="77777777" w:rsidR="00C62FEB" w:rsidRPr="00C62FEB" w:rsidRDefault="00C62FEB" w:rsidP="00C62FEB">
            <w:pPr>
              <w:rPr>
                <w:ins w:id="977" w:author="McGugan, Don" w:date="2026-09-25T20:08:00Z" w16du:dateUtc="2026-09-26T00:08:00Z"/>
                <w:b/>
                <w:bCs/>
              </w:rPr>
            </w:pPr>
            <w:ins w:id="978" w:author="McGugan, Don" w:date="2026-09-25T20:08:00Z" w16du:dateUtc="2026-09-26T00:08:00Z">
              <w:r w:rsidRPr="00C62FEB">
                <w:rPr>
                  <w:b/>
                  <w:bCs/>
                </w:rPr>
                <w:t>SP 500</w:t>
              </w:r>
            </w:ins>
          </w:p>
        </w:tc>
        <w:tc>
          <w:tcPr>
            <w:tcW w:w="3045" w:type="dxa"/>
            <w:noWrap/>
            <w:hideMark/>
          </w:tcPr>
          <w:p w14:paraId="42B90B28" w14:textId="1C792715" w:rsidR="00C62FEB" w:rsidRPr="00C62FEB" w:rsidRDefault="00C62FEB" w:rsidP="00C62FEB">
            <w:pPr>
              <w:rPr>
                <w:ins w:id="979" w:author="McGugan, Don" w:date="2026-09-25T20:08:00Z" w16du:dateUtc="2026-09-26T00:08:00Z"/>
                <w:b/>
                <w:bCs/>
              </w:rPr>
            </w:pPr>
            <w:ins w:id="980" w:author="McGugan, Don" w:date="2026-09-25T20:08:00Z" w16du:dateUtc="2026-09-26T00:08:00Z">
              <w:r w:rsidRPr="00C62FEB">
                <w:rPr>
                  <w:b/>
                  <w:bCs/>
                </w:rPr>
                <w:t xml:space="preserve">Months market bottoms </w:t>
              </w:r>
            </w:ins>
          </w:p>
        </w:tc>
      </w:tr>
      <w:tr w:rsidR="00C62FEB" w:rsidRPr="00C62FEB" w14:paraId="00F50A80" w14:textId="77777777" w:rsidTr="00C62FEB">
        <w:trPr>
          <w:trHeight w:val="288"/>
          <w:ins w:id="98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746BD229" w14:textId="77777777" w:rsidR="00C62FEB" w:rsidRPr="00C62FEB" w:rsidRDefault="00C62FEB" w:rsidP="00C62FEB">
            <w:pPr>
              <w:rPr>
                <w:ins w:id="982" w:author="McGugan, Don" w:date="2026-09-25T20:08:00Z" w16du:dateUtc="2026-09-26T00:08:00Z"/>
                <w:b/>
                <w:bCs/>
              </w:rPr>
            </w:pPr>
            <w:ins w:id="983" w:author="McGugan, Don" w:date="2026-09-25T20:08:00Z" w16du:dateUtc="2026-09-26T00:08:00Z">
              <w:r w:rsidRPr="00C62FEB">
                <w:rPr>
                  <w:b/>
                  <w:bCs/>
                </w:rPr>
                <w:t>Peak Month</w:t>
              </w:r>
            </w:ins>
          </w:p>
        </w:tc>
        <w:tc>
          <w:tcPr>
            <w:tcW w:w="760" w:type="dxa"/>
            <w:noWrap/>
            <w:hideMark/>
          </w:tcPr>
          <w:p w14:paraId="676A6A00" w14:textId="77777777" w:rsidR="00C62FEB" w:rsidRPr="00C62FEB" w:rsidRDefault="00C62FEB" w:rsidP="00C62FEB">
            <w:pPr>
              <w:rPr>
                <w:ins w:id="984" w:author="McGugan, Don" w:date="2026-09-25T20:08:00Z" w16du:dateUtc="2026-09-26T00:08:00Z"/>
                <w:b/>
                <w:bCs/>
              </w:rPr>
            </w:pPr>
            <w:ins w:id="985" w:author="McGugan, Don" w:date="2026-09-25T20:08:00Z" w16du:dateUtc="2026-09-26T00:08:00Z">
              <w:r w:rsidRPr="00C62FEB">
                <w:rPr>
                  <w:b/>
                  <w:bCs/>
                </w:rPr>
                <w:t>Peak Year</w:t>
              </w:r>
            </w:ins>
          </w:p>
        </w:tc>
        <w:tc>
          <w:tcPr>
            <w:tcW w:w="1166" w:type="dxa"/>
            <w:noWrap/>
            <w:hideMark/>
          </w:tcPr>
          <w:p w14:paraId="78716C9F" w14:textId="77777777" w:rsidR="00C62FEB" w:rsidRPr="00C62FEB" w:rsidRDefault="00C62FEB" w:rsidP="00C62FEB">
            <w:pPr>
              <w:rPr>
                <w:ins w:id="986" w:author="McGugan, Don" w:date="2026-09-25T20:08:00Z" w16du:dateUtc="2026-09-26T00:08:00Z"/>
                <w:b/>
                <w:bCs/>
              </w:rPr>
            </w:pPr>
            <w:ins w:id="987" w:author="McGugan, Don" w:date="2026-09-25T20:08:00Z" w16du:dateUtc="2026-09-26T00:08:00Z">
              <w:r w:rsidRPr="00C62FEB">
                <w:rPr>
                  <w:b/>
                  <w:bCs/>
                </w:rPr>
                <w:t>Trough Month</w:t>
              </w:r>
            </w:ins>
          </w:p>
        </w:tc>
        <w:tc>
          <w:tcPr>
            <w:tcW w:w="1061" w:type="dxa"/>
            <w:noWrap/>
            <w:hideMark/>
          </w:tcPr>
          <w:p w14:paraId="3260FBCF" w14:textId="77777777" w:rsidR="00C62FEB" w:rsidRPr="00C62FEB" w:rsidRDefault="00C62FEB" w:rsidP="00C62FEB">
            <w:pPr>
              <w:rPr>
                <w:ins w:id="988" w:author="McGugan, Don" w:date="2026-09-25T20:08:00Z" w16du:dateUtc="2026-09-26T00:08:00Z"/>
                <w:b/>
                <w:bCs/>
              </w:rPr>
            </w:pPr>
            <w:ins w:id="989" w:author="McGugan, Don" w:date="2026-09-25T20:08:00Z" w16du:dateUtc="2026-09-26T00:08:00Z">
              <w:r w:rsidRPr="00C62FEB">
                <w:rPr>
                  <w:b/>
                  <w:bCs/>
                </w:rPr>
                <w:t>Trough Year</w:t>
              </w:r>
            </w:ins>
          </w:p>
        </w:tc>
        <w:tc>
          <w:tcPr>
            <w:tcW w:w="986" w:type="dxa"/>
            <w:noWrap/>
            <w:hideMark/>
          </w:tcPr>
          <w:p w14:paraId="4DA90B57" w14:textId="77777777" w:rsidR="00C62FEB" w:rsidRPr="00C62FEB" w:rsidRDefault="00C62FEB" w:rsidP="00C62FEB">
            <w:pPr>
              <w:rPr>
                <w:ins w:id="990" w:author="McGugan, Don" w:date="2026-09-25T20:08:00Z" w16du:dateUtc="2026-09-26T00:08:00Z"/>
                <w:b/>
                <w:bCs/>
              </w:rPr>
            </w:pPr>
            <w:ins w:id="991" w:author="McGugan, Don" w:date="2026-09-25T20:08:00Z" w16du:dateUtc="2026-09-26T00:08:00Z">
              <w:r w:rsidRPr="00C62FEB">
                <w:rPr>
                  <w:b/>
                  <w:bCs/>
                </w:rPr>
                <w:t>Peak Day</w:t>
              </w:r>
            </w:ins>
          </w:p>
        </w:tc>
        <w:tc>
          <w:tcPr>
            <w:tcW w:w="1061" w:type="dxa"/>
            <w:noWrap/>
            <w:hideMark/>
          </w:tcPr>
          <w:p w14:paraId="6924EBF5" w14:textId="77777777" w:rsidR="00C62FEB" w:rsidRPr="00C62FEB" w:rsidRDefault="00C62FEB" w:rsidP="00C62FEB">
            <w:pPr>
              <w:rPr>
                <w:ins w:id="992" w:author="McGugan, Don" w:date="2026-09-25T20:08:00Z" w16du:dateUtc="2026-09-26T00:08:00Z"/>
                <w:b/>
                <w:bCs/>
              </w:rPr>
            </w:pPr>
            <w:ins w:id="993" w:author="McGugan, Don" w:date="2026-09-25T20:08:00Z" w16du:dateUtc="2026-09-26T00:08:00Z">
              <w:r w:rsidRPr="00C62FEB">
                <w:rPr>
                  <w:b/>
                  <w:bCs/>
                </w:rPr>
                <w:t>Trough Day</w:t>
              </w:r>
            </w:ins>
          </w:p>
        </w:tc>
        <w:tc>
          <w:tcPr>
            <w:tcW w:w="3045" w:type="dxa"/>
            <w:noWrap/>
            <w:hideMark/>
          </w:tcPr>
          <w:p w14:paraId="487D10A9" w14:textId="22EC708A" w:rsidR="00C62FEB" w:rsidRPr="00C62FEB" w:rsidRDefault="00C62FEB" w:rsidP="00C62FEB">
            <w:pPr>
              <w:rPr>
                <w:ins w:id="994" w:author="McGugan, Don" w:date="2026-09-25T20:08:00Z" w16du:dateUtc="2026-09-26T00:08:00Z"/>
                <w:b/>
                <w:bCs/>
              </w:rPr>
            </w:pPr>
            <w:ins w:id="995" w:author="McGugan, Don" w:date="2026-09-25T20:08:00Z" w16du:dateUtc="2026-09-26T00:08:00Z">
              <w:r w:rsidRPr="00C62FEB">
                <w:rPr>
                  <w:b/>
                  <w:bCs/>
                </w:rPr>
                <w:t>Before</w:t>
              </w:r>
              <w:r>
                <w:rPr>
                  <w:b/>
                  <w:bCs/>
                </w:rPr>
                <w:t xml:space="preserve"> the</w:t>
              </w:r>
              <w:r w:rsidRPr="00C62FEB">
                <w:rPr>
                  <w:b/>
                  <w:bCs/>
                </w:rPr>
                <w:t xml:space="preserve"> Economy</w:t>
              </w:r>
            </w:ins>
          </w:p>
        </w:tc>
      </w:tr>
      <w:tr w:rsidR="00C62FEB" w:rsidRPr="00C62FEB" w14:paraId="290065EF" w14:textId="77777777" w:rsidTr="00C62FEB">
        <w:trPr>
          <w:trHeight w:val="288"/>
          <w:ins w:id="99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53A08194" w14:textId="77777777" w:rsidR="00C62FEB" w:rsidRPr="00C62FEB" w:rsidRDefault="00C62FEB" w:rsidP="00C62FEB">
            <w:pPr>
              <w:rPr>
                <w:ins w:id="997" w:author="McGugan, Don" w:date="2026-09-25T20:08:00Z" w16du:dateUtc="2026-09-26T00:08:00Z"/>
              </w:rPr>
            </w:pPr>
            <w:ins w:id="998" w:author="McGugan, Don" w:date="2026-09-25T20:08:00Z" w16du:dateUtc="2026-09-26T00:08:00Z">
              <w:r w:rsidRPr="00C62FEB">
                <w:t>February</w:t>
              </w:r>
            </w:ins>
          </w:p>
        </w:tc>
        <w:tc>
          <w:tcPr>
            <w:tcW w:w="760" w:type="dxa"/>
            <w:noWrap/>
            <w:hideMark/>
          </w:tcPr>
          <w:p w14:paraId="4F97E3A2" w14:textId="77777777" w:rsidR="00C62FEB" w:rsidRPr="00C62FEB" w:rsidRDefault="00C62FEB" w:rsidP="00C62FEB">
            <w:pPr>
              <w:rPr>
                <w:ins w:id="999" w:author="McGugan, Don" w:date="2026-09-25T20:08:00Z" w16du:dateUtc="2026-09-26T00:08:00Z"/>
              </w:rPr>
            </w:pPr>
            <w:ins w:id="1000" w:author="McGugan, Don" w:date="2026-09-25T20:08:00Z" w16du:dateUtc="2026-09-26T00:08:00Z">
              <w:r w:rsidRPr="00C62FEB">
                <w:t>2020</w:t>
              </w:r>
            </w:ins>
          </w:p>
        </w:tc>
        <w:tc>
          <w:tcPr>
            <w:tcW w:w="1166" w:type="dxa"/>
            <w:noWrap/>
            <w:hideMark/>
          </w:tcPr>
          <w:p w14:paraId="11048D21" w14:textId="77777777" w:rsidR="00C62FEB" w:rsidRPr="00C62FEB" w:rsidRDefault="00C62FEB" w:rsidP="00C62FEB">
            <w:pPr>
              <w:rPr>
                <w:ins w:id="1001" w:author="McGugan, Don" w:date="2026-09-25T20:08:00Z" w16du:dateUtc="2026-09-26T00:08:00Z"/>
              </w:rPr>
            </w:pPr>
            <w:ins w:id="1002" w:author="McGugan, Don" w:date="2026-09-25T20:08:00Z" w16du:dateUtc="2026-09-26T00:08:00Z">
              <w:r w:rsidRPr="00C62FEB">
                <w:t>April</w:t>
              </w:r>
            </w:ins>
          </w:p>
        </w:tc>
        <w:tc>
          <w:tcPr>
            <w:tcW w:w="1061" w:type="dxa"/>
            <w:noWrap/>
            <w:hideMark/>
          </w:tcPr>
          <w:p w14:paraId="76A6E534" w14:textId="77777777" w:rsidR="00C62FEB" w:rsidRPr="00C62FEB" w:rsidRDefault="00C62FEB" w:rsidP="00C62FEB">
            <w:pPr>
              <w:rPr>
                <w:ins w:id="1003" w:author="McGugan, Don" w:date="2026-09-25T20:08:00Z" w16du:dateUtc="2026-09-26T00:08:00Z"/>
              </w:rPr>
            </w:pPr>
            <w:ins w:id="1004" w:author="McGugan, Don" w:date="2026-09-25T20:08:00Z" w16du:dateUtc="2026-09-26T00:08:00Z">
              <w:r w:rsidRPr="00C62FEB">
                <w:t>2020</w:t>
              </w:r>
            </w:ins>
          </w:p>
        </w:tc>
        <w:tc>
          <w:tcPr>
            <w:tcW w:w="986" w:type="dxa"/>
            <w:noWrap/>
            <w:hideMark/>
          </w:tcPr>
          <w:p w14:paraId="7BB40142" w14:textId="77777777" w:rsidR="00C62FEB" w:rsidRPr="00C62FEB" w:rsidRDefault="00C62FEB" w:rsidP="00C62FEB">
            <w:pPr>
              <w:rPr>
                <w:ins w:id="1005" w:author="McGugan, Don" w:date="2026-09-25T20:08:00Z" w16du:dateUtc="2026-09-26T00:08:00Z"/>
              </w:rPr>
            </w:pPr>
            <w:ins w:id="1006" w:author="McGugan, Don" w:date="2026-09-25T20:08:00Z" w16du:dateUtc="2026-09-26T00:08:00Z">
              <w:r w:rsidRPr="00C62FEB">
                <w:t>24-Feb-20</w:t>
              </w:r>
            </w:ins>
          </w:p>
        </w:tc>
        <w:tc>
          <w:tcPr>
            <w:tcW w:w="1061" w:type="dxa"/>
            <w:noWrap/>
            <w:hideMark/>
          </w:tcPr>
          <w:p w14:paraId="43A14D78" w14:textId="77777777" w:rsidR="00C62FEB" w:rsidRPr="00C62FEB" w:rsidRDefault="00C62FEB" w:rsidP="00C62FEB">
            <w:pPr>
              <w:rPr>
                <w:ins w:id="1007" w:author="McGugan, Don" w:date="2026-09-25T20:08:00Z" w16du:dateUtc="2026-09-26T00:08:00Z"/>
              </w:rPr>
            </w:pPr>
            <w:ins w:id="1008" w:author="McGugan, Don" w:date="2026-09-25T20:08:00Z" w16du:dateUtc="2026-09-26T00:08:00Z">
              <w:r w:rsidRPr="00C62FEB">
                <w:t>23-Mar-20</w:t>
              </w:r>
            </w:ins>
          </w:p>
        </w:tc>
        <w:tc>
          <w:tcPr>
            <w:tcW w:w="3045" w:type="dxa"/>
            <w:noWrap/>
            <w:hideMark/>
          </w:tcPr>
          <w:p w14:paraId="1E25BE40" w14:textId="77777777" w:rsidR="00C62FEB" w:rsidRPr="00C62FEB" w:rsidRDefault="00C62FEB" w:rsidP="00C62FEB">
            <w:pPr>
              <w:rPr>
                <w:ins w:id="1009" w:author="McGugan, Don" w:date="2026-09-25T20:08:00Z" w16du:dateUtc="2026-09-26T00:08:00Z"/>
              </w:rPr>
            </w:pPr>
            <w:ins w:id="1010" w:author="McGugan, Don" w:date="2026-09-25T20:08:00Z" w16du:dateUtc="2026-09-26T00:08:00Z">
              <w:r w:rsidRPr="00C62FEB">
                <w:t>1</w:t>
              </w:r>
            </w:ins>
          </w:p>
        </w:tc>
      </w:tr>
      <w:tr w:rsidR="00C62FEB" w:rsidRPr="00C62FEB" w14:paraId="6EFCEC13" w14:textId="77777777" w:rsidTr="00C62FEB">
        <w:trPr>
          <w:trHeight w:val="288"/>
          <w:ins w:id="101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0F533CA5" w14:textId="77777777" w:rsidR="00C62FEB" w:rsidRPr="00C62FEB" w:rsidRDefault="00C62FEB" w:rsidP="00C62FEB">
            <w:pPr>
              <w:rPr>
                <w:ins w:id="1012" w:author="McGugan, Don" w:date="2026-09-25T20:08:00Z" w16du:dateUtc="2026-09-26T00:08:00Z"/>
              </w:rPr>
            </w:pPr>
            <w:ins w:id="1013" w:author="McGugan, Don" w:date="2026-09-25T20:08:00Z" w16du:dateUtc="2026-09-26T00:08:00Z">
              <w:r w:rsidRPr="00C62FEB">
                <w:t>December</w:t>
              </w:r>
            </w:ins>
          </w:p>
        </w:tc>
        <w:tc>
          <w:tcPr>
            <w:tcW w:w="760" w:type="dxa"/>
            <w:noWrap/>
            <w:hideMark/>
          </w:tcPr>
          <w:p w14:paraId="074A4FF9" w14:textId="77777777" w:rsidR="00C62FEB" w:rsidRPr="00C62FEB" w:rsidRDefault="00C62FEB" w:rsidP="00C62FEB">
            <w:pPr>
              <w:rPr>
                <w:ins w:id="1014" w:author="McGugan, Don" w:date="2026-09-25T20:08:00Z" w16du:dateUtc="2026-09-26T00:08:00Z"/>
              </w:rPr>
            </w:pPr>
            <w:ins w:id="1015" w:author="McGugan, Don" w:date="2026-09-25T20:08:00Z" w16du:dateUtc="2026-09-26T00:08:00Z">
              <w:r w:rsidRPr="00C62FEB">
                <w:t>2007</w:t>
              </w:r>
            </w:ins>
          </w:p>
        </w:tc>
        <w:tc>
          <w:tcPr>
            <w:tcW w:w="1166" w:type="dxa"/>
            <w:noWrap/>
            <w:hideMark/>
          </w:tcPr>
          <w:p w14:paraId="48EAC89E" w14:textId="77777777" w:rsidR="00C62FEB" w:rsidRPr="00C62FEB" w:rsidRDefault="00C62FEB" w:rsidP="00C62FEB">
            <w:pPr>
              <w:rPr>
                <w:ins w:id="1016" w:author="McGugan, Don" w:date="2026-09-25T20:08:00Z" w16du:dateUtc="2026-09-26T00:08:00Z"/>
              </w:rPr>
            </w:pPr>
            <w:ins w:id="1017" w:author="McGugan, Don" w:date="2026-09-25T20:08:00Z" w16du:dateUtc="2026-09-26T00:08:00Z">
              <w:r w:rsidRPr="00C62FEB">
                <w:t>June</w:t>
              </w:r>
            </w:ins>
          </w:p>
        </w:tc>
        <w:tc>
          <w:tcPr>
            <w:tcW w:w="1061" w:type="dxa"/>
            <w:noWrap/>
            <w:hideMark/>
          </w:tcPr>
          <w:p w14:paraId="721F21F9" w14:textId="77777777" w:rsidR="00C62FEB" w:rsidRPr="00C62FEB" w:rsidRDefault="00C62FEB" w:rsidP="00C62FEB">
            <w:pPr>
              <w:rPr>
                <w:ins w:id="1018" w:author="McGugan, Don" w:date="2026-09-25T20:08:00Z" w16du:dateUtc="2026-09-26T00:08:00Z"/>
              </w:rPr>
            </w:pPr>
            <w:ins w:id="1019" w:author="McGugan, Don" w:date="2026-09-25T20:08:00Z" w16du:dateUtc="2026-09-26T00:08:00Z">
              <w:r w:rsidRPr="00C62FEB">
                <w:t>2009</w:t>
              </w:r>
            </w:ins>
          </w:p>
        </w:tc>
        <w:tc>
          <w:tcPr>
            <w:tcW w:w="986" w:type="dxa"/>
            <w:noWrap/>
            <w:hideMark/>
          </w:tcPr>
          <w:p w14:paraId="2F673FB9" w14:textId="77777777" w:rsidR="00C62FEB" w:rsidRPr="00C62FEB" w:rsidRDefault="00C62FEB" w:rsidP="00C62FEB">
            <w:pPr>
              <w:rPr>
                <w:ins w:id="1020" w:author="McGugan, Don" w:date="2026-09-25T20:08:00Z" w16du:dateUtc="2026-09-26T00:08:00Z"/>
              </w:rPr>
            </w:pPr>
            <w:ins w:id="1021" w:author="McGugan, Don" w:date="2026-09-25T20:08:00Z" w16du:dateUtc="2026-09-26T00:08:00Z">
              <w:r w:rsidRPr="00C62FEB">
                <w:t>12-Oct-07</w:t>
              </w:r>
            </w:ins>
          </w:p>
        </w:tc>
        <w:tc>
          <w:tcPr>
            <w:tcW w:w="1061" w:type="dxa"/>
            <w:noWrap/>
            <w:hideMark/>
          </w:tcPr>
          <w:p w14:paraId="27047633" w14:textId="77777777" w:rsidR="00C62FEB" w:rsidRPr="00C62FEB" w:rsidRDefault="00C62FEB" w:rsidP="00C62FEB">
            <w:pPr>
              <w:rPr>
                <w:ins w:id="1022" w:author="McGugan, Don" w:date="2026-09-25T20:08:00Z" w16du:dateUtc="2026-09-26T00:08:00Z"/>
              </w:rPr>
            </w:pPr>
            <w:ins w:id="1023" w:author="McGugan, Don" w:date="2026-09-25T20:08:00Z" w16du:dateUtc="2026-09-26T00:08:00Z">
              <w:r w:rsidRPr="00C62FEB">
                <w:t>09-Mar-09</w:t>
              </w:r>
            </w:ins>
          </w:p>
        </w:tc>
        <w:tc>
          <w:tcPr>
            <w:tcW w:w="3045" w:type="dxa"/>
            <w:noWrap/>
            <w:hideMark/>
          </w:tcPr>
          <w:p w14:paraId="71373BC5" w14:textId="77777777" w:rsidR="00C62FEB" w:rsidRPr="00C62FEB" w:rsidRDefault="00C62FEB" w:rsidP="00C62FEB">
            <w:pPr>
              <w:rPr>
                <w:ins w:id="1024" w:author="McGugan, Don" w:date="2026-09-25T20:08:00Z" w16du:dateUtc="2026-09-26T00:08:00Z"/>
              </w:rPr>
            </w:pPr>
            <w:ins w:id="1025" w:author="McGugan, Don" w:date="2026-09-25T20:08:00Z" w16du:dateUtc="2026-09-26T00:08:00Z">
              <w:r w:rsidRPr="00C62FEB">
                <w:t>3</w:t>
              </w:r>
            </w:ins>
          </w:p>
        </w:tc>
      </w:tr>
      <w:tr w:rsidR="00C62FEB" w:rsidRPr="00C62FEB" w14:paraId="21967BC2" w14:textId="77777777" w:rsidTr="00C62FEB">
        <w:trPr>
          <w:trHeight w:val="288"/>
          <w:ins w:id="102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77F98A50" w14:textId="77777777" w:rsidR="00C62FEB" w:rsidRPr="00C62FEB" w:rsidRDefault="00C62FEB" w:rsidP="00C62FEB">
            <w:pPr>
              <w:rPr>
                <w:ins w:id="1027" w:author="McGugan, Don" w:date="2026-09-25T20:08:00Z" w16du:dateUtc="2026-09-26T00:08:00Z"/>
              </w:rPr>
            </w:pPr>
            <w:ins w:id="1028" w:author="McGugan, Don" w:date="2026-09-25T20:08:00Z" w16du:dateUtc="2026-09-26T00:08:00Z">
              <w:r w:rsidRPr="00C62FEB">
                <w:t>March</w:t>
              </w:r>
            </w:ins>
          </w:p>
        </w:tc>
        <w:tc>
          <w:tcPr>
            <w:tcW w:w="760" w:type="dxa"/>
            <w:noWrap/>
            <w:hideMark/>
          </w:tcPr>
          <w:p w14:paraId="3B3C112E" w14:textId="77777777" w:rsidR="00C62FEB" w:rsidRPr="00C62FEB" w:rsidRDefault="00C62FEB" w:rsidP="00C62FEB">
            <w:pPr>
              <w:rPr>
                <w:ins w:id="1029" w:author="McGugan, Don" w:date="2026-09-25T20:08:00Z" w16du:dateUtc="2026-09-26T00:08:00Z"/>
              </w:rPr>
            </w:pPr>
            <w:ins w:id="1030" w:author="McGugan, Don" w:date="2026-09-25T20:08:00Z" w16du:dateUtc="2026-09-26T00:08:00Z">
              <w:r w:rsidRPr="00C62FEB">
                <w:t>2001</w:t>
              </w:r>
            </w:ins>
          </w:p>
        </w:tc>
        <w:tc>
          <w:tcPr>
            <w:tcW w:w="1166" w:type="dxa"/>
            <w:noWrap/>
            <w:hideMark/>
          </w:tcPr>
          <w:p w14:paraId="0A6BDDC4" w14:textId="77777777" w:rsidR="00C62FEB" w:rsidRPr="00C62FEB" w:rsidRDefault="00C62FEB" w:rsidP="00C62FEB">
            <w:pPr>
              <w:rPr>
                <w:ins w:id="1031" w:author="McGugan, Don" w:date="2026-09-25T20:08:00Z" w16du:dateUtc="2026-09-26T00:08:00Z"/>
              </w:rPr>
            </w:pPr>
            <w:ins w:id="1032" w:author="McGugan, Don" w:date="2026-09-25T20:08:00Z" w16du:dateUtc="2026-09-26T00:08:00Z">
              <w:r w:rsidRPr="00C62FEB">
                <w:t>November</w:t>
              </w:r>
            </w:ins>
          </w:p>
        </w:tc>
        <w:tc>
          <w:tcPr>
            <w:tcW w:w="1061" w:type="dxa"/>
            <w:noWrap/>
            <w:hideMark/>
          </w:tcPr>
          <w:p w14:paraId="672769B0" w14:textId="77777777" w:rsidR="00C62FEB" w:rsidRPr="00C62FEB" w:rsidRDefault="00C62FEB" w:rsidP="00C62FEB">
            <w:pPr>
              <w:rPr>
                <w:ins w:id="1033" w:author="McGugan, Don" w:date="2026-09-25T20:08:00Z" w16du:dateUtc="2026-09-26T00:08:00Z"/>
              </w:rPr>
            </w:pPr>
            <w:ins w:id="1034" w:author="McGugan, Don" w:date="2026-09-25T20:08:00Z" w16du:dateUtc="2026-09-26T00:08:00Z">
              <w:r w:rsidRPr="00C62FEB">
                <w:t>2001</w:t>
              </w:r>
            </w:ins>
          </w:p>
        </w:tc>
        <w:tc>
          <w:tcPr>
            <w:tcW w:w="986" w:type="dxa"/>
            <w:noWrap/>
            <w:hideMark/>
          </w:tcPr>
          <w:p w14:paraId="6E0E7BB2" w14:textId="77777777" w:rsidR="00C62FEB" w:rsidRPr="00C62FEB" w:rsidRDefault="00C62FEB" w:rsidP="00C62FEB">
            <w:pPr>
              <w:rPr>
                <w:ins w:id="1035" w:author="McGugan, Don" w:date="2026-09-25T20:08:00Z" w16du:dateUtc="2026-09-26T00:08:00Z"/>
              </w:rPr>
            </w:pPr>
            <w:ins w:id="1036" w:author="McGugan, Don" w:date="2026-09-25T20:08:00Z" w16du:dateUtc="2026-09-26T00:08:00Z">
              <w:r w:rsidRPr="00C62FEB">
                <w:t>01-Sep-00</w:t>
              </w:r>
            </w:ins>
          </w:p>
        </w:tc>
        <w:tc>
          <w:tcPr>
            <w:tcW w:w="1061" w:type="dxa"/>
            <w:noWrap/>
            <w:hideMark/>
          </w:tcPr>
          <w:p w14:paraId="3CAC580C" w14:textId="77777777" w:rsidR="00C62FEB" w:rsidRPr="00C62FEB" w:rsidRDefault="00C62FEB" w:rsidP="00C62FEB">
            <w:pPr>
              <w:rPr>
                <w:ins w:id="1037" w:author="McGugan, Don" w:date="2026-09-25T20:08:00Z" w16du:dateUtc="2026-09-26T00:08:00Z"/>
              </w:rPr>
            </w:pPr>
            <w:ins w:id="1038" w:author="McGugan, Don" w:date="2026-09-25T20:08:00Z" w16du:dateUtc="2026-09-26T00:08:00Z">
              <w:r w:rsidRPr="00C62FEB">
                <w:t>21-Sep-21</w:t>
              </w:r>
            </w:ins>
          </w:p>
        </w:tc>
        <w:tc>
          <w:tcPr>
            <w:tcW w:w="3045" w:type="dxa"/>
            <w:noWrap/>
            <w:hideMark/>
          </w:tcPr>
          <w:p w14:paraId="3ABA8BEB" w14:textId="77777777" w:rsidR="00C62FEB" w:rsidRPr="00C62FEB" w:rsidRDefault="00C62FEB" w:rsidP="00C62FEB">
            <w:pPr>
              <w:rPr>
                <w:ins w:id="1039" w:author="McGugan, Don" w:date="2026-09-25T20:08:00Z" w16du:dateUtc="2026-09-26T00:08:00Z"/>
              </w:rPr>
            </w:pPr>
            <w:ins w:id="1040" w:author="McGugan, Don" w:date="2026-09-25T20:08:00Z" w16du:dateUtc="2026-09-26T00:08:00Z">
              <w:r w:rsidRPr="00C62FEB">
                <w:t>2</w:t>
              </w:r>
            </w:ins>
          </w:p>
        </w:tc>
      </w:tr>
      <w:tr w:rsidR="00C62FEB" w:rsidRPr="00C62FEB" w14:paraId="4FB6980F" w14:textId="77777777" w:rsidTr="00C62FEB">
        <w:trPr>
          <w:trHeight w:val="288"/>
          <w:ins w:id="104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25167C99" w14:textId="77777777" w:rsidR="00C62FEB" w:rsidRPr="00C62FEB" w:rsidRDefault="00C62FEB" w:rsidP="00C62FEB">
            <w:pPr>
              <w:rPr>
                <w:ins w:id="1042" w:author="McGugan, Don" w:date="2026-09-25T20:08:00Z" w16du:dateUtc="2026-09-26T00:08:00Z"/>
              </w:rPr>
            </w:pPr>
            <w:ins w:id="1043" w:author="McGugan, Don" w:date="2026-09-25T20:08:00Z" w16du:dateUtc="2026-09-26T00:08:00Z">
              <w:r w:rsidRPr="00C62FEB">
                <w:t>July</w:t>
              </w:r>
            </w:ins>
          </w:p>
        </w:tc>
        <w:tc>
          <w:tcPr>
            <w:tcW w:w="760" w:type="dxa"/>
            <w:noWrap/>
            <w:hideMark/>
          </w:tcPr>
          <w:p w14:paraId="6AB6B91E" w14:textId="77777777" w:rsidR="00C62FEB" w:rsidRPr="00C62FEB" w:rsidRDefault="00C62FEB" w:rsidP="00C62FEB">
            <w:pPr>
              <w:rPr>
                <w:ins w:id="1044" w:author="McGugan, Don" w:date="2026-09-25T20:08:00Z" w16du:dateUtc="2026-09-26T00:08:00Z"/>
              </w:rPr>
            </w:pPr>
            <w:ins w:id="1045" w:author="McGugan, Don" w:date="2026-09-25T20:08:00Z" w16du:dateUtc="2026-09-26T00:08:00Z">
              <w:r w:rsidRPr="00C62FEB">
                <w:t>1990</w:t>
              </w:r>
            </w:ins>
          </w:p>
        </w:tc>
        <w:tc>
          <w:tcPr>
            <w:tcW w:w="1166" w:type="dxa"/>
            <w:noWrap/>
            <w:hideMark/>
          </w:tcPr>
          <w:p w14:paraId="7EE8B54C" w14:textId="77777777" w:rsidR="00C62FEB" w:rsidRPr="00C62FEB" w:rsidRDefault="00C62FEB" w:rsidP="00C62FEB">
            <w:pPr>
              <w:rPr>
                <w:ins w:id="1046" w:author="McGugan, Don" w:date="2026-09-25T20:08:00Z" w16du:dateUtc="2026-09-26T00:08:00Z"/>
              </w:rPr>
            </w:pPr>
            <w:ins w:id="1047" w:author="McGugan, Don" w:date="2026-09-25T20:08:00Z" w16du:dateUtc="2026-09-26T00:08:00Z">
              <w:r w:rsidRPr="00C62FEB">
                <w:t>March</w:t>
              </w:r>
            </w:ins>
          </w:p>
        </w:tc>
        <w:tc>
          <w:tcPr>
            <w:tcW w:w="1061" w:type="dxa"/>
            <w:noWrap/>
            <w:hideMark/>
          </w:tcPr>
          <w:p w14:paraId="4080190C" w14:textId="77777777" w:rsidR="00C62FEB" w:rsidRPr="00C62FEB" w:rsidRDefault="00C62FEB" w:rsidP="00C62FEB">
            <w:pPr>
              <w:rPr>
                <w:ins w:id="1048" w:author="McGugan, Don" w:date="2026-09-25T20:08:00Z" w16du:dateUtc="2026-09-26T00:08:00Z"/>
              </w:rPr>
            </w:pPr>
            <w:ins w:id="1049" w:author="McGugan, Don" w:date="2026-09-25T20:08:00Z" w16du:dateUtc="2026-09-26T00:08:00Z">
              <w:r w:rsidRPr="00C62FEB">
                <w:t>1991</w:t>
              </w:r>
            </w:ins>
          </w:p>
        </w:tc>
        <w:tc>
          <w:tcPr>
            <w:tcW w:w="986" w:type="dxa"/>
            <w:noWrap/>
            <w:hideMark/>
          </w:tcPr>
          <w:p w14:paraId="0D4DC5B1" w14:textId="77777777" w:rsidR="00C62FEB" w:rsidRPr="00C62FEB" w:rsidRDefault="00C62FEB" w:rsidP="00C62FEB">
            <w:pPr>
              <w:rPr>
                <w:ins w:id="1050" w:author="McGugan, Don" w:date="2026-09-25T20:08:00Z" w16du:dateUtc="2026-09-26T00:08:00Z"/>
              </w:rPr>
            </w:pPr>
            <w:ins w:id="1051" w:author="McGugan, Don" w:date="2026-09-25T20:08:00Z" w16du:dateUtc="2026-09-26T00:08:00Z">
              <w:r w:rsidRPr="00C62FEB">
                <w:t>13-Jul-90</w:t>
              </w:r>
            </w:ins>
          </w:p>
        </w:tc>
        <w:tc>
          <w:tcPr>
            <w:tcW w:w="1061" w:type="dxa"/>
            <w:noWrap/>
            <w:hideMark/>
          </w:tcPr>
          <w:p w14:paraId="7BA5D317" w14:textId="77777777" w:rsidR="00C62FEB" w:rsidRPr="00C62FEB" w:rsidRDefault="00C62FEB" w:rsidP="00C62FEB">
            <w:pPr>
              <w:rPr>
                <w:ins w:id="1052" w:author="McGugan, Don" w:date="2026-09-25T20:08:00Z" w16du:dateUtc="2026-09-26T00:08:00Z"/>
              </w:rPr>
            </w:pPr>
            <w:ins w:id="1053" w:author="McGugan, Don" w:date="2026-09-25T20:08:00Z" w16du:dateUtc="2026-09-26T00:08:00Z">
              <w:r w:rsidRPr="00C62FEB">
                <w:t>12-Oct-90</w:t>
              </w:r>
            </w:ins>
          </w:p>
        </w:tc>
        <w:tc>
          <w:tcPr>
            <w:tcW w:w="3045" w:type="dxa"/>
            <w:noWrap/>
            <w:hideMark/>
          </w:tcPr>
          <w:p w14:paraId="23A0179D" w14:textId="77777777" w:rsidR="00C62FEB" w:rsidRPr="00C62FEB" w:rsidRDefault="00C62FEB" w:rsidP="00C62FEB">
            <w:pPr>
              <w:rPr>
                <w:ins w:id="1054" w:author="McGugan, Don" w:date="2026-09-25T20:08:00Z" w16du:dateUtc="2026-09-26T00:08:00Z"/>
              </w:rPr>
            </w:pPr>
            <w:ins w:id="1055" w:author="McGugan, Don" w:date="2026-09-25T20:08:00Z" w16du:dateUtc="2026-09-26T00:08:00Z">
              <w:r w:rsidRPr="00C62FEB">
                <w:t>6</w:t>
              </w:r>
            </w:ins>
          </w:p>
        </w:tc>
      </w:tr>
      <w:tr w:rsidR="00C62FEB" w:rsidRPr="00C62FEB" w14:paraId="3F2887AD" w14:textId="77777777" w:rsidTr="00C62FEB">
        <w:trPr>
          <w:trHeight w:val="288"/>
          <w:ins w:id="105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2AF44FDE" w14:textId="77777777" w:rsidR="00C62FEB" w:rsidRPr="00C62FEB" w:rsidRDefault="00C62FEB" w:rsidP="00C62FEB">
            <w:pPr>
              <w:rPr>
                <w:ins w:id="1057" w:author="McGugan, Don" w:date="2026-09-25T20:08:00Z" w16du:dateUtc="2026-09-26T00:08:00Z"/>
              </w:rPr>
            </w:pPr>
            <w:ins w:id="1058" w:author="McGugan, Don" w:date="2026-09-25T20:08:00Z" w16du:dateUtc="2026-09-26T00:08:00Z">
              <w:r w:rsidRPr="00C62FEB">
                <w:t>July</w:t>
              </w:r>
            </w:ins>
          </w:p>
        </w:tc>
        <w:tc>
          <w:tcPr>
            <w:tcW w:w="760" w:type="dxa"/>
            <w:noWrap/>
            <w:hideMark/>
          </w:tcPr>
          <w:p w14:paraId="79A8B802" w14:textId="77777777" w:rsidR="00C62FEB" w:rsidRPr="00C62FEB" w:rsidRDefault="00C62FEB" w:rsidP="00C62FEB">
            <w:pPr>
              <w:rPr>
                <w:ins w:id="1059" w:author="McGugan, Don" w:date="2026-09-25T20:08:00Z" w16du:dateUtc="2026-09-26T00:08:00Z"/>
              </w:rPr>
            </w:pPr>
            <w:ins w:id="1060" w:author="McGugan, Don" w:date="2026-09-25T20:08:00Z" w16du:dateUtc="2026-09-26T00:08:00Z">
              <w:r w:rsidRPr="00C62FEB">
                <w:t>1981</w:t>
              </w:r>
            </w:ins>
          </w:p>
        </w:tc>
        <w:tc>
          <w:tcPr>
            <w:tcW w:w="1166" w:type="dxa"/>
            <w:noWrap/>
            <w:hideMark/>
          </w:tcPr>
          <w:p w14:paraId="58A8260D" w14:textId="77777777" w:rsidR="00C62FEB" w:rsidRPr="00C62FEB" w:rsidRDefault="00C62FEB" w:rsidP="00C62FEB">
            <w:pPr>
              <w:rPr>
                <w:ins w:id="1061" w:author="McGugan, Don" w:date="2026-09-25T20:08:00Z" w16du:dateUtc="2026-09-26T00:08:00Z"/>
              </w:rPr>
            </w:pPr>
            <w:ins w:id="1062" w:author="McGugan, Don" w:date="2026-09-25T20:08:00Z" w16du:dateUtc="2026-09-26T00:08:00Z">
              <w:r w:rsidRPr="00C62FEB">
                <w:t>November</w:t>
              </w:r>
            </w:ins>
          </w:p>
        </w:tc>
        <w:tc>
          <w:tcPr>
            <w:tcW w:w="1061" w:type="dxa"/>
            <w:noWrap/>
            <w:hideMark/>
          </w:tcPr>
          <w:p w14:paraId="45C8AE58" w14:textId="77777777" w:rsidR="00C62FEB" w:rsidRPr="00C62FEB" w:rsidRDefault="00C62FEB" w:rsidP="00C62FEB">
            <w:pPr>
              <w:rPr>
                <w:ins w:id="1063" w:author="McGugan, Don" w:date="2026-09-25T20:08:00Z" w16du:dateUtc="2026-09-26T00:08:00Z"/>
              </w:rPr>
            </w:pPr>
            <w:ins w:id="1064" w:author="McGugan, Don" w:date="2026-09-25T20:08:00Z" w16du:dateUtc="2026-09-26T00:08:00Z">
              <w:r w:rsidRPr="00C62FEB">
                <w:t>1982</w:t>
              </w:r>
            </w:ins>
          </w:p>
        </w:tc>
        <w:tc>
          <w:tcPr>
            <w:tcW w:w="986" w:type="dxa"/>
            <w:noWrap/>
            <w:hideMark/>
          </w:tcPr>
          <w:p w14:paraId="3ED535D8" w14:textId="77777777" w:rsidR="00C62FEB" w:rsidRPr="00C62FEB" w:rsidRDefault="00C62FEB" w:rsidP="00C62FEB">
            <w:pPr>
              <w:rPr>
                <w:ins w:id="1065" w:author="McGugan, Don" w:date="2026-09-25T20:08:00Z" w16du:dateUtc="2026-09-26T00:08:00Z"/>
              </w:rPr>
            </w:pPr>
            <w:ins w:id="1066" w:author="McGugan, Don" w:date="2026-09-25T20:08:00Z" w16du:dateUtc="2026-09-26T00:08:00Z">
              <w:r w:rsidRPr="00C62FEB">
                <w:t>12-Jun-81</w:t>
              </w:r>
            </w:ins>
          </w:p>
        </w:tc>
        <w:tc>
          <w:tcPr>
            <w:tcW w:w="1061" w:type="dxa"/>
            <w:noWrap/>
            <w:hideMark/>
          </w:tcPr>
          <w:p w14:paraId="147F6B13" w14:textId="77777777" w:rsidR="00C62FEB" w:rsidRPr="00C62FEB" w:rsidRDefault="00C62FEB" w:rsidP="00C62FEB">
            <w:pPr>
              <w:rPr>
                <w:ins w:id="1067" w:author="McGugan, Don" w:date="2026-09-25T20:08:00Z" w16du:dateUtc="2026-09-26T00:08:00Z"/>
              </w:rPr>
            </w:pPr>
            <w:ins w:id="1068" w:author="McGugan, Don" w:date="2026-09-25T20:08:00Z" w16du:dateUtc="2026-09-26T00:08:00Z">
              <w:r w:rsidRPr="00C62FEB">
                <w:t>06-Aug-82</w:t>
              </w:r>
            </w:ins>
          </w:p>
        </w:tc>
        <w:tc>
          <w:tcPr>
            <w:tcW w:w="3045" w:type="dxa"/>
            <w:noWrap/>
            <w:hideMark/>
          </w:tcPr>
          <w:p w14:paraId="773B75F1" w14:textId="77777777" w:rsidR="00C62FEB" w:rsidRPr="00C62FEB" w:rsidRDefault="00C62FEB" w:rsidP="00C62FEB">
            <w:pPr>
              <w:rPr>
                <w:ins w:id="1069" w:author="McGugan, Don" w:date="2026-09-25T20:08:00Z" w16du:dateUtc="2026-09-26T00:08:00Z"/>
              </w:rPr>
            </w:pPr>
            <w:ins w:id="1070" w:author="McGugan, Don" w:date="2026-09-25T20:08:00Z" w16du:dateUtc="2026-09-26T00:08:00Z">
              <w:r w:rsidRPr="00C62FEB">
                <w:t>5</w:t>
              </w:r>
            </w:ins>
          </w:p>
        </w:tc>
      </w:tr>
      <w:tr w:rsidR="00C62FEB" w:rsidRPr="00C62FEB" w14:paraId="7E915E3B" w14:textId="77777777" w:rsidTr="00C62FEB">
        <w:trPr>
          <w:trHeight w:val="288"/>
          <w:ins w:id="107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10E9CBB2" w14:textId="77777777" w:rsidR="00C62FEB" w:rsidRPr="00C62FEB" w:rsidRDefault="00C62FEB" w:rsidP="00C62FEB">
            <w:pPr>
              <w:rPr>
                <w:ins w:id="1072" w:author="McGugan, Don" w:date="2026-09-25T20:08:00Z" w16du:dateUtc="2026-09-26T00:08:00Z"/>
              </w:rPr>
            </w:pPr>
            <w:ins w:id="1073" w:author="McGugan, Don" w:date="2026-09-25T20:08:00Z" w16du:dateUtc="2026-09-26T00:08:00Z">
              <w:r w:rsidRPr="00C62FEB">
                <w:t>January</w:t>
              </w:r>
            </w:ins>
          </w:p>
        </w:tc>
        <w:tc>
          <w:tcPr>
            <w:tcW w:w="760" w:type="dxa"/>
            <w:noWrap/>
            <w:hideMark/>
          </w:tcPr>
          <w:p w14:paraId="743828F4" w14:textId="77777777" w:rsidR="00C62FEB" w:rsidRPr="00C62FEB" w:rsidRDefault="00C62FEB" w:rsidP="00C62FEB">
            <w:pPr>
              <w:rPr>
                <w:ins w:id="1074" w:author="McGugan, Don" w:date="2026-09-25T20:08:00Z" w16du:dateUtc="2026-09-26T00:08:00Z"/>
              </w:rPr>
            </w:pPr>
            <w:ins w:id="1075" w:author="McGugan, Don" w:date="2026-09-25T20:08:00Z" w16du:dateUtc="2026-09-26T00:08:00Z">
              <w:r w:rsidRPr="00C62FEB">
                <w:t>1980</w:t>
              </w:r>
            </w:ins>
          </w:p>
        </w:tc>
        <w:tc>
          <w:tcPr>
            <w:tcW w:w="1166" w:type="dxa"/>
            <w:noWrap/>
            <w:hideMark/>
          </w:tcPr>
          <w:p w14:paraId="298808CF" w14:textId="77777777" w:rsidR="00C62FEB" w:rsidRPr="00C62FEB" w:rsidRDefault="00C62FEB" w:rsidP="00C62FEB">
            <w:pPr>
              <w:rPr>
                <w:ins w:id="1076" w:author="McGugan, Don" w:date="2026-09-25T20:08:00Z" w16du:dateUtc="2026-09-26T00:08:00Z"/>
              </w:rPr>
            </w:pPr>
            <w:ins w:id="1077" w:author="McGugan, Don" w:date="2026-09-25T20:08:00Z" w16du:dateUtc="2026-09-26T00:08:00Z">
              <w:r w:rsidRPr="00C62FEB">
                <w:t>July</w:t>
              </w:r>
            </w:ins>
          </w:p>
        </w:tc>
        <w:tc>
          <w:tcPr>
            <w:tcW w:w="1061" w:type="dxa"/>
            <w:noWrap/>
            <w:hideMark/>
          </w:tcPr>
          <w:p w14:paraId="62C6C3E4" w14:textId="77777777" w:rsidR="00C62FEB" w:rsidRPr="00C62FEB" w:rsidRDefault="00C62FEB" w:rsidP="00C62FEB">
            <w:pPr>
              <w:rPr>
                <w:ins w:id="1078" w:author="McGugan, Don" w:date="2026-09-25T20:08:00Z" w16du:dateUtc="2026-09-26T00:08:00Z"/>
              </w:rPr>
            </w:pPr>
            <w:ins w:id="1079" w:author="McGugan, Don" w:date="2026-09-25T20:08:00Z" w16du:dateUtc="2026-09-26T00:08:00Z">
              <w:r w:rsidRPr="00C62FEB">
                <w:t>1980</w:t>
              </w:r>
            </w:ins>
          </w:p>
        </w:tc>
        <w:tc>
          <w:tcPr>
            <w:tcW w:w="986" w:type="dxa"/>
            <w:noWrap/>
            <w:hideMark/>
          </w:tcPr>
          <w:p w14:paraId="7E55E1BC" w14:textId="77777777" w:rsidR="00C62FEB" w:rsidRPr="00C62FEB" w:rsidRDefault="00C62FEB" w:rsidP="00C62FEB">
            <w:pPr>
              <w:rPr>
                <w:ins w:id="1080" w:author="McGugan, Don" w:date="2026-09-25T20:08:00Z" w16du:dateUtc="2026-09-26T00:08:00Z"/>
              </w:rPr>
            </w:pPr>
            <w:ins w:id="1081" w:author="McGugan, Don" w:date="2026-09-25T20:08:00Z" w16du:dateUtc="2026-09-26T00:08:00Z">
              <w:r w:rsidRPr="00C62FEB">
                <w:t>08-Feb-80</w:t>
              </w:r>
            </w:ins>
          </w:p>
        </w:tc>
        <w:tc>
          <w:tcPr>
            <w:tcW w:w="1061" w:type="dxa"/>
            <w:noWrap/>
            <w:hideMark/>
          </w:tcPr>
          <w:p w14:paraId="3FC1D651" w14:textId="77777777" w:rsidR="00C62FEB" w:rsidRPr="00C62FEB" w:rsidRDefault="00C62FEB" w:rsidP="00C62FEB">
            <w:pPr>
              <w:rPr>
                <w:ins w:id="1082" w:author="McGugan, Don" w:date="2026-09-25T20:08:00Z" w16du:dateUtc="2026-09-26T00:08:00Z"/>
              </w:rPr>
            </w:pPr>
            <w:ins w:id="1083" w:author="McGugan, Don" w:date="2026-09-25T20:08:00Z" w16du:dateUtc="2026-09-26T00:08:00Z">
              <w:r w:rsidRPr="00C62FEB">
                <w:t>18-Apr-80</w:t>
              </w:r>
            </w:ins>
          </w:p>
        </w:tc>
        <w:tc>
          <w:tcPr>
            <w:tcW w:w="3045" w:type="dxa"/>
            <w:noWrap/>
            <w:hideMark/>
          </w:tcPr>
          <w:p w14:paraId="0A47C65C" w14:textId="77777777" w:rsidR="00C62FEB" w:rsidRPr="00C62FEB" w:rsidRDefault="00C62FEB" w:rsidP="00C62FEB">
            <w:pPr>
              <w:rPr>
                <w:ins w:id="1084" w:author="McGugan, Don" w:date="2026-09-25T20:08:00Z" w16du:dateUtc="2026-09-26T00:08:00Z"/>
              </w:rPr>
            </w:pPr>
            <w:ins w:id="1085" w:author="McGugan, Don" w:date="2026-09-25T20:08:00Z" w16du:dateUtc="2026-09-26T00:08:00Z">
              <w:r w:rsidRPr="00C62FEB">
                <w:t>3</w:t>
              </w:r>
            </w:ins>
          </w:p>
        </w:tc>
      </w:tr>
      <w:tr w:rsidR="00C62FEB" w:rsidRPr="00C62FEB" w14:paraId="23681B65" w14:textId="77777777" w:rsidTr="00C62FEB">
        <w:trPr>
          <w:trHeight w:val="288"/>
          <w:ins w:id="108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29D90116" w14:textId="77777777" w:rsidR="00C62FEB" w:rsidRPr="00C62FEB" w:rsidRDefault="00C62FEB" w:rsidP="00C62FEB">
            <w:pPr>
              <w:rPr>
                <w:ins w:id="1087" w:author="McGugan, Don" w:date="2026-09-25T20:08:00Z" w16du:dateUtc="2026-09-26T00:08:00Z"/>
              </w:rPr>
            </w:pPr>
            <w:ins w:id="1088" w:author="McGugan, Don" w:date="2026-09-25T20:08:00Z" w16du:dateUtc="2026-09-26T00:08:00Z">
              <w:r w:rsidRPr="00C62FEB">
                <w:t>November</w:t>
              </w:r>
            </w:ins>
          </w:p>
        </w:tc>
        <w:tc>
          <w:tcPr>
            <w:tcW w:w="760" w:type="dxa"/>
            <w:noWrap/>
            <w:hideMark/>
          </w:tcPr>
          <w:p w14:paraId="050B6204" w14:textId="77777777" w:rsidR="00C62FEB" w:rsidRPr="00C62FEB" w:rsidRDefault="00C62FEB" w:rsidP="00C62FEB">
            <w:pPr>
              <w:rPr>
                <w:ins w:id="1089" w:author="McGugan, Don" w:date="2026-09-25T20:08:00Z" w16du:dateUtc="2026-09-26T00:08:00Z"/>
              </w:rPr>
            </w:pPr>
            <w:ins w:id="1090" w:author="McGugan, Don" w:date="2026-09-25T20:08:00Z" w16du:dateUtc="2026-09-26T00:08:00Z">
              <w:r w:rsidRPr="00C62FEB">
                <w:t>1973</w:t>
              </w:r>
            </w:ins>
          </w:p>
        </w:tc>
        <w:tc>
          <w:tcPr>
            <w:tcW w:w="1166" w:type="dxa"/>
            <w:noWrap/>
            <w:hideMark/>
          </w:tcPr>
          <w:p w14:paraId="20BBEFB3" w14:textId="77777777" w:rsidR="00C62FEB" w:rsidRPr="00C62FEB" w:rsidRDefault="00C62FEB" w:rsidP="00C62FEB">
            <w:pPr>
              <w:rPr>
                <w:ins w:id="1091" w:author="McGugan, Don" w:date="2026-09-25T20:08:00Z" w16du:dateUtc="2026-09-26T00:08:00Z"/>
              </w:rPr>
            </w:pPr>
            <w:ins w:id="1092" w:author="McGugan, Don" w:date="2026-09-25T20:08:00Z" w16du:dateUtc="2026-09-26T00:08:00Z">
              <w:r w:rsidRPr="00C62FEB">
                <w:t>March</w:t>
              </w:r>
            </w:ins>
          </w:p>
        </w:tc>
        <w:tc>
          <w:tcPr>
            <w:tcW w:w="1061" w:type="dxa"/>
            <w:noWrap/>
            <w:hideMark/>
          </w:tcPr>
          <w:p w14:paraId="64E75B00" w14:textId="77777777" w:rsidR="00C62FEB" w:rsidRPr="00C62FEB" w:rsidRDefault="00C62FEB" w:rsidP="00C62FEB">
            <w:pPr>
              <w:rPr>
                <w:ins w:id="1093" w:author="McGugan, Don" w:date="2026-09-25T20:08:00Z" w16du:dateUtc="2026-09-26T00:08:00Z"/>
              </w:rPr>
            </w:pPr>
            <w:ins w:id="1094" w:author="McGugan, Don" w:date="2026-09-25T20:08:00Z" w16du:dateUtc="2026-09-26T00:08:00Z">
              <w:r w:rsidRPr="00C62FEB">
                <w:t>1975</w:t>
              </w:r>
            </w:ins>
          </w:p>
        </w:tc>
        <w:tc>
          <w:tcPr>
            <w:tcW w:w="986" w:type="dxa"/>
            <w:noWrap/>
            <w:hideMark/>
          </w:tcPr>
          <w:p w14:paraId="1A9AF8F4" w14:textId="77777777" w:rsidR="00C62FEB" w:rsidRPr="00C62FEB" w:rsidRDefault="00C62FEB" w:rsidP="00C62FEB">
            <w:pPr>
              <w:rPr>
                <w:ins w:id="1095" w:author="McGugan, Don" w:date="2026-09-25T20:08:00Z" w16du:dateUtc="2026-09-26T00:08:00Z"/>
              </w:rPr>
            </w:pPr>
            <w:ins w:id="1096" w:author="McGugan, Don" w:date="2026-09-25T20:08:00Z" w16du:dateUtc="2026-09-26T00:08:00Z">
              <w:r w:rsidRPr="00C62FEB">
                <w:t>12-Oct-73</w:t>
              </w:r>
            </w:ins>
          </w:p>
        </w:tc>
        <w:tc>
          <w:tcPr>
            <w:tcW w:w="1061" w:type="dxa"/>
            <w:noWrap/>
            <w:hideMark/>
          </w:tcPr>
          <w:p w14:paraId="464D55F9" w14:textId="77777777" w:rsidR="00C62FEB" w:rsidRPr="00C62FEB" w:rsidRDefault="00C62FEB" w:rsidP="00C62FEB">
            <w:pPr>
              <w:rPr>
                <w:ins w:id="1097" w:author="McGugan, Don" w:date="2026-09-25T20:08:00Z" w16du:dateUtc="2026-09-26T00:08:00Z"/>
              </w:rPr>
            </w:pPr>
            <w:ins w:id="1098" w:author="McGugan, Don" w:date="2026-09-25T20:08:00Z" w16du:dateUtc="2026-09-26T00:08:00Z">
              <w:r w:rsidRPr="00C62FEB">
                <w:t>04-Oct-74</w:t>
              </w:r>
            </w:ins>
          </w:p>
        </w:tc>
        <w:tc>
          <w:tcPr>
            <w:tcW w:w="3045" w:type="dxa"/>
            <w:noWrap/>
            <w:hideMark/>
          </w:tcPr>
          <w:p w14:paraId="1FE8072D" w14:textId="77777777" w:rsidR="00C62FEB" w:rsidRPr="00C62FEB" w:rsidRDefault="00C62FEB" w:rsidP="00C62FEB">
            <w:pPr>
              <w:rPr>
                <w:ins w:id="1099" w:author="McGugan, Don" w:date="2026-09-25T20:08:00Z" w16du:dateUtc="2026-09-26T00:08:00Z"/>
              </w:rPr>
            </w:pPr>
            <w:ins w:id="1100" w:author="McGugan, Don" w:date="2026-09-25T20:08:00Z" w16du:dateUtc="2026-09-26T00:08:00Z">
              <w:r w:rsidRPr="00C62FEB">
                <w:t>6</w:t>
              </w:r>
            </w:ins>
          </w:p>
        </w:tc>
      </w:tr>
      <w:tr w:rsidR="00C62FEB" w:rsidRPr="00C62FEB" w14:paraId="7E924D8A" w14:textId="77777777" w:rsidTr="00C62FEB">
        <w:trPr>
          <w:trHeight w:val="288"/>
          <w:ins w:id="110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6BEFC78F" w14:textId="77777777" w:rsidR="00C62FEB" w:rsidRPr="00C62FEB" w:rsidRDefault="00C62FEB" w:rsidP="00C62FEB">
            <w:pPr>
              <w:rPr>
                <w:ins w:id="1102" w:author="McGugan, Don" w:date="2026-09-25T20:08:00Z" w16du:dateUtc="2026-09-26T00:08:00Z"/>
              </w:rPr>
            </w:pPr>
            <w:ins w:id="1103" w:author="McGugan, Don" w:date="2026-09-25T20:08:00Z" w16du:dateUtc="2026-09-26T00:08:00Z">
              <w:r w:rsidRPr="00C62FEB">
                <w:t>December</w:t>
              </w:r>
            </w:ins>
          </w:p>
        </w:tc>
        <w:tc>
          <w:tcPr>
            <w:tcW w:w="760" w:type="dxa"/>
            <w:noWrap/>
            <w:hideMark/>
          </w:tcPr>
          <w:p w14:paraId="68C798EE" w14:textId="77777777" w:rsidR="00C62FEB" w:rsidRPr="00C62FEB" w:rsidRDefault="00C62FEB" w:rsidP="00C62FEB">
            <w:pPr>
              <w:rPr>
                <w:ins w:id="1104" w:author="McGugan, Don" w:date="2026-09-25T20:08:00Z" w16du:dateUtc="2026-09-26T00:08:00Z"/>
              </w:rPr>
            </w:pPr>
            <w:ins w:id="1105" w:author="McGugan, Don" w:date="2026-09-25T20:08:00Z" w16du:dateUtc="2026-09-26T00:08:00Z">
              <w:r w:rsidRPr="00C62FEB">
                <w:t>1969</w:t>
              </w:r>
            </w:ins>
          </w:p>
        </w:tc>
        <w:tc>
          <w:tcPr>
            <w:tcW w:w="1166" w:type="dxa"/>
            <w:noWrap/>
            <w:hideMark/>
          </w:tcPr>
          <w:p w14:paraId="4C42D686" w14:textId="77777777" w:rsidR="00C62FEB" w:rsidRPr="00C62FEB" w:rsidRDefault="00C62FEB" w:rsidP="00C62FEB">
            <w:pPr>
              <w:rPr>
                <w:ins w:id="1106" w:author="McGugan, Don" w:date="2026-09-25T20:08:00Z" w16du:dateUtc="2026-09-26T00:08:00Z"/>
              </w:rPr>
            </w:pPr>
            <w:ins w:id="1107" w:author="McGugan, Don" w:date="2026-09-25T20:08:00Z" w16du:dateUtc="2026-09-26T00:08:00Z">
              <w:r w:rsidRPr="00C62FEB">
                <w:t>November</w:t>
              </w:r>
            </w:ins>
          </w:p>
        </w:tc>
        <w:tc>
          <w:tcPr>
            <w:tcW w:w="1061" w:type="dxa"/>
            <w:noWrap/>
            <w:hideMark/>
          </w:tcPr>
          <w:p w14:paraId="3B2CBA62" w14:textId="77777777" w:rsidR="00C62FEB" w:rsidRPr="00C62FEB" w:rsidRDefault="00C62FEB" w:rsidP="00C62FEB">
            <w:pPr>
              <w:rPr>
                <w:ins w:id="1108" w:author="McGugan, Don" w:date="2026-09-25T20:08:00Z" w16du:dateUtc="2026-09-26T00:08:00Z"/>
              </w:rPr>
            </w:pPr>
            <w:ins w:id="1109" w:author="McGugan, Don" w:date="2026-09-25T20:08:00Z" w16du:dateUtc="2026-09-26T00:08:00Z">
              <w:r w:rsidRPr="00C62FEB">
                <w:t>1970</w:t>
              </w:r>
            </w:ins>
          </w:p>
        </w:tc>
        <w:tc>
          <w:tcPr>
            <w:tcW w:w="986" w:type="dxa"/>
            <w:noWrap/>
            <w:hideMark/>
          </w:tcPr>
          <w:p w14:paraId="3DF70410" w14:textId="77777777" w:rsidR="00C62FEB" w:rsidRPr="00C62FEB" w:rsidRDefault="00C62FEB" w:rsidP="00C62FEB">
            <w:pPr>
              <w:rPr>
                <w:ins w:id="1110" w:author="McGugan, Don" w:date="2026-09-25T20:08:00Z" w16du:dateUtc="2026-09-26T00:08:00Z"/>
              </w:rPr>
            </w:pPr>
            <w:ins w:id="1111" w:author="McGugan, Don" w:date="2026-09-25T20:08:00Z" w16du:dateUtc="2026-09-26T00:08:00Z">
              <w:r w:rsidRPr="00C62FEB">
                <w:t>01-Jan-70</w:t>
              </w:r>
            </w:ins>
          </w:p>
        </w:tc>
        <w:tc>
          <w:tcPr>
            <w:tcW w:w="1061" w:type="dxa"/>
            <w:noWrap/>
            <w:hideMark/>
          </w:tcPr>
          <w:p w14:paraId="4863B812" w14:textId="77777777" w:rsidR="00C62FEB" w:rsidRPr="00C62FEB" w:rsidRDefault="00C62FEB" w:rsidP="00C62FEB">
            <w:pPr>
              <w:rPr>
                <w:ins w:id="1112" w:author="McGugan, Don" w:date="2026-09-25T20:08:00Z" w16du:dateUtc="2026-09-26T00:08:00Z"/>
              </w:rPr>
            </w:pPr>
            <w:ins w:id="1113" w:author="McGugan, Don" w:date="2026-09-25T20:08:00Z" w16du:dateUtc="2026-09-26T00:08:00Z">
              <w:r w:rsidRPr="00C62FEB">
                <w:t>22-May-70</w:t>
              </w:r>
            </w:ins>
          </w:p>
        </w:tc>
        <w:tc>
          <w:tcPr>
            <w:tcW w:w="3045" w:type="dxa"/>
            <w:noWrap/>
            <w:hideMark/>
          </w:tcPr>
          <w:p w14:paraId="349977B6" w14:textId="77777777" w:rsidR="00C62FEB" w:rsidRPr="00C62FEB" w:rsidRDefault="00C62FEB" w:rsidP="00C62FEB">
            <w:pPr>
              <w:rPr>
                <w:ins w:id="1114" w:author="McGugan, Don" w:date="2026-09-25T20:08:00Z" w16du:dateUtc="2026-09-26T00:08:00Z"/>
              </w:rPr>
            </w:pPr>
            <w:ins w:id="1115" w:author="McGugan, Don" w:date="2026-09-25T20:08:00Z" w16du:dateUtc="2026-09-26T00:08:00Z">
              <w:r w:rsidRPr="00C62FEB">
                <w:t>5</w:t>
              </w:r>
            </w:ins>
          </w:p>
        </w:tc>
      </w:tr>
      <w:tr w:rsidR="00C62FEB" w:rsidRPr="00C62FEB" w14:paraId="4124A2B8" w14:textId="77777777" w:rsidTr="00C62FEB">
        <w:trPr>
          <w:trHeight w:val="288"/>
          <w:ins w:id="111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4DB5B1D3" w14:textId="77777777" w:rsidR="00C62FEB" w:rsidRPr="00C62FEB" w:rsidRDefault="00C62FEB" w:rsidP="00C62FEB">
            <w:pPr>
              <w:rPr>
                <w:ins w:id="1117" w:author="McGugan, Don" w:date="2026-09-25T20:08:00Z" w16du:dateUtc="2026-09-26T00:08:00Z"/>
              </w:rPr>
            </w:pPr>
            <w:ins w:id="1118" w:author="McGugan, Don" w:date="2026-09-25T20:08:00Z" w16du:dateUtc="2026-09-26T00:08:00Z">
              <w:r w:rsidRPr="00C62FEB">
                <w:t>April</w:t>
              </w:r>
            </w:ins>
          </w:p>
        </w:tc>
        <w:tc>
          <w:tcPr>
            <w:tcW w:w="760" w:type="dxa"/>
            <w:noWrap/>
            <w:hideMark/>
          </w:tcPr>
          <w:p w14:paraId="4E73CDE2" w14:textId="77777777" w:rsidR="00C62FEB" w:rsidRPr="00C62FEB" w:rsidRDefault="00C62FEB" w:rsidP="00C62FEB">
            <w:pPr>
              <w:rPr>
                <w:ins w:id="1119" w:author="McGugan, Don" w:date="2026-09-25T20:08:00Z" w16du:dateUtc="2026-09-26T00:08:00Z"/>
              </w:rPr>
            </w:pPr>
            <w:ins w:id="1120" w:author="McGugan, Don" w:date="2026-09-25T20:08:00Z" w16du:dateUtc="2026-09-26T00:08:00Z">
              <w:r w:rsidRPr="00C62FEB">
                <w:t>1960</w:t>
              </w:r>
            </w:ins>
          </w:p>
        </w:tc>
        <w:tc>
          <w:tcPr>
            <w:tcW w:w="1166" w:type="dxa"/>
            <w:noWrap/>
            <w:hideMark/>
          </w:tcPr>
          <w:p w14:paraId="4BAE35F6" w14:textId="77777777" w:rsidR="00C62FEB" w:rsidRPr="00C62FEB" w:rsidRDefault="00C62FEB" w:rsidP="00C62FEB">
            <w:pPr>
              <w:rPr>
                <w:ins w:id="1121" w:author="McGugan, Don" w:date="2026-09-25T20:08:00Z" w16du:dateUtc="2026-09-26T00:08:00Z"/>
              </w:rPr>
            </w:pPr>
            <w:ins w:id="1122" w:author="McGugan, Don" w:date="2026-09-25T20:08:00Z" w16du:dateUtc="2026-09-26T00:08:00Z">
              <w:r w:rsidRPr="00C62FEB">
                <w:t>February</w:t>
              </w:r>
            </w:ins>
          </w:p>
        </w:tc>
        <w:tc>
          <w:tcPr>
            <w:tcW w:w="1061" w:type="dxa"/>
            <w:noWrap/>
            <w:hideMark/>
          </w:tcPr>
          <w:p w14:paraId="7558F68E" w14:textId="77777777" w:rsidR="00C62FEB" w:rsidRPr="00C62FEB" w:rsidRDefault="00C62FEB" w:rsidP="00C62FEB">
            <w:pPr>
              <w:rPr>
                <w:ins w:id="1123" w:author="McGugan, Don" w:date="2026-09-25T20:08:00Z" w16du:dateUtc="2026-09-26T00:08:00Z"/>
              </w:rPr>
            </w:pPr>
            <w:ins w:id="1124" w:author="McGugan, Don" w:date="2026-09-25T20:08:00Z" w16du:dateUtc="2026-09-26T00:08:00Z">
              <w:r w:rsidRPr="00C62FEB">
                <w:t>1961</w:t>
              </w:r>
            </w:ins>
          </w:p>
        </w:tc>
        <w:tc>
          <w:tcPr>
            <w:tcW w:w="986" w:type="dxa"/>
            <w:noWrap/>
            <w:hideMark/>
          </w:tcPr>
          <w:p w14:paraId="70F79DC5" w14:textId="77777777" w:rsidR="00C62FEB" w:rsidRPr="00C62FEB" w:rsidRDefault="00C62FEB" w:rsidP="00C62FEB">
            <w:pPr>
              <w:rPr>
                <w:ins w:id="1125" w:author="McGugan, Don" w:date="2026-09-25T20:08:00Z" w16du:dateUtc="2026-09-26T00:08:00Z"/>
              </w:rPr>
            </w:pPr>
            <w:ins w:id="1126" w:author="McGugan, Don" w:date="2026-09-25T20:08:00Z" w16du:dateUtc="2026-09-26T00:08:00Z">
              <w:r w:rsidRPr="00C62FEB">
                <w:t>10-Jun-60</w:t>
              </w:r>
            </w:ins>
          </w:p>
        </w:tc>
        <w:tc>
          <w:tcPr>
            <w:tcW w:w="1061" w:type="dxa"/>
            <w:noWrap/>
            <w:hideMark/>
          </w:tcPr>
          <w:p w14:paraId="666C75E4" w14:textId="77777777" w:rsidR="00C62FEB" w:rsidRPr="00C62FEB" w:rsidRDefault="00C62FEB" w:rsidP="00C62FEB">
            <w:pPr>
              <w:rPr>
                <w:ins w:id="1127" w:author="McGugan, Don" w:date="2026-09-25T20:08:00Z" w16du:dateUtc="2026-09-26T00:08:00Z"/>
              </w:rPr>
            </w:pPr>
            <w:ins w:id="1128" w:author="McGugan, Don" w:date="2026-09-25T20:08:00Z" w16du:dateUtc="2026-09-26T00:08:00Z">
              <w:r w:rsidRPr="00C62FEB">
                <w:t>21-Oct-60</w:t>
              </w:r>
            </w:ins>
          </w:p>
        </w:tc>
        <w:tc>
          <w:tcPr>
            <w:tcW w:w="3045" w:type="dxa"/>
            <w:noWrap/>
            <w:hideMark/>
          </w:tcPr>
          <w:p w14:paraId="69F3983F" w14:textId="77777777" w:rsidR="00C62FEB" w:rsidRPr="00C62FEB" w:rsidRDefault="00C62FEB" w:rsidP="00C62FEB">
            <w:pPr>
              <w:rPr>
                <w:ins w:id="1129" w:author="McGugan, Don" w:date="2026-09-25T20:08:00Z" w16du:dateUtc="2026-09-26T00:08:00Z"/>
              </w:rPr>
            </w:pPr>
            <w:ins w:id="1130" w:author="McGugan, Don" w:date="2026-09-25T20:08:00Z" w16du:dateUtc="2026-09-26T00:08:00Z">
              <w:r w:rsidRPr="00C62FEB">
                <w:t>5</w:t>
              </w:r>
            </w:ins>
          </w:p>
        </w:tc>
      </w:tr>
      <w:tr w:rsidR="00C62FEB" w:rsidRPr="00C62FEB" w14:paraId="4FEB3713" w14:textId="77777777" w:rsidTr="00C62FEB">
        <w:trPr>
          <w:trHeight w:val="288"/>
          <w:ins w:id="113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35835405" w14:textId="77777777" w:rsidR="00C62FEB" w:rsidRPr="00C62FEB" w:rsidRDefault="00C62FEB" w:rsidP="00C62FEB">
            <w:pPr>
              <w:rPr>
                <w:ins w:id="1132" w:author="McGugan, Don" w:date="2026-09-25T20:08:00Z" w16du:dateUtc="2026-09-26T00:08:00Z"/>
              </w:rPr>
            </w:pPr>
            <w:ins w:id="1133" w:author="McGugan, Don" w:date="2026-09-25T20:08:00Z" w16du:dateUtc="2026-09-26T00:08:00Z">
              <w:r w:rsidRPr="00C62FEB">
                <w:t>August</w:t>
              </w:r>
            </w:ins>
          </w:p>
        </w:tc>
        <w:tc>
          <w:tcPr>
            <w:tcW w:w="760" w:type="dxa"/>
            <w:noWrap/>
            <w:hideMark/>
          </w:tcPr>
          <w:p w14:paraId="0A3B223B" w14:textId="77777777" w:rsidR="00C62FEB" w:rsidRPr="00C62FEB" w:rsidRDefault="00C62FEB" w:rsidP="00C62FEB">
            <w:pPr>
              <w:rPr>
                <w:ins w:id="1134" w:author="McGugan, Don" w:date="2026-09-25T20:08:00Z" w16du:dateUtc="2026-09-26T00:08:00Z"/>
              </w:rPr>
            </w:pPr>
            <w:ins w:id="1135" w:author="McGugan, Don" w:date="2026-09-25T20:08:00Z" w16du:dateUtc="2026-09-26T00:08:00Z">
              <w:r w:rsidRPr="00C62FEB">
                <w:t>1957</w:t>
              </w:r>
            </w:ins>
          </w:p>
        </w:tc>
        <w:tc>
          <w:tcPr>
            <w:tcW w:w="1166" w:type="dxa"/>
            <w:noWrap/>
            <w:hideMark/>
          </w:tcPr>
          <w:p w14:paraId="199CDFD1" w14:textId="77777777" w:rsidR="00C62FEB" w:rsidRPr="00C62FEB" w:rsidRDefault="00C62FEB" w:rsidP="00C62FEB">
            <w:pPr>
              <w:rPr>
                <w:ins w:id="1136" w:author="McGugan, Don" w:date="2026-09-25T20:08:00Z" w16du:dateUtc="2026-09-26T00:08:00Z"/>
              </w:rPr>
            </w:pPr>
            <w:ins w:id="1137" w:author="McGugan, Don" w:date="2026-09-25T20:08:00Z" w16du:dateUtc="2026-09-26T00:08:00Z">
              <w:r w:rsidRPr="00C62FEB">
                <w:t>April</w:t>
              </w:r>
            </w:ins>
          </w:p>
        </w:tc>
        <w:tc>
          <w:tcPr>
            <w:tcW w:w="1061" w:type="dxa"/>
            <w:noWrap/>
            <w:hideMark/>
          </w:tcPr>
          <w:p w14:paraId="3243191D" w14:textId="77777777" w:rsidR="00C62FEB" w:rsidRPr="00C62FEB" w:rsidRDefault="00C62FEB" w:rsidP="00C62FEB">
            <w:pPr>
              <w:rPr>
                <w:ins w:id="1138" w:author="McGugan, Don" w:date="2026-09-25T20:08:00Z" w16du:dateUtc="2026-09-26T00:08:00Z"/>
              </w:rPr>
            </w:pPr>
            <w:ins w:id="1139" w:author="McGugan, Don" w:date="2026-09-25T20:08:00Z" w16du:dateUtc="2026-09-26T00:08:00Z">
              <w:r w:rsidRPr="00C62FEB">
                <w:t>1958</w:t>
              </w:r>
            </w:ins>
          </w:p>
        </w:tc>
        <w:tc>
          <w:tcPr>
            <w:tcW w:w="986" w:type="dxa"/>
            <w:noWrap/>
            <w:hideMark/>
          </w:tcPr>
          <w:p w14:paraId="53272C40" w14:textId="77777777" w:rsidR="00C62FEB" w:rsidRPr="00C62FEB" w:rsidRDefault="00C62FEB" w:rsidP="00C62FEB">
            <w:pPr>
              <w:rPr>
                <w:ins w:id="1140" w:author="McGugan, Don" w:date="2026-09-25T20:08:00Z" w16du:dateUtc="2026-09-26T00:08:00Z"/>
              </w:rPr>
            </w:pPr>
            <w:ins w:id="1141" w:author="McGugan, Don" w:date="2026-09-25T20:08:00Z" w16du:dateUtc="2026-09-26T00:08:00Z">
              <w:r w:rsidRPr="00C62FEB">
                <w:t>12-Jul-57</w:t>
              </w:r>
            </w:ins>
          </w:p>
        </w:tc>
        <w:tc>
          <w:tcPr>
            <w:tcW w:w="1061" w:type="dxa"/>
            <w:noWrap/>
            <w:hideMark/>
          </w:tcPr>
          <w:p w14:paraId="20D96E5D" w14:textId="77777777" w:rsidR="00C62FEB" w:rsidRPr="00C62FEB" w:rsidRDefault="00C62FEB" w:rsidP="00C62FEB">
            <w:pPr>
              <w:rPr>
                <w:ins w:id="1142" w:author="McGugan, Don" w:date="2026-09-25T20:08:00Z" w16du:dateUtc="2026-09-26T00:08:00Z"/>
              </w:rPr>
            </w:pPr>
            <w:ins w:id="1143" w:author="McGugan, Don" w:date="2026-09-25T20:08:00Z" w16du:dateUtc="2026-09-26T00:08:00Z">
              <w:r w:rsidRPr="00C62FEB">
                <w:t>20-Dec-57</w:t>
              </w:r>
            </w:ins>
          </w:p>
        </w:tc>
        <w:tc>
          <w:tcPr>
            <w:tcW w:w="3045" w:type="dxa"/>
            <w:noWrap/>
            <w:hideMark/>
          </w:tcPr>
          <w:p w14:paraId="506BBAD4" w14:textId="77777777" w:rsidR="00C62FEB" w:rsidRPr="00C62FEB" w:rsidRDefault="00C62FEB" w:rsidP="00C62FEB">
            <w:pPr>
              <w:rPr>
                <w:ins w:id="1144" w:author="McGugan, Don" w:date="2026-09-25T20:08:00Z" w16du:dateUtc="2026-09-26T00:08:00Z"/>
              </w:rPr>
            </w:pPr>
            <w:ins w:id="1145" w:author="McGugan, Don" w:date="2026-09-25T20:08:00Z" w16du:dateUtc="2026-09-26T00:08:00Z">
              <w:r w:rsidRPr="00C62FEB">
                <w:t>5</w:t>
              </w:r>
            </w:ins>
          </w:p>
        </w:tc>
      </w:tr>
      <w:tr w:rsidR="00C62FEB" w:rsidRPr="00C62FEB" w14:paraId="096EC761" w14:textId="77777777" w:rsidTr="00C62FEB">
        <w:trPr>
          <w:trHeight w:val="288"/>
          <w:ins w:id="114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0DACA880" w14:textId="77777777" w:rsidR="00C62FEB" w:rsidRPr="00C62FEB" w:rsidRDefault="00C62FEB" w:rsidP="00C62FEB">
            <w:pPr>
              <w:rPr>
                <w:ins w:id="1147" w:author="McGugan, Don" w:date="2026-09-25T20:08:00Z" w16du:dateUtc="2026-09-26T00:08:00Z"/>
              </w:rPr>
            </w:pPr>
            <w:ins w:id="1148" w:author="McGugan, Don" w:date="2026-09-25T20:08:00Z" w16du:dateUtc="2026-09-26T00:08:00Z">
              <w:r w:rsidRPr="00C62FEB">
                <w:t>July</w:t>
              </w:r>
            </w:ins>
          </w:p>
        </w:tc>
        <w:tc>
          <w:tcPr>
            <w:tcW w:w="760" w:type="dxa"/>
            <w:noWrap/>
            <w:hideMark/>
          </w:tcPr>
          <w:p w14:paraId="33C8ECC0" w14:textId="77777777" w:rsidR="00C62FEB" w:rsidRPr="00C62FEB" w:rsidRDefault="00C62FEB" w:rsidP="00C62FEB">
            <w:pPr>
              <w:rPr>
                <w:ins w:id="1149" w:author="McGugan, Don" w:date="2026-09-25T20:08:00Z" w16du:dateUtc="2026-09-26T00:08:00Z"/>
              </w:rPr>
            </w:pPr>
            <w:ins w:id="1150" w:author="McGugan, Don" w:date="2026-09-25T20:08:00Z" w16du:dateUtc="2026-09-26T00:08:00Z">
              <w:r w:rsidRPr="00C62FEB">
                <w:t>1953</w:t>
              </w:r>
            </w:ins>
          </w:p>
        </w:tc>
        <w:tc>
          <w:tcPr>
            <w:tcW w:w="1166" w:type="dxa"/>
            <w:noWrap/>
            <w:hideMark/>
          </w:tcPr>
          <w:p w14:paraId="3E2F48B5" w14:textId="77777777" w:rsidR="00C62FEB" w:rsidRPr="00C62FEB" w:rsidRDefault="00C62FEB" w:rsidP="00C62FEB">
            <w:pPr>
              <w:rPr>
                <w:ins w:id="1151" w:author="McGugan, Don" w:date="2026-09-25T20:08:00Z" w16du:dateUtc="2026-09-26T00:08:00Z"/>
              </w:rPr>
            </w:pPr>
            <w:ins w:id="1152" w:author="McGugan, Don" w:date="2026-09-25T20:08:00Z" w16du:dateUtc="2026-09-26T00:08:00Z">
              <w:r w:rsidRPr="00C62FEB">
                <w:t>May</w:t>
              </w:r>
            </w:ins>
          </w:p>
        </w:tc>
        <w:tc>
          <w:tcPr>
            <w:tcW w:w="1061" w:type="dxa"/>
            <w:noWrap/>
            <w:hideMark/>
          </w:tcPr>
          <w:p w14:paraId="3705221E" w14:textId="77777777" w:rsidR="00C62FEB" w:rsidRPr="00C62FEB" w:rsidRDefault="00C62FEB" w:rsidP="00C62FEB">
            <w:pPr>
              <w:rPr>
                <w:ins w:id="1153" w:author="McGugan, Don" w:date="2026-09-25T20:08:00Z" w16du:dateUtc="2026-09-26T00:08:00Z"/>
              </w:rPr>
            </w:pPr>
            <w:ins w:id="1154" w:author="McGugan, Don" w:date="2026-09-25T20:08:00Z" w16du:dateUtc="2026-09-26T00:08:00Z">
              <w:r w:rsidRPr="00C62FEB">
                <w:t>1954</w:t>
              </w:r>
            </w:ins>
          </w:p>
        </w:tc>
        <w:tc>
          <w:tcPr>
            <w:tcW w:w="986" w:type="dxa"/>
            <w:noWrap/>
            <w:hideMark/>
          </w:tcPr>
          <w:p w14:paraId="5AFAB4FC" w14:textId="77777777" w:rsidR="00C62FEB" w:rsidRPr="00C62FEB" w:rsidRDefault="00C62FEB" w:rsidP="00C62FEB">
            <w:pPr>
              <w:rPr>
                <w:ins w:id="1155" w:author="McGugan, Don" w:date="2026-09-25T20:08:00Z" w16du:dateUtc="2026-09-26T00:08:00Z"/>
              </w:rPr>
            </w:pPr>
            <w:ins w:id="1156" w:author="McGugan, Don" w:date="2026-09-25T20:08:00Z" w16du:dateUtc="2026-09-26T00:08:00Z">
              <w:r w:rsidRPr="00C62FEB">
                <w:t>07-Aug-53</w:t>
              </w:r>
            </w:ins>
          </w:p>
        </w:tc>
        <w:tc>
          <w:tcPr>
            <w:tcW w:w="1061" w:type="dxa"/>
            <w:noWrap/>
            <w:hideMark/>
          </w:tcPr>
          <w:p w14:paraId="5EFE0A73" w14:textId="77777777" w:rsidR="00C62FEB" w:rsidRPr="00C62FEB" w:rsidRDefault="00C62FEB" w:rsidP="00C62FEB">
            <w:pPr>
              <w:rPr>
                <w:ins w:id="1157" w:author="McGugan, Don" w:date="2026-09-25T20:08:00Z" w16du:dateUtc="2026-09-26T00:08:00Z"/>
              </w:rPr>
            </w:pPr>
            <w:ins w:id="1158" w:author="McGugan, Don" w:date="2026-09-25T20:08:00Z" w16du:dateUtc="2026-09-26T00:08:00Z">
              <w:r w:rsidRPr="00C62FEB">
                <w:t>11-Sep-53</w:t>
              </w:r>
            </w:ins>
          </w:p>
        </w:tc>
        <w:tc>
          <w:tcPr>
            <w:tcW w:w="3045" w:type="dxa"/>
            <w:noWrap/>
            <w:hideMark/>
          </w:tcPr>
          <w:p w14:paraId="52E3D4FD" w14:textId="77777777" w:rsidR="00C62FEB" w:rsidRPr="00C62FEB" w:rsidRDefault="00C62FEB" w:rsidP="00C62FEB">
            <w:pPr>
              <w:rPr>
                <w:ins w:id="1159" w:author="McGugan, Don" w:date="2026-09-25T20:08:00Z" w16du:dateUtc="2026-09-26T00:08:00Z"/>
              </w:rPr>
            </w:pPr>
            <w:ins w:id="1160" w:author="McGugan, Don" w:date="2026-09-25T20:08:00Z" w16du:dateUtc="2026-09-26T00:08:00Z">
              <w:r w:rsidRPr="00C62FEB">
                <w:t>9</w:t>
              </w:r>
            </w:ins>
          </w:p>
        </w:tc>
      </w:tr>
      <w:tr w:rsidR="00C62FEB" w:rsidRPr="00C62FEB" w14:paraId="0D2FE743" w14:textId="77777777" w:rsidTr="00C62FEB">
        <w:trPr>
          <w:trHeight w:val="288"/>
          <w:ins w:id="1161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79E38311" w14:textId="77777777" w:rsidR="00C62FEB" w:rsidRPr="00C62FEB" w:rsidRDefault="00C62FEB" w:rsidP="00C62FEB">
            <w:pPr>
              <w:rPr>
                <w:ins w:id="1162" w:author="McGugan, Don" w:date="2026-09-25T20:08:00Z" w16du:dateUtc="2026-09-26T00:08:00Z"/>
              </w:rPr>
            </w:pPr>
            <w:ins w:id="1163" w:author="McGugan, Don" w:date="2026-09-25T20:08:00Z" w16du:dateUtc="2026-09-26T00:08:00Z">
              <w:r w:rsidRPr="00C62FEB">
                <w:t>November</w:t>
              </w:r>
            </w:ins>
          </w:p>
        </w:tc>
        <w:tc>
          <w:tcPr>
            <w:tcW w:w="760" w:type="dxa"/>
            <w:noWrap/>
            <w:hideMark/>
          </w:tcPr>
          <w:p w14:paraId="2828112C" w14:textId="77777777" w:rsidR="00C62FEB" w:rsidRPr="00C62FEB" w:rsidRDefault="00C62FEB" w:rsidP="00C62FEB">
            <w:pPr>
              <w:rPr>
                <w:ins w:id="1164" w:author="McGugan, Don" w:date="2026-09-25T20:08:00Z" w16du:dateUtc="2026-09-26T00:08:00Z"/>
              </w:rPr>
            </w:pPr>
            <w:ins w:id="1165" w:author="McGugan, Don" w:date="2026-09-25T20:08:00Z" w16du:dateUtc="2026-09-26T00:08:00Z">
              <w:r w:rsidRPr="00C62FEB">
                <w:t>1948</w:t>
              </w:r>
            </w:ins>
          </w:p>
        </w:tc>
        <w:tc>
          <w:tcPr>
            <w:tcW w:w="1166" w:type="dxa"/>
            <w:noWrap/>
            <w:hideMark/>
          </w:tcPr>
          <w:p w14:paraId="24279157" w14:textId="77777777" w:rsidR="00C62FEB" w:rsidRPr="00C62FEB" w:rsidRDefault="00C62FEB" w:rsidP="00C62FEB">
            <w:pPr>
              <w:rPr>
                <w:ins w:id="1166" w:author="McGugan, Don" w:date="2026-09-25T20:08:00Z" w16du:dateUtc="2026-09-26T00:08:00Z"/>
              </w:rPr>
            </w:pPr>
            <w:ins w:id="1167" w:author="McGugan, Don" w:date="2026-09-25T20:08:00Z" w16du:dateUtc="2026-09-26T00:08:00Z">
              <w:r w:rsidRPr="00C62FEB">
                <w:t>October</w:t>
              </w:r>
            </w:ins>
          </w:p>
        </w:tc>
        <w:tc>
          <w:tcPr>
            <w:tcW w:w="1061" w:type="dxa"/>
            <w:noWrap/>
            <w:hideMark/>
          </w:tcPr>
          <w:p w14:paraId="1CFF6D9B" w14:textId="77777777" w:rsidR="00C62FEB" w:rsidRPr="00C62FEB" w:rsidRDefault="00C62FEB" w:rsidP="00C62FEB">
            <w:pPr>
              <w:rPr>
                <w:ins w:id="1168" w:author="McGugan, Don" w:date="2026-09-25T20:08:00Z" w16du:dateUtc="2026-09-26T00:08:00Z"/>
              </w:rPr>
            </w:pPr>
            <w:ins w:id="1169" w:author="McGugan, Don" w:date="2026-09-25T20:08:00Z" w16du:dateUtc="2026-09-26T00:08:00Z">
              <w:r w:rsidRPr="00C62FEB">
                <w:t>1949</w:t>
              </w:r>
            </w:ins>
          </w:p>
        </w:tc>
        <w:tc>
          <w:tcPr>
            <w:tcW w:w="986" w:type="dxa"/>
            <w:noWrap/>
            <w:hideMark/>
          </w:tcPr>
          <w:p w14:paraId="0E1C933A" w14:textId="77777777" w:rsidR="00C62FEB" w:rsidRPr="00C62FEB" w:rsidRDefault="00C62FEB" w:rsidP="00C62FEB">
            <w:pPr>
              <w:rPr>
                <w:ins w:id="1170" w:author="McGugan, Don" w:date="2026-09-25T20:08:00Z" w16du:dateUtc="2026-09-26T00:08:00Z"/>
              </w:rPr>
            </w:pPr>
            <w:ins w:id="1171" w:author="McGugan, Don" w:date="2026-09-25T20:08:00Z" w16du:dateUtc="2026-09-26T00:08:00Z">
              <w:r w:rsidRPr="00C62FEB">
                <w:t>22-Oct-48</w:t>
              </w:r>
            </w:ins>
          </w:p>
        </w:tc>
        <w:tc>
          <w:tcPr>
            <w:tcW w:w="1061" w:type="dxa"/>
            <w:noWrap/>
            <w:hideMark/>
          </w:tcPr>
          <w:p w14:paraId="7948C938" w14:textId="77777777" w:rsidR="00C62FEB" w:rsidRPr="00C62FEB" w:rsidRDefault="00C62FEB" w:rsidP="00C62FEB">
            <w:pPr>
              <w:rPr>
                <w:ins w:id="1172" w:author="McGugan, Don" w:date="2026-09-25T20:08:00Z" w16du:dateUtc="2026-09-26T00:08:00Z"/>
              </w:rPr>
            </w:pPr>
            <w:ins w:id="1173" w:author="McGugan, Don" w:date="2026-09-25T20:08:00Z" w16du:dateUtc="2026-09-26T00:08:00Z">
              <w:r w:rsidRPr="00C62FEB">
                <w:t>10-Jun-49</w:t>
              </w:r>
            </w:ins>
          </w:p>
        </w:tc>
        <w:tc>
          <w:tcPr>
            <w:tcW w:w="3045" w:type="dxa"/>
            <w:noWrap/>
            <w:hideMark/>
          </w:tcPr>
          <w:p w14:paraId="785C6F8A" w14:textId="77777777" w:rsidR="00C62FEB" w:rsidRPr="00C62FEB" w:rsidRDefault="00C62FEB" w:rsidP="00C62FEB">
            <w:pPr>
              <w:rPr>
                <w:ins w:id="1174" w:author="McGugan, Don" w:date="2026-09-25T20:08:00Z" w16du:dateUtc="2026-09-26T00:08:00Z"/>
              </w:rPr>
            </w:pPr>
            <w:ins w:id="1175" w:author="McGugan, Don" w:date="2026-09-25T20:08:00Z" w16du:dateUtc="2026-09-26T00:08:00Z">
              <w:r w:rsidRPr="00C62FEB">
                <w:t>4</w:t>
              </w:r>
            </w:ins>
          </w:p>
        </w:tc>
      </w:tr>
      <w:tr w:rsidR="00C62FEB" w:rsidRPr="00C62FEB" w14:paraId="3AEBBD12" w14:textId="77777777" w:rsidTr="00C62FEB">
        <w:trPr>
          <w:trHeight w:val="288"/>
          <w:ins w:id="117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01C7BF00" w14:textId="77777777" w:rsidR="00C62FEB" w:rsidRPr="00C62FEB" w:rsidRDefault="00C62FEB" w:rsidP="00C62FEB">
            <w:pPr>
              <w:rPr>
                <w:ins w:id="1177" w:author="McGugan, Don" w:date="2026-09-25T20:08:00Z" w16du:dateUtc="2026-09-26T00:08:00Z"/>
              </w:rPr>
            </w:pPr>
          </w:p>
        </w:tc>
        <w:tc>
          <w:tcPr>
            <w:tcW w:w="760" w:type="dxa"/>
            <w:noWrap/>
            <w:hideMark/>
          </w:tcPr>
          <w:p w14:paraId="66F70551" w14:textId="77777777" w:rsidR="00C62FEB" w:rsidRPr="00C62FEB" w:rsidRDefault="00C62FEB" w:rsidP="00C62FEB">
            <w:pPr>
              <w:rPr>
                <w:ins w:id="1178" w:author="McGugan, Don" w:date="2026-09-25T20:08:00Z" w16du:dateUtc="2026-09-26T00:08:00Z"/>
              </w:rPr>
            </w:pPr>
          </w:p>
        </w:tc>
        <w:tc>
          <w:tcPr>
            <w:tcW w:w="1166" w:type="dxa"/>
            <w:noWrap/>
            <w:hideMark/>
          </w:tcPr>
          <w:p w14:paraId="2D93D59D" w14:textId="77777777" w:rsidR="00C62FEB" w:rsidRPr="00C62FEB" w:rsidRDefault="00C62FEB" w:rsidP="00C62FEB">
            <w:pPr>
              <w:rPr>
                <w:ins w:id="1179" w:author="McGugan, Don" w:date="2026-09-25T20:08:00Z" w16du:dateUtc="2026-09-26T00:08:00Z"/>
              </w:rPr>
            </w:pPr>
          </w:p>
        </w:tc>
        <w:tc>
          <w:tcPr>
            <w:tcW w:w="1061" w:type="dxa"/>
            <w:noWrap/>
            <w:hideMark/>
          </w:tcPr>
          <w:p w14:paraId="1B76A2B5" w14:textId="77777777" w:rsidR="00C62FEB" w:rsidRPr="00C62FEB" w:rsidRDefault="00C62FEB" w:rsidP="00C62FEB">
            <w:pPr>
              <w:rPr>
                <w:ins w:id="1180" w:author="McGugan, Don" w:date="2026-09-25T20:08:00Z" w16du:dateUtc="2026-09-26T00:08:00Z"/>
              </w:rPr>
            </w:pPr>
          </w:p>
        </w:tc>
        <w:tc>
          <w:tcPr>
            <w:tcW w:w="986" w:type="dxa"/>
            <w:noWrap/>
            <w:hideMark/>
          </w:tcPr>
          <w:p w14:paraId="314CB5D9" w14:textId="77777777" w:rsidR="00C62FEB" w:rsidRPr="00C62FEB" w:rsidRDefault="00C62FEB" w:rsidP="00C62FEB">
            <w:pPr>
              <w:rPr>
                <w:ins w:id="1181" w:author="McGugan, Don" w:date="2026-09-25T20:08:00Z" w16du:dateUtc="2026-09-26T00:08:00Z"/>
              </w:rPr>
            </w:pPr>
          </w:p>
        </w:tc>
        <w:tc>
          <w:tcPr>
            <w:tcW w:w="1061" w:type="dxa"/>
            <w:noWrap/>
            <w:hideMark/>
          </w:tcPr>
          <w:p w14:paraId="66E9133B" w14:textId="77777777" w:rsidR="00C62FEB" w:rsidRPr="00C62FEB" w:rsidRDefault="00C62FEB">
            <w:pPr>
              <w:rPr>
                <w:ins w:id="1182" w:author="McGugan, Don" w:date="2026-09-25T20:08:00Z" w16du:dateUtc="2026-09-26T00:08:00Z"/>
                <w:b/>
                <w:bCs/>
              </w:rPr>
            </w:pPr>
            <w:ins w:id="1183" w:author="McGugan, Don" w:date="2026-09-25T20:08:00Z" w16du:dateUtc="2026-09-26T00:08:00Z">
              <w:r w:rsidRPr="00C62FEB">
                <w:rPr>
                  <w:b/>
                  <w:bCs/>
                </w:rPr>
                <w:t>average</w:t>
              </w:r>
            </w:ins>
          </w:p>
        </w:tc>
        <w:tc>
          <w:tcPr>
            <w:tcW w:w="3045" w:type="dxa"/>
            <w:noWrap/>
            <w:hideMark/>
          </w:tcPr>
          <w:p w14:paraId="1693B0A1" w14:textId="77777777" w:rsidR="00C62FEB" w:rsidRPr="00C62FEB" w:rsidRDefault="00C62FEB" w:rsidP="00C62FEB">
            <w:pPr>
              <w:rPr>
                <w:ins w:id="1184" w:author="McGugan, Don" w:date="2026-09-25T20:08:00Z" w16du:dateUtc="2026-09-26T00:08:00Z"/>
              </w:rPr>
            </w:pPr>
            <w:ins w:id="1185" w:author="McGugan, Don" w:date="2026-09-25T20:08:00Z" w16du:dateUtc="2026-09-26T00:08:00Z">
              <w:r w:rsidRPr="00C62FEB">
                <w:t>4.5</w:t>
              </w:r>
            </w:ins>
          </w:p>
        </w:tc>
      </w:tr>
      <w:tr w:rsidR="00C62FEB" w:rsidRPr="00C62FEB" w14:paraId="7479834D" w14:textId="77777777" w:rsidTr="00C62FEB">
        <w:trPr>
          <w:trHeight w:val="288"/>
          <w:ins w:id="1186" w:author="McGugan, Don" w:date="2026-09-25T20:08:00Z" w16du:dateUtc="2026-09-26T00:08:00Z"/>
        </w:trPr>
        <w:tc>
          <w:tcPr>
            <w:tcW w:w="1271" w:type="dxa"/>
            <w:noWrap/>
            <w:hideMark/>
          </w:tcPr>
          <w:p w14:paraId="00C1384E" w14:textId="77777777" w:rsidR="00C62FEB" w:rsidRPr="00C62FEB" w:rsidRDefault="00C62FEB" w:rsidP="00C62FEB">
            <w:pPr>
              <w:rPr>
                <w:ins w:id="1187" w:author="McGugan, Don" w:date="2026-09-25T20:08:00Z" w16du:dateUtc="2026-09-26T00:08:00Z"/>
              </w:rPr>
            </w:pPr>
          </w:p>
        </w:tc>
        <w:tc>
          <w:tcPr>
            <w:tcW w:w="760" w:type="dxa"/>
            <w:noWrap/>
            <w:hideMark/>
          </w:tcPr>
          <w:p w14:paraId="0F99B6DF" w14:textId="77777777" w:rsidR="00C62FEB" w:rsidRPr="00C62FEB" w:rsidRDefault="00C62FEB" w:rsidP="00C62FEB">
            <w:pPr>
              <w:rPr>
                <w:ins w:id="1188" w:author="McGugan, Don" w:date="2026-09-25T20:08:00Z" w16du:dateUtc="2026-09-26T00:08:00Z"/>
              </w:rPr>
            </w:pPr>
          </w:p>
        </w:tc>
        <w:tc>
          <w:tcPr>
            <w:tcW w:w="1166" w:type="dxa"/>
            <w:noWrap/>
            <w:hideMark/>
          </w:tcPr>
          <w:p w14:paraId="170934C6" w14:textId="77777777" w:rsidR="00C62FEB" w:rsidRPr="00C62FEB" w:rsidRDefault="00C62FEB" w:rsidP="00C62FEB">
            <w:pPr>
              <w:rPr>
                <w:ins w:id="1189" w:author="McGugan, Don" w:date="2026-09-25T20:08:00Z" w16du:dateUtc="2026-09-26T00:08:00Z"/>
              </w:rPr>
            </w:pPr>
          </w:p>
        </w:tc>
        <w:tc>
          <w:tcPr>
            <w:tcW w:w="1061" w:type="dxa"/>
            <w:noWrap/>
            <w:hideMark/>
          </w:tcPr>
          <w:p w14:paraId="573A51E7" w14:textId="77777777" w:rsidR="00C62FEB" w:rsidRPr="00C62FEB" w:rsidRDefault="00C62FEB" w:rsidP="00C62FEB">
            <w:pPr>
              <w:rPr>
                <w:ins w:id="1190" w:author="McGugan, Don" w:date="2026-09-25T20:08:00Z" w16du:dateUtc="2026-09-26T00:08:00Z"/>
              </w:rPr>
            </w:pPr>
          </w:p>
        </w:tc>
        <w:tc>
          <w:tcPr>
            <w:tcW w:w="986" w:type="dxa"/>
            <w:noWrap/>
            <w:hideMark/>
          </w:tcPr>
          <w:p w14:paraId="7364F56D" w14:textId="77777777" w:rsidR="00C62FEB" w:rsidRPr="00C62FEB" w:rsidRDefault="00C62FEB" w:rsidP="00C62FEB">
            <w:pPr>
              <w:rPr>
                <w:ins w:id="1191" w:author="McGugan, Don" w:date="2026-09-25T20:08:00Z" w16du:dateUtc="2026-09-26T00:08:00Z"/>
              </w:rPr>
            </w:pPr>
          </w:p>
        </w:tc>
        <w:tc>
          <w:tcPr>
            <w:tcW w:w="1061" w:type="dxa"/>
            <w:noWrap/>
            <w:hideMark/>
          </w:tcPr>
          <w:p w14:paraId="03284B57" w14:textId="77777777" w:rsidR="00C62FEB" w:rsidRPr="00C62FEB" w:rsidRDefault="00C62FEB">
            <w:pPr>
              <w:rPr>
                <w:ins w:id="1192" w:author="McGugan, Don" w:date="2026-09-25T20:08:00Z" w16du:dateUtc="2026-09-26T00:08:00Z"/>
                <w:b/>
                <w:bCs/>
              </w:rPr>
            </w:pPr>
            <w:ins w:id="1193" w:author="McGugan, Don" w:date="2026-09-25T20:08:00Z" w16du:dateUtc="2026-09-26T00:08:00Z">
              <w:r w:rsidRPr="00C62FEB">
                <w:rPr>
                  <w:b/>
                  <w:bCs/>
                </w:rPr>
                <w:t>median</w:t>
              </w:r>
            </w:ins>
          </w:p>
        </w:tc>
        <w:tc>
          <w:tcPr>
            <w:tcW w:w="3045" w:type="dxa"/>
            <w:noWrap/>
            <w:hideMark/>
          </w:tcPr>
          <w:p w14:paraId="3BDEFC15" w14:textId="77777777" w:rsidR="00C62FEB" w:rsidRPr="00C62FEB" w:rsidRDefault="00C62FEB" w:rsidP="00C62FEB">
            <w:pPr>
              <w:rPr>
                <w:ins w:id="1194" w:author="McGugan, Don" w:date="2026-09-25T20:08:00Z" w16du:dateUtc="2026-09-26T00:08:00Z"/>
              </w:rPr>
            </w:pPr>
            <w:ins w:id="1195" w:author="McGugan, Don" w:date="2026-09-25T20:08:00Z" w16du:dateUtc="2026-09-26T00:08:00Z">
              <w:r w:rsidRPr="00C62FEB">
                <w:t>5</w:t>
              </w:r>
            </w:ins>
          </w:p>
        </w:tc>
      </w:tr>
    </w:tbl>
    <w:p w14:paraId="36FC6870" w14:textId="0C3F5F24" w:rsidR="00C62FEB" w:rsidRDefault="00C62FEB">
      <w:pPr>
        <w:rPr>
          <w:ins w:id="1196" w:author="McGugan, Don" w:date="2026-09-25T20:08:00Z" w16du:dateUtc="2026-09-26T00:08:00Z"/>
        </w:rPr>
      </w:pPr>
    </w:p>
    <w:p w14:paraId="31DB17EF" w14:textId="6927BA2C" w:rsidR="00E61832" w:rsidRDefault="000F1921">
      <w:pPr>
        <w:rPr>
          <w:ins w:id="1197" w:author="McGugan, Don" w:date="2026-09-25T20:08:00Z" w16du:dateUtc="2026-09-26T00:08:00Z"/>
        </w:rPr>
      </w:pPr>
      <w:ins w:id="1198" w:author="McGugan, Don" w:date="2026-09-25T20:08:00Z" w16du:dateUtc="2026-09-26T00:08:00Z">
        <w:r>
          <w:t>So if we have had a couple of quarters of negative growth in the economy</w:t>
        </w:r>
        <w:r w:rsidR="00C62FEB">
          <w:t xml:space="preserve"> already in 2022</w:t>
        </w:r>
        <w:r>
          <w:t xml:space="preserve"> and if we have a recession called for in 2023 and if the market bottoms about 4 and a half months before the economy hits it trough, we are somewhere in the ballpark at a market bottom.</w:t>
        </w:r>
      </w:ins>
    </w:p>
    <w:p w14:paraId="3763D7EC" w14:textId="3319CFAF" w:rsidR="000F1921" w:rsidRDefault="000F1921">
      <w:pPr>
        <w:rPr>
          <w:ins w:id="1199" w:author="McGugan, Don" w:date="2026-09-25T20:08:00Z" w16du:dateUtc="2026-09-26T00:08:00Z"/>
        </w:rPr>
      </w:pPr>
      <w:ins w:id="1200" w:author="McGugan, Don" w:date="2026-09-25T20:08:00Z" w16du:dateUtc="2026-09-26T00:08:00Z">
        <w:r>
          <w:t>Now, this is a bunch of math and data and history and each market cycle is different</w:t>
        </w:r>
        <w:r w:rsidR="00497C6B">
          <w:t>, but I wanted to present to you that to me, for a variety of reasons (not just the ones I have presented here, the charts also point to a short term bottoming process), we are probably close to the bottom of the market in this market cycle.</w:t>
        </w:r>
      </w:ins>
    </w:p>
    <w:p w14:paraId="004142BF" w14:textId="6F69B22B" w:rsidR="00497C6B" w:rsidRDefault="00497C6B">
      <w:pPr>
        <w:rPr>
          <w:ins w:id="1201" w:author="McGugan, Don" w:date="2026-09-25T20:08:00Z" w16du:dateUtc="2026-09-26T00:08:00Z"/>
        </w:rPr>
      </w:pPr>
      <w:ins w:id="1202" w:author="McGugan, Don" w:date="2026-09-25T20:08:00Z" w16du:dateUtc="2026-09-26T00:08:00Z">
        <w:r>
          <w:t>Let me know if you have any questions or concerns.  Please feel free to forward this to anyone you think may find it interesting.</w:t>
        </w:r>
      </w:ins>
    </w:p>
    <w:p w14:paraId="44E516CE" w14:textId="74E248D0" w:rsidR="00497C6B" w:rsidRDefault="00497C6B">
      <w:pPr>
        <w:rPr>
          <w:ins w:id="1203" w:author="McGugan, Don" w:date="2026-09-25T20:08:00Z" w16du:dateUtc="2026-09-26T00:08:00Z"/>
        </w:rPr>
      </w:pPr>
      <w:ins w:id="1204" w:author="McGugan, Don" w:date="2026-09-25T20:08:00Z" w16du:dateUtc="2026-09-26T00:08:00Z">
        <w:r>
          <w:t>Thank you</w:t>
        </w:r>
      </w:ins>
    </w:p>
    <w:p w14:paraId="73033208" w14:textId="77777777" w:rsidR="00460BAC" w:rsidRPr="00D10EF4" w:rsidRDefault="00497C6B" w:rsidP="00D10EF4">
      <w:pPr>
        <w:spacing w:after="20" w:line="240" w:lineRule="auto"/>
        <w:rPr>
          <w:del w:id="1205" w:author="McGugan, Don" w:date="2026-09-25T20:08:00Z" w16du:dateUtc="2026-09-26T00:08:00Z"/>
          <w:rFonts w:cstheme="minorHAnsi"/>
          <w:sz w:val="16"/>
          <w:szCs w:val="16"/>
        </w:rPr>
      </w:pPr>
      <w:ins w:id="1206" w:author="McGugan, Don" w:date="2026-09-25T20:08:00Z" w16du:dateUtc="2026-09-26T00:08:00Z">
        <w:r>
          <w:t>Don</w:t>
        </w:r>
      </w:ins>
      <w:del w:id="1207" w:author="McGugan, Don" w:date="2026-09-25T20:08:00Z" w16du:dateUtc="2026-09-26T00:08:00Z">
        <w:r w:rsidR="0081523B">
          <w:rPr>
            <w:rFonts w:cstheme="minorHAnsi"/>
            <w:sz w:val="16"/>
            <w:szCs w:val="16"/>
          </w:rPr>
          <w:delText>Food-drug indicate</w:delText>
        </w:r>
        <w:r w:rsidR="0081523B">
          <w:rPr>
            <w:rFonts w:cstheme="minorHAnsi" w:hint="eastAsia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food-drug interaction; monitoring indicate</w:delText>
        </w:r>
        <w:r w:rsidR="0081523B">
          <w:rPr>
            <w:rFonts w:cstheme="minorHAnsi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the frequency of blood monitoring; bleeding indicate</w:delText>
        </w:r>
        <w:r w:rsidR="0081523B">
          <w:rPr>
            <w:rFonts w:cstheme="minorHAnsi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the risk of major bleeding; stroke indicate</w:delText>
        </w:r>
        <w:r w:rsidR="0081523B">
          <w:rPr>
            <w:rFonts w:cstheme="minorHAnsi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the ris</w:delText>
        </w:r>
        <w:r w:rsidR="0081523B">
          <w:rPr>
            <w:rFonts w:cstheme="minorHAnsi"/>
            <w:sz w:val="16"/>
            <w:szCs w:val="16"/>
          </w:rPr>
          <w:delText>k of stroke (ischemic/hemorrhagic</w:delText>
        </w:r>
        <w:r w:rsidR="00804156" w:rsidRPr="00D10EF4">
          <w:rPr>
            <w:rFonts w:cstheme="minorHAnsi"/>
            <w:sz w:val="16"/>
            <w:szCs w:val="16"/>
          </w:rPr>
          <w:delText>) or systemic embolism; AMI indicate</w:delText>
        </w:r>
        <w:r w:rsidR="0081523B">
          <w:rPr>
            <w:rFonts w:cstheme="minorHAnsi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the risk of acute myocardial infarction; cost indicate</w:delText>
        </w:r>
        <w:r w:rsidR="0081523B">
          <w:rPr>
            <w:rFonts w:cstheme="minorHAnsi"/>
            <w:sz w:val="16"/>
            <w:szCs w:val="16"/>
          </w:rPr>
          <w:delText>s</w:delText>
        </w:r>
        <w:r w:rsidR="00804156" w:rsidRPr="00D10EF4">
          <w:rPr>
            <w:rFonts w:cstheme="minorHAnsi"/>
            <w:sz w:val="16"/>
            <w:szCs w:val="16"/>
          </w:rPr>
          <w:delText xml:space="preserve"> monthly out-of-pocket cost. </w:delText>
        </w:r>
        <w:r w:rsidR="003D17B6">
          <w:rPr>
            <w:rFonts w:cstheme="minorHAnsi"/>
            <w:sz w:val="16"/>
            <w:szCs w:val="16"/>
          </w:rPr>
          <w:delText>RMB indicates Ren Min Bi, the unit of Chinese currency.</w:delText>
        </w:r>
      </w:del>
    </w:p>
    <w:p w14:paraId="5CA34A26" w14:textId="0CB3F4F2" w:rsidR="00804156" w:rsidRPr="00D10EF4" w:rsidRDefault="00460BAC" w:rsidP="00D10EF4">
      <w:pPr>
        <w:spacing w:after="20" w:line="240" w:lineRule="auto"/>
        <w:rPr>
          <w:del w:id="1208" w:author="McGugan, Don" w:date="2026-09-25T20:08:00Z" w16du:dateUtc="2026-09-26T00:08:00Z"/>
          <w:rFonts w:cstheme="minorHAnsi"/>
          <w:sz w:val="16"/>
          <w:szCs w:val="16"/>
        </w:rPr>
      </w:pPr>
      <w:del w:id="1209" w:author="McGugan, Don" w:date="2026-09-25T20:08:00Z" w16du:dateUtc="2026-09-26T00:08:00Z">
        <w:r w:rsidRPr="00D10EF4">
          <w:rPr>
            <w:rFonts w:cstheme="minorHAnsi"/>
            <w:sz w:val="16"/>
            <w:szCs w:val="16"/>
          </w:rPr>
          <w:delText>*</w:delText>
        </w:r>
        <w:r w:rsidR="00804156" w:rsidRPr="00D10EF4">
          <w:rPr>
            <w:rFonts w:cstheme="minorHAnsi"/>
            <w:sz w:val="16"/>
            <w:szCs w:val="16"/>
          </w:rPr>
          <w:delText xml:space="preserve">The value </w:delText>
        </w:r>
        <w:r w:rsidR="003439BE">
          <w:rPr>
            <w:rFonts w:cstheme="minorHAnsi"/>
            <w:sz w:val="16"/>
            <w:szCs w:val="16"/>
          </w:rPr>
          <w:delText>in dominant checking represents</w:delText>
        </w:r>
        <w:r w:rsidR="00804156" w:rsidRPr="00D10EF4">
          <w:rPr>
            <w:rFonts w:cstheme="minorHAnsi"/>
            <w:sz w:val="16"/>
            <w:szCs w:val="16"/>
          </w:rPr>
          <w:delText xml:space="preserve"> the number of dominated attributes for one alternative in specific scenarios. All levels </w:delText>
        </w:r>
        <w:r w:rsidRPr="00D10EF4">
          <w:rPr>
            <w:rFonts w:cstheme="minorHAnsi"/>
            <w:sz w:val="16"/>
            <w:szCs w:val="16"/>
          </w:rPr>
          <w:delText xml:space="preserve">of the attributes </w:delText>
        </w:r>
        <w:r w:rsidR="003439BE">
          <w:rPr>
            <w:rFonts w:cstheme="minorHAnsi"/>
            <w:sz w:val="16"/>
            <w:szCs w:val="16"/>
          </w:rPr>
          <w:delText>would</w:delText>
        </w:r>
        <w:r w:rsidR="00804156" w:rsidRPr="00D10EF4">
          <w:rPr>
            <w:rFonts w:cstheme="minorHAnsi"/>
            <w:sz w:val="16"/>
            <w:szCs w:val="16"/>
          </w:rPr>
          <w:delText xml:space="preserve"> be the same if the values were all 0</w:delText>
        </w:r>
        <w:r w:rsidR="003439BE">
          <w:rPr>
            <w:rFonts w:cstheme="minorHAnsi"/>
            <w:sz w:val="16"/>
            <w:szCs w:val="16"/>
          </w:rPr>
          <w:delText xml:space="preserve"> in the same scenario</w:delText>
        </w:r>
        <w:r w:rsidR="00701A1D">
          <w:rPr>
            <w:rFonts w:cstheme="minorHAnsi"/>
            <w:sz w:val="16"/>
            <w:szCs w:val="16"/>
          </w:rPr>
          <w:delText xml:space="preserve"> (which</w:delText>
        </w:r>
        <w:r w:rsidR="003439BE">
          <w:rPr>
            <w:rFonts w:cstheme="minorHAnsi"/>
            <w:sz w:val="16"/>
            <w:szCs w:val="16"/>
          </w:rPr>
          <w:delText xml:space="preserve"> is</w:delText>
        </w:r>
        <w:r w:rsidRPr="00D10EF4">
          <w:rPr>
            <w:rFonts w:cstheme="minorHAnsi"/>
            <w:sz w:val="16"/>
            <w:szCs w:val="16"/>
          </w:rPr>
          <w:delText xml:space="preserve"> impossible for trade-offs</w:delText>
        </w:r>
        <w:r w:rsidR="00701A1D">
          <w:rPr>
            <w:rFonts w:cstheme="minorHAnsi"/>
            <w:sz w:val="16"/>
            <w:szCs w:val="16"/>
          </w:rPr>
          <w:delText>)</w:delText>
        </w:r>
        <w:r w:rsidRPr="00D10EF4">
          <w:rPr>
            <w:rFonts w:cstheme="minorHAnsi"/>
            <w:sz w:val="16"/>
            <w:szCs w:val="16"/>
          </w:rPr>
          <w:delText xml:space="preserve">. </w:delText>
        </w:r>
        <w:r w:rsidR="00804045" w:rsidRPr="00D10EF4">
          <w:rPr>
            <w:rFonts w:cstheme="minorHAnsi"/>
            <w:sz w:val="16"/>
            <w:szCs w:val="16"/>
          </w:rPr>
          <w:delText xml:space="preserve">One alternative would be dominated if its value was greater than 0, and the other one was 0. </w:delText>
        </w:r>
      </w:del>
    </w:p>
    <w:p w14:paraId="7F608DB6" w14:textId="320BE9B7" w:rsidR="009B0015" w:rsidRPr="00D10EF4" w:rsidRDefault="00804156" w:rsidP="00D10EF4">
      <w:pPr>
        <w:spacing w:after="20" w:line="240" w:lineRule="auto"/>
        <w:rPr>
          <w:del w:id="1210" w:author="McGugan, Don" w:date="2026-09-25T20:08:00Z" w16du:dateUtc="2026-09-26T00:08:00Z"/>
          <w:rFonts w:cstheme="minorHAnsi"/>
          <w:sz w:val="16"/>
          <w:szCs w:val="16"/>
        </w:rPr>
      </w:pPr>
      <w:del w:id="1211" w:author="McGugan, Don" w:date="2026-09-25T20:08:00Z" w16du:dateUtc="2026-09-26T00:08:00Z">
        <w:r w:rsidRPr="00D10EF4">
          <w:rPr>
            <w:rFonts w:cstheme="minorHAnsi"/>
            <w:sz w:val="16"/>
            <w:szCs w:val="16"/>
          </w:rPr>
          <w:delText>Levels for antidote and food-drug interaction</w:delText>
        </w:r>
        <w:r w:rsidR="003439BE">
          <w:rPr>
            <w:rFonts w:cstheme="minorHAnsi"/>
            <w:sz w:val="16"/>
            <w:szCs w:val="16"/>
          </w:rPr>
          <w:delText xml:space="preserve"> </w:delText>
        </w:r>
        <w:r w:rsidR="00701A1D">
          <w:rPr>
            <w:rFonts w:cstheme="minorHAnsi"/>
            <w:sz w:val="16"/>
            <w:szCs w:val="16"/>
          </w:rPr>
          <w:delText xml:space="preserve">is indicated by </w:delText>
        </w:r>
        <w:r w:rsidRPr="00D10EF4">
          <w:rPr>
            <w:rFonts w:cstheme="minorHAnsi"/>
            <w:sz w:val="16"/>
            <w:szCs w:val="16"/>
          </w:rPr>
          <w:delText>“Yes”</w:delText>
        </w:r>
        <w:r w:rsidR="00804045" w:rsidRPr="00D10EF4">
          <w:rPr>
            <w:rFonts w:cstheme="minorHAnsi"/>
            <w:sz w:val="16"/>
            <w:szCs w:val="16"/>
          </w:rPr>
          <w:delText xml:space="preserve"> if 1</w:delText>
        </w:r>
        <w:r w:rsidRPr="00D10EF4">
          <w:rPr>
            <w:rFonts w:cstheme="minorHAnsi"/>
            <w:sz w:val="16"/>
            <w:szCs w:val="16"/>
          </w:rPr>
          <w:delText>, “No”</w:delText>
        </w:r>
        <w:r w:rsidR="00804045" w:rsidRPr="00D10EF4">
          <w:rPr>
            <w:rFonts w:cstheme="minorHAnsi"/>
            <w:sz w:val="16"/>
            <w:szCs w:val="16"/>
          </w:rPr>
          <w:delText xml:space="preserve"> if </w:delText>
        </w:r>
        <w:r w:rsidR="00A67D0E">
          <w:rPr>
            <w:rFonts w:cstheme="minorHAnsi"/>
            <w:sz w:val="16"/>
            <w:szCs w:val="16"/>
          </w:rPr>
          <w:delText>0</w:delText>
        </w:r>
        <w:r w:rsidR="00804045" w:rsidRPr="00D10EF4">
          <w:rPr>
            <w:rFonts w:cstheme="minorHAnsi"/>
            <w:sz w:val="16"/>
            <w:szCs w:val="16"/>
          </w:rPr>
          <w:delText xml:space="preserve">; levels for the frequency of blood monitoring </w:delText>
        </w:r>
        <w:r w:rsidR="00701A1D">
          <w:rPr>
            <w:rFonts w:cstheme="minorHAnsi"/>
            <w:sz w:val="16"/>
            <w:szCs w:val="16"/>
          </w:rPr>
          <w:delText xml:space="preserve">is indicated by </w:delText>
        </w:r>
        <w:r w:rsidR="005F79F3" w:rsidRPr="00D10EF4">
          <w:rPr>
            <w:rFonts w:cstheme="minorHAnsi"/>
            <w:sz w:val="16"/>
            <w:szCs w:val="16"/>
          </w:rPr>
          <w:delText xml:space="preserve">“no need” if 0, “every 6 months” if 1, “every 3 months” if 2, “every 1 month” if 3; levels for the risk of major bleeding </w:delText>
        </w:r>
        <w:r w:rsidR="00701A1D">
          <w:rPr>
            <w:rFonts w:cstheme="minorHAnsi"/>
            <w:sz w:val="16"/>
            <w:szCs w:val="16"/>
          </w:rPr>
          <w:delText xml:space="preserve">is indicated by </w:delText>
        </w:r>
        <w:r w:rsidR="005F79F3" w:rsidRPr="00D10EF4">
          <w:rPr>
            <w:rFonts w:cstheme="minorHAnsi"/>
            <w:sz w:val="16"/>
            <w:szCs w:val="16"/>
          </w:rPr>
          <w:delText xml:space="preserve">“0.7%” if 0, “3.1%” if 1, “5.5%” if 2, “7.8%” if 3; levels for the risk of stroke or systemic embolism </w:delText>
        </w:r>
        <w:r w:rsidR="00701A1D">
          <w:rPr>
            <w:rFonts w:cstheme="minorHAnsi"/>
            <w:sz w:val="16"/>
            <w:szCs w:val="16"/>
          </w:rPr>
          <w:delText>is indicated by</w:delText>
        </w:r>
        <w:r w:rsidR="005F79F3" w:rsidRPr="00D10EF4">
          <w:rPr>
            <w:rFonts w:cstheme="minorHAnsi"/>
            <w:sz w:val="16"/>
            <w:szCs w:val="16"/>
          </w:rPr>
          <w:delText xml:space="preserve"> “0.6%” if 0, “3.2%” if 1, “5.8%” if 2, “8.4%” if 3; levels for the risk of acute myocardial infarction </w:delText>
        </w:r>
        <w:r w:rsidR="00701A1D">
          <w:rPr>
            <w:rFonts w:cstheme="minorHAnsi"/>
            <w:sz w:val="16"/>
            <w:szCs w:val="16"/>
          </w:rPr>
          <w:delText xml:space="preserve">is indicated by </w:delText>
        </w:r>
        <w:r w:rsidR="005F79F3" w:rsidRPr="00D10EF4">
          <w:rPr>
            <w:rFonts w:cstheme="minorHAnsi"/>
            <w:sz w:val="16"/>
            <w:szCs w:val="16"/>
          </w:rPr>
          <w:delText xml:space="preserve">“0.2%” if 0, “1.0%” if 1, “1.8%” if 2, “2.5%” if 3; levels for out-of-pocket </w:delText>
        </w:r>
        <w:r w:rsidR="00701A1D">
          <w:rPr>
            <w:rFonts w:cstheme="minorHAnsi"/>
            <w:sz w:val="16"/>
            <w:szCs w:val="16"/>
          </w:rPr>
          <w:delText xml:space="preserve">is indicated by </w:delText>
        </w:r>
        <w:r w:rsidR="005F79F3" w:rsidRPr="00D10EF4">
          <w:rPr>
            <w:rFonts w:cstheme="minorHAnsi"/>
            <w:sz w:val="16"/>
            <w:szCs w:val="16"/>
          </w:rPr>
          <w:delText>“0 RMB” if 0, “120 RMB” if 1, “240 RMB” if 2, “360 RMB” if 3.</w:delText>
        </w:r>
      </w:del>
    </w:p>
    <w:p w14:paraId="36296D43" w14:textId="77777777" w:rsidR="009B0015" w:rsidRPr="00E0152F" w:rsidRDefault="009B0015">
      <w:pPr>
        <w:rPr>
          <w:del w:id="1212" w:author="McGugan, Don" w:date="2026-09-25T20:08:00Z" w16du:dateUtc="2026-09-26T00:08:00Z"/>
          <w:rFonts w:ascii="Times New Roman" w:hAnsi="Times New Roman" w:cs="Times New Roman"/>
        </w:rPr>
      </w:pPr>
    </w:p>
    <w:p w14:paraId="6E517DC7" w14:textId="77777777" w:rsidR="009B0015" w:rsidRPr="00E0152F" w:rsidRDefault="009B0015">
      <w:pPr>
        <w:rPr>
          <w:del w:id="1213" w:author="McGugan, Don" w:date="2026-09-25T20:08:00Z" w16du:dateUtc="2026-09-26T00:08:00Z"/>
          <w:rFonts w:ascii="Times New Roman" w:hAnsi="Times New Roman" w:cs="Times New Roman"/>
        </w:rPr>
      </w:pPr>
    </w:p>
    <w:p w14:paraId="47531E59" w14:textId="77777777" w:rsidR="009B0015" w:rsidRDefault="009B0015">
      <w:pPr>
        <w:rPr>
          <w:rPrChange w:id="1214" w:author="McGugan, Don" w:date="2026-09-25T20:08:00Z" w16du:dateUtc="2026-09-26T00:08:00Z">
            <w:rPr>
              <w:rFonts w:ascii="Times New Roman" w:hAnsi="Times New Roman" w:cs="Times New Roman"/>
            </w:rPr>
          </w:rPrChange>
        </w:rPr>
      </w:pPr>
    </w:p>
    <w:sectPr w:rsidR="009B0015"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cols w:space="708"/>
      <w:docGrid w:linePitch="360"/>
      <w:sectPrChange w:id="1217" w:author="McGugan, Don" w:date="2026-09-25T20:08:00Z" w16du:dateUtc="2026-09-26T00:08:00Z">
        <w:sectPr w:rsidR="009B0015">
          <w:pgSz w:w="15840" w:h="12240" w:orient="landscape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5BDB12" w14:textId="77777777" w:rsidR="00B8135C" w:rsidRDefault="00B8135C">
      <w:pPr>
        <w:spacing w:after="0" w:line="240" w:lineRule="auto"/>
      </w:pPr>
      <w:r>
        <w:separator/>
      </w:r>
    </w:p>
  </w:endnote>
  <w:endnote w:type="continuationSeparator" w:id="0">
    <w:p w14:paraId="0F19F314" w14:textId="77777777" w:rsidR="00B8135C" w:rsidRDefault="00B8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D80A8" w14:textId="77777777" w:rsidR="00991E4E" w:rsidRDefault="00991E4E">
    <w:pPr>
      <w:pStyle w:val="CommentSubject"/>
      <w:pPrChange w:id="1216" w:author="McGugan, Don" w:date="2026-09-25T20:08:00Z" w16du:dateUtc="2026-09-26T00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AD5F41" w14:textId="77777777" w:rsidR="00B8135C" w:rsidRDefault="00B8135C">
      <w:pPr>
        <w:spacing w:after="0" w:line="240" w:lineRule="auto"/>
      </w:pPr>
      <w:r>
        <w:separator/>
      </w:r>
    </w:p>
  </w:footnote>
  <w:footnote w:type="continuationSeparator" w:id="0">
    <w:p w14:paraId="3C47000D" w14:textId="77777777" w:rsidR="00B8135C" w:rsidRDefault="00B8135C">
      <w:pPr>
        <w:spacing w:after="0" w:line="240" w:lineRule="auto"/>
      </w:pPr>
      <w:r>
        <w:continuationSeparator/>
      </w:r>
    </w:p>
  </w:footnote>
  <w:footnote w:id="1">
    <w:p w14:paraId="6BD426D0" w14:textId="075FCBEF" w:rsidR="00A9355E" w:rsidRDefault="00A9355E">
      <w:pPr>
        <w:pStyle w:val="FootnoteText"/>
      </w:pPr>
      <w:ins w:id="7" w:author="McGugan, Don" w:date="2026-09-25T20:08:00Z" w16du:dateUtc="2026-09-26T00:08:00Z">
        <w:r>
          <w:rPr>
            <w:rStyle w:val="FootnoteReference"/>
          </w:rPr>
          <w:footnoteRef/>
        </w:r>
        <w:r>
          <w:t xml:space="preserve"> </w:t>
        </w:r>
        <w:r w:rsidRPr="00A9355E">
          <w:t>https://www.bea.gov/data/gdp/gross-domestic-product</w:t>
        </w:r>
      </w:ins>
    </w:p>
  </w:footnote>
  <w:footnote w:id="2">
    <w:p w14:paraId="3557A644" w14:textId="6EF973D8" w:rsidR="00A9355E" w:rsidRDefault="00A9355E">
      <w:pPr>
        <w:pStyle w:val="FootnoteText"/>
      </w:pPr>
      <w:ins w:id="8" w:author="McGugan, Don" w:date="2026-09-25T20:08:00Z" w16du:dateUtc="2026-09-26T00:08:00Z">
        <w:r>
          <w:rPr>
            <w:rStyle w:val="FootnoteReference"/>
          </w:rPr>
          <w:footnoteRef/>
        </w:r>
        <w:r>
          <w:t xml:space="preserve"> </w:t>
        </w:r>
        <w:r w:rsidRPr="00A9355E">
          <w:t>https://www.nber.org/about-nber/history</w:t>
        </w:r>
      </w:ins>
    </w:p>
  </w:footnote>
  <w:footnote w:id="3">
    <w:p w14:paraId="4EB7155E" w14:textId="206F291D" w:rsidR="00497C6B" w:rsidRDefault="00497C6B">
      <w:pPr>
        <w:pStyle w:val="FootnoteText"/>
      </w:pPr>
      <w:ins w:id="959" w:author="McGugan, Don" w:date="2026-09-25T20:08:00Z" w16du:dateUtc="2026-09-26T00:08:00Z">
        <w:r>
          <w:rPr>
            <w:rStyle w:val="FootnoteReference"/>
          </w:rPr>
          <w:footnoteRef/>
        </w:r>
        <w:r>
          <w:t xml:space="preserve"> </w:t>
        </w:r>
        <w:r w:rsidRPr="00497C6B">
          <w:t>https://www.nber.org/news/business-cycle-dating-committee-announcement-july-19-2021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4FB3D" w14:textId="77777777" w:rsidR="00991E4E" w:rsidRDefault="00991E4E">
    <w:pPr>
      <w:pStyle w:val="CommentText"/>
      <w:pPrChange w:id="1215" w:author="McGugan, Don" w:date="2026-09-25T20:08:00Z" w16du:dateUtc="2026-09-26T00:08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D58"/>
    <w:rsid w:val="000F1921"/>
    <w:rsid w:val="002E2E5C"/>
    <w:rsid w:val="00326D96"/>
    <w:rsid w:val="00343572"/>
    <w:rsid w:val="003439BE"/>
    <w:rsid w:val="00344704"/>
    <w:rsid w:val="00362C5D"/>
    <w:rsid w:val="003B2F92"/>
    <w:rsid w:val="003B6D58"/>
    <w:rsid w:val="003D17B6"/>
    <w:rsid w:val="003D2C34"/>
    <w:rsid w:val="00460BAC"/>
    <w:rsid w:val="00497C6B"/>
    <w:rsid w:val="005932C7"/>
    <w:rsid w:val="005E33BB"/>
    <w:rsid w:val="005F79F3"/>
    <w:rsid w:val="006F3822"/>
    <w:rsid w:val="00701A1D"/>
    <w:rsid w:val="007B58FE"/>
    <w:rsid w:val="00804045"/>
    <w:rsid w:val="00804156"/>
    <w:rsid w:val="0081523B"/>
    <w:rsid w:val="009015CD"/>
    <w:rsid w:val="0092187C"/>
    <w:rsid w:val="0096279F"/>
    <w:rsid w:val="00964A58"/>
    <w:rsid w:val="00991E4E"/>
    <w:rsid w:val="009B0015"/>
    <w:rsid w:val="00A246D8"/>
    <w:rsid w:val="00A67D0E"/>
    <w:rsid w:val="00A9355E"/>
    <w:rsid w:val="00B8135C"/>
    <w:rsid w:val="00C47BE9"/>
    <w:rsid w:val="00C62FEB"/>
    <w:rsid w:val="00CA2914"/>
    <w:rsid w:val="00CD24C8"/>
    <w:rsid w:val="00D10EF4"/>
    <w:rsid w:val="00D17C03"/>
    <w:rsid w:val="00D35234"/>
    <w:rsid w:val="00E0152F"/>
    <w:rsid w:val="00E61832"/>
    <w:rsid w:val="00ED3419"/>
    <w:rsid w:val="00F65877"/>
    <w:rsid w:val="00FC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51B6"/>
  <w15:chartTrackingRefBased/>
  <w15:docId w15:val="{94AC45F1-88F3-491F-AD17-A6EFF406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A1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A1D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01A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1A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1A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1A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1A1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355E"/>
    <w:pPr>
      <w:spacing w:after="0" w:line="240" w:lineRule="auto"/>
      <w:pPrChange w:id="0" w:author="McGugan, Don" w:date="2026-09-25T20:08:00Z">
        <w:pPr/>
      </w:pPrChange>
    </w:pPr>
    <w:rPr>
      <w:rFonts w:eastAsiaTheme="minorHAnsi"/>
      <w:sz w:val="20"/>
      <w:szCs w:val="20"/>
      <w:lang w:val="en-CA" w:eastAsia="en-US"/>
      <w:rPrChange w:id="0" w:author="McGugan, Don" w:date="2026-09-25T20:08:00Z">
        <w:rPr>
          <w:rFonts w:asciiTheme="minorHAnsi" w:eastAsiaTheme="minorHAnsi" w:hAnsiTheme="minorHAnsi" w:cstheme="minorBidi"/>
          <w:lang w:val="en-CA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1E4E"/>
    <w:rPr>
      <w:rFonts w:eastAsiaTheme="minorHAnsi"/>
      <w:sz w:val="20"/>
      <w:szCs w:val="20"/>
      <w:lang w:val="en-CA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91E4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E4E"/>
  </w:style>
  <w:style w:type="paragraph" w:styleId="Footer">
    <w:name w:val="footer"/>
    <w:basedOn w:val="Normal"/>
    <w:link w:val="FooterChar"/>
    <w:uiPriority w:val="99"/>
    <w:unhideWhenUsed/>
    <w:rsid w:val="00991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86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B8E11-77A9-9948-8EF0-B8B192CDA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 Zhao</dc:creator>
  <cp:keywords/>
  <dc:description/>
  <cp:lastModifiedBy>Arthur Souza Rodrigues</cp:lastModifiedBy>
  <cp:revision>1</cp:revision>
  <dcterms:created xsi:type="dcterms:W3CDTF">2021-06-29T17:50:00Z</dcterms:created>
  <dcterms:modified xsi:type="dcterms:W3CDTF">2026-09-26T00:08:00Z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f00cb3-7a5d-4674-b157-6d675423df49_Enabled">
    <vt:lpwstr>true</vt:lpwstr>
  </property>
  <property fmtid="{D5CDD505-2E9C-101B-9397-08002B2CF9AE}" pid="3" name="MSIP_Label_0cf00cb3-7a5d-4674-b157-6d675423df49_SetDate">
    <vt:lpwstr>2022-10-19T17:34:15Z</vt:lpwstr>
  </property>
  <property fmtid="{D5CDD505-2E9C-101B-9397-08002B2CF9AE}" pid="4" name="MSIP_Label_0cf00cb3-7a5d-4674-b157-6d675423df49_Method">
    <vt:lpwstr>Standard</vt:lpwstr>
  </property>
  <property fmtid="{D5CDD505-2E9C-101B-9397-08002B2CF9AE}" pid="5" name="MSIP_Label_0cf00cb3-7a5d-4674-b157-6d675423df49_Name">
    <vt:lpwstr>Internal</vt:lpwstr>
  </property>
  <property fmtid="{D5CDD505-2E9C-101B-9397-08002B2CF9AE}" pid="6" name="MSIP_Label_0cf00cb3-7a5d-4674-b157-6d675423df49_SiteId">
    <vt:lpwstr>ece76e02-a02b-4c4a-906d-98a34c5ce07a</vt:lpwstr>
  </property>
  <property fmtid="{D5CDD505-2E9C-101B-9397-08002B2CF9AE}" pid="7" name="MSIP_Label_0cf00cb3-7a5d-4674-b157-6d675423df49_ActionId">
    <vt:lpwstr>d4156bcd-c8db-4e05-812e-0af200c873b9</vt:lpwstr>
  </property>
  <property fmtid="{D5CDD505-2E9C-101B-9397-08002B2CF9AE}" pid="8" name="MSIP_Label_0cf00cb3-7a5d-4674-b157-6d675423df49_ContentBits">
    <vt:lpwstr>0</vt:lpwstr>
  </property>
</Properties>
</file>