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C508BA" w14:textId="77777777" w:rsidR="00CE4124" w:rsidRDefault="006E4D75">
      <w:ins w:id="7" w:author="Luccas Correa" w:date="2026-09-26T15:24:00Z" w16du:dateUtc="2026-09-26T19:24:00Z">
        <w:r>
          <w:t>Here’s some text.</w:t>
        </w:r>
      </w:ins>
      <w:del w:id="8" w:author="Luccas Correa" w:date="2026-09-26T15:24:00Z" w16du:dateUtc="2026-09-26T19:24:00Z">
        <w:r w:rsidR="001423A9">
          <w:rPr>
            <w:b/>
            <w:i/>
          </w:rPr>
          <w:delText xml:space="preserve">bold </w:delText>
        </w:r>
      </w:del>
      <w:sdt>
        <w:sdtPr>
          <w:alias w:val="Enter your full name"/>
          <w:tag w:val="agreementinput-1736387551481-353930551236"/>
          <w:id w:val="1837030251"/>
          <w:lock w:val="sdtContentLocked"/>
        </w:sdtPr>
        <w:sdtEndPr/>
        <w:sdtContent>
          <w:del w:id="9" w:author="Luccas Correa" w:date="2026-09-26T15:24:00Z" w16du:dateUtc="2026-09-26T19:24:00Z">
            <w:r w:rsidR="001423A9">
              <w:rPr>
                <w:b/>
                <w:i/>
              </w:rPr>
              <w:delText>Enter your full name</w:delText>
            </w:r>
          </w:del>
        </w:sdtContent>
      </w:sdt>
      <w:del w:id="10" w:author="Luccas Correa" w:date="2026-09-26T15:24:00Z" w16du:dateUtc="2026-09-26T19:24:00Z">
        <w:r w:rsidR="001423A9">
          <w:rPr>
            <w:b/>
            <w:i/>
          </w:rPr>
          <w:delText xml:space="preserve"> sentence</w:delText>
        </w:r>
      </w:del>
    </w:p>
    <w:sectPr w:rsidR="00CE4124">
      <w:pgSz w:w="12240" w:h="15840"/>
      <w:pgMar w:top="1440" w:right="1440" w:bottom="1440" w:left="1440" w:header="708" w:footer="708" w:gutter="0"/>
      <w:cols w:space="708"/>
      <w:docGrid w:linePitch="360"/>
      <w:sectPrChange w:id="11" w:author="Luccas Correa" w:date="2026-09-26T15:24:00Z" w16du:dateUtc="2026-09-26T19:24:00Z">
        <w:sectPr w:rsidR="00CE4124">
          <w:pgMar w:top="1440" w:right="1440" w:bottom="1440" w:left="144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233D7B"/>
    <w:rsid w:val="003104CE"/>
    <w:rsid w:val="00360F1B"/>
    <w:rsid w:val="003A4303"/>
    <w:rsid w:val="003C1D14"/>
    <w:rsid w:val="003C58BC"/>
    <w:rsid w:val="0049461A"/>
    <w:rsid w:val="00524058"/>
    <w:rsid w:val="00652E45"/>
    <w:rsid w:val="006E4D75"/>
    <w:rsid w:val="00AB2838"/>
    <w:rsid w:val="00AF4127"/>
    <w:rsid w:val="00BB1758"/>
    <w:rsid w:val="00BC3EC4"/>
    <w:rsid w:val="00CC3C3F"/>
    <w:rsid w:val="00CE0D03"/>
    <w:rsid w:val="00CE4124"/>
    <w:rsid w:val="00EC277A"/>
    <w:rsid w:val="00F21ACF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9A6D12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75"/>
    <w:pPr>
      <w:keepNext/>
      <w:keepLines/>
      <w:spacing w:before="40" w:line="278" w:lineRule="auto"/>
      <w:outlineLvl w:val="5"/>
      <w:pPrChange w:id="0" w:author="Luccas Correa" w:date="2026-09-26T15:24:00Z">
        <w:pPr>
          <w:keepNext/>
          <w:keepLines/>
          <w:spacing w:before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0" w:author="Luccas Correa" w:date="2026-09-26T15:24:00Z">
        <w:rPr>
          <w:rFonts w:ascii="Arial" w:eastAsiaTheme="majorEastAsia" w:hAnsi="Arial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75"/>
    <w:pPr>
      <w:keepNext/>
      <w:keepLines/>
      <w:spacing w:before="40" w:line="278" w:lineRule="auto"/>
      <w:outlineLvl w:val="6"/>
      <w:pPrChange w:id="1" w:author="Luccas Correa" w:date="2026-09-26T15:24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1" w:author="Luccas Correa" w:date="2026-09-26T15:24:00Z">
        <w:rPr>
          <w:rFonts w:ascii="Arial" w:eastAsiaTheme="majorEastAsia" w:hAnsi="Arial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75"/>
    <w:pPr>
      <w:keepNext/>
      <w:keepLines/>
      <w:spacing w:line="278" w:lineRule="auto"/>
      <w:outlineLvl w:val="7"/>
      <w:pPrChange w:id="2" w:author="Luccas Correa" w:date="2026-09-26T15:24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2" w:author="Luccas Correa" w:date="2026-09-26T15:24:00Z">
        <w:rPr>
          <w:rFonts w:ascii="Arial" w:eastAsiaTheme="majorEastAsia" w:hAnsi="Arial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75"/>
    <w:pPr>
      <w:keepNext/>
      <w:keepLines/>
      <w:spacing w:line="278" w:lineRule="auto"/>
      <w:outlineLvl w:val="8"/>
      <w:pPrChange w:id="3" w:author="Luccas Correa" w:date="2026-09-26T15:24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3" w:author="Luccas Correa" w:date="2026-09-26T15:24:00Z">
        <w:rPr>
          <w:rFonts w:ascii="Arial" w:eastAsiaTheme="majorEastAsia" w:hAnsi="Arial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D75"/>
    <w:pPr>
      <w:spacing w:after="80"/>
      <w:contextualSpacing/>
      <w:pPrChange w:id="4" w:author="Luccas Correa" w:date="2026-09-26T15:24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4" w:author="Luccas Correa" w:date="2026-09-26T15:24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D75"/>
    <w:pPr>
      <w:numPr>
        <w:ilvl w:val="1"/>
      </w:numPr>
      <w:spacing w:after="160" w:line="278" w:lineRule="auto"/>
      <w:pPrChange w:id="5" w:author="Luccas Correa" w:date="2026-09-26T15:24:00Z">
        <w:pPr>
          <w:numPr>
            <w:ilvl w:val="1"/>
          </w:numPr>
          <w:spacing w:after="16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5" w:author="Luccas Correa" w:date="2026-09-26T15:24:00Z">
        <w:rPr>
          <w:rFonts w:ascii="Arial" w:eastAsiaTheme="majorEastAsia" w:hAnsi="Arial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D75"/>
    <w:pPr>
      <w:spacing w:before="160" w:after="160" w:line="278" w:lineRule="auto"/>
      <w:jc w:val="center"/>
      <w:pPrChange w:id="6" w:author="Luccas Correa" w:date="2026-09-26T15:24:00Z">
        <w:pPr>
          <w:spacing w:before="160" w:after="160"/>
          <w:jc w:val="center"/>
        </w:pPr>
      </w:pPrChange>
    </w:pPr>
    <w:rPr>
      <w:rFonts w:asciiTheme="minorHAnsi" w:hAnsiTheme="minorHAnsi" w:cstheme="minorBidi"/>
      <w:i/>
      <w:iCs/>
      <w:color w:val="404040" w:themeColor="text1" w:themeTint="BF"/>
      <w:rPrChange w:id="6" w:author="Luccas Correa" w:date="2026-09-26T15:24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rFonts w:asciiTheme="minorHAnsi" w:hAnsiTheme="minorHAnsi" w:cstheme="min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2024-12-16T22:05:00Z</dcterms:created>
  <dcterms:modified xsi:type="dcterms:W3CDTF">2026-09-26T19:24:00Z</dcterms:modified>
</cp:coreProperties>
</file>