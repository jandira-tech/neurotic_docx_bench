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A58E3" w14:textId="77777777" w:rsidR="00FA01CA" w:rsidRDefault="00FA01CA">
      <w:pPr>
        <w:pStyle w:val="PreformattedText"/>
        <w:pPrChange w:id="1" w:author="Arthur Souza Rodrigues" w:date="2026-09-26T14:58:00Z" w16du:dateUtc="2026-09-26T18:58:00Z">
          <w:pPr/>
        </w:pPrChange>
      </w:pPr>
      <w:r>
        <w:t>file_</w:t>
      </w:r>
      <w:ins w:id="2" w:author="Arthur Souza Rodrigues" w:date="2026-09-26T14:58:00Z" w16du:dateUtc="2026-09-26T18:58:00Z">
        <w:r w:rsidR="000477F4">
          <w:t>59</w:t>
        </w:r>
      </w:ins>
      <w:del w:id="3" w:author="Arthur Souza Rodrigues" w:date="2026-09-26T14:58:00Z" w16du:dateUtc="2026-09-26T18:58:00Z">
        <w:r>
          <w:delText>58</w:delText>
        </w:r>
      </w:del>
      <w:r>
        <w:t>.docx</w:t>
      </w:r>
    </w:p>
    <w:p w14:paraId="1EF5C8A8" w14:textId="584996C9" w:rsidR="003627B6" w:rsidRDefault="00643D52">
      <w:pPr>
        <w:pStyle w:val="PreformattedText"/>
        <w:rPr>
          <w:ins w:id="4" w:author="Arthur Souza Rodrigues" w:date="2026-09-26T14:58:00Z" w16du:dateUtc="2026-09-26T18:58:00Z"/>
        </w:rPr>
      </w:pPr>
      <w:ins w:id="5" w:author="Arthur Souza Rodrigues" w:date="2026-09-26T14:58:00Z" w16du:dateUtc="2026-09-26T18:58:00Z">
        <w:r>
          <w:t>Αα Alpha</w:t>
        </w:r>
      </w:ins>
    </w:p>
    <w:p w14:paraId="561FA7FA" w14:textId="77777777" w:rsidR="003627B6" w:rsidRDefault="00643D52">
      <w:pPr>
        <w:pStyle w:val="PreformattedText"/>
        <w:rPr>
          <w:ins w:id="6" w:author="Arthur Souza Rodrigues" w:date="2026-09-26T14:58:00Z" w16du:dateUtc="2026-09-26T18:58:00Z"/>
        </w:rPr>
      </w:pPr>
      <w:ins w:id="7" w:author="Arthur Souza Rodrigues" w:date="2026-09-26T14:58:00Z" w16du:dateUtc="2026-09-26T18:58:00Z">
        <w:r>
          <w:t>Ββ Beta</w:t>
        </w:r>
      </w:ins>
    </w:p>
    <w:p w14:paraId="177BFE96" w14:textId="77777777" w:rsidR="003627B6" w:rsidRDefault="00643D52">
      <w:pPr>
        <w:pStyle w:val="PreformattedText"/>
        <w:rPr>
          <w:ins w:id="8" w:author="Arthur Souza Rodrigues" w:date="2026-09-26T14:58:00Z" w16du:dateUtc="2026-09-26T18:58:00Z"/>
        </w:rPr>
      </w:pPr>
      <w:ins w:id="9" w:author="Arthur Souza Rodrigues" w:date="2026-09-26T14:58:00Z" w16du:dateUtc="2026-09-26T18:58:00Z">
        <w:r>
          <w:t>Γγ Gamma</w:t>
        </w:r>
      </w:ins>
    </w:p>
    <w:p w14:paraId="0AE26F07" w14:textId="77777777" w:rsidR="003627B6" w:rsidRDefault="00643D52">
      <w:pPr>
        <w:pStyle w:val="PreformattedText"/>
        <w:rPr>
          <w:ins w:id="10" w:author="Arthur Souza Rodrigues" w:date="2026-09-26T14:58:00Z" w16du:dateUtc="2026-09-26T18:58:00Z"/>
        </w:rPr>
      </w:pPr>
      <w:ins w:id="11" w:author="Arthur Souza Rodrigues" w:date="2026-09-26T14:58:00Z" w16du:dateUtc="2026-09-26T18:58:00Z">
        <w:r>
          <w:t>Δδ Delta</w:t>
        </w:r>
      </w:ins>
    </w:p>
    <w:p w14:paraId="2BCA0B4D" w14:textId="77777777" w:rsidR="003627B6" w:rsidRDefault="00643D52">
      <w:pPr>
        <w:pStyle w:val="PreformattedText"/>
        <w:rPr>
          <w:ins w:id="12" w:author="Arthur Souza Rodrigues" w:date="2026-09-26T14:58:00Z" w16du:dateUtc="2026-09-26T18:58:00Z"/>
        </w:rPr>
      </w:pPr>
      <w:ins w:id="13" w:author="Arthur Souza Rodrigues" w:date="2026-09-26T14:58:00Z" w16du:dateUtc="2026-09-26T18:58:00Z">
        <w:r>
          <w:t>Εε Epsilon</w:t>
        </w:r>
      </w:ins>
    </w:p>
    <w:p w14:paraId="012065D0" w14:textId="77777777" w:rsidR="003627B6" w:rsidRDefault="00643D52">
      <w:pPr>
        <w:pStyle w:val="PreformattedText"/>
        <w:rPr>
          <w:ins w:id="14" w:author="Arthur Souza Rodrigues" w:date="2026-09-26T14:58:00Z" w16du:dateUtc="2026-09-26T18:58:00Z"/>
        </w:rPr>
      </w:pPr>
      <w:ins w:id="15" w:author="Arthur Souza Rodrigues" w:date="2026-09-26T14:58:00Z" w16du:dateUtc="2026-09-26T18:58:00Z">
        <w:r>
          <w:t>Ζζ Zeta</w:t>
        </w:r>
      </w:ins>
    </w:p>
    <w:p w14:paraId="52EE920F" w14:textId="77777777" w:rsidR="003627B6" w:rsidRDefault="00643D52">
      <w:pPr>
        <w:pStyle w:val="PreformattedText"/>
        <w:rPr>
          <w:ins w:id="16" w:author="Arthur Souza Rodrigues" w:date="2026-09-26T14:58:00Z" w16du:dateUtc="2026-09-26T18:58:00Z"/>
        </w:rPr>
      </w:pPr>
      <w:ins w:id="17" w:author="Arthur Souza Rodrigues" w:date="2026-09-26T14:58:00Z" w16du:dateUtc="2026-09-26T18:58:00Z">
        <w:r>
          <w:t>Ηη Eta</w:t>
        </w:r>
      </w:ins>
    </w:p>
    <w:p w14:paraId="25663DD1" w14:textId="77777777" w:rsidR="003627B6" w:rsidRDefault="00643D52">
      <w:pPr>
        <w:pStyle w:val="PreformattedText"/>
        <w:rPr>
          <w:ins w:id="18" w:author="Arthur Souza Rodrigues" w:date="2026-09-26T14:58:00Z" w16du:dateUtc="2026-09-26T18:58:00Z"/>
        </w:rPr>
      </w:pPr>
      <w:ins w:id="19" w:author="Arthur Souza Rodrigues" w:date="2026-09-26T14:58:00Z" w16du:dateUtc="2026-09-26T18:58:00Z">
        <w:r>
          <w:t>Θθ Theta</w:t>
        </w:r>
      </w:ins>
    </w:p>
    <w:p w14:paraId="5E5E3D3C" w14:textId="77777777" w:rsidR="003627B6" w:rsidRDefault="00643D52">
      <w:pPr>
        <w:pStyle w:val="PreformattedText"/>
        <w:rPr>
          <w:ins w:id="20" w:author="Arthur Souza Rodrigues" w:date="2026-09-26T14:58:00Z" w16du:dateUtc="2026-09-26T18:58:00Z"/>
        </w:rPr>
      </w:pPr>
      <w:ins w:id="21" w:author="Arthur Souza Rodrigues" w:date="2026-09-26T14:58:00Z" w16du:dateUtc="2026-09-26T18:58:00Z">
        <w:r>
          <w:t>Ιι Iota</w:t>
        </w:r>
      </w:ins>
    </w:p>
    <w:p w14:paraId="60601D7B" w14:textId="77777777" w:rsidR="003627B6" w:rsidRDefault="00643D52">
      <w:pPr>
        <w:pStyle w:val="PreformattedText"/>
        <w:rPr>
          <w:ins w:id="22" w:author="Arthur Souza Rodrigues" w:date="2026-09-26T14:58:00Z" w16du:dateUtc="2026-09-26T18:58:00Z"/>
        </w:rPr>
      </w:pPr>
      <w:ins w:id="23" w:author="Arthur Souza Rodrigues" w:date="2026-09-26T14:58:00Z" w16du:dateUtc="2026-09-26T18:58:00Z">
        <w:r>
          <w:t>Κκ Kappa</w:t>
        </w:r>
      </w:ins>
    </w:p>
    <w:p w14:paraId="6257ED18" w14:textId="77777777" w:rsidR="003627B6" w:rsidRDefault="00643D52">
      <w:pPr>
        <w:pStyle w:val="PreformattedText"/>
        <w:rPr>
          <w:ins w:id="24" w:author="Arthur Souza Rodrigues" w:date="2026-09-26T14:58:00Z" w16du:dateUtc="2026-09-26T18:58:00Z"/>
        </w:rPr>
      </w:pPr>
      <w:ins w:id="25" w:author="Arthur Souza Rodrigues" w:date="2026-09-26T14:58:00Z" w16du:dateUtc="2026-09-26T18:58:00Z">
        <w:r>
          <w:t>Λλ Lambda</w:t>
        </w:r>
      </w:ins>
    </w:p>
    <w:p w14:paraId="622FA3C2" w14:textId="77777777" w:rsidR="003627B6" w:rsidRDefault="00643D52">
      <w:pPr>
        <w:pStyle w:val="PreformattedText"/>
        <w:rPr>
          <w:ins w:id="26" w:author="Arthur Souza Rodrigues" w:date="2026-09-26T14:58:00Z" w16du:dateUtc="2026-09-26T18:58:00Z"/>
        </w:rPr>
      </w:pPr>
      <w:ins w:id="27" w:author="Arthur Souza Rodrigues" w:date="2026-09-26T14:58:00Z" w16du:dateUtc="2026-09-26T18:58:00Z">
        <w:r>
          <w:t>Μμ Mu</w:t>
        </w:r>
      </w:ins>
    </w:p>
    <w:p w14:paraId="58AA34D9" w14:textId="77777777" w:rsidR="003627B6" w:rsidRDefault="00643D52">
      <w:pPr>
        <w:pStyle w:val="PreformattedText"/>
        <w:rPr>
          <w:ins w:id="28" w:author="Arthur Souza Rodrigues" w:date="2026-09-26T14:58:00Z" w16du:dateUtc="2026-09-26T18:58:00Z"/>
        </w:rPr>
      </w:pPr>
      <w:ins w:id="29" w:author="Arthur Souza Rodrigues" w:date="2026-09-26T14:58:00Z" w16du:dateUtc="2026-09-26T18:58:00Z">
        <w:r>
          <w:t>Νν Nu</w:t>
        </w:r>
      </w:ins>
    </w:p>
    <w:p w14:paraId="14BA4DD7" w14:textId="77777777" w:rsidR="003627B6" w:rsidRDefault="00643D52">
      <w:pPr>
        <w:pStyle w:val="PreformattedText"/>
        <w:rPr>
          <w:ins w:id="30" w:author="Arthur Souza Rodrigues" w:date="2026-09-26T14:58:00Z" w16du:dateUtc="2026-09-26T18:58:00Z"/>
        </w:rPr>
      </w:pPr>
      <w:ins w:id="31" w:author="Arthur Souza Rodrigues" w:date="2026-09-26T14:58:00Z" w16du:dateUtc="2026-09-26T18:58:00Z">
        <w:r>
          <w:t>Ξξ Xi</w:t>
        </w:r>
      </w:ins>
    </w:p>
    <w:p w14:paraId="4A48DEE3" w14:textId="77777777" w:rsidR="003627B6" w:rsidRDefault="00643D52">
      <w:pPr>
        <w:pStyle w:val="PreformattedText"/>
        <w:rPr>
          <w:ins w:id="32" w:author="Arthur Souza Rodrigues" w:date="2026-09-26T14:58:00Z" w16du:dateUtc="2026-09-26T18:58:00Z"/>
        </w:rPr>
      </w:pPr>
      <w:ins w:id="33" w:author="Arthur Souza Rodrigues" w:date="2026-09-26T14:58:00Z" w16du:dateUtc="2026-09-26T18:58:00Z">
        <w:r>
          <w:t>Οο Omicron</w:t>
        </w:r>
      </w:ins>
    </w:p>
    <w:p w14:paraId="689B83A1" w14:textId="77777777" w:rsidR="003627B6" w:rsidRDefault="00643D52">
      <w:pPr>
        <w:pStyle w:val="PreformattedText"/>
        <w:rPr>
          <w:ins w:id="34" w:author="Arthur Souza Rodrigues" w:date="2026-09-26T14:58:00Z" w16du:dateUtc="2026-09-26T18:58:00Z"/>
        </w:rPr>
      </w:pPr>
      <w:ins w:id="35" w:author="Arthur Souza Rodrigues" w:date="2026-09-26T14:58:00Z" w16du:dateUtc="2026-09-26T18:58:00Z">
        <w:r>
          <w:t>Ππ Pi</w:t>
        </w:r>
      </w:ins>
    </w:p>
    <w:p w14:paraId="3115972C" w14:textId="77777777" w:rsidR="003627B6" w:rsidRDefault="00643D52">
      <w:pPr>
        <w:pStyle w:val="PreformattedText"/>
        <w:rPr>
          <w:ins w:id="36" w:author="Arthur Souza Rodrigues" w:date="2026-09-26T14:58:00Z" w16du:dateUtc="2026-09-26T18:58:00Z"/>
        </w:rPr>
      </w:pPr>
      <w:ins w:id="37" w:author="Arthur Souza Rodrigues" w:date="2026-09-26T14:58:00Z" w16du:dateUtc="2026-09-26T18:58:00Z">
        <w:r>
          <w:t>Ρρ Rho</w:t>
        </w:r>
      </w:ins>
    </w:p>
    <w:p w14:paraId="24554B1A" w14:textId="77777777" w:rsidR="003627B6" w:rsidRDefault="00643D52">
      <w:pPr>
        <w:pStyle w:val="PreformattedText"/>
        <w:rPr>
          <w:ins w:id="38" w:author="Arthur Souza Rodrigues" w:date="2026-09-26T14:58:00Z" w16du:dateUtc="2026-09-26T18:58:00Z"/>
        </w:rPr>
      </w:pPr>
      <w:ins w:id="39" w:author="Arthur Souza Rodrigues" w:date="2026-09-26T14:58:00Z" w16du:dateUtc="2026-09-26T18:58:00Z">
        <w:r>
          <w:t>Σσς Sigma</w:t>
        </w:r>
      </w:ins>
    </w:p>
    <w:p w14:paraId="772EEF4C" w14:textId="77777777" w:rsidR="003627B6" w:rsidRDefault="00643D52">
      <w:pPr>
        <w:pStyle w:val="PreformattedText"/>
        <w:rPr>
          <w:ins w:id="40" w:author="Arthur Souza Rodrigues" w:date="2026-09-26T14:58:00Z" w16du:dateUtc="2026-09-26T18:58:00Z"/>
        </w:rPr>
      </w:pPr>
      <w:ins w:id="41" w:author="Arthur Souza Rodrigues" w:date="2026-09-26T14:58:00Z" w16du:dateUtc="2026-09-26T18:58:00Z">
        <w:r>
          <w:t>Ττ Tau</w:t>
        </w:r>
      </w:ins>
    </w:p>
    <w:p w14:paraId="5E9F220E" w14:textId="77777777" w:rsidR="003627B6" w:rsidRDefault="00643D52">
      <w:pPr>
        <w:pStyle w:val="PreformattedText"/>
        <w:rPr>
          <w:ins w:id="42" w:author="Arthur Souza Rodrigues" w:date="2026-09-26T14:58:00Z" w16du:dateUtc="2026-09-26T18:58:00Z"/>
        </w:rPr>
      </w:pPr>
      <w:ins w:id="43" w:author="Arthur Souza Rodrigues" w:date="2026-09-26T14:58:00Z" w16du:dateUtc="2026-09-26T18:58:00Z">
        <w:r>
          <w:t>Υυ Upsilon</w:t>
        </w:r>
      </w:ins>
    </w:p>
    <w:p w14:paraId="19EA5F0F" w14:textId="77777777" w:rsidR="003627B6" w:rsidRDefault="00643D52">
      <w:pPr>
        <w:pStyle w:val="PreformattedText"/>
        <w:rPr>
          <w:ins w:id="44" w:author="Arthur Souza Rodrigues" w:date="2026-09-26T14:58:00Z" w16du:dateUtc="2026-09-26T18:58:00Z"/>
        </w:rPr>
      </w:pPr>
      <w:ins w:id="45" w:author="Arthur Souza Rodrigues" w:date="2026-09-26T14:58:00Z" w16du:dateUtc="2026-09-26T18:58:00Z">
        <w:r>
          <w:t>Φφ Phi</w:t>
        </w:r>
      </w:ins>
    </w:p>
    <w:p w14:paraId="4F4D9279" w14:textId="77777777" w:rsidR="003627B6" w:rsidRDefault="00643D52">
      <w:pPr>
        <w:pStyle w:val="PreformattedText"/>
        <w:rPr>
          <w:ins w:id="46" w:author="Arthur Souza Rodrigues" w:date="2026-09-26T14:58:00Z" w16du:dateUtc="2026-09-26T18:58:00Z"/>
        </w:rPr>
      </w:pPr>
      <w:ins w:id="47" w:author="Arthur Souza Rodrigues" w:date="2026-09-26T14:58:00Z" w16du:dateUtc="2026-09-26T18:58:00Z">
        <w:r>
          <w:t>Χχ Chi</w:t>
        </w:r>
      </w:ins>
    </w:p>
    <w:p w14:paraId="6DF9057E" w14:textId="77777777" w:rsidR="003627B6" w:rsidRDefault="00643D52">
      <w:pPr>
        <w:pStyle w:val="PreformattedText"/>
        <w:rPr>
          <w:ins w:id="48" w:author="Arthur Souza Rodrigues" w:date="2026-09-26T14:58:00Z" w16du:dateUtc="2026-09-26T18:58:00Z"/>
        </w:rPr>
      </w:pPr>
      <w:ins w:id="49" w:author="Arthur Souza Rodrigues" w:date="2026-09-26T14:58:00Z" w16du:dateUtc="2026-09-26T18:58:00Z">
        <w:r>
          <w:t>Ψψ Psi</w:t>
        </w:r>
      </w:ins>
    </w:p>
    <w:p w14:paraId="6490836A" w14:textId="7FA1E710" w:rsidR="00B257E6" w:rsidRDefault="00643D52">
      <w:pPr>
        <w:rPr>
          <w:del w:id="50" w:author="Arthur Souza Rodrigues" w:date="2026-09-26T14:58:00Z" w16du:dateUtc="2026-09-26T18:58:00Z"/>
        </w:rPr>
      </w:pPr>
      <w:ins w:id="51" w:author="Arthur Souza Rodrigues" w:date="2026-09-26T14:58:00Z" w16du:dateUtc="2026-09-26T18:58:00Z">
        <w:r>
          <w:t>Ωω Omega</w:t>
        </w:r>
      </w:ins>
      <w:del w:id="52" w:author="Arthur Souza Rodrigues" w:date="2026-09-26T14:58:00Z" w16du:dateUtc="2026-09-26T18:58:00Z">
        <w:r>
          <w:delText>Meeting Agenda</w:delText>
        </w:r>
      </w:del>
    </w:p>
    <w:p w14:paraId="170E7884" w14:textId="77777777" w:rsidR="00B257E6" w:rsidRDefault="00B257E6">
      <w:pPr>
        <w:rPr>
          <w:del w:id="53" w:author="Arthur Souza Rodrigues" w:date="2026-09-26T14:58:00Z" w16du:dateUtc="2026-09-26T18:58:00Z"/>
        </w:rPr>
      </w:pPr>
    </w:p>
    <w:p w14:paraId="21320EDC" w14:textId="77777777" w:rsidR="00B257E6" w:rsidRDefault="00B257E6">
      <w:pPr>
        <w:rPr>
          <w:del w:id="54" w:author="Arthur Souza Rodrigues" w:date="2026-09-26T14:58:00Z" w16du:dateUtc="2026-09-26T18:58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57E6" w14:paraId="40741BFE" w14:textId="77777777">
        <w:trPr>
          <w:trHeight w:val="360"/>
          <w:del w:id="55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DC86" w14:textId="77777777" w:rsidR="00B257E6" w:rsidRDefault="00643D52">
            <w:pPr>
              <w:rPr>
                <w:del w:id="56" w:author="Arthur Souza Rodrigues" w:date="2026-09-26T14:58:00Z" w16du:dateUtc="2026-09-26T18:58:00Z"/>
              </w:rPr>
            </w:pPr>
            <w:del w:id="57" w:author="Arthur Souza Rodrigues" w:date="2026-09-26T14:58:00Z" w16du:dateUtc="2026-09-26T18:58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C8E9" w14:textId="77777777" w:rsidR="00B257E6" w:rsidRDefault="00643D52">
            <w:pPr>
              <w:rPr>
                <w:del w:id="58" w:author="Arthur Souza Rodrigues" w:date="2026-09-26T14:58:00Z" w16du:dateUtc="2026-09-26T18:58:00Z"/>
              </w:rPr>
            </w:pPr>
            <w:del w:id="59" w:author="Arthur Souza Rodrigues" w:date="2026-09-26T14:58:00Z" w16du:dateUtc="2026-09-26T18:58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7060" w14:textId="77777777" w:rsidR="00B257E6" w:rsidRDefault="00643D52">
            <w:pPr>
              <w:rPr>
                <w:del w:id="60" w:author="Arthur Souza Rodrigues" w:date="2026-09-26T14:58:00Z" w16du:dateUtc="2026-09-26T18:58:00Z"/>
              </w:rPr>
            </w:pPr>
            <w:del w:id="61" w:author="Arthur Souza Rodrigues" w:date="2026-09-26T14:58:00Z" w16du:dateUtc="2026-09-26T18:58:00Z">
              <w:r>
                <w:delText>Presenter</w:delText>
              </w:r>
            </w:del>
          </w:p>
        </w:tc>
      </w:tr>
      <w:tr w:rsidR="00B257E6" w14:paraId="54090AEF" w14:textId="77777777">
        <w:trPr>
          <w:trHeight w:val="360"/>
          <w:del w:id="62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C88C" w14:textId="77777777" w:rsidR="00B257E6" w:rsidRDefault="00643D52">
            <w:pPr>
              <w:rPr>
                <w:del w:id="63" w:author="Arthur Souza Rodrigues" w:date="2026-09-26T14:58:00Z" w16du:dateUtc="2026-09-26T18:58:00Z"/>
              </w:rPr>
            </w:pPr>
            <w:del w:id="64" w:author="Arthur Souza Rodrigues" w:date="2026-09-26T14:58:00Z" w16du:dateUtc="2026-09-26T18:58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8492" w14:textId="77777777" w:rsidR="00B257E6" w:rsidRDefault="00643D52">
            <w:pPr>
              <w:rPr>
                <w:del w:id="65" w:author="Arthur Souza Rodrigues" w:date="2026-09-26T14:58:00Z" w16du:dateUtc="2026-09-26T18:58:00Z"/>
              </w:rPr>
            </w:pPr>
            <w:del w:id="66" w:author="Arthur Souza Rodrigues" w:date="2026-09-26T14:58:00Z" w16du:dateUtc="2026-09-26T18:58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831E" w14:textId="77777777" w:rsidR="00B257E6" w:rsidRDefault="00643D52">
            <w:pPr>
              <w:rPr>
                <w:del w:id="67" w:author="Arthur Souza Rodrigues" w:date="2026-09-26T14:58:00Z" w16du:dateUtc="2026-09-26T18:58:00Z"/>
              </w:rPr>
            </w:pPr>
            <w:del w:id="68" w:author="Arthur Souza Rodrigues" w:date="2026-09-26T14:58:00Z" w16du:dateUtc="2026-09-26T18:58:00Z">
              <w:r>
                <w:delText>CEO</w:delText>
              </w:r>
            </w:del>
          </w:p>
        </w:tc>
      </w:tr>
      <w:tr w:rsidR="00B257E6" w14:paraId="484675F2" w14:textId="77777777">
        <w:trPr>
          <w:trHeight w:val="360"/>
          <w:del w:id="69" w:author="Arthur Souza Rodrigues" w:date="2026-09-26T14:58:00Z" w16du:dateUtc="2026-09-26T18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6862" w14:textId="77777777" w:rsidR="00B257E6" w:rsidRDefault="00643D52">
            <w:pPr>
              <w:rPr>
                <w:del w:id="70" w:author="Arthur Souza Rodrigues" w:date="2026-09-26T14:58:00Z" w16du:dateUtc="2026-09-26T18:58:00Z"/>
              </w:rPr>
            </w:pPr>
            <w:del w:id="71" w:author="Arthur Souza Rodrigues" w:date="2026-09-26T14:58:00Z" w16du:dateUtc="2026-09-26T18:58:00Z">
              <w:r>
                <w:delText>10:30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794" w14:textId="77777777" w:rsidR="00B257E6" w:rsidRDefault="00643D52">
            <w:pPr>
              <w:rPr>
                <w:del w:id="72" w:author="Arthur Souza Rodrigues" w:date="2026-09-26T14:58:00Z" w16du:dateUtc="2026-09-26T18:58:00Z"/>
              </w:rPr>
            </w:pPr>
            <w:del w:id="73" w:author="Arthur Souza Rodrigues" w:date="2026-09-26T14:58:00Z" w16du:dateUtc="2026-09-26T18:58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4BE6" w14:textId="77777777" w:rsidR="00B257E6" w:rsidRDefault="00643D52">
            <w:pPr>
              <w:rPr>
                <w:del w:id="74" w:author="Arthur Souza Rodrigues" w:date="2026-09-26T14:58:00Z" w16du:dateUtc="2026-09-26T18:58:00Z"/>
              </w:rPr>
            </w:pPr>
            <w:del w:id="75" w:author="Arthur Souza Rodrigues" w:date="2026-09-26T14:58:00Z" w16du:dateUtc="2026-09-26T18:58:00Z">
              <w:r>
                <w:delText>CTO</w:delText>
              </w:r>
            </w:del>
          </w:p>
        </w:tc>
      </w:tr>
    </w:tbl>
    <w:p w14:paraId="52279204" w14:textId="77777777" w:rsidR="00B257E6" w:rsidRDefault="00B257E6">
      <w:pPr>
        <w:pStyle w:val="PreformattedText"/>
        <w:pPrChange w:id="76" w:author="Arthur Souza Rodrigues" w:date="2026-09-26T14:58:00Z" w16du:dateUtc="2026-09-26T18:58:00Z">
          <w:pPr/>
        </w:pPrChange>
      </w:pPr>
    </w:p>
    <w:sectPr w:rsidR="00B257E6">
      <w:pgSz w:w="12240" w:h="15840"/>
      <w:pgMar w:top="1134" w:right="1134" w:bottom="1134" w:left="1134" w:header="720" w:footer="720" w:gutter="0"/>
      <w:cols w:space="720"/>
      <w:formProt w:val="0"/>
      <w:sectPrChange w:id="77" w:author="Arthur Souza Rodrigues" w:date="2026-09-26T14:58:00Z" w16du:dateUtc="2026-09-26T18:58:00Z">
        <w:sectPr w:rsidR="00B257E6">
          <w:pgMar w:top="1440" w:right="1440" w:bottom="1440" w:left="1440" w:header="720" w:footer="720" w:gutter="0"/>
          <w:formProt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7E6"/>
    <w:rsid w:val="000477F4"/>
    <w:rsid w:val="002F5B90"/>
    <w:rsid w:val="003627B6"/>
    <w:rsid w:val="003F197E"/>
    <w:rsid w:val="008C3737"/>
    <w:rsid w:val="00B257E6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D8C8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9-26T14:58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  <w:rPrChange w:id="0" w:author="Arthur Souza Rodrigues" w:date="2026-09-26T14:58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Heading">
    <w:name w:val="Heading"/>
    <w:basedOn w:val="Default"/>
    <w:next w:val="Textbody"/>
    <w:rsid w:val="003F197E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rsid w:val="003F197E"/>
    <w:pPr>
      <w:spacing w:after="120"/>
    </w:pPr>
  </w:style>
  <w:style w:type="paragraph" w:styleId="List">
    <w:name w:val="List"/>
    <w:basedOn w:val="Textbody"/>
    <w:rsid w:val="003F197E"/>
  </w:style>
  <w:style w:type="paragraph" w:styleId="Caption">
    <w:name w:val="caption"/>
    <w:basedOn w:val="Default"/>
    <w:rsid w:val="003F197E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rsid w:val="003F197E"/>
    <w:pPr>
      <w:suppressLineNumbers/>
    </w:pPr>
  </w:style>
  <w:style w:type="paragraph" w:customStyle="1" w:styleId="PreformattedText">
    <w:name w:val="Preformatted Text"/>
    <w:basedOn w:val="Default"/>
    <w:rsid w:val="003F197E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2026-09-26T18:58:00Z</dcterms:modified>
</cp:coreProperties>
</file>