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4F7D15" w14:textId="77777777" w:rsidR="00E65EC3" w:rsidRDefault="00E65EC3">
      <w:pPr>
        <w:rPr>
          <w:color w:val="C00000"/>
          <w:rPrChange w:id="0" w:author="Arthur Souza Rodrigues" w:date="2026-09-26T14:56:00Z" w16du:dateUtc="2026-09-26T18:56:00Z">
            <w:rPr>
              <w:vertAlign w:val="superscript"/>
            </w:rPr>
          </w:rPrChange>
        </w:rPr>
      </w:pPr>
      <w:r>
        <w:rPr>
          <w:color w:val="C00000"/>
          <w:rPrChange w:id="1" w:author="Arthur Souza Rodrigues" w:date="2026-09-26T14:56:00Z" w16du:dateUtc="2026-09-26T18:56:00Z">
            <w:rPr>
              <w:vertAlign w:val="superscript"/>
            </w:rPr>
          </w:rPrChange>
        </w:rPr>
        <w:t>file_</w:t>
      </w:r>
      <w:ins w:id="2" w:author="Arthur Souza Rodrigues" w:date="2026-09-26T14:56:00Z" w16du:dateUtc="2026-09-26T18:56:00Z">
        <w:r w:rsidR="00E611A9">
          <w:rPr>
            <w:color w:val="C00000"/>
          </w:rPr>
          <w:t>21</w:t>
        </w:r>
      </w:ins>
      <w:del w:id="3" w:author="Arthur Souza Rodrigues" w:date="2026-09-26T14:56:00Z" w16du:dateUtc="2026-09-26T18:56:00Z">
        <w:r>
          <w:rPr>
            <w:vertAlign w:val="superscript"/>
          </w:rPr>
          <w:delText>20</w:delText>
        </w:r>
      </w:del>
      <w:r>
        <w:rPr>
          <w:color w:val="C00000"/>
          <w:rPrChange w:id="4" w:author="Arthur Souza Rodrigues" w:date="2026-09-26T14:56:00Z" w16du:dateUtc="2026-09-26T18:56:00Z">
            <w:rPr>
              <w:vertAlign w:val="superscript"/>
            </w:rPr>
          </w:rPrChange>
        </w:rPr>
        <w:t>.docx</w:t>
      </w:r>
    </w:p>
    <w:p w14:paraId="79D4804B" w14:textId="5F487222" w:rsidR="003D521F" w:rsidRDefault="00F91600">
      <w:ins w:id="5" w:author="Arthur Souza Rodrigues" w:date="2026-09-26T14:56:00Z" w16du:dateUtc="2026-09-26T18:56:00Z">
        <w:r>
          <w:rPr>
            <w:color w:val="C00000"/>
          </w:rPr>
          <w:t>Bold Red Text Combo</w:t>
        </w:r>
      </w:ins>
      <w:del w:id="6" w:author="Arthur Souza Rodrigues" w:date="2026-09-26T14:56:00Z" w16du:dateUtc="2026-09-26T18:56:00Z">
        <w:r>
          <w:rPr>
            <w:vertAlign w:val="superscript"/>
          </w:rPr>
          <w:delText>Superscript</w:delText>
        </w:r>
      </w:del>
      <w:r>
        <w:rPr>
          <w:color w:val="C00000"/>
          <w:rPrChange w:id="7" w:author="Arthur Souza Rodrigues" w:date="2026-09-26T14:56:00Z" w16du:dateUtc="2026-09-26T18:56:00Z">
            <w:rPr>
              <w:vertAlign w:val="superscript"/>
            </w:rPr>
          </w:rPrChange>
        </w:rPr>
        <w:t xml:space="preserve"> Demo</w:t>
      </w:r>
    </w:p>
    <w:p w14:paraId="684AA46C" w14:textId="77777777" w:rsidR="003D521F" w:rsidRDefault="00F91600">
      <w:ins w:id="8" w:author="Arthur Souza Rodrigues" w:date="2026-09-26T14:56:00Z" w16du:dateUtc="2026-09-26T18:56:00Z">
        <w:r>
          <w:rPr>
            <w:color w:val="C00000"/>
          </w:rPr>
          <w:t>This document combines bold</w:t>
        </w:r>
      </w:ins>
      <w:del w:id="9" w:author="Arthur Souza Rodrigues" w:date="2026-09-26T14:56:00Z" w16du:dateUtc="2026-09-26T18:56:00Z">
        <w:r>
          <w:rPr>
            <w:vertAlign w:val="superscript"/>
          </w:rPr>
          <w:delText>Demonstrating superscript</w:delText>
        </w:r>
      </w:del>
      <w:r>
        <w:rPr>
          <w:color w:val="C00000"/>
          <w:rPrChange w:id="10" w:author="Arthur Souza Rodrigues" w:date="2026-09-26T14:56:00Z" w16du:dateUtc="2026-09-26T18:56:00Z">
            <w:rPr>
              <w:vertAlign w:val="superscript"/>
            </w:rPr>
          </w:rPrChange>
        </w:rPr>
        <w:t xml:space="preserve"> formatting</w:t>
      </w:r>
      <w:ins w:id="11" w:author="Arthur Souza Rodrigues" w:date="2026-09-26T14:56:00Z" w16du:dateUtc="2026-09-26T18:56:00Z">
        <w:r>
          <w:rPr>
            <w:color w:val="C00000"/>
          </w:rPr>
          <w:t xml:space="preserve"> with red font color</w:t>
        </w:r>
      </w:ins>
      <w:r>
        <w:rPr>
          <w:color w:val="C00000"/>
          <w:rPrChange w:id="12" w:author="Arthur Souza Rodrigues" w:date="2026-09-26T14:56:00Z" w16du:dateUtc="2026-09-26T18:56:00Z">
            <w:rPr>
              <w:vertAlign w:val="superscript"/>
            </w:rPr>
          </w:rPrChange>
        </w:rPr>
        <w:t>.</w:t>
      </w:r>
    </w:p>
    <w:p w14:paraId="1292A1B9" w14:textId="77777777" w:rsidR="003D521F" w:rsidRDefault="00F91600">
      <w:ins w:id="13" w:author="Arthur Souza Rodrigues" w:date="2026-09-26T14:56:00Z" w16du:dateUtc="2026-09-26T18:56:00Z">
        <w:r>
          <w:rPr>
            <w:color w:val="C00000"/>
          </w:rPr>
          <w:t>Bold red text is used for critical warnings and alerts.</w:t>
        </w:r>
      </w:ins>
      <w:del w:id="14" w:author="Arthur Souza Rodrigues" w:date="2026-09-26T14:56:00Z" w16du:dateUtc="2026-09-26T18:56:00Z">
        <w:r>
          <w:rPr>
            <w:vertAlign w:val="superscript"/>
          </w:rPr>
          <w:delText>E=mc2 and x3 are common superscript examples.</w:delText>
        </w:r>
      </w:del>
    </w:p>
    <w:sectPr w:rsidR="003D521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521F"/>
    <w:rsid w:val="002F5B90"/>
    <w:rsid w:val="003D521F"/>
    <w:rsid w:val="00971200"/>
    <w:rsid w:val="00D53FE7"/>
    <w:rsid w:val="00E611A9"/>
    <w:rsid w:val="00E65EC3"/>
    <w:rsid w:val="00ED23FD"/>
    <w:rsid w:val="00FD7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0D5916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2026-05-14T16:45:00Z</dcterms:created>
  <dcterms:modified xsi:type="dcterms:W3CDTF">2026-09-26T18:56:00Z</dcterms:modified>
</cp:coreProperties>
</file>