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97AA5F" w14:textId="77777777" w:rsidR="00DD1408" w:rsidRPr="00854C26" w:rsidRDefault="00854C26" w:rsidP="0061350B">
      <w:pPr>
        <w:spacing w:before="360" w:after="240" w:line="240" w:lineRule="auto"/>
        <w:jc w:val="center"/>
        <w:rPr>
          <w:ins w:id="2" w:author="Pribil-Kövesdy Döníz" w:date="2026-09-22T12:52:00Z" w16du:dateUtc="2026-09-22T16:52:00Z"/>
          <w:rFonts w:cstheme="minorHAnsi"/>
          <w:b/>
          <w:smallCaps/>
          <w:sz w:val="32"/>
          <w:szCs w:val="32"/>
        </w:rPr>
      </w:pPr>
      <w:ins w:id="3" w:author="Pribil-Kövesdy Döníz" w:date="2026-09-22T12:52:00Z" w16du:dateUtc="2026-09-22T16:52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246FB7F2" w14:textId="77777777" w:rsidR="00854C26" w:rsidRPr="00854C26" w:rsidRDefault="00854C26" w:rsidP="0061350B">
      <w:pPr>
        <w:spacing w:before="360" w:after="300" w:line="240" w:lineRule="auto"/>
        <w:rPr>
          <w:ins w:id="4" w:author="Pribil-Kövesdy Döníz" w:date="2026-09-22T12:52:00Z" w16du:dateUtc="2026-09-22T16:52:00Z"/>
          <w:sz w:val="28"/>
          <w:szCs w:val="28"/>
        </w:rPr>
      </w:pPr>
      <w:ins w:id="5" w:author="Pribil-Kövesdy Döníz" w:date="2026-09-22T12:52:00Z" w16du:dateUtc="2026-09-22T16:52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p w14:paraId="2E5B8ADB" w14:textId="77777777" w:rsidR="00C428CF" w:rsidRPr="00C428CF" w:rsidRDefault="00C428CF" w:rsidP="00691A0F">
      <w:pPr>
        <w:pBdr>
          <w:bottom w:val="single" w:sz="8" w:space="4" w:color="4F81BD" w:themeColor="accent1"/>
        </w:pBdr>
        <w:spacing w:after="0" w:line="240" w:lineRule="auto"/>
        <w:contextualSpacing/>
        <w:rPr>
          <w:del w:id="6" w:author="Pribil-Kövesdy Döníz" w:date="2026-09-22T12:52:00Z" w16du:dateUtc="2026-09-22T16:52:00Z"/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5"/>
          <w:szCs w:val="35"/>
        </w:rPr>
      </w:pPr>
      <w:del w:id="7" w:author="Pribil-Kövesdy Döníz" w:date="2026-09-22T12:52:00Z" w16du:dateUtc="2026-09-22T16:52:00Z">
        <w:r w:rsidRPr="00C428CF">
          <w:rPr>
            <w:rFonts w:asciiTheme="majorHAnsi" w:eastAsiaTheme="majorEastAsia" w:hAnsiTheme="majorHAnsi" w:cstheme="majorBidi"/>
            <w:color w:val="17365D" w:themeColor="text2" w:themeShade="BF"/>
            <w:spacing w:val="5"/>
            <w:kern w:val="28"/>
            <w:sz w:val="35"/>
            <w:szCs w:val="35"/>
          </w:rPr>
          <w:delText>Vaping-Associated Pulmonary Injury Weekly Update Report</w:delText>
        </w:r>
      </w:del>
    </w:p>
    <w:p w14:paraId="08EAC4B6" w14:textId="77777777" w:rsidR="00C428CF" w:rsidRPr="00C428CF" w:rsidRDefault="00921CBA" w:rsidP="00691A0F">
      <w:pPr>
        <w:pStyle w:val="Subtitle"/>
        <w:rPr>
          <w:del w:id="8" w:author="Pribil-Kövesdy Döníz" w:date="2026-09-22T12:52:00Z" w16du:dateUtc="2026-09-22T16:52:00Z"/>
        </w:rPr>
      </w:pPr>
      <w:del w:id="9" w:author="Pribil-Kövesdy Döníz" w:date="2026-09-22T12:52:00Z" w16du:dateUtc="2026-09-22T16:52:00Z">
        <w:r>
          <w:delText xml:space="preserve">As of October </w:delText>
        </w:r>
        <w:r w:rsidR="007666AF">
          <w:delText>30</w:delText>
        </w:r>
        <w:r w:rsidR="00C428CF" w:rsidRPr="00C428CF">
          <w:delText>, 2019</w:delText>
        </w:r>
      </w:del>
    </w:p>
    <w:p w14:paraId="318922BB" w14:textId="77777777" w:rsidR="002A4083" w:rsidRDefault="00C428CF" w:rsidP="00C428CF">
      <w:pPr>
        <w:rPr>
          <w:del w:id="10" w:author="Pribil-Kövesdy Döníz" w:date="2026-09-22T12:52:00Z" w16du:dateUtc="2026-09-22T16:52:00Z"/>
        </w:rPr>
      </w:pPr>
      <w:del w:id="11" w:author="Pribil-Kövesdy Döníz" w:date="2026-09-22T12:52:00Z" w16du:dateUtc="2026-09-22T16:52:00Z">
        <w:r w:rsidRPr="00C428CF">
          <w:delText>This chart will be updated every Wednesday following reporting to the Centers for Disease Control and Prevention (CDC).</w:delText>
        </w:r>
      </w:del>
    </w:p>
    <w:p w14:paraId="750624A4" w14:textId="77777777" w:rsidR="002A4083" w:rsidRDefault="002A4083" w:rsidP="002A4083">
      <w:pPr>
        <w:pStyle w:val="Heading1"/>
        <w:spacing w:before="0"/>
        <w:rPr>
          <w:del w:id="12" w:author="Pribil-Kövesdy Döníz" w:date="2026-09-22T12:52:00Z" w16du:dateUtc="2026-09-22T16:52:00Z"/>
          <w:rFonts w:eastAsia="Times New Roman"/>
        </w:rPr>
      </w:pPr>
      <w:del w:id="13" w:author="Pribil-Kövesdy Döníz" w:date="2026-09-22T12:52:00Z" w16du:dateUtc="2026-09-22T16:52:00Z">
        <w:r w:rsidRPr="00A56EFB">
          <w:rPr>
            <w:rFonts w:eastAsia="Times New Roman"/>
          </w:rPr>
          <w:delText>Cases reported</w:delText>
        </w:r>
      </w:del>
    </w:p>
    <w:p w14:paraId="07B89713" w14:textId="77777777" w:rsidR="002A4083" w:rsidRDefault="002A4083" w:rsidP="002A4083">
      <w:pPr>
        <w:snapToGrid w:val="0"/>
        <w:rPr>
          <w:del w:id="14" w:author="Pribil-Kövesdy Döníz" w:date="2026-09-22T12:52:00Z" w16du:dateUtc="2026-09-22T16:52:00Z"/>
        </w:rPr>
      </w:pPr>
      <w:del w:id="15" w:author="Pribil-Kövesdy Döníz" w:date="2026-09-22T12:52:00Z" w16du:dateUtc="2026-09-22T16:52:00Z">
        <w:r w:rsidRPr="00A56EFB">
          <w:delText>Massachusetts cases* that meet the </w:delText>
        </w:r>
        <w:r>
          <w:fldChar w:fldCharType="begin"/>
        </w:r>
        <w:r>
          <w:delInstrText>HYPERLINK "https://www.cdc.gov/tobacco/basic_information/e-cigarettes/severe-lung-disease/health-departments/index.html" \l "primary-case-def"</w:delInstrText>
        </w:r>
        <w:r>
          <w:fldChar w:fldCharType="separate"/>
        </w:r>
        <w:r w:rsidRPr="00A56EFB">
          <w:rPr>
            <w:rStyle w:val="Hyperlink"/>
            <w:bCs/>
          </w:rPr>
          <w:delText>CDC definition of vaping-associated pulmonary injury</w:delText>
        </w:r>
        <w:r>
          <w:fldChar w:fldCharType="end"/>
        </w:r>
        <w:r>
          <w:delText>: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16" w:author="Pribil-Kövesdy Döníz" w:date="2026-09-22T12:52:00Z" w16du:dateUtc="2026-09-22T16:52:00Z">
          <w:tblPr>
            <w:tblStyle w:val="TableGrid"/>
            <w:tblpPr w:leftFromText="180" w:rightFromText="180" w:vertAnchor="text" w:tblpY="1"/>
            <w:tblOverlap w:val="never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2802"/>
        <w:gridCol w:w="11340"/>
        <w:tblGridChange w:id="17">
          <w:tblGrid>
            <w:gridCol w:w="1345"/>
            <w:gridCol w:w="1440"/>
            <w:gridCol w:w="17"/>
            <w:gridCol w:w="11340"/>
          </w:tblGrid>
        </w:tblGridChange>
      </w:tblGrid>
      <w:tr w:rsidR="00AA7FB0" w14:paraId="0A3AE54B" w14:textId="77777777" w:rsidTr="00AD06DF">
        <w:trPr>
          <w:trPrChange w:id="18" w:author="Pribil-Kövesdy Döníz" w:date="2026-09-22T12:52:00Z" w16du:dateUtc="2026-09-22T16:52:00Z">
            <w:trPr>
              <w:gridAfter w:val="2"/>
              <w:trHeight w:val="360"/>
            </w:trPr>
          </w:trPrChange>
        </w:trPr>
        <w:tc>
          <w:tcPr>
            <w:tcW w:w="2802" w:type="dxa"/>
            <w:tcPrChange w:id="19" w:author="Pribil-Kövesdy Döníz" w:date="2026-09-22T12:52:00Z" w16du:dateUtc="2026-09-22T16:52:00Z">
              <w:tcPr>
                <w:tcW w:w="1345" w:type="dxa"/>
                <w:shd w:val="clear" w:color="auto" w:fill="C6D9F1" w:themeFill="text2" w:themeFillTint="33"/>
                <w:vAlign w:val="center"/>
              </w:tcPr>
            </w:tcPrChange>
          </w:tcPr>
          <w:p w14:paraId="4F88722B" w14:textId="77777777" w:rsidR="00AA7FB0" w:rsidRDefault="00854C26" w:rsidP="00391C9E">
            <w:pPr>
              <w:rPr>
                <w:rPrChange w:id="20" w:author="Pribil-Kövesdy Döníz" w:date="2026-09-22T12:52:00Z" w16du:dateUtc="2026-09-22T16:52:00Z">
                  <w:rPr>
                    <w:b/>
                  </w:rPr>
                </w:rPrChange>
              </w:rPr>
              <w:pPrChange w:id="21" w:author="Pribil-Kövesdy Döníz" w:date="2026-09-22T12:52:00Z" w16du:dateUtc="2026-09-22T16:52:00Z">
                <w:pPr>
                  <w:pStyle w:val="Heading3"/>
                  <w:framePr w:hSpace="180" w:wrap="around" w:vAnchor="text" w:hAnchor="text" w:y="1"/>
                  <w:suppressOverlap/>
                </w:pPr>
              </w:pPrChange>
            </w:pPr>
            <w:ins w:id="22" w:author="Pribil-Kövesdy Döníz" w:date="2026-09-22T12:52:00Z" w16du:dateUtc="2026-09-22T16:52:00Z">
              <w:r>
                <w:t>Név</w:t>
              </w:r>
            </w:ins>
            <w:del w:id="23" w:author="Pribil-Kövesdy Döníz" w:date="2026-09-22T12:52:00Z" w16du:dateUtc="2026-09-22T16:52:00Z">
              <w:r w:rsidR="00AA7FB0" w:rsidRPr="00AA7FB0">
                <w:rPr>
                  <w:b/>
                </w:rPr>
                <w:delText>Confirmed</w:delText>
              </w:r>
            </w:del>
          </w:p>
        </w:tc>
        <w:tc>
          <w:tcPr>
            <w:tcW w:w="11340" w:type="dxa"/>
            <w:tcPrChange w:id="24" w:author="Pribil-Kövesdy Döníz" w:date="2026-09-22T12:52:00Z" w16du:dateUtc="2026-09-22T16:52:00Z">
              <w:tcPr>
                <w:tcW w:w="1440" w:type="dxa"/>
                <w:shd w:val="clear" w:color="auto" w:fill="F2F2F2" w:themeFill="background1" w:themeFillShade="F2"/>
                <w:vAlign w:val="center"/>
              </w:tcPr>
            </w:tcPrChange>
          </w:tcPr>
          <w:p w14:paraId="4090B34A" w14:textId="77777777" w:rsidR="00AA7FB0" w:rsidRDefault="00921CBA" w:rsidP="00391C9E">
            <w:pPr>
              <w:rPr>
                <w:rPrChange w:id="25" w:author="Pribil-Kövesdy Döníz" w:date="2026-09-22T12:52:00Z" w16du:dateUtc="2026-09-22T16:52:00Z">
                  <w:rPr>
                    <w:rFonts w:cstheme="minorHAnsi"/>
                    <w:sz w:val="24"/>
                    <w:szCs w:val="24"/>
                  </w:rPr>
                </w:rPrChange>
              </w:rPr>
              <w:pPrChange w:id="26" w:author="Pribil-Kövesdy Döníz" w:date="2026-09-22T12:52:00Z" w16du:dateUtc="2026-09-22T16:52:00Z">
                <w:pPr>
                  <w:framePr w:hSpace="180" w:wrap="around" w:vAnchor="text" w:hAnchor="text" w:y="1"/>
                  <w:suppressOverlap/>
                  <w:jc w:val="center"/>
                </w:pPr>
              </w:pPrChange>
            </w:pPr>
            <w:del w:id="27" w:author="Pribil-Kövesdy Döníz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20</w:delText>
              </w:r>
            </w:del>
          </w:p>
        </w:tc>
      </w:tr>
      <w:tr w:rsidR="00AA7FB0" w14:paraId="49028855" w14:textId="77777777" w:rsidTr="00AD06DF">
        <w:trPr>
          <w:trPrChange w:id="28" w:author="Pribil-Kövesdy Döníz" w:date="2026-09-22T12:52:00Z" w16du:dateUtc="2026-09-22T16:52:00Z">
            <w:trPr>
              <w:gridAfter w:val="2"/>
              <w:trHeight w:val="360"/>
            </w:trPr>
          </w:trPrChange>
        </w:trPr>
        <w:tc>
          <w:tcPr>
            <w:tcW w:w="2802" w:type="dxa"/>
            <w:tcPrChange w:id="29" w:author="Pribil-Kövesdy Döníz" w:date="2026-09-22T12:52:00Z" w16du:dateUtc="2026-09-22T16:52:00Z">
              <w:tcPr>
                <w:tcW w:w="1345" w:type="dxa"/>
                <w:shd w:val="clear" w:color="auto" w:fill="C6D9F1" w:themeFill="text2" w:themeFillTint="33"/>
                <w:vAlign w:val="center"/>
              </w:tcPr>
            </w:tcPrChange>
          </w:tcPr>
          <w:p w14:paraId="107B25B2" w14:textId="77777777" w:rsidR="00AA7FB0" w:rsidRDefault="00F520F7" w:rsidP="00F520F7">
            <w:pPr>
              <w:rPr>
                <w:rPrChange w:id="30" w:author="Pribil-Kövesdy Döníz" w:date="2026-09-22T12:52:00Z" w16du:dateUtc="2026-09-22T16:52:00Z">
                  <w:rPr>
                    <w:b/>
                  </w:rPr>
                </w:rPrChange>
              </w:rPr>
              <w:pPrChange w:id="31" w:author="Pribil-Kövesdy Döníz" w:date="2026-09-22T12:52:00Z" w16du:dateUtc="2026-09-22T16:52:00Z">
                <w:pPr>
                  <w:pStyle w:val="Heading3"/>
                  <w:framePr w:hSpace="180" w:wrap="around" w:vAnchor="text" w:hAnchor="text" w:y="1"/>
                  <w:suppressOverlap/>
                </w:pPr>
              </w:pPrChange>
            </w:pPr>
            <w:ins w:id="32" w:author="Pribil-Kövesdy Döníz" w:date="2026-09-22T12:52:00Z" w16du:dateUtc="2026-09-22T16:52:00Z">
              <w:r>
                <w:t>B</w:t>
              </w:r>
              <w:r w:rsidR="00854C26">
                <w:t>eosztás</w:t>
              </w:r>
            </w:ins>
            <w:del w:id="33" w:author="Pribil-Kövesdy Döníz" w:date="2026-09-22T12:52:00Z" w16du:dateUtc="2026-09-22T16:52:00Z">
              <w:r w:rsidR="00AA7FB0" w:rsidRPr="00AA7FB0">
                <w:rPr>
                  <w:b/>
                </w:rPr>
                <w:delText>Probable</w:delText>
              </w:r>
            </w:del>
          </w:p>
        </w:tc>
        <w:tc>
          <w:tcPr>
            <w:tcW w:w="11340" w:type="dxa"/>
            <w:tcPrChange w:id="34" w:author="Pribil-Kövesdy Döníz" w:date="2026-09-22T12:52:00Z" w16du:dateUtc="2026-09-22T16:52:00Z">
              <w:tcPr>
                <w:tcW w:w="1440" w:type="dxa"/>
                <w:shd w:val="clear" w:color="auto" w:fill="F2F2F2" w:themeFill="background1" w:themeFillShade="F2"/>
                <w:vAlign w:val="center"/>
              </w:tcPr>
            </w:tcPrChange>
          </w:tcPr>
          <w:p w14:paraId="5F61E106" w14:textId="77777777" w:rsidR="00AA7FB0" w:rsidRDefault="00921CBA" w:rsidP="00391C9E">
            <w:pPr>
              <w:rPr>
                <w:rPrChange w:id="35" w:author="Pribil-Kövesdy Döníz" w:date="2026-09-22T12:52:00Z" w16du:dateUtc="2026-09-22T16:52:00Z">
                  <w:rPr>
                    <w:rFonts w:cstheme="minorHAnsi"/>
                    <w:sz w:val="24"/>
                    <w:szCs w:val="24"/>
                  </w:rPr>
                </w:rPrChange>
              </w:rPr>
              <w:pPrChange w:id="36" w:author="Pribil-Kövesdy Döníz" w:date="2026-09-22T12:52:00Z" w16du:dateUtc="2026-09-22T16:52:00Z">
                <w:pPr>
                  <w:framePr w:hSpace="180" w:wrap="around" w:vAnchor="text" w:hAnchor="text" w:y="1"/>
                  <w:suppressOverlap/>
                  <w:jc w:val="center"/>
                </w:pPr>
              </w:pPrChange>
            </w:pPr>
            <w:del w:id="37" w:author="Pribil-Kövesdy Döníz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41</w:delText>
              </w:r>
            </w:del>
          </w:p>
        </w:tc>
      </w:tr>
    </w:tbl>
    <w:p w14:paraId="5E94A1DC" w14:textId="77777777" w:rsidR="00854C26" w:rsidRPr="00854C26" w:rsidRDefault="00854C26" w:rsidP="0061350B">
      <w:pPr>
        <w:spacing w:before="360" w:line="240" w:lineRule="auto"/>
        <w:rPr>
          <w:ins w:id="38" w:author="Pribil-Kövesdy Döníz" w:date="2026-09-22T12:52:00Z" w16du:dateUtc="2026-09-22T16:52:00Z"/>
          <w:sz w:val="28"/>
          <w:szCs w:val="28"/>
        </w:rPr>
      </w:pPr>
      <w:ins w:id="39" w:author="Pribil-Kövesdy Döníz" w:date="2026-09-22T12:52:00Z" w16du:dateUtc="2026-09-22T16:52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p w14:paraId="013506F7" w14:textId="77777777" w:rsidR="002A4083" w:rsidRPr="00C428CF" w:rsidRDefault="00AA7FB0" w:rsidP="00AA7FB0">
      <w:pPr>
        <w:spacing w:after="0"/>
        <w:rPr>
          <w:del w:id="40" w:author="Pribil-Kövesdy Döníz" w:date="2026-09-22T12:52:00Z" w16du:dateUtc="2026-09-22T16:52:00Z"/>
        </w:rPr>
      </w:pPr>
      <w:del w:id="41" w:author="Pribil-Kövesdy Döníz" w:date="2026-09-22T12:52:00Z" w16du:dateUtc="2026-09-22T16:52:00Z">
        <w:r>
          <w:br w:type="textWrapping" w:clear="all"/>
        </w:r>
      </w:del>
    </w:p>
    <w:p w14:paraId="6A58DC4A" w14:textId="77777777" w:rsidR="002A4083" w:rsidRPr="00A56EFB" w:rsidRDefault="002A4083" w:rsidP="00AA7FB0">
      <w:pPr>
        <w:pStyle w:val="Heading1"/>
        <w:spacing w:before="0"/>
        <w:rPr>
          <w:del w:id="42" w:author="Pribil-Kövesdy Döníz" w:date="2026-09-22T12:52:00Z" w16du:dateUtc="2026-09-22T16:52:00Z"/>
        </w:rPr>
      </w:pPr>
      <w:del w:id="43" w:author="Pribil-Kövesdy Döníz" w:date="2026-09-22T12:52:00Z" w16du:dateUtc="2026-09-22T16:52:00Z">
        <w:r w:rsidRPr="002A4083">
          <w:delText>Statistics</w:delText>
        </w:r>
      </w:del>
    </w:p>
    <w:p w14:paraId="6E07E350" w14:textId="77777777" w:rsidR="002A4083" w:rsidRDefault="002A4083" w:rsidP="002A4083">
      <w:pPr>
        <w:rPr>
          <w:del w:id="44" w:author="Pribil-Kövesdy Döníz" w:date="2026-09-22T12:52:00Z" w16du:dateUtc="2026-09-22T16:52:00Z"/>
        </w:rPr>
      </w:pPr>
      <w:del w:id="45" w:author="Pribil-Kövesdy Döníz" w:date="2026-09-22T12:52:00Z" w16du:dateUtc="2026-09-22T16:52:00Z">
        <w:r w:rsidRPr="00A56EFB">
          <w:delText>Statistics based on above confirmed and probable cases: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46" w:author="Pribil-Kövesdy Döníz" w:date="2026-09-22T12:52:00Z" w16du:dateUtc="2026-09-22T16:52:00Z">
          <w:tblPr>
            <w:tblStyle w:val="LightList-Accent1"/>
            <w:tblpPr w:leftFromText="187" w:rightFromText="187" w:vertAnchor="page" w:horzAnchor="margin" w:tblpY="6256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15" w:type="dxa"/>
              <w:right w:w="1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393"/>
        <w:gridCol w:w="6184"/>
        <w:gridCol w:w="5643"/>
        <w:tblGridChange w:id="47">
          <w:tblGrid>
            <w:gridCol w:w="7"/>
            <w:gridCol w:w="2393"/>
            <w:gridCol w:w="1015"/>
            <w:gridCol w:w="570"/>
            <w:gridCol w:w="2220"/>
            <w:gridCol w:w="1766"/>
            <w:gridCol w:w="613"/>
            <w:gridCol w:w="5643"/>
          </w:tblGrid>
        </w:tblGridChange>
      </w:tblGrid>
      <w:tr w:rsidR="00453FAF" w:rsidRPr="00A56EFB" w14:paraId="185A521F" w14:textId="77777777" w:rsidTr="0061350B">
        <w:trPr>
          <w:trHeight w:val="1168"/>
          <w:trPrChange w:id="48" w:author="Pribil-Kövesdy Döníz" w:date="2026-09-22T12:52:00Z" w16du:dateUtc="2026-09-22T16:52:00Z">
            <w:trPr>
              <w:gridAfter w:val="2"/>
              <w:trHeight w:val="622"/>
            </w:trPr>
          </w:trPrChange>
        </w:trPr>
        <w:tc>
          <w:tcPr>
            <w:tcW w:w="2802" w:type="dxa"/>
            <w:tcPrChange w:id="49" w:author="Pribil-Kövesdy Döníz" w:date="2026-09-22T12:52:00Z" w16du:dateUtc="2026-09-22T16:52:00Z">
              <w:tcPr>
                <w:tcW w:w="3415" w:type="dxa"/>
                <w:gridSpan w:val="3"/>
                <w:tcBorders>
                  <w:bottom w:val="single" w:sz="4" w:space="0" w:color="auto"/>
                </w:tcBorders>
                <w:shd w:val="clear" w:color="auto" w:fill="365F91" w:themeFill="accent1" w:themeFillShade="BF"/>
                <w:vAlign w:val="center"/>
              </w:tcPr>
            </w:tcPrChange>
          </w:tcPr>
          <w:p w14:paraId="07126804" w14:textId="77777777" w:rsidR="00854C26" w:rsidRDefault="00A236F9" w:rsidP="00391C9E">
            <w:pPr>
              <w:rPr>
                <w:ins w:id="50" w:author="Pribil-Kövesdy Döníz" w:date="2026-09-22T12:52:00Z" w16du:dateUtc="2026-09-22T16:52:00Z"/>
              </w:rPr>
            </w:pPr>
            <w:ins w:id="51" w:author="Pribil-Kövesdy Döníz" w:date="2026-09-22T12:52:00Z" w16du:dateUtc="2026-09-22T16:52:00Z">
              <w:r>
                <w:t>Mobilitás típusa</w:t>
              </w:r>
            </w:ins>
          </w:p>
          <w:p w14:paraId="3FA876F6" w14:textId="77777777" w:rsidR="00453FAF" w:rsidRDefault="00A236F9" w:rsidP="00391C9E">
            <w:pPr>
              <w:rPr>
                <w:rPrChange w:id="52" w:author="Pribil-Kövesdy Döníz" w:date="2026-09-22T12:52:00Z" w16du:dateUtc="2026-09-22T16:52:00Z">
                  <w:rPr>
                    <w:rFonts w:asciiTheme="minorHAnsi" w:hAnsiTheme="minorHAnsi" w:cstheme="minorHAnsi"/>
                    <w:color w:val="FFFFFF" w:themeColor="background1"/>
                    <w:sz w:val="24"/>
                    <w:szCs w:val="24"/>
                  </w:rPr>
                </w:rPrChange>
              </w:rPr>
              <w:pPrChange w:id="53" w:author="Pribil-Kövesdy Döníz" w:date="2026-09-22T12:52:00Z" w16du:dateUtc="2026-09-22T16:52:00Z">
                <w:pPr>
                  <w:pStyle w:val="Heading1"/>
                  <w:framePr w:hSpace="187" w:wrap="around" w:vAnchor="page" w:hAnchor="margin" w:y="6256"/>
                  <w:spacing w:before="0"/>
                </w:pPr>
              </w:pPrChange>
            </w:pPr>
            <w:ins w:id="54" w:author="Pribil-Kövesdy Döníz" w:date="2026-09-22T12:52:00Z" w16du:dateUtc="2026-09-22T16:52:00Z">
              <w:r>
                <w:t>(nem helyes törlendő)</w:t>
              </w:r>
            </w:ins>
            <w:del w:id="55" w:author="Pribil-Kövesdy Döníz" w:date="2026-09-22T12:52:00Z" w16du:dateUtc="2026-09-22T16:52:00Z">
              <w:r w:rsidR="00453FAF" w:rsidRPr="00EE3545">
                <w:rPr>
                  <w:rFonts w:cstheme="minorHAnsi"/>
                  <w:color w:val="FFFFFF" w:themeColor="background1"/>
                  <w:sz w:val="24"/>
                  <w:szCs w:val="24"/>
                </w:rPr>
                <w:delText>CATEGORY</w:delText>
              </w:r>
            </w:del>
          </w:p>
        </w:tc>
        <w:tc>
          <w:tcPr>
            <w:tcW w:w="11340" w:type="dxa"/>
            <w:tcPrChange w:id="56" w:author="Pribil-Kövesdy Döníz" w:date="2026-09-22T12:52:00Z" w16du:dateUtc="2026-09-22T16:52:00Z">
              <w:tcPr>
                <w:tcW w:w="2790" w:type="dxa"/>
                <w:gridSpan w:val="2"/>
                <w:tcBorders>
                  <w:bottom w:val="single" w:sz="4" w:space="0" w:color="auto"/>
                </w:tcBorders>
                <w:vAlign w:val="center"/>
              </w:tcPr>
            </w:tcPrChange>
          </w:tcPr>
          <w:p w14:paraId="2488C023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57" w:author="Pribil-Kövesdy Döníz" w:date="2026-09-22T12:52:00Z" w16du:dateUtc="2026-09-22T16:52:00Z"/>
              </w:rPr>
            </w:pPr>
            <w:ins w:id="58" w:author="Pribil-Kövesdy Döníz" w:date="2026-09-22T12:52:00Z" w16du:dateUtc="2026-09-22T16:52:00Z">
              <w:r>
                <w:t>szakmai továbbképzés</w:t>
              </w:r>
            </w:ins>
          </w:p>
          <w:p w14:paraId="2D3FB1BE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59" w:author="Pribil-Kövesdy Döníz" w:date="2026-09-22T12:52:00Z" w16du:dateUtc="2026-09-22T16:52:00Z"/>
              </w:rPr>
            </w:pPr>
            <w:ins w:id="60" w:author="Pribil-Kövesdy Döníz" w:date="2026-09-22T12:52:00Z" w16du:dateUtc="2026-09-22T16:52:00Z">
              <w:r>
                <w:t>nyelvtanfolyam</w:t>
              </w:r>
            </w:ins>
          </w:p>
          <w:p w14:paraId="7F92943F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rPr>
                <w:ins w:id="61" w:author="Pribil-Kövesdy Döníz" w:date="2026-09-22T12:52:00Z" w16du:dateUtc="2026-09-22T16:52:00Z"/>
              </w:rPr>
            </w:pPr>
            <w:ins w:id="62" w:author="Pribil-Kövesdy Döníz" w:date="2026-09-22T12:52:00Z" w16du:dateUtc="2026-09-22T16:52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3CE8A1CB" w14:textId="77777777" w:rsidR="00453FAF" w:rsidRDefault="00A236F9" w:rsidP="00391C9E">
            <w:pPr>
              <w:pStyle w:val="ListParagraph"/>
              <w:numPr>
                <w:ilvl w:val="0"/>
                <w:numId w:val="1"/>
              </w:numPr>
              <w:rPr>
                <w:rPrChange w:id="63" w:author="Pribil-Kövesdy Döníz" w:date="2026-09-22T12:52:00Z" w16du:dateUtc="2026-09-22T16:52:00Z">
                  <w:rPr>
                    <w:rFonts w:asciiTheme="minorHAnsi" w:hAnsiTheme="minorHAnsi" w:cstheme="minorHAnsi"/>
                    <w:color w:val="FFFFFF" w:themeColor="background1"/>
                    <w:sz w:val="24"/>
                    <w:szCs w:val="24"/>
                  </w:rPr>
                </w:rPrChange>
              </w:rPr>
              <w:pPrChange w:id="64" w:author="Pribil-Kövesdy Döníz" w:date="2026-09-22T12:52:00Z" w16du:dateUtc="2026-09-22T16:52:00Z">
                <w:pPr>
                  <w:pStyle w:val="Heading1"/>
                  <w:framePr w:hSpace="187" w:wrap="around" w:vAnchor="page" w:hAnchor="margin" w:y="6256"/>
                  <w:spacing w:before="0" w:line="240" w:lineRule="exact"/>
                  <w:jc w:val="center"/>
                </w:pPr>
              </w:pPrChange>
            </w:pPr>
            <w:ins w:id="65" w:author="Pribil-Kövesdy Döníz" w:date="2026-09-22T12:52:00Z" w16du:dateUtc="2026-09-22T16:52:00Z">
              <w:r>
                <w:t>oktatási tevékenység</w:t>
              </w:r>
            </w:ins>
            <w:del w:id="66" w:author="Pribil-Kövesdy Döníz" w:date="2026-09-22T12:52:00Z" w16du:dateUtc="2026-09-22T16:52:00Z">
              <w:r w:rsidR="00453FAF" w:rsidRPr="00EE3545">
                <w:rPr>
                  <w:rFonts w:cstheme="minorHAnsi"/>
                  <w:color w:val="FFFFFF" w:themeColor="background1"/>
                  <w:sz w:val="24"/>
                  <w:szCs w:val="24"/>
                </w:rPr>
                <w:delText>NUMBER OF CONFIRMED AND PROBABLE CASES</w:delText>
              </w:r>
            </w:del>
          </w:p>
        </w:tc>
        <w:tc>
          <w:tcPr>
            <w:tcW w:w="11340" w:type="dxa"/>
            <w:tcPrChange w:id="67" w:author="Pribil-Kövesdy Döníz" w:date="2026-09-22T12:52:00Z" w16du:dateUtc="2026-09-22T16:52:00Z">
              <w:tcPr>
                <w:tcW w:w="1766" w:type="dxa"/>
                <w:tcBorders>
                  <w:bottom w:val="single" w:sz="4" w:space="0" w:color="auto"/>
                </w:tcBorders>
                <w:vAlign w:val="center"/>
              </w:tcPr>
            </w:tcPrChange>
          </w:tcPr>
          <w:p w14:paraId="4393CE33" w14:textId="77777777" w:rsidR="00453FAF" w:rsidRPr="00EE3545" w:rsidRDefault="00453FAF" w:rsidP="00453FAF">
            <w:pPr>
              <w:pStyle w:val="Heading1"/>
              <w:framePr w:hSpace="187" w:wrap="around" w:vAnchor="page" w:hAnchor="margin" w:y="6256"/>
              <w:spacing w:before="0"/>
              <w:jc w:val="center"/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</w:pPr>
            <w:del w:id="68" w:author="Pribil-Kövesdy Döníz" w:date="2026-09-22T12:52:00Z" w16du:dateUtc="2026-09-22T16:52:00Z">
              <w:r w:rsidRPr="00EE3545">
                <w:rPr>
                  <w:rFonts w:asciiTheme="minorHAnsi" w:hAnsiTheme="minorHAnsi" w:cstheme="minorHAnsi"/>
                  <w:color w:val="FFFFFF" w:themeColor="background1"/>
                  <w:sz w:val="24"/>
                  <w:szCs w:val="24"/>
                </w:rPr>
                <w:delText>PERCENTAGE**</w:delText>
              </w:r>
            </w:del>
          </w:p>
        </w:tc>
      </w:tr>
      <w:tr w:rsidR="00453FAF" w14:paraId="00EBC7F6" w14:textId="5EB087B4" w:rsidTr="00AD06DF">
        <w:trPr>
          <w:trPrChange w:id="69" w:author="Pribil-Kövesdy Döníz" w:date="2026-09-22T12:52:00Z" w16du:dateUtc="2026-09-22T16:52:00Z">
            <w:trPr>
              <w:gridAfter w:val="2"/>
              <w:trHeight w:val="360"/>
            </w:trPr>
          </w:trPrChange>
        </w:trPr>
        <w:tc>
          <w:tcPr>
            <w:tcW w:w="2802" w:type="dxa"/>
            <w:tcPrChange w:id="70" w:author="Pribil-Kövesdy Döníz" w:date="2026-09-22T12:52:00Z" w16du:dateUtc="2026-09-22T16:52:00Z">
              <w:tcPr>
                <w:tcW w:w="7971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C6D9F1" w:themeFill="text2" w:themeFillTint="33"/>
                <w:vAlign w:val="center"/>
              </w:tcPr>
            </w:tcPrChange>
          </w:tcPr>
          <w:p w14:paraId="00E4535D" w14:textId="77777777" w:rsidR="00A236F9" w:rsidRDefault="00A236F9" w:rsidP="00391C9E">
            <w:pPr>
              <w:rPr>
                <w:ins w:id="71" w:author="Pribil-Kövesdy Döníz" w:date="2026-09-22T12:52:00Z" w16du:dateUtc="2026-09-22T16:52:00Z"/>
              </w:rPr>
            </w:pPr>
            <w:ins w:id="72" w:author="Pribil-Kövesdy Döníz" w:date="2026-09-22T12:52:00Z" w16du:dateUtc="2026-09-22T16:52:00Z">
              <w:r>
                <w:t>Továbbképzés címe</w:t>
              </w:r>
            </w:ins>
          </w:p>
          <w:p w14:paraId="5C0D2FB3" w14:textId="77777777" w:rsidR="00453FAF" w:rsidRPr="00691A0F" w:rsidRDefault="00A236F9" w:rsidP="00391C9E">
            <w:pPr>
              <w:pPrChange w:id="73" w:author="Pribil-Kövesdy Döníz" w:date="2026-09-22T12:52:00Z" w16du:dateUtc="2026-09-22T16:52:00Z">
                <w:pPr>
                  <w:pStyle w:val="Heading2"/>
                  <w:framePr w:hSpace="187" w:wrap="around" w:vAnchor="page" w:hAnchor="margin" w:y="6256"/>
                </w:pPr>
              </w:pPrChange>
            </w:pPr>
            <w:ins w:id="74" w:author="Pribil-Kövesdy Döníz" w:date="2026-09-22T12:52:00Z" w16du:dateUtc="2026-09-22T16:52:00Z">
              <w:r>
                <w:t>(amennyiben releváns)</w:t>
              </w:r>
            </w:ins>
            <w:del w:id="75" w:author="Pribil-Kövesdy Döníz" w:date="2026-09-22T12:52:00Z" w16du:dateUtc="2026-09-22T16:52:00Z">
              <w:r w:rsidR="00453FAF" w:rsidRPr="00691A0F">
                <w:delText>Gender</w:delText>
              </w:r>
            </w:del>
          </w:p>
        </w:tc>
        <w:tc>
          <w:tcPr>
            <w:tcW w:w="11340" w:type="dxa"/>
            <w:gridSpan w:val="2"/>
            <w:tcPrChange w:id="76" w:author="Pribil-Kövesdy Döníz" w:date="2026-09-22T12:52:00Z" w16du:dateUtc="2026-09-22T16:52:00Z">
              <w:tcPr>
                <w:tcW w:w="11340" w:type="dxa"/>
                <w:gridSpan w:val="2"/>
              </w:tcPr>
            </w:tcPrChange>
          </w:tcPr>
          <w:p w14:paraId="18180E50" w14:textId="77777777" w:rsidR="00A236F9" w:rsidRDefault="00A236F9" w:rsidP="00391C9E">
            <w:pPr>
              <w:rPr>
                <w:lang w:val="hu-HU"/>
              </w:rPr>
            </w:pPr>
          </w:p>
        </w:tc>
      </w:tr>
      <w:tr w:rsidR="00453FAF" w:rsidRPr="00B345CC" w14:paraId="4350ED01" w14:textId="77777777" w:rsidTr="0061350B">
        <w:trPr>
          <w:trHeight w:val="428"/>
          <w:trPrChange w:id="77" w:author="Pribil-Kövesdy Döníz" w:date="2026-09-22T12:52:00Z" w16du:dateUtc="2026-09-22T16:52:00Z">
            <w:trPr>
              <w:gridAfter w:val="2"/>
              <w:trHeight w:val="360"/>
            </w:trPr>
          </w:trPrChange>
        </w:trPr>
        <w:tc>
          <w:tcPr>
            <w:tcW w:w="2802" w:type="dxa"/>
            <w:tcPrChange w:id="78" w:author="Pribil-Kövesdy Döníz" w:date="2026-09-22T12:52:00Z" w16du:dateUtc="2026-09-22T16:52:00Z">
              <w:tcPr>
                <w:tcW w:w="3415" w:type="dxa"/>
                <w:gridSpan w:val="3"/>
                <w:tcBorders>
                  <w:top w:val="single" w:sz="4" w:space="0" w:color="auto"/>
                </w:tcBorders>
                <w:shd w:val="clear" w:color="auto" w:fill="E5E5E5"/>
                <w:vAlign w:val="center"/>
              </w:tcPr>
            </w:tcPrChange>
          </w:tcPr>
          <w:p w14:paraId="7062EB5A" w14:textId="77777777" w:rsidR="00453FAF" w:rsidRDefault="00A236F9" w:rsidP="00391C9E">
            <w:pPr>
              <w:rPr>
                <w:rPrChange w:id="79" w:author="Pribil-Kövesdy Döníz" w:date="2026-09-22T12:52:00Z" w16du:dateUtc="2026-09-22T16:52:00Z">
                  <w:rPr>
                    <w:b/>
                  </w:rPr>
                </w:rPrChange>
              </w:rPr>
              <w:pPrChange w:id="80" w:author="Pribil-Kövesdy Döníz" w:date="2026-09-22T12:52:00Z" w16du:dateUtc="2026-09-22T16:52:00Z">
                <w:pPr>
                  <w:pStyle w:val="Heading3"/>
                  <w:framePr w:hSpace="187" w:wrap="around" w:vAnchor="page" w:hAnchor="margin" w:y="6256"/>
                </w:pPr>
              </w:pPrChange>
            </w:pPr>
            <w:ins w:id="81" w:author="Pribil-Kövesdy Döníz" w:date="2026-09-22T12:52:00Z" w16du:dateUtc="2026-09-22T16:52:00Z">
              <w:r>
                <w:t>Fogadó intézmény neve</w:t>
              </w:r>
            </w:ins>
            <w:del w:id="82" w:author="Pribil-Kövesdy Döníz" w:date="2026-09-22T12:52:00Z" w16du:dateUtc="2026-09-22T16:52:00Z">
              <w:r w:rsidR="00453FAF" w:rsidRPr="005854FD">
                <w:delText>Male</w:delText>
              </w:r>
            </w:del>
          </w:p>
        </w:tc>
        <w:tc>
          <w:tcPr>
            <w:tcW w:w="11340" w:type="dxa"/>
            <w:tcPrChange w:id="83" w:author="Pribil-Kövesdy Döníz" w:date="2026-09-22T12:52:00Z" w16du:dateUtc="2026-09-22T16:52:00Z">
              <w:tcPr>
                <w:tcW w:w="2790" w:type="dxa"/>
                <w:gridSpan w:val="2"/>
                <w:tcBorders>
                  <w:top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1DEBC460" w14:textId="77777777" w:rsidR="00453FAF" w:rsidRDefault="00453FAF" w:rsidP="00391C9E">
            <w:pPr>
              <w:rPr>
                <w:rPrChange w:id="84" w:author="Pribil-Kövesdy Döníz" w:date="2026-09-22T12:52:00Z" w16du:dateUtc="2026-09-22T16:52:00Z">
                  <w:rPr>
                    <w:rFonts w:cstheme="minorHAnsi"/>
                    <w:sz w:val="24"/>
                    <w:szCs w:val="24"/>
                  </w:rPr>
                </w:rPrChange>
              </w:rPr>
              <w:pPrChange w:id="85" w:author="Pribil-Kövesdy Döníz" w:date="2026-09-22T12:52:00Z" w16du:dateUtc="2026-09-22T16:52:00Z">
                <w:pPr>
                  <w:framePr w:hSpace="187" w:wrap="around" w:vAnchor="page" w:hAnchor="margin" w:y="6256"/>
                  <w:jc w:val="center"/>
                </w:pPr>
              </w:pPrChange>
            </w:pPr>
            <w:del w:id="86" w:author="Pribil-Kövesdy Döníz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27</w:delText>
              </w:r>
            </w:del>
          </w:p>
        </w:tc>
        <w:tc>
          <w:tcPr>
            <w:tcW w:w="11340" w:type="dxa"/>
            <w:tcPrChange w:id="87" w:author="Pribil-Kövesdy Döníz" w:date="2026-09-22T12:52:00Z" w16du:dateUtc="2026-09-22T16:52:00Z">
              <w:tcPr>
                <w:tcW w:w="1766" w:type="dxa"/>
                <w:tcBorders>
                  <w:top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78D94C4C" w14:textId="77777777" w:rsidR="00453FAF" w:rsidRPr="005854FD" w:rsidRDefault="00453FAF" w:rsidP="00453FAF">
            <w:pPr>
              <w:framePr w:hSpace="187" w:wrap="around" w:vAnchor="page" w:hAnchor="margin" w:y="6256"/>
              <w:jc w:val="center"/>
              <w:rPr>
                <w:rFonts w:cstheme="minorHAnsi"/>
                <w:sz w:val="24"/>
                <w:szCs w:val="24"/>
              </w:rPr>
            </w:pPr>
            <w:del w:id="88" w:author="Pribil-Kövesdy Döníz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44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:rsidRPr="00B345CC" w14:paraId="0EAEADE5" w14:textId="77777777" w:rsidTr="0061350B">
        <w:trPr>
          <w:trHeight w:val="703"/>
          <w:trPrChange w:id="89" w:author="Pribil-Kövesdy Döníz" w:date="2026-09-22T12:52:00Z" w16du:dateUtc="2026-09-22T16:52:00Z">
            <w:trPr>
              <w:gridAfter w:val="2"/>
              <w:trHeight w:val="360"/>
            </w:trPr>
          </w:trPrChange>
        </w:trPr>
        <w:tc>
          <w:tcPr>
            <w:tcW w:w="2802" w:type="dxa"/>
            <w:tcPrChange w:id="90" w:author="Pribil-Kövesdy Döníz" w:date="2026-09-22T12:52:00Z" w16du:dateUtc="2026-09-22T16:52:00Z">
              <w:tcPr>
                <w:tcW w:w="3415" w:type="dxa"/>
                <w:gridSpan w:val="3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E5E5E5"/>
                <w:vAlign w:val="center"/>
              </w:tcPr>
            </w:tcPrChange>
          </w:tcPr>
          <w:p w14:paraId="046AC6AE" w14:textId="77777777" w:rsidR="005E7FFD" w:rsidRDefault="005E7FFD" w:rsidP="00391C9E">
            <w:pPr>
              <w:rPr>
                <w:ins w:id="91" w:author="Pribil-Kövesdy Döníz" w:date="2026-09-22T12:52:00Z" w16du:dateUtc="2026-09-22T16:52:00Z"/>
              </w:rPr>
            </w:pPr>
            <w:ins w:id="92" w:author="Pribil-Kövesdy Döníz" w:date="2026-09-22T12:52:00Z" w16du:dateUtc="2026-09-22T16:52:00Z">
              <w:r>
                <w:t>Fogadó intézmény típusa</w:t>
              </w:r>
            </w:ins>
          </w:p>
          <w:p w14:paraId="12A120B3" w14:textId="77777777" w:rsidR="00453FAF" w:rsidRDefault="005E7FFD" w:rsidP="00391C9E">
            <w:pPr>
              <w:rPr>
                <w:rPrChange w:id="93" w:author="Pribil-Kövesdy Döníz" w:date="2026-09-22T12:52:00Z" w16du:dateUtc="2026-09-22T16:52:00Z">
                  <w:rPr>
                    <w:b/>
                  </w:rPr>
                </w:rPrChange>
              </w:rPr>
              <w:pPrChange w:id="94" w:author="Pribil-Kövesdy Döníz" w:date="2026-09-22T12:52:00Z" w16du:dateUtc="2026-09-22T16:52:00Z">
                <w:pPr>
                  <w:pStyle w:val="Heading3"/>
                  <w:framePr w:hSpace="187" w:wrap="around" w:vAnchor="page" w:hAnchor="margin" w:y="6256"/>
                </w:pPr>
              </w:pPrChange>
            </w:pPr>
            <w:ins w:id="95" w:author="Pribil-Kövesdy Döníz" w:date="2026-09-22T12:52:00Z" w16du:dateUtc="2026-09-22T16:52:00Z">
              <w:r>
                <w:t>(nem helyes törlendő)</w:t>
              </w:r>
            </w:ins>
            <w:del w:id="96" w:author="Pribil-Kövesdy Döníz" w:date="2026-09-22T12:52:00Z" w16du:dateUtc="2026-09-22T16:52:00Z">
              <w:r w:rsidR="00453FAF" w:rsidRPr="005854FD">
                <w:delText>Female</w:delText>
              </w:r>
            </w:del>
          </w:p>
        </w:tc>
        <w:tc>
          <w:tcPr>
            <w:tcW w:w="11340" w:type="dxa"/>
            <w:tcPrChange w:id="97" w:author="Pribil-Kövesdy Döníz" w:date="2026-09-22T12:52:00Z" w16du:dateUtc="2026-09-22T16:52:00Z">
              <w:tcPr>
                <w:tcW w:w="2790" w:type="dxa"/>
                <w:gridSpan w:val="2"/>
                <w:tcBorders>
                  <w:bottom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3CEA1509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rPr>
                <w:ins w:id="98" w:author="Pribil-Kövesdy Döníz" w:date="2026-09-22T12:52:00Z" w16du:dateUtc="2026-09-22T16:52:00Z"/>
              </w:rPr>
            </w:pPr>
            <w:ins w:id="99" w:author="Pribil-Kövesdy Döníz" w:date="2026-09-22T12:52:00Z" w16du:dateUtc="2026-09-22T16:52:00Z">
              <w:r>
                <w:t>oktatási intézmény</w:t>
              </w:r>
            </w:ins>
          </w:p>
          <w:p w14:paraId="4A7024A1" w14:textId="77777777" w:rsidR="00453FAF" w:rsidRDefault="005E7FFD" w:rsidP="00391C9E">
            <w:pPr>
              <w:pStyle w:val="ListParagraph"/>
              <w:numPr>
                <w:ilvl w:val="0"/>
                <w:numId w:val="2"/>
              </w:numPr>
              <w:rPr>
                <w:rPrChange w:id="100" w:author="Pribil-Kövesdy Döníz" w:date="2026-09-22T12:52:00Z" w16du:dateUtc="2026-09-22T16:52:00Z">
                  <w:rPr>
                    <w:rFonts w:cstheme="minorHAnsi"/>
                    <w:sz w:val="24"/>
                    <w:szCs w:val="24"/>
                  </w:rPr>
                </w:rPrChange>
              </w:rPr>
              <w:pPrChange w:id="101" w:author="Pribil-Kövesdy Döníz" w:date="2026-09-22T12:52:00Z" w16du:dateUtc="2026-09-22T16:52:00Z">
                <w:pPr>
                  <w:framePr w:hSpace="187" w:wrap="around" w:vAnchor="page" w:hAnchor="margin" w:y="6256"/>
                  <w:jc w:val="center"/>
                </w:pPr>
              </w:pPrChange>
            </w:pPr>
            <w:ins w:id="102" w:author="Pribil-Kövesdy Döníz" w:date="2026-09-22T12:52:00Z" w16du:dateUtc="2026-09-22T16:52:00Z">
              <w:r>
                <w:t>továbbképző intézmény</w:t>
              </w:r>
            </w:ins>
            <w:del w:id="103" w:author="Pribil-Kövesdy Döníz" w:date="2026-09-22T12:52:00Z" w16du:dateUtc="2026-09-22T16:52:00Z">
              <w:r w:rsidR="00453FAF">
                <w:rPr>
                  <w:rFonts w:cstheme="minorHAnsi"/>
                  <w:sz w:val="24"/>
                  <w:szCs w:val="24"/>
                </w:rPr>
                <w:delText>34</w:delText>
              </w:r>
            </w:del>
          </w:p>
        </w:tc>
        <w:tc>
          <w:tcPr>
            <w:tcW w:w="11340" w:type="dxa"/>
            <w:tcPrChange w:id="104" w:author="Pribil-Kövesdy Döníz" w:date="2026-09-22T12:52:00Z" w16du:dateUtc="2026-09-22T16:52:00Z">
              <w:tcPr>
                <w:tcW w:w="1766" w:type="dxa"/>
                <w:tcBorders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4B3A17C5" w14:textId="77777777" w:rsidR="00453FAF" w:rsidRPr="005854FD" w:rsidRDefault="00453FAF" w:rsidP="00453FAF">
            <w:pPr>
              <w:framePr w:hSpace="187" w:wrap="around" w:vAnchor="page" w:hAnchor="margin" w:y="6256"/>
              <w:jc w:val="center"/>
              <w:rPr>
                <w:rFonts w:cstheme="minorHAnsi"/>
                <w:sz w:val="24"/>
                <w:szCs w:val="24"/>
              </w:rPr>
            </w:pPr>
            <w:del w:id="105" w:author="Pribil-Kövesdy Döníz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56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084C9CCB" w14:textId="4C5C6467" w:rsidTr="00AD06DF">
        <w:trPr>
          <w:trPrChange w:id="106" w:author="Pribil-Kövesdy Döníz" w:date="2026-09-22T12:52:00Z" w16du:dateUtc="2026-09-22T16:52:00Z">
            <w:trPr>
              <w:gridAfter w:val="2"/>
              <w:trHeight w:val="360"/>
            </w:trPr>
          </w:trPrChange>
        </w:trPr>
        <w:tc>
          <w:tcPr>
            <w:tcW w:w="2802" w:type="dxa"/>
            <w:tcPrChange w:id="107" w:author="Pribil-Kövesdy Döníz" w:date="2026-09-22T12:52:00Z" w16du:dateUtc="2026-09-22T16:52:00Z">
              <w:tcPr>
                <w:tcW w:w="7971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C6D9F1" w:themeFill="text2" w:themeFillTint="33"/>
                <w:vAlign w:val="center"/>
              </w:tcPr>
            </w:tcPrChange>
          </w:tcPr>
          <w:p w14:paraId="5E51EF0D" w14:textId="77777777" w:rsidR="00453FAF" w:rsidRPr="00AA7FB0" w:rsidRDefault="00A236F9" w:rsidP="00391C9E">
            <w:pPr>
              <w:pPrChange w:id="108" w:author="Pribil-Kövesdy Döníz" w:date="2026-09-22T12:52:00Z" w16du:dateUtc="2026-09-22T16:52:00Z">
                <w:pPr>
                  <w:pStyle w:val="Heading2"/>
                  <w:framePr w:hSpace="187" w:wrap="around" w:vAnchor="page" w:hAnchor="margin" w:y="6256"/>
                </w:pPr>
              </w:pPrChange>
            </w:pPr>
            <w:ins w:id="109" w:author="Pribil-Kövesdy Döníz" w:date="2026-09-22T12:52:00Z" w16du:dateUtc="2026-09-22T16:52:00Z">
              <w:r>
                <w:t>Fogadó ország</w:t>
              </w:r>
            </w:ins>
            <w:del w:id="110" w:author="Pribil-Kövesdy Döníz" w:date="2026-09-22T12:52:00Z" w16du:dateUtc="2026-09-22T16:52:00Z">
              <w:r w:rsidR="00453FAF" w:rsidRPr="00AA7FB0">
                <w:delText>Age</w:delText>
              </w:r>
            </w:del>
          </w:p>
        </w:tc>
        <w:tc>
          <w:tcPr>
            <w:tcW w:w="11340" w:type="dxa"/>
            <w:gridSpan w:val="2"/>
            <w:tcPrChange w:id="111" w:author="Pribil-Kövesdy Döníz" w:date="2026-09-22T12:52:00Z" w16du:dateUtc="2026-09-22T16:52:00Z">
              <w:tcPr>
                <w:tcW w:w="11340" w:type="dxa"/>
                <w:gridSpan w:val="2"/>
              </w:tcPr>
            </w:tcPrChange>
          </w:tcPr>
          <w:p w14:paraId="0A09D98D" w14:textId="77777777" w:rsidR="00A236F9" w:rsidRDefault="00A236F9" w:rsidP="00391C9E">
            <w:pPr>
              <w:rPr>
                <w:lang w:val="hu-HU"/>
              </w:rPr>
            </w:pPr>
          </w:p>
        </w:tc>
      </w:tr>
      <w:tr w:rsidR="00453FAF" w14:paraId="7FD6629B" w14:textId="77777777" w:rsidTr="00AD06DF">
        <w:trPr>
          <w:trPrChange w:id="112" w:author="Pribil-Kövesdy Döníz" w:date="2026-09-22T12:52:00Z" w16du:dateUtc="2026-09-22T16:52:00Z">
            <w:trPr>
              <w:gridAfter w:val="2"/>
              <w:trHeight w:val="360"/>
            </w:trPr>
          </w:trPrChange>
        </w:trPr>
        <w:tc>
          <w:tcPr>
            <w:tcW w:w="2802" w:type="dxa"/>
            <w:tcPrChange w:id="113" w:author="Pribil-Kövesdy Döníz" w:date="2026-09-22T12:52:00Z" w16du:dateUtc="2026-09-22T16:52:00Z">
              <w:tcPr>
                <w:tcW w:w="3415" w:type="dxa"/>
                <w:gridSpan w:val="3"/>
                <w:tcBorders>
                  <w:top w:val="single" w:sz="4" w:space="0" w:color="auto"/>
                  <w:left w:val="single" w:sz="4" w:space="0" w:color="auto"/>
                </w:tcBorders>
                <w:shd w:val="clear" w:color="auto" w:fill="E5E5E5"/>
                <w:vAlign w:val="center"/>
              </w:tcPr>
            </w:tcPrChange>
          </w:tcPr>
          <w:p w14:paraId="7E27CDC4" w14:textId="77777777" w:rsidR="00453FAF" w:rsidRDefault="00A236F9" w:rsidP="00391C9E">
            <w:pPr>
              <w:rPr>
                <w:rPrChange w:id="114" w:author="Pribil-Kövesdy Döníz" w:date="2026-09-22T12:52:00Z" w16du:dateUtc="2026-09-22T16:52:00Z">
                  <w:rPr>
                    <w:b/>
                    <w:szCs w:val="24"/>
                  </w:rPr>
                </w:rPrChange>
              </w:rPr>
              <w:pPrChange w:id="115" w:author="Pribil-Kövesdy Döníz" w:date="2026-09-22T12:52:00Z" w16du:dateUtc="2026-09-22T16:52:00Z">
                <w:pPr>
                  <w:pStyle w:val="Heading3"/>
                  <w:framePr w:hSpace="187" w:wrap="around" w:vAnchor="page" w:hAnchor="margin" w:y="6256"/>
                </w:pPr>
              </w:pPrChange>
            </w:pPr>
            <w:ins w:id="116" w:author="Pribil-Kövesdy Döníz" w:date="2026-09-22T12:52:00Z" w16du:dateUtc="2026-09-22T16:52:00Z">
              <w:r>
                <w:t>Munkanyelv</w:t>
              </w:r>
            </w:ins>
            <w:del w:id="117" w:author="Pribil-Kövesdy Döníz" w:date="2026-09-22T12:52:00Z" w16du:dateUtc="2026-09-22T16:52:00Z">
              <w:r w:rsidR="00453FAF" w:rsidRPr="00AA7FB0">
                <w:rPr>
                  <w:szCs w:val="24"/>
                </w:rPr>
                <w:delText>Under age 30</w:delText>
              </w:r>
            </w:del>
          </w:p>
        </w:tc>
        <w:tc>
          <w:tcPr>
            <w:tcW w:w="11340" w:type="dxa"/>
            <w:tcPrChange w:id="118" w:author="Pribil-Kövesdy Döníz" w:date="2026-09-22T12:52:00Z" w16du:dateUtc="2026-09-22T16:52:00Z">
              <w:tcPr>
                <w:tcW w:w="2790" w:type="dxa"/>
                <w:gridSpan w:val="2"/>
                <w:tcBorders>
                  <w:top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580DD6FB" w14:textId="77777777" w:rsidR="00453FAF" w:rsidRDefault="00453FAF" w:rsidP="00391C9E">
            <w:pPr>
              <w:rPr>
                <w:rPrChange w:id="119" w:author="Pribil-Kövesdy Döníz" w:date="2026-09-22T12:52:00Z" w16du:dateUtc="2026-09-22T16:52:00Z">
                  <w:rPr>
                    <w:rFonts w:cstheme="minorHAnsi"/>
                    <w:sz w:val="24"/>
                    <w:szCs w:val="24"/>
                  </w:rPr>
                </w:rPrChange>
              </w:rPr>
              <w:pPrChange w:id="120" w:author="Pribil-Kövesdy Döníz" w:date="2026-09-22T12:52:00Z" w16du:dateUtc="2026-09-22T16:52:00Z">
                <w:pPr>
                  <w:framePr w:hSpace="187" w:wrap="around" w:vAnchor="page" w:hAnchor="margin" w:y="6256"/>
                  <w:jc w:val="center"/>
                </w:pPr>
              </w:pPrChange>
            </w:pPr>
            <w:del w:id="121" w:author="Pribil-Kövesdy Döníz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3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1</w:delText>
              </w:r>
            </w:del>
          </w:p>
        </w:tc>
        <w:tc>
          <w:tcPr>
            <w:tcW w:w="11340" w:type="dxa"/>
            <w:tcPrChange w:id="122" w:author="Pribil-Kövesdy Döníz" w:date="2026-09-22T12:52:00Z" w16du:dateUtc="2026-09-22T16:52:00Z">
              <w:tcPr>
                <w:tcW w:w="1766" w:type="dxa"/>
                <w:tcBorders>
                  <w:top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25FD41EA" w14:textId="77777777" w:rsidR="00453FAF" w:rsidRPr="00AA7FB0" w:rsidRDefault="00453FAF" w:rsidP="00453FAF">
            <w:pPr>
              <w:framePr w:hSpace="187" w:wrap="around" w:vAnchor="page" w:hAnchor="margin" w:y="6256"/>
              <w:jc w:val="center"/>
              <w:rPr>
                <w:rFonts w:cstheme="minorHAnsi"/>
                <w:sz w:val="24"/>
                <w:szCs w:val="24"/>
              </w:rPr>
            </w:pPr>
            <w:del w:id="123" w:author="Pribil-Kövesdy Döníz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51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1EC5D15C" w14:textId="77777777" w:rsidTr="00AD06DF">
        <w:trPr>
          <w:trPrChange w:id="124" w:author="Pribil-Kövesdy Döníz" w:date="2026-09-22T12:52:00Z" w16du:dateUtc="2026-09-22T16:52:00Z">
            <w:trPr>
              <w:gridAfter w:val="2"/>
              <w:trHeight w:val="360"/>
            </w:trPr>
          </w:trPrChange>
        </w:trPr>
        <w:tc>
          <w:tcPr>
            <w:tcW w:w="2802" w:type="dxa"/>
            <w:tcPrChange w:id="125" w:author="Pribil-Kövesdy Döníz" w:date="2026-09-22T12:52:00Z" w16du:dateUtc="2026-09-22T16:52:00Z">
              <w:tcPr>
                <w:tcW w:w="3415" w:type="dxa"/>
                <w:gridSpan w:val="3"/>
                <w:shd w:val="clear" w:color="auto" w:fill="E5E5E5"/>
                <w:vAlign w:val="center"/>
              </w:tcPr>
            </w:tcPrChange>
          </w:tcPr>
          <w:p w14:paraId="6BBBBAAF" w14:textId="77777777" w:rsidR="00A236F9" w:rsidRDefault="00A236F9" w:rsidP="00391C9E">
            <w:pPr>
              <w:rPr>
                <w:ins w:id="126" w:author="Pribil-Kövesdy Döníz" w:date="2026-09-22T12:52:00Z" w16du:dateUtc="2026-09-22T16:52:00Z"/>
              </w:rPr>
            </w:pPr>
            <w:ins w:id="127" w:author="Pribil-Kövesdy Döníz" w:date="2026-09-22T12:52:00Z" w16du:dateUtc="2026-09-22T16:52:00Z">
              <w:r>
                <w:t>Mobilitás időtartama</w:t>
              </w:r>
            </w:ins>
          </w:p>
          <w:p w14:paraId="5E91C1C7" w14:textId="77777777" w:rsidR="00453FAF" w:rsidRDefault="00A236F9" w:rsidP="00AD06DF">
            <w:pPr>
              <w:rPr>
                <w:rPrChange w:id="128" w:author="Pribil-Kövesdy Döníz" w:date="2026-09-22T12:52:00Z" w16du:dateUtc="2026-09-22T16:52:00Z">
                  <w:rPr>
                    <w:b/>
                    <w:szCs w:val="24"/>
                  </w:rPr>
                </w:rPrChange>
              </w:rPr>
              <w:pPrChange w:id="129" w:author="Pribil-Kövesdy Döníz" w:date="2026-09-22T12:52:00Z" w16du:dateUtc="2026-09-22T16:52:00Z">
                <w:pPr>
                  <w:pStyle w:val="Heading3"/>
                  <w:framePr w:hSpace="187" w:wrap="around" w:vAnchor="page" w:hAnchor="margin" w:y="6256"/>
                </w:pPr>
              </w:pPrChange>
            </w:pPr>
            <w:ins w:id="130" w:author="Pribil-Kövesdy Döníz" w:date="2026-09-22T12:52:00Z" w16du:dateUtc="2026-09-22T16:52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  <w:del w:id="131" w:author="Pribil-Kövesdy Döníz" w:date="2026-09-22T12:52:00Z" w16du:dateUtc="2026-09-22T16:52:00Z">
              <w:r w:rsidR="00453FAF" w:rsidRPr="00AA7FB0">
                <w:rPr>
                  <w:szCs w:val="24"/>
                </w:rPr>
                <w:delText>Ages 30 – 49</w:delText>
              </w:r>
            </w:del>
          </w:p>
        </w:tc>
        <w:tc>
          <w:tcPr>
            <w:tcW w:w="11340" w:type="dxa"/>
            <w:tcPrChange w:id="132" w:author="Pribil-Kövesdy Döníz" w:date="2026-09-22T12:52:00Z" w16du:dateUtc="2026-09-22T16:52:00Z">
              <w:tcPr>
                <w:tcW w:w="2790" w:type="dxa"/>
                <w:gridSpan w:val="2"/>
                <w:shd w:val="clear" w:color="auto" w:fill="F2F2F2" w:themeFill="background1" w:themeFillShade="F2"/>
                <w:vAlign w:val="center"/>
              </w:tcPr>
            </w:tcPrChange>
          </w:tcPr>
          <w:p w14:paraId="18C3D7AC" w14:textId="77777777" w:rsidR="00453FAF" w:rsidRDefault="00A236F9" w:rsidP="0061350B">
            <w:pPr>
              <w:ind w:firstLine="882"/>
              <w:rPr>
                <w:rPrChange w:id="133" w:author="Pribil-Kövesdy Döníz" w:date="2026-09-22T12:52:00Z" w16du:dateUtc="2026-09-22T16:52:00Z">
                  <w:rPr>
                    <w:rFonts w:cstheme="minorHAnsi"/>
                    <w:sz w:val="24"/>
                    <w:szCs w:val="24"/>
                  </w:rPr>
                </w:rPrChange>
              </w:rPr>
              <w:pPrChange w:id="134" w:author="Pribil-Kövesdy Döníz" w:date="2026-09-22T12:52:00Z" w16du:dateUtc="2026-09-22T16:52:00Z">
                <w:pPr>
                  <w:framePr w:hSpace="187" w:wrap="around" w:vAnchor="page" w:hAnchor="margin" w:y="6256"/>
                  <w:jc w:val="center"/>
                </w:pPr>
              </w:pPrChange>
            </w:pPr>
            <w:ins w:id="135" w:author="Pribil-Kövesdy Döníz" w:date="2026-09-22T12:52:00Z" w16du:dateUtc="2026-09-22T16:52:00Z">
              <w:r>
                <w:t>nap</w:t>
              </w:r>
            </w:ins>
            <w:del w:id="136" w:author="Pribil-Kövesdy Döníz" w:date="2026-09-22T12:52:00Z" w16du:dateUtc="2026-09-22T16:52:00Z">
              <w:r w:rsidR="00453FAF">
                <w:rPr>
                  <w:rFonts w:cstheme="minorHAnsi"/>
                  <w:sz w:val="24"/>
                  <w:szCs w:val="24"/>
                </w:rPr>
                <w:delText>16</w:delText>
              </w:r>
            </w:del>
          </w:p>
        </w:tc>
        <w:tc>
          <w:tcPr>
            <w:tcW w:w="11340" w:type="dxa"/>
            <w:tcPrChange w:id="137" w:author="Pribil-Kövesdy Döníz" w:date="2026-09-22T12:52:00Z" w16du:dateUtc="2026-09-22T16:52:00Z">
              <w:tcPr>
                <w:tcW w:w="1766" w:type="dxa"/>
                <w:shd w:val="clear" w:color="auto" w:fill="F2F2F2" w:themeFill="background1" w:themeFillShade="F2"/>
                <w:vAlign w:val="center"/>
              </w:tcPr>
            </w:tcPrChange>
          </w:tcPr>
          <w:p w14:paraId="2C3595F0" w14:textId="77777777" w:rsidR="00453FAF" w:rsidRPr="00AA7FB0" w:rsidRDefault="00453FAF" w:rsidP="00453FAF">
            <w:pPr>
              <w:framePr w:hSpace="187" w:wrap="around" w:vAnchor="page" w:hAnchor="margin" w:y="6256"/>
              <w:jc w:val="center"/>
              <w:rPr>
                <w:rFonts w:cstheme="minorHAnsi"/>
                <w:sz w:val="24"/>
                <w:szCs w:val="24"/>
              </w:rPr>
            </w:pPr>
            <w:del w:id="138" w:author="Pribil-Kövesdy Döníz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26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</w:tbl>
    <w:tbl>
      <w:tblPr>
        <w:tblStyle w:val="LightList-Accent1"/>
        <w:tblpPr w:leftFromText="187" w:rightFromText="187" w:vertAnchor="page" w:horzAnchor="margin" w:tblpY="62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415"/>
        <w:gridCol w:w="2790"/>
        <w:gridCol w:w="1766"/>
      </w:tblGrid>
      <w:tr w:rsidR="00453FAF" w14:paraId="06C0EA89" w14:textId="77777777" w:rsidTr="00453F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  <w:del w:id="139" w:author="Pribil-Kövesdy Döníz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  <w:bottom w:val="single" w:sz="4" w:space="0" w:color="auto"/>
            </w:tcBorders>
            <w:shd w:val="clear" w:color="auto" w:fill="E5E5E5"/>
            <w:vAlign w:val="center"/>
          </w:tcPr>
          <w:p w14:paraId="25FD809A" w14:textId="77777777" w:rsidR="00453FAF" w:rsidRPr="00AA7FB0" w:rsidRDefault="00453FAF" w:rsidP="00453FAF">
            <w:pPr>
              <w:pStyle w:val="Heading3"/>
              <w:rPr>
                <w:del w:id="140" w:author="Pribil-Kövesdy Döníz" w:date="2026-09-22T12:52:00Z" w16du:dateUtc="2026-09-22T16:52:00Z"/>
                <w:b w:val="0"/>
                <w:szCs w:val="24"/>
              </w:rPr>
            </w:pPr>
            <w:del w:id="141" w:author="Pribil-Kövesdy Döníz" w:date="2026-09-22T12:52:00Z" w16du:dateUtc="2026-09-22T16:52:00Z">
              <w:r w:rsidRPr="00AA7FB0">
                <w:rPr>
                  <w:b w:val="0"/>
                  <w:szCs w:val="24"/>
                </w:rPr>
                <w:delText>Ages 50+</w:delText>
              </w:r>
            </w:del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3B670B" w14:textId="77777777" w:rsidR="00453FAF" w:rsidRPr="00AA7FB0" w:rsidRDefault="00453FAF" w:rsidP="00453F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42" w:author="Pribil-Kövesdy Döníz" w:date="2026-09-22T12:52:00Z" w16du:dateUtc="2026-09-22T16:52:00Z"/>
                <w:rFonts w:cstheme="minorHAnsi"/>
                <w:sz w:val="24"/>
                <w:szCs w:val="24"/>
              </w:rPr>
            </w:pPr>
            <w:del w:id="143" w:author="Pribil-Kövesdy Döníz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14</w:delText>
              </w:r>
            </w:del>
          </w:p>
        </w:tc>
        <w:tc>
          <w:tcPr>
            <w:tcW w:w="176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ECD555" w14:textId="77777777" w:rsidR="00453FAF" w:rsidRPr="00AA7FB0" w:rsidRDefault="00453FAF" w:rsidP="00453F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44" w:author="Pribil-Kövesdy Döníz" w:date="2026-09-22T12:52:00Z" w16du:dateUtc="2026-09-22T16:52:00Z"/>
                <w:rFonts w:cstheme="minorHAnsi"/>
                <w:sz w:val="24"/>
                <w:szCs w:val="24"/>
              </w:rPr>
            </w:pPr>
            <w:del w:id="145" w:author="Pribil-Kövesdy Döníz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23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34191796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46" w:author="Pribil-Kövesdy Döníz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1F23647" w14:textId="77777777" w:rsidR="00453FAF" w:rsidRPr="00AA7FB0" w:rsidRDefault="00453FAF" w:rsidP="00453FAF">
            <w:pPr>
              <w:pStyle w:val="Heading2"/>
              <w:rPr>
                <w:del w:id="147" w:author="Pribil-Kövesdy Döníz" w:date="2026-09-22T12:52:00Z" w16du:dateUtc="2026-09-22T16:52:00Z"/>
              </w:rPr>
            </w:pPr>
            <w:del w:id="148" w:author="Pribil-Kövesdy Döníz" w:date="2026-09-22T12:52:00Z" w16du:dateUtc="2026-09-22T16:52:00Z">
              <w:r w:rsidRPr="00AA7FB0">
                <w:delText>Did this case result in hospitalization?</w:delText>
              </w:r>
            </w:del>
          </w:p>
        </w:tc>
      </w:tr>
      <w:tr w:rsidR="00453FAF" w:rsidRPr="00B345CC" w14:paraId="52449E07" w14:textId="77777777" w:rsidTr="00453FAF">
        <w:trPr>
          <w:trHeight w:val="360"/>
          <w:del w:id="149" w:author="Pribil-Kövesdy Döníz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  <w:left w:val="single" w:sz="4" w:space="0" w:color="auto"/>
            </w:tcBorders>
            <w:shd w:val="clear" w:color="auto" w:fill="E5E5E5"/>
            <w:vAlign w:val="center"/>
          </w:tcPr>
          <w:p w14:paraId="41AAAE82" w14:textId="77777777" w:rsidR="00453FAF" w:rsidRPr="00AA7FB0" w:rsidRDefault="00453FAF" w:rsidP="00453FAF">
            <w:pPr>
              <w:pStyle w:val="Heading3"/>
              <w:rPr>
                <w:del w:id="150" w:author="Pribil-Kövesdy Döníz" w:date="2026-09-22T12:52:00Z" w16du:dateUtc="2026-09-22T16:52:00Z"/>
                <w:b w:val="0"/>
                <w:szCs w:val="24"/>
              </w:rPr>
            </w:pPr>
            <w:del w:id="151" w:author="Pribil-Kövesdy Döníz" w:date="2026-09-22T12:52:00Z" w16du:dateUtc="2026-09-22T16:52:00Z">
              <w:r w:rsidRPr="00AA7FB0">
                <w:rPr>
                  <w:b w:val="0"/>
                  <w:szCs w:val="24"/>
                </w:rPr>
                <w:delText>Yes, patient was hospitalized</w:delText>
              </w:r>
            </w:del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BF582F9" w14:textId="77777777" w:rsidR="00453FAF" w:rsidRPr="00AA7FB0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2" w:author="Pribil-Kövesdy Döníz" w:date="2026-09-22T12:52:00Z" w16du:dateUtc="2026-09-22T16:52:00Z"/>
                <w:rFonts w:cstheme="minorHAnsi"/>
                <w:sz w:val="24"/>
                <w:szCs w:val="24"/>
              </w:rPr>
            </w:pPr>
            <w:del w:id="153" w:author="Pribil-Kövesdy Döníz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5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0</w:delText>
              </w:r>
            </w:del>
          </w:p>
        </w:tc>
        <w:tc>
          <w:tcPr>
            <w:tcW w:w="1766" w:type="dxa"/>
            <w:tcBorders>
              <w:top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AE6AD1" w14:textId="77777777" w:rsidR="00453FAF" w:rsidRPr="00AA7FB0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4" w:author="Pribil-Kövesdy Döníz" w:date="2026-09-22T12:52:00Z" w16du:dateUtc="2026-09-22T16:52:00Z"/>
                <w:rFonts w:cstheme="minorHAnsi"/>
                <w:sz w:val="24"/>
                <w:szCs w:val="24"/>
              </w:rPr>
            </w:pPr>
            <w:del w:id="155" w:author="Pribil-Kövesdy Döníz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82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:rsidRPr="00B345CC" w14:paraId="76DF5C39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56" w:author="Pribil-Kövesdy Döníz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bottom w:val="single" w:sz="4" w:space="0" w:color="auto"/>
            </w:tcBorders>
            <w:shd w:val="clear" w:color="auto" w:fill="E5E5E5"/>
            <w:vAlign w:val="center"/>
          </w:tcPr>
          <w:p w14:paraId="2D6F6509" w14:textId="77777777" w:rsidR="00453FAF" w:rsidRPr="00AA7FB0" w:rsidRDefault="00453FAF" w:rsidP="00453FAF">
            <w:pPr>
              <w:pStyle w:val="Heading3"/>
              <w:rPr>
                <w:del w:id="157" w:author="Pribil-Kövesdy Döníz" w:date="2026-09-22T12:52:00Z" w16du:dateUtc="2026-09-22T16:52:00Z"/>
                <w:b w:val="0"/>
                <w:szCs w:val="24"/>
              </w:rPr>
            </w:pPr>
            <w:del w:id="158" w:author="Pribil-Kövesdy Döníz" w:date="2026-09-22T12:52:00Z" w16du:dateUtc="2026-09-22T16:52:00Z">
              <w:r w:rsidRPr="00AA7FB0">
                <w:rPr>
                  <w:b w:val="0"/>
                  <w:szCs w:val="24"/>
                </w:rPr>
                <w:delText>No, patient was not hospitalized</w:delText>
              </w:r>
            </w:del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83D2BA" w14:textId="77777777" w:rsidR="00453FAF" w:rsidRPr="00AA7FB0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59" w:author="Pribil-Kövesdy Döníz" w:date="2026-09-22T12:52:00Z" w16du:dateUtc="2026-09-22T16:52:00Z"/>
                <w:rFonts w:cstheme="minorHAnsi"/>
                <w:sz w:val="24"/>
                <w:szCs w:val="24"/>
              </w:rPr>
            </w:pPr>
            <w:del w:id="160" w:author="Pribil-Kövesdy Döníz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11</w:delText>
              </w:r>
            </w:del>
          </w:p>
        </w:tc>
        <w:tc>
          <w:tcPr>
            <w:tcW w:w="176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D37F5D9" w14:textId="77777777" w:rsidR="00453FAF" w:rsidRPr="00AA7FB0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61" w:author="Pribil-Kövesdy Döníz" w:date="2026-09-22T12:52:00Z" w16du:dateUtc="2026-09-22T16:52:00Z"/>
                <w:rFonts w:cstheme="minorHAnsi"/>
                <w:sz w:val="24"/>
                <w:szCs w:val="24"/>
              </w:rPr>
            </w:pPr>
            <w:del w:id="162" w:author="Pribil-Kövesdy Döníz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18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01859FF4" w14:textId="77777777" w:rsidTr="00453FAF">
        <w:trPr>
          <w:trHeight w:val="360"/>
          <w:del w:id="163" w:author="Pribil-Kövesdy Döníz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1E1E11A" w14:textId="77777777" w:rsidR="00453FAF" w:rsidRPr="00AA7FB0" w:rsidRDefault="00453FAF" w:rsidP="00453FAF">
            <w:pPr>
              <w:pStyle w:val="Heading2"/>
              <w:rPr>
                <w:del w:id="164" w:author="Pribil-Kövesdy Döníz" w:date="2026-09-22T12:52:00Z" w16du:dateUtc="2026-09-22T16:52:00Z"/>
              </w:rPr>
            </w:pPr>
            <w:del w:id="165" w:author="Pribil-Kövesdy Döníz" w:date="2026-09-22T12:52:00Z" w16du:dateUtc="2026-09-22T16:52:00Z">
              <w:r w:rsidRPr="00AA7FB0">
                <w:delText>Substance reported to have been vaped *</w:delText>
              </w:r>
            </w:del>
          </w:p>
        </w:tc>
      </w:tr>
      <w:tr w:rsidR="00453FAF" w:rsidRPr="00B345CC" w14:paraId="71079539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66" w:author="Pribil-Kövesdy Döníz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</w:tcBorders>
            <w:shd w:val="clear" w:color="auto" w:fill="E5E5E5"/>
            <w:vAlign w:val="center"/>
          </w:tcPr>
          <w:p w14:paraId="7E5610B4" w14:textId="77777777" w:rsidR="00453FAF" w:rsidRPr="005854FD" w:rsidRDefault="00453FAF" w:rsidP="00453FAF">
            <w:pPr>
              <w:pStyle w:val="Heading3"/>
              <w:rPr>
                <w:del w:id="167" w:author="Pribil-Kövesdy Döníz" w:date="2026-09-22T12:52:00Z" w16du:dateUtc="2026-09-22T16:52:00Z"/>
                <w:b w:val="0"/>
              </w:rPr>
            </w:pPr>
            <w:del w:id="168" w:author="Pribil-Kövesdy Döníz" w:date="2026-09-22T12:52:00Z" w16du:dateUtc="2026-09-22T16:52:00Z">
              <w:r w:rsidRPr="005854FD">
                <w:rPr>
                  <w:b w:val="0"/>
                </w:rPr>
                <w:delText>Nicotine only</w:delText>
              </w:r>
            </w:del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CBCB05" w14:textId="77777777" w:rsidR="00453FAF" w:rsidRPr="005854FD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69" w:author="Pribil-Kövesdy Döníz" w:date="2026-09-22T12:52:00Z" w16du:dateUtc="2026-09-22T16:52:00Z"/>
                <w:rFonts w:cstheme="minorHAnsi"/>
                <w:sz w:val="24"/>
                <w:szCs w:val="24"/>
              </w:rPr>
            </w:pPr>
            <w:del w:id="170" w:author="Pribil-Kövesdy Döníz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18</w:delText>
              </w:r>
            </w:del>
          </w:p>
        </w:tc>
        <w:tc>
          <w:tcPr>
            <w:tcW w:w="176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33846FA" w14:textId="77777777" w:rsidR="00453FAF" w:rsidRPr="005854FD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71" w:author="Pribil-Kövesdy Döníz" w:date="2026-09-22T12:52:00Z" w16du:dateUtc="2026-09-22T16:52:00Z"/>
                <w:rFonts w:cstheme="minorHAnsi"/>
                <w:sz w:val="24"/>
                <w:szCs w:val="24"/>
              </w:rPr>
            </w:pPr>
            <w:del w:id="172" w:author="Pribil-Kövesdy Döníz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30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:rsidRPr="00B345CC" w14:paraId="23D22482" w14:textId="77777777" w:rsidTr="00453FAF">
        <w:trPr>
          <w:trHeight w:val="360"/>
          <w:del w:id="173" w:author="Pribil-Kövesdy Döníz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</w:tcBorders>
            <w:shd w:val="clear" w:color="auto" w:fill="E5E5E5"/>
            <w:vAlign w:val="center"/>
          </w:tcPr>
          <w:p w14:paraId="4AF49295" w14:textId="77777777" w:rsidR="00453FAF" w:rsidRPr="005854FD" w:rsidRDefault="00453FAF" w:rsidP="00453FAF">
            <w:pPr>
              <w:pStyle w:val="Heading3"/>
              <w:rPr>
                <w:del w:id="174" w:author="Pribil-Kövesdy Döníz" w:date="2026-09-22T12:52:00Z" w16du:dateUtc="2026-09-22T16:52:00Z"/>
                <w:b w:val="0"/>
              </w:rPr>
            </w:pPr>
            <w:del w:id="175" w:author="Pribil-Kövesdy Döníz" w:date="2026-09-22T12:52:00Z" w16du:dateUtc="2026-09-22T16:52:00Z">
              <w:r w:rsidRPr="005854FD">
                <w:rPr>
                  <w:b w:val="0"/>
                </w:rPr>
                <w:delText>THC only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23A8471B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6" w:author="Pribil-Kövesdy Döníz" w:date="2026-09-22T12:52:00Z" w16du:dateUtc="2026-09-22T16:52:00Z"/>
                <w:rFonts w:cstheme="minorHAnsi"/>
                <w:sz w:val="24"/>
                <w:szCs w:val="24"/>
              </w:rPr>
            </w:pPr>
            <w:del w:id="177" w:author="Pribil-Kövesdy Döníz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24</w:delText>
              </w:r>
            </w:del>
          </w:p>
        </w:tc>
        <w:tc>
          <w:tcPr>
            <w:tcW w:w="1766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BC9CA5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8" w:author="Pribil-Kövesdy Döníz" w:date="2026-09-22T12:52:00Z" w16du:dateUtc="2026-09-22T16:52:00Z"/>
                <w:rFonts w:cstheme="minorHAnsi"/>
                <w:sz w:val="24"/>
                <w:szCs w:val="24"/>
              </w:rPr>
            </w:pPr>
            <w:del w:id="179" w:author="Pribil-Kövesdy Döníz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39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:rsidRPr="00B345CC" w14:paraId="26F19EAB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80" w:author="Pribil-Kövesdy Döníz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E5E5E5"/>
            <w:vAlign w:val="center"/>
          </w:tcPr>
          <w:p w14:paraId="4FCF5C67" w14:textId="77777777" w:rsidR="00453FAF" w:rsidRPr="005854FD" w:rsidRDefault="00453FAF" w:rsidP="00453FAF">
            <w:pPr>
              <w:pStyle w:val="Heading3"/>
              <w:rPr>
                <w:del w:id="181" w:author="Pribil-Kövesdy Döníz" w:date="2026-09-22T12:52:00Z" w16du:dateUtc="2026-09-22T16:52:00Z"/>
                <w:b w:val="0"/>
              </w:rPr>
            </w:pPr>
            <w:del w:id="182" w:author="Pribil-Kövesdy Döníz" w:date="2026-09-22T12:52:00Z" w16du:dateUtc="2026-09-22T16:52:00Z">
              <w:r w:rsidRPr="005854FD">
                <w:rPr>
                  <w:b w:val="0"/>
                </w:rPr>
                <w:delText>Nicotine and THC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6118B8B4" w14:textId="77777777" w:rsidR="00453FAF" w:rsidRPr="005854FD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83" w:author="Pribil-Kövesdy Döníz" w:date="2026-09-22T12:52:00Z" w16du:dateUtc="2026-09-22T16:52:00Z"/>
                <w:rFonts w:cstheme="minorHAnsi"/>
                <w:sz w:val="24"/>
                <w:szCs w:val="24"/>
              </w:rPr>
            </w:pPr>
            <w:del w:id="184" w:author="Pribil-Kövesdy Döníz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15</w:delText>
              </w:r>
            </w:del>
          </w:p>
        </w:tc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0C72B0B4" w14:textId="77777777" w:rsidR="00453FAF" w:rsidRPr="005854FD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85" w:author="Pribil-Kövesdy Döníz" w:date="2026-09-22T12:52:00Z" w16du:dateUtc="2026-09-22T16:52:00Z"/>
                <w:rFonts w:cstheme="minorHAnsi"/>
                <w:sz w:val="24"/>
                <w:szCs w:val="24"/>
              </w:rPr>
            </w:pPr>
            <w:del w:id="186" w:author="Pribil-Kövesdy Döníz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25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1B86E2CD" w14:textId="77777777" w:rsidTr="00453FAF">
        <w:trPr>
          <w:trHeight w:val="360"/>
          <w:del w:id="187" w:author="Pribil-Kövesdy Döníz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</w:tcBorders>
            <w:shd w:val="clear" w:color="auto" w:fill="E5E5E5"/>
            <w:vAlign w:val="center"/>
          </w:tcPr>
          <w:p w14:paraId="1E60BF38" w14:textId="77777777" w:rsidR="00453FAF" w:rsidRPr="005854FD" w:rsidRDefault="00453FAF" w:rsidP="00453FAF">
            <w:pPr>
              <w:pStyle w:val="Heading3"/>
              <w:rPr>
                <w:del w:id="188" w:author="Pribil-Kövesdy Döníz" w:date="2026-09-22T12:52:00Z" w16du:dateUtc="2026-09-22T16:52:00Z"/>
                <w:b w:val="0"/>
              </w:rPr>
            </w:pPr>
            <w:del w:id="189" w:author="Pribil-Kövesdy Döníz" w:date="2026-09-22T12:52:00Z" w16du:dateUtc="2026-09-22T16:52:00Z">
              <w:r w:rsidRPr="005854FD">
                <w:rPr>
                  <w:b w:val="0"/>
                </w:rPr>
                <w:delText>CBD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00948A8F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0" w:author="Pribil-Kövesdy Döníz" w:date="2026-09-22T12:52:00Z" w16du:dateUtc="2026-09-22T16:52:00Z"/>
                <w:rFonts w:cstheme="minorHAnsi"/>
                <w:sz w:val="24"/>
                <w:szCs w:val="24"/>
              </w:rPr>
            </w:pPr>
            <w:del w:id="191" w:author="Pribil-Kövesdy Döníz" w:date="2026-09-22T12:52:00Z" w16du:dateUtc="2026-09-22T16:52:00Z">
              <w:r w:rsidRPr="005854FD">
                <w:rPr>
                  <w:rFonts w:cstheme="minorHAnsi"/>
                  <w:sz w:val="24"/>
                  <w:szCs w:val="24"/>
                </w:rPr>
                <w:delText>&lt;5***</w:delText>
              </w:r>
            </w:del>
          </w:p>
        </w:tc>
        <w:tc>
          <w:tcPr>
            <w:tcW w:w="1766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9440CD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2" w:author="Pribil-Kövesdy Döníz" w:date="2026-09-22T12:52:00Z" w16du:dateUtc="2026-09-22T16:52:00Z"/>
                <w:rFonts w:cstheme="minorHAnsi"/>
                <w:sz w:val="24"/>
                <w:szCs w:val="24"/>
              </w:rPr>
            </w:pPr>
          </w:p>
        </w:tc>
      </w:tr>
      <w:tr w:rsidR="00453FAF" w:rsidRPr="00B345CC" w14:paraId="74D93636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93" w:author="Pribil-Kövesdy Döníz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E5E5E5"/>
            <w:vAlign w:val="center"/>
          </w:tcPr>
          <w:p w14:paraId="20B787C0" w14:textId="77777777" w:rsidR="00453FAF" w:rsidRPr="005854FD" w:rsidRDefault="00453FAF" w:rsidP="00453FAF">
            <w:pPr>
              <w:pStyle w:val="Heading3"/>
              <w:rPr>
                <w:del w:id="194" w:author="Pribil-Kövesdy Döníz" w:date="2026-09-22T12:52:00Z" w16du:dateUtc="2026-09-22T16:52:00Z"/>
                <w:b w:val="0"/>
              </w:rPr>
            </w:pPr>
            <w:del w:id="195" w:author="Pribil-Kövesdy Döníz" w:date="2026-09-22T12:52:00Z" w16du:dateUtc="2026-09-22T16:52:00Z">
              <w:r w:rsidRPr="005854FD">
                <w:rPr>
                  <w:b w:val="0"/>
                </w:rPr>
                <w:delText>Other/Unknown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3BDF89D9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96" w:author="Pribil-Kövesdy Döníz" w:date="2026-09-22T12:52:00Z" w16du:dateUtc="2026-09-22T16:52:00Z"/>
                <w:rFonts w:cstheme="minorHAnsi"/>
                <w:sz w:val="24"/>
                <w:szCs w:val="24"/>
              </w:rPr>
            </w:pPr>
            <w:del w:id="197" w:author="Pribil-Kövesdy Döníz" w:date="2026-09-22T12:52:00Z" w16du:dateUtc="2026-09-22T16:52:00Z">
              <w:r w:rsidRPr="005854FD">
                <w:rPr>
                  <w:rFonts w:cstheme="minorHAnsi"/>
                  <w:sz w:val="24"/>
                  <w:szCs w:val="24"/>
                </w:rPr>
                <w:delText>&lt;5***</w:delText>
              </w:r>
            </w:del>
          </w:p>
        </w:tc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09B80D0C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98" w:author="Pribil-Kövesdy Döníz" w:date="2026-09-22T12:52:00Z" w16du:dateUtc="2026-09-22T16:52:00Z"/>
                <w:rFonts w:cstheme="minorHAnsi"/>
                <w:sz w:val="24"/>
                <w:szCs w:val="24"/>
              </w:rPr>
            </w:pPr>
          </w:p>
        </w:tc>
      </w:tr>
    </w:tbl>
    <w:p w14:paraId="42DB782A" w14:textId="77777777" w:rsidR="0061350B" w:rsidRDefault="0061350B">
      <w:pPr>
        <w:rPr>
          <w:ins w:id="199" w:author="Pribil-Kövesdy Döníz" w:date="2026-09-22T12:52:00Z" w16du:dateUtc="2026-09-22T16:52:00Z"/>
          <w:sz w:val="28"/>
          <w:szCs w:val="28"/>
          <w:highlight w:val="lightGray"/>
        </w:rPr>
      </w:pPr>
      <w:ins w:id="200" w:author="Pribil-Kövesdy Döníz" w:date="2026-09-22T12:52:00Z" w16du:dateUtc="2026-09-22T16:52:00Z">
        <w:r>
          <w:rPr>
            <w:sz w:val="28"/>
            <w:szCs w:val="28"/>
            <w:highlight w:val="lightGray"/>
          </w:rPr>
          <w:br w:type="page"/>
        </w:r>
      </w:ins>
    </w:p>
    <w:p w14:paraId="789DBC6B" w14:textId="77777777" w:rsidR="007A6560" w:rsidRPr="007C10F6" w:rsidRDefault="007C10F6" w:rsidP="007C10F6">
      <w:pPr>
        <w:spacing w:line="240" w:lineRule="auto"/>
        <w:rPr>
          <w:ins w:id="201" w:author="Pribil-Kövesdy Döníz" w:date="2026-09-22T12:52:00Z" w16du:dateUtc="2026-09-22T16:52:00Z"/>
          <w:sz w:val="28"/>
          <w:szCs w:val="28"/>
        </w:rPr>
      </w:pPr>
      <w:ins w:id="202" w:author="Pribil-Kövesdy Döníz" w:date="2026-09-22T12:52:00Z" w16du:dateUtc="2026-09-22T16:52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1E94960F" w14:textId="77777777" w:rsidTr="007A6560">
        <w:trPr>
          <w:ins w:id="203" w:author="Pribil-Kövesdy Döníz" w:date="2026-09-22T12:52:00Z" w16du:dateUtc="2026-09-22T16:52:00Z"/>
        </w:trPr>
        <w:tc>
          <w:tcPr>
            <w:tcW w:w="4714" w:type="dxa"/>
          </w:tcPr>
          <w:p w14:paraId="56525AEB" w14:textId="77777777" w:rsidR="007A6560" w:rsidRPr="004B3A33" w:rsidRDefault="007A6560" w:rsidP="007A6560">
            <w:pPr>
              <w:rPr>
                <w:ins w:id="204" w:author="Pribil-Kövesdy Döníz" w:date="2026-09-22T12:52:00Z" w16du:dateUtc="2026-09-22T16:52:00Z"/>
                <w:b/>
                <w:bCs/>
              </w:rPr>
            </w:pPr>
            <w:ins w:id="205" w:author="Pribil-Kövesdy Döníz" w:date="2026-09-22T12:52:00Z" w16du:dateUtc="2026-09-22T16:52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3076C190" w14:textId="77777777" w:rsidR="007A6560" w:rsidRPr="00AD06DF" w:rsidRDefault="007A6560" w:rsidP="007A6560">
            <w:pPr>
              <w:rPr>
                <w:ins w:id="206" w:author="Pribil-Kövesdy Döníz" w:date="2026-09-22T12:52:00Z" w16du:dateUtc="2026-09-22T16:52:00Z"/>
              </w:rPr>
            </w:pPr>
            <w:ins w:id="207" w:author="Pribil-Kövesdy Döníz" w:date="2026-09-22T12:52:00Z" w16du:dateUtc="2026-09-22T16:52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56EC8322" w14:textId="77777777" w:rsidR="007A6560" w:rsidRPr="004B3A33" w:rsidRDefault="007A6560" w:rsidP="007A6560">
            <w:pPr>
              <w:rPr>
                <w:ins w:id="208" w:author="Pribil-Kövesdy Döníz" w:date="2026-09-22T12:52:00Z" w16du:dateUtc="2026-09-22T16:52:00Z"/>
                <w:b/>
                <w:bCs/>
              </w:rPr>
            </w:pPr>
            <w:ins w:id="209" w:author="Pribil-Kövesdy Döníz" w:date="2026-09-22T12:52:00Z" w16du:dateUtc="2026-09-22T16:52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4A6F96AD" w14:textId="77777777" w:rsidR="007A6560" w:rsidRPr="00AD06DF" w:rsidRDefault="007A6560" w:rsidP="004B3A33">
            <w:pPr>
              <w:rPr>
                <w:ins w:id="210" w:author="Pribil-Kövesdy Döníz" w:date="2026-09-22T12:52:00Z" w16du:dateUtc="2026-09-22T16:52:00Z"/>
              </w:rPr>
            </w:pPr>
            <w:ins w:id="211" w:author="Pribil-Kövesdy Döníz" w:date="2026-09-22T12:52:00Z" w16du:dateUtc="2026-09-22T16:52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35F45732" w14:textId="77777777" w:rsidR="004B3A33" w:rsidRDefault="007A6560" w:rsidP="007A6560">
            <w:pPr>
              <w:rPr>
                <w:ins w:id="212" w:author="Pribil-Kövesdy Döníz" w:date="2026-09-22T12:52:00Z" w16du:dateUtc="2026-09-22T16:52:00Z"/>
              </w:rPr>
            </w:pPr>
            <w:ins w:id="213" w:author="Pribil-Kövesdy Döníz" w:date="2026-09-22T12:52:00Z" w16du:dateUtc="2026-09-22T16:52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79C1E5AA" w14:textId="77777777" w:rsidR="007A6560" w:rsidRPr="00AD06DF" w:rsidRDefault="004B3A33" w:rsidP="007A6560">
            <w:pPr>
              <w:rPr>
                <w:ins w:id="214" w:author="Pribil-Kövesdy Döníz" w:date="2026-09-22T12:52:00Z" w16du:dateUtc="2026-09-22T16:52:00Z"/>
              </w:rPr>
            </w:pPr>
            <w:ins w:id="215" w:author="Pribil-Kövesdy Döníz" w:date="2026-09-22T12:52:00Z" w16du:dateUtc="2026-09-22T16:52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18F22396" w14:textId="77777777" w:rsidTr="007C10F6">
        <w:trPr>
          <w:trHeight w:val="2994"/>
          <w:ins w:id="216" w:author="Pribil-Kövesdy Döníz" w:date="2026-09-22T12:52:00Z" w16du:dateUtc="2026-09-22T16:52:00Z"/>
        </w:trPr>
        <w:tc>
          <w:tcPr>
            <w:tcW w:w="4714" w:type="dxa"/>
          </w:tcPr>
          <w:p w14:paraId="454D751F" w14:textId="77777777" w:rsidR="007A6560" w:rsidRDefault="007A6560" w:rsidP="00391C9E">
            <w:pPr>
              <w:rPr>
                <w:ins w:id="217" w:author="Pribil-Kövesdy Döníz" w:date="2026-09-22T12:52:00Z" w16du:dateUtc="2026-09-22T16:52:00Z"/>
              </w:rPr>
            </w:pPr>
          </w:p>
        </w:tc>
        <w:tc>
          <w:tcPr>
            <w:tcW w:w="4715" w:type="dxa"/>
          </w:tcPr>
          <w:p w14:paraId="4792FE87" w14:textId="77777777" w:rsidR="007A6560" w:rsidRDefault="007A6560" w:rsidP="00391C9E">
            <w:pPr>
              <w:rPr>
                <w:ins w:id="218" w:author="Pribil-Kövesdy Döníz" w:date="2026-09-22T12:52:00Z" w16du:dateUtc="2026-09-22T16:52:00Z"/>
              </w:rPr>
            </w:pPr>
          </w:p>
        </w:tc>
        <w:tc>
          <w:tcPr>
            <w:tcW w:w="4715" w:type="dxa"/>
          </w:tcPr>
          <w:p w14:paraId="6D3B59D5" w14:textId="77777777" w:rsidR="007A6560" w:rsidRDefault="007A6560" w:rsidP="00391C9E">
            <w:pPr>
              <w:rPr>
                <w:ins w:id="219" w:author="Pribil-Kövesdy Döníz" w:date="2026-09-22T12:52:00Z" w16du:dateUtc="2026-09-22T16:52:00Z"/>
              </w:rPr>
            </w:pPr>
          </w:p>
        </w:tc>
      </w:tr>
    </w:tbl>
    <w:p w14:paraId="1C4BF7DA" w14:textId="77777777" w:rsidR="00686BE4" w:rsidRPr="00AD06DF" w:rsidRDefault="004B3A33" w:rsidP="00391C9E">
      <w:pPr>
        <w:spacing w:line="240" w:lineRule="auto"/>
        <w:rPr>
          <w:ins w:id="220" w:author="Pribil-Kövesdy Döníz" w:date="2026-09-22T12:52:00Z" w16du:dateUtc="2026-09-22T16:52:00Z"/>
        </w:rPr>
      </w:pPr>
      <w:ins w:id="221" w:author="Pribil-Kövesdy Döníz" w:date="2026-09-22T12:52:00Z" w16du:dateUtc="2026-09-22T16:52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29702F2D" w14:textId="77777777" w:rsidR="005E7FFD" w:rsidRDefault="005E7FFD" w:rsidP="00391C9E">
      <w:pPr>
        <w:spacing w:line="240" w:lineRule="auto"/>
        <w:rPr>
          <w:ins w:id="222" w:author="Pribil-Kövesdy Döníz" w:date="2026-09-22T12:52:00Z" w16du:dateUtc="2026-09-22T16:52:00Z"/>
        </w:rPr>
      </w:pPr>
      <w:ins w:id="223" w:author="Pribil-Kövesdy Döníz" w:date="2026-09-22T12:52:00Z" w16du:dateUtc="2026-09-22T16:52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4611678A" w14:textId="77777777" w:rsidTr="0061350B">
        <w:trPr>
          <w:trHeight w:val="2835"/>
          <w:ins w:id="224" w:author="Pribil-Kövesdy Döníz" w:date="2026-09-22T12:52:00Z" w16du:dateUtc="2026-09-22T16:52:00Z"/>
        </w:trPr>
        <w:tc>
          <w:tcPr>
            <w:tcW w:w="14142" w:type="dxa"/>
          </w:tcPr>
          <w:p w14:paraId="4FCEA80A" w14:textId="77777777" w:rsidR="005E7FFD" w:rsidRDefault="005E7FFD" w:rsidP="0061350B">
            <w:pPr>
              <w:rPr>
                <w:ins w:id="225" w:author="Pribil-Kövesdy Döníz" w:date="2026-09-22T12:52:00Z" w16du:dateUtc="2026-09-22T16:52:00Z"/>
              </w:rPr>
            </w:pPr>
          </w:p>
        </w:tc>
      </w:tr>
    </w:tbl>
    <w:p w14:paraId="24BE0628" w14:textId="77777777" w:rsidR="00391C9E" w:rsidRDefault="00646D28" w:rsidP="00391C9E">
      <w:pPr>
        <w:spacing w:before="120" w:after="0" w:line="240" w:lineRule="auto"/>
        <w:rPr>
          <w:ins w:id="226" w:author="Pribil-Kövesdy Döníz" w:date="2026-09-22T12:52:00Z" w16du:dateUtc="2026-09-22T16:52:00Z"/>
          <w:sz w:val="28"/>
          <w:szCs w:val="28"/>
          <w:highlight w:val="lightGray"/>
        </w:rPr>
      </w:pPr>
      <w:ins w:id="227" w:author="Pribil-Kövesdy Döníz" w:date="2026-09-22T12:52:00Z" w16du:dateUtc="2026-09-22T16:52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28FEEB06" w14:textId="77777777" w:rsidR="00391C9E" w:rsidRDefault="00391C9E" w:rsidP="00391C9E">
      <w:pPr>
        <w:spacing w:before="120" w:after="0" w:line="240" w:lineRule="auto"/>
        <w:rPr>
          <w:ins w:id="228" w:author="Pribil-Kövesdy Döníz" w:date="2026-09-22T12:52:00Z" w16du:dateUtc="2026-09-22T16:52:00Z"/>
        </w:rPr>
      </w:pPr>
      <w:ins w:id="229" w:author="Pribil-Kövesdy Döníz" w:date="2026-09-22T12:52:00Z" w16du:dateUtc="2026-09-22T16:52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2F40B65F" w14:textId="77777777" w:rsidTr="003C2C83">
        <w:trPr>
          <w:trHeight w:val="1701"/>
          <w:ins w:id="230" w:author="Pribil-Kövesdy Döníz" w:date="2026-09-22T12:52:00Z" w16du:dateUtc="2026-09-22T16:52:00Z"/>
        </w:trPr>
        <w:tc>
          <w:tcPr>
            <w:tcW w:w="14142" w:type="dxa"/>
          </w:tcPr>
          <w:p w14:paraId="568B0B63" w14:textId="77777777" w:rsidR="00391C9E" w:rsidRDefault="00391C9E" w:rsidP="0061350B">
            <w:pPr>
              <w:spacing w:before="120"/>
              <w:rPr>
                <w:ins w:id="231" w:author="Pribil-Kövesdy Döníz" w:date="2026-09-22T12:52:00Z" w16du:dateUtc="2026-09-22T16:52:00Z"/>
              </w:rPr>
            </w:pPr>
          </w:p>
        </w:tc>
      </w:tr>
    </w:tbl>
    <w:p w14:paraId="60A13972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232" w:author="Pribil-Kövesdy Döníz" w:date="2026-09-22T12:52:00Z" w16du:dateUtc="2026-09-22T16:52:00Z"/>
          <w:sz w:val="28"/>
          <w:szCs w:val="28"/>
        </w:rPr>
      </w:pPr>
      <w:ins w:id="233" w:author="Pribil-Kövesdy Döníz" w:date="2026-09-22T12:52:00Z" w16du:dateUtc="2026-09-22T16:52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4C019FF1" w14:textId="77777777" w:rsidR="00DD1408" w:rsidRDefault="003C2C83">
      <w:pPr>
        <w:rPr>
          <w:del w:id="234" w:author="Pribil-Kövesdy Döníz" w:date="2026-09-22T12:52:00Z" w16du:dateUtc="2026-09-22T16:52:00Z"/>
        </w:rPr>
      </w:pPr>
      <w:ins w:id="235" w:author="Pribil-Kövesdy Döníz" w:date="2026-09-22T12:52:00Z" w16du:dateUtc="2026-09-22T16:52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p w14:paraId="7561B0CC" w14:textId="77777777" w:rsidR="00E41402" w:rsidRDefault="00E41402">
      <w:pPr>
        <w:rPr>
          <w:del w:id="236" w:author="Pribil-Kövesdy Döníz" w:date="2026-09-22T12:52:00Z" w16du:dateUtc="2026-09-22T16:52:00Z"/>
        </w:rPr>
      </w:pPr>
    </w:p>
    <w:p w14:paraId="3FC8708E" w14:textId="77777777" w:rsidR="00E41402" w:rsidRDefault="00E41402">
      <w:pPr>
        <w:rPr>
          <w:del w:id="237" w:author="Pribil-Kövesdy Döníz" w:date="2026-09-22T12:52:00Z" w16du:dateUtc="2026-09-22T16:52:00Z"/>
        </w:rPr>
      </w:pPr>
    </w:p>
    <w:p w14:paraId="0792C763" w14:textId="77777777" w:rsidR="00C428CF" w:rsidRDefault="00C428CF">
      <w:pPr>
        <w:rPr>
          <w:del w:id="238" w:author="Pribil-Kövesdy Döníz" w:date="2026-09-22T12:52:00Z" w16du:dateUtc="2026-09-22T16:52:00Z"/>
        </w:rPr>
      </w:pPr>
    </w:p>
    <w:p w14:paraId="24F7E59A" w14:textId="77777777" w:rsidR="00C428CF" w:rsidRDefault="00C428CF">
      <w:pPr>
        <w:rPr>
          <w:del w:id="239" w:author="Pribil-Kövesdy Döníz" w:date="2026-09-22T12:52:00Z" w16du:dateUtc="2026-09-22T16:52:00Z"/>
        </w:rPr>
      </w:pPr>
    </w:p>
    <w:p w14:paraId="5530071B" w14:textId="77777777" w:rsidR="00C428CF" w:rsidRDefault="00C428CF">
      <w:pPr>
        <w:rPr>
          <w:del w:id="240" w:author="Pribil-Kövesdy Döníz" w:date="2026-09-22T12:52:00Z" w16du:dateUtc="2026-09-22T16:52:00Z"/>
        </w:rPr>
      </w:pPr>
    </w:p>
    <w:p w14:paraId="2E8D7F8F" w14:textId="77777777" w:rsidR="00C428CF" w:rsidRDefault="00C428CF">
      <w:pPr>
        <w:rPr>
          <w:del w:id="241" w:author="Pribil-Kövesdy Döníz" w:date="2026-09-22T12:52:00Z" w16du:dateUtc="2026-09-22T16:52:00Z"/>
        </w:rPr>
      </w:pPr>
    </w:p>
    <w:p w14:paraId="0563683F" w14:textId="77777777" w:rsidR="00C428CF" w:rsidRDefault="00C428CF">
      <w:pPr>
        <w:rPr>
          <w:del w:id="242" w:author="Pribil-Kövesdy Döníz" w:date="2026-09-22T12:52:00Z" w16du:dateUtc="2026-09-22T16:52:00Z"/>
        </w:rPr>
      </w:pPr>
    </w:p>
    <w:p w14:paraId="51A2DD73" w14:textId="77777777" w:rsidR="00C428CF" w:rsidRDefault="00C428CF">
      <w:pPr>
        <w:rPr>
          <w:del w:id="243" w:author="Pribil-Kövesdy Döníz" w:date="2026-09-22T12:52:00Z" w16du:dateUtc="2026-09-22T16:52:00Z"/>
        </w:rPr>
      </w:pPr>
    </w:p>
    <w:p w14:paraId="70167731" w14:textId="77777777" w:rsidR="00C428CF" w:rsidRDefault="00C428CF">
      <w:pPr>
        <w:rPr>
          <w:del w:id="244" w:author="Pribil-Kövesdy Döníz" w:date="2026-09-22T12:52:00Z" w16du:dateUtc="2026-09-22T16:52:00Z"/>
        </w:rPr>
      </w:pPr>
    </w:p>
    <w:p w14:paraId="28E77AA7" w14:textId="77777777" w:rsidR="00C428CF" w:rsidRDefault="00C428CF">
      <w:pPr>
        <w:rPr>
          <w:del w:id="245" w:author="Pribil-Kövesdy Döníz" w:date="2026-09-22T12:52:00Z" w16du:dateUtc="2026-09-22T16:52:00Z"/>
        </w:rPr>
      </w:pPr>
    </w:p>
    <w:p w14:paraId="53592911" w14:textId="77777777" w:rsidR="00C715C2" w:rsidRDefault="00C715C2">
      <w:pPr>
        <w:rPr>
          <w:del w:id="246" w:author="Pribil-Kövesdy Döníz" w:date="2026-09-22T12:52:00Z" w16du:dateUtc="2026-09-22T16:52:00Z"/>
        </w:rPr>
      </w:pPr>
    </w:p>
    <w:p w14:paraId="1E894732" w14:textId="77777777" w:rsidR="00C428CF" w:rsidRDefault="00C428CF">
      <w:pPr>
        <w:rPr>
          <w:del w:id="247" w:author="Pribil-Kövesdy Döníz" w:date="2026-09-22T12:52:00Z" w16du:dateUtc="2026-09-22T16:52:00Z"/>
        </w:rPr>
      </w:pPr>
    </w:p>
    <w:p w14:paraId="137D10B9" w14:textId="77777777" w:rsidR="00086263" w:rsidRDefault="00086263" w:rsidP="00E41402">
      <w:pPr>
        <w:spacing w:after="0"/>
        <w:rPr>
          <w:del w:id="248" w:author="Pribil-Kövesdy Döníz" w:date="2026-09-22T12:52:00Z" w16du:dateUtc="2026-09-22T16:52:00Z"/>
          <w:sz w:val="24"/>
          <w:szCs w:val="24"/>
        </w:rPr>
      </w:pPr>
    </w:p>
    <w:p w14:paraId="3FF74E97" w14:textId="77777777" w:rsidR="00E41402" w:rsidRPr="00E41402" w:rsidRDefault="00E41402" w:rsidP="00E41402">
      <w:pPr>
        <w:spacing w:after="0"/>
        <w:rPr>
          <w:del w:id="249" w:author="Pribil-Kövesdy Döníz" w:date="2026-09-22T12:52:00Z" w16du:dateUtc="2026-09-22T16:52:00Z"/>
          <w:sz w:val="24"/>
          <w:szCs w:val="24"/>
        </w:rPr>
      </w:pPr>
      <w:del w:id="250" w:author="Pribil-Kövesdy Döníz" w:date="2026-09-22T12:52:00Z" w16du:dateUtc="2026-09-22T16:52:00Z">
        <w:r w:rsidRPr="00E41402">
          <w:rPr>
            <w:sz w:val="24"/>
            <w:szCs w:val="24"/>
          </w:rPr>
          <w:delText xml:space="preserve">* </w:delText>
        </w:r>
        <w:r w:rsidR="006D22FC">
          <w:rPr>
            <w:sz w:val="24"/>
            <w:szCs w:val="24"/>
          </w:rPr>
          <w:delText>Case investigations are</w:delText>
        </w:r>
        <w:r w:rsidRPr="00E41402">
          <w:rPr>
            <w:sz w:val="24"/>
            <w:szCs w:val="24"/>
          </w:rPr>
          <w:delText xml:space="preserve"> ongoing</w:delText>
        </w:r>
        <w:r w:rsidR="006D22FC">
          <w:rPr>
            <w:sz w:val="24"/>
            <w:szCs w:val="24"/>
          </w:rPr>
          <w:delText xml:space="preserve"> and</w:delText>
        </w:r>
        <w:r w:rsidRPr="00E41402">
          <w:rPr>
            <w:sz w:val="24"/>
            <w:szCs w:val="24"/>
          </w:rPr>
          <w:delText xml:space="preserve"> these data are subject to change.</w:delText>
        </w:r>
      </w:del>
    </w:p>
    <w:p w14:paraId="0D8ED857" w14:textId="77777777" w:rsidR="00E41402" w:rsidRPr="00E41402" w:rsidRDefault="00E41402" w:rsidP="00E41402">
      <w:pPr>
        <w:spacing w:after="0"/>
        <w:rPr>
          <w:del w:id="251" w:author="Pribil-Kövesdy Döníz" w:date="2026-09-22T12:52:00Z" w16du:dateUtc="2026-09-22T16:52:00Z"/>
          <w:sz w:val="24"/>
          <w:szCs w:val="24"/>
        </w:rPr>
      </w:pPr>
      <w:del w:id="252" w:author="Pribil-Kövesdy Döníz" w:date="2026-09-22T12:52:00Z" w16du:dateUtc="2026-09-22T16:52:00Z">
        <w:r w:rsidRPr="00E41402">
          <w:rPr>
            <w:sz w:val="24"/>
            <w:szCs w:val="24"/>
          </w:rPr>
          <w:delText xml:space="preserve">** </w:delText>
        </w:r>
        <w:r w:rsidR="006D22FC">
          <w:rPr>
            <w:sz w:val="24"/>
            <w:szCs w:val="24"/>
          </w:rPr>
          <w:delText>T</w:delText>
        </w:r>
        <w:r w:rsidRPr="00E41402">
          <w:rPr>
            <w:sz w:val="24"/>
            <w:szCs w:val="24"/>
          </w:rPr>
          <w:delText>otal may not add up to 100 percent</w:delText>
        </w:r>
        <w:r w:rsidR="006D22FC">
          <w:rPr>
            <w:sz w:val="24"/>
            <w:szCs w:val="24"/>
          </w:rPr>
          <w:delText xml:space="preserve"> due to rounding</w:delText>
        </w:r>
        <w:r w:rsidRPr="00E41402">
          <w:rPr>
            <w:sz w:val="24"/>
            <w:szCs w:val="24"/>
          </w:rPr>
          <w:delText>.</w:delText>
        </w:r>
      </w:del>
    </w:p>
    <w:p w14:paraId="3C0E4125" w14:textId="77777777" w:rsidR="00E41402" w:rsidRPr="003C2C83" w:rsidRDefault="00E41402" w:rsidP="003C2C83">
      <w:pPr>
        <w:tabs>
          <w:tab w:val="left" w:pos="11340"/>
        </w:tabs>
        <w:spacing w:after="0" w:line="240" w:lineRule="auto"/>
        <w:rPr>
          <w:sz w:val="28"/>
          <w:rPrChange w:id="253" w:author="Pribil-Kövesdy Döníz" w:date="2026-09-22T12:52:00Z" w16du:dateUtc="2026-09-22T16:52:00Z">
            <w:rPr>
              <w:sz w:val="24"/>
              <w:szCs w:val="24"/>
            </w:rPr>
          </w:rPrChange>
        </w:rPr>
        <w:pPrChange w:id="254" w:author="Pribil-Kövesdy Döníz" w:date="2026-09-22T12:52:00Z" w16du:dateUtc="2026-09-22T16:52:00Z">
          <w:pPr>
            <w:spacing w:after="0"/>
          </w:pPr>
        </w:pPrChange>
      </w:pPr>
      <w:del w:id="255" w:author="Pribil-Kövesdy Döníz" w:date="2026-09-22T12:52:00Z" w16du:dateUtc="2026-09-22T16:52:00Z">
        <w:r w:rsidRPr="00E41402">
          <w:rPr>
            <w:sz w:val="24"/>
            <w:szCs w:val="24"/>
          </w:rPr>
          <w:delText xml:space="preserve">*** Numbers under 5 are suppressed </w:delText>
        </w:r>
        <w:r w:rsidR="006D22FC">
          <w:rPr>
            <w:sz w:val="24"/>
            <w:szCs w:val="24"/>
          </w:rPr>
          <w:delText>consistent with Departmental patient privacy and confidentiality policies</w:delText>
        </w:r>
        <w:r w:rsidRPr="00E41402">
          <w:rPr>
            <w:sz w:val="24"/>
            <w:szCs w:val="24"/>
          </w:rPr>
          <w:delText>.</w:delText>
        </w:r>
      </w:del>
    </w:p>
    <w:sectPr w:rsidR="00E41402" w:rsidRPr="003C2C83" w:rsidSect="00AD06DF">
      <w:headerReference w:type="default" r:id="rId8"/>
      <w:footerReference w:type="default" r:id="rId9"/>
      <w:pgSz w:w="16838" w:h="11906" w:orient="landscape"/>
      <w:pgMar w:top="1417" w:right="1417" w:bottom="1417" w:left="1417" w:header="708" w:footer="708" w:gutter="0"/>
      <w:cols w:space="708"/>
      <w:docGrid w:linePitch="360"/>
      <w:sectPrChange w:id="261" w:author="Pribil-Kövesdy Döníz" w:date="2026-09-22T12:52:00Z" w16du:dateUtc="2026-09-22T16:52:00Z">
        <w:sectPr w:rsidR="00E41402" w:rsidRPr="003C2C83" w:rsidSect="00AD06DF">
          <w:pgSz w:w="12240" w:h="15840" w:orient="portrait"/>
          <w:pgMar w:top="1458" w:right="1440" w:bottom="558" w:left="144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CE396A" w14:textId="77777777" w:rsidR="00DD1408" w:rsidRDefault="00DD1408" w:rsidP="00C428CF">
      <w:pPr>
        <w:spacing w:after="0" w:line="240" w:lineRule="auto"/>
      </w:pPr>
      <w:r>
        <w:separator/>
      </w:r>
    </w:p>
  </w:endnote>
  <w:endnote w:type="continuationSeparator" w:id="0">
    <w:p w14:paraId="047D5D78" w14:textId="77777777" w:rsidR="00DD1408" w:rsidRDefault="00DD1408" w:rsidP="00C42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3A5D1F" w14:textId="77777777" w:rsidR="007A57E6" w:rsidRDefault="007A57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783311" w14:textId="77777777" w:rsidR="00DD1408" w:rsidRDefault="00DD1408" w:rsidP="00C428CF">
      <w:pPr>
        <w:spacing w:after="0" w:line="240" w:lineRule="auto"/>
      </w:pPr>
      <w:r>
        <w:separator/>
      </w:r>
    </w:p>
  </w:footnote>
  <w:footnote w:type="continuationSeparator" w:id="0">
    <w:p w14:paraId="5ABF7069" w14:textId="77777777" w:rsidR="00DD1408" w:rsidRDefault="00DD1408" w:rsidP="00C428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9CF971" w14:textId="77777777" w:rsidR="00C428CF" w:rsidRPr="005D201C" w:rsidRDefault="0061350B" w:rsidP="00C428CF">
    <w:pPr>
      <w:spacing w:after="0"/>
      <w:rPr>
        <w:del w:id="256" w:author="Pribil-Kövesdy Döníz" w:date="2026-09-22T12:52:00Z" w16du:dateUtc="2026-09-22T16:52:00Z"/>
        <w:color w:val="595959" w:themeColor="text1" w:themeTint="A6"/>
      </w:rPr>
    </w:pPr>
    <w:ins w:id="257" w:author="Pribil-Kövesdy Döníz" w:date="2026-09-22T12:52:00Z" w16du:dateUtc="2026-09-22T16:52:00Z">
      <w:r>
        <w:rPr>
          <w:noProof/>
          <w:lang w:eastAsia="hu-HU"/>
        </w:rPr>
        <w:drawing>
          <wp:anchor distT="0" distB="0" distL="114300" distR="114300" simplePos="0" relativeHeight="251661312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  <w:del w:id="258" w:author="Pribil-Kövesdy Döníz" w:date="2026-09-22T12:52:00Z" w16du:dateUtc="2026-09-22T16:52:00Z">
      <w:r w:rsidR="00691A0F">
        <w:rPr>
          <w:noProof/>
          <w:color w:val="595959" w:themeColor="text1" w:themeTint="A6"/>
        </w:rPr>
        <w:drawing>
          <wp:anchor distT="0" distB="0" distL="114300" distR="114300" simplePos="0" relativeHeight="251658240" behindDoc="0" locked="0" layoutInCell="1" allowOverlap="1" wp14:anchorId="11EC7D4B" wp14:editId="388F5288">
            <wp:simplePos x="0" y="0"/>
            <wp:positionH relativeFrom="column">
              <wp:posOffset>5419090</wp:posOffset>
            </wp:positionH>
            <wp:positionV relativeFrom="paragraph">
              <wp:posOffset>-215900</wp:posOffset>
            </wp:positionV>
            <wp:extent cx="523875" cy="53191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H logo.png"/>
                    <pic:cNvPicPr/>
                  </pic:nvPicPr>
                  <pic:blipFill>
                    <a:blip r:embed="rId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31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7FB0" w:rsidRPr="005D201C">
        <w:rPr>
          <w:color w:val="595959" w:themeColor="text1" w:themeTint="A6"/>
        </w:rPr>
        <w:delText>MASSACHUSETTS DEPARTMENT OF PUBLIC HEALTH</w:delText>
      </w:r>
      <w:r w:rsidR="00691A0F">
        <w:rPr>
          <w:color w:val="595959" w:themeColor="text1" w:themeTint="A6"/>
        </w:rPr>
        <w:tab/>
      </w:r>
      <w:r w:rsidR="00691A0F">
        <w:rPr>
          <w:color w:val="595959" w:themeColor="text1" w:themeTint="A6"/>
        </w:rPr>
        <w:tab/>
      </w:r>
      <w:r w:rsidR="00691A0F">
        <w:rPr>
          <w:color w:val="595959" w:themeColor="text1" w:themeTint="A6"/>
        </w:rPr>
        <w:tab/>
      </w:r>
      <w:r w:rsidR="00691A0F">
        <w:rPr>
          <w:color w:val="595959" w:themeColor="text1" w:themeTint="A6"/>
        </w:rPr>
        <w:tab/>
      </w:r>
      <w:r w:rsidR="00691A0F">
        <w:rPr>
          <w:color w:val="595959" w:themeColor="text1" w:themeTint="A6"/>
        </w:rPr>
        <w:tab/>
      </w:r>
      <w:r w:rsidR="00AA7FB0" w:rsidRPr="005D201C">
        <w:rPr>
          <w:color w:val="595959" w:themeColor="text1" w:themeTint="A6"/>
        </w:rPr>
        <w:delText xml:space="preserve"> </w:delText>
      </w:r>
    </w:del>
  </w:p>
  <w:p w14:paraId="061A2DEF" w14:textId="77777777" w:rsidR="00C428CF" w:rsidRPr="0061350B" w:rsidRDefault="00C428CF" w:rsidP="0061350B">
    <w:pPr>
      <w:spacing w:after="0" w:line="240" w:lineRule="auto"/>
      <w:jc w:val="right"/>
      <w:rPr>
        <w:b/>
        <w:color w:val="0000FF"/>
        <w:sz w:val="16"/>
        <w:rPrChange w:id="259" w:author="Pribil-Kövesdy Döníz" w:date="2026-09-22T12:52:00Z" w16du:dateUtc="2026-09-22T16:52:00Z">
          <w:rPr/>
        </w:rPrChange>
      </w:rPr>
      <w:pPrChange w:id="260" w:author="Pribil-Kövesdy Döníz" w:date="2026-09-22T12:52:00Z" w16du:dateUtc="2026-09-22T16:52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0231982">
    <w:abstractNumId w:val="1"/>
  </w:num>
  <w:num w:numId="2" w16cid:durableId="1338146477">
    <w:abstractNumId w:val="2"/>
  </w:num>
  <w:num w:numId="3" w16cid:durableId="13782412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54FD"/>
    <w:rsid w:val="00076BBC"/>
    <w:rsid w:val="00086263"/>
    <w:rsid w:val="00211A15"/>
    <w:rsid w:val="00267B0F"/>
    <w:rsid w:val="002A4083"/>
    <w:rsid w:val="002E38FF"/>
    <w:rsid w:val="00324E61"/>
    <w:rsid w:val="00391C9E"/>
    <w:rsid w:val="003C2C83"/>
    <w:rsid w:val="003F00CD"/>
    <w:rsid w:val="00440F44"/>
    <w:rsid w:val="00453FAF"/>
    <w:rsid w:val="004642F7"/>
    <w:rsid w:val="004B3A33"/>
    <w:rsid w:val="005854FD"/>
    <w:rsid w:val="005B7F1A"/>
    <w:rsid w:val="005D201C"/>
    <w:rsid w:val="005E7FFD"/>
    <w:rsid w:val="0061350B"/>
    <w:rsid w:val="00635548"/>
    <w:rsid w:val="00646D28"/>
    <w:rsid w:val="006616C6"/>
    <w:rsid w:val="0067146E"/>
    <w:rsid w:val="00686BE4"/>
    <w:rsid w:val="00691A0F"/>
    <w:rsid w:val="006D22FC"/>
    <w:rsid w:val="006F5CEB"/>
    <w:rsid w:val="0074549C"/>
    <w:rsid w:val="00745992"/>
    <w:rsid w:val="007666AF"/>
    <w:rsid w:val="007A57E6"/>
    <w:rsid w:val="007A6560"/>
    <w:rsid w:val="007C10F6"/>
    <w:rsid w:val="00854C26"/>
    <w:rsid w:val="00866058"/>
    <w:rsid w:val="00875E83"/>
    <w:rsid w:val="008B7245"/>
    <w:rsid w:val="00921CBA"/>
    <w:rsid w:val="009371BC"/>
    <w:rsid w:val="009A11B0"/>
    <w:rsid w:val="00A1440D"/>
    <w:rsid w:val="00A236F9"/>
    <w:rsid w:val="00A757B6"/>
    <w:rsid w:val="00AA7FB0"/>
    <w:rsid w:val="00AD06DF"/>
    <w:rsid w:val="00C428CF"/>
    <w:rsid w:val="00C715C2"/>
    <w:rsid w:val="00D12036"/>
    <w:rsid w:val="00D17B9F"/>
    <w:rsid w:val="00D44047"/>
    <w:rsid w:val="00D758C3"/>
    <w:rsid w:val="00DD1408"/>
    <w:rsid w:val="00E41402"/>
    <w:rsid w:val="00E45105"/>
    <w:rsid w:val="00E77954"/>
    <w:rsid w:val="00EA5B1B"/>
    <w:rsid w:val="00EE3545"/>
    <w:rsid w:val="00F324D4"/>
    <w:rsid w:val="00F520F7"/>
    <w:rsid w:val="00F7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C729E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FD"/>
  </w:style>
  <w:style w:type="paragraph" w:styleId="Heading1">
    <w:name w:val="heading 1"/>
    <w:basedOn w:val="Normal"/>
    <w:next w:val="Normal"/>
    <w:link w:val="Heading1Char"/>
    <w:uiPriority w:val="9"/>
    <w:qFormat/>
    <w:rsid w:val="002A40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A0F"/>
    <w:pPr>
      <w:keepNext/>
      <w:keepLines/>
      <w:spacing w:after="0"/>
      <w:outlineLvl w:val="1"/>
    </w:pPr>
    <w:rPr>
      <w:rFonts w:eastAsiaTheme="majorEastAsia" w:cstheme="majorBidi"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54FD"/>
    <w:pPr>
      <w:keepNext/>
      <w:keepLines/>
      <w:spacing w:after="0"/>
      <w:outlineLvl w:val="2"/>
    </w:pPr>
    <w:rPr>
      <w:rFonts w:eastAsiaTheme="majorEastAsia" w:cstheme="majorBidi"/>
      <w:bCs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5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1-Accent5">
    <w:name w:val="Medium List 1 Accent 5"/>
    <w:basedOn w:val="TableNormal"/>
    <w:uiPriority w:val="65"/>
    <w:rsid w:val="005854F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ghtGrid-Accent5">
    <w:name w:val="Light Grid Accent 5"/>
    <w:basedOn w:val="TableNormal"/>
    <w:uiPriority w:val="62"/>
    <w:rsid w:val="005854F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List-Accent1">
    <w:name w:val="Light List Accent 1"/>
    <w:basedOn w:val="TableNormal"/>
    <w:uiPriority w:val="61"/>
    <w:rsid w:val="005854F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A40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91A0F"/>
    <w:rPr>
      <w:rFonts w:eastAsiaTheme="majorEastAsia" w:cstheme="majorBidi"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854FD"/>
    <w:rPr>
      <w:rFonts w:eastAsiaTheme="majorEastAsia" w:cstheme="majorBidi"/>
      <w:bCs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0" w:author="Pribil-Kövesdy Döníz" w:date="2026-09-22T12:52:00Z">
        <w:pPr>
          <w:tabs>
            <w:tab w:val="center" w:pos="4680"/>
            <w:tab w:val="right" w:pos="9360"/>
          </w:tabs>
        </w:pPr>
      </w:pPrChange>
    </w:pPr>
    <w:rPr>
      <w:lang w:val="hu-HU"/>
      <w:rPrChange w:id="0" w:author="Pribil-Kövesdy Döníz" w:date="2026-09-22T12:52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C428CF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1" w:author="Pribil-Kövesdy Döníz" w:date="2026-09-22T12:52:00Z">
        <w:pPr>
          <w:tabs>
            <w:tab w:val="center" w:pos="4680"/>
            <w:tab w:val="right" w:pos="9360"/>
          </w:tabs>
        </w:pPr>
      </w:pPrChange>
    </w:pPr>
    <w:rPr>
      <w:lang w:val="hu-HU"/>
      <w:rPrChange w:id="1" w:author="Pribil-Kövesdy Döníz" w:date="2026-09-22T12:52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C428CF"/>
    <w:rPr>
      <w:lang w:val="hu-HU"/>
    </w:rPr>
  </w:style>
  <w:style w:type="character" w:styleId="Hyperlink">
    <w:name w:val="Hyperlink"/>
    <w:basedOn w:val="DefaultParagraphFont"/>
    <w:uiPriority w:val="99"/>
    <w:unhideWhenUsed/>
    <w:rsid w:val="002A4083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A0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91A0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1A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A0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A57E6"/>
    <w:pPr>
      <w:ind w:left="720"/>
      <w:contextualSpacing/>
    </w:pPr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1FBD05-6BD0-46F6-8303-43CE4CD1B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Commonwealth of Massachusetts</Company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Leonard, Michelle A (DPH)</dc:creator>
  <cp:lastModifiedBy>Arthur Souza Rodrigues</cp:lastModifiedBy>
  <cp:revision>1</cp:revision>
  <dcterms:created xsi:type="dcterms:W3CDTF">2019-10-29T14:34:00Z</dcterms:created>
  <dcterms:modified xsi:type="dcterms:W3CDTF">2026-09-22T16:52:00Z</dcterms:modified>
</cp:coreProperties>
</file>