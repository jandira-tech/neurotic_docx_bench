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8B60F98" w14:textId="77777777" w:rsidR="00970867" w:rsidRDefault="00970867" w:rsidP="001E08FA">
      <w:pPr>
        <w:rPr>
          <w:rPrChange w:id="14" w:author="1" w:date="2026-09-22T12:14:00Z" w16du:dateUtc="2026-09-22T16:14:00Z">
            <w:rPr>
              <w:rFonts w:ascii="Times New Roman" w:hAnsi="Times New Roman" w:cs="Times New Roman"/>
              <w:sz w:val="24"/>
              <w:szCs w:val="24"/>
              <w:lang w:val="lv-LV"/>
            </w:rPr>
          </w:rPrChange>
        </w:rPr>
        <w:pPrChange w:id="15" w:author="1" w:date="2026-09-22T12:14:00Z" w16du:dateUtc="2026-09-22T16:14:00Z">
          <w:pPr>
            <w:spacing w:after="0"/>
            <w:jc w:val="center"/>
          </w:pPr>
        </w:pPrChange>
      </w:pPr>
    </w:p>
    <w:p w14:paraId="0C04E92A" w14:textId="77777777" w:rsidR="001E08FA" w:rsidRDefault="00C40747" w:rsidP="001E08FA">
      <w:pPr>
        <w:rPr>
          <w:ins w:id="16" w:author="1" w:date="2026-09-22T12:14:00Z" w16du:dateUtc="2026-09-22T16:14:00Z"/>
          <w:b/>
          <w:szCs w:val="24"/>
        </w:rPr>
      </w:pPr>
      <w:ins w:id="17" w:author="1" w:date="2026-09-22T12:14:00Z" w16du:dateUtc="2026-09-22T16:14:00Z">
        <w:r>
          <w:rPr>
            <w:b/>
            <w:noProof/>
            <w:szCs w:val="24"/>
          </w:rPr>
          <w:drawing>
            <wp:anchor distT="0" distB="0" distL="114300" distR="114300" simplePos="0" relativeHeight="251659264" behindDoc="0" locked="0" layoutInCell="1" allowOverlap="1">
              <wp:simplePos x="0" y="0"/>
              <wp:positionH relativeFrom="column">
                <wp:posOffset>2561590</wp:posOffset>
              </wp:positionH>
              <wp:positionV relativeFrom="paragraph">
                <wp:posOffset>-77470</wp:posOffset>
              </wp:positionV>
              <wp:extent cx="889635" cy="714375"/>
              <wp:effectExtent l="19050" t="0" r="5715" b="0"/>
              <wp:wrapSquare wrapText="bothSides"/>
              <wp:docPr id="3" name="Рисунок 0" descr="стрельна.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0" descr="стрельна.jpg"/>
                      <pic:cNvPicPr>
                        <a:picLocks noChangeAspect="1" noChangeArrowheads="1"/>
                      </pic:cNvPicPr>
                    </pic:nvPicPr>
                    <pic:blipFill>
                      <a:blip r:embed="rId8" cstate="print">
                        <a:lum bright="-20000" contrast="40000"/>
                      </a:blip>
                      <a:srcRect l="22966" t="29781" r="23471" b="29781"/>
                      <a:stretch>
                        <a:fillRect/>
                      </a:stretch>
                    </pic:blipFill>
                    <pic:spPr bwMode="auto">
                      <a:xfrm>
                        <a:off x="0" y="0"/>
                        <a:ext cx="889635" cy="714375"/>
                      </a:xfrm>
                      <a:prstGeom prst="rect">
                        <a:avLst/>
                      </a:prstGeom>
                      <a:noFill/>
                      <a:ln w="9525">
                        <a:noFill/>
                        <a:miter lim="800000"/>
                        <a:headEnd/>
                        <a:tailEnd/>
                      </a:ln>
                    </pic:spPr>
                  </pic:pic>
                </a:graphicData>
              </a:graphic>
            </wp:anchor>
          </w:drawing>
        </w:r>
      </w:ins>
    </w:p>
    <w:p w14:paraId="337199C5" w14:textId="77777777" w:rsidR="001E08FA" w:rsidRDefault="001E08FA" w:rsidP="001E08FA">
      <w:pPr>
        <w:jc w:val="center"/>
        <w:rPr>
          <w:ins w:id="18" w:author="1" w:date="2026-09-22T12:14:00Z" w16du:dateUtc="2026-09-22T16:14:00Z"/>
          <w:b/>
          <w:szCs w:val="24"/>
        </w:rPr>
      </w:pPr>
    </w:p>
    <w:p w14:paraId="2824E62C" w14:textId="77777777" w:rsidR="001E08FA" w:rsidRDefault="001E08FA" w:rsidP="001E08FA">
      <w:pPr>
        <w:jc w:val="center"/>
        <w:rPr>
          <w:ins w:id="19" w:author="1" w:date="2026-09-22T12:14:00Z" w16du:dateUtc="2026-09-22T16:14:00Z"/>
          <w:b/>
          <w:szCs w:val="24"/>
        </w:rPr>
      </w:pPr>
    </w:p>
    <w:p w14:paraId="2A9EE407" w14:textId="77777777" w:rsidR="001E08FA" w:rsidRPr="001E08FA" w:rsidRDefault="001E08FA" w:rsidP="001E08FA">
      <w:pPr>
        <w:rPr>
          <w:ins w:id="20" w:author="1" w:date="2026-09-22T12:14:00Z" w16du:dateUtc="2026-09-22T16:14:00Z"/>
          <w:rFonts w:ascii="Times New Roman" w:hAnsi="Times New Roman" w:cs="Times New Roman"/>
          <w:b/>
          <w:sz w:val="24"/>
          <w:szCs w:val="24"/>
        </w:rPr>
      </w:pPr>
    </w:p>
    <w:p w14:paraId="2C9EA34E" w14:textId="77777777" w:rsidR="001E08FA" w:rsidRDefault="001E08FA" w:rsidP="001E08FA">
      <w:pPr>
        <w:jc w:val="center"/>
        <w:rPr>
          <w:ins w:id="21" w:author="1" w:date="2026-09-22T12:14:00Z" w16du:dateUtc="2026-09-22T16:14:00Z"/>
          <w:rFonts w:ascii="Times New Roman" w:hAnsi="Times New Roman" w:cs="Times New Roman"/>
          <w:b/>
          <w:sz w:val="24"/>
          <w:szCs w:val="24"/>
        </w:rPr>
      </w:pPr>
    </w:p>
    <w:p w14:paraId="5CEBBB1B" w14:textId="77777777" w:rsidR="00F37F73" w:rsidRDefault="001E08FA" w:rsidP="001E08FA">
      <w:pPr>
        <w:jc w:val="center"/>
        <w:rPr>
          <w:ins w:id="22" w:author="1" w:date="2026-09-22T12:14:00Z" w16du:dateUtc="2026-09-22T16:14:00Z"/>
          <w:rFonts w:ascii="Times New Roman" w:hAnsi="Times New Roman" w:cs="Times New Roman"/>
          <w:b/>
          <w:sz w:val="24"/>
          <w:szCs w:val="24"/>
        </w:rPr>
      </w:pPr>
      <w:ins w:id="23" w:author="1" w:date="2026-09-22T12:14:00Z" w16du:dateUtc="2026-09-22T16:14:00Z">
        <w:r w:rsidRPr="001E08FA">
          <w:rPr>
            <w:rFonts w:ascii="Times New Roman" w:hAnsi="Times New Roman" w:cs="Times New Roman"/>
            <w:b/>
            <w:sz w:val="24"/>
            <w:szCs w:val="24"/>
          </w:rPr>
          <w:t xml:space="preserve">МУНИЦИПАЛЬНЫЙ СОВЕТ </w:t>
        </w:r>
      </w:ins>
    </w:p>
    <w:p w14:paraId="5A75D77E" w14:textId="77777777" w:rsidR="001E08FA" w:rsidRPr="001E08FA" w:rsidRDefault="001E08FA" w:rsidP="001E08FA">
      <w:pPr>
        <w:jc w:val="center"/>
        <w:rPr>
          <w:ins w:id="24" w:author="1" w:date="2026-09-22T12:14:00Z" w16du:dateUtc="2026-09-22T16:14:00Z"/>
          <w:rFonts w:ascii="Times New Roman" w:hAnsi="Times New Roman" w:cs="Times New Roman"/>
          <w:b/>
          <w:sz w:val="24"/>
          <w:szCs w:val="24"/>
        </w:rPr>
      </w:pPr>
      <w:ins w:id="25" w:author="1" w:date="2026-09-22T12:14:00Z" w16du:dateUtc="2026-09-22T16:14:00Z">
        <w:r w:rsidRPr="001E08FA">
          <w:rPr>
            <w:rFonts w:ascii="Times New Roman" w:hAnsi="Times New Roman" w:cs="Times New Roman"/>
            <w:b/>
            <w:sz w:val="24"/>
            <w:szCs w:val="24"/>
          </w:rPr>
          <w:t>МУНИЦИПАЛЬНОГО ОБРАЗОВАНИЯ ПОСЕЛОК СТРЕЛЬНА</w:t>
        </w:r>
      </w:ins>
    </w:p>
    <w:p w14:paraId="75D8F10F" w14:textId="77777777" w:rsidR="001E08FA" w:rsidRPr="001E08FA" w:rsidRDefault="001E08FA" w:rsidP="001E08FA">
      <w:pPr>
        <w:pBdr>
          <w:bottom w:val="single" w:sz="12" w:space="1" w:color="auto"/>
        </w:pBdr>
        <w:jc w:val="center"/>
        <w:rPr>
          <w:ins w:id="26" w:author="1" w:date="2026-09-22T12:14:00Z" w16du:dateUtc="2026-09-22T16:14:00Z"/>
          <w:rFonts w:ascii="Times New Roman" w:hAnsi="Times New Roman" w:cs="Times New Roman"/>
          <w:b/>
          <w:sz w:val="24"/>
          <w:szCs w:val="24"/>
        </w:rPr>
      </w:pPr>
      <w:ins w:id="27" w:author="1" w:date="2026-09-22T12:14:00Z" w16du:dateUtc="2026-09-22T16:14:00Z">
        <w:r w:rsidRPr="001E08FA">
          <w:rPr>
            <w:rFonts w:ascii="Times New Roman" w:hAnsi="Times New Roman" w:cs="Times New Roman"/>
            <w:b/>
            <w:sz w:val="24"/>
            <w:szCs w:val="24"/>
            <w:lang w:val="en-US"/>
          </w:rPr>
          <w:t>V</w:t>
        </w:r>
        <w:r w:rsidRPr="001E08FA">
          <w:rPr>
            <w:rFonts w:ascii="Times New Roman" w:hAnsi="Times New Roman" w:cs="Times New Roman"/>
            <w:b/>
            <w:sz w:val="24"/>
            <w:szCs w:val="24"/>
          </w:rPr>
          <w:t xml:space="preserve"> СОЗЫВА</w:t>
        </w:r>
      </w:ins>
    </w:p>
    <w:p w14:paraId="1EA4C90F" w14:textId="77777777" w:rsidR="001E08FA" w:rsidRPr="001E08FA" w:rsidRDefault="001E08FA" w:rsidP="001E08FA">
      <w:pPr>
        <w:pStyle w:val="Heading1"/>
        <w:tabs>
          <w:tab w:val="num" w:pos="0"/>
        </w:tabs>
        <w:suppressAutoHyphens/>
        <w:ind w:left="432" w:hanging="432"/>
        <w:jc w:val="center"/>
        <w:rPr>
          <w:ins w:id="28" w:author="1" w:date="2026-09-22T12:14:00Z" w16du:dateUtc="2026-09-22T16:14:00Z"/>
          <w:b/>
          <w:sz w:val="24"/>
          <w:szCs w:val="24"/>
        </w:rPr>
      </w:pPr>
    </w:p>
    <w:p w14:paraId="32C1FAA0" w14:textId="77777777" w:rsidR="001E08FA" w:rsidRPr="001E08FA" w:rsidRDefault="001E08FA" w:rsidP="001E08FA">
      <w:pPr>
        <w:pStyle w:val="Heading1"/>
        <w:tabs>
          <w:tab w:val="num" w:pos="0"/>
        </w:tabs>
        <w:suppressAutoHyphens/>
        <w:ind w:left="432" w:hanging="432"/>
        <w:jc w:val="center"/>
        <w:rPr>
          <w:ins w:id="29" w:author="1" w:date="2026-09-22T12:14:00Z" w16du:dateUtc="2026-09-22T16:14:00Z"/>
          <w:b/>
          <w:sz w:val="24"/>
          <w:szCs w:val="24"/>
        </w:rPr>
      </w:pPr>
      <w:ins w:id="30" w:author="1" w:date="2026-09-22T12:14:00Z" w16du:dateUtc="2026-09-22T16:14:00Z">
        <w:r w:rsidRPr="001E08FA">
          <w:rPr>
            <w:b/>
            <w:sz w:val="24"/>
            <w:szCs w:val="24"/>
          </w:rPr>
          <w:t>РЕШЕНИЕ (проект)</w:t>
        </w:r>
      </w:ins>
    </w:p>
    <w:p w14:paraId="56B88C1D" w14:textId="77777777" w:rsidR="001E08FA" w:rsidRPr="001E08FA" w:rsidRDefault="001E08FA" w:rsidP="001E08FA">
      <w:pPr>
        <w:rPr>
          <w:ins w:id="31" w:author="1" w:date="2026-09-22T12:14:00Z" w16du:dateUtc="2026-09-22T16:14:00Z"/>
          <w:rFonts w:ascii="Times New Roman" w:hAnsi="Times New Roman" w:cs="Times New Roman"/>
          <w:sz w:val="24"/>
          <w:szCs w:val="24"/>
        </w:rPr>
      </w:pPr>
    </w:p>
    <w:p w14:paraId="00E41306" w14:textId="77777777" w:rsidR="001E08FA" w:rsidRPr="001E08FA" w:rsidRDefault="001E08FA" w:rsidP="001E08FA">
      <w:pPr>
        <w:rPr>
          <w:ins w:id="32" w:author="1" w:date="2026-09-22T12:14:00Z" w16du:dateUtc="2026-09-22T16:14:00Z"/>
          <w:rFonts w:ascii="Times New Roman" w:hAnsi="Times New Roman" w:cs="Times New Roman"/>
          <w:sz w:val="24"/>
          <w:szCs w:val="24"/>
        </w:rPr>
      </w:pPr>
      <w:ins w:id="33" w:author="1" w:date="2026-09-22T12:14:00Z" w16du:dateUtc="2026-09-22T16:14:00Z">
        <w:r w:rsidRPr="001E08FA">
          <w:rPr>
            <w:rFonts w:ascii="Times New Roman" w:hAnsi="Times New Roman" w:cs="Times New Roman"/>
            <w:sz w:val="24"/>
            <w:szCs w:val="24"/>
          </w:rPr>
          <w:t xml:space="preserve">  от __________ 2017 года                                                                                                      №__</w:t>
        </w:r>
      </w:ins>
    </w:p>
    <w:p w14:paraId="48BA8287" w14:textId="77777777" w:rsidR="001E08FA" w:rsidRPr="001E08FA" w:rsidRDefault="001E08FA" w:rsidP="001E08FA">
      <w:pPr>
        <w:rPr>
          <w:ins w:id="34" w:author="1" w:date="2026-09-22T12:14:00Z" w16du:dateUtc="2026-09-22T16:14:00Z"/>
          <w:rFonts w:ascii="Times New Roman" w:hAnsi="Times New Roman" w:cs="Times New Roman"/>
          <w:b/>
          <w:bCs/>
          <w:sz w:val="24"/>
          <w:szCs w:val="24"/>
        </w:rPr>
      </w:pPr>
    </w:p>
    <w:p w14:paraId="362E5B79" w14:textId="77777777" w:rsidR="001E08FA" w:rsidRPr="001E08FA" w:rsidRDefault="001E08FA" w:rsidP="001E08FA">
      <w:pPr>
        <w:rPr>
          <w:ins w:id="35" w:author="1" w:date="2026-09-22T12:14:00Z" w16du:dateUtc="2026-09-22T16:14:00Z"/>
          <w:rFonts w:ascii="Times New Roman" w:hAnsi="Times New Roman" w:cs="Times New Roman"/>
          <w:sz w:val="24"/>
          <w:szCs w:val="24"/>
        </w:rPr>
      </w:pPr>
    </w:p>
    <w:p w14:paraId="2B77FB83" w14:textId="77777777" w:rsidR="00F37F73" w:rsidRDefault="00F37F73" w:rsidP="001E08FA">
      <w:pPr>
        <w:pStyle w:val="NormalWeb"/>
        <w:spacing w:before="0" w:beforeAutospacing="0" w:after="0" w:afterAutospacing="0"/>
        <w:jc w:val="center"/>
        <w:rPr>
          <w:ins w:id="36" w:author="1" w:date="2026-09-22T12:14:00Z" w16du:dateUtc="2026-09-22T16:14:00Z"/>
          <w:b/>
          <w:spacing w:val="-2"/>
        </w:rPr>
      </w:pPr>
    </w:p>
    <w:p w14:paraId="34F8A02A" w14:textId="77777777" w:rsidR="001E08FA" w:rsidRPr="001E08FA" w:rsidRDefault="00F37F73" w:rsidP="00F37F73">
      <w:pPr>
        <w:pStyle w:val="NormalWeb"/>
        <w:spacing w:before="0" w:beforeAutospacing="0" w:after="0" w:afterAutospacing="0"/>
        <w:jc w:val="center"/>
        <w:rPr>
          <w:ins w:id="37" w:author="1" w:date="2026-09-22T12:14:00Z" w16du:dateUtc="2026-09-22T16:14:00Z"/>
          <w:b/>
          <w:spacing w:val="-2"/>
        </w:rPr>
      </w:pPr>
      <w:ins w:id="38" w:author="1" w:date="2026-09-22T12:14:00Z" w16du:dateUtc="2026-09-22T16:14:00Z">
        <w:r>
          <w:rPr>
            <w:b/>
            <w:spacing w:val="-2"/>
          </w:rPr>
          <w:t xml:space="preserve">О внесении изменений в </w:t>
        </w:r>
        <w:r>
          <w:rPr>
            <w:b/>
          </w:rPr>
          <w:t>Положение</w:t>
        </w:r>
        <w:r w:rsidR="001E08FA">
          <w:rPr>
            <w:b/>
          </w:rPr>
          <w:t xml:space="preserve"> «Об осуществлении благоустройства территории Внутригородского муниципального образования Санкт-Петербурга поселок Стрельна»</w:t>
        </w:r>
        <w:r>
          <w:rPr>
            <w:b/>
          </w:rPr>
          <w:t>, утвержденное решением Муниципального Совета Муниципального образования поселок Стрельна от 05.09.2017 №56</w:t>
        </w:r>
      </w:ins>
    </w:p>
    <w:p w14:paraId="4125415A" w14:textId="77777777" w:rsidR="001E08FA" w:rsidRPr="001E08FA" w:rsidRDefault="001E08FA" w:rsidP="001E08FA">
      <w:pPr>
        <w:pStyle w:val="NormalWeb"/>
        <w:spacing w:before="0" w:beforeAutospacing="0" w:after="0" w:afterAutospacing="0"/>
        <w:jc w:val="center"/>
        <w:rPr>
          <w:ins w:id="39" w:author="1" w:date="2026-09-22T12:14:00Z" w16du:dateUtc="2026-09-22T16:14:00Z"/>
          <w:b/>
          <w:spacing w:val="-2"/>
        </w:rPr>
      </w:pPr>
    </w:p>
    <w:p w14:paraId="4D48E838" w14:textId="77777777" w:rsidR="001E08FA" w:rsidRDefault="001E08FA" w:rsidP="001E08FA">
      <w:pPr>
        <w:pStyle w:val="21"/>
        <w:jc w:val="center"/>
        <w:rPr>
          <w:ins w:id="40" w:author="1" w:date="2026-09-22T12:14:00Z" w16du:dateUtc="2026-09-22T16:14:00Z"/>
          <w:sz w:val="24"/>
          <w:szCs w:val="24"/>
        </w:rPr>
      </w:pPr>
    </w:p>
    <w:p w14:paraId="010193F9" w14:textId="77777777" w:rsidR="001E08FA" w:rsidRDefault="001E08FA" w:rsidP="009C61C2">
      <w:pPr>
        <w:pStyle w:val="21"/>
        <w:jc w:val="both"/>
        <w:rPr>
          <w:ins w:id="41" w:author="1" w:date="2026-09-22T12:14:00Z" w16du:dateUtc="2026-09-22T16:14:00Z"/>
          <w:sz w:val="24"/>
          <w:szCs w:val="24"/>
        </w:rPr>
      </w:pPr>
      <w:ins w:id="42" w:author="1" w:date="2026-09-22T12:14:00Z" w16du:dateUtc="2026-09-22T16:14:00Z">
        <w:r>
          <w:rPr>
            <w:sz w:val="24"/>
            <w:szCs w:val="24"/>
          </w:rPr>
          <w:tab/>
          <w:t xml:space="preserve">В соответствии с </w:t>
        </w:r>
        <w:r w:rsidR="009C61C2" w:rsidRPr="009C61C2">
          <w:rPr>
            <w:rFonts w:eastAsia="Calibri"/>
            <w:sz w:val="24"/>
            <w:szCs w:val="24"/>
          </w:rPr>
          <w:t>Законом Санкт-Петербурга от 23.09.2009 № 420-79</w:t>
        </w:r>
        <w:r w:rsidR="009C61C2" w:rsidRPr="009C61C2">
          <w:rPr>
            <w:sz w:val="24"/>
            <w:szCs w:val="24"/>
          </w:rPr>
          <w:t xml:space="preserve"> «</w:t>
        </w:r>
        <w:r w:rsidR="009C61C2" w:rsidRPr="009C61C2">
          <w:rPr>
            <w:rFonts w:eastAsia="Calibri"/>
            <w:sz w:val="24"/>
            <w:szCs w:val="24"/>
          </w:rPr>
          <w:t>Об организации местного самоуправления в Санкт-Петербурге»</w:t>
        </w:r>
        <w:r w:rsidR="009C61C2">
          <w:rPr>
            <w:rFonts w:eastAsia="Calibri"/>
            <w:sz w:val="24"/>
            <w:szCs w:val="24"/>
          </w:rPr>
          <w:t xml:space="preserve">, Уставом Внутригородского муниципального образования Санкт-Петербурга поселок Стрельна </w:t>
        </w:r>
      </w:ins>
    </w:p>
    <w:p w14:paraId="349672F3" w14:textId="77777777" w:rsidR="001E08FA" w:rsidRDefault="001E08FA" w:rsidP="001E08FA">
      <w:pPr>
        <w:pStyle w:val="21"/>
        <w:jc w:val="center"/>
        <w:rPr>
          <w:ins w:id="43" w:author="1" w:date="2026-09-22T12:14:00Z" w16du:dateUtc="2026-09-22T16:14:00Z"/>
          <w:sz w:val="24"/>
          <w:szCs w:val="24"/>
        </w:rPr>
      </w:pPr>
    </w:p>
    <w:p w14:paraId="0AC4B6AA" w14:textId="77777777" w:rsidR="001E08FA" w:rsidRPr="001E08FA" w:rsidRDefault="001E08FA" w:rsidP="001E08FA">
      <w:pPr>
        <w:pStyle w:val="21"/>
        <w:jc w:val="center"/>
        <w:rPr>
          <w:ins w:id="44" w:author="1" w:date="2026-09-22T12:14:00Z" w16du:dateUtc="2026-09-22T16:14:00Z"/>
          <w:b/>
          <w:sz w:val="24"/>
          <w:szCs w:val="24"/>
        </w:rPr>
      </w:pPr>
      <w:ins w:id="45" w:author="1" w:date="2026-09-22T12:14:00Z" w16du:dateUtc="2026-09-22T16:14:00Z">
        <w:r w:rsidRPr="001E08FA">
          <w:rPr>
            <w:sz w:val="24"/>
            <w:szCs w:val="24"/>
          </w:rPr>
          <w:t> </w:t>
        </w:r>
        <w:r w:rsidRPr="001E08FA">
          <w:rPr>
            <w:b/>
            <w:sz w:val="24"/>
            <w:szCs w:val="24"/>
          </w:rPr>
          <w:t>МУНИЦИПАЛЬНЫЙ СОВЕТ</w:t>
        </w:r>
      </w:ins>
    </w:p>
    <w:p w14:paraId="37A04354" w14:textId="77777777" w:rsidR="001E08FA" w:rsidRPr="001E08FA" w:rsidRDefault="001E08FA" w:rsidP="001E08FA">
      <w:pPr>
        <w:pStyle w:val="21"/>
        <w:jc w:val="center"/>
        <w:rPr>
          <w:ins w:id="46" w:author="1" w:date="2026-09-22T12:14:00Z" w16du:dateUtc="2026-09-22T16:14:00Z"/>
          <w:b/>
          <w:sz w:val="24"/>
          <w:szCs w:val="24"/>
        </w:rPr>
      </w:pPr>
      <w:ins w:id="47" w:author="1" w:date="2026-09-22T12:14:00Z" w16du:dateUtc="2026-09-22T16:14:00Z">
        <w:r w:rsidRPr="001E08FA">
          <w:rPr>
            <w:b/>
            <w:sz w:val="24"/>
            <w:szCs w:val="24"/>
          </w:rPr>
          <w:t>РЕШИЛ:</w:t>
        </w:r>
      </w:ins>
    </w:p>
    <w:p w14:paraId="1A43CC1D" w14:textId="77777777" w:rsidR="001E08FA" w:rsidRPr="001E08FA" w:rsidRDefault="001E08FA" w:rsidP="001E08FA">
      <w:pPr>
        <w:pStyle w:val="21"/>
        <w:jc w:val="center"/>
        <w:rPr>
          <w:ins w:id="48" w:author="1" w:date="2026-09-22T12:14:00Z" w16du:dateUtc="2026-09-22T16:14:00Z"/>
          <w:b/>
          <w:sz w:val="24"/>
          <w:szCs w:val="24"/>
        </w:rPr>
      </w:pPr>
    </w:p>
    <w:p w14:paraId="35FA478F" w14:textId="77777777" w:rsidR="00F37F73" w:rsidRDefault="00F37F73" w:rsidP="00F37F73">
      <w:pPr>
        <w:numPr>
          <w:ilvl w:val="0"/>
          <w:numId w:val="27"/>
        </w:numPr>
        <w:ind w:left="0" w:firstLine="709"/>
        <w:jc w:val="both"/>
        <w:rPr>
          <w:ins w:id="49" w:author="1" w:date="2026-09-22T12:14:00Z" w16du:dateUtc="2026-09-22T16:14:00Z"/>
          <w:rFonts w:ascii="Times New Roman" w:hAnsi="Times New Roman" w:cs="Times New Roman"/>
          <w:sz w:val="24"/>
          <w:szCs w:val="24"/>
        </w:rPr>
      </w:pPr>
      <w:ins w:id="50" w:author="1" w:date="2026-09-22T12:14:00Z" w16du:dateUtc="2026-09-22T16:14:00Z">
        <w:r w:rsidRPr="00F37F73">
          <w:rPr>
            <w:rFonts w:ascii="Times New Roman" w:hAnsi="Times New Roman" w:cs="Times New Roman"/>
            <w:sz w:val="24"/>
            <w:szCs w:val="24"/>
          </w:rPr>
          <w:t>Внести следующие изменения в Положение «Об осуществлении благоустройства территории Внутригородского муниципального образования Санкт-Петербурга поселок Стрельна», утвержденное решением Муниципального Совета Муниципального образования поселок Стрельна от 05.09.2017 №56</w:t>
        </w:r>
        <w:r w:rsidR="000B0709">
          <w:rPr>
            <w:rFonts w:ascii="Times New Roman" w:hAnsi="Times New Roman" w:cs="Times New Roman"/>
            <w:sz w:val="24"/>
            <w:szCs w:val="24"/>
          </w:rPr>
          <w:t xml:space="preserve"> (далее – Положение)</w:t>
        </w:r>
        <w:r>
          <w:rPr>
            <w:rFonts w:ascii="Times New Roman" w:hAnsi="Times New Roman" w:cs="Times New Roman"/>
            <w:sz w:val="24"/>
            <w:szCs w:val="24"/>
          </w:rPr>
          <w:t>:</w:t>
        </w:r>
      </w:ins>
    </w:p>
    <w:p w14:paraId="5D97F650" w14:textId="77777777" w:rsidR="00F37F73" w:rsidRDefault="000B0709" w:rsidP="00FF542C">
      <w:pPr>
        <w:pStyle w:val="ListParagraph"/>
        <w:numPr>
          <w:ilvl w:val="0"/>
          <w:numId w:val="29"/>
        </w:numPr>
        <w:tabs>
          <w:tab w:val="left" w:pos="1134"/>
        </w:tabs>
        <w:ind w:left="0" w:firstLine="709"/>
        <w:jc w:val="both"/>
        <w:rPr>
          <w:ins w:id="51" w:author="1" w:date="2026-09-22T12:14:00Z" w16du:dateUtc="2026-09-22T16:14:00Z"/>
          <w:rFonts w:ascii="Times New Roman" w:hAnsi="Times New Roman"/>
          <w:sz w:val="24"/>
          <w:szCs w:val="24"/>
        </w:rPr>
      </w:pPr>
      <w:ins w:id="52" w:author="1" w:date="2026-09-22T12:14:00Z" w16du:dateUtc="2026-09-22T16:14:00Z">
        <w:r>
          <w:rPr>
            <w:rFonts w:ascii="Times New Roman" w:hAnsi="Times New Roman"/>
            <w:sz w:val="24"/>
            <w:szCs w:val="24"/>
          </w:rPr>
          <w:t>В пункте 1.4. Положения слова «</w:t>
        </w:r>
        <w:r w:rsidRPr="000B0709">
          <w:rPr>
            <w:rFonts w:ascii="Times New Roman" w:hAnsi="Times New Roman"/>
            <w:sz w:val="24"/>
            <w:szCs w:val="24"/>
          </w:rPr>
          <w:t>, а также за счет средств бюджета Санкт-Петербурга</w:t>
        </w:r>
        <w:r>
          <w:rPr>
            <w:rFonts w:ascii="Times New Roman" w:hAnsi="Times New Roman"/>
            <w:sz w:val="24"/>
            <w:szCs w:val="24"/>
          </w:rPr>
          <w:t>» исключить.</w:t>
        </w:r>
      </w:ins>
    </w:p>
    <w:p w14:paraId="29D15233" w14:textId="77777777" w:rsidR="00F37F73" w:rsidRDefault="00FF542C" w:rsidP="00FF542C">
      <w:pPr>
        <w:pStyle w:val="ListParagraph"/>
        <w:numPr>
          <w:ilvl w:val="0"/>
          <w:numId w:val="29"/>
        </w:numPr>
        <w:tabs>
          <w:tab w:val="left" w:pos="1134"/>
        </w:tabs>
        <w:ind w:left="0" w:firstLine="709"/>
        <w:jc w:val="both"/>
        <w:rPr>
          <w:ins w:id="53" w:author="1" w:date="2026-09-22T12:14:00Z" w16du:dateUtc="2026-09-22T16:14:00Z"/>
          <w:rFonts w:ascii="Times New Roman" w:hAnsi="Times New Roman"/>
          <w:sz w:val="24"/>
          <w:szCs w:val="24"/>
        </w:rPr>
      </w:pPr>
      <w:ins w:id="54" w:author="1" w:date="2026-09-22T12:14:00Z" w16du:dateUtc="2026-09-22T16:14:00Z">
        <w:r w:rsidRPr="00FF542C">
          <w:rPr>
            <w:rFonts w:ascii="Times New Roman" w:hAnsi="Times New Roman"/>
            <w:sz w:val="24"/>
            <w:szCs w:val="24"/>
          </w:rPr>
          <w:t xml:space="preserve">Пункт </w:t>
        </w:r>
        <w:r>
          <w:rPr>
            <w:rFonts w:ascii="Times New Roman" w:hAnsi="Times New Roman"/>
            <w:sz w:val="24"/>
            <w:szCs w:val="24"/>
          </w:rPr>
          <w:t>2.5.1. Положения дополнить словом «уличная» перед словом «мебель».</w:t>
        </w:r>
      </w:ins>
    </w:p>
    <w:p w14:paraId="5E4B4106" w14:textId="77777777" w:rsidR="00FF542C" w:rsidRDefault="00FF542C" w:rsidP="00FF542C">
      <w:pPr>
        <w:pStyle w:val="ListParagraph"/>
        <w:numPr>
          <w:ilvl w:val="0"/>
          <w:numId w:val="29"/>
        </w:numPr>
        <w:tabs>
          <w:tab w:val="left" w:pos="1134"/>
        </w:tabs>
        <w:ind w:left="0" w:firstLine="709"/>
        <w:jc w:val="both"/>
        <w:rPr>
          <w:ins w:id="55" w:author="1" w:date="2026-09-22T12:14:00Z" w16du:dateUtc="2026-09-22T16:14:00Z"/>
          <w:rFonts w:ascii="Times New Roman" w:hAnsi="Times New Roman"/>
          <w:sz w:val="24"/>
          <w:szCs w:val="24"/>
        </w:rPr>
      </w:pPr>
      <w:ins w:id="56" w:author="1" w:date="2026-09-22T12:14:00Z" w16du:dateUtc="2026-09-22T16:14:00Z">
        <w:r>
          <w:rPr>
            <w:rFonts w:ascii="Times New Roman" w:hAnsi="Times New Roman"/>
            <w:sz w:val="24"/>
            <w:szCs w:val="24"/>
          </w:rPr>
          <w:t>Пункт 2.5.3. Положения дополнить словом «уличной» перед словом «мебели».</w:t>
        </w:r>
      </w:ins>
    </w:p>
    <w:p w14:paraId="080A5C7F" w14:textId="77777777" w:rsidR="00FF542C" w:rsidRDefault="00FF542C" w:rsidP="00FF542C">
      <w:pPr>
        <w:pStyle w:val="ListParagraph"/>
        <w:numPr>
          <w:ilvl w:val="0"/>
          <w:numId w:val="29"/>
        </w:numPr>
        <w:tabs>
          <w:tab w:val="left" w:pos="1134"/>
        </w:tabs>
        <w:ind w:left="0" w:firstLine="709"/>
        <w:jc w:val="both"/>
        <w:rPr>
          <w:ins w:id="57" w:author="1" w:date="2026-09-22T12:14:00Z" w16du:dateUtc="2026-09-22T16:14:00Z"/>
          <w:rFonts w:ascii="Times New Roman" w:hAnsi="Times New Roman"/>
          <w:sz w:val="24"/>
          <w:szCs w:val="24"/>
        </w:rPr>
      </w:pPr>
      <w:ins w:id="58" w:author="1" w:date="2026-09-22T12:14:00Z" w16du:dateUtc="2026-09-22T16:14:00Z">
        <w:r w:rsidRPr="00FF542C">
          <w:rPr>
            <w:rFonts w:ascii="Times New Roman" w:hAnsi="Times New Roman"/>
            <w:sz w:val="24"/>
            <w:szCs w:val="24"/>
          </w:rPr>
          <w:t>Абзац 1 пункта 2.11.5 Положения после слов «местного значения» дополнить словами «, взамен уничтоженных или поврежденных»</w:t>
        </w:r>
        <w:r>
          <w:rPr>
            <w:rFonts w:ascii="Times New Roman" w:hAnsi="Times New Roman"/>
            <w:sz w:val="24"/>
            <w:szCs w:val="24"/>
          </w:rPr>
          <w:t>.</w:t>
        </w:r>
      </w:ins>
    </w:p>
    <w:p w14:paraId="108B3B66" w14:textId="77777777" w:rsidR="00F37F73" w:rsidRDefault="00FF542C" w:rsidP="00FF542C">
      <w:pPr>
        <w:pStyle w:val="ListParagraph"/>
        <w:numPr>
          <w:ilvl w:val="0"/>
          <w:numId w:val="29"/>
        </w:numPr>
        <w:tabs>
          <w:tab w:val="left" w:pos="1134"/>
        </w:tabs>
        <w:ind w:left="0" w:firstLine="709"/>
        <w:jc w:val="both"/>
        <w:rPr>
          <w:ins w:id="59" w:author="1" w:date="2026-09-22T12:14:00Z" w16du:dateUtc="2026-09-22T16:14:00Z"/>
          <w:rFonts w:ascii="Times New Roman" w:hAnsi="Times New Roman"/>
          <w:sz w:val="24"/>
          <w:szCs w:val="24"/>
        </w:rPr>
      </w:pPr>
      <w:ins w:id="60" w:author="1" w:date="2026-09-22T12:14:00Z" w16du:dateUtc="2026-09-22T16:14:00Z">
        <w:r>
          <w:rPr>
            <w:rFonts w:ascii="Times New Roman" w:hAnsi="Times New Roman"/>
            <w:sz w:val="24"/>
            <w:szCs w:val="24"/>
          </w:rPr>
          <w:t>Пункт 2.12.4. Положения исключить.</w:t>
        </w:r>
        <w:r w:rsidRPr="00FF542C">
          <w:rPr>
            <w:rFonts w:ascii="Times New Roman" w:hAnsi="Times New Roman"/>
            <w:sz w:val="24"/>
            <w:szCs w:val="24"/>
          </w:rPr>
          <w:t xml:space="preserve"> </w:t>
        </w:r>
      </w:ins>
    </w:p>
    <w:p w14:paraId="48726191" w14:textId="77777777" w:rsidR="00FF542C" w:rsidRPr="00FF542C" w:rsidRDefault="00FF542C" w:rsidP="00FF542C">
      <w:pPr>
        <w:pStyle w:val="ListParagraph"/>
        <w:tabs>
          <w:tab w:val="left" w:pos="1134"/>
        </w:tabs>
        <w:ind w:left="709"/>
        <w:jc w:val="both"/>
        <w:rPr>
          <w:ins w:id="61" w:author="1" w:date="2026-09-22T12:14:00Z" w16du:dateUtc="2026-09-22T16:14:00Z"/>
          <w:rFonts w:ascii="Times New Roman" w:hAnsi="Times New Roman"/>
          <w:sz w:val="24"/>
          <w:szCs w:val="24"/>
        </w:rPr>
      </w:pPr>
    </w:p>
    <w:p w14:paraId="6715C347" w14:textId="77777777" w:rsidR="009C61C2" w:rsidRPr="00637047" w:rsidRDefault="001E08FA" w:rsidP="009C61C2">
      <w:pPr>
        <w:numPr>
          <w:ilvl w:val="0"/>
          <w:numId w:val="27"/>
        </w:numPr>
        <w:spacing w:after="240"/>
        <w:ind w:left="0" w:firstLine="709"/>
        <w:jc w:val="both"/>
        <w:rPr>
          <w:ins w:id="62" w:author="1" w:date="2026-09-22T12:14:00Z" w16du:dateUtc="2026-09-22T16:14:00Z"/>
          <w:rFonts w:ascii="Times New Roman" w:hAnsi="Times New Roman" w:cs="Times New Roman"/>
          <w:sz w:val="24"/>
          <w:szCs w:val="24"/>
        </w:rPr>
      </w:pPr>
      <w:ins w:id="63" w:author="1" w:date="2026-09-22T12:14:00Z" w16du:dateUtc="2026-09-22T16:14:00Z">
        <w:r w:rsidRPr="00637047">
          <w:rPr>
            <w:rFonts w:ascii="Times New Roman" w:hAnsi="Times New Roman" w:cs="Times New Roman"/>
            <w:sz w:val="24"/>
            <w:szCs w:val="24"/>
          </w:rPr>
          <w:t>Контроль за исполнением настоящего решения возложить на Главу Муниципального образования поселок Стрельна</w:t>
        </w:r>
        <w:r w:rsidRPr="00637047">
          <w:rPr>
            <w:rFonts w:ascii="Times New Roman" w:hAnsi="Times New Roman" w:cs="Times New Roman"/>
            <w:spacing w:val="-2"/>
            <w:sz w:val="24"/>
            <w:szCs w:val="24"/>
          </w:rPr>
          <w:t xml:space="preserve"> Беленкова Валерия Николаевича.                                                                         </w:t>
        </w:r>
      </w:ins>
    </w:p>
    <w:p w14:paraId="48F15F32" w14:textId="77777777" w:rsidR="001E08FA" w:rsidRPr="009C61C2" w:rsidRDefault="001E08FA" w:rsidP="009C61C2">
      <w:pPr>
        <w:numPr>
          <w:ilvl w:val="0"/>
          <w:numId w:val="27"/>
        </w:numPr>
        <w:spacing w:after="240"/>
        <w:ind w:left="0" w:firstLine="709"/>
        <w:jc w:val="both"/>
        <w:rPr>
          <w:ins w:id="64" w:author="1" w:date="2026-09-22T12:14:00Z" w16du:dateUtc="2026-09-22T16:14:00Z"/>
          <w:rFonts w:ascii="Times New Roman" w:hAnsi="Times New Roman" w:cs="Times New Roman"/>
          <w:sz w:val="24"/>
          <w:szCs w:val="24"/>
        </w:rPr>
      </w:pPr>
      <w:ins w:id="65" w:author="1" w:date="2026-09-22T12:14:00Z" w16du:dateUtc="2026-09-22T16:14:00Z">
        <w:r w:rsidRPr="009C61C2">
          <w:rPr>
            <w:rFonts w:ascii="Times New Roman" w:hAnsi="Times New Roman" w:cs="Times New Roman"/>
            <w:sz w:val="24"/>
            <w:szCs w:val="24"/>
          </w:rPr>
          <w:t xml:space="preserve">Настоящее решение вступает в силу со дня </w:t>
        </w:r>
        <w:r w:rsidR="009C61C2">
          <w:rPr>
            <w:rFonts w:ascii="Times New Roman" w:hAnsi="Times New Roman" w:cs="Times New Roman"/>
            <w:sz w:val="24"/>
            <w:szCs w:val="24"/>
          </w:rPr>
          <w:t xml:space="preserve">его </w:t>
        </w:r>
        <w:r w:rsidR="00637047">
          <w:rPr>
            <w:rFonts w:ascii="Times New Roman" w:hAnsi="Times New Roman" w:cs="Times New Roman"/>
            <w:sz w:val="24"/>
            <w:szCs w:val="24"/>
          </w:rPr>
          <w:t>официального опубликования (обнародования).</w:t>
        </w:r>
      </w:ins>
    </w:p>
    <w:p w14:paraId="6EDDEA49" w14:textId="77777777" w:rsidR="001E08FA" w:rsidRPr="001E08FA" w:rsidRDefault="001E08FA" w:rsidP="001E08FA">
      <w:pPr>
        <w:rPr>
          <w:ins w:id="66" w:author="1" w:date="2026-09-22T12:14:00Z" w16du:dateUtc="2026-09-22T16:14:00Z"/>
          <w:rFonts w:ascii="Times New Roman" w:hAnsi="Times New Roman" w:cs="Times New Roman"/>
          <w:sz w:val="24"/>
          <w:szCs w:val="24"/>
        </w:rPr>
      </w:pPr>
    </w:p>
    <w:p w14:paraId="5271ECA7" w14:textId="77777777" w:rsidR="001E08FA" w:rsidRPr="001E08FA" w:rsidRDefault="001E08FA" w:rsidP="001E08FA">
      <w:pPr>
        <w:rPr>
          <w:ins w:id="67" w:author="1" w:date="2026-09-22T12:14:00Z" w16du:dateUtc="2026-09-22T16:14:00Z"/>
          <w:rFonts w:ascii="Times New Roman" w:hAnsi="Times New Roman" w:cs="Times New Roman"/>
          <w:sz w:val="24"/>
          <w:szCs w:val="24"/>
        </w:rPr>
      </w:pPr>
    </w:p>
    <w:p w14:paraId="77909F5A" w14:textId="77777777" w:rsidR="001E08FA" w:rsidRPr="001E08FA" w:rsidRDefault="001E08FA" w:rsidP="001E08FA">
      <w:pPr>
        <w:rPr>
          <w:ins w:id="68" w:author="1" w:date="2026-09-22T12:14:00Z" w16du:dateUtc="2026-09-22T16:14:00Z"/>
          <w:rFonts w:ascii="Times New Roman" w:hAnsi="Times New Roman" w:cs="Times New Roman"/>
          <w:sz w:val="24"/>
          <w:szCs w:val="24"/>
        </w:rPr>
      </w:pPr>
      <w:ins w:id="69" w:author="1" w:date="2026-09-22T12:14:00Z" w16du:dateUtc="2026-09-22T16:14:00Z">
        <w:r w:rsidRPr="001E08FA">
          <w:rPr>
            <w:rFonts w:ascii="Times New Roman" w:hAnsi="Times New Roman" w:cs="Times New Roman"/>
            <w:sz w:val="24"/>
            <w:szCs w:val="24"/>
          </w:rPr>
          <w:t xml:space="preserve">Глава Муниципального образования, </w:t>
        </w:r>
      </w:ins>
    </w:p>
    <w:p w14:paraId="023E33FD" w14:textId="77777777" w:rsidR="001E08FA" w:rsidRPr="001E08FA" w:rsidRDefault="001E08FA" w:rsidP="001E08FA">
      <w:pPr>
        <w:rPr>
          <w:ins w:id="70" w:author="1" w:date="2026-09-22T12:14:00Z" w16du:dateUtc="2026-09-22T16:14:00Z"/>
          <w:rFonts w:ascii="Times New Roman" w:hAnsi="Times New Roman" w:cs="Times New Roman"/>
          <w:sz w:val="24"/>
          <w:szCs w:val="24"/>
        </w:rPr>
      </w:pPr>
      <w:ins w:id="71" w:author="1" w:date="2026-09-22T12:14:00Z" w16du:dateUtc="2026-09-22T16:14:00Z">
        <w:r w:rsidRPr="001E08FA">
          <w:rPr>
            <w:rFonts w:ascii="Times New Roman" w:hAnsi="Times New Roman" w:cs="Times New Roman"/>
            <w:sz w:val="24"/>
            <w:szCs w:val="24"/>
          </w:rPr>
          <w:t>исполняющий полномочия</w:t>
        </w:r>
      </w:ins>
    </w:p>
    <w:p w14:paraId="275D20CB" w14:textId="77777777" w:rsidR="001E08FA" w:rsidRPr="001E08FA" w:rsidRDefault="001E08FA" w:rsidP="001E08FA">
      <w:pPr>
        <w:rPr>
          <w:ins w:id="72" w:author="1" w:date="2026-09-22T12:14:00Z" w16du:dateUtc="2026-09-22T16:14:00Z"/>
          <w:rFonts w:ascii="Times New Roman" w:hAnsi="Times New Roman" w:cs="Times New Roman"/>
          <w:sz w:val="24"/>
          <w:szCs w:val="24"/>
        </w:rPr>
      </w:pPr>
      <w:ins w:id="73" w:author="1" w:date="2026-09-22T12:14:00Z" w16du:dateUtc="2026-09-22T16:14:00Z">
        <w:r w:rsidRPr="001E08FA">
          <w:rPr>
            <w:rFonts w:ascii="Times New Roman" w:hAnsi="Times New Roman" w:cs="Times New Roman"/>
            <w:sz w:val="24"/>
            <w:szCs w:val="24"/>
          </w:rPr>
          <w:t>председателя Муниципального Совета</w:t>
        </w:r>
        <w:r w:rsidRPr="001E08FA">
          <w:rPr>
            <w:rFonts w:ascii="Times New Roman" w:hAnsi="Times New Roman" w:cs="Times New Roman"/>
            <w:sz w:val="24"/>
            <w:szCs w:val="24"/>
          </w:rPr>
          <w:tab/>
        </w:r>
        <w:r w:rsidRPr="001E08FA">
          <w:rPr>
            <w:rFonts w:ascii="Times New Roman" w:hAnsi="Times New Roman" w:cs="Times New Roman"/>
            <w:sz w:val="24"/>
            <w:szCs w:val="24"/>
          </w:rPr>
          <w:tab/>
        </w:r>
        <w:r w:rsidRPr="001E08FA">
          <w:rPr>
            <w:rFonts w:ascii="Times New Roman" w:hAnsi="Times New Roman" w:cs="Times New Roman"/>
            <w:sz w:val="24"/>
            <w:szCs w:val="24"/>
          </w:rPr>
          <w:tab/>
          <w:t xml:space="preserve">                              В.Н. Беленков</w:t>
        </w:r>
      </w:ins>
    </w:p>
    <w:p w14:paraId="3ABFC1D9" w14:textId="77777777" w:rsidR="001E08FA" w:rsidRPr="001E08FA" w:rsidRDefault="001E08FA" w:rsidP="001E08FA">
      <w:pPr>
        <w:rPr>
          <w:ins w:id="74" w:author="1" w:date="2026-09-22T12:14:00Z" w16du:dateUtc="2026-09-22T16:14:00Z"/>
          <w:rFonts w:ascii="Times New Roman" w:hAnsi="Times New Roman" w:cs="Times New Roman"/>
          <w:sz w:val="24"/>
          <w:szCs w:val="24"/>
        </w:rPr>
      </w:pPr>
    </w:p>
    <w:p w14:paraId="334AD171" w14:textId="77777777" w:rsidR="00970867" w:rsidRPr="00814E42" w:rsidRDefault="00970867" w:rsidP="00970867">
      <w:pPr>
        <w:rPr>
          <w:del w:id="75" w:author="1" w:date="2026-09-22T12:14:00Z" w16du:dateUtc="2026-09-22T16:14:00Z"/>
          <w:rFonts w:ascii="Times New Roman" w:hAnsi="Times New Roman" w:cs="Times New Roman"/>
          <w:sz w:val="24"/>
          <w:szCs w:val="24"/>
          <w:lang w:val="lv-LV"/>
        </w:rPr>
      </w:pPr>
    </w:p>
    <w:p w14:paraId="7167C699" w14:textId="0E3DF81F" w:rsidR="0037475B" w:rsidRDefault="00970867" w:rsidP="00970867">
      <w:pPr>
        <w:rPr>
          <w:del w:id="76" w:author="1" w:date="2026-09-22T12:14:00Z" w16du:dateUtc="2026-09-22T16:14:00Z"/>
          <w:rFonts w:ascii="Times New Roman" w:hAnsi="Times New Roman" w:cs="Times New Roman"/>
          <w:sz w:val="24"/>
          <w:szCs w:val="24"/>
          <w:lang w:val="lv-LV"/>
        </w:rPr>
      </w:pPr>
      <w:del w:id="77" w:author="1" w:date="2026-09-22T12:14:00Z" w16du:dateUtc="2026-09-22T16:14:00Z">
        <w:r w:rsidRPr="00814E42">
          <w:rPr>
            <w:rFonts w:ascii="Times New Roman" w:hAnsi="Times New Roman" w:cs="Times New Roman"/>
            <w:sz w:val="24"/>
            <w:szCs w:val="24"/>
            <w:lang w:val="lv-LV"/>
          </w:rPr>
          <w:delText xml:space="preserve">Rīgā, </w:delText>
        </w:r>
        <w:r w:rsidR="0037475B" w:rsidRPr="00814E42">
          <w:rPr>
            <w:rFonts w:ascii="Times New Roman" w:hAnsi="Times New Roman" w:cs="Times New Roman"/>
            <w:sz w:val="24"/>
            <w:szCs w:val="24"/>
            <w:lang w:val="lv-LV"/>
          </w:rPr>
          <w:delText>202</w:delText>
        </w:r>
        <w:r w:rsidR="008C374B">
          <w:rPr>
            <w:rFonts w:ascii="Times New Roman" w:hAnsi="Times New Roman" w:cs="Times New Roman"/>
            <w:sz w:val="24"/>
            <w:szCs w:val="24"/>
            <w:lang w:val="lv-LV"/>
          </w:rPr>
          <w:delText>2</w:delText>
        </w:r>
        <w:r w:rsidR="0037475B" w:rsidRPr="00814E42">
          <w:rPr>
            <w:rFonts w:ascii="Times New Roman" w:hAnsi="Times New Roman" w:cs="Times New Roman"/>
            <w:sz w:val="24"/>
            <w:szCs w:val="24"/>
            <w:lang w:val="lv-LV"/>
          </w:rPr>
          <w:delText>.gada</w:delText>
        </w:r>
        <w:r w:rsidR="005B02AA" w:rsidRPr="00814E42">
          <w:rPr>
            <w:rFonts w:ascii="Times New Roman" w:hAnsi="Times New Roman" w:cs="Times New Roman"/>
            <w:sz w:val="24"/>
            <w:szCs w:val="24"/>
            <w:lang w:val="lv-LV"/>
          </w:rPr>
          <w:delText xml:space="preserve"> </w:delText>
        </w:r>
        <w:r w:rsidR="00B17B05">
          <w:rPr>
            <w:rFonts w:ascii="Times New Roman" w:hAnsi="Times New Roman" w:cs="Times New Roman"/>
            <w:sz w:val="24"/>
            <w:szCs w:val="24"/>
            <w:lang w:val="lv-LV"/>
          </w:rPr>
          <w:delText>1</w:delText>
        </w:r>
        <w:r w:rsidR="005B02AA" w:rsidRPr="00814E42">
          <w:rPr>
            <w:rFonts w:ascii="Times New Roman" w:hAnsi="Times New Roman" w:cs="Times New Roman"/>
            <w:sz w:val="24"/>
            <w:szCs w:val="24"/>
            <w:lang w:val="lv-LV"/>
          </w:rPr>
          <w:delText>.</w:delText>
        </w:r>
        <w:r w:rsidR="00B17B05">
          <w:rPr>
            <w:rFonts w:ascii="Times New Roman" w:hAnsi="Times New Roman" w:cs="Times New Roman"/>
            <w:sz w:val="24"/>
            <w:szCs w:val="24"/>
            <w:lang w:val="lv-LV"/>
          </w:rPr>
          <w:delText>aprīlī</w:delText>
        </w:r>
      </w:del>
    </w:p>
    <w:p w14:paraId="5EFE1D08" w14:textId="77777777" w:rsidR="00814E42" w:rsidRPr="00814E42" w:rsidRDefault="00814E42" w:rsidP="00970867">
      <w:pPr>
        <w:rPr>
          <w:del w:id="78" w:author="1" w:date="2026-09-22T12:14:00Z" w16du:dateUtc="2026-09-22T16:14:00Z"/>
          <w:rFonts w:ascii="Times New Roman" w:hAnsi="Times New Roman" w:cs="Times New Roman"/>
          <w:sz w:val="24"/>
          <w:szCs w:val="24"/>
          <w:lang w:val="lv-LV"/>
        </w:rPr>
      </w:pPr>
    </w:p>
    <w:p w14:paraId="080BBACF" w14:textId="2C9F1F4C" w:rsidR="0037475B" w:rsidRDefault="005E787A" w:rsidP="0006396F">
      <w:pPr>
        <w:jc w:val="right"/>
        <w:rPr>
          <w:del w:id="79" w:author="1" w:date="2026-09-22T12:14:00Z" w16du:dateUtc="2026-09-22T16:14:00Z"/>
          <w:rFonts w:ascii="Times New Roman" w:hAnsi="Times New Roman" w:cs="Times New Roman"/>
          <w:sz w:val="24"/>
          <w:szCs w:val="24"/>
          <w:lang w:val="lv-LV"/>
        </w:rPr>
      </w:pPr>
      <w:del w:id="80" w:author="1" w:date="2026-09-22T12:14:00Z" w16du:dateUtc="2026-09-22T16:14:00Z">
        <w:r>
          <w:rPr>
            <w:rFonts w:ascii="Times New Roman" w:hAnsi="Times New Roman" w:cs="Times New Roman"/>
            <w:sz w:val="24"/>
            <w:szCs w:val="24"/>
            <w:lang w:val="lv-LV"/>
          </w:rPr>
          <w:delText>Rīgas 93.</w:delText>
        </w:r>
        <w:r w:rsidR="002A38B6">
          <w:rPr>
            <w:rFonts w:ascii="Times New Roman" w:hAnsi="Times New Roman" w:cs="Times New Roman"/>
            <w:sz w:val="24"/>
            <w:szCs w:val="24"/>
            <w:lang w:val="lv-LV"/>
          </w:rPr>
          <w:delText>vidusskolas</w:delText>
        </w:r>
        <w:r w:rsidR="009D1EFE" w:rsidRPr="00814E42">
          <w:rPr>
            <w:rFonts w:ascii="Times New Roman" w:hAnsi="Times New Roman" w:cs="Times New Roman"/>
            <w:sz w:val="24"/>
            <w:szCs w:val="24"/>
            <w:lang w:val="lv-LV"/>
          </w:rPr>
          <w:delText xml:space="preserve"> </w:delText>
        </w:r>
        <w:r w:rsidR="0037475B" w:rsidRPr="00814E42">
          <w:rPr>
            <w:rFonts w:ascii="Times New Roman" w:hAnsi="Times New Roman" w:cs="Times New Roman"/>
            <w:sz w:val="24"/>
            <w:szCs w:val="24"/>
            <w:lang w:val="lv-LV"/>
          </w:rPr>
          <w:delText>vecākiem</w:delText>
        </w:r>
      </w:del>
    </w:p>
    <w:p w14:paraId="59A60A4C" w14:textId="77777777" w:rsidR="00814E42" w:rsidRPr="00814E42" w:rsidRDefault="00814E42" w:rsidP="0006396F">
      <w:pPr>
        <w:jc w:val="right"/>
        <w:rPr>
          <w:del w:id="81" w:author="1" w:date="2026-09-22T12:14:00Z" w16du:dateUtc="2026-09-22T16:14:00Z"/>
          <w:rFonts w:ascii="Times New Roman" w:hAnsi="Times New Roman" w:cs="Times New Roman"/>
          <w:sz w:val="24"/>
          <w:szCs w:val="24"/>
          <w:lang w:val="lv-LV"/>
        </w:rPr>
      </w:pPr>
    </w:p>
    <w:p w14:paraId="13941C9E" w14:textId="335BBA96" w:rsidR="008814E1" w:rsidRPr="008814E1" w:rsidRDefault="00583209" w:rsidP="008814E1">
      <w:pPr>
        <w:spacing w:after="120"/>
        <w:rPr>
          <w:del w:id="82" w:author="1" w:date="2026-09-22T12:14:00Z" w16du:dateUtc="2026-09-22T16:14:00Z"/>
          <w:rFonts w:ascii="Times New Roman" w:hAnsi="Times New Roman" w:cs="Times New Roman"/>
          <w:sz w:val="24"/>
          <w:szCs w:val="24"/>
          <w:lang w:val="lv-LV"/>
        </w:rPr>
      </w:pPr>
      <w:del w:id="83" w:author="1" w:date="2026-09-22T12:14:00Z" w16du:dateUtc="2026-09-22T16:14:00Z">
        <w:r w:rsidRPr="00814E42">
          <w:rPr>
            <w:rFonts w:ascii="Times New Roman" w:hAnsi="Times New Roman" w:cs="Times New Roman"/>
            <w:sz w:val="24"/>
            <w:szCs w:val="24"/>
            <w:lang w:val="lv-LV"/>
          </w:rPr>
          <w:delText>Cienījamie</w:delText>
        </w:r>
        <w:r w:rsidR="005B02AA" w:rsidRPr="00814E42">
          <w:rPr>
            <w:rFonts w:ascii="Times New Roman" w:hAnsi="Times New Roman" w:cs="Times New Roman"/>
            <w:sz w:val="24"/>
            <w:szCs w:val="24"/>
            <w:lang w:val="lv-LV"/>
          </w:rPr>
          <w:delText xml:space="preserve"> </w:delText>
        </w:r>
        <w:r w:rsidR="00EF7C95" w:rsidRPr="00814E42">
          <w:rPr>
            <w:rFonts w:ascii="Times New Roman" w:hAnsi="Times New Roman" w:cs="Times New Roman"/>
            <w:sz w:val="24"/>
            <w:szCs w:val="24"/>
            <w:lang w:val="lv-LV"/>
          </w:rPr>
          <w:delText>vecāki</w:delText>
        </w:r>
        <w:r w:rsidR="004D0C22" w:rsidRPr="00814E42">
          <w:rPr>
            <w:rFonts w:ascii="Times New Roman" w:hAnsi="Times New Roman" w:cs="Times New Roman"/>
            <w:sz w:val="24"/>
            <w:szCs w:val="24"/>
            <w:lang w:val="lv-LV"/>
          </w:rPr>
          <w:delText>!</w:delText>
        </w:r>
      </w:del>
    </w:p>
    <w:p w14:paraId="1189C3E5" w14:textId="487F44E4" w:rsidR="004D0C22" w:rsidRPr="00814E42" w:rsidRDefault="008814E1" w:rsidP="008814E1">
      <w:pPr>
        <w:spacing w:after="120"/>
        <w:jc w:val="both"/>
        <w:rPr>
          <w:del w:id="84" w:author="1" w:date="2026-09-22T12:14:00Z" w16du:dateUtc="2026-09-22T16:14:00Z"/>
          <w:rFonts w:ascii="Times New Roman" w:hAnsi="Times New Roman" w:cs="Times New Roman"/>
          <w:sz w:val="24"/>
          <w:szCs w:val="24"/>
          <w:lang w:val="lv-LV"/>
        </w:rPr>
      </w:pPr>
      <w:del w:id="85" w:author="1" w:date="2026-09-22T12:14:00Z" w16du:dateUtc="2026-09-22T16:14:00Z">
        <w:r w:rsidRPr="00814E42">
          <w:rPr>
            <w:rFonts w:ascii="Times New Roman" w:hAnsi="Times New Roman" w:cs="Times New Roman"/>
            <w:sz w:val="24"/>
            <w:szCs w:val="24"/>
            <w:lang w:val="lv-LV"/>
          </w:rPr>
          <w:delText>Paldies jums par sniegto atbalstu izglītības iestādes, izglītības programmu akreditācijā un izglītības iestādes vadītājas profesionālās darbības novērtēšanas procesā</w:delText>
        </w:r>
        <w:r w:rsidR="00583209" w:rsidRPr="00814E42">
          <w:rPr>
            <w:rFonts w:ascii="Times New Roman" w:hAnsi="Times New Roman" w:cs="Times New Roman"/>
            <w:sz w:val="24"/>
            <w:szCs w:val="24"/>
            <w:lang w:val="lv-LV"/>
          </w:rPr>
          <w:delText>!</w:delText>
        </w:r>
        <w:r w:rsidR="004D0C22" w:rsidRPr="00814E42">
          <w:rPr>
            <w:rFonts w:ascii="Times New Roman" w:hAnsi="Times New Roman" w:cs="Times New Roman"/>
            <w:sz w:val="24"/>
            <w:szCs w:val="24"/>
            <w:lang w:val="lv-LV"/>
          </w:rPr>
          <w:delText xml:space="preserve"> Esam pateicīgi tiem vecākiem, kuri piedalījās intervijās ar akreditācijas </w:delText>
        </w:r>
        <w:r w:rsidR="002C0620" w:rsidRPr="00814E42">
          <w:rPr>
            <w:rFonts w:ascii="Times New Roman" w:hAnsi="Times New Roman" w:cs="Times New Roman"/>
            <w:sz w:val="24"/>
            <w:szCs w:val="24"/>
            <w:lang w:val="lv-LV"/>
          </w:rPr>
          <w:delText xml:space="preserve">ekspertu </w:delText>
        </w:r>
        <w:r w:rsidR="004D0C22" w:rsidRPr="00814E42">
          <w:rPr>
            <w:rFonts w:ascii="Times New Roman" w:hAnsi="Times New Roman" w:cs="Times New Roman"/>
            <w:sz w:val="24"/>
            <w:szCs w:val="24"/>
            <w:lang w:val="lv-LV"/>
          </w:rPr>
          <w:delText xml:space="preserve">komisiju, kā arī visiem vecākiem, kuri </w:delText>
        </w:r>
        <w:r w:rsidR="00EF7C95" w:rsidRPr="00814E42">
          <w:rPr>
            <w:rFonts w:ascii="Times New Roman" w:hAnsi="Times New Roman" w:cs="Times New Roman"/>
            <w:sz w:val="24"/>
            <w:szCs w:val="24"/>
            <w:lang w:val="lv-LV"/>
          </w:rPr>
          <w:delText xml:space="preserve">atbalsta </w:delText>
        </w:r>
        <w:r w:rsidR="00C67620" w:rsidRPr="00814E42">
          <w:rPr>
            <w:rFonts w:ascii="Times New Roman" w:hAnsi="Times New Roman" w:cs="Times New Roman"/>
            <w:sz w:val="24"/>
            <w:szCs w:val="24"/>
            <w:lang w:val="lv-LV"/>
          </w:rPr>
          <w:delText>skolas ikdienas darbu</w:delText>
        </w:r>
        <w:r w:rsidR="004D0C22" w:rsidRPr="00814E42">
          <w:rPr>
            <w:rFonts w:ascii="Times New Roman" w:hAnsi="Times New Roman" w:cs="Times New Roman"/>
            <w:sz w:val="24"/>
            <w:szCs w:val="24"/>
            <w:lang w:val="lv-LV"/>
          </w:rPr>
          <w:delText xml:space="preserve">. Šobrīd, kad akreditācija ir noslēgusies, vēlamies </w:delText>
        </w:r>
        <w:r w:rsidR="00C67620" w:rsidRPr="00814E42">
          <w:rPr>
            <w:rFonts w:ascii="Times New Roman" w:hAnsi="Times New Roman" w:cs="Times New Roman"/>
            <w:sz w:val="24"/>
            <w:szCs w:val="24"/>
            <w:lang w:val="lv-LV"/>
          </w:rPr>
          <w:delText>j</w:delText>
        </w:r>
        <w:r w:rsidR="004D0C22" w:rsidRPr="00814E42">
          <w:rPr>
            <w:rFonts w:ascii="Times New Roman" w:hAnsi="Times New Roman" w:cs="Times New Roman"/>
            <w:sz w:val="24"/>
            <w:szCs w:val="24"/>
            <w:lang w:val="lv-LV"/>
          </w:rPr>
          <w:delText xml:space="preserve">ūs īsi informēt par tās rezultātiem. </w:delText>
        </w:r>
      </w:del>
    </w:p>
    <w:p w14:paraId="5B8C5EC3" w14:textId="77777777" w:rsidR="007220A7" w:rsidRPr="00814E42" w:rsidRDefault="007220A7" w:rsidP="00CE2E74">
      <w:pPr>
        <w:spacing w:after="120"/>
        <w:jc w:val="both"/>
        <w:rPr>
          <w:del w:id="86" w:author="1" w:date="2026-09-22T12:14:00Z" w16du:dateUtc="2026-09-22T16:14:00Z"/>
          <w:rFonts w:ascii="Times New Roman" w:hAnsi="Times New Roman" w:cs="Times New Roman"/>
          <w:sz w:val="24"/>
          <w:szCs w:val="24"/>
          <w:lang w:val="lv-LV"/>
        </w:rPr>
      </w:pPr>
      <w:del w:id="87" w:author="1" w:date="2026-09-22T12:14:00Z" w16du:dateUtc="2026-09-22T16:14:00Z">
        <w:r w:rsidRPr="00814E42">
          <w:rPr>
            <w:rFonts w:ascii="Times New Roman" w:hAnsi="Times New Roman" w:cs="Times New Roman"/>
            <w:sz w:val="24"/>
            <w:szCs w:val="24"/>
            <w:lang w:val="lv-LV"/>
          </w:rPr>
          <w:delText xml:space="preserve">Apkopojot visu iegūto informāciju, akreditācijas ekspertu komisija savā ziņojumā ir paudusi šādus secinājumus: </w:delText>
        </w:r>
      </w:del>
    </w:p>
    <w:p w14:paraId="54556FFC" w14:textId="559DF6AA" w:rsidR="001A2E52" w:rsidRPr="005E787A" w:rsidRDefault="005E787A" w:rsidP="001A2E52">
      <w:pPr>
        <w:spacing w:line="300" w:lineRule="exact"/>
        <w:jc w:val="both"/>
        <w:rPr>
          <w:del w:id="88" w:author="1" w:date="2026-09-22T12:14:00Z" w16du:dateUtc="2026-09-22T16:14:00Z"/>
          <w:rFonts w:ascii="Times New Roman" w:hAnsi="Times New Roman" w:cs="Times New Roman"/>
          <w:i/>
          <w:sz w:val="24"/>
          <w:szCs w:val="24"/>
          <w:lang w:val="lv-LV"/>
        </w:rPr>
      </w:pPr>
      <w:bookmarkStart w:id="89" w:name="_Hlk96012049"/>
      <w:del w:id="90" w:author="1" w:date="2026-09-22T12:14:00Z" w16du:dateUtc="2026-09-22T16:14:00Z">
        <w:r>
          <w:rPr>
            <w:rFonts w:ascii="Times New Roman" w:hAnsi="Times New Roman" w:cs="Times New Roman"/>
            <w:sz w:val="24"/>
            <w:szCs w:val="24"/>
            <w:lang w:val="lv-LV"/>
          </w:rPr>
          <w:delText>Rīgas 93.</w:delText>
        </w:r>
        <w:bookmarkEnd w:id="89"/>
        <w:r w:rsidR="008C374B" w:rsidRPr="008C374B">
          <w:rPr>
            <w:rFonts w:ascii="Times New Roman" w:hAnsi="Times New Roman" w:cs="Times New Roman"/>
            <w:sz w:val="24"/>
            <w:szCs w:val="24"/>
            <w:lang w:val="lv-LV"/>
          </w:rPr>
          <w:delText>vidusskola</w:delText>
        </w:r>
        <w:r w:rsidR="008C374B">
          <w:rPr>
            <w:rFonts w:ascii="Times New Roman" w:hAnsi="Times New Roman" w:cs="Times New Roman"/>
            <w:sz w:val="24"/>
            <w:szCs w:val="24"/>
            <w:lang w:val="lv-LV"/>
          </w:rPr>
          <w:delText xml:space="preserve"> </w:delText>
        </w:r>
        <w:r w:rsidR="008814E1" w:rsidRPr="00814E42">
          <w:rPr>
            <w:rFonts w:ascii="Times New Roman" w:hAnsi="Times New Roman" w:cs="Times New Roman"/>
            <w:sz w:val="24"/>
            <w:szCs w:val="24"/>
            <w:lang w:val="lv-LV"/>
          </w:rPr>
          <w:delText xml:space="preserve">un tās </w:delText>
        </w:r>
        <w:r w:rsidR="007220A7" w:rsidRPr="00814E42">
          <w:rPr>
            <w:rFonts w:ascii="Times New Roman" w:hAnsi="Times New Roman" w:cs="Times New Roman"/>
            <w:sz w:val="24"/>
            <w:szCs w:val="24"/>
            <w:lang w:val="lv-LV"/>
          </w:rPr>
          <w:delText xml:space="preserve">īstenotās izglītības programmas </w:delText>
        </w:r>
        <w:r w:rsidRPr="005E787A">
          <w:rPr>
            <w:rFonts w:ascii="Times New Roman" w:hAnsi="Times New Roman" w:cs="Times New Roman"/>
            <w:i/>
            <w:sz w:val="24"/>
            <w:szCs w:val="24"/>
            <w:lang w:val="lv-LV"/>
          </w:rPr>
          <w:delText>Vispārējās vidējās izglītības vispārizglītojošā virziena  programma/ Vispārējās vidējās izglītības programma, Vispārējās vidējās izglītības matemātikas, dabaszinību un tehnikas virziena  programma, Pamatizglītības programma/ Pamatizglītības programma</w:delText>
        </w:r>
        <w:r>
          <w:rPr>
            <w:rFonts w:ascii="Times New Roman" w:hAnsi="Times New Roman" w:cs="Times New Roman"/>
            <w:i/>
            <w:sz w:val="24"/>
            <w:szCs w:val="24"/>
            <w:lang w:val="lv-LV"/>
          </w:rPr>
          <w:delText xml:space="preserve"> </w:delText>
        </w:r>
        <w:r w:rsidR="007220A7" w:rsidRPr="00814E42">
          <w:rPr>
            <w:rFonts w:ascii="Times New Roman" w:hAnsi="Times New Roman" w:cs="Times New Roman"/>
            <w:sz w:val="24"/>
            <w:szCs w:val="24"/>
            <w:lang w:val="lv-LV"/>
          </w:rPr>
          <w:delText>ir akreditējamas uz 6 gadiem, apliecinot, ka šo programmu īstenošana atbilst optimālam kvalitātes līmenim.</w:delText>
        </w:r>
        <w:r w:rsidR="007A09BF" w:rsidRPr="00814E42">
          <w:rPr>
            <w:rFonts w:ascii="Times New Roman" w:hAnsi="Times New Roman" w:cs="Times New Roman"/>
            <w:sz w:val="24"/>
            <w:szCs w:val="24"/>
            <w:lang w:val="lv-LV"/>
          </w:rPr>
          <w:delText xml:space="preserve"> Savukārt izglītības iestādes vadītājas darbs tiek vērtēts pamatā ar kvalitātes līmeni “labi”, </w:delText>
        </w:r>
        <w:r w:rsidR="001A2E52" w:rsidRPr="001A2E52">
          <w:rPr>
            <w:rFonts w:ascii="Times New Roman" w:hAnsi="Times New Roman" w:cs="Times New Roman"/>
            <w:sz w:val="24"/>
            <w:szCs w:val="24"/>
            <w:lang w:val="lv-LV"/>
          </w:rPr>
          <w:delText>tādējādi atzīstot, ka direktor</w:delText>
        </w:r>
        <w:r w:rsidR="001A2E52">
          <w:rPr>
            <w:rFonts w:ascii="Times New Roman" w:hAnsi="Times New Roman" w:cs="Times New Roman"/>
            <w:sz w:val="24"/>
            <w:szCs w:val="24"/>
            <w:lang w:val="lv-LV"/>
          </w:rPr>
          <w:delText>e</w:delText>
        </w:r>
        <w:r w:rsidR="001A2E52" w:rsidRPr="001A2E52">
          <w:rPr>
            <w:rFonts w:ascii="Times New Roman" w:hAnsi="Times New Roman" w:cs="Times New Roman"/>
            <w:sz w:val="24"/>
            <w:szCs w:val="24"/>
            <w:lang w:val="lv-LV"/>
          </w:rPr>
          <w:delText xml:space="preserve"> ievieš pārmaiņas un tikpat aktīvi arī nākamajos gados izglītības iestādes vadībai ir jāturpina darbs, ieviešot nākamās pārmaiņas, ņemot vērā </w:delText>
        </w:r>
        <w:r>
          <w:rPr>
            <w:rFonts w:ascii="Times New Roman" w:hAnsi="Times New Roman" w:cs="Times New Roman"/>
            <w:sz w:val="24"/>
            <w:szCs w:val="24"/>
            <w:lang w:val="lv-LV"/>
          </w:rPr>
          <w:delText>pilsētā</w:delText>
        </w:r>
        <w:r w:rsidR="001A2E52" w:rsidRPr="001A2E52">
          <w:rPr>
            <w:rFonts w:ascii="Times New Roman" w:hAnsi="Times New Roman" w:cs="Times New Roman"/>
            <w:sz w:val="24"/>
            <w:szCs w:val="24"/>
            <w:lang w:val="lv-LV"/>
          </w:rPr>
          <w:delText xml:space="preserve"> un valstī izvirzītās izglītības attīstības prioritātes un mērķus.</w:delText>
        </w:r>
      </w:del>
    </w:p>
    <w:p w14:paraId="700C8A9B" w14:textId="6E3B649F" w:rsidR="00822581" w:rsidRPr="001E62AD" w:rsidRDefault="005E787A" w:rsidP="001E62AD">
      <w:pPr>
        <w:jc w:val="both"/>
        <w:rPr>
          <w:del w:id="91" w:author="1" w:date="2026-09-22T12:14:00Z" w16du:dateUtc="2026-09-22T16:14:00Z"/>
          <w:rFonts w:ascii="Times New Roman" w:hAnsi="Times New Roman" w:cs="Times New Roman"/>
          <w:color w:val="000000"/>
          <w:sz w:val="24"/>
          <w:szCs w:val="24"/>
          <w:lang w:val="lv" w:eastAsia="lv-LV"/>
        </w:rPr>
      </w:pPr>
      <w:del w:id="92" w:author="1" w:date="2026-09-22T12:14:00Z" w16du:dateUtc="2026-09-22T16:14:00Z">
        <w:r>
          <w:rPr>
            <w:rFonts w:ascii="Times New Roman" w:hAnsi="Times New Roman" w:cs="Times New Roman"/>
            <w:sz w:val="24"/>
            <w:szCs w:val="24"/>
            <w:lang w:val="lv-LV"/>
          </w:rPr>
          <w:delText>Rīgas 93.</w:delText>
        </w:r>
        <w:r w:rsidR="008C374B">
          <w:rPr>
            <w:rFonts w:ascii="Times New Roman" w:hAnsi="Times New Roman" w:cs="Times New Roman"/>
            <w:sz w:val="24"/>
            <w:szCs w:val="24"/>
            <w:lang w:val="lv-LV"/>
          </w:rPr>
          <w:delText>vidusskolas</w:delText>
        </w:r>
        <w:r w:rsidR="008C374B" w:rsidRPr="008C374B">
          <w:rPr>
            <w:rFonts w:ascii="Times New Roman" w:hAnsi="Times New Roman" w:cs="Times New Roman"/>
            <w:sz w:val="24"/>
            <w:szCs w:val="24"/>
            <w:lang w:val="lv-LV"/>
          </w:rPr>
          <w:delText xml:space="preserve"> </w:delText>
        </w:r>
        <w:r w:rsidR="007220A7" w:rsidRPr="002A38B6">
          <w:rPr>
            <w:rFonts w:ascii="Times New Roman" w:hAnsi="Times New Roman" w:cs="Times New Roman"/>
            <w:sz w:val="24"/>
            <w:szCs w:val="24"/>
            <w:lang w:val="lv-LV"/>
          </w:rPr>
          <w:delText>stiprās puses ir</w:delText>
        </w:r>
        <w:r w:rsidR="002A38B6" w:rsidRPr="002A38B6">
          <w:rPr>
            <w:rFonts w:ascii="Times New Roman" w:hAnsi="Times New Roman" w:cs="Times New Roman"/>
            <w:color w:val="000000"/>
            <w:sz w:val="24"/>
            <w:szCs w:val="24"/>
            <w:lang w:val="lv" w:eastAsia="lv-LV"/>
          </w:rPr>
          <w:delText xml:space="preserve"> </w:delText>
        </w:r>
        <w:r>
          <w:rPr>
            <w:rFonts w:ascii="Times New Roman" w:hAnsi="Times New Roman" w:cs="Times New Roman"/>
            <w:color w:val="000000"/>
            <w:sz w:val="24"/>
            <w:szCs w:val="24"/>
            <w:lang w:val="lv" w:eastAsia="lv-LV"/>
          </w:rPr>
          <w:delText>atvērtība</w:delText>
        </w:r>
        <w:r w:rsidRPr="005E787A">
          <w:rPr>
            <w:rFonts w:ascii="Times New Roman" w:hAnsi="Times New Roman" w:cs="Times New Roman"/>
            <w:color w:val="000000"/>
            <w:sz w:val="24"/>
            <w:szCs w:val="24"/>
            <w:lang w:val="lv" w:eastAsia="lv-LV"/>
          </w:rPr>
          <w:delText xml:space="preserve"> citu valstu izglītojamajiem, tādējādi popularizējot iekļautības un demokrātiskās līdzdalības vērtības, kas veicina toleranci izglītības iestādē un integrāciju sabiedrībā.</w:delText>
        </w:r>
        <w:r w:rsidR="001E62AD">
          <w:rPr>
            <w:rFonts w:ascii="Times New Roman" w:hAnsi="Times New Roman" w:cs="Times New Roman"/>
            <w:color w:val="000000"/>
            <w:sz w:val="24"/>
            <w:szCs w:val="24"/>
            <w:lang w:val="lv" w:eastAsia="lv-LV"/>
          </w:rPr>
          <w:delText xml:space="preserve"> Skolai ir izveidota c</w:delText>
        </w:r>
        <w:r w:rsidR="001E62AD" w:rsidRPr="001E62AD">
          <w:rPr>
            <w:rFonts w:ascii="Times New Roman" w:hAnsi="Times New Roman" w:cs="Times New Roman"/>
            <w:color w:val="000000"/>
            <w:sz w:val="24"/>
            <w:szCs w:val="24"/>
            <w:lang w:val="lv" w:eastAsia="lv-LV"/>
          </w:rPr>
          <w:delText>ieša sadarbība ar dibinātāju, veidojot vienotu redzējumu par turpmāko izglītības iestādes attīstību un stratēģijām, tādējādi stiprinot izglītības iestādes lomu vietējā kopienā.</w:delText>
        </w:r>
        <w:r w:rsidR="00822581" w:rsidRPr="00814E42">
          <w:rPr>
            <w:rFonts w:ascii="Times New Roman" w:hAnsi="Times New Roman" w:cs="Times New Roman"/>
            <w:sz w:val="24"/>
            <w:szCs w:val="24"/>
            <w:lang w:val="lv-LV"/>
          </w:rPr>
          <w:delText xml:space="preserve"> </w:delText>
        </w:r>
      </w:del>
    </w:p>
    <w:p w14:paraId="0E120ED4" w14:textId="5251403F" w:rsidR="0037475B" w:rsidRPr="00814E42" w:rsidRDefault="0037475B" w:rsidP="00CE2E74">
      <w:pPr>
        <w:spacing w:after="120"/>
        <w:jc w:val="both"/>
        <w:rPr>
          <w:del w:id="93" w:author="1" w:date="2026-09-22T12:14:00Z" w16du:dateUtc="2026-09-22T16:14:00Z"/>
          <w:rFonts w:ascii="Times New Roman" w:hAnsi="Times New Roman" w:cs="Times New Roman"/>
          <w:sz w:val="24"/>
          <w:szCs w:val="24"/>
          <w:lang w:val="lv-LV"/>
        </w:rPr>
      </w:pPr>
      <w:del w:id="94" w:author="1" w:date="2026-09-22T12:14:00Z" w16du:dateUtc="2026-09-22T16:14:00Z">
        <w:r w:rsidRPr="00814E42">
          <w:rPr>
            <w:rFonts w:ascii="Times New Roman" w:hAnsi="Times New Roman" w:cs="Times New Roman"/>
            <w:sz w:val="24"/>
            <w:szCs w:val="24"/>
            <w:lang w:val="lv-LV"/>
          </w:rPr>
          <w:delText xml:space="preserve">Akreditācijas </w:delText>
        </w:r>
        <w:r w:rsidR="003D040E" w:rsidRPr="00814E42">
          <w:rPr>
            <w:rFonts w:ascii="Times New Roman" w:hAnsi="Times New Roman" w:cs="Times New Roman"/>
            <w:sz w:val="24"/>
            <w:szCs w:val="24"/>
            <w:lang w:val="lv-LV"/>
          </w:rPr>
          <w:delText xml:space="preserve">ekspertu </w:delText>
        </w:r>
        <w:r w:rsidRPr="00814E42">
          <w:rPr>
            <w:rFonts w:ascii="Times New Roman" w:hAnsi="Times New Roman" w:cs="Times New Roman"/>
            <w:sz w:val="24"/>
            <w:szCs w:val="24"/>
            <w:lang w:val="lv-LV"/>
          </w:rPr>
          <w:delText>komisija, veicot savu darbu, izmantoja šādas metodes:</w:delText>
        </w:r>
      </w:del>
    </w:p>
    <w:p w14:paraId="3F3C45AB" w14:textId="4851EB64" w:rsidR="00B912D4" w:rsidRPr="005E49DE" w:rsidRDefault="00B912D4" w:rsidP="004B046E">
      <w:pPr>
        <w:numPr>
          <w:ilvl w:val="0"/>
          <w:numId w:val="3"/>
        </w:numPr>
        <w:spacing w:after="120"/>
        <w:ind w:left="714" w:hanging="357"/>
        <w:contextualSpacing/>
        <w:jc w:val="both"/>
        <w:rPr>
          <w:del w:id="95" w:author="1" w:date="2026-09-22T12:14:00Z" w16du:dateUtc="2026-09-22T16:14:00Z"/>
          <w:rFonts w:ascii="Times New Roman" w:eastAsia="Arial" w:hAnsi="Times New Roman" w:cs="Times New Roman"/>
          <w:sz w:val="24"/>
          <w:szCs w:val="24"/>
          <w:lang w:val="lv" w:eastAsia="lv-LV"/>
        </w:rPr>
      </w:pPr>
      <w:del w:id="96" w:author="1" w:date="2026-09-22T12:14:00Z" w16du:dateUtc="2026-09-22T16:14:00Z">
        <w:r w:rsidRPr="005E49DE">
          <w:rPr>
            <w:rFonts w:ascii="Times New Roman" w:eastAsia="Arial" w:hAnsi="Times New Roman" w:cs="Times New Roman"/>
            <w:sz w:val="24"/>
            <w:szCs w:val="24"/>
            <w:lang w:val="lv" w:eastAsia="lv-LV"/>
          </w:rPr>
          <w:delText xml:space="preserve">Attālinātas intervijas ar </w:delText>
        </w:r>
        <w:r w:rsidR="00CE2E74" w:rsidRPr="005E49DE">
          <w:rPr>
            <w:rFonts w:ascii="Times New Roman" w:eastAsia="Arial" w:hAnsi="Times New Roman" w:cs="Times New Roman"/>
            <w:sz w:val="24"/>
            <w:szCs w:val="24"/>
            <w:lang w:val="lv" w:eastAsia="lv-LV"/>
          </w:rPr>
          <w:delText>skolas direktor</w:delText>
        </w:r>
        <w:r w:rsidR="004B046E">
          <w:rPr>
            <w:rFonts w:ascii="Times New Roman" w:eastAsia="Arial" w:hAnsi="Times New Roman" w:cs="Times New Roman"/>
            <w:sz w:val="24"/>
            <w:szCs w:val="24"/>
            <w:lang w:val="lv" w:eastAsia="lv-LV"/>
          </w:rPr>
          <w:delText>i</w:delText>
        </w:r>
        <w:r w:rsidRPr="005E49DE">
          <w:rPr>
            <w:rFonts w:ascii="Times New Roman" w:eastAsia="Arial" w:hAnsi="Times New Roman" w:cs="Times New Roman"/>
            <w:sz w:val="24"/>
            <w:szCs w:val="24"/>
            <w:lang w:val="lv" w:eastAsia="lv-LV"/>
          </w:rPr>
          <w:delText xml:space="preserve">, </w:delText>
        </w:r>
        <w:r w:rsidR="00CE2E74" w:rsidRPr="005E49DE">
          <w:rPr>
            <w:rFonts w:ascii="Times New Roman" w:eastAsia="Arial" w:hAnsi="Times New Roman" w:cs="Times New Roman"/>
            <w:sz w:val="24"/>
            <w:szCs w:val="24"/>
            <w:lang w:val="lv" w:eastAsia="lv-LV"/>
          </w:rPr>
          <w:delText xml:space="preserve">direktora </w:delText>
        </w:r>
        <w:r w:rsidRPr="005E49DE">
          <w:rPr>
            <w:rFonts w:ascii="Times New Roman" w:eastAsia="Arial" w:hAnsi="Times New Roman" w:cs="Times New Roman"/>
            <w:sz w:val="24"/>
            <w:szCs w:val="24"/>
            <w:lang w:val="lv" w:eastAsia="lv-LV"/>
          </w:rPr>
          <w:delText xml:space="preserve">vietniekiem, pedagogiem, </w:delText>
        </w:r>
        <w:r w:rsidR="00CE2E74" w:rsidRPr="005E49DE">
          <w:rPr>
            <w:rFonts w:ascii="Times New Roman" w:eastAsia="Arial" w:hAnsi="Times New Roman" w:cs="Times New Roman"/>
            <w:sz w:val="24"/>
            <w:szCs w:val="24"/>
            <w:lang w:val="lv" w:eastAsia="lv-LV"/>
          </w:rPr>
          <w:delText>pašvaldības</w:delText>
        </w:r>
        <w:r w:rsidRPr="005E49DE">
          <w:rPr>
            <w:rFonts w:ascii="Times New Roman" w:eastAsia="Arial" w:hAnsi="Times New Roman" w:cs="Times New Roman"/>
            <w:sz w:val="24"/>
            <w:szCs w:val="24"/>
            <w:lang w:val="lv" w:eastAsia="lv-LV"/>
          </w:rPr>
          <w:delText xml:space="preserve"> pārstāvi, izglītības iestādes padomes un vecāku pārstāvjiem, atbalsta personālu un </w:delText>
        </w:r>
        <w:r w:rsidR="00CE2E74" w:rsidRPr="005E49DE">
          <w:rPr>
            <w:rFonts w:ascii="Times New Roman" w:eastAsia="Arial" w:hAnsi="Times New Roman" w:cs="Times New Roman"/>
            <w:sz w:val="24"/>
            <w:szCs w:val="24"/>
            <w:lang w:val="lv" w:eastAsia="lv-LV"/>
          </w:rPr>
          <w:delText>skolēnu</w:delText>
        </w:r>
        <w:r w:rsidRPr="005E49DE">
          <w:rPr>
            <w:rFonts w:ascii="Times New Roman" w:eastAsia="Arial" w:hAnsi="Times New Roman" w:cs="Times New Roman"/>
            <w:sz w:val="24"/>
            <w:szCs w:val="24"/>
            <w:lang w:val="lv" w:eastAsia="lv-LV"/>
          </w:rPr>
          <w:delText xml:space="preserve"> pašpārvaldes pārstāvjiem.</w:delText>
        </w:r>
      </w:del>
    </w:p>
    <w:p w14:paraId="06498711" w14:textId="1E97CE54" w:rsidR="00B912D4" w:rsidRPr="005E49DE" w:rsidRDefault="005E787A" w:rsidP="004B046E">
      <w:pPr>
        <w:numPr>
          <w:ilvl w:val="0"/>
          <w:numId w:val="3"/>
        </w:numPr>
        <w:spacing w:after="120"/>
        <w:ind w:left="714" w:hanging="357"/>
        <w:contextualSpacing/>
        <w:jc w:val="both"/>
        <w:rPr>
          <w:del w:id="97" w:author="1" w:date="2026-09-22T12:14:00Z" w16du:dateUtc="2026-09-22T16:14:00Z"/>
          <w:rFonts w:ascii="Times New Roman" w:eastAsia="Arial" w:hAnsi="Times New Roman" w:cs="Times New Roman"/>
          <w:sz w:val="24"/>
          <w:szCs w:val="24"/>
          <w:lang w:val="lv" w:eastAsia="lv-LV"/>
        </w:rPr>
      </w:pPr>
      <w:del w:id="98" w:author="1" w:date="2026-09-22T12:14:00Z" w16du:dateUtc="2026-09-22T16:14:00Z">
        <w:r>
          <w:rPr>
            <w:rFonts w:ascii="Times New Roman" w:eastAsia="Arial" w:hAnsi="Times New Roman" w:cs="Times New Roman"/>
            <w:sz w:val="24"/>
            <w:szCs w:val="24"/>
            <w:lang w:val="lv" w:eastAsia="lv-LV"/>
          </w:rPr>
          <w:delText>13</w:delText>
        </w:r>
        <w:r w:rsidR="0060371B">
          <w:rPr>
            <w:rFonts w:ascii="Times New Roman" w:eastAsia="Arial" w:hAnsi="Times New Roman" w:cs="Times New Roman"/>
            <w:sz w:val="24"/>
            <w:szCs w:val="24"/>
            <w:lang w:val="lv" w:eastAsia="lv-LV"/>
          </w:rPr>
          <w:delText xml:space="preserve"> </w:delText>
        </w:r>
        <w:r w:rsidR="00703706" w:rsidRPr="005E49DE">
          <w:rPr>
            <w:rFonts w:ascii="Times New Roman" w:eastAsia="Arial" w:hAnsi="Times New Roman" w:cs="Times New Roman"/>
            <w:sz w:val="24"/>
            <w:szCs w:val="24"/>
            <w:lang w:val="lv" w:eastAsia="lv-LV"/>
          </w:rPr>
          <w:delText>stundu vērošana attālināti;</w:delText>
        </w:r>
      </w:del>
    </w:p>
    <w:p w14:paraId="4DCF57C3" w14:textId="6BE01D87" w:rsidR="00B912D4" w:rsidRPr="005E49DE" w:rsidRDefault="00CE2E74" w:rsidP="004B046E">
      <w:pPr>
        <w:numPr>
          <w:ilvl w:val="0"/>
          <w:numId w:val="3"/>
        </w:numPr>
        <w:spacing w:after="120"/>
        <w:ind w:left="714" w:hanging="357"/>
        <w:contextualSpacing/>
        <w:jc w:val="both"/>
        <w:rPr>
          <w:del w:id="99" w:author="1" w:date="2026-09-22T12:14:00Z" w16du:dateUtc="2026-09-22T16:14:00Z"/>
          <w:rFonts w:ascii="Times New Roman" w:eastAsia="Arial" w:hAnsi="Times New Roman" w:cs="Times New Roman"/>
          <w:sz w:val="24"/>
          <w:szCs w:val="24"/>
          <w:lang w:val="lv" w:eastAsia="lv-LV"/>
        </w:rPr>
      </w:pPr>
      <w:del w:id="100" w:author="1" w:date="2026-09-22T12:14:00Z" w16du:dateUtc="2026-09-22T16:14:00Z">
        <w:r w:rsidRPr="005E49DE">
          <w:rPr>
            <w:rFonts w:ascii="Times New Roman" w:eastAsia="Arial" w:hAnsi="Times New Roman" w:cs="Times New Roman"/>
            <w:sz w:val="24"/>
            <w:szCs w:val="24"/>
            <w:lang w:val="lv" w:eastAsia="lv-LV"/>
          </w:rPr>
          <w:delText>Skolas</w:delText>
        </w:r>
        <w:r w:rsidR="00B912D4" w:rsidRPr="005E49DE">
          <w:rPr>
            <w:rFonts w:ascii="Times New Roman" w:eastAsia="Arial" w:hAnsi="Times New Roman" w:cs="Times New Roman"/>
            <w:sz w:val="24"/>
            <w:szCs w:val="24"/>
            <w:lang w:val="lv" w:eastAsia="lv-LV"/>
          </w:rPr>
          <w:delText xml:space="preserve"> (virtuāla) apskate kopā ar </w:delText>
        </w:r>
        <w:r w:rsidRPr="005E49DE">
          <w:rPr>
            <w:rFonts w:ascii="Times New Roman" w:eastAsia="Arial" w:hAnsi="Times New Roman" w:cs="Times New Roman"/>
            <w:sz w:val="24"/>
            <w:szCs w:val="24"/>
            <w:lang w:val="lv" w:eastAsia="lv-LV"/>
          </w:rPr>
          <w:delText>skolas direktor</w:delText>
        </w:r>
        <w:r w:rsidR="00780D7F">
          <w:rPr>
            <w:rFonts w:ascii="Times New Roman" w:eastAsia="Arial" w:hAnsi="Times New Roman" w:cs="Times New Roman"/>
            <w:sz w:val="24"/>
            <w:szCs w:val="24"/>
            <w:lang w:val="lv" w:eastAsia="lv-LV"/>
          </w:rPr>
          <w:delText>i</w:delText>
        </w:r>
        <w:r w:rsidR="00B912D4" w:rsidRPr="005E49DE">
          <w:rPr>
            <w:rFonts w:ascii="Times New Roman" w:eastAsia="Arial" w:hAnsi="Times New Roman" w:cs="Times New Roman"/>
            <w:sz w:val="24"/>
            <w:szCs w:val="24"/>
            <w:lang w:val="lv" w:eastAsia="lv-LV"/>
          </w:rPr>
          <w:delText>.</w:delText>
        </w:r>
      </w:del>
    </w:p>
    <w:p w14:paraId="23495BD8" w14:textId="78B29DAC" w:rsidR="005E49DE" w:rsidRPr="005E49DE" w:rsidRDefault="00B912D4" w:rsidP="004B046E">
      <w:pPr>
        <w:numPr>
          <w:ilvl w:val="0"/>
          <w:numId w:val="3"/>
        </w:numPr>
        <w:spacing w:after="120"/>
        <w:ind w:left="714" w:hanging="357"/>
        <w:contextualSpacing/>
        <w:jc w:val="both"/>
        <w:rPr>
          <w:del w:id="101" w:author="1" w:date="2026-09-22T12:14:00Z" w16du:dateUtc="2026-09-22T16:14:00Z"/>
          <w:rFonts w:ascii="Times New Roman" w:eastAsia="Arial" w:hAnsi="Times New Roman" w:cs="Times New Roman"/>
          <w:sz w:val="24"/>
          <w:szCs w:val="24"/>
          <w:lang w:val="lv" w:eastAsia="lv-LV"/>
        </w:rPr>
      </w:pPr>
      <w:del w:id="102" w:author="1" w:date="2026-09-22T12:14:00Z" w16du:dateUtc="2026-09-22T16:14:00Z">
        <w:r w:rsidRPr="005E49DE">
          <w:rPr>
            <w:rFonts w:ascii="Times New Roman" w:eastAsia="Arial" w:hAnsi="Times New Roman" w:cs="Times New Roman"/>
            <w:sz w:val="24"/>
            <w:szCs w:val="24"/>
            <w:lang w:val="lv" w:eastAsia="lv-LV"/>
          </w:rPr>
          <w:delText>Dokumentu izpēte (</w:delText>
        </w:r>
        <w:r w:rsidR="00CE2E74" w:rsidRPr="005E49DE">
          <w:rPr>
            <w:rFonts w:ascii="Times New Roman" w:eastAsia="Arial" w:hAnsi="Times New Roman" w:cs="Times New Roman"/>
            <w:sz w:val="24"/>
            <w:szCs w:val="24"/>
            <w:lang w:val="lv" w:eastAsia="lv-LV"/>
          </w:rPr>
          <w:delText>skolas</w:delText>
        </w:r>
        <w:r w:rsidRPr="005E49DE">
          <w:rPr>
            <w:rFonts w:ascii="Times New Roman" w:eastAsia="Arial" w:hAnsi="Times New Roman" w:cs="Times New Roman"/>
            <w:sz w:val="24"/>
            <w:szCs w:val="24"/>
            <w:lang w:val="lv" w:eastAsia="lv-LV"/>
          </w:rPr>
          <w:delText xml:space="preserve"> pašnovērtējuma ziņojums, attīstības plānošanas dokument</w:delText>
        </w:r>
        <w:r w:rsidR="00CE2E74" w:rsidRPr="005E49DE">
          <w:rPr>
            <w:rFonts w:ascii="Times New Roman" w:eastAsia="Arial" w:hAnsi="Times New Roman" w:cs="Times New Roman"/>
            <w:sz w:val="24"/>
            <w:szCs w:val="24"/>
            <w:lang w:val="lv" w:eastAsia="lv-LV"/>
          </w:rPr>
          <w:delText>i</w:delText>
        </w:r>
        <w:r w:rsidRPr="005E49DE">
          <w:rPr>
            <w:rFonts w:ascii="Times New Roman" w:eastAsia="Arial" w:hAnsi="Times New Roman" w:cs="Times New Roman"/>
            <w:sz w:val="24"/>
            <w:szCs w:val="24"/>
            <w:lang w:val="lv" w:eastAsia="lv-LV"/>
          </w:rPr>
          <w:delText xml:space="preserve">, </w:delText>
        </w:r>
        <w:r w:rsidR="00CE2E74" w:rsidRPr="005E49DE">
          <w:rPr>
            <w:rFonts w:ascii="Times New Roman" w:eastAsia="Arial" w:hAnsi="Times New Roman" w:cs="Times New Roman"/>
            <w:sz w:val="24"/>
            <w:szCs w:val="24"/>
            <w:lang w:val="lv" w:eastAsia="lv-LV"/>
          </w:rPr>
          <w:delText>skolēnu</w:delText>
        </w:r>
        <w:r w:rsidRPr="005E49DE">
          <w:rPr>
            <w:rFonts w:ascii="Times New Roman" w:eastAsia="Arial" w:hAnsi="Times New Roman" w:cs="Times New Roman"/>
            <w:sz w:val="24"/>
            <w:szCs w:val="24"/>
            <w:lang w:val="lv" w:eastAsia="lv-LV"/>
          </w:rPr>
          <w:delText xml:space="preserve"> mācību sasniegum</w:delText>
        </w:r>
        <w:r w:rsidR="005A171C" w:rsidRPr="005E49DE">
          <w:rPr>
            <w:rFonts w:ascii="Times New Roman" w:eastAsia="Arial" w:hAnsi="Times New Roman" w:cs="Times New Roman"/>
            <w:sz w:val="24"/>
            <w:szCs w:val="24"/>
            <w:lang w:val="lv" w:eastAsia="lv-LV"/>
          </w:rPr>
          <w:delText xml:space="preserve">i un to </w:delText>
        </w:r>
        <w:r w:rsidRPr="005E49DE">
          <w:rPr>
            <w:rFonts w:ascii="Times New Roman" w:eastAsia="Arial" w:hAnsi="Times New Roman" w:cs="Times New Roman"/>
            <w:sz w:val="24"/>
            <w:szCs w:val="24"/>
            <w:lang w:val="lv" w:eastAsia="lv-LV"/>
          </w:rPr>
          <w:delText xml:space="preserve">vērtēšanas kārtība, </w:delText>
        </w:r>
        <w:r w:rsidR="00CE2E74" w:rsidRPr="005E49DE">
          <w:rPr>
            <w:rFonts w:ascii="Times New Roman" w:eastAsia="Arial" w:hAnsi="Times New Roman" w:cs="Times New Roman"/>
            <w:sz w:val="24"/>
            <w:szCs w:val="24"/>
            <w:lang w:val="lv" w:eastAsia="lv-LV"/>
          </w:rPr>
          <w:delText xml:space="preserve">informācija </w:delText>
        </w:r>
        <w:r w:rsidRPr="005E49DE">
          <w:rPr>
            <w:rFonts w:ascii="Times New Roman" w:eastAsia="Arial" w:hAnsi="Times New Roman" w:cs="Times New Roman"/>
            <w:sz w:val="24"/>
            <w:szCs w:val="24"/>
            <w:lang w:val="lv" w:eastAsia="lv-LV"/>
          </w:rPr>
          <w:delText>skolvadības sistēm</w:delText>
        </w:r>
        <w:r w:rsidR="00CE2E74" w:rsidRPr="005E49DE">
          <w:rPr>
            <w:rFonts w:ascii="Times New Roman" w:eastAsia="Arial" w:hAnsi="Times New Roman" w:cs="Times New Roman"/>
            <w:sz w:val="24"/>
            <w:szCs w:val="24"/>
            <w:lang w:val="lv" w:eastAsia="lv-LV"/>
          </w:rPr>
          <w:delText>ā</w:delText>
        </w:r>
        <w:r w:rsidRPr="005E49DE">
          <w:rPr>
            <w:rFonts w:ascii="Times New Roman" w:eastAsia="Arial" w:hAnsi="Times New Roman" w:cs="Times New Roman"/>
            <w:sz w:val="24"/>
            <w:szCs w:val="24"/>
            <w:lang w:val="lv" w:eastAsia="lv-LV"/>
          </w:rPr>
          <w:delText xml:space="preserve"> E–klase, audzināšanas darba prioritātes, </w:delText>
        </w:r>
        <w:r w:rsidR="005A171C" w:rsidRPr="005E49DE">
          <w:rPr>
            <w:rFonts w:ascii="Times New Roman" w:eastAsia="Arial" w:hAnsi="Times New Roman" w:cs="Times New Roman"/>
            <w:sz w:val="24"/>
            <w:szCs w:val="24"/>
            <w:lang w:val="lv" w:eastAsia="lv-LV"/>
          </w:rPr>
          <w:delText>skolēnu kavējumi, pedagogu izglītības un profesionālās kvalifikācijas atbilstība</w:delText>
        </w:r>
        <w:r w:rsidRPr="005E49DE">
          <w:rPr>
            <w:rFonts w:ascii="Times New Roman" w:eastAsia="Arial" w:hAnsi="Times New Roman" w:cs="Times New Roman"/>
            <w:sz w:val="24"/>
            <w:szCs w:val="24"/>
            <w:lang w:val="lv" w:eastAsia="lv-LV"/>
          </w:rPr>
          <w:delText>).</w:delText>
        </w:r>
      </w:del>
    </w:p>
    <w:p w14:paraId="6082A9F8" w14:textId="0B15A8D2" w:rsidR="005E49DE" w:rsidRPr="005E49DE" w:rsidRDefault="005E49DE" w:rsidP="004B046E">
      <w:pPr>
        <w:numPr>
          <w:ilvl w:val="0"/>
          <w:numId w:val="3"/>
        </w:numPr>
        <w:ind w:left="714" w:hanging="357"/>
        <w:contextualSpacing/>
        <w:jc w:val="both"/>
        <w:rPr>
          <w:del w:id="103" w:author="1" w:date="2026-09-22T12:14:00Z" w16du:dateUtc="2026-09-22T16:14:00Z"/>
          <w:rFonts w:ascii="Times New Roman" w:eastAsia="Arial" w:hAnsi="Times New Roman" w:cs="Times New Roman"/>
          <w:sz w:val="24"/>
          <w:szCs w:val="24"/>
          <w:lang w:val="lv" w:eastAsia="lv-LV"/>
        </w:rPr>
      </w:pPr>
      <w:del w:id="104" w:author="1" w:date="2026-09-22T12:14:00Z" w16du:dateUtc="2026-09-22T16:14:00Z">
        <w:r w:rsidRPr="005E49DE">
          <w:rPr>
            <w:rFonts w:ascii="Times New Roman" w:eastAsia="Arial" w:hAnsi="Times New Roman" w:cs="Times New Roman"/>
            <w:sz w:val="24"/>
            <w:szCs w:val="24"/>
            <w:lang w:val="lv" w:eastAsia="lv-LV"/>
          </w:rPr>
          <w:delText>Attālināto mācību izpēte.</w:delText>
        </w:r>
      </w:del>
    </w:p>
    <w:p w14:paraId="2666C3B6" w14:textId="77901E38" w:rsidR="00B912D4" w:rsidRDefault="005E49DE" w:rsidP="004B046E">
      <w:pPr>
        <w:pStyle w:val="ListParagraph"/>
        <w:numPr>
          <w:ilvl w:val="0"/>
          <w:numId w:val="3"/>
        </w:numPr>
        <w:ind w:left="714" w:hanging="357"/>
        <w:rPr>
          <w:del w:id="105" w:author="1" w:date="2026-09-22T12:14:00Z" w16du:dateUtc="2026-09-22T16:14:00Z"/>
          <w:rFonts w:ascii="Times New Roman" w:eastAsia="Arial" w:hAnsi="Times New Roman"/>
          <w:sz w:val="24"/>
          <w:szCs w:val="24"/>
          <w:lang w:val="lv" w:eastAsia="lv-LV"/>
        </w:rPr>
      </w:pPr>
      <w:del w:id="106" w:author="1" w:date="2026-09-22T12:14:00Z" w16du:dateUtc="2026-09-22T16:14:00Z">
        <w:r w:rsidRPr="005E49DE">
          <w:rPr>
            <w:rFonts w:ascii="Times New Roman" w:eastAsia="Arial" w:hAnsi="Times New Roman"/>
            <w:sz w:val="24"/>
            <w:szCs w:val="24"/>
            <w:lang w:val="lv" w:eastAsia="lv-LV"/>
          </w:rPr>
          <w:delText>Situāciju analīze (attālināti) par pedagoģijas, skolvadības un izglītības iestādes aktuālās darbības jautājumiem.</w:delText>
        </w:r>
      </w:del>
    </w:p>
    <w:p w14:paraId="6EE45149" w14:textId="77777777" w:rsidR="005025CD" w:rsidRDefault="005025CD" w:rsidP="005025CD">
      <w:pPr>
        <w:pStyle w:val="ListParagraph"/>
        <w:ind w:left="714"/>
        <w:rPr>
          <w:del w:id="107" w:author="1" w:date="2026-09-22T12:14:00Z" w16du:dateUtc="2026-09-22T16:14:00Z"/>
          <w:rFonts w:ascii="Times New Roman" w:eastAsia="Arial" w:hAnsi="Times New Roman"/>
          <w:sz w:val="24"/>
          <w:szCs w:val="24"/>
          <w:lang w:val="lv" w:eastAsia="lv-LV"/>
        </w:rPr>
      </w:pPr>
    </w:p>
    <w:p w14:paraId="4B3EFD59" w14:textId="3ECAF886" w:rsidR="005E787A" w:rsidRDefault="005E787A" w:rsidP="005E787A">
      <w:pPr>
        <w:rPr>
          <w:del w:id="108" w:author="1" w:date="2026-09-22T12:14:00Z" w16du:dateUtc="2026-09-22T16:14:00Z"/>
          <w:rFonts w:ascii="Times New Roman" w:eastAsia="Arial" w:hAnsi="Times New Roman" w:cs="Times New Roman"/>
          <w:sz w:val="24"/>
          <w:szCs w:val="24"/>
          <w:lang w:val="lv" w:eastAsia="lv-LV"/>
        </w:rPr>
      </w:pPr>
    </w:p>
    <w:p w14:paraId="0BACFF8E" w14:textId="77777777" w:rsidR="005E787A" w:rsidRPr="005E787A" w:rsidRDefault="005E787A" w:rsidP="005E787A">
      <w:pPr>
        <w:rPr>
          <w:del w:id="109" w:author="1" w:date="2026-09-22T12:14:00Z" w16du:dateUtc="2026-09-22T16:14:00Z"/>
          <w:rFonts w:ascii="Times New Roman" w:eastAsia="Arial" w:hAnsi="Times New Roman" w:cs="Times New Roman"/>
          <w:sz w:val="24"/>
          <w:szCs w:val="24"/>
          <w:lang w:val="lv" w:eastAsia="lv-LV"/>
        </w:rPr>
      </w:pPr>
    </w:p>
    <w:p w14:paraId="0C625DFE" w14:textId="1B9D8AC9" w:rsidR="0037475B" w:rsidRDefault="00B912D4" w:rsidP="005E49DE">
      <w:pPr>
        <w:numPr>
          <w:ilvl w:val="0"/>
          <w:numId w:val="3"/>
        </w:numPr>
        <w:ind w:left="714" w:hanging="357"/>
        <w:jc w:val="both"/>
        <w:rPr>
          <w:del w:id="110" w:author="1" w:date="2026-09-22T12:14:00Z" w16du:dateUtc="2026-09-22T16:14:00Z"/>
          <w:rFonts w:ascii="Times New Roman" w:eastAsia="Arial" w:hAnsi="Times New Roman" w:cs="Times New Roman"/>
          <w:sz w:val="24"/>
          <w:szCs w:val="24"/>
          <w:lang w:val="lv" w:eastAsia="lv-LV"/>
        </w:rPr>
      </w:pPr>
      <w:del w:id="111" w:author="1" w:date="2026-09-22T12:14:00Z" w16du:dateUtc="2026-09-22T16:14:00Z">
        <w:r w:rsidRPr="005E49DE">
          <w:rPr>
            <w:rFonts w:ascii="Times New Roman" w:eastAsia="Arial" w:hAnsi="Times New Roman" w:cs="Times New Roman"/>
            <w:sz w:val="24"/>
            <w:szCs w:val="24"/>
            <w:lang w:val="lv" w:eastAsia="lv-LV"/>
          </w:rPr>
          <w:delText>Tīm</w:delText>
        </w:r>
        <w:r w:rsidR="00CE2E74" w:rsidRPr="005E49DE">
          <w:rPr>
            <w:rFonts w:ascii="Times New Roman" w:eastAsia="Arial" w:hAnsi="Times New Roman" w:cs="Times New Roman"/>
            <w:sz w:val="24"/>
            <w:szCs w:val="24"/>
            <w:lang w:val="lv" w:eastAsia="lv-LV"/>
          </w:rPr>
          <w:delText>ekļ</w:delText>
        </w:r>
        <w:r w:rsidRPr="005E49DE">
          <w:rPr>
            <w:rFonts w:ascii="Times New Roman" w:eastAsia="Arial" w:hAnsi="Times New Roman" w:cs="Times New Roman"/>
            <w:sz w:val="24"/>
            <w:szCs w:val="24"/>
            <w:lang w:val="lv" w:eastAsia="lv-LV"/>
          </w:rPr>
          <w:delText>vietnes</w:delText>
        </w:r>
        <w:r w:rsidR="00CE2E74" w:rsidRPr="005E49DE">
          <w:rPr>
            <w:rFonts w:ascii="Times New Roman" w:eastAsia="Arial" w:hAnsi="Times New Roman" w:cs="Times New Roman"/>
            <w:sz w:val="24"/>
            <w:szCs w:val="24"/>
            <w:lang w:val="lv" w:eastAsia="lv-LV"/>
          </w:rPr>
          <w:delText xml:space="preserve"> </w:delText>
        </w:r>
        <w:r w:rsidR="005E787A">
          <w:fldChar w:fldCharType="begin"/>
        </w:r>
        <w:r w:rsidR="005E787A">
          <w:delInstrText>HYPERLINK "https://www.r93vs.lv/"</w:delInstrText>
        </w:r>
        <w:r w:rsidR="005E787A">
          <w:fldChar w:fldCharType="separate"/>
        </w:r>
        <w:r w:rsidR="005E787A" w:rsidRPr="00BD4268">
          <w:rPr>
            <w:rStyle w:val="Hyperlink"/>
          </w:rPr>
          <w:delText>https://www.r93vs.lv/</w:delText>
        </w:r>
        <w:r w:rsidR="005E787A">
          <w:fldChar w:fldCharType="end"/>
        </w:r>
        <w:r w:rsidR="005E787A">
          <w:delText xml:space="preserve"> </w:delText>
        </w:r>
        <w:r w:rsidR="00780D7F" w:rsidRPr="00780D7F">
          <w:rPr>
            <w:rFonts w:ascii="Times New Roman" w:hAnsi="Times New Roman" w:cs="Times New Roman"/>
            <w:color w:val="000000"/>
            <w:lang w:val="lv" w:eastAsia="lv-LV"/>
          </w:rPr>
          <w:delText xml:space="preserve"> </w:delText>
        </w:r>
        <w:r w:rsidRPr="005E49DE">
          <w:rPr>
            <w:rFonts w:ascii="Times New Roman" w:eastAsia="Arial" w:hAnsi="Times New Roman" w:cs="Times New Roman"/>
            <w:sz w:val="24"/>
            <w:szCs w:val="24"/>
            <w:lang w:val="lv" w:eastAsia="lv-LV"/>
          </w:rPr>
          <w:delText>informācijas izpēte.</w:delText>
        </w:r>
      </w:del>
    </w:p>
    <w:p w14:paraId="28ADD36B" w14:textId="77777777" w:rsidR="004B046E" w:rsidRDefault="004B046E" w:rsidP="008576CF">
      <w:pPr>
        <w:spacing w:after="120"/>
        <w:jc w:val="both"/>
        <w:rPr>
          <w:del w:id="112" w:author="1" w:date="2026-09-22T12:14:00Z" w16du:dateUtc="2026-09-22T16:14:00Z"/>
          <w:rFonts w:ascii="Times New Roman" w:eastAsia="Arial" w:hAnsi="Times New Roman" w:cs="Times New Roman"/>
          <w:sz w:val="24"/>
          <w:szCs w:val="24"/>
          <w:lang w:val="lv" w:eastAsia="lv-LV"/>
        </w:rPr>
      </w:pPr>
    </w:p>
    <w:p w14:paraId="53CB1DE1" w14:textId="55408EA9" w:rsidR="00952C7C" w:rsidRDefault="00CE2E74" w:rsidP="008576CF">
      <w:pPr>
        <w:spacing w:after="120"/>
        <w:jc w:val="both"/>
        <w:rPr>
          <w:del w:id="113" w:author="1" w:date="2026-09-22T12:14:00Z" w16du:dateUtc="2026-09-22T16:14:00Z"/>
          <w:rFonts w:ascii="Times New Roman" w:eastAsia="Arial" w:hAnsi="Times New Roman" w:cs="Times New Roman"/>
          <w:sz w:val="24"/>
          <w:szCs w:val="24"/>
          <w:lang w:val="lv" w:eastAsia="lv-LV"/>
        </w:rPr>
      </w:pPr>
      <w:del w:id="114" w:author="1" w:date="2026-09-22T12:14:00Z" w16du:dateUtc="2026-09-22T16:14:00Z">
        <w:r w:rsidRPr="00246329">
          <w:rPr>
            <w:rFonts w:ascii="Times New Roman" w:eastAsia="Arial" w:hAnsi="Times New Roman" w:cs="Times New Roman"/>
            <w:sz w:val="24"/>
            <w:szCs w:val="24"/>
            <w:lang w:val="lv" w:eastAsia="lv-LV"/>
          </w:rPr>
          <w:delText xml:space="preserve">Kā svarīgākos turpmākajos gados skolai veicamos darbus akreditācijas ekspertu komisija ir noteikusi </w:delText>
        </w:r>
        <w:r w:rsidR="00952C7C">
          <w:rPr>
            <w:rFonts w:ascii="Times New Roman" w:eastAsia="Arial" w:hAnsi="Times New Roman" w:cs="Times New Roman"/>
            <w:sz w:val="24"/>
            <w:szCs w:val="24"/>
            <w:lang w:val="lv" w:eastAsia="lv-LV"/>
          </w:rPr>
          <w:delText>sekojošo:</w:delText>
        </w:r>
      </w:del>
    </w:p>
    <w:p w14:paraId="00DC783F" w14:textId="4BF257EB" w:rsidR="00B7647C" w:rsidRPr="00B7647C" w:rsidRDefault="00B7647C" w:rsidP="00B7647C">
      <w:pPr>
        <w:pStyle w:val="ListParagraph"/>
        <w:numPr>
          <w:ilvl w:val="0"/>
          <w:numId w:val="8"/>
        </w:numPr>
        <w:spacing w:after="120"/>
        <w:jc w:val="both"/>
        <w:rPr>
          <w:del w:id="115" w:author="1" w:date="2026-09-22T12:14:00Z" w16du:dateUtc="2026-09-22T16:14:00Z"/>
          <w:rFonts w:ascii="Times New Roman" w:hAnsi="Times New Roman"/>
          <w:sz w:val="24"/>
          <w:szCs w:val="24"/>
          <w:lang w:val="lv" w:eastAsia="lv-LV"/>
        </w:rPr>
      </w:pPr>
      <w:del w:id="116" w:author="1" w:date="2026-09-22T12:14:00Z" w16du:dateUtc="2026-09-22T16:14:00Z">
        <w:r w:rsidRPr="00B7647C">
          <w:rPr>
            <w:rFonts w:ascii="Times New Roman" w:hAnsi="Times New Roman"/>
            <w:sz w:val="24"/>
            <w:szCs w:val="24"/>
            <w:lang w:val="lv"/>
          </w:rPr>
          <w:delText xml:space="preserve">pilnveidot mācīšanas un mācīšanās kvalitāti </w:delText>
        </w:r>
        <w:r>
          <w:rPr>
            <w:rFonts w:ascii="Times New Roman" w:hAnsi="Times New Roman"/>
            <w:sz w:val="24"/>
            <w:szCs w:val="24"/>
            <w:lang w:val="lv"/>
          </w:rPr>
          <w:delText>skolā</w:delText>
        </w:r>
        <w:r w:rsidRPr="00B7647C">
          <w:rPr>
            <w:rFonts w:ascii="Times New Roman" w:hAnsi="Times New Roman"/>
            <w:sz w:val="24"/>
            <w:szCs w:val="24"/>
            <w:lang w:val="lv"/>
          </w:rPr>
          <w:delText>:</w:delText>
        </w:r>
        <w:r>
          <w:rPr>
            <w:rFonts w:ascii="Times New Roman" w:hAnsi="Times New Roman"/>
            <w:sz w:val="24"/>
            <w:szCs w:val="24"/>
            <w:lang w:val="lv"/>
          </w:rPr>
          <w:delText xml:space="preserve"> (i) </w:delText>
        </w:r>
        <w:r w:rsidRPr="00B7647C">
          <w:rPr>
            <w:rFonts w:ascii="Times New Roman" w:hAnsi="Times New Roman"/>
            <w:sz w:val="24"/>
            <w:szCs w:val="24"/>
            <w:lang w:val="lv"/>
          </w:rPr>
          <w:delText>nodrošinot mācību un audzināšanas pakāpenisku pāreju no pedagogcentrēta uz izglītojamo centrētu un pašvadītu mācību procesu;</w:delText>
        </w:r>
        <w:r>
          <w:rPr>
            <w:rFonts w:ascii="Times New Roman" w:hAnsi="Times New Roman"/>
            <w:sz w:val="24"/>
            <w:szCs w:val="24"/>
            <w:lang w:val="lv"/>
          </w:rPr>
          <w:delText xml:space="preserve"> (ii) </w:delText>
        </w:r>
        <w:r w:rsidRPr="00B7647C">
          <w:rPr>
            <w:rFonts w:ascii="Times New Roman" w:hAnsi="Times New Roman"/>
            <w:sz w:val="24"/>
            <w:szCs w:val="24"/>
            <w:lang w:val="lv"/>
          </w:rPr>
          <w:delText>palielinot un dažādojot atgriezeniskās saites sniegšanu ikdienas mācību darbā gan no procesa, gan uzdevuma, gan personas dimensijas skatu punkta, regulāri iesaistot izglītojamos pašvērtēšanas un savstarpējās vērtēšanas procesā;</w:delText>
        </w:r>
        <w:r>
          <w:rPr>
            <w:rFonts w:ascii="Times New Roman" w:hAnsi="Times New Roman"/>
            <w:sz w:val="24"/>
            <w:szCs w:val="24"/>
            <w:lang w:val="lv"/>
          </w:rPr>
          <w:delText xml:space="preserve"> (iii) </w:delText>
        </w:r>
        <w:r w:rsidRPr="00B7647C">
          <w:rPr>
            <w:rFonts w:ascii="Times New Roman" w:hAnsi="Times New Roman"/>
            <w:sz w:val="24"/>
            <w:szCs w:val="24"/>
            <w:lang w:val="lv"/>
          </w:rPr>
          <w:delText>palielinot mācību procesa iekšējo individualizāciju un diferenciāciju;</w:delText>
        </w:r>
        <w:r>
          <w:rPr>
            <w:rFonts w:ascii="Times New Roman" w:hAnsi="Times New Roman"/>
            <w:sz w:val="24"/>
            <w:szCs w:val="24"/>
            <w:lang w:val="lv"/>
          </w:rPr>
          <w:delText xml:space="preserve"> (iv) </w:delText>
        </w:r>
        <w:r w:rsidRPr="00B7647C">
          <w:rPr>
            <w:rFonts w:ascii="Times New Roman" w:hAnsi="Times New Roman"/>
            <w:sz w:val="24"/>
            <w:szCs w:val="24"/>
            <w:lang w:val="lv"/>
          </w:rPr>
          <w:delText>veicinot daudzveidīgāku informācijas un komunikācijas tehnoloģiju pielietojumu ikdienas mācību procesā izglītības programmu kvalitatīvas un efektīvas apguves nodrošināšanai, interaktīva mācību procesa radīšanai un īstenošanai</w:delText>
        </w:r>
        <w:r>
          <w:rPr>
            <w:rFonts w:ascii="Times New Roman" w:hAnsi="Times New Roman"/>
            <w:sz w:val="24"/>
            <w:szCs w:val="24"/>
            <w:lang w:val="lv"/>
          </w:rPr>
          <w:delText>;</w:delText>
        </w:r>
      </w:del>
    </w:p>
    <w:p w14:paraId="4485C66E" w14:textId="3AACFB79" w:rsidR="00BA6158" w:rsidRDefault="00BA6158" w:rsidP="00780D7F">
      <w:pPr>
        <w:pStyle w:val="ListParagraph"/>
        <w:numPr>
          <w:ilvl w:val="0"/>
          <w:numId w:val="8"/>
        </w:numPr>
        <w:spacing w:after="120"/>
        <w:jc w:val="both"/>
        <w:rPr>
          <w:del w:id="117" w:author="1" w:date="2026-09-22T12:14:00Z" w16du:dateUtc="2026-09-22T16:14:00Z"/>
          <w:rFonts w:ascii="Times New Roman" w:hAnsi="Times New Roman"/>
          <w:sz w:val="24"/>
          <w:szCs w:val="24"/>
          <w:lang w:val="lv" w:eastAsia="lv-LV"/>
        </w:rPr>
      </w:pPr>
      <w:del w:id="118" w:author="1" w:date="2026-09-22T12:14:00Z" w16du:dateUtc="2026-09-22T16:14:00Z">
        <w:r w:rsidRPr="00BA6158">
          <w:rPr>
            <w:rFonts w:ascii="Times New Roman" w:hAnsi="Times New Roman"/>
            <w:sz w:val="24"/>
            <w:szCs w:val="24"/>
            <w:lang w:val="lv" w:eastAsia="lv-LV"/>
          </w:rPr>
          <w:delText xml:space="preserve">izstrādāt un ieviest kārtību, kādā tiek aizvietots prombūtnē esošs pedagogs, lai nodrošinātu izglītojamajiem nepārtrauktu un kvalitatīvu izglītības programmu apguvi saskaņā ar mācību priekšmetu stundu plānu, izglītības iestādes administrācijai nodrošināt pārraudzību par korektu mācību un audzināšanas procesa atspoguļošanu skolvadības sistēmā </w:delText>
        </w:r>
        <w:r w:rsidRPr="00BA6158">
          <w:rPr>
            <w:rFonts w:ascii="Times New Roman" w:hAnsi="Times New Roman"/>
            <w:i/>
            <w:sz w:val="24"/>
            <w:szCs w:val="24"/>
            <w:lang w:val="lv" w:eastAsia="lv-LV"/>
          </w:rPr>
          <w:delText>e-klase</w:delText>
        </w:r>
        <w:r w:rsidRPr="00BA6158">
          <w:rPr>
            <w:rFonts w:ascii="Times New Roman" w:hAnsi="Times New Roman"/>
            <w:sz w:val="24"/>
            <w:szCs w:val="24"/>
            <w:lang w:val="lv" w:eastAsia="lv-LV"/>
          </w:rPr>
          <w:delText>, aizvietojot prombūtnē esošus pedagogus</w:delText>
        </w:r>
        <w:r>
          <w:rPr>
            <w:rFonts w:ascii="Times New Roman" w:hAnsi="Times New Roman"/>
            <w:sz w:val="24"/>
            <w:szCs w:val="24"/>
            <w:lang w:val="lv" w:eastAsia="lv-LV"/>
          </w:rPr>
          <w:delText>;</w:delText>
        </w:r>
      </w:del>
    </w:p>
    <w:p w14:paraId="19382F85" w14:textId="0F70CD9C" w:rsidR="00BA6158" w:rsidRDefault="00BA6158" w:rsidP="00780D7F">
      <w:pPr>
        <w:pStyle w:val="ListParagraph"/>
        <w:numPr>
          <w:ilvl w:val="0"/>
          <w:numId w:val="8"/>
        </w:numPr>
        <w:spacing w:after="120"/>
        <w:jc w:val="both"/>
        <w:rPr>
          <w:del w:id="119" w:author="1" w:date="2026-09-22T12:14:00Z" w16du:dateUtc="2026-09-22T16:14:00Z"/>
          <w:rFonts w:ascii="Times New Roman" w:hAnsi="Times New Roman"/>
          <w:sz w:val="24"/>
          <w:szCs w:val="24"/>
          <w:lang w:val="lv" w:eastAsia="lv-LV"/>
        </w:rPr>
      </w:pPr>
      <w:del w:id="120" w:author="1" w:date="2026-09-22T12:14:00Z" w16du:dateUtc="2026-09-22T16:14:00Z">
        <w:r w:rsidRPr="00BA6158">
          <w:rPr>
            <w:rFonts w:ascii="Times New Roman" w:hAnsi="Times New Roman"/>
            <w:sz w:val="24"/>
            <w:szCs w:val="24"/>
            <w:lang w:val="lv" w:eastAsia="lv-LV"/>
          </w:rPr>
          <w:delText>izstrādāt ilgtspējīgu stratēģiju jaunu pedagogu piesaistei un/vai iniciēt izglītības iestādē strādājošo pedagogu pārkvalifikāciju esošo/prognozējamo pedagogu amatu vakanču aizpildīšanai un optimālas pedagogu noslodzes nodrošināšanai</w:delText>
        </w:r>
        <w:r>
          <w:rPr>
            <w:rFonts w:ascii="Times New Roman" w:hAnsi="Times New Roman"/>
            <w:sz w:val="24"/>
            <w:szCs w:val="24"/>
            <w:lang w:val="lv" w:eastAsia="lv-LV"/>
          </w:rPr>
          <w:delText>;</w:delText>
        </w:r>
      </w:del>
    </w:p>
    <w:p w14:paraId="758C84C1" w14:textId="50B6F479" w:rsidR="00BA6158" w:rsidRPr="00BA6158" w:rsidRDefault="00BA6158" w:rsidP="00780D7F">
      <w:pPr>
        <w:pStyle w:val="ListParagraph"/>
        <w:numPr>
          <w:ilvl w:val="0"/>
          <w:numId w:val="8"/>
        </w:numPr>
        <w:spacing w:after="120"/>
        <w:jc w:val="both"/>
        <w:rPr>
          <w:del w:id="121" w:author="1" w:date="2026-09-22T12:14:00Z" w16du:dateUtc="2026-09-22T16:14:00Z"/>
          <w:rFonts w:ascii="Times New Roman" w:hAnsi="Times New Roman"/>
          <w:sz w:val="24"/>
          <w:szCs w:val="24"/>
          <w:lang w:val="lv" w:eastAsia="lv-LV"/>
        </w:rPr>
      </w:pPr>
      <w:del w:id="122" w:author="1" w:date="2026-09-22T12:14:00Z" w16du:dateUtc="2026-09-22T16:14:00Z">
        <w:r w:rsidRPr="00BA6158">
          <w:rPr>
            <w:rFonts w:ascii="Times New Roman" w:hAnsi="Times New Roman"/>
            <w:iCs/>
            <w:sz w:val="24"/>
            <w:szCs w:val="24"/>
            <w:lang w:val="lv" w:eastAsia="lv-LV"/>
          </w:rPr>
          <w:delText>sadarbībā ar dibinātāju ir nodrošināt nepieciešamo infrastruktūras pieejamību cilvēkiem ar īpašām vajadzībām</w:delText>
        </w:r>
        <w:r>
          <w:rPr>
            <w:rFonts w:ascii="Times New Roman" w:hAnsi="Times New Roman"/>
            <w:iCs/>
            <w:sz w:val="24"/>
            <w:szCs w:val="24"/>
            <w:lang w:val="lv" w:eastAsia="lv-LV"/>
          </w:rPr>
          <w:delText>;</w:delText>
        </w:r>
      </w:del>
    </w:p>
    <w:p w14:paraId="15CDAA5D" w14:textId="3014BF77" w:rsidR="00BA6158" w:rsidRDefault="00BA6158" w:rsidP="00780D7F">
      <w:pPr>
        <w:pStyle w:val="ListParagraph"/>
        <w:numPr>
          <w:ilvl w:val="0"/>
          <w:numId w:val="8"/>
        </w:numPr>
        <w:spacing w:after="120"/>
        <w:jc w:val="both"/>
        <w:rPr>
          <w:del w:id="123" w:author="1" w:date="2026-09-22T12:14:00Z" w16du:dateUtc="2026-09-22T16:14:00Z"/>
          <w:rFonts w:ascii="Times New Roman" w:hAnsi="Times New Roman"/>
          <w:sz w:val="24"/>
          <w:szCs w:val="24"/>
          <w:lang w:val="lv" w:eastAsia="lv-LV"/>
        </w:rPr>
      </w:pPr>
      <w:del w:id="124" w:author="1" w:date="2026-09-22T12:14:00Z" w16du:dateUtc="2026-09-22T16:14:00Z">
        <w:r w:rsidRPr="00BA6158">
          <w:rPr>
            <w:rFonts w:ascii="Times New Roman" w:hAnsi="Times New Roman"/>
            <w:sz w:val="24"/>
            <w:szCs w:val="24"/>
            <w:lang w:val="lv" w:eastAsia="lv-LV"/>
          </w:rPr>
          <w:delText>stiprināt atbalsta personāla darbības koordināciju, noteikt katra individuālo kompetenci un  komandā veicamos pienākumus, lai veidotu vienotu,  regulāri, sistēmiski  iegūtos datos balstītu, pieeju  situāciju izvērtēšanā un vispusīga, efektīva atbalsta sniegšanā</w:delText>
        </w:r>
        <w:r w:rsidR="00422A6E">
          <w:rPr>
            <w:rFonts w:ascii="Times New Roman" w:hAnsi="Times New Roman"/>
            <w:sz w:val="24"/>
            <w:szCs w:val="24"/>
            <w:lang w:val="lv" w:eastAsia="lv-LV"/>
          </w:rPr>
          <w:delText>.</w:delText>
        </w:r>
      </w:del>
    </w:p>
    <w:p w14:paraId="3B5B0613" w14:textId="2D0ACECA" w:rsidR="0037475B" w:rsidRPr="00814E42" w:rsidRDefault="00583209" w:rsidP="008576CF">
      <w:pPr>
        <w:pBdr>
          <w:top w:val="nil"/>
          <w:left w:val="nil"/>
          <w:bottom w:val="nil"/>
          <w:right w:val="nil"/>
          <w:between w:val="nil"/>
        </w:pBdr>
        <w:spacing w:after="120"/>
        <w:jc w:val="both"/>
        <w:rPr>
          <w:del w:id="125" w:author="1" w:date="2026-09-22T12:14:00Z" w16du:dateUtc="2026-09-22T16:14:00Z"/>
          <w:rFonts w:ascii="Times New Roman" w:hAnsi="Times New Roman" w:cs="Times New Roman"/>
          <w:sz w:val="24"/>
          <w:szCs w:val="24"/>
          <w:lang w:val="lv-LV"/>
        </w:rPr>
      </w:pPr>
      <w:del w:id="126" w:author="1" w:date="2026-09-22T12:14:00Z" w16du:dateUtc="2026-09-22T16:14:00Z">
        <w:r w:rsidRPr="00814E42">
          <w:rPr>
            <w:rFonts w:ascii="Times New Roman" w:hAnsi="Times New Roman" w:cs="Times New Roman"/>
            <w:sz w:val="24"/>
            <w:szCs w:val="24"/>
            <w:lang w:val="lv-LV"/>
          </w:rPr>
          <w:delText xml:space="preserve">Novēlu jums </w:delText>
        </w:r>
        <w:r w:rsidR="00292EC2" w:rsidRPr="00814E42">
          <w:rPr>
            <w:rFonts w:ascii="Times New Roman" w:hAnsi="Times New Roman" w:cs="Times New Roman"/>
            <w:sz w:val="24"/>
            <w:szCs w:val="24"/>
            <w:lang w:val="lv-LV"/>
          </w:rPr>
          <w:delText xml:space="preserve">sekmīgu </w:delText>
        </w:r>
        <w:r w:rsidRPr="00814E42">
          <w:rPr>
            <w:rFonts w:ascii="Times New Roman" w:hAnsi="Times New Roman" w:cs="Times New Roman"/>
            <w:sz w:val="24"/>
            <w:szCs w:val="24"/>
            <w:lang w:val="lv-LV"/>
          </w:rPr>
          <w:delText xml:space="preserve">turpmāko </w:delText>
        </w:r>
        <w:r w:rsidR="00292EC2" w:rsidRPr="00814E42">
          <w:rPr>
            <w:rFonts w:ascii="Times New Roman" w:hAnsi="Times New Roman" w:cs="Times New Roman"/>
            <w:sz w:val="24"/>
            <w:szCs w:val="24"/>
            <w:lang w:val="lv-LV"/>
          </w:rPr>
          <w:delText xml:space="preserve">sadarbību ar izglītības </w:delText>
        </w:r>
        <w:r w:rsidRPr="00814E42">
          <w:rPr>
            <w:rFonts w:ascii="Times New Roman" w:hAnsi="Times New Roman" w:cs="Times New Roman"/>
            <w:sz w:val="24"/>
            <w:szCs w:val="24"/>
            <w:lang w:val="lv-LV"/>
          </w:rPr>
          <w:delText>iestādes vadību un pedagogiem!</w:delText>
        </w:r>
      </w:del>
    </w:p>
    <w:p w14:paraId="3972D8C2" w14:textId="77777777" w:rsidR="00583209" w:rsidRPr="00814E42" w:rsidRDefault="00583209" w:rsidP="00CE2E74">
      <w:pPr>
        <w:pBdr>
          <w:top w:val="nil"/>
          <w:left w:val="nil"/>
          <w:bottom w:val="nil"/>
          <w:right w:val="nil"/>
          <w:between w:val="nil"/>
        </w:pBdr>
        <w:spacing w:after="120"/>
        <w:jc w:val="both"/>
        <w:rPr>
          <w:del w:id="127" w:author="1" w:date="2026-09-22T12:14:00Z" w16du:dateUtc="2026-09-22T16:14:00Z"/>
          <w:rFonts w:ascii="Times New Roman" w:hAnsi="Times New Roman" w:cs="Times New Roman"/>
          <w:sz w:val="24"/>
          <w:szCs w:val="24"/>
          <w:lang w:val="lv-LV"/>
        </w:rPr>
      </w:pPr>
    </w:p>
    <w:p w14:paraId="504F9669" w14:textId="56670239" w:rsidR="0037475B" w:rsidRPr="001E08FA" w:rsidRDefault="00412191" w:rsidP="00FF542C">
      <w:pPr>
        <w:autoSpaceDE w:val="0"/>
        <w:rPr>
          <w:rFonts w:ascii="Times New Roman" w:hAnsi="Times New Roman"/>
          <w:sz w:val="24"/>
          <w:rPrChange w:id="128" w:author="1" w:date="2026-09-22T12:14:00Z" w16du:dateUtc="2026-09-22T16:14:00Z">
            <w:rPr>
              <w:rFonts w:ascii="Times New Roman" w:eastAsia="Times New Roman" w:hAnsi="Times New Roman" w:cs="Times New Roman"/>
              <w:color w:val="000000"/>
              <w:sz w:val="24"/>
              <w:szCs w:val="24"/>
              <w:lang w:val="lv-LV"/>
            </w:rPr>
          </w:rPrChange>
        </w:rPr>
        <w:pPrChange w:id="129" w:author="1" w:date="2026-09-22T12:14:00Z" w16du:dateUtc="2026-09-22T16:14:00Z">
          <w:pPr>
            <w:pBdr>
              <w:top w:val="nil"/>
              <w:left w:val="nil"/>
              <w:bottom w:val="nil"/>
              <w:right w:val="nil"/>
              <w:between w:val="nil"/>
            </w:pBdr>
            <w:spacing w:after="0"/>
            <w:jc w:val="both"/>
          </w:pPr>
        </w:pPrChange>
      </w:pPr>
      <w:del w:id="130" w:author="1" w:date="2026-09-22T12:14:00Z" w16du:dateUtc="2026-09-22T16:14:00Z">
        <w:r>
          <w:rPr>
            <w:rFonts w:ascii="Times New Roman" w:hAnsi="Times New Roman" w:cs="Times New Roman"/>
            <w:sz w:val="24"/>
            <w:szCs w:val="24"/>
            <w:lang w:val="lv-LV"/>
          </w:rPr>
          <w:delText>Akreditācijas e</w:delText>
        </w:r>
        <w:r w:rsidR="00583209" w:rsidRPr="00814E42">
          <w:rPr>
            <w:rFonts w:ascii="Times New Roman" w:hAnsi="Times New Roman" w:cs="Times New Roman"/>
            <w:sz w:val="24"/>
            <w:szCs w:val="24"/>
            <w:lang w:val="lv-LV"/>
          </w:rPr>
          <w:delText xml:space="preserve">kspertu </w:delText>
        </w:r>
        <w:r w:rsidR="00D66766" w:rsidRPr="00814E42">
          <w:rPr>
            <w:rFonts w:ascii="Times New Roman" w:hAnsi="Times New Roman" w:cs="Times New Roman"/>
            <w:sz w:val="24"/>
            <w:szCs w:val="24"/>
            <w:lang w:val="lv-LV"/>
          </w:rPr>
          <w:delText>komisijas vadītāja</w:delText>
        </w:r>
        <w:r>
          <w:rPr>
            <w:rFonts w:ascii="Times New Roman" w:hAnsi="Times New Roman" w:cs="Times New Roman"/>
            <w:sz w:val="24"/>
            <w:szCs w:val="24"/>
            <w:lang w:val="lv-LV"/>
          </w:rPr>
          <w:delText xml:space="preserve">                                               Inita Ozoliņa</w:delText>
        </w:r>
        <w:r w:rsidR="00D66766" w:rsidRPr="00814E42">
          <w:rPr>
            <w:rFonts w:ascii="Times New Roman" w:hAnsi="Times New Roman" w:cs="Times New Roman"/>
            <w:sz w:val="24"/>
            <w:szCs w:val="24"/>
            <w:lang w:val="lv-LV"/>
          </w:rPr>
          <w:tab/>
        </w:r>
        <w:r>
          <w:rPr>
            <w:rFonts w:ascii="Times New Roman" w:hAnsi="Times New Roman" w:cs="Times New Roman"/>
            <w:sz w:val="24"/>
            <w:szCs w:val="24"/>
            <w:lang w:val="lv-LV"/>
          </w:rPr>
          <w:delText xml:space="preserve"> </w:delText>
        </w:r>
        <w:r w:rsidR="00D66766" w:rsidRPr="00814E42">
          <w:rPr>
            <w:rFonts w:ascii="Times New Roman" w:hAnsi="Times New Roman" w:cs="Times New Roman"/>
            <w:sz w:val="24"/>
            <w:szCs w:val="24"/>
            <w:lang w:val="lv-LV"/>
          </w:rPr>
          <w:tab/>
        </w:r>
        <w:r w:rsidR="00D66766" w:rsidRPr="00814E42">
          <w:rPr>
            <w:rFonts w:ascii="Times New Roman" w:hAnsi="Times New Roman" w:cs="Times New Roman"/>
            <w:sz w:val="24"/>
            <w:szCs w:val="24"/>
            <w:lang w:val="lv-LV"/>
          </w:rPr>
          <w:tab/>
        </w:r>
        <w:r w:rsidR="00D66766" w:rsidRPr="00814E42">
          <w:rPr>
            <w:rFonts w:ascii="Times New Roman" w:hAnsi="Times New Roman" w:cs="Times New Roman"/>
            <w:sz w:val="24"/>
            <w:szCs w:val="24"/>
            <w:lang w:val="lv-LV"/>
          </w:rPr>
          <w:tab/>
        </w:r>
        <w:r w:rsidR="00D66766" w:rsidRPr="00814E42">
          <w:rPr>
            <w:rFonts w:ascii="Times New Roman" w:hAnsi="Times New Roman" w:cs="Times New Roman"/>
            <w:sz w:val="24"/>
            <w:szCs w:val="24"/>
            <w:lang w:val="lv-LV"/>
          </w:rPr>
          <w:tab/>
        </w:r>
        <w:r w:rsidR="00D66766" w:rsidRPr="00814E42">
          <w:rPr>
            <w:rFonts w:ascii="Times New Roman" w:hAnsi="Times New Roman" w:cs="Times New Roman"/>
            <w:sz w:val="24"/>
            <w:szCs w:val="24"/>
            <w:lang w:val="lv-LV"/>
          </w:rPr>
          <w:tab/>
        </w:r>
        <w:r w:rsidR="00D66766" w:rsidRPr="00814E42">
          <w:rPr>
            <w:rFonts w:ascii="Times New Roman" w:hAnsi="Times New Roman" w:cs="Times New Roman"/>
            <w:sz w:val="24"/>
            <w:szCs w:val="24"/>
            <w:lang w:val="lv-LV"/>
          </w:rPr>
          <w:tab/>
        </w:r>
      </w:del>
    </w:p>
    <w:sectPr w:rsidR="0037475B" w:rsidRPr="001E08FA" w:rsidSect="006E54AE">
      <w:headerReference w:type="default" r:id="rId9"/>
      <w:footerReference w:type="default" r:id="rId10"/>
      <w:pgSz w:w="11906" w:h="16838" w:code="0"/>
      <w:pgMar w:top="1079" w:right="850" w:bottom="1134" w:left="1440" w:header="708" w:footer="708" w:gutter="0"/>
      <w:cols w:space="708"/>
      <w:docGrid w:linePitch="360"/>
      <w:sectPrChange w:id="140" w:author="1" w:date="2026-09-22T12:14:00Z" w16du:dateUtc="2026-09-22T16:14:00Z">
        <w:sectPr w:rsidR="0037475B" w:rsidRPr="001E08FA" w:rsidSect="006E54AE">
          <w:pgSz w:w="12240" w:h="15840" w:code="1"/>
          <w:pgMar w:top="567" w:right="1134" w:bottom="1134" w:left="1134" w:header="284" w:footer="709" w:gutter="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49A90F5" w14:textId="77777777" w:rsidR="0087403B" w:rsidRDefault="0087403B" w:rsidP="004F528E">
      <w:pPr>
        <w:pPrChange w:id="12" w:author="1" w:date="2026-09-22T12:14:00Z" w16du:dateUtc="2026-09-22T16:14:00Z">
          <w:pPr>
            <w:spacing w:after="0" w:line="240" w:lineRule="auto"/>
          </w:pPr>
        </w:pPrChange>
      </w:pPr>
      <w:r>
        <w:separator/>
      </w:r>
    </w:p>
  </w:endnote>
  <w:endnote w:type="continuationSeparator" w:id="0">
    <w:p w14:paraId="54E2A5FB" w14:textId="77777777" w:rsidR="0087403B" w:rsidRDefault="0087403B" w:rsidP="004F528E">
      <w:pPr>
        <w:pPrChange w:id="13" w:author="1" w:date="2026-09-22T12:14:00Z" w16du:dateUtc="2026-09-22T16:14:00Z">
          <w:pPr>
            <w:spacing w:after="0" w:line="240" w:lineRule="auto"/>
          </w:pPr>
        </w:pPrChang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CDF620" w14:textId="517B9996" w:rsidR="00325453" w:rsidRDefault="00325453">
    <w:pPr>
      <w:pStyle w:val="Heading1Char"/>
      <w:rPr>
        <w:rPrChange w:id="137" w:author="1" w:date="2026-09-22T12:14:00Z" w16du:dateUtc="2026-09-22T16:14:00Z">
          <w:rPr>
            <w:lang w:val="lv-LV"/>
          </w:rPr>
        </w:rPrChange>
      </w:rPr>
      <w:pPrChange w:id="138" w:author="1" w:date="2026-09-22T12:14:00Z" w16du:dateUtc="2026-09-22T16:14:00Z">
        <w:pPr>
          <w:pStyle w:val="Footer"/>
          <w:jc w:val="center"/>
        </w:pPr>
      </w:pPrChange>
    </w:pPr>
    <w:del w:id="139" w:author="1" w:date="2026-09-22T12:14:00Z" w16du:dateUtc="2026-09-22T16:14:00Z">
      <w:r w:rsidRPr="00325453">
        <w:rPr>
          <w:lang w:val="lv-LV"/>
        </w:rPr>
        <w:delText>ŠIS DOKUMENTS IR PARAKSTĪTS AR DROŠU ELEKTRONISKO PARAKSTU UN SATUR LAIKA ZĪMOGU</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9B2602A" w14:textId="77777777" w:rsidR="0087403B" w:rsidRDefault="0087403B" w:rsidP="004F528E">
      <w:pPr>
        <w:pPrChange w:id="10" w:author="1" w:date="2026-09-22T12:14:00Z" w16du:dateUtc="2026-09-22T16:14:00Z">
          <w:pPr>
            <w:spacing w:after="0" w:line="240" w:lineRule="auto"/>
          </w:pPr>
        </w:pPrChange>
      </w:pPr>
      <w:r>
        <w:separator/>
      </w:r>
    </w:p>
  </w:footnote>
  <w:footnote w:type="continuationSeparator" w:id="0">
    <w:p w14:paraId="078A1515" w14:textId="77777777" w:rsidR="0087403B" w:rsidRDefault="0087403B" w:rsidP="004F528E">
      <w:pPr>
        <w:pPrChange w:id="11" w:author="1" w:date="2026-09-22T12:14:00Z" w16du:dateUtc="2026-09-22T16:14:00Z">
          <w:pPr>
            <w:spacing w:after="0" w:line="240" w:lineRule="auto"/>
          </w:pPr>
        </w:pPrChange>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4264974" w14:textId="77777777" w:rsidR="00970867" w:rsidRDefault="00970867" w:rsidP="00583209">
    <w:pPr>
      <w:pStyle w:val="Title"/>
      <w:jc w:val="right"/>
      <w:rPr>
        <w:del w:id="131" w:author="1" w:date="2026-09-22T12:14:00Z" w16du:dateUtc="2026-09-22T16:14:00Z"/>
      </w:rPr>
    </w:pPr>
    <w:del w:id="132" w:author="1" w:date="2026-09-22T12:14:00Z" w16du:dateUtc="2026-09-22T16:14:00Z">
      <w:r>
        <w:rPr>
          <w:noProof/>
          <w:sz w:val="24"/>
          <w:szCs w:val="24"/>
          <w:lang w:eastAsia="lv-LV"/>
        </w:rPr>
        <w:drawing>
          <wp:anchor distT="0" distB="0" distL="114300" distR="114300" simplePos="0" relativeHeight="251658240" behindDoc="0" locked="0" layoutInCell="1" allowOverlap="1" wp14:anchorId="5416F0A5" wp14:editId="0E454FD4">
            <wp:simplePos x="0" y="0"/>
            <wp:positionH relativeFrom="column">
              <wp:posOffset>-4445</wp:posOffset>
            </wp:positionH>
            <wp:positionV relativeFrom="paragraph">
              <wp:posOffset>-2540</wp:posOffset>
            </wp:positionV>
            <wp:extent cx="1495425" cy="1343025"/>
            <wp:effectExtent l="0" t="0" r="9525" b="952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_vienkarss_pilnkrasu_rgb_v_LV-38.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5425" cy="1343025"/>
                    </a:xfrm>
                    <a:prstGeom prst="rect">
                      <a:avLst/>
                    </a:prstGeom>
                  </pic:spPr>
                </pic:pic>
              </a:graphicData>
            </a:graphic>
            <wp14:sizeRelH relativeFrom="page">
              <wp14:pctWidth>0</wp14:pctWidth>
            </wp14:sizeRelH>
            <wp14:sizeRelV relativeFrom="page">
              <wp14:pctHeight>0</wp14:pctHeight>
            </wp14:sizeRelV>
          </wp:anchor>
        </w:drawing>
      </w:r>
      <w:r w:rsidRPr="00970867">
        <w:delText xml:space="preserve">Akreditācijas ekspertu </w:delText>
      </w:r>
    </w:del>
  </w:p>
  <w:p w14:paraId="30EA1161" w14:textId="77777777" w:rsidR="00583209" w:rsidRPr="00970867" w:rsidRDefault="00583209" w:rsidP="00583209">
    <w:pPr>
      <w:pStyle w:val="Header"/>
      <w:jc w:val="right"/>
      <w:rPr>
        <w:del w:id="133" w:author="1" w:date="2026-09-22T12:14:00Z" w16du:dateUtc="2026-09-22T16:14:00Z"/>
      </w:rPr>
    </w:pPr>
    <w:del w:id="134" w:author="1" w:date="2026-09-22T12:14:00Z" w16du:dateUtc="2026-09-22T16:14:00Z">
      <w:r w:rsidRPr="00970867">
        <w:rPr>
          <w:rFonts w:ascii="Times New Roman" w:hAnsi="Times New Roman" w:cs="Times New Roman"/>
          <w:b/>
          <w:sz w:val="36"/>
          <w:szCs w:val="36"/>
          <w:lang w:val="lv-LV"/>
        </w:rPr>
        <w:delText>komisijas informācija</w:delText>
      </w:r>
    </w:del>
  </w:p>
  <w:p w14:paraId="6C773EA8" w14:textId="77777777" w:rsidR="00583209" w:rsidRPr="00583209" w:rsidRDefault="00583209" w:rsidP="00583209">
    <w:pPr>
      <w:rPr>
        <w:del w:id="135" w:author="1" w:date="2026-09-22T12:14:00Z" w16du:dateUtc="2026-09-22T16:14:00Z"/>
        <w:lang w:val="lv-LV"/>
      </w:rPr>
    </w:pPr>
  </w:p>
  <w:p w14:paraId="35AB9C4E" w14:textId="77777777" w:rsidR="00583209" w:rsidRDefault="00583209">
    <w:pPr>
      <w:pStyle w:val="Hyperlink"/>
      <w:pPrChange w:id="136" w:author="1" w:date="2026-09-22T12:14:00Z" w16du:dateUtc="2026-09-22T16:14:00Z">
        <w:pPr/>
      </w:pPrChang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BF3C21"/>
    <w:multiLevelType w:val="hybridMultilevel"/>
    <w:tmpl w:val="EBD61614"/>
    <w:lvl w:ilvl="0" w:tplc="0426000F">
      <w:start w:val="1"/>
      <w:numFmt w:val="decimal"/>
      <w:lvlText w:val="%1."/>
      <w:lvlJc w:val="left"/>
      <w:pPr>
        <w:ind w:left="720" w:hanging="360"/>
      </w:p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1" w15:restartNumberingAfterBreak="0">
    <w:nsid w:val="072534BF"/>
    <w:multiLevelType w:val="hybridMultilevel"/>
    <w:tmpl w:val="95AC602A"/>
    <w:lvl w:ilvl="0" w:tplc="45B8F850">
      <w:start w:val="1"/>
      <w:numFmt w:val="lowerRoman"/>
      <w:lvlText w:val="(%1)"/>
      <w:lvlJc w:val="left"/>
      <w:pPr>
        <w:ind w:left="820" w:hanging="720"/>
      </w:pPr>
      <w:rPr>
        <w:rFonts w:hint="default"/>
      </w:rPr>
    </w:lvl>
    <w:lvl w:ilvl="1" w:tplc="04090019" w:tentative="1">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2" w15:restartNumberingAfterBreak="0">
    <w:nsid w:val="07AA2696"/>
    <w:multiLevelType w:val="hybridMultilevel"/>
    <w:tmpl w:val="704EF3E6"/>
    <w:lvl w:ilvl="0" w:tplc="A99AFDC8">
      <w:start w:val="1"/>
      <w:numFmt w:val="decimal"/>
      <w:lvlText w:val="%1."/>
      <w:lvlJc w:val="left"/>
      <w:pPr>
        <w:ind w:left="1800" w:hanging="360"/>
      </w:pPr>
      <w:rPr>
        <w:rFonts w:hint="default"/>
      </w:rPr>
    </w:lvl>
    <w:lvl w:ilvl="1" w:tplc="04190019" w:tentative="1">
      <w:start w:val="1"/>
      <w:numFmt w:val="lowerLetter"/>
      <w:lvlText w:val="%2."/>
      <w:lvlJc w:val="left"/>
      <w:pPr>
        <w:ind w:left="2520" w:hanging="360"/>
      </w:pPr>
    </w:lvl>
    <w:lvl w:ilvl="2" w:tplc="0419001B" w:tentative="1">
      <w:start w:val="1"/>
      <w:numFmt w:val="lowerRoman"/>
      <w:lvlText w:val="%3."/>
      <w:lvlJc w:val="right"/>
      <w:pPr>
        <w:ind w:left="3240" w:hanging="180"/>
      </w:pPr>
    </w:lvl>
    <w:lvl w:ilvl="3" w:tplc="0419000F" w:tentative="1">
      <w:start w:val="1"/>
      <w:numFmt w:val="decimal"/>
      <w:lvlText w:val="%4."/>
      <w:lvlJc w:val="left"/>
      <w:pPr>
        <w:ind w:left="3960" w:hanging="360"/>
      </w:pPr>
    </w:lvl>
    <w:lvl w:ilvl="4" w:tplc="04190019" w:tentative="1">
      <w:start w:val="1"/>
      <w:numFmt w:val="lowerLetter"/>
      <w:lvlText w:val="%5."/>
      <w:lvlJc w:val="left"/>
      <w:pPr>
        <w:ind w:left="4680" w:hanging="360"/>
      </w:pPr>
    </w:lvl>
    <w:lvl w:ilvl="5" w:tplc="0419001B" w:tentative="1">
      <w:start w:val="1"/>
      <w:numFmt w:val="lowerRoman"/>
      <w:lvlText w:val="%6."/>
      <w:lvlJc w:val="right"/>
      <w:pPr>
        <w:ind w:left="5400" w:hanging="180"/>
      </w:pPr>
    </w:lvl>
    <w:lvl w:ilvl="6" w:tplc="0419000F" w:tentative="1">
      <w:start w:val="1"/>
      <w:numFmt w:val="decimal"/>
      <w:lvlText w:val="%7."/>
      <w:lvlJc w:val="left"/>
      <w:pPr>
        <w:ind w:left="6120" w:hanging="360"/>
      </w:pPr>
    </w:lvl>
    <w:lvl w:ilvl="7" w:tplc="04190019" w:tentative="1">
      <w:start w:val="1"/>
      <w:numFmt w:val="lowerLetter"/>
      <w:lvlText w:val="%8."/>
      <w:lvlJc w:val="left"/>
      <w:pPr>
        <w:ind w:left="6840" w:hanging="360"/>
      </w:pPr>
    </w:lvl>
    <w:lvl w:ilvl="8" w:tplc="0419001B" w:tentative="1">
      <w:start w:val="1"/>
      <w:numFmt w:val="lowerRoman"/>
      <w:lvlText w:val="%9."/>
      <w:lvlJc w:val="right"/>
      <w:pPr>
        <w:ind w:left="7560" w:hanging="180"/>
      </w:pPr>
    </w:lvl>
  </w:abstractNum>
  <w:abstractNum w:abstractNumId="3" w15:restartNumberingAfterBreak="0">
    <w:nsid w:val="084C027F"/>
    <w:multiLevelType w:val="hybridMultilevel"/>
    <w:tmpl w:val="26F4B42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CFB353A"/>
    <w:multiLevelType w:val="multilevel"/>
    <w:tmpl w:val="573E7756"/>
    <w:lvl w:ilvl="0">
      <w:start w:val="1"/>
      <w:numFmt w:val="decimal"/>
      <w:lvlText w:val="%1."/>
      <w:lvlJc w:val="left"/>
      <w:pPr>
        <w:ind w:left="360" w:hanging="360"/>
      </w:pPr>
      <w:rPr>
        <w:rFonts w:hint="default"/>
        <w:b/>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i w:val="0"/>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0CFE1C0A"/>
    <w:multiLevelType w:val="multilevel"/>
    <w:tmpl w:val="29A03F5C"/>
    <w:lvl w:ilvl="0">
      <w:start w:val="5"/>
      <w:numFmt w:val="decimal"/>
      <w:lvlText w:val="%1."/>
      <w:lvlJc w:val="left"/>
      <w:pPr>
        <w:tabs>
          <w:tab w:val="num" w:pos="360"/>
        </w:tabs>
        <w:ind w:left="360" w:hanging="360"/>
      </w:pPr>
      <w:rPr>
        <w:rFonts w:hint="default"/>
        <w:b/>
      </w:rPr>
    </w:lvl>
    <w:lvl w:ilvl="1">
      <w:start w:val="1"/>
      <w:numFmt w:val="decimal"/>
      <w:lvlText w:val="%1.%2."/>
      <w:lvlJc w:val="left"/>
      <w:pPr>
        <w:tabs>
          <w:tab w:val="num" w:pos="1440"/>
        </w:tabs>
        <w:ind w:left="1440" w:hanging="360"/>
      </w:pPr>
      <w:rPr>
        <w:rFonts w:hint="default"/>
        <w:b w:val="0"/>
      </w:rPr>
    </w:lvl>
    <w:lvl w:ilvl="2">
      <w:start w:val="1"/>
      <w:numFmt w:val="decimal"/>
      <w:lvlText w:val="%1.%2.%3."/>
      <w:lvlJc w:val="left"/>
      <w:pPr>
        <w:tabs>
          <w:tab w:val="num" w:pos="2880"/>
        </w:tabs>
        <w:ind w:left="2880" w:hanging="720"/>
      </w:pPr>
      <w:rPr>
        <w:rFonts w:hint="default"/>
        <w:b/>
      </w:rPr>
    </w:lvl>
    <w:lvl w:ilvl="3">
      <w:start w:val="1"/>
      <w:numFmt w:val="decimal"/>
      <w:lvlText w:val="%1.%2.%3.%4."/>
      <w:lvlJc w:val="left"/>
      <w:pPr>
        <w:tabs>
          <w:tab w:val="num" w:pos="3960"/>
        </w:tabs>
        <w:ind w:left="3960" w:hanging="720"/>
      </w:pPr>
      <w:rPr>
        <w:rFonts w:hint="default"/>
        <w:b/>
      </w:rPr>
    </w:lvl>
    <w:lvl w:ilvl="4">
      <w:start w:val="1"/>
      <w:numFmt w:val="decimal"/>
      <w:lvlText w:val="%1.%2.%3.%4.%5."/>
      <w:lvlJc w:val="left"/>
      <w:pPr>
        <w:tabs>
          <w:tab w:val="num" w:pos="5400"/>
        </w:tabs>
        <w:ind w:left="5400" w:hanging="1080"/>
      </w:pPr>
      <w:rPr>
        <w:rFonts w:hint="default"/>
        <w:b/>
      </w:rPr>
    </w:lvl>
    <w:lvl w:ilvl="5">
      <w:start w:val="1"/>
      <w:numFmt w:val="decimal"/>
      <w:lvlText w:val="%1.%2.%3.%4.%5.%6."/>
      <w:lvlJc w:val="left"/>
      <w:pPr>
        <w:tabs>
          <w:tab w:val="num" w:pos="6480"/>
        </w:tabs>
        <w:ind w:left="6480" w:hanging="1080"/>
      </w:pPr>
      <w:rPr>
        <w:rFonts w:hint="default"/>
        <w:b/>
      </w:rPr>
    </w:lvl>
    <w:lvl w:ilvl="6">
      <w:start w:val="1"/>
      <w:numFmt w:val="decimal"/>
      <w:lvlText w:val="%1.%2.%3.%4.%5.%6.%7."/>
      <w:lvlJc w:val="left"/>
      <w:pPr>
        <w:tabs>
          <w:tab w:val="num" w:pos="7920"/>
        </w:tabs>
        <w:ind w:left="7920" w:hanging="1440"/>
      </w:pPr>
      <w:rPr>
        <w:rFonts w:hint="default"/>
        <w:b/>
      </w:rPr>
    </w:lvl>
    <w:lvl w:ilvl="7">
      <w:start w:val="1"/>
      <w:numFmt w:val="decimal"/>
      <w:lvlText w:val="%1.%2.%3.%4.%5.%6.%7.%8."/>
      <w:lvlJc w:val="left"/>
      <w:pPr>
        <w:tabs>
          <w:tab w:val="num" w:pos="9000"/>
        </w:tabs>
        <w:ind w:left="9000" w:hanging="1440"/>
      </w:pPr>
      <w:rPr>
        <w:rFonts w:hint="default"/>
        <w:b/>
      </w:rPr>
    </w:lvl>
    <w:lvl w:ilvl="8">
      <w:start w:val="1"/>
      <w:numFmt w:val="decimal"/>
      <w:lvlText w:val="%1.%2.%3.%4.%5.%6.%7.%8.%9."/>
      <w:lvlJc w:val="left"/>
      <w:pPr>
        <w:tabs>
          <w:tab w:val="num" w:pos="10440"/>
        </w:tabs>
        <w:ind w:left="10440" w:hanging="1800"/>
      </w:pPr>
      <w:rPr>
        <w:rFonts w:hint="default"/>
        <w:b/>
      </w:rPr>
    </w:lvl>
  </w:abstractNum>
  <w:abstractNum w:abstractNumId="6" w15:restartNumberingAfterBreak="0">
    <w:nsid w:val="0F235899"/>
    <w:multiLevelType w:val="multilevel"/>
    <w:tmpl w:val="71D8F962"/>
    <w:lvl w:ilvl="0">
      <w:start w:val="6"/>
      <w:numFmt w:val="decimal"/>
      <w:lvlText w:val="%1."/>
      <w:lvlJc w:val="left"/>
      <w:pPr>
        <w:tabs>
          <w:tab w:val="num" w:pos="360"/>
        </w:tabs>
        <w:ind w:left="360" w:hanging="360"/>
      </w:pPr>
      <w:rPr>
        <w:rFonts w:hint="default"/>
      </w:rPr>
    </w:lvl>
    <w:lvl w:ilvl="1">
      <w:start w:val="1"/>
      <w:numFmt w:val="decimal"/>
      <w:lvlText w:val="%1.%2."/>
      <w:lvlJc w:val="left"/>
      <w:pPr>
        <w:tabs>
          <w:tab w:val="num" w:pos="1070"/>
        </w:tabs>
        <w:ind w:left="107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 w15:restartNumberingAfterBreak="0">
    <w:nsid w:val="0F2D6818"/>
    <w:multiLevelType w:val="hybridMultilevel"/>
    <w:tmpl w:val="3C8C405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17CA5DE9"/>
    <w:multiLevelType w:val="multilevel"/>
    <w:tmpl w:val="054C828A"/>
    <w:lvl w:ilvl="0">
      <w:start w:val="2"/>
      <w:numFmt w:val="decimal"/>
      <w:lvlText w:val="%1"/>
      <w:lvlJc w:val="left"/>
      <w:pPr>
        <w:tabs>
          <w:tab w:val="num" w:pos="600"/>
        </w:tabs>
        <w:ind w:left="600" w:hanging="600"/>
      </w:pPr>
      <w:rPr>
        <w:rFonts w:hint="default"/>
      </w:rPr>
    </w:lvl>
    <w:lvl w:ilvl="1">
      <w:start w:val="1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 w15:restartNumberingAfterBreak="0">
    <w:nsid w:val="1FEB2AB3"/>
    <w:multiLevelType w:val="hybridMultilevel"/>
    <w:tmpl w:val="BABA1736"/>
    <w:lvl w:ilvl="0" w:tplc="0426000F">
      <w:start w:val="1"/>
      <w:numFmt w:val="decimal"/>
      <w:lvlText w:val="%1."/>
      <w:lvlJc w:val="left"/>
      <w:pPr>
        <w:ind w:left="720" w:hanging="360"/>
      </w:p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10" w15:restartNumberingAfterBreak="0">
    <w:nsid w:val="249639FD"/>
    <w:multiLevelType w:val="multilevel"/>
    <w:tmpl w:val="AE42C20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26333769"/>
    <w:multiLevelType w:val="hybridMultilevel"/>
    <w:tmpl w:val="E25A2F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DE44539"/>
    <w:multiLevelType w:val="multilevel"/>
    <w:tmpl w:val="D6A4F162"/>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928"/>
        </w:tabs>
        <w:ind w:left="928"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3" w15:restartNumberingAfterBreak="0">
    <w:nsid w:val="2E35708B"/>
    <w:multiLevelType w:val="hybridMultilevel"/>
    <w:tmpl w:val="FCA28C66"/>
    <w:lvl w:ilvl="0" w:tplc="8D961832">
      <w:start w:val="1"/>
      <w:numFmt w:val="decimal"/>
      <w:lvlText w:val="%1."/>
      <w:lvlJc w:val="left"/>
      <w:pPr>
        <w:ind w:left="1617" w:hanging="1050"/>
      </w:pPr>
      <w:rPr>
        <w:rFonts w:hint="default"/>
        <w:sz w:val="24"/>
        <w:szCs w:val="24"/>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4" w15:restartNumberingAfterBreak="0">
    <w:nsid w:val="2FB50155"/>
    <w:multiLevelType w:val="hybridMultilevel"/>
    <w:tmpl w:val="76063F86"/>
    <w:lvl w:ilvl="0" w:tplc="20688FC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5" w15:restartNumberingAfterBreak="0">
    <w:nsid w:val="31CA5810"/>
    <w:multiLevelType w:val="multilevel"/>
    <w:tmpl w:val="71D8F962"/>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6" w15:restartNumberingAfterBreak="0">
    <w:nsid w:val="37F8614A"/>
    <w:multiLevelType w:val="hybridMultilevel"/>
    <w:tmpl w:val="60C25676"/>
    <w:lvl w:ilvl="0" w:tplc="8E5CCF98">
      <w:start w:val="1"/>
      <w:numFmt w:val="bullet"/>
      <w:lvlText w:val="­"/>
      <w:lvlJc w:val="left"/>
      <w:pPr>
        <w:tabs>
          <w:tab w:val="num" w:pos="1428"/>
        </w:tabs>
        <w:ind w:left="1428" w:hanging="360"/>
      </w:pPr>
      <w:rPr>
        <w:rFonts w:ascii="Courier New" w:hAnsi="Courier New" w:hint="default"/>
      </w:rPr>
    </w:lvl>
    <w:lvl w:ilvl="1" w:tplc="04190003" w:tentative="1">
      <w:start w:val="1"/>
      <w:numFmt w:val="bullet"/>
      <w:lvlText w:val="o"/>
      <w:lvlJc w:val="left"/>
      <w:pPr>
        <w:tabs>
          <w:tab w:val="num" w:pos="2148"/>
        </w:tabs>
        <w:ind w:left="2148" w:hanging="360"/>
      </w:pPr>
      <w:rPr>
        <w:rFonts w:ascii="Courier New" w:hAnsi="Courier New" w:cs="Courier New" w:hint="default"/>
      </w:rPr>
    </w:lvl>
    <w:lvl w:ilvl="2" w:tplc="04190005" w:tentative="1">
      <w:start w:val="1"/>
      <w:numFmt w:val="bullet"/>
      <w:lvlText w:val=""/>
      <w:lvlJc w:val="left"/>
      <w:pPr>
        <w:tabs>
          <w:tab w:val="num" w:pos="2868"/>
        </w:tabs>
        <w:ind w:left="2868" w:hanging="360"/>
      </w:pPr>
      <w:rPr>
        <w:rFonts w:ascii="Wingdings" w:hAnsi="Wingdings" w:hint="default"/>
      </w:rPr>
    </w:lvl>
    <w:lvl w:ilvl="3" w:tplc="04190001" w:tentative="1">
      <w:start w:val="1"/>
      <w:numFmt w:val="bullet"/>
      <w:lvlText w:val=""/>
      <w:lvlJc w:val="left"/>
      <w:pPr>
        <w:tabs>
          <w:tab w:val="num" w:pos="3588"/>
        </w:tabs>
        <w:ind w:left="3588" w:hanging="360"/>
      </w:pPr>
      <w:rPr>
        <w:rFonts w:ascii="Symbol" w:hAnsi="Symbol" w:hint="default"/>
      </w:rPr>
    </w:lvl>
    <w:lvl w:ilvl="4" w:tplc="04190003" w:tentative="1">
      <w:start w:val="1"/>
      <w:numFmt w:val="bullet"/>
      <w:lvlText w:val="o"/>
      <w:lvlJc w:val="left"/>
      <w:pPr>
        <w:tabs>
          <w:tab w:val="num" w:pos="4308"/>
        </w:tabs>
        <w:ind w:left="4308" w:hanging="360"/>
      </w:pPr>
      <w:rPr>
        <w:rFonts w:ascii="Courier New" w:hAnsi="Courier New" w:cs="Courier New" w:hint="default"/>
      </w:rPr>
    </w:lvl>
    <w:lvl w:ilvl="5" w:tplc="04190005" w:tentative="1">
      <w:start w:val="1"/>
      <w:numFmt w:val="bullet"/>
      <w:lvlText w:val=""/>
      <w:lvlJc w:val="left"/>
      <w:pPr>
        <w:tabs>
          <w:tab w:val="num" w:pos="5028"/>
        </w:tabs>
        <w:ind w:left="5028" w:hanging="360"/>
      </w:pPr>
      <w:rPr>
        <w:rFonts w:ascii="Wingdings" w:hAnsi="Wingdings" w:hint="default"/>
      </w:rPr>
    </w:lvl>
    <w:lvl w:ilvl="6" w:tplc="04190001" w:tentative="1">
      <w:start w:val="1"/>
      <w:numFmt w:val="bullet"/>
      <w:lvlText w:val=""/>
      <w:lvlJc w:val="left"/>
      <w:pPr>
        <w:tabs>
          <w:tab w:val="num" w:pos="5748"/>
        </w:tabs>
        <w:ind w:left="5748" w:hanging="360"/>
      </w:pPr>
      <w:rPr>
        <w:rFonts w:ascii="Symbol" w:hAnsi="Symbol" w:hint="default"/>
      </w:rPr>
    </w:lvl>
    <w:lvl w:ilvl="7" w:tplc="04190003" w:tentative="1">
      <w:start w:val="1"/>
      <w:numFmt w:val="bullet"/>
      <w:lvlText w:val="o"/>
      <w:lvlJc w:val="left"/>
      <w:pPr>
        <w:tabs>
          <w:tab w:val="num" w:pos="6468"/>
        </w:tabs>
        <w:ind w:left="6468" w:hanging="360"/>
      </w:pPr>
      <w:rPr>
        <w:rFonts w:ascii="Courier New" w:hAnsi="Courier New" w:cs="Courier New" w:hint="default"/>
      </w:rPr>
    </w:lvl>
    <w:lvl w:ilvl="8" w:tplc="04190005" w:tentative="1">
      <w:start w:val="1"/>
      <w:numFmt w:val="bullet"/>
      <w:lvlText w:val=""/>
      <w:lvlJc w:val="left"/>
      <w:pPr>
        <w:tabs>
          <w:tab w:val="num" w:pos="7188"/>
        </w:tabs>
        <w:ind w:left="7188" w:hanging="360"/>
      </w:pPr>
      <w:rPr>
        <w:rFonts w:ascii="Wingdings" w:hAnsi="Wingdings" w:hint="default"/>
      </w:rPr>
    </w:lvl>
  </w:abstractNum>
  <w:abstractNum w:abstractNumId="17" w15:restartNumberingAfterBreak="0">
    <w:nsid w:val="4170222E"/>
    <w:multiLevelType w:val="multilevel"/>
    <w:tmpl w:val="573E7756"/>
    <w:lvl w:ilvl="0">
      <w:start w:val="1"/>
      <w:numFmt w:val="decimal"/>
      <w:lvlText w:val="%1."/>
      <w:lvlJc w:val="left"/>
      <w:pPr>
        <w:ind w:left="360" w:hanging="360"/>
      </w:pPr>
      <w:rPr>
        <w:rFonts w:hint="default"/>
        <w:b/>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i w:val="0"/>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8" w15:restartNumberingAfterBreak="0">
    <w:nsid w:val="43926AA4"/>
    <w:multiLevelType w:val="hybridMultilevel"/>
    <w:tmpl w:val="36AE284A"/>
    <w:lvl w:ilvl="0" w:tplc="3A227C88">
      <w:start w:val="1"/>
      <w:numFmt w:val="decimal"/>
      <w:lvlText w:val="%1."/>
      <w:lvlJc w:val="left"/>
      <w:pPr>
        <w:tabs>
          <w:tab w:val="num" w:pos="2415"/>
        </w:tabs>
        <w:ind w:left="2415" w:hanging="1155"/>
      </w:pPr>
      <w:rPr>
        <w:rFonts w:hint="default"/>
      </w:rPr>
    </w:lvl>
    <w:lvl w:ilvl="1" w:tplc="04190019" w:tentative="1">
      <w:start w:val="1"/>
      <w:numFmt w:val="lowerLetter"/>
      <w:lvlText w:val="%2."/>
      <w:lvlJc w:val="left"/>
      <w:pPr>
        <w:tabs>
          <w:tab w:val="num" w:pos="2340"/>
        </w:tabs>
        <w:ind w:left="2340" w:hanging="360"/>
      </w:pPr>
    </w:lvl>
    <w:lvl w:ilvl="2" w:tplc="0419001B" w:tentative="1">
      <w:start w:val="1"/>
      <w:numFmt w:val="lowerRoman"/>
      <w:lvlText w:val="%3."/>
      <w:lvlJc w:val="right"/>
      <w:pPr>
        <w:tabs>
          <w:tab w:val="num" w:pos="3060"/>
        </w:tabs>
        <w:ind w:left="3060" w:hanging="180"/>
      </w:pPr>
    </w:lvl>
    <w:lvl w:ilvl="3" w:tplc="0419000F" w:tentative="1">
      <w:start w:val="1"/>
      <w:numFmt w:val="decimal"/>
      <w:lvlText w:val="%4."/>
      <w:lvlJc w:val="left"/>
      <w:pPr>
        <w:tabs>
          <w:tab w:val="num" w:pos="3780"/>
        </w:tabs>
        <w:ind w:left="3780" w:hanging="360"/>
      </w:pPr>
    </w:lvl>
    <w:lvl w:ilvl="4" w:tplc="04190019" w:tentative="1">
      <w:start w:val="1"/>
      <w:numFmt w:val="lowerLetter"/>
      <w:lvlText w:val="%5."/>
      <w:lvlJc w:val="left"/>
      <w:pPr>
        <w:tabs>
          <w:tab w:val="num" w:pos="4500"/>
        </w:tabs>
        <w:ind w:left="4500" w:hanging="360"/>
      </w:pPr>
    </w:lvl>
    <w:lvl w:ilvl="5" w:tplc="0419001B" w:tentative="1">
      <w:start w:val="1"/>
      <w:numFmt w:val="lowerRoman"/>
      <w:lvlText w:val="%6."/>
      <w:lvlJc w:val="right"/>
      <w:pPr>
        <w:tabs>
          <w:tab w:val="num" w:pos="5220"/>
        </w:tabs>
        <w:ind w:left="5220" w:hanging="180"/>
      </w:pPr>
    </w:lvl>
    <w:lvl w:ilvl="6" w:tplc="0419000F" w:tentative="1">
      <w:start w:val="1"/>
      <w:numFmt w:val="decimal"/>
      <w:lvlText w:val="%7."/>
      <w:lvlJc w:val="left"/>
      <w:pPr>
        <w:tabs>
          <w:tab w:val="num" w:pos="5940"/>
        </w:tabs>
        <w:ind w:left="5940" w:hanging="360"/>
      </w:pPr>
    </w:lvl>
    <w:lvl w:ilvl="7" w:tplc="04190019" w:tentative="1">
      <w:start w:val="1"/>
      <w:numFmt w:val="lowerLetter"/>
      <w:lvlText w:val="%8."/>
      <w:lvlJc w:val="left"/>
      <w:pPr>
        <w:tabs>
          <w:tab w:val="num" w:pos="6660"/>
        </w:tabs>
        <w:ind w:left="6660" w:hanging="360"/>
      </w:pPr>
    </w:lvl>
    <w:lvl w:ilvl="8" w:tplc="0419001B" w:tentative="1">
      <w:start w:val="1"/>
      <w:numFmt w:val="lowerRoman"/>
      <w:lvlText w:val="%9."/>
      <w:lvlJc w:val="right"/>
      <w:pPr>
        <w:tabs>
          <w:tab w:val="num" w:pos="7380"/>
        </w:tabs>
        <w:ind w:left="7380" w:hanging="180"/>
      </w:pPr>
    </w:lvl>
  </w:abstractNum>
  <w:abstractNum w:abstractNumId="19" w15:restartNumberingAfterBreak="0">
    <w:nsid w:val="4A501B3D"/>
    <w:multiLevelType w:val="hybridMultilevel"/>
    <w:tmpl w:val="65143600"/>
    <w:lvl w:ilvl="0" w:tplc="7C38ECE8">
      <w:start w:val="1"/>
      <w:numFmt w:val="decimal"/>
      <w:lvlText w:val="%1."/>
      <w:lvlJc w:val="left"/>
      <w:pPr>
        <w:tabs>
          <w:tab w:val="num" w:pos="1788"/>
        </w:tabs>
        <w:ind w:left="1788" w:hanging="360"/>
      </w:pPr>
      <w:rPr>
        <w:rFonts w:hint="default"/>
      </w:rPr>
    </w:lvl>
    <w:lvl w:ilvl="1" w:tplc="04190019" w:tentative="1">
      <w:start w:val="1"/>
      <w:numFmt w:val="lowerLetter"/>
      <w:lvlText w:val="%2."/>
      <w:lvlJc w:val="left"/>
      <w:pPr>
        <w:tabs>
          <w:tab w:val="num" w:pos="2148"/>
        </w:tabs>
        <w:ind w:left="2148" w:hanging="360"/>
      </w:pPr>
    </w:lvl>
    <w:lvl w:ilvl="2" w:tplc="0419001B" w:tentative="1">
      <w:start w:val="1"/>
      <w:numFmt w:val="lowerRoman"/>
      <w:lvlText w:val="%3."/>
      <w:lvlJc w:val="right"/>
      <w:pPr>
        <w:tabs>
          <w:tab w:val="num" w:pos="2868"/>
        </w:tabs>
        <w:ind w:left="2868" w:hanging="180"/>
      </w:pPr>
    </w:lvl>
    <w:lvl w:ilvl="3" w:tplc="0419000F" w:tentative="1">
      <w:start w:val="1"/>
      <w:numFmt w:val="decimal"/>
      <w:lvlText w:val="%4."/>
      <w:lvlJc w:val="left"/>
      <w:pPr>
        <w:tabs>
          <w:tab w:val="num" w:pos="3588"/>
        </w:tabs>
        <w:ind w:left="3588" w:hanging="360"/>
      </w:pPr>
    </w:lvl>
    <w:lvl w:ilvl="4" w:tplc="04190019" w:tentative="1">
      <w:start w:val="1"/>
      <w:numFmt w:val="lowerLetter"/>
      <w:lvlText w:val="%5."/>
      <w:lvlJc w:val="left"/>
      <w:pPr>
        <w:tabs>
          <w:tab w:val="num" w:pos="4308"/>
        </w:tabs>
        <w:ind w:left="4308" w:hanging="360"/>
      </w:pPr>
    </w:lvl>
    <w:lvl w:ilvl="5" w:tplc="0419001B" w:tentative="1">
      <w:start w:val="1"/>
      <w:numFmt w:val="lowerRoman"/>
      <w:lvlText w:val="%6."/>
      <w:lvlJc w:val="right"/>
      <w:pPr>
        <w:tabs>
          <w:tab w:val="num" w:pos="5028"/>
        </w:tabs>
        <w:ind w:left="5028" w:hanging="180"/>
      </w:pPr>
    </w:lvl>
    <w:lvl w:ilvl="6" w:tplc="0419000F" w:tentative="1">
      <w:start w:val="1"/>
      <w:numFmt w:val="decimal"/>
      <w:lvlText w:val="%7."/>
      <w:lvlJc w:val="left"/>
      <w:pPr>
        <w:tabs>
          <w:tab w:val="num" w:pos="5748"/>
        </w:tabs>
        <w:ind w:left="5748" w:hanging="360"/>
      </w:pPr>
    </w:lvl>
    <w:lvl w:ilvl="7" w:tplc="04190019" w:tentative="1">
      <w:start w:val="1"/>
      <w:numFmt w:val="lowerLetter"/>
      <w:lvlText w:val="%8."/>
      <w:lvlJc w:val="left"/>
      <w:pPr>
        <w:tabs>
          <w:tab w:val="num" w:pos="6468"/>
        </w:tabs>
        <w:ind w:left="6468" w:hanging="360"/>
      </w:pPr>
    </w:lvl>
    <w:lvl w:ilvl="8" w:tplc="0419001B" w:tentative="1">
      <w:start w:val="1"/>
      <w:numFmt w:val="lowerRoman"/>
      <w:lvlText w:val="%9."/>
      <w:lvlJc w:val="right"/>
      <w:pPr>
        <w:tabs>
          <w:tab w:val="num" w:pos="7188"/>
        </w:tabs>
        <w:ind w:left="7188" w:hanging="180"/>
      </w:pPr>
    </w:lvl>
  </w:abstractNum>
  <w:abstractNum w:abstractNumId="20" w15:restartNumberingAfterBreak="0">
    <w:nsid w:val="4C6E4C20"/>
    <w:multiLevelType w:val="hybridMultilevel"/>
    <w:tmpl w:val="ED22F2A8"/>
    <w:lvl w:ilvl="0" w:tplc="9728727E">
      <w:start w:val="1"/>
      <w:numFmt w:val="decimal"/>
      <w:lvlText w:val="%1."/>
      <w:lvlJc w:val="left"/>
      <w:pPr>
        <w:tabs>
          <w:tab w:val="num" w:pos="1080"/>
        </w:tabs>
        <w:ind w:left="1080" w:hanging="360"/>
      </w:pPr>
      <w:rPr>
        <w:rFonts w:hint="default"/>
      </w:rPr>
    </w:lvl>
    <w:lvl w:ilvl="1" w:tplc="AEA46818">
      <w:numFmt w:val="none"/>
      <w:lvlText w:val=""/>
      <w:lvlJc w:val="left"/>
      <w:pPr>
        <w:tabs>
          <w:tab w:val="num" w:pos="360"/>
        </w:tabs>
      </w:pPr>
    </w:lvl>
    <w:lvl w:ilvl="2" w:tplc="B8400022">
      <w:numFmt w:val="none"/>
      <w:lvlText w:val=""/>
      <w:lvlJc w:val="left"/>
      <w:pPr>
        <w:tabs>
          <w:tab w:val="num" w:pos="360"/>
        </w:tabs>
      </w:pPr>
    </w:lvl>
    <w:lvl w:ilvl="3" w:tplc="94644126">
      <w:numFmt w:val="none"/>
      <w:lvlText w:val=""/>
      <w:lvlJc w:val="left"/>
      <w:pPr>
        <w:tabs>
          <w:tab w:val="num" w:pos="360"/>
        </w:tabs>
      </w:pPr>
    </w:lvl>
    <w:lvl w:ilvl="4" w:tplc="A7307092">
      <w:numFmt w:val="none"/>
      <w:lvlText w:val=""/>
      <w:lvlJc w:val="left"/>
      <w:pPr>
        <w:tabs>
          <w:tab w:val="num" w:pos="360"/>
        </w:tabs>
      </w:pPr>
    </w:lvl>
    <w:lvl w:ilvl="5" w:tplc="EA0C7760">
      <w:numFmt w:val="none"/>
      <w:lvlText w:val=""/>
      <w:lvlJc w:val="left"/>
      <w:pPr>
        <w:tabs>
          <w:tab w:val="num" w:pos="360"/>
        </w:tabs>
      </w:pPr>
    </w:lvl>
    <w:lvl w:ilvl="6" w:tplc="06484688">
      <w:numFmt w:val="none"/>
      <w:lvlText w:val=""/>
      <w:lvlJc w:val="left"/>
      <w:pPr>
        <w:tabs>
          <w:tab w:val="num" w:pos="360"/>
        </w:tabs>
      </w:pPr>
    </w:lvl>
    <w:lvl w:ilvl="7" w:tplc="22E2B3FA">
      <w:numFmt w:val="none"/>
      <w:lvlText w:val=""/>
      <w:lvlJc w:val="left"/>
      <w:pPr>
        <w:tabs>
          <w:tab w:val="num" w:pos="360"/>
        </w:tabs>
      </w:pPr>
    </w:lvl>
    <w:lvl w:ilvl="8" w:tplc="0B6EECE8">
      <w:numFmt w:val="none"/>
      <w:lvlText w:val=""/>
      <w:lvlJc w:val="left"/>
      <w:pPr>
        <w:tabs>
          <w:tab w:val="num" w:pos="360"/>
        </w:tabs>
      </w:pPr>
    </w:lvl>
  </w:abstractNum>
  <w:abstractNum w:abstractNumId="21" w15:restartNumberingAfterBreak="0">
    <w:nsid w:val="5D5132E0"/>
    <w:multiLevelType w:val="multilevel"/>
    <w:tmpl w:val="F4FE450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645C7A49"/>
    <w:multiLevelType w:val="multilevel"/>
    <w:tmpl w:val="0C7AFE04"/>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3" w15:restartNumberingAfterBreak="0">
    <w:nsid w:val="6C2C1744"/>
    <w:multiLevelType w:val="multilevel"/>
    <w:tmpl w:val="60FC31D0"/>
    <w:lvl w:ilvl="0">
      <w:start w:val="2"/>
      <w:numFmt w:val="decimal"/>
      <w:lvlText w:val="%1."/>
      <w:lvlJc w:val="left"/>
      <w:pPr>
        <w:tabs>
          <w:tab w:val="num" w:pos="1275"/>
        </w:tabs>
        <w:ind w:left="1275" w:hanging="1275"/>
      </w:pPr>
      <w:rPr>
        <w:rFonts w:hint="default"/>
      </w:rPr>
    </w:lvl>
    <w:lvl w:ilvl="1">
      <w:start w:val="1"/>
      <w:numFmt w:val="decimal"/>
      <w:lvlText w:val="%1.%2."/>
      <w:lvlJc w:val="left"/>
      <w:pPr>
        <w:tabs>
          <w:tab w:val="num" w:pos="1983"/>
        </w:tabs>
        <w:ind w:left="1983" w:hanging="1275"/>
      </w:pPr>
      <w:rPr>
        <w:rFonts w:hint="default"/>
      </w:rPr>
    </w:lvl>
    <w:lvl w:ilvl="2">
      <w:start w:val="1"/>
      <w:numFmt w:val="decimal"/>
      <w:lvlText w:val="%1.%2.%3."/>
      <w:lvlJc w:val="left"/>
      <w:pPr>
        <w:tabs>
          <w:tab w:val="num" w:pos="1995"/>
        </w:tabs>
        <w:ind w:left="1995" w:hanging="1275"/>
      </w:pPr>
      <w:rPr>
        <w:rFonts w:hint="default"/>
      </w:rPr>
    </w:lvl>
    <w:lvl w:ilvl="3">
      <w:start w:val="1"/>
      <w:numFmt w:val="decimal"/>
      <w:lvlText w:val="%1.%2.%3.%4."/>
      <w:lvlJc w:val="left"/>
      <w:pPr>
        <w:tabs>
          <w:tab w:val="num" w:pos="3399"/>
        </w:tabs>
        <w:ind w:left="3399" w:hanging="1275"/>
      </w:pPr>
      <w:rPr>
        <w:rFonts w:hint="default"/>
      </w:rPr>
    </w:lvl>
    <w:lvl w:ilvl="4">
      <w:start w:val="1"/>
      <w:numFmt w:val="decimal"/>
      <w:lvlText w:val="%1.%2.%3.%4.%5."/>
      <w:lvlJc w:val="left"/>
      <w:pPr>
        <w:tabs>
          <w:tab w:val="num" w:pos="4107"/>
        </w:tabs>
        <w:ind w:left="4107" w:hanging="1275"/>
      </w:pPr>
      <w:rPr>
        <w:rFonts w:hint="default"/>
      </w:rPr>
    </w:lvl>
    <w:lvl w:ilvl="5">
      <w:start w:val="1"/>
      <w:numFmt w:val="decimal"/>
      <w:lvlText w:val="%1.%2.%3.%4.%5.%6."/>
      <w:lvlJc w:val="left"/>
      <w:pPr>
        <w:tabs>
          <w:tab w:val="num" w:pos="4815"/>
        </w:tabs>
        <w:ind w:left="4815" w:hanging="1275"/>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396"/>
        </w:tabs>
        <w:ind w:left="6396" w:hanging="1440"/>
      </w:pPr>
      <w:rPr>
        <w:rFonts w:hint="default"/>
      </w:rPr>
    </w:lvl>
    <w:lvl w:ilvl="8">
      <w:start w:val="1"/>
      <w:numFmt w:val="decimal"/>
      <w:lvlText w:val="%1.%2.%3.%4.%5.%6.%7.%8.%9."/>
      <w:lvlJc w:val="left"/>
      <w:pPr>
        <w:tabs>
          <w:tab w:val="num" w:pos="7464"/>
        </w:tabs>
        <w:ind w:left="7464" w:hanging="1800"/>
      </w:pPr>
      <w:rPr>
        <w:rFonts w:hint="default"/>
      </w:rPr>
    </w:lvl>
  </w:abstractNum>
  <w:abstractNum w:abstractNumId="24" w15:restartNumberingAfterBreak="0">
    <w:nsid w:val="6C320DF7"/>
    <w:multiLevelType w:val="hybridMultilevel"/>
    <w:tmpl w:val="E25A2F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F2F347E"/>
    <w:multiLevelType w:val="hybridMultilevel"/>
    <w:tmpl w:val="2DE876AA"/>
    <w:lvl w:ilvl="0" w:tplc="B3BA628C">
      <w:start w:val="1"/>
      <w:numFmt w:val="decimal"/>
      <w:lvlText w:val="%1)"/>
      <w:lvlJc w:val="left"/>
      <w:pPr>
        <w:ind w:left="927" w:hanging="360"/>
      </w:pPr>
      <w:rPr>
        <w:rFonts w:hint="default"/>
        <w:color w:val="000000"/>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6" w15:restartNumberingAfterBreak="0">
    <w:nsid w:val="781F05CF"/>
    <w:multiLevelType w:val="hybridMultilevel"/>
    <w:tmpl w:val="AB8A69EA"/>
    <w:lvl w:ilvl="0" w:tplc="0426000F">
      <w:start w:val="1"/>
      <w:numFmt w:val="decimal"/>
      <w:lvlText w:val="%1."/>
      <w:lvlJc w:val="left"/>
      <w:pPr>
        <w:ind w:left="720" w:hanging="360"/>
      </w:pPr>
      <w:rPr>
        <w:rFonts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27" w15:restartNumberingAfterBreak="0">
    <w:nsid w:val="79C42339"/>
    <w:multiLevelType w:val="hybridMultilevel"/>
    <w:tmpl w:val="F6304FB6"/>
    <w:lvl w:ilvl="0" w:tplc="78AAA858">
      <w:start w:val="1"/>
      <w:numFmt w:val="decimal"/>
      <w:lvlText w:val="%1."/>
      <w:lvlJc w:val="left"/>
      <w:pPr>
        <w:tabs>
          <w:tab w:val="num" w:pos="720"/>
        </w:tabs>
        <w:ind w:left="720" w:hanging="360"/>
      </w:pPr>
    </w:lvl>
    <w:lvl w:ilvl="1" w:tplc="C340F352">
      <w:numFmt w:val="none"/>
      <w:lvlText w:val=""/>
      <w:lvlJc w:val="left"/>
      <w:pPr>
        <w:tabs>
          <w:tab w:val="num" w:pos="360"/>
        </w:tabs>
      </w:pPr>
    </w:lvl>
    <w:lvl w:ilvl="2" w:tplc="51B2B004">
      <w:numFmt w:val="none"/>
      <w:lvlText w:val=""/>
      <w:lvlJc w:val="left"/>
      <w:pPr>
        <w:tabs>
          <w:tab w:val="num" w:pos="360"/>
        </w:tabs>
      </w:pPr>
    </w:lvl>
    <w:lvl w:ilvl="3" w:tplc="079AF9DA">
      <w:numFmt w:val="none"/>
      <w:lvlText w:val=""/>
      <w:lvlJc w:val="left"/>
      <w:pPr>
        <w:tabs>
          <w:tab w:val="num" w:pos="360"/>
        </w:tabs>
      </w:pPr>
    </w:lvl>
    <w:lvl w:ilvl="4" w:tplc="A5647D28">
      <w:numFmt w:val="none"/>
      <w:lvlText w:val=""/>
      <w:lvlJc w:val="left"/>
      <w:pPr>
        <w:tabs>
          <w:tab w:val="num" w:pos="360"/>
        </w:tabs>
      </w:pPr>
    </w:lvl>
    <w:lvl w:ilvl="5" w:tplc="D6A882DA">
      <w:numFmt w:val="none"/>
      <w:lvlText w:val=""/>
      <w:lvlJc w:val="left"/>
      <w:pPr>
        <w:tabs>
          <w:tab w:val="num" w:pos="360"/>
        </w:tabs>
      </w:pPr>
    </w:lvl>
    <w:lvl w:ilvl="6" w:tplc="67FEF586">
      <w:numFmt w:val="none"/>
      <w:lvlText w:val=""/>
      <w:lvlJc w:val="left"/>
      <w:pPr>
        <w:tabs>
          <w:tab w:val="num" w:pos="360"/>
        </w:tabs>
      </w:pPr>
    </w:lvl>
    <w:lvl w:ilvl="7" w:tplc="AA6C9A88">
      <w:numFmt w:val="none"/>
      <w:lvlText w:val=""/>
      <w:lvlJc w:val="left"/>
      <w:pPr>
        <w:tabs>
          <w:tab w:val="num" w:pos="360"/>
        </w:tabs>
      </w:pPr>
    </w:lvl>
    <w:lvl w:ilvl="8" w:tplc="EE582C20">
      <w:numFmt w:val="none"/>
      <w:lvlText w:val=""/>
      <w:lvlJc w:val="left"/>
      <w:pPr>
        <w:tabs>
          <w:tab w:val="num" w:pos="360"/>
        </w:tabs>
      </w:pPr>
    </w:lvl>
  </w:abstractNum>
  <w:num w:numId="1" w16cid:durableId="2036423393">
    <w:abstractNumId w:val="11"/>
  </w:num>
  <w:num w:numId="2" w16cid:durableId="923993106">
    <w:abstractNumId w:val="21"/>
  </w:num>
  <w:num w:numId="3" w16cid:durableId="1068066272">
    <w:abstractNumId w:val="26"/>
  </w:num>
  <w:num w:numId="4" w16cid:durableId="1835611319">
    <w:abstractNumId w:val="24"/>
  </w:num>
  <w:num w:numId="5" w16cid:durableId="2088139832">
    <w:abstractNumId w:val="22"/>
  </w:num>
  <w:num w:numId="6" w16cid:durableId="226842154">
    <w:abstractNumId w:val="10"/>
  </w:num>
  <w:num w:numId="7" w16cid:durableId="2008054733">
    <w:abstractNumId w:val="9"/>
  </w:num>
  <w:num w:numId="8" w16cid:durableId="697655746">
    <w:abstractNumId w:val="0"/>
  </w:num>
  <w:num w:numId="9" w16cid:durableId="1010067823">
    <w:abstractNumId w:val="1"/>
  </w:num>
  <w:num w:numId="10" w16cid:durableId="148982186">
    <w:abstractNumId w:val="20"/>
  </w:num>
  <w:num w:numId="11" w16cid:durableId="1538853268">
    <w:abstractNumId w:val="19"/>
  </w:num>
  <w:num w:numId="12" w16cid:durableId="136383528">
    <w:abstractNumId w:val="23"/>
  </w:num>
  <w:num w:numId="13" w16cid:durableId="1057245959">
    <w:abstractNumId w:val="18"/>
  </w:num>
  <w:num w:numId="14" w16cid:durableId="589121371">
    <w:abstractNumId w:val="8"/>
  </w:num>
  <w:num w:numId="15" w16cid:durableId="920412357">
    <w:abstractNumId w:val="27"/>
  </w:num>
  <w:num w:numId="16" w16cid:durableId="1383407267">
    <w:abstractNumId w:val="12"/>
  </w:num>
  <w:num w:numId="17" w16cid:durableId="915017912">
    <w:abstractNumId w:val="16"/>
  </w:num>
  <w:num w:numId="18" w16cid:durableId="1152911961">
    <w:abstractNumId w:val="6"/>
  </w:num>
  <w:num w:numId="19" w16cid:durableId="2110813037">
    <w:abstractNumId w:val="15"/>
  </w:num>
  <w:num w:numId="20" w16cid:durableId="746344008">
    <w:abstractNumId w:val="5"/>
  </w:num>
  <w:num w:numId="21" w16cid:durableId="896474951">
    <w:abstractNumId w:val="3"/>
  </w:num>
  <w:num w:numId="22" w16cid:durableId="1704479066">
    <w:abstractNumId w:val="4"/>
  </w:num>
  <w:num w:numId="23" w16cid:durableId="496504831">
    <w:abstractNumId w:val="7"/>
  </w:num>
  <w:num w:numId="24" w16cid:durableId="1695035617">
    <w:abstractNumId w:val="13"/>
  </w:num>
  <w:num w:numId="25" w16cid:durableId="1342852015">
    <w:abstractNumId w:val="25"/>
  </w:num>
  <w:num w:numId="26" w16cid:durableId="1114788268">
    <w:abstractNumId w:val="17"/>
  </w:num>
  <w:num w:numId="27" w16cid:durableId="380250778">
    <w:abstractNumId w:val="2"/>
  </w:num>
  <w:num w:numId="28" w16cid:durableId="476413517">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729773057">
    <w:abstractNumId w:val="1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0C22"/>
    <w:rsid w:val="000024EF"/>
    <w:rsid w:val="00004082"/>
    <w:rsid w:val="00006004"/>
    <w:rsid w:val="00006C34"/>
    <w:rsid w:val="00007443"/>
    <w:rsid w:val="00010880"/>
    <w:rsid w:val="000122E8"/>
    <w:rsid w:val="00012D91"/>
    <w:rsid w:val="000134DD"/>
    <w:rsid w:val="00015F5E"/>
    <w:rsid w:val="00020A3C"/>
    <w:rsid w:val="00024C46"/>
    <w:rsid w:val="00025421"/>
    <w:rsid w:val="00025896"/>
    <w:rsid w:val="00025975"/>
    <w:rsid w:val="000271AF"/>
    <w:rsid w:val="00027DEF"/>
    <w:rsid w:val="0003164B"/>
    <w:rsid w:val="00033C9D"/>
    <w:rsid w:val="00050127"/>
    <w:rsid w:val="000522D1"/>
    <w:rsid w:val="00056A73"/>
    <w:rsid w:val="000609DB"/>
    <w:rsid w:val="0006396F"/>
    <w:rsid w:val="00065CBD"/>
    <w:rsid w:val="00080774"/>
    <w:rsid w:val="0008309E"/>
    <w:rsid w:val="00086483"/>
    <w:rsid w:val="00092A9F"/>
    <w:rsid w:val="00092F3A"/>
    <w:rsid w:val="000A0CCE"/>
    <w:rsid w:val="000A1A40"/>
    <w:rsid w:val="000A2FB9"/>
    <w:rsid w:val="000A5A91"/>
    <w:rsid w:val="000B0174"/>
    <w:rsid w:val="000B0709"/>
    <w:rsid w:val="000B174C"/>
    <w:rsid w:val="000B182B"/>
    <w:rsid w:val="000C302C"/>
    <w:rsid w:val="000C519C"/>
    <w:rsid w:val="000C6636"/>
    <w:rsid w:val="000D414E"/>
    <w:rsid w:val="000E2BFB"/>
    <w:rsid w:val="000E3424"/>
    <w:rsid w:val="000E39D9"/>
    <w:rsid w:val="000E52FD"/>
    <w:rsid w:val="000E5369"/>
    <w:rsid w:val="000F034A"/>
    <w:rsid w:val="000F37A3"/>
    <w:rsid w:val="000F3C79"/>
    <w:rsid w:val="000F5984"/>
    <w:rsid w:val="000F59BD"/>
    <w:rsid w:val="0010369E"/>
    <w:rsid w:val="00103BC6"/>
    <w:rsid w:val="0011068A"/>
    <w:rsid w:val="00110FAA"/>
    <w:rsid w:val="00111AAA"/>
    <w:rsid w:val="00111EE4"/>
    <w:rsid w:val="001124FA"/>
    <w:rsid w:val="001156CC"/>
    <w:rsid w:val="00125AAB"/>
    <w:rsid w:val="001265ED"/>
    <w:rsid w:val="001302F9"/>
    <w:rsid w:val="0013247A"/>
    <w:rsid w:val="0013625A"/>
    <w:rsid w:val="001473B9"/>
    <w:rsid w:val="00147CBB"/>
    <w:rsid w:val="0015568D"/>
    <w:rsid w:val="00156BA3"/>
    <w:rsid w:val="00160B41"/>
    <w:rsid w:val="0016591D"/>
    <w:rsid w:val="0016779F"/>
    <w:rsid w:val="0017118E"/>
    <w:rsid w:val="00171919"/>
    <w:rsid w:val="00176308"/>
    <w:rsid w:val="00181288"/>
    <w:rsid w:val="00182395"/>
    <w:rsid w:val="00183182"/>
    <w:rsid w:val="00185E2D"/>
    <w:rsid w:val="001906B0"/>
    <w:rsid w:val="00196BAD"/>
    <w:rsid w:val="001A12F4"/>
    <w:rsid w:val="001A21E3"/>
    <w:rsid w:val="001A2E52"/>
    <w:rsid w:val="001A4164"/>
    <w:rsid w:val="001A5104"/>
    <w:rsid w:val="001A5AAC"/>
    <w:rsid w:val="001B0554"/>
    <w:rsid w:val="001B6472"/>
    <w:rsid w:val="001B799A"/>
    <w:rsid w:val="001C133F"/>
    <w:rsid w:val="001C7240"/>
    <w:rsid w:val="001D0726"/>
    <w:rsid w:val="001D167C"/>
    <w:rsid w:val="001D2A1D"/>
    <w:rsid w:val="001D591F"/>
    <w:rsid w:val="001D7E0F"/>
    <w:rsid w:val="001E03AD"/>
    <w:rsid w:val="001E08FA"/>
    <w:rsid w:val="001E1D37"/>
    <w:rsid w:val="001E2E4C"/>
    <w:rsid w:val="001E353C"/>
    <w:rsid w:val="001E460C"/>
    <w:rsid w:val="001E46CC"/>
    <w:rsid w:val="001E4F04"/>
    <w:rsid w:val="001E5457"/>
    <w:rsid w:val="001E62AD"/>
    <w:rsid w:val="001E6B73"/>
    <w:rsid w:val="001E6FF6"/>
    <w:rsid w:val="001E74A2"/>
    <w:rsid w:val="001F2969"/>
    <w:rsid w:val="001F4798"/>
    <w:rsid w:val="001F75C6"/>
    <w:rsid w:val="002035C1"/>
    <w:rsid w:val="0020723A"/>
    <w:rsid w:val="00207B33"/>
    <w:rsid w:val="00216BA5"/>
    <w:rsid w:val="00217736"/>
    <w:rsid w:val="00222C60"/>
    <w:rsid w:val="0022327D"/>
    <w:rsid w:val="002260A7"/>
    <w:rsid w:val="0022733A"/>
    <w:rsid w:val="002308CA"/>
    <w:rsid w:val="00234346"/>
    <w:rsid w:val="00241FBA"/>
    <w:rsid w:val="00244108"/>
    <w:rsid w:val="00246329"/>
    <w:rsid w:val="00246E3C"/>
    <w:rsid w:val="0025088D"/>
    <w:rsid w:val="00252300"/>
    <w:rsid w:val="00252DF1"/>
    <w:rsid w:val="00253DC5"/>
    <w:rsid w:val="00262000"/>
    <w:rsid w:val="00262A9A"/>
    <w:rsid w:val="00262B2F"/>
    <w:rsid w:val="00263E44"/>
    <w:rsid w:val="002725B2"/>
    <w:rsid w:val="0027525B"/>
    <w:rsid w:val="00284F1D"/>
    <w:rsid w:val="00285FFD"/>
    <w:rsid w:val="00290449"/>
    <w:rsid w:val="00290613"/>
    <w:rsid w:val="002914C2"/>
    <w:rsid w:val="00292EC2"/>
    <w:rsid w:val="0029493B"/>
    <w:rsid w:val="002A07A9"/>
    <w:rsid w:val="002A38B6"/>
    <w:rsid w:val="002A62DA"/>
    <w:rsid w:val="002A74BD"/>
    <w:rsid w:val="002B2AF1"/>
    <w:rsid w:val="002B35B4"/>
    <w:rsid w:val="002C0620"/>
    <w:rsid w:val="002C10DE"/>
    <w:rsid w:val="002C2415"/>
    <w:rsid w:val="002C4E4C"/>
    <w:rsid w:val="002C6404"/>
    <w:rsid w:val="002D10C2"/>
    <w:rsid w:val="002D3324"/>
    <w:rsid w:val="002D76D9"/>
    <w:rsid w:val="002D7BCF"/>
    <w:rsid w:val="002E2200"/>
    <w:rsid w:val="002E29B5"/>
    <w:rsid w:val="002E2B79"/>
    <w:rsid w:val="002E5391"/>
    <w:rsid w:val="002F08F7"/>
    <w:rsid w:val="002F307F"/>
    <w:rsid w:val="002F6801"/>
    <w:rsid w:val="002F6B3B"/>
    <w:rsid w:val="0030328E"/>
    <w:rsid w:val="003032A4"/>
    <w:rsid w:val="003112D5"/>
    <w:rsid w:val="00316246"/>
    <w:rsid w:val="00316CFA"/>
    <w:rsid w:val="003248AA"/>
    <w:rsid w:val="00325453"/>
    <w:rsid w:val="00334406"/>
    <w:rsid w:val="00335088"/>
    <w:rsid w:val="00336395"/>
    <w:rsid w:val="003363CB"/>
    <w:rsid w:val="003370C3"/>
    <w:rsid w:val="0034111E"/>
    <w:rsid w:val="0034171E"/>
    <w:rsid w:val="00343108"/>
    <w:rsid w:val="003456A4"/>
    <w:rsid w:val="003516AC"/>
    <w:rsid w:val="003516D1"/>
    <w:rsid w:val="003551AF"/>
    <w:rsid w:val="00360063"/>
    <w:rsid w:val="0036012D"/>
    <w:rsid w:val="0037475B"/>
    <w:rsid w:val="00375782"/>
    <w:rsid w:val="00375F25"/>
    <w:rsid w:val="00391BE2"/>
    <w:rsid w:val="003A4E09"/>
    <w:rsid w:val="003A6248"/>
    <w:rsid w:val="003A6526"/>
    <w:rsid w:val="003A7B90"/>
    <w:rsid w:val="003B1829"/>
    <w:rsid w:val="003B22EA"/>
    <w:rsid w:val="003B5D2C"/>
    <w:rsid w:val="003C2265"/>
    <w:rsid w:val="003C316A"/>
    <w:rsid w:val="003C35F2"/>
    <w:rsid w:val="003C4569"/>
    <w:rsid w:val="003C53E2"/>
    <w:rsid w:val="003D040E"/>
    <w:rsid w:val="003D2AF2"/>
    <w:rsid w:val="003D4511"/>
    <w:rsid w:val="003D7825"/>
    <w:rsid w:val="003D7A03"/>
    <w:rsid w:val="003D7B9F"/>
    <w:rsid w:val="003E2429"/>
    <w:rsid w:val="003E320D"/>
    <w:rsid w:val="003F0DB9"/>
    <w:rsid w:val="003F30D8"/>
    <w:rsid w:val="003F5013"/>
    <w:rsid w:val="003F5C69"/>
    <w:rsid w:val="003F7D5B"/>
    <w:rsid w:val="00400709"/>
    <w:rsid w:val="00402203"/>
    <w:rsid w:val="004022DB"/>
    <w:rsid w:val="00405B33"/>
    <w:rsid w:val="004062D2"/>
    <w:rsid w:val="00412191"/>
    <w:rsid w:val="004125E1"/>
    <w:rsid w:val="00412DD0"/>
    <w:rsid w:val="00420A30"/>
    <w:rsid w:val="00420CE3"/>
    <w:rsid w:val="00422A6E"/>
    <w:rsid w:val="00426403"/>
    <w:rsid w:val="00430045"/>
    <w:rsid w:val="00435127"/>
    <w:rsid w:val="00436FE4"/>
    <w:rsid w:val="00442F5D"/>
    <w:rsid w:val="00443152"/>
    <w:rsid w:val="00443A89"/>
    <w:rsid w:val="004471B2"/>
    <w:rsid w:val="00452B89"/>
    <w:rsid w:val="00456E15"/>
    <w:rsid w:val="004659AA"/>
    <w:rsid w:val="004661BF"/>
    <w:rsid w:val="00472C81"/>
    <w:rsid w:val="004737DB"/>
    <w:rsid w:val="00474EC5"/>
    <w:rsid w:val="00477836"/>
    <w:rsid w:val="00481981"/>
    <w:rsid w:val="00481AEA"/>
    <w:rsid w:val="00481D99"/>
    <w:rsid w:val="004834FD"/>
    <w:rsid w:val="00486346"/>
    <w:rsid w:val="004901E8"/>
    <w:rsid w:val="00492362"/>
    <w:rsid w:val="00494F22"/>
    <w:rsid w:val="0049692D"/>
    <w:rsid w:val="004A08F3"/>
    <w:rsid w:val="004A5AB0"/>
    <w:rsid w:val="004B046E"/>
    <w:rsid w:val="004B2313"/>
    <w:rsid w:val="004B3724"/>
    <w:rsid w:val="004B4DCD"/>
    <w:rsid w:val="004C4550"/>
    <w:rsid w:val="004C712E"/>
    <w:rsid w:val="004C7F34"/>
    <w:rsid w:val="004D0C22"/>
    <w:rsid w:val="004D195C"/>
    <w:rsid w:val="004D21EA"/>
    <w:rsid w:val="004E2A6F"/>
    <w:rsid w:val="004E4A1B"/>
    <w:rsid w:val="004E6165"/>
    <w:rsid w:val="004E664F"/>
    <w:rsid w:val="004F068E"/>
    <w:rsid w:val="004F214E"/>
    <w:rsid w:val="004F4BA5"/>
    <w:rsid w:val="004F528E"/>
    <w:rsid w:val="004F7CE1"/>
    <w:rsid w:val="00500277"/>
    <w:rsid w:val="00500EAE"/>
    <w:rsid w:val="005013D9"/>
    <w:rsid w:val="005025CD"/>
    <w:rsid w:val="00503055"/>
    <w:rsid w:val="00504D1F"/>
    <w:rsid w:val="00511ECB"/>
    <w:rsid w:val="00512D95"/>
    <w:rsid w:val="0052257A"/>
    <w:rsid w:val="005242EE"/>
    <w:rsid w:val="00530DFC"/>
    <w:rsid w:val="00531B8F"/>
    <w:rsid w:val="00533E93"/>
    <w:rsid w:val="00536C62"/>
    <w:rsid w:val="00542EDD"/>
    <w:rsid w:val="0054404A"/>
    <w:rsid w:val="005442E2"/>
    <w:rsid w:val="005449A7"/>
    <w:rsid w:val="005469B0"/>
    <w:rsid w:val="00554BC8"/>
    <w:rsid w:val="00554CC8"/>
    <w:rsid w:val="00557396"/>
    <w:rsid w:val="00560BBE"/>
    <w:rsid w:val="00562214"/>
    <w:rsid w:val="0056468E"/>
    <w:rsid w:val="00564900"/>
    <w:rsid w:val="00567470"/>
    <w:rsid w:val="00567F31"/>
    <w:rsid w:val="0057060A"/>
    <w:rsid w:val="00572A08"/>
    <w:rsid w:val="005751CB"/>
    <w:rsid w:val="00575505"/>
    <w:rsid w:val="005778D0"/>
    <w:rsid w:val="00582CF4"/>
    <w:rsid w:val="00583209"/>
    <w:rsid w:val="005846DE"/>
    <w:rsid w:val="005A0ADA"/>
    <w:rsid w:val="005A0C9E"/>
    <w:rsid w:val="005A0CCA"/>
    <w:rsid w:val="005A171C"/>
    <w:rsid w:val="005A30F5"/>
    <w:rsid w:val="005A3F1D"/>
    <w:rsid w:val="005B02AA"/>
    <w:rsid w:val="005B0BBB"/>
    <w:rsid w:val="005B2404"/>
    <w:rsid w:val="005B5DAC"/>
    <w:rsid w:val="005B764D"/>
    <w:rsid w:val="005C088C"/>
    <w:rsid w:val="005C4054"/>
    <w:rsid w:val="005C4087"/>
    <w:rsid w:val="005C41D2"/>
    <w:rsid w:val="005C4234"/>
    <w:rsid w:val="005C62C9"/>
    <w:rsid w:val="005D0880"/>
    <w:rsid w:val="005E49DE"/>
    <w:rsid w:val="005E787A"/>
    <w:rsid w:val="005E7D0A"/>
    <w:rsid w:val="005F0ABC"/>
    <w:rsid w:val="005F1D9B"/>
    <w:rsid w:val="005F3D55"/>
    <w:rsid w:val="005F59C2"/>
    <w:rsid w:val="006003FB"/>
    <w:rsid w:val="00600A66"/>
    <w:rsid w:val="00602695"/>
    <w:rsid w:val="00603653"/>
    <w:rsid w:val="0060371B"/>
    <w:rsid w:val="00605D71"/>
    <w:rsid w:val="00611BF0"/>
    <w:rsid w:val="006121C2"/>
    <w:rsid w:val="00612C19"/>
    <w:rsid w:val="00612F40"/>
    <w:rsid w:val="006138D4"/>
    <w:rsid w:val="006160EB"/>
    <w:rsid w:val="00620D05"/>
    <w:rsid w:val="0062204A"/>
    <w:rsid w:val="00622A5A"/>
    <w:rsid w:val="00624C13"/>
    <w:rsid w:val="00624DF3"/>
    <w:rsid w:val="006258ED"/>
    <w:rsid w:val="00630270"/>
    <w:rsid w:val="00635D0B"/>
    <w:rsid w:val="00637047"/>
    <w:rsid w:val="006441DD"/>
    <w:rsid w:val="006457D9"/>
    <w:rsid w:val="006555B9"/>
    <w:rsid w:val="00655772"/>
    <w:rsid w:val="006616BF"/>
    <w:rsid w:val="006626B8"/>
    <w:rsid w:val="0066277F"/>
    <w:rsid w:val="006641C7"/>
    <w:rsid w:val="00673BE3"/>
    <w:rsid w:val="00673C00"/>
    <w:rsid w:val="0067785F"/>
    <w:rsid w:val="00680896"/>
    <w:rsid w:val="00680D39"/>
    <w:rsid w:val="00682DCB"/>
    <w:rsid w:val="00684C68"/>
    <w:rsid w:val="006949E1"/>
    <w:rsid w:val="00694EF8"/>
    <w:rsid w:val="00696B99"/>
    <w:rsid w:val="006A3A7E"/>
    <w:rsid w:val="006A61A4"/>
    <w:rsid w:val="006B0AA2"/>
    <w:rsid w:val="006B13D8"/>
    <w:rsid w:val="006B5E48"/>
    <w:rsid w:val="006B71B1"/>
    <w:rsid w:val="006B73DB"/>
    <w:rsid w:val="006B7C35"/>
    <w:rsid w:val="006C14CF"/>
    <w:rsid w:val="006C52C9"/>
    <w:rsid w:val="006C6FDD"/>
    <w:rsid w:val="006C73FE"/>
    <w:rsid w:val="006C7A22"/>
    <w:rsid w:val="006D0A9E"/>
    <w:rsid w:val="006D1D2C"/>
    <w:rsid w:val="006D25E6"/>
    <w:rsid w:val="006D32AF"/>
    <w:rsid w:val="006D57F9"/>
    <w:rsid w:val="006E3286"/>
    <w:rsid w:val="006E4D2B"/>
    <w:rsid w:val="006E54AE"/>
    <w:rsid w:val="006E6DA8"/>
    <w:rsid w:val="006E7BC6"/>
    <w:rsid w:val="006F02BB"/>
    <w:rsid w:val="006F2129"/>
    <w:rsid w:val="006F3588"/>
    <w:rsid w:val="006F6586"/>
    <w:rsid w:val="006F7DD5"/>
    <w:rsid w:val="00701899"/>
    <w:rsid w:val="00702449"/>
    <w:rsid w:val="007026EE"/>
    <w:rsid w:val="00703706"/>
    <w:rsid w:val="00705A55"/>
    <w:rsid w:val="00710492"/>
    <w:rsid w:val="007135C5"/>
    <w:rsid w:val="00716C66"/>
    <w:rsid w:val="00717FD3"/>
    <w:rsid w:val="00720433"/>
    <w:rsid w:val="00720C04"/>
    <w:rsid w:val="007220A7"/>
    <w:rsid w:val="00723FDE"/>
    <w:rsid w:val="00724F5C"/>
    <w:rsid w:val="00726661"/>
    <w:rsid w:val="007338BD"/>
    <w:rsid w:val="00737085"/>
    <w:rsid w:val="00743253"/>
    <w:rsid w:val="00743B55"/>
    <w:rsid w:val="00743F7E"/>
    <w:rsid w:val="0075100C"/>
    <w:rsid w:val="00751D91"/>
    <w:rsid w:val="007522E5"/>
    <w:rsid w:val="00752498"/>
    <w:rsid w:val="00763C2A"/>
    <w:rsid w:val="007710E5"/>
    <w:rsid w:val="00776916"/>
    <w:rsid w:val="00780D7F"/>
    <w:rsid w:val="007819AA"/>
    <w:rsid w:val="00796731"/>
    <w:rsid w:val="00796986"/>
    <w:rsid w:val="007A09BF"/>
    <w:rsid w:val="007A3353"/>
    <w:rsid w:val="007A6304"/>
    <w:rsid w:val="007B214B"/>
    <w:rsid w:val="007B5BC0"/>
    <w:rsid w:val="007B68D8"/>
    <w:rsid w:val="007C41AB"/>
    <w:rsid w:val="007C4E40"/>
    <w:rsid w:val="007D36E4"/>
    <w:rsid w:val="007D39AD"/>
    <w:rsid w:val="007D417A"/>
    <w:rsid w:val="007E173A"/>
    <w:rsid w:val="007E1A57"/>
    <w:rsid w:val="007E3401"/>
    <w:rsid w:val="007F2089"/>
    <w:rsid w:val="007F516C"/>
    <w:rsid w:val="007F7CBE"/>
    <w:rsid w:val="00805A52"/>
    <w:rsid w:val="00813B10"/>
    <w:rsid w:val="00814E42"/>
    <w:rsid w:val="0082083D"/>
    <w:rsid w:val="00821A06"/>
    <w:rsid w:val="00822581"/>
    <w:rsid w:val="008250ED"/>
    <w:rsid w:val="00834528"/>
    <w:rsid w:val="008410CB"/>
    <w:rsid w:val="00843ACF"/>
    <w:rsid w:val="00851C18"/>
    <w:rsid w:val="008576CF"/>
    <w:rsid w:val="00857BAC"/>
    <w:rsid w:val="00862F59"/>
    <w:rsid w:val="00866A05"/>
    <w:rsid w:val="00870738"/>
    <w:rsid w:val="00870E01"/>
    <w:rsid w:val="00871676"/>
    <w:rsid w:val="0087403B"/>
    <w:rsid w:val="00875E83"/>
    <w:rsid w:val="00876071"/>
    <w:rsid w:val="0088009C"/>
    <w:rsid w:val="008814E1"/>
    <w:rsid w:val="00882DA3"/>
    <w:rsid w:val="00892E3A"/>
    <w:rsid w:val="00894842"/>
    <w:rsid w:val="008A41B9"/>
    <w:rsid w:val="008A58AF"/>
    <w:rsid w:val="008A7FDC"/>
    <w:rsid w:val="008B6947"/>
    <w:rsid w:val="008C0E15"/>
    <w:rsid w:val="008C1958"/>
    <w:rsid w:val="008C2558"/>
    <w:rsid w:val="008C374B"/>
    <w:rsid w:val="008C7443"/>
    <w:rsid w:val="008D3162"/>
    <w:rsid w:val="008D444E"/>
    <w:rsid w:val="008D546A"/>
    <w:rsid w:val="008D6F84"/>
    <w:rsid w:val="008E1C5E"/>
    <w:rsid w:val="008E2298"/>
    <w:rsid w:val="008E64A0"/>
    <w:rsid w:val="008E791D"/>
    <w:rsid w:val="008E7C45"/>
    <w:rsid w:val="008F28E3"/>
    <w:rsid w:val="008F2A06"/>
    <w:rsid w:val="008F4F99"/>
    <w:rsid w:val="00900A56"/>
    <w:rsid w:val="00901678"/>
    <w:rsid w:val="00901B73"/>
    <w:rsid w:val="00907ABD"/>
    <w:rsid w:val="009113AC"/>
    <w:rsid w:val="0091493C"/>
    <w:rsid w:val="00915B03"/>
    <w:rsid w:val="00921512"/>
    <w:rsid w:val="00922796"/>
    <w:rsid w:val="009263C3"/>
    <w:rsid w:val="0093054E"/>
    <w:rsid w:val="00930BAF"/>
    <w:rsid w:val="009340E2"/>
    <w:rsid w:val="00934DFB"/>
    <w:rsid w:val="009373B9"/>
    <w:rsid w:val="00940796"/>
    <w:rsid w:val="00950C6A"/>
    <w:rsid w:val="00952C7C"/>
    <w:rsid w:val="00956EE7"/>
    <w:rsid w:val="009613A6"/>
    <w:rsid w:val="00962BCF"/>
    <w:rsid w:val="0096674C"/>
    <w:rsid w:val="00966F64"/>
    <w:rsid w:val="00970867"/>
    <w:rsid w:val="0097100D"/>
    <w:rsid w:val="00973CD1"/>
    <w:rsid w:val="00974E36"/>
    <w:rsid w:val="00985F19"/>
    <w:rsid w:val="00990487"/>
    <w:rsid w:val="00990862"/>
    <w:rsid w:val="009910F1"/>
    <w:rsid w:val="009951D9"/>
    <w:rsid w:val="009973A8"/>
    <w:rsid w:val="00997F01"/>
    <w:rsid w:val="009A05C0"/>
    <w:rsid w:val="009A289B"/>
    <w:rsid w:val="009A4B45"/>
    <w:rsid w:val="009A75DE"/>
    <w:rsid w:val="009B0147"/>
    <w:rsid w:val="009B5531"/>
    <w:rsid w:val="009C2277"/>
    <w:rsid w:val="009C240E"/>
    <w:rsid w:val="009C2F31"/>
    <w:rsid w:val="009C5FCB"/>
    <w:rsid w:val="009C61C2"/>
    <w:rsid w:val="009D1EFE"/>
    <w:rsid w:val="009D466C"/>
    <w:rsid w:val="009E097A"/>
    <w:rsid w:val="009E3492"/>
    <w:rsid w:val="009E4951"/>
    <w:rsid w:val="009E7863"/>
    <w:rsid w:val="009F31AE"/>
    <w:rsid w:val="009F3ACD"/>
    <w:rsid w:val="009F4757"/>
    <w:rsid w:val="009F686B"/>
    <w:rsid w:val="009F7986"/>
    <w:rsid w:val="00A0254C"/>
    <w:rsid w:val="00A03A78"/>
    <w:rsid w:val="00A05031"/>
    <w:rsid w:val="00A13EEB"/>
    <w:rsid w:val="00A16139"/>
    <w:rsid w:val="00A206BD"/>
    <w:rsid w:val="00A23900"/>
    <w:rsid w:val="00A24DA5"/>
    <w:rsid w:val="00A26C2F"/>
    <w:rsid w:val="00A33AA9"/>
    <w:rsid w:val="00A36331"/>
    <w:rsid w:val="00A4155E"/>
    <w:rsid w:val="00A50A51"/>
    <w:rsid w:val="00A515CB"/>
    <w:rsid w:val="00A534B6"/>
    <w:rsid w:val="00A53A17"/>
    <w:rsid w:val="00A55CBA"/>
    <w:rsid w:val="00A73B17"/>
    <w:rsid w:val="00A75F22"/>
    <w:rsid w:val="00A90570"/>
    <w:rsid w:val="00A90C22"/>
    <w:rsid w:val="00A93297"/>
    <w:rsid w:val="00A96B4D"/>
    <w:rsid w:val="00AA0759"/>
    <w:rsid w:val="00AA0D5F"/>
    <w:rsid w:val="00AA3851"/>
    <w:rsid w:val="00AA425E"/>
    <w:rsid w:val="00AA7060"/>
    <w:rsid w:val="00AB30FE"/>
    <w:rsid w:val="00AB6F5C"/>
    <w:rsid w:val="00AC2AC2"/>
    <w:rsid w:val="00AC391E"/>
    <w:rsid w:val="00AC42AD"/>
    <w:rsid w:val="00AC4731"/>
    <w:rsid w:val="00AC50C8"/>
    <w:rsid w:val="00AC54C0"/>
    <w:rsid w:val="00AC649A"/>
    <w:rsid w:val="00AD520C"/>
    <w:rsid w:val="00AD7B63"/>
    <w:rsid w:val="00AE1E9D"/>
    <w:rsid w:val="00AE3D77"/>
    <w:rsid w:val="00AF086B"/>
    <w:rsid w:val="00AF23C6"/>
    <w:rsid w:val="00AF4401"/>
    <w:rsid w:val="00AF4405"/>
    <w:rsid w:val="00B01029"/>
    <w:rsid w:val="00B02076"/>
    <w:rsid w:val="00B02C67"/>
    <w:rsid w:val="00B02F71"/>
    <w:rsid w:val="00B04D33"/>
    <w:rsid w:val="00B06159"/>
    <w:rsid w:val="00B100B1"/>
    <w:rsid w:val="00B13135"/>
    <w:rsid w:val="00B16632"/>
    <w:rsid w:val="00B17B05"/>
    <w:rsid w:val="00B17F6E"/>
    <w:rsid w:val="00B2018E"/>
    <w:rsid w:val="00B20BCA"/>
    <w:rsid w:val="00B26CF3"/>
    <w:rsid w:val="00B36EA1"/>
    <w:rsid w:val="00B4135B"/>
    <w:rsid w:val="00B44A31"/>
    <w:rsid w:val="00B51379"/>
    <w:rsid w:val="00B53EA4"/>
    <w:rsid w:val="00B542D2"/>
    <w:rsid w:val="00B6249E"/>
    <w:rsid w:val="00B62625"/>
    <w:rsid w:val="00B62C25"/>
    <w:rsid w:val="00B63154"/>
    <w:rsid w:val="00B636BF"/>
    <w:rsid w:val="00B72EED"/>
    <w:rsid w:val="00B7647C"/>
    <w:rsid w:val="00B77586"/>
    <w:rsid w:val="00B80D88"/>
    <w:rsid w:val="00B812C8"/>
    <w:rsid w:val="00B83077"/>
    <w:rsid w:val="00B83215"/>
    <w:rsid w:val="00B85AEA"/>
    <w:rsid w:val="00B86CA0"/>
    <w:rsid w:val="00B90F9A"/>
    <w:rsid w:val="00B912D4"/>
    <w:rsid w:val="00B92FB1"/>
    <w:rsid w:val="00B931BE"/>
    <w:rsid w:val="00B95474"/>
    <w:rsid w:val="00B97BA2"/>
    <w:rsid w:val="00BA06B2"/>
    <w:rsid w:val="00BA0835"/>
    <w:rsid w:val="00BA20E8"/>
    <w:rsid w:val="00BA5A56"/>
    <w:rsid w:val="00BA6158"/>
    <w:rsid w:val="00BA74BA"/>
    <w:rsid w:val="00BC1E5F"/>
    <w:rsid w:val="00BC5303"/>
    <w:rsid w:val="00BC6832"/>
    <w:rsid w:val="00BC779E"/>
    <w:rsid w:val="00BC7D29"/>
    <w:rsid w:val="00BD0012"/>
    <w:rsid w:val="00BD0CF2"/>
    <w:rsid w:val="00BD0F13"/>
    <w:rsid w:val="00BD1FCE"/>
    <w:rsid w:val="00BD3E0E"/>
    <w:rsid w:val="00BF28FE"/>
    <w:rsid w:val="00BF3146"/>
    <w:rsid w:val="00BF432F"/>
    <w:rsid w:val="00BF497A"/>
    <w:rsid w:val="00BF6360"/>
    <w:rsid w:val="00BF706C"/>
    <w:rsid w:val="00BF73E1"/>
    <w:rsid w:val="00C00560"/>
    <w:rsid w:val="00C03404"/>
    <w:rsid w:val="00C04091"/>
    <w:rsid w:val="00C071FB"/>
    <w:rsid w:val="00C10BB4"/>
    <w:rsid w:val="00C116AA"/>
    <w:rsid w:val="00C13EC6"/>
    <w:rsid w:val="00C14D8F"/>
    <w:rsid w:val="00C165FF"/>
    <w:rsid w:val="00C176B6"/>
    <w:rsid w:val="00C21ECD"/>
    <w:rsid w:val="00C27769"/>
    <w:rsid w:val="00C309DE"/>
    <w:rsid w:val="00C31ACA"/>
    <w:rsid w:val="00C3269A"/>
    <w:rsid w:val="00C40747"/>
    <w:rsid w:val="00C412D8"/>
    <w:rsid w:val="00C425B9"/>
    <w:rsid w:val="00C42827"/>
    <w:rsid w:val="00C51761"/>
    <w:rsid w:val="00C52A67"/>
    <w:rsid w:val="00C53F8E"/>
    <w:rsid w:val="00C62D9A"/>
    <w:rsid w:val="00C67620"/>
    <w:rsid w:val="00C70FB8"/>
    <w:rsid w:val="00C7559B"/>
    <w:rsid w:val="00C76845"/>
    <w:rsid w:val="00C76F13"/>
    <w:rsid w:val="00C83DB3"/>
    <w:rsid w:val="00C9363A"/>
    <w:rsid w:val="00C9509C"/>
    <w:rsid w:val="00C963BB"/>
    <w:rsid w:val="00C97A4E"/>
    <w:rsid w:val="00CB312A"/>
    <w:rsid w:val="00CB4ED4"/>
    <w:rsid w:val="00CB53B7"/>
    <w:rsid w:val="00CB78CC"/>
    <w:rsid w:val="00CC0206"/>
    <w:rsid w:val="00CC0ED6"/>
    <w:rsid w:val="00CC5F13"/>
    <w:rsid w:val="00CD433B"/>
    <w:rsid w:val="00CD5E45"/>
    <w:rsid w:val="00CD6515"/>
    <w:rsid w:val="00CE1B16"/>
    <w:rsid w:val="00CE1DBE"/>
    <w:rsid w:val="00CE2E74"/>
    <w:rsid w:val="00CF2072"/>
    <w:rsid w:val="00CF217C"/>
    <w:rsid w:val="00CF5BE4"/>
    <w:rsid w:val="00D0034D"/>
    <w:rsid w:val="00D04B49"/>
    <w:rsid w:val="00D06A93"/>
    <w:rsid w:val="00D15EDC"/>
    <w:rsid w:val="00D229E5"/>
    <w:rsid w:val="00D23514"/>
    <w:rsid w:val="00D3401C"/>
    <w:rsid w:val="00D428C6"/>
    <w:rsid w:val="00D44210"/>
    <w:rsid w:val="00D5063C"/>
    <w:rsid w:val="00D50E5C"/>
    <w:rsid w:val="00D57F92"/>
    <w:rsid w:val="00D601CF"/>
    <w:rsid w:val="00D6027E"/>
    <w:rsid w:val="00D60888"/>
    <w:rsid w:val="00D644D1"/>
    <w:rsid w:val="00D66766"/>
    <w:rsid w:val="00D66A77"/>
    <w:rsid w:val="00D714EE"/>
    <w:rsid w:val="00D72347"/>
    <w:rsid w:val="00D7505A"/>
    <w:rsid w:val="00D834C8"/>
    <w:rsid w:val="00D926D1"/>
    <w:rsid w:val="00D92A47"/>
    <w:rsid w:val="00DA2AB4"/>
    <w:rsid w:val="00DA38E0"/>
    <w:rsid w:val="00DA49FF"/>
    <w:rsid w:val="00DA60C4"/>
    <w:rsid w:val="00DB4797"/>
    <w:rsid w:val="00DB6B2F"/>
    <w:rsid w:val="00DB74D2"/>
    <w:rsid w:val="00DC1FB9"/>
    <w:rsid w:val="00DC293C"/>
    <w:rsid w:val="00DC4316"/>
    <w:rsid w:val="00DC623E"/>
    <w:rsid w:val="00DC6B75"/>
    <w:rsid w:val="00DC73B8"/>
    <w:rsid w:val="00DC741D"/>
    <w:rsid w:val="00DD164D"/>
    <w:rsid w:val="00DD4AB3"/>
    <w:rsid w:val="00DD5349"/>
    <w:rsid w:val="00DD5E6A"/>
    <w:rsid w:val="00DF069E"/>
    <w:rsid w:val="00DF0959"/>
    <w:rsid w:val="00DF1BFF"/>
    <w:rsid w:val="00DF4ADF"/>
    <w:rsid w:val="00E00BFC"/>
    <w:rsid w:val="00E00F3A"/>
    <w:rsid w:val="00E06EB6"/>
    <w:rsid w:val="00E10B99"/>
    <w:rsid w:val="00E11A54"/>
    <w:rsid w:val="00E15856"/>
    <w:rsid w:val="00E159BB"/>
    <w:rsid w:val="00E23D7D"/>
    <w:rsid w:val="00E255FC"/>
    <w:rsid w:val="00E25B9E"/>
    <w:rsid w:val="00E25F45"/>
    <w:rsid w:val="00E27E08"/>
    <w:rsid w:val="00E30088"/>
    <w:rsid w:val="00E30432"/>
    <w:rsid w:val="00E33A50"/>
    <w:rsid w:val="00E34856"/>
    <w:rsid w:val="00E40B3D"/>
    <w:rsid w:val="00E4233A"/>
    <w:rsid w:val="00E46F6F"/>
    <w:rsid w:val="00E502CE"/>
    <w:rsid w:val="00E54AAD"/>
    <w:rsid w:val="00E55B36"/>
    <w:rsid w:val="00E563CD"/>
    <w:rsid w:val="00E57EB9"/>
    <w:rsid w:val="00E60F66"/>
    <w:rsid w:val="00E63FD4"/>
    <w:rsid w:val="00E722BF"/>
    <w:rsid w:val="00E72BE3"/>
    <w:rsid w:val="00E74891"/>
    <w:rsid w:val="00E80D77"/>
    <w:rsid w:val="00E85195"/>
    <w:rsid w:val="00E86264"/>
    <w:rsid w:val="00E86E61"/>
    <w:rsid w:val="00E87018"/>
    <w:rsid w:val="00E96AF8"/>
    <w:rsid w:val="00EA6537"/>
    <w:rsid w:val="00EA7F3B"/>
    <w:rsid w:val="00EB1311"/>
    <w:rsid w:val="00EB237B"/>
    <w:rsid w:val="00EB3E7C"/>
    <w:rsid w:val="00EB6A46"/>
    <w:rsid w:val="00EB7E61"/>
    <w:rsid w:val="00EC017A"/>
    <w:rsid w:val="00EC2F28"/>
    <w:rsid w:val="00EC3309"/>
    <w:rsid w:val="00EC7FF7"/>
    <w:rsid w:val="00ED6183"/>
    <w:rsid w:val="00ED737E"/>
    <w:rsid w:val="00EE0F06"/>
    <w:rsid w:val="00EE1E64"/>
    <w:rsid w:val="00EE51FF"/>
    <w:rsid w:val="00EF05A7"/>
    <w:rsid w:val="00EF16A3"/>
    <w:rsid w:val="00EF7C95"/>
    <w:rsid w:val="00F0207E"/>
    <w:rsid w:val="00F02A16"/>
    <w:rsid w:val="00F0536E"/>
    <w:rsid w:val="00F0629E"/>
    <w:rsid w:val="00F064AB"/>
    <w:rsid w:val="00F06F6B"/>
    <w:rsid w:val="00F10A59"/>
    <w:rsid w:val="00F11B01"/>
    <w:rsid w:val="00F147B1"/>
    <w:rsid w:val="00F21879"/>
    <w:rsid w:val="00F23058"/>
    <w:rsid w:val="00F259CC"/>
    <w:rsid w:val="00F2691D"/>
    <w:rsid w:val="00F26961"/>
    <w:rsid w:val="00F313BB"/>
    <w:rsid w:val="00F31C12"/>
    <w:rsid w:val="00F32B8A"/>
    <w:rsid w:val="00F37F73"/>
    <w:rsid w:val="00F428E1"/>
    <w:rsid w:val="00F43F7B"/>
    <w:rsid w:val="00F46238"/>
    <w:rsid w:val="00F4682B"/>
    <w:rsid w:val="00F46CEF"/>
    <w:rsid w:val="00F47F86"/>
    <w:rsid w:val="00F57A84"/>
    <w:rsid w:val="00F67AB3"/>
    <w:rsid w:val="00F7304E"/>
    <w:rsid w:val="00F821B4"/>
    <w:rsid w:val="00F84815"/>
    <w:rsid w:val="00F86FB9"/>
    <w:rsid w:val="00F9659B"/>
    <w:rsid w:val="00F96E80"/>
    <w:rsid w:val="00FA3BEF"/>
    <w:rsid w:val="00FB01E9"/>
    <w:rsid w:val="00FB04AF"/>
    <w:rsid w:val="00FB13E9"/>
    <w:rsid w:val="00FB1D3E"/>
    <w:rsid w:val="00FB21C0"/>
    <w:rsid w:val="00FB24D3"/>
    <w:rsid w:val="00FB5E37"/>
    <w:rsid w:val="00FC5A01"/>
    <w:rsid w:val="00FC5B2A"/>
    <w:rsid w:val="00FD0348"/>
    <w:rsid w:val="00FD1080"/>
    <w:rsid w:val="00FD5C73"/>
    <w:rsid w:val="00FD71EB"/>
    <w:rsid w:val="00FE220B"/>
    <w:rsid w:val="00FE4540"/>
    <w:rsid w:val="00FE4F05"/>
    <w:rsid w:val="00FE68F0"/>
    <w:rsid w:val="00FE6ACC"/>
    <w:rsid w:val="00FF0113"/>
    <w:rsid w:val="00FF0A2F"/>
    <w:rsid w:val="00FF1131"/>
    <w:rsid w:val="00FF17DB"/>
    <w:rsid w:val="00FF3882"/>
    <w:rsid w:val="00FF54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C08803"/>
  <w15:docId w15:val="{E32914B1-5EBC-41EC-8BE5-7ECB25493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5AB0"/>
    <w:pPr>
      <w:spacing w:after="0" w:line="240" w:lineRule="auto"/>
      <w:pPrChange w:id="0" w:author="1" w:date="2026-09-22T12:14:00Z">
        <w:pPr>
          <w:spacing w:after="160" w:line="259" w:lineRule="auto"/>
        </w:pPr>
      </w:pPrChange>
    </w:pPr>
    <w:rPr>
      <w:rFonts w:ascii="Arial" w:eastAsia="Times New Roman" w:hAnsi="Arial" w:cs="Arial"/>
      <w:sz w:val="18"/>
      <w:szCs w:val="18"/>
      <w:lang w:val="ru-RU" w:eastAsia="ru-RU"/>
      <w:rPrChange w:id="0" w:author="1" w:date="2026-09-22T12:14:00Z">
        <w:rPr>
          <w:rFonts w:asciiTheme="minorHAnsi" w:eastAsiaTheme="minorHAnsi" w:hAnsiTheme="minorHAnsi" w:cstheme="minorBidi"/>
          <w:sz w:val="22"/>
          <w:szCs w:val="22"/>
          <w:lang w:val="en-US" w:eastAsia="en-US" w:bidi="ar-SA"/>
        </w:rPr>
      </w:rPrChange>
    </w:rPr>
  </w:style>
  <w:style w:type="paragraph" w:styleId="Heading1">
    <w:name w:val="heading 1"/>
    <w:basedOn w:val="Normal"/>
    <w:next w:val="Normal"/>
    <w:link w:val="Heading1Char"/>
    <w:uiPriority w:val="9"/>
    <w:qFormat/>
    <w:rsid w:val="002C10DE"/>
    <w:pPr>
      <w:keepNext/>
      <w:outlineLvl w:val="0"/>
      <w:pPrChange w:id="1" w:author="1" w:date="2026-09-22T12:14:00Z">
        <w:pPr>
          <w:keepNext/>
          <w:outlineLvl w:val="0"/>
        </w:pPr>
      </w:pPrChange>
    </w:pPr>
    <w:rPr>
      <w:rFonts w:ascii="Times New Roman" w:hAnsi="Times New Roman" w:cs="Times New Roman"/>
      <w:sz w:val="32"/>
      <w:szCs w:val="20"/>
      <w:rPrChange w:id="1" w:author="1" w:date="2026-09-22T12:14:00Z">
        <w:rPr>
          <w:sz w:val="32"/>
          <w:lang w:val="ru-RU" w:eastAsia="ru-RU"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DC1FB9"/>
    <w:pPr>
      <w:ind w:left="708"/>
      <w:pPrChange w:id="2" w:author="1" w:date="2026-09-22T12:14:00Z">
        <w:pPr>
          <w:ind w:left="720"/>
          <w:contextualSpacing/>
        </w:pPr>
      </w:pPrChange>
    </w:pPr>
    <w:rPr>
      <w:rFonts w:cs="Times New Roman"/>
      <w:rPrChange w:id="2" w:author="1" w:date="2026-09-22T12:14:00Z">
        <w:rPr>
          <w:rFonts w:ascii="Arial" w:hAnsi="Arial" w:cs="Arial"/>
          <w:sz w:val="18"/>
          <w:szCs w:val="18"/>
          <w:lang w:val="ru-RU" w:eastAsia="ru-RU" w:bidi="ar-SA"/>
        </w:rPr>
      </w:rPrChange>
    </w:rPr>
  </w:style>
  <w:style w:type="paragraph" w:styleId="Header">
    <w:name w:val="header"/>
    <w:basedOn w:val="Normal"/>
    <w:link w:val="HeaderChar"/>
    <w:uiPriority w:val="99"/>
    <w:unhideWhenUsed/>
    <w:rsid w:val="00325453"/>
    <w:pPr>
      <w:tabs>
        <w:tab w:val="center" w:pos="4320"/>
        <w:tab w:val="right" w:pos="8640"/>
      </w:tabs>
    </w:pPr>
  </w:style>
  <w:style w:type="character" w:customStyle="1" w:styleId="HeaderChar">
    <w:name w:val="Header Char"/>
    <w:basedOn w:val="DefaultParagraphFont"/>
    <w:link w:val="Header"/>
    <w:uiPriority w:val="99"/>
    <w:rsid w:val="00325453"/>
  </w:style>
  <w:style w:type="paragraph" w:styleId="Footer">
    <w:name w:val="footer"/>
    <w:basedOn w:val="Normal"/>
    <w:link w:val="FooterChar"/>
    <w:uiPriority w:val="99"/>
    <w:unhideWhenUsed/>
    <w:rsid w:val="00325453"/>
    <w:pPr>
      <w:tabs>
        <w:tab w:val="center" w:pos="4320"/>
        <w:tab w:val="right" w:pos="8640"/>
      </w:tabs>
    </w:pPr>
  </w:style>
  <w:style w:type="character" w:customStyle="1" w:styleId="FooterChar">
    <w:name w:val="Footer Char"/>
    <w:basedOn w:val="DefaultParagraphFont"/>
    <w:link w:val="Footer"/>
    <w:uiPriority w:val="99"/>
    <w:rsid w:val="00325453"/>
  </w:style>
  <w:style w:type="character" w:styleId="CommentReference">
    <w:name w:val="annotation reference"/>
    <w:basedOn w:val="DefaultParagraphFont"/>
    <w:uiPriority w:val="99"/>
    <w:semiHidden/>
    <w:unhideWhenUsed/>
    <w:rsid w:val="00696B99"/>
    <w:rPr>
      <w:sz w:val="16"/>
      <w:szCs w:val="16"/>
    </w:rPr>
  </w:style>
  <w:style w:type="paragraph" w:styleId="CommentText">
    <w:name w:val="annotation text"/>
    <w:basedOn w:val="Normal"/>
    <w:link w:val="CommentTextChar"/>
    <w:uiPriority w:val="99"/>
    <w:semiHidden/>
    <w:unhideWhenUsed/>
    <w:rsid w:val="00696B99"/>
    <w:rPr>
      <w:sz w:val="20"/>
      <w:szCs w:val="20"/>
    </w:rPr>
  </w:style>
  <w:style w:type="character" w:customStyle="1" w:styleId="CommentTextChar">
    <w:name w:val="Comment Text Char"/>
    <w:basedOn w:val="DefaultParagraphFont"/>
    <w:link w:val="CommentText"/>
    <w:uiPriority w:val="99"/>
    <w:semiHidden/>
    <w:rsid w:val="00696B99"/>
    <w:rPr>
      <w:sz w:val="20"/>
      <w:szCs w:val="20"/>
    </w:rPr>
  </w:style>
  <w:style w:type="paragraph" w:styleId="CommentSubject">
    <w:name w:val="annotation subject"/>
    <w:basedOn w:val="CommentText"/>
    <w:next w:val="CommentText"/>
    <w:link w:val="CommentSubjectChar"/>
    <w:uiPriority w:val="99"/>
    <w:semiHidden/>
    <w:unhideWhenUsed/>
    <w:rsid w:val="00696B99"/>
    <w:rPr>
      <w:b/>
      <w:bCs/>
    </w:rPr>
  </w:style>
  <w:style w:type="character" w:customStyle="1" w:styleId="CommentSubjectChar">
    <w:name w:val="Comment Subject Char"/>
    <w:basedOn w:val="CommentTextChar"/>
    <w:link w:val="CommentSubject"/>
    <w:uiPriority w:val="99"/>
    <w:semiHidden/>
    <w:rsid w:val="00696B99"/>
    <w:rPr>
      <w:b/>
      <w:bCs/>
      <w:sz w:val="20"/>
      <w:szCs w:val="20"/>
    </w:rPr>
  </w:style>
  <w:style w:type="paragraph" w:styleId="BalloonText">
    <w:name w:val="Balloon Text"/>
    <w:basedOn w:val="Normal"/>
    <w:link w:val="BalloonTextChar"/>
    <w:rsid w:val="001E08FA"/>
    <w:pPr>
      <w:pPrChange w:id="3" w:author="1" w:date="2026-09-22T12:14:00Z">
        <w:pPr/>
      </w:pPrChange>
    </w:pPr>
    <w:rPr>
      <w:rFonts w:ascii="Tahoma" w:hAnsi="Tahoma" w:cs="Tahoma"/>
      <w:sz w:val="16"/>
      <w:szCs w:val="16"/>
      <w:rPrChange w:id="3" w:author="1" w:date="2026-09-22T12:14:00Z">
        <w:rPr>
          <w:rFonts w:ascii="Tahoma" w:hAnsi="Tahoma" w:cs="Tahoma"/>
          <w:sz w:val="16"/>
          <w:szCs w:val="16"/>
          <w:lang w:val="ru-RU" w:eastAsia="ru-RU" w:bidi="ar-SA"/>
        </w:rPr>
      </w:rPrChange>
    </w:rPr>
  </w:style>
  <w:style w:type="character" w:customStyle="1" w:styleId="BalloonTextChar">
    <w:name w:val="Balloon Text Char"/>
    <w:basedOn w:val="DefaultParagraphFont"/>
    <w:link w:val="BalloonText"/>
    <w:rsid w:val="00970867"/>
    <w:rPr>
      <w:rFonts w:ascii="Tahoma" w:eastAsia="Times New Roman" w:hAnsi="Tahoma" w:cs="Tahoma"/>
      <w:sz w:val="16"/>
      <w:szCs w:val="16"/>
      <w:lang w:val="ru-RU" w:eastAsia="ru-RU"/>
    </w:rPr>
  </w:style>
  <w:style w:type="paragraph" w:styleId="Title">
    <w:name w:val="Title"/>
    <w:basedOn w:val="Normal"/>
    <w:next w:val="Normal"/>
    <w:link w:val="TitleChar"/>
    <w:qFormat/>
    <w:rsid w:val="00970867"/>
    <w:pPr>
      <w:jc w:val="center"/>
    </w:pPr>
    <w:rPr>
      <w:rFonts w:ascii="Times New Roman" w:hAnsi="Times New Roman" w:cs="Times New Roman"/>
      <w:b/>
      <w:sz w:val="36"/>
      <w:szCs w:val="36"/>
      <w:lang w:val="lv-LV"/>
    </w:rPr>
  </w:style>
  <w:style w:type="character" w:customStyle="1" w:styleId="TitleChar">
    <w:name w:val="Title Char"/>
    <w:basedOn w:val="DefaultParagraphFont"/>
    <w:link w:val="Title"/>
    <w:uiPriority w:val="10"/>
    <w:rsid w:val="00970867"/>
    <w:rPr>
      <w:rFonts w:ascii="Times New Roman" w:hAnsi="Times New Roman" w:cs="Times New Roman"/>
      <w:b/>
      <w:sz w:val="36"/>
      <w:szCs w:val="36"/>
      <w:lang w:val="lv-LV"/>
    </w:rPr>
  </w:style>
  <w:style w:type="character" w:styleId="Hyperlink">
    <w:name w:val="Hyperlink"/>
    <w:basedOn w:val="DefaultParagraphFont"/>
    <w:uiPriority w:val="99"/>
    <w:unhideWhenUsed/>
    <w:rsid w:val="004834FD"/>
    <w:rPr>
      <w:color w:val="0563C1" w:themeColor="hyperlink"/>
      <w:u w:val="single"/>
    </w:rPr>
  </w:style>
  <w:style w:type="character" w:styleId="UnresolvedMention">
    <w:name w:val="Unresolved Mention"/>
    <w:basedOn w:val="DefaultParagraphFont"/>
    <w:uiPriority w:val="99"/>
    <w:semiHidden/>
    <w:unhideWhenUsed/>
    <w:rsid w:val="00703706"/>
    <w:rPr>
      <w:color w:val="605E5C"/>
      <w:shd w:val="clear" w:color="auto" w:fill="E1DFDD"/>
    </w:rPr>
  </w:style>
  <w:style w:type="character" w:customStyle="1" w:styleId="Heading1Char">
    <w:name w:val="Heading 1 Char"/>
    <w:basedOn w:val="DefaultParagraphFont"/>
    <w:link w:val="Heading1"/>
    <w:uiPriority w:val="9"/>
    <w:rsid w:val="00A93297"/>
    <w:rPr>
      <w:rFonts w:ascii="Times New Roman" w:eastAsia="Times New Roman" w:hAnsi="Times New Roman" w:cs="Times New Roman"/>
      <w:sz w:val="32"/>
      <w:szCs w:val="20"/>
      <w:lang w:val="ru-RU" w:eastAsia="ru-RU"/>
    </w:rPr>
  </w:style>
  <w:style w:type="paragraph" w:customStyle="1" w:styleId="a">
    <w:name w:val="Прижатый влево"/>
    <w:basedOn w:val="Normal"/>
    <w:next w:val="Normal"/>
    <w:rsid w:val="00BC5303"/>
    <w:pPr>
      <w:autoSpaceDE w:val="0"/>
      <w:autoSpaceDN w:val="0"/>
      <w:adjustRightInd w:val="0"/>
      <w:pPrChange w:id="4" w:author="1" w:date="2026-09-22T12:14:00Z">
        <w:pPr>
          <w:autoSpaceDE w:val="0"/>
          <w:autoSpaceDN w:val="0"/>
          <w:adjustRightInd w:val="0"/>
        </w:pPr>
      </w:pPrChange>
    </w:pPr>
    <w:rPr>
      <w:rFonts w:cs="Times New Roman"/>
      <w:sz w:val="24"/>
      <w:szCs w:val="24"/>
      <w:rPrChange w:id="4" w:author="1" w:date="2026-09-22T12:14:00Z">
        <w:rPr>
          <w:rFonts w:ascii="Arial" w:hAnsi="Arial"/>
          <w:sz w:val="24"/>
          <w:szCs w:val="24"/>
          <w:lang w:val="ru-RU" w:eastAsia="ru-RU" w:bidi="ar-SA"/>
        </w:rPr>
      </w:rPrChange>
    </w:rPr>
  </w:style>
  <w:style w:type="paragraph" w:customStyle="1" w:styleId="1">
    <w:name w:val="çàãîëîâîê 1"/>
    <w:basedOn w:val="Normal"/>
    <w:next w:val="Normal"/>
    <w:rsid w:val="002C10DE"/>
    <w:pPr>
      <w:keepNext/>
      <w:pPrChange w:id="5" w:author="1" w:date="2026-09-22T12:14:00Z">
        <w:pPr>
          <w:keepNext/>
        </w:pPr>
      </w:pPrChange>
    </w:pPr>
    <w:rPr>
      <w:rFonts w:ascii="Times New Roman" w:hAnsi="Times New Roman" w:cs="Times New Roman"/>
      <w:b/>
      <w:sz w:val="24"/>
      <w:szCs w:val="20"/>
      <w:rPrChange w:id="5" w:author="1" w:date="2026-09-22T12:14:00Z">
        <w:rPr>
          <w:b/>
          <w:sz w:val="24"/>
          <w:lang w:val="ru-RU" w:eastAsia="ru-RU" w:bidi="ar-SA"/>
        </w:rPr>
      </w:rPrChange>
    </w:rPr>
  </w:style>
  <w:style w:type="paragraph" w:customStyle="1" w:styleId="2">
    <w:name w:val="çàãîëîâîê 2"/>
    <w:basedOn w:val="Normal"/>
    <w:next w:val="Normal"/>
    <w:rsid w:val="002C10DE"/>
    <w:pPr>
      <w:keepNext/>
      <w:jc w:val="center"/>
      <w:pPrChange w:id="6" w:author="1" w:date="2026-09-22T12:14:00Z">
        <w:pPr>
          <w:keepNext/>
          <w:jc w:val="center"/>
        </w:pPr>
      </w:pPrChange>
    </w:pPr>
    <w:rPr>
      <w:rFonts w:ascii="Times New Roman" w:hAnsi="Times New Roman" w:cs="Times New Roman"/>
      <w:b/>
      <w:sz w:val="28"/>
      <w:szCs w:val="20"/>
      <w:rPrChange w:id="6" w:author="1" w:date="2026-09-22T12:14:00Z">
        <w:rPr>
          <w:b/>
          <w:sz w:val="28"/>
          <w:lang w:val="ru-RU" w:eastAsia="ru-RU" w:bidi="ar-SA"/>
        </w:rPr>
      </w:rPrChange>
    </w:rPr>
  </w:style>
  <w:style w:type="character" w:customStyle="1" w:styleId="FontStyle21">
    <w:name w:val="Font Style21"/>
    <w:basedOn w:val="DefaultParagraphFont"/>
    <w:rsid w:val="00A93297"/>
    <w:rPr>
      <w:rFonts w:ascii="Times New Roman" w:hAnsi="Times New Roman" w:cs="Times New Roman"/>
      <w:sz w:val="16"/>
      <w:szCs w:val="16"/>
    </w:rPr>
  </w:style>
  <w:style w:type="character" w:customStyle="1" w:styleId="a0">
    <w:name w:val="Гипертекстовая ссылка"/>
    <w:basedOn w:val="DefaultParagraphFont"/>
    <w:uiPriority w:val="99"/>
    <w:rsid w:val="00A93297"/>
    <w:rPr>
      <w:color w:val="008000"/>
    </w:rPr>
  </w:style>
  <w:style w:type="character" w:customStyle="1" w:styleId="ListParagraphChar">
    <w:name w:val="List Paragraph Char"/>
    <w:link w:val="ListParagraph"/>
    <w:uiPriority w:val="34"/>
    <w:locked/>
    <w:rsid w:val="00A93297"/>
    <w:rPr>
      <w:rFonts w:ascii="Arial" w:eastAsia="Times New Roman" w:hAnsi="Arial" w:cs="Times New Roman"/>
      <w:sz w:val="18"/>
      <w:szCs w:val="18"/>
      <w:lang w:val="ru-RU" w:eastAsia="ru-RU"/>
    </w:rPr>
  </w:style>
  <w:style w:type="paragraph" w:customStyle="1" w:styleId="21">
    <w:name w:val="Основной текст 21"/>
    <w:basedOn w:val="Normal"/>
    <w:rsid w:val="001E08FA"/>
    <w:pPr>
      <w:suppressAutoHyphens/>
      <w:pPrChange w:id="7" w:author="1" w:date="2026-09-22T12:14:00Z">
        <w:pPr>
          <w:suppressAutoHyphens/>
        </w:pPr>
      </w:pPrChange>
    </w:pPr>
    <w:rPr>
      <w:rFonts w:ascii="Times New Roman" w:hAnsi="Times New Roman" w:cs="Times New Roman"/>
      <w:bCs/>
      <w:sz w:val="20"/>
      <w:szCs w:val="20"/>
      <w:lang w:eastAsia="ar-SA"/>
      <w:rPrChange w:id="7" w:author="1" w:date="2026-09-22T12:14:00Z">
        <w:rPr>
          <w:bCs/>
          <w:lang w:val="ru-RU" w:eastAsia="ar-SA" w:bidi="ar-SA"/>
        </w:rPr>
      </w:rPrChange>
    </w:rPr>
  </w:style>
  <w:style w:type="paragraph" w:styleId="BodyTextIndent">
    <w:name w:val="Body Text Indent"/>
    <w:basedOn w:val="Normal"/>
    <w:link w:val="BodyTextIndentChar"/>
    <w:uiPriority w:val="99"/>
    <w:unhideWhenUsed/>
    <w:rsid w:val="001E08FA"/>
    <w:pPr>
      <w:spacing w:before="100" w:beforeAutospacing="1" w:after="100" w:afterAutospacing="1"/>
      <w:pPrChange w:id="8" w:author="1" w:date="2026-09-22T12:14:00Z">
        <w:pPr>
          <w:spacing w:before="100" w:beforeAutospacing="1" w:after="100" w:afterAutospacing="1"/>
        </w:pPr>
      </w:pPrChange>
    </w:pPr>
    <w:rPr>
      <w:rFonts w:ascii="Times New Roman" w:hAnsi="Times New Roman" w:cs="Times New Roman"/>
      <w:sz w:val="24"/>
      <w:szCs w:val="24"/>
      <w:rPrChange w:id="8" w:author="1" w:date="2026-09-22T12:14:00Z">
        <w:rPr>
          <w:sz w:val="24"/>
          <w:szCs w:val="24"/>
          <w:lang w:val="ru-RU" w:eastAsia="ru-RU" w:bidi="ar-SA"/>
        </w:rPr>
      </w:rPrChange>
    </w:rPr>
  </w:style>
  <w:style w:type="character" w:customStyle="1" w:styleId="BodyTextIndentChar">
    <w:name w:val="Body Text Indent Char"/>
    <w:basedOn w:val="DefaultParagraphFont"/>
    <w:link w:val="BodyTextIndent"/>
    <w:uiPriority w:val="99"/>
    <w:rsid w:val="00A93297"/>
    <w:rPr>
      <w:rFonts w:ascii="Times New Roman" w:eastAsia="Times New Roman" w:hAnsi="Times New Roman" w:cs="Times New Roman"/>
      <w:sz w:val="24"/>
      <w:szCs w:val="24"/>
      <w:lang w:val="ru-RU" w:eastAsia="ru-RU"/>
    </w:rPr>
  </w:style>
  <w:style w:type="paragraph" w:styleId="NormalWeb">
    <w:name w:val="Normal (Web)"/>
    <w:basedOn w:val="Normal"/>
    <w:uiPriority w:val="99"/>
    <w:unhideWhenUsed/>
    <w:rsid w:val="001E08FA"/>
    <w:pPr>
      <w:spacing w:before="100" w:beforeAutospacing="1" w:after="100" w:afterAutospacing="1"/>
      <w:pPrChange w:id="9" w:author="1" w:date="2026-09-22T12:14:00Z">
        <w:pPr>
          <w:spacing w:before="100" w:beforeAutospacing="1" w:after="100" w:afterAutospacing="1"/>
        </w:pPr>
      </w:pPrChange>
    </w:pPr>
    <w:rPr>
      <w:rFonts w:ascii="Times New Roman" w:hAnsi="Times New Roman" w:cs="Times New Roman"/>
      <w:sz w:val="24"/>
      <w:szCs w:val="24"/>
      <w:rPrChange w:id="9" w:author="1" w:date="2026-09-22T12:14:00Z">
        <w:rPr>
          <w:sz w:val="24"/>
          <w:szCs w:val="24"/>
          <w:lang w:val="ru-RU" w:eastAsia="ru-RU" w:bidi="ar-SA"/>
        </w:rPr>
      </w:rPrChang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79950276">
      <w:bodyDiv w:val="1"/>
      <w:marLeft w:val="0"/>
      <w:marRight w:val="0"/>
      <w:marTop w:val="0"/>
      <w:marBottom w:val="0"/>
      <w:divBdr>
        <w:top w:val="none" w:sz="0" w:space="0" w:color="auto"/>
        <w:left w:val="none" w:sz="0" w:space="0" w:color="auto"/>
        <w:bottom w:val="none" w:sz="0" w:space="0" w:color="auto"/>
        <w:right w:val="none" w:sz="0" w:space="0" w:color="auto"/>
      </w:divBdr>
    </w:div>
    <w:div w:id="1154680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dizains">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0F4F0E-E2DA-4EC7-8067-FC647D2A60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981</Words>
  <Characters>5595</Characters>
  <Application>Microsoft Office Word</Application>
  <DocSecurity>0</DocSecurity>
  <Lines>46</Lines>
  <Paragraphs>13</Paragraphs>
  <ScaleCrop>false</ScaleCrop>
  <HeadingPairs>
    <vt:vector size="4" baseType="variant">
      <vt:variant>
        <vt:lpstr>Nosaukums</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Rolands.Ozols</dc:creator>
  <cp:lastModifiedBy>Arthur Souza Rodrigues</cp:lastModifiedBy>
  <cp:revision>1</cp:revision>
  <dcterms:created xsi:type="dcterms:W3CDTF">2022-04-01T19:57:00Z</dcterms:created>
  <dcterms:modified xsi:type="dcterms:W3CDTF">2026-09-22T16:14:00Z</dcterms:modified>
</cp:coreProperties>
</file>