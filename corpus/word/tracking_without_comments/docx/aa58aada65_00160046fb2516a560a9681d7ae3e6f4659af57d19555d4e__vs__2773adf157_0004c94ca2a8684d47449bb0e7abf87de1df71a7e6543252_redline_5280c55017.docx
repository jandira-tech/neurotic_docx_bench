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34BB5" w14:textId="77777777" w:rsidR="001E08FA" w:rsidRDefault="001E08FA" w:rsidP="001E08FA">
      <w:pPr>
        <w:rPr>
          <w:ins w:id="10" w:author="1" w:date="2026-09-22T12:17:00Z" w16du:dateUtc="2026-09-22T16:17:00Z"/>
          <w:szCs w:val="24"/>
        </w:rPr>
      </w:pPr>
    </w:p>
    <w:p w14:paraId="22BC2BB5" w14:textId="77777777" w:rsidR="001E08FA" w:rsidRDefault="00C40747" w:rsidP="001E08FA">
      <w:pPr>
        <w:rPr>
          <w:ins w:id="11" w:author="1" w:date="2026-09-22T12:17:00Z" w16du:dateUtc="2026-09-22T16:17:00Z"/>
          <w:b/>
          <w:szCs w:val="24"/>
        </w:rPr>
      </w:pPr>
      <w:ins w:id="12" w:author="1" w:date="2026-09-22T12:17:00Z" w16du:dateUtc="2026-09-22T16:17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27E58723" w14:textId="77777777" w:rsidR="001E08FA" w:rsidRDefault="001E08FA" w:rsidP="001E08FA">
      <w:pPr>
        <w:jc w:val="center"/>
        <w:rPr>
          <w:ins w:id="13" w:author="1" w:date="2026-09-22T12:17:00Z" w16du:dateUtc="2026-09-22T16:17:00Z"/>
          <w:b/>
          <w:szCs w:val="24"/>
        </w:rPr>
      </w:pPr>
    </w:p>
    <w:p w14:paraId="2B7E0F06" w14:textId="77777777" w:rsidR="001E08FA" w:rsidRDefault="001E08FA" w:rsidP="001E08FA">
      <w:pPr>
        <w:jc w:val="center"/>
        <w:rPr>
          <w:ins w:id="14" w:author="1" w:date="2026-09-22T12:17:00Z" w16du:dateUtc="2026-09-22T16:17:00Z"/>
          <w:b/>
          <w:szCs w:val="24"/>
        </w:rPr>
      </w:pPr>
    </w:p>
    <w:p w14:paraId="1E1333B2" w14:textId="77777777" w:rsidR="001E08FA" w:rsidRPr="001E08FA" w:rsidRDefault="001E08FA" w:rsidP="001E08FA">
      <w:pPr>
        <w:rPr>
          <w:ins w:id="15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</w:p>
    <w:p w14:paraId="61B2F753" w14:textId="77777777" w:rsidR="001E08FA" w:rsidRDefault="001E08FA" w:rsidP="001E08FA">
      <w:pPr>
        <w:jc w:val="center"/>
        <w:rPr>
          <w:ins w:id="16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</w:p>
    <w:p w14:paraId="29C705D1" w14:textId="77777777" w:rsidR="00F37F73" w:rsidRDefault="001E08FA" w:rsidP="001E08FA">
      <w:pPr>
        <w:jc w:val="center"/>
        <w:rPr>
          <w:ins w:id="17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18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336F486" w14:textId="77777777" w:rsidR="001E08FA" w:rsidRPr="001E08FA" w:rsidRDefault="001E08FA" w:rsidP="001E08FA">
      <w:pPr>
        <w:jc w:val="center"/>
        <w:rPr>
          <w:ins w:id="19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20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E4F8B1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7:00Z" w16du:dateUtc="2026-09-22T16:17:00Z"/>
          <w:rFonts w:ascii="Times New Roman" w:hAnsi="Times New Roman" w:cs="Times New Roman"/>
          <w:b/>
          <w:sz w:val="24"/>
          <w:szCs w:val="24"/>
        </w:rPr>
      </w:pPr>
      <w:ins w:id="22" w:author="1" w:date="2026-09-22T12:17:00Z" w16du:dateUtc="2026-09-22T16:17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C9836C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7:00Z" w16du:dateUtc="2026-09-22T16:17:00Z"/>
          <w:b/>
          <w:sz w:val="24"/>
          <w:szCs w:val="24"/>
        </w:rPr>
      </w:pPr>
    </w:p>
    <w:p w14:paraId="067AD534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7:00Z" w16du:dateUtc="2026-09-22T16:17:00Z"/>
          <w:b/>
          <w:sz w:val="24"/>
          <w:szCs w:val="24"/>
        </w:rPr>
      </w:pPr>
      <w:ins w:id="25" w:author="1" w:date="2026-09-22T12:17:00Z" w16du:dateUtc="2026-09-22T16:17:00Z">
        <w:r w:rsidRPr="001E08FA">
          <w:rPr>
            <w:b/>
            <w:sz w:val="24"/>
            <w:szCs w:val="24"/>
          </w:rPr>
          <w:t>РЕШЕНИЕ (проект)</w:t>
        </w:r>
      </w:ins>
    </w:p>
    <w:p w14:paraId="3151DBFF" w14:textId="77777777" w:rsidR="001E08FA" w:rsidRPr="001E08FA" w:rsidRDefault="001E08FA" w:rsidP="001E08FA">
      <w:pPr>
        <w:rPr>
          <w:ins w:id="26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2C7190A4" w14:textId="77777777" w:rsidR="001E08FA" w:rsidRPr="001E08FA" w:rsidRDefault="001E08FA" w:rsidP="001E08FA">
      <w:pPr>
        <w:rPr>
          <w:ins w:id="2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28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BC6B69A" w14:textId="77777777" w:rsidR="001E08FA" w:rsidRPr="001E08FA" w:rsidRDefault="001E08FA" w:rsidP="001E08FA">
      <w:pPr>
        <w:rPr>
          <w:ins w:id="29" w:author="1" w:date="2026-09-22T12:17:00Z" w16du:dateUtc="2026-09-22T16:17:00Z"/>
          <w:rFonts w:ascii="Times New Roman" w:hAnsi="Times New Roman" w:cs="Times New Roman"/>
          <w:b/>
          <w:bCs/>
          <w:sz w:val="24"/>
          <w:szCs w:val="24"/>
        </w:rPr>
      </w:pPr>
    </w:p>
    <w:p w14:paraId="3157EF50" w14:textId="77777777" w:rsidR="001E08FA" w:rsidRPr="001E08FA" w:rsidRDefault="001E08FA" w:rsidP="001E08FA">
      <w:pPr>
        <w:rPr>
          <w:ins w:id="30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1584A0D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7:00Z" w16du:dateUtc="2026-09-22T16:17:00Z"/>
          <w:b/>
          <w:spacing w:val="-2"/>
        </w:rPr>
      </w:pPr>
    </w:p>
    <w:p w14:paraId="1C1B043E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7:00Z" w16du:dateUtc="2026-09-22T16:17:00Z"/>
          <w:b/>
          <w:spacing w:val="-2"/>
        </w:rPr>
      </w:pPr>
      <w:ins w:id="33" w:author="1" w:date="2026-09-22T12:17:00Z" w16du:dateUtc="2026-09-22T16:17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37E7179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7:00Z" w16du:dateUtc="2026-09-22T16:17:00Z"/>
          <w:b/>
          <w:spacing w:val="-2"/>
        </w:rPr>
      </w:pPr>
    </w:p>
    <w:p w14:paraId="34D41C94" w14:textId="77777777" w:rsidR="001E08FA" w:rsidRDefault="001E08FA" w:rsidP="001E08FA">
      <w:pPr>
        <w:pStyle w:val="21"/>
        <w:jc w:val="center"/>
        <w:rPr>
          <w:ins w:id="35" w:author="1" w:date="2026-09-22T12:17:00Z" w16du:dateUtc="2026-09-22T16:17:00Z"/>
          <w:sz w:val="24"/>
          <w:szCs w:val="24"/>
        </w:rPr>
      </w:pPr>
    </w:p>
    <w:p w14:paraId="485929A4" w14:textId="77777777" w:rsidR="001E08FA" w:rsidRDefault="001E08FA" w:rsidP="009C61C2">
      <w:pPr>
        <w:pStyle w:val="21"/>
        <w:jc w:val="both"/>
        <w:rPr>
          <w:ins w:id="36" w:author="1" w:date="2026-09-22T12:17:00Z" w16du:dateUtc="2026-09-22T16:17:00Z"/>
          <w:sz w:val="24"/>
          <w:szCs w:val="24"/>
        </w:rPr>
      </w:pPr>
      <w:ins w:id="37" w:author="1" w:date="2026-09-22T12:17:00Z" w16du:dateUtc="2026-09-22T16:17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F9F442F" w14:textId="77777777" w:rsidR="001E08FA" w:rsidRDefault="001E08FA" w:rsidP="001E08FA">
      <w:pPr>
        <w:pStyle w:val="21"/>
        <w:jc w:val="center"/>
        <w:rPr>
          <w:ins w:id="38" w:author="1" w:date="2026-09-22T12:17:00Z" w16du:dateUtc="2026-09-22T16:17:00Z"/>
          <w:sz w:val="24"/>
          <w:szCs w:val="24"/>
        </w:rPr>
      </w:pPr>
    </w:p>
    <w:p w14:paraId="3C077D1E" w14:textId="77777777" w:rsidR="001E08FA" w:rsidRPr="001E08FA" w:rsidRDefault="001E08FA" w:rsidP="001E08FA">
      <w:pPr>
        <w:pStyle w:val="21"/>
        <w:jc w:val="center"/>
        <w:rPr>
          <w:ins w:id="39" w:author="1" w:date="2026-09-22T12:17:00Z" w16du:dateUtc="2026-09-22T16:17:00Z"/>
          <w:b/>
          <w:sz w:val="24"/>
          <w:szCs w:val="24"/>
        </w:rPr>
      </w:pPr>
      <w:ins w:id="40" w:author="1" w:date="2026-09-22T12:17:00Z" w16du:dateUtc="2026-09-22T16:17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0657AAAA" w14:textId="77777777" w:rsidR="001E08FA" w:rsidRPr="001E08FA" w:rsidRDefault="001E08FA" w:rsidP="001E08FA">
      <w:pPr>
        <w:pStyle w:val="21"/>
        <w:jc w:val="center"/>
        <w:rPr>
          <w:ins w:id="41" w:author="1" w:date="2026-09-22T12:17:00Z" w16du:dateUtc="2026-09-22T16:17:00Z"/>
          <w:b/>
          <w:sz w:val="24"/>
          <w:szCs w:val="24"/>
        </w:rPr>
      </w:pPr>
      <w:ins w:id="42" w:author="1" w:date="2026-09-22T12:17:00Z" w16du:dateUtc="2026-09-22T16:17:00Z">
        <w:r w:rsidRPr="001E08FA">
          <w:rPr>
            <w:b/>
            <w:sz w:val="24"/>
            <w:szCs w:val="24"/>
          </w:rPr>
          <w:t>РЕШИЛ:</w:t>
        </w:r>
      </w:ins>
    </w:p>
    <w:p w14:paraId="6C3AE929" w14:textId="77777777" w:rsidR="001E08FA" w:rsidRPr="001E08FA" w:rsidRDefault="001E08FA" w:rsidP="001E08FA">
      <w:pPr>
        <w:pStyle w:val="21"/>
        <w:jc w:val="center"/>
        <w:rPr>
          <w:ins w:id="43" w:author="1" w:date="2026-09-22T12:17:00Z" w16du:dateUtc="2026-09-22T16:17:00Z"/>
          <w:b/>
          <w:sz w:val="24"/>
          <w:szCs w:val="24"/>
        </w:rPr>
      </w:pPr>
    </w:p>
    <w:p w14:paraId="2B0FCCF2" w14:textId="77777777" w:rsidR="00F37F73" w:rsidRDefault="00F37F73" w:rsidP="00F37F73">
      <w:pPr>
        <w:numPr>
          <w:ilvl w:val="0"/>
          <w:numId w:val="20"/>
        </w:numPr>
        <w:ind w:left="0" w:firstLine="709"/>
        <w:jc w:val="both"/>
        <w:rPr>
          <w:ins w:id="44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45" w:author="1" w:date="2026-09-22T12:17:00Z" w16du:dateUtc="2026-09-22T16:17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8362DEB" w14:textId="77777777" w:rsidR="00F37F73" w:rsidRDefault="000B0709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46" w:author="1" w:date="2026-09-22T12:17:00Z" w16du:dateUtc="2026-09-22T16:17:00Z"/>
          <w:rFonts w:ascii="Times New Roman" w:hAnsi="Times New Roman"/>
          <w:sz w:val="24"/>
          <w:szCs w:val="24"/>
        </w:rPr>
      </w:pPr>
      <w:ins w:id="47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718C4737" w14:textId="77777777" w:rsidR="00F37F73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48" w:author="1" w:date="2026-09-22T12:17:00Z" w16du:dateUtc="2026-09-22T16:17:00Z"/>
          <w:rFonts w:ascii="Times New Roman" w:hAnsi="Times New Roman"/>
          <w:sz w:val="24"/>
          <w:szCs w:val="24"/>
        </w:rPr>
      </w:pPr>
      <w:ins w:id="49" w:author="1" w:date="2026-09-22T12:17:00Z" w16du:dateUtc="2026-09-22T16:17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D9507B0" w14:textId="77777777" w:rsidR="00FF542C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50" w:author="1" w:date="2026-09-22T12:17:00Z" w16du:dateUtc="2026-09-22T16:17:00Z"/>
          <w:rFonts w:ascii="Times New Roman" w:hAnsi="Times New Roman"/>
          <w:sz w:val="24"/>
          <w:szCs w:val="24"/>
        </w:rPr>
      </w:pPr>
      <w:ins w:id="51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954A468" w14:textId="77777777" w:rsidR="00FF542C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52" w:author="1" w:date="2026-09-22T12:17:00Z" w16du:dateUtc="2026-09-22T16:17:00Z"/>
          <w:rFonts w:ascii="Times New Roman" w:hAnsi="Times New Roman"/>
          <w:sz w:val="24"/>
          <w:szCs w:val="24"/>
        </w:rPr>
      </w:pPr>
      <w:ins w:id="53" w:author="1" w:date="2026-09-22T12:17:00Z" w16du:dateUtc="2026-09-22T16:17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F340FD5" w14:textId="77777777" w:rsidR="00F37F73" w:rsidRDefault="00FF542C" w:rsidP="00FF542C">
      <w:pPr>
        <w:pStyle w:val="ListParagraph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ins w:id="54" w:author="1" w:date="2026-09-22T12:17:00Z" w16du:dateUtc="2026-09-22T16:17:00Z"/>
          <w:rFonts w:ascii="Times New Roman" w:hAnsi="Times New Roman"/>
          <w:sz w:val="24"/>
          <w:szCs w:val="24"/>
        </w:rPr>
      </w:pPr>
      <w:ins w:id="55" w:author="1" w:date="2026-09-22T12:17:00Z" w16du:dateUtc="2026-09-22T16:17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B50475B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7:00Z" w16du:dateUtc="2026-09-22T16:17:00Z"/>
          <w:rFonts w:ascii="Times New Roman" w:hAnsi="Times New Roman"/>
          <w:sz w:val="24"/>
          <w:szCs w:val="24"/>
        </w:rPr>
      </w:pPr>
    </w:p>
    <w:p w14:paraId="71CE33E4" w14:textId="77777777" w:rsidR="009C61C2" w:rsidRPr="00637047" w:rsidRDefault="001E08FA" w:rsidP="009C61C2">
      <w:pPr>
        <w:numPr>
          <w:ilvl w:val="0"/>
          <w:numId w:val="20"/>
        </w:numPr>
        <w:spacing w:after="240"/>
        <w:ind w:left="0" w:firstLine="709"/>
        <w:jc w:val="both"/>
        <w:rPr>
          <w:ins w:id="5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58" w:author="1" w:date="2026-09-22T12:17:00Z" w16du:dateUtc="2026-09-22T16:17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EA996C3" w14:textId="77777777" w:rsidR="001E08FA" w:rsidRPr="009C61C2" w:rsidRDefault="001E08FA" w:rsidP="009C61C2">
      <w:pPr>
        <w:numPr>
          <w:ilvl w:val="0"/>
          <w:numId w:val="20"/>
        </w:numPr>
        <w:spacing w:after="240"/>
        <w:ind w:left="0" w:firstLine="709"/>
        <w:jc w:val="both"/>
        <w:rPr>
          <w:ins w:id="59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0" w:author="1" w:date="2026-09-22T12:17:00Z" w16du:dateUtc="2026-09-22T16:17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B095DBB" w14:textId="77777777" w:rsidR="001E08FA" w:rsidRPr="001E08FA" w:rsidRDefault="001E08FA" w:rsidP="001E08FA">
      <w:pPr>
        <w:rPr>
          <w:ins w:id="61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515D8CD3" w14:textId="77777777" w:rsidR="001E08FA" w:rsidRPr="001E08FA" w:rsidRDefault="001E08FA" w:rsidP="001E08FA">
      <w:pPr>
        <w:rPr>
          <w:ins w:id="62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0CF055D8" w14:textId="77777777" w:rsidR="001E08FA" w:rsidRPr="001E08FA" w:rsidRDefault="001E08FA" w:rsidP="001E08FA">
      <w:pPr>
        <w:rPr>
          <w:ins w:id="63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4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B19F51D" w14:textId="77777777" w:rsidR="001E08FA" w:rsidRPr="001E08FA" w:rsidRDefault="001E08FA" w:rsidP="001E08FA">
      <w:pPr>
        <w:rPr>
          <w:ins w:id="65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6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2DDD5BD6" w14:textId="77777777" w:rsidR="001E08FA" w:rsidRPr="001E08FA" w:rsidRDefault="001E08FA" w:rsidP="001E08FA">
      <w:pPr>
        <w:rPr>
          <w:ins w:id="67" w:author="1" w:date="2026-09-22T12:17:00Z" w16du:dateUtc="2026-09-22T16:17:00Z"/>
          <w:rFonts w:ascii="Times New Roman" w:hAnsi="Times New Roman" w:cs="Times New Roman"/>
          <w:sz w:val="24"/>
          <w:szCs w:val="24"/>
        </w:rPr>
      </w:pPr>
      <w:ins w:id="68" w:author="1" w:date="2026-09-22T12:17:00Z" w16du:dateUtc="2026-09-22T16:17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2018F5CA" w14:textId="77777777" w:rsidR="001E08FA" w:rsidRPr="001E08FA" w:rsidRDefault="001E08FA" w:rsidP="001E08FA">
      <w:pPr>
        <w:rPr>
          <w:ins w:id="69" w:author="1" w:date="2026-09-22T12:17:00Z" w16du:dateUtc="2026-09-22T16:17:00Z"/>
          <w:rFonts w:ascii="Times New Roman" w:hAnsi="Times New Roman" w:cs="Times New Roman"/>
          <w:sz w:val="24"/>
          <w:szCs w:val="24"/>
        </w:rPr>
      </w:pPr>
    </w:p>
    <w:p w14:paraId="1A96A217" w14:textId="77777777" w:rsidR="00576E26" w:rsidRDefault="00576E26" w:rsidP="00576E26">
      <w:pPr>
        <w:rPr>
          <w:del w:id="70" w:author="1" w:date="2026-09-22T12:17:00Z" w16du:dateUtc="2026-09-22T16:17:00Z"/>
          <w:b/>
        </w:rPr>
      </w:pPr>
      <w:del w:id="71" w:author="1" w:date="2026-09-22T12:17:00Z" w16du:dateUtc="2026-09-22T16:17:00Z">
        <w:r w:rsidRPr="00845D5E">
          <w:rPr>
            <w:b/>
          </w:rPr>
          <w:delText xml:space="preserve">Okresnímu </w:delText>
        </w:r>
        <w:r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72" w:author="1" w:date="2026-09-22T12:17:00Z" w16du:dateUtc="2026-09-22T16:17:00Z"/>
          <w:b/>
          <w:i/>
        </w:rPr>
      </w:pPr>
      <w:del w:id="73" w:author="1" w:date="2026-09-22T12:17:00Z" w16du:dateUtc="2026-09-22T16:17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74" w:author="1" w:date="2026-09-22T12:17:00Z" w16du:dateUtc="2026-09-22T16:17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rPr>
          <w:del w:id="75" w:author="1" w:date="2026-09-22T12:17:00Z" w16du:dateUtc="2026-09-22T16:17:00Z"/>
          <w:b/>
          <w:i/>
        </w:rPr>
      </w:pPr>
      <w:del w:id="76" w:author="1" w:date="2026-09-22T12:17:00Z" w16du:dateUtc="2026-09-22T16:17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jc w:val="center"/>
        <w:rPr>
          <w:del w:id="77" w:author="1" w:date="2026-09-22T12:17:00Z" w16du:dateUtc="2026-09-22T16:17:00Z"/>
          <w:sz w:val="20"/>
          <w:szCs w:val="20"/>
        </w:rPr>
      </w:pPr>
      <w:del w:id="78" w:author="1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/>
        <w:rPr>
          <w:del w:id="79" w:author="1" w:date="2026-09-22T12:17:00Z" w16du:dateUtc="2026-09-22T16:17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jc w:val="center"/>
        <w:rPr>
          <w:del w:id="80" w:author="1" w:date="2026-09-22T12:17:00Z" w16du:dateUtc="2026-09-22T16:17:00Z"/>
          <w:sz w:val="20"/>
          <w:szCs w:val="20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jc w:val="center"/>
        <w:rPr>
          <w:del w:id="81" w:author="1" w:date="2026-09-22T12:17:00Z" w16du:dateUtc="2026-09-22T16:17:00Z"/>
          <w:sz w:val="20"/>
          <w:szCs w:val="20"/>
        </w:rPr>
      </w:pPr>
    </w:p>
    <w:p w14:paraId="19F93910" w14:textId="77777777" w:rsidR="00482A46" w:rsidRDefault="00482A46" w:rsidP="00482A46">
      <w:pPr>
        <w:jc w:val="center"/>
        <w:rPr>
          <w:del w:id="82" w:author="1" w:date="2026-09-22T12:17:00Z" w16du:dateUtc="2026-09-22T16:17:00Z"/>
          <w:sz w:val="20"/>
          <w:szCs w:val="20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83" w:author="1" w:date="2026-09-22T12:17:00Z" w16du:dateUtc="2026-09-22T16:17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84" w:author="1" w:date="2026-09-22T12:17:00Z" w16du:dateUtc="2026-09-22T16:17:00Z"/>
          <w:b/>
          <w:i/>
        </w:rPr>
      </w:pPr>
      <w:del w:id="85" w:author="1" w:date="2026-09-22T12:17:00Z" w16du:dateUtc="2026-09-22T16:17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86" w:author="1" w:date="2026-09-22T12:17:00Z" w16du:dateUtc="2026-09-22T16:17:00Z"/>
          <w:sz w:val="20"/>
          <w:szCs w:val="20"/>
        </w:rPr>
      </w:pPr>
      <w:del w:id="87" w:author="1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88" w:author="1" w:date="2026-09-22T12:17:00Z" w16du:dateUtc="2026-09-22T16:17:00Z"/>
        </w:rPr>
      </w:pPr>
      <w:del w:id="89" w:author="1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90" w:author="1" w:date="2026-09-22T12:17:00Z" w16du:dateUtc="2026-09-22T16:17:00Z"/>
        </w:rPr>
      </w:pPr>
      <w:del w:id="91" w:author="1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92" w:author="1" w:date="2026-09-22T12:17:00Z" w16du:dateUtc="2026-09-22T16:17:00Z"/>
        </w:rPr>
      </w:pPr>
      <w:del w:id="93" w:author="1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94" w:author="1" w:date="2026-09-22T12:17:00Z" w16du:dateUtc="2026-09-22T16:17:00Z"/>
        </w:rPr>
      </w:pPr>
      <w:del w:id="95" w:author="1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96" w:author="1" w:date="2026-09-22T12:17:00Z" w16du:dateUtc="2026-09-22T16:17:00Z"/>
        </w:rPr>
      </w:pPr>
      <w:del w:id="97" w:author="1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98" w:author="1" w:date="2026-09-22T12:17:00Z" w16du:dateUtc="2026-09-22T16:17:00Z"/>
        </w:rPr>
      </w:pPr>
      <w:del w:id="99" w:author="1" w:date="2026-09-22T12:17:00Z" w16du:dateUtc="2026-09-22T16:17:00Z">
        <w: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100" w:author="1" w:date="2026-09-22T12:17:00Z" w16du:dateUtc="2026-09-22T16:17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101" w:author="1" w:date="2026-09-22T12:17:00Z" w16du:dateUtc="2026-09-22T16:17:00Z"/>
          <w:b/>
          <w:i/>
        </w:rPr>
      </w:pPr>
      <w:del w:id="102" w:author="1" w:date="2026-09-22T12:17:00Z" w16du:dateUtc="2026-09-22T16:17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103" w:author="1" w:date="2026-09-22T12:17:00Z" w16du:dateUtc="2026-09-22T16:17:00Z"/>
          <w:sz w:val="20"/>
          <w:szCs w:val="20"/>
        </w:rPr>
      </w:pPr>
      <w:del w:id="104" w:author="1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105" w:author="1" w:date="2026-09-22T12:17:00Z" w16du:dateUtc="2026-09-22T16:17:00Z"/>
        </w:rPr>
      </w:pPr>
      <w:del w:id="106" w:author="1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107" w:author="1" w:date="2026-09-22T12:17:00Z" w16du:dateUtc="2026-09-22T16:17:00Z"/>
        </w:rPr>
      </w:pPr>
      <w:del w:id="108" w:author="1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109" w:author="1" w:date="2026-09-22T12:17:00Z" w16du:dateUtc="2026-09-22T16:17:00Z"/>
        </w:rPr>
      </w:pPr>
      <w:del w:id="110" w:author="1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111" w:author="1" w:date="2026-09-22T12:17:00Z" w16du:dateUtc="2026-09-22T16:17:00Z"/>
        </w:rPr>
      </w:pPr>
      <w:del w:id="112" w:author="1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jc w:val="both"/>
        <w:rPr>
          <w:del w:id="113" w:author="1" w:date="2026-09-22T12:17:00Z" w16du:dateUtc="2026-09-22T16:17:00Z"/>
        </w:rPr>
      </w:pPr>
      <w:del w:id="114" w:author="1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115" w:author="1" w:date="2026-09-22T12:17:00Z" w16du:dateUtc="2026-09-22T16:17:00Z"/>
        </w:rPr>
      </w:pPr>
      <w:del w:id="116" w:author="1" w:date="2026-09-22T12:17:00Z" w16du:dateUtc="2026-09-22T16:17:00Z">
        <w: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jc w:val="both"/>
        <w:rPr>
          <w:del w:id="117" w:author="1" w:date="2026-09-22T12:17:00Z" w16du:dateUtc="2026-09-22T16:17:00Z"/>
        </w:rPr>
      </w:pPr>
    </w:p>
    <w:p w14:paraId="0CFA1A75" w14:textId="77777777" w:rsidR="00576E26" w:rsidRDefault="000360D1" w:rsidP="00576E26">
      <w:pPr>
        <w:rPr>
          <w:del w:id="118" w:author="1" w:date="2026-09-22T12:17:00Z" w16du:dateUtc="2026-09-22T16:17:00Z"/>
        </w:rPr>
      </w:pPr>
      <w:del w:id="119" w:author="1" w:date="2026-09-22T12:17:00Z" w16du:dateUtc="2026-09-22T16:17:00Z">
        <w:r>
          <w:rPr>
            <w:sz w:val="20"/>
          </w:rP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  <w:rPr>
          <w:del w:id="120" w:author="1" w:date="2026-09-22T12:17:00Z" w16du:dateUtc="2026-09-22T16:17:00Z"/>
        </w:rPr>
      </w:pPr>
      <w:del w:id="121" w:author="1" w:date="2026-09-22T12:17:00Z" w16du:dateUtc="2026-09-22T16:17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jc w:val="both"/>
        <w:rPr>
          <w:del w:id="122" w:author="1" w:date="2026-09-22T12:17:00Z" w16du:dateUtc="2026-09-22T16:17:00Z"/>
          <w:i/>
        </w:rPr>
      </w:pPr>
      <w:del w:id="123" w:author="1" w:date="2026-09-22T12:17:00Z" w16du:dateUtc="2026-09-22T16:17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  <w:rPr>
          <w:del w:id="124" w:author="1" w:date="2026-09-22T12:17:00Z" w16du:dateUtc="2026-09-22T16:17:00Z"/>
        </w:rPr>
      </w:pPr>
      <w:del w:id="125" w:author="1" w:date="2026-09-22T12:17:00Z" w16du:dateUtc="2026-09-22T16:17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jc w:val="both"/>
        <w:rPr>
          <w:del w:id="126" w:author="1" w:date="2026-09-22T12:17:00Z" w16du:dateUtc="2026-09-22T16:17:00Z"/>
        </w:rPr>
      </w:pPr>
    </w:p>
    <w:p w14:paraId="32743981" w14:textId="77777777" w:rsidR="00576E26" w:rsidRDefault="00576E26" w:rsidP="00576E26">
      <w:pPr>
        <w:jc w:val="both"/>
        <w:rPr>
          <w:del w:id="127" w:author="1" w:date="2026-09-22T12:17:00Z" w16du:dateUtc="2026-09-22T16:17:00Z"/>
        </w:rPr>
      </w:pPr>
    </w:p>
    <w:p w14:paraId="2FCEDDA2" w14:textId="77777777" w:rsidR="00576E26" w:rsidRDefault="00576E26" w:rsidP="00576E26">
      <w:pPr>
        <w:jc w:val="both"/>
        <w:rPr>
          <w:del w:id="128" w:author="1" w:date="2026-09-22T12:17:00Z" w16du:dateUtc="2026-09-22T16:17:00Z"/>
        </w:rPr>
      </w:pPr>
    </w:p>
    <w:p w14:paraId="2E196C8A" w14:textId="77777777" w:rsidR="00576E26" w:rsidRDefault="00576E26" w:rsidP="00576E26">
      <w:pPr>
        <w:jc w:val="both"/>
        <w:rPr>
          <w:del w:id="129" w:author="1" w:date="2026-09-22T12:17:00Z" w16du:dateUtc="2026-09-22T16:17:00Z"/>
        </w:rPr>
      </w:pPr>
    </w:p>
    <w:p w14:paraId="2065B80F" w14:textId="77777777" w:rsidR="0098510F" w:rsidRDefault="0098510F" w:rsidP="00576E26">
      <w:pPr>
        <w:jc w:val="both"/>
        <w:rPr>
          <w:del w:id="130" w:author="1" w:date="2026-09-22T12:17:00Z" w16du:dateUtc="2026-09-22T16:17:00Z"/>
        </w:rPr>
      </w:pPr>
    </w:p>
    <w:p w14:paraId="7952EDB0" w14:textId="77777777" w:rsidR="0098510F" w:rsidRDefault="0098510F" w:rsidP="00576E26">
      <w:pPr>
        <w:jc w:val="both"/>
        <w:rPr>
          <w:del w:id="131" w:author="1" w:date="2026-09-22T12:17:00Z" w16du:dateUtc="2026-09-22T16:17:00Z"/>
        </w:rPr>
      </w:pPr>
    </w:p>
    <w:p w14:paraId="7D757BC2" w14:textId="77777777" w:rsidR="00576E26" w:rsidRDefault="00576E26" w:rsidP="00576E26">
      <w:pPr>
        <w:jc w:val="both"/>
        <w:rPr>
          <w:del w:id="132" w:author="1" w:date="2026-09-22T12:17:00Z" w16du:dateUtc="2026-09-22T16:17:00Z"/>
        </w:rPr>
      </w:pPr>
    </w:p>
    <w:p w14:paraId="1F19C760" w14:textId="77777777" w:rsidR="00576E26" w:rsidRDefault="00576E26" w:rsidP="00576E26">
      <w:pPr>
        <w:jc w:val="both"/>
        <w:rPr>
          <w:del w:id="133" w:author="1" w:date="2026-09-22T12:17:00Z" w16du:dateUtc="2026-09-22T16:17:00Z"/>
        </w:rPr>
      </w:pPr>
      <w:del w:id="134" w:author="1" w:date="2026-09-22T12:17:00Z" w16du:dateUtc="2026-09-22T16:17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135" w:author="1" w:date="2026-09-22T12:17:00Z" w16du:dateUtc="2026-09-22T16:17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136" w:author="1" w:date="2026-09-22T12:17:00Z" w16du:dateUtc="2026-09-22T16:17:00Z"/>
        </w:rPr>
      </w:pPr>
      <w:del w:id="137" w:author="1" w:date="2026-09-22T12:17:00Z" w16du:dateUtc="2026-09-22T16:17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138" w:author="1" w:date="2026-09-22T12:17:00Z" w16du:dateUtc="2026-09-22T16:17:00Z"/>
        </w:rPr>
      </w:pPr>
    </w:p>
    <w:p w14:paraId="3914B000" w14:textId="77777777" w:rsidR="00576E26" w:rsidRDefault="00576E26" w:rsidP="00576E26">
      <w:pPr>
        <w:pStyle w:val="ListParagraph"/>
        <w:ind w:left="1080"/>
        <w:jc w:val="both"/>
        <w:rPr>
          <w:del w:id="139" w:author="1" w:date="2026-09-22T12:17:00Z" w16du:dateUtc="2026-09-22T16:17:00Z"/>
        </w:rPr>
      </w:pPr>
      <w:del w:id="140" w:author="1" w:date="2026-09-22T12:17:00Z" w16du:dateUtc="2026-09-22T16:17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jc w:val="both"/>
        <w:rPr>
          <w:del w:id="141" w:author="1" w:date="2026-09-22T12:17:00Z" w16du:dateUtc="2026-09-22T16:17:00Z"/>
        </w:rPr>
      </w:pPr>
    </w:p>
    <w:p w14:paraId="3CA9A0E2" w14:textId="77777777" w:rsidR="00576E26" w:rsidRDefault="00576E26" w:rsidP="00576E26">
      <w:pPr>
        <w:pStyle w:val="ListParagraph"/>
        <w:ind w:left="1080"/>
        <w:jc w:val="both"/>
        <w:rPr>
          <w:del w:id="142" w:author="1" w:date="2026-09-22T12:17:00Z" w16du:dateUtc="2026-09-22T16:17:00Z"/>
        </w:rPr>
      </w:pPr>
    </w:p>
    <w:p w14:paraId="528DD8FD" w14:textId="77777777" w:rsidR="0098510F" w:rsidRDefault="0098510F" w:rsidP="00576E26">
      <w:pPr>
        <w:pStyle w:val="ListParagraph"/>
        <w:ind w:left="1080"/>
        <w:jc w:val="both"/>
        <w:rPr>
          <w:del w:id="143" w:author="1" w:date="2026-09-22T12:17:00Z" w16du:dateUtc="2026-09-22T16:17:00Z"/>
        </w:rPr>
      </w:pPr>
    </w:p>
    <w:p w14:paraId="26CA486A" w14:textId="77777777" w:rsidR="0098510F" w:rsidRDefault="0098510F" w:rsidP="00576E26">
      <w:pPr>
        <w:pStyle w:val="ListParagraph"/>
        <w:ind w:left="1080"/>
        <w:jc w:val="both"/>
        <w:rPr>
          <w:del w:id="144" w:author="1" w:date="2026-09-22T12:17:00Z" w16du:dateUtc="2026-09-22T16:17:00Z"/>
        </w:rPr>
      </w:pPr>
    </w:p>
    <w:p w14:paraId="3948D091" w14:textId="77777777" w:rsidR="00576E26" w:rsidRDefault="00576E26" w:rsidP="00576E26">
      <w:pPr>
        <w:pStyle w:val="ListParagraph"/>
        <w:ind w:left="1080"/>
        <w:jc w:val="both"/>
        <w:rPr>
          <w:del w:id="145" w:author="1" w:date="2026-09-22T12:17:00Z" w16du:dateUtc="2026-09-22T16:17:00Z"/>
        </w:rPr>
      </w:pPr>
    </w:p>
    <w:p w14:paraId="39761E26" w14:textId="77777777" w:rsidR="00576E26" w:rsidRDefault="00576E26" w:rsidP="00576E26">
      <w:pPr>
        <w:pStyle w:val="ListParagraph"/>
        <w:ind w:left="1080"/>
        <w:jc w:val="both"/>
        <w:rPr>
          <w:del w:id="146" w:author="1" w:date="2026-09-22T12:17:00Z" w16du:dateUtc="2026-09-22T16:17:00Z"/>
        </w:rPr>
      </w:pPr>
    </w:p>
    <w:p w14:paraId="036F589F" w14:textId="77777777" w:rsidR="00576E26" w:rsidRDefault="00576E26" w:rsidP="00576E26">
      <w:pPr>
        <w:pStyle w:val="ListParagraph"/>
        <w:ind w:left="1080"/>
        <w:jc w:val="both"/>
        <w:rPr>
          <w:del w:id="147" w:author="1" w:date="2026-09-22T12:17:00Z" w16du:dateUtc="2026-09-22T16:17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148" w:author="1" w:date="2026-09-22T12:17:00Z" w16du:dateUtc="2026-09-22T16:17:00Z"/>
        </w:rPr>
      </w:pPr>
      <w:del w:id="149" w:author="1" w:date="2026-09-22T12:17:00Z" w16du:dateUtc="2026-09-22T16:17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150" w:author="1" w:date="2026-09-22T12:17:00Z" w16du:dateUtc="2026-09-22T16:17:00Z"/>
        </w:rPr>
      </w:pPr>
    </w:p>
    <w:p w14:paraId="1191B81A" w14:textId="77777777" w:rsidR="00576E26" w:rsidRDefault="00576E26" w:rsidP="00576E26">
      <w:pPr>
        <w:rPr>
          <w:del w:id="151" w:author="1" w:date="2026-09-22T12:17:00Z" w16du:dateUtc="2026-09-22T16:17:00Z"/>
        </w:rPr>
      </w:pPr>
      <w:del w:id="152" w:author="1" w:date="2026-09-22T12:17:00Z" w16du:dateUtc="2026-09-22T16:17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rPr>
          <w:del w:id="153" w:author="1" w:date="2026-09-22T12:17:00Z" w16du:dateUtc="2026-09-22T16:17:00Z"/>
        </w:rPr>
      </w:pPr>
    </w:p>
    <w:p w14:paraId="10BDCBC0" w14:textId="77777777" w:rsidR="00576E26" w:rsidRDefault="00576E26" w:rsidP="00576E26">
      <w:pPr>
        <w:rPr>
          <w:del w:id="154" w:author="1" w:date="2026-09-22T12:17:00Z" w16du:dateUtc="2026-09-22T16:17:00Z"/>
        </w:rPr>
      </w:pPr>
      <w:del w:id="155" w:author="1" w:date="2026-09-22T12:17:00Z" w16du:dateUtc="2026-09-22T16:17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rPr>
          <w:del w:id="156" w:author="1" w:date="2026-09-22T12:17:00Z" w16du:dateUtc="2026-09-22T16:17:00Z"/>
          <w:sz w:val="20"/>
          <w:szCs w:val="20"/>
        </w:rPr>
      </w:pPr>
      <w:del w:id="157" w:author="1" w:date="2026-09-22T12:17:00Z" w16du:dateUtc="2026-09-22T16:17:00Z">
        <w:r w:rsidRPr="0074637F">
          <w:rPr>
            <w:sz w:val="20"/>
            <w:szCs w:val="20"/>
          </w:rPr>
          <w:delText xml:space="preserve">Jméno a příjmení </w:delText>
        </w:r>
        <w:r>
          <w:rPr>
            <w:sz w:val="20"/>
            <w:szCs w:val="20"/>
          </w:rPr>
          <w:delText>toho, kdo návrh podává</w:delText>
        </w:r>
        <w:r w:rsidRPr="0074637F">
          <w:rPr>
            <w:sz w:val="20"/>
            <w:szCs w:val="20"/>
          </w:rPr>
          <w:delText xml:space="preserve"> (tiskacím písmem) a </w:delText>
        </w:r>
        <w:r>
          <w:rPr>
            <w:sz w:val="20"/>
            <w:szCs w:val="20"/>
          </w:rPr>
          <w:delText xml:space="preserve">jeho </w:delText>
        </w:r>
        <w:r w:rsidRPr="0074637F">
          <w:rPr>
            <w:sz w:val="20"/>
            <w:szCs w:val="20"/>
          </w:rPr>
          <w:delText>vlastnoruční podpis</w:delText>
        </w:r>
      </w:del>
    </w:p>
    <w:p w14:paraId="5DCB6F07" w14:textId="77777777" w:rsidR="00576E26" w:rsidRDefault="00576E26" w:rsidP="00576E26">
      <w:pPr>
        <w:rPr>
          <w:del w:id="158" w:author="1" w:date="2026-09-22T12:17:00Z" w16du:dateUtc="2026-09-22T16:17:00Z"/>
        </w:rPr>
      </w:pPr>
    </w:p>
    <w:p w14:paraId="606F5375" w14:textId="77777777" w:rsidR="00FB3F0E" w:rsidRPr="001E08FA" w:rsidRDefault="00576E26" w:rsidP="00FF542C">
      <w:pPr>
        <w:autoSpaceDE w:val="0"/>
        <w:rPr>
          <w:rFonts w:ascii="Times New Roman" w:hAnsi="Times New Roman"/>
          <w:sz w:val="24"/>
          <w:rPrChange w:id="159" w:author="1" w:date="2026-09-22T12:17:00Z" w16du:dateUtc="2026-09-22T16:17:00Z">
            <w:rPr/>
          </w:rPrChange>
        </w:rPr>
        <w:pPrChange w:id="160" w:author="1" w:date="2026-09-22T12:17:00Z" w16du:dateUtc="2026-09-22T16:17:00Z">
          <w:pPr/>
        </w:pPrChange>
      </w:pPr>
      <w:del w:id="161" w:author="1" w:date="2026-09-22T12:17:00Z" w16du:dateUtc="2026-09-22T16:17:00Z">
        <w:r>
          <w:delText>Adresa pro doručování________________________________________________________________</w:delText>
        </w:r>
      </w:del>
    </w:p>
    <w:sectPr w:rsidR="00FB3F0E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62" w:author="1" w:date="2026-09-22T12:17:00Z" w16du:dateUtc="2026-09-22T16:17:00Z">
        <w:sectPr w:rsidR="00FB3F0E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9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497257336">
    <w:abstractNumId w:val="17"/>
  </w:num>
  <w:num w:numId="2" w16cid:durableId="276524685">
    <w:abstractNumId w:val="7"/>
  </w:num>
  <w:num w:numId="3" w16cid:durableId="1041708946">
    <w:abstractNumId w:val="16"/>
  </w:num>
  <w:num w:numId="4" w16cid:durableId="1938632179">
    <w:abstractNumId w:val="15"/>
  </w:num>
  <w:num w:numId="5" w16cid:durableId="1659729264">
    <w:abstractNumId w:val="18"/>
  </w:num>
  <w:num w:numId="6" w16cid:durableId="1004435416">
    <w:abstractNumId w:val="14"/>
  </w:num>
  <w:num w:numId="7" w16cid:durableId="36245835">
    <w:abstractNumId w:val="6"/>
  </w:num>
  <w:num w:numId="8" w16cid:durableId="1260024852">
    <w:abstractNumId w:val="20"/>
  </w:num>
  <w:num w:numId="9" w16cid:durableId="551966507">
    <w:abstractNumId w:val="8"/>
  </w:num>
  <w:num w:numId="10" w16cid:durableId="1924758062">
    <w:abstractNumId w:val="12"/>
  </w:num>
  <w:num w:numId="11" w16cid:durableId="2092311347">
    <w:abstractNumId w:val="4"/>
  </w:num>
  <w:num w:numId="12" w16cid:durableId="1567446516">
    <w:abstractNumId w:val="11"/>
  </w:num>
  <w:num w:numId="13" w16cid:durableId="1199859203">
    <w:abstractNumId w:val="3"/>
  </w:num>
  <w:num w:numId="14" w16cid:durableId="1162044399">
    <w:abstractNumId w:val="1"/>
  </w:num>
  <w:num w:numId="15" w16cid:durableId="701713561">
    <w:abstractNumId w:val="2"/>
  </w:num>
  <w:num w:numId="16" w16cid:durableId="528566087">
    <w:abstractNumId w:val="5"/>
  </w:num>
  <w:num w:numId="17" w16cid:durableId="487677764">
    <w:abstractNumId w:val="9"/>
  </w:num>
  <w:num w:numId="18" w16cid:durableId="1914854703">
    <w:abstractNumId w:val="19"/>
  </w:num>
  <w:num w:numId="19" w16cid:durableId="781611896">
    <w:abstractNumId w:val="13"/>
  </w:num>
  <w:num w:numId="20" w16cid:durableId="2000159155">
    <w:abstractNumId w:val="0"/>
  </w:num>
  <w:num w:numId="21" w16cid:durableId="9487046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6127332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360D1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3C21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5A84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2E8D"/>
    <w:rsid w:val="003A45CC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11C2"/>
    <w:rsid w:val="003D2AF2"/>
    <w:rsid w:val="003D4511"/>
    <w:rsid w:val="003D7A03"/>
    <w:rsid w:val="003D7B9F"/>
    <w:rsid w:val="003E2429"/>
    <w:rsid w:val="003E320D"/>
    <w:rsid w:val="003E7874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2C02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2A46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168D4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6E26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84C"/>
    <w:rsid w:val="005B5DAC"/>
    <w:rsid w:val="005B764D"/>
    <w:rsid w:val="005C088C"/>
    <w:rsid w:val="005C4087"/>
    <w:rsid w:val="005C41D2"/>
    <w:rsid w:val="005C4234"/>
    <w:rsid w:val="005C62C9"/>
    <w:rsid w:val="005D0880"/>
    <w:rsid w:val="005E64D7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0602A"/>
    <w:rsid w:val="00611B86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10F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1F69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360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57A7D"/>
    <w:rsid w:val="00C70FB8"/>
    <w:rsid w:val="00C76845"/>
    <w:rsid w:val="00C76F13"/>
    <w:rsid w:val="00C9363A"/>
    <w:rsid w:val="00C9509C"/>
    <w:rsid w:val="00C963BB"/>
    <w:rsid w:val="00C97A4E"/>
    <w:rsid w:val="00CA7AAB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6CEE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14B3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3F0E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7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7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7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7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7:00Z">
        <w:pPr>
          <w:ind w:left="720"/>
          <w:contextualSpacing/>
        </w:pPr>
      </w:pPrChange>
    </w:pPr>
    <w:rPr>
      <w:rFonts w:cs="Times New Roman"/>
      <w:rPrChange w:id="2" w:author="1" w:date="2026-09-22T12:17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611B86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7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7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7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7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7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7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611B8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611B86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611B86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7:00Z">
        <w:pPr/>
      </w:pPrChange>
    </w:pPr>
    <w:rPr>
      <w:rFonts w:ascii="Tahoma" w:hAnsi="Tahoma" w:cs="Tahoma"/>
      <w:sz w:val="16"/>
      <w:szCs w:val="16"/>
      <w:rPrChange w:id="6" w:author="1" w:date="2026-09-22T12:17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611B86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7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7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7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11B8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7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7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6F4-4DDC-9E4A-9F78-64178C5D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3494</Characters>
  <Application>Microsoft Office Word</Application>
  <DocSecurity>0</DocSecurity>
  <Lines>29</Lines>
  <Paragraphs>8</Paragraphs>
  <ScaleCrop>false</ScaleCrop>
  <Company>Hewlett-Packard Company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2026-09-22T16:17:00Z</dcterms:modified>
</cp:coreProperties>
</file>