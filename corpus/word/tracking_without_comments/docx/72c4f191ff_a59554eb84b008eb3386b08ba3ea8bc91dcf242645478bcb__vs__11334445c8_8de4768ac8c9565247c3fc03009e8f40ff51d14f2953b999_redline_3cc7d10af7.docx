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D96AF1" w14:textId="77777777" w:rsidR="005E0F16" w:rsidRDefault="00720952">
      <w:pPr>
        <w:rPr>
          <w:ins w:id="1" w:author="Lynn" w:date="2026-09-25T20:02:00Z" w16du:dateUtc="2026-09-26T00:02:00Z"/>
          <w:b/>
          <w:sz w:val="32"/>
          <w:szCs w:val="32"/>
        </w:rPr>
      </w:pPr>
      <w:ins w:id="2" w:author="Lynn" w:date="2026-09-25T20:02:00Z" w16du:dateUtc="2026-09-26T00:02:00Z">
        <w:r>
          <w:rPr>
            <w:b/>
            <w:sz w:val="32"/>
            <w:szCs w:val="32"/>
          </w:rPr>
          <w:t>Press Releases</w:t>
        </w:r>
      </w:ins>
    </w:p>
    <w:p w14:paraId="06E87A84" w14:textId="77777777" w:rsidR="003F00FE" w:rsidRDefault="003F00FE">
      <w:pPr>
        <w:rPr>
          <w:ins w:id="3" w:author="Lynn" w:date="2026-09-25T20:02:00Z" w16du:dateUtc="2026-09-26T00:02:00Z"/>
          <w:b/>
          <w:sz w:val="32"/>
          <w:szCs w:val="32"/>
        </w:rPr>
      </w:pPr>
    </w:p>
    <w:p w14:paraId="1FB0E110" w14:textId="77777777" w:rsidR="005E0F16" w:rsidRDefault="003F00FE">
      <w:pPr>
        <w:rPr>
          <w:ins w:id="4" w:author="Lynn" w:date="2026-09-25T20:02:00Z" w16du:dateUtc="2026-09-26T00:02:00Z"/>
          <w:b/>
          <w:sz w:val="24"/>
          <w:szCs w:val="24"/>
        </w:rPr>
      </w:pPr>
      <w:ins w:id="5" w:author="Lynn" w:date="2026-09-25T20:02:00Z" w16du:dateUtc="2026-09-26T00:02:00Z">
        <w:r>
          <w:rPr>
            <w:b/>
            <w:sz w:val="24"/>
            <w:szCs w:val="24"/>
          </w:rPr>
          <w:t>2016</w:t>
        </w:r>
      </w:ins>
    </w:p>
    <w:p w14:paraId="5FB6E4BF" w14:textId="77777777" w:rsidR="00074739" w:rsidRDefault="00074739" w:rsidP="00074739">
      <w:pPr>
        <w:pStyle w:val="ListParagraph"/>
        <w:numPr>
          <w:ilvl w:val="0"/>
          <w:numId w:val="12"/>
        </w:numPr>
        <w:spacing w:after="0" w:line="240" w:lineRule="auto"/>
        <w:rPr>
          <w:ins w:id="6" w:author="Lynn" w:date="2026-09-25T20:02:00Z" w16du:dateUtc="2026-09-26T00:02:00Z"/>
          <w:b/>
          <w:sz w:val="24"/>
          <w:szCs w:val="24"/>
        </w:rPr>
      </w:pPr>
      <w:ins w:id="7" w:author="Lynn" w:date="2026-09-25T20:02:00Z" w16du:dateUtc="2026-09-26T00:02:00Z">
        <w:r>
          <w:fldChar w:fldCharType="begin"/>
        </w:r>
        <w:r>
          <w:instrText>HYPERLINK "file:///\\\\totem\\pccommon$\\WEBSITE%202016\\LYNN\\pdf\\2016-02-16%20-%20Press%20Release%20-%20Ownerless%20Cats.pdf"</w:instrText>
        </w:r>
        <w:r>
          <w:fldChar w:fldCharType="separate"/>
        </w:r>
        <w:r w:rsidRPr="00322908">
          <w:rPr>
            <w:rStyle w:val="Hyperlink"/>
            <w:b/>
            <w:sz w:val="24"/>
            <w:szCs w:val="24"/>
          </w:rPr>
          <w:t>City amends is Animal Regulation &amp; Control Bylaw to allow the feeding of ownerless cats under certain conditions</w:t>
        </w:r>
        <w:r>
          <w:fldChar w:fldCharType="end"/>
        </w:r>
      </w:ins>
    </w:p>
    <w:p w14:paraId="06726D99" w14:textId="77777777" w:rsidR="003F00FE" w:rsidRPr="003F00FE" w:rsidRDefault="003F00FE" w:rsidP="003F00FE">
      <w:pPr>
        <w:pStyle w:val="ListParagraph"/>
        <w:numPr>
          <w:ilvl w:val="0"/>
          <w:numId w:val="12"/>
        </w:numPr>
        <w:spacing w:after="0" w:line="240" w:lineRule="auto"/>
        <w:rPr>
          <w:ins w:id="8" w:author="Lynn" w:date="2026-09-25T20:02:00Z" w16du:dateUtc="2026-09-26T00:02:00Z"/>
          <w:b/>
          <w:sz w:val="24"/>
          <w:szCs w:val="24"/>
        </w:rPr>
      </w:pPr>
      <w:ins w:id="9" w:author="Lynn" w:date="2026-09-25T20:02:00Z" w16du:dateUtc="2026-09-26T00:02:00Z">
        <w:r>
          <w:fldChar w:fldCharType="begin"/>
        </w:r>
        <w:r>
          <w:instrText>HYPERLINK "file:///N:\\WEBSITE\\pdf\\2016-02-16%20Award%20for%20Financial%20Reporting.pdf"</w:instrText>
        </w:r>
        <w:r>
          <w:fldChar w:fldCharType="separate"/>
        </w:r>
        <w:r w:rsidRPr="00322908">
          <w:rPr>
            <w:rStyle w:val="Hyperlink"/>
            <w:b/>
            <w:sz w:val="24"/>
            <w:szCs w:val="24"/>
          </w:rPr>
          <w:t>City Receives Award for Financial Reporting</w:t>
        </w:r>
        <w:r>
          <w:fldChar w:fldCharType="end"/>
        </w:r>
      </w:ins>
    </w:p>
    <w:p w14:paraId="6EE343DF" w14:textId="77777777" w:rsidR="003F00FE" w:rsidRPr="00470540" w:rsidRDefault="003F00FE" w:rsidP="003F00FE">
      <w:pPr>
        <w:pStyle w:val="ListParagraph"/>
        <w:numPr>
          <w:ilvl w:val="0"/>
          <w:numId w:val="12"/>
        </w:numPr>
        <w:spacing w:after="0" w:line="240" w:lineRule="auto"/>
        <w:rPr>
          <w:ins w:id="10" w:author="Lynn" w:date="2026-09-25T20:02:00Z" w16du:dateUtc="2026-09-26T00:02:00Z"/>
          <w:b/>
          <w:sz w:val="24"/>
          <w:szCs w:val="24"/>
        </w:rPr>
      </w:pPr>
      <w:ins w:id="11" w:author="Lynn" w:date="2026-09-25T20:02:00Z" w16du:dateUtc="2026-09-26T00:02:00Z">
        <w:r>
          <w:fldChar w:fldCharType="begin"/>
        </w:r>
        <w:r>
          <w:instrText>HYPERLINK "file:///N:\\WEBSITE\\pdf\\2016-02-02%20Tap%20by%20Tap%20Duncan.pdf"</w:instrText>
        </w:r>
        <w:r>
          <w:fldChar w:fldCharType="separate"/>
        </w:r>
        <w:r w:rsidRPr="00322908">
          <w:rPr>
            <w:rStyle w:val="Hyperlink"/>
            <w:b/>
            <w:sz w:val="24"/>
            <w:szCs w:val="24"/>
          </w:rPr>
          <w:t>FREE Water &amp; Energy Saving Kits for Duncan Residents</w:t>
        </w:r>
        <w:r>
          <w:fldChar w:fldCharType="end"/>
        </w:r>
      </w:ins>
    </w:p>
    <w:p w14:paraId="1FAFB22F" w14:textId="77777777" w:rsidR="00470540" w:rsidRPr="00470540" w:rsidRDefault="00470540" w:rsidP="00470540">
      <w:pPr>
        <w:rPr>
          <w:ins w:id="12" w:author="Lynn" w:date="2026-09-25T20:02:00Z" w16du:dateUtc="2026-09-26T00:02:00Z"/>
          <w:b/>
          <w:sz w:val="24"/>
          <w:szCs w:val="24"/>
        </w:rPr>
      </w:pPr>
    </w:p>
    <w:p w14:paraId="32536567" w14:textId="77777777" w:rsidR="00470540" w:rsidRDefault="00470540" w:rsidP="00322908">
      <w:pPr>
        <w:rPr>
          <w:ins w:id="13" w:author="Lynn" w:date="2026-09-25T20:02:00Z" w16du:dateUtc="2026-09-26T00:02:00Z"/>
          <w:b/>
          <w:sz w:val="24"/>
          <w:szCs w:val="24"/>
        </w:rPr>
      </w:pPr>
      <w:ins w:id="14" w:author="Lynn" w:date="2026-09-25T20:02:00Z" w16du:dateUtc="2026-09-26T00:02:00Z">
        <w:r>
          <w:rPr>
            <w:b/>
            <w:sz w:val="24"/>
            <w:szCs w:val="24"/>
          </w:rPr>
          <w:t>2015</w:t>
        </w:r>
      </w:ins>
    </w:p>
    <w:p w14:paraId="44660054" w14:textId="77777777" w:rsidR="00470540" w:rsidRPr="00412930" w:rsidRDefault="00470540" w:rsidP="00470540">
      <w:pPr>
        <w:pStyle w:val="ListParagraph"/>
        <w:numPr>
          <w:ilvl w:val="0"/>
          <w:numId w:val="14"/>
        </w:numPr>
        <w:spacing w:after="0" w:line="240" w:lineRule="auto"/>
        <w:rPr>
          <w:ins w:id="15" w:author="Lynn" w:date="2026-09-25T20:02:00Z" w16du:dateUtc="2026-09-26T00:02:00Z"/>
          <w:sz w:val="24"/>
          <w:szCs w:val="24"/>
        </w:rPr>
      </w:pPr>
      <w:ins w:id="16" w:author="Lynn" w:date="2026-09-25T20:02:00Z" w16du:dateUtc="2026-09-26T00:02:00Z">
        <w:r w:rsidRPr="00412930">
          <w:rPr>
            <w:sz w:val="24"/>
            <w:szCs w:val="24"/>
          </w:rPr>
          <w:t>Automated External Defibrillator Installed at City Hall</w:t>
        </w:r>
      </w:ins>
    </w:p>
    <w:p w14:paraId="18275D2D" w14:textId="77777777" w:rsidR="00DD5A5C" w:rsidRPr="00412930" w:rsidRDefault="00DD5A5C" w:rsidP="00470540">
      <w:pPr>
        <w:pStyle w:val="ListParagraph"/>
        <w:numPr>
          <w:ilvl w:val="0"/>
          <w:numId w:val="14"/>
        </w:numPr>
        <w:spacing w:after="0" w:line="240" w:lineRule="auto"/>
        <w:rPr>
          <w:ins w:id="17" w:author="Lynn" w:date="2026-09-25T20:02:00Z" w16du:dateUtc="2026-09-26T00:02:00Z"/>
          <w:sz w:val="24"/>
          <w:szCs w:val="24"/>
        </w:rPr>
      </w:pPr>
      <w:ins w:id="18" w:author="Lynn" w:date="2026-09-25T20:02:00Z" w16du:dateUtc="2026-09-26T00:02:00Z">
        <w:r w:rsidRPr="00412930">
          <w:rPr>
            <w:sz w:val="24"/>
            <w:szCs w:val="24"/>
          </w:rPr>
          <w:t>Animal Regulation &amp; Impounding Bylaw INFORMATION SHEET</w:t>
        </w:r>
      </w:ins>
    </w:p>
    <w:p w14:paraId="392E45D7" w14:textId="77777777" w:rsidR="00470540" w:rsidRPr="00412930" w:rsidRDefault="00470540" w:rsidP="00470540">
      <w:pPr>
        <w:pStyle w:val="ListParagraph"/>
        <w:numPr>
          <w:ilvl w:val="0"/>
          <w:numId w:val="14"/>
        </w:numPr>
        <w:spacing w:after="0" w:line="240" w:lineRule="auto"/>
        <w:rPr>
          <w:ins w:id="19" w:author="Lynn" w:date="2026-09-25T20:02:00Z" w16du:dateUtc="2026-09-26T00:02:00Z"/>
          <w:sz w:val="24"/>
          <w:szCs w:val="24"/>
        </w:rPr>
      </w:pPr>
      <w:ins w:id="20" w:author="Lynn" w:date="2026-09-25T20:02:00Z" w16du:dateUtc="2026-09-26T00:02:00Z">
        <w:r w:rsidRPr="00412930">
          <w:rPr>
            <w:sz w:val="24"/>
            <w:szCs w:val="24"/>
          </w:rPr>
          <w:t>Financial Plan and Tax Rates Bylaws</w:t>
        </w:r>
      </w:ins>
    </w:p>
    <w:p w14:paraId="3F3A0F50" w14:textId="77777777" w:rsidR="00470540" w:rsidRPr="00412930" w:rsidRDefault="00470540" w:rsidP="00470540">
      <w:pPr>
        <w:pStyle w:val="ListParagraph"/>
        <w:numPr>
          <w:ilvl w:val="0"/>
          <w:numId w:val="14"/>
        </w:numPr>
        <w:spacing w:after="0" w:line="240" w:lineRule="auto"/>
        <w:rPr>
          <w:ins w:id="21" w:author="Lynn" w:date="2026-09-25T20:02:00Z" w16du:dateUtc="2026-09-26T00:02:00Z"/>
          <w:sz w:val="24"/>
          <w:szCs w:val="24"/>
        </w:rPr>
      </w:pPr>
      <w:ins w:id="22" w:author="Lynn" w:date="2026-09-25T20:02:00Z" w16du:dateUtc="2026-09-26T00:02:00Z">
        <w:r w:rsidRPr="00412930">
          <w:rPr>
            <w:sz w:val="24"/>
            <w:szCs w:val="24"/>
          </w:rPr>
          <w:t>Financial Reporting Award</w:t>
        </w:r>
      </w:ins>
    </w:p>
    <w:p w14:paraId="316A5178" w14:textId="77777777" w:rsidR="00470540" w:rsidRPr="00412930" w:rsidRDefault="00470540" w:rsidP="0047054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ins w:id="23" w:author="Lynn" w:date="2026-09-25T20:02:00Z" w16du:dateUtc="2026-09-26T00:02:00Z"/>
          <w:rFonts w:cs="Calibri-Bold"/>
          <w:bCs/>
          <w:sz w:val="24"/>
          <w:szCs w:val="24"/>
        </w:rPr>
      </w:pPr>
      <w:ins w:id="24" w:author="Lynn" w:date="2026-09-25T20:02:00Z" w16du:dateUtc="2026-09-26T00:02:00Z">
        <w:r w:rsidRPr="00412930">
          <w:rPr>
            <w:rFonts w:cs="Calibri-Bold"/>
            <w:bCs/>
            <w:sz w:val="24"/>
            <w:szCs w:val="24"/>
          </w:rPr>
          <w:t>Ingram Street / Canada Avenue Intersection Safety Improvements &amp; Underground Upgrades</w:t>
        </w:r>
        <w:r w:rsidR="00DD5A5C" w:rsidRPr="00412930">
          <w:rPr>
            <w:rFonts w:cs="Calibri-Bold"/>
            <w:bCs/>
            <w:sz w:val="24"/>
            <w:szCs w:val="24"/>
          </w:rPr>
          <w:t xml:space="preserve"> – Update</w:t>
        </w:r>
      </w:ins>
    </w:p>
    <w:p w14:paraId="56C44787" w14:textId="77777777" w:rsidR="00DD5A5C" w:rsidRPr="00412930" w:rsidRDefault="00DD5A5C" w:rsidP="0047054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ins w:id="25" w:author="Lynn" w:date="2026-09-25T20:02:00Z" w16du:dateUtc="2026-09-26T00:02:00Z"/>
          <w:rFonts w:cs="Calibri-Bold"/>
          <w:bCs/>
          <w:sz w:val="24"/>
          <w:szCs w:val="24"/>
        </w:rPr>
      </w:pPr>
      <w:ins w:id="26" w:author="Lynn" w:date="2026-09-25T20:02:00Z" w16du:dateUtc="2026-09-26T00:02:00Z">
        <w:r w:rsidRPr="00412930">
          <w:rPr>
            <w:rFonts w:cs="Calibri-Bold"/>
            <w:bCs/>
            <w:sz w:val="24"/>
            <w:szCs w:val="24"/>
          </w:rPr>
          <w:t>Ingram Street / Canada Avenue Intersection Safety Improvements &amp; Underground Upgrades Project</w:t>
        </w:r>
      </w:ins>
    </w:p>
    <w:p w14:paraId="42F8E534" w14:textId="77777777" w:rsidR="00470540" w:rsidRPr="00412930" w:rsidRDefault="00D80F93" w:rsidP="0047054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ins w:id="27" w:author="Lynn" w:date="2026-09-25T20:02:00Z" w16du:dateUtc="2026-09-26T00:02:00Z"/>
          <w:rFonts w:cs="Calibri-Bold"/>
          <w:bCs/>
          <w:sz w:val="24"/>
          <w:szCs w:val="24"/>
        </w:rPr>
      </w:pPr>
      <w:ins w:id="28" w:author="Lynn" w:date="2026-09-25T20:02:00Z" w16du:dateUtc="2026-09-26T00:02:00Z">
        <w:r w:rsidRPr="00412930">
          <w:rPr>
            <w:rFonts w:cs="Calibri-Bold"/>
            <w:bCs/>
            <w:sz w:val="24"/>
            <w:szCs w:val="24"/>
          </w:rPr>
          <w:t>New Regulations for a Humane Community</w:t>
        </w:r>
      </w:ins>
    </w:p>
    <w:p w14:paraId="617DC997" w14:textId="77777777" w:rsidR="00DD5A5C" w:rsidRPr="00412930" w:rsidRDefault="00DD5A5C" w:rsidP="00DD5A5C">
      <w:pPr>
        <w:pStyle w:val="ListParagraph"/>
        <w:numPr>
          <w:ilvl w:val="0"/>
          <w:numId w:val="14"/>
        </w:numPr>
        <w:spacing w:after="0" w:line="240" w:lineRule="auto"/>
        <w:rPr>
          <w:ins w:id="29" w:author="Lynn" w:date="2026-09-25T20:02:00Z" w16du:dateUtc="2026-09-26T00:02:00Z"/>
          <w:sz w:val="24"/>
          <w:szCs w:val="24"/>
        </w:rPr>
      </w:pPr>
      <w:ins w:id="30" w:author="Lynn" w:date="2026-09-25T20:02:00Z" w16du:dateUtc="2026-09-26T00:02:00Z">
        <w:r w:rsidRPr="00412930">
          <w:rPr>
            <w:sz w:val="24"/>
            <w:szCs w:val="24"/>
          </w:rPr>
          <w:t>Tree Trimming in Charles Hoey, VC, Memorial Park</w:t>
        </w:r>
      </w:ins>
    </w:p>
    <w:p w14:paraId="31AB8D8F" w14:textId="77777777" w:rsidR="00CB57F6" w:rsidRPr="00412930" w:rsidRDefault="00CB57F6" w:rsidP="0047054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ins w:id="31" w:author="Lynn" w:date="2026-09-25T20:02:00Z" w16du:dateUtc="2026-09-26T00:02:00Z"/>
          <w:rFonts w:cs="Calibri-Bold"/>
          <w:bCs/>
          <w:sz w:val="24"/>
          <w:szCs w:val="24"/>
        </w:rPr>
      </w:pPr>
      <w:ins w:id="32" w:author="Lynn" w:date="2026-09-25T20:02:00Z" w16du:dateUtc="2026-09-26T00:02:00Z">
        <w:r w:rsidRPr="00412930">
          <w:rPr>
            <w:rFonts w:cs="Calibri-Bold"/>
            <w:bCs/>
            <w:sz w:val="24"/>
            <w:szCs w:val="24"/>
          </w:rPr>
          <w:t>Watering Restrictions (Stage 1) in Effect October 9 for the Cowichan Valley</w:t>
        </w:r>
      </w:ins>
    </w:p>
    <w:p w14:paraId="1D62696A" w14:textId="77777777" w:rsidR="009C4148" w:rsidRPr="00412930" w:rsidRDefault="009C4148" w:rsidP="0047054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ins w:id="33" w:author="Lynn" w:date="2026-09-25T20:02:00Z" w16du:dateUtc="2026-09-26T00:02:00Z"/>
          <w:rFonts w:cs="Calibri-Bold"/>
          <w:bCs/>
          <w:sz w:val="24"/>
          <w:szCs w:val="24"/>
        </w:rPr>
      </w:pPr>
      <w:ins w:id="34" w:author="Lynn" w:date="2026-09-25T20:02:00Z" w16du:dateUtc="2026-09-26T00:02:00Z">
        <w:r w:rsidRPr="00412930">
          <w:rPr>
            <w:rFonts w:cs="Calibri-Bold"/>
            <w:bCs/>
            <w:sz w:val="24"/>
            <w:szCs w:val="24"/>
          </w:rPr>
          <w:t>Watering Restrictions (Stage 2) in Effect June 15 for the Cowichan Valley</w:t>
        </w:r>
      </w:ins>
    </w:p>
    <w:p w14:paraId="6372BF67" w14:textId="77777777" w:rsidR="00D80F93" w:rsidRPr="00412930" w:rsidRDefault="00D80F93" w:rsidP="0047054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ins w:id="35" w:author="Lynn" w:date="2026-09-25T20:02:00Z" w16du:dateUtc="2026-09-26T00:02:00Z"/>
          <w:rFonts w:cs="Calibri-Bold"/>
          <w:bCs/>
          <w:sz w:val="24"/>
          <w:szCs w:val="24"/>
        </w:rPr>
      </w:pPr>
      <w:ins w:id="36" w:author="Lynn" w:date="2026-09-25T20:02:00Z" w16du:dateUtc="2026-09-26T00:02:00Z">
        <w:r w:rsidRPr="00412930">
          <w:rPr>
            <w:rFonts w:cs="Calibri-Bold"/>
            <w:bCs/>
            <w:sz w:val="24"/>
            <w:szCs w:val="24"/>
          </w:rPr>
          <w:t xml:space="preserve">Watering Restrictions </w:t>
        </w:r>
        <w:r w:rsidR="00CB57F6" w:rsidRPr="00412930">
          <w:rPr>
            <w:rFonts w:cs="Calibri-Bold"/>
            <w:bCs/>
            <w:sz w:val="24"/>
            <w:szCs w:val="24"/>
          </w:rPr>
          <w:t xml:space="preserve">(Stage 3) </w:t>
        </w:r>
        <w:r w:rsidRPr="00412930">
          <w:rPr>
            <w:rFonts w:cs="Calibri-Bold"/>
            <w:bCs/>
            <w:sz w:val="24"/>
            <w:szCs w:val="24"/>
          </w:rPr>
          <w:t>in Effect July 8 for the Cowichan Valley</w:t>
        </w:r>
      </w:ins>
    </w:p>
    <w:p w14:paraId="4425BF97" w14:textId="77777777" w:rsidR="00CB57F6" w:rsidRPr="00412930" w:rsidRDefault="00CB57F6" w:rsidP="0047054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ins w:id="37" w:author="Lynn" w:date="2026-09-25T20:02:00Z" w16du:dateUtc="2026-09-26T00:02:00Z"/>
          <w:rFonts w:cs="Calibri-Bold"/>
          <w:bCs/>
          <w:sz w:val="24"/>
          <w:szCs w:val="24"/>
        </w:rPr>
      </w:pPr>
      <w:ins w:id="38" w:author="Lynn" w:date="2026-09-25T20:02:00Z" w16du:dateUtc="2026-09-26T00:02:00Z">
        <w:r w:rsidRPr="00412930">
          <w:rPr>
            <w:rFonts w:cs="Calibri-Bold"/>
            <w:bCs/>
            <w:sz w:val="24"/>
            <w:szCs w:val="24"/>
          </w:rPr>
          <w:t>Watering Restrictions – Cowichan Valley Gov</w:t>
        </w:r>
        <w:r w:rsidR="002A015B" w:rsidRPr="00412930">
          <w:rPr>
            <w:rFonts w:cs="Calibri-Bold"/>
            <w:bCs/>
            <w:sz w:val="24"/>
            <w:szCs w:val="24"/>
          </w:rPr>
          <w:t>ernments Collaborate</w:t>
        </w:r>
        <w:r w:rsidRPr="00412930">
          <w:rPr>
            <w:rFonts w:cs="Calibri-Bold"/>
            <w:bCs/>
            <w:sz w:val="24"/>
            <w:szCs w:val="24"/>
          </w:rPr>
          <w:t xml:space="preserve"> Region-Wide</w:t>
        </w:r>
      </w:ins>
    </w:p>
    <w:p w14:paraId="7733D047" w14:textId="77777777" w:rsidR="00470540" w:rsidRPr="00412930" w:rsidRDefault="00470540" w:rsidP="0047054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ins w:id="39" w:author="Lynn" w:date="2026-09-25T20:02:00Z" w16du:dateUtc="2026-09-26T00:02:00Z"/>
          <w:rFonts w:cs="Calibri-Bold"/>
          <w:bCs/>
          <w:sz w:val="24"/>
          <w:szCs w:val="24"/>
        </w:rPr>
      </w:pPr>
      <w:ins w:id="40" w:author="Lynn" w:date="2026-09-25T20:02:00Z" w16du:dateUtc="2026-09-26T00:02:00Z">
        <w:r w:rsidRPr="00412930">
          <w:rPr>
            <w:rFonts w:cs="Calibri-Bold"/>
            <w:bCs/>
            <w:sz w:val="24"/>
            <w:szCs w:val="24"/>
          </w:rPr>
          <w:t>Yard Waste and Glass Pick-up Program</w:t>
        </w:r>
      </w:ins>
    </w:p>
    <w:p w14:paraId="19CA3E7D" w14:textId="77777777" w:rsidR="00DD5A5C" w:rsidRDefault="00DD5A5C" w:rsidP="00DD5A5C">
      <w:pPr>
        <w:autoSpaceDE w:val="0"/>
        <w:autoSpaceDN w:val="0"/>
        <w:adjustRightInd w:val="0"/>
        <w:rPr>
          <w:ins w:id="41" w:author="Lynn" w:date="2026-09-25T20:02:00Z" w16du:dateUtc="2026-09-26T00:02:00Z"/>
          <w:rFonts w:cs="Calibri-Bold"/>
          <w:b/>
          <w:bCs/>
          <w:sz w:val="24"/>
          <w:szCs w:val="24"/>
        </w:rPr>
      </w:pPr>
    </w:p>
    <w:p w14:paraId="7ECBFD46" w14:textId="77777777" w:rsidR="00DD5A5C" w:rsidRPr="00425FCB" w:rsidRDefault="00DD5A5C" w:rsidP="00425FCB">
      <w:pPr>
        <w:autoSpaceDE w:val="0"/>
        <w:autoSpaceDN w:val="0"/>
        <w:adjustRightInd w:val="0"/>
        <w:rPr>
          <w:ins w:id="42" w:author="Lynn" w:date="2026-09-25T20:02:00Z" w16du:dateUtc="2026-09-26T00:02:00Z"/>
          <w:rFonts w:cs="Calibri-Bold"/>
          <w:b/>
          <w:bCs/>
          <w:sz w:val="24"/>
          <w:szCs w:val="24"/>
        </w:rPr>
      </w:pPr>
      <w:ins w:id="43" w:author="Lynn" w:date="2026-09-25T20:02:00Z" w16du:dateUtc="2026-09-26T00:02:00Z">
        <w:r>
          <w:rPr>
            <w:rFonts w:cs="Calibri-Bold"/>
            <w:b/>
            <w:bCs/>
            <w:sz w:val="24"/>
            <w:szCs w:val="24"/>
          </w:rPr>
          <w:t>2014</w:t>
        </w:r>
      </w:ins>
    </w:p>
    <w:p w14:paraId="72C06BA6" w14:textId="77777777" w:rsidR="00412930" w:rsidRPr="00425FCB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44" w:author="Lynn" w:date="2026-09-25T20:02:00Z" w16du:dateUtc="2026-09-26T00:02:00Z"/>
          <w:rFonts w:cs="Arial"/>
          <w:color w:val="000000"/>
          <w:sz w:val="24"/>
          <w:szCs w:val="24"/>
        </w:rPr>
      </w:pPr>
      <w:ins w:id="45" w:author="Lynn" w:date="2026-09-25T20:02:00Z" w16du:dateUtc="2026-09-26T00:02:00Z">
        <w:r w:rsidRPr="00425FCB">
          <w:rPr>
            <w:rFonts w:cs="Arial"/>
            <w:color w:val="000000"/>
            <w:sz w:val="24"/>
            <w:szCs w:val="24"/>
          </w:rPr>
          <w:t xml:space="preserve">Advance and Special Voting Opportunities </w:t>
        </w:r>
        <w:r>
          <w:rPr>
            <w:rFonts w:cs="Arial"/>
            <w:color w:val="000000"/>
            <w:sz w:val="24"/>
            <w:szCs w:val="24"/>
          </w:rPr>
          <w:t xml:space="preserve">2014 </w:t>
        </w:r>
        <w:r w:rsidRPr="00425FCB">
          <w:rPr>
            <w:rFonts w:cs="Arial"/>
            <w:color w:val="000000"/>
            <w:sz w:val="24"/>
            <w:szCs w:val="24"/>
          </w:rPr>
          <w:t>Turnout</w:t>
        </w:r>
      </w:ins>
    </w:p>
    <w:p w14:paraId="5AEEBDDB" w14:textId="77777777" w:rsidR="00412930" w:rsidRPr="00425FCB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46" w:author="Lynn" w:date="2026-09-25T20:02:00Z" w16du:dateUtc="2026-09-26T00:02:00Z"/>
          <w:rFonts w:cs="Arial"/>
          <w:color w:val="000000"/>
          <w:sz w:val="24"/>
          <w:szCs w:val="24"/>
        </w:rPr>
      </w:pPr>
      <w:ins w:id="47" w:author="Lynn" w:date="2026-09-25T20:02:00Z" w16du:dateUtc="2026-09-26T00:02:00Z">
        <w:r>
          <w:fldChar w:fldCharType="begin"/>
        </w:r>
        <w:r>
          <w:instrText>HYPERLINK "http://www.duncan.ca/pdf/Press%20Release%20-%20Air%20Quality%20Advisory.pdf"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Air Quality Advisory and Open Burning Restrictions in Effect for the Cowichan Valley</w:t>
        </w:r>
        <w:r>
          <w:fldChar w:fldCharType="end"/>
        </w:r>
      </w:ins>
    </w:p>
    <w:p w14:paraId="13F672D2" w14:textId="77777777" w:rsidR="00412930" w:rsidRPr="00412930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48" w:author="Lynn" w:date="2026-09-25T20:02:00Z" w16du:dateUtc="2026-09-26T00:02:00Z"/>
          <w:rFonts w:cs="Arial"/>
          <w:color w:val="000000"/>
          <w:sz w:val="24"/>
          <w:szCs w:val="24"/>
        </w:rPr>
      </w:pPr>
      <w:ins w:id="49" w:author="Lynn" w:date="2026-09-25T20:02:00Z" w16du:dateUtc="2026-09-26T00:02:00Z">
        <w:r>
          <w:fldChar w:fldCharType="begin"/>
        </w:r>
        <w:r>
          <w:instrText>HYPERLINK "http://www.duncan.ca/pdf/Press%20Release%20-%20Amalgamation%20Question.pdf"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Amalgamation and Boundary Realignment Community Opinion Questions Confirmed for November Ballot</w:t>
        </w:r>
        <w:r>
          <w:fldChar w:fldCharType="end"/>
        </w:r>
      </w:ins>
    </w:p>
    <w:p w14:paraId="709FAA38" w14:textId="77777777" w:rsidR="00412930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50" w:author="Lynn" w:date="2026-09-25T20:02:00Z" w16du:dateUtc="2026-09-26T00:02:00Z"/>
          <w:rFonts w:cs="Arial"/>
          <w:color w:val="000000"/>
          <w:sz w:val="24"/>
          <w:szCs w:val="24"/>
        </w:rPr>
      </w:pPr>
      <w:ins w:id="51" w:author="Lynn" w:date="2026-09-25T20:02:00Z" w16du:dateUtc="2026-09-26T00:02:00Z">
        <w:r w:rsidRPr="00412930">
          <w:rPr>
            <w:rFonts w:cs="Arial"/>
            <w:sz w:val="24"/>
            <w:szCs w:val="24"/>
            <w:shd w:val="clear" w:color="auto" w:fill="FFFFFF"/>
          </w:rPr>
          <w:t>Canada Avenue Landscaping Plan</w:t>
        </w:r>
      </w:ins>
    </w:p>
    <w:p w14:paraId="38520E92" w14:textId="77777777" w:rsidR="00412930" w:rsidRPr="00412930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52" w:author="Lynn" w:date="2026-09-25T20:02:00Z" w16du:dateUtc="2026-09-26T00:02:00Z"/>
          <w:rFonts w:cs="Arial"/>
          <w:color w:val="000000"/>
          <w:sz w:val="24"/>
          <w:szCs w:val="24"/>
        </w:rPr>
      </w:pPr>
      <w:ins w:id="53" w:author="Lynn" w:date="2026-09-25T20:02:00Z" w16du:dateUtc="2026-09-26T00:02:00Z">
        <w:r>
          <w:fldChar w:fldCharType="begin"/>
        </w:r>
        <w:r>
          <w:instrText>HYPERLINK "http://www.duncan.ca/pdf/PR%20Canada%20Avenue%20Hedge.pdf"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 xml:space="preserve">Canada Avenue Hedge </w:t>
        </w:r>
        <w:r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 xml:space="preserve">Removal </w:t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and Landscaping Improvements</w:t>
        </w:r>
        <w:r>
          <w:fldChar w:fldCharType="end"/>
        </w:r>
      </w:ins>
    </w:p>
    <w:p w14:paraId="3F05C3FE" w14:textId="77777777" w:rsidR="00412930" w:rsidRPr="00412930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54" w:author="Lynn" w:date="2026-09-25T20:02:00Z" w16du:dateUtc="2026-09-26T00:02:00Z"/>
          <w:rFonts w:cs="Arial"/>
          <w:color w:val="000000"/>
          <w:sz w:val="24"/>
          <w:szCs w:val="24"/>
        </w:rPr>
      </w:pPr>
      <w:ins w:id="55" w:author="Lynn" w:date="2026-09-25T20:02:00Z" w16du:dateUtc="2026-09-26T00:02:00Z">
        <w:r>
          <w:fldChar w:fldCharType="begin"/>
        </w:r>
        <w:r>
          <w:instrText>HYPERLINK "http://www.duncan.ca/pdf/PR%20Liquor%20at%20Farmers%20Market.pdf"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Authorizes Liquor Sales at Farmers Market</w:t>
        </w:r>
        <w:r>
          <w:fldChar w:fldCharType="end"/>
        </w:r>
      </w:ins>
    </w:p>
    <w:p w14:paraId="5B3CAFA7" w14:textId="77777777" w:rsidR="00412930" w:rsidRPr="00425FCB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56" w:author="Lynn" w:date="2026-09-25T20:02:00Z" w16du:dateUtc="2026-09-26T00:02:00Z"/>
          <w:rFonts w:cs="Arial"/>
          <w:color w:val="000000"/>
          <w:sz w:val="24"/>
          <w:szCs w:val="24"/>
        </w:rPr>
      </w:pPr>
      <w:ins w:id="57" w:author="Lynn" w:date="2026-09-25T20:02:00Z" w16du:dateUtc="2026-09-26T00:02:00Z">
        <w:r>
          <w:fldChar w:fldCharType="begin"/>
        </w:r>
        <w:r>
          <w:instrText>HYPERLINK "http://www.duncan.ca/pdf/Press%20Release%20-%20Intersection%20Upgrades.pdf"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Hosts Open House to Seek Feedback on Upgrades to Major Downtown Intersections</w:t>
        </w:r>
        <w:r>
          <w:fldChar w:fldCharType="end"/>
        </w:r>
      </w:ins>
    </w:p>
    <w:p w14:paraId="422B8557" w14:textId="77777777" w:rsidR="00412930" w:rsidRPr="00412930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58" w:author="Lynn" w:date="2026-09-25T20:02:00Z" w16du:dateUtc="2026-09-26T00:02:00Z"/>
          <w:rFonts w:cs="Arial"/>
          <w:color w:val="000000"/>
          <w:sz w:val="24"/>
          <w:szCs w:val="24"/>
        </w:rPr>
      </w:pPr>
      <w:ins w:id="59" w:author="Lynn" w:date="2026-09-25T20:02:00Z" w16du:dateUtc="2026-09-26T00:02:00Z">
        <w:r w:rsidRPr="00412930">
          <w:rPr>
            <w:rFonts w:cs="Arial"/>
            <w:sz w:val="24"/>
            <w:szCs w:val="24"/>
            <w:shd w:val="clear" w:color="auto" w:fill="FFFFFF"/>
          </w:rPr>
          <w:t>City Launches City Satisfaction Survey</w:t>
        </w:r>
      </w:ins>
    </w:p>
    <w:p w14:paraId="1AA7351F" w14:textId="77777777" w:rsidR="00412930" w:rsidRPr="00425FCB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60" w:author="Lynn" w:date="2026-09-25T20:02:00Z" w16du:dateUtc="2026-09-26T00:02:00Z"/>
          <w:rFonts w:cs="Arial"/>
          <w:color w:val="000000"/>
          <w:sz w:val="24"/>
          <w:szCs w:val="24"/>
        </w:rPr>
      </w:pPr>
      <w:ins w:id="61" w:author="Lynn" w:date="2026-09-25T20:02:00Z" w16du:dateUtc="2026-09-26T00:02:00Z">
        <w:r>
          <w:fldChar w:fldCharType="begin"/>
        </w:r>
        <w:r>
          <w:instrText>HYPERLINK "http://www.duncan.ca/pdf/PR%20-%20Earth%20Hour%202014.pdf"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Participates in Earth Hour 2014</w:t>
        </w:r>
        <w:r>
          <w:fldChar w:fldCharType="end"/>
        </w:r>
      </w:ins>
    </w:p>
    <w:p w14:paraId="1BADA9ED" w14:textId="77777777" w:rsidR="00412930" w:rsidRPr="00425FCB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62" w:author="Lynn" w:date="2026-09-25T20:02:00Z" w16du:dateUtc="2026-09-26T00:02:00Z"/>
          <w:rFonts w:cs="Arial"/>
          <w:color w:val="000000"/>
          <w:sz w:val="24"/>
          <w:szCs w:val="24"/>
        </w:rPr>
      </w:pPr>
      <w:ins w:id="63" w:author="Lynn" w:date="2026-09-25T20:02:00Z" w16du:dateUtc="2026-09-26T00:02:00Z">
        <w:r>
          <w:fldChar w:fldCharType="begin"/>
        </w:r>
        <w:r>
          <w:instrText>HYPERLINK "http://www.duncan.ca/pdf/Press%20Release%20-%20Financial%20Reporting%20Award2.pdf"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Receives Award for Financial Reporting for a Second Time</w:t>
        </w:r>
        <w:r>
          <w:fldChar w:fldCharType="end"/>
        </w:r>
      </w:ins>
    </w:p>
    <w:p w14:paraId="705C9D65" w14:textId="77777777" w:rsidR="00412930" w:rsidRPr="00412930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64" w:author="Lynn" w:date="2026-09-25T20:02:00Z" w16du:dateUtc="2026-09-26T00:02:00Z"/>
          <w:rFonts w:cs="Arial"/>
          <w:color w:val="000000"/>
          <w:sz w:val="24"/>
          <w:szCs w:val="24"/>
        </w:rPr>
      </w:pPr>
      <w:ins w:id="65" w:author="Lynn" w:date="2026-09-25T20:02:00Z" w16du:dateUtc="2026-09-26T00:02:00Z">
        <w:r>
          <w:lastRenderedPageBreak/>
          <w:fldChar w:fldCharType="begin"/>
        </w:r>
        <w:r>
          <w:instrText>HYPERLINK "http://www.duncan.ca/pdf/PR%20Football%20Scheduling.pdf"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City, Youth Football, and Classics Soccer Resolve Scheduling conflicts</w:t>
        </w:r>
        <w:r>
          <w:fldChar w:fldCharType="end"/>
        </w:r>
      </w:ins>
    </w:p>
    <w:p w14:paraId="2C0F23A7" w14:textId="77777777" w:rsidR="00425FCB" w:rsidRPr="00412930" w:rsidRDefault="00425FCB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66" w:author="Lynn" w:date="2026-09-25T20:02:00Z" w16du:dateUtc="2026-09-26T00:02:00Z"/>
          <w:rFonts w:cs="Arial"/>
          <w:color w:val="000000"/>
          <w:sz w:val="24"/>
          <w:szCs w:val="24"/>
        </w:rPr>
      </w:pPr>
      <w:ins w:id="67" w:author="Lynn" w:date="2026-09-25T20:02:00Z" w16du:dateUtc="2026-09-26T00:02:00Z">
        <w:r>
          <w:fldChar w:fldCharType="begin"/>
        </w:r>
        <w:r>
          <w:instrText>HYPERLINK "http://www.duncan.ca/pdf/PR%20-%20Clocktower.pdf"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Duncan's Big Ben</w:t>
        </w:r>
        <w:r>
          <w:fldChar w:fldCharType="end"/>
        </w:r>
      </w:ins>
    </w:p>
    <w:p w14:paraId="5BD7902A" w14:textId="77777777" w:rsidR="00412930" w:rsidRPr="00412930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68" w:author="Lynn" w:date="2026-09-25T20:02:00Z" w16du:dateUtc="2026-09-26T00:02:00Z"/>
          <w:rFonts w:cs="Arial"/>
          <w:color w:val="000000"/>
          <w:sz w:val="24"/>
          <w:szCs w:val="24"/>
        </w:rPr>
      </w:pPr>
      <w:ins w:id="69" w:author="Lynn" w:date="2026-09-25T20:02:00Z" w16du:dateUtc="2026-09-26T00:02:00Z">
        <w:r>
          <w:fldChar w:fldCharType="begin"/>
        </w:r>
        <w:r>
          <w:instrText>HYPERLINK "http://www.duncan.ca/pdf/CUPE%20Contract.pdf"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Duncan Council and CUPE Local 358 Ratify Contract</w:t>
        </w:r>
        <w:r>
          <w:fldChar w:fldCharType="end"/>
        </w:r>
      </w:ins>
    </w:p>
    <w:p w14:paraId="77C27492" w14:textId="77777777" w:rsidR="00412930" w:rsidRPr="00425FCB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70" w:author="Lynn" w:date="2026-09-25T20:02:00Z" w16du:dateUtc="2026-09-26T00:02:00Z"/>
          <w:rFonts w:cs="Arial"/>
          <w:color w:val="000000"/>
          <w:sz w:val="24"/>
          <w:szCs w:val="24"/>
        </w:rPr>
      </w:pPr>
      <w:ins w:id="71" w:author="Lynn" w:date="2026-09-25T20:02:00Z" w16du:dateUtc="2026-09-26T00:02:00Z">
        <w:r>
          <w:fldChar w:fldCharType="begin"/>
        </w:r>
        <w:r>
          <w:instrText>HYPERLINK "http://www.duncan.ca/pdf/Press%20Release%20-%20Its%20an%20Honour.pdf"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It's an Honour! Cross-Canada Travelling Exhibit is coming to Duncan</w:t>
        </w:r>
        <w:r>
          <w:fldChar w:fldCharType="end"/>
        </w:r>
      </w:ins>
    </w:p>
    <w:p w14:paraId="79FEF2A8" w14:textId="77777777" w:rsidR="00412930" w:rsidRPr="00425FCB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72" w:author="Lynn" w:date="2026-09-25T20:02:00Z" w16du:dateUtc="2026-09-26T00:02:00Z"/>
          <w:rFonts w:cs="Arial"/>
          <w:color w:val="000000"/>
          <w:sz w:val="24"/>
          <w:szCs w:val="24"/>
        </w:rPr>
      </w:pPr>
      <w:ins w:id="73" w:author="Lynn" w:date="2026-09-25T20:02:00Z" w16du:dateUtc="2026-09-26T00:02:00Z">
        <w:r>
          <w:fldChar w:fldCharType="begin"/>
        </w:r>
        <w:r>
          <w:instrText>HYPERLINK "http://www.duncan.ca/pdf/Press%20Release%20-%20MMBC.pdf"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Multi-Materials BC (MMBC) Contract for Recycling Services</w:t>
        </w:r>
        <w:r>
          <w:fldChar w:fldCharType="end"/>
        </w:r>
      </w:ins>
    </w:p>
    <w:p w14:paraId="44B00D58" w14:textId="77777777" w:rsidR="00425FCB" w:rsidRPr="00425FCB" w:rsidRDefault="00425FCB" w:rsidP="00425FC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74" w:author="Lynn" w:date="2026-09-25T20:02:00Z" w16du:dateUtc="2026-09-26T00:02:00Z"/>
          <w:rFonts w:cs="Arial"/>
          <w:color w:val="000000"/>
          <w:sz w:val="24"/>
          <w:szCs w:val="24"/>
        </w:rPr>
      </w:pPr>
      <w:ins w:id="75" w:author="Lynn" w:date="2026-09-25T20:02:00Z" w16du:dateUtc="2026-09-26T00:02:00Z">
        <w:r>
          <w:fldChar w:fldCharType="begin"/>
        </w:r>
        <w:r>
          <w:instrText>HYPERLINK "http://www.duncan.ca/pdf/PR%20-%20Bylaw%20Adjudication.pdf"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New Bylaw Enforcement System Saves Court Time and Money</w:t>
        </w:r>
        <w:r>
          <w:fldChar w:fldCharType="end"/>
        </w:r>
      </w:ins>
    </w:p>
    <w:p w14:paraId="30FCBB9E" w14:textId="77777777" w:rsidR="00412930" w:rsidRPr="00412930" w:rsidRDefault="00412930" w:rsidP="004129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76" w:author="Lynn" w:date="2026-09-25T20:02:00Z" w16du:dateUtc="2026-09-26T00:02:00Z"/>
          <w:rFonts w:cs="Arial"/>
          <w:color w:val="000000"/>
          <w:sz w:val="24"/>
          <w:szCs w:val="24"/>
        </w:rPr>
      </w:pPr>
      <w:ins w:id="77" w:author="Lynn" w:date="2026-09-25T20:02:00Z" w16du:dateUtc="2026-09-26T00:02:00Z">
        <w:r>
          <w:fldChar w:fldCharType="begin"/>
        </w:r>
        <w:r>
          <w:instrText>HYPERLINK "http://www.duncan.ca/pdf/PR%20Citizen%20Satisfaction%20Survey.pdf"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Quality of Life in City of Duncan Given High Ratings</w:t>
        </w:r>
        <w:r>
          <w:fldChar w:fldCharType="end"/>
        </w:r>
      </w:ins>
    </w:p>
    <w:p w14:paraId="6AB65D49" w14:textId="77777777" w:rsidR="00DD5A5C" w:rsidRPr="00425FCB" w:rsidRDefault="00425FCB" w:rsidP="00425FC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ins w:id="78" w:author="Lynn" w:date="2026-09-25T20:02:00Z" w16du:dateUtc="2026-09-26T00:02:00Z"/>
          <w:rStyle w:val="apple-converted-space"/>
          <w:rFonts w:cs="Arial"/>
          <w:color w:val="000000"/>
          <w:sz w:val="24"/>
          <w:szCs w:val="24"/>
          <w:shd w:val="clear" w:color="auto" w:fill="FFFFFF"/>
        </w:rPr>
      </w:pPr>
      <w:ins w:id="79" w:author="Lynn" w:date="2026-09-25T20:02:00Z" w16du:dateUtc="2026-09-26T00:02:00Z">
        <w:r>
          <w:fldChar w:fldCharType="begin"/>
        </w:r>
        <w:r>
          <w:instrText>HYPERLINK "http://www.duncan.ca/pdf/Press%20Release%20-%20Equal%20Access%20Agreement.pdf"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Two-Tier Fee at Cowichan Aquatic Centre Removed for Residents of the Town of Lake Cowichan</w:t>
        </w:r>
        <w:r>
          <w:fldChar w:fldCharType="end"/>
        </w:r>
      </w:ins>
    </w:p>
    <w:p w14:paraId="71259EE5" w14:textId="77777777" w:rsidR="00425FCB" w:rsidRDefault="00425FCB" w:rsidP="00DD5A5C">
      <w:pPr>
        <w:autoSpaceDE w:val="0"/>
        <w:autoSpaceDN w:val="0"/>
        <w:adjustRightInd w:val="0"/>
        <w:rPr>
          <w:ins w:id="80" w:author="Lynn" w:date="2026-09-25T20:02:00Z" w16du:dateUtc="2026-09-26T00:02:00Z"/>
          <w:rStyle w:val="apple-converted-space"/>
          <w:rFonts w:cs="Arial"/>
          <w:color w:val="000000"/>
          <w:sz w:val="24"/>
          <w:szCs w:val="24"/>
          <w:shd w:val="clear" w:color="auto" w:fill="FFFFFF"/>
        </w:rPr>
      </w:pPr>
    </w:p>
    <w:p w14:paraId="4B4DAE2D" w14:textId="77777777" w:rsidR="00425FCB" w:rsidRPr="00425FCB" w:rsidRDefault="00425FCB" w:rsidP="00DD5A5C">
      <w:pPr>
        <w:autoSpaceDE w:val="0"/>
        <w:autoSpaceDN w:val="0"/>
        <w:adjustRightInd w:val="0"/>
        <w:rPr>
          <w:ins w:id="81" w:author="Lynn" w:date="2026-09-25T20:02:00Z" w16du:dateUtc="2026-09-26T00:02:00Z"/>
          <w:rFonts w:cs="Arial"/>
          <w:color w:val="000000"/>
          <w:sz w:val="24"/>
          <w:szCs w:val="24"/>
        </w:rPr>
      </w:pPr>
      <w:ins w:id="82" w:author="Lynn" w:date="2026-09-25T20:02:00Z" w16du:dateUtc="2026-09-26T00:02:00Z">
        <w:r w:rsidRPr="00425FCB">
          <w:rPr>
            <w:rFonts w:cs="Arial"/>
            <w:b/>
            <w:bCs/>
            <w:color w:val="000000"/>
            <w:sz w:val="24"/>
            <w:szCs w:val="24"/>
            <w:shd w:val="clear" w:color="auto" w:fill="FFFFFF"/>
          </w:rPr>
          <w:t>2013</w:t>
        </w:r>
      </w:ins>
    </w:p>
    <w:p w14:paraId="7E1FDF44" w14:textId="77777777" w:rsidR="00425FCB" w:rsidRPr="00425FCB" w:rsidRDefault="00425FCB" w:rsidP="00425FC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83" w:author="Lynn" w:date="2026-09-25T20:02:00Z" w16du:dateUtc="2026-09-26T00:02:00Z"/>
          <w:rFonts w:cs="Arial"/>
          <w:color w:val="000000"/>
          <w:sz w:val="24"/>
          <w:szCs w:val="24"/>
        </w:rPr>
      </w:pPr>
      <w:ins w:id="84" w:author="Lynn" w:date="2026-09-25T20:02:00Z" w16du:dateUtc="2026-09-26T00:02:00Z">
        <w:r>
          <w:fldChar w:fldCharType="begin"/>
        </w:r>
        <w:r>
          <w:instrText>HYPERLINK "http://www.duncan.ca/pdf/Confucius%20Statue%20Unveiling.pdf"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Confucius Statue Unveiling</w:t>
        </w:r>
        <w:r>
          <w:fldChar w:fldCharType="end"/>
        </w:r>
      </w:ins>
    </w:p>
    <w:p w14:paraId="27C53BA0" w14:textId="77777777" w:rsidR="00425FCB" w:rsidRPr="00425FCB" w:rsidRDefault="00425FCB" w:rsidP="00425FC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85" w:author="Lynn" w:date="2026-09-25T20:02:00Z" w16du:dateUtc="2026-09-26T00:02:00Z"/>
          <w:rFonts w:cs="Arial"/>
          <w:color w:val="000000"/>
          <w:sz w:val="24"/>
          <w:szCs w:val="24"/>
        </w:rPr>
      </w:pPr>
      <w:ins w:id="86" w:author="Lynn" w:date="2026-09-25T20:02:00Z" w16du:dateUtc="2026-09-26T00:02:00Z">
        <w:r>
          <w:fldChar w:fldCharType="begin"/>
        </w:r>
        <w:r>
          <w:instrText>HYPERLINK "http://www.duncan.ca/pdf/Canadian%20Award%20for%20Financial%20Reporting.pdf"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Canadian Award for Financial Reporting</w:t>
        </w:r>
        <w:r>
          <w:fldChar w:fldCharType="end"/>
        </w:r>
      </w:ins>
    </w:p>
    <w:p w14:paraId="548D2FA2" w14:textId="77777777" w:rsidR="00425FCB" w:rsidRPr="00425FCB" w:rsidRDefault="00425FCB" w:rsidP="00425FC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87" w:author="Lynn" w:date="2026-09-25T20:02:00Z" w16du:dateUtc="2026-09-26T00:02:00Z"/>
          <w:rFonts w:cs="Arial"/>
          <w:color w:val="000000"/>
          <w:sz w:val="24"/>
          <w:szCs w:val="24"/>
        </w:rPr>
      </w:pPr>
      <w:ins w:id="88" w:author="Lynn" w:date="2026-09-25T20:02:00Z" w16du:dateUtc="2026-09-26T00:02:00Z">
        <w:r>
          <w:fldChar w:fldCharType="begin"/>
        </w:r>
        <w:r>
          <w:instrText>HYPERLINK "https://www.facebook.com/" \l "!/pages/City-of-Duncan-Local-Government/318034331645799"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of Duncan Budget Facebook Page</w:t>
        </w:r>
        <w:r>
          <w:fldChar w:fldCharType="end"/>
        </w:r>
      </w:ins>
    </w:p>
    <w:p w14:paraId="476930C5" w14:textId="77777777" w:rsidR="007B371B" w:rsidRPr="00425FCB" w:rsidRDefault="007B371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89" w:author="Lynn" w:date="2026-09-25T20:02:00Z" w16du:dateUtc="2026-09-26T00:02:00Z"/>
          <w:rFonts w:cs="Arial"/>
          <w:color w:val="000000"/>
          <w:sz w:val="24"/>
          <w:szCs w:val="24"/>
        </w:rPr>
      </w:pPr>
      <w:ins w:id="90" w:author="Lynn" w:date="2026-09-25T20:02:00Z" w16du:dateUtc="2026-09-26T00:02:00Z">
        <w:r>
          <w:fldChar w:fldCharType="begin"/>
        </w:r>
        <w:r>
          <w:instrText>HYPERLINK "http://www.duncan.ca/pdf/PRESS%20RELEASE%202013%20DOF.pdf"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Hires a new Director of Finance</w:t>
        </w:r>
        <w:r>
          <w:fldChar w:fldCharType="end"/>
        </w:r>
      </w:ins>
    </w:p>
    <w:p w14:paraId="2980C405" w14:textId="77777777" w:rsidR="007B371B" w:rsidRPr="00425FCB" w:rsidRDefault="007B371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91" w:author="Lynn" w:date="2026-09-25T20:02:00Z" w16du:dateUtc="2026-09-26T00:02:00Z"/>
          <w:rFonts w:cs="Arial"/>
          <w:color w:val="000000"/>
          <w:sz w:val="24"/>
          <w:szCs w:val="24"/>
        </w:rPr>
      </w:pPr>
      <w:ins w:id="92" w:author="Lynn" w:date="2026-09-25T20:02:00Z" w16du:dateUtc="2026-09-26T00:02:00Z">
        <w:r>
          <w:fldChar w:fldCharType="begin"/>
        </w:r>
        <w:r>
          <w:instrText>HYPERLINK "http://www.duncan.ca/pdf/Press%20Release%20-%20Financial%20Reporting%20Award.pdf"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Receives Award for Financial Reporting</w:t>
        </w:r>
        <w:r>
          <w:fldChar w:fldCharType="end"/>
        </w:r>
      </w:ins>
    </w:p>
    <w:p w14:paraId="4BECAE1C" w14:textId="77777777" w:rsidR="00425FCB" w:rsidRPr="00425FCB" w:rsidRDefault="00425FCB" w:rsidP="00425FC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93" w:author="Lynn" w:date="2026-09-25T20:02:00Z" w16du:dateUtc="2026-09-26T00:02:00Z"/>
          <w:rFonts w:cs="Arial"/>
          <w:color w:val="000000"/>
          <w:sz w:val="24"/>
          <w:szCs w:val="24"/>
        </w:rPr>
      </w:pPr>
      <w:ins w:id="94" w:author="Lynn" w:date="2026-09-25T20:02:00Z" w16du:dateUtc="2026-09-26T00:02:00Z">
        <w:r>
          <w:fldChar w:fldCharType="begin"/>
        </w:r>
        <w:r>
          <w:instrText>HYPERLINK "http://www.duncan.ca/pdf/Press%20Release%20-%20Area%20E%20Two%20Tier.pdf"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Cowichan Aquatic Centre - Usage Based Cost Sharing</w:t>
        </w:r>
        <w:r>
          <w:fldChar w:fldCharType="end"/>
        </w:r>
      </w:ins>
    </w:p>
    <w:p w14:paraId="51E04E26" w14:textId="77777777" w:rsidR="00425FCB" w:rsidRPr="00425FCB" w:rsidRDefault="00425FCB" w:rsidP="00425FC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95" w:author="Lynn" w:date="2026-09-25T20:02:00Z" w16du:dateUtc="2026-09-26T00:02:00Z"/>
          <w:rStyle w:val="apple-converted-space"/>
          <w:rFonts w:cs="Arial"/>
          <w:color w:val="000000"/>
          <w:sz w:val="24"/>
          <w:szCs w:val="24"/>
          <w:shd w:val="clear" w:color="auto" w:fill="FFFFFF"/>
        </w:rPr>
      </w:pPr>
      <w:ins w:id="96" w:author="Lynn" w:date="2026-09-25T20:02:00Z" w16du:dateUtc="2026-09-26T00:02:00Z">
        <w:r w:rsidRPr="00425FCB">
          <w:rPr>
            <w:rFonts w:cs="Arial"/>
            <w:sz w:val="24"/>
            <w:szCs w:val="24"/>
            <w:shd w:val="clear" w:color="auto" w:fill="FFFFFF"/>
          </w:rPr>
          <w:t>DCC Open House - January 24, 2013</w:t>
        </w:r>
      </w:ins>
    </w:p>
    <w:p w14:paraId="2522E9D0" w14:textId="77777777" w:rsidR="007B371B" w:rsidRPr="00425FCB" w:rsidRDefault="007B371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97" w:author="Lynn" w:date="2026-09-25T20:02:00Z" w16du:dateUtc="2026-09-26T00:02:00Z"/>
          <w:rFonts w:cs="Arial"/>
          <w:color w:val="000000"/>
          <w:sz w:val="24"/>
          <w:szCs w:val="24"/>
        </w:rPr>
      </w:pPr>
      <w:ins w:id="98" w:author="Lynn" w:date="2026-09-25T20:02:00Z" w16du:dateUtc="2026-09-26T00:02:00Z">
        <w:r>
          <w:fldChar w:fldCharType="begin"/>
        </w:r>
        <w:r>
          <w:instrText>HYPERLINK "http://www.duncan.ca/pdf/Press%20Release%20-%20Disability%20Committee%20Award%20Bursary.pdf"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Disability Committee Award Bursary</w:t>
        </w:r>
        <w:r>
          <w:fldChar w:fldCharType="end"/>
        </w:r>
      </w:ins>
    </w:p>
    <w:p w14:paraId="47709A84" w14:textId="77777777" w:rsidR="00B12065" w:rsidRPr="00425FCB" w:rsidRDefault="00B12065" w:rsidP="00B1206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99" w:author="Lynn" w:date="2026-09-25T20:02:00Z" w16du:dateUtc="2026-09-26T00:02:00Z"/>
          <w:rFonts w:cs="Arial"/>
          <w:color w:val="000000"/>
          <w:sz w:val="24"/>
          <w:szCs w:val="24"/>
        </w:rPr>
      </w:pPr>
      <w:ins w:id="100" w:author="Lynn" w:date="2026-09-25T20:02:00Z" w16du:dateUtc="2026-09-26T00:02:00Z">
        <w:r>
          <w:fldChar w:fldCharType="begin"/>
        </w:r>
        <w:r>
          <w:instrText>HYPERLINK "http://www.duncan.ca/pdf/Press%20Release%20-%20EJ%20Hughes%20Place.pdf"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EJ Hughes Place - Renaming of Station Street (west)</w:t>
        </w:r>
        <w:r>
          <w:fldChar w:fldCharType="end"/>
        </w:r>
      </w:ins>
    </w:p>
    <w:p w14:paraId="45E49E82" w14:textId="77777777" w:rsidR="007B371B" w:rsidRPr="00425FCB" w:rsidRDefault="007B371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01" w:author="Lynn" w:date="2026-09-25T20:02:00Z" w16du:dateUtc="2026-09-26T00:02:00Z"/>
          <w:rFonts w:cs="Arial"/>
          <w:color w:val="000000"/>
          <w:sz w:val="24"/>
          <w:szCs w:val="24"/>
        </w:rPr>
      </w:pPr>
      <w:ins w:id="102" w:author="Lynn" w:date="2026-09-25T20:02:00Z" w16du:dateUtc="2026-09-26T00:02:00Z">
        <w:r>
          <w:fldChar w:fldCharType="begin"/>
        </w:r>
        <w:r>
          <w:instrText>HYPERLINK "http://www.duncan.ca/pdf/Press%20Release%20-%20Live%20Video%20Streaming%20of%20Council%20Meetings.pdf"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Live Video Streaming of Council Meetings</w:t>
        </w:r>
        <w:r>
          <w:fldChar w:fldCharType="end"/>
        </w:r>
      </w:ins>
    </w:p>
    <w:p w14:paraId="6EA1B1EC" w14:textId="77777777" w:rsidR="00B12065" w:rsidRPr="00B736A2" w:rsidRDefault="00B12065" w:rsidP="00B1206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03" w:author="Lynn" w:date="2026-09-25T20:02:00Z" w16du:dateUtc="2026-09-26T00:02:00Z"/>
          <w:rStyle w:val="apple-converted-space"/>
          <w:rFonts w:cs="Arial"/>
          <w:color w:val="000000"/>
          <w:sz w:val="24"/>
          <w:szCs w:val="24"/>
        </w:rPr>
      </w:pPr>
      <w:ins w:id="104" w:author="Lynn" w:date="2026-09-25T20:02:00Z" w16du:dateUtc="2026-09-26T00:02:00Z">
        <w:r>
          <w:fldChar w:fldCharType="begin"/>
        </w:r>
        <w:r>
          <w:instrText>HYPERLINK "http://www.duncan.ca/pdf/City%20Owned%20Properties%20-%202009.032%20-%20R3%20-%202011.04.12%201.pdf"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Map of City Owned Properties (orange) - 12mb file</w:t>
        </w:r>
        <w:r>
          <w:fldChar w:fldCharType="end"/>
        </w:r>
      </w:ins>
    </w:p>
    <w:p w14:paraId="4C339CA0" w14:textId="77777777" w:rsidR="007B371B" w:rsidRPr="00425FCB" w:rsidRDefault="007B371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05" w:author="Lynn" w:date="2026-09-25T20:02:00Z" w16du:dateUtc="2026-09-26T00:02:00Z"/>
          <w:rFonts w:cs="Arial"/>
          <w:color w:val="000000"/>
          <w:sz w:val="24"/>
          <w:szCs w:val="24"/>
        </w:rPr>
      </w:pPr>
      <w:ins w:id="106" w:author="Lynn" w:date="2026-09-25T20:02:00Z" w16du:dateUtc="2026-09-26T00:02:00Z">
        <w:r>
          <w:fldChar w:fldCharType="begin"/>
        </w:r>
        <w:r>
          <w:instrText>HYPERLINK "http://www.duncan.ca/pdf/Press%20Release%20-%20MACDI%20Non-Visible%20Disability.pdf"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Mayor's Advisory Committee on Disability Issues Non-Visible Disability Award Winner Announcement</w:t>
        </w:r>
        <w:r>
          <w:fldChar w:fldCharType="end"/>
        </w:r>
      </w:ins>
    </w:p>
    <w:p w14:paraId="730C838F" w14:textId="77777777" w:rsidR="00B12065" w:rsidRPr="00425FCB" w:rsidRDefault="00B12065" w:rsidP="00B1206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07" w:author="Lynn" w:date="2026-09-25T20:02:00Z" w16du:dateUtc="2026-09-26T00:02:00Z"/>
          <w:rFonts w:cs="Arial"/>
          <w:color w:val="000000"/>
          <w:sz w:val="24"/>
          <w:szCs w:val="24"/>
        </w:rPr>
      </w:pPr>
      <w:ins w:id="108" w:author="Lynn" w:date="2026-09-25T20:02:00Z" w16du:dateUtc="2026-09-26T00:02:00Z">
        <w:r>
          <w:fldChar w:fldCharType="begin"/>
        </w:r>
        <w:r>
          <w:instrText>HYPERLINK "http://www.duncan.ca/pdf/Press%20Release%20-%20New%20CAO.pdf"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New Chief Administrative Officer Announced</w:t>
        </w:r>
        <w:r>
          <w:fldChar w:fldCharType="end"/>
        </w:r>
      </w:ins>
    </w:p>
    <w:p w14:paraId="421FF232" w14:textId="77777777" w:rsidR="00B12065" w:rsidRPr="00425FCB" w:rsidRDefault="00B12065" w:rsidP="00B1206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09" w:author="Lynn" w:date="2026-09-25T20:02:00Z" w16du:dateUtc="2026-09-26T00:02:00Z"/>
          <w:rFonts w:cs="Arial"/>
          <w:color w:val="000000"/>
          <w:sz w:val="24"/>
          <w:szCs w:val="24"/>
        </w:rPr>
      </w:pPr>
      <w:ins w:id="110" w:author="Lynn" w:date="2026-09-25T20:02:00Z" w16du:dateUtc="2026-09-26T00:02:00Z">
        <w:r>
          <w:fldChar w:fldCharType="begin"/>
        </w:r>
        <w:r>
          <w:instrText>HYPERLINK "http://www.duncan.ca/pdf/Smoking%20Regulations.pdf"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New Smoking Regulations</w:t>
        </w:r>
        <w:r>
          <w:fldChar w:fldCharType="end"/>
        </w:r>
      </w:ins>
    </w:p>
    <w:p w14:paraId="5E9B3B8F" w14:textId="77777777" w:rsidR="007B371B" w:rsidRPr="00425FCB" w:rsidRDefault="007B371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11" w:author="Lynn" w:date="2026-09-25T20:02:00Z" w16du:dateUtc="2026-09-26T00:02:00Z"/>
          <w:rFonts w:cs="Arial"/>
          <w:color w:val="000000"/>
          <w:sz w:val="24"/>
          <w:szCs w:val="24"/>
        </w:rPr>
      </w:pPr>
      <w:ins w:id="112" w:author="Lynn" w:date="2026-09-25T20:02:00Z" w16du:dateUtc="2026-09-26T00:02:00Z">
        <w:r>
          <w:fldChar w:fldCharType="begin"/>
        </w:r>
        <w:r>
          <w:instrText>HYPERLINK "http://www.duncan.ca/pdf/BursaryEssay-Claire%20Crowfoot.pdf"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Non-Visible Disability Award Winning Essay by Claire Crowfoot</w:t>
        </w:r>
        <w:r>
          <w:fldChar w:fldCharType="end"/>
        </w:r>
      </w:ins>
    </w:p>
    <w:p w14:paraId="0448BD29" w14:textId="77777777" w:rsidR="007B371B" w:rsidRPr="00425FCB" w:rsidRDefault="007B371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13" w:author="Lynn" w:date="2026-09-25T20:02:00Z" w16du:dateUtc="2026-09-26T00:02:00Z"/>
          <w:rFonts w:cs="Arial"/>
          <w:color w:val="000000"/>
          <w:sz w:val="24"/>
          <w:szCs w:val="24"/>
        </w:rPr>
      </w:pPr>
      <w:ins w:id="114" w:author="Lynn" w:date="2026-09-25T20:02:00Z" w16du:dateUtc="2026-09-26T00:02:00Z">
        <w:r>
          <w:rPr>
            <w:sz w:val="24"/>
            <w:szCs w:val="24"/>
          </w:rPr>
          <w:t>Non-</w:t>
        </w:r>
        <w:r>
          <w:fldChar w:fldCharType="begin"/>
        </w:r>
        <w:r>
          <w:instrText>HYPERLINK "http://www.duncan.ca/pdf/Invisible%20Disability%20Contest%20Rules.pdf" \t "_blank"</w:instrText>
        </w:r>
        <w:r>
          <w:fldChar w:fldCharType="separate"/>
        </w:r>
        <w:r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V</w:t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isible Disability Contest Rules</w:t>
        </w:r>
        <w:r>
          <w:fldChar w:fldCharType="end"/>
        </w:r>
      </w:ins>
    </w:p>
    <w:p w14:paraId="758D8A0F" w14:textId="77777777" w:rsidR="007B371B" w:rsidRPr="00425FCB" w:rsidRDefault="007B371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15" w:author="Lynn" w:date="2026-09-25T20:02:00Z" w16du:dateUtc="2026-09-26T00:02:00Z"/>
          <w:rFonts w:cs="Arial"/>
          <w:color w:val="000000"/>
          <w:sz w:val="24"/>
          <w:szCs w:val="24"/>
        </w:rPr>
      </w:pPr>
      <w:ins w:id="116" w:author="Lynn" w:date="2026-09-25T20:02:00Z" w16du:dateUtc="2026-09-26T00:02:00Z">
        <w:r>
          <w:fldChar w:fldCharType="begin"/>
        </w:r>
        <w:r>
          <w:instrText>HYPERLINK "http://www.duncan.ca/pdf/2013%20Property%20Tax%20Notice%20Error.pdf"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Property Tax Notice Error</w:t>
        </w:r>
        <w:r>
          <w:fldChar w:fldCharType="end"/>
        </w:r>
        <w:r>
          <w:rPr>
            <w:sz w:val="24"/>
            <w:szCs w:val="24"/>
          </w:rPr>
          <w:t xml:space="preserve"> 2013</w:t>
        </w:r>
      </w:ins>
    </w:p>
    <w:p w14:paraId="51F65C2E" w14:textId="77777777" w:rsidR="00B12065" w:rsidRPr="00425FCB" w:rsidRDefault="00B12065" w:rsidP="00B1206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17" w:author="Lynn" w:date="2026-09-25T20:02:00Z" w16du:dateUtc="2026-09-26T00:02:00Z"/>
          <w:rFonts w:cs="Arial"/>
          <w:color w:val="000000"/>
          <w:sz w:val="24"/>
          <w:szCs w:val="24"/>
        </w:rPr>
      </w:pPr>
      <w:ins w:id="118" w:author="Lynn" w:date="2026-09-25T20:02:00Z" w16du:dateUtc="2026-09-26T00:02:00Z">
        <w:r>
          <w:fldChar w:fldCharType="begin"/>
        </w:r>
        <w:r>
          <w:instrText>HYPERLINK "http://www.duncan.ca/pdf/Press%20Release%20-%20Province%20Refunds%202009-12%20Police%20Costs%20-%20Feb%207.pdf"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 xml:space="preserve">Province Refunds 2009 - </w:t>
        </w:r>
        <w:r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20</w:t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12 Police Costs</w:t>
        </w:r>
        <w:r>
          <w:fldChar w:fldCharType="end"/>
        </w:r>
      </w:ins>
    </w:p>
    <w:p w14:paraId="733B3EC7" w14:textId="77777777" w:rsidR="00B12065" w:rsidRPr="00425FCB" w:rsidRDefault="00B12065" w:rsidP="00B1206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19" w:author="Lynn" w:date="2026-09-25T20:02:00Z" w16du:dateUtc="2026-09-26T00:02:00Z"/>
          <w:rFonts w:cs="Arial"/>
          <w:color w:val="000000"/>
          <w:sz w:val="24"/>
          <w:szCs w:val="24"/>
        </w:rPr>
      </w:pPr>
      <w:ins w:id="120" w:author="Lynn" w:date="2026-09-25T20:02:00Z" w16du:dateUtc="2026-09-26T00:02:00Z">
        <w:r>
          <w:fldChar w:fldCharType="begin"/>
        </w:r>
        <w:r>
          <w:instrText>HYPERLINK "http://www.duncan.ca/pdf/Public%20Art%20Selection%20Process.pdf"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Public Art - Selection Process</w:t>
        </w:r>
        <w:r>
          <w:fldChar w:fldCharType="end"/>
        </w:r>
      </w:ins>
    </w:p>
    <w:p w14:paraId="42E451FA" w14:textId="77777777" w:rsidR="007B371B" w:rsidRPr="00425FCB" w:rsidRDefault="007B371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21" w:author="Lynn" w:date="2026-09-25T20:02:00Z" w16du:dateUtc="2026-09-26T00:02:00Z"/>
          <w:rFonts w:cs="Arial"/>
          <w:color w:val="000000"/>
          <w:sz w:val="24"/>
          <w:szCs w:val="24"/>
        </w:rPr>
      </w:pPr>
      <w:ins w:id="122" w:author="Lynn" w:date="2026-09-25T20:02:00Z" w16du:dateUtc="2026-09-26T00:02:00Z">
        <w:r>
          <w:fldChar w:fldCharType="begin"/>
        </w:r>
        <w:r>
          <w:instrText>HYPERLINK "http://www.duncan.ca/pdf/Sewage_Leak_into_Cowichan_River.pdf"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Sewage Leak into Cowichan River</w:t>
        </w:r>
        <w:r>
          <w:fldChar w:fldCharType="end"/>
        </w:r>
      </w:ins>
    </w:p>
    <w:p w14:paraId="4C29BD0F" w14:textId="77777777" w:rsidR="00B12065" w:rsidRPr="00425FCB" w:rsidRDefault="00B12065" w:rsidP="00B1206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23" w:author="Lynn" w:date="2026-09-25T20:02:00Z" w16du:dateUtc="2026-09-26T00:02:00Z"/>
          <w:rFonts w:cs="Arial"/>
          <w:color w:val="000000"/>
          <w:sz w:val="24"/>
          <w:szCs w:val="24"/>
        </w:rPr>
      </w:pPr>
      <w:ins w:id="124" w:author="Lynn" w:date="2026-09-25T20:02:00Z" w16du:dateUtc="2026-09-26T00:02:00Z">
        <w:r>
          <w:fldChar w:fldCharType="begin"/>
        </w:r>
        <w:r>
          <w:instrText>HYPERLINK "http://www.duncan.ca/pdf/Earth%20Hour%202013.pdf"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Sign up and Participate in Earth Hour 2013</w:t>
        </w:r>
        <w:r>
          <w:fldChar w:fldCharType="end"/>
        </w:r>
      </w:ins>
    </w:p>
    <w:p w14:paraId="7846CF19" w14:textId="77777777" w:rsidR="007B371B" w:rsidRPr="00425FCB" w:rsidRDefault="007B371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25" w:author="Lynn" w:date="2026-09-25T20:02:00Z" w16du:dateUtc="2026-09-26T00:02:00Z"/>
          <w:rFonts w:cs="Arial"/>
          <w:color w:val="000000"/>
          <w:sz w:val="24"/>
          <w:szCs w:val="24"/>
        </w:rPr>
      </w:pPr>
      <w:ins w:id="126" w:author="Lynn" w:date="2026-09-25T20:02:00Z" w16du:dateUtc="2026-09-26T00:02:00Z">
        <w:r>
          <w:fldChar w:fldCharType="begin"/>
        </w:r>
        <w:r>
          <w:instrText>HYPERLINK "http://www.duncan.ca/pdf/Totem%20Interpretive%20Project.pdf"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Totem Interpretive Project Completion Celebration</w:t>
        </w:r>
        <w:r>
          <w:fldChar w:fldCharType="end"/>
        </w:r>
      </w:ins>
    </w:p>
    <w:p w14:paraId="4F83EC70" w14:textId="77777777" w:rsidR="00B12065" w:rsidRPr="00425FCB" w:rsidRDefault="00B12065" w:rsidP="00B1206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27" w:author="Lynn" w:date="2026-09-25T20:02:00Z" w16du:dateUtc="2026-09-26T00:02:00Z"/>
          <w:rFonts w:cs="Arial"/>
          <w:color w:val="000000"/>
          <w:sz w:val="24"/>
          <w:szCs w:val="24"/>
        </w:rPr>
      </w:pPr>
      <w:ins w:id="128" w:author="Lynn" w:date="2026-09-25T20:02:00Z" w16du:dateUtc="2026-09-26T00:02:00Z">
        <w:r>
          <w:fldChar w:fldCharType="begin"/>
        </w:r>
        <w:r>
          <w:instrText>HYPERLINK "http://www.duncan.ca/pdf/Transit%20Pass%20Rebate%20Program%20Mar%202013.pdf"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Transit Pass Rebate Program Extension to December 2013</w:t>
        </w:r>
        <w:r>
          <w:fldChar w:fldCharType="end"/>
        </w:r>
      </w:ins>
    </w:p>
    <w:p w14:paraId="1312765B" w14:textId="77777777" w:rsidR="007B371B" w:rsidRPr="007B371B" w:rsidRDefault="00425FC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29" w:author="Lynn" w:date="2026-09-25T20:02:00Z" w16du:dateUtc="2026-09-26T00:02:00Z"/>
          <w:rFonts w:cs="Arial"/>
          <w:color w:val="000000"/>
          <w:sz w:val="24"/>
          <w:szCs w:val="24"/>
        </w:rPr>
      </w:pPr>
      <w:ins w:id="130" w:author="Lynn" w:date="2026-09-25T20:02:00Z" w16du:dateUtc="2026-09-26T00:02:00Z">
        <w:r>
          <w:fldChar w:fldCharType="begin"/>
        </w:r>
        <w:r>
          <w:instrText>HYPERLINK "http://www.duncan.ca/pdf/Press%20Release%20Transit%20Pass%20Rebate.pdf"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Transit Pass Rebate Program</w:t>
        </w:r>
        <w:r>
          <w:fldChar w:fldCharType="end"/>
        </w:r>
      </w:ins>
    </w:p>
    <w:p w14:paraId="46534997" w14:textId="77777777" w:rsidR="007B371B" w:rsidRPr="00425FCB" w:rsidRDefault="007B371B" w:rsidP="007B371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ins w:id="131" w:author="Lynn" w:date="2026-09-25T20:02:00Z" w16du:dateUtc="2026-09-26T00:02:00Z"/>
          <w:rFonts w:cs="Arial"/>
          <w:color w:val="000000"/>
          <w:sz w:val="24"/>
          <w:szCs w:val="24"/>
        </w:rPr>
      </w:pPr>
      <w:ins w:id="132" w:author="Lynn" w:date="2026-09-25T20:02:00Z" w16du:dateUtc="2026-09-26T00:02:00Z">
        <w:r>
          <w:fldChar w:fldCharType="begin"/>
        </w:r>
        <w:r>
          <w:instrText>HYPERLINK "http://www.duncan.ca/pdf/Press%20Release%20-%20Two%20Senior%20Staff%20Retiring.pdf" \t "_blank"</w:instrText>
        </w:r>
        <w:r>
          <w:fldChar w:fldCharType="separate"/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Two Senior Staff Retiring</w:t>
        </w:r>
        <w:r>
          <w:fldChar w:fldCharType="end"/>
        </w:r>
      </w:ins>
    </w:p>
    <w:p w14:paraId="043AF91B" w14:textId="77777777" w:rsidR="00425FCB" w:rsidRPr="007B371B" w:rsidRDefault="00425FCB" w:rsidP="007B371B">
      <w:pPr>
        <w:autoSpaceDE w:val="0"/>
        <w:autoSpaceDN w:val="0"/>
        <w:adjustRightInd w:val="0"/>
        <w:rPr>
          <w:ins w:id="133" w:author="Lynn" w:date="2026-09-25T20:02:00Z" w16du:dateUtc="2026-09-26T00:02:00Z"/>
          <w:rFonts w:cs="Arial"/>
          <w:color w:val="000000"/>
          <w:sz w:val="24"/>
          <w:szCs w:val="24"/>
          <w:shd w:val="clear" w:color="auto" w:fill="FFFFFF"/>
        </w:rPr>
      </w:pPr>
    </w:p>
    <w:p w14:paraId="44DBC7DE" w14:textId="77777777" w:rsidR="00474EFB" w:rsidRPr="000D2B6F" w:rsidRDefault="00DB75B7" w:rsidP="008829C3">
      <w:pPr>
        <w:jc w:val="center"/>
        <w:rPr>
          <w:del w:id="134" w:author="Lynn" w:date="2026-09-25T20:02:00Z" w16du:dateUtc="2026-09-26T00:02:00Z"/>
          <w:b/>
        </w:rPr>
      </w:pPr>
      <w:del w:id="135" w:author="Lynn" w:date="2026-09-25T20:02:00Z" w16du:dateUtc="2026-09-26T00:02:00Z">
        <w:r>
          <w:rPr>
            <w:b/>
          </w:rPr>
          <w:delText xml:space="preserve"> </w:delText>
        </w:r>
        <w:r w:rsidR="008829C3" w:rsidRPr="000D2B6F">
          <w:rPr>
            <w:b/>
          </w:rPr>
          <w:delText xml:space="preserve">St. Maria Goretti </w:delText>
        </w:r>
      </w:del>
    </w:p>
    <w:p w14:paraId="3E8F6E6F" w14:textId="77777777" w:rsidR="008829C3" w:rsidRPr="000D2B6F" w:rsidRDefault="008829C3" w:rsidP="008829C3">
      <w:pPr>
        <w:jc w:val="center"/>
        <w:rPr>
          <w:del w:id="136" w:author="Lynn" w:date="2026-09-25T20:02:00Z" w16du:dateUtc="2026-09-26T00:02:00Z"/>
          <w:b/>
        </w:rPr>
      </w:pPr>
      <w:del w:id="137" w:author="Lynn" w:date="2026-09-25T20:02:00Z" w16du:dateUtc="2026-09-26T00:02:00Z">
        <w:r w:rsidRPr="000D2B6F">
          <w:rPr>
            <w:b/>
          </w:rPr>
          <w:delText>Pastoral Council</w:delText>
        </w:r>
      </w:del>
    </w:p>
    <w:p w14:paraId="1F8C698C" w14:textId="77777777" w:rsidR="008829C3" w:rsidRPr="000D2B6F" w:rsidRDefault="008829C3" w:rsidP="008829C3">
      <w:pPr>
        <w:jc w:val="center"/>
        <w:rPr>
          <w:del w:id="138" w:author="Lynn" w:date="2026-09-25T20:02:00Z" w16du:dateUtc="2026-09-26T00:02:00Z"/>
          <w:b/>
        </w:rPr>
      </w:pPr>
      <w:del w:id="139" w:author="Lynn" w:date="2026-09-25T20:02:00Z" w16du:dateUtc="2026-09-26T00:02:00Z">
        <w:r w:rsidRPr="000D2B6F">
          <w:rPr>
            <w:b/>
          </w:rPr>
          <w:delText>Meeting Notes</w:delText>
        </w:r>
      </w:del>
    </w:p>
    <w:p w14:paraId="68B9F5CD" w14:textId="071E75AC" w:rsidR="008829C3" w:rsidRPr="000D2B6F" w:rsidRDefault="00B6177C" w:rsidP="008829C3">
      <w:pPr>
        <w:jc w:val="center"/>
        <w:rPr>
          <w:del w:id="140" w:author="Lynn" w:date="2026-09-25T20:02:00Z" w16du:dateUtc="2026-09-26T00:02:00Z"/>
          <w:b/>
        </w:rPr>
      </w:pPr>
      <w:del w:id="141" w:author="Lynn" w:date="2026-09-25T20:02:00Z" w16du:dateUtc="2026-09-26T00:02:00Z">
        <w:r>
          <w:rPr>
            <w:b/>
          </w:rPr>
          <w:delText>April 5</w:delText>
        </w:r>
        <w:r w:rsidR="00D86ACE">
          <w:rPr>
            <w:b/>
          </w:rPr>
          <w:delText>, 2018</w:delText>
        </w:r>
      </w:del>
    </w:p>
    <w:p w14:paraId="4117A06D" w14:textId="77777777" w:rsidR="008829C3" w:rsidRDefault="008829C3" w:rsidP="008829C3">
      <w:pPr>
        <w:rPr>
          <w:del w:id="142" w:author="Lynn" w:date="2026-09-25T20:02:00Z" w16du:dateUtc="2026-09-26T00:02:00Z"/>
        </w:rPr>
      </w:pPr>
    </w:p>
    <w:p w14:paraId="42723F1A" w14:textId="77A7EFE5" w:rsidR="00816E73" w:rsidRDefault="008829C3" w:rsidP="008829C3">
      <w:pPr>
        <w:rPr>
          <w:del w:id="143" w:author="Lynn" w:date="2026-09-25T20:02:00Z" w16du:dateUtc="2026-09-26T00:02:00Z"/>
        </w:rPr>
      </w:pPr>
      <w:del w:id="144" w:author="Lynn" w:date="2026-09-25T20:02:00Z" w16du:dateUtc="2026-09-26T00:02:00Z">
        <w:r>
          <w:delText xml:space="preserve">Members Present: </w:delText>
        </w:r>
        <w:r w:rsidR="00C846D5">
          <w:delText>Father Chung</w:delText>
        </w:r>
        <w:r w:rsidR="00BD01F3">
          <w:delText xml:space="preserve">, </w:delText>
        </w:r>
        <w:r w:rsidR="00D86ACE">
          <w:delText>Ron Boak</w:delText>
        </w:r>
        <w:r w:rsidR="007B2B50">
          <w:delText>,</w:delText>
        </w:r>
        <w:r w:rsidR="002E23DA">
          <w:delText xml:space="preserve"> Cheryl Ryan,</w:delText>
        </w:r>
        <w:r w:rsidR="00BC2490">
          <w:delText xml:space="preserve"> </w:delText>
        </w:r>
        <w:r w:rsidR="00F536E0">
          <w:delText>Maria Richardson</w:delText>
        </w:r>
        <w:r w:rsidR="009655C6">
          <w:delText>,</w:delText>
        </w:r>
        <w:r w:rsidR="00BD01F3">
          <w:delText xml:space="preserve"> </w:delText>
        </w:r>
        <w:r w:rsidR="00D86ACE">
          <w:delText xml:space="preserve">Dave Mazeroski, </w:delText>
        </w:r>
        <w:r w:rsidR="009655C6">
          <w:delText xml:space="preserve">Kim </w:delText>
        </w:r>
        <w:r w:rsidR="00BD01F3">
          <w:delText>Staudt,</w:delText>
        </w:r>
        <w:r w:rsidR="007B2B50">
          <w:delText xml:space="preserve"> Linda Hudak</w:delText>
        </w:r>
        <w:r w:rsidR="0015768B">
          <w:delText>, Charles Amuso</w:delText>
        </w:r>
        <w:r w:rsidR="006917F0">
          <w:delText xml:space="preserve">. </w:delText>
        </w:r>
        <w:r w:rsidR="0015768B">
          <w:delText xml:space="preserve"> Members excused:</w:delText>
        </w:r>
        <w:r w:rsidR="00B6177C">
          <w:delText xml:space="preserve"> Janna Kerr,</w:delText>
        </w:r>
        <w:r w:rsidR="0015768B">
          <w:delText xml:space="preserve"> Bic Nguyen, </w:delText>
        </w:r>
        <w:r w:rsidR="00D86ACE">
          <w:delText>Deacon Peter Niche</w:delText>
        </w:r>
        <w:r w:rsidR="0015768B">
          <w:delText>,</w:delText>
        </w:r>
        <w:r w:rsidR="00D86ACE">
          <w:delText xml:space="preserve"> </w:delText>
        </w:r>
        <w:r w:rsidR="00B6177C">
          <w:delText>Deacon Steve Vandercrone</w:delText>
        </w:r>
        <w:r w:rsidR="00D86ACE">
          <w:delText>,</w:delText>
        </w:r>
        <w:r w:rsidR="0015768B">
          <w:delText xml:space="preserve"> Huynh Kim Saner</w:delText>
        </w:r>
        <w:r w:rsidR="00B6177C">
          <w:delText xml:space="preserve"> and Douglas Smith</w:delText>
        </w:r>
        <w:r w:rsidR="0015768B">
          <w:delText>.</w:delText>
        </w:r>
      </w:del>
    </w:p>
    <w:p w14:paraId="33EBA98E" w14:textId="0C6B5B8D" w:rsidR="00816E73" w:rsidRDefault="00816E73" w:rsidP="008829C3">
      <w:pPr>
        <w:rPr>
          <w:del w:id="145" w:author="Lynn" w:date="2026-09-25T20:02:00Z" w16du:dateUtc="2026-09-26T00:02:00Z"/>
        </w:rPr>
      </w:pPr>
      <w:del w:id="146" w:author="Lynn" w:date="2026-09-25T20:02:00Z" w16du:dateUtc="2026-09-26T00:02:00Z">
        <w:r>
          <w:delText>Father Chung opened the meeting with a prayer at 7:0</w:delText>
        </w:r>
        <w:r w:rsidR="008B506F">
          <w:delText>0</w:delText>
        </w:r>
        <w:r>
          <w:delText xml:space="preserve"> p.m.</w:delText>
        </w:r>
      </w:del>
    </w:p>
    <w:p w14:paraId="72D46FA5" w14:textId="77777777" w:rsidR="00816E73" w:rsidRDefault="00816E73" w:rsidP="008829C3">
      <w:pPr>
        <w:rPr>
          <w:del w:id="147" w:author="Lynn" w:date="2026-09-25T20:02:00Z" w16du:dateUtc="2026-09-26T00:02:00Z"/>
        </w:rPr>
      </w:pPr>
      <w:del w:id="148" w:author="Lynn" w:date="2026-09-25T20:02:00Z" w16du:dateUtc="2026-09-26T00:02:00Z">
        <w:r>
          <w:delText>Reports:</w:delText>
        </w:r>
      </w:del>
    </w:p>
    <w:p w14:paraId="5ACBFC95" w14:textId="77777777" w:rsidR="008C1734" w:rsidRDefault="008C1734" w:rsidP="00100D9D">
      <w:pPr>
        <w:pStyle w:val="ListParagraph"/>
        <w:numPr>
          <w:ilvl w:val="0"/>
          <w:numId w:val="1"/>
        </w:numPr>
        <w:rPr>
          <w:del w:id="149" w:author="Lynn" w:date="2026-09-25T20:02:00Z" w16du:dateUtc="2026-09-26T00:02:00Z"/>
        </w:rPr>
      </w:pPr>
      <w:del w:id="150" w:author="Lynn" w:date="2026-09-25T20:02:00Z" w16du:dateUtc="2026-09-26T00:02:00Z">
        <w:r w:rsidRPr="00EE5974">
          <w:rPr>
            <w:b/>
          </w:rPr>
          <w:delText>Parish Update</w:delText>
        </w:r>
        <w:r>
          <w:delText xml:space="preserve"> – Father Chung reported the following:</w:delText>
        </w:r>
      </w:del>
    </w:p>
    <w:p w14:paraId="57E95870" w14:textId="34393F1F" w:rsidR="00AA7E9B" w:rsidRDefault="00AA7E9B" w:rsidP="00D86ACE">
      <w:pPr>
        <w:pStyle w:val="ListParagraph"/>
        <w:numPr>
          <w:ilvl w:val="1"/>
          <w:numId w:val="1"/>
        </w:numPr>
        <w:rPr>
          <w:del w:id="151" w:author="Lynn" w:date="2026-09-25T20:02:00Z" w16du:dateUtc="2026-09-26T00:02:00Z"/>
        </w:rPr>
      </w:pPr>
      <w:del w:id="152" w:author="Lynn" w:date="2026-09-25T20:02:00Z" w16du:dateUtc="2026-09-26T00:02:00Z">
        <w:r>
          <w:delText xml:space="preserve">Father Chung recommended that the practice of making a complete financial report to the parishioners be continued.  Discussion followed about the many possible avenues for publishing the report, in addition to including the report in the bulletin. </w:delText>
        </w:r>
      </w:del>
    </w:p>
    <w:p w14:paraId="13375597" w14:textId="3A2137CA" w:rsidR="00A44FB2" w:rsidRDefault="00A44FB2" w:rsidP="00D86ACE">
      <w:pPr>
        <w:pStyle w:val="ListParagraph"/>
        <w:numPr>
          <w:ilvl w:val="1"/>
          <w:numId w:val="1"/>
        </w:numPr>
        <w:rPr>
          <w:del w:id="153" w:author="Lynn" w:date="2026-09-25T20:02:00Z" w16du:dateUtc="2026-09-26T00:02:00Z"/>
        </w:rPr>
      </w:pPr>
      <w:del w:id="154" w:author="Lynn" w:date="2026-09-25T20:02:00Z" w16du:dateUtc="2026-09-26T00:02:00Z">
        <w:r>
          <w:delText>Father Chung conducted a discussion of parish staffing with the council members.</w:delText>
        </w:r>
      </w:del>
    </w:p>
    <w:p w14:paraId="276618BA" w14:textId="7C3DEF17" w:rsidR="00A44FB2" w:rsidRDefault="00A44FB2" w:rsidP="00D86ACE">
      <w:pPr>
        <w:pStyle w:val="ListParagraph"/>
        <w:numPr>
          <w:ilvl w:val="1"/>
          <w:numId w:val="1"/>
        </w:numPr>
        <w:rPr>
          <w:del w:id="155" w:author="Lynn" w:date="2026-09-25T20:02:00Z" w16du:dateUtc="2026-09-26T00:02:00Z"/>
        </w:rPr>
      </w:pPr>
      <w:del w:id="156" w:author="Lynn" w:date="2026-09-25T20:02:00Z" w16du:dateUtc="2026-09-26T00:02:00Z">
        <w:r>
          <w:delText>A new statue of Our Lady of La Vang has been placed in the Chapel through a donor.</w:delText>
        </w:r>
      </w:del>
    </w:p>
    <w:p w14:paraId="6F0A2D6E" w14:textId="04205204" w:rsidR="00A44FB2" w:rsidRDefault="00A44FB2" w:rsidP="00D86ACE">
      <w:pPr>
        <w:pStyle w:val="ListParagraph"/>
        <w:numPr>
          <w:ilvl w:val="1"/>
          <w:numId w:val="1"/>
        </w:numPr>
        <w:rPr>
          <w:del w:id="157" w:author="Lynn" w:date="2026-09-25T20:02:00Z" w16du:dateUtc="2026-09-26T00:02:00Z"/>
        </w:rPr>
      </w:pPr>
      <w:del w:id="158" w:author="Lynn" w:date="2026-09-25T20:02:00Z" w16du:dateUtc="2026-09-26T00:02:00Z">
        <w:r>
          <w:delText>The Pope John XXIII Movement members will be using our Chapel for their prayer meeting on Tuesday evenings from 7:30 – 8:30 p.m.</w:delText>
        </w:r>
      </w:del>
    </w:p>
    <w:p w14:paraId="66F70ADD" w14:textId="210B26D3" w:rsidR="00A44FB2" w:rsidRDefault="00A44FB2" w:rsidP="00D86ACE">
      <w:pPr>
        <w:pStyle w:val="ListParagraph"/>
        <w:numPr>
          <w:ilvl w:val="1"/>
          <w:numId w:val="1"/>
        </w:numPr>
        <w:rPr>
          <w:del w:id="159" w:author="Lynn" w:date="2026-09-25T20:02:00Z" w16du:dateUtc="2026-09-26T00:02:00Z"/>
        </w:rPr>
      </w:pPr>
      <w:del w:id="160" w:author="Lynn" w:date="2026-09-25T20:02:00Z" w16du:dateUtc="2026-09-26T00:02:00Z">
        <w:r>
          <w:delText xml:space="preserve">A pre-Theology seminarian from St. Charles Seminary will be assisting the parish for the summer months and living in the Rectory. </w:delText>
        </w:r>
      </w:del>
    </w:p>
    <w:p w14:paraId="408CFFAA" w14:textId="427B6E17" w:rsidR="002A41F8" w:rsidRDefault="00A44FB2" w:rsidP="00E70131">
      <w:pPr>
        <w:pStyle w:val="ListParagraph"/>
        <w:numPr>
          <w:ilvl w:val="1"/>
          <w:numId w:val="1"/>
        </w:numPr>
        <w:rPr>
          <w:del w:id="161" w:author="Lynn" w:date="2026-09-25T20:02:00Z" w16du:dateUtc="2026-09-26T00:02:00Z"/>
        </w:rPr>
      </w:pPr>
      <w:del w:id="162" w:author="Lynn" w:date="2026-09-25T20:02:00Z" w16du:dateUtc="2026-09-26T00:02:00Z">
        <w:r>
          <w:delText xml:space="preserve">Father is hoping that an Assistant Priest will be assigned to St. Maria Goretti soon. </w:delText>
        </w:r>
      </w:del>
    </w:p>
    <w:p w14:paraId="143B4844" w14:textId="4500617B" w:rsidR="00F26626" w:rsidRDefault="00F26626" w:rsidP="00E70131">
      <w:pPr>
        <w:pStyle w:val="ListParagraph"/>
        <w:numPr>
          <w:ilvl w:val="1"/>
          <w:numId w:val="1"/>
        </w:numPr>
        <w:rPr>
          <w:del w:id="163" w:author="Lynn" w:date="2026-09-25T20:02:00Z" w16du:dateUtc="2026-09-26T00:02:00Z"/>
        </w:rPr>
      </w:pPr>
      <w:del w:id="164" w:author="Lynn" w:date="2026-09-25T20:02:00Z" w16du:dateUtc="2026-09-26T00:02:00Z">
        <w:r>
          <w:delText xml:space="preserve">Census letters will go out in April.  </w:delText>
        </w:r>
      </w:del>
    </w:p>
    <w:p w14:paraId="08B3B8BD" w14:textId="77777777" w:rsidR="00E70131" w:rsidRPr="00EE5974" w:rsidRDefault="00E70131" w:rsidP="00E70131">
      <w:pPr>
        <w:pStyle w:val="ListParagraph"/>
        <w:ind w:left="1800"/>
        <w:rPr>
          <w:del w:id="165" w:author="Lynn" w:date="2026-09-25T20:02:00Z" w16du:dateUtc="2026-09-26T00:02:00Z"/>
        </w:rPr>
      </w:pPr>
    </w:p>
    <w:p w14:paraId="762B8935" w14:textId="06B40CF5" w:rsidR="00E70131" w:rsidRDefault="00100D9D" w:rsidP="00E70131">
      <w:pPr>
        <w:pStyle w:val="ListParagraph"/>
        <w:numPr>
          <w:ilvl w:val="0"/>
          <w:numId w:val="1"/>
        </w:numPr>
        <w:rPr>
          <w:del w:id="166" w:author="Lynn" w:date="2026-09-25T20:02:00Z" w16du:dateUtc="2026-09-26T00:02:00Z"/>
          <w:b/>
        </w:rPr>
      </w:pPr>
      <w:del w:id="167" w:author="Lynn" w:date="2026-09-25T20:02:00Z" w16du:dateUtc="2026-09-26T00:02:00Z">
        <w:r w:rsidRPr="006B29F7">
          <w:rPr>
            <w:b/>
          </w:rPr>
          <w:delText>Committee Reports</w:delText>
        </w:r>
      </w:del>
    </w:p>
    <w:p w14:paraId="4461C8E1" w14:textId="2CED5C2A" w:rsidR="00E70131" w:rsidRPr="00E70131" w:rsidRDefault="00E70131" w:rsidP="00E70131">
      <w:pPr>
        <w:pStyle w:val="ListParagraph"/>
        <w:numPr>
          <w:ilvl w:val="1"/>
          <w:numId w:val="1"/>
        </w:numPr>
        <w:rPr>
          <w:del w:id="168" w:author="Lynn" w:date="2026-09-25T20:02:00Z" w16du:dateUtc="2026-09-26T00:02:00Z"/>
          <w:b/>
        </w:rPr>
      </w:pPr>
      <w:del w:id="169" w:author="Lynn" w:date="2026-09-25T20:02:00Z" w16du:dateUtc="2026-09-26T00:02:00Z">
        <w:r>
          <w:rPr>
            <w:b/>
          </w:rPr>
          <w:delText xml:space="preserve">Pastoral Plan Committee – </w:delText>
        </w:r>
        <w:r>
          <w:delText xml:space="preserve">Dave Mazeroski reported on the plan to develop the next Pastoral Plan by June 2019. </w:delText>
        </w:r>
      </w:del>
    </w:p>
    <w:p w14:paraId="28F57F31" w14:textId="626D7CF8" w:rsidR="00E70131" w:rsidRPr="006F0A6E" w:rsidRDefault="00E70131" w:rsidP="00E70131">
      <w:pPr>
        <w:pStyle w:val="ListParagraph"/>
        <w:numPr>
          <w:ilvl w:val="2"/>
          <w:numId w:val="1"/>
        </w:numPr>
        <w:rPr>
          <w:del w:id="170" w:author="Lynn" w:date="2026-09-25T20:02:00Z" w16du:dateUtc="2026-09-26T00:02:00Z"/>
          <w:b/>
        </w:rPr>
      </w:pPr>
      <w:del w:id="171" w:author="Lynn" w:date="2026-09-25T20:02:00Z" w16du:dateUtc="2026-09-26T00:02:00Z">
        <w:r>
          <w:delText xml:space="preserve">There will be three main </w:delText>
        </w:r>
        <w:r w:rsidR="006F0A6E">
          <w:delText>Priorities</w:delText>
        </w:r>
      </w:del>
    </w:p>
    <w:p w14:paraId="1D6022D1" w14:textId="560D24EA" w:rsidR="006F0A6E" w:rsidRDefault="006F0A6E" w:rsidP="006F0A6E">
      <w:pPr>
        <w:pStyle w:val="ListParagraph"/>
        <w:numPr>
          <w:ilvl w:val="3"/>
          <w:numId w:val="1"/>
        </w:numPr>
        <w:rPr>
          <w:del w:id="172" w:author="Lynn" w:date="2026-09-25T20:02:00Z" w16du:dateUtc="2026-09-26T00:02:00Z"/>
          <w:b/>
        </w:rPr>
      </w:pPr>
      <w:del w:id="173" w:author="Lynn" w:date="2026-09-25T20:02:00Z" w16du:dateUtc="2026-09-26T00:02:00Z">
        <w:r>
          <w:rPr>
            <w:b/>
          </w:rPr>
          <w:delText>Evangelization</w:delText>
        </w:r>
      </w:del>
    </w:p>
    <w:p w14:paraId="514E060A" w14:textId="49EC495F" w:rsidR="006F0A6E" w:rsidRDefault="006F0A6E" w:rsidP="006F0A6E">
      <w:pPr>
        <w:pStyle w:val="ListParagraph"/>
        <w:numPr>
          <w:ilvl w:val="3"/>
          <w:numId w:val="1"/>
        </w:numPr>
        <w:rPr>
          <w:del w:id="174" w:author="Lynn" w:date="2026-09-25T20:02:00Z" w16du:dateUtc="2026-09-26T00:02:00Z"/>
          <w:b/>
        </w:rPr>
      </w:pPr>
      <w:del w:id="175" w:author="Lynn" w:date="2026-09-25T20:02:00Z" w16du:dateUtc="2026-09-26T00:02:00Z">
        <w:r>
          <w:rPr>
            <w:b/>
          </w:rPr>
          <w:delText>Stewardship</w:delText>
        </w:r>
      </w:del>
    </w:p>
    <w:p w14:paraId="08C7A193" w14:textId="67BF6FF5" w:rsidR="006F0A6E" w:rsidRDefault="006F0A6E" w:rsidP="006F0A6E">
      <w:pPr>
        <w:pStyle w:val="ListParagraph"/>
        <w:numPr>
          <w:ilvl w:val="3"/>
          <w:numId w:val="1"/>
        </w:numPr>
        <w:rPr>
          <w:del w:id="176" w:author="Lynn" w:date="2026-09-25T20:02:00Z" w16du:dateUtc="2026-09-26T00:02:00Z"/>
          <w:b/>
        </w:rPr>
      </w:pPr>
      <w:del w:id="177" w:author="Lynn" w:date="2026-09-25T20:02:00Z" w16du:dateUtc="2026-09-26T00:02:00Z">
        <w:r>
          <w:rPr>
            <w:b/>
          </w:rPr>
          <w:delText xml:space="preserve">Facilities </w:delText>
        </w:r>
      </w:del>
    </w:p>
    <w:p w14:paraId="363706C3" w14:textId="4153A44A" w:rsidR="006F0A6E" w:rsidRPr="0022530A" w:rsidRDefault="006F0A6E" w:rsidP="006F0A6E">
      <w:pPr>
        <w:pStyle w:val="ListParagraph"/>
        <w:numPr>
          <w:ilvl w:val="2"/>
          <w:numId w:val="1"/>
        </w:numPr>
        <w:rPr>
          <w:del w:id="178" w:author="Lynn" w:date="2026-09-25T20:02:00Z" w16du:dateUtc="2026-09-26T00:02:00Z"/>
          <w:b/>
        </w:rPr>
      </w:pPr>
      <w:del w:id="179" w:author="Lynn" w:date="2026-09-25T20:02:00Z" w16du:dateUtc="2026-09-26T00:02:00Z">
        <w:r>
          <w:delText>There was a discuss</w:delText>
        </w:r>
        <w:r w:rsidR="00B40500">
          <w:delText>ion about</w:delText>
        </w:r>
        <w:r>
          <w:delText xml:space="preserve"> persons who could serve a</w:delText>
        </w:r>
        <w:r w:rsidR="00B40500">
          <w:delText xml:space="preserve">s </w:delText>
        </w:r>
        <w:r>
          <w:delText xml:space="preserve">leaders for each of the Priorities.  Contacts will be made for each Priority and leaders announced soon. </w:delText>
        </w:r>
      </w:del>
    </w:p>
    <w:p w14:paraId="4C4B6790" w14:textId="0BA26376" w:rsidR="0022530A" w:rsidRDefault="0022530A" w:rsidP="0022530A">
      <w:pPr>
        <w:pStyle w:val="ListParagraph"/>
        <w:numPr>
          <w:ilvl w:val="1"/>
          <w:numId w:val="1"/>
        </w:numPr>
        <w:rPr>
          <w:del w:id="180" w:author="Lynn" w:date="2026-09-25T20:02:00Z" w16du:dateUtc="2026-09-26T00:02:00Z"/>
          <w:b/>
        </w:rPr>
      </w:pPr>
      <w:del w:id="181" w:author="Lynn" w:date="2026-09-25T20:02:00Z" w16du:dateUtc="2026-09-26T00:02:00Z">
        <w:r>
          <w:rPr>
            <w:b/>
          </w:rPr>
          <w:delText xml:space="preserve">Welcoming Facilities/Development and Fund Raising Committee – </w:delText>
        </w:r>
        <w:r>
          <w:delText xml:space="preserve">Kim Staudt reported on the planning for new facilities.  A Family Life Center is planned for the baseball fields owned by the parish.  A new Parish Center is also planned for the location of the current Parish Center.  The next step in planning is to assess the capacity of the parish for developing a fund for the facilities. </w:delText>
        </w:r>
      </w:del>
    </w:p>
    <w:p w14:paraId="241ECAF4" w14:textId="1367764D" w:rsidR="0022530A" w:rsidRPr="0022530A" w:rsidRDefault="0022530A" w:rsidP="0022530A">
      <w:pPr>
        <w:pStyle w:val="ListParagraph"/>
        <w:numPr>
          <w:ilvl w:val="1"/>
          <w:numId w:val="1"/>
        </w:numPr>
        <w:rPr>
          <w:del w:id="182" w:author="Lynn" w:date="2026-09-25T20:02:00Z" w16du:dateUtc="2026-09-26T00:02:00Z"/>
          <w:b/>
        </w:rPr>
      </w:pPr>
      <w:del w:id="183" w:author="Lynn" w:date="2026-09-25T20:02:00Z" w16du:dateUtc="2026-09-26T00:02:00Z">
        <w:r>
          <w:rPr>
            <w:b/>
          </w:rPr>
          <w:delText xml:space="preserve">Religious Education/Family Faith Formation/Voluntary Ministry Program </w:delText>
        </w:r>
        <w:r>
          <w:delText>– Maria Richardson reported the following:</w:delText>
        </w:r>
      </w:del>
    </w:p>
    <w:p w14:paraId="033217DB" w14:textId="0F1D67E2" w:rsidR="0022530A" w:rsidRDefault="0022530A" w:rsidP="0022530A">
      <w:pPr>
        <w:pStyle w:val="ListParagraph"/>
        <w:numPr>
          <w:ilvl w:val="2"/>
          <w:numId w:val="1"/>
        </w:numPr>
        <w:rPr>
          <w:del w:id="184" w:author="Lynn" w:date="2026-09-25T20:02:00Z" w16du:dateUtc="2026-09-26T00:02:00Z"/>
        </w:rPr>
      </w:pPr>
      <w:del w:id="185" w:author="Lynn" w:date="2026-09-25T20:02:00Z" w16du:dateUtc="2026-09-26T00:02:00Z">
        <w:r w:rsidRPr="0022530A">
          <w:delText>PREP Confessions took place on February 25</w:delText>
        </w:r>
        <w:r w:rsidRPr="0022530A">
          <w:rPr>
            <w:vertAlign w:val="superscript"/>
          </w:rPr>
          <w:delText>th</w:delText>
        </w:r>
        <w:r w:rsidRPr="0022530A">
          <w:delText xml:space="preserve"> and 26</w:delText>
        </w:r>
        <w:r w:rsidRPr="0022530A">
          <w:rPr>
            <w:vertAlign w:val="superscript"/>
          </w:rPr>
          <w:delText>th</w:delText>
        </w:r>
        <w:r w:rsidRPr="0022530A">
          <w:delText xml:space="preserve">. </w:delText>
        </w:r>
      </w:del>
    </w:p>
    <w:p w14:paraId="76270D5C" w14:textId="271DB91D" w:rsidR="0022530A" w:rsidRDefault="000B2B90" w:rsidP="0022530A">
      <w:pPr>
        <w:pStyle w:val="ListParagraph"/>
        <w:numPr>
          <w:ilvl w:val="2"/>
          <w:numId w:val="1"/>
        </w:numPr>
        <w:rPr>
          <w:del w:id="186" w:author="Lynn" w:date="2026-09-25T20:02:00Z" w16du:dateUtc="2026-09-26T00:02:00Z"/>
        </w:rPr>
      </w:pPr>
      <w:del w:id="187" w:author="Lynn" w:date="2026-09-25T20:02:00Z" w16du:dateUtc="2026-09-26T00:02:00Z">
        <w:r>
          <w:delText xml:space="preserve">PREP did a Lent project for </w:delText>
        </w:r>
        <w:r w:rsidRPr="000B2B90">
          <w:rPr>
            <w:i/>
          </w:rPr>
          <w:delText>Jenna’s Blessing Bag</w:delText>
        </w:r>
        <w:r>
          <w:rPr>
            <w:i/>
          </w:rPr>
          <w:delText>s</w:delText>
        </w:r>
        <w:r>
          <w:delText xml:space="preserve"> in honor of parishioner Jenna Burleigh who passed away suddenly in 2017.  PREP also collected Rice Bowls.</w:delText>
        </w:r>
      </w:del>
    </w:p>
    <w:p w14:paraId="3A534967" w14:textId="168E204B" w:rsidR="000B2B90" w:rsidRDefault="000B2B90" w:rsidP="0022530A">
      <w:pPr>
        <w:pStyle w:val="ListParagraph"/>
        <w:numPr>
          <w:ilvl w:val="2"/>
          <w:numId w:val="1"/>
        </w:numPr>
        <w:rPr>
          <w:del w:id="188" w:author="Lynn" w:date="2026-09-25T20:02:00Z" w16du:dateUtc="2026-09-26T00:02:00Z"/>
        </w:rPr>
      </w:pPr>
      <w:del w:id="189" w:author="Lynn" w:date="2026-09-25T20:02:00Z" w16du:dateUtc="2026-09-26T00:02:00Z">
        <w:r>
          <w:delText>Confirmation was celebrated by Bishop Fitzgerald on March 8</w:delText>
        </w:r>
        <w:r w:rsidRPr="000B2B90">
          <w:rPr>
            <w:vertAlign w:val="superscript"/>
          </w:rPr>
          <w:delText>th</w:delText>
        </w:r>
        <w:r>
          <w:delText xml:space="preserve">.  The confirmands answered the Bishop’s questions well. </w:delText>
        </w:r>
      </w:del>
    </w:p>
    <w:p w14:paraId="6579A639" w14:textId="5D920CC6" w:rsidR="000B2B90" w:rsidRDefault="000B2B90" w:rsidP="0022530A">
      <w:pPr>
        <w:pStyle w:val="ListParagraph"/>
        <w:numPr>
          <w:ilvl w:val="2"/>
          <w:numId w:val="1"/>
        </w:numPr>
        <w:rPr>
          <w:del w:id="190" w:author="Lynn" w:date="2026-09-25T20:02:00Z" w16du:dateUtc="2026-09-26T00:02:00Z"/>
        </w:rPr>
      </w:pPr>
      <w:del w:id="191" w:author="Lynn" w:date="2026-09-25T20:02:00Z" w16du:dateUtc="2026-09-26T00:02:00Z">
        <w:r>
          <w:delText>On March 23</w:delText>
        </w:r>
        <w:r w:rsidRPr="000B2B90">
          <w:rPr>
            <w:vertAlign w:val="superscript"/>
          </w:rPr>
          <w:delText>rd</w:delText>
        </w:r>
        <w:r>
          <w:delText xml:space="preserve">, the Walk Through Holy Week moved to the Narthex.  20 families participated and parishioners who were present provided positive feedback. </w:delText>
        </w:r>
      </w:del>
    </w:p>
    <w:p w14:paraId="4700DD6C" w14:textId="67E4173F" w:rsidR="000B2B90" w:rsidRDefault="000B2B90" w:rsidP="0022530A">
      <w:pPr>
        <w:pStyle w:val="ListParagraph"/>
        <w:numPr>
          <w:ilvl w:val="2"/>
          <w:numId w:val="1"/>
        </w:numPr>
        <w:rPr>
          <w:del w:id="192" w:author="Lynn" w:date="2026-09-25T20:02:00Z" w16du:dateUtc="2026-09-26T00:02:00Z"/>
        </w:rPr>
      </w:pPr>
      <w:del w:id="193" w:author="Lynn" w:date="2026-09-25T20:02:00Z" w16du:dateUtc="2026-09-26T00:02:00Z">
        <w:r>
          <w:delText>First Holy Communion Retreat took place on March 24</w:delText>
        </w:r>
        <w:r w:rsidRPr="000B2B90">
          <w:rPr>
            <w:vertAlign w:val="superscript"/>
          </w:rPr>
          <w:delText>th</w:delText>
        </w:r>
        <w:r>
          <w:delText xml:space="preserve">. Each parent/child had time to pray together in front of a beautiful picture of Jesus. The group played “Jesus Says” and learned that Holy Communion is Jesus and that Jesus is God.  The group made banners </w:delText>
        </w:r>
        <w:r w:rsidR="00B40500">
          <w:delText>and</w:delText>
        </w:r>
        <w:r>
          <w:delText xml:space="preserve"> a Keepsake Book. </w:delText>
        </w:r>
      </w:del>
    </w:p>
    <w:p w14:paraId="2C538A3E" w14:textId="700329C1" w:rsidR="000B2B90" w:rsidRDefault="000B2B90" w:rsidP="0022530A">
      <w:pPr>
        <w:pStyle w:val="ListParagraph"/>
        <w:numPr>
          <w:ilvl w:val="2"/>
          <w:numId w:val="1"/>
        </w:numPr>
        <w:rPr>
          <w:del w:id="194" w:author="Lynn" w:date="2026-09-25T20:02:00Z" w16du:dateUtc="2026-09-26T00:02:00Z"/>
        </w:rPr>
      </w:pPr>
      <w:del w:id="195" w:author="Lynn" w:date="2026-09-25T20:02:00Z" w16du:dateUtc="2026-09-26T00:02:00Z">
        <w:r>
          <w:delText xml:space="preserve">We have 19 teens attending Chosen and on March 27th, they wen to confession. </w:delText>
        </w:r>
      </w:del>
    </w:p>
    <w:p w14:paraId="4465B4B1" w14:textId="5E1A43A7" w:rsidR="000B2B90" w:rsidRDefault="000B2B90" w:rsidP="0022530A">
      <w:pPr>
        <w:pStyle w:val="ListParagraph"/>
        <w:numPr>
          <w:ilvl w:val="2"/>
          <w:numId w:val="1"/>
        </w:numPr>
        <w:rPr>
          <w:del w:id="196" w:author="Lynn" w:date="2026-09-25T20:02:00Z" w16du:dateUtc="2026-09-26T00:02:00Z"/>
        </w:rPr>
      </w:pPr>
      <w:del w:id="197" w:author="Lynn" w:date="2026-09-25T20:02:00Z" w16du:dateUtc="2026-09-26T00:02:00Z">
        <w:r>
          <w:delText>Archdiocesan Safe Environments classes were taught to the PREP students on March 26</w:delText>
        </w:r>
        <w:r w:rsidRPr="000B2B90">
          <w:rPr>
            <w:vertAlign w:val="superscript"/>
          </w:rPr>
          <w:delText>th</w:delText>
        </w:r>
        <w:r>
          <w:delText xml:space="preserve"> and 27</w:delText>
        </w:r>
        <w:r w:rsidRPr="000B2B90">
          <w:rPr>
            <w:vertAlign w:val="superscript"/>
          </w:rPr>
          <w:delText>th</w:delText>
        </w:r>
        <w:r>
          <w:delText xml:space="preserve">. </w:delText>
        </w:r>
      </w:del>
    </w:p>
    <w:p w14:paraId="30A23915" w14:textId="47E72591" w:rsidR="000B2B90" w:rsidRDefault="001E058A" w:rsidP="0022530A">
      <w:pPr>
        <w:pStyle w:val="ListParagraph"/>
        <w:numPr>
          <w:ilvl w:val="2"/>
          <w:numId w:val="1"/>
        </w:numPr>
        <w:rPr>
          <w:del w:id="198" w:author="Lynn" w:date="2026-09-25T20:02:00Z" w16du:dateUtc="2026-09-26T00:02:00Z"/>
        </w:rPr>
      </w:pPr>
      <w:del w:id="199" w:author="Lynn" w:date="2026-09-25T20:02:00Z" w16du:dateUtc="2026-09-26T00:02:00Z">
        <w:r>
          <w:delText xml:space="preserve">PREP Final Assessments for students will take place on April </w:delText>
        </w:r>
        <w:r w:rsidR="001C1478">
          <w:delText>8th, 9</w:delText>
        </w:r>
        <w:r w:rsidR="001C1478" w:rsidRPr="001C1478">
          <w:rPr>
            <w:vertAlign w:val="superscript"/>
          </w:rPr>
          <w:delText>th</w:delText>
        </w:r>
        <w:r w:rsidR="001C1478">
          <w:delText>, and 10</w:delText>
        </w:r>
        <w:r w:rsidR="001C1478" w:rsidRPr="001C1478">
          <w:rPr>
            <w:vertAlign w:val="superscript"/>
          </w:rPr>
          <w:delText>th</w:delText>
        </w:r>
        <w:r w:rsidR="001C1478">
          <w:delText xml:space="preserve">. </w:delText>
        </w:r>
      </w:del>
    </w:p>
    <w:p w14:paraId="0998F46F" w14:textId="3E648048" w:rsidR="001C1478" w:rsidRDefault="001C1478" w:rsidP="0022530A">
      <w:pPr>
        <w:pStyle w:val="ListParagraph"/>
        <w:numPr>
          <w:ilvl w:val="2"/>
          <w:numId w:val="1"/>
        </w:numPr>
        <w:rPr>
          <w:del w:id="200" w:author="Lynn" w:date="2026-09-25T20:02:00Z" w16du:dateUtc="2026-09-26T00:02:00Z"/>
        </w:rPr>
      </w:pPr>
      <w:del w:id="201" w:author="Lynn" w:date="2026-09-25T20:02:00Z" w16du:dateUtc="2026-09-26T00:02:00Z">
        <w:r>
          <w:delText>First Holy Communion Practice is on March 25</w:delText>
        </w:r>
        <w:r w:rsidRPr="001C1478">
          <w:rPr>
            <w:vertAlign w:val="superscript"/>
          </w:rPr>
          <w:delText>th</w:delText>
        </w:r>
        <w:r>
          <w:delText xml:space="preserve"> in preparation for the April 28</w:delText>
        </w:r>
        <w:r w:rsidRPr="001C1478">
          <w:rPr>
            <w:vertAlign w:val="superscript"/>
          </w:rPr>
          <w:delText>th</w:delText>
        </w:r>
        <w:r>
          <w:delText xml:space="preserve"> Mass.  On April 29</w:delText>
        </w:r>
        <w:r w:rsidRPr="001C1478">
          <w:rPr>
            <w:vertAlign w:val="superscript"/>
          </w:rPr>
          <w:delText>th</w:delText>
        </w:r>
        <w:r>
          <w:delText xml:space="preserve"> the children who receive First Holy Communion and their gifts will be blessed at the 11:30 a.m. Mass.  72 children will receive on April 28</w:delText>
        </w:r>
        <w:r w:rsidRPr="001C1478">
          <w:rPr>
            <w:vertAlign w:val="superscript"/>
          </w:rPr>
          <w:delText>th</w:delText>
        </w:r>
        <w:r>
          <w:delText xml:space="preserve">. </w:delText>
        </w:r>
      </w:del>
    </w:p>
    <w:p w14:paraId="309A1E4D" w14:textId="014AD9F7" w:rsidR="001C1478" w:rsidRDefault="001C1478" w:rsidP="0022530A">
      <w:pPr>
        <w:pStyle w:val="ListParagraph"/>
        <w:numPr>
          <w:ilvl w:val="2"/>
          <w:numId w:val="1"/>
        </w:numPr>
        <w:rPr>
          <w:del w:id="202" w:author="Lynn" w:date="2026-09-25T20:02:00Z" w16du:dateUtc="2026-09-26T00:02:00Z"/>
        </w:rPr>
      </w:pPr>
      <w:del w:id="203" w:author="Lynn" w:date="2026-09-25T20:02:00Z" w16du:dateUtc="2026-09-26T00:02:00Z">
        <w:r>
          <w:delText>The Parish May Procession is scheduled for Tuesday, May 1</w:delText>
        </w:r>
        <w:r w:rsidRPr="001C1478">
          <w:rPr>
            <w:vertAlign w:val="superscript"/>
          </w:rPr>
          <w:delText>st</w:delText>
        </w:r>
        <w:r>
          <w:delText xml:space="preserve"> at 6:00 p.m.  All parish students who receive sacraments this year are invited to come in their special garments.  All PREP students are also invited to attend. </w:delText>
        </w:r>
      </w:del>
    </w:p>
    <w:p w14:paraId="2F988025" w14:textId="6FC559BF" w:rsidR="001C1478" w:rsidRPr="0022530A" w:rsidRDefault="001C1478" w:rsidP="0022530A">
      <w:pPr>
        <w:pStyle w:val="ListParagraph"/>
        <w:numPr>
          <w:ilvl w:val="2"/>
          <w:numId w:val="1"/>
        </w:numPr>
        <w:rPr>
          <w:del w:id="204" w:author="Lynn" w:date="2026-09-25T20:02:00Z" w16du:dateUtc="2026-09-26T00:02:00Z"/>
        </w:rPr>
      </w:pPr>
      <w:del w:id="205" w:author="Lynn" w:date="2026-09-25T20:02:00Z" w16du:dateUtc="2026-09-26T00:02:00Z">
        <w:r>
          <w:delText>Club 50 continues to have Game Day on the first Wednesday of the month. On May 22</w:delText>
        </w:r>
        <w:r w:rsidRPr="001C1478">
          <w:rPr>
            <w:vertAlign w:val="superscript"/>
          </w:rPr>
          <w:delText>nd</w:delText>
        </w:r>
        <w:r>
          <w:delText xml:space="preserve">, they will take a trip to Longwood Gardens. </w:delText>
        </w:r>
      </w:del>
    </w:p>
    <w:p w14:paraId="33A1E75A" w14:textId="77777777" w:rsidR="006B29F7" w:rsidRPr="00E94883" w:rsidRDefault="006B29F7" w:rsidP="006B29F7">
      <w:pPr>
        <w:pStyle w:val="ListParagraph"/>
        <w:ind w:left="1800"/>
        <w:rPr>
          <w:del w:id="206" w:author="Lynn" w:date="2026-09-25T20:02:00Z" w16du:dateUtc="2026-09-26T00:02:00Z"/>
        </w:rPr>
      </w:pPr>
    </w:p>
    <w:p w14:paraId="1C193F69" w14:textId="3D493352" w:rsidR="00BA27E9" w:rsidRDefault="002A41F8" w:rsidP="00BA27E9">
      <w:pPr>
        <w:pStyle w:val="ListParagraph"/>
        <w:ind w:left="1080"/>
        <w:rPr>
          <w:del w:id="207" w:author="Lynn" w:date="2026-09-25T20:02:00Z" w16du:dateUtc="2026-09-26T00:02:00Z"/>
        </w:rPr>
      </w:pPr>
      <w:del w:id="208" w:author="Lynn" w:date="2026-09-25T20:02:00Z" w16du:dateUtc="2026-09-26T00:02:00Z">
        <w:r>
          <w:delText>Father Chung</w:delText>
        </w:r>
        <w:r w:rsidR="00D25A2A">
          <w:delText xml:space="preserve"> </w:delText>
        </w:r>
        <w:r w:rsidR="00BA27E9">
          <w:delText>closed the meeting with a prayer.</w:delText>
        </w:r>
      </w:del>
    </w:p>
    <w:p w14:paraId="4DA145D9" w14:textId="3F016675" w:rsidR="002F589A" w:rsidRDefault="002F589A" w:rsidP="00BA27E9">
      <w:pPr>
        <w:pStyle w:val="ListParagraph"/>
        <w:ind w:left="1080"/>
        <w:rPr>
          <w:del w:id="209" w:author="Lynn" w:date="2026-09-25T20:02:00Z" w16du:dateUtc="2026-09-26T00:02:00Z"/>
        </w:rPr>
      </w:pPr>
    </w:p>
    <w:p w14:paraId="33C45B10" w14:textId="69C4EB15" w:rsidR="002F589A" w:rsidRDefault="002F589A" w:rsidP="00BA27E9">
      <w:pPr>
        <w:pStyle w:val="ListParagraph"/>
        <w:ind w:left="1080"/>
        <w:rPr>
          <w:del w:id="210" w:author="Lynn" w:date="2026-09-25T20:02:00Z" w16du:dateUtc="2026-09-26T00:02:00Z"/>
        </w:rPr>
      </w:pPr>
      <w:del w:id="211" w:author="Lynn" w:date="2026-09-25T20:02:00Z" w16du:dateUtc="2026-09-26T00:02:00Z">
        <w:r>
          <w:delText xml:space="preserve">The next meeting will be on </w:delText>
        </w:r>
        <w:r w:rsidR="00F26626">
          <w:delText>May 2, 2018</w:delText>
        </w:r>
        <w:r w:rsidR="002A41F8">
          <w:delText>.</w:delText>
        </w:r>
      </w:del>
    </w:p>
    <w:p w14:paraId="0941B680" w14:textId="77777777" w:rsidR="00BB7A60" w:rsidRDefault="00BB7A60" w:rsidP="00BA27E9">
      <w:pPr>
        <w:pStyle w:val="ListParagraph"/>
        <w:ind w:left="1080"/>
        <w:rPr>
          <w:del w:id="212" w:author="Lynn" w:date="2026-09-25T20:02:00Z" w16du:dateUtc="2026-09-26T00:02:00Z"/>
        </w:rPr>
      </w:pPr>
    </w:p>
    <w:p w14:paraId="0FA25206" w14:textId="0614FD67" w:rsidR="00BA27E9" w:rsidRDefault="00BA27E9" w:rsidP="00BA27E9">
      <w:pPr>
        <w:pStyle w:val="ListParagraph"/>
        <w:ind w:left="1080"/>
        <w:rPr>
          <w:del w:id="213" w:author="Lynn" w:date="2026-09-25T20:02:00Z" w16du:dateUtc="2026-09-26T00:02:00Z"/>
        </w:rPr>
      </w:pPr>
      <w:del w:id="214" w:author="Lynn" w:date="2026-09-25T20:02:00Z" w16du:dateUtc="2026-09-26T00:02:00Z">
        <w:r>
          <w:delText>Th</w:delText>
        </w:r>
        <w:r w:rsidR="00BB7A60">
          <w:delText xml:space="preserve">e meeting adjourned at </w:delText>
        </w:r>
        <w:r w:rsidR="00F26626">
          <w:delText>8:45</w:delText>
        </w:r>
        <w:r w:rsidR="00BB7A60">
          <w:delText xml:space="preserve"> p.m.</w:delText>
        </w:r>
      </w:del>
    </w:p>
    <w:p w14:paraId="40B47F97" w14:textId="77777777" w:rsidR="00BA27E9" w:rsidRDefault="00BA27E9" w:rsidP="002A41F8">
      <w:pPr>
        <w:rPr>
          <w:del w:id="215" w:author="Lynn" w:date="2026-09-25T20:02:00Z" w16du:dateUtc="2026-09-26T00:02:00Z"/>
        </w:rPr>
      </w:pPr>
    </w:p>
    <w:p w14:paraId="678F8F15" w14:textId="77777777" w:rsidR="00BA27E9" w:rsidRPr="00425FCB" w:rsidRDefault="00BA27E9" w:rsidP="00B12065">
      <w:pPr>
        <w:pStyle w:val="ListParagraph"/>
        <w:autoSpaceDE w:val="0"/>
        <w:autoSpaceDN w:val="0"/>
        <w:adjustRightInd w:val="0"/>
        <w:rPr>
          <w:color w:val="000000"/>
          <w:sz w:val="24"/>
          <w:shd w:val="clear" w:color="auto" w:fill="FFFFFF"/>
          <w:rPrChange w:id="216" w:author="Lynn" w:date="2026-09-25T20:02:00Z" w16du:dateUtc="2026-09-26T00:02:00Z">
            <w:rPr/>
          </w:rPrChange>
        </w:rPr>
        <w:pPrChange w:id="217" w:author="Lynn" w:date="2026-09-25T20:02:00Z" w16du:dateUtc="2026-09-26T00:02:00Z">
          <w:pPr>
            <w:pStyle w:val="ListParagraph"/>
            <w:ind w:left="1080"/>
          </w:pPr>
        </w:pPrChange>
      </w:pPr>
      <w:del w:id="218" w:author="Lynn" w:date="2026-09-25T20:02:00Z" w16du:dateUtc="2026-09-26T00:02:00Z">
        <w:r>
          <w:delText>Notes submitted by Charles Amuso</w:delText>
        </w:r>
      </w:del>
    </w:p>
    <w:sectPr w:rsidR="00BA27E9" w:rsidRPr="00425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-Bold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B7AF7"/>
    <w:multiLevelType w:val="hybridMultilevel"/>
    <w:tmpl w:val="84228F5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F8F25C4"/>
    <w:multiLevelType w:val="hybridMultilevel"/>
    <w:tmpl w:val="EDD8338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6E74349"/>
    <w:multiLevelType w:val="hybridMultilevel"/>
    <w:tmpl w:val="FCD63130"/>
    <w:lvl w:ilvl="0" w:tplc="C902F3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0215D9"/>
    <w:multiLevelType w:val="hybridMultilevel"/>
    <w:tmpl w:val="10C23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1641A"/>
    <w:multiLevelType w:val="hybridMultilevel"/>
    <w:tmpl w:val="1894628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33B738BD"/>
    <w:multiLevelType w:val="multilevel"/>
    <w:tmpl w:val="F76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85D60"/>
    <w:multiLevelType w:val="hybridMultilevel"/>
    <w:tmpl w:val="EC6C9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34C83"/>
    <w:multiLevelType w:val="hybridMultilevel"/>
    <w:tmpl w:val="F3C4519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1742FFD"/>
    <w:multiLevelType w:val="hybridMultilevel"/>
    <w:tmpl w:val="7DF8106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E335284"/>
    <w:multiLevelType w:val="hybridMultilevel"/>
    <w:tmpl w:val="D4428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E6D20"/>
    <w:multiLevelType w:val="hybridMultilevel"/>
    <w:tmpl w:val="D9BC9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D1F2E"/>
    <w:multiLevelType w:val="hybridMultilevel"/>
    <w:tmpl w:val="D1CE57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96A55B5"/>
    <w:multiLevelType w:val="hybridMultilevel"/>
    <w:tmpl w:val="9520921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9B810B9"/>
    <w:multiLevelType w:val="hybridMultilevel"/>
    <w:tmpl w:val="751E7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624DF"/>
    <w:multiLevelType w:val="hybridMultilevel"/>
    <w:tmpl w:val="669E244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6DC90B31"/>
    <w:multiLevelType w:val="hybridMultilevel"/>
    <w:tmpl w:val="0640152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884022313">
    <w:abstractNumId w:val="2"/>
  </w:num>
  <w:num w:numId="2" w16cid:durableId="1756901863">
    <w:abstractNumId w:val="4"/>
  </w:num>
  <w:num w:numId="3" w16cid:durableId="1378551089">
    <w:abstractNumId w:val="15"/>
  </w:num>
  <w:num w:numId="4" w16cid:durableId="550729784">
    <w:abstractNumId w:val="11"/>
  </w:num>
  <w:num w:numId="5" w16cid:durableId="53355039">
    <w:abstractNumId w:val="0"/>
  </w:num>
  <w:num w:numId="6" w16cid:durableId="33047123">
    <w:abstractNumId w:val="8"/>
  </w:num>
  <w:num w:numId="7" w16cid:durableId="1645967412">
    <w:abstractNumId w:val="12"/>
  </w:num>
  <w:num w:numId="8" w16cid:durableId="187371763">
    <w:abstractNumId w:val="7"/>
  </w:num>
  <w:num w:numId="9" w16cid:durableId="1975793313">
    <w:abstractNumId w:val="14"/>
  </w:num>
  <w:num w:numId="10" w16cid:durableId="1364597718">
    <w:abstractNumId w:val="1"/>
  </w:num>
  <w:num w:numId="11" w16cid:durableId="1974091085">
    <w:abstractNumId w:val="5"/>
  </w:num>
  <w:num w:numId="12" w16cid:durableId="1898971979">
    <w:abstractNumId w:val="6"/>
  </w:num>
  <w:num w:numId="13" w16cid:durableId="2079014262">
    <w:abstractNumId w:val="13"/>
  </w:num>
  <w:num w:numId="14" w16cid:durableId="1258291729">
    <w:abstractNumId w:val="3"/>
  </w:num>
  <w:num w:numId="15" w16cid:durableId="543173037">
    <w:abstractNumId w:val="10"/>
  </w:num>
  <w:num w:numId="16" w16cid:durableId="82701771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9C3"/>
    <w:rsid w:val="0000044E"/>
    <w:rsid w:val="00003F9E"/>
    <w:rsid w:val="000257C0"/>
    <w:rsid w:val="00063EF4"/>
    <w:rsid w:val="00074739"/>
    <w:rsid w:val="0007593D"/>
    <w:rsid w:val="000B06D1"/>
    <w:rsid w:val="000B2B90"/>
    <w:rsid w:val="000C1816"/>
    <w:rsid w:val="000D2B6F"/>
    <w:rsid w:val="000E661B"/>
    <w:rsid w:val="00100841"/>
    <w:rsid w:val="00100D9D"/>
    <w:rsid w:val="001022FC"/>
    <w:rsid w:val="00117B3F"/>
    <w:rsid w:val="00120805"/>
    <w:rsid w:val="00126442"/>
    <w:rsid w:val="00132697"/>
    <w:rsid w:val="0013335B"/>
    <w:rsid w:val="0015768B"/>
    <w:rsid w:val="00187012"/>
    <w:rsid w:val="00196E43"/>
    <w:rsid w:val="001B69B8"/>
    <w:rsid w:val="001C1478"/>
    <w:rsid w:val="001E058A"/>
    <w:rsid w:val="001F098F"/>
    <w:rsid w:val="0022530A"/>
    <w:rsid w:val="00237AD9"/>
    <w:rsid w:val="00251F17"/>
    <w:rsid w:val="00262007"/>
    <w:rsid w:val="002657CF"/>
    <w:rsid w:val="00274B18"/>
    <w:rsid w:val="00275EF7"/>
    <w:rsid w:val="002845A1"/>
    <w:rsid w:val="00297FD6"/>
    <w:rsid w:val="002A015B"/>
    <w:rsid w:val="002A41F8"/>
    <w:rsid w:val="002C5D83"/>
    <w:rsid w:val="002E23DA"/>
    <w:rsid w:val="002F589A"/>
    <w:rsid w:val="00305F31"/>
    <w:rsid w:val="00310D2C"/>
    <w:rsid w:val="00322209"/>
    <w:rsid w:val="00322908"/>
    <w:rsid w:val="003358E2"/>
    <w:rsid w:val="00364FE5"/>
    <w:rsid w:val="00386C11"/>
    <w:rsid w:val="003956AA"/>
    <w:rsid w:val="003C493A"/>
    <w:rsid w:val="003D2C5E"/>
    <w:rsid w:val="003F00FE"/>
    <w:rsid w:val="00412930"/>
    <w:rsid w:val="004233EC"/>
    <w:rsid w:val="00425FCB"/>
    <w:rsid w:val="00446B9D"/>
    <w:rsid w:val="00470540"/>
    <w:rsid w:val="00474EFB"/>
    <w:rsid w:val="00483F7E"/>
    <w:rsid w:val="004B6B66"/>
    <w:rsid w:val="0050304B"/>
    <w:rsid w:val="005063AD"/>
    <w:rsid w:val="00542B26"/>
    <w:rsid w:val="00546CCA"/>
    <w:rsid w:val="00570911"/>
    <w:rsid w:val="005E0F16"/>
    <w:rsid w:val="005E33BB"/>
    <w:rsid w:val="00617D3C"/>
    <w:rsid w:val="0065289A"/>
    <w:rsid w:val="006535C4"/>
    <w:rsid w:val="006917F0"/>
    <w:rsid w:val="006968D8"/>
    <w:rsid w:val="006B29F7"/>
    <w:rsid w:val="006C1013"/>
    <w:rsid w:val="006F0A6E"/>
    <w:rsid w:val="00720952"/>
    <w:rsid w:val="007234C2"/>
    <w:rsid w:val="00746BD3"/>
    <w:rsid w:val="0077749F"/>
    <w:rsid w:val="007805CC"/>
    <w:rsid w:val="007B2B50"/>
    <w:rsid w:val="007B371B"/>
    <w:rsid w:val="007D4E5F"/>
    <w:rsid w:val="007E365A"/>
    <w:rsid w:val="007F3A1A"/>
    <w:rsid w:val="00816E73"/>
    <w:rsid w:val="0085788D"/>
    <w:rsid w:val="008829C3"/>
    <w:rsid w:val="00892958"/>
    <w:rsid w:val="008B506F"/>
    <w:rsid w:val="008C1734"/>
    <w:rsid w:val="008E5424"/>
    <w:rsid w:val="009115D1"/>
    <w:rsid w:val="009129F0"/>
    <w:rsid w:val="009233E2"/>
    <w:rsid w:val="00950019"/>
    <w:rsid w:val="00954A31"/>
    <w:rsid w:val="009655C6"/>
    <w:rsid w:val="009901B5"/>
    <w:rsid w:val="009A16BB"/>
    <w:rsid w:val="009A46A9"/>
    <w:rsid w:val="009C4148"/>
    <w:rsid w:val="009C6F3D"/>
    <w:rsid w:val="009E31E9"/>
    <w:rsid w:val="009F2DD2"/>
    <w:rsid w:val="00A059E3"/>
    <w:rsid w:val="00A078D3"/>
    <w:rsid w:val="00A44FB2"/>
    <w:rsid w:val="00A45C6B"/>
    <w:rsid w:val="00A53199"/>
    <w:rsid w:val="00AA7E9B"/>
    <w:rsid w:val="00AC6296"/>
    <w:rsid w:val="00AD4A4C"/>
    <w:rsid w:val="00AF2840"/>
    <w:rsid w:val="00B12065"/>
    <w:rsid w:val="00B2055D"/>
    <w:rsid w:val="00B34ACF"/>
    <w:rsid w:val="00B40500"/>
    <w:rsid w:val="00B40A83"/>
    <w:rsid w:val="00B42CDA"/>
    <w:rsid w:val="00B56FCF"/>
    <w:rsid w:val="00B6177C"/>
    <w:rsid w:val="00B736A2"/>
    <w:rsid w:val="00B9302C"/>
    <w:rsid w:val="00BA27E9"/>
    <w:rsid w:val="00BB7A60"/>
    <w:rsid w:val="00BC2490"/>
    <w:rsid w:val="00BD01F3"/>
    <w:rsid w:val="00BF0A43"/>
    <w:rsid w:val="00C23CC2"/>
    <w:rsid w:val="00C51319"/>
    <w:rsid w:val="00C61FDB"/>
    <w:rsid w:val="00C846D5"/>
    <w:rsid w:val="00CB0E56"/>
    <w:rsid w:val="00CB57F6"/>
    <w:rsid w:val="00CB5942"/>
    <w:rsid w:val="00CB5D2F"/>
    <w:rsid w:val="00CB6B6A"/>
    <w:rsid w:val="00CD6F23"/>
    <w:rsid w:val="00CF6F96"/>
    <w:rsid w:val="00D25A2A"/>
    <w:rsid w:val="00D30C7F"/>
    <w:rsid w:val="00D3230B"/>
    <w:rsid w:val="00D359C8"/>
    <w:rsid w:val="00D468C4"/>
    <w:rsid w:val="00D54AD0"/>
    <w:rsid w:val="00D61A21"/>
    <w:rsid w:val="00D65C09"/>
    <w:rsid w:val="00D80F93"/>
    <w:rsid w:val="00D86ACE"/>
    <w:rsid w:val="00DA2DEF"/>
    <w:rsid w:val="00DB75B7"/>
    <w:rsid w:val="00DD5A5C"/>
    <w:rsid w:val="00DD6407"/>
    <w:rsid w:val="00DF7A0D"/>
    <w:rsid w:val="00E03473"/>
    <w:rsid w:val="00E62582"/>
    <w:rsid w:val="00E70131"/>
    <w:rsid w:val="00E94883"/>
    <w:rsid w:val="00EA5234"/>
    <w:rsid w:val="00EA6D8A"/>
    <w:rsid w:val="00EB045D"/>
    <w:rsid w:val="00EC4C8E"/>
    <w:rsid w:val="00EE5974"/>
    <w:rsid w:val="00F051A0"/>
    <w:rsid w:val="00F26626"/>
    <w:rsid w:val="00F460E4"/>
    <w:rsid w:val="00F536E0"/>
    <w:rsid w:val="00F76301"/>
    <w:rsid w:val="00FD32D5"/>
    <w:rsid w:val="00FD63C0"/>
    <w:rsid w:val="00FD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8E43"/>
  <w15:chartTrackingRefBased/>
  <w15:docId w15:val="{6B06FE70-8191-4B7D-86BD-5272A29B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E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6C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C1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929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29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29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29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295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5234"/>
    <w:pPr>
      <w:spacing w:before="100" w:beforeAutospacing="1" w:after="100" w:afterAutospacing="1" w:line="240" w:lineRule="auto"/>
      <w:pPrChange w:id="0" w:author="Lynn" w:date="2026-09-25T20:02:00Z">
        <w:pPr>
          <w:spacing w:before="100" w:beforeAutospacing="1" w:after="100" w:afterAutospacing="1"/>
        </w:pPr>
      </w:pPrChange>
    </w:pPr>
    <w:rPr>
      <w:rFonts w:ascii="Times New Roman" w:eastAsia="Times New Roman" w:hAnsi="Times New Roman" w:cs="Times New Roman"/>
      <w:sz w:val="24"/>
      <w:szCs w:val="24"/>
      <w:rPrChange w:id="0" w:author="Lynn" w:date="2026-09-25T20:02:00Z">
        <w:rPr>
          <w:sz w:val="24"/>
          <w:szCs w:val="24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AD4A4C"/>
    <w:rPr>
      <w:b/>
      <w:bCs/>
    </w:rPr>
  </w:style>
  <w:style w:type="character" w:customStyle="1" w:styleId="apple-converted-space">
    <w:name w:val="apple-converted-space"/>
    <w:basedOn w:val="DefaultParagraphFont"/>
    <w:rsid w:val="00AD4A4C"/>
  </w:style>
  <w:style w:type="character" w:styleId="Hyperlink">
    <w:name w:val="Hyperlink"/>
    <w:basedOn w:val="DefaultParagraphFont"/>
    <w:uiPriority w:val="99"/>
    <w:unhideWhenUsed/>
    <w:rsid w:val="00AD4A4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4A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78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E168A-62ED-4855-89CC-03FDB5BA9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1659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Arthur Souza Rodrigues</cp:lastModifiedBy>
  <cp:revision>1</cp:revision>
  <cp:lastPrinted>2017-11-26T21:01:00Z</cp:lastPrinted>
  <dcterms:created xsi:type="dcterms:W3CDTF">2018-04-26T18:34:00Z</dcterms:created>
  <dcterms:modified xsi:type="dcterms:W3CDTF">2026-09-26T00:02:00Z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1640597647</vt:i4>
  </property>
</Properties>
</file>