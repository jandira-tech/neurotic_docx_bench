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A30E5" w14:textId="748BBB75" w:rsidR="005D02AA" w:rsidRPr="005D02AA" w:rsidRDefault="005D02AA" w:rsidP="005D02AA">
      <w:pPr>
        <w:spacing w:before="240"/>
        <w:jc w:val="both"/>
        <w:rPr>
          <w:ins w:id="21" w:author="Pablo Morete" w:date="2026-09-25T21:07:00Z" w16du:dateUtc="2026-09-26T01:07:00Z"/>
          <w:rFonts w:asciiTheme="majorHAnsi" w:hAnsiTheme="majorHAnsi" w:cstheme="majorHAnsi"/>
          <w:b/>
          <w:bCs/>
          <w:sz w:val="28"/>
          <w:szCs w:val="28"/>
        </w:rPr>
      </w:pPr>
      <w:ins w:id="22" w:author="Pablo Morete" w:date="2026-09-25T21:07:00Z" w16du:dateUtc="2026-09-26T01:07:00Z">
        <w:r w:rsidRPr="005D02AA">
          <w:rPr>
            <w:rFonts w:asciiTheme="majorHAnsi" w:hAnsiTheme="majorHAnsi" w:cstheme="majorHAnsi"/>
            <w:b/>
            <w:bCs/>
            <w:sz w:val="28"/>
            <w:szCs w:val="28"/>
          </w:rPr>
          <w:t>Prepare Fully Costed Budgets for Projects</w:t>
        </w:r>
      </w:ins>
    </w:p>
    <w:p w14:paraId="0A711A82" w14:textId="77777777" w:rsidR="005D02AA" w:rsidRPr="005D02AA" w:rsidRDefault="005D02AA" w:rsidP="005D02AA">
      <w:pPr>
        <w:pStyle w:val="Heading1"/>
        <w:spacing w:before="360"/>
        <w:ind w:left="360" w:hanging="360"/>
        <w:jc w:val="left"/>
        <w:rPr>
          <w:ins w:id="23" w:author="Pablo Morete" w:date="2026-09-25T21:07:00Z" w16du:dateUtc="2026-09-26T01:07:00Z"/>
          <w:rFonts w:asciiTheme="majorHAnsi" w:hAnsiTheme="majorHAnsi" w:cstheme="majorHAnsi"/>
          <w:b/>
          <w:sz w:val="22"/>
          <w:szCs w:val="18"/>
        </w:rPr>
      </w:pPr>
      <w:ins w:id="24" w:author="Pablo Morete" w:date="2026-09-25T21:07:00Z" w16du:dateUtc="2026-09-26T01:07:00Z">
        <w:r w:rsidRPr="005D02AA">
          <w:rPr>
            <w:rFonts w:asciiTheme="majorHAnsi" w:hAnsiTheme="majorHAnsi" w:cstheme="majorHAnsi"/>
            <w:b/>
            <w:sz w:val="22"/>
            <w:szCs w:val="18"/>
          </w:rPr>
          <w:t>Project Activities and Inputs</w:t>
        </w:r>
      </w:ins>
    </w:p>
    <w:p w14:paraId="3012AD11" w14:textId="512507A3" w:rsidR="005D02AA" w:rsidRPr="005D02AA" w:rsidRDefault="005D02AA" w:rsidP="005D02AA">
      <w:pPr>
        <w:pStyle w:val="ListParagraph"/>
        <w:numPr>
          <w:ilvl w:val="0"/>
          <w:numId w:val="40"/>
        </w:numPr>
        <w:spacing w:before="240"/>
        <w:contextualSpacing w:val="0"/>
        <w:jc w:val="both"/>
        <w:rPr>
          <w:ins w:id="25" w:author="Pablo Morete" w:date="2026-09-25T21:07:00Z" w16du:dateUtc="2026-09-26T01:07:00Z"/>
          <w:rFonts w:asciiTheme="majorHAnsi" w:hAnsiTheme="majorHAnsi" w:cstheme="majorHAnsi"/>
        </w:rPr>
      </w:pPr>
      <w:ins w:id="26" w:author="Pablo Morete" w:date="2026-09-25T21:07:00Z" w16du:dateUtc="2026-09-26T01:07:00Z">
        <w:r w:rsidRPr="005D02AA">
          <w:rPr>
            <w:rFonts w:asciiTheme="majorHAnsi" w:hAnsiTheme="majorHAnsi" w:cstheme="majorHAnsi"/>
          </w:rPr>
          <w:t xml:space="preserve">To develop a results-based budget, UNDP must plan and cost all activities and inputs to deliver the project output(s). Major activities and functions that must be accounted for within a project budget include both direct and indirect costs, as listed below and further detailed in </w:t>
        </w:r>
        <w:r>
          <w:fldChar w:fldCharType="begin"/>
        </w:r>
        <w:r>
          <w:instrText>HYPERLINK "https://popp.undp.org/node/1711"</w:instrText>
        </w:r>
        <w:r>
          <w:fldChar w:fldCharType="separate"/>
        </w:r>
        <w:r w:rsidRPr="00C248D6">
          <w:rPr>
            <w:rStyle w:val="Hyperlink"/>
            <w:rFonts w:asciiTheme="majorHAnsi" w:hAnsiTheme="majorHAnsi" w:cstheme="majorHAnsi"/>
          </w:rPr>
          <w:t>Annex 1</w:t>
        </w:r>
        <w:r>
          <w:fldChar w:fldCharType="end"/>
        </w:r>
        <w:r w:rsidRPr="00C248D6">
          <w:rPr>
            <w:rFonts w:asciiTheme="majorHAnsi" w:hAnsiTheme="majorHAnsi" w:cstheme="majorHAnsi"/>
          </w:rPr>
          <w:t>:</w:t>
        </w:r>
      </w:ins>
    </w:p>
    <w:p w14:paraId="578635B9" w14:textId="77777777" w:rsidR="005D02AA" w:rsidRPr="005D02AA" w:rsidRDefault="005D02AA" w:rsidP="005D02AA">
      <w:pPr>
        <w:pStyle w:val="ListParagraph"/>
        <w:spacing w:before="240"/>
        <w:ind w:left="360"/>
        <w:contextualSpacing w:val="0"/>
        <w:jc w:val="both"/>
        <w:rPr>
          <w:ins w:id="27" w:author="Pablo Morete" w:date="2026-09-25T21:07:00Z" w16du:dateUtc="2026-09-26T01:07:00Z"/>
          <w:rFonts w:asciiTheme="majorHAnsi" w:hAnsiTheme="majorHAnsi" w:cstheme="majorHAnsi"/>
        </w:rPr>
      </w:pPr>
      <w:ins w:id="28" w:author="Pablo Morete" w:date="2026-09-25T21:07:00Z" w16du:dateUtc="2026-09-26T01:07:00Z">
        <w:r w:rsidRPr="005D02AA">
          <w:rPr>
            <w:rFonts w:asciiTheme="majorHAnsi" w:hAnsiTheme="majorHAnsi" w:cstheme="majorHAnsi"/>
            <w:b/>
            <w:bCs/>
          </w:rPr>
          <w:t>Direct Costs</w:t>
        </w:r>
        <w:r w:rsidRPr="005D02AA">
          <w:rPr>
            <w:rFonts w:asciiTheme="majorHAnsi" w:hAnsiTheme="majorHAnsi" w:cstheme="majorHAnsi"/>
          </w:rPr>
          <w:t xml:space="preserve"> - Direct costs of programme, administrative and operational support activities, that are part of the project input</w:t>
        </w:r>
        <w:r w:rsidRPr="005D02AA">
          <w:rPr>
            <w:rStyle w:val="FootnoteReference"/>
            <w:rFonts w:asciiTheme="majorHAnsi" w:hAnsiTheme="majorHAnsi" w:cstheme="majorHAnsi"/>
          </w:rPr>
          <w:footnoteReference w:id="1"/>
        </w:r>
        <w:r w:rsidRPr="005D02AA">
          <w:rPr>
            <w:rFonts w:asciiTheme="majorHAnsi" w:hAnsiTheme="majorHAnsi" w:cstheme="majorHAnsi"/>
          </w:rPr>
          <w:t>:</w:t>
        </w:r>
      </w:ins>
    </w:p>
    <w:p w14:paraId="52C7DE29"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34" w:author="Pablo Morete" w:date="2026-09-25T21:07:00Z" w16du:dateUtc="2026-09-26T01:07:00Z"/>
          <w:rFonts w:asciiTheme="majorHAnsi" w:eastAsia="MS PGothic" w:hAnsiTheme="majorHAnsi" w:cstheme="majorHAnsi"/>
          <w:color w:val="000000" w:themeColor="text1"/>
          <w:kern w:val="24"/>
        </w:rPr>
      </w:pPr>
      <w:ins w:id="35" w:author="Pablo Morete" w:date="2026-09-25T21:07:00Z" w16du:dateUtc="2026-09-26T01:07:00Z">
        <w:r w:rsidRPr="005D02AA">
          <w:rPr>
            <w:rFonts w:asciiTheme="majorHAnsi" w:hAnsiTheme="majorHAnsi" w:cstheme="majorHAnsi"/>
          </w:rPr>
          <w:t>Programmatic activities (as listed in the project document, including goods and services)</w:t>
        </w:r>
      </w:ins>
    </w:p>
    <w:p w14:paraId="58A2B092"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36" w:author="Pablo Morete" w:date="2026-09-25T21:07:00Z" w16du:dateUtc="2026-09-26T01:07:00Z"/>
          <w:rFonts w:asciiTheme="majorHAnsi" w:eastAsia="MS PGothic" w:hAnsiTheme="majorHAnsi" w:cstheme="majorHAnsi"/>
          <w:color w:val="000000" w:themeColor="text1"/>
          <w:kern w:val="24"/>
        </w:rPr>
      </w:pPr>
      <w:ins w:id="37" w:author="Pablo Morete" w:date="2026-09-25T21:07:00Z" w16du:dateUtc="2026-09-26T01:07:00Z">
        <w:r w:rsidRPr="005D02AA">
          <w:rPr>
            <w:rFonts w:asciiTheme="majorHAnsi" w:eastAsia="MS PGothic" w:hAnsiTheme="majorHAnsi" w:cstheme="majorHAnsi"/>
            <w:color w:val="000000" w:themeColor="text1"/>
            <w:kern w:val="24"/>
          </w:rPr>
          <w:t>Project management</w:t>
        </w:r>
      </w:ins>
    </w:p>
    <w:p w14:paraId="745CBD88"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38" w:author="Pablo Morete" w:date="2026-09-25T21:07:00Z" w16du:dateUtc="2026-09-26T01:07:00Z"/>
          <w:rFonts w:asciiTheme="majorHAnsi" w:eastAsia="MS PGothic" w:hAnsiTheme="majorHAnsi" w:cstheme="majorHAnsi"/>
          <w:color w:val="000000" w:themeColor="text1"/>
          <w:kern w:val="24"/>
        </w:rPr>
      </w:pPr>
      <w:ins w:id="39" w:author="Pablo Morete" w:date="2026-09-25T21:07:00Z" w16du:dateUtc="2026-09-26T01:07:00Z">
        <w:r w:rsidRPr="005D02AA">
          <w:rPr>
            <w:rFonts w:asciiTheme="majorHAnsi" w:eastAsia="MS PGothic" w:hAnsiTheme="majorHAnsi" w:cstheme="majorHAnsi"/>
            <w:color w:val="000000" w:themeColor="text1"/>
            <w:kern w:val="24"/>
          </w:rPr>
          <w:t xml:space="preserve">Project communications, advocacy, and funding partner visibility </w:t>
        </w:r>
      </w:ins>
    </w:p>
    <w:p w14:paraId="65A480CC" w14:textId="515E8CDF" w:rsidR="00FC7DA1" w:rsidRPr="00FC7DA1" w:rsidRDefault="005D02AA" w:rsidP="0014794F">
      <w:pPr>
        <w:pStyle w:val="NormalWeb"/>
        <w:numPr>
          <w:ilvl w:val="0"/>
          <w:numId w:val="43"/>
        </w:numPr>
        <w:spacing w:before="0" w:beforeAutospacing="0" w:after="0" w:afterAutospacing="0"/>
        <w:ind w:left="900" w:hanging="180"/>
        <w:textAlignment w:val="baseline"/>
        <w:rPr>
          <w:ins w:id="40" w:author="Pablo Morete" w:date="2026-09-25T21:07:00Z" w16du:dateUtc="2026-09-26T01:07:00Z"/>
          <w:rFonts w:asciiTheme="majorHAnsi" w:hAnsiTheme="majorHAnsi" w:cstheme="majorHAnsi"/>
        </w:rPr>
      </w:pPr>
      <w:ins w:id="41" w:author="Pablo Morete" w:date="2026-09-25T21:07:00Z" w16du:dateUtc="2026-09-26T01:07:00Z">
        <w:r w:rsidRPr="00FC7DA1">
          <w:rPr>
            <w:rFonts w:asciiTheme="majorHAnsi" w:eastAsia="MS PGothic" w:hAnsiTheme="majorHAnsi" w:cstheme="majorHAnsi"/>
            <w:color w:val="000000" w:themeColor="text1"/>
            <w:kern w:val="24"/>
          </w:rPr>
          <w:t>Independent audit and</w:t>
        </w:r>
        <w:r w:rsidR="00FC7DA1" w:rsidRPr="00FC7DA1">
          <w:rPr>
            <w:rFonts w:asciiTheme="majorHAnsi" w:eastAsia="MS PGothic" w:hAnsiTheme="majorHAnsi" w:cstheme="majorHAnsi"/>
            <w:color w:val="000000" w:themeColor="text1"/>
            <w:kern w:val="24"/>
          </w:rPr>
          <w:t xml:space="preserve"> </w:t>
        </w:r>
        <w:r w:rsidR="00FC7DA1">
          <w:fldChar w:fldCharType="begin"/>
        </w:r>
        <w:r w:rsidR="00FC7DA1">
          <w:instrText>HYPERLINK "https://popp.undp.org/node/4026"</w:instrText>
        </w:r>
        <w:r w:rsidR="00FC7DA1">
          <w:fldChar w:fldCharType="separate"/>
        </w:r>
        <w:r w:rsidR="00FC7DA1" w:rsidRPr="00FC7DA1">
          <w:rPr>
            <w:rStyle w:val="Hyperlink"/>
            <w:rFonts w:asciiTheme="majorHAnsi" w:eastAsia="MS PGothic" w:hAnsiTheme="majorHAnsi" w:cstheme="majorHAnsi"/>
            <w:kern w:val="24"/>
          </w:rPr>
          <w:t>Evaluation</w:t>
        </w:r>
        <w:r w:rsidR="00FC7DA1">
          <w:fldChar w:fldCharType="end"/>
        </w:r>
      </w:ins>
    </w:p>
    <w:p w14:paraId="1071DB7D" w14:textId="4A20B03A" w:rsidR="0014794F" w:rsidRPr="00FC7DA1" w:rsidRDefault="0014794F" w:rsidP="0014794F">
      <w:pPr>
        <w:pStyle w:val="NormalWeb"/>
        <w:numPr>
          <w:ilvl w:val="0"/>
          <w:numId w:val="43"/>
        </w:numPr>
        <w:spacing w:before="0" w:beforeAutospacing="0" w:after="0" w:afterAutospacing="0"/>
        <w:ind w:left="900" w:hanging="180"/>
        <w:textAlignment w:val="baseline"/>
        <w:rPr>
          <w:ins w:id="42" w:author="Pablo Morete" w:date="2026-09-25T21:07:00Z" w16du:dateUtc="2026-09-26T01:07:00Z"/>
          <w:rFonts w:asciiTheme="majorHAnsi" w:hAnsiTheme="majorHAnsi" w:cstheme="majorHAnsi"/>
        </w:rPr>
      </w:pPr>
      <w:ins w:id="43" w:author="Pablo Morete" w:date="2026-09-25T21:07:00Z" w16du:dateUtc="2026-09-26T01:07:00Z">
        <w:r>
          <w:fldChar w:fldCharType="begin"/>
        </w:r>
        <w:r>
          <w:instrText>HYPERLINK "https://popp.undp.org/node/11386"</w:instrText>
        </w:r>
        <w:r>
          <w:fldChar w:fldCharType="separate"/>
        </w:r>
        <w:r w:rsidRPr="00FC7DA1">
          <w:rPr>
            <w:rStyle w:val="Hyperlink"/>
            <w:rFonts w:asciiTheme="majorHAnsi" w:eastAsia="MS PGothic" w:hAnsiTheme="majorHAnsi" w:cstheme="majorHAnsi"/>
            <w:kern w:val="24"/>
          </w:rPr>
          <w:t>Quality Assurance</w:t>
        </w:r>
        <w:r>
          <w:fldChar w:fldCharType="end"/>
        </w:r>
        <w:r w:rsidRPr="00FC7DA1">
          <w:rPr>
            <w:rFonts w:asciiTheme="majorHAnsi" w:eastAsia="MS PGothic" w:hAnsiTheme="majorHAnsi" w:cstheme="majorHAnsi"/>
            <w:color w:val="000000" w:themeColor="text1"/>
            <w:kern w:val="24"/>
          </w:rPr>
          <w:t xml:space="preserve"> (QA) services </w:t>
        </w:r>
      </w:ins>
    </w:p>
    <w:p w14:paraId="1A2C3C5B"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44" w:author="Pablo Morete" w:date="2026-09-25T21:07:00Z" w16du:dateUtc="2026-09-26T01:07:00Z"/>
          <w:rFonts w:asciiTheme="majorHAnsi" w:hAnsiTheme="majorHAnsi" w:cstheme="majorHAnsi"/>
        </w:rPr>
      </w:pPr>
      <w:ins w:id="45" w:author="Pablo Morete" w:date="2026-09-25T21:07:00Z" w16du:dateUtc="2026-09-26T01:07:00Z">
        <w:r w:rsidRPr="005D02AA">
          <w:rPr>
            <w:rFonts w:asciiTheme="majorHAnsi" w:eastAsia="MS PGothic" w:hAnsiTheme="majorHAnsi" w:cstheme="majorHAnsi"/>
            <w:color w:val="000000" w:themeColor="text1"/>
            <w:kern w:val="24"/>
          </w:rPr>
          <w:t>Monitoring, baseline data collection, surveys and evaluation of projects</w:t>
        </w:r>
      </w:ins>
    </w:p>
    <w:p w14:paraId="2E143C29"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46" w:author="Pablo Morete" w:date="2026-09-25T21:07:00Z" w16du:dateUtc="2026-09-26T01:07:00Z"/>
          <w:rFonts w:asciiTheme="majorHAnsi" w:hAnsiTheme="majorHAnsi" w:cstheme="majorHAnsi"/>
        </w:rPr>
      </w:pPr>
      <w:ins w:id="47" w:author="Pablo Morete" w:date="2026-09-25T21:07:00Z" w16du:dateUtc="2026-09-26T01:07:00Z">
        <w:r w:rsidRPr="005D02AA">
          <w:rPr>
            <w:rFonts w:asciiTheme="majorHAnsi" w:eastAsia="MS PGothic" w:hAnsiTheme="majorHAnsi" w:cstheme="majorHAnsi"/>
            <w:color w:val="000000" w:themeColor="text1"/>
            <w:kern w:val="24"/>
          </w:rPr>
          <w:t>Project briefings and technical guidance for project stakeholders</w:t>
        </w:r>
      </w:ins>
    </w:p>
    <w:p w14:paraId="5954C736"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48" w:author="Pablo Morete" w:date="2026-09-25T21:07:00Z" w16du:dateUtc="2026-09-26T01:07:00Z"/>
          <w:rFonts w:asciiTheme="majorHAnsi" w:hAnsiTheme="majorHAnsi" w:cstheme="majorHAnsi"/>
        </w:rPr>
      </w:pPr>
      <w:ins w:id="49" w:author="Pablo Morete" w:date="2026-09-25T21:07:00Z" w16du:dateUtc="2026-09-26T01:07:00Z">
        <w:r w:rsidRPr="005D02AA">
          <w:rPr>
            <w:rFonts w:asciiTheme="majorHAnsi" w:eastAsia="MS PGothic" w:hAnsiTheme="majorHAnsi" w:cstheme="majorHAnsi"/>
            <w:color w:val="000000" w:themeColor="text1"/>
            <w:kern w:val="24"/>
          </w:rPr>
          <w:t>Project meetings, progress, and final reporting</w:t>
        </w:r>
      </w:ins>
    </w:p>
    <w:p w14:paraId="246B460D"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50" w:author="Pablo Morete" w:date="2026-09-25T21:07:00Z" w16du:dateUtc="2026-09-26T01:07:00Z"/>
          <w:rFonts w:asciiTheme="majorHAnsi" w:hAnsiTheme="majorHAnsi" w:cstheme="majorHAnsi"/>
        </w:rPr>
      </w:pPr>
      <w:ins w:id="51" w:author="Pablo Morete" w:date="2026-09-25T21:07:00Z" w16du:dateUtc="2026-09-26T01:07:00Z">
        <w:r w:rsidRPr="005D02AA">
          <w:rPr>
            <w:rFonts w:asciiTheme="majorHAnsi" w:eastAsia="MS PGothic" w:hAnsiTheme="majorHAnsi" w:cstheme="majorHAnsi"/>
            <w:color w:val="000000" w:themeColor="text1"/>
            <w:kern w:val="24"/>
          </w:rPr>
          <w:t>Donor-specific reporting</w:t>
        </w:r>
      </w:ins>
    </w:p>
    <w:p w14:paraId="426B159F"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52" w:author="Pablo Morete" w:date="2026-09-25T21:07:00Z" w16du:dateUtc="2026-09-26T01:07:00Z"/>
          <w:rFonts w:asciiTheme="majorHAnsi" w:eastAsia="MS PGothic" w:hAnsiTheme="majorHAnsi" w:cstheme="majorHAnsi"/>
          <w:color w:val="000000" w:themeColor="text1"/>
          <w:kern w:val="24"/>
        </w:rPr>
      </w:pPr>
      <w:ins w:id="53" w:author="Pablo Morete" w:date="2026-09-25T21:07:00Z" w16du:dateUtc="2026-09-26T01:07:00Z">
        <w:r w:rsidRPr="005D02AA">
          <w:rPr>
            <w:rFonts w:asciiTheme="majorHAnsi" w:eastAsia="MS PGothic" w:hAnsiTheme="majorHAnsi" w:cstheme="majorHAnsi"/>
            <w:color w:val="000000" w:themeColor="text1"/>
            <w:kern w:val="24"/>
          </w:rPr>
          <w:t>Support to implementing and responsible parties</w:t>
        </w:r>
      </w:ins>
    </w:p>
    <w:p w14:paraId="212957BF"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54" w:author="Pablo Morete" w:date="2026-09-25T21:07:00Z" w16du:dateUtc="2026-09-26T01:07:00Z"/>
          <w:rFonts w:asciiTheme="majorHAnsi" w:eastAsia="MS PGothic" w:hAnsiTheme="majorHAnsi" w:cstheme="majorHAnsi"/>
          <w:color w:val="000000" w:themeColor="text1"/>
          <w:kern w:val="24"/>
        </w:rPr>
      </w:pPr>
      <w:ins w:id="55" w:author="Pablo Morete" w:date="2026-09-25T21:07:00Z" w16du:dateUtc="2026-09-26T01:07:00Z">
        <w:r w:rsidRPr="005D02AA">
          <w:rPr>
            <w:rFonts w:asciiTheme="majorHAnsi" w:eastAsia="MS PGothic" w:hAnsiTheme="majorHAnsi" w:cstheme="majorHAnsi"/>
            <w:color w:val="000000" w:themeColor="text1"/>
            <w:kern w:val="24"/>
          </w:rPr>
          <w:t>HACT assessments and all assurance activities</w:t>
        </w:r>
      </w:ins>
    </w:p>
    <w:p w14:paraId="4A17EBD7" w14:textId="77777777" w:rsidR="005D02AA" w:rsidRPr="005D02AA" w:rsidRDefault="005D02AA" w:rsidP="005D02AA">
      <w:pPr>
        <w:pStyle w:val="NormalWeb"/>
        <w:numPr>
          <w:ilvl w:val="0"/>
          <w:numId w:val="43"/>
        </w:numPr>
        <w:spacing w:before="0" w:beforeAutospacing="0" w:after="0" w:afterAutospacing="0"/>
        <w:ind w:left="900" w:hanging="180"/>
        <w:textAlignment w:val="baseline"/>
        <w:rPr>
          <w:ins w:id="56" w:author="Pablo Morete" w:date="2026-09-25T21:07:00Z" w16du:dateUtc="2026-09-26T01:07:00Z"/>
          <w:rFonts w:asciiTheme="majorHAnsi" w:eastAsia="MS PGothic" w:hAnsiTheme="majorHAnsi" w:cstheme="majorHAnsi"/>
          <w:color w:val="000000" w:themeColor="text1"/>
          <w:kern w:val="24"/>
        </w:rPr>
      </w:pPr>
      <w:ins w:id="57" w:author="Pablo Morete" w:date="2026-09-25T21:07:00Z" w16du:dateUtc="2026-09-26T01:07:00Z">
        <w:r w:rsidRPr="005D02AA">
          <w:rPr>
            <w:rFonts w:asciiTheme="majorHAnsi" w:eastAsia="MS PGothic" w:hAnsiTheme="majorHAnsi" w:cstheme="majorHAnsi"/>
            <w:color w:val="000000" w:themeColor="text1"/>
            <w:kern w:val="24"/>
          </w:rPr>
          <w:t>Project supervision and coordination (Page 5, #10 a. refers)</w:t>
        </w:r>
      </w:ins>
    </w:p>
    <w:p w14:paraId="12BF6C74"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58" w:author="Pablo Morete" w:date="2026-09-25T21:07:00Z" w16du:dateUtc="2026-09-26T01:07:00Z"/>
          <w:rFonts w:asciiTheme="majorHAnsi" w:eastAsia="MS PGothic" w:hAnsiTheme="majorHAnsi" w:cstheme="majorHAnsi"/>
          <w:color w:val="000000" w:themeColor="text1"/>
          <w:kern w:val="24"/>
        </w:rPr>
      </w:pPr>
      <w:ins w:id="59" w:author="Pablo Morete" w:date="2026-09-25T21:07:00Z" w16du:dateUtc="2026-09-26T01:07:00Z">
        <w:r w:rsidRPr="005D02AA">
          <w:rPr>
            <w:rFonts w:asciiTheme="majorHAnsi" w:eastAsia="MS PGothic" w:hAnsiTheme="majorHAnsi" w:cstheme="majorHAnsi"/>
            <w:color w:val="000000" w:themeColor="text1"/>
            <w:kern w:val="24"/>
          </w:rPr>
          <w:t>Programme coordination (Page 5, #10 b. refers)</w:t>
        </w:r>
      </w:ins>
    </w:p>
    <w:p w14:paraId="54B04D58"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60" w:author="Pablo Morete" w:date="2026-09-25T21:07:00Z" w16du:dateUtc="2026-09-26T01:07:00Z"/>
          <w:rFonts w:asciiTheme="majorHAnsi" w:eastAsia="MS PGothic" w:hAnsiTheme="majorHAnsi" w:cstheme="majorHAnsi"/>
          <w:color w:val="000000" w:themeColor="text1"/>
          <w:kern w:val="24"/>
        </w:rPr>
      </w:pPr>
      <w:ins w:id="61" w:author="Pablo Morete" w:date="2026-09-25T21:07:00Z" w16du:dateUtc="2026-09-26T01:07:00Z">
        <w:r w:rsidRPr="005D02AA">
          <w:rPr>
            <w:rFonts w:asciiTheme="majorHAnsi" w:eastAsia="MS PGothic" w:hAnsiTheme="majorHAnsi" w:cstheme="majorHAnsi"/>
            <w:color w:val="000000" w:themeColor="text1"/>
            <w:kern w:val="24"/>
          </w:rPr>
          <w:t>Policy advice and Quality Assurance (Page 5, #10 c. refers)</w:t>
        </w:r>
      </w:ins>
    </w:p>
    <w:p w14:paraId="0A941372"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62" w:author="Pablo Morete" w:date="2026-09-25T21:07:00Z" w16du:dateUtc="2026-09-26T01:07:00Z"/>
          <w:rFonts w:asciiTheme="majorHAnsi" w:eastAsia="MS PGothic" w:hAnsiTheme="majorHAnsi" w:cstheme="majorHAnsi"/>
          <w:color w:val="000000" w:themeColor="text1"/>
          <w:kern w:val="24"/>
        </w:rPr>
      </w:pPr>
      <w:ins w:id="63" w:author="Pablo Morete" w:date="2026-09-25T21:07:00Z" w16du:dateUtc="2026-09-26T01:07:00Z">
        <w:r w:rsidRPr="005D02AA">
          <w:rPr>
            <w:rFonts w:asciiTheme="majorHAnsi" w:eastAsia="MS PGothic" w:hAnsiTheme="majorHAnsi" w:cstheme="majorHAnsi"/>
            <w:color w:val="000000" w:themeColor="text1"/>
            <w:kern w:val="24"/>
          </w:rPr>
          <w:t>Risk management</w:t>
        </w:r>
      </w:ins>
    </w:p>
    <w:p w14:paraId="6DBAB429"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64" w:author="Pablo Morete" w:date="2026-09-25T21:07:00Z" w16du:dateUtc="2026-09-26T01:07:00Z"/>
          <w:rFonts w:asciiTheme="majorHAnsi" w:eastAsia="MS PGothic" w:hAnsiTheme="majorHAnsi" w:cstheme="majorHAnsi"/>
          <w:b/>
          <w:bCs/>
          <w:color w:val="000000" w:themeColor="text1"/>
          <w:kern w:val="24"/>
        </w:rPr>
      </w:pPr>
      <w:ins w:id="65" w:author="Pablo Morete" w:date="2026-09-25T21:07:00Z" w16du:dateUtc="2026-09-26T01:07:00Z">
        <w:r w:rsidRPr="005D02AA">
          <w:rPr>
            <w:rFonts w:asciiTheme="majorHAnsi" w:eastAsia="MS PGothic" w:hAnsiTheme="majorHAnsi" w:cstheme="majorHAnsi"/>
            <w:color w:val="000000" w:themeColor="text1"/>
            <w:kern w:val="24"/>
            <w:lang w:val="en-GB"/>
          </w:rPr>
          <w:t>Activities leading to project closure (checklist)</w:t>
        </w:r>
        <w:r w:rsidRPr="005D02AA">
          <w:rPr>
            <w:rFonts w:asciiTheme="majorHAnsi" w:eastAsia="MS PGothic" w:hAnsiTheme="majorHAnsi" w:cstheme="majorHAnsi"/>
            <w:noProof/>
            <w:color w:val="000000" w:themeColor="text1"/>
            <w:kern w:val="24"/>
            <w:lang w:val="en-GB"/>
          </w:rPr>
          <w:t xml:space="preserve"> </w:t>
        </w:r>
      </w:ins>
    </w:p>
    <w:p w14:paraId="2E9E6821"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66" w:author="Pablo Morete" w:date="2026-09-25T21:07:00Z" w16du:dateUtc="2026-09-26T01:07:00Z"/>
          <w:rFonts w:asciiTheme="majorHAnsi" w:eastAsia="MS PGothic" w:hAnsiTheme="majorHAnsi" w:cstheme="majorHAnsi"/>
          <w:color w:val="000000" w:themeColor="text1"/>
          <w:kern w:val="24"/>
          <w:lang w:val="en-GB"/>
        </w:rPr>
      </w:pPr>
      <w:ins w:id="67" w:author="Pablo Morete" w:date="2026-09-25T21:07:00Z" w16du:dateUtc="2026-09-26T01:07:00Z">
        <w:r w:rsidRPr="005D02AA">
          <w:rPr>
            <w:rFonts w:asciiTheme="majorHAnsi" w:eastAsia="MS PGothic" w:hAnsiTheme="majorHAnsi" w:cstheme="majorHAnsi"/>
            <w:color w:val="000000" w:themeColor="text1"/>
            <w:kern w:val="24"/>
          </w:rPr>
          <w:t>Administrative, operational, and other shared services</w:t>
        </w:r>
      </w:ins>
    </w:p>
    <w:p w14:paraId="0E0D8EBC" w14:textId="77777777" w:rsidR="005D02AA" w:rsidRPr="005D02AA" w:rsidRDefault="005D02AA" w:rsidP="005D02AA">
      <w:pPr>
        <w:pStyle w:val="NormalWeb"/>
        <w:numPr>
          <w:ilvl w:val="0"/>
          <w:numId w:val="44"/>
        </w:numPr>
        <w:spacing w:before="0" w:beforeAutospacing="0" w:after="0" w:afterAutospacing="0"/>
        <w:ind w:left="900" w:hanging="180"/>
        <w:textAlignment w:val="baseline"/>
        <w:rPr>
          <w:ins w:id="68" w:author="Pablo Morete" w:date="2026-09-25T21:07:00Z" w16du:dateUtc="2026-09-26T01:07:00Z"/>
          <w:rFonts w:asciiTheme="majorHAnsi" w:eastAsia="MS PGothic" w:hAnsiTheme="majorHAnsi" w:cstheme="majorHAnsi"/>
          <w:color w:val="000000" w:themeColor="text1"/>
          <w:kern w:val="24"/>
          <w:lang w:val="en-GB"/>
        </w:rPr>
      </w:pPr>
      <w:ins w:id="69" w:author="Pablo Morete" w:date="2026-09-25T21:07:00Z" w16du:dateUtc="2026-09-26T01:07:00Z">
        <w:r w:rsidRPr="005D02AA">
          <w:rPr>
            <w:rFonts w:asciiTheme="majorHAnsi" w:eastAsia="MS PGothic" w:hAnsiTheme="majorHAnsi" w:cstheme="majorHAnsi"/>
            <w:color w:val="000000" w:themeColor="text1"/>
            <w:kern w:val="24"/>
          </w:rPr>
          <w:t>Contingency</w:t>
        </w:r>
        <w:r w:rsidRPr="005D02AA">
          <w:rPr>
            <w:rFonts w:asciiTheme="majorHAnsi" w:eastAsia="MS PGothic" w:hAnsiTheme="majorHAnsi" w:cstheme="majorHAnsi"/>
            <w:bCs/>
            <w:color w:val="000000" w:themeColor="text1"/>
            <w:kern w:val="24"/>
          </w:rPr>
          <w:t xml:space="preserve"> </w:t>
        </w:r>
      </w:ins>
    </w:p>
    <w:p w14:paraId="3929867B" w14:textId="0EF61B13" w:rsidR="005D02AA" w:rsidRPr="005D02AA" w:rsidRDefault="005D02AA" w:rsidP="005D02AA">
      <w:pPr>
        <w:pStyle w:val="ListParagraph"/>
        <w:spacing w:before="240"/>
        <w:ind w:left="360"/>
        <w:contextualSpacing w:val="0"/>
        <w:jc w:val="both"/>
        <w:rPr>
          <w:ins w:id="70" w:author="Pablo Morete" w:date="2026-09-25T21:07:00Z" w16du:dateUtc="2026-09-26T01:07:00Z"/>
          <w:rFonts w:asciiTheme="majorHAnsi" w:hAnsiTheme="majorHAnsi" w:cstheme="majorHAnsi"/>
        </w:rPr>
      </w:pPr>
      <w:ins w:id="71" w:author="Pablo Morete" w:date="2026-09-25T21:07:00Z" w16du:dateUtc="2026-09-26T01:07:00Z">
        <w:r w:rsidRPr="005D02AA">
          <w:rPr>
            <w:rFonts w:asciiTheme="majorHAnsi" w:hAnsiTheme="majorHAnsi" w:cstheme="majorHAnsi"/>
            <w:b/>
            <w:bCs/>
          </w:rPr>
          <w:t>Indirect Cost</w:t>
        </w:r>
        <w:r w:rsidRPr="005D02AA">
          <w:rPr>
            <w:rFonts w:asciiTheme="majorHAnsi" w:hAnsiTheme="majorHAnsi" w:cstheme="majorHAnsi"/>
          </w:rPr>
          <w:t xml:space="preserve"> </w:t>
        </w:r>
        <w:r w:rsidR="00F51AB9">
          <w:rPr>
            <w:rFonts w:asciiTheme="majorHAnsi" w:hAnsiTheme="majorHAnsi" w:cstheme="majorHAnsi"/>
          </w:rPr>
          <w:t>–</w:t>
        </w:r>
        <w:r w:rsidRPr="005D02AA">
          <w:rPr>
            <w:rFonts w:asciiTheme="majorHAnsi" w:hAnsiTheme="majorHAnsi" w:cstheme="majorHAnsi"/>
          </w:rPr>
          <w:t xml:space="preserve"> Costs that are additional to direct project costs, representing costs to the organization that are not directly attributable to specific projects or services, but necessary to fund the corporate structures, management and oversight costs of the organization. These are recovered by charging a cost recovery rate, known as General Management Support (GMS) fee.</w:t>
        </w:r>
      </w:ins>
    </w:p>
    <w:p w14:paraId="091901C4" w14:textId="77777777" w:rsidR="005D02AA" w:rsidRPr="005D02AA" w:rsidRDefault="005D02AA" w:rsidP="005D02AA">
      <w:pPr>
        <w:pStyle w:val="ListParagraph"/>
        <w:numPr>
          <w:ilvl w:val="0"/>
          <w:numId w:val="40"/>
        </w:numPr>
        <w:spacing w:before="240"/>
        <w:contextualSpacing w:val="0"/>
        <w:jc w:val="both"/>
        <w:rPr>
          <w:ins w:id="72" w:author="Pablo Morete" w:date="2026-09-25T21:07:00Z" w16du:dateUtc="2026-09-26T01:07:00Z"/>
          <w:rFonts w:asciiTheme="majorHAnsi" w:hAnsiTheme="majorHAnsi" w:cstheme="majorHAnsi"/>
        </w:rPr>
      </w:pPr>
      <w:ins w:id="73" w:author="Pablo Morete" w:date="2026-09-25T21:07:00Z" w16du:dateUtc="2026-09-26T01:07:00Z">
        <w:r w:rsidRPr="005D02AA">
          <w:rPr>
            <w:rFonts w:asciiTheme="majorHAnsi" w:hAnsiTheme="majorHAnsi" w:cstheme="majorHAnsi"/>
          </w:rPr>
          <w:lastRenderedPageBreak/>
          <w:t xml:space="preserve">While not all activities are applicable to all projects, for each of the above activities, all inputs must be budgeted in US dollars. Inputs must be based on internally available standard costs, such as pro forma rates, daily subsistence allowances, prevailing internal or market prices, and historical trends and events. Costs within a multi-year budget should be adjusted to reflect a reasonable estimate of anticipated inflation for the specific activities. Definitions of major budget inputs, such as personnel and operational costs are provided </w:t>
        </w:r>
        <w:r>
          <w:fldChar w:fldCharType="begin"/>
        </w:r>
        <w:r>
          <w:instrText>HYPERLINK "https://intranet.undp.org/unit/ofrm/_layouts/15/WopiFrame.aspx?sourcedoc=/unit/ofrm/Financial%20Resource%20Management%20Policies/Major%20Budget%20lines.docx&amp;action=default"</w:instrText>
        </w:r>
        <w:r>
          <w:fldChar w:fldCharType="separate"/>
        </w:r>
        <w:r w:rsidRPr="005D02AA">
          <w:rPr>
            <w:rStyle w:val="Hyperlink"/>
            <w:rFonts w:asciiTheme="majorHAnsi" w:hAnsiTheme="majorHAnsi" w:cstheme="majorHAnsi"/>
          </w:rPr>
          <w:t>here</w:t>
        </w:r>
        <w:r>
          <w:fldChar w:fldCharType="end"/>
        </w:r>
        <w:r w:rsidRPr="005D02AA">
          <w:rPr>
            <w:rFonts w:asciiTheme="majorHAnsi" w:hAnsiTheme="majorHAnsi" w:cstheme="majorHAnsi"/>
          </w:rPr>
          <w:t>.</w:t>
        </w:r>
      </w:ins>
    </w:p>
    <w:p w14:paraId="1F6570F4" w14:textId="77777777" w:rsidR="005D02AA" w:rsidRPr="005D02AA" w:rsidRDefault="005D02AA" w:rsidP="005D02AA">
      <w:pPr>
        <w:pStyle w:val="ListParagraph"/>
        <w:numPr>
          <w:ilvl w:val="0"/>
          <w:numId w:val="40"/>
        </w:numPr>
        <w:spacing w:before="240"/>
        <w:contextualSpacing w:val="0"/>
        <w:jc w:val="both"/>
        <w:rPr>
          <w:ins w:id="74" w:author="Pablo Morete" w:date="2026-09-25T21:07:00Z" w16du:dateUtc="2026-09-26T01:07:00Z"/>
          <w:rFonts w:asciiTheme="majorHAnsi" w:hAnsiTheme="majorHAnsi" w:cstheme="majorHAnsi"/>
        </w:rPr>
      </w:pPr>
      <w:ins w:id="75" w:author="Pablo Morete" w:date="2026-09-25T21:07:00Z" w16du:dateUtc="2026-09-26T01:07:00Z">
        <w:r w:rsidRPr="005D02AA">
          <w:rPr>
            <w:rFonts w:asciiTheme="majorHAnsi" w:hAnsiTheme="majorHAnsi" w:cstheme="majorHAnsi"/>
          </w:rPr>
          <w:t xml:space="preserve">UNDP utilizes the ability of personnel to create, obtain and apply knowledge to deliver development results in its programmes and projects. For the purposes of this guide, personnel will be referred to as all individuals contracted through staff and non-staff type contracts. Personnel represent significant input to programmes and projects, and feature prominently in programme and project budgets. </w:t>
        </w:r>
      </w:ins>
    </w:p>
    <w:p w14:paraId="11AB15B0" w14:textId="77777777" w:rsidR="005D02AA" w:rsidRPr="005D02AA" w:rsidRDefault="005D02AA" w:rsidP="005D02AA">
      <w:pPr>
        <w:pStyle w:val="ListParagraph"/>
        <w:numPr>
          <w:ilvl w:val="0"/>
          <w:numId w:val="40"/>
        </w:numPr>
        <w:spacing w:before="240"/>
        <w:contextualSpacing w:val="0"/>
        <w:jc w:val="both"/>
        <w:rPr>
          <w:ins w:id="76" w:author="Pablo Morete" w:date="2026-09-25T21:07:00Z" w16du:dateUtc="2026-09-26T01:07:00Z"/>
          <w:rFonts w:asciiTheme="majorHAnsi" w:hAnsiTheme="majorHAnsi" w:cstheme="majorHAnsi"/>
        </w:rPr>
      </w:pPr>
      <w:ins w:id="77" w:author="Pablo Morete" w:date="2026-09-25T21:07:00Z" w16du:dateUtc="2026-09-26T01:07:00Z">
        <w:r w:rsidRPr="005D02AA">
          <w:rPr>
            <w:rFonts w:asciiTheme="majorHAnsi" w:hAnsiTheme="majorHAnsi" w:cstheme="majorHAnsi"/>
          </w:rPr>
          <w:t xml:space="preserve">UNDP programmes and projects may draw upon personnel through different means, including contracting new personnel, receiving services from existing UNDP staff when full-time contracting within the project is not required, or sharing services of independent contractors when this is deemed more efficient. Project inputs likely include many such sources of personnel to achieve project results. </w:t>
        </w:r>
      </w:ins>
    </w:p>
    <w:p w14:paraId="6B6BBAA1" w14:textId="77777777" w:rsidR="005D02AA" w:rsidRPr="005D02AA" w:rsidRDefault="005D02AA" w:rsidP="005D02AA">
      <w:pPr>
        <w:pStyle w:val="Heading3"/>
        <w:spacing w:before="240" w:line="240" w:lineRule="auto"/>
        <w:rPr>
          <w:ins w:id="78" w:author="Pablo Morete" w:date="2026-09-25T21:07:00Z" w16du:dateUtc="2026-09-26T01:07:00Z"/>
          <w:rFonts w:cstheme="majorHAnsi"/>
          <w:b/>
          <w:bCs/>
          <w:color w:val="000000" w:themeColor="text1"/>
        </w:rPr>
      </w:pPr>
      <w:ins w:id="79" w:author="Pablo Morete" w:date="2026-09-25T21:07:00Z" w16du:dateUtc="2026-09-26T01:07:00Z">
        <w:r w:rsidRPr="005D02AA">
          <w:rPr>
            <w:rFonts w:cstheme="majorHAnsi"/>
            <w:b/>
            <w:bCs/>
            <w:color w:val="000000" w:themeColor="text1"/>
          </w:rPr>
          <w:t>Budgeting for Personnel Costs</w:t>
        </w:r>
      </w:ins>
    </w:p>
    <w:p w14:paraId="1EE3AD73" w14:textId="77777777" w:rsidR="005D02AA" w:rsidRPr="005D02AA" w:rsidRDefault="005D02AA" w:rsidP="005D02AA">
      <w:pPr>
        <w:pStyle w:val="ListParagraph"/>
        <w:numPr>
          <w:ilvl w:val="0"/>
          <w:numId w:val="40"/>
        </w:numPr>
        <w:spacing w:before="240"/>
        <w:contextualSpacing w:val="0"/>
        <w:jc w:val="both"/>
        <w:rPr>
          <w:ins w:id="80" w:author="Pablo Morete" w:date="2026-09-25T21:07:00Z" w16du:dateUtc="2026-09-26T01:07:00Z"/>
          <w:rFonts w:asciiTheme="majorHAnsi" w:hAnsiTheme="majorHAnsi" w:cstheme="majorHAnsi"/>
        </w:rPr>
      </w:pPr>
      <w:ins w:id="81" w:author="Pablo Morete" w:date="2026-09-25T21:07:00Z" w16du:dateUtc="2026-09-26T01:07:00Z">
        <w:r w:rsidRPr="005D02AA">
          <w:rPr>
            <w:rFonts w:asciiTheme="majorHAnsi" w:hAnsiTheme="majorHAnsi" w:cstheme="majorHAnsi"/>
          </w:rPr>
          <w:t>When planning personnel inputs, it is necessary to consider whether the function/activity needed to deliver the project requires personnel on a staff contract. Generally, there is a significant cost-differential between personnel on staff contracts versus other contractual modalities. Use of appropriate contractual modality should not be compromised solely to lower the required budget. Some functions require staff, while others can be conducted by non-staff personnel (such as consultants) for successful project delivery.</w:t>
        </w:r>
      </w:ins>
    </w:p>
    <w:p w14:paraId="1F81CB1A" w14:textId="77777777" w:rsidR="005D02AA" w:rsidRPr="005D02AA" w:rsidRDefault="005D02AA" w:rsidP="005D02AA">
      <w:pPr>
        <w:pStyle w:val="ListParagraph"/>
        <w:numPr>
          <w:ilvl w:val="0"/>
          <w:numId w:val="40"/>
        </w:numPr>
        <w:spacing w:before="240"/>
        <w:contextualSpacing w:val="0"/>
        <w:jc w:val="both"/>
        <w:rPr>
          <w:ins w:id="82" w:author="Pablo Morete" w:date="2026-09-25T21:07:00Z" w16du:dateUtc="2026-09-26T01:07:00Z"/>
          <w:rFonts w:asciiTheme="majorHAnsi" w:hAnsiTheme="majorHAnsi" w:cstheme="majorHAnsi"/>
        </w:rPr>
      </w:pPr>
      <w:ins w:id="83" w:author="Pablo Morete" w:date="2026-09-25T21:07:00Z" w16du:dateUtc="2026-09-26T01:07:00Z">
        <w:r w:rsidRPr="005D02AA">
          <w:rPr>
            <w:rFonts w:asciiTheme="majorHAnsi" w:hAnsiTheme="majorHAnsi" w:cstheme="majorHAnsi"/>
          </w:rPr>
          <w:t>Personnel on a staff contract must be budgeted when the following are deemed necessary requirements for delivery: UNDP control functions; institutional knowledge of UNDP and the context in which it operates; strategic programme priorities that drive the project; organizational policies and procedures; consistency with UNDP position and quality assurance standards; exchange of UNDP knowledge and experience; and organizational risk management. Unless the project is large and long-term enough to justify contracting full-time staff, these services can typically be rendered by existing office staff, or staff in other cost centers.</w:t>
        </w:r>
      </w:ins>
    </w:p>
    <w:p w14:paraId="5159725F" w14:textId="77777777" w:rsidR="005D02AA" w:rsidRPr="005D02AA" w:rsidRDefault="005D02AA" w:rsidP="005D02AA">
      <w:pPr>
        <w:pStyle w:val="ListParagraph"/>
        <w:numPr>
          <w:ilvl w:val="0"/>
          <w:numId w:val="40"/>
        </w:numPr>
        <w:spacing w:before="240"/>
        <w:contextualSpacing w:val="0"/>
        <w:jc w:val="both"/>
        <w:rPr>
          <w:ins w:id="84" w:author="Pablo Morete" w:date="2026-09-25T21:07:00Z" w16du:dateUtc="2026-09-26T01:07:00Z"/>
          <w:rFonts w:asciiTheme="majorHAnsi" w:hAnsiTheme="majorHAnsi" w:cstheme="majorHAnsi"/>
        </w:rPr>
      </w:pPr>
      <w:ins w:id="85" w:author="Pablo Morete" w:date="2026-09-25T21:07:00Z" w16du:dateUtc="2026-09-26T01:07:00Z">
        <w:r w:rsidRPr="005D02AA">
          <w:rPr>
            <w:rFonts w:asciiTheme="majorHAnsi" w:hAnsiTheme="majorHAnsi" w:cstheme="majorHAnsi"/>
          </w:rPr>
          <w:t xml:space="preserve">Non-staff personnel should generally be contracted directly under the project. However, for certain common and shared costs (see detailed definitions of major budget inputs </w:t>
        </w:r>
        <w:r>
          <w:fldChar w:fldCharType="begin"/>
        </w:r>
        <w:r>
          <w:instrText>HYPERLINK "https://intranet.undp.org/unit/ofrm/_layouts/15/WopiFrame.aspx?sourcedoc=/unit/ofrm/Financial%20Resource%20Management%20Policies/Major%20Budget%20lines.docx&amp;action=default" \h</w:instrText>
        </w:r>
        <w:r>
          <w:fldChar w:fldCharType="separate"/>
        </w:r>
        <w:r w:rsidRPr="005D02AA">
          <w:rPr>
            <w:rStyle w:val="Hyperlink"/>
            <w:rFonts w:asciiTheme="majorHAnsi" w:hAnsiTheme="majorHAnsi" w:cstheme="majorHAnsi"/>
          </w:rPr>
          <w:t>here</w:t>
        </w:r>
        <w:r>
          <w:fldChar w:fldCharType="end"/>
        </w:r>
        <w:r w:rsidRPr="005D02AA">
          <w:rPr>
            <w:rFonts w:asciiTheme="majorHAnsi" w:hAnsiTheme="majorHAnsi" w:cstheme="majorHAnsi"/>
          </w:rPr>
          <w:t>), it may prove more efficient to share available office or other cost center resources. In this case, a reasonable estimate of the anticipated share borne by the project must be discussed with the relevant operational teams. Note that budgeting of shared costs must be inclusive of personnel-related overhead, such as rent, communication, IT services, etc.</w:t>
        </w:r>
      </w:ins>
    </w:p>
    <w:p w14:paraId="6F857CC0" w14:textId="77777777" w:rsidR="005D02AA" w:rsidRPr="005D02AA" w:rsidRDefault="005D02AA" w:rsidP="005D02AA">
      <w:pPr>
        <w:pStyle w:val="ListParagraph"/>
        <w:numPr>
          <w:ilvl w:val="0"/>
          <w:numId w:val="40"/>
        </w:numPr>
        <w:spacing w:before="240"/>
        <w:contextualSpacing w:val="0"/>
        <w:jc w:val="both"/>
        <w:rPr>
          <w:ins w:id="86" w:author="Pablo Morete" w:date="2026-09-25T21:07:00Z" w16du:dateUtc="2026-09-26T01:07:00Z"/>
          <w:rFonts w:asciiTheme="majorHAnsi" w:hAnsiTheme="majorHAnsi" w:cstheme="majorHAnsi"/>
        </w:rPr>
      </w:pPr>
      <w:ins w:id="87" w:author="Pablo Morete" w:date="2026-09-25T21:07:00Z" w16du:dateUtc="2026-09-26T01:07:00Z">
        <w:r w:rsidRPr="005D02AA">
          <w:rPr>
            <w:rFonts w:asciiTheme="majorHAnsi" w:hAnsiTheme="majorHAnsi" w:cstheme="majorHAnsi"/>
          </w:rPr>
          <w:t>At the design stage, UNDP must transparently discuss each type of personnel requirement internally, as well as with donors and partners, and disclose the total budget for successful project implementation, in line with UNDP’s financial, recruitment, procurement, and cost recovery policies.</w:t>
        </w:r>
      </w:ins>
    </w:p>
    <w:p w14:paraId="6F0FD492" w14:textId="77777777" w:rsidR="005D02AA" w:rsidRPr="005D02AA" w:rsidRDefault="005D02AA" w:rsidP="005D02AA">
      <w:pPr>
        <w:pStyle w:val="Heading3"/>
        <w:spacing w:before="240" w:line="240" w:lineRule="auto"/>
        <w:rPr>
          <w:ins w:id="88" w:author="Pablo Morete" w:date="2026-09-25T21:07:00Z" w16du:dateUtc="2026-09-26T01:07:00Z"/>
          <w:rFonts w:cstheme="majorHAnsi"/>
          <w:b/>
          <w:bCs/>
          <w:color w:val="000000" w:themeColor="text1"/>
        </w:rPr>
      </w:pPr>
      <w:ins w:id="89" w:author="Pablo Morete" w:date="2026-09-25T21:07:00Z" w16du:dateUtc="2026-09-26T01:07:00Z">
        <w:r w:rsidRPr="005D02AA">
          <w:rPr>
            <w:rFonts w:cstheme="majorHAnsi"/>
            <w:b/>
            <w:bCs/>
            <w:color w:val="000000" w:themeColor="text1"/>
          </w:rPr>
          <w:t>Delivery enabling services</w:t>
        </w:r>
      </w:ins>
    </w:p>
    <w:p w14:paraId="4D5AEAEF" w14:textId="77777777" w:rsidR="005D02AA" w:rsidRPr="005D02AA" w:rsidRDefault="005D02AA" w:rsidP="005D02AA">
      <w:pPr>
        <w:pStyle w:val="ListParagraph"/>
        <w:numPr>
          <w:ilvl w:val="0"/>
          <w:numId w:val="40"/>
        </w:numPr>
        <w:spacing w:before="240"/>
        <w:contextualSpacing w:val="0"/>
        <w:jc w:val="both"/>
        <w:rPr>
          <w:ins w:id="90" w:author="Pablo Morete" w:date="2026-09-25T21:07:00Z" w16du:dateUtc="2026-09-26T01:07:00Z"/>
          <w:rFonts w:asciiTheme="majorHAnsi" w:hAnsiTheme="majorHAnsi" w:cstheme="majorHAnsi"/>
        </w:rPr>
      </w:pPr>
      <w:ins w:id="91" w:author="Pablo Morete" w:date="2026-09-25T21:07:00Z" w16du:dateUtc="2026-09-26T01:07:00Z">
        <w:r w:rsidRPr="005D02AA">
          <w:rPr>
            <w:rFonts w:asciiTheme="majorHAnsi" w:hAnsiTheme="majorHAnsi" w:cstheme="majorHAnsi"/>
          </w:rPr>
          <w:t xml:space="preserve">As mentioned in paragraph 6-8 above, when a project activity entails functions which require UNDP staff or other personnel for execution, but full-time contracting is not warranted, the project may source UNDP personnel indirectly employed for the project, who are located in the Country Office or any other UNDP location. Such service requirements, referred to as “delivery enabling services”, must be budgeted within each applicable project activity or function (as described in paragraph 1 above). </w:t>
        </w:r>
      </w:ins>
    </w:p>
    <w:p w14:paraId="33F3C371" w14:textId="77777777" w:rsidR="005D02AA" w:rsidRPr="005D02AA" w:rsidRDefault="005D02AA" w:rsidP="005D02AA">
      <w:pPr>
        <w:pStyle w:val="ListParagraph"/>
        <w:numPr>
          <w:ilvl w:val="0"/>
          <w:numId w:val="40"/>
        </w:numPr>
        <w:spacing w:before="240"/>
        <w:contextualSpacing w:val="0"/>
        <w:jc w:val="both"/>
        <w:rPr>
          <w:ins w:id="92" w:author="Pablo Morete" w:date="2026-09-25T21:07:00Z" w16du:dateUtc="2026-09-26T01:07:00Z"/>
          <w:rFonts w:asciiTheme="majorHAnsi" w:hAnsiTheme="majorHAnsi" w:cstheme="majorHAnsi"/>
          <w:color w:val="FF0000"/>
        </w:rPr>
      </w:pPr>
      <w:ins w:id="93" w:author="Pablo Morete" w:date="2026-09-25T21:07:00Z" w16du:dateUtc="2026-09-26T01:07:00Z">
        <w:r w:rsidRPr="005D02AA">
          <w:rPr>
            <w:rFonts w:asciiTheme="majorHAnsi" w:hAnsiTheme="majorHAnsi" w:cstheme="majorHAnsi"/>
          </w:rPr>
          <w:t>Major activities performed by staff that may not be required full-time are listed below:</w:t>
        </w:r>
      </w:ins>
    </w:p>
    <w:p w14:paraId="299DA01E" w14:textId="77777777" w:rsidR="005D02AA" w:rsidRPr="005D02AA" w:rsidRDefault="005D02AA" w:rsidP="005D02AA">
      <w:pPr>
        <w:pStyle w:val="ListParagraph"/>
        <w:numPr>
          <w:ilvl w:val="1"/>
          <w:numId w:val="42"/>
        </w:numPr>
        <w:spacing w:before="120"/>
        <w:contextualSpacing w:val="0"/>
        <w:jc w:val="both"/>
        <w:rPr>
          <w:ins w:id="94" w:author="Pablo Morete" w:date="2026-09-25T21:07:00Z" w16du:dateUtc="2026-09-26T01:07:00Z"/>
          <w:rFonts w:asciiTheme="majorHAnsi" w:hAnsiTheme="majorHAnsi" w:cstheme="majorHAnsi"/>
        </w:rPr>
      </w:pPr>
      <w:ins w:id="95" w:author="Pablo Morete" w:date="2026-09-25T21:07:00Z" w16du:dateUtc="2026-09-26T01:07:00Z">
        <w:r w:rsidRPr="005D02AA">
          <w:rPr>
            <w:rFonts w:asciiTheme="majorHAnsi" w:hAnsiTheme="majorHAnsi" w:cstheme="majorHAnsi"/>
            <w:b/>
            <w:bCs/>
          </w:rPr>
          <w:t xml:space="preserve">Project Supervision and Coordination </w:t>
        </w:r>
        <w:r w:rsidRPr="005D02AA">
          <w:rPr>
            <w:rFonts w:asciiTheme="majorHAnsi" w:hAnsiTheme="majorHAnsi" w:cstheme="majorHAnsi"/>
          </w:rPr>
          <w:t xml:space="preserve">– Every project must have a project manager, who may be contracted using any appropriate contractual modality. However, for UNDP-implemented projects (DIM or full CO support to NIM), overall supervision and coordination accountability is executed by staff only. For smaller projects, UNDP may recruit staff to supervise multiple projects, in which case each project must budget its share of delivery enabling services. </w:t>
        </w:r>
      </w:ins>
    </w:p>
    <w:p w14:paraId="1F145F1D" w14:textId="77777777" w:rsidR="005D02AA" w:rsidRPr="005D02AA" w:rsidRDefault="005D02AA" w:rsidP="005D02AA">
      <w:pPr>
        <w:pStyle w:val="ListParagraph"/>
        <w:numPr>
          <w:ilvl w:val="1"/>
          <w:numId w:val="42"/>
        </w:numPr>
        <w:spacing w:before="120"/>
        <w:contextualSpacing w:val="0"/>
        <w:jc w:val="both"/>
        <w:rPr>
          <w:ins w:id="96" w:author="Pablo Morete" w:date="2026-09-25T21:07:00Z" w16du:dateUtc="2026-09-26T01:07:00Z"/>
          <w:rFonts w:asciiTheme="majorHAnsi" w:hAnsiTheme="majorHAnsi" w:cstheme="majorHAnsi"/>
        </w:rPr>
      </w:pPr>
      <w:ins w:id="97" w:author="Pablo Morete" w:date="2026-09-25T21:07:00Z" w16du:dateUtc="2026-09-26T01:07:00Z">
        <w:r w:rsidRPr="005D02AA">
          <w:rPr>
            <w:rFonts w:asciiTheme="majorHAnsi" w:hAnsiTheme="majorHAnsi" w:cstheme="majorHAnsi"/>
            <w:b/>
            <w:bCs/>
          </w:rPr>
          <w:t>Programme Coordination</w:t>
        </w:r>
        <w:r w:rsidRPr="005D02AA">
          <w:rPr>
            <w:rFonts w:asciiTheme="majorHAnsi" w:hAnsiTheme="majorHAnsi" w:cstheme="majorHAnsi"/>
          </w:rPr>
          <w:t xml:space="preserve"> –</w:t>
        </w:r>
        <w:r w:rsidRPr="005D02AA">
          <w:rPr>
            <w:rFonts w:asciiTheme="majorHAnsi" w:hAnsiTheme="majorHAnsi" w:cstheme="majorHAnsi"/>
            <w:b/>
            <w:bCs/>
          </w:rPr>
          <w:t xml:space="preserve"> </w:t>
        </w:r>
        <w:r w:rsidRPr="005D02AA">
          <w:rPr>
            <w:rFonts w:asciiTheme="majorHAnsi" w:hAnsiTheme="majorHAnsi" w:cstheme="majorHAnsi"/>
          </w:rPr>
          <w:t>This function is provided by UNDP staff across multiple projects. Therefore, each project’s share of the delivery enabling services must be included in the budget.</w:t>
        </w:r>
      </w:ins>
    </w:p>
    <w:p w14:paraId="6B91A88F" w14:textId="77777777" w:rsidR="005D02AA" w:rsidRPr="005D02AA" w:rsidRDefault="005D02AA" w:rsidP="005D02AA">
      <w:pPr>
        <w:pStyle w:val="ListParagraph"/>
        <w:numPr>
          <w:ilvl w:val="1"/>
          <w:numId w:val="42"/>
        </w:numPr>
        <w:spacing w:before="120"/>
        <w:contextualSpacing w:val="0"/>
        <w:jc w:val="both"/>
        <w:rPr>
          <w:ins w:id="98" w:author="Pablo Morete" w:date="2026-09-25T21:07:00Z" w16du:dateUtc="2026-09-26T01:07:00Z"/>
          <w:rFonts w:asciiTheme="majorHAnsi" w:hAnsiTheme="majorHAnsi" w:cstheme="majorHAnsi"/>
        </w:rPr>
      </w:pPr>
      <w:ins w:id="99" w:author="Pablo Morete" w:date="2026-09-25T21:07:00Z" w16du:dateUtc="2026-09-26T01:07:00Z">
        <w:r w:rsidRPr="005D02AA">
          <w:rPr>
            <w:rFonts w:asciiTheme="majorHAnsi" w:hAnsiTheme="majorHAnsi" w:cstheme="majorHAnsi"/>
            <w:b/>
            <w:bCs/>
          </w:rPr>
          <w:t>Policy Advice and Quality Assurance</w:t>
        </w:r>
        <w:r w:rsidRPr="005D02AA">
          <w:rPr>
            <w:rFonts w:asciiTheme="majorHAnsi" w:hAnsiTheme="majorHAnsi" w:cstheme="majorHAnsi"/>
          </w:rPr>
          <w:t xml:space="preserve"> – These services may be procured within the project through individual consultants unless any of the criteria listed in paragraph 6 above apply. If staff support is necessary, but full-time contracting under the project is not warranted, this should be considered as delivery enabling services to be sourced</w:t>
        </w:r>
        <w:r w:rsidRPr="005D02AA" w:rsidDel="00402F3A">
          <w:rPr>
            <w:rFonts w:asciiTheme="majorHAnsi" w:hAnsiTheme="majorHAnsi" w:cstheme="majorHAnsi"/>
          </w:rPr>
          <w:t xml:space="preserve"> from</w:t>
        </w:r>
        <w:r w:rsidRPr="005D02AA">
          <w:rPr>
            <w:rFonts w:asciiTheme="majorHAnsi" w:hAnsiTheme="majorHAnsi" w:cstheme="majorHAnsi"/>
          </w:rPr>
          <w:t xml:space="preserve"> existing</w:t>
        </w:r>
        <w:r w:rsidRPr="005D02AA" w:rsidDel="00402F3A">
          <w:rPr>
            <w:rFonts w:asciiTheme="majorHAnsi" w:hAnsiTheme="majorHAnsi" w:cstheme="majorHAnsi"/>
          </w:rPr>
          <w:t xml:space="preserve"> UNDP </w:t>
        </w:r>
        <w:r w:rsidRPr="005D02AA">
          <w:rPr>
            <w:rFonts w:asciiTheme="majorHAnsi" w:hAnsiTheme="majorHAnsi" w:cstheme="majorHAnsi"/>
          </w:rPr>
          <w:t xml:space="preserve">staff and budgeted accordingly. </w:t>
        </w:r>
      </w:ins>
    </w:p>
    <w:p w14:paraId="4DFC6BA9" w14:textId="77777777" w:rsidR="005D02AA" w:rsidRPr="005D02AA" w:rsidRDefault="005D02AA" w:rsidP="005D02AA">
      <w:pPr>
        <w:pStyle w:val="ListParagraph"/>
        <w:numPr>
          <w:ilvl w:val="1"/>
          <w:numId w:val="42"/>
        </w:numPr>
        <w:spacing w:before="120"/>
        <w:contextualSpacing w:val="0"/>
        <w:jc w:val="both"/>
        <w:rPr>
          <w:ins w:id="100" w:author="Pablo Morete" w:date="2026-09-25T21:07:00Z" w16du:dateUtc="2026-09-26T01:07:00Z"/>
          <w:rFonts w:asciiTheme="majorHAnsi" w:hAnsiTheme="majorHAnsi" w:cstheme="majorHAnsi"/>
        </w:rPr>
      </w:pPr>
      <w:ins w:id="101" w:author="Pablo Morete" w:date="2026-09-25T21:07:00Z" w16du:dateUtc="2026-09-26T01:07:00Z">
        <w:r w:rsidRPr="005D02AA">
          <w:rPr>
            <w:rFonts w:asciiTheme="majorHAnsi" w:hAnsiTheme="majorHAnsi" w:cstheme="majorHAnsi"/>
            <w:b/>
            <w:bCs/>
          </w:rPr>
          <w:t>Administrative, Operational, and Other Shared Services</w:t>
        </w:r>
        <w:r w:rsidRPr="005D02AA">
          <w:rPr>
            <w:rFonts w:asciiTheme="majorHAnsi" w:hAnsiTheme="majorHAnsi" w:cstheme="majorHAnsi"/>
          </w:rPr>
          <w:t xml:space="preserve"> – Every project must have the staff capacity to provide project operational support, with control functions executed by staff only. In most cases, a central support mechanism for multiple projects may prove most cost effective. Services from regional or HQ staff may also become necessary for complex project procurement, recruitment, or IT needs. Again, if full-time contracting under the project is not warranted, this should be considered as delivery enabling services to be sourced from existing UNDP staff and budgeted accordingly.</w:t>
        </w:r>
      </w:ins>
    </w:p>
    <w:p w14:paraId="67BB1A05" w14:textId="77777777" w:rsidR="005D02AA" w:rsidRPr="005D02AA" w:rsidRDefault="005D02AA" w:rsidP="005D02AA">
      <w:pPr>
        <w:pStyle w:val="ListParagraph"/>
        <w:numPr>
          <w:ilvl w:val="1"/>
          <w:numId w:val="42"/>
        </w:numPr>
        <w:spacing w:before="120"/>
        <w:contextualSpacing w:val="0"/>
        <w:jc w:val="both"/>
        <w:rPr>
          <w:ins w:id="102" w:author="Pablo Morete" w:date="2026-09-25T21:07:00Z" w16du:dateUtc="2026-09-26T01:07:00Z"/>
          <w:rFonts w:asciiTheme="majorHAnsi" w:hAnsiTheme="majorHAnsi" w:cstheme="majorHAnsi"/>
        </w:rPr>
      </w:pPr>
      <w:ins w:id="103" w:author="Pablo Morete" w:date="2026-09-25T21:07:00Z" w16du:dateUtc="2026-09-26T01:07:00Z">
        <w:r w:rsidRPr="005D02AA">
          <w:rPr>
            <w:rFonts w:asciiTheme="majorHAnsi" w:hAnsiTheme="majorHAnsi" w:cstheme="majorHAnsi"/>
            <w:b/>
            <w:bCs/>
          </w:rPr>
          <w:t xml:space="preserve">Project Communications, Advocacy and Funding Partner Visibility </w:t>
        </w:r>
        <w:r w:rsidRPr="005D02AA">
          <w:rPr>
            <w:rFonts w:asciiTheme="majorHAnsi" w:hAnsiTheme="majorHAnsi" w:cstheme="majorHAnsi"/>
          </w:rPr>
          <w:t>–</w:t>
        </w:r>
        <w:r w:rsidRPr="005D02AA">
          <w:rPr>
            <w:rFonts w:asciiTheme="majorHAnsi" w:hAnsiTheme="majorHAnsi" w:cstheme="majorHAnsi"/>
            <w:b/>
            <w:bCs/>
          </w:rPr>
          <w:t xml:space="preserve"> </w:t>
        </w:r>
        <w:r w:rsidRPr="005D02AA">
          <w:rPr>
            <w:rFonts w:asciiTheme="majorHAnsi" w:hAnsiTheme="majorHAnsi" w:cstheme="majorHAnsi"/>
          </w:rPr>
          <w:t xml:space="preserve">These services may be procured within the project through individual consultants or external companies, with a targeted and deliverable-based terms of reference.  However, if a full-time project personnel is not warranted under the project, these services may be sourced from existing UNDP staff as delivery enabling services and budgeted accordingly. </w:t>
        </w:r>
      </w:ins>
    </w:p>
    <w:p w14:paraId="0FE213AD" w14:textId="59D073D0" w:rsidR="005D02AA" w:rsidRPr="005D02AA" w:rsidRDefault="005D02AA" w:rsidP="005D02AA">
      <w:pPr>
        <w:pStyle w:val="ListParagraph"/>
        <w:numPr>
          <w:ilvl w:val="0"/>
          <w:numId w:val="40"/>
        </w:numPr>
        <w:spacing w:before="240"/>
        <w:contextualSpacing w:val="0"/>
        <w:jc w:val="both"/>
        <w:rPr>
          <w:ins w:id="104" w:author="Pablo Morete" w:date="2026-09-25T21:07:00Z" w16du:dateUtc="2026-09-26T01:07:00Z"/>
          <w:rFonts w:asciiTheme="majorHAnsi" w:hAnsiTheme="majorHAnsi" w:cstheme="majorHAnsi"/>
        </w:rPr>
      </w:pPr>
      <w:ins w:id="105" w:author="Pablo Morete" w:date="2026-09-25T21:07:00Z" w16du:dateUtc="2026-09-26T01:07:00Z">
        <w:r w:rsidRPr="005D02AA">
          <w:rPr>
            <w:rFonts w:asciiTheme="majorHAnsi" w:hAnsiTheme="majorHAnsi" w:cstheme="majorHAnsi"/>
          </w:rPr>
          <w:t>A comprehensive project/portfolio planning exercise must be conducted annually to assess the magnitude of delivery enabling services required for the upcoming year across all projects within a Country Office. The relevant service-providing entities must be informed in order to pre-position relevant capacities. Further guidance on Plan</w:t>
        </w:r>
        <w:r w:rsidR="0026401B">
          <w:rPr>
            <w:rFonts w:asciiTheme="majorHAnsi" w:hAnsiTheme="majorHAnsi" w:cstheme="majorHAnsi"/>
          </w:rPr>
          <w:t>ning</w:t>
        </w:r>
        <w:r w:rsidRPr="005D02AA">
          <w:rPr>
            <w:rFonts w:asciiTheme="majorHAnsi" w:hAnsiTheme="majorHAnsi" w:cstheme="majorHAnsi"/>
          </w:rPr>
          <w:t xml:space="preserve"> and Pay</w:t>
        </w:r>
        <w:r w:rsidR="0026401B">
          <w:rPr>
            <w:rFonts w:asciiTheme="majorHAnsi" w:hAnsiTheme="majorHAnsi" w:cstheme="majorHAnsi"/>
          </w:rPr>
          <w:t>ing</w:t>
        </w:r>
        <w:r w:rsidRPr="005D02AA">
          <w:rPr>
            <w:rFonts w:asciiTheme="majorHAnsi" w:hAnsiTheme="majorHAnsi" w:cstheme="majorHAnsi"/>
          </w:rPr>
          <w:t xml:space="preserve"> for Delivery Enabling Services to Projects is provided </w:t>
        </w:r>
        <w:r w:rsidR="0026401B">
          <w:fldChar w:fldCharType="begin"/>
        </w:r>
        <w:r w:rsidR="0026401B">
          <w:instrText>HYPERLINK "https://popp.undp.org/node/11271"</w:instrText>
        </w:r>
        <w:r w:rsidR="0026401B">
          <w:fldChar w:fldCharType="separate"/>
        </w:r>
        <w:r w:rsidR="0026401B" w:rsidRPr="0026401B">
          <w:rPr>
            <w:rStyle w:val="Hyperlink"/>
            <w:rFonts w:asciiTheme="majorHAnsi" w:hAnsiTheme="majorHAnsi" w:cstheme="majorHAnsi"/>
          </w:rPr>
          <w:t>here</w:t>
        </w:r>
        <w:r w:rsidR="0026401B">
          <w:fldChar w:fldCharType="end"/>
        </w:r>
        <w:r w:rsidRPr="005D02AA">
          <w:rPr>
            <w:rFonts w:asciiTheme="majorHAnsi" w:hAnsiTheme="majorHAnsi" w:cstheme="majorHAnsi"/>
          </w:rPr>
          <w:t>.</w:t>
        </w:r>
      </w:ins>
    </w:p>
    <w:p w14:paraId="6F198FDD" w14:textId="77777777" w:rsidR="005D02AA" w:rsidRPr="005D02AA" w:rsidRDefault="005D02AA" w:rsidP="005D02AA">
      <w:pPr>
        <w:pStyle w:val="ListParagraph"/>
        <w:numPr>
          <w:ilvl w:val="0"/>
          <w:numId w:val="40"/>
        </w:numPr>
        <w:spacing w:before="240"/>
        <w:contextualSpacing w:val="0"/>
        <w:jc w:val="both"/>
        <w:rPr>
          <w:ins w:id="106" w:author="Pablo Morete" w:date="2026-09-25T21:07:00Z" w16du:dateUtc="2026-09-26T01:07:00Z"/>
          <w:rFonts w:asciiTheme="majorHAnsi" w:hAnsiTheme="majorHAnsi" w:cstheme="majorHAnsi"/>
        </w:rPr>
      </w:pPr>
      <w:ins w:id="107" w:author="Pablo Morete" w:date="2026-09-25T21:07:00Z" w16du:dateUtc="2026-09-26T01:07:00Z">
        <w:r w:rsidRPr="005D02AA">
          <w:rPr>
            <w:rFonts w:asciiTheme="majorHAnsi" w:hAnsiTheme="majorHAnsi" w:cstheme="majorHAnsi"/>
          </w:rPr>
          <w:t xml:space="preserve">The budget for </w:t>
        </w:r>
        <w:r w:rsidRPr="005D02AA">
          <w:rPr>
            <w:rFonts w:asciiTheme="majorHAnsi" w:eastAsia="Calibri" w:hAnsiTheme="majorHAnsi" w:cstheme="majorHAnsi"/>
          </w:rPr>
          <w:t xml:space="preserve">delivery enabling services </w:t>
        </w:r>
        <w:r w:rsidRPr="005D02AA">
          <w:rPr>
            <w:rFonts w:asciiTheme="majorHAnsi" w:hAnsiTheme="majorHAnsi" w:cstheme="majorHAnsi"/>
          </w:rPr>
          <w:t xml:space="preserve">can be estimated using the proforma costs plus related operating expenses and calculated based on the amount of staff/other personnel time the project anticipates will be required for implementation. The actual cost charged should be based on the actual amount of time personnel spend supporting the project.  </w:t>
        </w:r>
      </w:ins>
    </w:p>
    <w:p w14:paraId="42B0FE15" w14:textId="77777777" w:rsidR="005D02AA" w:rsidRPr="005D02AA" w:rsidRDefault="005D02AA" w:rsidP="005D02AA">
      <w:pPr>
        <w:pStyle w:val="ListParagraph"/>
        <w:numPr>
          <w:ilvl w:val="0"/>
          <w:numId w:val="40"/>
        </w:numPr>
        <w:spacing w:before="240"/>
        <w:contextualSpacing w:val="0"/>
        <w:jc w:val="both"/>
        <w:rPr>
          <w:ins w:id="108" w:author="Pablo Morete" w:date="2026-09-25T21:07:00Z" w16du:dateUtc="2026-09-26T01:07:00Z"/>
          <w:rFonts w:asciiTheme="majorHAnsi" w:hAnsiTheme="majorHAnsi" w:cstheme="majorHAnsi"/>
        </w:rPr>
      </w:pPr>
      <w:ins w:id="109" w:author="Pablo Morete" w:date="2026-09-25T21:07:00Z" w16du:dateUtc="2026-09-26T01:07:00Z">
        <w:r w:rsidRPr="005D02AA">
          <w:rPr>
            <w:rFonts w:asciiTheme="majorHAnsi" w:hAnsiTheme="majorHAnsi" w:cstheme="majorHAnsi"/>
          </w:rPr>
          <w:t xml:space="preserve">Personnel who provide delivery enabling services to projects may use a high-level timesheet when the donor requires detailed documentation.  Offices can modify this </w:t>
        </w:r>
        <w:r>
          <w:fldChar w:fldCharType="begin"/>
        </w:r>
        <w:r>
          <w:instrText>HYPERLINK "https://intranet.undp.org/unit/ofrm/Financial%20Resource%20Management%20Policies/Workload%20Survey/Staff%20TimeSheet_sample_2021%20proforma.xlsx?Web=1" \h</w:instrText>
        </w:r>
        <w:r>
          <w:fldChar w:fldCharType="separate"/>
        </w:r>
        <w:r w:rsidRPr="005D02AA">
          <w:rPr>
            <w:rStyle w:val="Hyperlink"/>
            <w:rFonts w:asciiTheme="majorHAnsi" w:hAnsiTheme="majorHAnsi" w:cstheme="majorHAnsi"/>
          </w:rPr>
          <w:t>template</w:t>
        </w:r>
        <w:r>
          <w:fldChar w:fldCharType="end"/>
        </w:r>
        <w:r w:rsidRPr="005D02AA">
          <w:rPr>
            <w:rFonts w:asciiTheme="majorHAnsi" w:hAnsiTheme="majorHAnsi" w:cstheme="majorHAnsi"/>
          </w:rPr>
          <w:t xml:space="preserve"> to suit funding partners’ needs and requirements.  </w:t>
        </w:r>
      </w:ins>
    </w:p>
    <w:p w14:paraId="1B103B94" w14:textId="77777777" w:rsidR="005D02AA" w:rsidRPr="005D02AA" w:rsidRDefault="005D02AA" w:rsidP="005D02AA">
      <w:pPr>
        <w:pStyle w:val="ListParagraph"/>
        <w:numPr>
          <w:ilvl w:val="0"/>
          <w:numId w:val="40"/>
        </w:numPr>
        <w:spacing w:before="240"/>
        <w:contextualSpacing w:val="0"/>
        <w:jc w:val="both"/>
        <w:rPr>
          <w:ins w:id="110" w:author="Pablo Morete" w:date="2026-09-25T21:07:00Z" w16du:dateUtc="2026-09-26T01:07:00Z"/>
          <w:rFonts w:asciiTheme="majorHAnsi" w:hAnsiTheme="majorHAnsi" w:cstheme="majorHAnsi"/>
        </w:rPr>
      </w:pPr>
      <w:ins w:id="111" w:author="Pablo Morete" w:date="2026-09-25T21:07:00Z" w16du:dateUtc="2026-09-26T01:07:00Z">
        <w:r w:rsidRPr="005D02AA">
          <w:rPr>
            <w:rFonts w:asciiTheme="majorHAnsi" w:hAnsiTheme="majorHAnsi" w:cstheme="majorHAnsi"/>
          </w:rPr>
          <w:t xml:space="preserve">UNDP must discuss the project budget with funding partners in advance in order to ensure transparency and a common understanding of what functions will be performed and why they are necessary, including the delivery enabling services. These deliberations are essential, especially when an individual staff not recruited directly for the project, is estimated to exceed 40 percent (e.g. 4.8 months) of his/her annual workload on the project. </w:t>
        </w:r>
      </w:ins>
    </w:p>
    <w:p w14:paraId="58CA6F56" w14:textId="77777777" w:rsidR="005D02AA" w:rsidRPr="005D02AA" w:rsidRDefault="005D02AA" w:rsidP="005D02AA">
      <w:pPr>
        <w:pStyle w:val="ListParagraph"/>
        <w:numPr>
          <w:ilvl w:val="0"/>
          <w:numId w:val="40"/>
        </w:numPr>
        <w:spacing w:before="240"/>
        <w:contextualSpacing w:val="0"/>
        <w:jc w:val="both"/>
        <w:rPr>
          <w:ins w:id="112" w:author="Pablo Morete" w:date="2026-09-25T21:07:00Z" w16du:dateUtc="2026-09-26T01:07:00Z"/>
          <w:rFonts w:asciiTheme="majorHAnsi" w:hAnsiTheme="majorHAnsi" w:cstheme="majorHAnsi"/>
        </w:rPr>
      </w:pPr>
      <w:ins w:id="113" w:author="Pablo Morete" w:date="2026-09-25T21:07:00Z" w16du:dateUtc="2026-09-26T01:07:00Z">
        <w:r w:rsidRPr="005D02AA">
          <w:rPr>
            <w:rFonts w:asciiTheme="majorHAnsi" w:hAnsiTheme="majorHAnsi" w:cstheme="majorHAnsi"/>
          </w:rPr>
          <w:t xml:space="preserve">As mentioned in paragraph 10 above, </w:t>
        </w:r>
        <w:r w:rsidRPr="005D02AA">
          <w:rPr>
            <w:rFonts w:asciiTheme="majorHAnsi" w:hAnsiTheme="majorHAnsi" w:cstheme="majorHAnsi"/>
            <w:b/>
            <w:bCs/>
          </w:rPr>
          <w:t xml:space="preserve">under no circumstances should the cost of delivery enabling services be entered in a single project budget line. </w:t>
        </w:r>
        <w:r w:rsidRPr="005D02AA">
          <w:rPr>
            <w:rFonts w:asciiTheme="majorHAnsi" w:hAnsiTheme="majorHAnsi" w:cstheme="majorHAnsi"/>
          </w:rPr>
          <w:t xml:space="preserve">They must transparently reflect in the project budget related to the activities they support.  </w:t>
        </w:r>
      </w:ins>
    </w:p>
    <w:p w14:paraId="691E1686" w14:textId="032EF831" w:rsidR="005D02AA" w:rsidRPr="005D02AA" w:rsidRDefault="005D02AA" w:rsidP="005D02AA">
      <w:pPr>
        <w:pStyle w:val="ListParagraph"/>
        <w:numPr>
          <w:ilvl w:val="0"/>
          <w:numId w:val="40"/>
        </w:numPr>
        <w:spacing w:before="240"/>
        <w:contextualSpacing w:val="0"/>
        <w:jc w:val="both"/>
        <w:rPr>
          <w:ins w:id="114" w:author="Pablo Morete" w:date="2026-09-25T21:07:00Z" w16du:dateUtc="2026-09-26T01:07:00Z"/>
          <w:rFonts w:asciiTheme="majorHAnsi" w:hAnsiTheme="majorHAnsi" w:cstheme="majorHAnsi"/>
        </w:rPr>
      </w:pPr>
      <w:ins w:id="115" w:author="Pablo Morete" w:date="2026-09-25T21:07:00Z" w16du:dateUtc="2026-09-26T01:07:00Z">
        <w:r w:rsidRPr="005D02AA">
          <w:rPr>
            <w:rFonts w:asciiTheme="majorHAnsi" w:hAnsiTheme="majorHAnsi" w:cstheme="majorHAnsi"/>
          </w:rPr>
          <w:t xml:space="preserve">Where recruitment of full-time staff/personnel under the project is not warranted or cost-effective, the project must reimburse the cost of services based on the percentage of staff time allocated directly to the project. The mechanisms for managing such reimbursement is provided in </w:t>
        </w:r>
        <w:r w:rsidR="00D20CBA">
          <w:fldChar w:fldCharType="begin"/>
        </w:r>
        <w:r w:rsidR="00D20CBA">
          <w:instrText>HYPERLINK "https://popp.undp.org/node/11271"</w:instrText>
        </w:r>
        <w:r w:rsidR="00D20CBA">
          <w:fldChar w:fldCharType="separate"/>
        </w:r>
        <w:r w:rsidR="00D20CBA" w:rsidRPr="00D20CBA">
          <w:rPr>
            <w:rStyle w:val="Hyperlink"/>
            <w:rFonts w:asciiTheme="majorHAnsi" w:hAnsiTheme="majorHAnsi" w:cstheme="majorHAnsi"/>
          </w:rPr>
          <w:t>Planning and Paying for Delivery Enabling Services to Projects</w:t>
        </w:r>
        <w:r w:rsidR="00D20CBA">
          <w:fldChar w:fldCharType="end"/>
        </w:r>
        <w:r w:rsidRPr="005D02AA">
          <w:rPr>
            <w:rFonts w:asciiTheme="majorHAnsi" w:hAnsiTheme="majorHAnsi" w:cstheme="majorHAnsi"/>
          </w:rPr>
          <w:t>.</w:t>
        </w:r>
      </w:ins>
    </w:p>
    <w:p w14:paraId="4252FC2E" w14:textId="77777777" w:rsidR="005D02AA" w:rsidRPr="005D02AA" w:rsidRDefault="005D02AA" w:rsidP="005D02AA">
      <w:pPr>
        <w:pStyle w:val="Heading3"/>
        <w:spacing w:before="240" w:line="240" w:lineRule="auto"/>
        <w:rPr>
          <w:ins w:id="116" w:author="Pablo Morete" w:date="2026-09-25T21:07:00Z" w16du:dateUtc="2026-09-26T01:07:00Z"/>
          <w:rFonts w:cstheme="majorHAnsi"/>
          <w:b/>
          <w:bCs/>
          <w:color w:val="000000" w:themeColor="text1"/>
        </w:rPr>
      </w:pPr>
      <w:ins w:id="117" w:author="Pablo Morete" w:date="2026-09-25T21:07:00Z" w16du:dateUtc="2026-09-26T01:07:00Z">
        <w:r w:rsidRPr="005D02AA">
          <w:rPr>
            <w:rFonts w:cstheme="majorHAnsi"/>
            <w:b/>
            <w:bCs/>
            <w:color w:val="000000" w:themeColor="text1"/>
          </w:rPr>
          <w:t>Budgeting for Indirect Costs – General Management Support (GMS)</w:t>
        </w:r>
      </w:ins>
    </w:p>
    <w:p w14:paraId="04A140F7" w14:textId="77777777" w:rsidR="005D02AA" w:rsidRPr="005D02AA" w:rsidRDefault="005D02AA" w:rsidP="005D02AA">
      <w:pPr>
        <w:pStyle w:val="ListParagraph"/>
        <w:numPr>
          <w:ilvl w:val="0"/>
          <w:numId w:val="40"/>
        </w:numPr>
        <w:spacing w:before="240"/>
        <w:contextualSpacing w:val="0"/>
        <w:jc w:val="both"/>
        <w:rPr>
          <w:ins w:id="118" w:author="Pablo Morete" w:date="2026-09-25T21:07:00Z" w16du:dateUtc="2026-09-26T01:07:00Z"/>
          <w:rFonts w:asciiTheme="majorHAnsi" w:hAnsiTheme="majorHAnsi" w:cstheme="majorHAnsi"/>
          <w:lang w:val="en-GB"/>
        </w:rPr>
      </w:pPr>
      <w:ins w:id="119" w:author="Pablo Morete" w:date="2026-09-25T21:07:00Z" w16du:dateUtc="2026-09-26T01:07:00Z">
        <w:r w:rsidRPr="005D02AA">
          <w:rPr>
            <w:rFonts w:asciiTheme="majorHAnsi" w:hAnsiTheme="majorHAnsi" w:cstheme="majorHAnsi"/>
          </w:rPr>
          <w:t xml:space="preserve">Indirect or GMS costs are necessary to run the organization and support corporate structures which provide the platform for delivering programmes and projects. Indirect costs are costs and </w:t>
        </w:r>
        <w:r w:rsidRPr="005D02AA">
          <w:rPr>
            <w:rFonts w:asciiTheme="majorHAnsi" w:hAnsiTheme="majorHAnsi" w:cstheme="majorHAnsi"/>
            <w:lang w:val="en-GB"/>
          </w:rPr>
          <w:t xml:space="preserve">services that cannot be traced unequivocally and cost-effectively to specific activities, projects, or programmes.  These costs are recovered by charging a cost recovery rate, known as a GMS fee, on all non-core resources. </w:t>
        </w:r>
        <w:r w:rsidRPr="005D02AA">
          <w:rPr>
            <w:rFonts w:asciiTheme="majorHAnsi" w:hAnsiTheme="majorHAnsi" w:cstheme="majorHAnsi"/>
          </w:rPr>
          <w:t>GMS fees are inapplicable</w:t>
        </w:r>
        <w:r w:rsidRPr="005D02AA">
          <w:rPr>
            <w:rStyle w:val="FootnoteReference"/>
            <w:rFonts w:asciiTheme="majorHAnsi" w:hAnsiTheme="majorHAnsi" w:cstheme="majorHAnsi"/>
          </w:rPr>
          <w:footnoteReference w:id="2"/>
        </w:r>
        <w:r w:rsidRPr="005D02AA">
          <w:rPr>
            <w:rFonts w:asciiTheme="majorHAnsi" w:hAnsiTheme="majorHAnsi" w:cstheme="majorHAnsi"/>
          </w:rPr>
          <w:t xml:space="preserve"> to TRAC and other programme resources allocated from UNDP core programme funds.</w:t>
        </w:r>
      </w:ins>
    </w:p>
    <w:p w14:paraId="3945E573" w14:textId="77777777" w:rsidR="005D02AA" w:rsidRPr="005D02AA" w:rsidRDefault="005D02AA" w:rsidP="005D02AA">
      <w:pPr>
        <w:pStyle w:val="ListParagraph"/>
        <w:numPr>
          <w:ilvl w:val="0"/>
          <w:numId w:val="40"/>
        </w:numPr>
        <w:spacing w:before="240"/>
        <w:contextualSpacing w:val="0"/>
        <w:jc w:val="both"/>
        <w:rPr>
          <w:ins w:id="121" w:author="Pablo Morete" w:date="2026-09-25T21:07:00Z" w16du:dateUtc="2026-09-26T01:07:00Z"/>
          <w:rFonts w:asciiTheme="majorHAnsi" w:hAnsiTheme="majorHAnsi" w:cstheme="majorHAnsi"/>
        </w:rPr>
      </w:pPr>
      <w:ins w:id="122" w:author="Pablo Morete" w:date="2026-09-25T21:07:00Z" w16du:dateUtc="2026-09-26T01:07:00Z">
        <w:r w:rsidRPr="005D02AA">
          <w:rPr>
            <w:rFonts w:asciiTheme="majorHAnsi" w:hAnsiTheme="majorHAnsi" w:cstheme="majorHAnsi"/>
          </w:rPr>
          <w:t xml:space="preserve">GMS should be budgeted in accordance with UNDP’s cost recovery policy using the minimum standard GMS rates. Detailed policies on GMS and allowable rates are provided in the </w:t>
        </w:r>
        <w:r>
          <w:fldChar w:fldCharType="begin"/>
        </w:r>
        <w:r>
          <w:instrText>HYPERLINK "https://popp.undp.org/taxonomy/term/116" \h</w:instrText>
        </w:r>
        <w:r>
          <w:fldChar w:fldCharType="separate"/>
        </w:r>
        <w:r w:rsidRPr="005D02AA">
          <w:rPr>
            <w:rStyle w:val="Hyperlink"/>
            <w:rFonts w:asciiTheme="majorHAnsi" w:hAnsiTheme="majorHAnsi" w:cstheme="majorHAnsi"/>
          </w:rPr>
          <w:t>POPP Resource Planning and Cost Recovery</w:t>
        </w:r>
        <w:r>
          <w:fldChar w:fldCharType="end"/>
        </w:r>
        <w:r w:rsidRPr="005D02AA">
          <w:rPr>
            <w:rFonts w:asciiTheme="majorHAnsi" w:hAnsiTheme="majorHAnsi" w:cstheme="majorHAnsi"/>
          </w:rPr>
          <w:t xml:space="preserve">. </w:t>
        </w:r>
      </w:ins>
    </w:p>
    <w:p w14:paraId="49803C93" w14:textId="77777777" w:rsidR="005D02AA" w:rsidRPr="005D02AA" w:rsidRDefault="005D02AA" w:rsidP="005D02AA">
      <w:pPr>
        <w:rPr>
          <w:ins w:id="123" w:author="Pablo Morete" w:date="2026-09-25T21:07:00Z" w16du:dateUtc="2026-09-26T01:07:00Z"/>
          <w:rFonts w:asciiTheme="majorHAnsi" w:hAnsiTheme="majorHAnsi" w:cstheme="majorHAnsi"/>
        </w:rPr>
      </w:pPr>
    </w:p>
    <w:p w14:paraId="57A0BE66" w14:textId="77777777" w:rsidR="005D02AA" w:rsidRPr="005D02AA" w:rsidRDefault="005D02AA" w:rsidP="005D02AA">
      <w:pPr>
        <w:pStyle w:val="ListParagraph"/>
        <w:numPr>
          <w:ilvl w:val="0"/>
          <w:numId w:val="40"/>
        </w:numPr>
        <w:rPr>
          <w:ins w:id="124" w:author="Pablo Morete" w:date="2026-09-25T21:07:00Z" w16du:dateUtc="2026-09-26T01:07:00Z"/>
          <w:rFonts w:asciiTheme="majorHAnsi" w:hAnsiTheme="majorHAnsi" w:cstheme="majorHAnsi"/>
        </w:rPr>
      </w:pPr>
      <w:ins w:id="125" w:author="Pablo Morete" w:date="2026-09-25T21:07:00Z" w16du:dateUtc="2026-09-26T01:07:00Z">
        <w:r w:rsidRPr="005D02AA">
          <w:rPr>
            <w:rFonts w:asciiTheme="majorHAnsi" w:hAnsiTheme="majorHAnsi" w:cstheme="majorHAnsi"/>
          </w:rPr>
          <w:t>Refer to POPP sections for budgeting and costing requirements of the following funding partners:</w:t>
        </w:r>
      </w:ins>
    </w:p>
    <w:p w14:paraId="4CB53794" w14:textId="11D0677F" w:rsidR="005D02AA" w:rsidRPr="00C248D6" w:rsidRDefault="005D02AA" w:rsidP="005D02AA">
      <w:pPr>
        <w:pStyle w:val="ListParagraph"/>
        <w:numPr>
          <w:ilvl w:val="0"/>
          <w:numId w:val="41"/>
        </w:numPr>
        <w:contextualSpacing w:val="0"/>
        <w:jc w:val="both"/>
        <w:rPr>
          <w:ins w:id="126" w:author="Pablo Morete" w:date="2026-09-25T21:07:00Z" w16du:dateUtc="2026-09-26T01:07:00Z"/>
          <w:rFonts w:asciiTheme="majorHAnsi" w:hAnsiTheme="majorHAnsi" w:cstheme="majorHAnsi"/>
        </w:rPr>
      </w:pPr>
      <w:ins w:id="127" w:author="Pablo Morete" w:date="2026-09-25T21:07:00Z" w16du:dateUtc="2026-09-26T01:07:00Z">
        <w:r w:rsidRPr="00C248D6">
          <w:rPr>
            <w:rFonts w:asciiTheme="majorHAnsi" w:hAnsiTheme="majorHAnsi" w:cstheme="majorHAnsi"/>
          </w:rPr>
          <w:t xml:space="preserve">Costing and Budgeting of projects funded by the EU is found </w:t>
        </w:r>
        <w:r>
          <w:fldChar w:fldCharType="begin"/>
        </w:r>
        <w:r>
          <w:instrText>HYPERLINK "https://popp.undp.org/node/1701"</w:instrText>
        </w:r>
        <w:r>
          <w:fldChar w:fldCharType="separate"/>
        </w:r>
        <w:r w:rsidRPr="00A643AA">
          <w:rPr>
            <w:rStyle w:val="Hyperlink"/>
            <w:rFonts w:asciiTheme="majorHAnsi" w:hAnsiTheme="majorHAnsi" w:cstheme="majorHAnsi"/>
          </w:rPr>
          <w:t>here</w:t>
        </w:r>
        <w:r>
          <w:fldChar w:fldCharType="end"/>
        </w:r>
        <w:r w:rsidR="00B50D0A" w:rsidRPr="00C248D6">
          <w:rPr>
            <w:rFonts w:asciiTheme="majorHAnsi" w:hAnsiTheme="majorHAnsi" w:cstheme="majorHAnsi"/>
          </w:rPr>
          <w:t>.</w:t>
        </w:r>
      </w:ins>
    </w:p>
    <w:p w14:paraId="5EAD59CE" w14:textId="417CFCA6" w:rsidR="00B50D0A" w:rsidRPr="00C248D6" w:rsidRDefault="005D02AA" w:rsidP="005D02AA">
      <w:pPr>
        <w:pStyle w:val="ListParagraph"/>
        <w:numPr>
          <w:ilvl w:val="0"/>
          <w:numId w:val="41"/>
        </w:numPr>
        <w:contextualSpacing w:val="0"/>
        <w:jc w:val="both"/>
        <w:rPr>
          <w:ins w:id="128" w:author="Pablo Morete" w:date="2026-09-25T21:07:00Z" w16du:dateUtc="2026-09-26T01:07:00Z"/>
          <w:rFonts w:asciiTheme="majorHAnsi" w:hAnsiTheme="majorHAnsi" w:cstheme="majorHAnsi"/>
        </w:rPr>
      </w:pPr>
      <w:ins w:id="129" w:author="Pablo Morete" w:date="2026-09-25T21:07:00Z" w16du:dateUtc="2026-09-26T01:07:00Z">
        <w:r w:rsidRPr="00C248D6">
          <w:rPr>
            <w:rFonts w:asciiTheme="majorHAnsi" w:hAnsiTheme="majorHAnsi" w:cstheme="majorHAnsi"/>
          </w:rPr>
          <w:t xml:space="preserve">Costing and Budgeting of projects funded by GEF is found </w:t>
        </w:r>
        <w:r>
          <w:fldChar w:fldCharType="begin"/>
        </w:r>
        <w:r>
          <w:instrText>HYPERLINK "https://popp.undp.org/node/1456"</w:instrText>
        </w:r>
        <w:r>
          <w:fldChar w:fldCharType="separate"/>
        </w:r>
        <w:r w:rsidRPr="00A643AA">
          <w:rPr>
            <w:rStyle w:val="Hyperlink"/>
            <w:rFonts w:asciiTheme="majorHAnsi" w:hAnsiTheme="majorHAnsi" w:cstheme="majorHAnsi"/>
          </w:rPr>
          <w:t>here</w:t>
        </w:r>
        <w:r>
          <w:fldChar w:fldCharType="end"/>
        </w:r>
        <w:r w:rsidR="00B50D0A" w:rsidRPr="00C248D6">
          <w:rPr>
            <w:rFonts w:asciiTheme="majorHAnsi" w:hAnsiTheme="majorHAnsi" w:cstheme="majorHAnsi"/>
          </w:rPr>
          <w:t>.</w:t>
        </w:r>
      </w:ins>
    </w:p>
    <w:p w14:paraId="4D536D8A" w14:textId="77777777" w:rsidR="00B06D3B" w:rsidRPr="006D0F69" w:rsidRDefault="005D02AA" w:rsidP="006D0F69">
      <w:pPr>
        <w:jc w:val="center"/>
        <w:rPr>
          <w:del w:id="130" w:author="Pablo Morete" w:date="2026-09-25T21:07:00Z" w16du:dateUtc="2026-09-26T01:07:00Z"/>
          <w:rFonts w:ascii="Arial" w:hAnsi="Arial" w:cs="Arial"/>
          <w:sz w:val="20"/>
          <w:szCs w:val="20"/>
        </w:rPr>
      </w:pPr>
      <w:ins w:id="131" w:author="Pablo Morete" w:date="2026-09-25T21:07:00Z" w16du:dateUtc="2026-09-26T01:07:00Z">
        <w:r w:rsidRPr="00C248D6">
          <w:rPr>
            <w:rFonts w:asciiTheme="majorHAnsi" w:hAnsiTheme="majorHAnsi" w:cstheme="majorHAnsi"/>
          </w:rPr>
          <w:t xml:space="preserve">Costing and Budgeting of projects funded by GF is found </w:t>
        </w:r>
        <w:r>
          <w:fldChar w:fldCharType="begin"/>
        </w:r>
        <w:r>
          <w:instrText>HYPERLINK "https://popp.undp.org/node/1706"</w:instrText>
        </w:r>
        <w:r>
          <w:fldChar w:fldCharType="separate"/>
        </w:r>
        <w:r w:rsidRPr="00052001">
          <w:rPr>
            <w:rStyle w:val="Hyperlink"/>
            <w:rFonts w:asciiTheme="majorHAnsi" w:hAnsiTheme="majorHAnsi" w:cstheme="majorHAnsi"/>
          </w:rPr>
          <w:t>here</w:t>
        </w:r>
        <w:r>
          <w:fldChar w:fldCharType="end"/>
        </w:r>
        <w:r w:rsidR="00B50D0A" w:rsidRPr="00C248D6">
          <w:rPr>
            <w:rFonts w:asciiTheme="majorHAnsi" w:hAnsiTheme="majorHAnsi" w:cstheme="majorHAnsi"/>
          </w:rPr>
          <w:t>.</w:t>
        </w:r>
      </w:ins>
      <w:del w:id="132" w:author="Pablo Morete" w:date="2026-09-25T21:07:00Z" w16du:dateUtc="2026-09-26T01:07:00Z">
        <w:r w:rsidR="006D0F69" w:rsidRPr="006D0F69">
          <w:rPr>
            <w:rFonts w:ascii="Arial" w:hAnsi="Arial" w:cs="Arial"/>
            <w:sz w:val="20"/>
            <w:szCs w:val="20"/>
          </w:rPr>
          <w:delText>PETERSGATE MEDICAL CENTRE</w:delText>
        </w:r>
      </w:del>
    </w:p>
    <w:p w14:paraId="149E1DD4" w14:textId="77777777" w:rsidR="006D0F69" w:rsidRPr="006D0F69" w:rsidRDefault="006D0F69" w:rsidP="006D0F69">
      <w:pPr>
        <w:jc w:val="center"/>
        <w:rPr>
          <w:del w:id="133" w:author="Pablo Morete" w:date="2026-09-25T21:07:00Z" w16du:dateUtc="2026-09-26T01:07:00Z"/>
          <w:rFonts w:ascii="Arial" w:hAnsi="Arial" w:cs="Arial"/>
          <w:sz w:val="20"/>
          <w:szCs w:val="20"/>
        </w:rPr>
      </w:pPr>
      <w:del w:id="134" w:author="Pablo Morete" w:date="2026-09-25T21:07:00Z" w16du:dateUtc="2026-09-26T01:07:00Z">
        <w:r w:rsidRPr="006D0F69">
          <w:rPr>
            <w:rFonts w:ascii="Arial" w:hAnsi="Arial" w:cs="Arial"/>
            <w:sz w:val="20"/>
            <w:szCs w:val="20"/>
          </w:rPr>
          <w:delText>Privacy Notice – Direct Care (Emergencies)</w:delText>
        </w:r>
      </w:del>
    </w:p>
    <w:p w14:paraId="10EB0790" w14:textId="77777777" w:rsidR="006D0F69" w:rsidRPr="006D0F69" w:rsidRDefault="006D0F69" w:rsidP="006D0F69">
      <w:pPr>
        <w:jc w:val="both"/>
        <w:rPr>
          <w:del w:id="135" w:author="Pablo Morete" w:date="2026-09-25T21:07:00Z" w16du:dateUtc="2026-09-26T01:07:00Z"/>
          <w:rFonts w:ascii="Arial" w:hAnsi="Arial" w:cs="Arial"/>
          <w:color w:val="000000"/>
          <w:sz w:val="20"/>
          <w:szCs w:val="20"/>
          <w:lang w:eastAsia="en-GB"/>
        </w:rPr>
      </w:pPr>
      <w:del w:id="136" w:author="Pablo Morete" w:date="2026-09-25T21:07:00Z" w16du:dateUtc="2026-09-26T01:07:00Z">
        <w:r w:rsidRPr="006D0F69">
          <w:rPr>
            <w:rFonts w:ascii="Arial" w:hAnsi="Arial" w:cs="Arial"/>
            <w:color w:val="000000"/>
            <w:sz w:val="20"/>
            <w:szCs w:val="20"/>
            <w:lang w:eastAsia="en-GB"/>
          </w:rPr>
          <w:delText>There are occasions when intervention is necessary in order to save or protect a patient</w:delText>
        </w:r>
        <w:r>
          <w:rPr>
            <w:rFonts w:ascii="Arial" w:hAnsi="Arial" w:cs="Arial"/>
            <w:color w:val="000000"/>
            <w:sz w:val="20"/>
            <w:szCs w:val="20"/>
            <w:lang w:eastAsia="en-GB"/>
          </w:rPr>
          <w:delText>’</w:delText>
        </w:r>
        <w:r w:rsidRPr="006D0F69">
          <w:rPr>
            <w:rFonts w:ascii="Arial" w:hAnsi="Arial" w:cs="Arial"/>
            <w:color w:val="000000"/>
            <w:sz w:val="20"/>
            <w:szCs w:val="20"/>
            <w:lang w:eastAsia="en-GB"/>
          </w:rPr>
          <w:delText xml:space="preserve">s life or to prevent them from serious immediate harm, for instance during a collapse or diabetic coma or serious injury or accident. In many of these circumstances the patient may be unconscious or too ill to communicate. In these circumstances we have an overriding duty to try to protect and treat the patient. If necessary we will share your information and possibly sensitive confidential information with other emergency healthcare services, the police or fire brigade, so that you can receive the best treatment. </w:delText>
        </w:r>
      </w:del>
    </w:p>
    <w:p w14:paraId="238DE5F9" w14:textId="77777777" w:rsidR="006D0F69" w:rsidRPr="006D0F69" w:rsidRDefault="006D0F69" w:rsidP="006D0F69">
      <w:pPr>
        <w:jc w:val="both"/>
        <w:rPr>
          <w:del w:id="137" w:author="Pablo Morete" w:date="2026-09-25T21:07:00Z" w16du:dateUtc="2026-09-26T01:07:00Z"/>
          <w:rFonts w:ascii="Arial" w:hAnsi="Arial" w:cs="Arial"/>
          <w:color w:val="000000"/>
          <w:sz w:val="20"/>
          <w:szCs w:val="20"/>
          <w:lang w:eastAsia="en-GB"/>
        </w:rPr>
      </w:pPr>
      <w:del w:id="138" w:author="Pablo Morete" w:date="2026-09-25T21:07:00Z" w16du:dateUtc="2026-09-26T01:07:00Z">
        <w:r w:rsidRPr="006D0F69">
          <w:rPr>
            <w:rFonts w:ascii="Arial" w:hAnsi="Arial" w:cs="Arial"/>
            <w:color w:val="000000"/>
            <w:sz w:val="20"/>
            <w:szCs w:val="20"/>
            <w:lang w:eastAsia="en-GB"/>
          </w:rPr>
          <w:delText>The law acknowledges this and provides supporting legal justifications.</w:delText>
        </w:r>
      </w:del>
    </w:p>
    <w:p w14:paraId="15BC3FF3" w14:textId="77777777" w:rsidR="006D0F69" w:rsidRPr="006D0F69" w:rsidRDefault="006D0F69" w:rsidP="006D0F69">
      <w:pPr>
        <w:jc w:val="both"/>
        <w:rPr>
          <w:del w:id="139" w:author="Pablo Morete" w:date="2026-09-25T21:07:00Z" w16du:dateUtc="2026-09-26T01:07:00Z"/>
          <w:rFonts w:ascii="Arial" w:hAnsi="Arial" w:cs="Arial"/>
          <w:color w:val="000000"/>
          <w:sz w:val="20"/>
          <w:szCs w:val="20"/>
          <w:lang w:eastAsia="en-GB"/>
        </w:rPr>
      </w:pPr>
      <w:del w:id="140" w:author="Pablo Morete" w:date="2026-09-25T21:07:00Z" w16du:dateUtc="2026-09-26T01:07:00Z">
        <w:r w:rsidRPr="006D0F69">
          <w:rPr>
            <w:rFonts w:ascii="Arial" w:hAnsi="Arial" w:cs="Arial"/>
            <w:color w:val="000000"/>
            <w:sz w:val="20"/>
            <w:szCs w:val="20"/>
            <w:lang w:eastAsia="en-GB"/>
          </w:rPr>
          <w:delText>Individuals have the right to make pre-determined decisions about the type and extend of care they will receive should they fall ill in the future, these are known as “Advance Directives”.  If lodged in your records these will normally be honoured despite the observations in the first paragraph.</w:delText>
        </w:r>
      </w:del>
    </w:p>
    <w:tbl>
      <w:tblPr>
        <w:tblStyle w:val="TableGrid"/>
        <w:tblW w:w="0" w:type="auto"/>
        <w:tblLook w:val="04A0" w:firstRow="1" w:lastRow="0" w:firstColumn="1" w:lastColumn="0" w:noHBand="0" w:noVBand="1"/>
      </w:tblPr>
      <w:tblGrid>
        <w:gridCol w:w="2705"/>
        <w:gridCol w:w="6151"/>
      </w:tblGrid>
      <w:tr w:rsidR="006D0F69" w:rsidRPr="006D0F69" w14:paraId="574BBA4A" w14:textId="77777777" w:rsidTr="00341B65">
        <w:trPr>
          <w:del w:id="141" w:author="Pablo Morete" w:date="2026-09-25T21:07:00Z" w16du:dateUtc="2026-09-26T01:07:00Z"/>
        </w:trPr>
        <w:tc>
          <w:tcPr>
            <w:tcW w:w="2802" w:type="dxa"/>
          </w:tcPr>
          <w:p w14:paraId="71EE137C" w14:textId="77777777" w:rsidR="006D0F69" w:rsidRPr="006D0F69" w:rsidRDefault="006D0F69" w:rsidP="00341B65">
            <w:pPr>
              <w:rPr>
                <w:del w:id="142" w:author="Pablo Morete" w:date="2026-09-25T21:07:00Z" w16du:dateUtc="2026-09-26T01:07:00Z"/>
                <w:rFonts w:ascii="Arial" w:hAnsi="Arial" w:cs="Arial"/>
                <w:b/>
                <w:color w:val="000000"/>
                <w:sz w:val="20"/>
                <w:szCs w:val="20"/>
                <w:lang w:eastAsia="en-GB"/>
              </w:rPr>
            </w:pPr>
            <w:del w:id="143" w:author="Pablo Morete" w:date="2026-09-25T21:07:00Z" w16du:dateUtc="2026-09-26T01:07:00Z">
              <w:r w:rsidRPr="006D0F69">
                <w:rPr>
                  <w:rFonts w:ascii="Arial" w:hAnsi="Arial" w:cs="Arial"/>
                  <w:b/>
                  <w:color w:val="000000"/>
                  <w:sz w:val="20"/>
                  <w:szCs w:val="20"/>
                  <w:lang w:eastAsia="en-GB"/>
                </w:rPr>
                <w:delText xml:space="preserve">Data Controller </w:delText>
              </w:r>
            </w:del>
          </w:p>
          <w:p w14:paraId="556E5D74" w14:textId="77777777" w:rsidR="006D0F69" w:rsidRPr="006D0F69" w:rsidRDefault="006D0F69" w:rsidP="00341B65">
            <w:pPr>
              <w:rPr>
                <w:del w:id="144" w:author="Pablo Morete" w:date="2026-09-25T21:07:00Z" w16du:dateUtc="2026-09-26T01:07:00Z"/>
                <w:rFonts w:ascii="Arial" w:hAnsi="Arial" w:cs="Arial"/>
                <w:b/>
                <w:color w:val="000000"/>
                <w:sz w:val="20"/>
                <w:szCs w:val="20"/>
                <w:lang w:eastAsia="en-GB"/>
              </w:rPr>
            </w:pPr>
            <w:del w:id="145" w:author="Pablo Morete" w:date="2026-09-25T21:07:00Z" w16du:dateUtc="2026-09-26T01:07:00Z">
              <w:r w:rsidRPr="006D0F69">
                <w:rPr>
                  <w:rFonts w:ascii="Arial" w:hAnsi="Arial" w:cs="Arial"/>
                  <w:color w:val="000000"/>
                  <w:sz w:val="20"/>
                  <w:szCs w:val="20"/>
                  <w:lang w:eastAsia="en-GB"/>
                </w:rPr>
                <w:delText>contact details</w:delText>
              </w:r>
            </w:del>
          </w:p>
          <w:p w14:paraId="06040A14" w14:textId="77777777" w:rsidR="006D0F69" w:rsidRPr="006D0F69" w:rsidRDefault="006D0F69" w:rsidP="00341B65">
            <w:pPr>
              <w:rPr>
                <w:del w:id="146" w:author="Pablo Morete" w:date="2026-09-25T21:07:00Z" w16du:dateUtc="2026-09-26T01:07:00Z"/>
                <w:rFonts w:ascii="Arial" w:hAnsi="Arial" w:cs="Arial"/>
                <w:color w:val="000000"/>
                <w:sz w:val="20"/>
                <w:szCs w:val="20"/>
                <w:lang w:eastAsia="en-GB"/>
              </w:rPr>
            </w:pPr>
          </w:p>
        </w:tc>
        <w:tc>
          <w:tcPr>
            <w:tcW w:w="6440" w:type="dxa"/>
          </w:tcPr>
          <w:p w14:paraId="64035A0F" w14:textId="77777777" w:rsidR="006D0F69" w:rsidRPr="006D0F69" w:rsidRDefault="00B03BD6" w:rsidP="00341B65">
            <w:pPr>
              <w:jc w:val="both"/>
              <w:rPr>
                <w:del w:id="147" w:author="Pablo Morete" w:date="2026-09-25T21:07:00Z" w16du:dateUtc="2026-09-26T01:07:00Z"/>
                <w:rFonts w:ascii="Arial" w:hAnsi="Arial" w:cs="Arial"/>
                <w:sz w:val="20"/>
                <w:szCs w:val="20"/>
              </w:rPr>
            </w:pPr>
            <w:del w:id="148" w:author="Pablo Morete" w:date="2026-09-25T21:07:00Z" w16du:dateUtc="2026-09-26T01:07:00Z">
              <w:r>
                <w:rPr>
                  <w:rFonts w:ascii="Arial" w:hAnsi="Arial" w:cs="Arial"/>
                  <w:sz w:val="20"/>
                  <w:szCs w:val="20"/>
                </w:rPr>
                <w:delText>Petersgate Medical Centre</w:delText>
              </w:r>
              <w:r w:rsidR="006D0F69" w:rsidRPr="006D0F69">
                <w:rPr>
                  <w:rFonts w:ascii="Arial" w:hAnsi="Arial" w:cs="Arial"/>
                  <w:sz w:val="20"/>
                  <w:szCs w:val="20"/>
                </w:rPr>
                <w:delText>, 99 Amersall Road, Doncaster, DN5 9PQ</w:delText>
              </w:r>
            </w:del>
          </w:p>
          <w:p w14:paraId="6FA2E583" w14:textId="77777777" w:rsidR="006D0F69" w:rsidRPr="006D0F69" w:rsidRDefault="0037253A" w:rsidP="00341B65">
            <w:pPr>
              <w:jc w:val="both"/>
              <w:rPr>
                <w:del w:id="149" w:author="Pablo Morete" w:date="2026-09-25T21:07:00Z" w16du:dateUtc="2026-09-26T01:07:00Z"/>
                <w:rFonts w:ascii="Arial" w:hAnsi="Arial" w:cs="Arial"/>
                <w:sz w:val="20"/>
                <w:szCs w:val="20"/>
              </w:rPr>
            </w:pPr>
            <w:del w:id="150" w:author="Pablo Morete" w:date="2026-09-25T21:07:00Z" w16du:dateUtc="2026-09-26T01:07:00Z">
              <w:r>
                <w:rPr>
                  <w:rFonts w:ascii="Arial" w:hAnsi="Arial" w:cs="Arial"/>
                  <w:sz w:val="20"/>
                  <w:szCs w:val="20"/>
                </w:rPr>
                <w:delText>Tel: 01</w:delText>
              </w:r>
              <w:r w:rsidR="006D0F69" w:rsidRPr="006D0F69">
                <w:rPr>
                  <w:rFonts w:ascii="Arial" w:hAnsi="Arial" w:cs="Arial"/>
                  <w:sz w:val="20"/>
                  <w:szCs w:val="20"/>
                </w:rPr>
                <w:delText>302 390490</w:delText>
              </w:r>
            </w:del>
          </w:p>
        </w:tc>
      </w:tr>
      <w:tr w:rsidR="006D0F69" w:rsidRPr="006D0F69" w14:paraId="70AF3B33" w14:textId="77777777" w:rsidTr="00341B65">
        <w:trPr>
          <w:del w:id="151" w:author="Pablo Morete" w:date="2026-09-25T21:07:00Z" w16du:dateUtc="2026-09-26T01:07:00Z"/>
        </w:trPr>
        <w:tc>
          <w:tcPr>
            <w:tcW w:w="2802" w:type="dxa"/>
          </w:tcPr>
          <w:p w14:paraId="0F3691B6" w14:textId="77777777" w:rsidR="006D0F69" w:rsidRPr="006D0F69" w:rsidRDefault="006D0F69" w:rsidP="00341B65">
            <w:pPr>
              <w:jc w:val="both"/>
              <w:rPr>
                <w:del w:id="152" w:author="Pablo Morete" w:date="2026-09-25T21:07:00Z" w16du:dateUtc="2026-09-26T01:07:00Z"/>
                <w:rFonts w:ascii="Arial" w:hAnsi="Arial" w:cs="Arial"/>
                <w:b/>
                <w:sz w:val="20"/>
                <w:szCs w:val="20"/>
              </w:rPr>
            </w:pPr>
            <w:del w:id="153" w:author="Pablo Morete" w:date="2026-09-25T21:07:00Z" w16du:dateUtc="2026-09-26T01:07:00Z">
              <w:r w:rsidRPr="006D0F69">
                <w:rPr>
                  <w:rFonts w:ascii="Arial" w:hAnsi="Arial" w:cs="Arial"/>
                  <w:b/>
                  <w:sz w:val="20"/>
                  <w:szCs w:val="20"/>
                </w:rPr>
                <w:delText>Data Protection Officer</w:delText>
              </w:r>
            </w:del>
          </w:p>
          <w:p w14:paraId="3B80AB04" w14:textId="77777777" w:rsidR="006D0F69" w:rsidRPr="006D0F69" w:rsidRDefault="006D0F69" w:rsidP="00341B65">
            <w:pPr>
              <w:jc w:val="both"/>
              <w:rPr>
                <w:del w:id="154" w:author="Pablo Morete" w:date="2026-09-25T21:07:00Z" w16du:dateUtc="2026-09-26T01:07:00Z"/>
                <w:rFonts w:ascii="Arial" w:hAnsi="Arial" w:cs="Arial"/>
                <w:sz w:val="20"/>
                <w:szCs w:val="20"/>
              </w:rPr>
            </w:pPr>
            <w:del w:id="155" w:author="Pablo Morete" w:date="2026-09-25T21:07:00Z" w16du:dateUtc="2026-09-26T01:07:00Z">
              <w:r w:rsidRPr="006D0F69">
                <w:rPr>
                  <w:rFonts w:ascii="Arial" w:hAnsi="Arial" w:cs="Arial"/>
                  <w:sz w:val="20"/>
                  <w:szCs w:val="20"/>
                </w:rPr>
                <w:delText>Contact details</w:delText>
              </w:r>
            </w:del>
          </w:p>
          <w:p w14:paraId="522D7F42" w14:textId="77777777" w:rsidR="006D0F69" w:rsidRPr="006D0F69" w:rsidRDefault="006D0F69" w:rsidP="00341B65">
            <w:pPr>
              <w:jc w:val="both"/>
              <w:rPr>
                <w:del w:id="156" w:author="Pablo Morete" w:date="2026-09-25T21:07:00Z" w16du:dateUtc="2026-09-26T01:07:00Z"/>
                <w:rFonts w:ascii="Arial" w:hAnsi="Arial" w:cs="Arial"/>
                <w:b/>
                <w:sz w:val="20"/>
                <w:szCs w:val="20"/>
              </w:rPr>
            </w:pPr>
          </w:p>
        </w:tc>
        <w:tc>
          <w:tcPr>
            <w:tcW w:w="6440" w:type="dxa"/>
          </w:tcPr>
          <w:p w14:paraId="3677F9C5" w14:textId="77777777" w:rsidR="006D0F69" w:rsidRDefault="00B03BD6" w:rsidP="00341B65">
            <w:pPr>
              <w:jc w:val="both"/>
              <w:rPr>
                <w:del w:id="157" w:author="Pablo Morete" w:date="2026-09-25T21:07:00Z" w16du:dateUtc="2026-09-26T01:07:00Z"/>
                <w:rFonts w:ascii="Arial" w:hAnsi="Arial" w:cs="Arial"/>
                <w:sz w:val="20"/>
                <w:szCs w:val="20"/>
              </w:rPr>
            </w:pPr>
            <w:del w:id="158" w:author="Pablo Morete" w:date="2026-09-25T21:07:00Z" w16du:dateUtc="2026-09-26T01:07:00Z">
              <w:r>
                <w:rPr>
                  <w:rFonts w:ascii="Arial" w:hAnsi="Arial" w:cs="Arial"/>
                  <w:sz w:val="20"/>
                  <w:szCs w:val="20"/>
                </w:rPr>
                <w:delText>The Practice Data Protection Officer (DPO) is Caroline Million, Independent Data Protection Officer.</w:delText>
              </w:r>
            </w:del>
          </w:p>
          <w:p w14:paraId="33B5B888" w14:textId="77777777" w:rsidR="00B03BD6" w:rsidRDefault="00B03BD6" w:rsidP="00B03BD6">
            <w:pPr>
              <w:jc w:val="both"/>
              <w:rPr>
                <w:del w:id="159" w:author="Pablo Morete" w:date="2026-09-25T21:07:00Z" w16du:dateUtc="2026-09-26T01:07:00Z"/>
                <w:rFonts w:ascii="Arial" w:hAnsi="Arial" w:cs="Arial"/>
                <w:sz w:val="20"/>
                <w:szCs w:val="20"/>
              </w:rPr>
            </w:pPr>
            <w:del w:id="160" w:author="Pablo Morete" w:date="2026-09-25T21:07:00Z" w16du:dateUtc="2026-09-26T01:07:00Z">
              <w:r>
                <w:rPr>
                  <w:rFonts w:ascii="Arial" w:hAnsi="Arial" w:cs="Arial"/>
                  <w:sz w:val="20"/>
                  <w:szCs w:val="20"/>
                </w:rPr>
                <w:delText xml:space="preserve">Caroline Million,  </w:delText>
              </w:r>
              <w:r>
                <w:fldChar w:fldCharType="begin"/>
              </w:r>
              <w:r>
                <w:delInstrText>HYPERLINK "mailto:Caroline.million@outlook.com"</w:delInstrText>
              </w:r>
              <w:r>
                <w:fldChar w:fldCharType="separate"/>
              </w:r>
              <w:r>
                <w:rPr>
                  <w:rStyle w:val="Hyperlink"/>
                  <w:rFonts w:ascii="Arial" w:hAnsi="Arial" w:cs="Arial"/>
                  <w:sz w:val="20"/>
                  <w:szCs w:val="20"/>
                </w:rPr>
                <w:delText>Caroline.million@outlook.com</w:delText>
              </w:r>
              <w:r>
                <w:fldChar w:fldCharType="end"/>
              </w:r>
              <w:r>
                <w:rPr>
                  <w:rFonts w:ascii="Arial" w:hAnsi="Arial" w:cs="Arial"/>
                  <w:sz w:val="20"/>
                  <w:szCs w:val="20"/>
                </w:rPr>
                <w:delText xml:space="preserve">   </w:delText>
              </w:r>
            </w:del>
          </w:p>
          <w:p w14:paraId="5D751B90" w14:textId="77777777" w:rsidR="00B03BD6" w:rsidRPr="006D0F69" w:rsidRDefault="00B03BD6" w:rsidP="00B03BD6">
            <w:pPr>
              <w:jc w:val="both"/>
              <w:rPr>
                <w:del w:id="161" w:author="Pablo Morete" w:date="2026-09-25T21:07:00Z" w16du:dateUtc="2026-09-26T01:07:00Z"/>
                <w:rFonts w:ascii="Arial" w:hAnsi="Arial" w:cs="Arial"/>
                <w:sz w:val="20"/>
                <w:szCs w:val="20"/>
              </w:rPr>
            </w:pPr>
            <w:del w:id="162" w:author="Pablo Morete" w:date="2026-09-25T21:07:00Z" w16du:dateUtc="2026-09-26T01:07:00Z">
              <w:r>
                <w:rPr>
                  <w:rFonts w:ascii="Arial" w:hAnsi="Arial" w:cs="Arial"/>
                  <w:sz w:val="20"/>
                  <w:szCs w:val="20"/>
                </w:rPr>
                <w:delText>07912 975522</w:delText>
              </w:r>
            </w:del>
          </w:p>
        </w:tc>
      </w:tr>
      <w:tr w:rsidR="006D0F69" w:rsidRPr="006D0F69" w14:paraId="56C4C017" w14:textId="77777777" w:rsidTr="00341B65">
        <w:trPr>
          <w:del w:id="163" w:author="Pablo Morete" w:date="2026-09-25T21:07:00Z" w16du:dateUtc="2026-09-26T01:07:00Z"/>
        </w:trPr>
        <w:tc>
          <w:tcPr>
            <w:tcW w:w="2802" w:type="dxa"/>
          </w:tcPr>
          <w:p w14:paraId="0D7F1635" w14:textId="77777777" w:rsidR="006D0F69" w:rsidRPr="006D0F69" w:rsidRDefault="006D0F69" w:rsidP="00341B65">
            <w:pPr>
              <w:rPr>
                <w:del w:id="164" w:author="Pablo Morete" w:date="2026-09-25T21:07:00Z" w16du:dateUtc="2026-09-26T01:07:00Z"/>
                <w:rFonts w:ascii="Arial" w:hAnsi="Arial" w:cs="Arial"/>
                <w:color w:val="000000"/>
                <w:sz w:val="20"/>
                <w:szCs w:val="20"/>
                <w:lang w:eastAsia="en-GB"/>
              </w:rPr>
            </w:pPr>
            <w:del w:id="165" w:author="Pablo Morete" w:date="2026-09-25T21:07:00Z" w16du:dateUtc="2026-09-26T01:07:00Z">
              <w:r w:rsidRPr="006D0F69">
                <w:rPr>
                  <w:rFonts w:ascii="Arial" w:hAnsi="Arial" w:cs="Arial"/>
                  <w:b/>
                  <w:color w:val="000000"/>
                  <w:sz w:val="20"/>
                  <w:szCs w:val="20"/>
                  <w:lang w:eastAsia="en-GB"/>
                </w:rPr>
                <w:delText>Purpose</w:delText>
              </w:r>
              <w:r w:rsidRPr="006D0F69">
                <w:rPr>
                  <w:rFonts w:ascii="Arial" w:hAnsi="Arial" w:cs="Arial"/>
                  <w:color w:val="000000"/>
                  <w:sz w:val="20"/>
                  <w:szCs w:val="20"/>
                  <w:lang w:eastAsia="en-GB"/>
                </w:rPr>
                <w:delText xml:space="preserve"> of the processing</w:delText>
              </w:r>
            </w:del>
          </w:p>
        </w:tc>
        <w:tc>
          <w:tcPr>
            <w:tcW w:w="6440" w:type="dxa"/>
          </w:tcPr>
          <w:p w14:paraId="5F839A56" w14:textId="77777777" w:rsidR="006D0F69" w:rsidRPr="006D0F69" w:rsidRDefault="006D0F69" w:rsidP="00341B65">
            <w:pPr>
              <w:rPr>
                <w:del w:id="166" w:author="Pablo Morete" w:date="2026-09-25T21:07:00Z" w16du:dateUtc="2026-09-26T01:07:00Z"/>
                <w:rFonts w:ascii="Arial" w:hAnsi="Arial" w:cs="Arial"/>
                <w:color w:val="000000"/>
                <w:sz w:val="20"/>
                <w:szCs w:val="20"/>
                <w:lang w:eastAsia="en-GB"/>
              </w:rPr>
            </w:pPr>
            <w:del w:id="167" w:author="Pablo Morete" w:date="2026-09-25T21:07:00Z" w16du:dateUtc="2026-09-26T01:07:00Z">
              <w:r w:rsidRPr="006D0F69">
                <w:rPr>
                  <w:rFonts w:ascii="Arial" w:hAnsi="Arial" w:cs="Arial"/>
                  <w:color w:val="000000"/>
                  <w:sz w:val="20"/>
                  <w:szCs w:val="20"/>
                  <w:lang w:eastAsia="en-GB"/>
                </w:rPr>
                <w:delText>Doctors have a professional responsibility to share data in emergencies to protect their patients or other persons. Often in emergency situations the patient is unable to provide consent.</w:delText>
              </w:r>
            </w:del>
          </w:p>
        </w:tc>
      </w:tr>
      <w:tr w:rsidR="006D0F69" w:rsidRPr="006D0F69" w14:paraId="1616E868" w14:textId="77777777" w:rsidTr="00341B65">
        <w:trPr>
          <w:del w:id="168" w:author="Pablo Morete" w:date="2026-09-25T21:07:00Z" w16du:dateUtc="2026-09-26T01:07:00Z"/>
        </w:trPr>
        <w:tc>
          <w:tcPr>
            <w:tcW w:w="2802" w:type="dxa"/>
          </w:tcPr>
          <w:p w14:paraId="550A0CF1" w14:textId="77777777" w:rsidR="006D0F69" w:rsidRPr="006D0F69" w:rsidRDefault="006D0F69" w:rsidP="00341B65">
            <w:pPr>
              <w:rPr>
                <w:del w:id="169" w:author="Pablo Morete" w:date="2026-09-25T21:07:00Z" w16du:dateUtc="2026-09-26T01:07:00Z"/>
                <w:rFonts w:ascii="Arial" w:hAnsi="Arial" w:cs="Arial"/>
                <w:color w:val="000000"/>
                <w:sz w:val="20"/>
                <w:szCs w:val="20"/>
                <w:lang w:eastAsia="en-GB"/>
              </w:rPr>
            </w:pPr>
            <w:del w:id="170" w:author="Pablo Morete" w:date="2026-09-25T21:07:00Z" w16du:dateUtc="2026-09-26T01:07:00Z">
              <w:r w:rsidRPr="006D0F69">
                <w:rPr>
                  <w:rFonts w:ascii="Arial" w:hAnsi="Arial" w:cs="Arial"/>
                  <w:b/>
                  <w:color w:val="000000"/>
                  <w:sz w:val="20"/>
                  <w:szCs w:val="20"/>
                  <w:lang w:eastAsia="en-GB"/>
                </w:rPr>
                <w:delText>Lawful basis</w:delText>
              </w:r>
              <w:r w:rsidRPr="006D0F69">
                <w:rPr>
                  <w:rFonts w:ascii="Arial" w:hAnsi="Arial" w:cs="Arial"/>
                  <w:color w:val="000000"/>
                  <w:sz w:val="20"/>
                  <w:szCs w:val="20"/>
                  <w:lang w:eastAsia="en-GB"/>
                </w:rPr>
                <w:delText xml:space="preserve"> for processing</w:delText>
              </w:r>
            </w:del>
          </w:p>
          <w:p w14:paraId="7D9F6A8A" w14:textId="77777777" w:rsidR="006D0F69" w:rsidRPr="006D0F69" w:rsidRDefault="006D0F69" w:rsidP="00341B65">
            <w:pPr>
              <w:rPr>
                <w:del w:id="171" w:author="Pablo Morete" w:date="2026-09-25T21:07:00Z" w16du:dateUtc="2026-09-26T01:07:00Z"/>
                <w:rFonts w:ascii="Arial" w:hAnsi="Arial" w:cs="Arial"/>
                <w:sz w:val="20"/>
                <w:szCs w:val="20"/>
                <w:lang w:eastAsia="en-GB"/>
              </w:rPr>
            </w:pPr>
          </w:p>
        </w:tc>
        <w:tc>
          <w:tcPr>
            <w:tcW w:w="6440" w:type="dxa"/>
          </w:tcPr>
          <w:p w14:paraId="67C72D09" w14:textId="77777777" w:rsidR="006D0F69" w:rsidRPr="006D0F69" w:rsidRDefault="006D0F69" w:rsidP="00341B65">
            <w:pPr>
              <w:rPr>
                <w:del w:id="172" w:author="Pablo Morete" w:date="2026-09-25T21:07:00Z" w16du:dateUtc="2026-09-26T01:07:00Z"/>
                <w:rFonts w:ascii="Arial" w:hAnsi="Arial" w:cs="Arial"/>
                <w:color w:val="000000"/>
                <w:sz w:val="20"/>
                <w:szCs w:val="20"/>
                <w:lang w:eastAsia="en-GB"/>
              </w:rPr>
            </w:pPr>
            <w:del w:id="173" w:author="Pablo Morete" w:date="2026-09-25T21:07:00Z" w16du:dateUtc="2026-09-26T01:07:00Z">
              <w:r w:rsidRPr="006D0F69">
                <w:rPr>
                  <w:rFonts w:ascii="Arial" w:hAnsi="Arial" w:cs="Arial"/>
                  <w:color w:val="000000"/>
                  <w:sz w:val="20"/>
                  <w:szCs w:val="20"/>
                  <w:lang w:eastAsia="en-GB"/>
                </w:rPr>
                <w:delText xml:space="preserve">This is a Direct Care purpose. There is a specific legal justification; </w:delText>
              </w:r>
            </w:del>
          </w:p>
          <w:p w14:paraId="5F17AAAD" w14:textId="77777777" w:rsidR="006D0F69" w:rsidRPr="006D0F69" w:rsidRDefault="006D0F69" w:rsidP="00341B65">
            <w:pPr>
              <w:rPr>
                <w:del w:id="174" w:author="Pablo Morete" w:date="2026-09-25T21:07:00Z" w16du:dateUtc="2026-09-26T01:07:00Z"/>
                <w:rFonts w:ascii="Arial" w:hAnsi="Arial" w:cs="Arial"/>
                <w:i/>
                <w:sz w:val="20"/>
                <w:szCs w:val="20"/>
              </w:rPr>
            </w:pPr>
            <w:del w:id="175" w:author="Pablo Morete" w:date="2026-09-25T21:07:00Z" w16du:dateUtc="2026-09-26T01:07:00Z">
              <w:r w:rsidRPr="006D0F69">
                <w:rPr>
                  <w:rFonts w:ascii="Arial" w:hAnsi="Arial" w:cs="Arial"/>
                  <w:i/>
                  <w:color w:val="000000"/>
                  <w:sz w:val="20"/>
                  <w:szCs w:val="20"/>
                  <w:lang w:eastAsia="en-GB"/>
                </w:rPr>
                <w:delText>Article 6(1)</w:delText>
              </w:r>
              <w:r w:rsidRPr="006D0F69">
                <w:rPr>
                  <w:rFonts w:ascii="Arial" w:hAnsi="Arial" w:cs="Arial"/>
                  <w:i/>
                  <w:sz w:val="20"/>
                  <w:szCs w:val="20"/>
                </w:rPr>
                <w:delText>(d) “processing is necessary to protect the vital interests of the data subject or of another natural person”</w:delText>
              </w:r>
            </w:del>
          </w:p>
          <w:p w14:paraId="29FBAB15" w14:textId="77777777" w:rsidR="006D0F69" w:rsidRPr="006D0F69" w:rsidRDefault="006D0F69" w:rsidP="00341B65">
            <w:pPr>
              <w:rPr>
                <w:del w:id="176" w:author="Pablo Morete" w:date="2026-09-25T21:07:00Z" w16du:dateUtc="2026-09-26T01:07:00Z"/>
                <w:rFonts w:ascii="Arial" w:hAnsi="Arial" w:cs="Arial"/>
                <w:color w:val="000000"/>
                <w:sz w:val="20"/>
                <w:szCs w:val="20"/>
                <w:lang w:eastAsia="en-GB"/>
              </w:rPr>
            </w:pPr>
            <w:del w:id="177" w:author="Pablo Morete" w:date="2026-09-25T21:07:00Z" w16du:dateUtc="2026-09-26T01:07:00Z">
              <w:r w:rsidRPr="006D0F69">
                <w:rPr>
                  <w:rFonts w:ascii="Arial" w:hAnsi="Arial" w:cs="Arial"/>
                  <w:color w:val="000000"/>
                  <w:sz w:val="20"/>
                  <w:szCs w:val="20"/>
                  <w:lang w:eastAsia="en-GB"/>
                </w:rPr>
                <w:delText xml:space="preserve">And </w:delText>
              </w:r>
            </w:del>
          </w:p>
          <w:p w14:paraId="36DEFE40" w14:textId="77777777" w:rsidR="006D0F69" w:rsidRPr="006D0F69" w:rsidRDefault="006D0F69" w:rsidP="00341B65">
            <w:pPr>
              <w:rPr>
                <w:del w:id="178" w:author="Pablo Morete" w:date="2026-09-25T21:07:00Z" w16du:dateUtc="2026-09-26T01:07:00Z"/>
                <w:rFonts w:ascii="Arial" w:hAnsi="Arial" w:cs="Arial"/>
                <w:i/>
                <w:color w:val="000000"/>
                <w:sz w:val="20"/>
                <w:szCs w:val="20"/>
              </w:rPr>
            </w:pPr>
            <w:del w:id="179" w:author="Pablo Morete" w:date="2026-09-25T21:07:00Z" w16du:dateUtc="2026-09-26T01:07:00Z">
              <w:r w:rsidRPr="006D0F69">
                <w:rPr>
                  <w:rFonts w:ascii="Arial" w:hAnsi="Arial" w:cs="Arial"/>
                  <w:i/>
                  <w:color w:val="000000"/>
                  <w:sz w:val="20"/>
                  <w:szCs w:val="20"/>
                  <w:lang w:eastAsia="en-GB"/>
                </w:rPr>
                <w:delText>Article 9(2)(c) “</w:delText>
              </w:r>
              <w:r w:rsidRPr="006D0F69">
                <w:rPr>
                  <w:rFonts w:ascii="Arial" w:hAnsi="Arial" w:cs="Arial"/>
                  <w:i/>
                  <w:sz w:val="20"/>
                  <w:szCs w:val="20"/>
                </w:rPr>
                <w:delText>processing is necessary to protect the vital interests of the data subject or of another natural person where the data subject is physically or legally incapable of giving consent”</w:delText>
              </w:r>
              <w:r w:rsidRPr="006D0F69">
                <w:rPr>
                  <w:rFonts w:ascii="Arial" w:hAnsi="Arial" w:cs="Arial"/>
                  <w:i/>
                  <w:color w:val="000000"/>
                  <w:sz w:val="20"/>
                  <w:szCs w:val="20"/>
                </w:rPr>
                <w:delText xml:space="preserve"> </w:delText>
              </w:r>
            </w:del>
          </w:p>
          <w:p w14:paraId="23CCAAE1" w14:textId="77777777" w:rsidR="006D0F69" w:rsidRPr="006D0F69" w:rsidRDefault="006D0F69" w:rsidP="00341B65">
            <w:pPr>
              <w:rPr>
                <w:del w:id="180" w:author="Pablo Morete" w:date="2026-09-25T21:07:00Z" w16du:dateUtc="2026-09-26T01:07:00Z"/>
                <w:rFonts w:ascii="Arial" w:hAnsi="Arial" w:cs="Arial"/>
                <w:color w:val="000000"/>
                <w:sz w:val="20"/>
                <w:szCs w:val="20"/>
              </w:rPr>
            </w:pPr>
            <w:del w:id="181" w:author="Pablo Morete" w:date="2026-09-25T21:07:00Z" w16du:dateUtc="2026-09-26T01:07:00Z">
              <w:r w:rsidRPr="006D0F69">
                <w:rPr>
                  <w:rFonts w:ascii="Arial" w:hAnsi="Arial" w:cs="Arial"/>
                  <w:color w:val="000000"/>
                  <w:sz w:val="20"/>
                  <w:szCs w:val="20"/>
                </w:rPr>
                <w:delText xml:space="preserve">Or alternatively </w:delText>
              </w:r>
            </w:del>
          </w:p>
          <w:p w14:paraId="7DC4341B" w14:textId="77777777" w:rsidR="006D0F69" w:rsidRPr="006D0F69" w:rsidRDefault="006D0F69" w:rsidP="00341B65">
            <w:pPr>
              <w:rPr>
                <w:del w:id="182" w:author="Pablo Morete" w:date="2026-09-25T21:07:00Z" w16du:dateUtc="2026-09-26T01:07:00Z"/>
                <w:rFonts w:ascii="Arial" w:hAnsi="Arial" w:cs="Arial"/>
                <w:i/>
                <w:color w:val="000000"/>
                <w:sz w:val="20"/>
                <w:szCs w:val="20"/>
              </w:rPr>
            </w:pPr>
            <w:del w:id="183" w:author="Pablo Morete" w:date="2026-09-25T21:07:00Z" w16du:dateUtc="2026-09-26T01:07:00Z">
              <w:r w:rsidRPr="006D0F69">
                <w:rPr>
                  <w:rFonts w:ascii="Arial" w:hAnsi="Arial" w:cs="Arial"/>
                  <w:i/>
                  <w:color w:val="000000"/>
                  <w:sz w:val="20"/>
                  <w:szCs w:val="20"/>
                  <w:lang w:eastAsia="en-GB"/>
                </w:rPr>
                <w:delText>Article 9(2)(h)</w:delText>
              </w:r>
              <w:r w:rsidRPr="006D0F69">
                <w:rPr>
                  <w:rFonts w:ascii="Arial" w:hAnsi="Arial" w:cs="Arial"/>
                  <w:i/>
                  <w:color w:val="000000"/>
                  <w:sz w:val="20"/>
                  <w:szCs w:val="20"/>
                </w:rPr>
                <w:delText xml:space="preserve"> ‘necessary for the purposes of preventative or occupational medicine for the assessment of the working capacity of the employee, medical diagnosis, the provision of health or social care or treatment or the management of health or social care systems and services...”  </w:delText>
              </w:r>
            </w:del>
          </w:p>
          <w:p w14:paraId="6B0FDCC1" w14:textId="77777777" w:rsidR="006D0F69" w:rsidRPr="006D0F69" w:rsidRDefault="006D0F69" w:rsidP="00341B65">
            <w:pPr>
              <w:rPr>
                <w:del w:id="184" w:author="Pablo Morete" w:date="2026-09-25T21:07:00Z" w16du:dateUtc="2026-09-26T01:07:00Z"/>
                <w:rFonts w:ascii="Arial" w:hAnsi="Arial" w:cs="Arial"/>
                <w:color w:val="000000"/>
                <w:sz w:val="20"/>
                <w:szCs w:val="20"/>
                <w:lang w:eastAsia="en-GB"/>
              </w:rPr>
            </w:pPr>
          </w:p>
          <w:p w14:paraId="5A94B5FF" w14:textId="77777777" w:rsidR="006D0F69" w:rsidRPr="006D0F69" w:rsidRDefault="006D0F69" w:rsidP="00341B65">
            <w:pPr>
              <w:rPr>
                <w:del w:id="185" w:author="Pablo Morete" w:date="2026-09-25T21:07:00Z" w16du:dateUtc="2026-09-26T01:07:00Z"/>
                <w:rFonts w:ascii="Arial" w:hAnsi="Arial" w:cs="Arial"/>
                <w:color w:val="000000"/>
                <w:sz w:val="20"/>
                <w:szCs w:val="20"/>
                <w:lang w:eastAsia="en-GB"/>
              </w:rPr>
            </w:pPr>
            <w:del w:id="186" w:author="Pablo Morete" w:date="2026-09-25T21:07:00Z" w16du:dateUtc="2026-09-26T01:07:00Z">
              <w:r w:rsidRPr="006D0F69">
                <w:rPr>
                  <w:rFonts w:ascii="Arial" w:hAnsi="Arial" w:cs="Arial"/>
                  <w:color w:val="000000"/>
                  <w:sz w:val="20"/>
                  <w:szCs w:val="20"/>
                  <w:lang w:eastAsia="en-GB"/>
                </w:rPr>
                <w:delText>We will also recognise your rights established under UK case law collectively known as the “Common Law Duty of Confidentiality”</w:delText>
              </w:r>
              <w:r w:rsidRPr="006D0F69">
                <w:rPr>
                  <w:rFonts w:ascii="Arial" w:hAnsi="Arial" w:cs="Arial"/>
                  <w:color w:val="000000"/>
                  <w:sz w:val="20"/>
                  <w:szCs w:val="20"/>
                  <w:vertAlign w:val="superscript"/>
                  <w:lang w:eastAsia="en-GB"/>
                </w:rPr>
                <w:delText>*</w:delText>
              </w:r>
            </w:del>
          </w:p>
        </w:tc>
      </w:tr>
      <w:tr w:rsidR="006D0F69" w:rsidRPr="006D0F69" w14:paraId="690C8107" w14:textId="77777777" w:rsidTr="00341B65">
        <w:trPr>
          <w:del w:id="187" w:author="Pablo Morete" w:date="2026-09-25T21:07:00Z" w16du:dateUtc="2026-09-26T01:07:00Z"/>
        </w:trPr>
        <w:tc>
          <w:tcPr>
            <w:tcW w:w="2802" w:type="dxa"/>
          </w:tcPr>
          <w:p w14:paraId="07DE9F6C" w14:textId="77777777" w:rsidR="006D0F69" w:rsidRPr="006D0F69" w:rsidRDefault="006D0F69" w:rsidP="00341B65">
            <w:pPr>
              <w:rPr>
                <w:del w:id="188" w:author="Pablo Morete" w:date="2026-09-25T21:07:00Z" w16du:dateUtc="2026-09-26T01:07:00Z"/>
                <w:rFonts w:ascii="Arial" w:hAnsi="Arial" w:cs="Arial"/>
                <w:color w:val="000000"/>
                <w:sz w:val="20"/>
                <w:szCs w:val="20"/>
                <w:lang w:eastAsia="en-GB"/>
              </w:rPr>
            </w:pPr>
            <w:del w:id="189" w:author="Pablo Morete" w:date="2026-09-25T21:07:00Z" w16du:dateUtc="2026-09-26T01:07:00Z">
              <w:r w:rsidRPr="006D0F69">
                <w:rPr>
                  <w:rFonts w:ascii="Arial" w:hAnsi="Arial" w:cs="Arial"/>
                  <w:b/>
                  <w:color w:val="000000"/>
                  <w:sz w:val="20"/>
                  <w:szCs w:val="20"/>
                  <w:lang w:eastAsia="en-GB"/>
                </w:rPr>
                <w:delText xml:space="preserve">Recipient or categories of recipients </w:delText>
              </w:r>
              <w:r w:rsidRPr="006D0F69">
                <w:rPr>
                  <w:rFonts w:ascii="Arial" w:hAnsi="Arial" w:cs="Arial"/>
                  <w:color w:val="000000"/>
                  <w:sz w:val="20"/>
                  <w:szCs w:val="20"/>
                  <w:lang w:eastAsia="en-GB"/>
                </w:rPr>
                <w:delText>of the shared data</w:delText>
              </w:r>
            </w:del>
          </w:p>
        </w:tc>
        <w:tc>
          <w:tcPr>
            <w:tcW w:w="6440" w:type="dxa"/>
          </w:tcPr>
          <w:p w14:paraId="0296AA36" w14:textId="77777777" w:rsidR="006D0F69" w:rsidRPr="006D0F69" w:rsidRDefault="006D0F69" w:rsidP="00341B65">
            <w:pPr>
              <w:rPr>
                <w:del w:id="190" w:author="Pablo Morete" w:date="2026-09-25T21:07:00Z" w16du:dateUtc="2026-09-26T01:07:00Z"/>
                <w:rFonts w:ascii="Arial" w:hAnsi="Arial" w:cs="Arial"/>
                <w:color w:val="000000"/>
                <w:sz w:val="20"/>
                <w:szCs w:val="20"/>
                <w:lang w:eastAsia="en-GB"/>
              </w:rPr>
            </w:pPr>
            <w:del w:id="191" w:author="Pablo Morete" w:date="2026-09-25T21:07:00Z" w16du:dateUtc="2026-09-26T01:07:00Z">
              <w:r w:rsidRPr="006D0F69">
                <w:rPr>
                  <w:rFonts w:ascii="Arial" w:hAnsi="Arial" w:cs="Arial"/>
                  <w:color w:val="000000"/>
                  <w:sz w:val="20"/>
                  <w:szCs w:val="20"/>
                  <w:lang w:eastAsia="en-GB"/>
                </w:rPr>
                <w:delText xml:space="preserve">The data will be shared with Healthcare professionals and other workers in emergency and out of hours services and at local hospitals, diagnostic and treatment centres.  (if preferred list actual named services) </w:delText>
              </w:r>
            </w:del>
          </w:p>
        </w:tc>
      </w:tr>
      <w:tr w:rsidR="006D0F69" w:rsidRPr="006D0F69" w14:paraId="401C4E89" w14:textId="77777777" w:rsidTr="00341B65">
        <w:trPr>
          <w:del w:id="192" w:author="Pablo Morete" w:date="2026-09-25T21:07:00Z" w16du:dateUtc="2026-09-26T01:07:00Z"/>
        </w:trPr>
        <w:tc>
          <w:tcPr>
            <w:tcW w:w="2802" w:type="dxa"/>
          </w:tcPr>
          <w:p w14:paraId="1FBED837" w14:textId="77777777" w:rsidR="006D0F69" w:rsidRPr="006D0F69" w:rsidRDefault="006D0F69" w:rsidP="00341B65">
            <w:pPr>
              <w:tabs>
                <w:tab w:val="right" w:pos="3011"/>
              </w:tabs>
              <w:rPr>
                <w:del w:id="193" w:author="Pablo Morete" w:date="2026-09-25T21:07:00Z" w16du:dateUtc="2026-09-26T01:07:00Z"/>
                <w:rFonts w:ascii="Arial" w:hAnsi="Arial" w:cs="Arial"/>
                <w:color w:val="000000"/>
                <w:sz w:val="20"/>
                <w:szCs w:val="20"/>
                <w:lang w:eastAsia="en-GB"/>
              </w:rPr>
            </w:pPr>
            <w:del w:id="194" w:author="Pablo Morete" w:date="2026-09-25T21:07:00Z" w16du:dateUtc="2026-09-26T01:07:00Z">
              <w:r w:rsidRPr="006D0F69">
                <w:rPr>
                  <w:rFonts w:ascii="Arial" w:hAnsi="Arial" w:cs="Arial"/>
                  <w:b/>
                  <w:color w:val="000000"/>
                  <w:sz w:val="20"/>
                  <w:szCs w:val="20"/>
                  <w:lang w:eastAsia="en-GB"/>
                </w:rPr>
                <w:delText>Rights to object</w:delText>
              </w:r>
              <w:r w:rsidRPr="006D0F69">
                <w:rPr>
                  <w:rFonts w:ascii="Arial" w:hAnsi="Arial" w:cs="Arial"/>
                  <w:color w:val="000000"/>
                  <w:sz w:val="20"/>
                  <w:szCs w:val="20"/>
                  <w:lang w:eastAsia="en-GB"/>
                </w:rPr>
                <w:delText xml:space="preserve"> </w:delText>
              </w:r>
              <w:r w:rsidRPr="006D0F69">
                <w:rPr>
                  <w:rFonts w:ascii="Arial" w:hAnsi="Arial" w:cs="Arial"/>
                  <w:color w:val="000000"/>
                  <w:sz w:val="20"/>
                  <w:szCs w:val="20"/>
                  <w:lang w:eastAsia="en-GB"/>
                </w:rPr>
                <w:tab/>
              </w:r>
            </w:del>
          </w:p>
        </w:tc>
        <w:tc>
          <w:tcPr>
            <w:tcW w:w="6440" w:type="dxa"/>
          </w:tcPr>
          <w:p w14:paraId="77798B52" w14:textId="77777777" w:rsidR="006D0F69" w:rsidRPr="006D0F69" w:rsidRDefault="006D0F69" w:rsidP="00341B65">
            <w:pPr>
              <w:rPr>
                <w:del w:id="195" w:author="Pablo Morete" w:date="2026-09-25T21:07:00Z" w16du:dateUtc="2026-09-26T01:07:00Z"/>
                <w:rFonts w:ascii="Arial" w:hAnsi="Arial" w:cs="Arial"/>
                <w:color w:val="000000"/>
                <w:sz w:val="20"/>
                <w:szCs w:val="20"/>
                <w:lang w:eastAsia="en-GB"/>
              </w:rPr>
            </w:pPr>
            <w:del w:id="196" w:author="Pablo Morete" w:date="2026-09-25T21:07:00Z" w16du:dateUtc="2026-09-26T01:07:00Z">
              <w:r w:rsidRPr="006D0F69">
                <w:rPr>
                  <w:rFonts w:ascii="Arial" w:hAnsi="Arial" w:cs="Arial"/>
                  <w:color w:val="000000"/>
                  <w:sz w:val="20"/>
                  <w:szCs w:val="20"/>
                  <w:lang w:eastAsia="en-GB"/>
                </w:rPr>
                <w:delText>You have the right to object to some or all of the information being shared with the recipients. Contact the Data Controller or the practice.</w:delText>
              </w:r>
            </w:del>
          </w:p>
          <w:p w14:paraId="0CE2C4B9" w14:textId="77777777" w:rsidR="006D0F69" w:rsidRPr="006D0F69" w:rsidRDefault="006D0F69" w:rsidP="00341B65">
            <w:pPr>
              <w:rPr>
                <w:del w:id="197" w:author="Pablo Morete" w:date="2026-09-25T21:07:00Z" w16du:dateUtc="2026-09-26T01:07:00Z"/>
                <w:rFonts w:ascii="Arial" w:hAnsi="Arial" w:cs="Arial"/>
                <w:color w:val="000000"/>
                <w:sz w:val="20"/>
                <w:szCs w:val="20"/>
                <w:lang w:eastAsia="en-GB"/>
              </w:rPr>
            </w:pPr>
            <w:del w:id="198" w:author="Pablo Morete" w:date="2026-09-25T21:07:00Z" w16du:dateUtc="2026-09-26T01:07:00Z">
              <w:r w:rsidRPr="006D0F69">
                <w:rPr>
                  <w:rFonts w:ascii="Arial" w:hAnsi="Arial" w:cs="Arial"/>
                  <w:color w:val="000000"/>
                  <w:sz w:val="20"/>
                  <w:szCs w:val="20"/>
                  <w:lang w:eastAsia="en-GB"/>
                </w:rPr>
                <w:delText xml:space="preserve">You also have the right to have an “Advance Directive” placed in your records and brought to the attention of relevant healthcare workers or staff.  </w:delText>
              </w:r>
            </w:del>
          </w:p>
          <w:p w14:paraId="72A1B150" w14:textId="77777777" w:rsidR="006D0F69" w:rsidRPr="006D0F69" w:rsidRDefault="006D0F69" w:rsidP="00341B65">
            <w:pPr>
              <w:rPr>
                <w:del w:id="199" w:author="Pablo Morete" w:date="2026-09-25T21:07:00Z" w16du:dateUtc="2026-09-26T01:07:00Z"/>
                <w:rFonts w:ascii="Arial" w:hAnsi="Arial" w:cs="Arial"/>
                <w:color w:val="000000"/>
                <w:sz w:val="20"/>
                <w:szCs w:val="20"/>
                <w:lang w:eastAsia="en-GB"/>
              </w:rPr>
            </w:pPr>
          </w:p>
        </w:tc>
      </w:tr>
      <w:tr w:rsidR="006D0F69" w:rsidRPr="006D0F69" w14:paraId="52C9AA7C" w14:textId="77777777" w:rsidTr="00341B65">
        <w:trPr>
          <w:del w:id="200" w:author="Pablo Morete" w:date="2026-09-25T21:07:00Z" w16du:dateUtc="2026-09-26T01:07:00Z"/>
        </w:trPr>
        <w:tc>
          <w:tcPr>
            <w:tcW w:w="2802" w:type="dxa"/>
          </w:tcPr>
          <w:p w14:paraId="18FDBD02" w14:textId="77777777" w:rsidR="006D0F69" w:rsidRPr="006D0F69" w:rsidRDefault="006D0F69" w:rsidP="00341B65">
            <w:pPr>
              <w:rPr>
                <w:del w:id="201" w:author="Pablo Morete" w:date="2026-09-25T21:07:00Z" w16du:dateUtc="2026-09-26T01:07:00Z"/>
                <w:rFonts w:ascii="Arial" w:hAnsi="Arial" w:cs="Arial"/>
                <w:color w:val="000000"/>
                <w:sz w:val="20"/>
                <w:szCs w:val="20"/>
                <w:lang w:eastAsia="en-GB"/>
              </w:rPr>
            </w:pPr>
            <w:del w:id="202" w:author="Pablo Morete" w:date="2026-09-25T21:07:00Z" w16du:dateUtc="2026-09-26T01:07:00Z">
              <w:r w:rsidRPr="006D0F69">
                <w:rPr>
                  <w:rFonts w:ascii="Arial" w:hAnsi="Arial" w:cs="Arial"/>
                  <w:b/>
                  <w:color w:val="000000"/>
                  <w:sz w:val="20"/>
                  <w:szCs w:val="20"/>
                  <w:lang w:eastAsia="en-GB"/>
                </w:rPr>
                <w:delText>Right to access and correct</w:delText>
              </w:r>
            </w:del>
          </w:p>
        </w:tc>
        <w:tc>
          <w:tcPr>
            <w:tcW w:w="6440" w:type="dxa"/>
          </w:tcPr>
          <w:p w14:paraId="5948A408" w14:textId="77777777" w:rsidR="006D0F69" w:rsidRPr="006D0F69" w:rsidRDefault="006D0F69" w:rsidP="00341B65">
            <w:pPr>
              <w:rPr>
                <w:del w:id="203" w:author="Pablo Morete" w:date="2026-09-25T21:07:00Z" w16du:dateUtc="2026-09-26T01:07:00Z"/>
                <w:rFonts w:ascii="Arial" w:hAnsi="Arial" w:cs="Arial"/>
                <w:color w:val="000000"/>
                <w:sz w:val="20"/>
                <w:szCs w:val="20"/>
                <w:lang w:eastAsia="en-GB"/>
              </w:rPr>
            </w:pPr>
            <w:del w:id="204" w:author="Pablo Morete" w:date="2026-09-25T21:07:00Z" w16du:dateUtc="2026-09-26T01:07:00Z">
              <w:r w:rsidRPr="006D0F69">
                <w:rPr>
                  <w:rFonts w:ascii="Arial" w:hAnsi="Arial" w:cs="Arial"/>
                  <w:color w:val="000000"/>
                  <w:sz w:val="20"/>
                  <w:szCs w:val="20"/>
                  <w:lang w:eastAsia="en-GB"/>
                </w:rPr>
                <w:delText>You have the right to access the data that is being shared and have any inaccuracies corrected. There is no right to have accurate medical records deleted except when ordered by a court of Law. If we share or process your data in an emergency when you have not been able to consent, we will notify you at the earliest opportunity.</w:delText>
              </w:r>
            </w:del>
          </w:p>
        </w:tc>
      </w:tr>
      <w:tr w:rsidR="006D0F69" w:rsidRPr="006D0F69" w14:paraId="17E051B1" w14:textId="77777777" w:rsidTr="00341B65">
        <w:trPr>
          <w:del w:id="205" w:author="Pablo Morete" w:date="2026-09-25T21:07:00Z" w16du:dateUtc="2026-09-26T01:07:00Z"/>
        </w:trPr>
        <w:tc>
          <w:tcPr>
            <w:tcW w:w="2802" w:type="dxa"/>
          </w:tcPr>
          <w:p w14:paraId="1D9E4040" w14:textId="77777777" w:rsidR="006D0F69" w:rsidRPr="006D0F69" w:rsidRDefault="006D0F69" w:rsidP="00341B65">
            <w:pPr>
              <w:rPr>
                <w:del w:id="206" w:author="Pablo Morete" w:date="2026-09-25T21:07:00Z" w16du:dateUtc="2026-09-26T01:07:00Z"/>
                <w:rFonts w:ascii="Arial" w:hAnsi="Arial" w:cs="Arial"/>
                <w:color w:val="000000"/>
                <w:sz w:val="20"/>
                <w:szCs w:val="20"/>
                <w:lang w:eastAsia="en-GB"/>
              </w:rPr>
            </w:pPr>
            <w:del w:id="207" w:author="Pablo Morete" w:date="2026-09-25T21:07:00Z" w16du:dateUtc="2026-09-26T01:07:00Z">
              <w:r w:rsidRPr="006D0F69">
                <w:rPr>
                  <w:rFonts w:ascii="Arial" w:hAnsi="Arial" w:cs="Arial"/>
                  <w:b/>
                  <w:color w:val="000000"/>
                  <w:sz w:val="20"/>
                  <w:szCs w:val="20"/>
                  <w:lang w:eastAsia="en-GB"/>
                </w:rPr>
                <w:delText>Retention period</w:delText>
              </w:r>
              <w:r w:rsidRPr="006D0F69">
                <w:rPr>
                  <w:rFonts w:ascii="Arial" w:hAnsi="Arial" w:cs="Arial"/>
                  <w:color w:val="000000"/>
                  <w:sz w:val="20"/>
                  <w:szCs w:val="20"/>
                  <w:lang w:eastAsia="en-GB"/>
                </w:rPr>
                <w:delText xml:space="preserve"> </w:delText>
              </w:r>
            </w:del>
          </w:p>
        </w:tc>
        <w:tc>
          <w:tcPr>
            <w:tcW w:w="6440" w:type="dxa"/>
          </w:tcPr>
          <w:p w14:paraId="5B138BA0" w14:textId="77777777" w:rsidR="006D0F69" w:rsidRPr="006D0F69" w:rsidRDefault="006D0F69" w:rsidP="00341B65">
            <w:pPr>
              <w:rPr>
                <w:del w:id="208" w:author="Pablo Morete" w:date="2026-09-25T21:07:00Z" w16du:dateUtc="2026-09-26T01:07:00Z"/>
                <w:rFonts w:ascii="Arial" w:hAnsi="Arial" w:cs="Arial"/>
                <w:color w:val="000000"/>
                <w:sz w:val="20"/>
                <w:szCs w:val="20"/>
                <w:lang w:eastAsia="en-GB"/>
              </w:rPr>
            </w:pPr>
            <w:del w:id="209" w:author="Pablo Morete" w:date="2026-09-25T21:07:00Z" w16du:dateUtc="2026-09-26T01:07:00Z">
              <w:r w:rsidRPr="006D0F69">
                <w:rPr>
                  <w:rFonts w:ascii="Arial" w:hAnsi="Arial" w:cs="Arial"/>
                  <w:color w:val="000000"/>
                  <w:sz w:val="20"/>
                  <w:szCs w:val="20"/>
                  <w:lang w:eastAsia="en-GB"/>
                </w:rPr>
                <w:delText>The data will be retained in line with the law and national guidance</w:delText>
              </w:r>
            </w:del>
          </w:p>
        </w:tc>
      </w:tr>
      <w:tr w:rsidR="006D0F69" w:rsidRPr="006D0F69" w14:paraId="010DB644" w14:textId="77777777" w:rsidTr="00341B65">
        <w:trPr>
          <w:del w:id="210" w:author="Pablo Morete" w:date="2026-09-25T21:07:00Z" w16du:dateUtc="2026-09-26T01:07:00Z"/>
        </w:trPr>
        <w:tc>
          <w:tcPr>
            <w:tcW w:w="2802" w:type="dxa"/>
          </w:tcPr>
          <w:p w14:paraId="13AAC19B" w14:textId="77777777" w:rsidR="006D0F69" w:rsidRPr="006D0F69" w:rsidRDefault="006D0F69" w:rsidP="00341B65">
            <w:pPr>
              <w:rPr>
                <w:del w:id="211" w:author="Pablo Morete" w:date="2026-09-25T21:07:00Z" w16du:dateUtc="2026-09-26T01:07:00Z"/>
                <w:rFonts w:ascii="Arial" w:hAnsi="Arial" w:cs="Arial"/>
                <w:color w:val="000000"/>
                <w:sz w:val="20"/>
                <w:szCs w:val="20"/>
                <w:lang w:eastAsia="en-GB"/>
              </w:rPr>
            </w:pPr>
            <w:del w:id="212" w:author="Pablo Morete" w:date="2026-09-25T21:07:00Z" w16du:dateUtc="2026-09-26T01:07:00Z">
              <w:r w:rsidRPr="006D0F69">
                <w:rPr>
                  <w:rFonts w:ascii="Arial" w:hAnsi="Arial" w:cs="Arial"/>
                  <w:b/>
                  <w:color w:val="000000"/>
                  <w:sz w:val="20"/>
                  <w:szCs w:val="20"/>
                  <w:lang w:eastAsia="en-GB"/>
                </w:rPr>
                <w:delText>Right to Complain</w:delText>
              </w:r>
              <w:r w:rsidRPr="006D0F69">
                <w:rPr>
                  <w:rFonts w:ascii="Arial" w:hAnsi="Arial" w:cs="Arial"/>
                  <w:color w:val="000000"/>
                  <w:sz w:val="20"/>
                  <w:szCs w:val="20"/>
                  <w:lang w:eastAsia="en-GB"/>
                </w:rPr>
                <w:delText xml:space="preserve">. </w:delText>
              </w:r>
            </w:del>
          </w:p>
        </w:tc>
        <w:tc>
          <w:tcPr>
            <w:tcW w:w="6440" w:type="dxa"/>
          </w:tcPr>
          <w:p w14:paraId="18D203AB" w14:textId="77777777" w:rsidR="006D0F69" w:rsidRPr="006D0F69" w:rsidRDefault="006D0F69" w:rsidP="00341B65">
            <w:pPr>
              <w:rPr>
                <w:del w:id="213" w:author="Pablo Morete" w:date="2026-09-25T21:07:00Z" w16du:dateUtc="2026-09-26T01:07:00Z"/>
                <w:rFonts w:ascii="Arial" w:hAnsi="Arial" w:cs="Arial"/>
                <w:color w:val="000000"/>
                <w:sz w:val="20"/>
                <w:szCs w:val="20"/>
                <w:lang w:eastAsia="en-GB"/>
              </w:rPr>
            </w:pPr>
            <w:del w:id="214" w:author="Pablo Morete" w:date="2026-09-25T21:07:00Z" w16du:dateUtc="2026-09-26T01:07:00Z">
              <w:r w:rsidRPr="006D0F69">
                <w:rPr>
                  <w:rFonts w:ascii="Arial" w:hAnsi="Arial" w:cs="Arial"/>
                  <w:color w:val="000000"/>
                  <w:sz w:val="20"/>
                  <w:szCs w:val="20"/>
                  <w:lang w:eastAsia="en-GB"/>
                </w:rPr>
                <w:delText>You have the right to complain to the Information Commissioner’s Office, you can use this link</w:delText>
              </w:r>
              <w:r w:rsidRPr="006D0F69">
                <w:rPr>
                  <w:rFonts w:ascii="Arial" w:hAnsi="Arial" w:cs="Arial"/>
                  <w:sz w:val="20"/>
                  <w:szCs w:val="20"/>
                </w:rPr>
                <w:delText xml:space="preserve"> </w:delText>
              </w:r>
              <w:r>
                <w:fldChar w:fldCharType="begin"/>
              </w:r>
              <w:r>
                <w:delInstrText>HYPERLINK "https://ico.org.uk/global/contact-us/"</w:delInstrText>
              </w:r>
              <w:r>
                <w:fldChar w:fldCharType="separate"/>
              </w:r>
              <w:r w:rsidRPr="006D0F69">
                <w:rPr>
                  <w:rStyle w:val="Hyperlink"/>
                  <w:rFonts w:ascii="Arial" w:hAnsi="Arial" w:cs="Arial"/>
                  <w:sz w:val="20"/>
                  <w:szCs w:val="20"/>
                  <w:lang w:eastAsia="en-GB"/>
                </w:rPr>
                <w:delText>https://ico.org.uk/global/contact-us/</w:delText>
              </w:r>
              <w:r>
                <w:fldChar w:fldCharType="end"/>
              </w:r>
              <w:r w:rsidRPr="006D0F69">
                <w:rPr>
                  <w:rFonts w:ascii="Arial" w:hAnsi="Arial" w:cs="Arial"/>
                  <w:color w:val="000000"/>
                  <w:sz w:val="20"/>
                  <w:szCs w:val="20"/>
                  <w:lang w:eastAsia="en-GB"/>
                </w:rPr>
                <w:delText xml:space="preserve">  </w:delText>
              </w:r>
            </w:del>
          </w:p>
          <w:p w14:paraId="4BE37EFA" w14:textId="77777777" w:rsidR="006D0F69" w:rsidRPr="006D0F69" w:rsidRDefault="006D0F69" w:rsidP="00341B65">
            <w:pPr>
              <w:shd w:val="clear" w:color="auto" w:fill="FFFFFF"/>
              <w:spacing w:after="240"/>
              <w:rPr>
                <w:del w:id="215" w:author="Pablo Morete" w:date="2026-09-25T21:07:00Z" w16du:dateUtc="2026-09-26T01:07:00Z"/>
                <w:rFonts w:ascii="Arial" w:hAnsi="Arial" w:cs="Arial"/>
                <w:color w:val="000000"/>
                <w:sz w:val="20"/>
                <w:szCs w:val="20"/>
                <w:lang w:eastAsia="en-GB"/>
              </w:rPr>
            </w:pPr>
            <w:del w:id="216" w:author="Pablo Morete" w:date="2026-09-25T21:07:00Z" w16du:dateUtc="2026-09-26T01:07:00Z">
              <w:r w:rsidRPr="006D0F69">
                <w:rPr>
                  <w:rFonts w:ascii="Arial" w:hAnsi="Arial" w:cs="Arial"/>
                  <w:color w:val="000000"/>
                  <w:sz w:val="20"/>
                  <w:szCs w:val="20"/>
                  <w:lang w:eastAsia="en-GB"/>
                </w:rPr>
                <w:delText xml:space="preserve">or calling their helpline Tel: 0303 123 1113 (local rate) or 01625 545 745 (national rate) </w:delText>
              </w:r>
            </w:del>
          </w:p>
          <w:p w14:paraId="718B1E13" w14:textId="77777777" w:rsidR="006D0F69" w:rsidRPr="006D0F69" w:rsidRDefault="006D0F69" w:rsidP="00341B65">
            <w:pPr>
              <w:rPr>
                <w:del w:id="217" w:author="Pablo Morete" w:date="2026-09-25T21:07:00Z" w16du:dateUtc="2026-09-26T01:07:00Z"/>
                <w:rFonts w:ascii="Arial" w:hAnsi="Arial" w:cs="Arial"/>
                <w:color w:val="000000"/>
                <w:sz w:val="20"/>
                <w:szCs w:val="20"/>
                <w:lang w:eastAsia="en-GB"/>
              </w:rPr>
            </w:pPr>
            <w:del w:id="218" w:author="Pablo Morete" w:date="2026-09-25T21:07:00Z" w16du:dateUtc="2026-09-26T01:07:00Z">
              <w:r w:rsidRPr="006D0F69">
                <w:rPr>
                  <w:rFonts w:ascii="Arial" w:hAnsi="Arial" w:cs="Arial"/>
                  <w:color w:val="000000"/>
                  <w:sz w:val="20"/>
                  <w:szCs w:val="20"/>
                  <w:lang w:eastAsia="en-GB"/>
                </w:rPr>
                <w:delText>There are National Offices for Scotland, Northern Ireland and Wales, (see ICO website)</w:delText>
              </w:r>
            </w:del>
          </w:p>
        </w:tc>
      </w:tr>
    </w:tbl>
    <w:p w14:paraId="06160FD2" w14:textId="77777777" w:rsidR="006D0F69" w:rsidRPr="006D0F69" w:rsidRDefault="006D0F69" w:rsidP="006D0F69">
      <w:pPr>
        <w:jc w:val="both"/>
        <w:rPr>
          <w:del w:id="219" w:author="Pablo Morete" w:date="2026-09-25T21:07:00Z" w16du:dateUtc="2026-09-26T01:07:00Z"/>
          <w:rFonts w:ascii="Arial" w:hAnsi="Arial" w:cs="Arial"/>
          <w:sz w:val="20"/>
          <w:szCs w:val="20"/>
        </w:rPr>
      </w:pPr>
      <w:del w:id="220" w:author="Pablo Morete" w:date="2026-09-25T21:07:00Z" w16du:dateUtc="2026-09-26T01:07:00Z">
        <w:r w:rsidRPr="006D0F69">
          <w:rPr>
            <w:rFonts w:ascii="Arial" w:hAnsi="Arial" w:cs="Arial"/>
            <w:sz w:val="20"/>
            <w:szCs w:val="20"/>
          </w:rPr>
          <w:delText>* “Common Law Duty of Confidentiality”, common law is not written out in one document like an Act of Parliament. It is a form of law based on previous court cases decided by judges; hence, it is also referred to as 'judge-made' or case law. The law is applied by reference to those previous cases, so common law is also said to be based on precedent.</w:delText>
        </w:r>
      </w:del>
    </w:p>
    <w:p w14:paraId="176998D9" w14:textId="77777777" w:rsidR="006D0F69" w:rsidRPr="006D0F69" w:rsidRDefault="006D0F69" w:rsidP="006D0F69">
      <w:pPr>
        <w:jc w:val="both"/>
        <w:rPr>
          <w:del w:id="221" w:author="Pablo Morete" w:date="2026-09-25T21:07:00Z" w16du:dateUtc="2026-09-26T01:07:00Z"/>
          <w:rFonts w:ascii="Arial" w:hAnsi="Arial" w:cs="Arial"/>
          <w:sz w:val="20"/>
          <w:szCs w:val="20"/>
        </w:rPr>
      </w:pPr>
      <w:del w:id="222" w:author="Pablo Morete" w:date="2026-09-25T21:07:00Z" w16du:dateUtc="2026-09-26T01:07:00Z">
        <w:r w:rsidRPr="006D0F69">
          <w:rPr>
            <w:rFonts w:ascii="Arial" w:hAnsi="Arial" w:cs="Arial"/>
            <w:sz w:val="20"/>
            <w:szCs w:val="20"/>
          </w:rPr>
          <w:delText>The general position is that if information is given in circumstances where it is expected that a duty of confidence applies, that information cannot normally be disclosed without the information provider's consent.</w:delText>
        </w:r>
      </w:del>
    </w:p>
    <w:p w14:paraId="49198C98" w14:textId="77777777" w:rsidR="006D0F69" w:rsidRPr="006D0F69" w:rsidRDefault="006D0F69" w:rsidP="006D0F69">
      <w:pPr>
        <w:jc w:val="both"/>
        <w:rPr>
          <w:del w:id="223" w:author="Pablo Morete" w:date="2026-09-25T21:07:00Z" w16du:dateUtc="2026-09-26T01:07:00Z"/>
          <w:rFonts w:ascii="Arial" w:hAnsi="Arial" w:cs="Arial"/>
          <w:sz w:val="20"/>
          <w:szCs w:val="20"/>
        </w:rPr>
      </w:pPr>
      <w:del w:id="224" w:author="Pablo Morete" w:date="2026-09-25T21:07:00Z" w16du:dateUtc="2026-09-26T01:07:00Z">
        <w:r w:rsidRPr="006D0F69">
          <w:rPr>
            <w:rFonts w:ascii="Arial" w:hAnsi="Arial" w:cs="Arial"/>
            <w:sz w:val="20"/>
            <w:szCs w:val="20"/>
          </w:rPr>
          <w:delText>In practice, this means that all patient information, whether held on paper, computer, visually or audio recorded, or held in the memory of the professional, must not normally be disclosed without the consent of the patient. It is irrelevant how old the patient is or what the state of their mental health is; the duty still applies.</w:delText>
        </w:r>
      </w:del>
    </w:p>
    <w:p w14:paraId="7433778C" w14:textId="77777777" w:rsidR="006D0F69" w:rsidRPr="006D0F69" w:rsidRDefault="006D0F69" w:rsidP="006D0F69">
      <w:pPr>
        <w:jc w:val="both"/>
        <w:rPr>
          <w:del w:id="225" w:author="Pablo Morete" w:date="2026-09-25T21:07:00Z" w16du:dateUtc="2026-09-26T01:07:00Z"/>
          <w:rFonts w:ascii="Arial" w:hAnsi="Arial" w:cs="Arial"/>
          <w:sz w:val="20"/>
          <w:szCs w:val="20"/>
        </w:rPr>
      </w:pPr>
      <w:del w:id="226" w:author="Pablo Morete" w:date="2026-09-25T21:07:00Z" w16du:dateUtc="2026-09-26T01:07:00Z">
        <w:r w:rsidRPr="006D0F69">
          <w:rPr>
            <w:rFonts w:ascii="Arial" w:hAnsi="Arial" w:cs="Arial"/>
            <w:sz w:val="20"/>
            <w:szCs w:val="20"/>
          </w:rPr>
          <w:delText>Three circumstances making disclosure of confidential information lawful are:</w:delText>
        </w:r>
      </w:del>
    </w:p>
    <w:p w14:paraId="757E33A9" w14:textId="77777777" w:rsidR="006D0F69" w:rsidRPr="006D0F69" w:rsidRDefault="006D0F69" w:rsidP="006D0F69">
      <w:pPr>
        <w:numPr>
          <w:ilvl w:val="0"/>
          <w:numId w:val="1"/>
        </w:numPr>
        <w:jc w:val="both"/>
        <w:rPr>
          <w:del w:id="227" w:author="Pablo Morete" w:date="2026-09-25T21:07:00Z" w16du:dateUtc="2026-09-26T01:07:00Z"/>
          <w:rFonts w:ascii="Arial" w:hAnsi="Arial" w:cs="Arial"/>
          <w:sz w:val="20"/>
          <w:szCs w:val="20"/>
        </w:rPr>
      </w:pPr>
      <w:del w:id="228" w:author="Pablo Morete" w:date="2026-09-25T21:07:00Z" w16du:dateUtc="2026-09-26T01:07:00Z">
        <w:r w:rsidRPr="006D0F69">
          <w:rPr>
            <w:rFonts w:ascii="Arial" w:hAnsi="Arial" w:cs="Arial"/>
            <w:sz w:val="20"/>
            <w:szCs w:val="20"/>
          </w:rPr>
          <w:delText>where the individual to whom the information relates has consented;</w:delText>
        </w:r>
      </w:del>
    </w:p>
    <w:p w14:paraId="0590D9B4" w14:textId="77777777" w:rsidR="006D0F69" w:rsidRPr="006D0F69" w:rsidRDefault="006D0F69" w:rsidP="006D0F69">
      <w:pPr>
        <w:numPr>
          <w:ilvl w:val="0"/>
          <w:numId w:val="1"/>
        </w:numPr>
        <w:rPr>
          <w:del w:id="229" w:author="Pablo Morete" w:date="2026-09-25T21:07:00Z" w16du:dateUtc="2026-09-26T01:07:00Z"/>
          <w:rFonts w:ascii="Arial" w:hAnsi="Arial" w:cs="Arial"/>
          <w:sz w:val="20"/>
          <w:szCs w:val="20"/>
        </w:rPr>
      </w:pPr>
      <w:del w:id="230" w:author="Pablo Morete" w:date="2026-09-25T21:07:00Z" w16du:dateUtc="2026-09-26T01:07:00Z">
        <w:r w:rsidRPr="006D0F69">
          <w:rPr>
            <w:rFonts w:ascii="Arial" w:hAnsi="Arial" w:cs="Arial"/>
            <w:sz w:val="20"/>
            <w:szCs w:val="20"/>
          </w:rPr>
          <w:delText>where disclosure is in the public interest; and</w:delText>
        </w:r>
      </w:del>
    </w:p>
    <w:p w14:paraId="20FC72E2" w14:textId="77777777" w:rsidR="006D0F69" w:rsidRPr="006D0F69" w:rsidRDefault="006D0F69" w:rsidP="006D0F69">
      <w:pPr>
        <w:numPr>
          <w:ilvl w:val="0"/>
          <w:numId w:val="1"/>
        </w:numPr>
        <w:rPr>
          <w:del w:id="231" w:author="Pablo Morete" w:date="2026-09-25T21:07:00Z" w16du:dateUtc="2026-09-26T01:07:00Z"/>
          <w:rFonts w:ascii="Arial" w:hAnsi="Arial" w:cs="Arial"/>
          <w:sz w:val="20"/>
          <w:szCs w:val="20"/>
        </w:rPr>
      </w:pPr>
      <w:del w:id="232" w:author="Pablo Morete" w:date="2026-09-25T21:07:00Z" w16du:dateUtc="2026-09-26T01:07:00Z">
        <w:r w:rsidRPr="006D0F69">
          <w:rPr>
            <w:rFonts w:ascii="Arial" w:hAnsi="Arial" w:cs="Arial"/>
            <w:sz w:val="20"/>
            <w:szCs w:val="20"/>
          </w:rPr>
          <w:delText>where there is a legal duty to do so, for example a court order.</w:delText>
        </w:r>
      </w:del>
    </w:p>
    <w:p w14:paraId="0FD00D30" w14:textId="77777777" w:rsidR="006D0F69" w:rsidRPr="00C248D6" w:rsidRDefault="006D0F69" w:rsidP="005D02AA">
      <w:pPr>
        <w:pStyle w:val="ListParagraph"/>
        <w:numPr>
          <w:ilvl w:val="0"/>
          <w:numId w:val="41"/>
        </w:numPr>
        <w:contextualSpacing w:val="0"/>
        <w:jc w:val="both"/>
        <w:rPr>
          <w:rFonts w:asciiTheme="majorHAnsi" w:hAnsiTheme="majorHAnsi"/>
          <w:rPrChange w:id="233" w:author="Pablo Morete" w:date="2026-09-25T21:07:00Z" w16du:dateUtc="2026-09-26T01:07:00Z">
            <w:rPr>
              <w:rFonts w:ascii="Arial" w:hAnsi="Arial" w:cs="Arial"/>
              <w:sz w:val="20"/>
              <w:szCs w:val="20"/>
            </w:rPr>
          </w:rPrChange>
        </w:rPr>
        <w:pPrChange w:id="234" w:author="Pablo Morete" w:date="2026-09-25T21:07:00Z" w16du:dateUtc="2026-09-26T01:07:00Z">
          <w:pPr>
            <w:jc w:val="center"/>
          </w:pPr>
        </w:pPrChange>
      </w:pPr>
    </w:p>
    <w:sectPr w:rsidR="006D0F69" w:rsidRPr="00C248D6" w:rsidSect="00BF5D43">
      <w:headerReference w:type="even" r:id="rId13"/>
      <w:headerReference w:type="default" r:id="rId14"/>
      <w:footerReference w:type="even" r:id="rId15"/>
      <w:footerReference w:type="default" r:id="rId16"/>
      <w:headerReference w:type="first" r:id="rId17"/>
      <w:footerReference w:type="first" r:id="rId18"/>
      <w:pgSz w:w="12240" w:h="15840"/>
      <w:pgMar w:top="1080" w:right="1800" w:bottom="90" w:left="1800" w:header="720" w:footer="720" w:gutter="0"/>
      <w:cols w:space="720"/>
      <w:docGrid w:linePitch="360"/>
      <w:sectPrChange w:id="260" w:author="Pablo Morete" w:date="2026-09-25T21:07:00Z" w16du:dateUtc="2026-09-26T01:07:00Z">
        <w:sectPr w:rsidR="006D0F69" w:rsidRPr="00C248D6" w:rsidSect="00BF5D43">
          <w:pgSz w:w="11906" w:h="16838"/>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424882" w14:textId="77777777" w:rsidR="00E3287D" w:rsidRDefault="00E3287D" w:rsidP="006A295A">
      <w:pPr>
        <w:pPrChange w:id="19" w:author="Pablo Morete" w:date="2026-09-25T21:07:00Z" w16du:dateUtc="2026-09-26T01:07:00Z">
          <w:pPr>
            <w:spacing w:after="0" w:line="240" w:lineRule="auto"/>
          </w:pPr>
        </w:pPrChange>
      </w:pPr>
      <w:r>
        <w:separator/>
      </w:r>
    </w:p>
  </w:endnote>
  <w:endnote w:type="continuationSeparator" w:id="0">
    <w:p w14:paraId="6D68294D" w14:textId="77777777" w:rsidR="00E3287D" w:rsidRDefault="00E3287D" w:rsidP="006A295A">
      <w:pPr>
        <w:pPrChange w:id="20" w:author="Pablo Morete" w:date="2026-09-25T21:07:00Z" w16du:dateUtc="2026-09-26T01:07: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1C23BA" w14:textId="77777777" w:rsidR="00E32BD9" w:rsidRDefault="00E32B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41C2A" w14:textId="77777777" w:rsidR="00E32BD9" w:rsidRPr="00BF5D43" w:rsidRDefault="00BF5D43">
    <w:pPr>
      <w:pStyle w:val="Footer"/>
      <w:rPr>
        <w:rFonts w:asciiTheme="majorHAnsi" w:hAnsiTheme="majorHAnsi"/>
        <w:sz w:val="22"/>
        <w:rPrChange w:id="238" w:author="Pablo Morete" w:date="2026-09-25T21:07:00Z" w16du:dateUtc="2026-09-26T01:07:00Z">
          <w:rPr/>
        </w:rPrChange>
      </w:rPr>
    </w:pPr>
    <w:ins w:id="239" w:author="Pablo Morete" w:date="2026-09-25T21:07:00Z" w16du:dateUtc="2026-09-26T01:07:00Z">
      <w:r w:rsidRPr="00BF5D43">
        <w:rPr>
          <w:rFonts w:asciiTheme="majorHAnsi" w:hAnsiTheme="majorHAnsi"/>
          <w:sz w:val="22"/>
          <w:szCs w:val="22"/>
        </w:rPr>
        <w:t xml:space="preserve">Page </w:t>
      </w:r>
      <w:r w:rsidRPr="00BF5D43">
        <w:rPr>
          <w:rFonts w:asciiTheme="majorHAnsi" w:hAnsiTheme="majorHAnsi"/>
          <w:b/>
          <w:sz w:val="22"/>
          <w:szCs w:val="22"/>
        </w:rPr>
        <w:fldChar w:fldCharType="begin"/>
      </w:r>
      <w:r w:rsidRPr="00BF5D43">
        <w:rPr>
          <w:rFonts w:asciiTheme="majorHAnsi" w:hAnsiTheme="majorHAnsi"/>
          <w:b/>
          <w:sz w:val="22"/>
          <w:szCs w:val="22"/>
        </w:rPr>
        <w:instrText xml:space="preserve"> PAGE  \* Arabic  \* MERGEFORMAT </w:instrText>
      </w:r>
      <w:r w:rsidRPr="00BF5D43">
        <w:rPr>
          <w:rFonts w:asciiTheme="majorHAnsi" w:hAnsiTheme="majorHAnsi"/>
          <w:b/>
          <w:sz w:val="22"/>
          <w:szCs w:val="22"/>
        </w:rPr>
        <w:fldChar w:fldCharType="separate"/>
      </w:r>
      <w:r w:rsidR="0007215E">
        <w:rPr>
          <w:rFonts w:asciiTheme="majorHAnsi" w:hAnsiTheme="majorHAnsi"/>
          <w:b/>
          <w:noProof/>
          <w:sz w:val="22"/>
          <w:szCs w:val="22"/>
        </w:rPr>
        <w:t>1</w:t>
      </w:r>
      <w:r w:rsidRPr="00BF5D43">
        <w:rPr>
          <w:rFonts w:asciiTheme="majorHAnsi" w:hAnsiTheme="majorHAnsi"/>
          <w:b/>
          <w:sz w:val="22"/>
          <w:szCs w:val="22"/>
        </w:rPr>
        <w:fldChar w:fldCharType="end"/>
      </w:r>
      <w:r w:rsidRPr="00BF5D43">
        <w:rPr>
          <w:rFonts w:asciiTheme="majorHAnsi" w:hAnsiTheme="majorHAnsi"/>
          <w:sz w:val="22"/>
          <w:szCs w:val="22"/>
        </w:rPr>
        <w:t xml:space="preserve"> of </w:t>
      </w:r>
      <w:r w:rsidRPr="00BF5D43">
        <w:rPr>
          <w:rFonts w:asciiTheme="majorHAnsi" w:hAnsiTheme="majorHAnsi"/>
          <w:b/>
          <w:sz w:val="22"/>
          <w:szCs w:val="22"/>
        </w:rPr>
        <w:fldChar w:fldCharType="begin"/>
      </w:r>
      <w:r w:rsidRPr="00BF5D43">
        <w:rPr>
          <w:rFonts w:asciiTheme="majorHAnsi" w:hAnsiTheme="majorHAnsi"/>
          <w:b/>
          <w:sz w:val="22"/>
          <w:szCs w:val="22"/>
        </w:rPr>
        <w:instrText xml:space="preserve"> NUMPAGES  \* Arabic  \* MERGEFORMAT </w:instrText>
      </w:r>
      <w:r w:rsidRPr="00BF5D43">
        <w:rPr>
          <w:rFonts w:asciiTheme="majorHAnsi" w:hAnsiTheme="majorHAnsi"/>
          <w:b/>
          <w:sz w:val="22"/>
          <w:szCs w:val="22"/>
        </w:rPr>
        <w:fldChar w:fldCharType="separate"/>
      </w:r>
      <w:r w:rsidR="0007215E">
        <w:rPr>
          <w:rFonts w:asciiTheme="majorHAnsi" w:hAnsiTheme="majorHAnsi"/>
          <w:b/>
          <w:noProof/>
          <w:sz w:val="22"/>
          <w:szCs w:val="22"/>
        </w:rPr>
        <w:t>1</w:t>
      </w:r>
      <w:r w:rsidRPr="00BF5D43">
        <w:rPr>
          <w:rFonts w:asciiTheme="majorHAnsi" w:hAnsiTheme="majorHAnsi"/>
          <w:b/>
          <w:sz w:val="22"/>
          <w:szCs w:val="22"/>
        </w:rPr>
        <w:fldChar w:fldCharType="end"/>
      </w:r>
      <w:r w:rsidRPr="00BF5D43">
        <w:rPr>
          <w:rFonts w:asciiTheme="majorHAnsi" w:hAnsiTheme="majorHAnsi"/>
          <w:sz w:val="22"/>
          <w:szCs w:val="22"/>
        </w:rPr>
        <w:ptab w:relativeTo="margin" w:alignment="center" w:leader="none"/>
      </w:r>
      <w:r w:rsidRPr="00BF5D43">
        <w:rPr>
          <w:rFonts w:asciiTheme="majorHAnsi" w:hAnsiTheme="majorHAnsi"/>
          <w:sz w:val="22"/>
          <w:szCs w:val="22"/>
        </w:rPr>
        <w:t>Effective Date:</w:t>
      </w:r>
      <w:r>
        <w:rPr>
          <w:rFonts w:asciiTheme="majorHAnsi" w:hAnsiTheme="majorHAnsi"/>
          <w:sz w:val="22"/>
          <w:szCs w:val="22"/>
        </w:rPr>
        <w:t xml:space="preserve"> </w:t>
      </w:r>
    </w:ins>
    <w:customXmlInsRangeStart w:id="240" w:author="Pablo Morete" w:date="2026-09-25T21:07:00Z"/>
    <w:sdt>
      <w:sdtPr>
        <w:rPr>
          <w:rFonts w:asciiTheme="majorHAnsi" w:hAnsiTheme="majorHAnsi"/>
          <w:sz w:val="22"/>
          <w:szCs w:val="22"/>
        </w:rPr>
        <w:alias w:val="Effective Date"/>
        <w:tag w:val="UNDP_POPP_EFFECTIVEDATE"/>
        <w:id w:val="871878012"/>
        <w:placeholder>
          <w:docPart w:val="5F8277E0C6227D498CA3A27503A10F2E"/>
        </w:placeholder>
        <w:dataBinding w:prefixMappings="xmlns:ns0='http://schemas.microsoft.com/office/2006/metadata/properties' xmlns:ns1='http://www.w3.org/2001/XMLSchema-instance' xmlns:ns2='http://schemas.microsoft.com/office/infopath/2007/PartnerControls' xmlns:ns3='8264c5cc-ec60-4b56-8111-ce635d3d139a' xmlns:ns4='e560140e-7b2f-4392-90df-e7567e3021a3' " w:xpath="/ns0:properties[1]/documentManagement[1]/ns3:UNDP_POPP_EFFECTIVEDATE[1]" w:storeItemID="{15B243C3-A726-4697-A075-A6D3D6EC7181}"/>
        <w:date w:fullDate="2021-06-16T18:00:00Z">
          <w:dateFormat w:val="dd/MM/yyyy"/>
          <w:lid w:val="en-US"/>
          <w:storeMappedDataAs w:val="dateTime"/>
          <w:calendar w:val="gregorian"/>
        </w:date>
      </w:sdtPr>
      <w:sdtEndPr/>
      <w:sdtContent>
        <w:customXmlInsRangeEnd w:id="240"/>
        <w:ins w:id="241" w:author="Pablo Morete" w:date="2026-09-25T21:07:00Z" w16du:dateUtc="2026-09-26T01:07:00Z">
          <w:r w:rsidR="000F10C3">
            <w:rPr>
              <w:rFonts w:asciiTheme="majorHAnsi" w:hAnsiTheme="majorHAnsi"/>
              <w:sz w:val="22"/>
              <w:szCs w:val="22"/>
            </w:rPr>
            <w:t>16/06/2021</w:t>
          </w:r>
        </w:ins>
        <w:customXmlInsRangeStart w:id="242" w:author="Pablo Morete" w:date="2026-09-25T21:07:00Z"/>
      </w:sdtContent>
    </w:sdt>
    <w:customXmlInsRangeEnd w:id="242"/>
    <w:ins w:id="243" w:author="Pablo Morete" w:date="2026-09-25T21:07:00Z" w16du:dateUtc="2026-09-26T01:07:00Z">
      <w:r w:rsidRPr="00BF5D43">
        <w:rPr>
          <w:rFonts w:asciiTheme="majorHAnsi" w:hAnsiTheme="majorHAnsi"/>
          <w:sz w:val="22"/>
          <w:szCs w:val="22"/>
        </w:rPr>
        <w:ptab w:relativeTo="margin" w:alignment="right" w:leader="none"/>
      </w:r>
      <w:r w:rsidRPr="00BF5D43">
        <w:rPr>
          <w:rFonts w:asciiTheme="majorHAnsi" w:hAnsiTheme="majorHAnsi"/>
          <w:sz w:val="22"/>
          <w:szCs w:val="22"/>
        </w:rPr>
        <w:t>Version #:</w:t>
      </w:r>
      <w:r>
        <w:rPr>
          <w:rFonts w:asciiTheme="majorHAnsi" w:hAnsiTheme="majorHAnsi"/>
          <w:sz w:val="22"/>
          <w:szCs w:val="22"/>
        </w:rPr>
        <w:t xml:space="preserve"> </w:t>
      </w:r>
    </w:ins>
    <w:customXmlInsRangeStart w:id="244" w:author="Pablo Morete" w:date="2026-09-25T21:07:00Z"/>
    <w:sdt>
      <w:sdtPr>
        <w:rPr>
          <w:rFonts w:asciiTheme="majorHAnsi" w:hAnsiTheme="majorHAnsi"/>
          <w:sz w:val="22"/>
          <w:szCs w:val="22"/>
        </w:rPr>
        <w:alias w:val="POPPRefItemVersion"/>
        <w:tag w:val="UNDP_POPP_REFITEM_VERSION"/>
        <w:id w:val="1741753060"/>
        <w:placeholder>
          <w:docPart w:val="B59BA23900B7554EA28BCEDB2562F39A"/>
        </w:placeholder>
        <w:dataBinding w:prefixMappings="xmlns:ns0='http://schemas.microsoft.com/office/2006/metadata/properties' xmlns:ns1='http://www.w3.org/2001/XMLSchema-instance' xmlns:ns2='http://schemas.microsoft.com/office/infopath/2007/PartnerControls' xmlns:ns3='8264c5cc-ec60-4b56-8111-ce635d3d139a' xmlns:ns4='e560140e-7b2f-4392-90df-e7567e3021a3' " w:xpath="/ns0:properties[1]/documentManagement[1]/ns3:UNDP_POPP_REFITEM_VERSION[1]" w:storeItemID="{15B243C3-A726-4697-A075-A6D3D6EC7181}"/>
        <w:text/>
      </w:sdtPr>
      <w:sdtEndPr/>
      <w:sdtContent>
        <w:customXmlInsRangeEnd w:id="244"/>
        <w:ins w:id="245" w:author="Pablo Morete" w:date="2026-09-25T21:07:00Z" w16du:dateUtc="2026-09-26T01:07:00Z">
          <w:r>
            <w:rPr>
              <w:rFonts w:asciiTheme="majorHAnsi" w:hAnsiTheme="majorHAnsi"/>
              <w:sz w:val="22"/>
              <w:szCs w:val="22"/>
            </w:rPr>
            <w:t>1</w:t>
          </w:r>
        </w:ins>
        <w:customXmlInsRangeStart w:id="246" w:author="Pablo Morete" w:date="2026-09-25T21:07:00Z"/>
      </w:sdtContent>
    </w:sdt>
    <w:customXmlInsRangeEnd w:id="24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33141" w14:textId="77777777" w:rsidR="00BF5D43" w:rsidRDefault="00BF5D43">
    <w:pPr>
      <w:pStyle w:val="Footer"/>
      <w:rPr>
        <w:ins w:id="250" w:author="Pablo Morete" w:date="2026-09-25T21:07:00Z" w16du:dateUtc="2026-09-26T01:07:00Z"/>
        <w:rFonts w:asciiTheme="majorHAnsi" w:hAnsiTheme="majorHAnsi"/>
        <w:sz w:val="22"/>
        <w:szCs w:val="22"/>
      </w:rPr>
    </w:pPr>
  </w:p>
  <w:p w14:paraId="7491D057" w14:textId="77777777" w:rsidR="00E32BD9" w:rsidRPr="00BF5D43" w:rsidRDefault="00BF5D43">
    <w:pPr>
      <w:pStyle w:val="Footer"/>
      <w:rPr>
        <w:rFonts w:asciiTheme="majorHAnsi" w:hAnsiTheme="majorHAnsi"/>
        <w:sz w:val="22"/>
        <w:rPrChange w:id="251" w:author="Pablo Morete" w:date="2026-09-25T21:07:00Z" w16du:dateUtc="2026-09-26T01:07:00Z">
          <w:rPr/>
        </w:rPrChange>
      </w:rPr>
    </w:pPr>
    <w:ins w:id="252" w:author="Pablo Morete" w:date="2026-09-25T21:07:00Z" w16du:dateUtc="2026-09-26T01:07:00Z">
      <w:r w:rsidRPr="00BF5D43">
        <w:rPr>
          <w:rFonts w:asciiTheme="majorHAnsi" w:hAnsiTheme="majorHAnsi"/>
          <w:sz w:val="22"/>
          <w:szCs w:val="22"/>
        </w:rPr>
        <w:t xml:space="preserve">Page </w:t>
      </w:r>
      <w:r w:rsidRPr="00BF5D43">
        <w:rPr>
          <w:rFonts w:asciiTheme="majorHAnsi" w:hAnsiTheme="majorHAnsi"/>
          <w:b/>
          <w:sz w:val="22"/>
          <w:szCs w:val="22"/>
        </w:rPr>
        <w:fldChar w:fldCharType="begin"/>
      </w:r>
      <w:r w:rsidRPr="00BF5D43">
        <w:rPr>
          <w:rFonts w:asciiTheme="majorHAnsi" w:hAnsiTheme="majorHAnsi"/>
          <w:b/>
          <w:sz w:val="22"/>
          <w:szCs w:val="22"/>
        </w:rPr>
        <w:instrText xml:space="preserve"> PAGE  \* Arabic  \* MERGEFORMAT </w:instrText>
      </w:r>
      <w:r w:rsidRPr="00BF5D43">
        <w:rPr>
          <w:rFonts w:asciiTheme="majorHAnsi" w:hAnsiTheme="majorHAnsi"/>
          <w:b/>
          <w:sz w:val="22"/>
          <w:szCs w:val="22"/>
        </w:rPr>
        <w:fldChar w:fldCharType="separate"/>
      </w:r>
      <w:r>
        <w:rPr>
          <w:rFonts w:asciiTheme="majorHAnsi" w:hAnsiTheme="majorHAnsi"/>
          <w:b/>
          <w:noProof/>
          <w:sz w:val="22"/>
          <w:szCs w:val="22"/>
        </w:rPr>
        <w:t>1</w:t>
      </w:r>
      <w:r w:rsidRPr="00BF5D43">
        <w:rPr>
          <w:rFonts w:asciiTheme="majorHAnsi" w:hAnsiTheme="majorHAnsi"/>
          <w:b/>
          <w:sz w:val="22"/>
          <w:szCs w:val="22"/>
        </w:rPr>
        <w:fldChar w:fldCharType="end"/>
      </w:r>
      <w:r w:rsidRPr="00BF5D43">
        <w:rPr>
          <w:rFonts w:asciiTheme="majorHAnsi" w:hAnsiTheme="majorHAnsi"/>
          <w:sz w:val="22"/>
          <w:szCs w:val="22"/>
        </w:rPr>
        <w:t xml:space="preserve"> of </w:t>
      </w:r>
      <w:r w:rsidRPr="00BF5D43">
        <w:rPr>
          <w:rFonts w:asciiTheme="majorHAnsi" w:hAnsiTheme="majorHAnsi"/>
          <w:b/>
          <w:sz w:val="22"/>
          <w:szCs w:val="22"/>
        </w:rPr>
        <w:fldChar w:fldCharType="begin"/>
      </w:r>
      <w:r w:rsidRPr="00BF5D43">
        <w:rPr>
          <w:rFonts w:asciiTheme="majorHAnsi" w:hAnsiTheme="majorHAnsi"/>
          <w:b/>
          <w:sz w:val="22"/>
          <w:szCs w:val="22"/>
        </w:rPr>
        <w:instrText xml:space="preserve"> NUMPAGES  \* Arabic  \* MERGEFORMAT </w:instrText>
      </w:r>
      <w:r w:rsidRPr="00BF5D43">
        <w:rPr>
          <w:rFonts w:asciiTheme="majorHAnsi" w:hAnsiTheme="majorHAnsi"/>
          <w:b/>
          <w:sz w:val="22"/>
          <w:szCs w:val="22"/>
        </w:rPr>
        <w:fldChar w:fldCharType="separate"/>
      </w:r>
      <w:r>
        <w:rPr>
          <w:rFonts w:asciiTheme="majorHAnsi" w:hAnsiTheme="majorHAnsi"/>
          <w:b/>
          <w:noProof/>
          <w:sz w:val="22"/>
          <w:szCs w:val="22"/>
        </w:rPr>
        <w:t>5</w:t>
      </w:r>
      <w:r w:rsidRPr="00BF5D43">
        <w:rPr>
          <w:rFonts w:asciiTheme="majorHAnsi" w:hAnsiTheme="majorHAnsi"/>
          <w:b/>
          <w:sz w:val="22"/>
          <w:szCs w:val="22"/>
        </w:rPr>
        <w:fldChar w:fldCharType="end"/>
      </w:r>
      <w:r w:rsidRPr="00BF5D43">
        <w:rPr>
          <w:rFonts w:asciiTheme="majorHAnsi" w:hAnsiTheme="majorHAnsi"/>
          <w:sz w:val="22"/>
          <w:szCs w:val="22"/>
        </w:rPr>
        <w:ptab w:relativeTo="margin" w:alignment="center" w:leader="none"/>
      </w:r>
      <w:r w:rsidRPr="00BF5D43">
        <w:rPr>
          <w:rFonts w:asciiTheme="majorHAnsi" w:hAnsiTheme="majorHAnsi"/>
          <w:sz w:val="22"/>
          <w:szCs w:val="22"/>
        </w:rPr>
        <w:t>Effective Date:</w:t>
      </w:r>
      <w:r>
        <w:rPr>
          <w:rFonts w:asciiTheme="majorHAnsi" w:hAnsiTheme="majorHAnsi"/>
          <w:sz w:val="22"/>
          <w:szCs w:val="22"/>
        </w:rPr>
        <w:t xml:space="preserve"> </w:t>
      </w:r>
    </w:ins>
    <w:customXmlInsRangeStart w:id="253" w:author="Pablo Morete" w:date="2026-09-25T21:07:00Z"/>
    <w:sdt>
      <w:sdtPr>
        <w:rPr>
          <w:rFonts w:asciiTheme="majorHAnsi" w:hAnsiTheme="majorHAnsi"/>
          <w:sz w:val="22"/>
          <w:szCs w:val="22"/>
          <w:lang w:val="en-GB"/>
        </w:rPr>
        <w:alias w:val="Effective Date"/>
        <w:tag w:val="UNDP_POPP_EFFECTIVEDATE"/>
        <w:id w:val="588976823"/>
        <w:placeholder>
          <w:docPart w:val="A47F015A94398549AD9593474542711B"/>
        </w:placeholder>
        <w:dataBinding w:prefixMappings="xmlns:ns0='http://schemas.microsoft.com/office/2006/metadata/properties' xmlns:ns1='http://www.w3.org/2001/XMLSchema-instance' xmlns:ns2='http://schemas.microsoft.com/office/infopath/2007/PartnerControls' xmlns:ns3='8264c5cc-ec60-4b56-8111-ce635d3d139a' xmlns:ns4='e560140e-7b2f-4392-90df-e7567e3021a3' " w:xpath="/ns0:properties[1]/documentManagement[1]/ns3:UNDP_POPP_EFFECTIVEDATE[1]" w:storeItemID="{15B243C3-A726-4697-A075-A6D3D6EC7181}"/>
        <w:date w:fullDate="2021-06-16T18:00:00Z">
          <w:dateFormat w:val="dd/MM/yyyy"/>
          <w:lid w:val="en-US"/>
          <w:storeMappedDataAs w:val="dateTime"/>
          <w:calendar w:val="gregorian"/>
        </w:date>
      </w:sdtPr>
      <w:sdtEndPr/>
      <w:sdtContent>
        <w:customXmlInsRangeEnd w:id="253"/>
        <w:ins w:id="254" w:author="Pablo Morete" w:date="2026-09-25T21:07:00Z" w16du:dateUtc="2026-09-26T01:07:00Z">
          <w:r w:rsidR="000F10C3">
            <w:rPr>
              <w:rFonts w:asciiTheme="majorHAnsi" w:hAnsiTheme="majorHAnsi"/>
              <w:sz w:val="22"/>
              <w:szCs w:val="22"/>
            </w:rPr>
            <w:t>16/06/2021</w:t>
          </w:r>
        </w:ins>
        <w:customXmlInsRangeStart w:id="255" w:author="Pablo Morete" w:date="2026-09-25T21:07:00Z"/>
      </w:sdtContent>
    </w:sdt>
    <w:customXmlInsRangeEnd w:id="255"/>
    <w:ins w:id="256" w:author="Pablo Morete" w:date="2026-09-25T21:07:00Z" w16du:dateUtc="2026-09-26T01:07:00Z">
      <w:r w:rsidRPr="00BF5D43">
        <w:rPr>
          <w:rFonts w:asciiTheme="majorHAnsi" w:hAnsiTheme="majorHAnsi"/>
          <w:sz w:val="22"/>
          <w:szCs w:val="22"/>
        </w:rPr>
        <w:ptab w:relativeTo="margin" w:alignment="right" w:leader="none"/>
      </w:r>
      <w:r w:rsidRPr="00BF5D43">
        <w:rPr>
          <w:rFonts w:asciiTheme="majorHAnsi" w:hAnsiTheme="majorHAnsi"/>
          <w:sz w:val="22"/>
          <w:szCs w:val="22"/>
        </w:rPr>
        <w:t>Version #:</w:t>
      </w:r>
      <w:r>
        <w:rPr>
          <w:rFonts w:asciiTheme="majorHAnsi" w:hAnsiTheme="majorHAnsi"/>
          <w:sz w:val="22"/>
          <w:szCs w:val="22"/>
        </w:rPr>
        <w:t xml:space="preserve"> </w:t>
      </w:r>
    </w:ins>
    <w:customXmlInsRangeStart w:id="257" w:author="Pablo Morete" w:date="2026-09-25T21:07:00Z"/>
    <w:sdt>
      <w:sdtPr>
        <w:rPr>
          <w:rFonts w:asciiTheme="majorHAnsi" w:hAnsiTheme="majorHAnsi"/>
          <w:sz w:val="22"/>
          <w:szCs w:val="22"/>
        </w:rPr>
        <w:alias w:val="POPPRefItemVersion"/>
        <w:tag w:val="UNDP_POPP_REFITEM_VERSION"/>
        <w:id w:val="935481089"/>
        <w:placeholder>
          <w:docPart w:val="4972A8F6853E3644860D3627A07273E2"/>
        </w:placeholder>
        <w:dataBinding w:prefixMappings="xmlns:ns0='http://schemas.microsoft.com/office/2006/metadata/properties' xmlns:ns1='http://www.w3.org/2001/XMLSchema-instance' xmlns:ns2='http://schemas.microsoft.com/office/infopath/2007/PartnerControls' xmlns:ns3='8264c5cc-ec60-4b56-8111-ce635d3d139a' xmlns:ns4='e560140e-7b2f-4392-90df-e7567e3021a3' " w:xpath="/ns0:properties[1]/documentManagement[1]/ns3:UNDP_POPP_REFITEM_VERSION[1]" w:storeItemID="{15B243C3-A726-4697-A075-A6D3D6EC7181}"/>
        <w:text/>
      </w:sdtPr>
      <w:sdtEndPr/>
      <w:sdtContent>
        <w:customXmlInsRangeEnd w:id="257"/>
        <w:ins w:id="258" w:author="Pablo Morete" w:date="2026-09-25T21:07:00Z" w16du:dateUtc="2026-09-26T01:07:00Z">
          <w:r>
            <w:rPr>
              <w:rFonts w:asciiTheme="majorHAnsi" w:hAnsiTheme="majorHAnsi"/>
              <w:sz w:val="22"/>
              <w:szCs w:val="22"/>
            </w:rPr>
            <w:t>1</w:t>
          </w:r>
        </w:ins>
        <w:customXmlInsRangeStart w:id="259" w:author="Pablo Morete" w:date="2026-09-25T21:07:00Z"/>
      </w:sdtContent>
    </w:sdt>
    <w:customXmlInsRangeEnd w:id="25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2E7202" w14:textId="77777777" w:rsidR="00E3287D" w:rsidRDefault="00E3287D" w:rsidP="006A295A">
      <w:pPr>
        <w:pPrChange w:id="17" w:author="Pablo Morete" w:date="2026-09-25T21:07:00Z" w16du:dateUtc="2026-09-26T01:07:00Z">
          <w:pPr>
            <w:spacing w:after="0" w:line="240" w:lineRule="auto"/>
          </w:pPr>
        </w:pPrChange>
      </w:pPr>
      <w:r>
        <w:separator/>
      </w:r>
    </w:p>
  </w:footnote>
  <w:footnote w:type="continuationSeparator" w:id="0">
    <w:p w14:paraId="782E2E61" w14:textId="77777777" w:rsidR="00E3287D" w:rsidRDefault="00E3287D" w:rsidP="006A295A">
      <w:pPr>
        <w:pPrChange w:id="18" w:author="Pablo Morete" w:date="2026-09-25T21:07:00Z" w16du:dateUtc="2026-09-26T01:07:00Z">
          <w:pPr>
            <w:spacing w:after="0" w:line="240" w:lineRule="auto"/>
          </w:pPr>
        </w:pPrChange>
      </w:pPr>
      <w:r>
        <w:continuationSeparator/>
      </w:r>
    </w:p>
  </w:footnote>
  <w:footnote w:id="1">
    <w:p w14:paraId="54D657D0" w14:textId="77777777" w:rsidR="005D02AA" w:rsidRPr="00B50D0A" w:rsidRDefault="005D02AA" w:rsidP="005D02AA">
      <w:pPr>
        <w:rPr>
          <w:ins w:id="29" w:author="Pablo Morete" w:date="2026-09-25T21:07:00Z" w16du:dateUtc="2026-09-26T01:07:00Z"/>
          <w:rFonts w:asciiTheme="majorHAnsi" w:hAnsiTheme="majorHAnsi" w:cstheme="majorHAnsi"/>
          <w:sz w:val="20"/>
          <w:szCs w:val="20"/>
        </w:rPr>
      </w:pPr>
      <w:ins w:id="30" w:author="Pablo Morete" w:date="2026-09-25T21:07:00Z" w16du:dateUtc="2026-09-26T01:07:00Z">
        <w:r w:rsidRPr="00B50D0A">
          <w:rPr>
            <w:rStyle w:val="FootnoteReference"/>
            <w:rFonts w:asciiTheme="majorHAnsi" w:hAnsiTheme="majorHAnsi" w:cstheme="majorHAnsi"/>
            <w:sz w:val="20"/>
            <w:szCs w:val="20"/>
          </w:rPr>
          <w:footnoteRef/>
        </w:r>
        <w:r w:rsidRPr="00B50D0A">
          <w:rPr>
            <w:rFonts w:asciiTheme="majorHAnsi" w:hAnsiTheme="majorHAnsi" w:cstheme="majorHAnsi"/>
            <w:sz w:val="20"/>
            <w:szCs w:val="20"/>
          </w:rPr>
          <w:t xml:space="preserve"> Within each applicable project activity/function, all necessary inputs such as personnel, delivery enabling services, equipment, travel, communication, and operating expenses should be budgeted.  </w:t>
        </w:r>
      </w:ins>
    </w:p>
    <w:p w14:paraId="3DF3B8FA" w14:textId="77777777" w:rsidR="005D02AA" w:rsidRPr="00B50D0A" w:rsidRDefault="005D02AA" w:rsidP="005D02AA">
      <w:pPr>
        <w:rPr>
          <w:ins w:id="31" w:author="Pablo Morete" w:date="2026-09-25T21:07:00Z" w16du:dateUtc="2026-09-26T01:07:00Z"/>
          <w:rFonts w:asciiTheme="majorHAnsi" w:hAnsiTheme="majorHAnsi" w:cstheme="majorHAnsi"/>
        </w:rPr>
      </w:pPr>
    </w:p>
    <w:p w14:paraId="4A0C36AC" w14:textId="77777777" w:rsidR="005D02AA" w:rsidRPr="00B50D0A" w:rsidRDefault="005D02AA" w:rsidP="005D02AA">
      <w:pPr>
        <w:rPr>
          <w:ins w:id="32" w:author="Pablo Morete" w:date="2026-09-25T21:07:00Z" w16du:dateUtc="2026-09-26T01:07:00Z"/>
          <w:rFonts w:asciiTheme="majorHAnsi" w:hAnsiTheme="majorHAnsi" w:cstheme="majorHAnsi"/>
        </w:rPr>
      </w:pPr>
    </w:p>
    <w:p w14:paraId="519A34E2" w14:textId="77777777" w:rsidR="005D02AA" w:rsidRPr="00B50D0A" w:rsidRDefault="005D02AA" w:rsidP="005D02AA">
      <w:pPr>
        <w:rPr>
          <w:ins w:id="33" w:author="Pablo Morete" w:date="2026-09-25T21:07:00Z" w16du:dateUtc="2026-09-26T01:07:00Z"/>
          <w:rFonts w:asciiTheme="majorHAnsi" w:hAnsiTheme="majorHAnsi" w:cstheme="majorHAnsi"/>
          <w:color w:val="0563C1"/>
          <w:u w:val="single"/>
        </w:rPr>
      </w:pPr>
    </w:p>
    <w:p w14:paraId="23EB981F" w14:textId="77777777" w:rsidR="005D02AA" w:rsidRPr="00B50D0A" w:rsidRDefault="005D02AA" w:rsidP="005D02AA">
      <w:pPr>
        <w:pStyle w:val="FootnoteText"/>
        <w:rPr>
          <w:rFonts w:asciiTheme="majorHAnsi" w:hAnsiTheme="majorHAnsi" w:cstheme="majorHAnsi"/>
        </w:rPr>
      </w:pPr>
    </w:p>
  </w:footnote>
  <w:footnote w:id="2">
    <w:p w14:paraId="2037A4D2" w14:textId="77777777" w:rsidR="005D02AA" w:rsidRPr="00B50D0A" w:rsidRDefault="005D02AA" w:rsidP="005D02AA">
      <w:pPr>
        <w:pStyle w:val="FootnoteText"/>
        <w:rPr>
          <w:rFonts w:asciiTheme="majorHAnsi" w:hAnsiTheme="majorHAnsi" w:cstheme="majorHAnsi"/>
        </w:rPr>
      </w:pPr>
      <w:ins w:id="120" w:author="Pablo Morete" w:date="2026-09-25T21:07:00Z" w16du:dateUtc="2026-09-26T01:07:00Z">
        <w:r w:rsidRPr="00B50D0A">
          <w:rPr>
            <w:rStyle w:val="FootnoteReference"/>
            <w:rFonts w:asciiTheme="majorHAnsi" w:hAnsiTheme="majorHAnsi" w:cstheme="majorHAnsi"/>
          </w:rPr>
          <w:footnoteRef/>
        </w:r>
        <w:r w:rsidRPr="00B50D0A">
          <w:rPr>
            <w:rFonts w:asciiTheme="majorHAnsi" w:hAnsiTheme="majorHAnsi" w:cstheme="majorHAnsi"/>
          </w:rPr>
          <w:t xml:space="preserve"> GMS fees are inapplicable to ‘Special Volunteers Fund’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2F462E" w14:textId="77777777" w:rsidR="00E32BD9" w:rsidRDefault="00E32B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A8DF1" w14:textId="77777777" w:rsidR="00BF5D43" w:rsidRDefault="00BF5D43" w:rsidP="00BF5D43">
    <w:pPr>
      <w:pStyle w:val="Header"/>
      <w:jc w:val="right"/>
      <w:rPr>
        <w:ins w:id="235" w:author="Pablo Morete" w:date="2026-09-25T21:07:00Z" w16du:dateUtc="2026-09-26T01:07:00Z"/>
      </w:rPr>
    </w:pPr>
    <w:ins w:id="236" w:author="Pablo Morete" w:date="2026-09-25T21:07:00Z" w16du:dateUtc="2026-09-26T01:07:00Z">
      <w:r>
        <w:rPr>
          <w:noProof/>
        </w:rPr>
        <w:drawing>
          <wp:inline distT="0" distB="0" distL="0" distR="0" wp14:anchorId="4AC9B88D" wp14:editId="1AFE804E">
            <wp:extent cx="309776" cy="597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ndp-300.png"/>
                    <pic:cNvPicPr/>
                  </pic:nvPicPr>
                  <pic:blipFill rotWithShape="1">
                    <a:blip r:embed="rId1">
                      <a:extLst>
                        <a:ext uri="{28A0092B-C50C-407E-A947-70E740481C1C}">
                          <a14:useLocalDpi xmlns:a14="http://schemas.microsoft.com/office/drawing/2010/main" val="0"/>
                        </a:ext>
                      </a:extLst>
                    </a:blip>
                    <a:srcRect r="-1651" b="15049"/>
                    <a:stretch/>
                  </pic:blipFill>
                  <pic:spPr bwMode="auto">
                    <a:xfrm>
                      <a:off x="0" y="0"/>
                      <a:ext cx="314423" cy="606118"/>
                    </a:xfrm>
                    <a:prstGeom prst="rect">
                      <a:avLst/>
                    </a:prstGeom>
                    <a:ln>
                      <a:noFill/>
                    </a:ln>
                    <a:extLst>
                      <a:ext uri="{53640926-AAD7-44D8-BBD7-CCE9431645EC}">
                        <a14:shadowObscured xmlns:a14="http://schemas.microsoft.com/office/drawing/2010/main"/>
                      </a:ext>
                    </a:extLst>
                  </pic:spPr>
                </pic:pic>
              </a:graphicData>
            </a:graphic>
          </wp:inline>
        </w:drawing>
      </w:r>
    </w:ins>
  </w:p>
  <w:p w14:paraId="43A825EC" w14:textId="77777777" w:rsidR="00E32BD9" w:rsidRDefault="00E32BD9" w:rsidP="00BF5D43">
    <w:pPr>
      <w:pStyle w:val="Header"/>
      <w:jc w:val="right"/>
      <w:pPrChange w:id="237" w:author="Pablo Morete" w:date="2026-09-25T21:07:00Z" w16du:dateUtc="2026-09-26T01:07:00Z">
        <w:pPr>
          <w:pStyle w:val="Header"/>
        </w:pPr>
      </w:pPrChang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D6F694" w14:textId="77777777" w:rsidR="00BF5D43" w:rsidRDefault="00BF5D43" w:rsidP="00BF5D43">
    <w:pPr>
      <w:pStyle w:val="Header"/>
      <w:jc w:val="right"/>
      <w:rPr>
        <w:ins w:id="247" w:author="Pablo Morete" w:date="2026-09-25T21:07:00Z" w16du:dateUtc="2026-09-26T01:07:00Z"/>
      </w:rPr>
    </w:pPr>
    <w:ins w:id="248" w:author="Pablo Morete" w:date="2026-09-25T21:07:00Z" w16du:dateUtc="2026-09-26T01:07:00Z">
      <w:r>
        <w:rPr>
          <w:noProof/>
        </w:rPr>
        <w:drawing>
          <wp:inline distT="0" distB="0" distL="0" distR="0" wp14:anchorId="6CA1187A" wp14:editId="7B34F069">
            <wp:extent cx="304800" cy="70307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undp-300.png"/>
                    <pic:cNvPicPr/>
                  </pic:nvPicPr>
                  <pic:blipFill>
                    <a:blip r:embed="rId1">
                      <a:extLst>
                        <a:ext uri="{28A0092B-C50C-407E-A947-70E740481C1C}">
                          <a14:useLocalDpi xmlns:a14="http://schemas.microsoft.com/office/drawing/2010/main" val="0"/>
                        </a:ext>
                      </a:extLst>
                    </a:blip>
                    <a:stretch>
                      <a:fillRect/>
                    </a:stretch>
                  </pic:blipFill>
                  <pic:spPr>
                    <a:xfrm>
                      <a:off x="0" y="0"/>
                      <a:ext cx="309317" cy="713491"/>
                    </a:xfrm>
                    <a:prstGeom prst="rect">
                      <a:avLst/>
                    </a:prstGeom>
                  </pic:spPr>
                </pic:pic>
              </a:graphicData>
            </a:graphic>
          </wp:inline>
        </w:drawing>
      </w:r>
    </w:ins>
  </w:p>
  <w:p w14:paraId="293B559D" w14:textId="77777777" w:rsidR="00E32BD9" w:rsidRDefault="00E32BD9" w:rsidP="00BF5D43">
    <w:pPr>
      <w:pStyle w:val="Header"/>
      <w:jc w:val="right"/>
      <w:pPrChange w:id="249" w:author="Pablo Morete" w:date="2026-09-25T21:07:00Z" w16du:dateUtc="2026-09-26T01:07: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F104A"/>
    <w:multiLevelType w:val="hybridMultilevel"/>
    <w:tmpl w:val="B3D43FFE"/>
    <w:lvl w:ilvl="0" w:tplc="0FE2C05A">
      <w:start w:val="5"/>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9B0691"/>
    <w:multiLevelType w:val="hybridMultilevel"/>
    <w:tmpl w:val="D69E105A"/>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649E8"/>
    <w:multiLevelType w:val="hybridMultilevel"/>
    <w:tmpl w:val="1AEAD93E"/>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BC3376"/>
    <w:multiLevelType w:val="multilevel"/>
    <w:tmpl w:val="DE1090B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DD5E44"/>
    <w:multiLevelType w:val="multilevel"/>
    <w:tmpl w:val="5E6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85FD0"/>
    <w:multiLevelType w:val="hybridMultilevel"/>
    <w:tmpl w:val="FBC8D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D5474D"/>
    <w:multiLevelType w:val="hybridMultilevel"/>
    <w:tmpl w:val="32A2CC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C33BB4"/>
    <w:multiLevelType w:val="hybridMultilevel"/>
    <w:tmpl w:val="481EF59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9A7B80"/>
    <w:multiLevelType w:val="hybridMultilevel"/>
    <w:tmpl w:val="5ECC351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FDB5401"/>
    <w:multiLevelType w:val="hybridMultilevel"/>
    <w:tmpl w:val="259A108C"/>
    <w:lvl w:ilvl="0" w:tplc="0980D9C6">
      <w:start w:val="1"/>
      <w:numFmt w:val="decimal"/>
      <w:lvlText w:val="%1."/>
      <w:lvlJc w:val="left"/>
      <w:pPr>
        <w:ind w:left="360" w:hanging="360"/>
      </w:pPr>
      <w:rPr>
        <w:rFonts w:asciiTheme="majorHAnsi" w:hAnsiTheme="majorHAnsi" w:cstheme="majorHAnsi" w:hint="default"/>
        <w:b w:val="0"/>
        <w:bCs w:val="0"/>
        <w:color w:val="auto"/>
        <w:sz w:val="24"/>
        <w:szCs w:val="24"/>
      </w:rPr>
    </w:lvl>
    <w:lvl w:ilvl="1" w:tplc="A0542D0A">
      <w:start w:val="1"/>
      <w:numFmt w:val="upperLetter"/>
      <w:lvlText w:val="%2."/>
      <w:lvlJc w:val="left"/>
      <w:pPr>
        <w:ind w:left="1080" w:hanging="360"/>
      </w:pPr>
      <w:rPr>
        <w:rFonts w:asciiTheme="minorHAnsi" w:eastAsiaTheme="minorHAnsi" w:hAnsiTheme="minorHAnsi" w:cstheme="minorBidi"/>
      </w:rPr>
    </w:lvl>
    <w:lvl w:ilvl="2" w:tplc="A50658F2">
      <w:start w:val="1"/>
      <w:numFmt w:val="lowerRoman"/>
      <w:lvlText w:val="%3."/>
      <w:lvlJc w:val="right"/>
      <w:pPr>
        <w:ind w:left="1800" w:hanging="180"/>
      </w:pPr>
      <w:rPr>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B12B61"/>
    <w:multiLevelType w:val="multilevel"/>
    <w:tmpl w:val="ACC6DBE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1B77B0"/>
    <w:multiLevelType w:val="multilevel"/>
    <w:tmpl w:val="BA3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03495"/>
    <w:multiLevelType w:val="hybridMultilevel"/>
    <w:tmpl w:val="FDFEC7D8"/>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9572F76"/>
    <w:multiLevelType w:val="multilevel"/>
    <w:tmpl w:val="DD7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62378"/>
    <w:multiLevelType w:val="hybridMultilevel"/>
    <w:tmpl w:val="B16CFC5C"/>
    <w:lvl w:ilvl="0" w:tplc="9BF4710E">
      <w:start w:val="1"/>
      <w:numFmt w:val="decimal"/>
      <w:lvlText w:val="%1."/>
      <w:lvlJc w:val="left"/>
      <w:pPr>
        <w:ind w:left="360" w:hanging="360"/>
      </w:pPr>
      <w:rPr>
        <w:rFonts w:asciiTheme="minorHAnsi" w:hAnsiTheme="minorHAnsi" w:cstheme="minorHAnsi" w:hint="default"/>
        <w:color w:val="auto"/>
      </w:rPr>
    </w:lvl>
    <w:lvl w:ilvl="1" w:tplc="2BB40CBE">
      <w:start w:val="1"/>
      <w:numFmt w:val="lowerLetter"/>
      <w:lvlText w:val="%2."/>
      <w:lvlJc w:val="left"/>
      <w:pPr>
        <w:ind w:left="108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0658F2">
      <w:start w:val="1"/>
      <w:numFmt w:val="lowerRoman"/>
      <w:lvlText w:val="%3."/>
      <w:lvlJc w:val="right"/>
      <w:pPr>
        <w:ind w:left="1800" w:hanging="180"/>
      </w:pPr>
      <w:rPr>
        <w:color w:val="auto"/>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996C39"/>
    <w:multiLevelType w:val="hybridMultilevel"/>
    <w:tmpl w:val="07327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AA7CDC"/>
    <w:multiLevelType w:val="hybridMultilevel"/>
    <w:tmpl w:val="2D602904"/>
    <w:lvl w:ilvl="0" w:tplc="E2F69262">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C14932"/>
    <w:multiLevelType w:val="hybridMultilevel"/>
    <w:tmpl w:val="4994029E"/>
    <w:lvl w:ilvl="0" w:tplc="E36068FE">
      <w:start w:val="1"/>
      <w:numFmt w:val="bullet"/>
      <w:pStyle w:val="BulletedLis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35595D45"/>
    <w:multiLevelType w:val="multilevel"/>
    <w:tmpl w:val="D81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E25E1"/>
    <w:multiLevelType w:val="hybridMultilevel"/>
    <w:tmpl w:val="86169734"/>
    <w:lvl w:ilvl="0" w:tplc="849A6CC6">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093BE9"/>
    <w:multiLevelType w:val="multilevel"/>
    <w:tmpl w:val="2A0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96827"/>
    <w:multiLevelType w:val="hybridMultilevel"/>
    <w:tmpl w:val="B7E69C5A"/>
    <w:lvl w:ilvl="0" w:tplc="0DDAA496">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64F85"/>
    <w:multiLevelType w:val="hybridMultilevel"/>
    <w:tmpl w:val="BB683EAA"/>
    <w:lvl w:ilvl="0" w:tplc="A1A22B42">
      <w:numFmt w:val="bullet"/>
      <w:lvlText w:val=""/>
      <w:lvlJc w:val="left"/>
      <w:pPr>
        <w:ind w:left="720" w:hanging="360"/>
      </w:pPr>
      <w:rPr>
        <w:rFonts w:ascii="Symbol" w:eastAsia="MS PGothic" w:hAnsi="Symbol" w:cs="MS PGothic"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758A5"/>
    <w:multiLevelType w:val="multilevel"/>
    <w:tmpl w:val="FC086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A2426F"/>
    <w:multiLevelType w:val="hybridMultilevel"/>
    <w:tmpl w:val="AFDC039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A31F5F"/>
    <w:multiLevelType w:val="hybridMultilevel"/>
    <w:tmpl w:val="6C2C65FC"/>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69D42AB"/>
    <w:multiLevelType w:val="hybridMultilevel"/>
    <w:tmpl w:val="BFAA7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70F608B"/>
    <w:multiLevelType w:val="hybridMultilevel"/>
    <w:tmpl w:val="92C2B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1540CA"/>
    <w:multiLevelType w:val="hybridMultilevel"/>
    <w:tmpl w:val="976A5614"/>
    <w:lvl w:ilvl="0" w:tplc="FFFFFFFF">
      <w:start w:val="1"/>
      <w:numFmt w:val="bullet"/>
      <w:lvlText w:val=""/>
      <w:lvlJc w:val="left"/>
      <w:pPr>
        <w:ind w:left="720" w:hanging="360"/>
      </w:pPr>
      <w:rPr>
        <w:rFonts w:ascii="Symbol" w:hAnsi="Symbol" w:hint="default"/>
        <w:b w:val="0"/>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9D6453"/>
    <w:multiLevelType w:val="hybridMultilevel"/>
    <w:tmpl w:val="D92E6EB6"/>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4C33A6"/>
    <w:multiLevelType w:val="hybridMultilevel"/>
    <w:tmpl w:val="4B685B0C"/>
    <w:lvl w:ilvl="0" w:tplc="7D686B94">
      <w:start w:val="1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B14C13"/>
    <w:multiLevelType w:val="hybridMultilevel"/>
    <w:tmpl w:val="8C5643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CF00E2"/>
    <w:multiLevelType w:val="multilevel"/>
    <w:tmpl w:val="1FD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996346"/>
    <w:multiLevelType w:val="hybridMultilevel"/>
    <w:tmpl w:val="ACC0E8FA"/>
    <w:lvl w:ilvl="0" w:tplc="711EFDF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6C11CC"/>
    <w:multiLevelType w:val="hybridMultilevel"/>
    <w:tmpl w:val="2AC423AC"/>
    <w:lvl w:ilvl="0" w:tplc="E49CCF7A">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43510F"/>
    <w:multiLevelType w:val="hybridMultilevel"/>
    <w:tmpl w:val="6DAE3AE6"/>
    <w:lvl w:ilvl="0" w:tplc="204C8144">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2E05CA"/>
    <w:multiLevelType w:val="multilevel"/>
    <w:tmpl w:val="9E30442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7" w15:restartNumberingAfterBreak="0">
    <w:nsid w:val="6C7466F2"/>
    <w:multiLevelType w:val="multilevel"/>
    <w:tmpl w:val="5EB4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7A5859"/>
    <w:multiLevelType w:val="multilevel"/>
    <w:tmpl w:val="462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00518"/>
    <w:multiLevelType w:val="hybridMultilevel"/>
    <w:tmpl w:val="9826987C"/>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0392D"/>
    <w:multiLevelType w:val="multilevel"/>
    <w:tmpl w:val="557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7E6033"/>
    <w:multiLevelType w:val="multilevel"/>
    <w:tmpl w:val="B5AA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02552"/>
    <w:multiLevelType w:val="hybridMultilevel"/>
    <w:tmpl w:val="0BDC6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727313"/>
    <w:multiLevelType w:val="multilevel"/>
    <w:tmpl w:val="FAEE397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422676418">
    <w:abstractNumId w:val="31"/>
  </w:num>
  <w:num w:numId="2" w16cid:durableId="758059405">
    <w:abstractNumId w:val="17"/>
  </w:num>
  <w:num w:numId="3" w16cid:durableId="65497758">
    <w:abstractNumId w:val="5"/>
  </w:num>
  <w:num w:numId="4" w16cid:durableId="1613825003">
    <w:abstractNumId w:val="25"/>
  </w:num>
  <w:num w:numId="5" w16cid:durableId="1639844441">
    <w:abstractNumId w:val="24"/>
  </w:num>
  <w:num w:numId="6" w16cid:durableId="876772143">
    <w:abstractNumId w:val="29"/>
  </w:num>
  <w:num w:numId="7" w16cid:durableId="846485872">
    <w:abstractNumId w:val="27"/>
  </w:num>
  <w:num w:numId="8" w16cid:durableId="1381172209">
    <w:abstractNumId w:val="1"/>
  </w:num>
  <w:num w:numId="9" w16cid:durableId="630092599">
    <w:abstractNumId w:val="39"/>
  </w:num>
  <w:num w:numId="10" w16cid:durableId="1413237031">
    <w:abstractNumId w:val="2"/>
  </w:num>
  <w:num w:numId="11" w16cid:durableId="2062558585">
    <w:abstractNumId w:val="7"/>
  </w:num>
  <w:num w:numId="12" w16cid:durableId="2037466465">
    <w:abstractNumId w:val="0"/>
  </w:num>
  <w:num w:numId="13" w16cid:durableId="1181891039">
    <w:abstractNumId w:val="34"/>
  </w:num>
  <w:num w:numId="14" w16cid:durableId="491261216">
    <w:abstractNumId w:val="33"/>
  </w:num>
  <w:num w:numId="15" w16cid:durableId="921330759">
    <w:abstractNumId w:val="8"/>
  </w:num>
  <w:num w:numId="16" w16cid:durableId="1511527932">
    <w:abstractNumId w:val="19"/>
  </w:num>
  <w:num w:numId="17" w16cid:durableId="1479765134">
    <w:abstractNumId w:val="30"/>
  </w:num>
  <w:num w:numId="18" w16cid:durableId="785271318">
    <w:abstractNumId w:val="21"/>
  </w:num>
  <w:num w:numId="19" w16cid:durableId="1651521424">
    <w:abstractNumId w:val="16"/>
  </w:num>
  <w:num w:numId="20" w16cid:durableId="898831958">
    <w:abstractNumId w:val="35"/>
  </w:num>
  <w:num w:numId="21" w16cid:durableId="725641585">
    <w:abstractNumId w:val="43"/>
  </w:num>
  <w:num w:numId="22" w16cid:durableId="1114910345">
    <w:abstractNumId w:val="23"/>
  </w:num>
  <w:num w:numId="23" w16cid:durableId="1370566693">
    <w:abstractNumId w:val="37"/>
  </w:num>
  <w:num w:numId="24" w16cid:durableId="2081439701">
    <w:abstractNumId w:val="36"/>
  </w:num>
  <w:num w:numId="25" w16cid:durableId="1337927323">
    <w:abstractNumId w:val="3"/>
  </w:num>
  <w:num w:numId="26" w16cid:durableId="1247766656">
    <w:abstractNumId w:val="10"/>
  </w:num>
  <w:num w:numId="27" w16cid:durableId="1316683901">
    <w:abstractNumId w:val="42"/>
  </w:num>
  <w:num w:numId="28" w16cid:durableId="2083597318">
    <w:abstractNumId w:val="15"/>
  </w:num>
  <w:num w:numId="29" w16cid:durableId="213273884">
    <w:abstractNumId w:val="6"/>
  </w:num>
  <w:num w:numId="30" w16cid:durableId="865338657">
    <w:abstractNumId w:val="26"/>
  </w:num>
  <w:num w:numId="31" w16cid:durableId="544634337">
    <w:abstractNumId w:val="4"/>
  </w:num>
  <w:num w:numId="32" w16cid:durableId="1053701285">
    <w:abstractNumId w:val="11"/>
  </w:num>
  <w:num w:numId="33" w16cid:durableId="1354040320">
    <w:abstractNumId w:val="13"/>
  </w:num>
  <w:num w:numId="34" w16cid:durableId="912856480">
    <w:abstractNumId w:val="41"/>
  </w:num>
  <w:num w:numId="35" w16cid:durableId="388651859">
    <w:abstractNumId w:val="18"/>
  </w:num>
  <w:num w:numId="36" w16cid:durableId="2099447757">
    <w:abstractNumId w:val="20"/>
  </w:num>
  <w:num w:numId="37" w16cid:durableId="1163664531">
    <w:abstractNumId w:val="38"/>
  </w:num>
  <w:num w:numId="38" w16cid:durableId="323165305">
    <w:abstractNumId w:val="40"/>
  </w:num>
  <w:num w:numId="39" w16cid:durableId="1173643810">
    <w:abstractNumId w:val="32"/>
  </w:num>
  <w:num w:numId="40" w16cid:durableId="1449161376">
    <w:abstractNumId w:val="9"/>
  </w:num>
  <w:num w:numId="41" w16cid:durableId="2146042511">
    <w:abstractNumId w:val="28"/>
  </w:num>
  <w:num w:numId="42" w16cid:durableId="214390309">
    <w:abstractNumId w:val="14"/>
  </w:num>
  <w:num w:numId="43" w16cid:durableId="1422793285">
    <w:abstractNumId w:val="12"/>
  </w:num>
  <w:num w:numId="44" w16cid:durableId="1141658037">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0F69"/>
    <w:rsid w:val="00006FF7"/>
    <w:rsid w:val="00022E58"/>
    <w:rsid w:val="00030286"/>
    <w:rsid w:val="00046540"/>
    <w:rsid w:val="00052001"/>
    <w:rsid w:val="00052072"/>
    <w:rsid w:val="00066C36"/>
    <w:rsid w:val="00071401"/>
    <w:rsid w:val="0007215E"/>
    <w:rsid w:val="00077DAE"/>
    <w:rsid w:val="000B6527"/>
    <w:rsid w:val="000C1AC3"/>
    <w:rsid w:val="000E6465"/>
    <w:rsid w:val="000F10C3"/>
    <w:rsid w:val="00112DA1"/>
    <w:rsid w:val="00136E54"/>
    <w:rsid w:val="001469CA"/>
    <w:rsid w:val="0014794F"/>
    <w:rsid w:val="00160BC9"/>
    <w:rsid w:val="00165A30"/>
    <w:rsid w:val="00171714"/>
    <w:rsid w:val="001721EA"/>
    <w:rsid w:val="001769F5"/>
    <w:rsid w:val="00183D50"/>
    <w:rsid w:val="00192536"/>
    <w:rsid w:val="001D1B37"/>
    <w:rsid w:val="001E677A"/>
    <w:rsid w:val="001F1675"/>
    <w:rsid w:val="001F6445"/>
    <w:rsid w:val="00227910"/>
    <w:rsid w:val="002326C7"/>
    <w:rsid w:val="00242E2D"/>
    <w:rsid w:val="00262C6D"/>
    <w:rsid w:val="0026401B"/>
    <w:rsid w:val="00274531"/>
    <w:rsid w:val="002754E9"/>
    <w:rsid w:val="0028237E"/>
    <w:rsid w:val="00285D35"/>
    <w:rsid w:val="00290CC6"/>
    <w:rsid w:val="002B5C83"/>
    <w:rsid w:val="003011E2"/>
    <w:rsid w:val="00331498"/>
    <w:rsid w:val="003317F3"/>
    <w:rsid w:val="00332CE9"/>
    <w:rsid w:val="003445E1"/>
    <w:rsid w:val="0037253A"/>
    <w:rsid w:val="00377E46"/>
    <w:rsid w:val="0038069F"/>
    <w:rsid w:val="00392EE4"/>
    <w:rsid w:val="003C151C"/>
    <w:rsid w:val="003E3152"/>
    <w:rsid w:val="003E64D1"/>
    <w:rsid w:val="004213F5"/>
    <w:rsid w:val="004345B5"/>
    <w:rsid w:val="0044147F"/>
    <w:rsid w:val="004750BC"/>
    <w:rsid w:val="004761CC"/>
    <w:rsid w:val="00497FD1"/>
    <w:rsid w:val="004B7DEB"/>
    <w:rsid w:val="004C0912"/>
    <w:rsid w:val="004F48B2"/>
    <w:rsid w:val="00510B05"/>
    <w:rsid w:val="00516C3E"/>
    <w:rsid w:val="00520008"/>
    <w:rsid w:val="00541DC0"/>
    <w:rsid w:val="00564056"/>
    <w:rsid w:val="005768C2"/>
    <w:rsid w:val="005B48A2"/>
    <w:rsid w:val="005D00AA"/>
    <w:rsid w:val="005D02AA"/>
    <w:rsid w:val="005F5F45"/>
    <w:rsid w:val="0060453A"/>
    <w:rsid w:val="00613891"/>
    <w:rsid w:val="006411DD"/>
    <w:rsid w:val="00677FCC"/>
    <w:rsid w:val="00684AD6"/>
    <w:rsid w:val="00685E79"/>
    <w:rsid w:val="006978A6"/>
    <w:rsid w:val="006A0A39"/>
    <w:rsid w:val="006A295A"/>
    <w:rsid w:val="006A33C0"/>
    <w:rsid w:val="006A6D67"/>
    <w:rsid w:val="006A7479"/>
    <w:rsid w:val="006B6625"/>
    <w:rsid w:val="006C2D5C"/>
    <w:rsid w:val="006C5AAE"/>
    <w:rsid w:val="006D0F69"/>
    <w:rsid w:val="006F225D"/>
    <w:rsid w:val="006F2FA7"/>
    <w:rsid w:val="00701D97"/>
    <w:rsid w:val="00705722"/>
    <w:rsid w:val="007467A3"/>
    <w:rsid w:val="00760D3F"/>
    <w:rsid w:val="007647E8"/>
    <w:rsid w:val="00772840"/>
    <w:rsid w:val="007731F3"/>
    <w:rsid w:val="0078327E"/>
    <w:rsid w:val="00784806"/>
    <w:rsid w:val="007A6589"/>
    <w:rsid w:val="007B10B6"/>
    <w:rsid w:val="007B4408"/>
    <w:rsid w:val="007E2644"/>
    <w:rsid w:val="007E3624"/>
    <w:rsid w:val="007F7D0B"/>
    <w:rsid w:val="008024B6"/>
    <w:rsid w:val="008652AF"/>
    <w:rsid w:val="008937CB"/>
    <w:rsid w:val="008B156E"/>
    <w:rsid w:val="008D2900"/>
    <w:rsid w:val="008E2681"/>
    <w:rsid w:val="008E45CC"/>
    <w:rsid w:val="00904429"/>
    <w:rsid w:val="00913139"/>
    <w:rsid w:val="00922835"/>
    <w:rsid w:val="00943C6A"/>
    <w:rsid w:val="00954C4C"/>
    <w:rsid w:val="00956154"/>
    <w:rsid w:val="00967367"/>
    <w:rsid w:val="009C3CAE"/>
    <w:rsid w:val="009D682F"/>
    <w:rsid w:val="00A037AB"/>
    <w:rsid w:val="00A643AA"/>
    <w:rsid w:val="00A73345"/>
    <w:rsid w:val="00A94E3C"/>
    <w:rsid w:val="00B03BD6"/>
    <w:rsid w:val="00B06D3B"/>
    <w:rsid w:val="00B50D0A"/>
    <w:rsid w:val="00B530E6"/>
    <w:rsid w:val="00B7701A"/>
    <w:rsid w:val="00B969A3"/>
    <w:rsid w:val="00BA5FE1"/>
    <w:rsid w:val="00BC0A41"/>
    <w:rsid w:val="00BD7E23"/>
    <w:rsid w:val="00BE1901"/>
    <w:rsid w:val="00BF5D43"/>
    <w:rsid w:val="00C14395"/>
    <w:rsid w:val="00C248D6"/>
    <w:rsid w:val="00C24E5A"/>
    <w:rsid w:val="00C2526E"/>
    <w:rsid w:val="00C26A7F"/>
    <w:rsid w:val="00C26B71"/>
    <w:rsid w:val="00C4389A"/>
    <w:rsid w:val="00C63045"/>
    <w:rsid w:val="00C81848"/>
    <w:rsid w:val="00C8208C"/>
    <w:rsid w:val="00C9252D"/>
    <w:rsid w:val="00CA651C"/>
    <w:rsid w:val="00CC097F"/>
    <w:rsid w:val="00CD6566"/>
    <w:rsid w:val="00CF3DED"/>
    <w:rsid w:val="00D20CBA"/>
    <w:rsid w:val="00D255C2"/>
    <w:rsid w:val="00D474CF"/>
    <w:rsid w:val="00D659D0"/>
    <w:rsid w:val="00D6741F"/>
    <w:rsid w:val="00D74F7F"/>
    <w:rsid w:val="00D913C4"/>
    <w:rsid w:val="00DD2528"/>
    <w:rsid w:val="00DD5909"/>
    <w:rsid w:val="00DE445D"/>
    <w:rsid w:val="00E1290B"/>
    <w:rsid w:val="00E144F4"/>
    <w:rsid w:val="00E3287D"/>
    <w:rsid w:val="00E32BD9"/>
    <w:rsid w:val="00E9424E"/>
    <w:rsid w:val="00EA069B"/>
    <w:rsid w:val="00EB5786"/>
    <w:rsid w:val="00EC1BFE"/>
    <w:rsid w:val="00EC50A3"/>
    <w:rsid w:val="00EF551B"/>
    <w:rsid w:val="00EF70D6"/>
    <w:rsid w:val="00F27C59"/>
    <w:rsid w:val="00F466AB"/>
    <w:rsid w:val="00F472AC"/>
    <w:rsid w:val="00F51291"/>
    <w:rsid w:val="00F51AB9"/>
    <w:rsid w:val="00F61891"/>
    <w:rsid w:val="00F820D3"/>
    <w:rsid w:val="00F82AF9"/>
    <w:rsid w:val="00F87C63"/>
    <w:rsid w:val="00F948AE"/>
    <w:rsid w:val="00FC7DA1"/>
    <w:rsid w:val="00FE78B0"/>
    <w:rsid w:val="00FF3899"/>
    <w:rsid w:val="00FF3C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3DFF"/>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95A"/>
    <w:pPr>
      <w:spacing w:after="0" w:line="240" w:lineRule="auto"/>
      <w:pPrChange w:id="0" w:author="Pablo Morete" w:date="2026-09-25T21:07:00Z">
        <w:pPr>
          <w:spacing w:after="200" w:line="276" w:lineRule="auto"/>
        </w:pPr>
      </w:pPrChange>
    </w:pPr>
    <w:rPr>
      <w:rFonts w:ascii="Times New Roman" w:eastAsia="Times New Roman" w:hAnsi="Times New Roman" w:cs="Times New Roman"/>
      <w:sz w:val="24"/>
      <w:szCs w:val="24"/>
      <w:lang w:val="en-US"/>
      <w:rPrChange w:id="0" w:author="Pablo Morete" w:date="2026-09-25T21:07:00Z">
        <w:rPr>
          <w:rFonts w:asciiTheme="minorHAnsi" w:eastAsiaTheme="minorHAnsi" w:hAnsiTheme="minorHAnsi" w:cstheme="minorBidi"/>
          <w:sz w:val="22"/>
          <w:szCs w:val="22"/>
          <w:lang w:val="en-GB" w:eastAsia="en-US" w:bidi="ar-SA"/>
        </w:rPr>
      </w:rPrChange>
    </w:rPr>
  </w:style>
  <w:style w:type="paragraph" w:styleId="Heading1">
    <w:name w:val="heading 1"/>
    <w:basedOn w:val="Normal"/>
    <w:next w:val="Normal"/>
    <w:link w:val="Heading1Char"/>
    <w:qFormat/>
    <w:rsid w:val="006A295A"/>
    <w:pPr>
      <w:keepNext/>
      <w:ind w:left="-720"/>
      <w:jc w:val="center"/>
      <w:outlineLvl w:val="0"/>
      <w:pPrChange w:id="1" w:author="Pablo Morete" w:date="2026-09-25T21:07:00Z">
        <w:pPr>
          <w:keepNext/>
          <w:ind w:left="-720"/>
          <w:jc w:val="center"/>
          <w:outlineLvl w:val="0"/>
        </w:pPr>
      </w:pPrChange>
    </w:pPr>
    <w:rPr>
      <w:sz w:val="40"/>
      <w:rPrChange w:id="1" w:author="Pablo Morete" w:date="2026-09-25T21:07:00Z">
        <w:rPr>
          <w:sz w:val="40"/>
          <w:szCs w:val="24"/>
          <w:lang w:val="en-US" w:eastAsia="en-US" w:bidi="ar-SA"/>
        </w:rPr>
      </w:rPrChange>
    </w:rPr>
  </w:style>
  <w:style w:type="paragraph" w:styleId="Heading3">
    <w:name w:val="heading 3"/>
    <w:basedOn w:val="Normal"/>
    <w:next w:val="Normal"/>
    <w:link w:val="Heading3Char"/>
    <w:uiPriority w:val="9"/>
    <w:unhideWhenUsed/>
    <w:qFormat/>
    <w:rsid w:val="005D02AA"/>
    <w:pPr>
      <w:keepNext/>
      <w:keepLines/>
      <w:spacing w:before="40" w:line="259" w:lineRule="auto"/>
      <w:outlineLvl w:val="2"/>
      <w:pPrChange w:id="2" w:author="Pablo Morete" w:date="2026-09-25T21:07:00Z">
        <w:pPr>
          <w:keepNext/>
          <w:keepLines/>
          <w:spacing w:before="40" w:line="259" w:lineRule="auto"/>
          <w:outlineLvl w:val="2"/>
        </w:pPr>
      </w:pPrChange>
    </w:pPr>
    <w:rPr>
      <w:rFonts w:asciiTheme="majorHAnsi" w:eastAsiaTheme="majorEastAsia" w:hAnsiTheme="majorHAnsi" w:cstheme="majorBidi"/>
      <w:color w:val="243F60" w:themeColor="accent1" w:themeShade="7F"/>
      <w:rPrChange w:id="2" w:author="Pablo Morete" w:date="2026-09-25T21:07:00Z">
        <w:rPr>
          <w:rFonts w:asciiTheme="majorHAnsi" w:eastAsiaTheme="majorEastAsia" w:hAnsiTheme="majorHAnsi" w:cstheme="majorBidi"/>
          <w:color w:val="243F60" w:themeColor="accent1" w:themeShade="7F"/>
          <w:sz w:val="24"/>
          <w:szCs w:val="24"/>
          <w:lang w:val="en-US" w:eastAsia="en-US" w:bidi="ar-SA"/>
        </w:rPr>
      </w:rPrChange>
    </w:rPr>
  </w:style>
  <w:style w:type="paragraph" w:styleId="Heading4">
    <w:name w:val="heading 4"/>
    <w:basedOn w:val="Normal"/>
    <w:next w:val="Normal"/>
    <w:link w:val="Heading4Char"/>
    <w:uiPriority w:val="9"/>
    <w:semiHidden/>
    <w:unhideWhenUsed/>
    <w:qFormat/>
    <w:rsid w:val="00F27C59"/>
    <w:pPr>
      <w:keepNext/>
      <w:keepLines/>
      <w:spacing w:before="200"/>
      <w:outlineLvl w:val="3"/>
      <w:pPrChange w:id="3" w:author="Pablo Morete" w:date="2026-09-25T21:07:00Z">
        <w:pPr>
          <w:keepNext/>
          <w:keepLines/>
          <w:spacing w:before="200"/>
          <w:outlineLvl w:val="3"/>
        </w:pPr>
      </w:pPrChange>
    </w:pPr>
    <w:rPr>
      <w:rFonts w:asciiTheme="majorHAnsi" w:eastAsiaTheme="majorEastAsia" w:hAnsiTheme="majorHAnsi" w:cstheme="majorBidi"/>
      <w:b/>
      <w:bCs/>
      <w:i/>
      <w:iCs/>
      <w:color w:val="4F81BD" w:themeColor="accent1"/>
      <w:rPrChange w:id="3" w:author="Pablo Morete" w:date="2026-09-25T21:07:00Z">
        <w:rPr>
          <w:rFonts w:asciiTheme="majorHAnsi" w:eastAsiaTheme="majorEastAsia" w:hAnsiTheme="majorHAnsi" w:cstheme="majorBidi"/>
          <w:b/>
          <w:bCs/>
          <w:i/>
          <w:iCs/>
          <w:color w:val="4F81BD" w:themeColor="accent1"/>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0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77DAE"/>
    <w:rPr>
      <w:color w:val="3366FF"/>
      <w:u w:val="none"/>
      <w:rPrChange w:id="4" w:author="Pablo Morete" w:date="2026-09-25T21:07:00Z">
        <w:rPr>
          <w:rFonts w:cs="Times New Roman"/>
          <w:color w:val="0000FF"/>
          <w:u w:val="single"/>
        </w:rPr>
      </w:rPrChange>
    </w:rPr>
  </w:style>
  <w:style w:type="character" w:customStyle="1" w:styleId="Heading1Char">
    <w:name w:val="Heading 1 Char"/>
    <w:basedOn w:val="DefaultParagraphFont"/>
    <w:link w:val="Heading1"/>
    <w:rsid w:val="00E32BD9"/>
    <w:rPr>
      <w:rFonts w:ascii="Times New Roman" w:eastAsia="Times New Roman" w:hAnsi="Times New Roman" w:cs="Times New Roman"/>
      <w:sz w:val="40"/>
      <w:szCs w:val="24"/>
      <w:lang w:val="en-US"/>
    </w:rPr>
  </w:style>
  <w:style w:type="character" w:customStyle="1" w:styleId="Heading3Char">
    <w:name w:val="Heading 3 Char"/>
    <w:basedOn w:val="DefaultParagraphFont"/>
    <w:link w:val="Heading3"/>
    <w:uiPriority w:val="9"/>
    <w:rsid w:val="00E32BD9"/>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E32BD9"/>
    <w:rPr>
      <w:rFonts w:asciiTheme="majorHAnsi" w:eastAsiaTheme="majorEastAsia" w:hAnsiTheme="majorHAnsi" w:cstheme="majorBidi"/>
      <w:b/>
      <w:bCs/>
      <w:i/>
      <w:iCs/>
      <w:color w:val="4F81BD" w:themeColor="accent1"/>
      <w:sz w:val="24"/>
      <w:szCs w:val="24"/>
      <w:lang w:val="en-US"/>
    </w:rPr>
  </w:style>
  <w:style w:type="character" w:styleId="FollowedHyperlink">
    <w:name w:val="FollowedHyperlink"/>
    <w:qFormat/>
    <w:rsid w:val="00E32BD9"/>
    <w:rPr>
      <w:color w:val="3366FF"/>
      <w:u w:val="none"/>
    </w:rPr>
  </w:style>
  <w:style w:type="paragraph" w:customStyle="1" w:styleId="Tabletext">
    <w:name w:val="Table text"/>
    <w:basedOn w:val="Normal"/>
    <w:rsid w:val="006A295A"/>
    <w:pPr>
      <w:pPrChange w:id="5" w:author="Pablo Morete" w:date="2026-09-25T21:07:00Z">
        <w:pPr/>
      </w:pPrChange>
    </w:pPr>
    <w:rPr>
      <w:rFonts w:ascii="Arial" w:hAnsi="Arial"/>
      <w:sz w:val="22"/>
      <w:szCs w:val="20"/>
      <w:lang w:val="en-GB"/>
      <w:rPrChange w:id="5" w:author="Pablo Morete" w:date="2026-09-25T21:07:00Z">
        <w:rPr>
          <w:rFonts w:ascii="Arial" w:hAnsi="Arial"/>
          <w:sz w:val="24"/>
          <w:lang w:val="en-US" w:eastAsia="en-US" w:bidi="ar-SA"/>
        </w:rPr>
      </w:rPrChange>
    </w:rPr>
  </w:style>
  <w:style w:type="paragraph" w:customStyle="1" w:styleId="FrontPageTitle">
    <w:name w:val="Front Page Title"/>
    <w:basedOn w:val="Normal"/>
    <w:rsid w:val="006A295A"/>
    <w:pPr>
      <w:spacing w:before="180"/>
      <w:jc w:val="right"/>
      <w:pPrChange w:id="6" w:author="Pablo Morete" w:date="2026-09-25T21:07:00Z">
        <w:pPr>
          <w:spacing w:before="180"/>
          <w:jc w:val="right"/>
        </w:pPr>
      </w:pPrChange>
    </w:pPr>
    <w:rPr>
      <w:rFonts w:cs="Arial"/>
      <w:b/>
      <w:bCs/>
      <w:sz w:val="40"/>
      <w:rPrChange w:id="6" w:author="Pablo Morete" w:date="2026-09-25T21:07:00Z">
        <w:rPr>
          <w:rFonts w:cs="Arial"/>
          <w:b/>
          <w:bCs/>
          <w:sz w:val="40"/>
          <w:szCs w:val="24"/>
          <w:lang w:val="en-US" w:eastAsia="en-US" w:bidi="ar-SA"/>
        </w:rPr>
      </w:rPrChange>
    </w:rPr>
  </w:style>
  <w:style w:type="paragraph" w:customStyle="1" w:styleId="FrontPageSubtitle">
    <w:name w:val="Front Page Subtitle"/>
    <w:basedOn w:val="FrontPageTitle"/>
    <w:rsid w:val="00E32BD9"/>
    <w:rPr>
      <w:sz w:val="32"/>
    </w:rPr>
  </w:style>
  <w:style w:type="paragraph" w:styleId="FootnoteText">
    <w:name w:val="footnote text"/>
    <w:aliases w:val="Geneva 9 Char,Font: Geneva 9 Char,Boston 10 Char,f Char,Footnote Text Char Char Char Char Char Char Char,Footnote Text Char Char Char Char1 Char,Footnote Text Char Char Char Char Char1 Char"/>
    <w:basedOn w:val="Normal"/>
    <w:link w:val="FootnoteTextChar"/>
    <w:uiPriority w:val="99"/>
    <w:rsid w:val="006A295A"/>
    <w:pPr>
      <w:pPrChange w:id="7" w:author="Pablo Morete" w:date="2026-09-25T21:07:00Z">
        <w:pPr/>
      </w:pPrChange>
    </w:pPr>
    <w:rPr>
      <w:sz w:val="20"/>
      <w:szCs w:val="20"/>
      <w:rPrChange w:id="7" w:author="Pablo Morete" w:date="2026-09-25T21:07:00Z">
        <w:rPr>
          <w:lang w:val="en-US" w:eastAsia="en-US" w:bidi="ar-SA"/>
        </w:rPr>
      </w:rPrChange>
    </w:rPr>
  </w:style>
  <w:style w:type="character" w:customStyle="1" w:styleId="FootnoteTextChar">
    <w:name w:val="Footnote Text Char"/>
    <w:aliases w:val="Geneva 9 Char Char,Font: Geneva 9 Char Char,Boston 10 Char Char,f Char Char,Footnote Text Char Char Char Char Char Char Char Char,Footnote Text Char Char Char Char1 Char Char,Footnote Text Char Char Char Char Char1 Char Char"/>
    <w:basedOn w:val="DefaultParagraphFont"/>
    <w:link w:val="FootnoteText"/>
    <w:uiPriority w:val="99"/>
    <w:rsid w:val="00E32BD9"/>
    <w:rPr>
      <w:rFonts w:ascii="Times New Roman" w:eastAsia="Times New Roman" w:hAnsi="Times New Roman" w:cs="Times New Roman"/>
      <w:sz w:val="20"/>
      <w:szCs w:val="20"/>
      <w:lang w:val="en-US"/>
    </w:rPr>
  </w:style>
  <w:style w:type="character" w:styleId="FootnoteReference">
    <w:name w:val="footnote reference"/>
    <w:aliases w:val="ftref,16 Point,Superscript 6 Point"/>
    <w:uiPriority w:val="99"/>
    <w:rsid w:val="00E32BD9"/>
    <w:rPr>
      <w:vertAlign w:val="superscript"/>
    </w:rPr>
  </w:style>
  <w:style w:type="character" w:customStyle="1" w:styleId="ms-rtethemeforecolor-2-01">
    <w:name w:val="ms-rtethemeforecolor-2-01"/>
    <w:rsid w:val="00E32BD9"/>
    <w:rPr>
      <w:color w:val="000000"/>
    </w:rPr>
  </w:style>
  <w:style w:type="paragraph" w:styleId="BalloonText">
    <w:name w:val="Balloon Text"/>
    <w:basedOn w:val="Normal"/>
    <w:link w:val="BalloonTextChar"/>
    <w:uiPriority w:val="99"/>
    <w:semiHidden/>
    <w:unhideWhenUsed/>
    <w:rsid w:val="006A295A"/>
    <w:pPr>
      <w:pPrChange w:id="8" w:author="Pablo Morete" w:date="2026-09-25T21:07:00Z">
        <w:pPr/>
      </w:pPrChange>
    </w:pPr>
    <w:rPr>
      <w:rFonts w:ascii="Lucida Grande" w:hAnsi="Lucida Grande" w:cs="Lucida Grande"/>
      <w:sz w:val="18"/>
      <w:szCs w:val="18"/>
      <w:rPrChange w:id="8" w:author="Pablo Morete" w:date="2026-09-25T21:07:00Z">
        <w:rPr>
          <w:rFonts w:ascii="Lucida Grande" w:hAnsi="Lucida Grande" w:cs="Lucida Grande"/>
          <w:sz w:val="18"/>
          <w:szCs w:val="18"/>
          <w:lang w:val="en-US" w:eastAsia="en-US" w:bidi="ar-SA"/>
        </w:rPr>
      </w:rPrChange>
    </w:rPr>
  </w:style>
  <w:style w:type="character" w:customStyle="1" w:styleId="BalloonTextChar">
    <w:name w:val="Balloon Text Char"/>
    <w:basedOn w:val="DefaultParagraphFont"/>
    <w:link w:val="BalloonText"/>
    <w:uiPriority w:val="99"/>
    <w:semiHidden/>
    <w:rsid w:val="00E32BD9"/>
    <w:rPr>
      <w:rFonts w:ascii="Lucida Grande" w:eastAsia="Times New Roman" w:hAnsi="Lucida Grande" w:cs="Lucida Grande"/>
      <w:sz w:val="18"/>
      <w:szCs w:val="18"/>
      <w:lang w:val="en-US"/>
    </w:rPr>
  </w:style>
  <w:style w:type="paragraph" w:styleId="Header">
    <w:name w:val="header"/>
    <w:basedOn w:val="Normal"/>
    <w:link w:val="HeaderChar"/>
    <w:uiPriority w:val="99"/>
    <w:unhideWhenUsed/>
    <w:rsid w:val="00956154"/>
    <w:pPr>
      <w:tabs>
        <w:tab w:val="center" w:pos="4680"/>
        <w:tab w:val="right" w:pos="9360"/>
      </w:tabs>
      <w:pPrChange w:id="9" w:author="Pablo Morete" w:date="2026-09-25T21:07:00Z">
        <w:pPr>
          <w:tabs>
            <w:tab w:val="center" w:pos="4680"/>
            <w:tab w:val="right" w:pos="9360"/>
          </w:tabs>
        </w:pPr>
      </w:pPrChange>
    </w:pPr>
    <w:rPr>
      <w:rPrChange w:id="9" w:author="Pablo Morete" w:date="2026-09-25T21:07:00Z">
        <w:rPr>
          <w:sz w:val="24"/>
          <w:szCs w:val="24"/>
          <w:lang w:val="en-US" w:eastAsia="en-US" w:bidi="ar-SA"/>
        </w:rPr>
      </w:rPrChange>
    </w:rPr>
  </w:style>
  <w:style w:type="character" w:customStyle="1" w:styleId="HeaderChar">
    <w:name w:val="Header Char"/>
    <w:basedOn w:val="DefaultParagraphFont"/>
    <w:link w:val="Header"/>
    <w:uiPriority w:val="99"/>
    <w:rsid w:val="00E32BD9"/>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56154"/>
    <w:pPr>
      <w:tabs>
        <w:tab w:val="center" w:pos="4680"/>
        <w:tab w:val="right" w:pos="9360"/>
      </w:tabs>
      <w:pPrChange w:id="10" w:author="Pablo Morete" w:date="2026-09-25T21:07:00Z">
        <w:pPr>
          <w:tabs>
            <w:tab w:val="center" w:pos="4680"/>
            <w:tab w:val="right" w:pos="9360"/>
          </w:tabs>
        </w:pPr>
      </w:pPrChange>
    </w:pPr>
    <w:rPr>
      <w:rPrChange w:id="10" w:author="Pablo Morete" w:date="2026-09-25T21:07:00Z">
        <w:rPr>
          <w:sz w:val="24"/>
          <w:szCs w:val="24"/>
          <w:lang w:val="en-US" w:eastAsia="en-US" w:bidi="ar-SA"/>
        </w:rPr>
      </w:rPrChange>
    </w:rPr>
  </w:style>
  <w:style w:type="character" w:customStyle="1" w:styleId="FooterChar">
    <w:name w:val="Footer Char"/>
    <w:basedOn w:val="DefaultParagraphFont"/>
    <w:link w:val="Footer"/>
    <w:uiPriority w:val="99"/>
    <w:rsid w:val="00E32BD9"/>
    <w:rPr>
      <w:rFonts w:ascii="Times New Roman" w:eastAsia="Times New Roman" w:hAnsi="Times New Roman" w:cs="Times New Roman"/>
      <w:sz w:val="24"/>
      <w:szCs w:val="24"/>
      <w:lang w:val="en-US"/>
    </w:rPr>
  </w:style>
  <w:style w:type="paragraph" w:styleId="ListParagraph">
    <w:name w:val="List Paragraph"/>
    <w:aliases w:val="List Paragraph (numbered (a)),Bullets,List Paragraph1,Lapis Bulleted List,Dot pt,F5 List Paragraph,No Spacing1,List Paragraph Char Char Char,Indicator Text,Numbered Para 1,Bullet 1,List Paragraph12,Bullet Points,MAIN CONTENT,List 100s,L"/>
    <w:basedOn w:val="Normal"/>
    <w:link w:val="ListParagraphChar"/>
    <w:uiPriority w:val="34"/>
    <w:qFormat/>
    <w:rsid w:val="00052072"/>
    <w:pPr>
      <w:contextualSpacing/>
      <w:pPrChange w:id="11" w:author="Pablo Morete" w:date="2026-09-25T21:07:00Z">
        <w:pPr>
          <w:contextualSpacing/>
        </w:pPr>
      </w:pPrChange>
    </w:pPr>
    <w:rPr>
      <w:rFonts w:asciiTheme="minorHAnsi" w:eastAsiaTheme="minorEastAsia" w:hAnsiTheme="minorHAnsi" w:cstheme="minorBidi"/>
      <w:rPrChange w:id="11" w:author="Pablo Morete" w:date="2026-09-25T21:07:00Z">
        <w:rPr>
          <w:rFonts w:eastAsiaTheme="minorEastAsia"/>
          <w:sz w:val="24"/>
          <w:szCs w:val="24"/>
          <w:lang w:val="en-US" w:eastAsia="en-US" w:bidi="ar-SA"/>
        </w:rPr>
      </w:rPrChange>
    </w:rPr>
  </w:style>
  <w:style w:type="paragraph" w:styleId="NoSpacing">
    <w:name w:val="No Spacing"/>
    <w:basedOn w:val="Normal"/>
    <w:uiPriority w:val="1"/>
    <w:qFormat/>
    <w:rsid w:val="00052072"/>
    <w:pPr>
      <w:pPrChange w:id="12" w:author="Pablo Morete" w:date="2026-09-25T21:07:00Z">
        <w:pPr/>
      </w:pPrChange>
    </w:pPr>
    <w:rPr>
      <w:rFonts w:asciiTheme="minorHAnsi" w:eastAsiaTheme="minorEastAsia" w:hAnsiTheme="minorHAnsi" w:cstheme="minorBidi"/>
      <w:rPrChange w:id="12" w:author="Pablo Morete" w:date="2026-09-25T21:07:00Z">
        <w:rPr>
          <w:rFonts w:eastAsiaTheme="minorEastAsia"/>
          <w:sz w:val="24"/>
          <w:szCs w:val="24"/>
          <w:lang w:val="en-US" w:eastAsia="en-US" w:bidi="ar-SA"/>
        </w:rPr>
      </w:rPrChange>
    </w:rPr>
  </w:style>
  <w:style w:type="paragraph" w:customStyle="1" w:styleId="BulletedList">
    <w:name w:val="BulletedList"/>
    <w:basedOn w:val="NoSpacing"/>
    <w:rsid w:val="00052072"/>
    <w:pPr>
      <w:numPr>
        <w:numId w:val="2"/>
      </w:numPr>
      <w:pPrChange w:id="13" w:author="Pablo Morete" w:date="2026-09-25T21:07:00Z">
        <w:pPr>
          <w:numPr>
            <w:numId w:val="2"/>
          </w:numPr>
          <w:ind w:left="1080" w:hanging="360"/>
        </w:pPr>
      </w:pPrChange>
    </w:pPr>
    <w:rPr>
      <w:rPrChange w:id="13" w:author="Pablo Morete" w:date="2026-09-25T21:07:00Z">
        <w:rPr>
          <w:rFonts w:asciiTheme="minorHAnsi" w:eastAsiaTheme="minorEastAsia" w:hAnsiTheme="minorHAnsi" w:cstheme="minorBidi"/>
          <w:sz w:val="24"/>
          <w:szCs w:val="24"/>
          <w:lang w:val="en-US" w:eastAsia="en-US" w:bidi="ar-SA"/>
        </w:rPr>
      </w:rPrChange>
    </w:rPr>
  </w:style>
  <w:style w:type="paragraph" w:customStyle="1" w:styleId="Boldoneline">
    <w:name w:val="Boldoneline"/>
    <w:basedOn w:val="NoSpacing"/>
    <w:qFormat/>
    <w:rsid w:val="00E32BD9"/>
    <w:pPr>
      <w:spacing w:before="360"/>
    </w:pPr>
    <w:rPr>
      <w:b/>
    </w:rPr>
  </w:style>
  <w:style w:type="character" w:styleId="PlaceholderText">
    <w:name w:val="Placeholder Text"/>
    <w:basedOn w:val="DefaultParagraphFont"/>
    <w:uiPriority w:val="99"/>
    <w:semiHidden/>
    <w:rsid w:val="00E32BD9"/>
    <w:rPr>
      <w:color w:val="808080"/>
    </w:rPr>
  </w:style>
  <w:style w:type="character" w:styleId="CommentReference">
    <w:name w:val="annotation reference"/>
    <w:basedOn w:val="DefaultParagraphFont"/>
    <w:uiPriority w:val="99"/>
    <w:semiHidden/>
    <w:unhideWhenUsed/>
    <w:rsid w:val="00E32BD9"/>
    <w:rPr>
      <w:sz w:val="16"/>
      <w:szCs w:val="16"/>
    </w:rPr>
  </w:style>
  <w:style w:type="paragraph" w:styleId="CommentText">
    <w:name w:val="annotation text"/>
    <w:basedOn w:val="Normal"/>
    <w:link w:val="CommentTextChar"/>
    <w:uiPriority w:val="99"/>
    <w:semiHidden/>
    <w:unhideWhenUsed/>
    <w:rsid w:val="00701D97"/>
    <w:pPr>
      <w:pPrChange w:id="14" w:author="Pablo Morete" w:date="2026-09-25T21:07:00Z">
        <w:pPr/>
      </w:pPrChange>
    </w:pPr>
    <w:rPr>
      <w:sz w:val="20"/>
      <w:szCs w:val="20"/>
      <w:rPrChange w:id="14" w:author="Pablo Morete" w:date="2026-09-25T21:07:00Z">
        <w:rPr>
          <w:lang w:val="en-US" w:eastAsia="en-US" w:bidi="ar-SA"/>
        </w:rPr>
      </w:rPrChange>
    </w:rPr>
  </w:style>
  <w:style w:type="character" w:customStyle="1" w:styleId="CommentTextChar">
    <w:name w:val="Comment Text Char"/>
    <w:basedOn w:val="DefaultParagraphFont"/>
    <w:link w:val="CommentText"/>
    <w:uiPriority w:val="99"/>
    <w:semiHidden/>
    <w:rsid w:val="00E32BD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E32BD9"/>
    <w:rPr>
      <w:b/>
      <w:bCs/>
    </w:rPr>
  </w:style>
  <w:style w:type="character" w:customStyle="1" w:styleId="CommentSubjectChar">
    <w:name w:val="Comment Subject Char"/>
    <w:basedOn w:val="CommentTextChar"/>
    <w:link w:val="CommentSubject"/>
    <w:uiPriority w:val="99"/>
    <w:semiHidden/>
    <w:rsid w:val="00E32BD9"/>
    <w:rPr>
      <w:rFonts w:ascii="Times New Roman" w:eastAsia="Times New Roman" w:hAnsi="Times New Roman" w:cs="Times New Roman"/>
      <w:b/>
      <w:bCs/>
      <w:sz w:val="20"/>
      <w:szCs w:val="20"/>
      <w:lang w:val="en-US"/>
    </w:rPr>
  </w:style>
  <w:style w:type="paragraph" w:styleId="Revision">
    <w:name w:val="Revision"/>
    <w:hidden/>
    <w:uiPriority w:val="99"/>
    <w:semiHidden/>
    <w:rsid w:val="00285D35"/>
    <w:pPr>
      <w:spacing w:after="0" w:line="240" w:lineRule="auto"/>
      <w:pPrChange w:id="15" w:author="Pablo Morete" w:date="2026-09-25T21:07:00Z">
        <w:pPr/>
      </w:pPrChange>
    </w:pPr>
    <w:rPr>
      <w:rFonts w:ascii="Times New Roman" w:eastAsia="Times New Roman" w:hAnsi="Times New Roman" w:cs="Times New Roman"/>
      <w:sz w:val="24"/>
      <w:szCs w:val="24"/>
      <w:lang w:val="en-US"/>
      <w:rPrChange w:id="15" w:author="Pablo Morete" w:date="2026-09-25T21:07:00Z">
        <w:rPr>
          <w:sz w:val="24"/>
          <w:szCs w:val="24"/>
          <w:lang w:val="en-US" w:eastAsia="en-US" w:bidi="ar-SA"/>
        </w:rPr>
      </w:rPrChange>
    </w:rPr>
  </w:style>
  <w:style w:type="character" w:customStyle="1" w:styleId="UnresolvedMention1">
    <w:name w:val="Unresolved Mention1"/>
    <w:basedOn w:val="DefaultParagraphFont"/>
    <w:uiPriority w:val="99"/>
    <w:semiHidden/>
    <w:unhideWhenUsed/>
    <w:rsid w:val="00E32BD9"/>
    <w:rPr>
      <w:color w:val="605E5C"/>
      <w:shd w:val="clear" w:color="auto" w:fill="E1DFDD"/>
    </w:rPr>
  </w:style>
  <w:style w:type="character" w:customStyle="1" w:styleId="ListParagraphChar">
    <w:name w:val="List Paragraph Char"/>
    <w:aliases w:val="List Paragraph (numbered (a)) Char,Bullets Char,List Paragraph1 Char,Lapis Bulleted List Char,Dot pt Char,F5 List Paragraph Char,No Spacing1 Char,List Paragraph Char Char Char Char,Indicator Text Char,Numbered Para 1 Char,L Char"/>
    <w:link w:val="ListParagraph"/>
    <w:uiPriority w:val="34"/>
    <w:qFormat/>
    <w:locked/>
    <w:rsid w:val="00E32BD9"/>
    <w:rPr>
      <w:rFonts w:eastAsiaTheme="minorEastAsia"/>
      <w:sz w:val="24"/>
      <w:szCs w:val="24"/>
      <w:lang w:val="en-US"/>
    </w:rPr>
  </w:style>
  <w:style w:type="paragraph" w:styleId="NormalWeb">
    <w:name w:val="Normal (Web)"/>
    <w:basedOn w:val="Normal"/>
    <w:uiPriority w:val="99"/>
    <w:unhideWhenUsed/>
    <w:rsid w:val="005D02AA"/>
    <w:pPr>
      <w:spacing w:before="100" w:beforeAutospacing="1" w:after="100" w:afterAutospacing="1"/>
      <w:pPrChange w:id="16" w:author="Pablo Morete" w:date="2026-09-25T21:07:00Z">
        <w:pPr>
          <w:spacing w:before="100" w:beforeAutospacing="1" w:after="100" w:afterAutospacing="1"/>
        </w:pPr>
      </w:pPrChange>
    </w:pPr>
    <w:rPr>
      <w:rPrChange w:id="16" w:author="Pablo Morete" w:date="2026-09-25T21:07:00Z">
        <w:rPr>
          <w:sz w:val="24"/>
          <w:szCs w:val="24"/>
          <w:lang w:val="en-US" w:eastAsia="en-US" w:bidi="ar-SA"/>
        </w:rPr>
      </w:rPrChange>
    </w:rPr>
  </w:style>
  <w:style w:type="character" w:styleId="UnresolvedMention">
    <w:name w:val="Unresolved Mention"/>
    <w:basedOn w:val="DefaultParagraphFont"/>
    <w:uiPriority w:val="99"/>
    <w:semiHidden/>
    <w:unhideWhenUsed/>
    <w:rsid w:val="00E32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3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5F8277E0C6227D498CA3A27503A10F2E"/>
        <w:category>
          <w:name w:val="General"/>
          <w:gallery w:val="placeholder"/>
        </w:category>
        <w:types>
          <w:type w:val="bbPlcHdr"/>
        </w:types>
        <w:behaviors>
          <w:behavior w:val="content"/>
        </w:behaviors>
        <w:guid w:val="{431F35B7-9723-3445-A985-98D9A48FB5D7}"/>
      </w:docPartPr>
      <w:docPartBody>
        <w:p w:rsidR="006864FA" w:rsidRDefault="006864FA">
          <w:pPr>
            <w:pStyle w:val="5F8277E0C6227D498CA3A27503A10F2E"/>
          </w:pPr>
          <w:r w:rsidRPr="004152D5">
            <w:rPr>
              <w:rStyle w:val="PlaceholderText"/>
            </w:rPr>
            <w:t>[Effective Date</w:t>
          </w:r>
          <w:r w:rsidRPr="004152D5">
            <w:rPr>
              <w:rStyle w:val="PlaceholderText"/>
            </w:rPr>
            <w:t>]</w:t>
          </w:r>
        </w:p>
      </w:docPartBody>
    </w:docPart>
    <w:docPart>
      <w:docPartPr>
        <w:name w:val="B59BA23900B7554EA28BCEDB2562F39A"/>
        <w:category>
          <w:name w:val="General"/>
          <w:gallery w:val="placeholder"/>
        </w:category>
        <w:types>
          <w:type w:val="bbPlcHdr"/>
        </w:types>
        <w:behaviors>
          <w:behavior w:val="content"/>
        </w:behaviors>
        <w:guid w:val="{616C6113-B833-2845-B000-75E3CF8285CA}"/>
      </w:docPartPr>
      <w:docPartBody>
        <w:p w:rsidR="006864FA" w:rsidRDefault="006864FA">
          <w:pPr>
            <w:pStyle w:val="B59BA23900B7554EA28BCEDB2562F39A"/>
          </w:pPr>
          <w:r w:rsidRPr="004152D5">
            <w:rPr>
              <w:rStyle w:val="PlaceholderText"/>
            </w:rPr>
            <w:t>[POPPRefItemVersion</w:t>
          </w:r>
          <w:r w:rsidRPr="004152D5">
            <w:rPr>
              <w:rStyle w:val="PlaceholderText"/>
            </w:rPr>
            <w:t>]</w:t>
          </w:r>
        </w:p>
      </w:docPartBody>
    </w:docPart>
    <w:docPart>
      <w:docPartPr>
        <w:name w:val="A47F015A94398549AD9593474542711B"/>
        <w:category>
          <w:name w:val="General"/>
          <w:gallery w:val="placeholder"/>
        </w:category>
        <w:types>
          <w:type w:val="bbPlcHdr"/>
        </w:types>
        <w:behaviors>
          <w:behavior w:val="content"/>
        </w:behaviors>
        <w:guid w:val="{4C62614C-F831-6D4C-9D4B-2734716C31D0}"/>
      </w:docPartPr>
      <w:docPartBody>
        <w:p w:rsidR="006864FA" w:rsidRDefault="006864FA">
          <w:pPr>
            <w:pStyle w:val="A47F015A94398549AD9593474542711B"/>
          </w:pPr>
          <w:r w:rsidRPr="004152D5">
            <w:rPr>
              <w:rStyle w:val="PlaceholderText"/>
            </w:rPr>
            <w:t>[Effective Date</w:t>
          </w:r>
          <w:r w:rsidRPr="004152D5">
            <w:rPr>
              <w:rStyle w:val="PlaceholderText"/>
            </w:rPr>
            <w:t>]</w:t>
          </w:r>
        </w:p>
      </w:docPartBody>
    </w:docPart>
    <w:docPart>
      <w:docPartPr>
        <w:name w:val="4972A8F6853E3644860D3627A07273E2"/>
        <w:category>
          <w:name w:val="General"/>
          <w:gallery w:val="placeholder"/>
        </w:category>
        <w:types>
          <w:type w:val="bbPlcHdr"/>
        </w:types>
        <w:behaviors>
          <w:behavior w:val="content"/>
        </w:behaviors>
        <w:guid w:val="{9E6648E3-16F6-8C41-8670-9241C4107196}"/>
      </w:docPartPr>
      <w:docPartBody>
        <w:p w:rsidR="006864FA" w:rsidRDefault="006864FA">
          <w:pPr>
            <w:pStyle w:val="4972A8F6853E3644860D3627A07273E2"/>
          </w:pPr>
          <w:r w:rsidRPr="004152D5">
            <w:rPr>
              <w:rStyle w:val="PlaceholderText"/>
            </w:rPr>
            <w:t>[POPPRefItemVersion</w:t>
          </w:r>
          <w:r w:rsidRPr="004152D5">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FA"/>
    <w:rsid w:val="006864FA"/>
    <w:rsid w:val="006F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F8277E0C6227D498CA3A27503A10F2E">
    <w:name w:val="5F8277E0C6227D498CA3A27503A10F2E"/>
  </w:style>
  <w:style w:type="paragraph" w:customStyle="1" w:styleId="B59BA23900B7554EA28BCEDB2562F39A">
    <w:name w:val="B59BA23900B7554EA28BCEDB2562F39A"/>
  </w:style>
  <w:style w:type="paragraph" w:customStyle="1" w:styleId="A47F015A94398549AD9593474542711B">
    <w:name w:val="A47F015A94398549AD9593474542711B"/>
  </w:style>
  <w:style w:type="paragraph" w:customStyle="1" w:styleId="4972A8F6853E3644860D3627A07273E2">
    <w:name w:val="4972A8F6853E3644860D3627A07273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UNDP_POPP_DOCUMENTLIB_CONTENTTYPE" ma:contentTypeID="0x01010061FF32BFFC2B4E50A3A86F4682D7D367007687F3382310C0489D2A99E053BA6D39" ma:contentTypeVersion="39" ma:contentTypeDescription="Create a new document." ma:contentTypeScope="" ma:versionID="6be656cb1c163ecae2ba3479e659beb4">
  <xsd:schema xmlns:xsd="http://www.w3.org/2001/XMLSchema" xmlns:xs="http://www.w3.org/2001/XMLSchema" xmlns:p="http://schemas.microsoft.com/office/2006/metadata/properties" xmlns:ns1="http://schemas.microsoft.com/sharepoint/v3" xmlns:ns2="8264c5cc-ec60-4b56-8111-ce635d3d139a" xmlns:ns3="e560140e-7b2f-4392-90df-e7567e3021a3" targetNamespace="http://schemas.microsoft.com/office/2006/metadata/properties" ma:root="true" ma:fieldsID="4ff6b9a3198065004b36a8a1743102d6" ns1:_="" ns2:_="" ns3:_="">
    <xsd:import namespace="http://schemas.microsoft.com/sharepoint/v3"/>
    <xsd:import namespace="8264c5cc-ec60-4b56-8111-ce635d3d139a"/>
    <xsd:import namespace="e560140e-7b2f-4392-90df-e7567e3021a3"/>
    <xsd:element name="properties">
      <xsd:complexType>
        <xsd:sequence>
          <xsd:element name="documentManagement">
            <xsd:complexType>
              <xsd:all>
                <xsd:element ref="ns2:UNDP_POPP_TITLE_EN" minOccurs="0"/>
                <xsd:element ref="ns2:UNDP_POPP_FOCALPOINT" minOccurs="0"/>
                <xsd:element ref="ns2:UNDP_POPP_DOCUMENT_TYPE"/>
                <xsd:element ref="ns2:UNDP_POPP_DOCUMENT_LANGUAGE"/>
                <xsd:element ref="ns2:UNDP_POPP_EFFECTIVEDATE" minOccurs="0"/>
                <xsd:element ref="ns2:UNDP_POPP_PLANNED_REVIEWDATE" minOccurs="0"/>
                <xsd:element ref="ns2:UNDP_POPP_VERSION_COMMENTS" minOccurs="0"/>
                <xsd:element ref="ns2:UNDP_POPP_FILEVERSION" minOccurs="0"/>
                <xsd:element ref="ns2:UNDP_POPP_ISACTIVE" minOccurs="0"/>
                <xsd:element ref="ns2:UNDP_POPP_NOTE" minOccurs="0"/>
                <xsd:element ref="ns2:UNDP_POPP_DOCUMENT_TEMPLATE" minOccurs="0"/>
                <xsd:element ref="ns2:TaxCatchAll" minOccurs="0"/>
                <xsd:element ref="ns2:TaxCatchAllLabel" minOccurs="0"/>
                <xsd:element ref="ns2:UNDP_POPP_BUSINESSPROCESS_HIDDEN" minOccurs="0"/>
                <xsd:element ref="ns2:UNDP_POPP_BUSINESSUNITID_HIDDEN" minOccurs="0"/>
                <xsd:element ref="ns2:l0e6ef0c43e74560bd7f3acd1f5e8571" minOccurs="0"/>
                <xsd:element ref="ns3:Location" minOccurs="0"/>
                <xsd:element ref="ns2:_dlc_DocId" minOccurs="0"/>
                <xsd:element ref="ns2:_dlc_DocIdUrl" minOccurs="0"/>
                <xsd:element ref="ns2:_dlc_DocIdPersistId" minOccurs="0"/>
                <xsd:element ref="ns1:_dlc_Exempt" minOccurs="0"/>
                <xsd:element ref="ns3:DLCPolicyLabelValue" minOccurs="0"/>
                <xsd:element ref="ns3:DLCPolicyLabelClientValue" minOccurs="0"/>
                <xsd:element ref="ns3:DLCPolicyLabelLock" minOccurs="0"/>
                <xsd:element ref="ns2:UNDP_POPP_REFITEM_VERSION" minOccurs="0"/>
                <xsd:element ref="ns2:UNDP_POPP_LASTMODIFIED" minOccurs="0"/>
                <xsd:element ref="ns2:UNDP_POPP_REJECT_COMMENTS" minOccurs="0"/>
                <xsd:element ref="ns3:POPPIsArchiv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30"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264c5cc-ec60-4b56-8111-ce635d3d139a" elementFormDefault="qualified">
    <xsd:import namespace="http://schemas.microsoft.com/office/2006/documentManagement/types"/>
    <xsd:import namespace="http://schemas.microsoft.com/office/infopath/2007/PartnerControls"/>
    <xsd:element name="UNDP_POPP_TITLE_EN" ma:index="1" nillable="true" ma:displayName="Title_EN" ma:indexed="true" ma:internalName="UNDP_POPP_TITLE_EN">
      <xsd:simpleType>
        <xsd:restriction base="dms:Text">
          <xsd:maxLength value="255"/>
        </xsd:restriction>
      </xsd:simpleType>
    </xsd:element>
    <xsd:element name="UNDP_POPP_FOCALPOINT" ma:index="3" nillable="true" ma:displayName="Focal Point" ma:SharePointGroup="0" ma:internalName="UNDP_POPP_FOCALPOINT"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DP_POPP_DOCUMENT_TYPE" ma:index="5" ma:displayName="Document TYPE" ma:default="Template" ma:format="Dropdown" ma:indexed="true" ma:internalName="UNDP_POPP_DOCUMENT_TYPE" ma:readOnly="false">
      <xsd:simpleType>
        <xsd:restriction base="dms:Choice">
          <xsd:enumeration value="Regulation"/>
          <xsd:enumeration value="Policy"/>
          <xsd:enumeration value="Template"/>
        </xsd:restriction>
      </xsd:simpleType>
    </xsd:element>
    <xsd:element name="UNDP_POPP_DOCUMENT_LANGUAGE" ma:index="6" ma:displayName="Document Language" ma:default="English" ma:format="Dropdown" ma:indexed="true" ma:internalName="UNDP_POPP_DOCUMENT_LANGUAGE" ma:readOnly="false">
      <xsd:simpleType>
        <xsd:restriction base="dms:Choice">
          <xsd:enumeration value="English"/>
          <xsd:enumeration value="Spanish"/>
          <xsd:enumeration value="French"/>
          <xsd:enumeration value="Arabic"/>
          <xsd:enumeration value="Portuguese"/>
        </xsd:restriction>
      </xsd:simpleType>
    </xsd:element>
    <xsd:element name="UNDP_POPP_EFFECTIVEDATE" ma:index="7" nillable="true" ma:displayName="Effective Date" ma:format="DateOnly" ma:internalName="UNDP_POPP_EFFECTIVEDATE">
      <xsd:simpleType>
        <xsd:restriction base="dms:DateTime"/>
      </xsd:simpleType>
    </xsd:element>
    <xsd:element name="UNDP_POPP_PLANNED_REVIEWDATE" ma:index="8" nillable="true" ma:displayName="Planned Review Date" ma:format="DateOnly" ma:internalName="UNDP_POPP_PLANNED_REVIEWDATE">
      <xsd:simpleType>
        <xsd:restriction base="dms:DateTime"/>
      </xsd:simpleType>
    </xsd:element>
    <xsd:element name="UNDP_POPP_VERSION_COMMENTS" ma:index="9" nillable="true" ma:displayName="Version Comments" ma:internalName="UNDP_POPP_VERSION_COMMENTS">
      <xsd:simpleType>
        <xsd:restriction base="dms:Note">
          <xsd:maxLength value="255"/>
        </xsd:restriction>
      </xsd:simpleType>
    </xsd:element>
    <xsd:element name="UNDP_POPP_FILEVERSION" ma:index="10" nillable="true" ma:displayName="FileVersionID" ma:decimals="0" ma:internalName="UNDP_POPP_FILEVERSION">
      <xsd:simpleType>
        <xsd:restriction base="dms:Number"/>
      </xsd:simpleType>
    </xsd:element>
    <xsd:element name="UNDP_POPP_ISACTIVE" ma:index="11" nillable="true" ma:displayName="POPPIsActive" ma:default="1" ma:internalName="UNDP_POPP_ISACTIVE">
      <xsd:simpleType>
        <xsd:restriction base="dms:Boolean"/>
      </xsd:simpleType>
    </xsd:element>
    <xsd:element name="UNDP_POPP_NOTE" ma:index="12" nillable="true" ma:displayName="Notes" ma:internalName="UNDP_POPP_NOTE">
      <xsd:simpleType>
        <xsd:restriction base="dms:Note">
          <xsd:maxLength value="255"/>
        </xsd:restriction>
      </xsd:simpleType>
    </xsd:element>
    <xsd:element name="UNDP_POPP_DOCUMENT_TEMPLATE" ma:index="13" nillable="true" ma:displayName="Document Template" ma:internalName="UNDP_POPP_DOCUMENT_TEMPLATE">
      <xsd:simpleType>
        <xsd:restriction base="dms:Text"/>
      </xsd:simpleType>
    </xsd:element>
    <xsd:element name="TaxCatchAll" ma:index="17" nillable="true" ma:displayName="Taxonomy Catch All Column" ma:hidden="true" ma:list="{ee792a02-1c68-437d-afee-526d4eee3bde}" ma:internalName="TaxCatchAll" ma:showField="CatchAllData" ma:web="8264c5cc-ec60-4b56-8111-ce635d3d139a">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ee792a02-1c68-437d-afee-526d4eee3bde}" ma:internalName="TaxCatchAllLabel" ma:readOnly="true" ma:showField="CatchAllDataLabel" ma:web="8264c5cc-ec60-4b56-8111-ce635d3d139a">
      <xsd:complexType>
        <xsd:complexContent>
          <xsd:extension base="dms:MultiChoiceLookup">
            <xsd:sequence>
              <xsd:element name="Value" type="dms:Lookup" maxOccurs="unbounded" minOccurs="0" nillable="true"/>
            </xsd:sequence>
          </xsd:extension>
        </xsd:complexContent>
      </xsd:complexType>
    </xsd:element>
    <xsd:element name="UNDP_POPP_BUSINESSPROCESS_HIDDEN" ma:index="19" nillable="true" ma:taxonomy="true" ma:internalName="UNDP_POPP_BUSINESSPROCESS_HIDDEN" ma:taxonomyFieldName="POPPBusinessProcess" ma:displayName="POPPBusinessProcess" ma:default="" ma:fieldId="{74bd8a2a-abe6-4809-9e69-96ac6e480a30}" ma:sspId="28e6c43a-9e99-4bdd-9574-a0fa4ea3b61e" ma:termSetId="602d329c-34f7-45d6-b12a-9bc8242c07ba" ma:anchorId="00000000-0000-0000-0000-000000000000" ma:open="false" ma:isKeyword="false">
      <xsd:complexType>
        <xsd:sequence>
          <xsd:element ref="pc:Terms" minOccurs="0" maxOccurs="1"/>
        </xsd:sequence>
      </xsd:complexType>
    </xsd:element>
    <xsd:element name="UNDP_POPP_BUSINESSUNITID_HIDDEN" ma:index="22" nillable="true" ma:displayName="BusinessUnitData" ma:hidden="true" ma:internalName="UNDP_POPP_BUSINESSUNITID_HIDDEN">
      <xsd:simpleType>
        <xsd:restriction base="dms:Note"/>
      </xsd:simpleType>
    </xsd:element>
    <xsd:element name="l0e6ef0c43e74560bd7f3acd1f5e8571" ma:index="23" nillable="true" ma:taxonomy="true" ma:internalName="l0e6ef0c43e74560bd7f3acd1f5e8571" ma:taxonomyFieldName="UNDP_POPP_BUSINESSUNIT" ma:displayName="BusinessUnit" ma:indexed="true" ma:default="" ma:fieldId="{50e6ef0c-43e7-4560-bd7f-3acd1f5e8571}" ma:sspId="28e6c43a-9e99-4bdd-9574-a0fa4ea3b61e" ma:termSetId="409cdc02-fd20-40c2-9bb7-655db5573ef9" ma:anchorId="00000000-0000-0000-0000-000000000000" ma:open="false" ma:isKeyword="false">
      <xsd:complexType>
        <xsd:sequence>
          <xsd:element ref="pc:Terms" minOccurs="0" maxOccurs="1"/>
        </xsd:sequence>
      </xsd:complexType>
    </xsd:element>
    <xsd:element name="_dlc_DocId" ma:index="27" nillable="true" ma:displayName="Document ID Value" ma:description="The value of the document ID assigned to this item."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element name="UNDP_POPP_REFITEM_VERSION" ma:index="34" nillable="true" ma:displayName="POPPRefItemVersion" ma:decimals="0" ma:default="1" ma:internalName="UNDP_POPP_REFITEM_VERSION" ma:percentage="FALSE">
      <xsd:simpleType>
        <xsd:restriction base="dms:Number"/>
      </xsd:simpleType>
    </xsd:element>
    <xsd:element name="UNDP_POPP_LASTMODIFIED" ma:index="35" nillable="true" ma:displayName="POPPLastModified" ma:format="DateOnly" ma:internalName="UNDP_POPP_LASTMODIFIED">
      <xsd:simpleType>
        <xsd:restriction base="dms:DateTime"/>
      </xsd:simpleType>
    </xsd:element>
    <xsd:element name="UNDP_POPP_REJECT_COMMENTS" ma:index="37" nillable="true" ma:displayName="POPPRejectComments" ma:internalName="UNDP_POPP_REJECT_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60140e-7b2f-4392-90df-e7567e3021a3" elementFormDefault="qualified">
    <xsd:import namespace="http://schemas.microsoft.com/office/2006/documentManagement/types"/>
    <xsd:import namespace="http://schemas.microsoft.com/office/infopath/2007/PartnerControls"/>
    <xsd:element name="Location" ma:index="26" nillable="true" ma:displayName="Location" ma:internalName="Location">
      <xsd:simpleType>
        <xsd:restriction base="dms:Text">
          <xsd:maxLength value="255"/>
        </xsd:restriction>
      </xsd:simpleType>
    </xsd:element>
    <xsd:element name="DLCPolicyLabelValue" ma:index="31"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32"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3" nillable="true" ma:displayName="Label Locked" ma:description="Indicates whether the label should be updated when item properties are modified." ma:hidden="true" ma:internalName="DLCPolicyLabelLock" ma:readOnly="false">
      <xsd:simpleType>
        <xsd:restriction base="dms:Text"/>
      </xsd:simpleType>
    </xsd:element>
    <xsd:element name="POPPIsArchived" ma:index="38" nillable="true" ma:displayName="POPPIsArchived" ma:default="0" ma:internalName="POPPIsArchiv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UNDP_POPP_BUSINESSPROCESS_HIDDEN xmlns="8264c5cc-ec60-4b56-8111-ce635d3d139a">
      <Terms xmlns="http://schemas.microsoft.com/office/infopath/2007/PartnerControls"/>
    </UNDP_POPP_BUSINESSPROCESS_HIDDEN>
    <UNDP_POPP_NOTE xmlns="8264c5cc-ec60-4b56-8111-ce635d3d139a" xsi:nil="true"/>
    <POPPIsArchived xmlns="e560140e-7b2f-4392-90df-e7567e3021a3">false</POPPIsArchived>
    <UNDP_POPP_DOCUMENT_TYPE xmlns="8264c5cc-ec60-4b56-8111-ce635d3d139a">Policy</UNDP_POPP_DOCUMENT_TYPE>
    <_dlc_DocId xmlns="8264c5cc-ec60-4b56-8111-ce635d3d139a">UNITOHR-759415523-240</_dlc_DocId>
    <Location xmlns="e560140e-7b2f-4392-90df-e7567e3021a3">Public</Location>
    <UNDP_POPP_DOCUMENT_TEMPLATE xmlns="8264c5cc-ec60-4b56-8111-ce635d3d139a" xsi:nil="true"/>
    <TaxCatchAll xmlns="8264c5cc-ec60-4b56-8111-ce635d3d139a">
      <Value>669</Value>
    </TaxCatchAll>
    <UNDP_POPP_VERSION_COMMENTS xmlns="8264c5cc-ec60-4b56-8111-ce635d3d139a" xsi:nil="true"/>
    <UNDP_POPP_DOCUMENT_LANGUAGE xmlns="8264c5cc-ec60-4b56-8111-ce635d3d139a">English</UNDP_POPP_DOCUMENT_LANGUAGE>
    <UNDP_POPP_FOCALPOINT xmlns="8264c5cc-ec60-4b56-8111-ce635d3d139a">
      <UserInfo>
        <DisplayName/>
        <AccountId xsi:nil="true"/>
        <AccountType/>
      </UserInfo>
    </UNDP_POPP_FOCALPOINT>
    <l0e6ef0c43e74560bd7f3acd1f5e8571 xmlns="8264c5cc-ec60-4b56-8111-ce635d3d139a">
      <Terms xmlns="http://schemas.microsoft.com/office/infopath/2007/PartnerControls">
        <TermInfo xmlns="http://schemas.microsoft.com/office/infopath/2007/PartnerControls">
          <TermName xmlns="http://schemas.microsoft.com/office/infopath/2007/PartnerControls">Programme and Project Management</TermName>
          <TermId xmlns="http://schemas.microsoft.com/office/infopath/2007/PartnerControls">1c019435-9793-447e-8959-0b32d23bf3d5</TermId>
        </TermInfo>
      </Terms>
    </l0e6ef0c43e74560bd7f3acd1f5e8571>
    <UNDP_POPP_PLANNED_REVIEWDATE xmlns="8264c5cc-ec60-4b56-8111-ce635d3d139a">2023-06-16T22:00:00+00:00</UNDP_POPP_PLANNED_REVIEWDATE>
    <UNDP_POPP_LASTMODIFIED xmlns="8264c5cc-ec60-4b56-8111-ce635d3d139a" xsi:nil="true"/>
    <UNDP_POPP_REJECT_COMMENTS xmlns="8264c5cc-ec60-4b56-8111-ce635d3d139a" xsi:nil="true"/>
    <DLCPolicyLabelValue xmlns="e560140e-7b2f-4392-90df-e7567e3021a3">Effective Date: 17/06/2021                                                Version #: 1</DLCPolicyLabelValue>
    <UNDP_POPP_EFFECTIVEDATE xmlns="8264c5cc-ec60-4b56-8111-ce635d3d139a">2021-06-16T22:00:00+00:00</UNDP_POPP_EFFECTIVEDATE>
    <UNDP_POPP_FILEVERSION xmlns="8264c5cc-ec60-4b56-8111-ce635d3d139a">6656</UNDP_POPP_FILEVERSION>
    <UNDP_POPP_REFITEM_VERSION xmlns="8264c5cc-ec60-4b56-8111-ce635d3d139a">1</UNDP_POPP_REFITEM_VERSION>
    <UNDP_POPP_ISACTIVE xmlns="8264c5cc-ec60-4b56-8111-ce635d3d139a">true</UNDP_POPP_ISACTIVE>
    <UNDP_POPP_TITLE_EN xmlns="8264c5cc-ec60-4b56-8111-ce635d3d139a">Prepare Fully Costed Budgets for Projects</UNDP_POPP_TITLE_EN>
    <_dlc_DocIdUrl xmlns="8264c5cc-ec60-4b56-8111-ce635d3d139a">
      <Url>https://intranet.undp.org/unit/ohr/spu/_layouts/15/DocIdRedir.aspx?ID=UNITOHR-759415523-240</Url>
      <Description>UNITOHR-759415523-240</Description>
    </_dlc_DocIdUrl>
    <DLCPolicyLabelLock xmlns="e560140e-7b2f-4392-90df-e7567e3021a3" xsi:nil="true"/>
    <DLCPolicyLabelClientValue xmlns="e560140e-7b2f-4392-90df-e7567e3021a3">Effective Date: 17/06/2021                                                Version #: 1.0</DLCPolicyLabelClientValue>
    <UNDP_POPP_BUSINESSUNITID_HIDDEN xmlns="8264c5cc-ec60-4b56-8111-ce635d3d139a" xsi:nil="true"/>
  </documentManagement>
</p:properties>
</file>

<file path=customXml/item3.xml><?xml version="1.0" encoding="utf-8"?>
<?mso-contentType ?>
<p:Policy xmlns:p="office.server.policy" id="" local="true">
  <p:Name>UNDP_POPP_DOCUMENTLIB_CONTENTTYPE</p:Name>
  <p:Description/>
  <p:Statement/>
  <p:PolicyItems>
    <p:PolicyItem featureId="Microsoft.Office.RecordsManagement.PolicyFeatures.PolicyLabel" staticId="0x01010061FF32BFFC2B4E50A3A86F4682D7D367007687F3382310C0489D2A99E053BA6D39|-591493697" UniqueId="d084c973-6e46-4ddd-b9a1-4c01a62f12e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height>0.5</height>
            <font>Calibri</font>
          </properties>
          <segment type="literal">Effective Date: </segment>
          <segment type="metadata">UNDP_POPP_EFFECTIVEDATE</segment>
          <segment type="literal">                                                Version #: </segment>
          <segment type="metadata">UNDP_POPP_REFITEM_VERSION</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9962E4-2F52-49C4-940C-01FD22134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64c5cc-ec60-4b56-8111-ce635d3d139a"/>
    <ds:schemaRef ds:uri="e560140e-7b2f-4392-90df-e7567e302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B243C3-A726-4697-A075-A6D3D6EC7181}">
  <ds:schemaRefs>
    <ds:schemaRef ds:uri="http://schemas.microsoft.com/office/2006/metadata/properties"/>
    <ds:schemaRef ds:uri="http://schemas.microsoft.com/office/infopath/2007/PartnerControls"/>
    <ds:schemaRef ds:uri="8264c5cc-ec60-4b56-8111-ce635d3d139a"/>
    <ds:schemaRef ds:uri="e560140e-7b2f-4392-90df-e7567e3021a3"/>
  </ds:schemaRefs>
</ds:datastoreItem>
</file>

<file path=customXml/itemProps3.xml><?xml version="1.0" encoding="utf-8"?>
<ds:datastoreItem xmlns:ds="http://schemas.openxmlformats.org/officeDocument/2006/customXml" ds:itemID="{7DA30B41-5019-4D39-ABC1-5B26C8ACF58E}">
  <ds:schemaRefs>
    <ds:schemaRef ds:uri="office.server.policy"/>
  </ds:schemaRefs>
</ds:datastoreItem>
</file>

<file path=customXml/itemProps4.xml><?xml version="1.0" encoding="utf-8"?>
<ds:datastoreItem xmlns:ds="http://schemas.openxmlformats.org/officeDocument/2006/customXml" ds:itemID="{861DDEC6-7435-4AC2-B328-8B0736FA152B}">
  <ds:schemaRefs>
    <ds:schemaRef ds:uri="http://schemas.microsoft.com/sharepoint/v3/contenttype/forms"/>
  </ds:schemaRefs>
</ds:datastoreItem>
</file>

<file path=customXml/itemProps5.xml><?xml version="1.0" encoding="utf-8"?>
<ds:datastoreItem xmlns:ds="http://schemas.openxmlformats.org/officeDocument/2006/customXml" ds:itemID="{678F84F5-5C7D-4717-97A2-4607CC04554C}">
  <ds:schemaRefs>
    <ds:schemaRef ds:uri="http://schemas.microsoft.com/sharepoint/events"/>
  </ds:schemaRefs>
</ds:datastoreItem>
</file>

<file path=customXml/itemProps6.xml><?xml version="1.0" encoding="utf-8"?>
<ds:datastoreItem xmlns:ds="http://schemas.openxmlformats.org/officeDocument/2006/customXml" ds:itemID="{CF39AA94-7CA3-FB4F-9279-0C56A0E55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2527</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NHS Doncaster</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Price, Ruth (C86038) 99 Amersall Road DN5 9PQ</dc:creator>
  <cp:lastModifiedBy>Arthur Souza Rodrigues</cp:lastModifiedBy>
  <cp:revision>1</cp:revision>
  <cp:lastPrinted>2018-05-22T09:03:00Z</cp:lastPrinted>
  <dcterms:created xsi:type="dcterms:W3CDTF">2018-05-22T08:41:00Z</dcterms:created>
  <dcterms:modified xsi:type="dcterms:W3CDTF">2026-09-26T01:07:00Z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0x01010061FF32BFFC2B4E50A3A86F4682D7D367007687F3382310C0489D2A99E053BA6D39</vt:lpwstr>
  </property>
  <property fmtid="{D5CDD505-2E9C-101B-9397-08002B2CF9AE}" pid="3" name="_dlc_DocIdItemGuid">
    <vt:lpwstr>e0a9f251-13fb-4804-bc3a-36ff8a0b51e1</vt:lpwstr>
  </property>
  <property fmtid="{D5CDD505-2E9C-101B-9397-08002B2CF9AE}" pid="4" name="BusinessUnit">
    <vt:lpwstr>349;#Human Resources Management|1f57ad6b-760b-4b5a-be19-36e6fe76fd85</vt:lpwstr>
  </property>
  <property fmtid="{D5CDD505-2E9C-101B-9397-08002B2CF9AE}" pid="5" name="POPPBusinessProcess">
    <vt:lpwstr/>
  </property>
  <property fmtid="{D5CDD505-2E9C-101B-9397-08002B2CF9AE}" pid="6" name="l0e6ef0c43e74560bd7f3acd1f5e8571">
    <vt:lpwstr>Human Resources Management|1f57ad6b-760b-4b5a-be19-36e6fe76fd85</vt:lpwstr>
  </property>
  <property fmtid="{D5CDD505-2E9C-101B-9397-08002B2CF9AE}" pid="7" name="UNDP_POPP_BUSINESSUNIT">
    <vt:lpwstr>669;#Programme and Project Management|1c019435-9793-447e-8959-0b32d23bf3d5</vt:lpwstr>
  </property>
  <property fmtid="{D5CDD505-2E9C-101B-9397-08002B2CF9AE}" pid="8" name="UNDPCountry">
    <vt:lpwstr/>
  </property>
  <property fmtid="{D5CDD505-2E9C-101B-9397-08002B2CF9AE}" pid="9" name="UndpDocTypeMM">
    <vt:lpwstr/>
  </property>
  <property fmtid="{D5CDD505-2E9C-101B-9397-08002B2CF9AE}" pid="10" name="UNDPDocumentCategory">
    <vt:lpwstr/>
  </property>
  <property fmtid="{D5CDD505-2E9C-101B-9397-08002B2CF9AE}" pid="11" name="UN Languages">
    <vt:lpwstr/>
  </property>
  <property fmtid="{D5CDD505-2E9C-101B-9397-08002B2CF9AE}" pid="12" name="UndpUnitMM">
    <vt:lpwstr/>
  </property>
  <property fmtid="{D5CDD505-2E9C-101B-9397-08002B2CF9AE}" pid="13" name="eRegFilingCodeMM">
    <vt:lpwstr/>
  </property>
  <property fmtid="{D5CDD505-2E9C-101B-9397-08002B2CF9AE}" pid="14" name="UNDPFocusAreas">
    <vt:lpwstr/>
  </property>
  <property fmtid="{D5CDD505-2E9C-101B-9397-08002B2CF9AE}" pid="15" name="UNDP_POPP_BUSINESSPROCESS_HIDDEN">
    <vt:lpwstr/>
  </property>
  <property fmtid="{D5CDD505-2E9C-101B-9397-08002B2CF9AE}" pid="16" name="DLCPolicyLabelValue">
    <vt:lpwstr>Effective Date: {Effective Date}                                                Version #: {POPPRefItemVersion}</vt:lpwstr>
  </property>
  <property fmtid="{D5CDD505-2E9C-101B-9397-08002B2CF9AE}" pid="17" name="UNDP_POPP_DOCUMENT_TYPE">
    <vt:lpwstr>Policy</vt:lpwstr>
  </property>
  <property fmtid="{D5CDD505-2E9C-101B-9397-08002B2CF9AE}" pid="18" name="UNDP_POPP_VERSION_COMMENTS">
    <vt:lpwstr/>
  </property>
  <property fmtid="{D5CDD505-2E9C-101B-9397-08002B2CF9AE}" pid="19" name="UNDP_POPP_DOCUMENT_LANGUAGE">
    <vt:lpwstr>English</vt:lpwstr>
  </property>
  <property fmtid="{D5CDD505-2E9C-101B-9397-08002B2CF9AE}" pid="20" name="UNDP_POPP_FILEVERSION">
    <vt:r8>6656</vt:r8>
  </property>
  <property fmtid="{D5CDD505-2E9C-101B-9397-08002B2CF9AE}" pid="21" name="UNDP_POPP_REFITEM_VERSION">
    <vt:r8>2</vt:r8>
  </property>
  <property fmtid="{D5CDD505-2E9C-101B-9397-08002B2CF9AE}" pid="22" name="Location">
    <vt:lpwstr>Public</vt:lpwstr>
  </property>
  <property fmtid="{D5CDD505-2E9C-101B-9397-08002B2CF9AE}" pid="23" name="UndpDocStatus">
    <vt:lpwstr>Draft</vt:lpwstr>
  </property>
  <property fmtid="{D5CDD505-2E9C-101B-9397-08002B2CF9AE}" pid="24" name="UndpClassificationLevel">
    <vt:lpwstr>Internal Use Only</vt:lpwstr>
  </property>
  <property fmtid="{D5CDD505-2E9C-101B-9397-08002B2CF9AE}" pid="25" name="UndpIsTemplate">
    <vt:lpwstr>No</vt:lpwstr>
  </property>
</Properties>
</file>