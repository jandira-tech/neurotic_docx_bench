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50B995" w14:textId="77777777" w:rsidR="00902218" w:rsidRPr="00854C26" w:rsidRDefault="00854C26" w:rsidP="0061350B">
      <w:pPr>
        <w:spacing w:before="360" w:after="240" w:line="240" w:lineRule="auto"/>
        <w:jc w:val="center"/>
        <w:rPr>
          <w:ins w:id="10" w:author="Pribil-Kövesdy Döníz" w:date="2026-09-22T12:29:00Z" w16du:dateUtc="2026-09-22T16:29:00Z"/>
          <w:rFonts w:cstheme="minorHAnsi"/>
          <w:b/>
          <w:smallCaps/>
          <w:sz w:val="32"/>
          <w:szCs w:val="32"/>
        </w:rPr>
      </w:pPr>
      <w:ins w:id="11" w:author="Pribil-Kövesdy Döníz" w:date="2026-09-22T12:29:00Z" w16du:dateUtc="2026-09-22T16:29:00Z">
        <w:r w:rsidRPr="00440F44">
          <w:rPr>
            <w:rFonts w:cstheme="minorHAnsi"/>
            <w:b/>
            <w:smallCaps/>
            <w:sz w:val="32"/>
            <w:szCs w:val="32"/>
            <w:highlight w:val="lightGray"/>
          </w:rPr>
          <w:t>Erasmus+ KA1 mobilitási projektek – egyéni beszámoló – 201</w:t>
        </w:r>
        <w:r w:rsidR="00440F44" w:rsidRPr="00440F44">
          <w:rPr>
            <w:rFonts w:cstheme="minorHAnsi"/>
            <w:b/>
            <w:smallCaps/>
            <w:sz w:val="32"/>
            <w:szCs w:val="32"/>
            <w:highlight w:val="lightGray"/>
          </w:rPr>
          <w:t>6</w:t>
        </w:r>
      </w:ins>
    </w:p>
    <w:p w14:paraId="12EC879C" w14:textId="77777777" w:rsidR="00854C26" w:rsidRPr="00854C26" w:rsidRDefault="00854C26" w:rsidP="0061350B">
      <w:pPr>
        <w:spacing w:before="360" w:after="300" w:line="240" w:lineRule="auto"/>
        <w:rPr>
          <w:ins w:id="12" w:author="Pribil-Kövesdy Döníz" w:date="2026-09-22T12:29:00Z" w16du:dateUtc="2026-09-22T16:29:00Z"/>
          <w:sz w:val="28"/>
          <w:szCs w:val="28"/>
        </w:rPr>
      </w:pPr>
      <w:ins w:id="13" w:author="Pribil-Kövesdy Döníz" w:date="2026-09-22T12:29:00Z" w16du:dateUtc="2026-09-22T16:29:00Z">
        <w:r w:rsidRPr="00854C26">
          <w:rPr>
            <w:sz w:val="28"/>
            <w:szCs w:val="28"/>
            <w:highlight w:val="lightGray"/>
          </w:rPr>
          <w:t xml:space="preserve">A </w:t>
        </w:r>
        <w:r w:rsidR="008B7245">
          <w:rPr>
            <w:sz w:val="28"/>
            <w:szCs w:val="28"/>
            <w:highlight w:val="lightGray"/>
          </w:rPr>
          <w:t>résztvevő</w:t>
        </w:r>
        <w:r w:rsidR="008B7245" w:rsidRPr="00854C26">
          <w:rPr>
            <w:sz w:val="28"/>
            <w:szCs w:val="28"/>
            <w:highlight w:val="lightGray"/>
          </w:rPr>
          <w:t xml:space="preserve"> </w:t>
        </w:r>
        <w:r w:rsidRPr="00854C26">
          <w:rPr>
            <w:sz w:val="28"/>
            <w:szCs w:val="28"/>
            <w:highlight w:val="lightGray"/>
          </w:rPr>
          <w:t>adatai</w:t>
        </w:r>
      </w:ins>
    </w:p>
    <w:p w14:paraId="613C0CBE" w14:textId="01B1B0B9" w:rsidR="009373A5" w:rsidRPr="005A5953" w:rsidRDefault="009373A5" w:rsidP="009373A5">
      <w:p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del w:id="14" w:author="Pribil-Kövesdy Döníz" w:date="2026-09-22T12:29:00Z" w16du:dateUtc="2026-09-22T16:29:00Z"/>
          <w:rFonts w:ascii="Tahoma" w:hAnsi="Tahoma"/>
          <w:b/>
          <w:color w:val="000080"/>
          <w:sz w:val="28"/>
          <w:szCs w:val="28"/>
          <w:lang w:val="fr-FR"/>
        </w:rPr>
      </w:pPr>
      <w:del w:id="15" w:author="Pribil-Kövesdy Döníz" w:date="2026-09-22T12:29:00Z" w16du:dateUtc="2026-09-22T16:29:00Z">
        <w:r w:rsidRPr="005A5953">
          <w:rPr>
            <w:rFonts w:ascii="Tahoma" w:hAnsi="Tahoma"/>
            <w:b/>
            <w:color w:val="000080"/>
            <w:sz w:val="28"/>
            <w:szCs w:val="28"/>
            <w:lang w:val="fr-FR"/>
          </w:rPr>
          <w:delText>GRILLE à ENCASTRER TYPE RENSON 4</w:delText>
        </w:r>
        <w:r w:rsidR="007312F5">
          <w:rPr>
            <w:rFonts w:ascii="Tahoma" w:hAnsi="Tahoma"/>
            <w:b/>
            <w:color w:val="000080"/>
            <w:sz w:val="28"/>
            <w:szCs w:val="28"/>
            <w:lang w:val="fr-FR"/>
          </w:rPr>
          <w:delText>4</w:delText>
        </w:r>
        <w:r w:rsidR="00EA78CF">
          <w:rPr>
            <w:rFonts w:ascii="Tahoma" w:hAnsi="Tahoma"/>
            <w:b/>
            <w:color w:val="000080"/>
            <w:sz w:val="28"/>
            <w:szCs w:val="28"/>
            <w:lang w:val="fr-FR"/>
          </w:rPr>
          <w:delText>9</w:delText>
        </w:r>
        <w:r w:rsidR="007312F5">
          <w:rPr>
            <w:rFonts w:ascii="Tahoma" w:hAnsi="Tahoma"/>
            <w:b/>
            <w:color w:val="000080"/>
            <w:sz w:val="28"/>
            <w:szCs w:val="28"/>
            <w:lang w:val="fr-FR"/>
          </w:rPr>
          <w:delText>/</w:delText>
        </w:r>
        <w:r w:rsidR="00A73130">
          <w:rPr>
            <w:rFonts w:ascii="Tahoma" w:hAnsi="Tahoma"/>
            <w:b/>
            <w:color w:val="000080"/>
            <w:sz w:val="28"/>
            <w:szCs w:val="28"/>
            <w:lang w:val="fr-FR"/>
          </w:rPr>
          <w:delText>225</w:delText>
        </w:r>
      </w:del>
    </w:p>
    <w:p w14:paraId="57C1B874" w14:textId="77777777" w:rsidR="00277AFD" w:rsidRPr="00C741DF" w:rsidRDefault="00233F51" w:rsidP="009373A5">
      <w:pPr>
        <w:tabs>
          <w:tab w:val="left" w:pos="0"/>
          <w:tab w:val="left" w:pos="708"/>
          <w:tab w:val="left" w:pos="1416"/>
          <w:tab w:val="left" w:pos="1701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jc w:val="both"/>
        <w:rPr>
          <w:del w:id="16" w:author="Pribil-Kövesdy Döníz" w:date="2026-09-22T12:29:00Z" w16du:dateUtc="2026-09-22T16:29:00Z"/>
          <w:rFonts w:ascii="Tahoma" w:hAnsi="Tahoma"/>
          <w:b/>
          <w:color w:val="000080"/>
          <w:szCs w:val="24"/>
          <w:lang w:val="fr-BE"/>
        </w:rPr>
      </w:pPr>
      <w:del w:id="17" w:author="Pribil-Kövesdy Döníz" w:date="2026-09-22T12:29:00Z" w16du:dateUtc="2026-09-22T16:29:00Z">
        <w:r w:rsidRPr="00C741DF">
          <w:rPr>
            <w:rFonts w:ascii="Tahoma" w:hAnsi="Tahoma"/>
            <w:b/>
            <w:color w:val="000080"/>
            <w:szCs w:val="24"/>
            <w:lang w:val="fr-BE"/>
          </w:rPr>
          <w:delText xml:space="preserve">descriptif pour cahier DES CHARGES </w:delText>
        </w:r>
      </w:del>
    </w:p>
    <w:p w14:paraId="3DCE1567" w14:textId="77777777" w:rsidR="00313D3F" w:rsidRPr="00233F51" w:rsidRDefault="00313D3F" w:rsidP="009373A5">
      <w:pPr>
        <w:pStyle w:val="besteksubtitel"/>
        <w:rPr>
          <w:del w:id="18" w:author="Pribil-Kövesdy Döníz" w:date="2026-09-22T12:29:00Z" w16du:dateUtc="2026-09-22T16:29:00Z"/>
          <w:lang w:val="fr-FR"/>
        </w:rPr>
      </w:pPr>
    </w:p>
    <w:p w14:paraId="2617F366" w14:textId="77777777" w:rsidR="00313D3F" w:rsidRPr="00233F51" w:rsidRDefault="00313D3F" w:rsidP="009373A5">
      <w:pPr>
        <w:pStyle w:val="besteksubtitel"/>
        <w:rPr>
          <w:del w:id="19" w:author="Pribil-Kövesdy Döníz" w:date="2026-09-22T12:29:00Z" w16du:dateUtc="2026-09-22T16:29:00Z"/>
          <w:rFonts w:cs="Tahoma"/>
          <w:lang w:val="fr-FR"/>
        </w:rPr>
      </w:pPr>
    </w:p>
    <w:p w14:paraId="7FE167DE" w14:textId="698832ED" w:rsidR="00E447FB" w:rsidRPr="00233F51" w:rsidRDefault="00E447FB" w:rsidP="00E447FB">
      <w:pPr>
        <w:pStyle w:val="Default"/>
        <w:rPr>
          <w:del w:id="20" w:author="Pribil-Kövesdy Döníz" w:date="2026-09-22T12:29:00Z" w16du:dateUtc="2026-09-22T16:29:00Z"/>
          <w:rFonts w:ascii="Tahoma" w:hAnsi="Tahoma" w:cs="Tahoma"/>
          <w:sz w:val="20"/>
          <w:szCs w:val="20"/>
          <w:lang w:val="fr-FR"/>
        </w:rPr>
      </w:pPr>
      <w:del w:id="21" w:author="Pribil-Kövesdy Döníz" w:date="2026-09-22T12:29:00Z" w16du:dateUtc="2026-09-22T16:29:00Z">
        <w:r w:rsidRPr="00233F51">
          <w:rPr>
            <w:rFonts w:ascii="Tahoma" w:hAnsi="Tahoma" w:cs="Tahoma"/>
            <w:sz w:val="20"/>
            <w:szCs w:val="20"/>
            <w:lang w:val="fr-FR"/>
          </w:rPr>
          <w:delText xml:space="preserve">La grille </w:delText>
        </w:r>
        <w:r>
          <w:rPr>
            <w:rFonts w:ascii="Tahoma" w:hAnsi="Tahoma" w:cs="Tahoma"/>
            <w:sz w:val="20"/>
            <w:szCs w:val="20"/>
            <w:lang w:val="fr-FR"/>
          </w:rPr>
          <w:delText xml:space="preserve">murale Renson </w:delText>
        </w:r>
        <w:r w:rsidR="005A5953">
          <w:rPr>
            <w:rFonts w:ascii="Tahoma" w:hAnsi="Tahoma" w:cs="Tahoma"/>
            <w:sz w:val="20"/>
            <w:szCs w:val="20"/>
            <w:lang w:val="fr-FR"/>
          </w:rPr>
          <w:delText>4</w:delText>
        </w:r>
        <w:r w:rsidR="007312F5">
          <w:rPr>
            <w:rFonts w:ascii="Tahoma" w:hAnsi="Tahoma" w:cs="Tahoma"/>
            <w:sz w:val="20"/>
            <w:szCs w:val="20"/>
            <w:lang w:val="fr-FR"/>
          </w:rPr>
          <w:delText>4</w:delText>
        </w:r>
        <w:r w:rsidR="00EA78CF">
          <w:rPr>
            <w:rFonts w:ascii="Tahoma" w:hAnsi="Tahoma" w:cs="Tahoma"/>
            <w:sz w:val="20"/>
            <w:szCs w:val="20"/>
            <w:lang w:val="fr-FR"/>
          </w:rPr>
          <w:delText>9</w:delText>
        </w:r>
        <w:r w:rsidR="007312F5">
          <w:rPr>
            <w:rFonts w:ascii="Tahoma" w:hAnsi="Tahoma" w:cs="Tahoma"/>
            <w:sz w:val="20"/>
            <w:szCs w:val="20"/>
            <w:lang w:val="fr-FR"/>
          </w:rPr>
          <w:delText>/</w:delText>
        </w:r>
        <w:r w:rsidR="00A73130">
          <w:rPr>
            <w:rFonts w:ascii="Tahoma" w:hAnsi="Tahoma" w:cs="Tahoma"/>
            <w:sz w:val="20"/>
            <w:szCs w:val="20"/>
            <w:lang w:val="fr-FR"/>
          </w:rPr>
          <w:delText>225</w:delText>
        </w:r>
        <w:r>
          <w:rPr>
            <w:rFonts w:ascii="Tahoma" w:hAnsi="Tahoma" w:cs="Tahoma"/>
            <w:sz w:val="20"/>
            <w:szCs w:val="20"/>
            <w:lang w:val="fr-FR"/>
          </w:rPr>
          <w:delText xml:space="preserve"> est une grille </w:delText>
        </w:r>
        <w:r w:rsidRPr="00233F51">
          <w:rPr>
            <w:rFonts w:ascii="Tahoma" w:hAnsi="Tahoma" w:cs="Tahoma"/>
            <w:sz w:val="20"/>
            <w:szCs w:val="20"/>
            <w:lang w:val="fr-FR"/>
          </w:rPr>
          <w:delText xml:space="preserve">à encastrer </w:delText>
        </w:r>
        <w:r>
          <w:rPr>
            <w:rFonts w:ascii="Tahoma" w:hAnsi="Tahoma" w:cs="Tahoma"/>
            <w:sz w:val="20"/>
            <w:szCs w:val="20"/>
            <w:lang w:val="fr-FR"/>
          </w:rPr>
          <w:delText>avec</w:delText>
        </w:r>
        <w:r w:rsidRPr="00233F51">
          <w:rPr>
            <w:rFonts w:ascii="Tahoma" w:hAnsi="Tahoma" w:cs="Tahoma"/>
            <w:sz w:val="20"/>
            <w:szCs w:val="20"/>
            <w:lang w:val="fr-FR"/>
          </w:rPr>
          <w:delText xml:space="preserve"> les caractéristiques suivantes :</w:delText>
        </w:r>
      </w:del>
    </w:p>
    <w:p w14:paraId="055AAB5C" w14:textId="77777777" w:rsidR="009373A5" w:rsidRPr="00E447FB" w:rsidRDefault="009373A5" w:rsidP="009373A5">
      <w:pPr>
        <w:pStyle w:val="Default"/>
        <w:rPr>
          <w:del w:id="22" w:author="Pribil-Kövesdy Döníz" w:date="2026-09-22T12:29:00Z" w16du:dateUtc="2026-09-22T16:29:00Z"/>
          <w:rFonts w:ascii="Tahoma" w:hAnsi="Tahoma" w:cs="Tahoma"/>
          <w:sz w:val="20"/>
          <w:szCs w:val="20"/>
          <w:lang w:val="fr-FR"/>
        </w:rPr>
      </w:pPr>
    </w:p>
    <w:p w14:paraId="026C97B5" w14:textId="2170A836" w:rsidR="007312F5" w:rsidRDefault="001A5FF3" w:rsidP="007312F5">
      <w:pPr>
        <w:pStyle w:val="ListParagraph"/>
        <w:numPr>
          <w:ilvl w:val="0"/>
          <w:numId w:val="21"/>
        </w:numPr>
        <w:rPr>
          <w:del w:id="23" w:author="Pribil-Kövesdy Döníz" w:date="2026-09-22T12:29:00Z" w16du:dateUtc="2026-09-22T16:29:00Z"/>
          <w:rFonts w:ascii="Tahoma" w:hAnsi="Tahoma"/>
          <w:b/>
          <w:sz w:val="20"/>
        </w:rPr>
      </w:pPr>
      <w:del w:id="24" w:author="Pribil-Kövesdy Döníz" w:date="2026-09-22T12:29:00Z" w16du:dateUtc="2026-09-22T16:29:00Z">
        <w:r>
          <w:rPr>
            <w:rFonts w:ascii="Tahoma" w:hAnsi="Tahoma"/>
            <w:b/>
            <w:sz w:val="20"/>
          </w:rPr>
          <w:delText>affaiblissement acoustique</w:delText>
        </w:r>
        <w:r w:rsidR="007312F5">
          <w:rPr>
            <w:rFonts w:ascii="Tahoma" w:hAnsi="Tahoma"/>
            <w:b/>
            <w:sz w:val="20"/>
          </w:rPr>
          <w:delText xml:space="preserve"> </w:delText>
        </w:r>
      </w:del>
    </w:p>
    <w:p w14:paraId="1B049F79" w14:textId="678B3EB6" w:rsidR="007312F5" w:rsidRDefault="007312F5" w:rsidP="007312F5">
      <w:pPr>
        <w:pStyle w:val="ListParagraph"/>
        <w:rPr>
          <w:del w:id="25" w:author="Pribil-Kövesdy Döníz" w:date="2026-09-22T12:29:00Z" w16du:dateUtc="2026-09-22T16:29:00Z"/>
          <w:rFonts w:ascii="Tahoma" w:hAnsi="Tahoma"/>
          <w:sz w:val="20"/>
        </w:rPr>
      </w:pPr>
      <w:del w:id="26" w:author="Pribil-Kövesdy Döníz" w:date="2026-09-22T12:29:00Z" w16du:dateUtc="2026-09-22T16:29:00Z">
        <w:r w:rsidRPr="00F30715">
          <w:rPr>
            <w:rFonts w:ascii="Tahoma" w:hAnsi="Tahoma"/>
            <w:sz w:val="20"/>
          </w:rPr>
          <w:delText>s</w:delText>
        </w:r>
        <w:r w:rsidR="001A5FF3">
          <w:rPr>
            <w:rFonts w:ascii="Tahoma" w:hAnsi="Tahoma"/>
            <w:sz w:val="20"/>
          </w:rPr>
          <w:delText>elon</w:delText>
        </w:r>
      </w:del>
    </w:p>
    <w:p w14:paraId="15CAA6FC" w14:textId="77777777" w:rsidR="006D6282" w:rsidRDefault="006D6282" w:rsidP="006D6282">
      <w:pPr>
        <w:pStyle w:val="ListParagraph"/>
        <w:numPr>
          <w:ilvl w:val="1"/>
          <w:numId w:val="21"/>
        </w:numPr>
        <w:jc w:val="both"/>
        <w:rPr>
          <w:del w:id="27" w:author="Pribil-Kövesdy Döníz" w:date="2026-09-22T12:29:00Z" w16du:dateUtc="2026-09-22T16:29:00Z"/>
          <w:rFonts w:ascii="Tahoma" w:hAnsi="Tahoma"/>
          <w:color w:val="000000"/>
          <w:sz w:val="20"/>
          <w:lang w:val="fr-BE"/>
        </w:rPr>
      </w:pPr>
      <w:del w:id="28" w:author="Pribil-Kövesdy Döníz" w:date="2026-09-22T12:29:00Z" w16du:dateUtc="2026-09-22T16:29:00Z">
        <w:r>
          <w:rPr>
            <w:rFonts w:ascii="Tahoma" w:hAnsi="Tahoma"/>
            <w:color w:val="000000"/>
            <w:sz w:val="20"/>
            <w:lang w:val="fr-BE"/>
          </w:rPr>
          <w:delText>EN ISO 10140:2021</w:delText>
        </w:r>
      </w:del>
    </w:p>
    <w:p w14:paraId="1A74C733" w14:textId="77777777" w:rsidR="006D6282" w:rsidRDefault="006D6282" w:rsidP="006D6282">
      <w:pPr>
        <w:pStyle w:val="ListParagraph"/>
        <w:numPr>
          <w:ilvl w:val="1"/>
          <w:numId w:val="21"/>
        </w:numPr>
        <w:jc w:val="both"/>
        <w:rPr>
          <w:del w:id="29" w:author="Pribil-Kövesdy Döníz" w:date="2026-09-22T12:29:00Z" w16du:dateUtc="2026-09-22T16:29:00Z"/>
          <w:rFonts w:ascii="Tahoma" w:hAnsi="Tahoma"/>
          <w:b/>
          <w:color w:val="000000"/>
          <w:sz w:val="20"/>
          <w:lang w:val="fr-BE"/>
        </w:rPr>
      </w:pPr>
      <w:del w:id="30" w:author="Pribil-Kövesdy Döníz" w:date="2026-09-22T12:29:00Z" w16du:dateUtc="2026-09-22T16:29:00Z">
        <w:r>
          <w:rPr>
            <w:rFonts w:ascii="Tahoma" w:hAnsi="Tahoma"/>
            <w:color w:val="000000"/>
            <w:sz w:val="20"/>
            <w:lang w:val="fr-BE"/>
          </w:rPr>
          <w:delText>EN ISO 717-1:2020</w:delText>
        </w:r>
      </w:del>
    </w:p>
    <w:p w14:paraId="22CB8A9C" w14:textId="364CF768" w:rsidR="007312F5" w:rsidRPr="001A5FF3" w:rsidRDefault="007312F5" w:rsidP="007312F5">
      <w:pPr>
        <w:pStyle w:val="ListParagraph"/>
        <w:ind w:left="1080"/>
        <w:jc w:val="both"/>
        <w:rPr>
          <w:del w:id="31" w:author="Pribil-Kövesdy Döníz" w:date="2026-09-22T12:29:00Z" w16du:dateUtc="2026-09-22T16:29:00Z"/>
          <w:rFonts w:ascii="Tahoma" w:hAnsi="Tahoma"/>
          <w:bCs/>
          <w:sz w:val="20"/>
          <w:lang w:val="fr-BE"/>
        </w:rPr>
      </w:pPr>
      <w:del w:id="32" w:author="Pribil-Kövesdy Döníz" w:date="2026-09-22T12:29:00Z" w16du:dateUtc="2026-09-22T16:29:00Z">
        <w:r w:rsidRPr="001A5FF3">
          <w:rPr>
            <w:rFonts w:ascii="Tahoma" w:hAnsi="Tahoma"/>
            <w:bCs/>
            <w:sz w:val="20"/>
            <w:lang w:val="fr-BE"/>
          </w:rPr>
          <w:delText>test</w:delText>
        </w:r>
        <w:r w:rsidR="001A5FF3" w:rsidRPr="001A5FF3">
          <w:rPr>
            <w:rFonts w:ascii="Tahoma" w:hAnsi="Tahoma"/>
            <w:bCs/>
            <w:sz w:val="20"/>
            <w:lang w:val="fr-BE"/>
          </w:rPr>
          <w:delText>é</w:delText>
        </w:r>
        <w:r w:rsidRPr="001A5FF3">
          <w:rPr>
            <w:rFonts w:ascii="Tahoma" w:hAnsi="Tahoma"/>
            <w:bCs/>
            <w:sz w:val="20"/>
            <w:lang w:val="fr-BE"/>
          </w:rPr>
          <w:delText xml:space="preserve"> </w:delText>
        </w:r>
        <w:r w:rsidR="001A5FF3" w:rsidRPr="001A5FF3">
          <w:rPr>
            <w:rFonts w:ascii="Tahoma" w:hAnsi="Tahoma"/>
            <w:bCs/>
            <w:sz w:val="20"/>
            <w:lang w:val="fr-BE"/>
          </w:rPr>
          <w:delText>avec dimensions largeur x hauteur</w:delText>
        </w:r>
        <w:r w:rsidRPr="001A5FF3">
          <w:rPr>
            <w:rFonts w:ascii="Tahoma" w:hAnsi="Tahoma"/>
            <w:bCs/>
            <w:sz w:val="20"/>
            <w:lang w:val="fr-BE"/>
          </w:rPr>
          <w:delText xml:space="preserve"> 1.2</w:delText>
        </w:r>
        <w:r w:rsidR="00B86BDA">
          <w:rPr>
            <w:rFonts w:ascii="Tahoma" w:hAnsi="Tahoma"/>
            <w:bCs/>
            <w:sz w:val="20"/>
            <w:lang w:val="fr-BE"/>
          </w:rPr>
          <w:delText>3</w:delText>
        </w:r>
        <w:r w:rsidRPr="001A5FF3">
          <w:rPr>
            <w:rFonts w:ascii="Tahoma" w:hAnsi="Tahoma"/>
            <w:bCs/>
            <w:sz w:val="20"/>
            <w:lang w:val="fr-BE"/>
          </w:rPr>
          <w:delText xml:space="preserve"> m x 1.</w:delText>
        </w:r>
        <w:r w:rsidR="00B86BDA">
          <w:rPr>
            <w:rFonts w:ascii="Tahoma" w:hAnsi="Tahoma"/>
            <w:bCs/>
            <w:sz w:val="20"/>
            <w:lang w:val="fr-BE"/>
          </w:rPr>
          <w:delText>48</w:delText>
        </w:r>
        <w:r w:rsidRPr="001A5FF3">
          <w:rPr>
            <w:rFonts w:ascii="Tahoma" w:hAnsi="Tahoma"/>
            <w:bCs/>
            <w:sz w:val="20"/>
            <w:lang w:val="fr-BE"/>
          </w:rPr>
          <w:delText xml:space="preserve"> m</w:delText>
        </w:r>
      </w:del>
    </w:p>
    <w:p w14:paraId="7591474E" w14:textId="0FD35207" w:rsidR="007312F5" w:rsidRPr="001A5FF3" w:rsidRDefault="001A5FF3" w:rsidP="007312F5">
      <w:pPr>
        <w:pStyle w:val="ListParagraph"/>
        <w:numPr>
          <w:ilvl w:val="1"/>
          <w:numId w:val="21"/>
        </w:numPr>
        <w:jc w:val="both"/>
        <w:rPr>
          <w:del w:id="33" w:author="Pribil-Kövesdy Döníz" w:date="2026-09-22T12:29:00Z" w16du:dateUtc="2026-09-22T16:29:00Z"/>
          <w:rFonts w:ascii="Tahoma" w:hAnsi="Tahoma"/>
          <w:bCs/>
          <w:sz w:val="20"/>
          <w:lang w:val="fr-BE"/>
        </w:rPr>
      </w:pPr>
      <w:del w:id="34" w:author="Pribil-Kövesdy Döníz" w:date="2026-09-22T12:29:00Z" w16du:dateUtc="2026-09-22T16:29:00Z">
        <w:r w:rsidRPr="001A5FF3">
          <w:rPr>
            <w:rFonts w:ascii="Tahoma" w:hAnsi="Tahoma"/>
            <w:bCs/>
            <w:sz w:val="20"/>
            <w:lang w:val="fr-BE"/>
          </w:rPr>
          <w:delText>Indice affaiblissement</w:delText>
        </w:r>
        <w:r w:rsidR="007312F5" w:rsidRPr="001A5FF3">
          <w:rPr>
            <w:rFonts w:ascii="Tahoma" w:hAnsi="Tahoma"/>
            <w:bCs/>
            <w:sz w:val="20"/>
            <w:lang w:val="fr-BE"/>
          </w:rPr>
          <w:delText xml:space="preserve"> Rw (C;C</w:delText>
        </w:r>
        <w:r w:rsidR="007312F5" w:rsidRPr="001A5FF3">
          <w:rPr>
            <w:rFonts w:ascii="Tahoma" w:hAnsi="Tahoma"/>
            <w:bCs/>
            <w:sz w:val="20"/>
            <w:vertAlign w:val="subscript"/>
            <w:lang w:val="fr-BE"/>
          </w:rPr>
          <w:delText>tr</w:delText>
        </w:r>
        <w:r w:rsidR="007312F5" w:rsidRPr="001A5FF3">
          <w:rPr>
            <w:rFonts w:ascii="Tahoma" w:hAnsi="Tahoma"/>
            <w:bCs/>
            <w:sz w:val="20"/>
            <w:lang w:val="fr-BE"/>
          </w:rPr>
          <w:delText xml:space="preserve">) = </w:delText>
        </w:r>
        <w:r w:rsidR="00EA78CF">
          <w:rPr>
            <w:rFonts w:ascii="Tahoma" w:hAnsi="Tahoma"/>
            <w:bCs/>
            <w:sz w:val="20"/>
            <w:lang w:val="fr-BE"/>
          </w:rPr>
          <w:delText>1</w:delText>
        </w:r>
        <w:r w:rsidR="00A73130">
          <w:rPr>
            <w:rFonts w:ascii="Tahoma" w:hAnsi="Tahoma"/>
            <w:bCs/>
            <w:sz w:val="20"/>
            <w:lang w:val="fr-BE"/>
          </w:rPr>
          <w:delText>3</w:delText>
        </w:r>
        <w:r w:rsidR="007312F5" w:rsidRPr="001A5FF3">
          <w:rPr>
            <w:rFonts w:ascii="Tahoma" w:hAnsi="Tahoma"/>
            <w:sz w:val="20"/>
            <w:lang w:val="fr-BE"/>
          </w:rPr>
          <w:delText xml:space="preserve"> (</w:delText>
        </w:r>
        <w:r w:rsidR="00EA78CF">
          <w:rPr>
            <w:rFonts w:ascii="Tahoma" w:hAnsi="Tahoma"/>
            <w:sz w:val="20"/>
            <w:lang w:val="fr-BE"/>
          </w:rPr>
          <w:delText>0</w:delText>
        </w:r>
        <w:r w:rsidR="007312F5" w:rsidRPr="001A5FF3">
          <w:rPr>
            <w:rFonts w:ascii="Tahoma" w:hAnsi="Tahoma"/>
            <w:sz w:val="20"/>
            <w:lang w:val="fr-BE"/>
          </w:rPr>
          <w:delText>;-</w:delText>
        </w:r>
        <w:r w:rsidR="00A73130">
          <w:rPr>
            <w:rFonts w:ascii="Tahoma" w:hAnsi="Tahoma"/>
            <w:sz w:val="20"/>
            <w:lang w:val="fr-BE"/>
          </w:rPr>
          <w:delText>3</w:delText>
        </w:r>
        <w:r w:rsidR="007312F5" w:rsidRPr="001A5FF3">
          <w:rPr>
            <w:rFonts w:ascii="Tahoma" w:hAnsi="Tahoma"/>
            <w:sz w:val="20"/>
            <w:lang w:val="fr-BE"/>
          </w:rPr>
          <w:delText>)</w:delText>
        </w:r>
        <w:r w:rsidR="006D6282">
          <w:rPr>
            <w:rFonts w:ascii="Tahoma" w:hAnsi="Tahoma"/>
            <w:sz w:val="20"/>
            <w:lang w:val="fr-BE"/>
          </w:rPr>
          <w:delText xml:space="preserve"> dB</w:delText>
        </w:r>
      </w:del>
    </w:p>
    <w:p w14:paraId="616963DC" w14:textId="3D063DBD" w:rsidR="007312F5" w:rsidRDefault="001A5FF3" w:rsidP="007312F5">
      <w:pPr>
        <w:pStyle w:val="ListParagraph"/>
        <w:numPr>
          <w:ilvl w:val="1"/>
          <w:numId w:val="21"/>
        </w:numPr>
        <w:jc w:val="both"/>
        <w:rPr>
          <w:del w:id="35" w:author="Pribil-Kövesdy Döníz" w:date="2026-09-22T12:29:00Z" w16du:dateUtc="2026-09-22T16:29:00Z"/>
          <w:rFonts w:ascii="Tahoma" w:hAnsi="Tahoma"/>
          <w:bCs/>
          <w:sz w:val="20"/>
          <w:lang w:val="fr-BE"/>
        </w:rPr>
      </w:pPr>
      <w:del w:id="36" w:author="Pribil-Kövesdy Döníz" w:date="2026-09-22T12:29:00Z" w16du:dateUtc="2026-09-22T16:29:00Z">
        <w:r w:rsidRPr="001A5FF3">
          <w:rPr>
            <w:rFonts w:ascii="Tahoma" w:hAnsi="Tahoma"/>
            <w:bCs/>
            <w:sz w:val="20"/>
            <w:lang w:val="fr-BE"/>
          </w:rPr>
          <w:delText>Affaiblissement</w:delText>
        </w:r>
        <w:r w:rsidR="007312F5" w:rsidRPr="001A5FF3">
          <w:rPr>
            <w:rFonts w:ascii="Tahoma" w:hAnsi="Tahoma"/>
            <w:bCs/>
            <w:sz w:val="20"/>
            <w:lang w:val="fr-BE"/>
          </w:rPr>
          <w:delText xml:space="preserve"> R </w:delText>
        </w:r>
        <w:r w:rsidRPr="001A5FF3">
          <w:rPr>
            <w:rFonts w:ascii="Tahoma" w:hAnsi="Tahoma"/>
            <w:bCs/>
            <w:sz w:val="20"/>
            <w:lang w:val="fr-BE"/>
          </w:rPr>
          <w:delText>e</w:delText>
        </w:r>
        <w:r w:rsidR="007312F5" w:rsidRPr="001A5FF3">
          <w:rPr>
            <w:rFonts w:ascii="Tahoma" w:hAnsi="Tahoma"/>
            <w:bCs/>
            <w:sz w:val="20"/>
            <w:lang w:val="fr-BE"/>
          </w:rPr>
          <w:delText>n f</w:delText>
        </w:r>
        <w:r w:rsidRPr="001A5FF3">
          <w:rPr>
            <w:rFonts w:ascii="Tahoma" w:hAnsi="Tahoma"/>
            <w:bCs/>
            <w:sz w:val="20"/>
            <w:lang w:val="fr-BE"/>
          </w:rPr>
          <w:delText>o</w:delText>
        </w:r>
        <w:r w:rsidR="007312F5" w:rsidRPr="001A5FF3">
          <w:rPr>
            <w:rFonts w:ascii="Tahoma" w:hAnsi="Tahoma"/>
            <w:bCs/>
            <w:sz w:val="20"/>
            <w:lang w:val="fr-BE"/>
          </w:rPr>
          <w:delText>ncti</w:delText>
        </w:r>
        <w:r w:rsidRPr="001A5FF3">
          <w:rPr>
            <w:rFonts w:ascii="Tahoma" w:hAnsi="Tahoma"/>
            <w:bCs/>
            <w:sz w:val="20"/>
            <w:lang w:val="fr-BE"/>
          </w:rPr>
          <w:delText>on de</w:delText>
        </w:r>
        <w:r w:rsidR="007312F5" w:rsidRPr="001A5FF3">
          <w:rPr>
            <w:rFonts w:ascii="Tahoma" w:hAnsi="Tahoma"/>
            <w:bCs/>
            <w:sz w:val="20"/>
            <w:lang w:val="fr-BE"/>
          </w:rPr>
          <w:delText xml:space="preserve"> fr</w:delText>
        </w:r>
        <w:r w:rsidRPr="001A5FF3">
          <w:rPr>
            <w:rFonts w:ascii="Tahoma" w:hAnsi="Tahoma"/>
            <w:bCs/>
            <w:sz w:val="20"/>
            <w:lang w:val="fr-BE"/>
          </w:rPr>
          <w:delText>é</w:delText>
        </w:r>
        <w:r w:rsidR="007312F5" w:rsidRPr="001A5FF3">
          <w:rPr>
            <w:rFonts w:ascii="Tahoma" w:hAnsi="Tahoma"/>
            <w:bCs/>
            <w:sz w:val="20"/>
            <w:lang w:val="fr-BE"/>
          </w:rPr>
          <w:delText>quen</w:delText>
        </w:r>
        <w:r w:rsidRPr="001A5FF3">
          <w:rPr>
            <w:rFonts w:ascii="Tahoma" w:hAnsi="Tahoma"/>
            <w:bCs/>
            <w:sz w:val="20"/>
            <w:lang w:val="fr-BE"/>
          </w:rPr>
          <w:delText>c</w:delText>
        </w:r>
        <w:r w:rsidR="007312F5" w:rsidRPr="001A5FF3">
          <w:rPr>
            <w:rFonts w:ascii="Tahoma" w:hAnsi="Tahoma"/>
            <w:bCs/>
            <w:sz w:val="20"/>
            <w:lang w:val="fr-BE"/>
          </w:rPr>
          <w:delText>e :</w:delText>
        </w:r>
      </w:del>
    </w:p>
    <w:p w14:paraId="5321523F" w14:textId="77777777" w:rsidR="00537336" w:rsidRDefault="00537336" w:rsidP="00537336">
      <w:pPr>
        <w:pStyle w:val="ListParagraph"/>
        <w:ind w:left="1440"/>
        <w:jc w:val="both"/>
        <w:rPr>
          <w:del w:id="37" w:author="Pribil-Kövesdy Döníz" w:date="2026-09-22T12:29:00Z" w16du:dateUtc="2026-09-22T16:29:00Z"/>
          <w:rFonts w:ascii="Tahoma" w:hAnsi="Tahoma"/>
          <w:bCs/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PrChange w:id="38" w:author="Pribil-Kövesdy Döníz" w:date="2026-09-22T12:29:00Z" w16du:dateUtc="2026-09-22T16:29:00Z">
          <w:tblPr>
            <w:tblW w:w="4178" w:type="dxa"/>
            <w:tblInd w:w="144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CellMar>
              <w:left w:w="57" w:type="dxa"/>
              <w:right w:w="57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1282"/>
        <w:gridCol w:w="1588"/>
        <w:gridCol w:w="1820"/>
        <w:gridCol w:w="1820"/>
        <w:gridCol w:w="1820"/>
        <w:gridCol w:w="1888"/>
        <w:gridCol w:w="1888"/>
        <w:gridCol w:w="1888"/>
        <w:tblGridChange w:id="39">
          <w:tblGrid>
            <w:gridCol w:w="1282"/>
            <w:gridCol w:w="158"/>
            <w:gridCol w:w="752"/>
            <w:gridCol w:w="489"/>
            <w:gridCol w:w="189"/>
            <w:gridCol w:w="301"/>
            <w:gridCol w:w="489"/>
            <w:gridCol w:w="490"/>
            <w:gridCol w:w="489"/>
            <w:gridCol w:w="51"/>
            <w:gridCol w:w="439"/>
            <w:gridCol w:w="489"/>
            <w:gridCol w:w="892"/>
            <w:gridCol w:w="1820"/>
            <w:gridCol w:w="1888"/>
            <w:gridCol w:w="1888"/>
            <w:gridCol w:w="1888"/>
          </w:tblGrid>
        </w:tblGridChange>
      </w:tblGrid>
      <w:tr w:rsidR="00537336" w14:paraId="0F16EDF3" w14:textId="77777777" w:rsidTr="00AD06DF">
        <w:trPr>
          <w:trPrChange w:id="40" w:author="Pribil-Kövesdy Döníz" w:date="2026-09-22T12:29:00Z" w16du:dateUtc="2026-09-22T16:29:00Z">
            <w:trPr>
              <w:gridBefore w:val="2"/>
              <w:gridAfter w:val="5"/>
              <w:cantSplit/>
              <w:trHeight w:val="557"/>
            </w:trPr>
          </w:trPrChange>
        </w:trPr>
        <w:tc>
          <w:tcPr>
            <w:tcW w:w="2802" w:type="dxa"/>
            <w:tcPrChange w:id="41" w:author="Pribil-Kövesdy Döníz" w:date="2026-09-22T12:29:00Z" w16du:dateUtc="2026-09-22T16:29:00Z">
              <w:tcPr>
                <w:tcW w:w="752" w:type="dxa"/>
                <w:textDirection w:val="btLr"/>
                <w:vAlign w:val="center"/>
              </w:tcPr>
            </w:tcPrChange>
          </w:tcPr>
          <w:p w14:paraId="405D15ED" w14:textId="77777777" w:rsidR="00537336" w:rsidRDefault="00854C26" w:rsidP="00391C9E">
            <w:pPr>
              <w:rPr>
                <w:rPrChange w:id="42" w:author="Pribil-Kövesdy Döníz" w:date="2026-09-22T12:29:00Z" w16du:dateUtc="2026-09-22T16:29:00Z">
                  <w:rPr>
                    <w:rFonts w:ascii="Tahoma" w:hAnsi="Tahoma"/>
                    <w:bCs/>
                    <w:color w:val="000000"/>
                    <w:sz w:val="14"/>
                    <w:szCs w:val="14"/>
                  </w:rPr>
                </w:rPrChange>
              </w:rPr>
              <w:pPrChange w:id="43" w:author="Pribil-Kövesdy Döníz" w:date="2026-09-22T12:29:00Z" w16du:dateUtc="2026-09-22T16:29:00Z">
                <w:pPr>
                  <w:pStyle w:val="ListParagraph"/>
                  <w:ind w:left="57" w:right="57"/>
                </w:pPr>
              </w:pPrChange>
            </w:pPr>
            <w:ins w:id="44" w:author="Pribil-Kövesdy Döníz" w:date="2026-09-22T12:29:00Z" w16du:dateUtc="2026-09-22T16:29:00Z">
              <w:r>
                <w:t>Név</w:t>
              </w:r>
            </w:ins>
            <w:del w:id="45" w:author="Pribil-Kövesdy Döníz" w:date="2026-09-22T12:29:00Z" w16du:dateUtc="2026-09-22T16:29:00Z">
              <w:r w:rsidR="00537336"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F (Hz)</w:delText>
              </w:r>
            </w:del>
          </w:p>
        </w:tc>
        <w:tc>
          <w:tcPr>
            <w:tcW w:w="11340" w:type="dxa"/>
            <w:tcPrChange w:id="46" w:author="Pribil-Kövesdy Döníz" w:date="2026-09-22T12:29:00Z" w16du:dateUtc="2026-09-22T16:29:00Z">
              <w:tcPr>
                <w:tcW w:w="489" w:type="dxa"/>
                <w:textDirection w:val="btLr"/>
              </w:tcPr>
            </w:tcPrChange>
          </w:tcPr>
          <w:p w14:paraId="4E1EF32C" w14:textId="77777777" w:rsidR="00537336" w:rsidRDefault="00537336" w:rsidP="00391C9E">
            <w:pPr>
              <w:rPr>
                <w:rPrChange w:id="47" w:author="Pribil-Kövesdy Döníz" w:date="2026-09-22T12:29:00Z" w16du:dateUtc="2026-09-22T16:29:00Z">
                  <w:rPr>
                    <w:rFonts w:ascii="Tahoma" w:hAnsi="Tahoma"/>
                    <w:bCs/>
                    <w:color w:val="000000"/>
                    <w:sz w:val="14"/>
                    <w:szCs w:val="14"/>
                  </w:rPr>
                </w:rPrChange>
              </w:rPr>
              <w:pPrChange w:id="48" w:author="Pribil-Kövesdy Döníz" w:date="2026-09-22T12:29:00Z" w16du:dateUtc="2026-09-22T16:29:00Z">
                <w:pPr>
                  <w:pStyle w:val="ListParagraph"/>
                  <w:ind w:left="113" w:right="113"/>
                  <w:jc w:val="both"/>
                </w:pPr>
              </w:pPrChange>
            </w:pPr>
            <w:del w:id="49" w:author="Pribil-Kövesdy Döníz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63</w:delText>
              </w:r>
            </w:del>
          </w:p>
        </w:tc>
        <w:tc>
          <w:tcPr>
            <w:tcW w:w="11340" w:type="dxa"/>
            <w:tcPrChange w:id="50" w:author="Pribil-Kövesdy Döníz" w:date="2026-09-22T12:29:00Z" w16du:dateUtc="2026-09-22T16:29:00Z">
              <w:tcPr>
                <w:tcW w:w="490" w:type="dxa"/>
                <w:gridSpan w:val="2"/>
                <w:textDirection w:val="btLr"/>
              </w:tcPr>
            </w:tcPrChange>
          </w:tcPr>
          <w:p w14:paraId="1463C32B" w14:textId="77777777" w:rsidR="00537336" w:rsidRDefault="00537336" w:rsidP="00346C54">
            <w:pPr>
              <w:pStyle w:val="ListParagraph"/>
              <w:ind w:left="113" w:right="113"/>
              <w:jc w:val="both"/>
              <w:rPr>
                <w:rFonts w:ascii="Tahoma" w:hAnsi="Tahoma"/>
                <w:bCs/>
                <w:color w:val="000000"/>
                <w:sz w:val="14"/>
                <w:szCs w:val="14"/>
              </w:rPr>
            </w:pPr>
            <w:del w:id="51" w:author="Pribil-Kövesdy Döníz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125</w:delText>
              </w:r>
            </w:del>
          </w:p>
        </w:tc>
        <w:tc>
          <w:tcPr>
            <w:tcW w:w="11340" w:type="dxa"/>
            <w:tcPrChange w:id="52" w:author="Pribil-Kövesdy Döníz" w:date="2026-09-22T12:29:00Z" w16du:dateUtc="2026-09-22T16:29:00Z">
              <w:tcPr>
                <w:tcW w:w="489" w:type="dxa"/>
                <w:textDirection w:val="btLr"/>
              </w:tcPr>
            </w:tcPrChange>
          </w:tcPr>
          <w:p w14:paraId="5242F67A" w14:textId="77777777" w:rsidR="00537336" w:rsidRDefault="00537336" w:rsidP="00346C54">
            <w:pPr>
              <w:pStyle w:val="ListParagraph"/>
              <w:ind w:left="113" w:right="113"/>
              <w:jc w:val="both"/>
              <w:rPr>
                <w:rFonts w:ascii="Tahoma" w:hAnsi="Tahoma"/>
                <w:bCs/>
                <w:color w:val="000000"/>
                <w:sz w:val="14"/>
                <w:szCs w:val="14"/>
              </w:rPr>
            </w:pPr>
            <w:del w:id="53" w:author="Pribil-Kövesdy Döníz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250</w:delText>
              </w:r>
            </w:del>
          </w:p>
        </w:tc>
        <w:tc>
          <w:tcPr>
            <w:tcW w:w="11340" w:type="dxa"/>
            <w:tcPrChange w:id="54" w:author="Pribil-Kövesdy Döníz" w:date="2026-09-22T12:29:00Z" w16du:dateUtc="2026-09-22T16:29:00Z">
              <w:tcPr>
                <w:tcW w:w="490" w:type="dxa"/>
                <w:textDirection w:val="btLr"/>
              </w:tcPr>
            </w:tcPrChange>
          </w:tcPr>
          <w:p w14:paraId="6DF68673" w14:textId="77777777" w:rsidR="00537336" w:rsidRDefault="00537336" w:rsidP="00346C54">
            <w:pPr>
              <w:pStyle w:val="ListParagraph"/>
              <w:ind w:left="113" w:right="113"/>
              <w:jc w:val="both"/>
              <w:rPr>
                <w:rFonts w:ascii="Tahoma" w:hAnsi="Tahoma"/>
                <w:bCs/>
                <w:color w:val="000000"/>
                <w:sz w:val="14"/>
                <w:szCs w:val="14"/>
              </w:rPr>
            </w:pPr>
            <w:del w:id="55" w:author="Pribil-Kövesdy Döníz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500</w:delText>
              </w:r>
            </w:del>
          </w:p>
        </w:tc>
        <w:tc>
          <w:tcPr>
            <w:tcW w:w="11340" w:type="dxa"/>
            <w:tcPrChange w:id="56" w:author="Pribil-Kövesdy Döníz" w:date="2026-09-22T12:29:00Z" w16du:dateUtc="2026-09-22T16:29:00Z">
              <w:tcPr>
                <w:tcW w:w="489" w:type="dxa"/>
                <w:textDirection w:val="btLr"/>
              </w:tcPr>
            </w:tcPrChange>
          </w:tcPr>
          <w:p w14:paraId="2590EBB4" w14:textId="77777777" w:rsidR="00537336" w:rsidRDefault="00537336" w:rsidP="00346C54">
            <w:pPr>
              <w:pStyle w:val="ListParagraph"/>
              <w:ind w:left="113" w:right="113"/>
              <w:jc w:val="both"/>
              <w:rPr>
                <w:rFonts w:ascii="Tahoma" w:hAnsi="Tahoma"/>
                <w:bCs/>
                <w:color w:val="000000"/>
                <w:sz w:val="14"/>
                <w:szCs w:val="14"/>
              </w:rPr>
            </w:pPr>
            <w:del w:id="57" w:author="Pribil-Kövesdy Döníz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1000</w:delText>
              </w:r>
            </w:del>
          </w:p>
        </w:tc>
        <w:tc>
          <w:tcPr>
            <w:tcW w:w="11340" w:type="dxa"/>
            <w:tcPrChange w:id="58" w:author="Pribil-Kövesdy Döníz" w:date="2026-09-22T12:29:00Z" w16du:dateUtc="2026-09-22T16:29:00Z">
              <w:tcPr>
                <w:tcW w:w="490" w:type="dxa"/>
                <w:gridSpan w:val="2"/>
                <w:textDirection w:val="btLr"/>
              </w:tcPr>
            </w:tcPrChange>
          </w:tcPr>
          <w:p w14:paraId="43AF3108" w14:textId="77777777" w:rsidR="00537336" w:rsidRDefault="00537336" w:rsidP="00346C54">
            <w:pPr>
              <w:pStyle w:val="ListParagraph"/>
              <w:ind w:left="113" w:right="113"/>
              <w:jc w:val="both"/>
              <w:rPr>
                <w:rFonts w:ascii="Tahoma" w:hAnsi="Tahoma"/>
                <w:bCs/>
                <w:color w:val="000000"/>
                <w:sz w:val="14"/>
                <w:szCs w:val="14"/>
              </w:rPr>
            </w:pPr>
            <w:del w:id="59" w:author="Pribil-Kövesdy Döníz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2000</w:delText>
              </w:r>
            </w:del>
          </w:p>
        </w:tc>
        <w:tc>
          <w:tcPr>
            <w:tcW w:w="11340" w:type="dxa"/>
            <w:tcPrChange w:id="60" w:author="Pribil-Kövesdy Döníz" w:date="2026-09-22T12:29:00Z" w16du:dateUtc="2026-09-22T16:29:00Z">
              <w:tcPr>
                <w:tcW w:w="489" w:type="dxa"/>
                <w:textDirection w:val="btLr"/>
              </w:tcPr>
            </w:tcPrChange>
          </w:tcPr>
          <w:p w14:paraId="32F8D52D" w14:textId="77777777" w:rsidR="00537336" w:rsidRDefault="00537336" w:rsidP="00346C54">
            <w:pPr>
              <w:pStyle w:val="ListParagraph"/>
              <w:ind w:left="113" w:right="113"/>
              <w:jc w:val="both"/>
              <w:rPr>
                <w:rFonts w:ascii="Tahoma" w:hAnsi="Tahoma"/>
                <w:bCs/>
                <w:color w:val="000000"/>
                <w:sz w:val="14"/>
                <w:szCs w:val="14"/>
              </w:rPr>
            </w:pPr>
            <w:del w:id="61" w:author="Pribil-Kövesdy Döníz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4000</w:delText>
              </w:r>
            </w:del>
          </w:p>
        </w:tc>
      </w:tr>
      <w:tr w:rsidR="00537336" w14:paraId="71A571F4" w14:textId="77777777" w:rsidTr="00AD06DF">
        <w:trPr>
          <w:trPrChange w:id="62" w:author="Pribil-Kövesdy Döníz" w:date="2026-09-22T12:29:00Z" w16du:dateUtc="2026-09-22T16:29:00Z">
            <w:trPr>
              <w:gridBefore w:val="2"/>
              <w:gridAfter w:val="5"/>
            </w:trPr>
          </w:trPrChange>
        </w:trPr>
        <w:tc>
          <w:tcPr>
            <w:tcW w:w="2802" w:type="dxa"/>
            <w:tcPrChange w:id="63" w:author="Pribil-Kövesdy Döníz" w:date="2026-09-22T12:29:00Z" w16du:dateUtc="2026-09-22T16:29:00Z">
              <w:tcPr>
                <w:tcW w:w="752" w:type="dxa"/>
              </w:tcPr>
            </w:tcPrChange>
          </w:tcPr>
          <w:p w14:paraId="7DB34B81" w14:textId="77777777" w:rsidR="00537336" w:rsidRDefault="00F520F7" w:rsidP="00F520F7">
            <w:pPr>
              <w:rPr>
                <w:rPrChange w:id="64" w:author="Pribil-Kövesdy Döníz" w:date="2026-09-22T12:29:00Z" w16du:dateUtc="2026-09-22T16:29:00Z">
                  <w:rPr>
                    <w:rFonts w:ascii="Tahoma" w:hAnsi="Tahoma"/>
                    <w:bCs/>
                    <w:color w:val="000000"/>
                    <w:sz w:val="16"/>
                    <w:szCs w:val="16"/>
                  </w:rPr>
                </w:rPrChange>
              </w:rPr>
              <w:pPrChange w:id="65" w:author="Pribil-Kövesdy Döníz" w:date="2026-09-22T12:29:00Z" w16du:dateUtc="2026-09-22T16:29:00Z">
                <w:pPr>
                  <w:pStyle w:val="ListParagraph"/>
                  <w:ind w:left="0"/>
                </w:pPr>
              </w:pPrChange>
            </w:pPr>
            <w:ins w:id="66" w:author="Pribil-Kövesdy Döníz" w:date="2026-09-22T12:29:00Z" w16du:dateUtc="2026-09-22T16:29:00Z">
              <w:r>
                <w:t>B</w:t>
              </w:r>
              <w:r w:rsidR="00854C26">
                <w:t>eosztás</w:t>
              </w:r>
            </w:ins>
            <w:del w:id="67" w:author="Pribil-Kövesdy Döníz" w:date="2026-09-22T12:29:00Z" w16du:dateUtc="2026-09-22T16:29:00Z">
              <w:r w:rsidR="00537336">
                <w:rPr>
                  <w:rFonts w:ascii="Tahoma" w:hAnsi="Tahoma"/>
                  <w:bCs/>
                  <w:color w:val="000000"/>
                  <w:sz w:val="16"/>
                  <w:szCs w:val="16"/>
                </w:rPr>
                <w:delText>R in dB</w:delText>
              </w:r>
            </w:del>
          </w:p>
        </w:tc>
        <w:tc>
          <w:tcPr>
            <w:tcW w:w="11340" w:type="dxa"/>
            <w:tcPrChange w:id="68" w:author="Pribil-Kövesdy Döníz" w:date="2026-09-22T12:29:00Z" w16du:dateUtc="2026-09-22T16:29:00Z">
              <w:tcPr>
                <w:tcW w:w="489" w:type="dxa"/>
              </w:tcPr>
            </w:tcPrChange>
          </w:tcPr>
          <w:p w14:paraId="626497F6" w14:textId="77777777" w:rsidR="00537336" w:rsidRDefault="00537336" w:rsidP="00391C9E">
            <w:pPr>
              <w:rPr>
                <w:rPrChange w:id="69" w:author="Pribil-Kövesdy Döníz" w:date="2026-09-22T12:29:00Z" w16du:dateUtc="2026-09-22T16:29:00Z">
                  <w:rPr>
                    <w:rFonts w:ascii="Tahoma" w:hAnsi="Tahoma"/>
                    <w:bCs/>
                    <w:color w:val="000000"/>
                    <w:sz w:val="14"/>
                    <w:szCs w:val="14"/>
                  </w:rPr>
                </w:rPrChange>
              </w:rPr>
              <w:pPrChange w:id="70" w:author="Pribil-Kövesdy Döníz" w:date="2026-09-22T12:29:00Z" w16du:dateUtc="2026-09-22T16:29:00Z">
                <w:pPr>
                  <w:pStyle w:val="ListParagraph"/>
                  <w:ind w:left="0"/>
                  <w:jc w:val="both"/>
                </w:pPr>
              </w:pPrChange>
            </w:pPr>
            <w:del w:id="71" w:author="Pribil-Kövesdy Döníz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7,8</w:delText>
              </w:r>
            </w:del>
          </w:p>
        </w:tc>
        <w:tc>
          <w:tcPr>
            <w:tcW w:w="11340" w:type="dxa"/>
            <w:tcPrChange w:id="72" w:author="Pribil-Kövesdy Döníz" w:date="2026-09-22T12:29:00Z" w16du:dateUtc="2026-09-22T16:29:00Z">
              <w:tcPr>
                <w:tcW w:w="490" w:type="dxa"/>
                <w:gridSpan w:val="2"/>
              </w:tcPr>
            </w:tcPrChange>
          </w:tcPr>
          <w:p w14:paraId="48269B33" w14:textId="77777777" w:rsidR="00537336" w:rsidRDefault="00537336" w:rsidP="00346C54">
            <w:pPr>
              <w:pStyle w:val="ListParagraph"/>
              <w:ind w:left="0"/>
              <w:jc w:val="both"/>
              <w:rPr>
                <w:rFonts w:ascii="Tahoma" w:hAnsi="Tahoma"/>
                <w:bCs/>
                <w:color w:val="000000"/>
                <w:sz w:val="14"/>
                <w:szCs w:val="14"/>
              </w:rPr>
            </w:pPr>
            <w:del w:id="73" w:author="Pribil-Kövesdy Döníz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4,7</w:delText>
              </w:r>
            </w:del>
          </w:p>
        </w:tc>
        <w:tc>
          <w:tcPr>
            <w:tcW w:w="11340" w:type="dxa"/>
            <w:tcPrChange w:id="74" w:author="Pribil-Kövesdy Döníz" w:date="2026-09-22T12:29:00Z" w16du:dateUtc="2026-09-22T16:29:00Z">
              <w:tcPr>
                <w:tcW w:w="489" w:type="dxa"/>
              </w:tcPr>
            </w:tcPrChange>
          </w:tcPr>
          <w:p w14:paraId="0C1CBD69" w14:textId="77777777" w:rsidR="00537336" w:rsidRDefault="00537336" w:rsidP="00346C54">
            <w:pPr>
              <w:pStyle w:val="ListParagraph"/>
              <w:ind w:left="0"/>
              <w:jc w:val="both"/>
              <w:rPr>
                <w:rFonts w:ascii="Tahoma" w:hAnsi="Tahoma"/>
                <w:bCs/>
                <w:color w:val="000000"/>
                <w:sz w:val="14"/>
                <w:szCs w:val="14"/>
              </w:rPr>
            </w:pPr>
            <w:del w:id="75" w:author="Pribil-Kövesdy Döníz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4,6</w:delText>
              </w:r>
            </w:del>
          </w:p>
        </w:tc>
        <w:tc>
          <w:tcPr>
            <w:tcW w:w="11340" w:type="dxa"/>
            <w:tcPrChange w:id="76" w:author="Pribil-Kövesdy Döníz" w:date="2026-09-22T12:29:00Z" w16du:dateUtc="2026-09-22T16:29:00Z">
              <w:tcPr>
                <w:tcW w:w="490" w:type="dxa"/>
              </w:tcPr>
            </w:tcPrChange>
          </w:tcPr>
          <w:p w14:paraId="459B1C5E" w14:textId="77777777" w:rsidR="00537336" w:rsidRDefault="00537336" w:rsidP="00346C54">
            <w:pPr>
              <w:pStyle w:val="ListParagraph"/>
              <w:ind w:left="0"/>
              <w:jc w:val="both"/>
              <w:rPr>
                <w:rFonts w:ascii="Tahoma" w:hAnsi="Tahoma"/>
                <w:bCs/>
                <w:color w:val="000000"/>
                <w:sz w:val="14"/>
                <w:szCs w:val="14"/>
              </w:rPr>
            </w:pPr>
            <w:del w:id="77" w:author="Pribil-Kövesdy Döníz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7,7</w:delText>
              </w:r>
            </w:del>
          </w:p>
        </w:tc>
        <w:tc>
          <w:tcPr>
            <w:tcW w:w="11340" w:type="dxa"/>
            <w:tcPrChange w:id="78" w:author="Pribil-Kövesdy Döníz" w:date="2026-09-22T12:29:00Z" w16du:dateUtc="2026-09-22T16:29:00Z">
              <w:tcPr>
                <w:tcW w:w="489" w:type="dxa"/>
              </w:tcPr>
            </w:tcPrChange>
          </w:tcPr>
          <w:p w14:paraId="6A9C16F7" w14:textId="77777777" w:rsidR="00537336" w:rsidRDefault="00537336" w:rsidP="00346C54">
            <w:pPr>
              <w:pStyle w:val="ListParagraph"/>
              <w:ind w:left="0"/>
              <w:jc w:val="both"/>
              <w:rPr>
                <w:rFonts w:ascii="Tahoma" w:hAnsi="Tahoma"/>
                <w:bCs/>
                <w:color w:val="000000"/>
                <w:sz w:val="14"/>
                <w:szCs w:val="14"/>
              </w:rPr>
            </w:pPr>
            <w:del w:id="79" w:author="Pribil-Kövesdy Döníz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15,0</w:delText>
              </w:r>
            </w:del>
          </w:p>
        </w:tc>
        <w:tc>
          <w:tcPr>
            <w:tcW w:w="11340" w:type="dxa"/>
            <w:tcPrChange w:id="80" w:author="Pribil-Kövesdy Döníz" w:date="2026-09-22T12:29:00Z" w16du:dateUtc="2026-09-22T16:29:00Z">
              <w:tcPr>
                <w:tcW w:w="490" w:type="dxa"/>
                <w:gridSpan w:val="2"/>
              </w:tcPr>
            </w:tcPrChange>
          </w:tcPr>
          <w:p w14:paraId="0129F340" w14:textId="77777777" w:rsidR="00537336" w:rsidRDefault="00537336" w:rsidP="00346C54">
            <w:pPr>
              <w:pStyle w:val="ListParagraph"/>
              <w:ind w:left="0"/>
              <w:jc w:val="both"/>
              <w:rPr>
                <w:rFonts w:ascii="Tahoma" w:hAnsi="Tahoma"/>
                <w:bCs/>
                <w:color w:val="000000"/>
                <w:sz w:val="14"/>
                <w:szCs w:val="14"/>
              </w:rPr>
            </w:pPr>
            <w:del w:id="81" w:author="Pribil-Kövesdy Döníz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18,1</w:delText>
              </w:r>
            </w:del>
          </w:p>
        </w:tc>
        <w:tc>
          <w:tcPr>
            <w:tcW w:w="11340" w:type="dxa"/>
            <w:tcPrChange w:id="82" w:author="Pribil-Kövesdy Döníz" w:date="2026-09-22T12:29:00Z" w16du:dateUtc="2026-09-22T16:29:00Z">
              <w:tcPr>
                <w:tcW w:w="489" w:type="dxa"/>
              </w:tcPr>
            </w:tcPrChange>
          </w:tcPr>
          <w:p w14:paraId="416598D8" w14:textId="77777777" w:rsidR="00537336" w:rsidRDefault="00537336" w:rsidP="00346C54">
            <w:pPr>
              <w:pStyle w:val="ListParagraph"/>
              <w:ind w:left="0"/>
              <w:jc w:val="both"/>
              <w:rPr>
                <w:rFonts w:ascii="Tahoma" w:hAnsi="Tahoma"/>
                <w:bCs/>
                <w:color w:val="000000"/>
                <w:sz w:val="14"/>
                <w:szCs w:val="14"/>
              </w:rPr>
            </w:pPr>
            <w:del w:id="83" w:author="Pribil-Kövesdy Döníz" w:date="2026-09-22T12:29:00Z" w16du:dateUtc="2026-09-22T16:29:00Z">
              <w:r>
                <w:rPr>
                  <w:rFonts w:ascii="Tahoma" w:hAnsi="Tahoma"/>
                  <w:bCs/>
                  <w:color w:val="000000"/>
                  <w:sz w:val="14"/>
                  <w:szCs w:val="14"/>
                </w:rPr>
                <w:delText>14,3</w:delText>
              </w:r>
            </w:del>
          </w:p>
        </w:tc>
      </w:tr>
    </w:tbl>
    <w:p w14:paraId="6ED30305" w14:textId="77777777" w:rsidR="00854C26" w:rsidRPr="00854C26" w:rsidRDefault="00854C26" w:rsidP="0061350B">
      <w:pPr>
        <w:spacing w:before="360" w:line="240" w:lineRule="auto"/>
        <w:rPr>
          <w:ins w:id="84" w:author="Pribil-Kövesdy Döníz" w:date="2026-09-22T12:29:00Z" w16du:dateUtc="2026-09-22T16:29:00Z"/>
          <w:sz w:val="28"/>
          <w:szCs w:val="28"/>
        </w:rPr>
      </w:pPr>
      <w:ins w:id="85" w:author="Pribil-Kövesdy Döníz" w:date="2026-09-22T12:29:00Z" w16du:dateUtc="2026-09-22T16:29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mobilitás adatai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3"/>
        <w:gridCol w:w="11211"/>
      </w:tblGrid>
      <w:tr w:rsidR="00854C26" w14:paraId="4BC1948B" w14:textId="77777777" w:rsidTr="0061350B">
        <w:trPr>
          <w:trHeight w:val="1168"/>
          <w:ins w:id="86" w:author="Pribil-Kövesdy Döníz" w:date="2026-09-22T12:29:00Z" w16du:dateUtc="2026-09-22T16:29:00Z"/>
        </w:trPr>
        <w:tc>
          <w:tcPr>
            <w:tcW w:w="2802" w:type="dxa"/>
          </w:tcPr>
          <w:p w14:paraId="3027B66D" w14:textId="77777777" w:rsidR="00854C26" w:rsidRDefault="00A236F9" w:rsidP="00391C9E">
            <w:pPr>
              <w:rPr>
                <w:ins w:id="87" w:author="Pribil-Kövesdy Döníz" w:date="2026-09-22T12:29:00Z" w16du:dateUtc="2026-09-22T16:29:00Z"/>
              </w:rPr>
            </w:pPr>
            <w:ins w:id="88" w:author="Pribil-Kövesdy Döníz" w:date="2026-09-22T12:29:00Z" w16du:dateUtc="2026-09-22T16:29:00Z">
              <w:r>
                <w:t>Mobilitás típusa</w:t>
              </w:r>
            </w:ins>
          </w:p>
          <w:p w14:paraId="7E8E44BE" w14:textId="77777777" w:rsidR="00A236F9" w:rsidRDefault="00A236F9" w:rsidP="00391C9E">
            <w:pPr>
              <w:rPr>
                <w:ins w:id="89" w:author="Pribil-Kövesdy Döníz" w:date="2026-09-22T12:29:00Z" w16du:dateUtc="2026-09-22T16:29:00Z"/>
              </w:rPr>
            </w:pPr>
            <w:ins w:id="90" w:author="Pribil-Kövesdy Döníz" w:date="2026-09-22T12:29:00Z" w16du:dateUtc="2026-09-22T16:29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32F0225D" w14:textId="77777777" w:rsidR="00854C26" w:rsidRDefault="00A236F9" w:rsidP="00391C9E">
            <w:pPr>
              <w:pStyle w:val="ListParagraph"/>
              <w:numPr>
                <w:ilvl w:val="0"/>
                <w:numId w:val="23"/>
              </w:numPr>
              <w:rPr>
                <w:ins w:id="91" w:author="Pribil-Kövesdy Döníz" w:date="2026-09-22T12:29:00Z" w16du:dateUtc="2026-09-22T16:29:00Z"/>
              </w:rPr>
            </w:pPr>
            <w:ins w:id="92" w:author="Pribil-Kövesdy Döníz" w:date="2026-09-22T12:29:00Z" w16du:dateUtc="2026-09-22T16:29:00Z">
              <w:r>
                <w:t>szakmai továbbképzés</w:t>
              </w:r>
            </w:ins>
          </w:p>
          <w:p w14:paraId="41630E7F" w14:textId="77777777" w:rsidR="00A236F9" w:rsidRDefault="00A236F9" w:rsidP="00391C9E">
            <w:pPr>
              <w:pStyle w:val="ListParagraph"/>
              <w:numPr>
                <w:ilvl w:val="0"/>
                <w:numId w:val="23"/>
              </w:numPr>
              <w:rPr>
                <w:ins w:id="93" w:author="Pribil-Kövesdy Döníz" w:date="2026-09-22T12:29:00Z" w16du:dateUtc="2026-09-22T16:29:00Z"/>
              </w:rPr>
            </w:pPr>
            <w:ins w:id="94" w:author="Pribil-Kövesdy Döníz" w:date="2026-09-22T12:29:00Z" w16du:dateUtc="2026-09-22T16:29:00Z">
              <w:r>
                <w:t>nyelvtanfolyam</w:t>
              </w:r>
            </w:ins>
          </w:p>
          <w:p w14:paraId="102FE745" w14:textId="77777777" w:rsidR="00A236F9" w:rsidRDefault="00F520F7" w:rsidP="00391C9E">
            <w:pPr>
              <w:pStyle w:val="ListParagraph"/>
              <w:numPr>
                <w:ilvl w:val="0"/>
                <w:numId w:val="23"/>
              </w:numPr>
              <w:rPr>
                <w:ins w:id="95" w:author="Pribil-Kövesdy Döníz" w:date="2026-09-22T12:29:00Z" w16du:dateUtc="2026-09-22T16:29:00Z"/>
              </w:rPr>
            </w:pPr>
            <w:ins w:id="96" w:author="Pribil-Kövesdy Döníz" w:date="2026-09-22T12:29:00Z" w16du:dateUtc="2026-09-22T16:29:00Z">
              <w:r>
                <w:t xml:space="preserve">szakmai látogatás </w:t>
              </w:r>
              <w:r w:rsidR="00A236F9">
                <w:t>(job shadowing)</w:t>
              </w:r>
            </w:ins>
          </w:p>
          <w:p w14:paraId="18C80056" w14:textId="77777777" w:rsidR="00A236F9" w:rsidRDefault="00A236F9" w:rsidP="00391C9E">
            <w:pPr>
              <w:pStyle w:val="ListParagraph"/>
              <w:numPr>
                <w:ilvl w:val="0"/>
                <w:numId w:val="23"/>
              </w:numPr>
              <w:rPr>
                <w:ins w:id="97" w:author="Pribil-Kövesdy Döníz" w:date="2026-09-22T12:29:00Z" w16du:dateUtc="2026-09-22T16:29:00Z"/>
              </w:rPr>
            </w:pPr>
            <w:ins w:id="98" w:author="Pribil-Kövesdy Döníz" w:date="2026-09-22T12:29:00Z" w16du:dateUtc="2026-09-22T16:29:00Z">
              <w:r>
                <w:t>oktatási tevékenység</w:t>
              </w:r>
            </w:ins>
          </w:p>
        </w:tc>
      </w:tr>
      <w:tr w:rsidR="00A236F9" w14:paraId="0FCBFD38" w14:textId="77777777" w:rsidTr="00AD06DF">
        <w:trPr>
          <w:ins w:id="99" w:author="Pribil-Kövesdy Döníz" w:date="2026-09-22T12:29:00Z" w16du:dateUtc="2026-09-22T16:29:00Z"/>
        </w:trPr>
        <w:tc>
          <w:tcPr>
            <w:tcW w:w="2802" w:type="dxa"/>
          </w:tcPr>
          <w:p w14:paraId="5C6C8644" w14:textId="77777777" w:rsidR="00A236F9" w:rsidRDefault="00A236F9" w:rsidP="00391C9E">
            <w:pPr>
              <w:rPr>
                <w:ins w:id="100" w:author="Pribil-Kövesdy Döníz" w:date="2026-09-22T12:29:00Z" w16du:dateUtc="2026-09-22T16:29:00Z"/>
              </w:rPr>
            </w:pPr>
            <w:ins w:id="101" w:author="Pribil-Kövesdy Döníz" w:date="2026-09-22T12:29:00Z" w16du:dateUtc="2026-09-22T16:29:00Z">
              <w:r>
                <w:t>Továbbképzés címe</w:t>
              </w:r>
            </w:ins>
          </w:p>
          <w:p w14:paraId="4A67BC83" w14:textId="77777777" w:rsidR="00A236F9" w:rsidRDefault="00A236F9" w:rsidP="00391C9E">
            <w:pPr>
              <w:rPr>
                <w:ins w:id="102" w:author="Pribil-Kövesdy Döníz" w:date="2026-09-22T12:29:00Z" w16du:dateUtc="2026-09-22T16:29:00Z"/>
              </w:rPr>
            </w:pPr>
            <w:ins w:id="103" w:author="Pribil-Kövesdy Döníz" w:date="2026-09-22T12:29:00Z" w16du:dateUtc="2026-09-22T16:29:00Z">
              <w:r>
                <w:t>(amennyiben releváns)</w:t>
              </w:r>
            </w:ins>
          </w:p>
        </w:tc>
        <w:tc>
          <w:tcPr>
            <w:tcW w:w="11340" w:type="dxa"/>
          </w:tcPr>
          <w:p w14:paraId="08B7D751" w14:textId="77777777" w:rsidR="00A236F9" w:rsidRDefault="00A236F9" w:rsidP="00391C9E">
            <w:pPr>
              <w:rPr>
                <w:ins w:id="104" w:author="Pribil-Kövesdy Döníz" w:date="2026-09-22T12:29:00Z" w16du:dateUtc="2026-09-22T16:29:00Z"/>
              </w:rPr>
            </w:pPr>
          </w:p>
        </w:tc>
      </w:tr>
      <w:tr w:rsidR="00A236F9" w14:paraId="218DBBBB" w14:textId="77777777" w:rsidTr="0061350B">
        <w:trPr>
          <w:trHeight w:val="428"/>
          <w:ins w:id="105" w:author="Pribil-Kövesdy Döníz" w:date="2026-09-22T12:29:00Z" w16du:dateUtc="2026-09-22T16:29:00Z"/>
        </w:trPr>
        <w:tc>
          <w:tcPr>
            <w:tcW w:w="2802" w:type="dxa"/>
          </w:tcPr>
          <w:p w14:paraId="1FBE0910" w14:textId="77777777" w:rsidR="00A236F9" w:rsidRDefault="00A236F9" w:rsidP="00391C9E">
            <w:pPr>
              <w:rPr>
                <w:ins w:id="106" w:author="Pribil-Kövesdy Döníz" w:date="2026-09-22T12:29:00Z" w16du:dateUtc="2026-09-22T16:29:00Z"/>
              </w:rPr>
            </w:pPr>
            <w:ins w:id="107" w:author="Pribil-Kövesdy Döníz" w:date="2026-09-22T12:29:00Z" w16du:dateUtc="2026-09-22T16:29:00Z">
              <w:r>
                <w:t>Fogadó intézmény neve</w:t>
              </w:r>
            </w:ins>
          </w:p>
        </w:tc>
        <w:tc>
          <w:tcPr>
            <w:tcW w:w="11340" w:type="dxa"/>
          </w:tcPr>
          <w:p w14:paraId="586E7BBC" w14:textId="77777777" w:rsidR="005E7FFD" w:rsidRDefault="005E7FFD" w:rsidP="00391C9E">
            <w:pPr>
              <w:rPr>
                <w:ins w:id="108" w:author="Pribil-Kövesdy Döníz" w:date="2026-09-22T12:29:00Z" w16du:dateUtc="2026-09-22T16:29:00Z"/>
              </w:rPr>
            </w:pPr>
          </w:p>
        </w:tc>
      </w:tr>
      <w:tr w:rsidR="005E7FFD" w14:paraId="62835A2C" w14:textId="77777777" w:rsidTr="0061350B">
        <w:trPr>
          <w:trHeight w:val="703"/>
          <w:ins w:id="109" w:author="Pribil-Kövesdy Döníz" w:date="2026-09-22T12:29:00Z" w16du:dateUtc="2026-09-22T16:29:00Z"/>
        </w:trPr>
        <w:tc>
          <w:tcPr>
            <w:tcW w:w="2802" w:type="dxa"/>
          </w:tcPr>
          <w:p w14:paraId="5567C601" w14:textId="77777777" w:rsidR="005E7FFD" w:rsidRDefault="005E7FFD" w:rsidP="00391C9E">
            <w:pPr>
              <w:rPr>
                <w:ins w:id="110" w:author="Pribil-Kövesdy Döníz" w:date="2026-09-22T12:29:00Z" w16du:dateUtc="2026-09-22T16:29:00Z"/>
              </w:rPr>
            </w:pPr>
            <w:ins w:id="111" w:author="Pribil-Kövesdy Döníz" w:date="2026-09-22T12:29:00Z" w16du:dateUtc="2026-09-22T16:29:00Z">
              <w:r>
                <w:t>Fogadó intézmény típusa</w:t>
              </w:r>
            </w:ins>
          </w:p>
          <w:p w14:paraId="092402BC" w14:textId="77777777" w:rsidR="005E7FFD" w:rsidRDefault="005E7FFD" w:rsidP="00391C9E">
            <w:pPr>
              <w:rPr>
                <w:ins w:id="112" w:author="Pribil-Kövesdy Döníz" w:date="2026-09-22T12:29:00Z" w16du:dateUtc="2026-09-22T16:29:00Z"/>
              </w:rPr>
            </w:pPr>
            <w:ins w:id="113" w:author="Pribil-Kövesdy Döníz" w:date="2026-09-22T12:29:00Z" w16du:dateUtc="2026-09-22T16:29:00Z">
              <w:r>
                <w:t>(nem helyes törlendő)</w:t>
              </w:r>
            </w:ins>
          </w:p>
        </w:tc>
        <w:tc>
          <w:tcPr>
            <w:tcW w:w="11340" w:type="dxa"/>
          </w:tcPr>
          <w:p w14:paraId="4589AF21" w14:textId="77777777" w:rsidR="005E7FFD" w:rsidRDefault="005E7FFD" w:rsidP="00391C9E">
            <w:pPr>
              <w:pStyle w:val="ListParagraph"/>
              <w:numPr>
                <w:ilvl w:val="0"/>
                <w:numId w:val="24"/>
              </w:numPr>
              <w:rPr>
                <w:ins w:id="114" w:author="Pribil-Kövesdy Döníz" w:date="2026-09-22T12:29:00Z" w16du:dateUtc="2026-09-22T16:29:00Z"/>
              </w:rPr>
            </w:pPr>
            <w:ins w:id="115" w:author="Pribil-Kövesdy Döníz" w:date="2026-09-22T12:29:00Z" w16du:dateUtc="2026-09-22T16:29:00Z">
              <w:r>
                <w:t>oktatási intézmény</w:t>
              </w:r>
            </w:ins>
          </w:p>
          <w:p w14:paraId="4E104DBE" w14:textId="77777777" w:rsidR="005E7FFD" w:rsidRDefault="005E7FFD" w:rsidP="00391C9E">
            <w:pPr>
              <w:pStyle w:val="ListParagraph"/>
              <w:numPr>
                <w:ilvl w:val="0"/>
                <w:numId w:val="24"/>
              </w:numPr>
              <w:rPr>
                <w:ins w:id="116" w:author="Pribil-Kövesdy Döníz" w:date="2026-09-22T12:29:00Z" w16du:dateUtc="2026-09-22T16:29:00Z"/>
              </w:rPr>
            </w:pPr>
            <w:ins w:id="117" w:author="Pribil-Kövesdy Döníz" w:date="2026-09-22T12:29:00Z" w16du:dateUtc="2026-09-22T16:29:00Z">
              <w:r>
                <w:t>továbbképző intézmény</w:t>
              </w:r>
            </w:ins>
          </w:p>
        </w:tc>
      </w:tr>
      <w:tr w:rsidR="00A236F9" w14:paraId="2F1935A5" w14:textId="77777777" w:rsidTr="00AD06DF">
        <w:trPr>
          <w:ins w:id="118" w:author="Pribil-Kövesdy Döníz" w:date="2026-09-22T12:29:00Z" w16du:dateUtc="2026-09-22T16:29:00Z"/>
        </w:trPr>
        <w:tc>
          <w:tcPr>
            <w:tcW w:w="2802" w:type="dxa"/>
          </w:tcPr>
          <w:p w14:paraId="64273641" w14:textId="77777777" w:rsidR="00A236F9" w:rsidRDefault="00A236F9" w:rsidP="00391C9E">
            <w:pPr>
              <w:rPr>
                <w:ins w:id="119" w:author="Pribil-Kövesdy Döníz" w:date="2026-09-22T12:29:00Z" w16du:dateUtc="2026-09-22T16:29:00Z"/>
              </w:rPr>
            </w:pPr>
            <w:ins w:id="120" w:author="Pribil-Kövesdy Döníz" w:date="2026-09-22T12:29:00Z" w16du:dateUtc="2026-09-22T16:29:00Z">
              <w:r>
                <w:t>Fogadó ország</w:t>
              </w:r>
            </w:ins>
          </w:p>
        </w:tc>
        <w:tc>
          <w:tcPr>
            <w:tcW w:w="11340" w:type="dxa"/>
          </w:tcPr>
          <w:p w14:paraId="4F594782" w14:textId="77777777" w:rsidR="00A236F9" w:rsidRDefault="00A236F9" w:rsidP="00391C9E">
            <w:pPr>
              <w:rPr>
                <w:ins w:id="121" w:author="Pribil-Kövesdy Döníz" w:date="2026-09-22T12:29:00Z" w16du:dateUtc="2026-09-22T16:29:00Z"/>
              </w:rPr>
            </w:pPr>
          </w:p>
        </w:tc>
      </w:tr>
      <w:tr w:rsidR="00A236F9" w14:paraId="52955E67" w14:textId="77777777" w:rsidTr="00AD06DF">
        <w:trPr>
          <w:ins w:id="122" w:author="Pribil-Kövesdy Döníz" w:date="2026-09-22T12:29:00Z" w16du:dateUtc="2026-09-22T16:29:00Z"/>
        </w:trPr>
        <w:tc>
          <w:tcPr>
            <w:tcW w:w="2802" w:type="dxa"/>
          </w:tcPr>
          <w:p w14:paraId="752BD899" w14:textId="77777777" w:rsidR="00A236F9" w:rsidRDefault="00A236F9" w:rsidP="00391C9E">
            <w:pPr>
              <w:rPr>
                <w:ins w:id="123" w:author="Pribil-Kövesdy Döníz" w:date="2026-09-22T12:29:00Z" w16du:dateUtc="2026-09-22T16:29:00Z"/>
              </w:rPr>
            </w:pPr>
            <w:ins w:id="124" w:author="Pribil-Kövesdy Döníz" w:date="2026-09-22T12:29:00Z" w16du:dateUtc="2026-09-22T16:29:00Z">
              <w:r>
                <w:t>Munkanyelv</w:t>
              </w:r>
            </w:ins>
          </w:p>
        </w:tc>
        <w:tc>
          <w:tcPr>
            <w:tcW w:w="11340" w:type="dxa"/>
          </w:tcPr>
          <w:p w14:paraId="2E2167BC" w14:textId="77777777" w:rsidR="00A236F9" w:rsidRDefault="00A236F9" w:rsidP="00391C9E">
            <w:pPr>
              <w:rPr>
                <w:ins w:id="125" w:author="Pribil-Kövesdy Döníz" w:date="2026-09-22T12:29:00Z" w16du:dateUtc="2026-09-22T16:29:00Z"/>
              </w:rPr>
            </w:pPr>
          </w:p>
        </w:tc>
      </w:tr>
      <w:tr w:rsidR="00A236F9" w14:paraId="31A86F06" w14:textId="77777777" w:rsidTr="00AD06DF">
        <w:trPr>
          <w:ins w:id="126" w:author="Pribil-Kövesdy Döníz" w:date="2026-09-22T12:29:00Z" w16du:dateUtc="2026-09-22T16:29:00Z"/>
        </w:trPr>
        <w:tc>
          <w:tcPr>
            <w:tcW w:w="2802" w:type="dxa"/>
          </w:tcPr>
          <w:p w14:paraId="47537DB8" w14:textId="77777777" w:rsidR="00A236F9" w:rsidRDefault="00A236F9" w:rsidP="00391C9E">
            <w:pPr>
              <w:rPr>
                <w:ins w:id="127" w:author="Pribil-Kövesdy Döníz" w:date="2026-09-22T12:29:00Z" w16du:dateUtc="2026-09-22T16:29:00Z"/>
              </w:rPr>
            </w:pPr>
            <w:ins w:id="128" w:author="Pribil-Kövesdy Döníz" w:date="2026-09-22T12:29:00Z" w16du:dateUtc="2026-09-22T16:29:00Z">
              <w:r>
                <w:lastRenderedPageBreak/>
                <w:t>Mobilitás időtartama</w:t>
              </w:r>
            </w:ins>
          </w:p>
          <w:p w14:paraId="690ACFB0" w14:textId="77777777" w:rsidR="00A236F9" w:rsidRDefault="00A236F9" w:rsidP="00AD06DF">
            <w:pPr>
              <w:rPr>
                <w:ins w:id="129" w:author="Pribil-Kövesdy Döníz" w:date="2026-09-22T12:29:00Z" w16du:dateUtc="2026-09-22T16:29:00Z"/>
              </w:rPr>
            </w:pPr>
            <w:ins w:id="130" w:author="Pribil-Kövesdy Döníz" w:date="2026-09-22T12:29:00Z" w16du:dateUtc="2026-09-22T16:29:00Z">
              <w:r>
                <w:t>(</w:t>
              </w:r>
              <w:r w:rsidR="00AD06DF">
                <w:t>munka</w:t>
              </w:r>
              <w:r>
                <w:t>napok száma)</w:t>
              </w:r>
            </w:ins>
          </w:p>
        </w:tc>
        <w:tc>
          <w:tcPr>
            <w:tcW w:w="11340" w:type="dxa"/>
          </w:tcPr>
          <w:p w14:paraId="5ECE7697" w14:textId="77777777" w:rsidR="00A236F9" w:rsidRDefault="00A236F9" w:rsidP="0061350B">
            <w:pPr>
              <w:ind w:firstLine="882"/>
              <w:rPr>
                <w:ins w:id="131" w:author="Pribil-Kövesdy Döníz" w:date="2026-09-22T12:29:00Z" w16du:dateUtc="2026-09-22T16:29:00Z"/>
              </w:rPr>
            </w:pPr>
            <w:ins w:id="132" w:author="Pribil-Kövesdy Döníz" w:date="2026-09-22T12:29:00Z" w16du:dateUtc="2026-09-22T16:29:00Z">
              <w:r>
                <w:t>nap</w:t>
              </w:r>
            </w:ins>
          </w:p>
        </w:tc>
      </w:tr>
    </w:tbl>
    <w:p w14:paraId="25B80FCC" w14:textId="77777777" w:rsidR="0061350B" w:rsidRDefault="0061350B">
      <w:pPr>
        <w:rPr>
          <w:ins w:id="133" w:author="Pribil-Kövesdy Döníz" w:date="2026-09-22T12:29:00Z" w16du:dateUtc="2026-09-22T16:29:00Z"/>
          <w:sz w:val="28"/>
          <w:szCs w:val="28"/>
          <w:highlight w:val="lightGray"/>
        </w:rPr>
      </w:pPr>
      <w:ins w:id="134" w:author="Pribil-Kövesdy Döníz" w:date="2026-09-22T12:29:00Z" w16du:dateUtc="2026-09-22T16:29:00Z">
        <w:r>
          <w:rPr>
            <w:sz w:val="28"/>
            <w:szCs w:val="28"/>
            <w:highlight w:val="lightGray"/>
          </w:rPr>
          <w:br w:type="page"/>
        </w:r>
      </w:ins>
    </w:p>
    <w:p w14:paraId="2142DE0D" w14:textId="77777777" w:rsidR="007A6560" w:rsidRPr="007C10F6" w:rsidRDefault="007C10F6" w:rsidP="007C10F6">
      <w:pPr>
        <w:spacing w:line="240" w:lineRule="auto"/>
        <w:rPr>
          <w:ins w:id="135" w:author="Pribil-Kövesdy Döníz" w:date="2026-09-22T12:29:00Z" w16du:dateUtc="2026-09-22T16:29:00Z"/>
          <w:sz w:val="28"/>
          <w:szCs w:val="28"/>
        </w:rPr>
      </w:pPr>
      <w:ins w:id="136" w:author="Pribil-Kövesdy Döníz" w:date="2026-09-22T12:29:00Z" w16du:dateUtc="2026-09-22T16:29:00Z">
        <w:r>
          <w:rPr>
            <w:sz w:val="28"/>
            <w:szCs w:val="28"/>
            <w:highlight w:val="lightGray"/>
          </w:rPr>
          <w:t>Tanulási eredmények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9"/>
        <w:gridCol w:w="4674"/>
        <w:gridCol w:w="4661"/>
      </w:tblGrid>
      <w:tr w:rsidR="007A6560" w14:paraId="16FD5944" w14:textId="77777777" w:rsidTr="007A6560">
        <w:trPr>
          <w:ins w:id="137" w:author="Pribil-Kövesdy Döníz" w:date="2026-09-22T12:29:00Z" w16du:dateUtc="2026-09-22T16:29:00Z"/>
        </w:trPr>
        <w:tc>
          <w:tcPr>
            <w:tcW w:w="4714" w:type="dxa"/>
          </w:tcPr>
          <w:p w14:paraId="1D4D6381" w14:textId="77777777" w:rsidR="007A6560" w:rsidRPr="004B3A33" w:rsidRDefault="007A6560" w:rsidP="007A6560">
            <w:pPr>
              <w:rPr>
                <w:ins w:id="138" w:author="Pribil-Kövesdy Döníz" w:date="2026-09-22T12:29:00Z" w16du:dateUtc="2026-09-22T16:29:00Z"/>
                <w:b/>
                <w:bCs/>
              </w:rPr>
            </w:pPr>
            <w:ins w:id="139" w:author="Pribil-Kövesdy Döníz" w:date="2026-09-22T12:29:00Z" w16du:dateUtc="2026-09-22T16:29:00Z">
              <w:r w:rsidRPr="004B3A33">
                <w:rPr>
                  <w:b/>
                  <w:bCs/>
                </w:rPr>
                <w:t>Az elvárt tanulási eredmények meghatározása a mobilitás tervezési szakaszában</w:t>
              </w:r>
              <w:r w:rsidR="004B3A33" w:rsidRPr="004B3A33">
                <w:rPr>
                  <w:b/>
                  <w:bCs/>
                </w:rPr>
                <w:t xml:space="preserve"> (pályázat)</w:t>
              </w:r>
            </w:ins>
          </w:p>
          <w:p w14:paraId="3CEF09FB" w14:textId="77777777" w:rsidR="007A6560" w:rsidRPr="00AD06DF" w:rsidRDefault="007A6560" w:rsidP="007A6560">
            <w:pPr>
              <w:rPr>
                <w:ins w:id="140" w:author="Pribil-Kövesdy Döníz" w:date="2026-09-22T12:29:00Z" w16du:dateUtc="2026-09-22T16:29:00Z"/>
              </w:rPr>
            </w:pPr>
            <w:ins w:id="141" w:author="Pribil-Kövesdy Döníz" w:date="2026-09-22T12:29:00Z" w16du:dateUtc="2026-09-22T16:29:00Z">
              <w:r w:rsidRPr="00AD06DF">
                <w:t>(A tanulási folyamat elvárt eredményét írja le, cselekvést jelentő igéket használ, specifikus, konkrét, világos, egyértelmű és mérhető</w:t>
              </w:r>
              <w:r w:rsidR="004B3A33">
                <w:t>.</w:t>
              </w:r>
              <w:r w:rsidRPr="00AD06DF">
                <w:t>)</w:t>
              </w:r>
            </w:ins>
          </w:p>
        </w:tc>
        <w:tc>
          <w:tcPr>
            <w:tcW w:w="4715" w:type="dxa"/>
          </w:tcPr>
          <w:p w14:paraId="395EABEA" w14:textId="77777777" w:rsidR="007A6560" w:rsidRPr="004B3A33" w:rsidRDefault="007A6560" w:rsidP="007A6560">
            <w:pPr>
              <w:rPr>
                <w:ins w:id="142" w:author="Pribil-Kövesdy Döníz" w:date="2026-09-22T12:29:00Z" w16du:dateUtc="2026-09-22T16:29:00Z"/>
                <w:b/>
                <w:bCs/>
              </w:rPr>
            </w:pPr>
            <w:ins w:id="143" w:author="Pribil-Kövesdy Döníz" w:date="2026-09-22T12:29:00Z" w16du:dateUtc="2026-09-22T16:29:00Z">
              <w:r w:rsidRPr="004B3A33">
                <w:rPr>
                  <w:b/>
                  <w:bCs/>
                </w:rPr>
                <w:t>A tanulási eredmények értékelése a mobilitás után</w:t>
              </w:r>
            </w:ins>
          </w:p>
          <w:p w14:paraId="7FF5FFA7" w14:textId="77777777" w:rsidR="007A6560" w:rsidRPr="00AD06DF" w:rsidRDefault="007A6560" w:rsidP="004B3A33">
            <w:pPr>
              <w:rPr>
                <w:ins w:id="144" w:author="Pribil-Kövesdy Döníz" w:date="2026-09-22T12:29:00Z" w16du:dateUtc="2026-09-22T16:29:00Z"/>
              </w:rPr>
            </w:pPr>
            <w:ins w:id="145" w:author="Pribil-Kövesdy Döníz" w:date="2026-09-22T12:29:00Z" w16du:dateUtc="2026-09-22T16:29:00Z">
              <w:r w:rsidRPr="00AD06DF">
                <w:t>(Az elvárt tanulási eredmények teljesülésének „vizsgálata”, a személyes fejlődés nyomon követése, bizonyítékok a kompetenciafejlődésre.)</w:t>
              </w:r>
            </w:ins>
          </w:p>
        </w:tc>
        <w:tc>
          <w:tcPr>
            <w:tcW w:w="4715" w:type="dxa"/>
          </w:tcPr>
          <w:p w14:paraId="1B5DAD18" w14:textId="77777777" w:rsidR="004B3A33" w:rsidRDefault="007A6560" w:rsidP="007A6560">
            <w:pPr>
              <w:rPr>
                <w:ins w:id="146" w:author="Pribil-Kövesdy Döníz" w:date="2026-09-22T12:29:00Z" w16du:dateUtc="2026-09-22T16:29:00Z"/>
              </w:rPr>
            </w:pPr>
            <w:ins w:id="147" w:author="Pribil-Kövesdy Döníz" w:date="2026-09-22T12:29:00Z" w16du:dateUtc="2026-09-22T16:29:00Z">
              <w:r w:rsidRPr="004B3A33">
                <w:rPr>
                  <w:b/>
                  <w:bCs/>
                </w:rPr>
                <w:t>Hogyan alkalmazhatóak a mobilitás során megszerzett tanulási eredmények a saját munkámban, illetve a küldő intézmény gyakorlatában?</w:t>
              </w:r>
            </w:ins>
          </w:p>
          <w:p w14:paraId="73C63C1F" w14:textId="77777777" w:rsidR="007A6560" w:rsidRPr="00AD06DF" w:rsidRDefault="004B3A33" w:rsidP="007A6560">
            <w:pPr>
              <w:rPr>
                <w:ins w:id="148" w:author="Pribil-Kövesdy Döníz" w:date="2026-09-22T12:29:00Z" w16du:dateUtc="2026-09-22T16:29:00Z"/>
              </w:rPr>
            </w:pPr>
            <w:ins w:id="149" w:author="Pribil-Kövesdy Döníz" w:date="2026-09-22T12:29:00Z" w16du:dateUtc="2026-09-22T16:29:00Z">
              <w:r>
                <w:t>(</w:t>
              </w:r>
              <w:r w:rsidR="007A6560" w:rsidRPr="00AD06DF">
                <w:t>A terjesztésre vonatkozó tervek</w:t>
              </w:r>
              <w:r>
                <w:t>.)</w:t>
              </w:r>
            </w:ins>
          </w:p>
        </w:tc>
      </w:tr>
      <w:tr w:rsidR="007A6560" w14:paraId="135515AB" w14:textId="77777777" w:rsidTr="007C10F6">
        <w:trPr>
          <w:trHeight w:val="2994"/>
          <w:ins w:id="150" w:author="Pribil-Kövesdy Döníz" w:date="2026-09-22T12:29:00Z" w16du:dateUtc="2026-09-22T16:29:00Z"/>
        </w:trPr>
        <w:tc>
          <w:tcPr>
            <w:tcW w:w="4714" w:type="dxa"/>
          </w:tcPr>
          <w:p w14:paraId="10563DAE" w14:textId="77777777" w:rsidR="007A6560" w:rsidRDefault="007A6560" w:rsidP="00391C9E">
            <w:pPr>
              <w:rPr>
                <w:ins w:id="151" w:author="Pribil-Kövesdy Döníz" w:date="2026-09-22T12:29:00Z" w16du:dateUtc="2026-09-22T16:29:00Z"/>
              </w:rPr>
            </w:pPr>
          </w:p>
        </w:tc>
        <w:tc>
          <w:tcPr>
            <w:tcW w:w="4715" w:type="dxa"/>
          </w:tcPr>
          <w:p w14:paraId="5788E39F" w14:textId="77777777" w:rsidR="007A6560" w:rsidRDefault="007A6560" w:rsidP="00391C9E">
            <w:pPr>
              <w:rPr>
                <w:ins w:id="152" w:author="Pribil-Kövesdy Döníz" w:date="2026-09-22T12:29:00Z" w16du:dateUtc="2026-09-22T16:29:00Z"/>
              </w:rPr>
            </w:pPr>
          </w:p>
        </w:tc>
        <w:tc>
          <w:tcPr>
            <w:tcW w:w="4715" w:type="dxa"/>
          </w:tcPr>
          <w:p w14:paraId="3991396E" w14:textId="77777777" w:rsidR="007A6560" w:rsidRDefault="007A6560" w:rsidP="00391C9E">
            <w:pPr>
              <w:rPr>
                <w:ins w:id="153" w:author="Pribil-Kövesdy Döníz" w:date="2026-09-22T12:29:00Z" w16du:dateUtc="2026-09-22T16:29:00Z"/>
              </w:rPr>
            </w:pPr>
          </w:p>
        </w:tc>
      </w:tr>
    </w:tbl>
    <w:p w14:paraId="422CF964" w14:textId="77777777" w:rsidR="00686BE4" w:rsidRPr="00AD06DF" w:rsidRDefault="004B3A33" w:rsidP="00391C9E">
      <w:pPr>
        <w:spacing w:line="240" w:lineRule="auto"/>
        <w:rPr>
          <w:ins w:id="154" w:author="Pribil-Kövesdy Döníz" w:date="2026-09-22T12:29:00Z" w16du:dateUtc="2026-09-22T16:29:00Z"/>
        </w:rPr>
      </w:pPr>
      <w:ins w:id="155" w:author="Pribil-Kövesdy Döníz" w:date="2026-09-22T12:29:00Z" w16du:dateUtc="2026-09-22T16:29:00Z">
        <w:r>
          <w:t>További információ</w:t>
        </w:r>
        <w:r w:rsidR="008B7245">
          <w:t xml:space="preserve">: </w:t>
        </w:r>
        <w:r>
          <w:fldChar w:fldCharType="begin"/>
        </w:r>
        <w:r>
          <w:instrText>HYPERLINK "http://tka.hu/konyv/7099/az-iskola-es-a-vilag"</w:instrText>
        </w:r>
        <w:r>
          <w:fldChar w:fldCharType="separate"/>
        </w:r>
        <w:r w:rsidRPr="004B3A33">
          <w:rPr>
            <w:rStyle w:val="Hyperlink"/>
          </w:rPr>
          <w:t>Az iskola és a világ</w:t>
        </w:r>
        <w:r>
          <w:fldChar w:fldCharType="end"/>
        </w:r>
        <w:r>
          <w:t xml:space="preserve"> TKA, 2016.</w:t>
        </w:r>
      </w:ins>
    </w:p>
    <w:p w14:paraId="52685AFA" w14:textId="77777777" w:rsidR="005E7FFD" w:rsidRDefault="005E7FFD" w:rsidP="00391C9E">
      <w:pPr>
        <w:spacing w:line="240" w:lineRule="auto"/>
        <w:rPr>
          <w:ins w:id="156" w:author="Pribil-Kövesdy Döníz" w:date="2026-09-22T12:29:00Z" w16du:dateUtc="2026-09-22T16:29:00Z"/>
        </w:rPr>
      </w:pPr>
      <w:ins w:id="157" w:author="Pribil-Kövesdy Döníz" w:date="2026-09-22T12:29:00Z" w16du:dateUtc="2026-09-22T16:29:00Z">
        <w:r w:rsidRPr="00854C26">
          <w:rPr>
            <w:sz w:val="28"/>
            <w:szCs w:val="28"/>
            <w:highlight w:val="lightGray"/>
          </w:rPr>
          <w:t>A</w:t>
        </w:r>
        <w:r>
          <w:rPr>
            <w:sz w:val="28"/>
            <w:szCs w:val="28"/>
            <w:highlight w:val="lightGray"/>
          </w:rPr>
          <w:t xml:space="preserve"> </w:t>
        </w:r>
        <w:r w:rsidR="00646D28">
          <w:rPr>
            <w:sz w:val="28"/>
            <w:szCs w:val="28"/>
            <w:highlight w:val="lightGray"/>
          </w:rPr>
          <w:t>továbbképzés</w:t>
        </w:r>
        <w:r w:rsidR="00646D28" w:rsidRPr="005E7FFD">
          <w:rPr>
            <w:sz w:val="28"/>
            <w:szCs w:val="28"/>
            <w:highlight w:val="lightGray"/>
          </w:rPr>
          <w:t xml:space="preserve"> </w:t>
        </w:r>
        <w:r w:rsidRPr="005E7FFD">
          <w:rPr>
            <w:sz w:val="28"/>
            <w:szCs w:val="28"/>
            <w:highlight w:val="lightGray"/>
          </w:rPr>
          <w:t>programj</w:t>
        </w:r>
        <w:r w:rsidR="00646D28" w:rsidRPr="00AD06DF">
          <w:rPr>
            <w:sz w:val="28"/>
            <w:szCs w:val="28"/>
            <w:highlight w:val="lightGray"/>
          </w:rPr>
          <w:t>a</w:t>
        </w:r>
        <w:r w:rsidR="007C10F6">
          <w:rPr>
            <w:sz w:val="28"/>
            <w:szCs w:val="28"/>
            <w:highlight w:val="lightGray"/>
          </w:rPr>
          <w:t xml:space="preserve"> </w:t>
        </w:r>
        <w:r w:rsidR="00AD06DF" w:rsidRPr="00AD06DF">
          <w:rPr>
            <w:sz w:val="28"/>
            <w:szCs w:val="28"/>
            <w:highlight w:val="lightGray"/>
          </w:rPr>
          <w:t xml:space="preserve">/ </w:t>
        </w:r>
        <w:r w:rsidR="00AD06DF">
          <w:rPr>
            <w:sz w:val="28"/>
            <w:szCs w:val="28"/>
            <w:highlight w:val="lightGray"/>
          </w:rPr>
          <w:t>szakmai látogatás (job shadowing)</w:t>
        </w:r>
        <w:r w:rsidR="00AD06DF" w:rsidRPr="00391C9E">
          <w:rPr>
            <w:sz w:val="28"/>
            <w:szCs w:val="28"/>
            <w:highlight w:val="lightGray"/>
          </w:rPr>
          <w:t xml:space="preserve"> munkaterve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5E7FFD" w14:paraId="59549790" w14:textId="77777777" w:rsidTr="0061350B">
        <w:trPr>
          <w:trHeight w:val="2835"/>
          <w:ins w:id="158" w:author="Pribil-Kövesdy Döníz" w:date="2026-09-22T12:29:00Z" w16du:dateUtc="2026-09-22T16:29:00Z"/>
        </w:trPr>
        <w:tc>
          <w:tcPr>
            <w:tcW w:w="14142" w:type="dxa"/>
          </w:tcPr>
          <w:p w14:paraId="08770702" w14:textId="77777777" w:rsidR="005E7FFD" w:rsidRDefault="005E7FFD" w:rsidP="0061350B">
            <w:pPr>
              <w:rPr>
                <w:ins w:id="159" w:author="Pribil-Kövesdy Döníz" w:date="2026-09-22T12:29:00Z" w16du:dateUtc="2026-09-22T16:29:00Z"/>
              </w:rPr>
            </w:pPr>
          </w:p>
        </w:tc>
      </w:tr>
    </w:tbl>
    <w:p w14:paraId="1D47663A" w14:textId="77777777" w:rsidR="00391C9E" w:rsidRDefault="00646D28" w:rsidP="00391C9E">
      <w:pPr>
        <w:spacing w:before="120" w:after="0" w:line="240" w:lineRule="auto"/>
        <w:rPr>
          <w:ins w:id="160" w:author="Pribil-Kövesdy Döníz" w:date="2026-09-22T12:29:00Z" w16du:dateUtc="2026-09-22T16:29:00Z"/>
          <w:sz w:val="28"/>
          <w:szCs w:val="28"/>
          <w:highlight w:val="lightGray"/>
        </w:rPr>
      </w:pPr>
      <w:ins w:id="161" w:author="Pribil-Kövesdy Döníz" w:date="2026-09-22T12:29:00Z" w16du:dateUtc="2026-09-22T16:29:00Z">
        <w:r>
          <w:rPr>
            <w:sz w:val="28"/>
            <w:szCs w:val="28"/>
            <w:highlight w:val="lightGray"/>
          </w:rPr>
          <w:t>A r</w:t>
        </w:r>
        <w:r w:rsidR="005E7FFD" w:rsidRPr="005E7FFD">
          <w:rPr>
            <w:sz w:val="28"/>
            <w:szCs w:val="28"/>
            <w:highlight w:val="lightGray"/>
          </w:rPr>
          <w:t>észtvevő fel</w:t>
        </w:r>
        <w:r w:rsidR="002E38FF">
          <w:rPr>
            <w:sz w:val="28"/>
            <w:szCs w:val="28"/>
            <w:highlight w:val="lightGray"/>
          </w:rPr>
          <w:t xml:space="preserve">adatai a mobilitás előtt </w:t>
        </w:r>
      </w:ins>
    </w:p>
    <w:p w14:paraId="57297CA9" w14:textId="77777777" w:rsidR="00391C9E" w:rsidRDefault="00391C9E" w:rsidP="00391C9E">
      <w:pPr>
        <w:spacing w:before="120" w:after="0" w:line="240" w:lineRule="auto"/>
        <w:rPr>
          <w:ins w:id="162" w:author="Pribil-Kövesdy Döníz" w:date="2026-09-22T12:29:00Z" w16du:dateUtc="2026-09-22T16:29:00Z"/>
        </w:rPr>
      </w:pPr>
      <w:ins w:id="163" w:author="Pribil-Kövesdy Döníz" w:date="2026-09-22T12:29:00Z" w16du:dateUtc="2026-09-22T16:29:00Z">
        <w:r w:rsidRPr="00391C9E">
          <w:t xml:space="preserve">Kérjük, </w:t>
        </w:r>
        <w:r w:rsidR="0067146E">
          <w:t>röviden mutassa be</w:t>
        </w:r>
        <w:r w:rsidRPr="00391C9E">
          <w:t>, hogyan készült fel a mobilitásra</w:t>
        </w:r>
        <w:r w:rsidR="002E38FF">
          <w:t>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4"/>
      </w:tblGrid>
      <w:tr w:rsidR="00391C9E" w14:paraId="3886B009" w14:textId="77777777" w:rsidTr="003C2C83">
        <w:trPr>
          <w:trHeight w:val="1701"/>
          <w:ins w:id="164" w:author="Pribil-Kövesdy Döníz" w:date="2026-09-22T12:29:00Z" w16du:dateUtc="2026-09-22T16:29:00Z"/>
        </w:trPr>
        <w:tc>
          <w:tcPr>
            <w:tcW w:w="14142" w:type="dxa"/>
          </w:tcPr>
          <w:p w14:paraId="6DA04512" w14:textId="77777777" w:rsidR="00391C9E" w:rsidRDefault="00391C9E" w:rsidP="0061350B">
            <w:pPr>
              <w:spacing w:before="120"/>
              <w:rPr>
                <w:ins w:id="165" w:author="Pribil-Kövesdy Döníz" w:date="2026-09-22T12:29:00Z" w16du:dateUtc="2026-09-22T16:29:00Z"/>
              </w:rPr>
            </w:pPr>
          </w:p>
        </w:tc>
      </w:tr>
    </w:tbl>
    <w:p w14:paraId="221C23B6" w14:textId="77777777" w:rsidR="00A236F9" w:rsidRDefault="003C2C83" w:rsidP="003C2C83">
      <w:pPr>
        <w:tabs>
          <w:tab w:val="left" w:pos="10206"/>
          <w:tab w:val="left" w:leader="underscore" w:pos="13608"/>
        </w:tabs>
        <w:spacing w:before="1600" w:after="0" w:line="240" w:lineRule="auto"/>
        <w:rPr>
          <w:ins w:id="166" w:author="Pribil-Kövesdy Döníz" w:date="2026-09-22T12:29:00Z" w16du:dateUtc="2026-09-22T16:29:00Z"/>
          <w:sz w:val="28"/>
          <w:szCs w:val="28"/>
        </w:rPr>
      </w:pPr>
      <w:ins w:id="167" w:author="Pribil-Kövesdy Döníz" w:date="2026-09-22T12:29:00Z" w16du:dateUtc="2026-09-22T16:29:00Z">
        <w:r>
          <w:rPr>
            <w:sz w:val="28"/>
            <w:szCs w:val="28"/>
          </w:rPr>
          <w:t>Dátum:</w:t>
        </w:r>
        <w:r>
          <w:rPr>
            <w:sz w:val="28"/>
            <w:szCs w:val="28"/>
          </w:rPr>
          <w:tab/>
        </w:r>
        <w:r>
          <w:rPr>
            <w:sz w:val="28"/>
            <w:szCs w:val="28"/>
          </w:rPr>
          <w:tab/>
        </w:r>
      </w:ins>
    </w:p>
    <w:p w14:paraId="2C228765" w14:textId="77777777" w:rsidR="00537336" w:rsidRDefault="003C2C83" w:rsidP="00537336">
      <w:pPr>
        <w:jc w:val="both"/>
        <w:rPr>
          <w:del w:id="168" w:author="Pribil-Kövesdy Döníz" w:date="2026-09-22T12:29:00Z" w16du:dateUtc="2026-09-22T16:29:00Z"/>
          <w:rFonts w:ascii="Tahoma" w:hAnsi="Tahoma"/>
          <w:bCs/>
          <w:sz w:val="20"/>
          <w:lang w:val="fr-BE"/>
        </w:rPr>
      </w:pPr>
      <w:ins w:id="169" w:author="Pribil-Kövesdy Döníz" w:date="2026-09-22T12:29:00Z" w16du:dateUtc="2026-09-22T16:29:00Z">
        <w:r>
          <w:rPr>
            <w:sz w:val="24"/>
            <w:szCs w:val="24"/>
          </w:rPr>
          <w:tab/>
        </w:r>
        <w:r w:rsidRPr="003C2C83">
          <w:rPr>
            <w:sz w:val="28"/>
            <w:szCs w:val="28"/>
          </w:rPr>
          <w:t>résztvevő aláírása</w:t>
        </w:r>
      </w:ins>
    </w:p>
    <w:p w14:paraId="0D221C0E" w14:textId="24B6067D" w:rsidR="007312F5" w:rsidRPr="004E628A" w:rsidRDefault="001A5FF3" w:rsidP="007312F5">
      <w:pPr>
        <w:pStyle w:val="ListParagraph"/>
        <w:numPr>
          <w:ilvl w:val="1"/>
          <w:numId w:val="21"/>
        </w:numPr>
        <w:jc w:val="both"/>
        <w:rPr>
          <w:del w:id="170" w:author="Pribil-Kövesdy Döníz" w:date="2026-09-22T12:29:00Z" w16du:dateUtc="2026-09-22T16:29:00Z"/>
          <w:rFonts w:ascii="Tahoma" w:hAnsi="Tahoma"/>
          <w:sz w:val="20"/>
          <w:lang w:val="fr-BE"/>
        </w:rPr>
      </w:pPr>
      <w:del w:id="171" w:author="Pribil-Kövesdy Döníz" w:date="2026-09-22T12:29:00Z" w16du:dateUtc="2026-09-22T16:29:00Z">
        <w:r w:rsidRPr="004E628A">
          <w:rPr>
            <w:rFonts w:ascii="Tahoma" w:hAnsi="Tahoma"/>
            <w:sz w:val="20"/>
            <w:lang w:val="fr-BE"/>
          </w:rPr>
          <w:delText>À fournir</w:delText>
        </w:r>
        <w:r w:rsidR="007312F5" w:rsidRPr="004E628A">
          <w:rPr>
            <w:rFonts w:ascii="Tahoma" w:hAnsi="Tahoma"/>
            <w:sz w:val="20"/>
            <w:lang w:val="fr-BE"/>
          </w:rPr>
          <w:delText xml:space="preserve"> : </w:delText>
        </w:r>
        <w:r w:rsidRPr="004E628A">
          <w:rPr>
            <w:rFonts w:ascii="Tahoma" w:hAnsi="Tahoma"/>
            <w:sz w:val="20"/>
            <w:lang w:val="fr-BE"/>
          </w:rPr>
          <w:delText>rapport d</w:delText>
        </w:r>
        <w:r w:rsidR="004E628A" w:rsidRPr="004E628A">
          <w:rPr>
            <w:rFonts w:ascii="Tahoma" w:hAnsi="Tahoma"/>
            <w:sz w:val="20"/>
            <w:lang w:val="fr-BE"/>
          </w:rPr>
          <w:delText>’essai indépend</w:delText>
        </w:r>
        <w:r w:rsidR="004E628A">
          <w:rPr>
            <w:rFonts w:ascii="Tahoma" w:hAnsi="Tahoma"/>
            <w:sz w:val="20"/>
            <w:lang w:val="fr-BE"/>
          </w:rPr>
          <w:delText>ant (</w:delText>
        </w:r>
        <w:r w:rsidR="004865CE" w:rsidRPr="004865CE">
          <w:rPr>
            <w:rFonts w:ascii="Tahoma" w:hAnsi="Tahoma"/>
            <w:sz w:val="20"/>
            <w:lang w:val="fr-BE"/>
          </w:rPr>
          <w:delText xml:space="preserve">PEUTZ nr. </w:delText>
        </w:r>
        <w:r w:rsidR="00970263" w:rsidRPr="00970263">
          <w:rPr>
            <w:rFonts w:ascii="Tahoma" w:hAnsi="Tahoma"/>
            <w:sz w:val="20"/>
            <w:lang w:val="fr-BE"/>
          </w:rPr>
          <w:delText>A 4328-</w:delText>
        </w:r>
        <w:r w:rsidR="00F340A0">
          <w:rPr>
            <w:rFonts w:ascii="Tahoma" w:hAnsi="Tahoma"/>
            <w:sz w:val="20"/>
            <w:lang w:val="fr-BE"/>
          </w:rPr>
          <w:delText>5</w:delText>
        </w:r>
        <w:r w:rsidR="00970263" w:rsidRPr="00970263">
          <w:rPr>
            <w:rFonts w:ascii="Tahoma" w:hAnsi="Tahoma"/>
            <w:sz w:val="20"/>
            <w:lang w:val="fr-BE"/>
          </w:rPr>
          <w:delText>E-RA-001</w:delText>
        </w:r>
        <w:r w:rsidR="007312F5" w:rsidRPr="004E628A">
          <w:rPr>
            <w:rFonts w:ascii="Tahoma" w:hAnsi="Tahoma"/>
            <w:sz w:val="20"/>
            <w:lang w:val="fr-BE"/>
          </w:rPr>
          <w:delText>)</w:delText>
        </w:r>
      </w:del>
    </w:p>
    <w:p w14:paraId="709B043F" w14:textId="77777777" w:rsidR="007312F5" w:rsidRPr="004E628A" w:rsidRDefault="007312F5" w:rsidP="007312F5">
      <w:pPr>
        <w:pStyle w:val="ListParagraph"/>
        <w:jc w:val="both"/>
        <w:rPr>
          <w:del w:id="172" w:author="Pribil-Kövesdy Döníz" w:date="2026-09-22T12:29:00Z" w16du:dateUtc="2026-09-22T16:29:00Z"/>
          <w:rFonts w:ascii="Tahoma" w:hAnsi="Tahoma"/>
          <w:b/>
          <w:sz w:val="20"/>
          <w:lang w:val="fr-BE"/>
        </w:rPr>
      </w:pPr>
    </w:p>
    <w:p w14:paraId="05FEE9D0" w14:textId="77777777" w:rsidR="007312F5" w:rsidRPr="007312F5" w:rsidRDefault="007312F5" w:rsidP="007312F5">
      <w:pPr>
        <w:pStyle w:val="ListParagraph"/>
        <w:numPr>
          <w:ilvl w:val="0"/>
          <w:numId w:val="21"/>
        </w:numPr>
        <w:jc w:val="both"/>
        <w:rPr>
          <w:del w:id="173" w:author="Pribil-Kövesdy Döníz" w:date="2026-09-22T12:29:00Z" w16du:dateUtc="2026-09-22T16:29:00Z"/>
          <w:rFonts w:ascii="Tahoma" w:hAnsi="Tahoma"/>
          <w:b/>
          <w:sz w:val="20"/>
          <w:lang w:val="fr-BE"/>
        </w:rPr>
      </w:pPr>
      <w:del w:id="174" w:author="Pribil-Kövesdy Döníz" w:date="2026-09-22T12:29:00Z" w16du:dateUtc="2026-09-22T16:29:00Z">
        <w:r w:rsidRPr="007312F5">
          <w:rPr>
            <w:rFonts w:ascii="Tahoma" w:hAnsi="Tahoma"/>
            <w:b/>
            <w:sz w:val="20"/>
            <w:lang w:val="fr-BE"/>
          </w:rPr>
          <w:delText xml:space="preserve">passage d’air </w:delText>
        </w:r>
      </w:del>
    </w:p>
    <w:p w14:paraId="1F5C8D08" w14:textId="7B9F3C53" w:rsidR="007312F5" w:rsidRDefault="007312F5" w:rsidP="007312F5">
      <w:pPr>
        <w:pStyle w:val="Default"/>
        <w:numPr>
          <w:ilvl w:val="1"/>
          <w:numId w:val="21"/>
        </w:numPr>
        <w:rPr>
          <w:del w:id="175" w:author="Pribil-Kövesdy Döníz" w:date="2026-09-22T12:29:00Z" w16du:dateUtc="2026-09-22T16:29:00Z"/>
          <w:rFonts w:ascii="Tahoma" w:hAnsi="Tahoma" w:cs="Tahoma"/>
          <w:sz w:val="20"/>
          <w:szCs w:val="20"/>
        </w:rPr>
      </w:pPr>
      <w:bookmarkStart w:id="176" w:name="_Hlk4672118"/>
      <w:del w:id="177" w:author="Pribil-Kövesdy Döníz" w:date="2026-09-22T12:29:00Z" w16du:dateUtc="2026-09-22T16:29:00Z">
        <w:r>
          <w:rPr>
            <w:rFonts w:ascii="Tahoma" w:hAnsi="Tahoma" w:cs="Tahoma"/>
            <w:sz w:val="20"/>
            <w:szCs w:val="20"/>
          </w:rPr>
          <w:delText xml:space="preserve">Surface physique libre </w:delText>
        </w:r>
        <w:r w:rsidRPr="00613D53">
          <w:rPr>
            <w:rFonts w:ascii="Tahoma" w:hAnsi="Tahoma" w:cs="Tahoma"/>
            <w:sz w:val="20"/>
            <w:szCs w:val="20"/>
          </w:rPr>
          <w:delText xml:space="preserve">: </w:delText>
        </w:r>
        <w:r w:rsidR="00970263">
          <w:rPr>
            <w:rFonts w:ascii="Tahoma" w:hAnsi="Tahoma" w:cs="Tahoma"/>
            <w:sz w:val="20"/>
            <w:szCs w:val="20"/>
          </w:rPr>
          <w:delText>37</w:delText>
        </w:r>
        <w:r>
          <w:rPr>
            <w:rFonts w:ascii="Tahoma" w:hAnsi="Tahoma" w:cs="Tahoma"/>
            <w:sz w:val="20"/>
            <w:szCs w:val="20"/>
          </w:rPr>
          <w:delText xml:space="preserve"> </w:delText>
        </w:r>
        <w:r w:rsidRPr="00613D53">
          <w:rPr>
            <w:rFonts w:ascii="Tahoma" w:hAnsi="Tahoma" w:cs="Tahoma"/>
            <w:sz w:val="20"/>
            <w:szCs w:val="20"/>
          </w:rPr>
          <w:delText>%</w:delText>
        </w:r>
      </w:del>
    </w:p>
    <w:p w14:paraId="296B3D9B" w14:textId="77777777" w:rsidR="00E94922" w:rsidRPr="00701C55" w:rsidRDefault="007312F5" w:rsidP="00084FFD">
      <w:pPr>
        <w:pStyle w:val="Default"/>
        <w:numPr>
          <w:ilvl w:val="1"/>
          <w:numId w:val="21"/>
        </w:numPr>
        <w:rPr>
          <w:del w:id="178" w:author="Pribil-Kövesdy Döníz" w:date="2026-09-22T12:29:00Z" w16du:dateUtc="2026-09-22T16:29:00Z"/>
          <w:rFonts w:ascii="Tahoma" w:hAnsi="Tahoma" w:cs="Tahoma"/>
          <w:sz w:val="20"/>
          <w:szCs w:val="20"/>
          <w:lang w:val="fr-FR"/>
        </w:rPr>
      </w:pPr>
      <w:del w:id="179" w:author="Pribil-Kövesdy Döníz" w:date="2026-09-22T12:29:00Z" w16du:dateUtc="2026-09-22T16:29:00Z">
        <w:r w:rsidRPr="00701C55">
          <w:rPr>
            <w:rFonts w:ascii="Tahoma" w:hAnsi="Tahoma" w:cs="Tahoma"/>
            <w:sz w:val="20"/>
            <w:szCs w:val="20"/>
            <w:lang w:val="fr-FR"/>
          </w:rPr>
          <w:delText xml:space="preserve">Caractéristique aérodynamiques </w:delText>
        </w:r>
        <w:r w:rsidR="00701C55" w:rsidRPr="00701C55">
          <w:rPr>
            <w:rFonts w:ascii="Tahoma" w:hAnsi="Tahoma"/>
            <w:sz w:val="20"/>
            <w:lang w:val="fr-FR"/>
          </w:rPr>
          <w:delText xml:space="preserve">selon la norme </w:delText>
        </w:r>
        <w:r w:rsidR="00701C55" w:rsidRPr="00701C55">
          <w:rPr>
            <w:rFonts w:ascii="Tahoma" w:hAnsi="Tahoma" w:cs="Tahoma"/>
            <w:sz w:val="20"/>
            <w:lang w:val="fr-FR"/>
          </w:rPr>
          <w:delText>EN 13030:2001</w:delText>
        </w:r>
        <w:r w:rsidR="00701C55" w:rsidRPr="00701C55">
          <w:rPr>
            <w:rFonts w:ascii="Tahoma" w:hAnsi="Tahoma" w:cs="Tahoma"/>
            <w:sz w:val="20"/>
            <w:szCs w:val="20"/>
            <w:lang w:val="fr-BE"/>
          </w:rPr>
          <w:delText xml:space="preserve"> </w:delText>
        </w:r>
        <w:r w:rsidRPr="00701C55">
          <w:rPr>
            <w:rFonts w:ascii="Tahoma" w:hAnsi="Tahoma" w:cs="Tahoma"/>
            <w:sz w:val="20"/>
            <w:szCs w:val="20"/>
            <w:lang w:val="fr-FR"/>
          </w:rPr>
          <w:delText>(avec treillis 2,3mm x 2,3mm)</w:delText>
        </w:r>
        <w:r w:rsidR="00701C55" w:rsidRPr="00701C55">
          <w:rPr>
            <w:rFonts w:ascii="Tahoma" w:hAnsi="Tahoma" w:cs="Tahoma"/>
            <w:sz w:val="20"/>
            <w:szCs w:val="20"/>
            <w:lang w:val="fr-FR"/>
          </w:rPr>
          <w:delText xml:space="preserve">, </w:delText>
        </w:r>
        <w:r w:rsidR="00E94922" w:rsidRPr="00701C55">
          <w:rPr>
            <w:rFonts w:ascii="Tahoma" w:hAnsi="Tahoma"/>
            <w:sz w:val="20"/>
            <w:lang w:val="fr-FR"/>
          </w:rPr>
          <w:delText>testé sur une grille de 1m x 1m</w:delText>
        </w:r>
      </w:del>
    </w:p>
    <w:p w14:paraId="12273821" w14:textId="21A4DE06" w:rsidR="007312F5" w:rsidRDefault="00E94922" w:rsidP="007312F5">
      <w:pPr>
        <w:pStyle w:val="Default"/>
        <w:numPr>
          <w:ilvl w:val="2"/>
          <w:numId w:val="21"/>
        </w:numPr>
        <w:rPr>
          <w:del w:id="180" w:author="Pribil-Kövesdy Döníz" w:date="2026-09-22T12:29:00Z" w16du:dateUtc="2026-09-22T16:29:00Z"/>
          <w:rFonts w:ascii="Tahoma" w:hAnsi="Tahoma" w:cs="Tahoma"/>
          <w:sz w:val="20"/>
          <w:szCs w:val="20"/>
          <w:lang w:val="fr-FR"/>
        </w:rPr>
      </w:pPr>
      <w:del w:id="181" w:author="Pribil-Kövesdy Döníz" w:date="2026-09-22T12:29:00Z" w16du:dateUtc="2026-09-22T16:29:00Z">
        <w:r>
          <w:rPr>
            <w:rFonts w:ascii="Tahoma" w:hAnsi="Tahoma" w:cs="Tahoma"/>
            <w:sz w:val="20"/>
            <w:szCs w:val="20"/>
            <w:lang w:val="fr-FR"/>
          </w:rPr>
          <w:delText>a</w:delText>
        </w:r>
        <w:r w:rsidR="007312F5">
          <w:rPr>
            <w:rFonts w:ascii="Tahoma" w:hAnsi="Tahoma" w:cs="Tahoma"/>
            <w:sz w:val="20"/>
            <w:szCs w:val="20"/>
            <w:lang w:val="fr-FR"/>
          </w:rPr>
          <w:delText xml:space="preserve">spiration : </w:delText>
        </w:r>
        <w:r>
          <w:rPr>
            <w:rFonts w:ascii="Tahoma" w:hAnsi="Tahoma" w:cs="Tahoma"/>
            <w:sz w:val="20"/>
            <w:szCs w:val="20"/>
            <w:lang w:val="fr-FR"/>
          </w:rPr>
          <w:delText>f</w:delText>
        </w:r>
        <w:r w:rsidR="007312F5">
          <w:rPr>
            <w:rFonts w:ascii="Tahoma" w:hAnsi="Tahoma" w:cs="Tahoma"/>
            <w:sz w:val="20"/>
            <w:szCs w:val="20"/>
            <w:lang w:val="fr-FR"/>
          </w:rPr>
          <w:delText xml:space="preserve">acteur K </w:delText>
        </w:r>
        <w:r w:rsidR="007312F5" w:rsidRPr="00233F51">
          <w:rPr>
            <w:rFonts w:ascii="Tahoma" w:hAnsi="Tahoma" w:cs="Tahoma"/>
            <w:sz w:val="20"/>
            <w:szCs w:val="20"/>
            <w:lang w:val="fr-FR"/>
          </w:rPr>
          <w:delText>= 1/c</w:delText>
        </w:r>
        <w:r w:rsidR="007312F5" w:rsidRPr="00233F51">
          <w:rPr>
            <w:rFonts w:ascii="Tahoma" w:hAnsi="Tahoma" w:cs="Tahoma"/>
            <w:sz w:val="20"/>
            <w:szCs w:val="20"/>
            <w:vertAlign w:val="subscript"/>
            <w:lang w:val="fr-FR"/>
          </w:rPr>
          <w:delText>e</w:delText>
        </w:r>
        <w:r w:rsidR="007312F5">
          <w:rPr>
            <w:rFonts w:ascii="Tahoma" w:hAnsi="Tahoma" w:cs="Tahoma"/>
            <w:sz w:val="20"/>
            <w:szCs w:val="20"/>
            <w:lang w:val="fr-FR"/>
          </w:rPr>
          <w:delText xml:space="preserve">² = </w:delText>
        </w:r>
        <w:r w:rsidR="00D43B2C">
          <w:rPr>
            <w:rFonts w:ascii="Tahoma" w:hAnsi="Tahoma" w:cs="Tahoma"/>
            <w:sz w:val="20"/>
            <w:szCs w:val="20"/>
            <w:lang w:val="fr-FR"/>
          </w:rPr>
          <w:delText>1</w:delText>
        </w:r>
        <w:r w:rsidR="00F340A0">
          <w:rPr>
            <w:rFonts w:ascii="Tahoma" w:hAnsi="Tahoma" w:cs="Tahoma"/>
            <w:sz w:val="20"/>
            <w:szCs w:val="20"/>
            <w:lang w:val="fr-FR"/>
          </w:rPr>
          <w:delText>9</w:delText>
        </w:r>
        <w:r w:rsidR="00D43B2C">
          <w:rPr>
            <w:rFonts w:ascii="Tahoma" w:hAnsi="Tahoma" w:cs="Tahoma"/>
            <w:sz w:val="20"/>
            <w:szCs w:val="20"/>
            <w:lang w:val="fr-FR"/>
          </w:rPr>
          <w:delText>,</w:delText>
        </w:r>
        <w:r w:rsidR="00F340A0">
          <w:rPr>
            <w:rFonts w:ascii="Tahoma" w:hAnsi="Tahoma" w:cs="Tahoma"/>
            <w:sz w:val="20"/>
            <w:szCs w:val="20"/>
            <w:lang w:val="fr-FR"/>
          </w:rPr>
          <w:delText>07</w:delText>
        </w:r>
        <w:r w:rsidR="007312F5">
          <w:rPr>
            <w:rFonts w:ascii="Tahoma" w:hAnsi="Tahoma" w:cs="Tahoma"/>
            <w:sz w:val="20"/>
            <w:szCs w:val="20"/>
            <w:lang w:val="fr-FR"/>
          </w:rPr>
          <w:delText> ;</w:delText>
        </w:r>
        <w:r w:rsidR="007312F5" w:rsidRPr="00233F51">
          <w:rPr>
            <w:rFonts w:ascii="Tahoma" w:hAnsi="Tahoma" w:cs="Tahoma"/>
            <w:sz w:val="20"/>
            <w:szCs w:val="20"/>
            <w:lang w:val="fr-FR"/>
          </w:rPr>
          <w:delText xml:space="preserve">  </w:delText>
        </w:r>
        <w:r w:rsidR="007312F5">
          <w:rPr>
            <w:rFonts w:ascii="Tahoma" w:hAnsi="Tahoma" w:cs="Tahoma"/>
            <w:sz w:val="20"/>
            <w:szCs w:val="20"/>
            <w:lang w:val="fr-FR"/>
          </w:rPr>
          <w:delText>c</w:delText>
        </w:r>
        <w:r w:rsidR="007312F5" w:rsidRPr="00233F51">
          <w:rPr>
            <w:rFonts w:ascii="Tahoma" w:hAnsi="Tahoma" w:cs="Tahoma"/>
            <w:sz w:val="20"/>
            <w:szCs w:val="20"/>
            <w:vertAlign w:val="subscript"/>
            <w:lang w:val="fr-FR"/>
          </w:rPr>
          <w:delText>e</w:delText>
        </w:r>
        <w:r w:rsidR="007312F5">
          <w:rPr>
            <w:rFonts w:ascii="Tahoma" w:hAnsi="Tahoma" w:cs="Tahoma"/>
            <w:sz w:val="20"/>
            <w:szCs w:val="20"/>
            <w:lang w:val="fr-FR"/>
          </w:rPr>
          <w:delText xml:space="preserve"> </w:delText>
        </w:r>
        <w:r w:rsidR="007312F5" w:rsidRPr="00233F51">
          <w:rPr>
            <w:rFonts w:ascii="Tahoma" w:hAnsi="Tahoma" w:cs="Tahoma"/>
            <w:sz w:val="20"/>
            <w:szCs w:val="20"/>
            <w:lang w:val="fr-FR"/>
          </w:rPr>
          <w:delText>: 0,</w:delText>
        </w:r>
        <w:r w:rsidR="00F340A0">
          <w:rPr>
            <w:rFonts w:ascii="Tahoma" w:hAnsi="Tahoma" w:cs="Tahoma"/>
            <w:sz w:val="20"/>
            <w:szCs w:val="20"/>
            <w:lang w:val="fr-FR"/>
          </w:rPr>
          <w:delText>229</w:delText>
        </w:r>
      </w:del>
    </w:p>
    <w:p w14:paraId="05A11525" w14:textId="05D8218E" w:rsidR="007312F5" w:rsidRPr="00E94922" w:rsidRDefault="00E94922" w:rsidP="00E94922">
      <w:pPr>
        <w:pStyle w:val="Default"/>
        <w:numPr>
          <w:ilvl w:val="2"/>
          <w:numId w:val="21"/>
        </w:numPr>
        <w:rPr>
          <w:del w:id="182" w:author="Pribil-Kövesdy Döníz" w:date="2026-09-22T12:29:00Z" w16du:dateUtc="2026-09-22T16:29:00Z"/>
          <w:rFonts w:ascii="Tahoma" w:hAnsi="Tahoma" w:cs="Tahoma"/>
          <w:sz w:val="20"/>
          <w:szCs w:val="20"/>
          <w:lang w:val="fr-FR"/>
        </w:rPr>
      </w:pPr>
      <w:del w:id="183" w:author="Pribil-Kövesdy Döníz" w:date="2026-09-22T12:29:00Z" w16du:dateUtc="2026-09-22T16:29:00Z">
        <w:r>
          <w:rPr>
            <w:rFonts w:ascii="Tahoma" w:hAnsi="Tahoma" w:cs="Tahoma"/>
            <w:sz w:val="20"/>
            <w:szCs w:val="20"/>
            <w:lang w:val="fr-FR"/>
          </w:rPr>
          <w:delText xml:space="preserve">extraction : facteur K </w:delText>
        </w:r>
        <w:r w:rsidRPr="00233F51">
          <w:rPr>
            <w:rFonts w:ascii="Tahoma" w:hAnsi="Tahoma" w:cs="Tahoma"/>
            <w:sz w:val="20"/>
            <w:szCs w:val="20"/>
            <w:lang w:val="fr-FR"/>
          </w:rPr>
          <w:delText>= 1/c</w:delText>
        </w:r>
        <w:r>
          <w:rPr>
            <w:rFonts w:ascii="Tahoma" w:hAnsi="Tahoma" w:cs="Tahoma"/>
            <w:sz w:val="20"/>
            <w:szCs w:val="20"/>
            <w:vertAlign w:val="subscript"/>
            <w:lang w:val="fr-FR"/>
          </w:rPr>
          <w:delText>d</w:delText>
        </w:r>
        <w:r>
          <w:rPr>
            <w:rFonts w:ascii="Tahoma" w:hAnsi="Tahoma" w:cs="Tahoma"/>
            <w:sz w:val="20"/>
            <w:szCs w:val="20"/>
            <w:lang w:val="fr-FR"/>
          </w:rPr>
          <w:delText xml:space="preserve">² = </w:delText>
        </w:r>
        <w:r w:rsidR="00F340A0">
          <w:rPr>
            <w:rFonts w:ascii="Tahoma" w:hAnsi="Tahoma" w:cs="Tahoma"/>
            <w:sz w:val="20"/>
            <w:szCs w:val="20"/>
            <w:lang w:val="fr-FR"/>
          </w:rPr>
          <w:delText>21,43</w:delText>
        </w:r>
        <w:r>
          <w:rPr>
            <w:rFonts w:ascii="Tahoma" w:hAnsi="Tahoma" w:cs="Tahoma"/>
            <w:sz w:val="20"/>
            <w:szCs w:val="20"/>
            <w:lang w:val="fr-FR"/>
          </w:rPr>
          <w:delText> ;</w:delText>
        </w:r>
        <w:r w:rsidRPr="00233F51">
          <w:rPr>
            <w:rFonts w:ascii="Tahoma" w:hAnsi="Tahoma" w:cs="Tahoma"/>
            <w:sz w:val="20"/>
            <w:szCs w:val="20"/>
            <w:lang w:val="fr-FR"/>
          </w:rPr>
          <w:delText xml:space="preserve">  </w:delText>
        </w:r>
        <w:r>
          <w:rPr>
            <w:rFonts w:ascii="Tahoma" w:hAnsi="Tahoma" w:cs="Tahoma"/>
            <w:sz w:val="20"/>
            <w:szCs w:val="20"/>
            <w:lang w:val="fr-FR"/>
          </w:rPr>
          <w:delText>c</w:delText>
        </w:r>
        <w:r w:rsidRPr="00233F51">
          <w:rPr>
            <w:rFonts w:ascii="Tahoma" w:hAnsi="Tahoma" w:cs="Tahoma"/>
            <w:sz w:val="20"/>
            <w:szCs w:val="20"/>
            <w:vertAlign w:val="subscript"/>
            <w:lang w:val="fr-FR"/>
          </w:rPr>
          <w:delText>e</w:delText>
        </w:r>
        <w:r>
          <w:rPr>
            <w:rFonts w:ascii="Tahoma" w:hAnsi="Tahoma" w:cs="Tahoma"/>
            <w:sz w:val="20"/>
            <w:szCs w:val="20"/>
            <w:lang w:val="fr-FR"/>
          </w:rPr>
          <w:delText xml:space="preserve"> </w:delText>
        </w:r>
        <w:r w:rsidRPr="00233F51">
          <w:rPr>
            <w:rFonts w:ascii="Tahoma" w:hAnsi="Tahoma" w:cs="Tahoma"/>
            <w:sz w:val="20"/>
            <w:szCs w:val="20"/>
            <w:lang w:val="fr-FR"/>
          </w:rPr>
          <w:delText>: 0,</w:delText>
        </w:r>
        <w:r w:rsidR="00F340A0">
          <w:rPr>
            <w:rFonts w:ascii="Tahoma" w:hAnsi="Tahoma" w:cs="Tahoma"/>
            <w:sz w:val="20"/>
            <w:szCs w:val="20"/>
            <w:lang w:val="fr-FR"/>
          </w:rPr>
          <w:delText>216</w:delText>
        </w:r>
      </w:del>
    </w:p>
    <w:bookmarkEnd w:id="176"/>
    <w:p w14:paraId="0FB4E70A" w14:textId="4576897B" w:rsidR="007312F5" w:rsidRDefault="007312F5" w:rsidP="007312F5">
      <w:pPr>
        <w:pStyle w:val="ListParagraph"/>
        <w:numPr>
          <w:ilvl w:val="2"/>
          <w:numId w:val="21"/>
        </w:numPr>
        <w:jc w:val="both"/>
        <w:rPr>
          <w:del w:id="184" w:author="Pribil-Kövesdy Döníz" w:date="2026-09-22T12:29:00Z" w16du:dateUtc="2026-09-22T16:29:00Z"/>
          <w:rFonts w:ascii="Tahoma" w:hAnsi="Tahoma" w:cs="Tahoma"/>
          <w:sz w:val="20"/>
          <w:lang w:val="fr-FR"/>
        </w:rPr>
      </w:pPr>
      <w:del w:id="185" w:author="Pribil-Kövesdy Döníz" w:date="2026-09-22T12:29:00Z" w16du:dateUtc="2026-09-22T16:29:00Z">
        <w:r w:rsidRPr="00FA55B0">
          <w:rPr>
            <w:rFonts w:ascii="Tahoma" w:hAnsi="Tahoma"/>
            <w:sz w:val="20"/>
            <w:lang w:val="fr-FR"/>
          </w:rPr>
          <w:delText>à fournir :</w:delText>
        </w:r>
        <w:r w:rsidRPr="005D5473">
          <w:rPr>
            <w:rFonts w:ascii="Tahoma" w:hAnsi="Tahoma"/>
            <w:sz w:val="20"/>
            <w:lang w:val="fr-FR"/>
          </w:rPr>
          <w:delText xml:space="preserve"> r</w:delText>
        </w:r>
        <w:r w:rsidRPr="005D5473">
          <w:rPr>
            <w:rFonts w:ascii="Tahoma" w:hAnsi="Tahoma" w:cs="Tahoma"/>
            <w:sz w:val="20"/>
            <w:lang w:val="fr-FR"/>
          </w:rPr>
          <w:delText xml:space="preserve">apport de test officiel </w:delText>
        </w:r>
        <w:r w:rsidRPr="00A848B4">
          <w:rPr>
            <w:rFonts w:ascii="Tahoma" w:hAnsi="Tahoma" w:cs="Tahoma"/>
            <w:color w:val="000000"/>
            <w:sz w:val="20"/>
            <w:lang w:val="fr-FR" w:eastAsia="nl-BE"/>
          </w:rPr>
          <w:delText>(BSRIA,</w:delText>
        </w:r>
        <w:r w:rsidR="006A3F17">
          <w:rPr>
            <w:rFonts w:ascii="Tahoma" w:hAnsi="Tahoma" w:cs="Tahoma"/>
            <w:color w:val="000000"/>
            <w:sz w:val="20"/>
            <w:lang w:val="fr-FR" w:eastAsia="nl-BE"/>
          </w:rPr>
          <w:delText xml:space="preserve"> 10</w:delText>
        </w:r>
        <w:r w:rsidR="00F00AF8">
          <w:rPr>
            <w:rFonts w:ascii="Tahoma" w:hAnsi="Tahoma" w:cs="Tahoma"/>
            <w:color w:val="000000"/>
            <w:sz w:val="20"/>
            <w:lang w:val="fr-FR" w:eastAsia="nl-BE"/>
          </w:rPr>
          <w:delText>5079/</w:delText>
        </w:r>
        <w:r w:rsidR="00F340A0">
          <w:rPr>
            <w:rFonts w:ascii="Tahoma" w:hAnsi="Tahoma" w:cs="Tahoma"/>
            <w:color w:val="000000"/>
            <w:sz w:val="20"/>
            <w:lang w:val="fr-FR" w:eastAsia="nl-BE"/>
          </w:rPr>
          <w:delText>2</w:delText>
        </w:r>
        <w:r w:rsidRPr="00A848B4">
          <w:rPr>
            <w:rFonts w:ascii="Tahoma" w:hAnsi="Tahoma" w:cs="Tahoma"/>
            <w:color w:val="000000"/>
            <w:sz w:val="20"/>
            <w:lang w:val="fr-FR" w:eastAsia="nl-BE"/>
          </w:rPr>
          <w:delText xml:space="preserve">) </w:delText>
        </w:r>
      </w:del>
    </w:p>
    <w:p w14:paraId="2A101FC2" w14:textId="77777777" w:rsidR="007312F5" w:rsidRPr="005D5473" w:rsidRDefault="007312F5" w:rsidP="007312F5">
      <w:pPr>
        <w:pStyle w:val="ListParagraph"/>
        <w:ind w:left="1440"/>
        <w:jc w:val="both"/>
        <w:rPr>
          <w:del w:id="186" w:author="Pribil-Kövesdy Döníz" w:date="2026-09-22T12:29:00Z" w16du:dateUtc="2026-09-22T16:29:00Z"/>
          <w:rFonts w:ascii="Tahoma" w:hAnsi="Tahoma" w:cs="Tahoma"/>
          <w:sz w:val="20"/>
          <w:lang w:val="fr-FR"/>
        </w:rPr>
      </w:pPr>
    </w:p>
    <w:p w14:paraId="479F2700" w14:textId="77777777" w:rsidR="007312F5" w:rsidRPr="009373A5" w:rsidRDefault="007312F5" w:rsidP="007312F5">
      <w:pPr>
        <w:pStyle w:val="ListParagraph"/>
        <w:numPr>
          <w:ilvl w:val="0"/>
          <w:numId w:val="21"/>
        </w:numPr>
        <w:jc w:val="both"/>
        <w:rPr>
          <w:del w:id="187" w:author="Pribil-Kövesdy Döníz" w:date="2026-09-22T12:29:00Z" w16du:dateUtc="2026-09-22T16:29:00Z"/>
          <w:rFonts w:ascii="Tahoma" w:hAnsi="Tahoma"/>
          <w:b/>
          <w:sz w:val="20"/>
          <w:lang w:val="fr-FR"/>
        </w:rPr>
      </w:pPr>
      <w:del w:id="188" w:author="Pribil-Kövesdy Döníz" w:date="2026-09-22T12:29:00Z" w16du:dateUtc="2026-09-22T16:29:00Z">
        <w:r w:rsidRPr="009373A5">
          <w:rPr>
            <w:rFonts w:ascii="Tahoma" w:hAnsi="Tahoma"/>
            <w:b/>
            <w:sz w:val="20"/>
            <w:lang w:val="fr-FR"/>
          </w:rPr>
          <w:delText xml:space="preserve">étanchéité à l’eau </w:delText>
        </w:r>
        <w:r w:rsidRPr="009373A5">
          <w:rPr>
            <w:rFonts w:ascii="Tahoma" w:hAnsi="Tahoma"/>
            <w:sz w:val="20"/>
            <w:lang w:val="fr-FR"/>
          </w:rPr>
          <w:delText xml:space="preserve">(selon la norme </w:delText>
        </w:r>
        <w:r w:rsidRPr="009373A5">
          <w:rPr>
            <w:rFonts w:ascii="Tahoma" w:hAnsi="Tahoma" w:cs="Tahoma"/>
            <w:sz w:val="20"/>
            <w:lang w:val="fr-FR"/>
          </w:rPr>
          <w:delText>EN 13030:2001)</w:delText>
        </w:r>
      </w:del>
    </w:p>
    <w:p w14:paraId="3FA7F674" w14:textId="2BDBE370" w:rsidR="007312F5" w:rsidRPr="00A848B4" w:rsidRDefault="007312F5" w:rsidP="007312F5">
      <w:pPr>
        <w:pStyle w:val="ListParagraph"/>
        <w:numPr>
          <w:ilvl w:val="1"/>
          <w:numId w:val="21"/>
        </w:numPr>
        <w:jc w:val="both"/>
        <w:rPr>
          <w:del w:id="189" w:author="Pribil-Kövesdy Döníz" w:date="2026-09-22T12:29:00Z" w16du:dateUtc="2026-09-22T16:29:00Z"/>
          <w:rFonts w:ascii="Tahoma" w:hAnsi="Tahoma"/>
          <w:sz w:val="20"/>
          <w:lang w:val="fr-FR"/>
        </w:rPr>
      </w:pPr>
      <w:del w:id="190" w:author="Pribil-Kövesdy Döníz" w:date="2026-09-22T12:29:00Z" w16du:dateUtc="2026-09-22T16:29:00Z">
        <w:r w:rsidRPr="009373A5">
          <w:rPr>
            <w:rFonts w:ascii="Tahoma" w:hAnsi="Tahoma" w:cs="Tahoma"/>
            <w:color w:val="000000"/>
            <w:sz w:val="20"/>
            <w:lang w:val="fr-FR" w:eastAsia="nl-BE"/>
          </w:rPr>
          <w:delText xml:space="preserve">avec moustiquaire 2,3mm x 2,3mm </w:delText>
        </w:r>
        <w:r w:rsidR="0071785B">
          <w:rPr>
            <w:rFonts w:ascii="Tahoma" w:hAnsi="Tahoma" w:cs="Tahoma"/>
            <w:color w:val="000000"/>
            <w:sz w:val="20"/>
            <w:lang w:val="fr-FR" w:eastAsia="nl-BE"/>
          </w:rPr>
          <w:delText xml:space="preserve">(sans </w:delText>
        </w:r>
        <w:r w:rsidRPr="009373A5">
          <w:rPr>
            <w:rFonts w:ascii="Tahoma" w:hAnsi="Tahoma" w:cs="Tahoma"/>
            <w:color w:val="000000"/>
            <w:sz w:val="20"/>
            <w:lang w:val="fr-FR" w:eastAsia="nl-BE"/>
          </w:rPr>
          <w:delText>récupérateur d’eau</w:delText>
        </w:r>
        <w:r w:rsidR="00701C55">
          <w:rPr>
            <w:rFonts w:ascii="Tahoma" w:hAnsi="Tahoma" w:cs="Tahoma"/>
            <w:color w:val="000000"/>
            <w:sz w:val="20"/>
            <w:lang w:val="fr-FR" w:eastAsia="nl-BE"/>
          </w:rPr>
          <w:delText>)</w:delText>
        </w:r>
      </w:del>
    </w:p>
    <w:p w14:paraId="29A6969C" w14:textId="5DFF3B64" w:rsidR="007312F5" w:rsidRPr="009373A5" w:rsidRDefault="007312F5" w:rsidP="007312F5">
      <w:pPr>
        <w:pStyle w:val="ListParagraph"/>
        <w:numPr>
          <w:ilvl w:val="2"/>
          <w:numId w:val="21"/>
        </w:numPr>
        <w:jc w:val="both"/>
        <w:rPr>
          <w:del w:id="191" w:author="Pribil-Kövesdy Döníz" w:date="2026-09-22T12:29:00Z" w16du:dateUtc="2026-09-22T16:29:00Z"/>
          <w:rFonts w:ascii="Tahoma" w:hAnsi="Tahoma"/>
          <w:sz w:val="20"/>
          <w:lang w:val="fr-FR"/>
        </w:rPr>
      </w:pPr>
      <w:del w:id="192" w:author="Pribil-Kövesdy Döníz" w:date="2026-09-22T12:29:00Z" w16du:dateUtc="2026-09-22T16:29:00Z">
        <w:r w:rsidRPr="009373A5">
          <w:rPr>
            <w:rFonts w:ascii="Tahoma" w:hAnsi="Tahoma" w:cs="Tahoma"/>
            <w:color w:val="000000"/>
            <w:sz w:val="20"/>
            <w:lang w:val="fr-FR" w:eastAsia="nl-BE"/>
          </w:rPr>
          <w:delText xml:space="preserve">classe </w:delText>
        </w:r>
        <w:r w:rsidR="0037482E">
          <w:rPr>
            <w:rFonts w:ascii="Tahoma" w:hAnsi="Tahoma" w:cs="Tahoma"/>
            <w:color w:val="000000"/>
            <w:sz w:val="20"/>
            <w:lang w:val="fr-FR" w:eastAsia="nl-BE"/>
          </w:rPr>
          <w:delText>C</w:delText>
        </w:r>
        <w:r w:rsidRPr="009373A5">
          <w:rPr>
            <w:rFonts w:ascii="Tahoma" w:hAnsi="Tahoma" w:cs="Tahoma"/>
            <w:color w:val="000000"/>
            <w:sz w:val="20"/>
            <w:lang w:val="fr-FR" w:eastAsia="nl-BE"/>
          </w:rPr>
          <w:delText xml:space="preserve"> à 0,</w:delText>
        </w:r>
        <w:r w:rsidR="00E94922">
          <w:rPr>
            <w:rFonts w:ascii="Tahoma" w:hAnsi="Tahoma" w:cs="Tahoma"/>
            <w:color w:val="000000"/>
            <w:sz w:val="20"/>
            <w:lang w:val="fr-FR" w:eastAsia="nl-BE"/>
          </w:rPr>
          <w:delText>0</w:delText>
        </w:r>
        <w:r w:rsidRPr="009373A5">
          <w:rPr>
            <w:rFonts w:ascii="Tahoma" w:hAnsi="Tahoma" w:cs="Tahoma"/>
            <w:color w:val="000000"/>
            <w:sz w:val="20"/>
            <w:lang w:val="fr-FR" w:eastAsia="nl-BE"/>
          </w:rPr>
          <w:delText xml:space="preserve"> m/s</w:delText>
        </w:r>
        <w:r w:rsidR="00E94922">
          <w:rPr>
            <w:rFonts w:ascii="Tahoma" w:hAnsi="Tahoma" w:cs="Tahoma"/>
            <w:color w:val="000000"/>
            <w:sz w:val="20"/>
            <w:lang w:val="fr-FR" w:eastAsia="nl-BE"/>
          </w:rPr>
          <w:delText xml:space="preserve"> aspiration ou en cas d’extraction</w:delText>
        </w:r>
        <w:r w:rsidRPr="009373A5">
          <w:rPr>
            <w:rFonts w:ascii="Tahoma" w:hAnsi="Tahoma" w:cs="Tahoma"/>
            <w:color w:val="000000"/>
            <w:sz w:val="20"/>
            <w:lang w:val="fr-FR" w:eastAsia="nl-BE"/>
          </w:rPr>
          <w:delText xml:space="preserve"> </w:delText>
        </w:r>
      </w:del>
    </w:p>
    <w:p w14:paraId="76ECA9AC" w14:textId="5BFA9B28" w:rsidR="007312F5" w:rsidRPr="00F340A0" w:rsidRDefault="007312F5" w:rsidP="007312F5">
      <w:pPr>
        <w:pStyle w:val="Default"/>
        <w:numPr>
          <w:ilvl w:val="2"/>
          <w:numId w:val="22"/>
        </w:numPr>
        <w:jc w:val="both"/>
        <w:rPr>
          <w:del w:id="193" w:author="Pribil-Kövesdy Döníz" w:date="2026-09-22T12:29:00Z" w16du:dateUtc="2026-09-22T16:29:00Z"/>
          <w:rFonts w:ascii="Tahoma" w:hAnsi="Tahoma" w:cs="Tahoma"/>
          <w:sz w:val="20"/>
          <w:lang w:val="fr-FR"/>
        </w:rPr>
      </w:pPr>
      <w:del w:id="194" w:author="Pribil-Kövesdy Döníz" w:date="2026-09-22T12:29:00Z" w16du:dateUtc="2026-09-22T16:29:00Z">
        <w:r w:rsidRPr="00A848B4">
          <w:rPr>
            <w:rFonts w:ascii="Tahoma" w:hAnsi="Tahoma" w:cs="Tahoma"/>
            <w:sz w:val="20"/>
            <w:szCs w:val="20"/>
            <w:lang w:val="fr-FR"/>
          </w:rPr>
          <w:delText xml:space="preserve">classe </w:delText>
        </w:r>
        <w:r w:rsidR="00F340A0">
          <w:rPr>
            <w:rFonts w:ascii="Tahoma" w:hAnsi="Tahoma" w:cs="Tahoma"/>
            <w:sz w:val="20"/>
            <w:szCs w:val="20"/>
            <w:lang w:val="fr-FR"/>
          </w:rPr>
          <w:delText>C</w:delText>
        </w:r>
        <w:r w:rsidRPr="00A848B4">
          <w:rPr>
            <w:rFonts w:ascii="Tahoma" w:hAnsi="Tahoma" w:cs="Tahoma"/>
            <w:sz w:val="20"/>
            <w:szCs w:val="20"/>
            <w:lang w:val="fr-FR"/>
          </w:rPr>
          <w:delText xml:space="preserve"> jusqu’ à </w:delText>
        </w:r>
        <w:r w:rsidR="00E94922">
          <w:rPr>
            <w:rFonts w:ascii="Tahoma" w:hAnsi="Tahoma" w:cs="Tahoma"/>
            <w:sz w:val="20"/>
            <w:szCs w:val="20"/>
            <w:lang w:val="fr-FR"/>
          </w:rPr>
          <w:delText>0</w:delText>
        </w:r>
        <w:r w:rsidRPr="00A848B4">
          <w:rPr>
            <w:rFonts w:ascii="Tahoma" w:hAnsi="Tahoma" w:cs="Tahoma"/>
            <w:sz w:val="20"/>
            <w:szCs w:val="20"/>
            <w:lang w:val="fr-FR"/>
          </w:rPr>
          <w:delText>,</w:delText>
        </w:r>
        <w:r w:rsidR="00E94922">
          <w:rPr>
            <w:rFonts w:ascii="Tahoma" w:hAnsi="Tahoma" w:cs="Tahoma"/>
            <w:sz w:val="20"/>
            <w:szCs w:val="20"/>
            <w:lang w:val="fr-FR"/>
          </w:rPr>
          <w:delText>5</w:delText>
        </w:r>
        <w:r w:rsidRPr="00A848B4">
          <w:rPr>
            <w:rFonts w:ascii="Tahoma" w:hAnsi="Tahoma" w:cs="Tahoma"/>
            <w:sz w:val="20"/>
            <w:szCs w:val="20"/>
            <w:lang w:val="fr-FR"/>
          </w:rPr>
          <w:delText xml:space="preserve"> m/s aspiration</w:delText>
        </w:r>
      </w:del>
    </w:p>
    <w:p w14:paraId="3DF60161" w14:textId="26456590" w:rsidR="00F340A0" w:rsidRPr="00E94922" w:rsidRDefault="00F340A0" w:rsidP="00F340A0">
      <w:pPr>
        <w:pStyle w:val="Default"/>
        <w:numPr>
          <w:ilvl w:val="2"/>
          <w:numId w:val="22"/>
        </w:numPr>
        <w:jc w:val="both"/>
        <w:rPr>
          <w:del w:id="195" w:author="Pribil-Kövesdy Döníz" w:date="2026-09-22T12:29:00Z" w16du:dateUtc="2026-09-22T16:29:00Z"/>
          <w:rFonts w:ascii="Tahoma" w:hAnsi="Tahoma" w:cs="Tahoma"/>
          <w:sz w:val="20"/>
          <w:lang w:val="fr-FR"/>
        </w:rPr>
      </w:pPr>
      <w:del w:id="196" w:author="Pribil-Kövesdy Döníz" w:date="2026-09-22T12:29:00Z" w16du:dateUtc="2026-09-22T16:29:00Z">
        <w:r w:rsidRPr="00A848B4">
          <w:rPr>
            <w:rFonts w:ascii="Tahoma" w:hAnsi="Tahoma" w:cs="Tahoma"/>
            <w:sz w:val="20"/>
            <w:szCs w:val="20"/>
            <w:lang w:val="fr-FR"/>
          </w:rPr>
          <w:delText xml:space="preserve">classe </w:delText>
        </w:r>
        <w:r>
          <w:rPr>
            <w:rFonts w:ascii="Tahoma" w:hAnsi="Tahoma" w:cs="Tahoma"/>
            <w:sz w:val="20"/>
            <w:szCs w:val="20"/>
            <w:lang w:val="fr-FR"/>
          </w:rPr>
          <w:delText>D</w:delText>
        </w:r>
        <w:r w:rsidRPr="00A848B4">
          <w:rPr>
            <w:rFonts w:ascii="Tahoma" w:hAnsi="Tahoma" w:cs="Tahoma"/>
            <w:sz w:val="20"/>
            <w:szCs w:val="20"/>
            <w:lang w:val="fr-FR"/>
          </w:rPr>
          <w:delText xml:space="preserve"> jusqu’ à </w:delText>
        </w:r>
        <w:r>
          <w:rPr>
            <w:rFonts w:ascii="Tahoma" w:hAnsi="Tahoma" w:cs="Tahoma"/>
            <w:sz w:val="20"/>
            <w:szCs w:val="20"/>
            <w:lang w:val="fr-FR"/>
          </w:rPr>
          <w:delText>1</w:delText>
        </w:r>
        <w:r w:rsidRPr="00A848B4">
          <w:rPr>
            <w:rFonts w:ascii="Tahoma" w:hAnsi="Tahoma" w:cs="Tahoma"/>
            <w:sz w:val="20"/>
            <w:szCs w:val="20"/>
            <w:lang w:val="fr-FR"/>
          </w:rPr>
          <w:delText>,</w:delText>
        </w:r>
        <w:r>
          <w:rPr>
            <w:rFonts w:ascii="Tahoma" w:hAnsi="Tahoma" w:cs="Tahoma"/>
            <w:sz w:val="20"/>
            <w:szCs w:val="20"/>
            <w:lang w:val="fr-FR"/>
          </w:rPr>
          <w:delText>0</w:delText>
        </w:r>
        <w:r w:rsidRPr="00A848B4">
          <w:rPr>
            <w:rFonts w:ascii="Tahoma" w:hAnsi="Tahoma" w:cs="Tahoma"/>
            <w:sz w:val="20"/>
            <w:szCs w:val="20"/>
            <w:lang w:val="fr-FR"/>
          </w:rPr>
          <w:delText xml:space="preserve"> m/s aspiration</w:delText>
        </w:r>
      </w:del>
    </w:p>
    <w:p w14:paraId="68313C60" w14:textId="4AAFED62" w:rsidR="007312F5" w:rsidRPr="00A848B4" w:rsidRDefault="007312F5" w:rsidP="007312F5">
      <w:pPr>
        <w:pStyle w:val="Default"/>
        <w:numPr>
          <w:ilvl w:val="1"/>
          <w:numId w:val="22"/>
        </w:numPr>
        <w:jc w:val="both"/>
        <w:rPr>
          <w:del w:id="197" w:author="Pribil-Kövesdy Döníz" w:date="2026-09-22T12:29:00Z" w16du:dateUtc="2026-09-22T16:29:00Z"/>
          <w:rFonts w:ascii="Tahoma" w:hAnsi="Tahoma" w:cs="Tahoma"/>
          <w:sz w:val="20"/>
          <w:lang w:val="fr-FR"/>
        </w:rPr>
      </w:pPr>
      <w:del w:id="198" w:author="Pribil-Kövesdy Döníz" w:date="2026-09-22T12:29:00Z" w16du:dateUtc="2026-09-22T16:29:00Z">
        <w:r w:rsidRPr="00FA55B0">
          <w:rPr>
            <w:rFonts w:ascii="Tahoma" w:hAnsi="Tahoma"/>
            <w:sz w:val="20"/>
            <w:lang w:val="fr-FR"/>
          </w:rPr>
          <w:delText>à fournir :</w:delText>
        </w:r>
        <w:r w:rsidRPr="005D5473">
          <w:rPr>
            <w:rFonts w:ascii="Tahoma" w:hAnsi="Tahoma"/>
            <w:sz w:val="20"/>
            <w:lang w:val="fr-FR"/>
          </w:rPr>
          <w:delText xml:space="preserve"> </w:delText>
        </w:r>
        <w:r w:rsidRPr="00A848B4">
          <w:rPr>
            <w:rFonts w:ascii="Tahoma" w:hAnsi="Tahoma"/>
            <w:sz w:val="20"/>
            <w:lang w:val="fr-FR"/>
          </w:rPr>
          <w:delText>r</w:delText>
        </w:r>
        <w:r w:rsidRPr="00A848B4">
          <w:rPr>
            <w:rFonts w:ascii="Tahoma" w:hAnsi="Tahoma" w:cs="Tahoma"/>
            <w:sz w:val="20"/>
            <w:lang w:val="fr-FR"/>
          </w:rPr>
          <w:delText xml:space="preserve">apport de test officiel (BSRIA, </w:delText>
        </w:r>
        <w:r w:rsidR="008E02E8" w:rsidRPr="008E02E8">
          <w:rPr>
            <w:rFonts w:ascii="Tahoma" w:hAnsi="Tahoma" w:cs="Tahoma"/>
            <w:sz w:val="20"/>
            <w:lang w:val="fr-BE"/>
          </w:rPr>
          <w:delText>105079/</w:delText>
        </w:r>
        <w:r w:rsidR="0037614D">
          <w:rPr>
            <w:rFonts w:ascii="Tahoma" w:hAnsi="Tahoma" w:cs="Tahoma"/>
            <w:sz w:val="20"/>
            <w:lang w:val="fr-BE"/>
          </w:rPr>
          <w:delText>2</w:delText>
        </w:r>
        <w:r w:rsidRPr="00A848B4">
          <w:rPr>
            <w:rFonts w:ascii="Tahoma" w:hAnsi="Tahoma" w:cs="Tahoma"/>
            <w:sz w:val="20"/>
            <w:lang w:val="fr-FR"/>
          </w:rPr>
          <w:delText xml:space="preserve">) </w:delText>
        </w:r>
      </w:del>
    </w:p>
    <w:p w14:paraId="43E62616" w14:textId="77777777" w:rsidR="007312F5" w:rsidRPr="009373A5" w:rsidRDefault="007312F5" w:rsidP="007312F5">
      <w:pPr>
        <w:pStyle w:val="Default"/>
        <w:rPr>
          <w:del w:id="199" w:author="Pribil-Kövesdy Döníz" w:date="2026-09-22T12:29:00Z" w16du:dateUtc="2026-09-22T16:29:00Z"/>
          <w:rFonts w:ascii="Tahoma" w:hAnsi="Tahoma" w:cs="Tahoma"/>
          <w:sz w:val="20"/>
          <w:szCs w:val="20"/>
          <w:lang w:val="fr-FR"/>
        </w:rPr>
      </w:pPr>
    </w:p>
    <w:p w14:paraId="6F4FF374" w14:textId="77777777" w:rsidR="009373A5" w:rsidRPr="00293B8B" w:rsidRDefault="00C43F72" w:rsidP="009373A5">
      <w:pPr>
        <w:pStyle w:val="ListParagraph"/>
        <w:numPr>
          <w:ilvl w:val="0"/>
          <w:numId w:val="21"/>
        </w:numPr>
        <w:jc w:val="both"/>
        <w:rPr>
          <w:del w:id="200" w:author="Pribil-Kövesdy Döníz" w:date="2026-09-22T12:29:00Z" w16du:dateUtc="2026-09-22T16:29:00Z"/>
          <w:rFonts w:ascii="Tahoma" w:hAnsi="Tahoma"/>
          <w:b/>
          <w:sz w:val="20"/>
        </w:rPr>
      </w:pPr>
      <w:del w:id="201" w:author="Pribil-Kövesdy Döníz" w:date="2026-09-22T12:29:00Z" w16du:dateUtc="2026-09-22T16:29:00Z">
        <w:r>
          <w:rPr>
            <w:rFonts w:ascii="Tahoma" w:hAnsi="Tahoma"/>
            <w:b/>
            <w:sz w:val="20"/>
          </w:rPr>
          <w:delText>e</w:delText>
        </w:r>
        <w:r w:rsidR="009373A5" w:rsidRPr="00293B8B">
          <w:rPr>
            <w:rFonts w:ascii="Tahoma" w:hAnsi="Tahoma"/>
            <w:b/>
            <w:sz w:val="20"/>
          </w:rPr>
          <w:delText>sth</w:delText>
        </w:r>
        <w:r w:rsidR="00CF31F8" w:rsidRPr="00293B8B">
          <w:rPr>
            <w:rFonts w:ascii="Tahoma" w:hAnsi="Tahoma"/>
            <w:b/>
            <w:sz w:val="20"/>
          </w:rPr>
          <w:delText>étique</w:delText>
        </w:r>
      </w:del>
    </w:p>
    <w:p w14:paraId="693BA4B2" w14:textId="77777777" w:rsidR="009373A5" w:rsidRPr="00293B8B" w:rsidRDefault="00293B8B" w:rsidP="009373A5">
      <w:pPr>
        <w:pStyle w:val="Default"/>
        <w:numPr>
          <w:ilvl w:val="1"/>
          <w:numId w:val="21"/>
        </w:numPr>
        <w:rPr>
          <w:del w:id="202" w:author="Pribil-Kövesdy Döníz" w:date="2026-09-22T12:29:00Z" w16du:dateUtc="2026-09-22T16:29:00Z"/>
          <w:rFonts w:ascii="Tahoma" w:hAnsi="Tahoma" w:cs="Tahoma"/>
          <w:color w:val="auto"/>
          <w:sz w:val="20"/>
          <w:szCs w:val="20"/>
        </w:rPr>
      </w:pPr>
      <w:del w:id="203" w:author="Pribil-Kövesdy Döníz" w:date="2026-09-22T12:29:00Z" w16du:dateUtc="2026-09-22T16:29:00Z">
        <w:r w:rsidRPr="00293B8B">
          <w:rPr>
            <w:rFonts w:ascii="Tahoma" w:hAnsi="Tahoma" w:cs="Tahoma"/>
            <w:color w:val="auto"/>
            <w:sz w:val="20"/>
            <w:szCs w:val="20"/>
          </w:rPr>
          <w:delText>fonction pare-vue</w:delText>
        </w:r>
      </w:del>
    </w:p>
    <w:p w14:paraId="302A2EBC" w14:textId="77777777" w:rsidR="009373A5" w:rsidRPr="00233F51" w:rsidRDefault="009373A5" w:rsidP="009373A5">
      <w:pPr>
        <w:pStyle w:val="Default"/>
        <w:numPr>
          <w:ilvl w:val="2"/>
          <w:numId w:val="21"/>
        </w:numPr>
        <w:rPr>
          <w:del w:id="204" w:author="Pribil-Kövesdy Döníz" w:date="2026-09-22T12:29:00Z" w16du:dateUtc="2026-09-22T16:29:00Z"/>
          <w:rFonts w:ascii="Tahoma" w:hAnsi="Tahoma" w:cs="Tahoma"/>
          <w:sz w:val="20"/>
          <w:szCs w:val="20"/>
          <w:lang w:val="fr-FR"/>
        </w:rPr>
      </w:pPr>
      <w:del w:id="205" w:author="Pribil-Kövesdy Döníz" w:date="2026-09-22T12:29:00Z" w16du:dateUtc="2026-09-22T16:29:00Z">
        <w:r>
          <w:rPr>
            <w:rFonts w:ascii="Tahoma" w:hAnsi="Tahoma" w:cs="Tahoma"/>
            <w:sz w:val="20"/>
            <w:szCs w:val="20"/>
            <w:lang w:val="fr-FR"/>
          </w:rPr>
          <w:delText xml:space="preserve">Vue horizontale fermée par l’utilisation d’un pas de lame qui n’est pas supérieur à la hauteur de la lame. </w:delText>
        </w:r>
      </w:del>
    </w:p>
    <w:p w14:paraId="5D4FB59E" w14:textId="4E7C311C" w:rsidR="009373A5" w:rsidRDefault="009373A5" w:rsidP="009373A5">
      <w:pPr>
        <w:pStyle w:val="Default"/>
        <w:numPr>
          <w:ilvl w:val="2"/>
          <w:numId w:val="21"/>
        </w:numPr>
        <w:rPr>
          <w:del w:id="206" w:author="Pribil-Kövesdy Döníz" w:date="2026-09-22T12:29:00Z" w16du:dateUtc="2026-09-22T16:29:00Z"/>
          <w:rFonts w:ascii="Tahoma" w:hAnsi="Tahoma" w:cs="Tahoma"/>
          <w:sz w:val="20"/>
          <w:szCs w:val="20"/>
        </w:rPr>
      </w:pPr>
      <w:del w:id="207" w:author="Pribil-Kövesdy Döníz" w:date="2026-09-22T12:29:00Z" w16du:dateUtc="2026-09-22T16:29:00Z">
        <w:r>
          <w:rPr>
            <w:rFonts w:ascii="Tahoma" w:hAnsi="Tahoma" w:cs="Tahoma"/>
            <w:sz w:val="20"/>
            <w:szCs w:val="20"/>
          </w:rPr>
          <w:delText xml:space="preserve">Pas de lame </w:delText>
        </w:r>
        <w:r w:rsidRPr="00045F9D">
          <w:rPr>
            <w:rFonts w:ascii="Tahoma" w:hAnsi="Tahoma" w:cs="Tahoma"/>
            <w:sz w:val="20"/>
            <w:szCs w:val="20"/>
          </w:rPr>
          <w:delText xml:space="preserve">= </w:delText>
        </w:r>
        <w:r w:rsidR="00D43B2C">
          <w:rPr>
            <w:rFonts w:ascii="Tahoma" w:hAnsi="Tahoma" w:cs="Tahoma"/>
            <w:sz w:val="20"/>
            <w:szCs w:val="20"/>
          </w:rPr>
          <w:delText>170</w:delText>
        </w:r>
        <w:r w:rsidRPr="00045F9D">
          <w:rPr>
            <w:rFonts w:ascii="Tahoma" w:hAnsi="Tahoma" w:cs="Tahoma"/>
            <w:sz w:val="20"/>
            <w:szCs w:val="20"/>
          </w:rPr>
          <w:delText xml:space="preserve"> mm</w:delText>
        </w:r>
      </w:del>
    </w:p>
    <w:p w14:paraId="55F747A3" w14:textId="48EE5F3E" w:rsidR="009373A5" w:rsidRPr="00045F9D" w:rsidRDefault="009373A5" w:rsidP="009373A5">
      <w:pPr>
        <w:pStyle w:val="Default"/>
        <w:numPr>
          <w:ilvl w:val="2"/>
          <w:numId w:val="21"/>
        </w:numPr>
        <w:rPr>
          <w:del w:id="208" w:author="Pribil-Kövesdy Döníz" w:date="2026-09-22T12:29:00Z" w16du:dateUtc="2026-09-22T16:29:00Z"/>
          <w:rFonts w:ascii="Tahoma" w:hAnsi="Tahoma" w:cs="Tahoma"/>
          <w:sz w:val="20"/>
          <w:szCs w:val="20"/>
        </w:rPr>
      </w:pPr>
      <w:del w:id="209" w:author="Pribil-Kövesdy Döníz" w:date="2026-09-22T12:29:00Z" w16du:dateUtc="2026-09-22T16:29:00Z">
        <w:r>
          <w:rPr>
            <w:rFonts w:ascii="Tahoma" w:hAnsi="Tahoma" w:cs="Tahoma"/>
            <w:sz w:val="20"/>
            <w:szCs w:val="20"/>
          </w:rPr>
          <w:delText xml:space="preserve">Hauteur de lame </w:delText>
        </w:r>
        <w:r w:rsidRPr="00045F9D">
          <w:rPr>
            <w:rFonts w:ascii="Tahoma" w:hAnsi="Tahoma" w:cs="Tahoma"/>
            <w:sz w:val="20"/>
            <w:szCs w:val="20"/>
          </w:rPr>
          <w:delText xml:space="preserve">= </w:delText>
        </w:r>
        <w:r w:rsidR="0037614D">
          <w:rPr>
            <w:rFonts w:ascii="Tahoma" w:hAnsi="Tahoma" w:cs="Tahoma"/>
            <w:sz w:val="20"/>
            <w:szCs w:val="20"/>
          </w:rPr>
          <w:delText>312</w:delText>
        </w:r>
        <w:r w:rsidRPr="00045F9D">
          <w:rPr>
            <w:rFonts w:ascii="Tahoma" w:hAnsi="Tahoma" w:cs="Tahoma"/>
            <w:sz w:val="20"/>
            <w:szCs w:val="20"/>
          </w:rPr>
          <w:delText xml:space="preserve"> mm</w:delText>
        </w:r>
      </w:del>
    </w:p>
    <w:p w14:paraId="0A841EDF" w14:textId="467EAD2D" w:rsidR="00E94922" w:rsidRPr="00F64AC6" w:rsidRDefault="004E628A" w:rsidP="00E94922">
      <w:pPr>
        <w:pStyle w:val="Default"/>
        <w:numPr>
          <w:ilvl w:val="1"/>
          <w:numId w:val="21"/>
        </w:numPr>
        <w:rPr>
          <w:del w:id="210" w:author="Pribil-Kövesdy Döníz" w:date="2026-09-22T12:29:00Z" w16du:dateUtc="2026-09-22T16:29:00Z"/>
          <w:rFonts w:ascii="Tahoma" w:hAnsi="Tahoma" w:cs="Tahoma"/>
          <w:sz w:val="20"/>
          <w:szCs w:val="20"/>
          <w:lang w:val="fr-FR"/>
        </w:rPr>
      </w:pPr>
      <w:del w:id="211" w:author="Pribil-Kövesdy Döníz" w:date="2026-09-22T12:29:00Z" w16du:dateUtc="2026-09-22T16:29:00Z">
        <w:r>
          <w:rPr>
            <w:rFonts w:ascii="Tahoma" w:hAnsi="Tahoma" w:cs="Tahoma"/>
            <w:sz w:val="20"/>
            <w:szCs w:val="20"/>
            <w:lang w:val="fr-FR"/>
          </w:rPr>
          <w:delText xml:space="preserve">cadres avec </w:delText>
        </w:r>
        <w:r w:rsidR="00E94922">
          <w:rPr>
            <w:rFonts w:ascii="Tahoma" w:hAnsi="Tahoma" w:cs="Tahoma"/>
            <w:sz w:val="20"/>
            <w:szCs w:val="20"/>
            <w:lang w:val="fr-FR"/>
          </w:rPr>
          <w:delText xml:space="preserve">angles </w:delText>
        </w:r>
        <w:r w:rsidR="00E94922" w:rsidRPr="00F64AC6">
          <w:rPr>
            <w:rFonts w:ascii="Tahoma" w:hAnsi="Tahoma" w:cs="Tahoma"/>
            <w:sz w:val="20"/>
            <w:szCs w:val="20"/>
            <w:lang w:val="fr-FR"/>
          </w:rPr>
          <w:delText>coupés en biais</w:delText>
        </w:r>
      </w:del>
    </w:p>
    <w:p w14:paraId="09A0FEA6" w14:textId="77777777" w:rsidR="009373A5" w:rsidRPr="00233F51" w:rsidRDefault="009373A5" w:rsidP="009373A5">
      <w:pPr>
        <w:pStyle w:val="Default"/>
        <w:numPr>
          <w:ilvl w:val="1"/>
          <w:numId w:val="21"/>
        </w:numPr>
        <w:rPr>
          <w:del w:id="212" w:author="Pribil-Kövesdy Döníz" w:date="2026-09-22T12:29:00Z" w16du:dateUtc="2026-09-22T16:29:00Z"/>
          <w:rFonts w:ascii="Tahoma" w:hAnsi="Tahoma" w:cs="Tahoma"/>
          <w:sz w:val="20"/>
          <w:szCs w:val="20"/>
          <w:lang w:val="fr-FR"/>
        </w:rPr>
      </w:pPr>
      <w:del w:id="213" w:author="Pribil-Kövesdy Döníz" w:date="2026-09-22T12:29:00Z" w16du:dateUtc="2026-09-22T16:29:00Z">
        <w:r>
          <w:rPr>
            <w:rFonts w:ascii="Tahoma" w:hAnsi="Tahoma" w:cs="Tahoma"/>
            <w:sz w:val="20"/>
            <w:szCs w:val="20"/>
            <w:lang w:val="fr-FR"/>
          </w:rPr>
          <w:delText>a</w:delText>
        </w:r>
        <w:r w:rsidRPr="00233F51">
          <w:rPr>
            <w:rFonts w:ascii="Tahoma" w:hAnsi="Tahoma" w:cs="Tahoma"/>
            <w:sz w:val="20"/>
            <w:szCs w:val="20"/>
            <w:lang w:val="fr-FR"/>
          </w:rPr>
          <w:delText>ssemblée de manière invisible</w:delText>
        </w:r>
      </w:del>
    </w:p>
    <w:p w14:paraId="0055CB2C" w14:textId="77777777" w:rsidR="009373A5" w:rsidRDefault="009373A5" w:rsidP="009373A5">
      <w:pPr>
        <w:pStyle w:val="Default"/>
        <w:rPr>
          <w:del w:id="214" w:author="Pribil-Kövesdy Döníz" w:date="2026-09-22T12:29:00Z" w16du:dateUtc="2026-09-22T16:29:00Z"/>
          <w:rFonts w:ascii="Tahoma" w:hAnsi="Tahoma" w:cs="Tahoma"/>
          <w:sz w:val="20"/>
          <w:szCs w:val="20"/>
        </w:rPr>
      </w:pPr>
    </w:p>
    <w:p w14:paraId="7660188B" w14:textId="77777777" w:rsidR="009373A5" w:rsidRPr="002102F9" w:rsidRDefault="009373A5" w:rsidP="009373A5">
      <w:pPr>
        <w:pStyle w:val="ListParagraph"/>
        <w:numPr>
          <w:ilvl w:val="0"/>
          <w:numId w:val="21"/>
        </w:numPr>
        <w:jc w:val="both"/>
        <w:rPr>
          <w:del w:id="215" w:author="Pribil-Kövesdy Döníz" w:date="2026-09-22T12:29:00Z" w16du:dateUtc="2026-09-22T16:29:00Z"/>
          <w:rFonts w:ascii="Tahoma" w:hAnsi="Tahoma"/>
          <w:b/>
          <w:sz w:val="20"/>
        </w:rPr>
      </w:pPr>
      <w:del w:id="216" w:author="Pribil-Kövesdy Döníz" w:date="2026-09-22T12:29:00Z" w16du:dateUtc="2026-09-22T16:29:00Z">
        <w:r>
          <w:rPr>
            <w:rFonts w:ascii="Tahoma" w:hAnsi="Tahoma"/>
            <w:b/>
            <w:sz w:val="20"/>
          </w:rPr>
          <w:delText>mat</w:delText>
        </w:r>
        <w:r w:rsidR="00E447FB">
          <w:rPr>
            <w:rFonts w:ascii="Tahoma" w:hAnsi="Tahoma"/>
            <w:b/>
            <w:sz w:val="20"/>
          </w:rPr>
          <w:delText>ièr</w:delText>
        </w:r>
        <w:r>
          <w:rPr>
            <w:rFonts w:ascii="Tahoma" w:hAnsi="Tahoma"/>
            <w:b/>
            <w:sz w:val="20"/>
          </w:rPr>
          <w:delText>e</w:delText>
        </w:r>
      </w:del>
    </w:p>
    <w:p w14:paraId="5F9A8A3A" w14:textId="77777777" w:rsidR="009373A5" w:rsidRPr="00E447FB" w:rsidRDefault="00E447FB" w:rsidP="00E447FB">
      <w:pPr>
        <w:pStyle w:val="ListParagraph"/>
        <w:numPr>
          <w:ilvl w:val="1"/>
          <w:numId w:val="21"/>
        </w:numPr>
        <w:rPr>
          <w:del w:id="217" w:author="Pribil-Kövesdy Döníz" w:date="2026-09-22T12:29:00Z" w16du:dateUtc="2026-09-22T16:29:00Z"/>
          <w:rFonts w:ascii="Tahoma" w:hAnsi="Tahoma"/>
          <w:sz w:val="20"/>
          <w:lang w:val="fr-FR"/>
        </w:rPr>
      </w:pPr>
      <w:del w:id="218" w:author="Pribil-Kövesdy Döníz" w:date="2026-09-22T12:29:00Z" w16du:dateUtc="2026-09-22T16:29:00Z">
        <w:r w:rsidRPr="00233F51">
          <w:rPr>
            <w:rFonts w:ascii="Tahoma" w:hAnsi="Tahoma" w:cs="Tahoma"/>
            <w:sz w:val="20"/>
            <w:lang w:val="fr-FR"/>
          </w:rPr>
          <w:delText>composée de profils en aluminium</w:delText>
        </w:r>
        <w:r>
          <w:rPr>
            <w:rFonts w:ascii="Tahoma" w:hAnsi="Tahoma" w:cs="Tahoma"/>
            <w:sz w:val="20"/>
            <w:lang w:val="fr-FR"/>
          </w:rPr>
          <w:delText xml:space="preserve"> extrudé</w:delText>
        </w:r>
        <w:r w:rsidRPr="00233F51">
          <w:rPr>
            <w:rFonts w:ascii="Tahoma" w:hAnsi="Tahoma" w:cs="Tahoma"/>
            <w:sz w:val="20"/>
            <w:lang w:val="fr-FR"/>
          </w:rPr>
          <w:delText xml:space="preserve"> (</w:delText>
        </w:r>
        <w:r>
          <w:rPr>
            <w:rFonts w:ascii="Tahoma" w:hAnsi="Tahoma" w:cs="Tahoma"/>
            <w:sz w:val="20"/>
            <w:lang w:val="fr-FR"/>
          </w:rPr>
          <w:delText>A</w:delText>
        </w:r>
        <w:r w:rsidRPr="00233F51">
          <w:rPr>
            <w:rFonts w:ascii="Tahoma" w:hAnsi="Tahoma" w:cs="Tahoma"/>
            <w:sz w:val="20"/>
            <w:lang w:val="fr-FR"/>
          </w:rPr>
          <w:delText xml:space="preserve">lMgSi0,5, EN AW 6063 T66) </w:delText>
        </w:r>
      </w:del>
    </w:p>
    <w:p w14:paraId="46B5B35A" w14:textId="7EE366E6" w:rsidR="00E447FB" w:rsidRPr="00F64AC6" w:rsidRDefault="00E447FB" w:rsidP="00E447FB">
      <w:pPr>
        <w:pStyle w:val="Default"/>
        <w:numPr>
          <w:ilvl w:val="1"/>
          <w:numId w:val="21"/>
        </w:numPr>
        <w:rPr>
          <w:del w:id="219" w:author="Pribil-Kövesdy Döníz" w:date="2026-09-22T12:29:00Z" w16du:dateUtc="2026-09-22T16:29:00Z"/>
          <w:rFonts w:ascii="Tahoma" w:hAnsi="Tahoma" w:cs="Tahoma"/>
          <w:sz w:val="20"/>
          <w:szCs w:val="20"/>
          <w:lang w:val="fr-FR"/>
        </w:rPr>
      </w:pPr>
      <w:del w:id="220" w:author="Pribil-Kövesdy Döníz" w:date="2026-09-22T12:29:00Z" w16du:dateUtc="2026-09-22T16:29:00Z">
        <w:r>
          <w:rPr>
            <w:rFonts w:ascii="Tahoma" w:hAnsi="Tahoma" w:cs="Tahoma"/>
            <w:sz w:val="20"/>
            <w:szCs w:val="20"/>
            <w:lang w:val="fr-FR"/>
          </w:rPr>
          <w:delText>e</w:delText>
        </w:r>
        <w:r w:rsidRPr="00F64AC6">
          <w:rPr>
            <w:rFonts w:ascii="Tahoma" w:hAnsi="Tahoma" w:cs="Tahoma"/>
            <w:sz w:val="20"/>
            <w:szCs w:val="20"/>
            <w:lang w:val="fr-FR"/>
          </w:rPr>
          <w:delText xml:space="preserve">xécution avec treillis en inox 18/8, maillage </w:delText>
        </w:r>
        <w:r w:rsidR="004E628A">
          <w:rPr>
            <w:rFonts w:ascii="Tahoma" w:hAnsi="Tahoma" w:cs="Tahoma"/>
            <w:sz w:val="20"/>
            <w:szCs w:val="20"/>
            <w:lang w:val="fr-FR"/>
          </w:rPr>
          <w:delText>6</w:delText>
        </w:r>
        <w:r>
          <w:rPr>
            <w:rFonts w:ascii="Tahoma" w:hAnsi="Tahoma" w:cs="Tahoma"/>
            <w:sz w:val="20"/>
            <w:szCs w:val="20"/>
            <w:lang w:val="fr-FR"/>
          </w:rPr>
          <w:delText>mm</w:delText>
        </w:r>
        <w:r w:rsidRPr="00F64AC6">
          <w:rPr>
            <w:rFonts w:ascii="Tahoma" w:hAnsi="Tahoma" w:cs="Tahoma"/>
            <w:sz w:val="20"/>
            <w:szCs w:val="20"/>
            <w:lang w:val="fr-FR"/>
          </w:rPr>
          <w:delText xml:space="preserve"> x </w:delText>
        </w:r>
        <w:r w:rsidR="004E628A">
          <w:rPr>
            <w:rFonts w:ascii="Tahoma" w:hAnsi="Tahoma" w:cs="Tahoma"/>
            <w:sz w:val="20"/>
            <w:szCs w:val="20"/>
            <w:lang w:val="fr-FR"/>
          </w:rPr>
          <w:delText>6</w:delText>
        </w:r>
        <w:r w:rsidRPr="00F64AC6">
          <w:rPr>
            <w:rFonts w:ascii="Tahoma" w:hAnsi="Tahoma" w:cs="Tahoma"/>
            <w:sz w:val="20"/>
            <w:szCs w:val="20"/>
            <w:lang w:val="fr-FR"/>
          </w:rPr>
          <w:delText>mm</w:delText>
        </w:r>
      </w:del>
    </w:p>
    <w:p w14:paraId="43AE6D32" w14:textId="77777777" w:rsidR="009373A5" w:rsidRPr="002102F9" w:rsidRDefault="009373A5" w:rsidP="009373A5">
      <w:pPr>
        <w:pStyle w:val="ListParagraph"/>
        <w:numPr>
          <w:ilvl w:val="1"/>
          <w:numId w:val="21"/>
        </w:numPr>
        <w:jc w:val="both"/>
        <w:rPr>
          <w:del w:id="221" w:author="Pribil-Kövesdy Döníz" w:date="2026-09-22T12:29:00Z" w16du:dateUtc="2026-09-22T16:29:00Z"/>
          <w:rFonts w:ascii="Tahoma" w:hAnsi="Tahoma"/>
          <w:sz w:val="20"/>
        </w:rPr>
      </w:pPr>
      <w:del w:id="222" w:author="Pribil-Kövesdy Döníz" w:date="2026-09-22T12:29:00Z" w16du:dateUtc="2026-09-22T16:29:00Z">
        <w:r>
          <w:rPr>
            <w:rFonts w:ascii="Tahoma" w:hAnsi="Tahoma"/>
            <w:sz w:val="20"/>
          </w:rPr>
          <w:delText>traitement de surface</w:delText>
        </w:r>
        <w:r w:rsidRPr="002102F9">
          <w:rPr>
            <w:rFonts w:ascii="Tahoma" w:hAnsi="Tahoma"/>
            <w:sz w:val="20"/>
          </w:rPr>
          <w:delText xml:space="preserve"> : </w:delText>
        </w:r>
      </w:del>
    </w:p>
    <w:p w14:paraId="159FE76A" w14:textId="5DC413ED" w:rsidR="009373A5" w:rsidRPr="00F64AC6" w:rsidRDefault="009373A5" w:rsidP="009373A5">
      <w:pPr>
        <w:pStyle w:val="bestektekst"/>
        <w:numPr>
          <w:ilvl w:val="2"/>
          <w:numId w:val="21"/>
        </w:numPr>
        <w:rPr>
          <w:del w:id="223" w:author="Pribil-Kövesdy Döníz" w:date="2026-09-22T12:29:00Z" w16du:dateUtc="2026-09-22T16:29:00Z"/>
          <w:rFonts w:ascii="Tahoma" w:hAnsi="Tahoma" w:cs="Tahoma"/>
          <w:szCs w:val="20"/>
          <w:lang w:val="fr-FR"/>
        </w:rPr>
      </w:pPr>
      <w:del w:id="224" w:author="Pribil-Kövesdy Döníz" w:date="2026-09-22T12:29:00Z" w16du:dateUtc="2026-09-22T16:29:00Z">
        <w:r w:rsidRPr="00F64AC6">
          <w:rPr>
            <w:rFonts w:ascii="Tahoma" w:hAnsi="Tahoma" w:cs="Tahoma"/>
            <w:szCs w:val="20"/>
            <w:lang w:val="fr-FR"/>
          </w:rPr>
          <w:delText>Anodisé naturel avec épaisseur de 20 µm</w:delText>
        </w:r>
      </w:del>
    </w:p>
    <w:p w14:paraId="327D9597" w14:textId="77777777" w:rsidR="009373A5" w:rsidRPr="009373A5" w:rsidRDefault="009373A5" w:rsidP="009373A5">
      <w:pPr>
        <w:pStyle w:val="bestektekst"/>
        <w:ind w:left="2160"/>
        <w:rPr>
          <w:del w:id="225" w:author="Pribil-Kövesdy Döníz" w:date="2026-09-22T12:29:00Z" w16du:dateUtc="2026-09-22T16:29:00Z"/>
          <w:rFonts w:ascii="Tahoma" w:hAnsi="Tahoma" w:cs="Tahoma"/>
          <w:b/>
          <w:szCs w:val="20"/>
          <w:lang w:val="fr-FR"/>
        </w:rPr>
      </w:pPr>
      <w:del w:id="226" w:author="Pribil-Kövesdy Döníz" w:date="2026-09-22T12:29:00Z" w16du:dateUtc="2026-09-22T16:29:00Z">
        <w:r w:rsidRPr="009373A5">
          <w:rPr>
            <w:rFonts w:ascii="Tahoma" w:hAnsi="Tahoma" w:cs="Tahoma"/>
            <w:b/>
            <w:szCs w:val="20"/>
            <w:lang w:val="fr-FR"/>
          </w:rPr>
          <w:delText>OU</w:delText>
        </w:r>
      </w:del>
    </w:p>
    <w:p w14:paraId="16E091A8" w14:textId="74EF7C17" w:rsidR="009373A5" w:rsidRPr="007312F5" w:rsidRDefault="009373A5" w:rsidP="00EC1C43">
      <w:pPr>
        <w:pStyle w:val="bestektekst"/>
        <w:numPr>
          <w:ilvl w:val="2"/>
          <w:numId w:val="21"/>
        </w:numPr>
        <w:rPr>
          <w:del w:id="227" w:author="Pribil-Kövesdy Döníz" w:date="2026-09-22T12:29:00Z" w16du:dateUtc="2026-09-22T16:29:00Z"/>
          <w:rFonts w:ascii="Tahoma" w:hAnsi="Tahoma" w:cs="Tahoma"/>
          <w:szCs w:val="20"/>
          <w:lang w:val="fr-BE"/>
        </w:rPr>
      </w:pPr>
      <w:del w:id="228" w:author="Pribil-Kövesdy Döníz" w:date="2026-09-22T12:29:00Z" w16du:dateUtc="2026-09-22T16:29:00Z">
        <w:r w:rsidRPr="00F64AC6">
          <w:rPr>
            <w:rFonts w:ascii="Tahoma" w:hAnsi="Tahoma" w:cs="Tahoma"/>
            <w:szCs w:val="20"/>
            <w:lang w:val="fr-FR"/>
          </w:rPr>
          <w:delText xml:space="preserve">Thermolaquage avec épaisseur de 60 – 80 µm </w:delText>
        </w:r>
      </w:del>
    </w:p>
    <w:p w14:paraId="40409EAA" w14:textId="77777777" w:rsidR="00EC1C43" w:rsidRPr="007312F5" w:rsidRDefault="00EC1C43" w:rsidP="00EC1C43">
      <w:pPr>
        <w:pStyle w:val="bestektekst"/>
        <w:ind w:left="2160"/>
        <w:rPr>
          <w:del w:id="229" w:author="Pribil-Kövesdy Döníz" w:date="2026-09-22T12:29:00Z" w16du:dateUtc="2026-09-22T16:29:00Z"/>
          <w:rFonts w:ascii="Tahoma" w:hAnsi="Tahoma" w:cs="Tahoma"/>
          <w:szCs w:val="20"/>
          <w:lang w:val="fr-BE"/>
        </w:rPr>
      </w:pPr>
    </w:p>
    <w:p w14:paraId="0A13C849" w14:textId="0CBBE5F5" w:rsidR="009373A5" w:rsidRPr="003B7174" w:rsidRDefault="009373A5" w:rsidP="009373A5">
      <w:pPr>
        <w:pStyle w:val="ListParagraph"/>
        <w:numPr>
          <w:ilvl w:val="0"/>
          <w:numId w:val="21"/>
        </w:num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rPr>
          <w:del w:id="230" w:author="Pribil-Kövesdy Döníz" w:date="2026-09-22T12:29:00Z" w16du:dateUtc="2026-09-22T16:29:00Z"/>
          <w:rFonts w:ascii="Tahoma" w:hAnsi="Tahoma"/>
          <w:sz w:val="20"/>
        </w:rPr>
      </w:pPr>
      <w:del w:id="231" w:author="Pribil-Kövesdy Döníz" w:date="2026-09-22T12:29:00Z" w16du:dateUtc="2026-09-22T16:29:00Z">
        <w:r>
          <w:rPr>
            <w:rFonts w:ascii="Tahoma" w:hAnsi="Tahoma"/>
            <w:b/>
            <w:sz w:val="20"/>
          </w:rPr>
          <w:delText xml:space="preserve">profondeur d’encastrement </w:delText>
        </w:r>
        <w:r w:rsidR="00A848B4">
          <w:rPr>
            <w:rFonts w:ascii="Tahoma" w:hAnsi="Tahoma"/>
            <w:sz w:val="20"/>
          </w:rPr>
          <w:delText xml:space="preserve">: </w:delText>
        </w:r>
        <w:r w:rsidR="0037614D">
          <w:rPr>
            <w:rFonts w:ascii="Tahoma" w:hAnsi="Tahoma"/>
            <w:sz w:val="20"/>
          </w:rPr>
          <w:delText>230</w:delText>
        </w:r>
        <w:r w:rsidR="00E67C6B">
          <w:rPr>
            <w:rFonts w:ascii="Tahoma" w:hAnsi="Tahoma"/>
            <w:sz w:val="20"/>
          </w:rPr>
          <w:delText xml:space="preserve"> </w:delText>
        </w:r>
        <w:r w:rsidRPr="003B7174">
          <w:rPr>
            <w:rFonts w:ascii="Tahoma" w:hAnsi="Tahoma"/>
            <w:sz w:val="20"/>
          </w:rPr>
          <w:delText>mm</w:delText>
        </w:r>
      </w:del>
    </w:p>
    <w:p w14:paraId="33F75AE8" w14:textId="77777777" w:rsidR="009373A5" w:rsidRDefault="009373A5" w:rsidP="009373A5">
      <w:pPr>
        <w:pStyle w:val="ListParagraph"/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rPr>
          <w:del w:id="232" w:author="Pribil-Kövesdy Döníz" w:date="2026-09-22T12:29:00Z" w16du:dateUtc="2026-09-22T16:29:00Z"/>
          <w:rFonts w:ascii="Tahoma" w:hAnsi="Tahoma"/>
          <w:b/>
          <w:sz w:val="20"/>
        </w:rPr>
      </w:pPr>
    </w:p>
    <w:p w14:paraId="33674D93" w14:textId="77777777" w:rsidR="00E67C6B" w:rsidRPr="00E67C6B" w:rsidRDefault="00E67C6B" w:rsidP="00E67C6B">
      <w:pPr>
        <w:pStyle w:val="keuzes"/>
        <w:numPr>
          <w:ilvl w:val="0"/>
          <w:numId w:val="21"/>
        </w:numPr>
        <w:rPr>
          <w:del w:id="233" w:author="Pribil-Kövesdy Döníz" w:date="2026-09-22T12:29:00Z" w16du:dateUtc="2026-09-22T16:29:00Z"/>
          <w:rFonts w:ascii="Tahoma" w:hAnsi="Tahoma" w:cs="Tahoma"/>
          <w:b/>
          <w:color w:val="auto"/>
          <w:lang w:val="fr-FR"/>
        </w:rPr>
      </w:pPr>
      <w:del w:id="234" w:author="Pribil-Kövesdy Döníz" w:date="2026-09-22T12:29:00Z" w16du:dateUtc="2026-09-22T16:29:00Z">
        <w:r w:rsidRPr="00E67C6B">
          <w:rPr>
            <w:rFonts w:ascii="Tahoma" w:hAnsi="Tahoma"/>
            <w:b/>
            <w:color w:val="auto"/>
            <w:lang w:val="fr-BE"/>
          </w:rPr>
          <w:delText>montage</w:delText>
        </w:r>
        <w:r>
          <w:rPr>
            <w:rFonts w:ascii="Tahoma" w:hAnsi="Tahoma"/>
            <w:b/>
            <w:color w:val="auto"/>
            <w:lang w:val="fr-BE"/>
          </w:rPr>
          <w:delText> </w:delText>
        </w:r>
        <w:r w:rsidRPr="00E67C6B">
          <w:rPr>
            <w:rFonts w:ascii="Tahoma" w:hAnsi="Tahoma"/>
            <w:bCs/>
            <w:color w:val="auto"/>
            <w:lang w:val="fr-BE"/>
          </w:rPr>
          <w:delText>:</w:delText>
        </w:r>
        <w:r w:rsidRPr="00E67C6B">
          <w:rPr>
            <w:rFonts w:ascii="Tahoma" w:hAnsi="Tahoma" w:cs="Tahoma"/>
            <w:bCs/>
            <w:color w:val="auto"/>
            <w:lang w:val="fr-FR"/>
          </w:rPr>
          <w:delText xml:space="preserve"> selon les instructions du fabricant  </w:delText>
        </w:r>
      </w:del>
    </w:p>
    <w:p w14:paraId="1D17CB55" w14:textId="77777777" w:rsidR="00E67C6B" w:rsidRPr="00E67C6B" w:rsidRDefault="00E67C6B" w:rsidP="00E67C6B">
      <w:pPr>
        <w:pStyle w:val="ListParagraph"/>
        <w:rPr>
          <w:del w:id="235" w:author="Pribil-Kövesdy Döníz" w:date="2026-09-22T12:29:00Z" w16du:dateUtc="2026-09-22T16:29:00Z"/>
          <w:rFonts w:ascii="Tahoma" w:hAnsi="Tahoma"/>
          <w:b/>
          <w:sz w:val="20"/>
          <w:lang w:val="fr-BE"/>
        </w:rPr>
      </w:pPr>
    </w:p>
    <w:p w14:paraId="34E047EF" w14:textId="77777777" w:rsidR="009373A5" w:rsidRPr="002102F9" w:rsidRDefault="009373A5" w:rsidP="009373A5">
      <w:pPr>
        <w:pStyle w:val="ListParagraph"/>
        <w:numPr>
          <w:ilvl w:val="0"/>
          <w:numId w:val="21"/>
        </w:numPr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uppressAutoHyphens/>
        <w:rPr>
          <w:del w:id="236" w:author="Pribil-Kövesdy Döníz" w:date="2026-09-22T12:29:00Z" w16du:dateUtc="2026-09-22T16:29:00Z"/>
          <w:rFonts w:ascii="Tahoma" w:hAnsi="Tahoma"/>
          <w:b/>
          <w:sz w:val="20"/>
        </w:rPr>
      </w:pPr>
      <w:del w:id="237" w:author="Pribil-Kövesdy Döníz" w:date="2026-09-22T12:29:00Z" w16du:dateUtc="2026-09-22T16:29:00Z">
        <w:r>
          <w:rPr>
            <w:rFonts w:ascii="Tahoma" w:hAnsi="Tahoma"/>
            <w:b/>
            <w:sz w:val="20"/>
          </w:rPr>
          <w:delText>o</w:delText>
        </w:r>
        <w:r w:rsidR="00E447FB">
          <w:rPr>
            <w:rFonts w:ascii="Tahoma" w:hAnsi="Tahoma"/>
            <w:b/>
            <w:sz w:val="20"/>
          </w:rPr>
          <w:delText>ption</w:delText>
        </w:r>
        <w:r w:rsidRPr="002102F9">
          <w:rPr>
            <w:rFonts w:ascii="Tahoma" w:hAnsi="Tahoma"/>
            <w:b/>
            <w:sz w:val="20"/>
          </w:rPr>
          <w:delText xml:space="preserve">s </w:delText>
        </w:r>
      </w:del>
    </w:p>
    <w:p w14:paraId="1B345D50" w14:textId="39D9BF8F" w:rsidR="00E447FB" w:rsidRPr="00F64AC6" w:rsidRDefault="00012CAE" w:rsidP="00E447FB">
      <w:pPr>
        <w:pStyle w:val="bestektekst"/>
        <w:numPr>
          <w:ilvl w:val="1"/>
          <w:numId w:val="21"/>
        </w:numPr>
        <w:rPr>
          <w:del w:id="238" w:author="Pribil-Kövesdy Döníz" w:date="2026-09-22T12:29:00Z" w16du:dateUtc="2026-09-22T16:29:00Z"/>
          <w:rFonts w:ascii="Tahoma" w:hAnsi="Tahoma" w:cs="Tahoma"/>
          <w:szCs w:val="20"/>
          <w:lang w:val="fr-FR"/>
        </w:rPr>
      </w:pPr>
      <w:del w:id="239" w:author="Pribil-Kövesdy Döníz" w:date="2026-09-22T12:29:00Z" w16du:dateUtc="2026-09-22T16:29:00Z">
        <w:r w:rsidRPr="00012CAE">
          <w:rPr>
            <w:rFonts w:ascii="Tahoma" w:hAnsi="Tahoma" w:cs="Tahoma"/>
            <w:lang w:val="fr-FR"/>
          </w:rPr>
          <w:delText>t</w:delText>
        </w:r>
        <w:r w:rsidR="00E447FB" w:rsidRPr="00F64AC6">
          <w:rPr>
            <w:rFonts w:ascii="Tahoma" w:hAnsi="Tahoma" w:cs="Tahoma"/>
            <w:lang w:val="fr-FR"/>
          </w:rPr>
          <w:delText xml:space="preserve">reillis alternatifs </w:delText>
        </w:r>
        <w:r w:rsidR="00E447FB" w:rsidRPr="00F64AC6">
          <w:rPr>
            <w:rFonts w:ascii="Tahoma" w:hAnsi="Tahoma" w:cs="Tahoma"/>
            <w:szCs w:val="20"/>
            <w:lang w:val="fr-FR"/>
          </w:rPr>
          <w:delText xml:space="preserve">: mousitiquaire </w:delText>
        </w:r>
        <w:r w:rsidR="004E628A">
          <w:rPr>
            <w:rFonts w:ascii="Tahoma" w:hAnsi="Tahoma" w:cs="Tahoma"/>
            <w:szCs w:val="20"/>
            <w:lang w:val="fr-FR"/>
          </w:rPr>
          <w:delText>2,3</w:delText>
        </w:r>
        <w:r w:rsidR="00E447FB">
          <w:rPr>
            <w:rFonts w:ascii="Tahoma" w:hAnsi="Tahoma" w:cs="Tahoma"/>
            <w:szCs w:val="20"/>
            <w:lang w:val="fr-FR"/>
          </w:rPr>
          <w:delText>mm</w:delText>
        </w:r>
        <w:r w:rsidR="00E447FB" w:rsidRPr="00F64AC6">
          <w:rPr>
            <w:rFonts w:ascii="Tahoma" w:hAnsi="Tahoma" w:cs="Tahoma"/>
            <w:szCs w:val="20"/>
            <w:lang w:val="fr-FR"/>
          </w:rPr>
          <w:delText xml:space="preserve"> x </w:delText>
        </w:r>
        <w:r w:rsidR="004E628A">
          <w:rPr>
            <w:rFonts w:ascii="Tahoma" w:hAnsi="Tahoma" w:cs="Tahoma"/>
            <w:szCs w:val="20"/>
            <w:lang w:val="fr-FR"/>
          </w:rPr>
          <w:delText>2,3</w:delText>
        </w:r>
        <w:r w:rsidR="00E447FB" w:rsidRPr="00F64AC6">
          <w:rPr>
            <w:rFonts w:ascii="Tahoma" w:hAnsi="Tahoma" w:cs="Tahoma"/>
            <w:lang w:val="fr-FR"/>
          </w:rPr>
          <w:delText xml:space="preserve">mm ou treillis </w:delText>
        </w:r>
        <w:r w:rsidR="00E447FB" w:rsidRPr="00F64AC6">
          <w:rPr>
            <w:rFonts w:ascii="Tahoma" w:hAnsi="Tahoma" w:cs="Tahoma"/>
            <w:szCs w:val="20"/>
            <w:lang w:val="fr-FR"/>
          </w:rPr>
          <w:delText>10 x 10 mm.</w:delText>
        </w:r>
      </w:del>
    </w:p>
    <w:p w14:paraId="42EC9676" w14:textId="77777777" w:rsidR="00987A1A" w:rsidRPr="003C2C83" w:rsidRDefault="00012CAE" w:rsidP="003C2C83">
      <w:pPr>
        <w:tabs>
          <w:tab w:val="left" w:pos="11340"/>
        </w:tabs>
        <w:spacing w:after="0" w:line="240" w:lineRule="auto"/>
        <w:rPr>
          <w:sz w:val="28"/>
          <w:rPrChange w:id="240" w:author="Pribil-Kövesdy Döníz" w:date="2026-09-22T12:29:00Z" w16du:dateUtc="2026-09-22T16:29:00Z">
            <w:rPr>
              <w:lang w:val="fr-FR"/>
            </w:rPr>
          </w:rPrChange>
        </w:rPr>
        <w:pPrChange w:id="241" w:author="Pribil-Kövesdy Döníz" w:date="2026-09-22T12:29:00Z" w16du:dateUtc="2026-09-22T16:29:00Z">
          <w:pPr>
            <w:pStyle w:val="bestektekst"/>
            <w:numPr>
              <w:ilvl w:val="1"/>
              <w:numId w:val="21"/>
            </w:numPr>
            <w:pBdr>
              <w:between w:val="single" w:sz="4" w:space="1" w:color="auto"/>
            </w:pBdr>
            <w:ind w:left="1440" w:hanging="360"/>
          </w:pPr>
        </w:pPrChange>
      </w:pPr>
      <w:del w:id="242" w:author="Pribil-Kövesdy Döníz" w:date="2026-09-22T12:29:00Z" w16du:dateUtc="2026-09-22T16:29:00Z">
        <w:r w:rsidRPr="00701C55">
          <w:rPr>
            <w:rFonts w:ascii="Tahoma" w:hAnsi="Tahoma" w:cs="Tahoma"/>
            <w:szCs w:val="20"/>
            <w:lang w:val="fr-FR"/>
          </w:rPr>
          <w:delText>p</w:delText>
        </w:r>
        <w:r w:rsidR="00E447FB" w:rsidRPr="00701C55">
          <w:rPr>
            <w:rFonts w:ascii="Tahoma" w:hAnsi="Tahoma" w:cs="Tahoma"/>
            <w:szCs w:val="20"/>
            <w:lang w:val="fr-FR"/>
          </w:rPr>
          <w:delText xml:space="preserve">rofil récupérateur d’eau </w:delText>
        </w:r>
      </w:del>
    </w:p>
    <w:sectPr w:rsidR="00987A1A" w:rsidRPr="003C2C83" w:rsidSect="00AD06DF">
      <w:headerReference w:type="default" r:id="rId9"/>
      <w:footerReference w:type="default" r:id="rId10"/>
      <w:pgSz w:w="16838" w:h="11906" w:orient="landscape" w:code="0"/>
      <w:pgMar w:top="1417" w:right="1417" w:bottom="1417" w:left="1417" w:header="708" w:footer="708" w:gutter="0"/>
      <w:cols w:space="708"/>
      <w:docGrid w:linePitch="360"/>
      <w:sectPrChange w:id="247" w:author="Pribil-Kövesdy Döníz" w:date="2026-09-22T12:29:00Z" w16du:dateUtc="2026-09-22T16:29:00Z">
        <w:sectPr w:rsidR="00987A1A" w:rsidRPr="003C2C83" w:rsidSect="00AD06DF">
          <w:pgSz w:w="11906" w:h="16838" w:orient="portrait" w:code="9"/>
          <w:pgMar w:top="709" w:right="1418" w:bottom="1418" w:left="1418" w:header="709" w:footer="454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1591002" w14:textId="77777777" w:rsidR="00902218" w:rsidRDefault="00902218" w:rsidP="0061350B">
      <w:pPr>
        <w:spacing w:after="0" w:line="240" w:lineRule="auto"/>
        <w:pPrChange w:id="8" w:author="Pribil-Kövesdy Döníz" w:date="2026-09-22T12:29:00Z" w16du:dateUtc="2026-09-22T16:29:00Z">
          <w:pPr/>
        </w:pPrChange>
      </w:pPr>
      <w:r>
        <w:separator/>
      </w:r>
    </w:p>
  </w:endnote>
  <w:endnote w:type="continuationSeparator" w:id="0">
    <w:p w14:paraId="51FA6DF8" w14:textId="77777777" w:rsidR="00902218" w:rsidRDefault="00902218" w:rsidP="0061350B">
      <w:pPr>
        <w:spacing w:after="0" w:line="240" w:lineRule="auto"/>
        <w:pPrChange w:id="9" w:author="Pribil-Kövesdy Döníz" w:date="2026-09-22T12:29:00Z" w16du:dateUtc="2026-09-22T16:29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87584BC" w14:textId="77777777" w:rsidR="00AA6B52" w:rsidRDefault="00AA6B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D7DDC36" w14:textId="77777777" w:rsidR="00902218" w:rsidRDefault="00902218" w:rsidP="0061350B">
      <w:pPr>
        <w:spacing w:after="0" w:line="240" w:lineRule="auto"/>
        <w:pPrChange w:id="6" w:author="Pribil-Kövesdy Döníz" w:date="2026-09-22T12:29:00Z" w16du:dateUtc="2026-09-22T16:29:00Z">
          <w:pPr/>
        </w:pPrChange>
      </w:pPr>
      <w:r>
        <w:separator/>
      </w:r>
    </w:p>
  </w:footnote>
  <w:footnote w:type="continuationSeparator" w:id="0">
    <w:p w14:paraId="3F4B81E6" w14:textId="77777777" w:rsidR="00902218" w:rsidRDefault="00902218" w:rsidP="0061350B">
      <w:pPr>
        <w:spacing w:after="0" w:line="240" w:lineRule="auto"/>
        <w:pPrChange w:id="7" w:author="Pribil-Kövesdy Döníz" w:date="2026-09-22T12:29:00Z" w16du:dateUtc="2026-09-22T16:29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833DB97" w14:textId="77777777" w:rsidR="003D57D2" w:rsidRPr="0061350B" w:rsidRDefault="0061350B" w:rsidP="0061350B">
    <w:pPr>
      <w:spacing w:after="0" w:line="240" w:lineRule="auto"/>
      <w:jc w:val="right"/>
      <w:rPr>
        <w:b/>
        <w:color w:val="0000FF"/>
        <w:sz w:val="16"/>
        <w:rPrChange w:id="243" w:author="Pribil-Kövesdy Döníz" w:date="2026-09-22T12:29:00Z" w16du:dateUtc="2026-09-22T16:29:00Z">
          <w:rPr>
            <w:color w:val="999999"/>
            <w:sz w:val="16"/>
            <w:szCs w:val="16"/>
          </w:rPr>
        </w:rPrChange>
      </w:rPr>
      <w:pPrChange w:id="244" w:author="Pribil-Kövesdy Döníz" w:date="2026-09-22T12:29:00Z" w16du:dateUtc="2026-09-22T16:29:00Z">
        <w:pPr>
          <w:pStyle w:val="Header"/>
        </w:pPr>
      </w:pPrChange>
    </w:pPr>
    <w:ins w:id="245" w:author="Pribil-Kövesdy Döníz" w:date="2026-09-22T12:29:00Z" w16du:dateUtc="2026-09-22T16:29:00Z">
      <w:r>
        <w:rPr>
          <w:noProof/>
          <w:lang w:eastAsia="hu-HU"/>
        </w:rPr>
        <w:drawing>
          <wp:anchor distT="0" distB="0" distL="114300" distR="114300" simplePos="0" relativeHeight="251660288" behindDoc="1" locked="0" layoutInCell="1" allowOverlap="1" wp14:anchorId="592AEDEF" wp14:editId="5EF6C71C">
            <wp:simplePos x="0" y="0"/>
            <wp:positionH relativeFrom="margin">
              <wp:posOffset>7216140</wp:posOffset>
            </wp:positionH>
            <wp:positionV relativeFrom="margin">
              <wp:posOffset>-630555</wp:posOffset>
            </wp:positionV>
            <wp:extent cx="1671955" cy="503555"/>
            <wp:effectExtent l="0" t="0" r="4445" b="0"/>
            <wp:wrapSquare wrapText="bothSides"/>
            <wp:docPr id="8" name="Kép 2" descr="N:\Erasmus_Plus\tka_logo_magyar_új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2" descr="N:\Erasmus_Plus\tka_logo_magyar_új.jpg"/>
                    <pic:cNvPicPr>
                      <a:picLocks noChangeAspect="1" noChangeArrowheads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955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w:drawing>
          <wp:anchor distT="0" distB="0" distL="114300" distR="114300" simplePos="0" relativeHeight="251659264" behindDoc="1" locked="0" layoutInCell="1" allowOverlap="1" wp14:anchorId="5FFDC5EC" wp14:editId="259ED3AA">
            <wp:simplePos x="0" y="0"/>
            <wp:positionH relativeFrom="column">
              <wp:posOffset>-16779</wp:posOffset>
            </wp:positionH>
            <wp:positionV relativeFrom="paragraph">
              <wp:posOffset>-217170</wp:posOffset>
            </wp:positionV>
            <wp:extent cx="1889634" cy="540000"/>
            <wp:effectExtent l="0" t="0" r="0" b="0"/>
            <wp:wrapNone/>
            <wp:docPr id="7" name="Kép 1" descr="N:\Erasmus_Plus\02_Erasmus\KA1\erasmus+logo_m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N:\Erasmus_Plus\02_Erasmus\KA1\erasmus+logo_mic.jpg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634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ins>
    <w:del w:id="246" w:author="Pribil-Kövesdy Döníz" w:date="2026-09-22T12:29:00Z" w16du:dateUtc="2026-09-22T16:29:00Z">
      <w:r w:rsidR="003D57D2">
        <w:rPr>
          <w:color w:val="999999"/>
          <w:sz w:val="16"/>
          <w:szCs w:val="16"/>
        </w:rPr>
        <w:tab/>
      </w:r>
      <w:r w:rsidR="003D57D2" w:rsidRPr="00F30D20">
        <w:rPr>
          <w:color w:val="999999"/>
          <w:sz w:val="16"/>
          <w:szCs w:val="16"/>
        </w:rPr>
        <w:tab/>
      </w:r>
      <w:r w:rsidR="003D57D2" w:rsidRPr="00F30D20">
        <w:rPr>
          <w:rStyle w:val="PageNumber"/>
          <w:color w:val="999999"/>
        </w:rPr>
        <w:fldChar w:fldCharType="begin"/>
      </w:r>
      <w:r w:rsidR="003D57D2" w:rsidRPr="00F30D20">
        <w:rPr>
          <w:rStyle w:val="PageNumber"/>
          <w:color w:val="999999"/>
        </w:rPr>
        <w:delInstrText xml:space="preserve"> PAGE </w:delInstrText>
      </w:r>
      <w:r w:rsidR="003D57D2" w:rsidRPr="00F30D20">
        <w:rPr>
          <w:rStyle w:val="PageNumber"/>
          <w:color w:val="999999"/>
        </w:rPr>
        <w:fldChar w:fldCharType="separate"/>
      </w:r>
      <w:r w:rsidR="004816AF">
        <w:rPr>
          <w:rStyle w:val="PageNumber"/>
          <w:noProof/>
          <w:color w:val="999999"/>
        </w:rPr>
        <w:delText>1</w:delText>
      </w:r>
      <w:r w:rsidR="003D57D2" w:rsidRPr="00F30D20">
        <w:rPr>
          <w:rStyle w:val="PageNumber"/>
          <w:color w:val="999999"/>
        </w:rPr>
        <w:fldChar w:fldCharType="end"/>
      </w:r>
      <w:r w:rsidR="003D57D2" w:rsidRPr="00F30D20">
        <w:rPr>
          <w:rStyle w:val="PageNumber"/>
          <w:color w:val="999999"/>
        </w:rPr>
        <w:delText>/</w:delText>
      </w:r>
      <w:r w:rsidR="003D57D2" w:rsidRPr="00F30D20">
        <w:rPr>
          <w:rStyle w:val="PageNumber"/>
          <w:color w:val="999999"/>
        </w:rPr>
        <w:fldChar w:fldCharType="begin"/>
      </w:r>
      <w:r w:rsidR="003D57D2" w:rsidRPr="00F30D20">
        <w:rPr>
          <w:rStyle w:val="PageNumber"/>
          <w:color w:val="999999"/>
        </w:rPr>
        <w:delInstrText xml:space="preserve"> NUMPAGES </w:delInstrText>
      </w:r>
      <w:r w:rsidR="003D57D2" w:rsidRPr="00F30D20">
        <w:rPr>
          <w:rStyle w:val="PageNumber"/>
          <w:color w:val="999999"/>
        </w:rPr>
        <w:fldChar w:fldCharType="separate"/>
      </w:r>
      <w:r w:rsidR="004816AF">
        <w:rPr>
          <w:rStyle w:val="PageNumber"/>
          <w:noProof/>
          <w:color w:val="999999"/>
        </w:rPr>
        <w:delText>1</w:delText>
      </w:r>
      <w:r w:rsidR="003D57D2" w:rsidRPr="00F30D20">
        <w:rPr>
          <w:rStyle w:val="PageNumber"/>
          <w:color w:val="999999"/>
        </w:rPr>
        <w:fldChar w:fldCharType="end"/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396197"/>
    <w:multiLevelType w:val="hybridMultilevel"/>
    <w:tmpl w:val="8D6CF664"/>
    <w:lvl w:ilvl="0" w:tplc="19F638F6">
      <w:numFmt w:val="bullet"/>
      <w:lvlText w:val=""/>
      <w:lvlJc w:val="left"/>
      <w:pPr>
        <w:tabs>
          <w:tab w:val="num" w:pos="480"/>
        </w:tabs>
        <w:ind w:left="480" w:hanging="360"/>
      </w:pPr>
      <w:rPr>
        <w:rFonts w:ascii="Symbol" w:eastAsia="Times New Roman" w:hAnsi="Symbol" w:cs="Times New Roman" w:hint="default"/>
      </w:rPr>
    </w:lvl>
    <w:lvl w:ilvl="1" w:tplc="08130003" w:tentative="1">
      <w:start w:val="1"/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tabs>
          <w:tab w:val="num" w:pos="2640"/>
        </w:tabs>
        <w:ind w:left="26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tabs>
          <w:tab w:val="num" w:pos="3360"/>
        </w:tabs>
        <w:ind w:left="33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tabs>
          <w:tab w:val="num" w:pos="4800"/>
        </w:tabs>
        <w:ind w:left="48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tabs>
          <w:tab w:val="num" w:pos="5520"/>
        </w:tabs>
        <w:ind w:left="55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</w:rPr>
    </w:lvl>
  </w:abstractNum>
  <w:abstractNum w:abstractNumId="1" w15:restartNumberingAfterBreak="0">
    <w:nsid w:val="0DFE78B9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1650329F"/>
    <w:multiLevelType w:val="hybridMultilevel"/>
    <w:tmpl w:val="0F6C272A"/>
    <w:lvl w:ilvl="0" w:tplc="10A00B18">
      <w:start w:val="1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7D5262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208F394F"/>
    <w:multiLevelType w:val="hybridMultilevel"/>
    <w:tmpl w:val="8D52FDAC"/>
    <w:lvl w:ilvl="0" w:tplc="F5D6B99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075FEB"/>
    <w:multiLevelType w:val="hybridMultilevel"/>
    <w:tmpl w:val="F7DA29A4"/>
    <w:lvl w:ilvl="0" w:tplc="B574D918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084A33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7" w15:restartNumberingAfterBreak="0">
    <w:nsid w:val="2FEC21C4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8" w15:restartNumberingAfterBreak="0">
    <w:nsid w:val="30446D97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9" w15:restartNumberingAfterBreak="0">
    <w:nsid w:val="3D7F02E2"/>
    <w:multiLevelType w:val="hybridMultilevel"/>
    <w:tmpl w:val="3A4E29C8"/>
    <w:lvl w:ilvl="0" w:tplc="FEACCE2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991331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1" w15:restartNumberingAfterBreak="0">
    <w:nsid w:val="529C7FD8"/>
    <w:multiLevelType w:val="hybridMultilevel"/>
    <w:tmpl w:val="8912F8AC"/>
    <w:lvl w:ilvl="0" w:tplc="19F638F6">
      <w:numFmt w:val="bullet"/>
      <w:lvlText w:val=""/>
      <w:lvlJc w:val="left"/>
      <w:pPr>
        <w:tabs>
          <w:tab w:val="num" w:pos="480"/>
        </w:tabs>
        <w:ind w:left="480" w:hanging="360"/>
      </w:pPr>
      <w:rPr>
        <w:rFonts w:ascii="Symbol" w:eastAsia="Times New Roman" w:hAnsi="Symbol" w:cs="Times New Roman" w:hint="default"/>
      </w:rPr>
    </w:lvl>
    <w:lvl w:ilvl="1" w:tplc="08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224C33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3" w15:restartNumberingAfterBreak="0">
    <w:nsid w:val="557A60BE"/>
    <w:multiLevelType w:val="hybridMultilevel"/>
    <w:tmpl w:val="5016CC84"/>
    <w:lvl w:ilvl="0" w:tplc="237E0A20">
      <w:start w:val="1"/>
      <w:numFmt w:val="bullet"/>
      <w:lvlText w:val=""/>
      <w:lvlJc w:val="left"/>
      <w:pPr>
        <w:tabs>
          <w:tab w:val="num" w:pos="1770"/>
        </w:tabs>
        <w:ind w:left="177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EB2050"/>
    <w:multiLevelType w:val="hybridMultilevel"/>
    <w:tmpl w:val="B05677BA"/>
    <w:lvl w:ilvl="0" w:tplc="4C40B9A8"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Arial" w:eastAsia="Times New Roman" w:hAnsi="Arial" w:cs="Arial" w:hint="default"/>
      </w:rPr>
    </w:lvl>
    <w:lvl w:ilvl="1" w:tplc="111A5430">
      <w:numFmt w:val="bullet"/>
      <w:lvlText w:val="-"/>
      <w:lvlJc w:val="left"/>
      <w:pPr>
        <w:tabs>
          <w:tab w:val="num" w:pos="738"/>
        </w:tabs>
        <w:ind w:left="738" w:hanging="360"/>
      </w:pPr>
      <w:rPr>
        <w:rFonts w:ascii="Arial" w:eastAsia="Times New Roman" w:hAnsi="Arial" w:hint="default"/>
      </w:rPr>
    </w:lvl>
    <w:lvl w:ilvl="2" w:tplc="08130005">
      <w:start w:val="1"/>
      <w:numFmt w:val="bullet"/>
      <w:lvlText w:val=""/>
      <w:lvlJc w:val="left"/>
      <w:pPr>
        <w:tabs>
          <w:tab w:val="num" w:pos="1458"/>
        </w:tabs>
        <w:ind w:left="1458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tabs>
          <w:tab w:val="num" w:pos="2178"/>
        </w:tabs>
        <w:ind w:left="2178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tabs>
          <w:tab w:val="num" w:pos="2898"/>
        </w:tabs>
        <w:ind w:left="2898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tabs>
          <w:tab w:val="num" w:pos="3618"/>
        </w:tabs>
        <w:ind w:left="3618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tabs>
          <w:tab w:val="num" w:pos="4338"/>
        </w:tabs>
        <w:ind w:left="4338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tabs>
          <w:tab w:val="num" w:pos="5058"/>
        </w:tabs>
        <w:ind w:left="5058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tabs>
          <w:tab w:val="num" w:pos="5778"/>
        </w:tabs>
        <w:ind w:left="5778" w:hanging="360"/>
      </w:pPr>
      <w:rPr>
        <w:rFonts w:ascii="Wingdings" w:hAnsi="Wingdings" w:hint="default"/>
      </w:rPr>
    </w:lvl>
  </w:abstractNum>
  <w:abstractNum w:abstractNumId="15" w15:restartNumberingAfterBreak="0">
    <w:nsid w:val="59572418"/>
    <w:multiLevelType w:val="hybridMultilevel"/>
    <w:tmpl w:val="2E3279AC"/>
    <w:lvl w:ilvl="0" w:tplc="6EC88E9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Arial" w:eastAsia="Times New Roman" w:hAnsi="Arial" w:cs="Arial" w:hint="default"/>
      </w:rPr>
    </w:lvl>
    <w:lvl w:ilvl="1" w:tplc="0813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08130005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C5A224B"/>
    <w:multiLevelType w:val="singleLevel"/>
    <w:tmpl w:val="0413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7" w15:restartNumberingAfterBreak="0">
    <w:nsid w:val="6730616D"/>
    <w:multiLevelType w:val="hybridMultilevel"/>
    <w:tmpl w:val="142C19CA"/>
    <w:lvl w:ilvl="0" w:tplc="B574D918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0813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13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13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13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13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13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13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13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F457762"/>
    <w:multiLevelType w:val="hybridMultilevel"/>
    <w:tmpl w:val="7C3ED6A2"/>
    <w:lvl w:ilvl="0" w:tplc="237E0A20">
      <w:start w:val="1"/>
      <w:numFmt w:val="bullet"/>
      <w:lvlText w:val=""/>
      <w:lvlJc w:val="left"/>
      <w:pPr>
        <w:tabs>
          <w:tab w:val="num" w:pos="1770"/>
        </w:tabs>
        <w:ind w:left="177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CC30F8"/>
    <w:multiLevelType w:val="multilevel"/>
    <w:tmpl w:val="5016CC84"/>
    <w:lvl w:ilvl="0">
      <w:start w:val="1"/>
      <w:numFmt w:val="bullet"/>
      <w:lvlText w:val=""/>
      <w:lvlJc w:val="left"/>
      <w:pPr>
        <w:tabs>
          <w:tab w:val="num" w:pos="1770"/>
        </w:tabs>
        <w:ind w:left="177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331F64"/>
    <w:multiLevelType w:val="hybridMultilevel"/>
    <w:tmpl w:val="BA0E310A"/>
    <w:lvl w:ilvl="0" w:tplc="8DA0C2B2">
      <w:start w:val="12"/>
      <w:numFmt w:val="bullet"/>
      <w:lvlText w:val="-"/>
      <w:lvlJc w:val="left"/>
      <w:pPr>
        <w:ind w:left="1404" w:hanging="360"/>
      </w:pPr>
      <w:rPr>
        <w:rFonts w:ascii="Calibri" w:eastAsia="Times New Roman" w:hAnsi="Calibri" w:cs="Calibri" w:hint="default"/>
      </w:rPr>
    </w:lvl>
    <w:lvl w:ilvl="1" w:tplc="08130003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21" w15:restartNumberingAfterBreak="0">
    <w:nsid w:val="771703CD"/>
    <w:multiLevelType w:val="hybridMultilevel"/>
    <w:tmpl w:val="E78C9D7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751907"/>
    <w:multiLevelType w:val="hybridMultilevel"/>
    <w:tmpl w:val="92CC30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244864">
    <w:abstractNumId w:val="7"/>
  </w:num>
  <w:num w:numId="2" w16cid:durableId="967665559">
    <w:abstractNumId w:val="18"/>
  </w:num>
  <w:num w:numId="3" w16cid:durableId="1155493910">
    <w:abstractNumId w:val="13"/>
  </w:num>
  <w:num w:numId="4" w16cid:durableId="1167139095">
    <w:abstractNumId w:val="19"/>
  </w:num>
  <w:num w:numId="5" w16cid:durableId="253129381">
    <w:abstractNumId w:val="14"/>
  </w:num>
  <w:num w:numId="6" w16cid:durableId="561478446">
    <w:abstractNumId w:val="0"/>
  </w:num>
  <w:num w:numId="7" w16cid:durableId="1075932994">
    <w:abstractNumId w:val="11"/>
  </w:num>
  <w:num w:numId="8" w16cid:durableId="1754085673">
    <w:abstractNumId w:val="3"/>
  </w:num>
  <w:num w:numId="9" w16cid:durableId="1985700595">
    <w:abstractNumId w:val="8"/>
  </w:num>
  <w:num w:numId="10" w16cid:durableId="302389582">
    <w:abstractNumId w:val="15"/>
  </w:num>
  <w:num w:numId="11" w16cid:durableId="562567880">
    <w:abstractNumId w:val="1"/>
  </w:num>
  <w:num w:numId="12" w16cid:durableId="1865360495">
    <w:abstractNumId w:val="6"/>
  </w:num>
  <w:num w:numId="13" w16cid:durableId="1474062070">
    <w:abstractNumId w:val="16"/>
  </w:num>
  <w:num w:numId="14" w16cid:durableId="799884367">
    <w:abstractNumId w:val="10"/>
  </w:num>
  <w:num w:numId="15" w16cid:durableId="1946644270">
    <w:abstractNumId w:val="12"/>
  </w:num>
  <w:num w:numId="16" w16cid:durableId="1960526027">
    <w:abstractNumId w:val="5"/>
  </w:num>
  <w:num w:numId="17" w16cid:durableId="646907759">
    <w:abstractNumId w:val="14"/>
  </w:num>
  <w:num w:numId="18" w16cid:durableId="2146315720">
    <w:abstractNumId w:val="15"/>
  </w:num>
  <w:num w:numId="19" w16cid:durableId="269436020">
    <w:abstractNumId w:val="17"/>
  </w:num>
  <w:num w:numId="20" w16cid:durableId="633949535">
    <w:abstractNumId w:val="20"/>
  </w:num>
  <w:num w:numId="21" w16cid:durableId="988559677">
    <w:abstractNumId w:val="9"/>
  </w:num>
  <w:num w:numId="22" w16cid:durableId="1675256750">
    <w:abstractNumId w:val="2"/>
  </w:num>
  <w:num w:numId="23" w16cid:durableId="681128744">
    <w:abstractNumId w:val="21"/>
  </w:num>
  <w:num w:numId="24" w16cid:durableId="775253285">
    <w:abstractNumId w:val="22"/>
  </w:num>
  <w:num w:numId="25" w16cid:durableId="1755278580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8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C51"/>
    <w:rsid w:val="00001C51"/>
    <w:rsid w:val="0000583E"/>
    <w:rsid w:val="00012CAE"/>
    <w:rsid w:val="000255F8"/>
    <w:rsid w:val="00031523"/>
    <w:rsid w:val="00045F9D"/>
    <w:rsid w:val="00062E30"/>
    <w:rsid w:val="000760CA"/>
    <w:rsid w:val="000767B8"/>
    <w:rsid w:val="00081A87"/>
    <w:rsid w:val="00085883"/>
    <w:rsid w:val="000A013F"/>
    <w:rsid w:val="000C2F61"/>
    <w:rsid w:val="000E027A"/>
    <w:rsid w:val="000F0F5C"/>
    <w:rsid w:val="00107FC4"/>
    <w:rsid w:val="00122D91"/>
    <w:rsid w:val="00141557"/>
    <w:rsid w:val="00141B84"/>
    <w:rsid w:val="0014635B"/>
    <w:rsid w:val="0017216D"/>
    <w:rsid w:val="00186714"/>
    <w:rsid w:val="001A5FF3"/>
    <w:rsid w:val="001B1631"/>
    <w:rsid w:val="001C08D6"/>
    <w:rsid w:val="001D6EEF"/>
    <w:rsid w:val="001E341F"/>
    <w:rsid w:val="001E7CF6"/>
    <w:rsid w:val="002014C9"/>
    <w:rsid w:val="00220A7D"/>
    <w:rsid w:val="00221BEA"/>
    <w:rsid w:val="002317C4"/>
    <w:rsid w:val="00233F51"/>
    <w:rsid w:val="00245AB2"/>
    <w:rsid w:val="002466C0"/>
    <w:rsid w:val="0025145F"/>
    <w:rsid w:val="00256DBA"/>
    <w:rsid w:val="0026089D"/>
    <w:rsid w:val="00263BCC"/>
    <w:rsid w:val="002650C8"/>
    <w:rsid w:val="002764C7"/>
    <w:rsid w:val="00277AFD"/>
    <w:rsid w:val="0028273C"/>
    <w:rsid w:val="00293950"/>
    <w:rsid w:val="00293B8B"/>
    <w:rsid w:val="00297A8C"/>
    <w:rsid w:val="002A2B70"/>
    <w:rsid w:val="002A34AE"/>
    <w:rsid w:val="002A520F"/>
    <w:rsid w:val="002B04BE"/>
    <w:rsid w:val="002D646E"/>
    <w:rsid w:val="002E2F34"/>
    <w:rsid w:val="002E38FF"/>
    <w:rsid w:val="002F3AE3"/>
    <w:rsid w:val="00313D3F"/>
    <w:rsid w:val="00315652"/>
    <w:rsid w:val="003161FE"/>
    <w:rsid w:val="00323707"/>
    <w:rsid w:val="00327D15"/>
    <w:rsid w:val="00331F9C"/>
    <w:rsid w:val="00332523"/>
    <w:rsid w:val="003416D5"/>
    <w:rsid w:val="00345876"/>
    <w:rsid w:val="00361A28"/>
    <w:rsid w:val="0037482E"/>
    <w:rsid w:val="0037533C"/>
    <w:rsid w:val="0037614D"/>
    <w:rsid w:val="00377CBE"/>
    <w:rsid w:val="00391C9E"/>
    <w:rsid w:val="00394ACC"/>
    <w:rsid w:val="003953FA"/>
    <w:rsid w:val="003969FE"/>
    <w:rsid w:val="003A0F2E"/>
    <w:rsid w:val="003A59E4"/>
    <w:rsid w:val="003A6745"/>
    <w:rsid w:val="003C2C83"/>
    <w:rsid w:val="003C7BD1"/>
    <w:rsid w:val="003D01DD"/>
    <w:rsid w:val="003D57D2"/>
    <w:rsid w:val="003F4C86"/>
    <w:rsid w:val="004312A8"/>
    <w:rsid w:val="00440F44"/>
    <w:rsid w:val="00475D78"/>
    <w:rsid w:val="004816AF"/>
    <w:rsid w:val="004834D5"/>
    <w:rsid w:val="004865CE"/>
    <w:rsid w:val="00494C6B"/>
    <w:rsid w:val="00497683"/>
    <w:rsid w:val="004A1E97"/>
    <w:rsid w:val="004B3A33"/>
    <w:rsid w:val="004B64EF"/>
    <w:rsid w:val="004E2E24"/>
    <w:rsid w:val="004E419E"/>
    <w:rsid w:val="004E628A"/>
    <w:rsid w:val="00517FD8"/>
    <w:rsid w:val="00524D31"/>
    <w:rsid w:val="00526B19"/>
    <w:rsid w:val="00531E2C"/>
    <w:rsid w:val="00537336"/>
    <w:rsid w:val="005471C1"/>
    <w:rsid w:val="00554579"/>
    <w:rsid w:val="005672A7"/>
    <w:rsid w:val="00570F75"/>
    <w:rsid w:val="00582423"/>
    <w:rsid w:val="00583468"/>
    <w:rsid w:val="0058512B"/>
    <w:rsid w:val="00585331"/>
    <w:rsid w:val="005A5953"/>
    <w:rsid w:val="005C5A5E"/>
    <w:rsid w:val="005D019F"/>
    <w:rsid w:val="005D40AB"/>
    <w:rsid w:val="005D5473"/>
    <w:rsid w:val="005E27CA"/>
    <w:rsid w:val="005E7328"/>
    <w:rsid w:val="005E7FFD"/>
    <w:rsid w:val="005F307B"/>
    <w:rsid w:val="005F331A"/>
    <w:rsid w:val="005F6DC1"/>
    <w:rsid w:val="006114BC"/>
    <w:rsid w:val="0061350B"/>
    <w:rsid w:val="00613D53"/>
    <w:rsid w:val="00617B7E"/>
    <w:rsid w:val="0063776B"/>
    <w:rsid w:val="006421D7"/>
    <w:rsid w:val="006438E4"/>
    <w:rsid w:val="00646D28"/>
    <w:rsid w:val="0065087F"/>
    <w:rsid w:val="00670FC8"/>
    <w:rsid w:val="0067146E"/>
    <w:rsid w:val="006758F2"/>
    <w:rsid w:val="00686BE4"/>
    <w:rsid w:val="006A3F17"/>
    <w:rsid w:val="006A42A0"/>
    <w:rsid w:val="006B18B3"/>
    <w:rsid w:val="006B2FF9"/>
    <w:rsid w:val="006B4808"/>
    <w:rsid w:val="006C40CF"/>
    <w:rsid w:val="006D0C81"/>
    <w:rsid w:val="006D3FEC"/>
    <w:rsid w:val="006D55DE"/>
    <w:rsid w:val="006D6282"/>
    <w:rsid w:val="006F285C"/>
    <w:rsid w:val="00701C55"/>
    <w:rsid w:val="007030F2"/>
    <w:rsid w:val="00706E4A"/>
    <w:rsid w:val="0071785B"/>
    <w:rsid w:val="00717C2A"/>
    <w:rsid w:val="00721646"/>
    <w:rsid w:val="007312F5"/>
    <w:rsid w:val="00741C3B"/>
    <w:rsid w:val="0074549C"/>
    <w:rsid w:val="00745992"/>
    <w:rsid w:val="00754AC8"/>
    <w:rsid w:val="007623E3"/>
    <w:rsid w:val="00764DB5"/>
    <w:rsid w:val="00765123"/>
    <w:rsid w:val="00765248"/>
    <w:rsid w:val="00770B7A"/>
    <w:rsid w:val="007A44BB"/>
    <w:rsid w:val="007A6560"/>
    <w:rsid w:val="007A7D9F"/>
    <w:rsid w:val="007C10F6"/>
    <w:rsid w:val="007C2F9B"/>
    <w:rsid w:val="007D34DD"/>
    <w:rsid w:val="007D3FE6"/>
    <w:rsid w:val="007D735A"/>
    <w:rsid w:val="007F0A0C"/>
    <w:rsid w:val="007F6B0C"/>
    <w:rsid w:val="008069BF"/>
    <w:rsid w:val="00811FB6"/>
    <w:rsid w:val="008123AD"/>
    <w:rsid w:val="008408D7"/>
    <w:rsid w:val="008455FA"/>
    <w:rsid w:val="00854C26"/>
    <w:rsid w:val="00866058"/>
    <w:rsid w:val="00866D06"/>
    <w:rsid w:val="00871F00"/>
    <w:rsid w:val="00873813"/>
    <w:rsid w:val="00875E83"/>
    <w:rsid w:val="008865B2"/>
    <w:rsid w:val="00891809"/>
    <w:rsid w:val="008A30BB"/>
    <w:rsid w:val="008A5AA8"/>
    <w:rsid w:val="008B29AE"/>
    <w:rsid w:val="008B7245"/>
    <w:rsid w:val="008D4171"/>
    <w:rsid w:val="008E02E8"/>
    <w:rsid w:val="008F00C5"/>
    <w:rsid w:val="00902218"/>
    <w:rsid w:val="00921397"/>
    <w:rsid w:val="009270EE"/>
    <w:rsid w:val="009373A5"/>
    <w:rsid w:val="00950EEA"/>
    <w:rsid w:val="00953F76"/>
    <w:rsid w:val="00956047"/>
    <w:rsid w:val="00960A4F"/>
    <w:rsid w:val="00966302"/>
    <w:rsid w:val="00970263"/>
    <w:rsid w:val="00975B05"/>
    <w:rsid w:val="009844AA"/>
    <w:rsid w:val="00987A1A"/>
    <w:rsid w:val="00992649"/>
    <w:rsid w:val="009A4645"/>
    <w:rsid w:val="009C1CF1"/>
    <w:rsid w:val="009D47B8"/>
    <w:rsid w:val="00A03CB3"/>
    <w:rsid w:val="00A1440D"/>
    <w:rsid w:val="00A236F9"/>
    <w:rsid w:val="00A42F9E"/>
    <w:rsid w:val="00A447D1"/>
    <w:rsid w:val="00A668E5"/>
    <w:rsid w:val="00A7004F"/>
    <w:rsid w:val="00A702C3"/>
    <w:rsid w:val="00A73130"/>
    <w:rsid w:val="00A75846"/>
    <w:rsid w:val="00A848B4"/>
    <w:rsid w:val="00A856B7"/>
    <w:rsid w:val="00A917B3"/>
    <w:rsid w:val="00A92A50"/>
    <w:rsid w:val="00AA67F1"/>
    <w:rsid w:val="00AA6B52"/>
    <w:rsid w:val="00AB1012"/>
    <w:rsid w:val="00AD06DF"/>
    <w:rsid w:val="00AE2DAA"/>
    <w:rsid w:val="00B37CBB"/>
    <w:rsid w:val="00B5330A"/>
    <w:rsid w:val="00B546BF"/>
    <w:rsid w:val="00B67CD2"/>
    <w:rsid w:val="00B86BDA"/>
    <w:rsid w:val="00B9586E"/>
    <w:rsid w:val="00BA5BE1"/>
    <w:rsid w:val="00BC1FD8"/>
    <w:rsid w:val="00BD2598"/>
    <w:rsid w:val="00BD4030"/>
    <w:rsid w:val="00BD6B7F"/>
    <w:rsid w:val="00BE09C9"/>
    <w:rsid w:val="00BE2601"/>
    <w:rsid w:val="00BF37AC"/>
    <w:rsid w:val="00BF6EA8"/>
    <w:rsid w:val="00C37EAD"/>
    <w:rsid w:val="00C43F72"/>
    <w:rsid w:val="00C703E6"/>
    <w:rsid w:val="00C72E04"/>
    <w:rsid w:val="00C741DF"/>
    <w:rsid w:val="00CA1E40"/>
    <w:rsid w:val="00CA54AF"/>
    <w:rsid w:val="00CB2697"/>
    <w:rsid w:val="00CE0B68"/>
    <w:rsid w:val="00CE4BFF"/>
    <w:rsid w:val="00CE72B8"/>
    <w:rsid w:val="00CF31F8"/>
    <w:rsid w:val="00D034A4"/>
    <w:rsid w:val="00D12036"/>
    <w:rsid w:val="00D2147B"/>
    <w:rsid w:val="00D23203"/>
    <w:rsid w:val="00D30322"/>
    <w:rsid w:val="00D34C78"/>
    <w:rsid w:val="00D43B2C"/>
    <w:rsid w:val="00D44272"/>
    <w:rsid w:val="00D5582B"/>
    <w:rsid w:val="00D802E7"/>
    <w:rsid w:val="00D92EDA"/>
    <w:rsid w:val="00DA28E5"/>
    <w:rsid w:val="00DA3816"/>
    <w:rsid w:val="00DB30AA"/>
    <w:rsid w:val="00DD3362"/>
    <w:rsid w:val="00DE48A4"/>
    <w:rsid w:val="00E137EB"/>
    <w:rsid w:val="00E173B0"/>
    <w:rsid w:val="00E24AC8"/>
    <w:rsid w:val="00E305AE"/>
    <w:rsid w:val="00E31F24"/>
    <w:rsid w:val="00E447FB"/>
    <w:rsid w:val="00E56266"/>
    <w:rsid w:val="00E67C6B"/>
    <w:rsid w:val="00E7062D"/>
    <w:rsid w:val="00E7139C"/>
    <w:rsid w:val="00E72732"/>
    <w:rsid w:val="00E72D64"/>
    <w:rsid w:val="00E74ECA"/>
    <w:rsid w:val="00E94922"/>
    <w:rsid w:val="00EA78CF"/>
    <w:rsid w:val="00EC1C43"/>
    <w:rsid w:val="00ED3E97"/>
    <w:rsid w:val="00EF5D77"/>
    <w:rsid w:val="00F00AF8"/>
    <w:rsid w:val="00F1745F"/>
    <w:rsid w:val="00F215C4"/>
    <w:rsid w:val="00F304F0"/>
    <w:rsid w:val="00F30D20"/>
    <w:rsid w:val="00F340A0"/>
    <w:rsid w:val="00F36CF3"/>
    <w:rsid w:val="00F520F7"/>
    <w:rsid w:val="00F62D18"/>
    <w:rsid w:val="00F64AC6"/>
    <w:rsid w:val="00F80334"/>
    <w:rsid w:val="00FA55B0"/>
    <w:rsid w:val="00FB6B91"/>
    <w:rsid w:val="00FC502E"/>
    <w:rsid w:val="00FE4F68"/>
    <w:rsid w:val="00FE6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119873"/>
  <w15:chartTrackingRefBased/>
  <w15:docId w15:val="{353D0F14-B473-4680-80FF-79E827E07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  <w:pPrChange w:id="0" w:author="Pribil-Kövesdy Döníz" w:date="2026-09-22T12:29:00Z">
        <w:pPr/>
      </w:pPrChange>
    </w:pPr>
    <w:rPr>
      <w:rFonts w:asciiTheme="minorHAnsi" w:eastAsiaTheme="minorHAnsi" w:hAnsiTheme="minorHAnsi" w:cstheme="minorBidi"/>
      <w:sz w:val="22"/>
      <w:szCs w:val="22"/>
      <w:lang w:val="hu-HU" w:eastAsia="en-US"/>
      <w:rPrChange w:id="0" w:author="Pribil-Kövesdy Döníz" w:date="2026-09-22T12:29:00Z">
        <w:rPr>
          <w:rFonts w:ascii="Arial" w:hAnsi="Arial"/>
          <w:sz w:val="22"/>
          <w:szCs w:val="22"/>
          <w:lang w:val="nl-BE" w:eastAsia="nl-BE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estektitel">
    <w:name w:val="bestektitel"/>
    <w:basedOn w:val="Normal"/>
    <w:rsid w:val="00987A1A"/>
    <w:rPr>
      <w:rFonts w:ascii="Tahoma" w:hAnsi="Tahoma"/>
      <w:b/>
      <w:caps/>
    </w:rPr>
  </w:style>
  <w:style w:type="paragraph" w:customStyle="1" w:styleId="besteksubtitel">
    <w:name w:val="besteksubtitel"/>
    <w:basedOn w:val="Normal"/>
    <w:rsid w:val="00987A1A"/>
    <w:rPr>
      <w:rFonts w:ascii="Tahoma" w:hAnsi="Tahoma"/>
      <w:b/>
      <w:caps/>
      <w:sz w:val="20"/>
      <w:szCs w:val="20"/>
    </w:rPr>
  </w:style>
  <w:style w:type="paragraph" w:customStyle="1" w:styleId="bestektekst">
    <w:name w:val="bestektekst"/>
    <w:basedOn w:val="Normal"/>
    <w:link w:val="bestektekstChar"/>
    <w:rsid w:val="00987A1A"/>
    <w:rPr>
      <w:sz w:val="20"/>
    </w:rPr>
  </w:style>
  <w:style w:type="paragraph" w:customStyle="1" w:styleId="bestekproduct">
    <w:name w:val="bestekproduct"/>
    <w:basedOn w:val="Normal"/>
    <w:rsid w:val="00987A1A"/>
    <w:rPr>
      <w:caps/>
      <w:color w:val="008000"/>
      <w:sz w:val="20"/>
      <w:szCs w:val="20"/>
    </w:rPr>
  </w:style>
  <w:style w:type="paragraph" w:customStyle="1" w:styleId="bestekwaarden">
    <w:name w:val="bestekwaarden"/>
    <w:basedOn w:val="Normal"/>
    <w:link w:val="bestekwaardenChar"/>
    <w:rsid w:val="00987A1A"/>
    <w:rPr>
      <w:color w:val="FF0000"/>
      <w:sz w:val="20"/>
    </w:rPr>
  </w:style>
  <w:style w:type="paragraph" w:customStyle="1" w:styleId="bestekproducttitel">
    <w:name w:val="bestekproducttitel"/>
    <w:basedOn w:val="bestekproduct"/>
    <w:rsid w:val="007A7D9F"/>
    <w:rPr>
      <w:rFonts w:ascii="Tahoma" w:hAnsi="Tahoma"/>
      <w:sz w:val="24"/>
    </w:rPr>
  </w:style>
  <w:style w:type="character" w:styleId="Hyperlink">
    <w:name w:val="Hyperlink"/>
    <w:basedOn w:val="DefaultParagraphFont"/>
    <w:uiPriority w:val="99"/>
    <w:unhideWhenUsed/>
    <w:rsid w:val="004B3A33"/>
    <w:rPr>
      <w:color w:val="0563C1" w:themeColor="hyperlink"/>
      <w:u w:val="single"/>
      <w:rPrChange w:id="1" w:author="Pribil-Kövesdy Döníz" w:date="2026-09-22T12:29:00Z">
        <w:rPr>
          <w:color w:val="0000FF"/>
          <w:u w:val="single"/>
        </w:rPr>
      </w:rPrChange>
    </w:rPr>
  </w:style>
  <w:style w:type="paragraph" w:customStyle="1" w:styleId="bestekproductserie">
    <w:name w:val="bestekproductserie"/>
    <w:basedOn w:val="besteksubtitel"/>
    <w:rsid w:val="00BD4030"/>
    <w:rPr>
      <w:b w:val="0"/>
      <w:color w:val="008000"/>
    </w:rPr>
  </w:style>
  <w:style w:type="character" w:customStyle="1" w:styleId="bestekwaardenChar">
    <w:name w:val="bestekwaarden Char"/>
    <w:link w:val="bestekwaarden"/>
    <w:rsid w:val="00BD4030"/>
    <w:rPr>
      <w:rFonts w:ascii="Arial" w:hAnsi="Arial"/>
      <w:color w:val="FF0000"/>
      <w:szCs w:val="22"/>
      <w:lang w:val="nl-BE" w:eastAsia="nl-BE" w:bidi="ar-SA"/>
    </w:rPr>
  </w:style>
  <w:style w:type="paragraph" w:styleId="PlainText">
    <w:name w:val="Plain Text"/>
    <w:basedOn w:val="Normal"/>
    <w:rsid w:val="00BE09C9"/>
    <w:pPr>
      <w:autoSpaceDE w:val="0"/>
      <w:autoSpaceDN w:val="0"/>
    </w:pPr>
    <w:rPr>
      <w:rFonts w:ascii="Courier New" w:hAnsi="Courier New" w:cs="Courier New"/>
      <w:sz w:val="20"/>
      <w:szCs w:val="20"/>
      <w:lang w:val="nl-NL"/>
    </w:rPr>
  </w:style>
  <w:style w:type="character" w:customStyle="1" w:styleId="bestektekstChar">
    <w:name w:val="bestektekst Char"/>
    <w:link w:val="bestektekst"/>
    <w:rsid w:val="00524D31"/>
    <w:rPr>
      <w:rFonts w:ascii="Arial" w:hAnsi="Arial"/>
      <w:szCs w:val="22"/>
      <w:lang w:val="nl-BE" w:eastAsia="nl-BE" w:bidi="ar-SA"/>
    </w:rPr>
  </w:style>
  <w:style w:type="paragraph" w:customStyle="1" w:styleId="keuzes">
    <w:name w:val="keuzes"/>
    <w:basedOn w:val="bestekwaarden"/>
    <w:rsid w:val="00313D3F"/>
    <w:rPr>
      <w:szCs w:val="20"/>
    </w:rPr>
  </w:style>
  <w:style w:type="paragraph" w:styleId="Header">
    <w:name w:val="header"/>
    <w:basedOn w:val="Normal"/>
    <w:link w:val="Head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2" w:author="Pribil-Kövesdy Döníz" w:date="2026-09-22T12:29:00Z">
        <w:pPr>
          <w:tabs>
            <w:tab w:val="center" w:pos="4536"/>
            <w:tab w:val="right" w:pos="9072"/>
          </w:tabs>
          <w:spacing w:after="200" w:line="276" w:lineRule="auto"/>
        </w:pPr>
      </w:pPrChange>
    </w:pPr>
    <w:rPr>
      <w:rPrChange w:id="2" w:author="Pribil-Kövesdy Döníz" w:date="2026-09-22T12:29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paragraph" w:styleId="Footer">
    <w:name w:val="footer"/>
    <w:basedOn w:val="Normal"/>
    <w:link w:val="FooterChar"/>
    <w:uiPriority w:val="99"/>
    <w:unhideWhenUsed/>
    <w:rsid w:val="0061350B"/>
    <w:pPr>
      <w:tabs>
        <w:tab w:val="center" w:pos="4536"/>
        <w:tab w:val="right" w:pos="9072"/>
      </w:tabs>
      <w:spacing w:after="0" w:line="240" w:lineRule="auto"/>
      <w:pPrChange w:id="3" w:author="Pribil-Kövesdy Döníz" w:date="2026-09-22T12:29:00Z">
        <w:pPr>
          <w:tabs>
            <w:tab w:val="center" w:pos="4536"/>
            <w:tab w:val="right" w:pos="9072"/>
          </w:tabs>
          <w:spacing w:after="200" w:line="276" w:lineRule="auto"/>
        </w:pPr>
      </w:pPrChange>
    </w:pPr>
    <w:rPr>
      <w:rPrChange w:id="3" w:author="Pribil-Kövesdy Döníz" w:date="2026-09-22T12:29:00Z">
        <w:rPr>
          <w:rFonts w:asciiTheme="minorHAnsi" w:eastAsiaTheme="minorHAnsi" w:hAnsiTheme="minorHAnsi" w:cstheme="minorBidi"/>
          <w:sz w:val="22"/>
          <w:szCs w:val="22"/>
          <w:lang w:val="hu-HU" w:eastAsia="en-US" w:bidi="ar-SA"/>
        </w:rPr>
      </w:rPrChange>
    </w:rPr>
  </w:style>
  <w:style w:type="character" w:styleId="PageNumber">
    <w:name w:val="page number"/>
    <w:rsid w:val="00F30D20"/>
    <w:rPr>
      <w:rFonts w:ascii="Arial" w:hAnsi="Arial"/>
      <w:color w:val="808080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20F7"/>
    <w:pPr>
      <w:spacing w:after="0" w:line="240" w:lineRule="auto"/>
      <w:pPrChange w:id="4" w:author="Pribil-Kövesdy Döníz" w:date="2026-09-22T12:29:00Z">
        <w:pPr>
          <w:spacing w:after="200" w:line="276" w:lineRule="auto"/>
        </w:pPr>
      </w:pPrChange>
    </w:pPr>
    <w:rPr>
      <w:rFonts w:ascii="Tahoma" w:hAnsi="Tahoma" w:cs="Tahoma"/>
      <w:sz w:val="16"/>
      <w:szCs w:val="16"/>
      <w:rPrChange w:id="4" w:author="Pribil-Kövesdy Döníz" w:date="2026-09-22T12:29:00Z">
        <w:rPr>
          <w:rFonts w:ascii="Tahoma" w:eastAsiaTheme="minorHAnsi" w:hAnsi="Tahoma" w:cs="Tahoma"/>
          <w:sz w:val="16"/>
          <w:szCs w:val="16"/>
          <w:lang w:val="hu-HU" w:eastAsia="en-US" w:bidi="ar-SA"/>
        </w:rPr>
      </w:rPrChange>
    </w:rPr>
  </w:style>
  <w:style w:type="character" w:styleId="Strong">
    <w:name w:val="Strong"/>
    <w:uiPriority w:val="22"/>
    <w:qFormat/>
    <w:rsid w:val="00E7062D"/>
    <w:rPr>
      <w:b/>
      <w:bCs/>
    </w:rPr>
  </w:style>
  <w:style w:type="paragraph" w:customStyle="1" w:styleId="Default">
    <w:name w:val="Default"/>
    <w:rsid w:val="00361A28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nl-BE" w:eastAsia="nl-BE"/>
    </w:rPr>
  </w:style>
  <w:style w:type="paragraph" w:styleId="ListParagraph">
    <w:name w:val="List Paragraph"/>
    <w:basedOn w:val="Normal"/>
    <w:uiPriority w:val="34"/>
    <w:qFormat/>
    <w:rsid w:val="00A236F9"/>
    <w:pPr>
      <w:ind w:left="720"/>
      <w:contextualSpacing/>
      <w:pPrChange w:id="5" w:author="Pribil-Kövesdy Döníz" w:date="2026-09-22T12:29:00Z">
        <w:pPr>
          <w:spacing w:after="200" w:line="276" w:lineRule="auto"/>
          <w:ind w:left="720"/>
          <w:contextualSpacing/>
        </w:pPr>
      </w:pPrChange>
    </w:pPr>
    <w:rPr>
      <w:rPrChange w:id="5" w:author="Pribil-Kövesdy Döníz" w:date="2026-09-22T12:29:00Z">
        <w:rPr>
          <w:rFonts w:ascii="Courier New" w:eastAsiaTheme="minorHAnsi" w:hAnsi="Courier New" w:cstheme="minorBidi"/>
          <w:sz w:val="24"/>
          <w:lang w:val="nl-NL" w:eastAsia="nl-NL" w:bidi="ar-SA"/>
        </w:rPr>
      </w:rPrChange>
    </w:rPr>
  </w:style>
  <w:style w:type="table" w:styleId="TableGrid">
    <w:name w:val="Table Grid"/>
    <w:basedOn w:val="TableNormal"/>
    <w:uiPriority w:val="59"/>
    <w:rsid w:val="007312F5"/>
    <w:rPr>
      <w:lang w:val="nl-BE" w:eastAsia="nl-B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6B52"/>
    <w:rPr>
      <w:rFonts w:ascii="Tahoma" w:eastAsiaTheme="minorHAnsi" w:hAnsi="Tahoma" w:cs="Tahoma"/>
      <w:sz w:val="16"/>
      <w:szCs w:val="16"/>
      <w:lang w:val="hu-HU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AA6B52"/>
    <w:rPr>
      <w:rFonts w:asciiTheme="minorHAnsi" w:eastAsiaTheme="minorHAnsi" w:hAnsiTheme="minorHAnsi" w:cstheme="minorBidi"/>
      <w:sz w:val="22"/>
      <w:szCs w:val="22"/>
      <w:lang w:val="hu-HU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AA6B52"/>
    <w:rPr>
      <w:rFonts w:asciiTheme="minorHAnsi" w:eastAsiaTheme="minorHAnsi" w:hAnsiTheme="minorHAnsi" w:cstheme="minorBidi"/>
      <w:sz w:val="22"/>
      <w:szCs w:val="22"/>
      <w:lang w:val="hu-H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66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76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4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99958">
          <w:marLeft w:val="0"/>
          <w:marRight w:val="0"/>
          <w:marTop w:val="0"/>
          <w:marBottom w:val="0"/>
          <w:divBdr>
            <w:top w:val="single" w:sz="2" w:space="0" w:color="FF00FF"/>
            <w:left w:val="single" w:sz="2" w:space="0" w:color="FF00FF"/>
            <w:bottom w:val="single" w:sz="2" w:space="0" w:color="FF00FF"/>
            <w:right w:val="single" w:sz="2" w:space="0" w:color="FF00FF"/>
          </w:divBdr>
          <w:divsChild>
            <w:div w:id="1478524689">
              <w:marLeft w:val="0"/>
              <w:marRight w:val="0"/>
              <w:marTop w:val="0"/>
              <w:marBottom w:val="0"/>
              <w:divBdr>
                <w:top w:val="single" w:sz="2" w:space="0" w:color="FF00FF"/>
                <w:left w:val="single" w:sz="2" w:space="0" w:color="FF00FF"/>
                <w:bottom w:val="single" w:sz="2" w:space="0" w:color="FF00FF"/>
                <w:right w:val="single" w:sz="2" w:space="0" w:color="FF00FF"/>
              </w:divBdr>
              <w:divsChild>
                <w:div w:id="730538018">
                  <w:marLeft w:val="0"/>
                  <w:marRight w:val="0"/>
                  <w:marTop w:val="0"/>
                  <w:marBottom w:val="0"/>
                  <w:divBdr>
                    <w:top w:val="single" w:sz="2" w:space="0" w:color="FF00FF"/>
                    <w:left w:val="single" w:sz="6" w:space="0" w:color="CCCCCC"/>
                    <w:bottom w:val="single" w:sz="2" w:space="0" w:color="FF00FF"/>
                    <w:right w:val="single" w:sz="6" w:space="0" w:color="CCCCCC"/>
                  </w:divBdr>
                  <w:divsChild>
                    <w:div w:id="17136491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00FF"/>
                        <w:left w:val="single" w:sz="6" w:space="0" w:color="CCCCCC"/>
                        <w:bottom w:val="single" w:sz="2" w:space="0" w:color="FF00FF"/>
                        <w:right w:val="single" w:sz="2" w:space="0" w:color="FF00FF"/>
                      </w:divBdr>
                      <w:divsChild>
                        <w:div w:id="1795252277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single" w:sz="2" w:space="0" w:color="FF00FF"/>
                            <w:left w:val="single" w:sz="2" w:space="0" w:color="FF00FF"/>
                            <w:bottom w:val="single" w:sz="2" w:space="0" w:color="FF00FF"/>
                            <w:right w:val="single" w:sz="2" w:space="0" w:color="FF00FF"/>
                          </w:divBdr>
                          <w:divsChild>
                            <w:div w:id="1107697145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single" w:sz="2" w:space="0" w:color="FF00FF"/>
                                <w:left w:val="single" w:sz="2" w:space="0" w:color="FF00FF"/>
                                <w:bottom w:val="single" w:sz="2" w:space="0" w:color="FF00FF"/>
                                <w:right w:val="single" w:sz="2" w:space="0" w:color="FF00FF"/>
                              </w:divBdr>
                              <w:divsChild>
                                <w:div w:id="1626890078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single" w:sz="2" w:space="0" w:color="FF00FF"/>
                                    <w:left w:val="single" w:sz="2" w:space="0" w:color="FF00FF"/>
                                    <w:bottom w:val="single" w:sz="2" w:space="0" w:color="FF00FF"/>
                                    <w:right w:val="single" w:sz="2" w:space="0" w:color="FF00FF"/>
                                  </w:divBdr>
                                  <w:divsChild>
                                    <w:div w:id="50050911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2" w:space="0" w:color="FF00FF"/>
                                        <w:left w:val="single" w:sz="2" w:space="0" w:color="FF00FF"/>
                                        <w:bottom w:val="single" w:sz="2" w:space="0" w:color="FF00FF"/>
                                        <w:right w:val="single" w:sz="2" w:space="0" w:color="FF00FF"/>
                                      </w:divBdr>
                                      <w:divsChild>
                                        <w:div w:id="182864475">
                                          <w:marLeft w:val="0"/>
                                          <w:marRight w:val="0"/>
                                          <w:marTop w:val="0"/>
                                          <w:marBottom w:val="240"/>
                                          <w:divBdr>
                                            <w:top w:val="single" w:sz="2" w:space="0" w:color="FF00FF"/>
                                            <w:left w:val="single" w:sz="2" w:space="0" w:color="FF00FF"/>
                                            <w:bottom w:val="single" w:sz="2" w:space="0" w:color="FF00FF"/>
                                            <w:right w:val="single" w:sz="2" w:space="0" w:color="FF00FF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0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35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61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8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1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74765">
          <w:marLeft w:val="0"/>
          <w:marRight w:val="0"/>
          <w:marTop w:val="0"/>
          <w:marBottom w:val="0"/>
          <w:divBdr>
            <w:top w:val="single" w:sz="2" w:space="0" w:color="FF00FF"/>
            <w:left w:val="single" w:sz="2" w:space="0" w:color="FF00FF"/>
            <w:bottom w:val="single" w:sz="2" w:space="0" w:color="FF00FF"/>
            <w:right w:val="single" w:sz="2" w:space="0" w:color="FF00FF"/>
          </w:divBdr>
          <w:divsChild>
            <w:div w:id="1164395898">
              <w:marLeft w:val="0"/>
              <w:marRight w:val="0"/>
              <w:marTop w:val="0"/>
              <w:marBottom w:val="0"/>
              <w:divBdr>
                <w:top w:val="single" w:sz="2" w:space="0" w:color="FF00FF"/>
                <w:left w:val="single" w:sz="2" w:space="0" w:color="FF00FF"/>
                <w:bottom w:val="single" w:sz="2" w:space="0" w:color="FF00FF"/>
                <w:right w:val="single" w:sz="2" w:space="0" w:color="FF00FF"/>
              </w:divBdr>
              <w:divsChild>
                <w:div w:id="1005090816">
                  <w:marLeft w:val="0"/>
                  <w:marRight w:val="0"/>
                  <w:marTop w:val="0"/>
                  <w:marBottom w:val="0"/>
                  <w:divBdr>
                    <w:top w:val="single" w:sz="2" w:space="0" w:color="FF00FF"/>
                    <w:left w:val="single" w:sz="6" w:space="0" w:color="CCCCCC"/>
                    <w:bottom w:val="single" w:sz="2" w:space="0" w:color="FF00FF"/>
                    <w:right w:val="single" w:sz="6" w:space="0" w:color="CCCCCC"/>
                  </w:divBdr>
                  <w:divsChild>
                    <w:div w:id="2197088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00FF"/>
                        <w:left w:val="single" w:sz="6" w:space="0" w:color="CCCCCC"/>
                        <w:bottom w:val="single" w:sz="2" w:space="0" w:color="FF00FF"/>
                        <w:right w:val="single" w:sz="2" w:space="0" w:color="FF00FF"/>
                      </w:divBdr>
                      <w:divsChild>
                        <w:div w:id="96104876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single" w:sz="2" w:space="0" w:color="FF00FF"/>
                            <w:left w:val="single" w:sz="2" w:space="0" w:color="FF00FF"/>
                            <w:bottom w:val="single" w:sz="2" w:space="0" w:color="FF00FF"/>
                            <w:right w:val="single" w:sz="2" w:space="0" w:color="FF00FF"/>
                          </w:divBdr>
                          <w:divsChild>
                            <w:div w:id="15080238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single" w:sz="2" w:space="0" w:color="FF00FF"/>
                                <w:left w:val="single" w:sz="2" w:space="0" w:color="FF00FF"/>
                                <w:bottom w:val="single" w:sz="2" w:space="0" w:color="FF00FF"/>
                                <w:right w:val="single" w:sz="2" w:space="0" w:color="FF00FF"/>
                              </w:divBdr>
                              <w:divsChild>
                                <w:div w:id="170540475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single" w:sz="2" w:space="0" w:color="FF00FF"/>
                                    <w:left w:val="single" w:sz="2" w:space="0" w:color="FF00FF"/>
                                    <w:bottom w:val="single" w:sz="2" w:space="0" w:color="FF00FF"/>
                                    <w:right w:val="single" w:sz="2" w:space="0" w:color="FF00FF"/>
                                  </w:divBdr>
                                  <w:divsChild>
                                    <w:div w:id="210961372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single" w:sz="2" w:space="0" w:color="FF00FF"/>
                                        <w:left w:val="single" w:sz="2" w:space="0" w:color="FF00FF"/>
                                        <w:bottom w:val="single" w:sz="2" w:space="0" w:color="FF00FF"/>
                                        <w:right w:val="single" w:sz="2" w:space="0" w:color="FF00FF"/>
                                      </w:divBdr>
                                      <w:divsChild>
                                        <w:div w:id="1513686370">
                                          <w:marLeft w:val="0"/>
                                          <w:marRight w:val="0"/>
                                          <w:marTop w:val="0"/>
                                          <w:marBottom w:val="240"/>
                                          <w:divBdr>
                                            <w:top w:val="single" w:sz="2" w:space="0" w:color="FF00FF"/>
                                            <w:left w:val="single" w:sz="2" w:space="0" w:color="FF00FF"/>
                                            <w:bottom w:val="single" w:sz="2" w:space="0" w:color="FF00FF"/>
                                            <w:right w:val="single" w:sz="2" w:space="0" w:color="FF00FF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99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88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14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4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60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84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1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79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2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7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1556ED0B8F2954F832E6DCCC8E38EC4" ma:contentTypeVersion="14" ma:contentTypeDescription="Create a new document." ma:contentTypeScope="" ma:versionID="f709000db09f5f43e978b60db1a5d087">
  <xsd:schema xmlns:xsd="http://www.w3.org/2001/XMLSchema" xmlns:xs="http://www.w3.org/2001/XMLSchema" xmlns:p="http://schemas.microsoft.com/office/2006/metadata/properties" xmlns:ns2="9127726a-9c28-49fe-91b9-3530b02b552b" xmlns:ns3="bcd5b035-51f4-4a1e-9066-e025ee0f6535" targetNamespace="http://schemas.microsoft.com/office/2006/metadata/properties" ma:root="true" ma:fieldsID="b4735668cc383f1a5a5b70c35a7d630f" ns2:_="" ns3:_="">
    <xsd:import namespace="9127726a-9c28-49fe-91b9-3530b02b552b"/>
    <xsd:import namespace="bcd5b035-51f4-4a1e-9066-e025ee0f653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27726a-9c28-49fe-91b9-3530b02b55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5dd8cbb2-2eb4-4c13-8055-8dbf8ac2ef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d5b035-51f4-4a1e-9066-e025ee0f653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0399125-1ad8-4a4b-a56a-1cd8df99f151}" ma:internalName="TaxCatchAll" ma:showField="CatchAllData" ma:web="bcd5b035-51f4-4a1e-9066-e025ee0f65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658A574-3B81-4461-9CDD-5BF1458CC0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127726a-9c28-49fe-91b9-3530b02b552b"/>
    <ds:schemaRef ds:uri="bcd5b035-51f4-4a1e-9066-e025ee0f65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F0474AE-6A94-4B59-9BAF-2E48CD02943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486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BESTEKTEKST</vt:lpstr>
    </vt:vector>
  </TitlesOfParts>
  <Company>RENSON</Company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BESTEKTEKST</dc:title>
  <dc:subject>464 incendo</dc:subject>
  <dc:creator>Gerrit Van Eeckhoudt</dc:creator>
  <cp:keywords/>
  <dc:description/>
  <cp:lastModifiedBy>Arthur Souza Rodrigues</cp:lastModifiedBy>
  <cp:revision>1</cp:revision>
  <cp:lastPrinted>2019-04-03T08:10:00Z</cp:lastPrinted>
  <dcterms:created xsi:type="dcterms:W3CDTF">2023-10-18T07:40:00Z</dcterms:created>
  <dcterms:modified xsi:type="dcterms:W3CDTF">2026-09-22T16:29:00Z</dcterms:modified>
</cp:coreProperties>
</file>