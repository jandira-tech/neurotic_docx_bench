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17110C" w14:textId="77777777" w:rsidR="00165B9E" w:rsidRPr="00854C26" w:rsidRDefault="00854C26" w:rsidP="0061350B">
      <w:pPr>
        <w:spacing w:before="360" w:after="240" w:line="240" w:lineRule="auto"/>
        <w:jc w:val="center"/>
        <w:rPr>
          <w:ins w:id="9" w:author="Pribil-Kövesdy Döníz" w:date="2026-09-22T12:54:00Z" w16du:dateUtc="2026-09-22T16:54:00Z"/>
          <w:rFonts w:cstheme="minorHAnsi"/>
          <w:b/>
          <w:smallCaps/>
          <w:sz w:val="32"/>
          <w:szCs w:val="32"/>
        </w:rPr>
      </w:pPr>
      <w:ins w:id="10" w:author="Pribil-Kövesdy Döníz" w:date="2026-09-22T12:54:00Z" w16du:dateUtc="2026-09-22T16:54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12F5DF31" w14:textId="77777777" w:rsidR="00854C26" w:rsidRPr="00854C26" w:rsidRDefault="00854C26" w:rsidP="0061350B">
      <w:pPr>
        <w:spacing w:before="360" w:after="300" w:line="240" w:lineRule="auto"/>
        <w:rPr>
          <w:ins w:id="11" w:author="Pribil-Kövesdy Döníz" w:date="2026-09-22T12:54:00Z" w16du:dateUtc="2026-09-22T16:54:00Z"/>
          <w:sz w:val="28"/>
          <w:szCs w:val="28"/>
        </w:rPr>
      </w:pPr>
      <w:ins w:id="12" w:author="Pribil-Kövesdy Döníz" w:date="2026-09-22T12:54:00Z" w16du:dateUtc="2026-09-22T16:54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  <w:tblPrChange w:id="13" w:author="Pribil-Kövesdy Döníz" w:date="2026-09-22T12:54:00Z" w16du:dateUtc="2026-09-22T16:54:00Z">
          <w:tblPr>
            <w:tblW w:w="5000" w:type="pct"/>
            <w:tblInd w:w="10" w:type="dxa"/>
            <w:tblLayout w:type="fixed"/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2188"/>
        <w:gridCol w:w="6229"/>
        <w:gridCol w:w="5803"/>
        <w:tblGridChange w:id="14">
          <w:tblGrid>
            <w:gridCol w:w="108"/>
            <w:gridCol w:w="1297"/>
            <w:gridCol w:w="1297"/>
            <w:gridCol w:w="5715"/>
            <w:gridCol w:w="3251"/>
            <w:gridCol w:w="2552"/>
            <w:gridCol w:w="7508"/>
          </w:tblGrid>
        </w:tblGridChange>
      </w:tblGrid>
      <w:tr w:rsidR="001E1D0B" w14:paraId="06C23F08" w14:textId="2C7037D4" w:rsidTr="00AD06DF">
        <w:tblPrEx>
          <w:tblPrExChange w:id="15" w:author="Pribil-Kövesdy Döníz" w:date="2026-09-22T12:54:00Z" w16du:dateUtc="2026-09-22T16:54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PrChange w:id="16" w:author="Pribil-Kövesdy Döníz" w:date="2026-09-22T12:54:00Z" w16du:dateUtc="2026-09-22T16:54:00Z">
            <w:trPr>
              <w:gridBefore w:val="1"/>
            </w:trPr>
          </w:trPrChange>
        </w:trPr>
        <w:tc>
          <w:tcPr>
            <w:tcW w:w="2802" w:type="dxa"/>
            <w:gridSpan w:val="2"/>
            <w:tcPrChange w:id="17" w:author="Pribil-Kövesdy Döníz" w:date="2026-09-22T12:54:00Z" w16du:dateUtc="2026-09-22T16:54:00Z">
              <w:tcPr>
                <w:tcW w:w="5000" w:type="dxa"/>
                <w:gridSpan w:val="4"/>
                <w:tcBorders>
                  <w:top w:val="single" w:sz="1" w:space="0" w:color="000000"/>
                  <w:left w:val="single" w:sz="1" w:space="0" w:color="000000"/>
                  <w:right w:val="single" w:sz="1" w:space="0" w:color="000000"/>
                </w:tcBorders>
                <w:shd w:val="clear" w:color="auto" w:fill="FFFFFF"/>
              </w:tcPr>
            </w:tcPrChange>
          </w:tcPr>
          <w:p w14:paraId="04D1FC21" w14:textId="77777777" w:rsidR="001E1D0B" w:rsidRDefault="00854C26" w:rsidP="00391C9E">
            <w:pPr>
              <w:pPrChange w:id="18" w:author="Pribil-Kövesdy Döníz" w:date="2026-09-22T12:54:00Z" w16du:dateUtc="2026-09-22T16:54:00Z">
                <w:pPr>
                  <w:spacing w:before="80" w:after="80"/>
                  <w:jc w:val="center"/>
                </w:pPr>
              </w:pPrChange>
            </w:pPr>
            <w:ins w:id="19" w:author="Pribil-Kövesdy Döníz" w:date="2026-09-22T12:54:00Z" w16du:dateUtc="2026-09-22T16:54:00Z">
              <w:r>
                <w:t>Név</w:t>
              </w:r>
            </w:ins>
            <w:del w:id="20" w:author="Pribil-Kövesdy Döníz" w:date="2026-09-22T12:54:00Z" w16du:dateUtc="2026-09-22T16:54:00Z">
              <w:r w:rsidR="00165B9E">
                <w:rPr>
                  <w:b/>
                  <w:bCs/>
                  <w:color w:val="000000"/>
                  <w:sz w:val="56"/>
                  <w:szCs w:val="56"/>
                </w:rPr>
                <w:delText>February 2025</w:delText>
              </w:r>
            </w:del>
          </w:p>
        </w:tc>
        <w:tc>
          <w:tcPr>
            <w:tcW w:w="11340" w:type="dxa"/>
            <w:tcPrChange w:id="21" w:author="Pribil-Kövesdy Döníz" w:date="2026-09-22T12:54:00Z" w16du:dateUtc="2026-09-22T16:54:00Z">
              <w:tcPr>
                <w:tcW w:w="11340" w:type="dxa"/>
                <w:gridSpan w:val="2"/>
              </w:tcPr>
            </w:tcPrChange>
          </w:tcPr>
          <w:p w14:paraId="33D3356D" w14:textId="77777777" w:rsidR="00854C26" w:rsidRDefault="00854C26" w:rsidP="00391C9E"/>
        </w:tc>
      </w:tr>
      <w:tr w:rsidR="001E1D0B" w14:paraId="08DDD7A4" w14:textId="77777777" w:rsidTr="00AD06DF">
        <w:tblPrEx>
          <w:tblPrExChange w:id="22" w:author="Pribil-Kövesdy Döníz" w:date="2026-09-22T12:54:00Z" w16du:dateUtc="2026-09-22T16:54:00Z">
            <w:tblPrEx>
              <w:tblBorders>
                <w:top w:val="single" w:sz="1" w:space="0" w:color="000000"/>
                <w:left w:val="single" w:sz="1" w:space="0" w:color="000000"/>
                <w:bottom w:val="single" w:sz="1" w:space="0" w:color="000000"/>
                <w:right w:val="single" w:sz="1" w:space="0" w:color="000000"/>
                <w:insideH w:val="single" w:sz="1" w:space="0" w:color="000000"/>
                <w:insideV w:val="single" w:sz="1" w:space="0" w:color="000000"/>
              </w:tblBorders>
              <w:tblCellMar>
                <w:top w:w="0" w:type="dxa"/>
                <w:bottom w:w="0" w:type="dxa"/>
              </w:tblCellMar>
            </w:tblPrEx>
          </w:tblPrExChange>
        </w:tblPrEx>
        <w:trPr>
          <w:trPrChange w:id="23" w:author="Pribil-Kövesdy Döníz" w:date="2026-09-22T12:54:00Z" w16du:dateUtc="2026-09-22T16:54:00Z">
            <w:trPr>
              <w:gridBefore w:val="1"/>
              <w:trHeight w:val="400"/>
            </w:trPr>
          </w:trPrChange>
        </w:trPr>
        <w:tc>
          <w:tcPr>
            <w:tcW w:w="2802" w:type="dxa"/>
            <w:tcPrChange w:id="24" w:author="Pribil-Kövesdy Döníz" w:date="2026-09-22T12:54:00Z" w16du:dateUtc="2026-09-22T16:54:00Z">
              <w:tcPr>
                <w:tcW w:w="300" w:type="dxa"/>
                <w:shd w:val="clear" w:color="auto" w:fill="F7F7F7"/>
              </w:tcPr>
            </w:tcPrChange>
          </w:tcPr>
          <w:p w14:paraId="64F8BC7E" w14:textId="77777777" w:rsidR="001E1D0B" w:rsidRDefault="00F520F7" w:rsidP="00F520F7">
            <w:pPr>
              <w:pPrChange w:id="25" w:author="Pribil-Kövesdy Döníz" w:date="2026-09-22T12:54:00Z" w16du:dateUtc="2026-09-22T16:54:00Z">
                <w:pPr>
                  <w:spacing w:before="15" w:after="15"/>
                  <w:jc w:val="center"/>
                </w:pPr>
              </w:pPrChange>
            </w:pPr>
            <w:ins w:id="26" w:author="Pribil-Kövesdy Döníz" w:date="2026-09-22T12:54:00Z" w16du:dateUtc="2026-09-22T16:54:00Z">
              <w:r>
                <w:t>B</w:t>
              </w:r>
              <w:r w:rsidR="00854C26">
                <w:t>eosztás</w:t>
              </w:r>
            </w:ins>
            <w:del w:id="27" w:author="Pribil-Kövesdy Döníz" w:date="2026-09-22T12:54:00Z" w16du:dateUtc="2026-09-22T16:54:00Z">
              <w:r w:rsidR="00165B9E">
                <w:rPr>
                  <w:color w:val="FF0000"/>
                  <w:sz w:val="32"/>
                  <w:szCs w:val="32"/>
                </w:rPr>
                <w:delText>01</w:delText>
              </w:r>
            </w:del>
          </w:p>
        </w:tc>
        <w:tc>
          <w:tcPr>
            <w:tcW w:w="11340" w:type="dxa"/>
            <w:tcPrChange w:id="28" w:author="Pribil-Kövesdy Döníz" w:date="2026-09-22T12:54:00Z" w16du:dateUtc="2026-09-22T16:54:00Z">
              <w:tcPr>
                <w:tcW w:w="300" w:type="dxa"/>
                <w:shd w:val="clear" w:color="auto" w:fill="F7F7F7"/>
              </w:tcPr>
            </w:tcPrChange>
          </w:tcPr>
          <w:p w14:paraId="35641C85" w14:textId="77777777" w:rsidR="001E1D0B" w:rsidRDefault="00165B9E" w:rsidP="00391C9E">
            <w:pPr>
              <w:pPrChange w:id="29" w:author="Pribil-Kövesdy Döníz" w:date="2026-09-22T12:54:00Z" w16du:dateUtc="2026-09-22T16:54:00Z">
                <w:pPr>
                  <w:spacing w:before="15" w:after="15"/>
                  <w:jc w:val="center"/>
                </w:pPr>
              </w:pPrChange>
            </w:pPr>
            <w:del w:id="30" w:author="Pribil-Kövesdy Döníz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Sat</w:delText>
              </w:r>
            </w:del>
          </w:p>
        </w:tc>
        <w:tc>
          <w:tcPr>
            <w:tcW w:w="11340" w:type="dxa"/>
            <w:tcPrChange w:id="31" w:author="Pribil-Kövesdy Döníz" w:date="2026-09-22T12:54:00Z" w16du:dateUtc="2026-09-22T16:54:00Z">
              <w:tcPr>
                <w:tcW w:w="4400" w:type="dxa"/>
                <w:gridSpan w:val="4"/>
                <w:shd w:val="clear" w:color="auto" w:fill="F7F7F7"/>
              </w:tcPr>
            </w:tcPrChange>
          </w:tcPr>
          <w:p w14:paraId="5CA6DFA0" w14:textId="77777777" w:rsidR="001E1D0B" w:rsidRDefault="001E1D0B">
            <w:pPr>
              <w:spacing w:before="15" w:after="15"/>
              <w:ind w:left="80"/>
            </w:pPr>
          </w:p>
        </w:tc>
      </w:tr>
    </w:tbl>
    <w:tbl>
      <w:tblPr>
        <w:tblW w:w="5000" w:type="pct"/>
        <w:tblInd w:w="10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2"/>
        <w:gridCol w:w="841"/>
        <w:gridCol w:w="12341"/>
      </w:tblGrid>
      <w:tr w:rsidR="001E1D0B" w14:paraId="5CF5C1AB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32" w:author="Pribil-Kövesdy Döníz" w:date="2026-09-22T12:54:00Z" w16du:dateUtc="2026-09-22T16:54:00Z"/>
        </w:trPr>
        <w:tc>
          <w:tcPr>
            <w:tcW w:w="300" w:type="dxa"/>
            <w:shd w:val="clear" w:color="auto" w:fill="F7F7F7"/>
          </w:tcPr>
          <w:p w14:paraId="41A6723D" w14:textId="77777777" w:rsidR="001E1D0B" w:rsidRDefault="00165B9E">
            <w:pPr>
              <w:spacing w:before="15" w:after="15"/>
              <w:jc w:val="center"/>
              <w:rPr>
                <w:del w:id="33" w:author="Pribil-Kövesdy Döníz" w:date="2026-09-22T12:54:00Z" w16du:dateUtc="2026-09-22T16:54:00Z"/>
              </w:rPr>
            </w:pPr>
            <w:del w:id="34" w:author="Pribil-Kövesdy Döníz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02</w:delText>
              </w:r>
            </w:del>
          </w:p>
        </w:tc>
        <w:tc>
          <w:tcPr>
            <w:tcW w:w="300" w:type="dxa"/>
            <w:shd w:val="clear" w:color="auto" w:fill="F7F7F7"/>
          </w:tcPr>
          <w:p w14:paraId="297968D3" w14:textId="77777777" w:rsidR="001E1D0B" w:rsidRDefault="00165B9E">
            <w:pPr>
              <w:spacing w:before="15" w:after="15"/>
              <w:jc w:val="center"/>
              <w:rPr>
                <w:del w:id="35" w:author="Pribil-Kövesdy Döníz" w:date="2026-09-22T12:54:00Z" w16du:dateUtc="2026-09-22T16:54:00Z"/>
              </w:rPr>
            </w:pPr>
            <w:del w:id="36" w:author="Pribil-Kövesdy Döníz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Sun</w:delText>
              </w:r>
            </w:del>
          </w:p>
        </w:tc>
        <w:tc>
          <w:tcPr>
            <w:tcW w:w="4400" w:type="dxa"/>
            <w:shd w:val="clear" w:color="auto" w:fill="F7F7F7"/>
          </w:tcPr>
          <w:p w14:paraId="31B73840" w14:textId="77777777" w:rsidR="001E1D0B" w:rsidRDefault="001E1D0B">
            <w:pPr>
              <w:spacing w:before="15" w:after="15"/>
              <w:ind w:left="80"/>
              <w:rPr>
                <w:del w:id="37" w:author="Pribil-Kövesdy Döníz" w:date="2026-09-22T12:54:00Z" w16du:dateUtc="2026-09-22T16:54:00Z"/>
              </w:rPr>
            </w:pPr>
          </w:p>
        </w:tc>
      </w:tr>
      <w:tr w:rsidR="001E1D0B" w14:paraId="2F1271F2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38" w:author="Pribil-Kövesdy Döníz" w:date="2026-09-22T12:54:00Z" w16du:dateUtc="2026-09-22T16:54:00Z"/>
        </w:trPr>
        <w:tc>
          <w:tcPr>
            <w:tcW w:w="300" w:type="dxa"/>
          </w:tcPr>
          <w:p w14:paraId="5B13B5D4" w14:textId="77777777" w:rsidR="001E1D0B" w:rsidRDefault="00165B9E">
            <w:pPr>
              <w:spacing w:before="15" w:after="15"/>
              <w:jc w:val="center"/>
              <w:rPr>
                <w:del w:id="39" w:author="Pribil-Kövesdy Döníz" w:date="2026-09-22T12:54:00Z" w16du:dateUtc="2026-09-22T16:54:00Z"/>
              </w:rPr>
            </w:pPr>
            <w:del w:id="40" w:author="Pribil-Kövesdy Döníz" w:date="2026-09-22T12:54:00Z" w16du:dateUtc="2026-09-22T16:54:00Z">
              <w:r>
                <w:rPr>
                  <w:sz w:val="32"/>
                  <w:szCs w:val="32"/>
                </w:rPr>
                <w:delText>03</w:delText>
              </w:r>
            </w:del>
          </w:p>
        </w:tc>
        <w:tc>
          <w:tcPr>
            <w:tcW w:w="300" w:type="dxa"/>
          </w:tcPr>
          <w:p w14:paraId="1E3377C2" w14:textId="77777777" w:rsidR="001E1D0B" w:rsidRDefault="00165B9E">
            <w:pPr>
              <w:spacing w:before="15" w:after="15"/>
              <w:jc w:val="center"/>
              <w:rPr>
                <w:del w:id="41" w:author="Pribil-Kövesdy Döníz" w:date="2026-09-22T12:54:00Z" w16du:dateUtc="2026-09-22T16:54:00Z"/>
              </w:rPr>
            </w:pPr>
            <w:del w:id="42" w:author="Pribil-Kövesdy Döníz" w:date="2026-09-22T12:54:00Z" w16du:dateUtc="2026-09-22T16:54:00Z">
              <w:r>
                <w:rPr>
                  <w:sz w:val="32"/>
                  <w:szCs w:val="32"/>
                </w:rPr>
                <w:delText>Mon</w:delText>
              </w:r>
            </w:del>
          </w:p>
        </w:tc>
        <w:tc>
          <w:tcPr>
            <w:tcW w:w="4400" w:type="dxa"/>
          </w:tcPr>
          <w:p w14:paraId="37861CFA" w14:textId="77777777" w:rsidR="001E1D0B" w:rsidRDefault="001E1D0B">
            <w:pPr>
              <w:spacing w:before="15" w:after="15"/>
              <w:ind w:left="80"/>
              <w:rPr>
                <w:del w:id="43" w:author="Pribil-Kövesdy Döníz" w:date="2026-09-22T12:54:00Z" w16du:dateUtc="2026-09-22T16:54:00Z"/>
              </w:rPr>
            </w:pPr>
          </w:p>
        </w:tc>
      </w:tr>
      <w:tr w:rsidR="001E1D0B" w14:paraId="0C5BC5E8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44" w:author="Pribil-Kövesdy Döníz" w:date="2026-09-22T12:54:00Z" w16du:dateUtc="2026-09-22T16:54:00Z"/>
        </w:trPr>
        <w:tc>
          <w:tcPr>
            <w:tcW w:w="300" w:type="dxa"/>
          </w:tcPr>
          <w:p w14:paraId="71AA238F" w14:textId="77777777" w:rsidR="001E1D0B" w:rsidRDefault="00165B9E">
            <w:pPr>
              <w:spacing w:before="15" w:after="15"/>
              <w:jc w:val="center"/>
              <w:rPr>
                <w:del w:id="45" w:author="Pribil-Kövesdy Döníz" w:date="2026-09-22T12:54:00Z" w16du:dateUtc="2026-09-22T16:54:00Z"/>
              </w:rPr>
            </w:pPr>
            <w:del w:id="46" w:author="Pribil-Kövesdy Döníz" w:date="2026-09-22T12:54:00Z" w16du:dateUtc="2026-09-22T16:54:00Z">
              <w:r>
                <w:rPr>
                  <w:sz w:val="32"/>
                  <w:szCs w:val="32"/>
                </w:rPr>
                <w:delText>04</w:delText>
              </w:r>
            </w:del>
          </w:p>
        </w:tc>
        <w:tc>
          <w:tcPr>
            <w:tcW w:w="300" w:type="dxa"/>
          </w:tcPr>
          <w:p w14:paraId="27230C34" w14:textId="77777777" w:rsidR="001E1D0B" w:rsidRDefault="00165B9E">
            <w:pPr>
              <w:spacing w:before="15" w:after="15"/>
              <w:jc w:val="center"/>
              <w:rPr>
                <w:del w:id="47" w:author="Pribil-Kövesdy Döníz" w:date="2026-09-22T12:54:00Z" w16du:dateUtc="2026-09-22T16:54:00Z"/>
              </w:rPr>
            </w:pPr>
            <w:del w:id="48" w:author="Pribil-Kövesdy Döníz" w:date="2026-09-22T12:54:00Z" w16du:dateUtc="2026-09-22T16:54:00Z">
              <w:r>
                <w:rPr>
                  <w:sz w:val="32"/>
                  <w:szCs w:val="32"/>
                </w:rPr>
                <w:delText>Tue</w:delText>
              </w:r>
            </w:del>
          </w:p>
        </w:tc>
        <w:tc>
          <w:tcPr>
            <w:tcW w:w="4400" w:type="dxa"/>
          </w:tcPr>
          <w:p w14:paraId="0697E5E9" w14:textId="77777777" w:rsidR="001E1D0B" w:rsidRDefault="001E1D0B">
            <w:pPr>
              <w:spacing w:before="15" w:after="15"/>
              <w:ind w:left="80"/>
              <w:rPr>
                <w:del w:id="49" w:author="Pribil-Kövesdy Döníz" w:date="2026-09-22T12:54:00Z" w16du:dateUtc="2026-09-22T16:54:00Z"/>
              </w:rPr>
            </w:pPr>
          </w:p>
        </w:tc>
      </w:tr>
      <w:tr w:rsidR="001E1D0B" w14:paraId="53B665B2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50" w:author="Pribil-Kövesdy Döníz" w:date="2026-09-22T12:54:00Z" w16du:dateUtc="2026-09-22T16:54:00Z"/>
        </w:trPr>
        <w:tc>
          <w:tcPr>
            <w:tcW w:w="300" w:type="dxa"/>
          </w:tcPr>
          <w:p w14:paraId="37C419D7" w14:textId="77777777" w:rsidR="001E1D0B" w:rsidRDefault="00165B9E">
            <w:pPr>
              <w:spacing w:before="15" w:after="15"/>
              <w:jc w:val="center"/>
              <w:rPr>
                <w:del w:id="51" w:author="Pribil-Kövesdy Döníz" w:date="2026-09-22T12:54:00Z" w16du:dateUtc="2026-09-22T16:54:00Z"/>
              </w:rPr>
            </w:pPr>
            <w:del w:id="52" w:author="Pribil-Kövesdy Döníz" w:date="2026-09-22T12:54:00Z" w16du:dateUtc="2026-09-22T16:54:00Z">
              <w:r>
                <w:rPr>
                  <w:sz w:val="32"/>
                  <w:szCs w:val="32"/>
                </w:rPr>
                <w:delText>05</w:delText>
              </w:r>
            </w:del>
          </w:p>
        </w:tc>
        <w:tc>
          <w:tcPr>
            <w:tcW w:w="300" w:type="dxa"/>
          </w:tcPr>
          <w:p w14:paraId="79202EA9" w14:textId="77777777" w:rsidR="001E1D0B" w:rsidRDefault="00165B9E">
            <w:pPr>
              <w:spacing w:before="15" w:after="15"/>
              <w:jc w:val="center"/>
              <w:rPr>
                <w:del w:id="53" w:author="Pribil-Kövesdy Döníz" w:date="2026-09-22T12:54:00Z" w16du:dateUtc="2026-09-22T16:54:00Z"/>
              </w:rPr>
            </w:pPr>
            <w:del w:id="54" w:author="Pribil-Kövesdy Döníz" w:date="2026-09-22T12:54:00Z" w16du:dateUtc="2026-09-22T16:54:00Z">
              <w:r>
                <w:rPr>
                  <w:sz w:val="32"/>
                  <w:szCs w:val="32"/>
                </w:rPr>
                <w:delText>Wed</w:delText>
              </w:r>
            </w:del>
          </w:p>
        </w:tc>
        <w:tc>
          <w:tcPr>
            <w:tcW w:w="4400" w:type="dxa"/>
          </w:tcPr>
          <w:p w14:paraId="62AAF643" w14:textId="77777777" w:rsidR="001E1D0B" w:rsidRDefault="001E1D0B">
            <w:pPr>
              <w:spacing w:before="15" w:after="15"/>
              <w:ind w:left="80"/>
              <w:rPr>
                <w:del w:id="55" w:author="Pribil-Kövesdy Döníz" w:date="2026-09-22T12:54:00Z" w16du:dateUtc="2026-09-22T16:54:00Z"/>
              </w:rPr>
            </w:pPr>
          </w:p>
        </w:tc>
      </w:tr>
      <w:tr w:rsidR="001E1D0B" w14:paraId="3F4F9D28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56" w:author="Pribil-Kövesdy Döníz" w:date="2026-09-22T12:54:00Z" w16du:dateUtc="2026-09-22T16:54:00Z"/>
        </w:trPr>
        <w:tc>
          <w:tcPr>
            <w:tcW w:w="300" w:type="dxa"/>
          </w:tcPr>
          <w:p w14:paraId="17683316" w14:textId="77777777" w:rsidR="001E1D0B" w:rsidRDefault="00165B9E">
            <w:pPr>
              <w:spacing w:before="15" w:after="15"/>
              <w:jc w:val="center"/>
              <w:rPr>
                <w:del w:id="57" w:author="Pribil-Kövesdy Döníz" w:date="2026-09-22T12:54:00Z" w16du:dateUtc="2026-09-22T16:54:00Z"/>
              </w:rPr>
            </w:pPr>
            <w:del w:id="58" w:author="Pribil-Kövesdy Döníz" w:date="2026-09-22T12:54:00Z" w16du:dateUtc="2026-09-22T16:54:00Z">
              <w:r>
                <w:rPr>
                  <w:sz w:val="32"/>
                  <w:szCs w:val="32"/>
                </w:rPr>
                <w:delText>06</w:delText>
              </w:r>
            </w:del>
          </w:p>
        </w:tc>
        <w:tc>
          <w:tcPr>
            <w:tcW w:w="300" w:type="dxa"/>
          </w:tcPr>
          <w:p w14:paraId="137C892B" w14:textId="77777777" w:rsidR="001E1D0B" w:rsidRDefault="00165B9E">
            <w:pPr>
              <w:spacing w:before="15" w:after="15"/>
              <w:jc w:val="center"/>
              <w:rPr>
                <w:del w:id="59" w:author="Pribil-Kövesdy Döníz" w:date="2026-09-22T12:54:00Z" w16du:dateUtc="2026-09-22T16:54:00Z"/>
              </w:rPr>
            </w:pPr>
            <w:del w:id="60" w:author="Pribil-Kövesdy Döníz" w:date="2026-09-22T12:54:00Z" w16du:dateUtc="2026-09-22T16:54:00Z">
              <w:r>
                <w:rPr>
                  <w:sz w:val="32"/>
                  <w:szCs w:val="32"/>
                </w:rPr>
                <w:delText>Thu</w:delText>
              </w:r>
            </w:del>
          </w:p>
        </w:tc>
        <w:tc>
          <w:tcPr>
            <w:tcW w:w="4400" w:type="dxa"/>
          </w:tcPr>
          <w:p w14:paraId="2BA6F69D" w14:textId="77777777" w:rsidR="001E1D0B" w:rsidRDefault="001E1D0B">
            <w:pPr>
              <w:spacing w:before="15" w:after="15"/>
              <w:ind w:left="80"/>
              <w:rPr>
                <w:del w:id="61" w:author="Pribil-Kövesdy Döníz" w:date="2026-09-22T12:54:00Z" w16du:dateUtc="2026-09-22T16:54:00Z"/>
              </w:rPr>
            </w:pPr>
          </w:p>
        </w:tc>
      </w:tr>
      <w:tr w:rsidR="001E1D0B" w14:paraId="0B838F66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62" w:author="Pribil-Kövesdy Döníz" w:date="2026-09-22T12:54:00Z" w16du:dateUtc="2026-09-22T16:54:00Z"/>
        </w:trPr>
        <w:tc>
          <w:tcPr>
            <w:tcW w:w="300" w:type="dxa"/>
          </w:tcPr>
          <w:p w14:paraId="6C4CE33E" w14:textId="77777777" w:rsidR="001E1D0B" w:rsidRDefault="00165B9E">
            <w:pPr>
              <w:spacing w:before="15" w:after="15"/>
              <w:jc w:val="center"/>
              <w:rPr>
                <w:del w:id="63" w:author="Pribil-Kövesdy Döníz" w:date="2026-09-22T12:54:00Z" w16du:dateUtc="2026-09-22T16:54:00Z"/>
              </w:rPr>
            </w:pPr>
            <w:del w:id="64" w:author="Pribil-Kövesdy Döníz" w:date="2026-09-22T12:54:00Z" w16du:dateUtc="2026-09-22T16:54:00Z">
              <w:r>
                <w:rPr>
                  <w:sz w:val="32"/>
                  <w:szCs w:val="32"/>
                </w:rPr>
                <w:delText>07</w:delText>
              </w:r>
            </w:del>
          </w:p>
        </w:tc>
        <w:tc>
          <w:tcPr>
            <w:tcW w:w="300" w:type="dxa"/>
          </w:tcPr>
          <w:p w14:paraId="5CB6A7F3" w14:textId="77777777" w:rsidR="001E1D0B" w:rsidRDefault="00165B9E">
            <w:pPr>
              <w:spacing w:before="15" w:after="15"/>
              <w:jc w:val="center"/>
              <w:rPr>
                <w:del w:id="65" w:author="Pribil-Kövesdy Döníz" w:date="2026-09-22T12:54:00Z" w16du:dateUtc="2026-09-22T16:54:00Z"/>
              </w:rPr>
            </w:pPr>
            <w:del w:id="66" w:author="Pribil-Kövesdy Döníz" w:date="2026-09-22T12:54:00Z" w16du:dateUtc="2026-09-22T16:54:00Z">
              <w:r>
                <w:rPr>
                  <w:sz w:val="32"/>
                  <w:szCs w:val="32"/>
                </w:rPr>
                <w:delText>Fri</w:delText>
              </w:r>
            </w:del>
          </w:p>
        </w:tc>
        <w:tc>
          <w:tcPr>
            <w:tcW w:w="4400" w:type="dxa"/>
          </w:tcPr>
          <w:p w14:paraId="6655FACE" w14:textId="77777777" w:rsidR="001E1D0B" w:rsidRDefault="001E1D0B">
            <w:pPr>
              <w:spacing w:before="15" w:after="15"/>
              <w:ind w:left="80"/>
              <w:rPr>
                <w:del w:id="67" w:author="Pribil-Kövesdy Döníz" w:date="2026-09-22T12:54:00Z" w16du:dateUtc="2026-09-22T16:54:00Z"/>
              </w:rPr>
            </w:pPr>
          </w:p>
        </w:tc>
      </w:tr>
      <w:tr w:rsidR="001E1D0B" w14:paraId="79392141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68" w:author="Pribil-Kövesdy Döníz" w:date="2026-09-22T12:54:00Z" w16du:dateUtc="2026-09-22T16:54:00Z"/>
        </w:trPr>
        <w:tc>
          <w:tcPr>
            <w:tcW w:w="300" w:type="dxa"/>
            <w:shd w:val="clear" w:color="auto" w:fill="F7F7F7"/>
          </w:tcPr>
          <w:p w14:paraId="5120F85F" w14:textId="77777777" w:rsidR="001E1D0B" w:rsidRDefault="00165B9E">
            <w:pPr>
              <w:spacing w:before="15" w:after="15"/>
              <w:jc w:val="center"/>
              <w:rPr>
                <w:del w:id="69" w:author="Pribil-Kövesdy Döníz" w:date="2026-09-22T12:54:00Z" w16du:dateUtc="2026-09-22T16:54:00Z"/>
              </w:rPr>
            </w:pPr>
            <w:del w:id="70" w:author="Pribil-Kövesdy Döníz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08</w:delText>
              </w:r>
            </w:del>
          </w:p>
        </w:tc>
        <w:tc>
          <w:tcPr>
            <w:tcW w:w="300" w:type="dxa"/>
            <w:shd w:val="clear" w:color="auto" w:fill="F7F7F7"/>
          </w:tcPr>
          <w:p w14:paraId="78E536D1" w14:textId="77777777" w:rsidR="001E1D0B" w:rsidRDefault="00165B9E">
            <w:pPr>
              <w:spacing w:before="15" w:after="15"/>
              <w:jc w:val="center"/>
              <w:rPr>
                <w:del w:id="71" w:author="Pribil-Kövesdy Döníz" w:date="2026-09-22T12:54:00Z" w16du:dateUtc="2026-09-22T16:54:00Z"/>
              </w:rPr>
            </w:pPr>
            <w:del w:id="72" w:author="Pribil-Kövesdy Döníz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Sat</w:delText>
              </w:r>
            </w:del>
          </w:p>
        </w:tc>
        <w:tc>
          <w:tcPr>
            <w:tcW w:w="4400" w:type="dxa"/>
            <w:shd w:val="clear" w:color="auto" w:fill="F7F7F7"/>
          </w:tcPr>
          <w:p w14:paraId="0C74D5C2" w14:textId="77777777" w:rsidR="001E1D0B" w:rsidRDefault="001E1D0B">
            <w:pPr>
              <w:spacing w:before="15" w:after="15"/>
              <w:ind w:left="80"/>
              <w:rPr>
                <w:del w:id="73" w:author="Pribil-Kövesdy Döníz" w:date="2026-09-22T12:54:00Z" w16du:dateUtc="2026-09-22T16:54:00Z"/>
              </w:rPr>
            </w:pPr>
          </w:p>
        </w:tc>
      </w:tr>
      <w:tr w:rsidR="001E1D0B" w14:paraId="576957DB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74" w:author="Pribil-Kövesdy Döníz" w:date="2026-09-22T12:54:00Z" w16du:dateUtc="2026-09-22T16:54:00Z"/>
        </w:trPr>
        <w:tc>
          <w:tcPr>
            <w:tcW w:w="300" w:type="dxa"/>
            <w:shd w:val="clear" w:color="auto" w:fill="F7F7F7"/>
          </w:tcPr>
          <w:p w14:paraId="1FBDBA25" w14:textId="77777777" w:rsidR="001E1D0B" w:rsidRDefault="00165B9E">
            <w:pPr>
              <w:spacing w:before="15" w:after="15"/>
              <w:jc w:val="center"/>
              <w:rPr>
                <w:del w:id="75" w:author="Pribil-Kövesdy Döníz" w:date="2026-09-22T12:54:00Z" w16du:dateUtc="2026-09-22T16:54:00Z"/>
              </w:rPr>
            </w:pPr>
            <w:del w:id="76" w:author="Pribil-Kövesdy Döníz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09</w:delText>
              </w:r>
            </w:del>
          </w:p>
        </w:tc>
        <w:tc>
          <w:tcPr>
            <w:tcW w:w="300" w:type="dxa"/>
            <w:shd w:val="clear" w:color="auto" w:fill="F7F7F7"/>
          </w:tcPr>
          <w:p w14:paraId="4C9AD6C3" w14:textId="77777777" w:rsidR="001E1D0B" w:rsidRDefault="00165B9E">
            <w:pPr>
              <w:spacing w:before="15" w:after="15"/>
              <w:jc w:val="center"/>
              <w:rPr>
                <w:del w:id="77" w:author="Pribil-Kövesdy Döníz" w:date="2026-09-22T12:54:00Z" w16du:dateUtc="2026-09-22T16:54:00Z"/>
              </w:rPr>
            </w:pPr>
            <w:del w:id="78" w:author="Pribil-Kövesdy Döníz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Sun</w:delText>
              </w:r>
            </w:del>
          </w:p>
        </w:tc>
        <w:tc>
          <w:tcPr>
            <w:tcW w:w="4400" w:type="dxa"/>
            <w:shd w:val="clear" w:color="auto" w:fill="F7F7F7"/>
          </w:tcPr>
          <w:p w14:paraId="6B2DCEF4" w14:textId="77777777" w:rsidR="001E1D0B" w:rsidRDefault="001E1D0B">
            <w:pPr>
              <w:spacing w:before="15" w:after="15"/>
              <w:ind w:left="80"/>
              <w:rPr>
                <w:del w:id="79" w:author="Pribil-Kövesdy Döníz" w:date="2026-09-22T12:54:00Z" w16du:dateUtc="2026-09-22T16:54:00Z"/>
              </w:rPr>
            </w:pPr>
          </w:p>
        </w:tc>
      </w:tr>
      <w:tr w:rsidR="001E1D0B" w14:paraId="42663B72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80" w:author="Pribil-Kövesdy Döníz" w:date="2026-09-22T12:54:00Z" w16du:dateUtc="2026-09-22T16:54:00Z"/>
        </w:trPr>
        <w:tc>
          <w:tcPr>
            <w:tcW w:w="300" w:type="dxa"/>
          </w:tcPr>
          <w:p w14:paraId="7F5C5814" w14:textId="77777777" w:rsidR="001E1D0B" w:rsidRDefault="00165B9E">
            <w:pPr>
              <w:spacing w:before="15" w:after="15"/>
              <w:jc w:val="center"/>
              <w:rPr>
                <w:del w:id="81" w:author="Pribil-Kövesdy Döníz" w:date="2026-09-22T12:54:00Z" w16du:dateUtc="2026-09-22T16:54:00Z"/>
              </w:rPr>
            </w:pPr>
            <w:del w:id="82" w:author="Pribil-Kövesdy Döníz" w:date="2026-09-22T12:54:00Z" w16du:dateUtc="2026-09-22T16:54:00Z">
              <w:r>
                <w:rPr>
                  <w:sz w:val="32"/>
                  <w:szCs w:val="32"/>
                </w:rPr>
                <w:delText>10</w:delText>
              </w:r>
            </w:del>
          </w:p>
        </w:tc>
        <w:tc>
          <w:tcPr>
            <w:tcW w:w="300" w:type="dxa"/>
          </w:tcPr>
          <w:p w14:paraId="14ABEA35" w14:textId="77777777" w:rsidR="001E1D0B" w:rsidRDefault="00165B9E">
            <w:pPr>
              <w:spacing w:before="15" w:after="15"/>
              <w:jc w:val="center"/>
              <w:rPr>
                <w:del w:id="83" w:author="Pribil-Kövesdy Döníz" w:date="2026-09-22T12:54:00Z" w16du:dateUtc="2026-09-22T16:54:00Z"/>
              </w:rPr>
            </w:pPr>
            <w:del w:id="84" w:author="Pribil-Kövesdy Döníz" w:date="2026-09-22T12:54:00Z" w16du:dateUtc="2026-09-22T16:54:00Z">
              <w:r>
                <w:rPr>
                  <w:sz w:val="32"/>
                  <w:szCs w:val="32"/>
                </w:rPr>
                <w:delText>Mon</w:delText>
              </w:r>
            </w:del>
          </w:p>
        </w:tc>
        <w:tc>
          <w:tcPr>
            <w:tcW w:w="4400" w:type="dxa"/>
          </w:tcPr>
          <w:p w14:paraId="2244BF29" w14:textId="77777777" w:rsidR="001E1D0B" w:rsidRDefault="001E1D0B">
            <w:pPr>
              <w:spacing w:before="15" w:after="15"/>
              <w:ind w:left="80"/>
              <w:rPr>
                <w:del w:id="85" w:author="Pribil-Kövesdy Döníz" w:date="2026-09-22T12:54:00Z" w16du:dateUtc="2026-09-22T16:54:00Z"/>
              </w:rPr>
            </w:pPr>
          </w:p>
        </w:tc>
      </w:tr>
      <w:tr w:rsidR="001E1D0B" w14:paraId="01AED7A1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86" w:author="Pribil-Kövesdy Döníz" w:date="2026-09-22T12:54:00Z" w16du:dateUtc="2026-09-22T16:54:00Z"/>
        </w:trPr>
        <w:tc>
          <w:tcPr>
            <w:tcW w:w="300" w:type="dxa"/>
          </w:tcPr>
          <w:p w14:paraId="67035D0D" w14:textId="77777777" w:rsidR="001E1D0B" w:rsidRDefault="00165B9E">
            <w:pPr>
              <w:spacing w:before="15" w:after="15"/>
              <w:jc w:val="center"/>
              <w:rPr>
                <w:del w:id="87" w:author="Pribil-Kövesdy Döníz" w:date="2026-09-22T12:54:00Z" w16du:dateUtc="2026-09-22T16:54:00Z"/>
              </w:rPr>
            </w:pPr>
            <w:del w:id="88" w:author="Pribil-Kövesdy Döníz" w:date="2026-09-22T12:54:00Z" w16du:dateUtc="2026-09-22T16:54:00Z">
              <w:r>
                <w:rPr>
                  <w:sz w:val="32"/>
                  <w:szCs w:val="32"/>
                </w:rPr>
                <w:delText>11</w:delText>
              </w:r>
            </w:del>
          </w:p>
        </w:tc>
        <w:tc>
          <w:tcPr>
            <w:tcW w:w="300" w:type="dxa"/>
          </w:tcPr>
          <w:p w14:paraId="0715B75C" w14:textId="77777777" w:rsidR="001E1D0B" w:rsidRDefault="00165B9E">
            <w:pPr>
              <w:spacing w:before="15" w:after="15"/>
              <w:jc w:val="center"/>
              <w:rPr>
                <w:del w:id="89" w:author="Pribil-Kövesdy Döníz" w:date="2026-09-22T12:54:00Z" w16du:dateUtc="2026-09-22T16:54:00Z"/>
              </w:rPr>
            </w:pPr>
            <w:del w:id="90" w:author="Pribil-Kövesdy Döníz" w:date="2026-09-22T12:54:00Z" w16du:dateUtc="2026-09-22T16:54:00Z">
              <w:r>
                <w:rPr>
                  <w:sz w:val="32"/>
                  <w:szCs w:val="32"/>
                </w:rPr>
                <w:delText>Tue</w:delText>
              </w:r>
            </w:del>
          </w:p>
        </w:tc>
        <w:tc>
          <w:tcPr>
            <w:tcW w:w="4400" w:type="dxa"/>
          </w:tcPr>
          <w:p w14:paraId="6727ECA8" w14:textId="77777777" w:rsidR="001E1D0B" w:rsidRDefault="001E1D0B">
            <w:pPr>
              <w:spacing w:before="15" w:after="15"/>
              <w:ind w:left="80"/>
              <w:rPr>
                <w:del w:id="91" w:author="Pribil-Kövesdy Döníz" w:date="2026-09-22T12:54:00Z" w16du:dateUtc="2026-09-22T16:54:00Z"/>
              </w:rPr>
            </w:pPr>
          </w:p>
        </w:tc>
      </w:tr>
      <w:tr w:rsidR="001E1D0B" w14:paraId="3344A144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92" w:author="Pribil-Kövesdy Döníz" w:date="2026-09-22T12:54:00Z" w16du:dateUtc="2026-09-22T16:54:00Z"/>
        </w:trPr>
        <w:tc>
          <w:tcPr>
            <w:tcW w:w="300" w:type="dxa"/>
          </w:tcPr>
          <w:p w14:paraId="2B92F2DD" w14:textId="77777777" w:rsidR="001E1D0B" w:rsidRDefault="00165B9E">
            <w:pPr>
              <w:spacing w:before="15" w:after="15"/>
              <w:jc w:val="center"/>
              <w:rPr>
                <w:del w:id="93" w:author="Pribil-Kövesdy Döníz" w:date="2026-09-22T12:54:00Z" w16du:dateUtc="2026-09-22T16:54:00Z"/>
              </w:rPr>
            </w:pPr>
            <w:del w:id="94" w:author="Pribil-Kövesdy Döníz" w:date="2026-09-22T12:54:00Z" w16du:dateUtc="2026-09-22T16:54:00Z">
              <w:r>
                <w:rPr>
                  <w:sz w:val="32"/>
                  <w:szCs w:val="32"/>
                </w:rPr>
                <w:delText>12</w:delText>
              </w:r>
            </w:del>
          </w:p>
        </w:tc>
        <w:tc>
          <w:tcPr>
            <w:tcW w:w="300" w:type="dxa"/>
          </w:tcPr>
          <w:p w14:paraId="3F7BC4AE" w14:textId="77777777" w:rsidR="001E1D0B" w:rsidRDefault="00165B9E">
            <w:pPr>
              <w:spacing w:before="15" w:after="15"/>
              <w:jc w:val="center"/>
              <w:rPr>
                <w:del w:id="95" w:author="Pribil-Kövesdy Döníz" w:date="2026-09-22T12:54:00Z" w16du:dateUtc="2026-09-22T16:54:00Z"/>
              </w:rPr>
            </w:pPr>
            <w:del w:id="96" w:author="Pribil-Kövesdy Döníz" w:date="2026-09-22T12:54:00Z" w16du:dateUtc="2026-09-22T16:54:00Z">
              <w:r>
                <w:rPr>
                  <w:sz w:val="32"/>
                  <w:szCs w:val="32"/>
                </w:rPr>
                <w:delText>Wed</w:delText>
              </w:r>
            </w:del>
          </w:p>
        </w:tc>
        <w:tc>
          <w:tcPr>
            <w:tcW w:w="4400" w:type="dxa"/>
          </w:tcPr>
          <w:p w14:paraId="0A352121" w14:textId="77777777" w:rsidR="001E1D0B" w:rsidRDefault="001E1D0B">
            <w:pPr>
              <w:spacing w:before="15" w:after="15"/>
              <w:ind w:left="80"/>
              <w:rPr>
                <w:del w:id="97" w:author="Pribil-Kövesdy Döníz" w:date="2026-09-22T12:54:00Z" w16du:dateUtc="2026-09-22T16:54:00Z"/>
              </w:rPr>
            </w:pPr>
          </w:p>
        </w:tc>
      </w:tr>
      <w:tr w:rsidR="001E1D0B" w14:paraId="61103CD1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98" w:author="Pribil-Kövesdy Döníz" w:date="2026-09-22T12:54:00Z" w16du:dateUtc="2026-09-22T16:54:00Z"/>
        </w:trPr>
        <w:tc>
          <w:tcPr>
            <w:tcW w:w="300" w:type="dxa"/>
          </w:tcPr>
          <w:p w14:paraId="6AEB82F8" w14:textId="77777777" w:rsidR="001E1D0B" w:rsidRDefault="00165B9E">
            <w:pPr>
              <w:spacing w:before="15" w:after="15"/>
              <w:jc w:val="center"/>
              <w:rPr>
                <w:del w:id="99" w:author="Pribil-Kövesdy Döníz" w:date="2026-09-22T12:54:00Z" w16du:dateUtc="2026-09-22T16:54:00Z"/>
              </w:rPr>
            </w:pPr>
            <w:del w:id="100" w:author="Pribil-Kövesdy Döníz" w:date="2026-09-22T12:54:00Z" w16du:dateUtc="2026-09-22T16:54:00Z">
              <w:r>
                <w:rPr>
                  <w:sz w:val="32"/>
                  <w:szCs w:val="32"/>
                </w:rPr>
                <w:delText>13</w:delText>
              </w:r>
            </w:del>
          </w:p>
        </w:tc>
        <w:tc>
          <w:tcPr>
            <w:tcW w:w="300" w:type="dxa"/>
          </w:tcPr>
          <w:p w14:paraId="680C590E" w14:textId="77777777" w:rsidR="001E1D0B" w:rsidRDefault="00165B9E">
            <w:pPr>
              <w:spacing w:before="15" w:after="15"/>
              <w:jc w:val="center"/>
              <w:rPr>
                <w:del w:id="101" w:author="Pribil-Kövesdy Döníz" w:date="2026-09-22T12:54:00Z" w16du:dateUtc="2026-09-22T16:54:00Z"/>
              </w:rPr>
            </w:pPr>
            <w:del w:id="102" w:author="Pribil-Kövesdy Döníz" w:date="2026-09-22T12:54:00Z" w16du:dateUtc="2026-09-22T16:54:00Z">
              <w:r>
                <w:rPr>
                  <w:sz w:val="32"/>
                  <w:szCs w:val="32"/>
                </w:rPr>
                <w:delText>Thu</w:delText>
              </w:r>
            </w:del>
          </w:p>
        </w:tc>
        <w:tc>
          <w:tcPr>
            <w:tcW w:w="4400" w:type="dxa"/>
          </w:tcPr>
          <w:p w14:paraId="3CC15CC1" w14:textId="77777777" w:rsidR="001E1D0B" w:rsidRDefault="001E1D0B">
            <w:pPr>
              <w:spacing w:before="15" w:after="15"/>
              <w:ind w:left="80"/>
              <w:rPr>
                <w:del w:id="103" w:author="Pribil-Kövesdy Döníz" w:date="2026-09-22T12:54:00Z" w16du:dateUtc="2026-09-22T16:54:00Z"/>
              </w:rPr>
            </w:pPr>
          </w:p>
        </w:tc>
      </w:tr>
      <w:tr w:rsidR="001E1D0B" w14:paraId="3C403F7B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104" w:author="Pribil-Kövesdy Döníz" w:date="2026-09-22T12:54:00Z" w16du:dateUtc="2026-09-22T16:54:00Z"/>
        </w:trPr>
        <w:tc>
          <w:tcPr>
            <w:tcW w:w="300" w:type="dxa"/>
          </w:tcPr>
          <w:p w14:paraId="46F9FC8F" w14:textId="77777777" w:rsidR="001E1D0B" w:rsidRDefault="00165B9E">
            <w:pPr>
              <w:spacing w:before="15" w:after="15"/>
              <w:jc w:val="center"/>
              <w:rPr>
                <w:del w:id="105" w:author="Pribil-Kövesdy Döníz" w:date="2026-09-22T12:54:00Z" w16du:dateUtc="2026-09-22T16:54:00Z"/>
              </w:rPr>
            </w:pPr>
            <w:del w:id="106" w:author="Pribil-Kövesdy Döníz" w:date="2026-09-22T12:54:00Z" w16du:dateUtc="2026-09-22T16:54:00Z">
              <w:r>
                <w:rPr>
                  <w:sz w:val="32"/>
                  <w:szCs w:val="32"/>
                </w:rPr>
                <w:delText>14</w:delText>
              </w:r>
            </w:del>
          </w:p>
        </w:tc>
        <w:tc>
          <w:tcPr>
            <w:tcW w:w="300" w:type="dxa"/>
          </w:tcPr>
          <w:p w14:paraId="7F5AE398" w14:textId="77777777" w:rsidR="001E1D0B" w:rsidRDefault="00165B9E">
            <w:pPr>
              <w:spacing w:before="15" w:after="15"/>
              <w:jc w:val="center"/>
              <w:rPr>
                <w:del w:id="107" w:author="Pribil-Kövesdy Döníz" w:date="2026-09-22T12:54:00Z" w16du:dateUtc="2026-09-22T16:54:00Z"/>
              </w:rPr>
            </w:pPr>
            <w:del w:id="108" w:author="Pribil-Kövesdy Döníz" w:date="2026-09-22T12:54:00Z" w16du:dateUtc="2026-09-22T16:54:00Z">
              <w:r>
                <w:rPr>
                  <w:sz w:val="32"/>
                  <w:szCs w:val="32"/>
                </w:rPr>
                <w:delText>Fri</w:delText>
              </w:r>
            </w:del>
          </w:p>
        </w:tc>
        <w:tc>
          <w:tcPr>
            <w:tcW w:w="4400" w:type="dxa"/>
          </w:tcPr>
          <w:p w14:paraId="5CDA42C4" w14:textId="77777777" w:rsidR="001E1D0B" w:rsidRDefault="001E1D0B">
            <w:pPr>
              <w:spacing w:before="15" w:after="15"/>
              <w:ind w:left="80"/>
              <w:rPr>
                <w:del w:id="109" w:author="Pribil-Kövesdy Döníz" w:date="2026-09-22T12:54:00Z" w16du:dateUtc="2026-09-22T16:54:00Z"/>
              </w:rPr>
            </w:pPr>
          </w:p>
        </w:tc>
      </w:tr>
      <w:tr w:rsidR="001E1D0B" w14:paraId="60730EEE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110" w:author="Pribil-Kövesdy Döníz" w:date="2026-09-22T12:54:00Z" w16du:dateUtc="2026-09-22T16:54:00Z"/>
        </w:trPr>
        <w:tc>
          <w:tcPr>
            <w:tcW w:w="300" w:type="dxa"/>
            <w:shd w:val="clear" w:color="auto" w:fill="F7F7F7"/>
          </w:tcPr>
          <w:p w14:paraId="07D02934" w14:textId="77777777" w:rsidR="001E1D0B" w:rsidRDefault="00165B9E">
            <w:pPr>
              <w:spacing w:before="15" w:after="15"/>
              <w:jc w:val="center"/>
              <w:rPr>
                <w:del w:id="111" w:author="Pribil-Kövesdy Döníz" w:date="2026-09-22T12:54:00Z" w16du:dateUtc="2026-09-22T16:54:00Z"/>
              </w:rPr>
            </w:pPr>
            <w:del w:id="112" w:author="Pribil-Kövesdy Döníz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15</w:delText>
              </w:r>
            </w:del>
          </w:p>
        </w:tc>
        <w:tc>
          <w:tcPr>
            <w:tcW w:w="300" w:type="dxa"/>
            <w:shd w:val="clear" w:color="auto" w:fill="F7F7F7"/>
          </w:tcPr>
          <w:p w14:paraId="57C9695C" w14:textId="77777777" w:rsidR="001E1D0B" w:rsidRDefault="00165B9E">
            <w:pPr>
              <w:spacing w:before="15" w:after="15"/>
              <w:jc w:val="center"/>
              <w:rPr>
                <w:del w:id="113" w:author="Pribil-Kövesdy Döníz" w:date="2026-09-22T12:54:00Z" w16du:dateUtc="2026-09-22T16:54:00Z"/>
              </w:rPr>
            </w:pPr>
            <w:del w:id="114" w:author="Pribil-Kövesdy Döníz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Sat</w:delText>
              </w:r>
            </w:del>
          </w:p>
        </w:tc>
        <w:tc>
          <w:tcPr>
            <w:tcW w:w="4400" w:type="dxa"/>
            <w:shd w:val="clear" w:color="auto" w:fill="F7F7F7"/>
          </w:tcPr>
          <w:p w14:paraId="64DBD479" w14:textId="77777777" w:rsidR="001E1D0B" w:rsidRDefault="001E1D0B">
            <w:pPr>
              <w:spacing w:before="15" w:after="15"/>
              <w:ind w:left="80"/>
              <w:rPr>
                <w:del w:id="115" w:author="Pribil-Kövesdy Döníz" w:date="2026-09-22T12:54:00Z" w16du:dateUtc="2026-09-22T16:54:00Z"/>
              </w:rPr>
            </w:pPr>
          </w:p>
        </w:tc>
      </w:tr>
      <w:tr w:rsidR="001E1D0B" w14:paraId="5D8C28C8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116" w:author="Pribil-Kövesdy Döníz" w:date="2026-09-22T12:54:00Z" w16du:dateUtc="2026-09-22T16:54:00Z"/>
        </w:trPr>
        <w:tc>
          <w:tcPr>
            <w:tcW w:w="300" w:type="dxa"/>
            <w:shd w:val="clear" w:color="auto" w:fill="F7F7F7"/>
          </w:tcPr>
          <w:p w14:paraId="3910ACA8" w14:textId="77777777" w:rsidR="001E1D0B" w:rsidRDefault="00165B9E">
            <w:pPr>
              <w:spacing w:before="15" w:after="15"/>
              <w:jc w:val="center"/>
              <w:rPr>
                <w:del w:id="117" w:author="Pribil-Kövesdy Döníz" w:date="2026-09-22T12:54:00Z" w16du:dateUtc="2026-09-22T16:54:00Z"/>
              </w:rPr>
            </w:pPr>
            <w:del w:id="118" w:author="Pribil-Kövesdy Döníz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16</w:delText>
              </w:r>
            </w:del>
          </w:p>
        </w:tc>
        <w:tc>
          <w:tcPr>
            <w:tcW w:w="300" w:type="dxa"/>
            <w:shd w:val="clear" w:color="auto" w:fill="F7F7F7"/>
          </w:tcPr>
          <w:p w14:paraId="4FBC8DF6" w14:textId="77777777" w:rsidR="001E1D0B" w:rsidRDefault="00165B9E">
            <w:pPr>
              <w:spacing w:before="15" w:after="15"/>
              <w:jc w:val="center"/>
              <w:rPr>
                <w:del w:id="119" w:author="Pribil-Kövesdy Döníz" w:date="2026-09-22T12:54:00Z" w16du:dateUtc="2026-09-22T16:54:00Z"/>
              </w:rPr>
            </w:pPr>
            <w:del w:id="120" w:author="Pribil-Kövesdy Döníz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Sun</w:delText>
              </w:r>
            </w:del>
          </w:p>
        </w:tc>
        <w:tc>
          <w:tcPr>
            <w:tcW w:w="4400" w:type="dxa"/>
            <w:shd w:val="clear" w:color="auto" w:fill="F7F7F7"/>
          </w:tcPr>
          <w:p w14:paraId="0F9EE38C" w14:textId="77777777" w:rsidR="001E1D0B" w:rsidRDefault="001E1D0B">
            <w:pPr>
              <w:spacing w:before="15" w:after="15"/>
              <w:ind w:left="80"/>
              <w:rPr>
                <w:del w:id="121" w:author="Pribil-Kövesdy Döníz" w:date="2026-09-22T12:54:00Z" w16du:dateUtc="2026-09-22T16:54:00Z"/>
              </w:rPr>
            </w:pPr>
          </w:p>
        </w:tc>
      </w:tr>
      <w:tr w:rsidR="001E1D0B" w14:paraId="796B16E1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122" w:author="Pribil-Kövesdy Döníz" w:date="2026-09-22T12:54:00Z" w16du:dateUtc="2026-09-22T16:54:00Z"/>
        </w:trPr>
        <w:tc>
          <w:tcPr>
            <w:tcW w:w="300" w:type="dxa"/>
          </w:tcPr>
          <w:p w14:paraId="65055FF7" w14:textId="77777777" w:rsidR="001E1D0B" w:rsidRDefault="00165B9E">
            <w:pPr>
              <w:spacing w:before="15" w:after="15"/>
              <w:jc w:val="center"/>
              <w:rPr>
                <w:del w:id="123" w:author="Pribil-Kövesdy Döníz" w:date="2026-09-22T12:54:00Z" w16du:dateUtc="2026-09-22T16:54:00Z"/>
              </w:rPr>
            </w:pPr>
            <w:del w:id="124" w:author="Pribil-Kövesdy Döníz" w:date="2026-09-22T12:54:00Z" w16du:dateUtc="2026-09-22T16:54:00Z">
              <w:r>
                <w:rPr>
                  <w:sz w:val="32"/>
                  <w:szCs w:val="32"/>
                </w:rPr>
                <w:delText>17</w:delText>
              </w:r>
            </w:del>
          </w:p>
        </w:tc>
        <w:tc>
          <w:tcPr>
            <w:tcW w:w="300" w:type="dxa"/>
          </w:tcPr>
          <w:p w14:paraId="1A3F625F" w14:textId="77777777" w:rsidR="001E1D0B" w:rsidRDefault="00165B9E">
            <w:pPr>
              <w:spacing w:before="15" w:after="15"/>
              <w:jc w:val="center"/>
              <w:rPr>
                <w:del w:id="125" w:author="Pribil-Kövesdy Döníz" w:date="2026-09-22T12:54:00Z" w16du:dateUtc="2026-09-22T16:54:00Z"/>
              </w:rPr>
            </w:pPr>
            <w:del w:id="126" w:author="Pribil-Kövesdy Döníz" w:date="2026-09-22T12:54:00Z" w16du:dateUtc="2026-09-22T16:54:00Z">
              <w:r>
                <w:rPr>
                  <w:sz w:val="32"/>
                  <w:szCs w:val="32"/>
                </w:rPr>
                <w:delText>Mon</w:delText>
              </w:r>
            </w:del>
          </w:p>
        </w:tc>
        <w:tc>
          <w:tcPr>
            <w:tcW w:w="4400" w:type="dxa"/>
          </w:tcPr>
          <w:p w14:paraId="0CAD8F9C" w14:textId="77777777" w:rsidR="001E1D0B" w:rsidRDefault="00165B9E">
            <w:pPr>
              <w:spacing w:before="15" w:after="15"/>
              <w:ind w:left="80"/>
              <w:rPr>
                <w:del w:id="127" w:author="Pribil-Kövesdy Döníz" w:date="2026-09-22T12:54:00Z" w16du:dateUtc="2026-09-22T16:54:00Z"/>
              </w:rPr>
            </w:pPr>
            <w:del w:id="128" w:author="Pribil-Kövesdy Döníz" w:date="2026-09-22T12:54:00Z" w16du:dateUtc="2026-09-22T16:54:00Z">
              <w:r>
                <w:rPr>
                  <w:color w:val="FF0000"/>
                  <w:sz w:val="28"/>
                  <w:szCs w:val="28"/>
                </w:rPr>
                <w:delText>Presidents' Day</w:delText>
              </w:r>
            </w:del>
          </w:p>
        </w:tc>
      </w:tr>
      <w:tr w:rsidR="001E1D0B" w14:paraId="48461A36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129" w:author="Pribil-Kövesdy Döníz" w:date="2026-09-22T12:54:00Z" w16du:dateUtc="2026-09-22T16:54:00Z"/>
        </w:trPr>
        <w:tc>
          <w:tcPr>
            <w:tcW w:w="300" w:type="dxa"/>
          </w:tcPr>
          <w:p w14:paraId="1C59B352" w14:textId="77777777" w:rsidR="001E1D0B" w:rsidRDefault="00165B9E">
            <w:pPr>
              <w:spacing w:before="15" w:after="15"/>
              <w:jc w:val="center"/>
              <w:rPr>
                <w:del w:id="130" w:author="Pribil-Kövesdy Döníz" w:date="2026-09-22T12:54:00Z" w16du:dateUtc="2026-09-22T16:54:00Z"/>
              </w:rPr>
            </w:pPr>
            <w:del w:id="131" w:author="Pribil-Kövesdy Döníz" w:date="2026-09-22T12:54:00Z" w16du:dateUtc="2026-09-22T16:54:00Z">
              <w:r>
                <w:rPr>
                  <w:sz w:val="32"/>
                  <w:szCs w:val="32"/>
                </w:rPr>
                <w:delText>18</w:delText>
              </w:r>
            </w:del>
          </w:p>
        </w:tc>
        <w:tc>
          <w:tcPr>
            <w:tcW w:w="300" w:type="dxa"/>
          </w:tcPr>
          <w:p w14:paraId="384114C0" w14:textId="77777777" w:rsidR="001E1D0B" w:rsidRDefault="00165B9E">
            <w:pPr>
              <w:spacing w:before="15" w:after="15"/>
              <w:jc w:val="center"/>
              <w:rPr>
                <w:del w:id="132" w:author="Pribil-Kövesdy Döníz" w:date="2026-09-22T12:54:00Z" w16du:dateUtc="2026-09-22T16:54:00Z"/>
              </w:rPr>
            </w:pPr>
            <w:del w:id="133" w:author="Pribil-Kövesdy Döníz" w:date="2026-09-22T12:54:00Z" w16du:dateUtc="2026-09-22T16:54:00Z">
              <w:r>
                <w:rPr>
                  <w:sz w:val="32"/>
                  <w:szCs w:val="32"/>
                </w:rPr>
                <w:delText>Tue</w:delText>
              </w:r>
            </w:del>
          </w:p>
        </w:tc>
        <w:tc>
          <w:tcPr>
            <w:tcW w:w="4400" w:type="dxa"/>
          </w:tcPr>
          <w:p w14:paraId="33C5D9ED" w14:textId="77777777" w:rsidR="001E1D0B" w:rsidRDefault="001E1D0B">
            <w:pPr>
              <w:spacing w:before="15" w:after="15"/>
              <w:ind w:left="80"/>
              <w:rPr>
                <w:del w:id="134" w:author="Pribil-Kövesdy Döníz" w:date="2026-09-22T12:54:00Z" w16du:dateUtc="2026-09-22T16:54:00Z"/>
              </w:rPr>
            </w:pPr>
          </w:p>
        </w:tc>
      </w:tr>
      <w:tr w:rsidR="001E1D0B" w14:paraId="2ACCD4DE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135" w:author="Pribil-Kövesdy Döníz" w:date="2026-09-22T12:54:00Z" w16du:dateUtc="2026-09-22T16:54:00Z"/>
        </w:trPr>
        <w:tc>
          <w:tcPr>
            <w:tcW w:w="300" w:type="dxa"/>
          </w:tcPr>
          <w:p w14:paraId="44685D89" w14:textId="77777777" w:rsidR="001E1D0B" w:rsidRDefault="00165B9E">
            <w:pPr>
              <w:spacing w:before="15" w:after="15"/>
              <w:jc w:val="center"/>
              <w:rPr>
                <w:del w:id="136" w:author="Pribil-Kövesdy Döníz" w:date="2026-09-22T12:54:00Z" w16du:dateUtc="2026-09-22T16:54:00Z"/>
              </w:rPr>
            </w:pPr>
            <w:del w:id="137" w:author="Pribil-Kövesdy Döníz" w:date="2026-09-22T12:54:00Z" w16du:dateUtc="2026-09-22T16:54:00Z">
              <w:r>
                <w:rPr>
                  <w:sz w:val="32"/>
                  <w:szCs w:val="32"/>
                </w:rPr>
                <w:delText>19</w:delText>
              </w:r>
            </w:del>
          </w:p>
        </w:tc>
        <w:tc>
          <w:tcPr>
            <w:tcW w:w="300" w:type="dxa"/>
          </w:tcPr>
          <w:p w14:paraId="72D93B64" w14:textId="77777777" w:rsidR="001E1D0B" w:rsidRDefault="00165B9E">
            <w:pPr>
              <w:spacing w:before="15" w:after="15"/>
              <w:jc w:val="center"/>
              <w:rPr>
                <w:del w:id="138" w:author="Pribil-Kövesdy Döníz" w:date="2026-09-22T12:54:00Z" w16du:dateUtc="2026-09-22T16:54:00Z"/>
              </w:rPr>
            </w:pPr>
            <w:del w:id="139" w:author="Pribil-Kövesdy Döníz" w:date="2026-09-22T12:54:00Z" w16du:dateUtc="2026-09-22T16:54:00Z">
              <w:r>
                <w:rPr>
                  <w:sz w:val="32"/>
                  <w:szCs w:val="32"/>
                </w:rPr>
                <w:delText>Wed</w:delText>
              </w:r>
            </w:del>
          </w:p>
        </w:tc>
        <w:tc>
          <w:tcPr>
            <w:tcW w:w="4400" w:type="dxa"/>
          </w:tcPr>
          <w:p w14:paraId="12C85761" w14:textId="77777777" w:rsidR="001E1D0B" w:rsidRDefault="001E1D0B">
            <w:pPr>
              <w:spacing w:before="15" w:after="15"/>
              <w:ind w:left="80"/>
              <w:rPr>
                <w:del w:id="140" w:author="Pribil-Kövesdy Döníz" w:date="2026-09-22T12:54:00Z" w16du:dateUtc="2026-09-22T16:54:00Z"/>
              </w:rPr>
            </w:pPr>
          </w:p>
        </w:tc>
      </w:tr>
      <w:tr w:rsidR="001E1D0B" w14:paraId="7ADB1413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141" w:author="Pribil-Kövesdy Döníz" w:date="2026-09-22T12:54:00Z" w16du:dateUtc="2026-09-22T16:54:00Z"/>
        </w:trPr>
        <w:tc>
          <w:tcPr>
            <w:tcW w:w="300" w:type="dxa"/>
          </w:tcPr>
          <w:p w14:paraId="0F0F1E12" w14:textId="77777777" w:rsidR="001E1D0B" w:rsidRDefault="00165B9E">
            <w:pPr>
              <w:spacing w:before="15" w:after="15"/>
              <w:jc w:val="center"/>
              <w:rPr>
                <w:del w:id="142" w:author="Pribil-Kövesdy Döníz" w:date="2026-09-22T12:54:00Z" w16du:dateUtc="2026-09-22T16:54:00Z"/>
              </w:rPr>
            </w:pPr>
            <w:del w:id="143" w:author="Pribil-Kövesdy Döníz" w:date="2026-09-22T12:54:00Z" w16du:dateUtc="2026-09-22T16:54:00Z">
              <w:r>
                <w:rPr>
                  <w:sz w:val="32"/>
                  <w:szCs w:val="32"/>
                </w:rPr>
                <w:delText>20</w:delText>
              </w:r>
            </w:del>
          </w:p>
        </w:tc>
        <w:tc>
          <w:tcPr>
            <w:tcW w:w="300" w:type="dxa"/>
          </w:tcPr>
          <w:p w14:paraId="52014EB6" w14:textId="77777777" w:rsidR="001E1D0B" w:rsidRDefault="00165B9E">
            <w:pPr>
              <w:spacing w:before="15" w:after="15"/>
              <w:jc w:val="center"/>
              <w:rPr>
                <w:del w:id="144" w:author="Pribil-Kövesdy Döníz" w:date="2026-09-22T12:54:00Z" w16du:dateUtc="2026-09-22T16:54:00Z"/>
              </w:rPr>
            </w:pPr>
            <w:del w:id="145" w:author="Pribil-Kövesdy Döníz" w:date="2026-09-22T12:54:00Z" w16du:dateUtc="2026-09-22T16:54:00Z">
              <w:r>
                <w:rPr>
                  <w:sz w:val="32"/>
                  <w:szCs w:val="32"/>
                </w:rPr>
                <w:delText>Thu</w:delText>
              </w:r>
            </w:del>
          </w:p>
        </w:tc>
        <w:tc>
          <w:tcPr>
            <w:tcW w:w="4400" w:type="dxa"/>
          </w:tcPr>
          <w:p w14:paraId="17358279" w14:textId="77777777" w:rsidR="001E1D0B" w:rsidRDefault="001E1D0B">
            <w:pPr>
              <w:spacing w:before="15" w:after="15"/>
              <w:ind w:left="80"/>
              <w:rPr>
                <w:del w:id="146" w:author="Pribil-Kövesdy Döníz" w:date="2026-09-22T12:54:00Z" w16du:dateUtc="2026-09-22T16:54:00Z"/>
              </w:rPr>
            </w:pPr>
          </w:p>
        </w:tc>
      </w:tr>
      <w:tr w:rsidR="001E1D0B" w14:paraId="38B5BA33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147" w:author="Pribil-Kövesdy Döníz" w:date="2026-09-22T12:54:00Z" w16du:dateUtc="2026-09-22T16:54:00Z"/>
        </w:trPr>
        <w:tc>
          <w:tcPr>
            <w:tcW w:w="300" w:type="dxa"/>
          </w:tcPr>
          <w:p w14:paraId="419E1EFA" w14:textId="77777777" w:rsidR="001E1D0B" w:rsidRDefault="00165B9E">
            <w:pPr>
              <w:spacing w:before="15" w:after="15"/>
              <w:jc w:val="center"/>
              <w:rPr>
                <w:del w:id="148" w:author="Pribil-Kövesdy Döníz" w:date="2026-09-22T12:54:00Z" w16du:dateUtc="2026-09-22T16:54:00Z"/>
              </w:rPr>
            </w:pPr>
            <w:del w:id="149" w:author="Pribil-Kövesdy Döníz" w:date="2026-09-22T12:54:00Z" w16du:dateUtc="2026-09-22T16:54:00Z">
              <w:r>
                <w:rPr>
                  <w:sz w:val="32"/>
                  <w:szCs w:val="32"/>
                </w:rPr>
                <w:delText>21</w:delText>
              </w:r>
            </w:del>
          </w:p>
        </w:tc>
        <w:tc>
          <w:tcPr>
            <w:tcW w:w="300" w:type="dxa"/>
          </w:tcPr>
          <w:p w14:paraId="6A17433F" w14:textId="77777777" w:rsidR="001E1D0B" w:rsidRDefault="00165B9E">
            <w:pPr>
              <w:spacing w:before="15" w:after="15"/>
              <w:jc w:val="center"/>
              <w:rPr>
                <w:del w:id="150" w:author="Pribil-Kövesdy Döníz" w:date="2026-09-22T12:54:00Z" w16du:dateUtc="2026-09-22T16:54:00Z"/>
              </w:rPr>
            </w:pPr>
            <w:del w:id="151" w:author="Pribil-Kövesdy Döníz" w:date="2026-09-22T12:54:00Z" w16du:dateUtc="2026-09-22T16:54:00Z">
              <w:r>
                <w:rPr>
                  <w:sz w:val="32"/>
                  <w:szCs w:val="32"/>
                </w:rPr>
                <w:delText>Fri</w:delText>
              </w:r>
            </w:del>
          </w:p>
        </w:tc>
        <w:tc>
          <w:tcPr>
            <w:tcW w:w="4400" w:type="dxa"/>
          </w:tcPr>
          <w:p w14:paraId="197BAD58" w14:textId="77777777" w:rsidR="001E1D0B" w:rsidRDefault="001E1D0B">
            <w:pPr>
              <w:spacing w:before="15" w:after="15"/>
              <w:ind w:left="80"/>
              <w:rPr>
                <w:del w:id="152" w:author="Pribil-Kövesdy Döníz" w:date="2026-09-22T12:54:00Z" w16du:dateUtc="2026-09-22T16:54:00Z"/>
              </w:rPr>
            </w:pPr>
          </w:p>
        </w:tc>
      </w:tr>
      <w:tr w:rsidR="001E1D0B" w14:paraId="3BEBC8B3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153" w:author="Pribil-Kövesdy Döníz" w:date="2026-09-22T12:54:00Z" w16du:dateUtc="2026-09-22T16:54:00Z"/>
        </w:trPr>
        <w:tc>
          <w:tcPr>
            <w:tcW w:w="300" w:type="dxa"/>
            <w:shd w:val="clear" w:color="auto" w:fill="F7F7F7"/>
          </w:tcPr>
          <w:p w14:paraId="2EB4F6F8" w14:textId="77777777" w:rsidR="001E1D0B" w:rsidRDefault="00165B9E">
            <w:pPr>
              <w:spacing w:before="15" w:after="15"/>
              <w:jc w:val="center"/>
              <w:rPr>
                <w:del w:id="154" w:author="Pribil-Kövesdy Döníz" w:date="2026-09-22T12:54:00Z" w16du:dateUtc="2026-09-22T16:54:00Z"/>
              </w:rPr>
            </w:pPr>
            <w:del w:id="155" w:author="Pribil-Kövesdy Döníz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22</w:delText>
              </w:r>
            </w:del>
          </w:p>
        </w:tc>
        <w:tc>
          <w:tcPr>
            <w:tcW w:w="300" w:type="dxa"/>
            <w:shd w:val="clear" w:color="auto" w:fill="F7F7F7"/>
          </w:tcPr>
          <w:p w14:paraId="6F7343A9" w14:textId="77777777" w:rsidR="001E1D0B" w:rsidRDefault="00165B9E">
            <w:pPr>
              <w:spacing w:before="15" w:after="15"/>
              <w:jc w:val="center"/>
              <w:rPr>
                <w:del w:id="156" w:author="Pribil-Kövesdy Döníz" w:date="2026-09-22T12:54:00Z" w16du:dateUtc="2026-09-22T16:54:00Z"/>
              </w:rPr>
            </w:pPr>
            <w:del w:id="157" w:author="Pribil-Kövesdy Döníz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Sat</w:delText>
              </w:r>
            </w:del>
          </w:p>
        </w:tc>
        <w:tc>
          <w:tcPr>
            <w:tcW w:w="4400" w:type="dxa"/>
            <w:shd w:val="clear" w:color="auto" w:fill="F7F7F7"/>
          </w:tcPr>
          <w:p w14:paraId="33F793BF" w14:textId="77777777" w:rsidR="001E1D0B" w:rsidRDefault="001E1D0B">
            <w:pPr>
              <w:spacing w:before="15" w:after="15"/>
              <w:ind w:left="80"/>
              <w:rPr>
                <w:del w:id="158" w:author="Pribil-Kövesdy Döníz" w:date="2026-09-22T12:54:00Z" w16du:dateUtc="2026-09-22T16:54:00Z"/>
              </w:rPr>
            </w:pPr>
          </w:p>
        </w:tc>
      </w:tr>
      <w:tr w:rsidR="001E1D0B" w14:paraId="66158A2F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159" w:author="Pribil-Kövesdy Döníz" w:date="2026-09-22T12:54:00Z" w16du:dateUtc="2026-09-22T16:54:00Z"/>
        </w:trPr>
        <w:tc>
          <w:tcPr>
            <w:tcW w:w="300" w:type="dxa"/>
            <w:shd w:val="clear" w:color="auto" w:fill="F7F7F7"/>
          </w:tcPr>
          <w:p w14:paraId="5F7F4B59" w14:textId="77777777" w:rsidR="001E1D0B" w:rsidRDefault="00165B9E">
            <w:pPr>
              <w:spacing w:before="15" w:after="15"/>
              <w:jc w:val="center"/>
              <w:rPr>
                <w:del w:id="160" w:author="Pribil-Kövesdy Döníz" w:date="2026-09-22T12:54:00Z" w16du:dateUtc="2026-09-22T16:54:00Z"/>
              </w:rPr>
            </w:pPr>
            <w:del w:id="161" w:author="Pribil-Kövesdy Döníz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23</w:delText>
              </w:r>
            </w:del>
          </w:p>
        </w:tc>
        <w:tc>
          <w:tcPr>
            <w:tcW w:w="300" w:type="dxa"/>
            <w:shd w:val="clear" w:color="auto" w:fill="F7F7F7"/>
          </w:tcPr>
          <w:p w14:paraId="317A8ABF" w14:textId="77777777" w:rsidR="001E1D0B" w:rsidRDefault="00165B9E">
            <w:pPr>
              <w:spacing w:before="15" w:after="15"/>
              <w:jc w:val="center"/>
              <w:rPr>
                <w:del w:id="162" w:author="Pribil-Kövesdy Döníz" w:date="2026-09-22T12:54:00Z" w16du:dateUtc="2026-09-22T16:54:00Z"/>
              </w:rPr>
            </w:pPr>
            <w:del w:id="163" w:author="Pribil-Kövesdy Döníz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Sun</w:delText>
              </w:r>
            </w:del>
          </w:p>
        </w:tc>
        <w:tc>
          <w:tcPr>
            <w:tcW w:w="4400" w:type="dxa"/>
            <w:shd w:val="clear" w:color="auto" w:fill="F7F7F7"/>
          </w:tcPr>
          <w:p w14:paraId="45298D10" w14:textId="77777777" w:rsidR="001E1D0B" w:rsidRDefault="001E1D0B">
            <w:pPr>
              <w:spacing w:before="15" w:after="15"/>
              <w:ind w:left="80"/>
              <w:rPr>
                <w:del w:id="164" w:author="Pribil-Kövesdy Döníz" w:date="2026-09-22T12:54:00Z" w16du:dateUtc="2026-09-22T16:54:00Z"/>
              </w:rPr>
            </w:pPr>
          </w:p>
        </w:tc>
      </w:tr>
      <w:tr w:rsidR="001E1D0B" w14:paraId="3ACBDC62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165" w:author="Pribil-Kövesdy Döníz" w:date="2026-09-22T12:54:00Z" w16du:dateUtc="2026-09-22T16:54:00Z"/>
        </w:trPr>
        <w:tc>
          <w:tcPr>
            <w:tcW w:w="300" w:type="dxa"/>
          </w:tcPr>
          <w:p w14:paraId="63631213" w14:textId="77777777" w:rsidR="001E1D0B" w:rsidRDefault="00165B9E">
            <w:pPr>
              <w:spacing w:before="15" w:after="15"/>
              <w:jc w:val="center"/>
              <w:rPr>
                <w:del w:id="166" w:author="Pribil-Kövesdy Döníz" w:date="2026-09-22T12:54:00Z" w16du:dateUtc="2026-09-22T16:54:00Z"/>
              </w:rPr>
            </w:pPr>
            <w:del w:id="167" w:author="Pribil-Kövesdy Döníz" w:date="2026-09-22T12:54:00Z" w16du:dateUtc="2026-09-22T16:54:00Z">
              <w:r>
                <w:rPr>
                  <w:sz w:val="32"/>
                  <w:szCs w:val="32"/>
                </w:rPr>
                <w:delText>24</w:delText>
              </w:r>
            </w:del>
          </w:p>
        </w:tc>
        <w:tc>
          <w:tcPr>
            <w:tcW w:w="300" w:type="dxa"/>
          </w:tcPr>
          <w:p w14:paraId="6AB95D68" w14:textId="77777777" w:rsidR="001E1D0B" w:rsidRDefault="00165B9E">
            <w:pPr>
              <w:spacing w:before="15" w:after="15"/>
              <w:jc w:val="center"/>
              <w:rPr>
                <w:del w:id="168" w:author="Pribil-Kövesdy Döníz" w:date="2026-09-22T12:54:00Z" w16du:dateUtc="2026-09-22T16:54:00Z"/>
              </w:rPr>
            </w:pPr>
            <w:del w:id="169" w:author="Pribil-Kövesdy Döníz" w:date="2026-09-22T12:54:00Z" w16du:dateUtc="2026-09-22T16:54:00Z">
              <w:r>
                <w:rPr>
                  <w:sz w:val="32"/>
                  <w:szCs w:val="32"/>
                </w:rPr>
                <w:delText>Mon</w:delText>
              </w:r>
            </w:del>
          </w:p>
        </w:tc>
        <w:tc>
          <w:tcPr>
            <w:tcW w:w="4400" w:type="dxa"/>
          </w:tcPr>
          <w:p w14:paraId="64415E4F" w14:textId="77777777" w:rsidR="001E1D0B" w:rsidRDefault="001E1D0B">
            <w:pPr>
              <w:spacing w:before="15" w:after="15"/>
              <w:ind w:left="80"/>
              <w:rPr>
                <w:del w:id="170" w:author="Pribil-Kövesdy Döníz" w:date="2026-09-22T12:54:00Z" w16du:dateUtc="2026-09-22T16:54:00Z"/>
              </w:rPr>
            </w:pPr>
          </w:p>
        </w:tc>
      </w:tr>
      <w:tr w:rsidR="001E1D0B" w14:paraId="2F519A25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171" w:author="Pribil-Kövesdy Döníz" w:date="2026-09-22T12:54:00Z" w16du:dateUtc="2026-09-22T16:54:00Z"/>
        </w:trPr>
        <w:tc>
          <w:tcPr>
            <w:tcW w:w="300" w:type="dxa"/>
          </w:tcPr>
          <w:p w14:paraId="39D273B8" w14:textId="77777777" w:rsidR="001E1D0B" w:rsidRDefault="00165B9E">
            <w:pPr>
              <w:spacing w:before="15" w:after="15"/>
              <w:jc w:val="center"/>
              <w:rPr>
                <w:del w:id="172" w:author="Pribil-Kövesdy Döníz" w:date="2026-09-22T12:54:00Z" w16du:dateUtc="2026-09-22T16:54:00Z"/>
              </w:rPr>
            </w:pPr>
            <w:del w:id="173" w:author="Pribil-Kövesdy Döníz" w:date="2026-09-22T12:54:00Z" w16du:dateUtc="2026-09-22T16:54:00Z">
              <w:r>
                <w:rPr>
                  <w:sz w:val="32"/>
                  <w:szCs w:val="32"/>
                </w:rPr>
                <w:delText>25</w:delText>
              </w:r>
            </w:del>
          </w:p>
        </w:tc>
        <w:tc>
          <w:tcPr>
            <w:tcW w:w="300" w:type="dxa"/>
          </w:tcPr>
          <w:p w14:paraId="59AE24B2" w14:textId="77777777" w:rsidR="001E1D0B" w:rsidRDefault="00165B9E">
            <w:pPr>
              <w:spacing w:before="15" w:after="15"/>
              <w:jc w:val="center"/>
              <w:rPr>
                <w:del w:id="174" w:author="Pribil-Kövesdy Döníz" w:date="2026-09-22T12:54:00Z" w16du:dateUtc="2026-09-22T16:54:00Z"/>
              </w:rPr>
            </w:pPr>
            <w:del w:id="175" w:author="Pribil-Kövesdy Döníz" w:date="2026-09-22T12:54:00Z" w16du:dateUtc="2026-09-22T16:54:00Z">
              <w:r>
                <w:rPr>
                  <w:sz w:val="32"/>
                  <w:szCs w:val="32"/>
                </w:rPr>
                <w:delText>Tue</w:delText>
              </w:r>
            </w:del>
          </w:p>
        </w:tc>
        <w:tc>
          <w:tcPr>
            <w:tcW w:w="4400" w:type="dxa"/>
          </w:tcPr>
          <w:p w14:paraId="08C2AC1D" w14:textId="77777777" w:rsidR="001E1D0B" w:rsidRDefault="001E1D0B">
            <w:pPr>
              <w:spacing w:before="15" w:after="15"/>
              <w:ind w:left="80"/>
              <w:rPr>
                <w:del w:id="176" w:author="Pribil-Kövesdy Döníz" w:date="2026-09-22T12:54:00Z" w16du:dateUtc="2026-09-22T16:54:00Z"/>
              </w:rPr>
            </w:pPr>
          </w:p>
        </w:tc>
      </w:tr>
      <w:tr w:rsidR="001E1D0B" w14:paraId="1D892572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177" w:author="Pribil-Kövesdy Döníz" w:date="2026-09-22T12:54:00Z" w16du:dateUtc="2026-09-22T16:54:00Z"/>
        </w:trPr>
        <w:tc>
          <w:tcPr>
            <w:tcW w:w="300" w:type="dxa"/>
          </w:tcPr>
          <w:p w14:paraId="68934D76" w14:textId="77777777" w:rsidR="001E1D0B" w:rsidRDefault="00165B9E">
            <w:pPr>
              <w:spacing w:before="15" w:after="15"/>
              <w:jc w:val="center"/>
              <w:rPr>
                <w:del w:id="178" w:author="Pribil-Kövesdy Döníz" w:date="2026-09-22T12:54:00Z" w16du:dateUtc="2026-09-22T16:54:00Z"/>
              </w:rPr>
            </w:pPr>
            <w:del w:id="179" w:author="Pribil-Kövesdy Döníz" w:date="2026-09-22T12:54:00Z" w16du:dateUtc="2026-09-22T16:54:00Z">
              <w:r>
                <w:rPr>
                  <w:sz w:val="32"/>
                  <w:szCs w:val="32"/>
                </w:rPr>
                <w:delText>26</w:delText>
              </w:r>
            </w:del>
          </w:p>
        </w:tc>
        <w:tc>
          <w:tcPr>
            <w:tcW w:w="300" w:type="dxa"/>
          </w:tcPr>
          <w:p w14:paraId="760FA7C4" w14:textId="77777777" w:rsidR="001E1D0B" w:rsidRDefault="00165B9E">
            <w:pPr>
              <w:spacing w:before="15" w:after="15"/>
              <w:jc w:val="center"/>
              <w:rPr>
                <w:del w:id="180" w:author="Pribil-Kövesdy Döníz" w:date="2026-09-22T12:54:00Z" w16du:dateUtc="2026-09-22T16:54:00Z"/>
              </w:rPr>
            </w:pPr>
            <w:del w:id="181" w:author="Pribil-Kövesdy Döníz" w:date="2026-09-22T12:54:00Z" w16du:dateUtc="2026-09-22T16:54:00Z">
              <w:r>
                <w:rPr>
                  <w:sz w:val="32"/>
                  <w:szCs w:val="32"/>
                </w:rPr>
                <w:delText>Wed</w:delText>
              </w:r>
            </w:del>
          </w:p>
        </w:tc>
        <w:tc>
          <w:tcPr>
            <w:tcW w:w="4400" w:type="dxa"/>
          </w:tcPr>
          <w:p w14:paraId="51A40CBA" w14:textId="77777777" w:rsidR="001E1D0B" w:rsidRDefault="001E1D0B">
            <w:pPr>
              <w:spacing w:before="15" w:after="15"/>
              <w:ind w:left="80"/>
              <w:rPr>
                <w:del w:id="182" w:author="Pribil-Kövesdy Döníz" w:date="2026-09-22T12:54:00Z" w16du:dateUtc="2026-09-22T16:54:00Z"/>
              </w:rPr>
            </w:pPr>
          </w:p>
        </w:tc>
      </w:tr>
      <w:tr w:rsidR="001E1D0B" w14:paraId="28F01163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183" w:author="Pribil-Kövesdy Döníz" w:date="2026-09-22T12:54:00Z" w16du:dateUtc="2026-09-22T16:54:00Z"/>
        </w:trPr>
        <w:tc>
          <w:tcPr>
            <w:tcW w:w="300" w:type="dxa"/>
          </w:tcPr>
          <w:p w14:paraId="316E5324" w14:textId="77777777" w:rsidR="001E1D0B" w:rsidRDefault="00165B9E">
            <w:pPr>
              <w:spacing w:before="15" w:after="15"/>
              <w:jc w:val="center"/>
              <w:rPr>
                <w:del w:id="184" w:author="Pribil-Kövesdy Döníz" w:date="2026-09-22T12:54:00Z" w16du:dateUtc="2026-09-22T16:54:00Z"/>
              </w:rPr>
            </w:pPr>
            <w:del w:id="185" w:author="Pribil-Kövesdy Döníz" w:date="2026-09-22T12:54:00Z" w16du:dateUtc="2026-09-22T16:54:00Z">
              <w:r>
                <w:rPr>
                  <w:sz w:val="32"/>
                  <w:szCs w:val="32"/>
                </w:rPr>
                <w:delText>27</w:delText>
              </w:r>
            </w:del>
          </w:p>
        </w:tc>
        <w:tc>
          <w:tcPr>
            <w:tcW w:w="300" w:type="dxa"/>
          </w:tcPr>
          <w:p w14:paraId="707865EA" w14:textId="77777777" w:rsidR="001E1D0B" w:rsidRDefault="00165B9E">
            <w:pPr>
              <w:spacing w:before="15" w:after="15"/>
              <w:jc w:val="center"/>
              <w:rPr>
                <w:del w:id="186" w:author="Pribil-Kövesdy Döníz" w:date="2026-09-22T12:54:00Z" w16du:dateUtc="2026-09-22T16:54:00Z"/>
              </w:rPr>
            </w:pPr>
            <w:del w:id="187" w:author="Pribil-Kövesdy Döníz" w:date="2026-09-22T12:54:00Z" w16du:dateUtc="2026-09-22T16:54:00Z">
              <w:r>
                <w:rPr>
                  <w:sz w:val="32"/>
                  <w:szCs w:val="32"/>
                </w:rPr>
                <w:delText>Thu</w:delText>
              </w:r>
            </w:del>
          </w:p>
        </w:tc>
        <w:tc>
          <w:tcPr>
            <w:tcW w:w="4400" w:type="dxa"/>
          </w:tcPr>
          <w:p w14:paraId="55EABA0B" w14:textId="77777777" w:rsidR="001E1D0B" w:rsidRDefault="001E1D0B">
            <w:pPr>
              <w:spacing w:before="15" w:after="15"/>
              <w:ind w:left="80"/>
              <w:rPr>
                <w:del w:id="188" w:author="Pribil-Kövesdy Döníz" w:date="2026-09-22T12:54:00Z" w16du:dateUtc="2026-09-22T16:54:00Z"/>
              </w:rPr>
            </w:pPr>
          </w:p>
        </w:tc>
      </w:tr>
      <w:tr w:rsidR="001E1D0B" w14:paraId="317AEC32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189" w:author="Pribil-Kövesdy Döníz" w:date="2026-09-22T12:54:00Z" w16du:dateUtc="2026-09-22T16:54:00Z"/>
        </w:trPr>
        <w:tc>
          <w:tcPr>
            <w:tcW w:w="300" w:type="dxa"/>
          </w:tcPr>
          <w:p w14:paraId="1CD7D131" w14:textId="77777777" w:rsidR="001E1D0B" w:rsidRDefault="00165B9E">
            <w:pPr>
              <w:spacing w:before="15" w:after="15"/>
              <w:jc w:val="center"/>
              <w:rPr>
                <w:del w:id="190" w:author="Pribil-Kövesdy Döníz" w:date="2026-09-22T12:54:00Z" w16du:dateUtc="2026-09-22T16:54:00Z"/>
              </w:rPr>
            </w:pPr>
            <w:del w:id="191" w:author="Pribil-Kövesdy Döníz" w:date="2026-09-22T12:54:00Z" w16du:dateUtc="2026-09-22T16:54:00Z">
              <w:r>
                <w:rPr>
                  <w:sz w:val="32"/>
                  <w:szCs w:val="32"/>
                </w:rPr>
                <w:delText>28</w:delText>
              </w:r>
            </w:del>
          </w:p>
        </w:tc>
        <w:tc>
          <w:tcPr>
            <w:tcW w:w="300" w:type="dxa"/>
          </w:tcPr>
          <w:p w14:paraId="1E81108E" w14:textId="77777777" w:rsidR="001E1D0B" w:rsidRDefault="00165B9E">
            <w:pPr>
              <w:spacing w:before="15" w:after="15"/>
              <w:jc w:val="center"/>
              <w:rPr>
                <w:del w:id="192" w:author="Pribil-Kövesdy Döníz" w:date="2026-09-22T12:54:00Z" w16du:dateUtc="2026-09-22T16:54:00Z"/>
              </w:rPr>
            </w:pPr>
            <w:del w:id="193" w:author="Pribil-Kövesdy Döníz" w:date="2026-09-22T12:54:00Z" w16du:dateUtc="2026-09-22T16:54:00Z">
              <w:r>
                <w:rPr>
                  <w:sz w:val="32"/>
                  <w:szCs w:val="32"/>
                </w:rPr>
                <w:delText>Fri</w:delText>
              </w:r>
            </w:del>
          </w:p>
        </w:tc>
        <w:tc>
          <w:tcPr>
            <w:tcW w:w="4400" w:type="dxa"/>
          </w:tcPr>
          <w:p w14:paraId="5864E390" w14:textId="77777777" w:rsidR="001E1D0B" w:rsidRDefault="001E1D0B">
            <w:pPr>
              <w:spacing w:before="15" w:after="15"/>
              <w:ind w:left="80"/>
              <w:rPr>
                <w:del w:id="194" w:author="Pribil-Kövesdy Döníz" w:date="2026-09-22T12:54:00Z" w16du:dateUtc="2026-09-22T16:54:00Z"/>
              </w:rPr>
            </w:pPr>
          </w:p>
        </w:tc>
      </w:tr>
      <w:tr w:rsidR="001E1D0B" w14:paraId="474B2939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195" w:author="Pribil-Kövesdy Döníz" w:date="2026-09-22T12:54:00Z" w16du:dateUtc="2026-09-22T16:54:00Z"/>
        </w:trPr>
        <w:tc>
          <w:tcPr>
            <w:tcW w:w="300" w:type="dxa"/>
          </w:tcPr>
          <w:p w14:paraId="53C40EAF" w14:textId="77777777" w:rsidR="001E1D0B" w:rsidRDefault="001E1D0B">
            <w:pPr>
              <w:spacing w:before="15" w:after="15"/>
              <w:jc w:val="center"/>
              <w:rPr>
                <w:del w:id="196" w:author="Pribil-Kövesdy Döníz" w:date="2026-09-22T12:54:00Z" w16du:dateUtc="2026-09-22T16:54:00Z"/>
              </w:rPr>
            </w:pPr>
          </w:p>
        </w:tc>
        <w:tc>
          <w:tcPr>
            <w:tcW w:w="300" w:type="dxa"/>
          </w:tcPr>
          <w:p w14:paraId="23742538" w14:textId="77777777" w:rsidR="001E1D0B" w:rsidRDefault="001E1D0B">
            <w:pPr>
              <w:spacing w:before="15" w:after="15"/>
              <w:jc w:val="center"/>
              <w:rPr>
                <w:del w:id="197" w:author="Pribil-Kövesdy Döníz" w:date="2026-09-22T12:54:00Z" w16du:dateUtc="2026-09-22T16:54:00Z"/>
              </w:rPr>
            </w:pPr>
          </w:p>
        </w:tc>
        <w:tc>
          <w:tcPr>
            <w:tcW w:w="4400" w:type="dxa"/>
          </w:tcPr>
          <w:p w14:paraId="39C4A06C" w14:textId="77777777" w:rsidR="001E1D0B" w:rsidRDefault="001E1D0B">
            <w:pPr>
              <w:spacing w:before="15" w:after="15"/>
              <w:rPr>
                <w:del w:id="198" w:author="Pribil-Kövesdy Döníz" w:date="2026-09-22T12:54:00Z" w16du:dateUtc="2026-09-22T16:54:00Z"/>
              </w:rPr>
            </w:pPr>
          </w:p>
        </w:tc>
      </w:tr>
      <w:tr w:rsidR="001E1D0B" w14:paraId="13592AF3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199" w:author="Pribil-Kövesdy Döníz" w:date="2026-09-22T12:54:00Z" w16du:dateUtc="2026-09-22T16:54:00Z"/>
        </w:trPr>
        <w:tc>
          <w:tcPr>
            <w:tcW w:w="300" w:type="dxa"/>
          </w:tcPr>
          <w:p w14:paraId="29794F51" w14:textId="77777777" w:rsidR="001E1D0B" w:rsidRDefault="001E1D0B">
            <w:pPr>
              <w:spacing w:before="15" w:after="15"/>
              <w:jc w:val="center"/>
              <w:rPr>
                <w:del w:id="200" w:author="Pribil-Kövesdy Döníz" w:date="2026-09-22T12:54:00Z" w16du:dateUtc="2026-09-22T16:54:00Z"/>
              </w:rPr>
            </w:pPr>
          </w:p>
        </w:tc>
        <w:tc>
          <w:tcPr>
            <w:tcW w:w="300" w:type="dxa"/>
          </w:tcPr>
          <w:p w14:paraId="2DE4A793" w14:textId="77777777" w:rsidR="001E1D0B" w:rsidRDefault="001E1D0B">
            <w:pPr>
              <w:spacing w:before="15" w:after="15"/>
              <w:jc w:val="center"/>
              <w:rPr>
                <w:del w:id="201" w:author="Pribil-Kövesdy Döníz" w:date="2026-09-22T12:54:00Z" w16du:dateUtc="2026-09-22T16:54:00Z"/>
              </w:rPr>
            </w:pPr>
          </w:p>
        </w:tc>
        <w:tc>
          <w:tcPr>
            <w:tcW w:w="4400" w:type="dxa"/>
          </w:tcPr>
          <w:p w14:paraId="37FD8161" w14:textId="77777777" w:rsidR="001E1D0B" w:rsidRDefault="001E1D0B">
            <w:pPr>
              <w:spacing w:before="15" w:after="15"/>
              <w:rPr>
                <w:del w:id="202" w:author="Pribil-Kövesdy Döníz" w:date="2026-09-22T12:54:00Z" w16du:dateUtc="2026-09-22T16:54:00Z"/>
              </w:rPr>
            </w:pPr>
          </w:p>
        </w:tc>
      </w:tr>
      <w:tr w:rsidR="001E1D0B" w14:paraId="744C6CF7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203" w:author="Pribil-Kövesdy Döníz" w:date="2026-09-22T12:54:00Z" w16du:dateUtc="2026-09-22T16:54:00Z"/>
        </w:trPr>
        <w:tc>
          <w:tcPr>
            <w:tcW w:w="300" w:type="dxa"/>
          </w:tcPr>
          <w:p w14:paraId="5ED17568" w14:textId="77777777" w:rsidR="001E1D0B" w:rsidRDefault="001E1D0B">
            <w:pPr>
              <w:spacing w:before="15" w:after="15"/>
              <w:jc w:val="center"/>
              <w:rPr>
                <w:del w:id="204" w:author="Pribil-Kövesdy Döníz" w:date="2026-09-22T12:54:00Z" w16du:dateUtc="2026-09-22T16:54:00Z"/>
              </w:rPr>
            </w:pPr>
          </w:p>
        </w:tc>
        <w:tc>
          <w:tcPr>
            <w:tcW w:w="300" w:type="dxa"/>
          </w:tcPr>
          <w:p w14:paraId="2491FB69" w14:textId="77777777" w:rsidR="001E1D0B" w:rsidRDefault="001E1D0B">
            <w:pPr>
              <w:spacing w:before="15" w:after="15"/>
              <w:jc w:val="center"/>
              <w:rPr>
                <w:del w:id="205" w:author="Pribil-Kövesdy Döníz" w:date="2026-09-22T12:54:00Z" w16du:dateUtc="2026-09-22T16:54:00Z"/>
              </w:rPr>
            </w:pPr>
          </w:p>
        </w:tc>
        <w:tc>
          <w:tcPr>
            <w:tcW w:w="4400" w:type="dxa"/>
          </w:tcPr>
          <w:p w14:paraId="0F66C2D0" w14:textId="77777777" w:rsidR="001E1D0B" w:rsidRDefault="001E1D0B">
            <w:pPr>
              <w:spacing w:before="15" w:after="15"/>
              <w:rPr>
                <w:del w:id="206" w:author="Pribil-Kövesdy Döníz" w:date="2026-09-22T12:54:00Z" w16du:dateUtc="2026-09-22T16:54:00Z"/>
              </w:rPr>
            </w:pPr>
          </w:p>
        </w:tc>
      </w:tr>
    </w:tbl>
    <w:p w14:paraId="79370886" w14:textId="77777777" w:rsidR="00854C26" w:rsidRPr="00854C26" w:rsidRDefault="00854C26" w:rsidP="0061350B">
      <w:pPr>
        <w:spacing w:before="360" w:line="240" w:lineRule="auto"/>
        <w:rPr>
          <w:ins w:id="207" w:author="Pribil-Kövesdy Döníz" w:date="2026-09-22T12:54:00Z" w16du:dateUtc="2026-09-22T16:54:00Z"/>
          <w:sz w:val="28"/>
          <w:szCs w:val="28"/>
        </w:rPr>
      </w:pPr>
      <w:ins w:id="208" w:author="Pribil-Kövesdy Döníz" w:date="2026-09-22T12:54:00Z" w16du:dateUtc="2026-09-22T16:54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11340"/>
      </w:tblGrid>
      <w:tr w:rsidR="00854C26" w14:paraId="317FFA51" w14:textId="77777777" w:rsidTr="0061350B">
        <w:trPr>
          <w:trHeight w:val="1168"/>
          <w:ins w:id="209" w:author="Pribil-Kövesdy Döníz" w:date="2026-09-22T12:54:00Z" w16du:dateUtc="2026-09-22T16:54:00Z"/>
        </w:trPr>
        <w:tc>
          <w:tcPr>
            <w:tcW w:w="2802" w:type="dxa"/>
          </w:tcPr>
          <w:p w14:paraId="4F4EEBF3" w14:textId="77777777" w:rsidR="00854C26" w:rsidRDefault="00A236F9" w:rsidP="00391C9E">
            <w:pPr>
              <w:rPr>
                <w:ins w:id="210" w:author="Pribil-Kövesdy Döníz" w:date="2026-09-22T12:54:00Z" w16du:dateUtc="2026-09-22T16:54:00Z"/>
              </w:rPr>
            </w:pPr>
            <w:ins w:id="211" w:author="Pribil-Kövesdy Döníz" w:date="2026-09-22T12:54:00Z" w16du:dateUtc="2026-09-22T16:54:00Z">
              <w:r>
                <w:t>Mobilitás típusa</w:t>
              </w:r>
            </w:ins>
          </w:p>
          <w:p w14:paraId="21BE9914" w14:textId="77777777" w:rsidR="00A236F9" w:rsidRDefault="00A236F9" w:rsidP="00391C9E">
            <w:pPr>
              <w:rPr>
                <w:ins w:id="212" w:author="Pribil-Kövesdy Döníz" w:date="2026-09-22T12:54:00Z" w16du:dateUtc="2026-09-22T16:54:00Z"/>
              </w:rPr>
            </w:pPr>
            <w:ins w:id="213" w:author="Pribil-Kövesdy Döníz" w:date="2026-09-22T12:54:00Z" w16du:dateUtc="2026-09-22T16:54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280358E7" w14:textId="77777777" w:rsidR="00854C26" w:rsidRDefault="00A236F9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214" w:author="Pribil-Kövesdy Döníz" w:date="2026-09-22T12:54:00Z" w16du:dateUtc="2026-09-22T16:54:00Z"/>
              </w:rPr>
            </w:pPr>
            <w:ins w:id="215" w:author="Pribil-Kövesdy Döníz" w:date="2026-09-22T12:54:00Z" w16du:dateUtc="2026-09-22T16:54:00Z">
              <w:r>
                <w:t>szakmai továbbképzés</w:t>
              </w:r>
            </w:ins>
          </w:p>
          <w:p w14:paraId="23765815" w14:textId="77777777" w:rsidR="00A236F9" w:rsidRDefault="00A236F9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216" w:author="Pribil-Kövesdy Döníz" w:date="2026-09-22T12:54:00Z" w16du:dateUtc="2026-09-22T16:54:00Z"/>
              </w:rPr>
            </w:pPr>
            <w:ins w:id="217" w:author="Pribil-Kövesdy Döníz" w:date="2026-09-22T12:54:00Z" w16du:dateUtc="2026-09-22T16:54:00Z">
              <w:r>
                <w:t>nyelvtanfolyam</w:t>
              </w:r>
            </w:ins>
          </w:p>
          <w:p w14:paraId="0E1DE005" w14:textId="77777777" w:rsidR="00A236F9" w:rsidRDefault="00F520F7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218" w:author="Pribil-Kövesdy Döníz" w:date="2026-09-22T12:54:00Z" w16du:dateUtc="2026-09-22T16:54:00Z"/>
              </w:rPr>
            </w:pPr>
            <w:ins w:id="219" w:author="Pribil-Kövesdy Döníz" w:date="2026-09-22T12:54:00Z" w16du:dateUtc="2026-09-22T16:54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2B27D0BF" w14:textId="77777777" w:rsidR="00A236F9" w:rsidRDefault="00A236F9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220" w:author="Pribil-Kövesdy Döníz" w:date="2026-09-22T12:54:00Z" w16du:dateUtc="2026-09-22T16:54:00Z"/>
              </w:rPr>
            </w:pPr>
            <w:ins w:id="221" w:author="Pribil-Kövesdy Döníz" w:date="2026-09-22T12:54:00Z" w16du:dateUtc="2026-09-22T16:54:00Z">
              <w:r>
                <w:t>oktatási tevékenység</w:t>
              </w:r>
            </w:ins>
          </w:p>
        </w:tc>
      </w:tr>
      <w:tr w:rsidR="00A236F9" w14:paraId="1ACAC29F" w14:textId="77777777" w:rsidTr="00AD06DF">
        <w:trPr>
          <w:ins w:id="222" w:author="Pribil-Kövesdy Döníz" w:date="2026-09-22T12:54:00Z" w16du:dateUtc="2026-09-22T16:54:00Z"/>
        </w:trPr>
        <w:tc>
          <w:tcPr>
            <w:tcW w:w="2802" w:type="dxa"/>
          </w:tcPr>
          <w:p w14:paraId="15B2C17B" w14:textId="77777777" w:rsidR="00A236F9" w:rsidRDefault="00A236F9" w:rsidP="00391C9E">
            <w:pPr>
              <w:rPr>
                <w:ins w:id="223" w:author="Pribil-Kövesdy Döníz" w:date="2026-09-22T12:54:00Z" w16du:dateUtc="2026-09-22T16:54:00Z"/>
              </w:rPr>
            </w:pPr>
            <w:ins w:id="224" w:author="Pribil-Kövesdy Döníz" w:date="2026-09-22T12:54:00Z" w16du:dateUtc="2026-09-22T16:54:00Z">
              <w:r>
                <w:t>Továbbképzés címe</w:t>
              </w:r>
            </w:ins>
          </w:p>
          <w:p w14:paraId="05B54D2D" w14:textId="77777777" w:rsidR="00A236F9" w:rsidRDefault="00A236F9" w:rsidP="00391C9E">
            <w:pPr>
              <w:rPr>
                <w:ins w:id="225" w:author="Pribil-Kövesdy Döníz" w:date="2026-09-22T12:54:00Z" w16du:dateUtc="2026-09-22T16:54:00Z"/>
              </w:rPr>
            </w:pPr>
            <w:ins w:id="226" w:author="Pribil-Kövesdy Döníz" w:date="2026-09-22T12:54:00Z" w16du:dateUtc="2026-09-22T16:54:00Z">
              <w:r>
                <w:t>(amennyiben releváns)</w:t>
              </w:r>
            </w:ins>
          </w:p>
        </w:tc>
        <w:tc>
          <w:tcPr>
            <w:tcW w:w="11340" w:type="dxa"/>
          </w:tcPr>
          <w:p w14:paraId="175E6163" w14:textId="77777777" w:rsidR="00A236F9" w:rsidRDefault="00A236F9" w:rsidP="00391C9E">
            <w:pPr>
              <w:rPr>
                <w:ins w:id="227" w:author="Pribil-Kövesdy Döníz" w:date="2026-09-22T12:54:00Z" w16du:dateUtc="2026-09-22T16:54:00Z"/>
              </w:rPr>
            </w:pPr>
          </w:p>
        </w:tc>
      </w:tr>
      <w:tr w:rsidR="00A236F9" w14:paraId="7A1A6976" w14:textId="77777777" w:rsidTr="0061350B">
        <w:trPr>
          <w:trHeight w:val="428"/>
          <w:ins w:id="228" w:author="Pribil-Kövesdy Döníz" w:date="2026-09-22T12:54:00Z" w16du:dateUtc="2026-09-22T16:54:00Z"/>
        </w:trPr>
        <w:tc>
          <w:tcPr>
            <w:tcW w:w="2802" w:type="dxa"/>
          </w:tcPr>
          <w:p w14:paraId="6F991551" w14:textId="77777777" w:rsidR="00A236F9" w:rsidRDefault="00A236F9" w:rsidP="00391C9E">
            <w:pPr>
              <w:rPr>
                <w:ins w:id="229" w:author="Pribil-Kövesdy Döníz" w:date="2026-09-22T12:54:00Z" w16du:dateUtc="2026-09-22T16:54:00Z"/>
              </w:rPr>
            </w:pPr>
            <w:ins w:id="230" w:author="Pribil-Kövesdy Döníz" w:date="2026-09-22T12:54:00Z" w16du:dateUtc="2026-09-22T16:54:00Z">
              <w:r>
                <w:t>Fogadó intézmény neve</w:t>
              </w:r>
            </w:ins>
          </w:p>
        </w:tc>
        <w:tc>
          <w:tcPr>
            <w:tcW w:w="11340" w:type="dxa"/>
          </w:tcPr>
          <w:p w14:paraId="5ED3B02C" w14:textId="77777777" w:rsidR="005E7FFD" w:rsidRDefault="005E7FFD" w:rsidP="00391C9E">
            <w:pPr>
              <w:rPr>
                <w:ins w:id="231" w:author="Pribil-Kövesdy Döníz" w:date="2026-09-22T12:54:00Z" w16du:dateUtc="2026-09-22T16:54:00Z"/>
              </w:rPr>
            </w:pPr>
          </w:p>
        </w:tc>
      </w:tr>
      <w:tr w:rsidR="005E7FFD" w14:paraId="30C821CD" w14:textId="77777777" w:rsidTr="0061350B">
        <w:trPr>
          <w:trHeight w:val="703"/>
          <w:ins w:id="232" w:author="Pribil-Kövesdy Döníz" w:date="2026-09-22T12:54:00Z" w16du:dateUtc="2026-09-22T16:54:00Z"/>
        </w:trPr>
        <w:tc>
          <w:tcPr>
            <w:tcW w:w="2802" w:type="dxa"/>
          </w:tcPr>
          <w:p w14:paraId="624CE022" w14:textId="77777777" w:rsidR="005E7FFD" w:rsidRDefault="005E7FFD" w:rsidP="00391C9E">
            <w:pPr>
              <w:rPr>
                <w:ins w:id="233" w:author="Pribil-Kövesdy Döníz" w:date="2026-09-22T12:54:00Z" w16du:dateUtc="2026-09-22T16:54:00Z"/>
              </w:rPr>
            </w:pPr>
            <w:ins w:id="234" w:author="Pribil-Kövesdy Döníz" w:date="2026-09-22T12:54:00Z" w16du:dateUtc="2026-09-22T16:54:00Z">
              <w:r>
                <w:t>Fogadó intézmény típusa</w:t>
              </w:r>
            </w:ins>
          </w:p>
          <w:p w14:paraId="3A3F5364" w14:textId="77777777" w:rsidR="005E7FFD" w:rsidRDefault="005E7FFD" w:rsidP="00391C9E">
            <w:pPr>
              <w:rPr>
                <w:ins w:id="235" w:author="Pribil-Kövesdy Döníz" w:date="2026-09-22T12:54:00Z" w16du:dateUtc="2026-09-22T16:54:00Z"/>
              </w:rPr>
            </w:pPr>
            <w:ins w:id="236" w:author="Pribil-Kövesdy Döníz" w:date="2026-09-22T12:54:00Z" w16du:dateUtc="2026-09-22T16:54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2A6EF168" w14:textId="77777777" w:rsidR="005E7FFD" w:rsidRDefault="005E7FFD" w:rsidP="00391C9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ns w:id="237" w:author="Pribil-Kövesdy Döníz" w:date="2026-09-22T12:54:00Z" w16du:dateUtc="2026-09-22T16:54:00Z"/>
              </w:rPr>
            </w:pPr>
            <w:ins w:id="238" w:author="Pribil-Kövesdy Döníz" w:date="2026-09-22T12:54:00Z" w16du:dateUtc="2026-09-22T16:54:00Z">
              <w:r>
                <w:t>oktatási intézmény</w:t>
              </w:r>
            </w:ins>
          </w:p>
          <w:p w14:paraId="7D2FE098" w14:textId="77777777" w:rsidR="005E7FFD" w:rsidRDefault="005E7FFD" w:rsidP="00391C9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ns w:id="239" w:author="Pribil-Kövesdy Döníz" w:date="2026-09-22T12:54:00Z" w16du:dateUtc="2026-09-22T16:54:00Z"/>
              </w:rPr>
            </w:pPr>
            <w:ins w:id="240" w:author="Pribil-Kövesdy Döníz" w:date="2026-09-22T12:54:00Z" w16du:dateUtc="2026-09-22T16:54:00Z">
              <w:r>
                <w:t>továbbképző intézmény</w:t>
              </w:r>
            </w:ins>
          </w:p>
        </w:tc>
      </w:tr>
      <w:tr w:rsidR="00A236F9" w14:paraId="3F8AE181" w14:textId="77777777" w:rsidTr="00AD06DF">
        <w:trPr>
          <w:ins w:id="241" w:author="Pribil-Kövesdy Döníz" w:date="2026-09-22T12:54:00Z" w16du:dateUtc="2026-09-22T16:54:00Z"/>
        </w:trPr>
        <w:tc>
          <w:tcPr>
            <w:tcW w:w="2802" w:type="dxa"/>
          </w:tcPr>
          <w:p w14:paraId="08C5959C" w14:textId="77777777" w:rsidR="00A236F9" w:rsidRDefault="00A236F9" w:rsidP="00391C9E">
            <w:pPr>
              <w:rPr>
                <w:ins w:id="242" w:author="Pribil-Kövesdy Döníz" w:date="2026-09-22T12:54:00Z" w16du:dateUtc="2026-09-22T16:54:00Z"/>
              </w:rPr>
            </w:pPr>
            <w:ins w:id="243" w:author="Pribil-Kövesdy Döníz" w:date="2026-09-22T12:54:00Z" w16du:dateUtc="2026-09-22T16:54:00Z">
              <w:r>
                <w:t>Fogadó ország</w:t>
              </w:r>
            </w:ins>
          </w:p>
        </w:tc>
        <w:tc>
          <w:tcPr>
            <w:tcW w:w="11340" w:type="dxa"/>
          </w:tcPr>
          <w:p w14:paraId="1F0936E0" w14:textId="77777777" w:rsidR="00A236F9" w:rsidRDefault="00A236F9" w:rsidP="00391C9E">
            <w:pPr>
              <w:rPr>
                <w:ins w:id="244" w:author="Pribil-Kövesdy Döníz" w:date="2026-09-22T12:54:00Z" w16du:dateUtc="2026-09-22T16:54:00Z"/>
              </w:rPr>
            </w:pPr>
          </w:p>
        </w:tc>
      </w:tr>
      <w:tr w:rsidR="00A236F9" w14:paraId="0B6E5636" w14:textId="77777777" w:rsidTr="00AD06DF">
        <w:trPr>
          <w:ins w:id="245" w:author="Pribil-Kövesdy Döníz" w:date="2026-09-22T12:54:00Z" w16du:dateUtc="2026-09-22T16:54:00Z"/>
        </w:trPr>
        <w:tc>
          <w:tcPr>
            <w:tcW w:w="2802" w:type="dxa"/>
          </w:tcPr>
          <w:p w14:paraId="4DF9D932" w14:textId="77777777" w:rsidR="00A236F9" w:rsidRDefault="00A236F9" w:rsidP="00391C9E">
            <w:pPr>
              <w:rPr>
                <w:ins w:id="246" w:author="Pribil-Kövesdy Döníz" w:date="2026-09-22T12:54:00Z" w16du:dateUtc="2026-09-22T16:54:00Z"/>
              </w:rPr>
            </w:pPr>
            <w:ins w:id="247" w:author="Pribil-Kövesdy Döníz" w:date="2026-09-22T12:54:00Z" w16du:dateUtc="2026-09-22T16:54:00Z">
              <w:r>
                <w:t>Munkanyelv</w:t>
              </w:r>
            </w:ins>
          </w:p>
        </w:tc>
        <w:tc>
          <w:tcPr>
            <w:tcW w:w="11340" w:type="dxa"/>
          </w:tcPr>
          <w:p w14:paraId="050E2A03" w14:textId="77777777" w:rsidR="00A236F9" w:rsidRDefault="00A236F9" w:rsidP="00391C9E">
            <w:pPr>
              <w:rPr>
                <w:ins w:id="248" w:author="Pribil-Kövesdy Döníz" w:date="2026-09-22T12:54:00Z" w16du:dateUtc="2026-09-22T16:54:00Z"/>
              </w:rPr>
            </w:pPr>
          </w:p>
        </w:tc>
      </w:tr>
      <w:tr w:rsidR="00A236F9" w14:paraId="7C3BE6AB" w14:textId="77777777" w:rsidTr="00AD06DF">
        <w:trPr>
          <w:ins w:id="249" w:author="Pribil-Kövesdy Döníz" w:date="2026-09-22T12:54:00Z" w16du:dateUtc="2026-09-22T16:54:00Z"/>
        </w:trPr>
        <w:tc>
          <w:tcPr>
            <w:tcW w:w="2802" w:type="dxa"/>
          </w:tcPr>
          <w:p w14:paraId="22EE1409" w14:textId="77777777" w:rsidR="00A236F9" w:rsidRDefault="00A236F9" w:rsidP="00391C9E">
            <w:pPr>
              <w:rPr>
                <w:ins w:id="250" w:author="Pribil-Kövesdy Döníz" w:date="2026-09-22T12:54:00Z" w16du:dateUtc="2026-09-22T16:54:00Z"/>
              </w:rPr>
            </w:pPr>
            <w:ins w:id="251" w:author="Pribil-Kövesdy Döníz" w:date="2026-09-22T12:54:00Z" w16du:dateUtc="2026-09-22T16:54:00Z">
              <w:r>
                <w:t>Mobilitás időtartama</w:t>
              </w:r>
            </w:ins>
          </w:p>
          <w:p w14:paraId="22835C83" w14:textId="77777777" w:rsidR="00A236F9" w:rsidRDefault="00A236F9" w:rsidP="00AD06DF">
            <w:pPr>
              <w:rPr>
                <w:ins w:id="252" w:author="Pribil-Kövesdy Döníz" w:date="2026-09-22T12:54:00Z" w16du:dateUtc="2026-09-22T16:54:00Z"/>
              </w:rPr>
            </w:pPr>
            <w:ins w:id="253" w:author="Pribil-Kövesdy Döníz" w:date="2026-09-22T12:54:00Z" w16du:dateUtc="2026-09-22T16:54:00Z">
              <w:r>
                <w:lastRenderedPageBreak/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2480CCC2" w14:textId="77777777" w:rsidR="00A236F9" w:rsidRDefault="00A236F9" w:rsidP="0061350B">
            <w:pPr>
              <w:ind w:firstLine="882"/>
              <w:rPr>
                <w:ins w:id="254" w:author="Pribil-Kövesdy Döníz" w:date="2026-09-22T12:54:00Z" w16du:dateUtc="2026-09-22T16:54:00Z"/>
              </w:rPr>
            </w:pPr>
            <w:ins w:id="255" w:author="Pribil-Kövesdy Döníz" w:date="2026-09-22T12:54:00Z" w16du:dateUtc="2026-09-22T16:54:00Z">
              <w:r>
                <w:lastRenderedPageBreak/>
                <w:t>nap</w:t>
              </w:r>
            </w:ins>
          </w:p>
        </w:tc>
      </w:tr>
    </w:tbl>
    <w:p w14:paraId="210D372B" w14:textId="77777777" w:rsidR="0061350B" w:rsidRDefault="0061350B">
      <w:pPr>
        <w:rPr>
          <w:ins w:id="256" w:author="Pribil-Kövesdy Döníz" w:date="2026-09-22T12:54:00Z" w16du:dateUtc="2026-09-22T16:54:00Z"/>
          <w:sz w:val="28"/>
          <w:szCs w:val="28"/>
          <w:highlight w:val="lightGray"/>
        </w:rPr>
      </w:pPr>
      <w:ins w:id="257" w:author="Pribil-Kövesdy Döníz" w:date="2026-09-22T12:54:00Z" w16du:dateUtc="2026-09-22T16:54:00Z">
        <w:r>
          <w:rPr>
            <w:sz w:val="28"/>
            <w:szCs w:val="28"/>
            <w:highlight w:val="lightGray"/>
          </w:rPr>
          <w:br w:type="page"/>
        </w:r>
      </w:ins>
    </w:p>
    <w:p w14:paraId="130A28A4" w14:textId="77777777" w:rsidR="007A6560" w:rsidRPr="007C10F6" w:rsidRDefault="007C10F6" w:rsidP="007C10F6">
      <w:pPr>
        <w:spacing w:line="240" w:lineRule="auto"/>
        <w:rPr>
          <w:ins w:id="258" w:author="Pribil-Kövesdy Döníz" w:date="2026-09-22T12:54:00Z" w16du:dateUtc="2026-09-22T16:54:00Z"/>
          <w:sz w:val="28"/>
          <w:szCs w:val="28"/>
        </w:rPr>
      </w:pPr>
      <w:ins w:id="259" w:author="Pribil-Kövesdy Döníz" w:date="2026-09-22T12:54:00Z" w16du:dateUtc="2026-09-22T16:54:00Z">
        <w:r>
          <w:rPr>
            <w:sz w:val="28"/>
            <w:szCs w:val="28"/>
            <w:highlight w:val="lightGray"/>
          </w:rPr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4"/>
        <w:gridCol w:w="4715"/>
        <w:gridCol w:w="4715"/>
      </w:tblGrid>
      <w:tr w:rsidR="007A6560" w14:paraId="042787B2" w14:textId="77777777" w:rsidTr="007A6560">
        <w:trPr>
          <w:ins w:id="260" w:author="Pribil-Kövesdy Döníz" w:date="2026-09-22T12:54:00Z" w16du:dateUtc="2026-09-22T16:54:00Z"/>
        </w:trPr>
        <w:tc>
          <w:tcPr>
            <w:tcW w:w="4714" w:type="dxa"/>
          </w:tcPr>
          <w:p w14:paraId="07C5E204" w14:textId="77777777" w:rsidR="007A6560" w:rsidRPr="004B3A33" w:rsidRDefault="007A6560" w:rsidP="007A6560">
            <w:pPr>
              <w:rPr>
                <w:ins w:id="261" w:author="Pribil-Kövesdy Döníz" w:date="2026-09-22T12:54:00Z" w16du:dateUtc="2026-09-22T16:54:00Z"/>
                <w:b/>
                <w:bCs/>
              </w:rPr>
            </w:pPr>
            <w:ins w:id="262" w:author="Pribil-Kövesdy Döníz" w:date="2026-09-22T12:54:00Z" w16du:dateUtc="2026-09-22T16:54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4D7C5D0A" w14:textId="77777777" w:rsidR="007A6560" w:rsidRPr="00AD06DF" w:rsidRDefault="007A6560" w:rsidP="007A6560">
            <w:pPr>
              <w:rPr>
                <w:ins w:id="263" w:author="Pribil-Kövesdy Döníz" w:date="2026-09-22T12:54:00Z" w16du:dateUtc="2026-09-22T16:54:00Z"/>
              </w:rPr>
            </w:pPr>
            <w:ins w:id="264" w:author="Pribil-Kövesdy Döníz" w:date="2026-09-22T12:54:00Z" w16du:dateUtc="2026-09-22T16:54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370A1B34" w14:textId="77777777" w:rsidR="007A6560" w:rsidRPr="004B3A33" w:rsidRDefault="007A6560" w:rsidP="007A6560">
            <w:pPr>
              <w:rPr>
                <w:ins w:id="265" w:author="Pribil-Kövesdy Döníz" w:date="2026-09-22T12:54:00Z" w16du:dateUtc="2026-09-22T16:54:00Z"/>
                <w:b/>
                <w:bCs/>
              </w:rPr>
            </w:pPr>
            <w:ins w:id="266" w:author="Pribil-Kövesdy Döníz" w:date="2026-09-22T12:54:00Z" w16du:dateUtc="2026-09-22T16:54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19C27A2D" w14:textId="77777777" w:rsidR="007A6560" w:rsidRPr="00AD06DF" w:rsidRDefault="007A6560" w:rsidP="004B3A33">
            <w:pPr>
              <w:rPr>
                <w:ins w:id="267" w:author="Pribil-Kövesdy Döníz" w:date="2026-09-22T12:54:00Z" w16du:dateUtc="2026-09-22T16:54:00Z"/>
              </w:rPr>
            </w:pPr>
            <w:ins w:id="268" w:author="Pribil-Kövesdy Döníz" w:date="2026-09-22T12:54:00Z" w16du:dateUtc="2026-09-22T16:54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54D5D37C" w14:textId="77777777" w:rsidR="004B3A33" w:rsidRDefault="007A6560" w:rsidP="007A6560">
            <w:pPr>
              <w:rPr>
                <w:ins w:id="269" w:author="Pribil-Kövesdy Döníz" w:date="2026-09-22T12:54:00Z" w16du:dateUtc="2026-09-22T16:54:00Z"/>
              </w:rPr>
            </w:pPr>
            <w:ins w:id="270" w:author="Pribil-Kövesdy Döníz" w:date="2026-09-22T12:54:00Z" w16du:dateUtc="2026-09-22T16:54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2A1F0C4C" w14:textId="77777777" w:rsidR="007A6560" w:rsidRPr="00AD06DF" w:rsidRDefault="004B3A33" w:rsidP="007A6560">
            <w:pPr>
              <w:rPr>
                <w:ins w:id="271" w:author="Pribil-Kövesdy Döníz" w:date="2026-09-22T12:54:00Z" w16du:dateUtc="2026-09-22T16:54:00Z"/>
              </w:rPr>
            </w:pPr>
            <w:ins w:id="272" w:author="Pribil-Kövesdy Döníz" w:date="2026-09-22T12:54:00Z" w16du:dateUtc="2026-09-22T16:54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005E7836" w14:textId="77777777" w:rsidTr="007C10F6">
        <w:trPr>
          <w:trHeight w:val="2994"/>
          <w:ins w:id="273" w:author="Pribil-Kövesdy Döníz" w:date="2026-09-22T12:54:00Z" w16du:dateUtc="2026-09-22T16:54:00Z"/>
        </w:trPr>
        <w:tc>
          <w:tcPr>
            <w:tcW w:w="4714" w:type="dxa"/>
          </w:tcPr>
          <w:p w14:paraId="7B8D6119" w14:textId="77777777" w:rsidR="007A6560" w:rsidRDefault="007A6560" w:rsidP="00391C9E">
            <w:pPr>
              <w:rPr>
                <w:ins w:id="274" w:author="Pribil-Kövesdy Döníz" w:date="2026-09-22T12:54:00Z" w16du:dateUtc="2026-09-22T16:54:00Z"/>
              </w:rPr>
            </w:pPr>
          </w:p>
        </w:tc>
        <w:tc>
          <w:tcPr>
            <w:tcW w:w="4715" w:type="dxa"/>
          </w:tcPr>
          <w:p w14:paraId="79D2E714" w14:textId="77777777" w:rsidR="007A6560" w:rsidRDefault="007A6560" w:rsidP="00391C9E">
            <w:pPr>
              <w:rPr>
                <w:ins w:id="275" w:author="Pribil-Kövesdy Döníz" w:date="2026-09-22T12:54:00Z" w16du:dateUtc="2026-09-22T16:54:00Z"/>
              </w:rPr>
            </w:pPr>
          </w:p>
        </w:tc>
        <w:tc>
          <w:tcPr>
            <w:tcW w:w="4715" w:type="dxa"/>
          </w:tcPr>
          <w:p w14:paraId="2AF7D2CB" w14:textId="77777777" w:rsidR="007A6560" w:rsidRDefault="007A6560" w:rsidP="00391C9E">
            <w:pPr>
              <w:rPr>
                <w:ins w:id="276" w:author="Pribil-Kövesdy Döníz" w:date="2026-09-22T12:54:00Z" w16du:dateUtc="2026-09-22T16:54:00Z"/>
              </w:rPr>
            </w:pPr>
          </w:p>
        </w:tc>
      </w:tr>
    </w:tbl>
    <w:p w14:paraId="43366784" w14:textId="77777777" w:rsidR="00686BE4" w:rsidRPr="00AD06DF" w:rsidRDefault="004B3A33" w:rsidP="00391C9E">
      <w:pPr>
        <w:spacing w:line="240" w:lineRule="auto"/>
        <w:rPr>
          <w:ins w:id="277" w:author="Pribil-Kövesdy Döníz" w:date="2026-09-22T12:54:00Z" w16du:dateUtc="2026-09-22T16:54:00Z"/>
        </w:rPr>
      </w:pPr>
      <w:ins w:id="278" w:author="Pribil-Kövesdy Döníz" w:date="2026-09-22T12:54:00Z" w16du:dateUtc="2026-09-22T16:54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192DF9C4" w14:textId="77777777" w:rsidR="005E7FFD" w:rsidRDefault="005E7FFD" w:rsidP="00391C9E">
      <w:pPr>
        <w:spacing w:line="240" w:lineRule="auto"/>
        <w:rPr>
          <w:ins w:id="279" w:author="Pribil-Kövesdy Döníz" w:date="2026-09-22T12:54:00Z" w16du:dateUtc="2026-09-22T16:54:00Z"/>
        </w:rPr>
      </w:pPr>
      <w:ins w:id="280" w:author="Pribil-Kövesdy Döníz" w:date="2026-09-22T12:54:00Z" w16du:dateUtc="2026-09-22T16:54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5E7FFD" w14:paraId="352E4E34" w14:textId="77777777" w:rsidTr="0061350B">
        <w:trPr>
          <w:trHeight w:val="2835"/>
          <w:ins w:id="281" w:author="Pribil-Kövesdy Döníz" w:date="2026-09-22T12:54:00Z" w16du:dateUtc="2026-09-22T16:54:00Z"/>
        </w:trPr>
        <w:tc>
          <w:tcPr>
            <w:tcW w:w="14142" w:type="dxa"/>
          </w:tcPr>
          <w:p w14:paraId="13D388A8" w14:textId="77777777" w:rsidR="005E7FFD" w:rsidRDefault="005E7FFD" w:rsidP="0061350B">
            <w:pPr>
              <w:rPr>
                <w:ins w:id="282" w:author="Pribil-Kövesdy Döníz" w:date="2026-09-22T12:54:00Z" w16du:dateUtc="2026-09-22T16:54:00Z"/>
              </w:rPr>
            </w:pPr>
          </w:p>
        </w:tc>
      </w:tr>
    </w:tbl>
    <w:p w14:paraId="4C7AEB12" w14:textId="77777777" w:rsidR="00391C9E" w:rsidRDefault="00646D28" w:rsidP="00391C9E">
      <w:pPr>
        <w:spacing w:before="120" w:after="0" w:line="240" w:lineRule="auto"/>
        <w:rPr>
          <w:ins w:id="283" w:author="Pribil-Kövesdy Döníz" w:date="2026-09-22T12:54:00Z" w16du:dateUtc="2026-09-22T16:54:00Z"/>
          <w:sz w:val="28"/>
          <w:szCs w:val="28"/>
          <w:highlight w:val="lightGray"/>
        </w:rPr>
      </w:pPr>
      <w:ins w:id="284" w:author="Pribil-Kövesdy Döníz" w:date="2026-09-22T12:54:00Z" w16du:dateUtc="2026-09-22T16:54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2298E4A3" w14:textId="77777777" w:rsidR="00391C9E" w:rsidRDefault="00391C9E" w:rsidP="00391C9E">
      <w:pPr>
        <w:spacing w:before="120" w:after="0" w:line="240" w:lineRule="auto"/>
        <w:rPr>
          <w:ins w:id="285" w:author="Pribil-Kövesdy Döníz" w:date="2026-09-22T12:54:00Z" w16du:dateUtc="2026-09-22T16:54:00Z"/>
        </w:rPr>
      </w:pPr>
      <w:ins w:id="286" w:author="Pribil-Kövesdy Döníz" w:date="2026-09-22T12:54:00Z" w16du:dateUtc="2026-09-22T16:54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391C9E" w14:paraId="2349BEE0" w14:textId="77777777" w:rsidTr="003C2C83">
        <w:trPr>
          <w:trHeight w:val="1701"/>
          <w:ins w:id="287" w:author="Pribil-Kövesdy Döníz" w:date="2026-09-22T12:54:00Z" w16du:dateUtc="2026-09-22T16:54:00Z"/>
        </w:trPr>
        <w:tc>
          <w:tcPr>
            <w:tcW w:w="14142" w:type="dxa"/>
          </w:tcPr>
          <w:p w14:paraId="5E88058C" w14:textId="77777777" w:rsidR="00391C9E" w:rsidRDefault="00391C9E" w:rsidP="0061350B">
            <w:pPr>
              <w:spacing w:before="120"/>
              <w:rPr>
                <w:ins w:id="288" w:author="Pribil-Kövesdy Döníz" w:date="2026-09-22T12:54:00Z" w16du:dateUtc="2026-09-22T16:54:00Z"/>
              </w:rPr>
            </w:pPr>
          </w:p>
        </w:tc>
      </w:tr>
    </w:tbl>
    <w:p w14:paraId="5F2C6A3E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289" w:author="Pribil-Kövesdy Döníz" w:date="2026-09-22T12:54:00Z" w16du:dateUtc="2026-09-22T16:54:00Z"/>
          <w:sz w:val="28"/>
          <w:szCs w:val="28"/>
        </w:rPr>
      </w:pPr>
      <w:ins w:id="290" w:author="Pribil-Kövesdy Döníz" w:date="2026-09-22T12:54:00Z" w16du:dateUtc="2026-09-22T16:54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32FD43E8" w14:textId="77777777" w:rsidR="001E1D0B" w:rsidRPr="003C2C83" w:rsidRDefault="003C2C83" w:rsidP="003C2C83">
      <w:pPr>
        <w:tabs>
          <w:tab w:val="left" w:pos="11340"/>
        </w:tabs>
        <w:spacing w:after="0" w:line="240" w:lineRule="auto"/>
        <w:rPr>
          <w:sz w:val="28"/>
          <w:rPrChange w:id="291" w:author="Pribil-Kövesdy Döníz" w:date="2026-09-22T12:54:00Z" w16du:dateUtc="2026-09-22T16:54:00Z">
            <w:rPr/>
          </w:rPrChange>
        </w:rPr>
        <w:pPrChange w:id="292" w:author="Pribil-Kövesdy Döníz" w:date="2026-09-22T12:54:00Z" w16du:dateUtc="2026-09-22T16:54:00Z">
          <w:pPr>
            <w:spacing w:before="30"/>
            <w:jc w:val="center"/>
          </w:pPr>
        </w:pPrChange>
      </w:pPr>
      <w:ins w:id="293" w:author="Pribil-Kövesdy Döníz" w:date="2026-09-22T12:54:00Z" w16du:dateUtc="2026-09-22T16:54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  <w:del w:id="294" w:author="Pribil-Kövesdy Döníz" w:date="2026-09-22T12:54:00Z" w16du:dateUtc="2026-09-22T16:54:00Z">
        <w:r w:rsidR="00165B9E">
          <w:rPr>
            <w:sz w:val="28"/>
            <w:szCs w:val="28"/>
          </w:rPr>
          <w:delText>© PrintableCalendar4U.Com</w:delText>
        </w:r>
      </w:del>
    </w:p>
    <w:sectPr w:rsidR="001E1D0B" w:rsidRPr="003C2C83" w:rsidSect="00AD06DF">
      <w:headerReference w:type="default" r:id="rId7"/>
      <w:footerReference w:type="default" r:id="rId8"/>
      <w:pgSz w:w="16838" w:h="11906" w:orient="landscape"/>
      <w:pgMar w:top="1417" w:right="1417" w:bottom="1417" w:left="1417" w:header="708" w:footer="708" w:gutter="0"/>
      <w:cols w:space="708"/>
      <w:docGrid w:linePitch="360"/>
      <w:sectPrChange w:id="298" w:author="Pribil-Kövesdy Döníz" w:date="2026-09-22T12:54:00Z" w16du:dateUtc="2026-09-22T16:54:00Z">
        <w:sectPr w:rsidR="001E1D0B" w:rsidRPr="003C2C83" w:rsidSect="00AD06DF">
          <w:pgSz w:w="24480" w:h="15840"/>
          <w:pgMar w:top="1000" w:right="1440" w:bottom="1000" w:left="1440" w:header="720" w:footer="720" w:gutter="0"/>
          <w:cols w:space="72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AB558A" w14:textId="77777777" w:rsidR="00165B9E" w:rsidRDefault="00165B9E" w:rsidP="0061350B">
      <w:pPr>
        <w:spacing w:after="0" w:line="240" w:lineRule="auto"/>
        <w:pPrChange w:id="7" w:author="Pribil-Kövesdy Döníz" w:date="2026-09-22T12:54:00Z" w16du:dateUtc="2026-09-22T16:54:00Z">
          <w:pPr/>
        </w:pPrChange>
      </w:pPr>
      <w:r>
        <w:separator/>
      </w:r>
    </w:p>
  </w:endnote>
  <w:endnote w:type="continuationSeparator" w:id="0">
    <w:p w14:paraId="2F34F8AC" w14:textId="77777777" w:rsidR="00165B9E" w:rsidRDefault="00165B9E" w:rsidP="0061350B">
      <w:pPr>
        <w:spacing w:after="0" w:line="240" w:lineRule="auto"/>
        <w:pPrChange w:id="8" w:author="Pribil-Kövesdy Döníz" w:date="2026-09-22T12:54:00Z" w16du:dateUtc="2026-09-22T16:54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2ED5B0" w14:textId="77777777" w:rsidR="001B39E0" w:rsidRDefault="001B39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F968E6" w14:textId="77777777" w:rsidR="00165B9E" w:rsidRDefault="00165B9E" w:rsidP="0061350B">
      <w:pPr>
        <w:spacing w:after="0" w:line="240" w:lineRule="auto"/>
        <w:pPrChange w:id="5" w:author="Pribil-Kövesdy Döníz" w:date="2026-09-22T12:54:00Z" w16du:dateUtc="2026-09-22T16:54:00Z">
          <w:pPr/>
        </w:pPrChange>
      </w:pPr>
      <w:r>
        <w:separator/>
      </w:r>
    </w:p>
  </w:footnote>
  <w:footnote w:type="continuationSeparator" w:id="0">
    <w:p w14:paraId="568BD04A" w14:textId="77777777" w:rsidR="00165B9E" w:rsidRDefault="00165B9E" w:rsidP="0061350B">
      <w:pPr>
        <w:spacing w:after="0" w:line="240" w:lineRule="auto"/>
        <w:pPrChange w:id="6" w:author="Pribil-Kövesdy Döníz" w:date="2026-09-22T12:54:00Z" w16du:dateUtc="2026-09-22T16:54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B3975C" w14:textId="77777777" w:rsidR="001B39E0" w:rsidRPr="0061350B" w:rsidRDefault="0061350B" w:rsidP="0061350B">
    <w:pPr>
      <w:spacing w:after="0" w:line="240" w:lineRule="auto"/>
      <w:jc w:val="right"/>
      <w:rPr>
        <w:b/>
        <w:color w:val="0000FF"/>
        <w:sz w:val="16"/>
        <w:rPrChange w:id="295" w:author="Pribil-Kövesdy Döníz" w:date="2026-09-22T12:54:00Z" w16du:dateUtc="2026-09-22T16:54:00Z">
          <w:rPr/>
        </w:rPrChange>
      </w:rPr>
      <w:pPrChange w:id="296" w:author="Pribil-Kövesdy Döníz" w:date="2026-09-22T12:54:00Z" w16du:dateUtc="2026-09-22T16:54:00Z">
        <w:pPr>
          <w:pStyle w:val="Header"/>
        </w:pPr>
      </w:pPrChange>
    </w:pPr>
    <w:ins w:id="297" w:author="Pribil-Kövesdy Döníz" w:date="2026-09-22T12:54:00Z" w16du:dateUtc="2026-09-22T16:54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943356">
    <w:abstractNumId w:val="1"/>
  </w:num>
  <w:num w:numId="2" w16cid:durableId="1739933990">
    <w:abstractNumId w:val="2"/>
  </w:num>
  <w:num w:numId="3" w16cid:durableId="12325423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1D0B"/>
    <w:rsid w:val="00165B9E"/>
    <w:rsid w:val="001B39E0"/>
    <w:rsid w:val="001E1D0B"/>
    <w:rsid w:val="002E38FF"/>
    <w:rsid w:val="00391C9E"/>
    <w:rsid w:val="003C2C83"/>
    <w:rsid w:val="00440F44"/>
    <w:rsid w:val="004B3A33"/>
    <w:rsid w:val="005E7FFD"/>
    <w:rsid w:val="0061350B"/>
    <w:rsid w:val="00646D28"/>
    <w:rsid w:val="0067146E"/>
    <w:rsid w:val="00686BE4"/>
    <w:rsid w:val="0074549C"/>
    <w:rsid w:val="00745992"/>
    <w:rsid w:val="007A6560"/>
    <w:rsid w:val="007C10F6"/>
    <w:rsid w:val="00854C26"/>
    <w:rsid w:val="00866058"/>
    <w:rsid w:val="00875E83"/>
    <w:rsid w:val="008B7245"/>
    <w:rsid w:val="00A1440D"/>
    <w:rsid w:val="00A236F9"/>
    <w:rsid w:val="00AD06DF"/>
    <w:rsid w:val="00AD6EF9"/>
    <w:rsid w:val="00D12036"/>
    <w:rsid w:val="00DF45F9"/>
    <w:rsid w:val="00F5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F73EC6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Pribil-Kövesdy Döníz" w:date="2026-09-22T12:54:00Z">
        <w:pPr>
          <w:jc w:val="both"/>
        </w:pPr>
      </w:pPrChange>
    </w:pPr>
    <w:rPr>
      <w:rFonts w:asciiTheme="minorHAnsi" w:eastAsiaTheme="minorHAnsi" w:hAnsiTheme="minorHAnsi" w:cstheme="minorBidi"/>
      <w:sz w:val="22"/>
      <w:szCs w:val="22"/>
      <w:lang w:val="hu-HU"/>
      <w:rPrChange w:id="0" w:author="Pribil-Kövesdy Döníz" w:date="2026-09-22T12:54:00Z">
        <w:rPr>
          <w:rFonts w:ascii="Arial" w:eastAsia="Arial" w:hAnsi="Arial" w:cs="Arial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table" w:styleId="TableGrid">
    <w:name w:val="Table Grid"/>
    <w:basedOn w:val="TableNormal"/>
    <w:uiPriority w:val="59"/>
    <w:rsid w:val="001B39E0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36F9"/>
    <w:pPr>
      <w:ind w:left="720"/>
      <w:contextualSpacing/>
      <w:pPrChange w:id="1" w:author="Pribil-Kövesdy Döníz" w:date="2026-09-22T12:54:00Z">
        <w:pPr>
          <w:spacing w:after="200" w:line="276" w:lineRule="auto"/>
          <w:ind w:left="720"/>
          <w:contextualSpacing/>
        </w:pPr>
      </w:pPrChange>
    </w:pPr>
    <w:rPr>
      <w:rPrChange w:id="1" w:author="Pribil-Kövesdy Döníz" w:date="2026-09-22T12:54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0F7"/>
    <w:pPr>
      <w:spacing w:after="0" w:line="240" w:lineRule="auto"/>
      <w:pPrChange w:id="2" w:author="Pribil-Kövesdy Döníz" w:date="2026-09-22T12:54:00Z">
        <w:pPr>
          <w:spacing w:after="200" w:line="276" w:lineRule="auto"/>
        </w:pPr>
      </w:pPrChange>
    </w:pPr>
    <w:rPr>
      <w:rFonts w:ascii="Tahoma" w:hAnsi="Tahoma" w:cs="Tahoma"/>
      <w:sz w:val="16"/>
      <w:szCs w:val="16"/>
      <w:rPrChange w:id="2" w:author="Pribil-Kövesdy Döníz" w:date="2026-09-22T12:54:00Z">
        <w:rPr>
          <w:rFonts w:ascii="Tahoma" w:eastAsiaTheme="minorHAnsi" w:hAnsi="Tahoma" w:cs="Tahoma"/>
          <w:sz w:val="16"/>
          <w:szCs w:val="16"/>
          <w:lang w:val="hu-HU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9E0"/>
    <w:rPr>
      <w:rFonts w:ascii="Tahoma" w:eastAsiaTheme="minorHAnsi" w:hAnsi="Tahoma" w:cs="Tahoma"/>
      <w:sz w:val="16"/>
      <w:szCs w:val="16"/>
      <w:lang w:val="hu-HU"/>
    </w:rPr>
  </w:style>
  <w:style w:type="character" w:styleId="Hyperlink">
    <w:name w:val="Hyperlink"/>
    <w:basedOn w:val="DefaultParagraphFont"/>
    <w:uiPriority w:val="99"/>
    <w:unhideWhenUsed/>
    <w:rsid w:val="001B39E0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3" w:author="Pribil-Kövesdy Döníz" w:date="2026-09-22T12:54:00Z">
        <w:pPr>
          <w:tabs>
            <w:tab w:val="center" w:pos="4536"/>
            <w:tab w:val="right" w:pos="9072"/>
          </w:tabs>
          <w:spacing w:after="200" w:line="276" w:lineRule="auto"/>
        </w:pPr>
      </w:pPrChange>
    </w:pPr>
    <w:rPr>
      <w:rPrChange w:id="3" w:author="Pribil-Kövesdy Döníz" w:date="2026-09-22T12:54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1B39E0"/>
    <w:rPr>
      <w:rFonts w:asciiTheme="minorHAnsi" w:eastAsiaTheme="minorHAnsi" w:hAnsiTheme="minorHAnsi" w:cstheme="minorBidi"/>
      <w:sz w:val="22"/>
      <w:szCs w:val="22"/>
      <w:lang w:val="hu-HU"/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4" w:author="Pribil-Kövesdy Döníz" w:date="2026-09-22T12:54:00Z">
        <w:pPr>
          <w:tabs>
            <w:tab w:val="center" w:pos="4536"/>
            <w:tab w:val="right" w:pos="9072"/>
          </w:tabs>
          <w:spacing w:after="200" w:line="276" w:lineRule="auto"/>
        </w:pPr>
      </w:pPrChange>
    </w:pPr>
    <w:rPr>
      <w:rPrChange w:id="4" w:author="Pribil-Kövesdy Döníz" w:date="2026-09-22T12:54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1B39E0"/>
    <w:rPr>
      <w:rFonts w:asciiTheme="minorHAnsi" w:eastAsiaTheme="minorHAnsi" w:hAnsiTheme="minorHAnsi" w:cstheme="minorBidi"/>
      <w:sz w:val="22"/>
      <w:szCs w:val="22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256</Words>
  <Characters>1460</Characters>
  <Application>Microsoft Office Word</Application>
  <DocSecurity>0</DocSecurity>
  <Lines>12</Lines>
  <Paragraphs>3</Paragraphs>
  <ScaleCrop>false</ScaleCrop>
  <Manager/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Lined Calendar February 2025 with US Holidays, Sunday start (Landscape, Tabloid paper size)</dc:title>
  <dc:subject/>
  <dc:creator>PrintableCalendar4U.Com</dc:creator>
  <cp:keywords>2025 word calendar</cp:keywords>
  <dc:description>Download more at PrintableCalendar4U.Com</dc:description>
  <cp:lastModifiedBy>Arthur Souza Rodrigues</cp:lastModifiedBy>
  <cp:revision>1</cp:revision>
  <dcterms:created xsi:type="dcterms:W3CDTF">2025-09-14T05:21:00Z</dcterms:created>
  <dcterms:modified xsi:type="dcterms:W3CDTF">2026-09-22T16:54:00Z</dcterms:modified>
  <cp:category/>
</cp:coreProperties>
</file>