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7263D" w14:textId="77777777" w:rsidR="005821EC" w:rsidRDefault="00E660BE">
      <w:r>
        <w:rPr>
          <w:rFonts w:ascii="Arial" w:hAnsi="Arial"/>
          <w:b/>
          <w:sz w:val="52"/>
          <w:rPrChange w:id="0" w:author="Comparison" w:date="2026-09-26T14:45:00Z" w16du:dateUtc="2026-09-26T18:45:00Z">
            <w:rPr>
              <w:i/>
              <w:iCs/>
              <w:color w:val="C00000"/>
            </w:rPr>
          </w:rPrChange>
        </w:rPr>
        <w:t xml:space="preserve">Track Changes Suggesting </w:t>
      </w:r>
      <w:ins w:id="1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Title Bold Center</w:t>
        </w:r>
      </w:ins>
      <w:del w:id="2" w:author="Comparison" w:date="2026-09-26T14:45:00Z" w16du:dateUtc="2026-09-26T18:45:00Z">
        <w:r>
          <w:rPr>
            <w:i/>
            <w:iCs/>
            <w:color w:val="C00000"/>
          </w:rPr>
          <w:delText>Italic Red</w:delText>
        </w:r>
      </w:del>
      <w:r>
        <w:rPr>
          <w:rFonts w:ascii="Arial" w:hAnsi="Arial"/>
          <w:b/>
          <w:sz w:val="52"/>
          <w:rPrChange w:id="3" w:author="Comparison" w:date="2026-09-26T14:45:00Z" w16du:dateUtc="2026-09-26T18:45:00Z">
            <w:rPr>
              <w:i/>
              <w:iCs/>
              <w:color w:val="C00000"/>
            </w:rPr>
          </w:rPrChange>
        </w:rPr>
        <w:t xml:space="preserve"> Demo</w:t>
      </w:r>
    </w:p>
    <w:p w14:paraId="57C2C734" w14:textId="77777777" w:rsidR="005821EC" w:rsidRDefault="00E660BE">
      <w:pPr>
        <w:spacing w:line="240" w:lineRule="auto"/>
        <w:pPrChange w:id="4" w:author="Comparison" w:date="2026-09-26T14:45:00Z" w16du:dateUtc="2026-09-26T18:45:00Z">
          <w:pPr/>
        </w:pPrChange>
      </w:pPr>
      <w:r>
        <w:rPr>
          <w:rFonts w:ascii="Arial" w:hAnsi="Arial"/>
          <w:b/>
          <w:sz w:val="52"/>
          <w:rPrChange w:id="5" w:author="Comparison" w:date="2026-09-26T14:45:00Z" w16du:dateUtc="2026-09-26T18:45:00Z">
            <w:rPr>
              <w:i/>
              <w:iCs/>
              <w:color w:val="C00000"/>
            </w:rPr>
          </w:rPrChange>
        </w:rPr>
        <w:t xml:space="preserve">This document combines Suggesting mode with </w:t>
      </w:r>
      <w:ins w:id="6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Title style, center alignment,</w:t>
        </w:r>
      </w:ins>
      <w:del w:id="7" w:author="Comparison" w:date="2026-09-26T14:45:00Z" w16du:dateUtc="2026-09-26T18:45:00Z">
        <w:r>
          <w:rPr>
            <w:i/>
            <w:iCs/>
            <w:color w:val="C00000"/>
          </w:rPr>
          <w:delText>italic</w:delText>
        </w:r>
      </w:del>
      <w:r>
        <w:rPr>
          <w:rFonts w:ascii="Arial" w:hAnsi="Arial"/>
          <w:b/>
          <w:sz w:val="52"/>
          <w:rPrChange w:id="8" w:author="Comparison" w:date="2026-09-26T14:45:00Z" w16du:dateUtc="2026-09-26T18:45:00Z">
            <w:rPr>
              <w:i/>
              <w:iCs/>
              <w:color w:val="C00000"/>
            </w:rPr>
          </w:rPrChange>
        </w:rPr>
        <w:t xml:space="preserve"> and </w:t>
      </w:r>
      <w:ins w:id="9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bold</w:t>
        </w:r>
      </w:ins>
      <w:del w:id="10" w:author="Comparison" w:date="2026-09-26T14:45:00Z" w16du:dateUtc="2026-09-26T18:45:00Z">
        <w:r>
          <w:rPr>
            <w:i/>
            <w:iCs/>
            <w:color w:val="C00000"/>
          </w:rPr>
          <w:delText>red color</w:delText>
        </w:r>
      </w:del>
      <w:r>
        <w:rPr>
          <w:rFonts w:ascii="Arial" w:hAnsi="Arial"/>
          <w:b/>
          <w:sz w:val="52"/>
          <w:rPrChange w:id="11" w:author="Comparison" w:date="2026-09-26T14:45:00Z" w16du:dateUtc="2026-09-26T18:45:00Z">
            <w:rPr>
              <w:i/>
              <w:iCs/>
              <w:color w:val="C00000"/>
            </w:rPr>
          </w:rPrChange>
        </w:rPr>
        <w:t>.</w:t>
      </w:r>
    </w:p>
    <w:p w14:paraId="6660F5F2" w14:textId="77777777" w:rsidR="005821EC" w:rsidRDefault="00E660BE">
      <w:pPr>
        <w:spacing w:line="240" w:lineRule="auto"/>
        <w:pPrChange w:id="12" w:author="Comparison" w:date="2026-09-26T14:45:00Z" w16du:dateUtc="2026-09-26T18:45:00Z">
          <w:pPr/>
        </w:pPrChange>
      </w:pPr>
      <w:ins w:id="13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This powerful combination shows major structural proposals in collaborative editing.</w:t>
        </w:r>
      </w:ins>
      <w:del w:id="14" w:author="Comparison" w:date="2026-09-26T14:45:00Z" w16du:dateUtc="2026-09-26T18:45:00Z">
        <w:r>
          <w:rPr>
            <w:i/>
            <w:iCs/>
            <w:color w:val="C00000"/>
          </w:rPr>
          <w:delText>Red italic suggestions stand out clearly for document reviewers.</w:delText>
        </w:r>
      </w:del>
    </w:p>
    <w:sectPr w:rsidR="005821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1EC"/>
    <w:rsid w:val="000078EA"/>
    <w:rsid w:val="00154DB6"/>
    <w:rsid w:val="005017B3"/>
    <w:rsid w:val="005821EC"/>
    <w:rsid w:val="00763296"/>
    <w:rsid w:val="00E6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3AE5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2026-09-26T18:45:00Z</dcterms:modified>
</cp:coreProperties>
</file>