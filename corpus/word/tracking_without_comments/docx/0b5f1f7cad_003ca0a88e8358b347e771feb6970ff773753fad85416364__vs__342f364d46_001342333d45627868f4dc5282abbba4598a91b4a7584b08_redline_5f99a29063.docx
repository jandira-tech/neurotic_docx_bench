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135E5A9" w14:textId="77777777" w:rsidR="00A8322E" w:rsidRPr="00854C26" w:rsidRDefault="00854C26" w:rsidP="0061350B">
      <w:pPr>
        <w:spacing w:before="360" w:after="240"/>
        <w:jc w:val="center"/>
        <w:rPr>
          <w:ins w:id="8" w:author="Author"/>
          <w:rFonts w:cstheme="minorHAnsi"/>
          <w:b/>
          <w:smallCaps/>
          <w:sz w:val="32"/>
          <w:szCs w:val="32"/>
        </w:rPr>
      </w:pPr>
      <w:ins w:id="9" w:author="Author">
        <w:r w:rsidRPr="00440F44">
          <w:rPr>
            <w:rFonts w:cstheme="minorHAnsi"/>
            <w:b/>
            <w:smallCaps/>
            <w:sz w:val="32"/>
            <w:szCs w:val="32"/>
            <w:highlight w:val="lightGray"/>
          </w:rPr>
          <w:t>Erasmus+ KA1 mobilitási projektek – egyéni beszámoló – 201</w:t>
        </w:r>
        <w:r w:rsidR="00440F44" w:rsidRPr="00440F44">
          <w:rPr>
            <w:rFonts w:cstheme="minorHAnsi"/>
            <w:b/>
            <w:smallCaps/>
            <w:sz w:val="32"/>
            <w:szCs w:val="32"/>
            <w:highlight w:val="lightGray"/>
          </w:rPr>
          <w:t>6</w:t>
        </w:r>
      </w:ins>
    </w:p>
    <w:p w14:paraId="4BB863A1" w14:textId="77777777" w:rsidR="00854C26" w:rsidRPr="00854C26" w:rsidRDefault="00854C26" w:rsidP="0061350B">
      <w:pPr>
        <w:spacing w:before="360" w:after="300"/>
        <w:rPr>
          <w:ins w:id="10" w:author="Author"/>
          <w:sz w:val="28"/>
          <w:szCs w:val="28"/>
        </w:rPr>
      </w:pPr>
      <w:ins w:id="11" w:author="Author">
        <w:r w:rsidRPr="00854C26">
          <w:rPr>
            <w:sz w:val="28"/>
            <w:szCs w:val="28"/>
            <w:highlight w:val="lightGray"/>
          </w:rPr>
          <w:t xml:space="preserve">A </w:t>
        </w:r>
        <w:r w:rsidR="008B7245">
          <w:rPr>
            <w:sz w:val="28"/>
            <w:szCs w:val="28"/>
            <w:highlight w:val="lightGray"/>
          </w:rPr>
          <w:t>résztvevő</w:t>
        </w:r>
        <w:r w:rsidR="008B7245" w:rsidRPr="00854C26">
          <w:rPr>
            <w:sz w:val="28"/>
            <w:szCs w:val="28"/>
            <w:highlight w:val="lightGray"/>
          </w:rPr>
          <w:t xml:space="preserve"> </w:t>
        </w:r>
        <w:r w:rsidRPr="00854C26">
          <w:rPr>
            <w:sz w:val="28"/>
            <w:szCs w:val="28"/>
            <w:highlight w:val="lightGray"/>
          </w:rPr>
          <w:t>adatai</w:t>
        </w:r>
      </w:ins>
    </w:p>
    <w:p w14:paraId="405B8320" w14:textId="0BE4D70D" w:rsidR="00213933" w:rsidRDefault="00024F20" w:rsidP="008E5854">
      <w:pPr>
        <w:pStyle w:val="Table"/>
        <w:spacing w:line="276" w:lineRule="auto"/>
        <w:ind w:left="794" w:hanging="794"/>
        <w:rPr>
          <w:del w:id="12" w:author="Author"/>
        </w:rPr>
      </w:pPr>
      <w:del w:id="13" w:author="Author">
        <w:r>
          <w:rPr>
            <w:sz w:val="20"/>
          </w:rPr>
          <w:delText xml:space="preserve">Table 5. </w:delText>
        </w:r>
        <w:r w:rsidR="00377143">
          <w:rPr>
            <w:rFonts w:ascii="OpenSans" w:hAnsi="OpenSans"/>
            <w:sz w:val="20"/>
            <w:szCs w:val="20"/>
            <w:shd w:val="clear" w:color="auto" w:fill="FAFAF8"/>
          </w:rPr>
          <w:delText>The list of endangered wild plants in forest wetlands of Korea.</w:delText>
        </w:r>
      </w:del>
    </w:p>
    <w:tbl>
      <w:tblPr>
        <w:tblStyle w:val="TableGrid"/>
        <w:tblW w:w="0" w:type="auto"/>
        <w:tblLook w:val="04A0" w:firstRow="1" w:lastRow="0" w:firstColumn="1" w:lastColumn="0" w:noHBand="0" w:noVBand="1"/>
        <w:tblPrChange w:id="14" w:author="Author">
          <w:tblPr>
            <w:tblOverlap w:val="never"/>
            <w:tblW w:w="8350" w:type="dxa"/>
            <w:tblInd w:w="102" w:type="dxa"/>
            <w:tblBorders>
              <w:top w:val="none" w:sz="3" w:space="0" w:color="000000"/>
              <w:left w:val="none" w:sz="3" w:space="0" w:color="000000"/>
              <w:bottom w:val="none" w:sz="3" w:space="0" w:color="000000"/>
              <w:right w:val="none" w:sz="3" w:space="0" w:color="000000"/>
            </w:tblBorders>
            <w:tblLayout w:type="fixed"/>
            <w:tblCellMar>
              <w:top w:w="28" w:type="dxa"/>
              <w:left w:w="102" w:type="dxa"/>
              <w:bottom w:w="28" w:type="dxa"/>
              <w:right w:w="102" w:type="dxa"/>
            </w:tblCellMar>
            <w:tblLook w:val="0000" w:firstRow="0" w:lastRow="0" w:firstColumn="0" w:lastColumn="0" w:noHBand="0" w:noVBand="0"/>
          </w:tblPr>
        </w:tblPrChange>
      </w:tblPr>
      <w:tblGrid>
        <w:gridCol w:w="2201"/>
        <w:gridCol w:w="4132"/>
        <w:gridCol w:w="3703"/>
        <w:gridCol w:w="3958"/>
        <w:tblGridChange w:id="15">
          <w:tblGrid>
            <w:gridCol w:w="97"/>
            <w:gridCol w:w="1182"/>
            <w:gridCol w:w="922"/>
            <w:gridCol w:w="3552"/>
            <w:gridCol w:w="580"/>
            <w:gridCol w:w="460"/>
            <w:gridCol w:w="1654"/>
            <w:gridCol w:w="1589"/>
            <w:gridCol w:w="3958"/>
          </w:tblGrid>
        </w:tblGridChange>
      </w:tblGrid>
      <w:tr w:rsidR="00213933" w14:paraId="21C76BF4" w14:textId="77777777" w:rsidTr="008E5854">
        <w:trPr>
          <w:trPrChange w:id="16" w:author="Author">
            <w:trPr>
              <w:gridBefore w:val="1"/>
              <w:gridAfter w:val="2"/>
              <w:trHeight w:val="306"/>
            </w:trPr>
          </w:trPrChange>
        </w:trPr>
        <w:tc>
          <w:tcPr>
            <w:tcW w:w="2802" w:type="dxa"/>
            <w:tcPrChange w:id="17" w:author="Author">
              <w:tcPr>
                <w:tcW w:w="1182" w:type="dxa"/>
                <w:tcBorders>
                  <w:top w:val="single" w:sz="2" w:space="0" w:color="000000"/>
                  <w:left w:val="none" w:sz="2" w:space="0" w:color="FFFFFF"/>
                  <w:bottom w:val="double" w:sz="4" w:space="0" w:color="000000"/>
                  <w:right w:val="none" w:sz="2" w:space="0" w:color="FFFFFF"/>
                </w:tcBorders>
                <w:vAlign w:val="center"/>
              </w:tcPr>
            </w:tcPrChange>
          </w:tcPr>
          <w:p w14:paraId="11C234F9" w14:textId="77777777" w:rsidR="00213933" w:rsidRDefault="00854C26" w:rsidP="008E5854">
            <w:pPr>
              <w:pPrChange w:id="18" w:author="Author">
                <w:pPr>
                  <w:pStyle w:val="Table-"/>
                </w:pPr>
              </w:pPrChange>
            </w:pPr>
            <w:ins w:id="19" w:author="Author">
              <w:r>
                <w:t>Név</w:t>
              </w:r>
            </w:ins>
            <w:del w:id="20" w:author="Author">
              <w:r w:rsidR="00024F20">
                <w:rPr>
                  <w:b/>
                  <w:sz w:val="18"/>
                </w:rPr>
                <w:delText>Family name</w:delText>
              </w:r>
            </w:del>
          </w:p>
        </w:tc>
        <w:tc>
          <w:tcPr>
            <w:tcW w:w="11340" w:type="dxa"/>
            <w:tcPrChange w:id="21" w:author="Author">
              <w:tcPr>
                <w:tcW w:w="4474" w:type="dxa"/>
                <w:gridSpan w:val="2"/>
                <w:tcBorders>
                  <w:top w:val="single" w:sz="2" w:space="0" w:color="000000"/>
                  <w:left w:val="none" w:sz="2" w:space="0" w:color="FFFFFF"/>
                  <w:bottom w:val="double" w:sz="4" w:space="0" w:color="000000"/>
                  <w:right w:val="none" w:sz="2" w:space="0" w:color="FFFFFF"/>
                </w:tcBorders>
                <w:vAlign w:val="center"/>
              </w:tcPr>
            </w:tcPrChange>
          </w:tcPr>
          <w:p w14:paraId="6276FFD5" w14:textId="77777777" w:rsidR="00213933" w:rsidRDefault="00024F20" w:rsidP="008E5854">
            <w:pPr>
              <w:pPrChange w:id="22" w:author="Author">
                <w:pPr>
                  <w:pStyle w:val="Table-"/>
                </w:pPr>
              </w:pPrChange>
            </w:pPr>
            <w:del w:id="23" w:author="Author">
              <w:r>
                <w:rPr>
                  <w:b/>
                  <w:sz w:val="18"/>
                </w:rPr>
                <w:delText>Scientific name / Korean name</w:delText>
              </w:r>
            </w:del>
          </w:p>
        </w:tc>
        <w:tc>
          <w:tcPr>
            <w:tcW w:w="11340" w:type="dxa"/>
            <w:tcPrChange w:id="24" w:author="Author">
              <w:tcPr>
                <w:tcW w:w="1040" w:type="dxa"/>
                <w:gridSpan w:val="2"/>
                <w:tcBorders>
                  <w:top w:val="single" w:sz="2" w:space="0" w:color="000000"/>
                  <w:left w:val="none" w:sz="2" w:space="0" w:color="FFFFFF"/>
                  <w:bottom w:val="double" w:sz="4" w:space="0" w:color="000000"/>
                  <w:right w:val="none" w:sz="2" w:space="0" w:color="FFFFFF"/>
                </w:tcBorders>
                <w:vAlign w:val="center"/>
              </w:tcPr>
            </w:tcPrChange>
          </w:tcPr>
          <w:p w14:paraId="0A41843F" w14:textId="77777777" w:rsidR="00213933" w:rsidRDefault="00024F20">
            <w:pPr>
              <w:pStyle w:val="Table-"/>
            </w:pPr>
            <w:del w:id="25" w:author="Author">
              <w:r>
                <w:rPr>
                  <w:b/>
                  <w:sz w:val="18"/>
                </w:rPr>
                <w:delText>Region</w:delText>
              </w:r>
            </w:del>
          </w:p>
        </w:tc>
        <w:tc>
          <w:tcPr>
            <w:tcW w:w="11340" w:type="dxa"/>
            <w:tcPrChange w:id="26" w:author="Author">
              <w:tcPr>
                <w:tcW w:w="1654" w:type="dxa"/>
                <w:tcBorders>
                  <w:top w:val="single" w:sz="2" w:space="0" w:color="000000"/>
                  <w:left w:val="none" w:sz="2" w:space="0" w:color="FFFFFF"/>
                  <w:bottom w:val="double" w:sz="4" w:space="0" w:color="000000"/>
                  <w:right w:val="none" w:sz="2" w:space="0" w:color="FFFFFF"/>
                </w:tcBorders>
                <w:vAlign w:val="center"/>
              </w:tcPr>
            </w:tcPrChange>
          </w:tcPr>
          <w:p w14:paraId="0E7B0DA7" w14:textId="77777777" w:rsidR="00213933" w:rsidRDefault="00024F20">
            <w:pPr>
              <w:pStyle w:val="Table-"/>
            </w:pPr>
            <w:del w:id="27" w:author="Author">
              <w:r>
                <w:rPr>
                  <w:b/>
                  <w:sz w:val="18"/>
                </w:rPr>
                <w:delText>Site (Frequency)</w:delText>
              </w:r>
            </w:del>
          </w:p>
        </w:tc>
      </w:tr>
      <w:tr w:rsidR="00213933" w14:paraId="2F98983C" w14:textId="77777777" w:rsidTr="008E5854">
        <w:trPr>
          <w:trPrChange w:id="28" w:author="Author">
            <w:trPr>
              <w:gridBefore w:val="1"/>
              <w:gridAfter w:val="2"/>
              <w:trHeight w:val="343"/>
            </w:trPr>
          </w:trPrChange>
        </w:trPr>
        <w:tc>
          <w:tcPr>
            <w:tcW w:w="2802" w:type="dxa"/>
            <w:tcPrChange w:id="29" w:author="Author">
              <w:tcPr>
                <w:tcW w:w="1182" w:type="dxa"/>
                <w:tcBorders>
                  <w:top w:val="none" w:sz="2" w:space="0" w:color="FFFFFF"/>
                  <w:left w:val="none" w:sz="2" w:space="0" w:color="FFFFFF"/>
                  <w:bottom w:val="none" w:sz="2" w:space="0" w:color="FFFFFF"/>
                  <w:right w:val="none" w:sz="2" w:space="0" w:color="FFFFFF"/>
                </w:tcBorders>
                <w:vAlign w:val="center"/>
              </w:tcPr>
            </w:tcPrChange>
          </w:tcPr>
          <w:p w14:paraId="7A853086" w14:textId="77777777" w:rsidR="00213933" w:rsidRDefault="00F520F7" w:rsidP="008E5854">
            <w:pPr>
              <w:pPrChange w:id="30" w:author="Author">
                <w:pPr>
                  <w:pStyle w:val="Table-"/>
                </w:pPr>
              </w:pPrChange>
            </w:pPr>
            <w:ins w:id="31" w:author="Author">
              <w:r>
                <w:t>B</w:t>
              </w:r>
              <w:r w:rsidR="00854C26">
                <w:t>eosztás</w:t>
              </w:r>
            </w:ins>
            <w:del w:id="32" w:author="Author">
              <w:r w:rsidR="00024F20">
                <w:rPr>
                  <w:spacing w:val="-18"/>
                  <w:sz w:val="18"/>
                </w:rPr>
                <w:delText>Ophioglossaceae</w:delText>
              </w:r>
            </w:del>
          </w:p>
        </w:tc>
        <w:tc>
          <w:tcPr>
            <w:tcW w:w="11340" w:type="dxa"/>
            <w:tcPrChange w:id="33" w:author="Author">
              <w:tcPr>
                <w:tcW w:w="4474" w:type="dxa"/>
                <w:gridSpan w:val="2"/>
                <w:tcBorders>
                  <w:top w:val="none" w:sz="2" w:space="0" w:color="FFFFFF"/>
                  <w:left w:val="none" w:sz="2" w:space="0" w:color="FFFFFF"/>
                  <w:bottom w:val="none" w:sz="2" w:space="0" w:color="FFFFFF"/>
                  <w:right w:val="none" w:sz="2" w:space="0" w:color="FFFFFF"/>
                </w:tcBorders>
                <w:vAlign w:val="center"/>
              </w:tcPr>
            </w:tcPrChange>
          </w:tcPr>
          <w:p w14:paraId="62A3906B" w14:textId="33B09A82" w:rsidR="00213933" w:rsidRDefault="00024F20" w:rsidP="008E5854">
            <w:pPr>
              <w:pStyle w:val="Table-"/>
              <w:rPr>
                <w:del w:id="34" w:author="Author"/>
              </w:rPr>
            </w:pPr>
            <w:del w:id="35" w:author="Author">
              <w:r>
                <w:rPr>
                  <w:i/>
                  <w:sz w:val="18"/>
                </w:rPr>
                <w:delText>Mankyua chejuense</w:delText>
              </w:r>
              <w:r>
                <w:rPr>
                  <w:sz w:val="18"/>
                </w:rPr>
                <w:delText xml:space="preserve"> B.</w:delText>
              </w:r>
              <w:r w:rsidR="001C6EC9">
                <w:rPr>
                  <w:sz w:val="18"/>
                </w:rPr>
                <w:delText xml:space="preserve"> </w:delText>
              </w:r>
              <w:r>
                <w:rPr>
                  <w:sz w:val="18"/>
                </w:rPr>
                <w:delText>Y.</w:delText>
              </w:r>
              <w:r w:rsidR="001C6EC9">
                <w:rPr>
                  <w:sz w:val="18"/>
                </w:rPr>
                <w:delText xml:space="preserve"> </w:delText>
              </w:r>
              <w:r>
                <w:rPr>
                  <w:sz w:val="18"/>
                </w:rPr>
                <w:delText>Sun, M.</w:delText>
              </w:r>
              <w:r w:rsidR="00AD27B5">
                <w:rPr>
                  <w:sz w:val="18"/>
                </w:rPr>
                <w:delText xml:space="preserve"> </w:delText>
              </w:r>
              <w:r>
                <w:rPr>
                  <w:sz w:val="18"/>
                </w:rPr>
                <w:delText>H.</w:delText>
              </w:r>
              <w:r w:rsidR="00AD27B5">
                <w:rPr>
                  <w:sz w:val="18"/>
                </w:rPr>
                <w:delText xml:space="preserve"> </w:delText>
              </w:r>
              <w:r>
                <w:rPr>
                  <w:sz w:val="18"/>
                </w:rPr>
                <w:delText>Kim &amp; C.</w:delText>
              </w:r>
              <w:r w:rsidR="00AD27B5">
                <w:rPr>
                  <w:sz w:val="18"/>
                </w:rPr>
                <w:delText xml:space="preserve"> </w:delText>
              </w:r>
              <w:r>
                <w:rPr>
                  <w:sz w:val="18"/>
                </w:rPr>
                <w:delText>H.</w:delText>
              </w:r>
              <w:r w:rsidR="00AD27B5">
                <w:rPr>
                  <w:sz w:val="18"/>
                </w:rPr>
                <w:delText xml:space="preserve"> </w:delText>
              </w:r>
              <w:r>
                <w:rPr>
                  <w:sz w:val="18"/>
                </w:rPr>
                <w:delText xml:space="preserve">Kim </w:delText>
              </w:r>
            </w:del>
          </w:p>
          <w:p w14:paraId="37E84FEF" w14:textId="77777777" w:rsidR="00213933" w:rsidRDefault="00024F20" w:rsidP="008E5854">
            <w:pPr>
              <w:pPrChange w:id="36" w:author="Author">
                <w:pPr>
                  <w:pStyle w:val="Table-"/>
                </w:pPr>
              </w:pPrChange>
            </w:pPr>
            <w:del w:id="37" w:author="Author">
              <w:r>
                <w:rPr>
                  <w:sz w:val="18"/>
                </w:rPr>
                <w:delText>제주고사리삼</w:delText>
              </w:r>
            </w:del>
          </w:p>
        </w:tc>
        <w:tc>
          <w:tcPr>
            <w:tcW w:w="11340" w:type="dxa"/>
            <w:tcPrChange w:id="38" w:author="Author">
              <w:tcPr>
                <w:tcW w:w="1040" w:type="dxa"/>
                <w:gridSpan w:val="2"/>
                <w:tcBorders>
                  <w:top w:val="none" w:sz="2" w:space="0" w:color="FFFFFF"/>
                  <w:left w:val="none" w:sz="2" w:space="0" w:color="FFFFFF"/>
                  <w:bottom w:val="none" w:sz="2" w:space="0" w:color="FFFFFF"/>
                  <w:right w:val="none" w:sz="2" w:space="0" w:color="FFFFFF"/>
                </w:tcBorders>
                <w:vAlign w:val="center"/>
              </w:tcPr>
            </w:tcPrChange>
          </w:tcPr>
          <w:p w14:paraId="664F4F5A" w14:textId="77777777" w:rsidR="00213933" w:rsidRDefault="00024F20">
            <w:pPr>
              <w:pStyle w:val="Table-"/>
            </w:pPr>
            <w:del w:id="39" w:author="Author">
              <w:r>
                <w:rPr>
                  <w:sz w:val="18"/>
                </w:rPr>
                <w:delText>Jeju</w:delText>
              </w:r>
            </w:del>
          </w:p>
        </w:tc>
        <w:tc>
          <w:tcPr>
            <w:tcW w:w="11340" w:type="dxa"/>
            <w:tcPrChange w:id="40" w:author="Author">
              <w:tcPr>
                <w:tcW w:w="1654" w:type="dxa"/>
                <w:tcBorders>
                  <w:top w:val="none" w:sz="2" w:space="0" w:color="FFFFFF"/>
                  <w:left w:val="none" w:sz="2" w:space="0" w:color="FFFFFF"/>
                  <w:bottom w:val="none" w:sz="2" w:space="0" w:color="FFFFFF"/>
                  <w:right w:val="none" w:sz="2" w:space="0" w:color="FFFFFF"/>
                </w:tcBorders>
                <w:vAlign w:val="center"/>
              </w:tcPr>
            </w:tcPrChange>
          </w:tcPr>
          <w:p w14:paraId="0BA40D22" w14:textId="77777777" w:rsidR="00213933" w:rsidRDefault="00024F20">
            <w:pPr>
              <w:pStyle w:val="Table-"/>
            </w:pPr>
            <w:del w:id="41" w:author="Author">
              <w:r>
                <w:rPr>
                  <w:sz w:val="18"/>
                </w:rPr>
                <w:delText>Jeju-si (7)</w:delText>
              </w:r>
            </w:del>
          </w:p>
        </w:tc>
      </w:tr>
    </w:tbl>
    <w:tbl>
      <w:tblPr>
        <w:tblOverlap w:val="never"/>
        <w:tblW w:w="8350" w:type="dxa"/>
        <w:tblInd w:w="102" w:type="dxa"/>
        <w:tblBorders>
          <w:top w:val="none" w:sz="3" w:space="0" w:color="000000"/>
          <w:left w:val="none" w:sz="3" w:space="0" w:color="000000"/>
          <w:bottom w:val="none" w:sz="3" w:space="0" w:color="000000"/>
          <w:right w:val="non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182"/>
        <w:gridCol w:w="4474"/>
        <w:gridCol w:w="1040"/>
        <w:gridCol w:w="1654"/>
      </w:tblGrid>
      <w:tr w:rsidR="00213933" w14:paraId="35C6A907" w14:textId="77777777" w:rsidTr="00527A9B">
        <w:trPr>
          <w:trHeight w:val="216"/>
          <w:del w:id="42" w:author="Author"/>
        </w:trPr>
        <w:tc>
          <w:tcPr>
            <w:tcW w:w="1182" w:type="dxa"/>
            <w:vMerge w:val="restart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C150932" w14:textId="77777777" w:rsidR="00213933" w:rsidRDefault="00024F20">
            <w:pPr>
              <w:pStyle w:val="Table-"/>
              <w:rPr>
                <w:del w:id="43" w:author="Author"/>
              </w:rPr>
            </w:pPr>
            <w:del w:id="44" w:author="Author">
              <w:r>
                <w:rPr>
                  <w:sz w:val="18"/>
                </w:rPr>
                <w:delText>Apiaceae</w:delText>
              </w:r>
            </w:del>
          </w:p>
        </w:tc>
        <w:tc>
          <w:tcPr>
            <w:tcW w:w="4474" w:type="dxa"/>
            <w:vMerge w:val="restart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1E0E7D03" w14:textId="77777777" w:rsidR="00213933" w:rsidRDefault="00024F20">
            <w:pPr>
              <w:pStyle w:val="Table-"/>
              <w:rPr>
                <w:del w:id="45" w:author="Author"/>
              </w:rPr>
            </w:pPr>
            <w:del w:id="46" w:author="Author">
              <w:r>
                <w:rPr>
                  <w:i/>
                  <w:sz w:val="18"/>
                </w:rPr>
                <w:delText>Cicuta virosa</w:delText>
              </w:r>
              <w:r>
                <w:rPr>
                  <w:sz w:val="18"/>
                </w:rPr>
                <w:delText xml:space="preserve"> L. </w:delText>
              </w:r>
            </w:del>
          </w:p>
          <w:p w14:paraId="2CDE9842" w14:textId="77777777" w:rsidR="00213933" w:rsidRDefault="00024F20">
            <w:pPr>
              <w:pStyle w:val="Table-"/>
              <w:rPr>
                <w:del w:id="47" w:author="Author"/>
              </w:rPr>
            </w:pPr>
            <w:del w:id="48" w:author="Author">
              <w:r>
                <w:rPr>
                  <w:sz w:val="18"/>
                </w:rPr>
                <w:delText>독미나리</w:delText>
              </w:r>
            </w:del>
          </w:p>
        </w:tc>
        <w:tc>
          <w:tcPr>
            <w:tcW w:w="1040" w:type="dxa"/>
            <w:vMerge w:val="restart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7283F058" w14:textId="77777777" w:rsidR="00213933" w:rsidRDefault="00024F20">
            <w:pPr>
              <w:pStyle w:val="Table-"/>
              <w:rPr>
                <w:del w:id="49" w:author="Author"/>
              </w:rPr>
            </w:pPr>
            <w:del w:id="50" w:author="Author">
              <w:r>
                <w:rPr>
                  <w:sz w:val="18"/>
                </w:rPr>
                <w:delText xml:space="preserve">Gangwon </w:delText>
              </w:r>
            </w:del>
          </w:p>
        </w:tc>
        <w:tc>
          <w:tcPr>
            <w:tcW w:w="1654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AA84E0A" w14:textId="77777777" w:rsidR="00213933" w:rsidRDefault="00024F20">
            <w:pPr>
              <w:pStyle w:val="Table-"/>
              <w:rPr>
                <w:del w:id="51" w:author="Author"/>
              </w:rPr>
            </w:pPr>
            <w:del w:id="52" w:author="Author">
              <w:r>
                <w:rPr>
                  <w:sz w:val="18"/>
                </w:rPr>
                <w:delText>Yangyang-gun (2)</w:delText>
              </w:r>
            </w:del>
          </w:p>
        </w:tc>
      </w:tr>
      <w:tr w:rsidR="00213933" w14:paraId="3A1289D0" w14:textId="77777777" w:rsidTr="00527A9B">
        <w:trPr>
          <w:trHeight w:val="216"/>
          <w:del w:id="53" w:author="Author"/>
        </w:trPr>
        <w:tc>
          <w:tcPr>
            <w:tcW w:w="1182" w:type="dxa"/>
            <w:vMerge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</w:tcPr>
          <w:p w14:paraId="214F51C1" w14:textId="77777777" w:rsidR="00213933" w:rsidRDefault="00213933">
            <w:pPr>
              <w:pStyle w:val="a"/>
              <w:rPr>
                <w:del w:id="54" w:author="Author"/>
              </w:rPr>
            </w:pPr>
          </w:p>
        </w:tc>
        <w:tc>
          <w:tcPr>
            <w:tcW w:w="4474" w:type="dxa"/>
            <w:vMerge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</w:tcPr>
          <w:p w14:paraId="7B001547" w14:textId="77777777" w:rsidR="00213933" w:rsidRDefault="00213933">
            <w:pPr>
              <w:pStyle w:val="a"/>
              <w:rPr>
                <w:del w:id="55" w:author="Author"/>
              </w:rPr>
            </w:pPr>
          </w:p>
        </w:tc>
        <w:tc>
          <w:tcPr>
            <w:tcW w:w="1040" w:type="dxa"/>
            <w:vMerge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</w:tcPr>
          <w:p w14:paraId="4D3D3F86" w14:textId="77777777" w:rsidR="00213933" w:rsidRDefault="00213933">
            <w:pPr>
              <w:pStyle w:val="a"/>
              <w:rPr>
                <w:del w:id="56" w:author="Author"/>
              </w:rPr>
            </w:pPr>
          </w:p>
        </w:tc>
        <w:tc>
          <w:tcPr>
            <w:tcW w:w="1654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1BAE5E6" w14:textId="77777777" w:rsidR="00213933" w:rsidRDefault="00024F20">
            <w:pPr>
              <w:pStyle w:val="Table-"/>
              <w:rPr>
                <w:del w:id="57" w:author="Author"/>
              </w:rPr>
            </w:pPr>
            <w:del w:id="58" w:author="Author">
              <w:r>
                <w:rPr>
                  <w:sz w:val="18"/>
                </w:rPr>
                <w:delText>Taebaek-si (2)</w:delText>
              </w:r>
            </w:del>
          </w:p>
        </w:tc>
      </w:tr>
      <w:tr w:rsidR="00213933" w14:paraId="7D72C6A1" w14:textId="77777777" w:rsidTr="00527A9B">
        <w:trPr>
          <w:trHeight w:val="216"/>
          <w:del w:id="59" w:author="Author"/>
        </w:trPr>
        <w:tc>
          <w:tcPr>
            <w:tcW w:w="1182" w:type="dxa"/>
            <w:vMerge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</w:tcPr>
          <w:p w14:paraId="743DC18F" w14:textId="77777777" w:rsidR="00213933" w:rsidRDefault="00213933">
            <w:pPr>
              <w:pStyle w:val="a"/>
              <w:rPr>
                <w:del w:id="60" w:author="Author"/>
              </w:rPr>
            </w:pPr>
          </w:p>
        </w:tc>
        <w:tc>
          <w:tcPr>
            <w:tcW w:w="4474" w:type="dxa"/>
            <w:vMerge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</w:tcPr>
          <w:p w14:paraId="0037725B" w14:textId="77777777" w:rsidR="00213933" w:rsidRDefault="00213933">
            <w:pPr>
              <w:pStyle w:val="a"/>
              <w:rPr>
                <w:del w:id="61" w:author="Author"/>
              </w:rPr>
            </w:pPr>
          </w:p>
        </w:tc>
        <w:tc>
          <w:tcPr>
            <w:tcW w:w="1040" w:type="dxa"/>
            <w:vMerge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</w:tcPr>
          <w:p w14:paraId="6A2AB3A5" w14:textId="77777777" w:rsidR="00213933" w:rsidRDefault="00213933">
            <w:pPr>
              <w:pStyle w:val="a"/>
              <w:rPr>
                <w:del w:id="62" w:author="Author"/>
              </w:rPr>
            </w:pPr>
          </w:p>
        </w:tc>
        <w:tc>
          <w:tcPr>
            <w:tcW w:w="1654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33AAFB1" w14:textId="77777777" w:rsidR="00213933" w:rsidRDefault="00024F20">
            <w:pPr>
              <w:pStyle w:val="Table-"/>
              <w:rPr>
                <w:del w:id="63" w:author="Author"/>
              </w:rPr>
            </w:pPr>
            <w:del w:id="64" w:author="Author">
              <w:r>
                <w:rPr>
                  <w:spacing w:val="-8"/>
                  <w:sz w:val="18"/>
                </w:rPr>
                <w:delText>Pyeongchang-gun (1)</w:delText>
              </w:r>
            </w:del>
          </w:p>
        </w:tc>
      </w:tr>
      <w:tr w:rsidR="00213933" w14:paraId="13381C99" w14:textId="77777777" w:rsidTr="00527A9B">
        <w:trPr>
          <w:trHeight w:val="216"/>
          <w:del w:id="65" w:author="Author"/>
        </w:trPr>
        <w:tc>
          <w:tcPr>
            <w:tcW w:w="1182" w:type="dxa"/>
            <w:vMerge w:val="restart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373B0A93" w14:textId="77777777" w:rsidR="00213933" w:rsidRDefault="00024F20">
            <w:pPr>
              <w:pStyle w:val="Table-"/>
              <w:rPr>
                <w:del w:id="66" w:author="Author"/>
              </w:rPr>
            </w:pPr>
            <w:del w:id="67" w:author="Author">
              <w:r>
                <w:rPr>
                  <w:spacing w:val="-18"/>
                  <w:sz w:val="18"/>
                </w:rPr>
                <w:delText>Lentibulariaceae</w:delText>
              </w:r>
            </w:del>
          </w:p>
        </w:tc>
        <w:tc>
          <w:tcPr>
            <w:tcW w:w="4474" w:type="dxa"/>
            <w:vMerge w:val="restart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F116C29" w14:textId="77777777" w:rsidR="00213933" w:rsidRDefault="00024F20">
            <w:pPr>
              <w:pStyle w:val="Table-"/>
              <w:rPr>
                <w:del w:id="68" w:author="Author"/>
              </w:rPr>
            </w:pPr>
            <w:del w:id="69" w:author="Author">
              <w:r>
                <w:rPr>
                  <w:i/>
                  <w:sz w:val="18"/>
                </w:rPr>
                <w:delText>Utricularia uliginosa</w:delText>
              </w:r>
              <w:r>
                <w:rPr>
                  <w:sz w:val="18"/>
                </w:rPr>
                <w:delText xml:space="preserve"> Vahl </w:delText>
              </w:r>
            </w:del>
          </w:p>
          <w:p w14:paraId="0A6F5B08" w14:textId="77777777" w:rsidR="00213933" w:rsidRDefault="00024F20">
            <w:pPr>
              <w:pStyle w:val="Table-"/>
              <w:rPr>
                <w:del w:id="70" w:author="Author"/>
              </w:rPr>
            </w:pPr>
            <w:del w:id="71" w:author="Author">
              <w:r>
                <w:rPr>
                  <w:sz w:val="18"/>
                </w:rPr>
                <w:delText>자주땅귀개</w:delText>
              </w:r>
            </w:del>
          </w:p>
        </w:tc>
        <w:tc>
          <w:tcPr>
            <w:tcW w:w="104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D03F860" w14:textId="77777777" w:rsidR="00213933" w:rsidRDefault="00024F20">
            <w:pPr>
              <w:pStyle w:val="Table-"/>
              <w:rPr>
                <w:del w:id="72" w:author="Author"/>
              </w:rPr>
            </w:pPr>
            <w:del w:id="73" w:author="Author">
              <w:r>
                <w:rPr>
                  <w:sz w:val="18"/>
                </w:rPr>
                <w:delText>Busan</w:delText>
              </w:r>
            </w:del>
          </w:p>
        </w:tc>
        <w:tc>
          <w:tcPr>
            <w:tcW w:w="1654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C5C7D1A" w14:textId="77777777" w:rsidR="00213933" w:rsidRDefault="00024F20">
            <w:pPr>
              <w:pStyle w:val="Table-"/>
              <w:rPr>
                <w:del w:id="74" w:author="Author"/>
              </w:rPr>
            </w:pPr>
            <w:del w:id="75" w:author="Author">
              <w:r>
                <w:rPr>
                  <w:sz w:val="18"/>
                </w:rPr>
                <w:delText>Gijang-gun (1)</w:delText>
              </w:r>
            </w:del>
          </w:p>
        </w:tc>
      </w:tr>
      <w:tr w:rsidR="00213933" w14:paraId="323C172F" w14:textId="77777777" w:rsidTr="00527A9B">
        <w:trPr>
          <w:trHeight w:val="216"/>
          <w:del w:id="76" w:author="Author"/>
        </w:trPr>
        <w:tc>
          <w:tcPr>
            <w:tcW w:w="1182" w:type="dxa"/>
            <w:vMerge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</w:tcPr>
          <w:p w14:paraId="6AADDE5D" w14:textId="77777777" w:rsidR="00213933" w:rsidRDefault="00213933">
            <w:pPr>
              <w:pStyle w:val="a"/>
              <w:rPr>
                <w:del w:id="77" w:author="Author"/>
              </w:rPr>
            </w:pPr>
          </w:p>
        </w:tc>
        <w:tc>
          <w:tcPr>
            <w:tcW w:w="4474" w:type="dxa"/>
            <w:vMerge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</w:tcPr>
          <w:p w14:paraId="2B388C40" w14:textId="77777777" w:rsidR="00213933" w:rsidRDefault="00213933">
            <w:pPr>
              <w:pStyle w:val="a"/>
              <w:rPr>
                <w:del w:id="78" w:author="Author"/>
              </w:rPr>
            </w:pPr>
          </w:p>
        </w:tc>
        <w:tc>
          <w:tcPr>
            <w:tcW w:w="104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33692D65" w14:textId="77777777" w:rsidR="00213933" w:rsidRDefault="00024F20">
            <w:pPr>
              <w:pStyle w:val="Table-"/>
              <w:rPr>
                <w:del w:id="79" w:author="Author"/>
              </w:rPr>
            </w:pPr>
            <w:del w:id="80" w:author="Author">
              <w:r>
                <w:rPr>
                  <w:sz w:val="18"/>
                </w:rPr>
                <w:delText>Ulsan</w:delText>
              </w:r>
            </w:del>
          </w:p>
        </w:tc>
        <w:tc>
          <w:tcPr>
            <w:tcW w:w="1654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4FF53BB" w14:textId="77777777" w:rsidR="00213933" w:rsidRDefault="00024F20">
            <w:pPr>
              <w:pStyle w:val="Table-"/>
              <w:rPr>
                <w:del w:id="81" w:author="Author"/>
              </w:rPr>
            </w:pPr>
            <w:del w:id="82" w:author="Author">
              <w:r>
                <w:rPr>
                  <w:sz w:val="18"/>
                </w:rPr>
                <w:delText>Buk-gu (1)</w:delText>
              </w:r>
            </w:del>
          </w:p>
        </w:tc>
      </w:tr>
      <w:tr w:rsidR="00213933" w14:paraId="43F6DED2" w14:textId="77777777" w:rsidTr="00527A9B">
        <w:trPr>
          <w:trHeight w:val="216"/>
          <w:del w:id="83" w:author="Author"/>
        </w:trPr>
        <w:tc>
          <w:tcPr>
            <w:tcW w:w="1182" w:type="dxa"/>
            <w:vMerge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</w:tcPr>
          <w:p w14:paraId="46522F47" w14:textId="77777777" w:rsidR="00213933" w:rsidRDefault="00213933">
            <w:pPr>
              <w:pStyle w:val="a"/>
              <w:rPr>
                <w:del w:id="84" w:author="Author"/>
              </w:rPr>
            </w:pPr>
          </w:p>
        </w:tc>
        <w:tc>
          <w:tcPr>
            <w:tcW w:w="4474" w:type="dxa"/>
            <w:vMerge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</w:tcPr>
          <w:p w14:paraId="59ECA264" w14:textId="77777777" w:rsidR="00213933" w:rsidRDefault="00213933">
            <w:pPr>
              <w:pStyle w:val="a"/>
              <w:rPr>
                <w:del w:id="85" w:author="Author"/>
              </w:rPr>
            </w:pPr>
          </w:p>
        </w:tc>
        <w:tc>
          <w:tcPr>
            <w:tcW w:w="104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61EA9DF" w14:textId="77777777" w:rsidR="00213933" w:rsidRDefault="00024F20">
            <w:pPr>
              <w:pStyle w:val="Table-"/>
              <w:rPr>
                <w:del w:id="86" w:author="Author"/>
              </w:rPr>
            </w:pPr>
            <w:del w:id="87" w:author="Author">
              <w:r>
                <w:rPr>
                  <w:sz w:val="18"/>
                </w:rPr>
                <w:delText>Jeonnam</w:delText>
              </w:r>
            </w:del>
          </w:p>
        </w:tc>
        <w:tc>
          <w:tcPr>
            <w:tcW w:w="1654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167BE28" w14:textId="77777777" w:rsidR="00213933" w:rsidRDefault="00024F20">
            <w:pPr>
              <w:pStyle w:val="Table-"/>
              <w:rPr>
                <w:del w:id="88" w:author="Author"/>
              </w:rPr>
            </w:pPr>
            <w:del w:id="89" w:author="Author">
              <w:r>
                <w:rPr>
                  <w:sz w:val="18"/>
                </w:rPr>
                <w:delText>Goheung-gun (2)</w:delText>
              </w:r>
            </w:del>
          </w:p>
        </w:tc>
      </w:tr>
      <w:tr w:rsidR="00213933" w14:paraId="78739248" w14:textId="77777777" w:rsidTr="00527A9B">
        <w:trPr>
          <w:trHeight w:val="216"/>
          <w:del w:id="90" w:author="Author"/>
        </w:trPr>
        <w:tc>
          <w:tcPr>
            <w:tcW w:w="1182" w:type="dxa"/>
            <w:vMerge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</w:tcPr>
          <w:p w14:paraId="70CEF368" w14:textId="77777777" w:rsidR="00213933" w:rsidRDefault="00213933">
            <w:pPr>
              <w:pStyle w:val="a"/>
              <w:rPr>
                <w:del w:id="91" w:author="Author"/>
              </w:rPr>
            </w:pPr>
          </w:p>
        </w:tc>
        <w:tc>
          <w:tcPr>
            <w:tcW w:w="4474" w:type="dxa"/>
            <w:vMerge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</w:tcPr>
          <w:p w14:paraId="4E5CC3CF" w14:textId="77777777" w:rsidR="00213933" w:rsidRDefault="00213933">
            <w:pPr>
              <w:pStyle w:val="a"/>
              <w:rPr>
                <w:del w:id="92" w:author="Author"/>
              </w:rPr>
            </w:pPr>
          </w:p>
        </w:tc>
        <w:tc>
          <w:tcPr>
            <w:tcW w:w="104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57D0ACBF" w14:textId="77777777" w:rsidR="00213933" w:rsidRDefault="00024F20">
            <w:pPr>
              <w:pStyle w:val="Table-"/>
              <w:rPr>
                <w:del w:id="93" w:author="Author"/>
              </w:rPr>
            </w:pPr>
            <w:del w:id="94" w:author="Author">
              <w:r>
                <w:rPr>
                  <w:sz w:val="18"/>
                </w:rPr>
                <w:delText>Jeju</w:delText>
              </w:r>
            </w:del>
          </w:p>
        </w:tc>
        <w:tc>
          <w:tcPr>
            <w:tcW w:w="1654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7B7FFF56" w14:textId="77777777" w:rsidR="00213933" w:rsidRDefault="00024F20">
            <w:pPr>
              <w:pStyle w:val="Table-"/>
              <w:rPr>
                <w:del w:id="95" w:author="Author"/>
              </w:rPr>
            </w:pPr>
            <w:del w:id="96" w:author="Author">
              <w:r>
                <w:rPr>
                  <w:sz w:val="18"/>
                </w:rPr>
                <w:delText>Jeju-si (2)</w:delText>
              </w:r>
            </w:del>
          </w:p>
        </w:tc>
      </w:tr>
      <w:tr w:rsidR="00213933" w14:paraId="43677C0F" w14:textId="77777777" w:rsidTr="00527A9B">
        <w:trPr>
          <w:trHeight w:val="343"/>
          <w:del w:id="97" w:author="Author"/>
        </w:trPr>
        <w:tc>
          <w:tcPr>
            <w:tcW w:w="1182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4BFC0BB" w14:textId="77777777" w:rsidR="00213933" w:rsidRDefault="00024F20">
            <w:pPr>
              <w:pStyle w:val="Table-"/>
              <w:rPr>
                <w:del w:id="98" w:author="Author"/>
              </w:rPr>
            </w:pPr>
            <w:del w:id="99" w:author="Author">
              <w:r>
                <w:rPr>
                  <w:sz w:val="18"/>
                </w:rPr>
                <w:delText>Orchidaceae</w:delText>
              </w:r>
            </w:del>
          </w:p>
        </w:tc>
        <w:tc>
          <w:tcPr>
            <w:tcW w:w="4474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B51810D" w14:textId="77777777" w:rsidR="00213933" w:rsidRDefault="00024F20">
            <w:pPr>
              <w:pStyle w:val="Table-"/>
              <w:rPr>
                <w:del w:id="100" w:author="Author"/>
              </w:rPr>
            </w:pPr>
            <w:del w:id="101" w:author="Author">
              <w:r>
                <w:rPr>
                  <w:i/>
                  <w:sz w:val="18"/>
                </w:rPr>
                <w:delText xml:space="preserve">Habenaria radiata </w:delText>
              </w:r>
              <w:r>
                <w:rPr>
                  <w:sz w:val="18"/>
                </w:rPr>
                <w:delText xml:space="preserve">(Thunb.) Spreng. </w:delText>
              </w:r>
            </w:del>
          </w:p>
          <w:p w14:paraId="10D0B5A1" w14:textId="77777777" w:rsidR="00213933" w:rsidRDefault="00024F20">
            <w:pPr>
              <w:pStyle w:val="Table-"/>
              <w:rPr>
                <w:del w:id="102" w:author="Author"/>
              </w:rPr>
            </w:pPr>
            <w:del w:id="103" w:author="Author">
              <w:r>
                <w:rPr>
                  <w:sz w:val="18"/>
                </w:rPr>
                <w:delText>해오라비난초</w:delText>
              </w:r>
            </w:del>
          </w:p>
        </w:tc>
        <w:tc>
          <w:tcPr>
            <w:tcW w:w="104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31D4962A" w14:textId="77777777" w:rsidR="00213933" w:rsidRDefault="00024F20">
            <w:pPr>
              <w:pStyle w:val="Table-"/>
              <w:rPr>
                <w:del w:id="104" w:author="Author"/>
              </w:rPr>
            </w:pPr>
            <w:del w:id="105" w:author="Author">
              <w:r>
                <w:rPr>
                  <w:sz w:val="18"/>
                </w:rPr>
                <w:delText>Jeonnam</w:delText>
              </w:r>
            </w:del>
          </w:p>
        </w:tc>
        <w:tc>
          <w:tcPr>
            <w:tcW w:w="1654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3919755" w14:textId="77777777" w:rsidR="00213933" w:rsidRDefault="00024F20">
            <w:pPr>
              <w:pStyle w:val="Table-"/>
              <w:rPr>
                <w:del w:id="106" w:author="Author"/>
              </w:rPr>
            </w:pPr>
            <w:del w:id="107" w:author="Author">
              <w:r>
                <w:rPr>
                  <w:sz w:val="18"/>
                </w:rPr>
                <w:delText>Goheung-gun (1)</w:delText>
              </w:r>
            </w:del>
          </w:p>
        </w:tc>
      </w:tr>
      <w:tr w:rsidR="00213933" w14:paraId="61D90107" w14:textId="77777777" w:rsidTr="00527A9B">
        <w:trPr>
          <w:trHeight w:val="343"/>
          <w:del w:id="108" w:author="Author"/>
        </w:trPr>
        <w:tc>
          <w:tcPr>
            <w:tcW w:w="1182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740F1FAA" w14:textId="77777777" w:rsidR="00213933" w:rsidRDefault="00024F20">
            <w:pPr>
              <w:pStyle w:val="Table-"/>
              <w:rPr>
                <w:del w:id="109" w:author="Author"/>
              </w:rPr>
            </w:pPr>
            <w:del w:id="110" w:author="Author">
              <w:r>
                <w:rPr>
                  <w:sz w:val="18"/>
                </w:rPr>
                <w:delText>Primulaceae</w:delText>
              </w:r>
            </w:del>
          </w:p>
        </w:tc>
        <w:tc>
          <w:tcPr>
            <w:tcW w:w="4474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33EC342" w14:textId="77777777" w:rsidR="00213933" w:rsidRDefault="00024F20">
            <w:pPr>
              <w:pStyle w:val="Table-"/>
              <w:rPr>
                <w:del w:id="111" w:author="Author"/>
              </w:rPr>
            </w:pPr>
            <w:del w:id="112" w:author="Author">
              <w:r>
                <w:rPr>
                  <w:i/>
                  <w:sz w:val="18"/>
                </w:rPr>
                <w:delText>Trientalis europaea</w:delText>
              </w:r>
              <w:r>
                <w:rPr>
                  <w:sz w:val="18"/>
                </w:rPr>
                <w:delText xml:space="preserve"> L. var. </w:delText>
              </w:r>
              <w:r>
                <w:rPr>
                  <w:i/>
                  <w:sz w:val="18"/>
                </w:rPr>
                <w:delText>arctica</w:delText>
              </w:r>
              <w:r>
                <w:rPr>
                  <w:sz w:val="18"/>
                </w:rPr>
                <w:delText xml:space="preserve"> </w:delText>
              </w:r>
              <w:r>
                <w:rPr>
                  <w:spacing w:val="-17"/>
                  <w:sz w:val="18"/>
                </w:rPr>
                <w:delText xml:space="preserve">(Fisch. ex Hook.) Ledeb. </w:delText>
              </w:r>
            </w:del>
          </w:p>
          <w:p w14:paraId="19D57041" w14:textId="77777777" w:rsidR="00213933" w:rsidRDefault="00024F20">
            <w:pPr>
              <w:pStyle w:val="Table-"/>
              <w:rPr>
                <w:del w:id="113" w:author="Author"/>
              </w:rPr>
            </w:pPr>
            <w:del w:id="114" w:author="Author">
              <w:r>
                <w:rPr>
                  <w:sz w:val="18"/>
                </w:rPr>
                <w:delText>기생꽃</w:delText>
              </w:r>
            </w:del>
          </w:p>
        </w:tc>
        <w:tc>
          <w:tcPr>
            <w:tcW w:w="104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2C4026B6" w14:textId="77777777" w:rsidR="00213933" w:rsidRDefault="00024F20">
            <w:pPr>
              <w:pStyle w:val="Table-"/>
              <w:rPr>
                <w:del w:id="115" w:author="Author"/>
              </w:rPr>
            </w:pPr>
            <w:del w:id="116" w:author="Author">
              <w:r>
                <w:rPr>
                  <w:sz w:val="18"/>
                </w:rPr>
                <w:delText>Gangwon</w:delText>
              </w:r>
            </w:del>
          </w:p>
        </w:tc>
        <w:tc>
          <w:tcPr>
            <w:tcW w:w="1654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3419EE55" w14:textId="77777777" w:rsidR="00213933" w:rsidRDefault="00024F20">
            <w:pPr>
              <w:pStyle w:val="Table-"/>
              <w:rPr>
                <w:del w:id="117" w:author="Author"/>
              </w:rPr>
            </w:pPr>
            <w:del w:id="118" w:author="Author">
              <w:r>
                <w:rPr>
                  <w:spacing w:val="-8"/>
                  <w:sz w:val="18"/>
                </w:rPr>
                <w:delText>Pyeongchang-gun (1)</w:delText>
              </w:r>
            </w:del>
          </w:p>
        </w:tc>
      </w:tr>
      <w:tr w:rsidR="00213933" w14:paraId="4F4DAE45" w14:textId="77777777" w:rsidTr="00527A9B">
        <w:trPr>
          <w:trHeight w:val="343"/>
          <w:del w:id="119" w:author="Author"/>
        </w:trPr>
        <w:tc>
          <w:tcPr>
            <w:tcW w:w="1182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5D0954B0" w14:textId="77777777" w:rsidR="00213933" w:rsidRDefault="00024F20">
            <w:pPr>
              <w:pStyle w:val="Table-"/>
              <w:rPr>
                <w:del w:id="120" w:author="Author"/>
              </w:rPr>
            </w:pPr>
            <w:del w:id="121" w:author="Author">
              <w:r>
                <w:rPr>
                  <w:spacing w:val="-13"/>
                  <w:sz w:val="18"/>
                </w:rPr>
                <w:delText>Menyanthaceae</w:delText>
              </w:r>
            </w:del>
          </w:p>
        </w:tc>
        <w:tc>
          <w:tcPr>
            <w:tcW w:w="4474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A02DA66" w14:textId="77777777" w:rsidR="00213933" w:rsidRDefault="00024F20">
            <w:pPr>
              <w:pStyle w:val="Table-"/>
              <w:rPr>
                <w:del w:id="122" w:author="Author"/>
              </w:rPr>
            </w:pPr>
            <w:del w:id="123" w:author="Author">
              <w:r>
                <w:rPr>
                  <w:i/>
                  <w:sz w:val="18"/>
                </w:rPr>
                <w:delText>Menyanthes trifoliata</w:delText>
              </w:r>
              <w:r>
                <w:rPr>
                  <w:sz w:val="18"/>
                </w:rPr>
                <w:delText xml:space="preserve"> L. </w:delText>
              </w:r>
            </w:del>
          </w:p>
          <w:p w14:paraId="6A815B8F" w14:textId="77777777" w:rsidR="00213933" w:rsidRDefault="00024F20">
            <w:pPr>
              <w:pStyle w:val="Table-"/>
              <w:rPr>
                <w:del w:id="124" w:author="Author"/>
              </w:rPr>
            </w:pPr>
            <w:del w:id="125" w:author="Author">
              <w:r>
                <w:rPr>
                  <w:sz w:val="18"/>
                </w:rPr>
                <w:delText>조름나물</w:delText>
              </w:r>
            </w:del>
          </w:p>
        </w:tc>
        <w:tc>
          <w:tcPr>
            <w:tcW w:w="104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7FA27B5A" w14:textId="77777777" w:rsidR="00213933" w:rsidRDefault="00024F20">
            <w:pPr>
              <w:pStyle w:val="Table-"/>
              <w:rPr>
                <w:del w:id="126" w:author="Author"/>
              </w:rPr>
            </w:pPr>
            <w:del w:id="127" w:author="Author">
              <w:r>
                <w:rPr>
                  <w:sz w:val="18"/>
                </w:rPr>
                <w:delText>Gangwon</w:delText>
              </w:r>
            </w:del>
          </w:p>
        </w:tc>
        <w:tc>
          <w:tcPr>
            <w:tcW w:w="1654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176315F2" w14:textId="77777777" w:rsidR="00213933" w:rsidRDefault="00024F20">
            <w:pPr>
              <w:pStyle w:val="Table-"/>
              <w:rPr>
                <w:del w:id="128" w:author="Author"/>
              </w:rPr>
            </w:pPr>
            <w:del w:id="129" w:author="Author">
              <w:r>
                <w:rPr>
                  <w:sz w:val="18"/>
                </w:rPr>
                <w:delText>Taebaek-si (2)</w:delText>
              </w:r>
            </w:del>
          </w:p>
        </w:tc>
      </w:tr>
      <w:tr w:rsidR="00213933" w14:paraId="3923A751" w14:textId="77777777" w:rsidTr="00527A9B">
        <w:trPr>
          <w:trHeight w:val="216"/>
          <w:del w:id="130" w:author="Author"/>
        </w:trPr>
        <w:tc>
          <w:tcPr>
            <w:tcW w:w="1182" w:type="dxa"/>
            <w:vMerge w:val="restart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7223603C" w14:textId="77777777" w:rsidR="00213933" w:rsidRDefault="00024F20">
            <w:pPr>
              <w:pStyle w:val="Table-"/>
              <w:rPr>
                <w:del w:id="131" w:author="Author"/>
              </w:rPr>
            </w:pPr>
            <w:del w:id="132" w:author="Author">
              <w:r>
                <w:rPr>
                  <w:sz w:val="18"/>
                </w:rPr>
                <w:delText>Cabombaceae</w:delText>
              </w:r>
            </w:del>
          </w:p>
        </w:tc>
        <w:tc>
          <w:tcPr>
            <w:tcW w:w="4474" w:type="dxa"/>
            <w:vMerge w:val="restart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522FCF76" w14:textId="2236C023" w:rsidR="00213933" w:rsidRDefault="00024F20">
            <w:pPr>
              <w:pStyle w:val="Table-"/>
              <w:rPr>
                <w:del w:id="133" w:author="Author"/>
              </w:rPr>
            </w:pPr>
            <w:del w:id="134" w:author="Author">
              <w:r>
                <w:rPr>
                  <w:i/>
                  <w:sz w:val="18"/>
                </w:rPr>
                <w:delText>Brasenia schreberi</w:delText>
              </w:r>
              <w:r>
                <w:rPr>
                  <w:sz w:val="18"/>
                </w:rPr>
                <w:delText xml:space="preserve"> J.</w:delText>
              </w:r>
              <w:r w:rsidR="001C6EC9">
                <w:rPr>
                  <w:sz w:val="18"/>
                </w:rPr>
                <w:delText xml:space="preserve"> </w:delText>
              </w:r>
              <w:r>
                <w:rPr>
                  <w:sz w:val="18"/>
                </w:rPr>
                <w:delText>F.</w:delText>
              </w:r>
              <w:r w:rsidR="001C6EC9">
                <w:rPr>
                  <w:sz w:val="18"/>
                </w:rPr>
                <w:delText xml:space="preserve"> </w:delText>
              </w:r>
              <w:r>
                <w:rPr>
                  <w:sz w:val="18"/>
                </w:rPr>
                <w:delText xml:space="preserve">Gmel. </w:delText>
              </w:r>
            </w:del>
          </w:p>
          <w:p w14:paraId="0F36D0D7" w14:textId="77777777" w:rsidR="00213933" w:rsidRDefault="00024F20">
            <w:pPr>
              <w:pStyle w:val="Table-"/>
              <w:rPr>
                <w:del w:id="135" w:author="Author"/>
              </w:rPr>
            </w:pPr>
            <w:del w:id="136" w:author="Author">
              <w:r>
                <w:rPr>
                  <w:sz w:val="18"/>
                </w:rPr>
                <w:delText>순채</w:delText>
              </w:r>
            </w:del>
          </w:p>
        </w:tc>
        <w:tc>
          <w:tcPr>
            <w:tcW w:w="104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4F67BF5" w14:textId="77777777" w:rsidR="00213933" w:rsidRDefault="00024F20">
            <w:pPr>
              <w:pStyle w:val="Table-"/>
              <w:rPr>
                <w:del w:id="137" w:author="Author"/>
              </w:rPr>
            </w:pPr>
            <w:del w:id="138" w:author="Author">
              <w:r>
                <w:rPr>
                  <w:sz w:val="18"/>
                </w:rPr>
                <w:delText>Gangwon</w:delText>
              </w:r>
            </w:del>
          </w:p>
        </w:tc>
        <w:tc>
          <w:tcPr>
            <w:tcW w:w="1654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3EFE3428" w14:textId="77777777" w:rsidR="00213933" w:rsidRDefault="00024F20">
            <w:pPr>
              <w:pStyle w:val="Table-"/>
              <w:rPr>
                <w:del w:id="139" w:author="Author"/>
              </w:rPr>
            </w:pPr>
            <w:del w:id="140" w:author="Author">
              <w:r>
                <w:rPr>
                  <w:sz w:val="18"/>
                </w:rPr>
                <w:delText>Samcheok-si (1)</w:delText>
              </w:r>
            </w:del>
          </w:p>
        </w:tc>
      </w:tr>
      <w:tr w:rsidR="00213933" w14:paraId="311C8C31" w14:textId="77777777" w:rsidTr="00527A9B">
        <w:trPr>
          <w:trHeight w:val="216"/>
          <w:del w:id="141" w:author="Author"/>
        </w:trPr>
        <w:tc>
          <w:tcPr>
            <w:tcW w:w="1182" w:type="dxa"/>
            <w:vMerge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</w:tcPr>
          <w:p w14:paraId="27D69E87" w14:textId="77777777" w:rsidR="00213933" w:rsidRDefault="00213933">
            <w:pPr>
              <w:pStyle w:val="a"/>
              <w:rPr>
                <w:del w:id="142" w:author="Author"/>
              </w:rPr>
            </w:pPr>
          </w:p>
        </w:tc>
        <w:tc>
          <w:tcPr>
            <w:tcW w:w="4474" w:type="dxa"/>
            <w:vMerge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</w:tcPr>
          <w:p w14:paraId="6F8C5B2F" w14:textId="77777777" w:rsidR="00213933" w:rsidRDefault="00213933">
            <w:pPr>
              <w:pStyle w:val="a"/>
              <w:rPr>
                <w:del w:id="143" w:author="Author"/>
              </w:rPr>
            </w:pPr>
          </w:p>
        </w:tc>
        <w:tc>
          <w:tcPr>
            <w:tcW w:w="104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7693187A" w14:textId="77777777" w:rsidR="00213933" w:rsidRDefault="00024F20">
            <w:pPr>
              <w:pStyle w:val="Table-"/>
              <w:rPr>
                <w:del w:id="144" w:author="Author"/>
              </w:rPr>
            </w:pPr>
            <w:del w:id="145" w:author="Author">
              <w:r>
                <w:rPr>
                  <w:sz w:val="18"/>
                </w:rPr>
                <w:delText>Jeju</w:delText>
              </w:r>
            </w:del>
          </w:p>
        </w:tc>
        <w:tc>
          <w:tcPr>
            <w:tcW w:w="1654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41EEAA6" w14:textId="77777777" w:rsidR="00213933" w:rsidRDefault="00024F20">
            <w:pPr>
              <w:pStyle w:val="Table-"/>
              <w:rPr>
                <w:del w:id="146" w:author="Author"/>
              </w:rPr>
            </w:pPr>
            <w:del w:id="147" w:author="Author">
              <w:r>
                <w:rPr>
                  <w:sz w:val="18"/>
                </w:rPr>
                <w:delText>Jeju-si (7)</w:delText>
              </w:r>
            </w:del>
          </w:p>
        </w:tc>
      </w:tr>
      <w:tr w:rsidR="00213933" w14:paraId="57D81501" w14:textId="77777777" w:rsidTr="00527A9B">
        <w:trPr>
          <w:trHeight w:val="216"/>
          <w:del w:id="148" w:author="Author"/>
        </w:trPr>
        <w:tc>
          <w:tcPr>
            <w:tcW w:w="1182" w:type="dxa"/>
            <w:vMerge w:val="restart"/>
            <w:tcBorders>
              <w:top w:val="none" w:sz="2" w:space="0" w:color="FFFFFF"/>
              <w:left w:val="none" w:sz="2" w:space="0" w:color="FFFFFF"/>
              <w:bottom w:val="single" w:sz="2" w:space="0" w:color="000000"/>
              <w:right w:val="none" w:sz="2" w:space="0" w:color="FFFFFF"/>
            </w:tcBorders>
            <w:vAlign w:val="center"/>
          </w:tcPr>
          <w:p w14:paraId="2F3AFBE2" w14:textId="77777777" w:rsidR="00213933" w:rsidRDefault="00024F20">
            <w:pPr>
              <w:pStyle w:val="Table-"/>
              <w:rPr>
                <w:del w:id="149" w:author="Author"/>
              </w:rPr>
            </w:pPr>
            <w:del w:id="150" w:author="Author">
              <w:r>
                <w:rPr>
                  <w:sz w:val="18"/>
                </w:rPr>
                <w:delText>Araliaceae</w:delText>
              </w:r>
            </w:del>
          </w:p>
        </w:tc>
        <w:tc>
          <w:tcPr>
            <w:tcW w:w="4474" w:type="dxa"/>
            <w:vMerge w:val="restart"/>
            <w:tcBorders>
              <w:top w:val="none" w:sz="2" w:space="0" w:color="FFFFFF"/>
              <w:left w:val="none" w:sz="2" w:space="0" w:color="FFFFFF"/>
              <w:bottom w:val="single" w:sz="2" w:space="0" w:color="000000"/>
              <w:right w:val="none" w:sz="2" w:space="0" w:color="FFFFFF"/>
            </w:tcBorders>
            <w:vAlign w:val="center"/>
          </w:tcPr>
          <w:p w14:paraId="04DDDCE7" w14:textId="77777777" w:rsidR="00213933" w:rsidRDefault="00024F20">
            <w:pPr>
              <w:pStyle w:val="Table-"/>
              <w:rPr>
                <w:del w:id="151" w:author="Author"/>
              </w:rPr>
            </w:pPr>
            <w:del w:id="152" w:author="Author">
              <w:r>
                <w:rPr>
                  <w:i/>
                  <w:sz w:val="18"/>
                </w:rPr>
                <w:delText>Eleutherococcus senticosus</w:delText>
              </w:r>
              <w:r>
                <w:rPr>
                  <w:sz w:val="18"/>
                </w:rPr>
                <w:delText xml:space="preserve"> (Rupr. &amp; Maxim.) Maxim. </w:delText>
              </w:r>
            </w:del>
          </w:p>
          <w:p w14:paraId="4E704E8D" w14:textId="77777777" w:rsidR="00213933" w:rsidRDefault="00024F20">
            <w:pPr>
              <w:pStyle w:val="Table-"/>
              <w:rPr>
                <w:del w:id="153" w:author="Author"/>
              </w:rPr>
            </w:pPr>
            <w:del w:id="154" w:author="Author">
              <w:r>
                <w:rPr>
                  <w:sz w:val="18"/>
                </w:rPr>
                <w:delText>가시오갈피</w:delText>
              </w:r>
            </w:del>
          </w:p>
        </w:tc>
        <w:tc>
          <w:tcPr>
            <w:tcW w:w="104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5825FBF" w14:textId="77777777" w:rsidR="00213933" w:rsidRDefault="00024F20">
            <w:pPr>
              <w:pStyle w:val="Table-"/>
              <w:rPr>
                <w:del w:id="155" w:author="Author"/>
              </w:rPr>
            </w:pPr>
            <w:del w:id="156" w:author="Author">
              <w:r>
                <w:rPr>
                  <w:sz w:val="18"/>
                </w:rPr>
                <w:delText>Gangwon</w:delText>
              </w:r>
            </w:del>
          </w:p>
        </w:tc>
        <w:tc>
          <w:tcPr>
            <w:tcW w:w="1654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35A00B23" w14:textId="77777777" w:rsidR="00213933" w:rsidRDefault="00024F20">
            <w:pPr>
              <w:pStyle w:val="Table-"/>
              <w:rPr>
                <w:del w:id="157" w:author="Author"/>
              </w:rPr>
            </w:pPr>
            <w:del w:id="158" w:author="Author">
              <w:r>
                <w:rPr>
                  <w:sz w:val="18"/>
                </w:rPr>
                <w:delText>Taebaek-si (1)</w:delText>
              </w:r>
            </w:del>
          </w:p>
        </w:tc>
      </w:tr>
      <w:tr w:rsidR="00213933" w14:paraId="54A528A6" w14:textId="77777777" w:rsidTr="00527A9B">
        <w:trPr>
          <w:trHeight w:val="216"/>
          <w:del w:id="159" w:author="Author"/>
        </w:trPr>
        <w:tc>
          <w:tcPr>
            <w:tcW w:w="1182" w:type="dxa"/>
            <w:vMerge/>
            <w:tcBorders>
              <w:top w:val="none" w:sz="2" w:space="0" w:color="FFFFFF"/>
              <w:left w:val="none" w:sz="2" w:space="0" w:color="FFFFFF"/>
              <w:bottom w:val="single" w:sz="2" w:space="0" w:color="000000"/>
              <w:right w:val="none" w:sz="2" w:space="0" w:color="FFFFFF"/>
            </w:tcBorders>
          </w:tcPr>
          <w:p w14:paraId="17AAB8A8" w14:textId="77777777" w:rsidR="00213933" w:rsidRDefault="00213933">
            <w:pPr>
              <w:pStyle w:val="a"/>
              <w:rPr>
                <w:del w:id="160" w:author="Author"/>
              </w:rPr>
            </w:pPr>
          </w:p>
        </w:tc>
        <w:tc>
          <w:tcPr>
            <w:tcW w:w="4474" w:type="dxa"/>
            <w:vMerge/>
            <w:tcBorders>
              <w:top w:val="none" w:sz="2" w:space="0" w:color="FFFFFF"/>
              <w:left w:val="none" w:sz="2" w:space="0" w:color="FFFFFF"/>
              <w:bottom w:val="single" w:sz="2" w:space="0" w:color="000000"/>
              <w:right w:val="none" w:sz="2" w:space="0" w:color="FFFFFF"/>
            </w:tcBorders>
          </w:tcPr>
          <w:p w14:paraId="0B7AD116" w14:textId="77777777" w:rsidR="00213933" w:rsidRDefault="00213933">
            <w:pPr>
              <w:pStyle w:val="a"/>
              <w:rPr>
                <w:del w:id="161" w:author="Author"/>
              </w:rPr>
            </w:pPr>
          </w:p>
        </w:tc>
        <w:tc>
          <w:tcPr>
            <w:tcW w:w="1040" w:type="dxa"/>
            <w:tcBorders>
              <w:top w:val="none" w:sz="2" w:space="0" w:color="FFFFFF"/>
              <w:left w:val="none" w:sz="2" w:space="0" w:color="FFFFFF"/>
              <w:bottom w:val="single" w:sz="2" w:space="0" w:color="000000"/>
              <w:right w:val="none" w:sz="2" w:space="0" w:color="FFFFFF"/>
            </w:tcBorders>
            <w:vAlign w:val="center"/>
          </w:tcPr>
          <w:p w14:paraId="01B3FA7C" w14:textId="77777777" w:rsidR="00213933" w:rsidRDefault="00024F20">
            <w:pPr>
              <w:pStyle w:val="Table-"/>
              <w:rPr>
                <w:del w:id="162" w:author="Author"/>
              </w:rPr>
            </w:pPr>
            <w:del w:id="163" w:author="Author">
              <w:r>
                <w:rPr>
                  <w:spacing w:val="-4"/>
                  <w:sz w:val="18"/>
                </w:rPr>
                <w:delText>Gyeongnam</w:delText>
              </w:r>
            </w:del>
          </w:p>
        </w:tc>
        <w:tc>
          <w:tcPr>
            <w:tcW w:w="1654" w:type="dxa"/>
            <w:tcBorders>
              <w:top w:val="none" w:sz="2" w:space="0" w:color="FFFFFF"/>
              <w:left w:val="none" w:sz="2" w:space="0" w:color="FFFFFF"/>
              <w:bottom w:val="single" w:sz="2" w:space="0" w:color="000000"/>
              <w:right w:val="none" w:sz="2" w:space="0" w:color="FFFFFF"/>
            </w:tcBorders>
            <w:vAlign w:val="center"/>
          </w:tcPr>
          <w:p w14:paraId="709D1114" w14:textId="77777777" w:rsidR="00213933" w:rsidRDefault="00024F20">
            <w:pPr>
              <w:pStyle w:val="Table-"/>
              <w:rPr>
                <w:del w:id="164" w:author="Author"/>
              </w:rPr>
            </w:pPr>
            <w:del w:id="165" w:author="Author">
              <w:r>
                <w:rPr>
                  <w:sz w:val="18"/>
                </w:rPr>
                <w:delText>Goseong-gun (1)</w:delText>
              </w:r>
            </w:del>
          </w:p>
        </w:tc>
      </w:tr>
    </w:tbl>
    <w:p w14:paraId="522DFD16" w14:textId="77777777" w:rsidR="00854C26" w:rsidRPr="00854C26" w:rsidRDefault="00854C26" w:rsidP="0061350B">
      <w:pPr>
        <w:spacing w:before="360"/>
        <w:rPr>
          <w:ins w:id="166" w:author="Author"/>
          <w:sz w:val="28"/>
          <w:szCs w:val="28"/>
        </w:rPr>
      </w:pPr>
      <w:ins w:id="167" w:author="Author">
        <w:r w:rsidRPr="00854C26">
          <w:rPr>
            <w:sz w:val="28"/>
            <w:szCs w:val="28"/>
            <w:highlight w:val="lightGray"/>
          </w:rPr>
          <w:t>A</w:t>
        </w:r>
        <w:r>
          <w:rPr>
            <w:sz w:val="28"/>
            <w:szCs w:val="28"/>
            <w:highlight w:val="lightGray"/>
          </w:rPr>
          <w:t xml:space="preserve"> mobilitás adatai</w:t>
        </w:r>
      </w:ins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783"/>
        <w:gridCol w:w="11211"/>
      </w:tblGrid>
      <w:tr w:rsidR="00854C26" w14:paraId="168EF89D" w14:textId="77777777" w:rsidTr="0061350B">
        <w:trPr>
          <w:trHeight w:val="1168"/>
          <w:ins w:id="168" w:author="Author"/>
        </w:trPr>
        <w:tc>
          <w:tcPr>
            <w:tcW w:w="2802" w:type="dxa"/>
          </w:tcPr>
          <w:p w14:paraId="495324EF" w14:textId="77777777" w:rsidR="00854C26" w:rsidRDefault="00A236F9" w:rsidP="00391C9E">
            <w:pPr>
              <w:rPr>
                <w:ins w:id="169" w:author="Author"/>
              </w:rPr>
            </w:pPr>
            <w:ins w:id="170" w:author="Author">
              <w:r>
                <w:t>Mobilitás típusa</w:t>
              </w:r>
            </w:ins>
          </w:p>
          <w:p w14:paraId="15BCCCE7" w14:textId="77777777" w:rsidR="00A236F9" w:rsidRDefault="00A236F9" w:rsidP="00391C9E">
            <w:pPr>
              <w:rPr>
                <w:ins w:id="171" w:author="Author"/>
              </w:rPr>
            </w:pPr>
            <w:ins w:id="172" w:author="Author">
              <w:r>
                <w:t>(nem helyes törlendő)</w:t>
              </w:r>
            </w:ins>
          </w:p>
        </w:tc>
        <w:tc>
          <w:tcPr>
            <w:tcW w:w="11340" w:type="dxa"/>
          </w:tcPr>
          <w:p w14:paraId="070D78DD" w14:textId="77777777" w:rsidR="00854C26" w:rsidRDefault="00A236F9" w:rsidP="00391C9E">
            <w:pPr>
              <w:pStyle w:val="ListParagraph"/>
              <w:numPr>
                <w:ilvl w:val="0"/>
                <w:numId w:val="9"/>
              </w:numPr>
              <w:spacing w:after="0" w:line="240" w:lineRule="auto"/>
              <w:rPr>
                <w:ins w:id="173" w:author="Author"/>
              </w:rPr>
            </w:pPr>
            <w:ins w:id="174" w:author="Author">
              <w:r>
                <w:t>szakmai továbbképzés</w:t>
              </w:r>
            </w:ins>
          </w:p>
          <w:p w14:paraId="2AE25994" w14:textId="77777777" w:rsidR="00A236F9" w:rsidRDefault="00A236F9" w:rsidP="00391C9E">
            <w:pPr>
              <w:pStyle w:val="ListParagraph"/>
              <w:numPr>
                <w:ilvl w:val="0"/>
                <w:numId w:val="9"/>
              </w:numPr>
              <w:spacing w:after="0" w:line="240" w:lineRule="auto"/>
              <w:rPr>
                <w:ins w:id="175" w:author="Author"/>
              </w:rPr>
            </w:pPr>
            <w:ins w:id="176" w:author="Author">
              <w:r>
                <w:t>nyelvtanfolyam</w:t>
              </w:r>
            </w:ins>
          </w:p>
          <w:p w14:paraId="48934B72" w14:textId="77777777" w:rsidR="00A236F9" w:rsidRDefault="00F520F7" w:rsidP="00391C9E">
            <w:pPr>
              <w:pStyle w:val="ListParagraph"/>
              <w:numPr>
                <w:ilvl w:val="0"/>
                <w:numId w:val="9"/>
              </w:numPr>
              <w:spacing w:after="0" w:line="240" w:lineRule="auto"/>
              <w:rPr>
                <w:ins w:id="177" w:author="Author"/>
              </w:rPr>
            </w:pPr>
            <w:ins w:id="178" w:author="Author">
              <w:r>
                <w:t xml:space="preserve">szakmai látogatás </w:t>
              </w:r>
              <w:r w:rsidR="00A236F9">
                <w:t>(job shadowing)</w:t>
              </w:r>
            </w:ins>
          </w:p>
          <w:p w14:paraId="55C23598" w14:textId="77777777" w:rsidR="00A236F9" w:rsidRDefault="00A236F9" w:rsidP="00391C9E">
            <w:pPr>
              <w:pStyle w:val="ListParagraph"/>
              <w:numPr>
                <w:ilvl w:val="0"/>
                <w:numId w:val="9"/>
              </w:numPr>
              <w:spacing w:after="0" w:line="240" w:lineRule="auto"/>
              <w:rPr>
                <w:ins w:id="179" w:author="Author"/>
              </w:rPr>
            </w:pPr>
            <w:ins w:id="180" w:author="Author">
              <w:r>
                <w:t>oktatási tevékenység</w:t>
              </w:r>
            </w:ins>
          </w:p>
        </w:tc>
      </w:tr>
      <w:tr w:rsidR="00A236F9" w14:paraId="046C2004" w14:textId="77777777" w:rsidTr="00AD06DF">
        <w:trPr>
          <w:ins w:id="181" w:author="Author"/>
        </w:trPr>
        <w:tc>
          <w:tcPr>
            <w:tcW w:w="2802" w:type="dxa"/>
          </w:tcPr>
          <w:p w14:paraId="05E46433" w14:textId="77777777" w:rsidR="00A236F9" w:rsidRDefault="00A236F9" w:rsidP="00391C9E">
            <w:pPr>
              <w:rPr>
                <w:ins w:id="182" w:author="Author"/>
              </w:rPr>
            </w:pPr>
            <w:ins w:id="183" w:author="Author">
              <w:r>
                <w:t>Továbbképzés címe</w:t>
              </w:r>
            </w:ins>
          </w:p>
          <w:p w14:paraId="25E49EBE" w14:textId="77777777" w:rsidR="00A236F9" w:rsidRDefault="00A236F9" w:rsidP="00391C9E">
            <w:pPr>
              <w:rPr>
                <w:ins w:id="184" w:author="Author"/>
              </w:rPr>
            </w:pPr>
            <w:ins w:id="185" w:author="Author">
              <w:r>
                <w:t>(amennyiben releváns)</w:t>
              </w:r>
            </w:ins>
          </w:p>
        </w:tc>
        <w:tc>
          <w:tcPr>
            <w:tcW w:w="11340" w:type="dxa"/>
          </w:tcPr>
          <w:p w14:paraId="4EAAAAED" w14:textId="77777777" w:rsidR="00A236F9" w:rsidRDefault="00A236F9" w:rsidP="00391C9E">
            <w:pPr>
              <w:rPr>
                <w:ins w:id="186" w:author="Author"/>
              </w:rPr>
            </w:pPr>
          </w:p>
        </w:tc>
      </w:tr>
      <w:tr w:rsidR="00A236F9" w14:paraId="7B59AB7D" w14:textId="77777777" w:rsidTr="0061350B">
        <w:trPr>
          <w:trHeight w:val="428"/>
          <w:ins w:id="187" w:author="Author"/>
        </w:trPr>
        <w:tc>
          <w:tcPr>
            <w:tcW w:w="2802" w:type="dxa"/>
          </w:tcPr>
          <w:p w14:paraId="4314EBBB" w14:textId="77777777" w:rsidR="00A236F9" w:rsidRDefault="00A236F9" w:rsidP="00391C9E">
            <w:pPr>
              <w:rPr>
                <w:ins w:id="188" w:author="Author"/>
              </w:rPr>
            </w:pPr>
            <w:ins w:id="189" w:author="Author">
              <w:r>
                <w:t>Fogadó intézmény neve</w:t>
              </w:r>
            </w:ins>
          </w:p>
        </w:tc>
        <w:tc>
          <w:tcPr>
            <w:tcW w:w="11340" w:type="dxa"/>
          </w:tcPr>
          <w:p w14:paraId="14A43A34" w14:textId="77777777" w:rsidR="005E7FFD" w:rsidRDefault="005E7FFD" w:rsidP="00391C9E">
            <w:pPr>
              <w:rPr>
                <w:ins w:id="190" w:author="Author"/>
              </w:rPr>
            </w:pPr>
          </w:p>
        </w:tc>
      </w:tr>
      <w:tr w:rsidR="005E7FFD" w14:paraId="33CA4029" w14:textId="77777777" w:rsidTr="0061350B">
        <w:trPr>
          <w:trHeight w:val="703"/>
          <w:ins w:id="191" w:author="Author"/>
        </w:trPr>
        <w:tc>
          <w:tcPr>
            <w:tcW w:w="2802" w:type="dxa"/>
          </w:tcPr>
          <w:p w14:paraId="3A14C901" w14:textId="77777777" w:rsidR="005E7FFD" w:rsidRDefault="005E7FFD" w:rsidP="00391C9E">
            <w:pPr>
              <w:rPr>
                <w:ins w:id="192" w:author="Author"/>
              </w:rPr>
            </w:pPr>
            <w:ins w:id="193" w:author="Author">
              <w:r>
                <w:t>Fogadó intézmény típusa</w:t>
              </w:r>
            </w:ins>
          </w:p>
          <w:p w14:paraId="4A700919" w14:textId="77777777" w:rsidR="005E7FFD" w:rsidRDefault="005E7FFD" w:rsidP="00391C9E">
            <w:pPr>
              <w:rPr>
                <w:ins w:id="194" w:author="Author"/>
              </w:rPr>
            </w:pPr>
            <w:ins w:id="195" w:author="Author">
              <w:r>
                <w:t>(nem helyes törlendő)</w:t>
              </w:r>
            </w:ins>
          </w:p>
        </w:tc>
        <w:tc>
          <w:tcPr>
            <w:tcW w:w="11340" w:type="dxa"/>
          </w:tcPr>
          <w:p w14:paraId="4719E6D6" w14:textId="77777777" w:rsidR="005E7FFD" w:rsidRDefault="005E7FFD" w:rsidP="00391C9E">
            <w:pPr>
              <w:pStyle w:val="ListParagraph"/>
              <w:numPr>
                <w:ilvl w:val="0"/>
                <w:numId w:val="10"/>
              </w:numPr>
              <w:spacing w:after="0" w:line="240" w:lineRule="auto"/>
              <w:rPr>
                <w:ins w:id="196" w:author="Author"/>
              </w:rPr>
            </w:pPr>
            <w:ins w:id="197" w:author="Author">
              <w:r>
                <w:t>oktatási intézmény</w:t>
              </w:r>
            </w:ins>
          </w:p>
          <w:p w14:paraId="47B98904" w14:textId="77777777" w:rsidR="005E7FFD" w:rsidRDefault="005E7FFD" w:rsidP="00391C9E">
            <w:pPr>
              <w:pStyle w:val="ListParagraph"/>
              <w:numPr>
                <w:ilvl w:val="0"/>
                <w:numId w:val="10"/>
              </w:numPr>
              <w:spacing w:after="0" w:line="240" w:lineRule="auto"/>
              <w:rPr>
                <w:ins w:id="198" w:author="Author"/>
              </w:rPr>
            </w:pPr>
            <w:ins w:id="199" w:author="Author">
              <w:r>
                <w:t>továbbképző intézmény</w:t>
              </w:r>
            </w:ins>
          </w:p>
        </w:tc>
      </w:tr>
      <w:tr w:rsidR="00A236F9" w14:paraId="1938D25C" w14:textId="77777777" w:rsidTr="00AD06DF">
        <w:trPr>
          <w:ins w:id="200" w:author="Author"/>
        </w:trPr>
        <w:tc>
          <w:tcPr>
            <w:tcW w:w="2802" w:type="dxa"/>
          </w:tcPr>
          <w:p w14:paraId="710C3956" w14:textId="77777777" w:rsidR="00A236F9" w:rsidRDefault="00A236F9" w:rsidP="00391C9E">
            <w:pPr>
              <w:rPr>
                <w:ins w:id="201" w:author="Author"/>
              </w:rPr>
            </w:pPr>
            <w:ins w:id="202" w:author="Author">
              <w:r>
                <w:t>Fogadó ország</w:t>
              </w:r>
            </w:ins>
          </w:p>
        </w:tc>
        <w:tc>
          <w:tcPr>
            <w:tcW w:w="11340" w:type="dxa"/>
          </w:tcPr>
          <w:p w14:paraId="7D008D47" w14:textId="77777777" w:rsidR="00A236F9" w:rsidRDefault="00A236F9" w:rsidP="00391C9E">
            <w:pPr>
              <w:rPr>
                <w:ins w:id="203" w:author="Author"/>
              </w:rPr>
            </w:pPr>
          </w:p>
        </w:tc>
      </w:tr>
      <w:tr w:rsidR="00A236F9" w14:paraId="750FB1AD" w14:textId="77777777" w:rsidTr="00AD06DF">
        <w:trPr>
          <w:ins w:id="204" w:author="Author"/>
        </w:trPr>
        <w:tc>
          <w:tcPr>
            <w:tcW w:w="2802" w:type="dxa"/>
          </w:tcPr>
          <w:p w14:paraId="33EAC6C0" w14:textId="77777777" w:rsidR="00A236F9" w:rsidRDefault="00A236F9" w:rsidP="00391C9E">
            <w:pPr>
              <w:rPr>
                <w:ins w:id="205" w:author="Author"/>
              </w:rPr>
            </w:pPr>
            <w:ins w:id="206" w:author="Author">
              <w:r>
                <w:t>Munkanyelv</w:t>
              </w:r>
            </w:ins>
          </w:p>
        </w:tc>
        <w:tc>
          <w:tcPr>
            <w:tcW w:w="11340" w:type="dxa"/>
          </w:tcPr>
          <w:p w14:paraId="50D7777C" w14:textId="77777777" w:rsidR="00A236F9" w:rsidRDefault="00A236F9" w:rsidP="00391C9E">
            <w:pPr>
              <w:rPr>
                <w:ins w:id="207" w:author="Author"/>
              </w:rPr>
            </w:pPr>
          </w:p>
        </w:tc>
      </w:tr>
      <w:tr w:rsidR="00A236F9" w14:paraId="26B2B445" w14:textId="77777777" w:rsidTr="00AD06DF">
        <w:trPr>
          <w:ins w:id="208" w:author="Author"/>
        </w:trPr>
        <w:tc>
          <w:tcPr>
            <w:tcW w:w="2802" w:type="dxa"/>
          </w:tcPr>
          <w:p w14:paraId="76202DAF" w14:textId="77777777" w:rsidR="00A236F9" w:rsidRDefault="00A236F9" w:rsidP="00391C9E">
            <w:pPr>
              <w:rPr>
                <w:ins w:id="209" w:author="Author"/>
              </w:rPr>
            </w:pPr>
            <w:ins w:id="210" w:author="Author">
              <w:r>
                <w:t>Mobilitás időtartama</w:t>
              </w:r>
            </w:ins>
          </w:p>
          <w:p w14:paraId="4B858BBC" w14:textId="77777777" w:rsidR="00A236F9" w:rsidRDefault="00A236F9" w:rsidP="00AD06DF">
            <w:pPr>
              <w:rPr>
                <w:ins w:id="211" w:author="Author"/>
              </w:rPr>
            </w:pPr>
            <w:ins w:id="212" w:author="Author">
              <w:r>
                <w:t>(</w:t>
              </w:r>
              <w:r w:rsidR="00AD06DF">
                <w:t>munka</w:t>
              </w:r>
              <w:r>
                <w:t>napok száma)</w:t>
              </w:r>
            </w:ins>
          </w:p>
        </w:tc>
        <w:tc>
          <w:tcPr>
            <w:tcW w:w="11340" w:type="dxa"/>
          </w:tcPr>
          <w:p w14:paraId="5D4E7A32" w14:textId="77777777" w:rsidR="00A236F9" w:rsidRDefault="00A236F9" w:rsidP="0061350B">
            <w:pPr>
              <w:ind w:firstLine="882"/>
              <w:rPr>
                <w:ins w:id="213" w:author="Author"/>
              </w:rPr>
            </w:pPr>
            <w:ins w:id="214" w:author="Author">
              <w:r>
                <w:t>nap</w:t>
              </w:r>
            </w:ins>
          </w:p>
        </w:tc>
      </w:tr>
    </w:tbl>
    <w:p w14:paraId="30BA8852" w14:textId="77777777" w:rsidR="0061350B" w:rsidRDefault="0061350B">
      <w:pPr>
        <w:rPr>
          <w:ins w:id="215" w:author="Author"/>
          <w:sz w:val="28"/>
          <w:szCs w:val="28"/>
          <w:highlight w:val="lightGray"/>
        </w:rPr>
      </w:pPr>
      <w:ins w:id="216" w:author="Author">
        <w:r>
          <w:rPr>
            <w:sz w:val="28"/>
            <w:szCs w:val="28"/>
            <w:highlight w:val="lightGray"/>
          </w:rPr>
          <w:br w:type="page"/>
        </w:r>
      </w:ins>
    </w:p>
    <w:p w14:paraId="7F0C6FAD" w14:textId="77777777" w:rsidR="007A6560" w:rsidRPr="007C10F6" w:rsidRDefault="007C10F6" w:rsidP="007C10F6">
      <w:pPr>
        <w:rPr>
          <w:ins w:id="217" w:author="Author"/>
          <w:sz w:val="28"/>
          <w:szCs w:val="28"/>
        </w:rPr>
      </w:pPr>
      <w:ins w:id="218" w:author="Author">
        <w:r>
          <w:rPr>
            <w:sz w:val="28"/>
            <w:szCs w:val="28"/>
            <w:highlight w:val="lightGray"/>
          </w:rPr>
          <w:lastRenderedPageBreak/>
          <w:t>Tanulási eredmények</w:t>
        </w:r>
      </w:ins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59"/>
        <w:gridCol w:w="4674"/>
        <w:gridCol w:w="4661"/>
      </w:tblGrid>
      <w:tr w:rsidR="007A6560" w14:paraId="17640919" w14:textId="77777777" w:rsidTr="007A6560">
        <w:trPr>
          <w:ins w:id="219" w:author="Author"/>
        </w:trPr>
        <w:tc>
          <w:tcPr>
            <w:tcW w:w="4714" w:type="dxa"/>
          </w:tcPr>
          <w:p w14:paraId="1B254167" w14:textId="77777777" w:rsidR="007A6560" w:rsidRPr="004B3A33" w:rsidRDefault="007A6560" w:rsidP="007A6560">
            <w:pPr>
              <w:rPr>
                <w:ins w:id="220" w:author="Author"/>
                <w:b/>
                <w:bCs/>
              </w:rPr>
            </w:pPr>
            <w:ins w:id="221" w:author="Author">
              <w:r w:rsidRPr="004B3A33">
                <w:rPr>
                  <w:b/>
                  <w:bCs/>
                </w:rPr>
                <w:t>Az elvárt tanulási eredmények meghatározása a mobilitás tervezési szakaszában</w:t>
              </w:r>
              <w:r w:rsidR="004B3A33" w:rsidRPr="004B3A33">
                <w:rPr>
                  <w:b/>
                  <w:bCs/>
                </w:rPr>
                <w:t xml:space="preserve"> (pályázat)</w:t>
              </w:r>
            </w:ins>
          </w:p>
          <w:p w14:paraId="7F4AC223" w14:textId="77777777" w:rsidR="007A6560" w:rsidRPr="00AD06DF" w:rsidRDefault="007A6560" w:rsidP="007A6560">
            <w:pPr>
              <w:rPr>
                <w:ins w:id="222" w:author="Author"/>
              </w:rPr>
            </w:pPr>
            <w:ins w:id="223" w:author="Author">
              <w:r w:rsidRPr="00AD06DF">
                <w:t>(A tanulási folyamat elvárt eredményét írja le, cselekvést jelentő igéket használ, specifikus, konkrét, világos, egyértelmű és mérhető</w:t>
              </w:r>
              <w:r w:rsidR="004B3A33">
                <w:t>.</w:t>
              </w:r>
              <w:r w:rsidRPr="00AD06DF">
                <w:t>)</w:t>
              </w:r>
            </w:ins>
          </w:p>
        </w:tc>
        <w:tc>
          <w:tcPr>
            <w:tcW w:w="4715" w:type="dxa"/>
          </w:tcPr>
          <w:p w14:paraId="7206C1FB" w14:textId="77777777" w:rsidR="007A6560" w:rsidRPr="004B3A33" w:rsidRDefault="007A6560" w:rsidP="007A6560">
            <w:pPr>
              <w:rPr>
                <w:ins w:id="224" w:author="Author"/>
                <w:b/>
                <w:bCs/>
              </w:rPr>
            </w:pPr>
            <w:ins w:id="225" w:author="Author">
              <w:r w:rsidRPr="004B3A33">
                <w:rPr>
                  <w:b/>
                  <w:bCs/>
                </w:rPr>
                <w:t>A tanulási eredmények értékelése a mobilitás után</w:t>
              </w:r>
            </w:ins>
          </w:p>
          <w:p w14:paraId="084CB166" w14:textId="77777777" w:rsidR="007A6560" w:rsidRPr="00AD06DF" w:rsidRDefault="007A6560" w:rsidP="004B3A33">
            <w:pPr>
              <w:rPr>
                <w:ins w:id="226" w:author="Author"/>
              </w:rPr>
            </w:pPr>
            <w:ins w:id="227" w:author="Author">
              <w:r w:rsidRPr="00AD06DF">
                <w:t>(Az elvárt tanulási eredmények teljesülésének „vizsgálata”, a személyes fejlődés nyomon követése, bizonyítékok a kompetenciafejlődésre.)</w:t>
              </w:r>
            </w:ins>
          </w:p>
        </w:tc>
        <w:tc>
          <w:tcPr>
            <w:tcW w:w="4715" w:type="dxa"/>
          </w:tcPr>
          <w:p w14:paraId="013E493C" w14:textId="77777777" w:rsidR="004B3A33" w:rsidRDefault="007A6560" w:rsidP="007A6560">
            <w:pPr>
              <w:rPr>
                <w:ins w:id="228" w:author="Author"/>
              </w:rPr>
            </w:pPr>
            <w:ins w:id="229" w:author="Author">
              <w:r w:rsidRPr="004B3A33">
                <w:rPr>
                  <w:b/>
                  <w:bCs/>
                </w:rPr>
                <w:t>Hogyan alkalmazhatóak a mobilitás során megszerzett tanulási eredmények a saját munkámban, illetve a küldő intézmény gyakorlatában?</w:t>
              </w:r>
            </w:ins>
          </w:p>
          <w:p w14:paraId="4D8C3898" w14:textId="77777777" w:rsidR="007A6560" w:rsidRPr="00AD06DF" w:rsidRDefault="004B3A33" w:rsidP="007A6560">
            <w:pPr>
              <w:rPr>
                <w:ins w:id="230" w:author="Author"/>
              </w:rPr>
            </w:pPr>
            <w:ins w:id="231" w:author="Author">
              <w:r>
                <w:t>(</w:t>
              </w:r>
              <w:r w:rsidR="007A6560" w:rsidRPr="00AD06DF">
                <w:t>A terjesztésre vonatkozó tervek</w:t>
              </w:r>
              <w:r>
                <w:t>.)</w:t>
              </w:r>
            </w:ins>
          </w:p>
        </w:tc>
      </w:tr>
      <w:tr w:rsidR="007A6560" w14:paraId="0697A4F0" w14:textId="77777777" w:rsidTr="007C10F6">
        <w:trPr>
          <w:trHeight w:val="2994"/>
          <w:ins w:id="232" w:author="Author"/>
        </w:trPr>
        <w:tc>
          <w:tcPr>
            <w:tcW w:w="4714" w:type="dxa"/>
          </w:tcPr>
          <w:p w14:paraId="73BDB5E8" w14:textId="77777777" w:rsidR="007A6560" w:rsidRDefault="007A6560" w:rsidP="00391C9E">
            <w:pPr>
              <w:rPr>
                <w:ins w:id="233" w:author="Author"/>
              </w:rPr>
            </w:pPr>
          </w:p>
        </w:tc>
        <w:tc>
          <w:tcPr>
            <w:tcW w:w="4715" w:type="dxa"/>
          </w:tcPr>
          <w:p w14:paraId="4FF87D77" w14:textId="77777777" w:rsidR="007A6560" w:rsidRDefault="007A6560" w:rsidP="00391C9E">
            <w:pPr>
              <w:rPr>
                <w:ins w:id="234" w:author="Author"/>
              </w:rPr>
            </w:pPr>
          </w:p>
        </w:tc>
        <w:tc>
          <w:tcPr>
            <w:tcW w:w="4715" w:type="dxa"/>
          </w:tcPr>
          <w:p w14:paraId="0AF2258F" w14:textId="77777777" w:rsidR="007A6560" w:rsidRDefault="007A6560" w:rsidP="00391C9E">
            <w:pPr>
              <w:rPr>
                <w:ins w:id="235" w:author="Author"/>
              </w:rPr>
            </w:pPr>
          </w:p>
        </w:tc>
      </w:tr>
    </w:tbl>
    <w:p w14:paraId="029F3155" w14:textId="77777777" w:rsidR="00686BE4" w:rsidRPr="00AD06DF" w:rsidRDefault="004B3A33" w:rsidP="00391C9E">
      <w:pPr>
        <w:rPr>
          <w:ins w:id="236" w:author="Author"/>
        </w:rPr>
      </w:pPr>
      <w:ins w:id="237" w:author="Author">
        <w:r>
          <w:t>További információ</w:t>
        </w:r>
        <w:r w:rsidR="008B7245">
          <w:t xml:space="preserve">: </w:t>
        </w:r>
        <w:r>
          <w:fldChar w:fldCharType="begin"/>
        </w:r>
        <w:r>
          <w:instrText>HYPERLINK "http://tka.hu/konyv/7099/az-iskola-es-a-vilag"</w:instrText>
        </w:r>
        <w:r>
          <w:fldChar w:fldCharType="separate"/>
        </w:r>
        <w:r w:rsidRPr="004B3A33">
          <w:rPr>
            <w:rStyle w:val="Hyperlink"/>
          </w:rPr>
          <w:t>Az iskola és a világ</w:t>
        </w:r>
        <w:r>
          <w:fldChar w:fldCharType="end"/>
        </w:r>
        <w:r>
          <w:t xml:space="preserve"> TKA, 2016.</w:t>
        </w:r>
      </w:ins>
    </w:p>
    <w:p w14:paraId="30342873" w14:textId="77777777" w:rsidR="005E7FFD" w:rsidRDefault="005E7FFD" w:rsidP="00391C9E">
      <w:pPr>
        <w:rPr>
          <w:ins w:id="238" w:author="Author"/>
        </w:rPr>
      </w:pPr>
      <w:ins w:id="239" w:author="Author">
        <w:r w:rsidRPr="00854C26">
          <w:rPr>
            <w:sz w:val="28"/>
            <w:szCs w:val="28"/>
            <w:highlight w:val="lightGray"/>
          </w:rPr>
          <w:t>A</w:t>
        </w:r>
        <w:r>
          <w:rPr>
            <w:sz w:val="28"/>
            <w:szCs w:val="28"/>
            <w:highlight w:val="lightGray"/>
          </w:rPr>
          <w:t xml:space="preserve"> </w:t>
        </w:r>
        <w:r w:rsidR="00646D28">
          <w:rPr>
            <w:sz w:val="28"/>
            <w:szCs w:val="28"/>
            <w:highlight w:val="lightGray"/>
          </w:rPr>
          <w:t>továbbképzés</w:t>
        </w:r>
        <w:r w:rsidR="00646D28" w:rsidRPr="005E7FFD">
          <w:rPr>
            <w:sz w:val="28"/>
            <w:szCs w:val="28"/>
            <w:highlight w:val="lightGray"/>
          </w:rPr>
          <w:t xml:space="preserve"> </w:t>
        </w:r>
        <w:r w:rsidRPr="005E7FFD">
          <w:rPr>
            <w:sz w:val="28"/>
            <w:szCs w:val="28"/>
            <w:highlight w:val="lightGray"/>
          </w:rPr>
          <w:t>programj</w:t>
        </w:r>
        <w:r w:rsidR="00646D28" w:rsidRPr="00AD06DF">
          <w:rPr>
            <w:sz w:val="28"/>
            <w:szCs w:val="28"/>
            <w:highlight w:val="lightGray"/>
          </w:rPr>
          <w:t>a</w:t>
        </w:r>
        <w:r w:rsidR="007C10F6">
          <w:rPr>
            <w:sz w:val="28"/>
            <w:szCs w:val="28"/>
            <w:highlight w:val="lightGray"/>
          </w:rPr>
          <w:t xml:space="preserve"> </w:t>
        </w:r>
        <w:r w:rsidR="00AD06DF" w:rsidRPr="00AD06DF">
          <w:rPr>
            <w:sz w:val="28"/>
            <w:szCs w:val="28"/>
            <w:highlight w:val="lightGray"/>
          </w:rPr>
          <w:t xml:space="preserve">/ </w:t>
        </w:r>
        <w:r w:rsidR="00AD06DF">
          <w:rPr>
            <w:sz w:val="28"/>
            <w:szCs w:val="28"/>
            <w:highlight w:val="lightGray"/>
          </w:rPr>
          <w:t>szakmai látogatás (job shadowing)</w:t>
        </w:r>
        <w:r w:rsidR="00AD06DF" w:rsidRPr="00391C9E">
          <w:rPr>
            <w:sz w:val="28"/>
            <w:szCs w:val="28"/>
            <w:highlight w:val="lightGray"/>
          </w:rPr>
          <w:t xml:space="preserve"> munkaterve</w:t>
        </w:r>
      </w:ins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994"/>
      </w:tblGrid>
      <w:tr w:rsidR="005E7FFD" w14:paraId="1F4C97D5" w14:textId="77777777" w:rsidTr="0061350B">
        <w:trPr>
          <w:trHeight w:val="2835"/>
          <w:ins w:id="240" w:author="Author"/>
        </w:trPr>
        <w:tc>
          <w:tcPr>
            <w:tcW w:w="14142" w:type="dxa"/>
          </w:tcPr>
          <w:p w14:paraId="5C00A1D0" w14:textId="77777777" w:rsidR="005E7FFD" w:rsidRDefault="005E7FFD" w:rsidP="0061350B">
            <w:pPr>
              <w:rPr>
                <w:ins w:id="241" w:author="Author"/>
              </w:rPr>
            </w:pPr>
          </w:p>
        </w:tc>
      </w:tr>
    </w:tbl>
    <w:p w14:paraId="5869961A" w14:textId="77777777" w:rsidR="00391C9E" w:rsidRDefault="00646D28" w:rsidP="00391C9E">
      <w:pPr>
        <w:spacing w:before="120"/>
        <w:rPr>
          <w:ins w:id="242" w:author="Author"/>
          <w:sz w:val="28"/>
          <w:szCs w:val="28"/>
          <w:highlight w:val="lightGray"/>
        </w:rPr>
      </w:pPr>
      <w:ins w:id="243" w:author="Author">
        <w:r>
          <w:rPr>
            <w:sz w:val="28"/>
            <w:szCs w:val="28"/>
            <w:highlight w:val="lightGray"/>
          </w:rPr>
          <w:t>A r</w:t>
        </w:r>
        <w:r w:rsidR="005E7FFD" w:rsidRPr="005E7FFD">
          <w:rPr>
            <w:sz w:val="28"/>
            <w:szCs w:val="28"/>
            <w:highlight w:val="lightGray"/>
          </w:rPr>
          <w:t>észtvevő fel</w:t>
        </w:r>
        <w:r w:rsidR="002E38FF">
          <w:rPr>
            <w:sz w:val="28"/>
            <w:szCs w:val="28"/>
            <w:highlight w:val="lightGray"/>
          </w:rPr>
          <w:t xml:space="preserve">adatai a mobilitás előtt </w:t>
        </w:r>
      </w:ins>
    </w:p>
    <w:p w14:paraId="65B04779" w14:textId="77777777" w:rsidR="00391C9E" w:rsidRDefault="00391C9E" w:rsidP="00391C9E">
      <w:pPr>
        <w:spacing w:before="120"/>
        <w:rPr>
          <w:ins w:id="244" w:author="Author"/>
        </w:rPr>
      </w:pPr>
      <w:ins w:id="245" w:author="Author">
        <w:r w:rsidRPr="00391C9E">
          <w:t xml:space="preserve">Kérjük, </w:t>
        </w:r>
        <w:r w:rsidR="0067146E">
          <w:t>röviden mutassa be</w:t>
        </w:r>
        <w:r w:rsidRPr="00391C9E">
          <w:t>, hogyan készült fel a mobilitásra</w:t>
        </w:r>
        <w:r w:rsidR="002E38FF">
          <w:t>.</w:t>
        </w:r>
      </w:ins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994"/>
      </w:tblGrid>
      <w:tr w:rsidR="00391C9E" w14:paraId="0652D153" w14:textId="77777777" w:rsidTr="003C2C83">
        <w:trPr>
          <w:trHeight w:val="1701"/>
          <w:ins w:id="246" w:author="Author"/>
        </w:trPr>
        <w:tc>
          <w:tcPr>
            <w:tcW w:w="14142" w:type="dxa"/>
          </w:tcPr>
          <w:p w14:paraId="36B2D99B" w14:textId="77777777" w:rsidR="00391C9E" w:rsidRDefault="00391C9E" w:rsidP="0061350B">
            <w:pPr>
              <w:spacing w:before="120"/>
              <w:rPr>
                <w:ins w:id="247" w:author="Author"/>
              </w:rPr>
            </w:pPr>
          </w:p>
        </w:tc>
      </w:tr>
    </w:tbl>
    <w:p w14:paraId="3235119A" w14:textId="77777777" w:rsidR="00A236F9" w:rsidRDefault="003C2C83" w:rsidP="003C2C83">
      <w:pPr>
        <w:tabs>
          <w:tab w:val="left" w:pos="10206"/>
          <w:tab w:val="left" w:leader="underscore" w:pos="13608"/>
        </w:tabs>
        <w:spacing w:before="1600"/>
        <w:rPr>
          <w:ins w:id="248" w:author="Author"/>
          <w:sz w:val="28"/>
          <w:szCs w:val="28"/>
        </w:rPr>
      </w:pPr>
      <w:ins w:id="249" w:author="Author">
        <w:r>
          <w:rPr>
            <w:sz w:val="28"/>
            <w:szCs w:val="28"/>
          </w:rPr>
          <w:t>Dátum:</w:t>
        </w:r>
        <w:r>
          <w:rPr>
            <w:sz w:val="28"/>
            <w:szCs w:val="28"/>
          </w:rPr>
          <w:tab/>
        </w:r>
        <w:r>
          <w:rPr>
            <w:sz w:val="28"/>
            <w:szCs w:val="28"/>
          </w:rPr>
          <w:tab/>
        </w:r>
      </w:ins>
    </w:p>
    <w:p w14:paraId="539045ED" w14:textId="77777777" w:rsidR="00213933" w:rsidRPr="00E44D8C" w:rsidRDefault="003C2C83" w:rsidP="008E5854">
      <w:pPr>
        <w:pStyle w:val="a"/>
        <w:rPr>
          <w:del w:id="250" w:author="Author"/>
          <w:lang w:val="en-US"/>
        </w:rPr>
      </w:pPr>
      <w:ins w:id="251" w:author="Author">
        <w:r>
          <w:rPr>
            <w:sz w:val="24"/>
          </w:rPr>
          <w:tab/>
        </w:r>
        <w:r w:rsidRPr="003C2C83">
          <w:rPr>
            <w:sz w:val="28"/>
            <w:szCs w:val="28"/>
          </w:rPr>
          <w:t>r</w:t>
        </w:r>
        <w:r w:rsidRPr="003C2C83">
          <w:rPr>
            <w:sz w:val="28"/>
            <w:szCs w:val="28"/>
          </w:rPr>
          <w:t>é</w:t>
        </w:r>
        <w:r w:rsidRPr="003C2C83">
          <w:rPr>
            <w:sz w:val="28"/>
            <w:szCs w:val="28"/>
          </w:rPr>
          <w:t>sztvev</w:t>
        </w:r>
        <w:r w:rsidRPr="003C2C83">
          <w:rPr>
            <w:sz w:val="28"/>
            <w:szCs w:val="28"/>
          </w:rPr>
          <w:t>ő</w:t>
        </w:r>
        <w:r w:rsidRPr="003C2C83">
          <w:rPr>
            <w:sz w:val="28"/>
            <w:szCs w:val="28"/>
          </w:rPr>
          <w:t xml:space="preserve"> al</w:t>
        </w:r>
        <w:r w:rsidRPr="003C2C83">
          <w:rPr>
            <w:sz w:val="28"/>
            <w:szCs w:val="28"/>
          </w:rPr>
          <w:t>áí</w:t>
        </w:r>
        <w:r w:rsidRPr="003C2C83">
          <w:rPr>
            <w:sz w:val="28"/>
            <w:szCs w:val="28"/>
          </w:rPr>
          <w:t>r</w:t>
        </w:r>
        <w:r w:rsidRPr="003C2C83">
          <w:rPr>
            <w:sz w:val="28"/>
            <w:szCs w:val="28"/>
          </w:rPr>
          <w:t>á</w:t>
        </w:r>
        <w:r w:rsidRPr="003C2C83">
          <w:rPr>
            <w:sz w:val="28"/>
            <w:szCs w:val="28"/>
          </w:rPr>
          <w:t>sa</w:t>
        </w:r>
      </w:ins>
    </w:p>
    <w:p w14:paraId="3F81E151" w14:textId="3F1AE2B0" w:rsidR="00213933" w:rsidRPr="008E5854" w:rsidRDefault="00213933" w:rsidP="008E5854">
      <w:pPr>
        <w:tabs>
          <w:tab w:val="left" w:pos="11340"/>
        </w:tabs>
        <w:rPr>
          <w:sz w:val="28"/>
          <w:rPrChange w:id="252" w:author="Author">
            <w:rPr/>
          </w:rPrChange>
        </w:rPr>
        <w:pPrChange w:id="253" w:author="Author">
          <w:pPr/>
        </w:pPrChange>
      </w:pPr>
    </w:p>
    <w:sectPr w:rsidR="00213933" w:rsidRPr="008E5854" w:rsidSect="008E5854">
      <w:headerReference w:type="default" r:id="rId8"/>
      <w:footerReference w:type="default" r:id="rId9"/>
      <w:endnotePr>
        <w:numFmt w:val="lowerRoman"/>
      </w:endnotePr>
      <w:type w:val="nextPage"/>
      <w:pgSz w:w="16838" w:h="11906" w:orient="landscape"/>
      <w:pgMar w:top="1417" w:right="1417" w:bottom="1417" w:left="1417" w:header="708" w:footer="708" w:gutter="0"/>
      <w:cols w:space="708"/>
      <w:docGrid w:linePitch="360"/>
      <w:sectPrChange w:id="257" w:author="Author">
        <w:sectPr w:rsidR="00213933" w:rsidRPr="008E5854" w:rsidSect="008E5854">
          <w:endnotePr>
            <w:numFmt w:val="decimal"/>
          </w:endnotePr>
          <w:type w:val="continuous"/>
          <w:pgSz w:w="11906" w:h="16838" w:orient="portrait"/>
          <w:pgMar w:top="1984" w:right="1701" w:bottom="1701" w:left="1701" w:header="1134" w:footer="850" w:gutter="0"/>
          <w:cols w:space="0"/>
          <w:docGrid w:linePitch="0"/>
        </w:sectPr>
      </w:sectPrChange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0B8209FE" w14:textId="77777777" w:rsidR="00A8322E" w:rsidRDefault="00A8322E" w:rsidP="008E5854">
      <w:pPr>
        <w:pPrChange w:id="6" w:author="Author">
          <w:pPr/>
        </w:pPrChange>
      </w:pPr>
      <w:r>
        <w:separator/>
      </w:r>
    </w:p>
  </w:endnote>
  <w:endnote w:type="continuationSeparator" w:id="0">
    <w:p w14:paraId="457E689B" w14:textId="77777777" w:rsidR="00A8322E" w:rsidRDefault="00A8322E" w:rsidP="008E5854">
      <w:pPr>
        <w:pPrChange w:id="7" w:author="Author">
          <w:pPr/>
        </w:pPrChange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Malgun Gothic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함초롬바탕">
    <w:altName w:val="Batang"/>
    <w:panose1 w:val="020B0604020202020204"/>
    <w:charset w:val="81"/>
    <w:family w:val="roman"/>
    <w:pitch w:val="variable"/>
    <w:sig w:usb0="F7002EFF" w:usb1="19DFFFFF" w:usb2="001BFDD7" w:usb3="00000000" w:csb0="001F01FF" w:csb1="00000000"/>
  </w:font>
  <w:font w:name="함초롬돋움">
    <w:altName w:val="Batang"/>
    <w:panose1 w:val="020B0604020202020204"/>
    <w:charset w:val="81"/>
    <w:family w:val="modern"/>
    <w:pitch w:val="variable"/>
    <w:sig w:usb0="F7002EFF" w:usb1="19DFFFFF" w:usb2="001BFDD7" w:usb3="00000000" w:csb0="001F01FF" w:csb1="00000000"/>
  </w:font>
  <w:font w:name="휴먼명조">
    <w:altName w:val="Yu Gothic"/>
    <w:panose1 w:val="020B0604020202020204"/>
    <w:charset w:val="81"/>
    <w:family w:val="auto"/>
    <w:pitch w:val="variable"/>
    <w:sig w:usb0="800002A7" w:usb1="19D77CFB" w:usb2="00000010" w:usb3="00000000" w:csb0="00080000" w:csb1="00000000"/>
  </w:font>
  <w:font w:name="한양신명조">
    <w:altName w:val="바탕"/>
    <w:panose1 w:val="020B0604020202020204"/>
    <w:charset w:val="81"/>
    <w:family w:val="roman"/>
    <w:notTrueType/>
    <w:pitch w:val="default"/>
    <w:sig w:usb0="00000001" w:usb1="09060000" w:usb2="00000010" w:usb3="00000000" w:csb0="00080000" w:csb1="00000000"/>
  </w:font>
  <w:font w:name="-윤고딕130">
    <w:altName w:val="바탕"/>
    <w:panose1 w:val="020B0604020202020204"/>
    <w:charset w:val="81"/>
    <w:family w:val="roman"/>
    <w:notTrueType/>
    <w:pitch w:val="default"/>
  </w:font>
  <w:font w:name="한양중고딕">
    <w:altName w:val="Malgun Gothic"/>
    <w:panose1 w:val="020B0604020202020204"/>
    <w:charset w:val="81"/>
    <w:family w:val="roman"/>
    <w:notTrueType/>
    <w:pitch w:val="default"/>
  </w:font>
  <w:font w:name="-윤명조120">
    <w:altName w:val="Batang"/>
    <w:panose1 w:val="020B0604020202020204"/>
    <w:charset w:val="81"/>
    <w:family w:val="roman"/>
    <w:pitch w:val="default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OpenSans">
    <w:altName w:val="Cambria"/>
    <w:panose1 w:val="020B0604020202020204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73B18A79" w14:textId="77777777" w:rsidR="008E5854" w:rsidRDefault="008E585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4B2CDF5B" w14:textId="77777777" w:rsidR="00A8322E" w:rsidRDefault="00A8322E" w:rsidP="008E5854">
      <w:pPr>
        <w:pPrChange w:id="4" w:author="Author">
          <w:pPr/>
        </w:pPrChange>
      </w:pPr>
      <w:r>
        <w:separator/>
      </w:r>
    </w:p>
  </w:footnote>
  <w:footnote w:type="continuationSeparator" w:id="0">
    <w:p w14:paraId="6BC95891" w14:textId="77777777" w:rsidR="00A8322E" w:rsidRDefault="00A8322E" w:rsidP="008E5854">
      <w:pPr>
        <w:pPrChange w:id="5" w:author="Author">
          <w:pPr/>
        </w:pPrChange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3C8C8505" w14:textId="77777777" w:rsidR="008E5854" w:rsidRPr="008E5854" w:rsidRDefault="0061350B" w:rsidP="008E5854">
    <w:pPr>
      <w:jc w:val="right"/>
      <w:rPr>
        <w:b/>
        <w:color w:val="0000FF"/>
        <w:sz w:val="16"/>
        <w:rPrChange w:id="254" w:author="Author">
          <w:rPr/>
        </w:rPrChange>
      </w:rPr>
      <w:pPrChange w:id="255" w:author="Author">
        <w:pPr>
          <w:pStyle w:val="Header"/>
        </w:pPr>
      </w:pPrChange>
    </w:pPr>
    <w:ins w:id="256" w:author="Author">
      <w:r>
        <w:rPr>
          <w:noProof/>
          <w:lang w:eastAsia="hu-HU"/>
        </w:rPr>
        <w:drawing>
          <wp:anchor distT="0" distB="0" distL="114300" distR="114300" simplePos="0" relativeHeight="251660288" behindDoc="1" locked="0" layoutInCell="1" allowOverlap="1" wp14:anchorId="592AEDEF" wp14:editId="5EF6C71C">
            <wp:simplePos x="0" y="0"/>
            <wp:positionH relativeFrom="margin">
              <wp:posOffset>7216140</wp:posOffset>
            </wp:positionH>
            <wp:positionV relativeFrom="margin">
              <wp:posOffset>-630555</wp:posOffset>
            </wp:positionV>
            <wp:extent cx="1671955" cy="503555"/>
            <wp:effectExtent l="0" t="0" r="4445" b="0"/>
            <wp:wrapSquare wrapText="bothSides"/>
            <wp:docPr id="8" name="Kép 2" descr="N:\Erasmus_Plus\tka_logo_magyar_új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Kép 2" descr="N:\Erasmus_Plus\tka_logo_magyar_új.jpg"/>
                    <pic:cNvPicPr>
                      <a:picLocks noChangeAspect="1" noChangeArrowheads="1"/>
                    </pic:cNvPicPr>
                  </pic:nvPicPr>
                  <pic:blipFill>
                    <a:blip r:embed="rId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71955" cy="503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  <w:lang w:eastAsia="hu-HU"/>
        </w:rPr>
        <w:drawing>
          <wp:anchor distT="0" distB="0" distL="114300" distR="114300" simplePos="0" relativeHeight="251659264" behindDoc="1" locked="0" layoutInCell="1" allowOverlap="1" wp14:anchorId="5FFDC5EC" wp14:editId="259ED3AA">
            <wp:simplePos x="0" y="0"/>
            <wp:positionH relativeFrom="column">
              <wp:posOffset>-16779</wp:posOffset>
            </wp:positionH>
            <wp:positionV relativeFrom="paragraph">
              <wp:posOffset>-217170</wp:posOffset>
            </wp:positionV>
            <wp:extent cx="1889634" cy="540000"/>
            <wp:effectExtent l="0" t="0" r="0" b="0"/>
            <wp:wrapNone/>
            <wp:docPr id="7" name="Kép 1" descr="N:\Erasmus_Plus\02_Erasmus\KA1\erasmus+logo_mic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Kép 1" descr="N:\Erasmus_Plus\02_Erasmus\KA1\erasmus+logo_mic.jpg"/>
                    <pic:cNvPicPr>
                      <a:picLocks noChangeAspect="1" noChangeArrowheads="1"/>
                    </pic:cNvPicPr>
                  </pic:nvPicPr>
                  <pic:blipFill>
                    <a:blip r:embed="rId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89634" cy="54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ins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1B5700BD"/>
    <w:multiLevelType w:val="multilevel"/>
    <w:tmpl w:val="10608102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 w15:restartNumberingAfterBreak="0">
    <w:nsid w:val="208F394F"/>
    <w:multiLevelType w:val="hybridMultilevel"/>
    <w:tmpl w:val="8D52FDAC"/>
    <w:lvl w:ilvl="0" w:tplc="F5D6B998">
      <w:start w:val="1"/>
      <w:numFmt w:val="decimal"/>
      <w:lvlText w:val="%1."/>
      <w:lvlJc w:val="right"/>
      <w:pPr>
        <w:ind w:left="720" w:hanging="360"/>
      </w:pPr>
      <w:rPr>
        <w:rFonts w:hint="default"/>
      </w:rPr>
    </w:lvl>
    <w:lvl w:ilvl="1" w:tplc="040E0019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9652686"/>
    <w:multiLevelType w:val="multilevel"/>
    <w:tmpl w:val="4B5EC66C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" w15:restartNumberingAfterBreak="0">
    <w:nsid w:val="3F3B7769"/>
    <w:multiLevelType w:val="multilevel"/>
    <w:tmpl w:val="737E1D5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" w15:restartNumberingAfterBreak="0">
    <w:nsid w:val="45127D2B"/>
    <w:multiLevelType w:val="hybridMultilevel"/>
    <w:tmpl w:val="D862AC8E"/>
    <w:lvl w:ilvl="0" w:tplc="D4DEC24E">
      <w:start w:val="3"/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DAA4584"/>
    <w:multiLevelType w:val="multilevel"/>
    <w:tmpl w:val="4DF0583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" w15:restartNumberingAfterBreak="0">
    <w:nsid w:val="56CC20A0"/>
    <w:multiLevelType w:val="multilevel"/>
    <w:tmpl w:val="B00A204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" w15:restartNumberingAfterBreak="0">
    <w:nsid w:val="5C0F006C"/>
    <w:multiLevelType w:val="multilevel"/>
    <w:tmpl w:val="B8B6A9D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" w15:restartNumberingAfterBreak="0">
    <w:nsid w:val="771703CD"/>
    <w:multiLevelType w:val="hybridMultilevel"/>
    <w:tmpl w:val="E78C9D76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923731E"/>
    <w:multiLevelType w:val="multilevel"/>
    <w:tmpl w:val="325A274A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0" w15:restartNumberingAfterBreak="0">
    <w:nsid w:val="7B751907"/>
    <w:multiLevelType w:val="hybridMultilevel"/>
    <w:tmpl w:val="92CC3096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77194054">
    <w:abstractNumId w:val="9"/>
  </w:num>
  <w:num w:numId="2" w16cid:durableId="1833445530">
    <w:abstractNumId w:val="5"/>
  </w:num>
  <w:num w:numId="3" w16cid:durableId="543710745">
    <w:abstractNumId w:val="0"/>
  </w:num>
  <w:num w:numId="4" w16cid:durableId="1430466952">
    <w:abstractNumId w:val="7"/>
  </w:num>
  <w:num w:numId="5" w16cid:durableId="1555239258">
    <w:abstractNumId w:val="3"/>
  </w:num>
  <w:num w:numId="6" w16cid:durableId="1444496029">
    <w:abstractNumId w:val="2"/>
  </w:num>
  <w:num w:numId="7" w16cid:durableId="1400403570">
    <w:abstractNumId w:val="6"/>
  </w:num>
  <w:num w:numId="8" w16cid:durableId="1062680468">
    <w:abstractNumId w:val="4"/>
  </w:num>
  <w:num w:numId="9" w16cid:durableId="357704459">
    <w:abstractNumId w:val="8"/>
  </w:num>
  <w:num w:numId="10" w16cid:durableId="1600675837">
    <w:abstractNumId w:val="10"/>
  </w:num>
  <w:num w:numId="11" w16cid:durableId="781997973">
    <w:abstractNumId w:val="1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8"/>
  <w:removePersonalInformation/>
  <w:removeDateAndTime/>
  <w:bordersDoNotSurroundHeader/>
  <w:bordersDoNotSurroundFooter/>
  <w:hideSpellingErrors/>
  <w:hideGrammaticalErrors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3933"/>
    <w:rsid w:val="00012EBA"/>
    <w:rsid w:val="00014E6E"/>
    <w:rsid w:val="000153BA"/>
    <w:rsid w:val="00016344"/>
    <w:rsid w:val="00017274"/>
    <w:rsid w:val="000173E9"/>
    <w:rsid w:val="00024F20"/>
    <w:rsid w:val="0004098E"/>
    <w:rsid w:val="000432A1"/>
    <w:rsid w:val="00043548"/>
    <w:rsid w:val="00043991"/>
    <w:rsid w:val="000470EC"/>
    <w:rsid w:val="000504CB"/>
    <w:rsid w:val="000667AC"/>
    <w:rsid w:val="000727DC"/>
    <w:rsid w:val="00076172"/>
    <w:rsid w:val="00086DE0"/>
    <w:rsid w:val="00092CDF"/>
    <w:rsid w:val="000A55A4"/>
    <w:rsid w:val="000C545A"/>
    <w:rsid w:val="000C5660"/>
    <w:rsid w:val="000C69BB"/>
    <w:rsid w:val="000F2F1E"/>
    <w:rsid w:val="000F676B"/>
    <w:rsid w:val="00105B8C"/>
    <w:rsid w:val="00112173"/>
    <w:rsid w:val="00125CCB"/>
    <w:rsid w:val="0013300C"/>
    <w:rsid w:val="0013659F"/>
    <w:rsid w:val="00141FEF"/>
    <w:rsid w:val="0014399D"/>
    <w:rsid w:val="00145651"/>
    <w:rsid w:val="001532A7"/>
    <w:rsid w:val="00154027"/>
    <w:rsid w:val="001674EB"/>
    <w:rsid w:val="00170E6D"/>
    <w:rsid w:val="00192608"/>
    <w:rsid w:val="00192B67"/>
    <w:rsid w:val="001A0E60"/>
    <w:rsid w:val="001A2345"/>
    <w:rsid w:val="001B30A0"/>
    <w:rsid w:val="001C186D"/>
    <w:rsid w:val="001C201F"/>
    <w:rsid w:val="001C6EC9"/>
    <w:rsid w:val="001C7798"/>
    <w:rsid w:val="001D2493"/>
    <w:rsid w:val="001D2A02"/>
    <w:rsid w:val="001D5830"/>
    <w:rsid w:val="001D5EAC"/>
    <w:rsid w:val="001E55AC"/>
    <w:rsid w:val="001F0AEE"/>
    <w:rsid w:val="001F0EC9"/>
    <w:rsid w:val="002022FE"/>
    <w:rsid w:val="002035EF"/>
    <w:rsid w:val="002036DC"/>
    <w:rsid w:val="002124F0"/>
    <w:rsid w:val="00213933"/>
    <w:rsid w:val="0021517C"/>
    <w:rsid w:val="00223219"/>
    <w:rsid w:val="00224BC7"/>
    <w:rsid w:val="002263EB"/>
    <w:rsid w:val="00237A02"/>
    <w:rsid w:val="00246A23"/>
    <w:rsid w:val="002547C6"/>
    <w:rsid w:val="00273760"/>
    <w:rsid w:val="00275178"/>
    <w:rsid w:val="00280473"/>
    <w:rsid w:val="00281599"/>
    <w:rsid w:val="00292906"/>
    <w:rsid w:val="002931FA"/>
    <w:rsid w:val="00296422"/>
    <w:rsid w:val="00297BC0"/>
    <w:rsid w:val="002A0C54"/>
    <w:rsid w:val="002B526A"/>
    <w:rsid w:val="002B5DC1"/>
    <w:rsid w:val="002B6AE4"/>
    <w:rsid w:val="002D010E"/>
    <w:rsid w:val="002D3222"/>
    <w:rsid w:val="002D577D"/>
    <w:rsid w:val="002E38FF"/>
    <w:rsid w:val="002E5C4E"/>
    <w:rsid w:val="002F4788"/>
    <w:rsid w:val="002F4BB7"/>
    <w:rsid w:val="00300082"/>
    <w:rsid w:val="00304647"/>
    <w:rsid w:val="003072D9"/>
    <w:rsid w:val="00310A1B"/>
    <w:rsid w:val="0031595B"/>
    <w:rsid w:val="00332E43"/>
    <w:rsid w:val="003335C4"/>
    <w:rsid w:val="003432BA"/>
    <w:rsid w:val="003472F1"/>
    <w:rsid w:val="00351C14"/>
    <w:rsid w:val="0035730C"/>
    <w:rsid w:val="00357CA8"/>
    <w:rsid w:val="00360C8B"/>
    <w:rsid w:val="00363001"/>
    <w:rsid w:val="00376A4F"/>
    <w:rsid w:val="00377143"/>
    <w:rsid w:val="0038060D"/>
    <w:rsid w:val="00383728"/>
    <w:rsid w:val="00385C00"/>
    <w:rsid w:val="00385E59"/>
    <w:rsid w:val="00391C9E"/>
    <w:rsid w:val="0039303E"/>
    <w:rsid w:val="00395600"/>
    <w:rsid w:val="003B3645"/>
    <w:rsid w:val="003B5854"/>
    <w:rsid w:val="003C2725"/>
    <w:rsid w:val="003C2C83"/>
    <w:rsid w:val="003E3FE5"/>
    <w:rsid w:val="003E41D1"/>
    <w:rsid w:val="003E5145"/>
    <w:rsid w:val="003E5435"/>
    <w:rsid w:val="003E6EE7"/>
    <w:rsid w:val="003E7445"/>
    <w:rsid w:val="003F1D4E"/>
    <w:rsid w:val="003F2156"/>
    <w:rsid w:val="003F607B"/>
    <w:rsid w:val="004008D1"/>
    <w:rsid w:val="0040119A"/>
    <w:rsid w:val="004051C8"/>
    <w:rsid w:val="00411019"/>
    <w:rsid w:val="00412B6B"/>
    <w:rsid w:val="004307E6"/>
    <w:rsid w:val="004342FC"/>
    <w:rsid w:val="00440F44"/>
    <w:rsid w:val="00446208"/>
    <w:rsid w:val="0045598F"/>
    <w:rsid w:val="004569A5"/>
    <w:rsid w:val="00461C3E"/>
    <w:rsid w:val="00470751"/>
    <w:rsid w:val="0047169D"/>
    <w:rsid w:val="00473A97"/>
    <w:rsid w:val="00487C2D"/>
    <w:rsid w:val="004901C1"/>
    <w:rsid w:val="0049522B"/>
    <w:rsid w:val="004A3D7D"/>
    <w:rsid w:val="004B3A33"/>
    <w:rsid w:val="004C0C6E"/>
    <w:rsid w:val="004C19FF"/>
    <w:rsid w:val="004C286E"/>
    <w:rsid w:val="004C3360"/>
    <w:rsid w:val="004C5B3F"/>
    <w:rsid w:val="004C610C"/>
    <w:rsid w:val="004D3B81"/>
    <w:rsid w:val="004D633C"/>
    <w:rsid w:val="004E0DFA"/>
    <w:rsid w:val="004E20AC"/>
    <w:rsid w:val="004E3629"/>
    <w:rsid w:val="004E4432"/>
    <w:rsid w:val="004E68BF"/>
    <w:rsid w:val="004F04E7"/>
    <w:rsid w:val="004F0F56"/>
    <w:rsid w:val="00516279"/>
    <w:rsid w:val="00521403"/>
    <w:rsid w:val="00522CC9"/>
    <w:rsid w:val="00527A9B"/>
    <w:rsid w:val="00533AC1"/>
    <w:rsid w:val="00534989"/>
    <w:rsid w:val="005354B6"/>
    <w:rsid w:val="0053577E"/>
    <w:rsid w:val="005367EB"/>
    <w:rsid w:val="00543F40"/>
    <w:rsid w:val="00545906"/>
    <w:rsid w:val="00561158"/>
    <w:rsid w:val="00564908"/>
    <w:rsid w:val="00564F9F"/>
    <w:rsid w:val="005773D1"/>
    <w:rsid w:val="00580E8B"/>
    <w:rsid w:val="0058214B"/>
    <w:rsid w:val="005838B4"/>
    <w:rsid w:val="005909DD"/>
    <w:rsid w:val="005928E8"/>
    <w:rsid w:val="00596C1C"/>
    <w:rsid w:val="005A50E4"/>
    <w:rsid w:val="005A6C09"/>
    <w:rsid w:val="005B35F2"/>
    <w:rsid w:val="005B4933"/>
    <w:rsid w:val="005B5E8E"/>
    <w:rsid w:val="005B6518"/>
    <w:rsid w:val="005C042B"/>
    <w:rsid w:val="005C6205"/>
    <w:rsid w:val="005D5600"/>
    <w:rsid w:val="005D6030"/>
    <w:rsid w:val="005E3559"/>
    <w:rsid w:val="005E7DAA"/>
    <w:rsid w:val="005E7FFD"/>
    <w:rsid w:val="005F2093"/>
    <w:rsid w:val="005F246F"/>
    <w:rsid w:val="005F263F"/>
    <w:rsid w:val="005F7685"/>
    <w:rsid w:val="005F76AA"/>
    <w:rsid w:val="00602494"/>
    <w:rsid w:val="006025B4"/>
    <w:rsid w:val="00604213"/>
    <w:rsid w:val="00605B1F"/>
    <w:rsid w:val="00610733"/>
    <w:rsid w:val="006121E5"/>
    <w:rsid w:val="0061350B"/>
    <w:rsid w:val="00615CB3"/>
    <w:rsid w:val="006209FA"/>
    <w:rsid w:val="0062141D"/>
    <w:rsid w:val="0062205F"/>
    <w:rsid w:val="006270A5"/>
    <w:rsid w:val="00633C30"/>
    <w:rsid w:val="006369E9"/>
    <w:rsid w:val="00637DF1"/>
    <w:rsid w:val="00640DCF"/>
    <w:rsid w:val="00642E07"/>
    <w:rsid w:val="00646D28"/>
    <w:rsid w:val="006514E9"/>
    <w:rsid w:val="0065738C"/>
    <w:rsid w:val="0065775A"/>
    <w:rsid w:val="00660063"/>
    <w:rsid w:val="0066630B"/>
    <w:rsid w:val="00667BF6"/>
    <w:rsid w:val="006706DE"/>
    <w:rsid w:val="0067146E"/>
    <w:rsid w:val="00671C05"/>
    <w:rsid w:val="006770A9"/>
    <w:rsid w:val="006778AD"/>
    <w:rsid w:val="0068201B"/>
    <w:rsid w:val="006838DF"/>
    <w:rsid w:val="0068601B"/>
    <w:rsid w:val="00686BE4"/>
    <w:rsid w:val="00692F71"/>
    <w:rsid w:val="00693122"/>
    <w:rsid w:val="006B0BA1"/>
    <w:rsid w:val="006B6BD3"/>
    <w:rsid w:val="006C3F32"/>
    <w:rsid w:val="006C6AE6"/>
    <w:rsid w:val="006C7F2D"/>
    <w:rsid w:val="006D5FC9"/>
    <w:rsid w:val="006D690D"/>
    <w:rsid w:val="006F0E34"/>
    <w:rsid w:val="006F41C7"/>
    <w:rsid w:val="00701EC3"/>
    <w:rsid w:val="00705066"/>
    <w:rsid w:val="00710300"/>
    <w:rsid w:val="00721373"/>
    <w:rsid w:val="007228A0"/>
    <w:rsid w:val="00726D08"/>
    <w:rsid w:val="00731743"/>
    <w:rsid w:val="00733459"/>
    <w:rsid w:val="00736D95"/>
    <w:rsid w:val="0073770B"/>
    <w:rsid w:val="00740732"/>
    <w:rsid w:val="00740F37"/>
    <w:rsid w:val="00742B0B"/>
    <w:rsid w:val="0074549C"/>
    <w:rsid w:val="00745992"/>
    <w:rsid w:val="007513A3"/>
    <w:rsid w:val="00756774"/>
    <w:rsid w:val="007629FC"/>
    <w:rsid w:val="00766B10"/>
    <w:rsid w:val="00774311"/>
    <w:rsid w:val="007744FE"/>
    <w:rsid w:val="00774BBE"/>
    <w:rsid w:val="00793337"/>
    <w:rsid w:val="00794A75"/>
    <w:rsid w:val="007A07D4"/>
    <w:rsid w:val="007A14AF"/>
    <w:rsid w:val="007A57EE"/>
    <w:rsid w:val="007A6560"/>
    <w:rsid w:val="007B1341"/>
    <w:rsid w:val="007B275B"/>
    <w:rsid w:val="007C10F6"/>
    <w:rsid w:val="007C3C13"/>
    <w:rsid w:val="007C467D"/>
    <w:rsid w:val="007C4D0E"/>
    <w:rsid w:val="007D2E06"/>
    <w:rsid w:val="007D535E"/>
    <w:rsid w:val="007D5901"/>
    <w:rsid w:val="007D75A9"/>
    <w:rsid w:val="007E15DC"/>
    <w:rsid w:val="007E1C8F"/>
    <w:rsid w:val="007F2057"/>
    <w:rsid w:val="007F5673"/>
    <w:rsid w:val="008076D3"/>
    <w:rsid w:val="008168CC"/>
    <w:rsid w:val="00816A09"/>
    <w:rsid w:val="0081700F"/>
    <w:rsid w:val="008312D5"/>
    <w:rsid w:val="00832AAB"/>
    <w:rsid w:val="00841684"/>
    <w:rsid w:val="008424B8"/>
    <w:rsid w:val="00845B51"/>
    <w:rsid w:val="00851DD0"/>
    <w:rsid w:val="0085460A"/>
    <w:rsid w:val="00854C26"/>
    <w:rsid w:val="00863F4D"/>
    <w:rsid w:val="00866058"/>
    <w:rsid w:val="00871E21"/>
    <w:rsid w:val="008737D6"/>
    <w:rsid w:val="00875E83"/>
    <w:rsid w:val="00875FD0"/>
    <w:rsid w:val="00876EB5"/>
    <w:rsid w:val="0088244A"/>
    <w:rsid w:val="0088368E"/>
    <w:rsid w:val="008846DC"/>
    <w:rsid w:val="008869BF"/>
    <w:rsid w:val="00887FAF"/>
    <w:rsid w:val="00892616"/>
    <w:rsid w:val="0089374D"/>
    <w:rsid w:val="00893BC0"/>
    <w:rsid w:val="008A6F92"/>
    <w:rsid w:val="008A7135"/>
    <w:rsid w:val="008A745C"/>
    <w:rsid w:val="008B3300"/>
    <w:rsid w:val="008B359B"/>
    <w:rsid w:val="008B7245"/>
    <w:rsid w:val="008C245F"/>
    <w:rsid w:val="008C29A7"/>
    <w:rsid w:val="008C398E"/>
    <w:rsid w:val="008D4E48"/>
    <w:rsid w:val="008D6E05"/>
    <w:rsid w:val="008E5190"/>
    <w:rsid w:val="008E5854"/>
    <w:rsid w:val="008F0A17"/>
    <w:rsid w:val="008F27BB"/>
    <w:rsid w:val="008F4D88"/>
    <w:rsid w:val="008F675A"/>
    <w:rsid w:val="00901AB2"/>
    <w:rsid w:val="00902CA6"/>
    <w:rsid w:val="00905D81"/>
    <w:rsid w:val="0090690A"/>
    <w:rsid w:val="0091217E"/>
    <w:rsid w:val="00914012"/>
    <w:rsid w:val="00915DA8"/>
    <w:rsid w:val="0092147B"/>
    <w:rsid w:val="00921D2C"/>
    <w:rsid w:val="00926F18"/>
    <w:rsid w:val="00932D53"/>
    <w:rsid w:val="009353EA"/>
    <w:rsid w:val="00936496"/>
    <w:rsid w:val="00936911"/>
    <w:rsid w:val="00945315"/>
    <w:rsid w:val="00946906"/>
    <w:rsid w:val="00951282"/>
    <w:rsid w:val="00954784"/>
    <w:rsid w:val="00955BEC"/>
    <w:rsid w:val="009577CE"/>
    <w:rsid w:val="009577F9"/>
    <w:rsid w:val="00960533"/>
    <w:rsid w:val="00961CF4"/>
    <w:rsid w:val="00966306"/>
    <w:rsid w:val="00966AA0"/>
    <w:rsid w:val="009766EA"/>
    <w:rsid w:val="00982692"/>
    <w:rsid w:val="00983234"/>
    <w:rsid w:val="00983C41"/>
    <w:rsid w:val="009859CF"/>
    <w:rsid w:val="009860F0"/>
    <w:rsid w:val="00992656"/>
    <w:rsid w:val="00992A79"/>
    <w:rsid w:val="009A16B8"/>
    <w:rsid w:val="009A4734"/>
    <w:rsid w:val="009A57A3"/>
    <w:rsid w:val="009A6458"/>
    <w:rsid w:val="009A6EFB"/>
    <w:rsid w:val="009C4232"/>
    <w:rsid w:val="009C577F"/>
    <w:rsid w:val="009C7523"/>
    <w:rsid w:val="009E1B17"/>
    <w:rsid w:val="009E1EF6"/>
    <w:rsid w:val="009E3EEB"/>
    <w:rsid w:val="009E7CC6"/>
    <w:rsid w:val="009F5579"/>
    <w:rsid w:val="009F6E0D"/>
    <w:rsid w:val="009F7627"/>
    <w:rsid w:val="009F7C10"/>
    <w:rsid w:val="00A04AE3"/>
    <w:rsid w:val="00A12310"/>
    <w:rsid w:val="00A138B5"/>
    <w:rsid w:val="00A1440D"/>
    <w:rsid w:val="00A17EE9"/>
    <w:rsid w:val="00A202ED"/>
    <w:rsid w:val="00A20B77"/>
    <w:rsid w:val="00A2301D"/>
    <w:rsid w:val="00A236F9"/>
    <w:rsid w:val="00A26350"/>
    <w:rsid w:val="00A2732F"/>
    <w:rsid w:val="00A30303"/>
    <w:rsid w:val="00A344F5"/>
    <w:rsid w:val="00A3508B"/>
    <w:rsid w:val="00A43621"/>
    <w:rsid w:val="00A44827"/>
    <w:rsid w:val="00A45C7A"/>
    <w:rsid w:val="00A574F7"/>
    <w:rsid w:val="00A632E7"/>
    <w:rsid w:val="00A65976"/>
    <w:rsid w:val="00A7012B"/>
    <w:rsid w:val="00A77345"/>
    <w:rsid w:val="00A77CFB"/>
    <w:rsid w:val="00A8322E"/>
    <w:rsid w:val="00A9043E"/>
    <w:rsid w:val="00A96758"/>
    <w:rsid w:val="00A96EC0"/>
    <w:rsid w:val="00AA4C5D"/>
    <w:rsid w:val="00AB3A95"/>
    <w:rsid w:val="00AB5A0F"/>
    <w:rsid w:val="00AC0652"/>
    <w:rsid w:val="00AC2775"/>
    <w:rsid w:val="00AC60FE"/>
    <w:rsid w:val="00AC6C06"/>
    <w:rsid w:val="00AD06DF"/>
    <w:rsid w:val="00AD0BBA"/>
    <w:rsid w:val="00AD27B5"/>
    <w:rsid w:val="00AD2B23"/>
    <w:rsid w:val="00AD485C"/>
    <w:rsid w:val="00AE0E51"/>
    <w:rsid w:val="00B01E38"/>
    <w:rsid w:val="00B07040"/>
    <w:rsid w:val="00B1303A"/>
    <w:rsid w:val="00B205BB"/>
    <w:rsid w:val="00B31064"/>
    <w:rsid w:val="00B32D48"/>
    <w:rsid w:val="00B41F2C"/>
    <w:rsid w:val="00B47720"/>
    <w:rsid w:val="00B55502"/>
    <w:rsid w:val="00B65CC2"/>
    <w:rsid w:val="00B72DF9"/>
    <w:rsid w:val="00B81295"/>
    <w:rsid w:val="00B84BA3"/>
    <w:rsid w:val="00B85875"/>
    <w:rsid w:val="00B85E8B"/>
    <w:rsid w:val="00B954B6"/>
    <w:rsid w:val="00B967EE"/>
    <w:rsid w:val="00BA0CFD"/>
    <w:rsid w:val="00BA4215"/>
    <w:rsid w:val="00BB2F86"/>
    <w:rsid w:val="00BB3AD7"/>
    <w:rsid w:val="00BB5001"/>
    <w:rsid w:val="00BD4852"/>
    <w:rsid w:val="00BD65E8"/>
    <w:rsid w:val="00BE1CE0"/>
    <w:rsid w:val="00BE1ED8"/>
    <w:rsid w:val="00BE2B76"/>
    <w:rsid w:val="00BF42CA"/>
    <w:rsid w:val="00BF7528"/>
    <w:rsid w:val="00BF7658"/>
    <w:rsid w:val="00C049D0"/>
    <w:rsid w:val="00C07533"/>
    <w:rsid w:val="00C10137"/>
    <w:rsid w:val="00C1477C"/>
    <w:rsid w:val="00C22F01"/>
    <w:rsid w:val="00C23556"/>
    <w:rsid w:val="00C373E9"/>
    <w:rsid w:val="00C402A7"/>
    <w:rsid w:val="00C52856"/>
    <w:rsid w:val="00C61AFE"/>
    <w:rsid w:val="00C63270"/>
    <w:rsid w:val="00C679DE"/>
    <w:rsid w:val="00C80CFC"/>
    <w:rsid w:val="00C82CD0"/>
    <w:rsid w:val="00C8458C"/>
    <w:rsid w:val="00C85E27"/>
    <w:rsid w:val="00C93BE9"/>
    <w:rsid w:val="00CA1C91"/>
    <w:rsid w:val="00CA1F98"/>
    <w:rsid w:val="00CA4A53"/>
    <w:rsid w:val="00CB0BD9"/>
    <w:rsid w:val="00CB3E1F"/>
    <w:rsid w:val="00CB533B"/>
    <w:rsid w:val="00CC2247"/>
    <w:rsid w:val="00CC4A0F"/>
    <w:rsid w:val="00CD038D"/>
    <w:rsid w:val="00CD116A"/>
    <w:rsid w:val="00CE4461"/>
    <w:rsid w:val="00CE49FF"/>
    <w:rsid w:val="00CF04CD"/>
    <w:rsid w:val="00CF1FC1"/>
    <w:rsid w:val="00CF4759"/>
    <w:rsid w:val="00CF6AA8"/>
    <w:rsid w:val="00D12036"/>
    <w:rsid w:val="00D17D1A"/>
    <w:rsid w:val="00D2324E"/>
    <w:rsid w:val="00D25850"/>
    <w:rsid w:val="00D31546"/>
    <w:rsid w:val="00D334A3"/>
    <w:rsid w:val="00D33FCD"/>
    <w:rsid w:val="00D35F43"/>
    <w:rsid w:val="00D415B2"/>
    <w:rsid w:val="00D4495D"/>
    <w:rsid w:val="00D5151E"/>
    <w:rsid w:val="00D55CCB"/>
    <w:rsid w:val="00D6103C"/>
    <w:rsid w:val="00D63BE7"/>
    <w:rsid w:val="00D7185F"/>
    <w:rsid w:val="00D71B29"/>
    <w:rsid w:val="00D71E75"/>
    <w:rsid w:val="00D726AD"/>
    <w:rsid w:val="00D85922"/>
    <w:rsid w:val="00D91F8A"/>
    <w:rsid w:val="00D9240E"/>
    <w:rsid w:val="00D95B9A"/>
    <w:rsid w:val="00DA21CC"/>
    <w:rsid w:val="00DB6467"/>
    <w:rsid w:val="00DC0A0F"/>
    <w:rsid w:val="00DC4905"/>
    <w:rsid w:val="00DC7884"/>
    <w:rsid w:val="00DD1879"/>
    <w:rsid w:val="00DD1AA9"/>
    <w:rsid w:val="00DD30E6"/>
    <w:rsid w:val="00DD3EC4"/>
    <w:rsid w:val="00DD5402"/>
    <w:rsid w:val="00DD5749"/>
    <w:rsid w:val="00DD6CE7"/>
    <w:rsid w:val="00DE3729"/>
    <w:rsid w:val="00DF2655"/>
    <w:rsid w:val="00DF3079"/>
    <w:rsid w:val="00DF5836"/>
    <w:rsid w:val="00E0433E"/>
    <w:rsid w:val="00E0604B"/>
    <w:rsid w:val="00E111AC"/>
    <w:rsid w:val="00E14165"/>
    <w:rsid w:val="00E145C5"/>
    <w:rsid w:val="00E20E75"/>
    <w:rsid w:val="00E24598"/>
    <w:rsid w:val="00E31A35"/>
    <w:rsid w:val="00E323F8"/>
    <w:rsid w:val="00E362FF"/>
    <w:rsid w:val="00E37957"/>
    <w:rsid w:val="00E4073A"/>
    <w:rsid w:val="00E40D59"/>
    <w:rsid w:val="00E43826"/>
    <w:rsid w:val="00E44D8C"/>
    <w:rsid w:val="00E46378"/>
    <w:rsid w:val="00E51BBF"/>
    <w:rsid w:val="00E5377C"/>
    <w:rsid w:val="00E60516"/>
    <w:rsid w:val="00E61968"/>
    <w:rsid w:val="00E61F60"/>
    <w:rsid w:val="00E71543"/>
    <w:rsid w:val="00E7181F"/>
    <w:rsid w:val="00E750D6"/>
    <w:rsid w:val="00E75141"/>
    <w:rsid w:val="00E76EBF"/>
    <w:rsid w:val="00E8035A"/>
    <w:rsid w:val="00E82F8D"/>
    <w:rsid w:val="00E83F67"/>
    <w:rsid w:val="00E87AF9"/>
    <w:rsid w:val="00E92940"/>
    <w:rsid w:val="00E93A1E"/>
    <w:rsid w:val="00EA6721"/>
    <w:rsid w:val="00EB6710"/>
    <w:rsid w:val="00EC1BA1"/>
    <w:rsid w:val="00EC7069"/>
    <w:rsid w:val="00ED3296"/>
    <w:rsid w:val="00EE2DDC"/>
    <w:rsid w:val="00EE35BB"/>
    <w:rsid w:val="00EF561C"/>
    <w:rsid w:val="00EF5D16"/>
    <w:rsid w:val="00F104B3"/>
    <w:rsid w:val="00F109F5"/>
    <w:rsid w:val="00F205F6"/>
    <w:rsid w:val="00F23332"/>
    <w:rsid w:val="00F24071"/>
    <w:rsid w:val="00F24D5A"/>
    <w:rsid w:val="00F265E1"/>
    <w:rsid w:val="00F353C2"/>
    <w:rsid w:val="00F35D7D"/>
    <w:rsid w:val="00F43325"/>
    <w:rsid w:val="00F435CC"/>
    <w:rsid w:val="00F50F4A"/>
    <w:rsid w:val="00F520F7"/>
    <w:rsid w:val="00F52BB7"/>
    <w:rsid w:val="00F53F0C"/>
    <w:rsid w:val="00F548DC"/>
    <w:rsid w:val="00F570CE"/>
    <w:rsid w:val="00F57E2C"/>
    <w:rsid w:val="00F60E11"/>
    <w:rsid w:val="00F66ABD"/>
    <w:rsid w:val="00F71716"/>
    <w:rsid w:val="00F71827"/>
    <w:rsid w:val="00F73AB2"/>
    <w:rsid w:val="00F83D35"/>
    <w:rsid w:val="00F968F0"/>
    <w:rsid w:val="00FA7E70"/>
    <w:rsid w:val="00FB43F5"/>
    <w:rsid w:val="00FC1AE2"/>
    <w:rsid w:val="00FC20EA"/>
    <w:rsid w:val="00FC50FB"/>
    <w:rsid w:val="00FC5B79"/>
    <w:rsid w:val="00FD2594"/>
    <w:rsid w:val="00FD6C75"/>
    <w:rsid w:val="00FE7CC4"/>
    <w:rsid w:val="00FF0283"/>
    <w:rsid w:val="00FF14BE"/>
    <w:rsid w:val="00FF2A5C"/>
    <w:rsid w:val="00FF37F3"/>
    <w:rsid w:val="00FF4350"/>
    <w:rsid w:val="00FF50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6391A37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AU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000000" w:fill="auto"/>
    </w:rPr>
  </w:style>
  <w:style w:type="paragraph" w:customStyle="1" w:styleId="10">
    <w:name w:val="본문1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000000" w:fill="auto"/>
    </w:rPr>
  </w:style>
  <w:style w:type="paragraph" w:customStyle="1" w:styleId="1">
    <w:name w:val="개요 1"/>
    <w:uiPriority w:val="2"/>
    <w:pPr>
      <w:widowControl w:val="0"/>
      <w:numPr>
        <w:numId w:val="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000000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000000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84" w:lineRule="auto"/>
      <w:ind w:left="600" w:hanging="18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000000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000000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000000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000000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000000" w:fill="auto"/>
    </w:rPr>
  </w:style>
  <w:style w:type="paragraph" w:customStyle="1" w:styleId="a0">
    <w:name w:val="쪽 번호"/>
    <w:uiPriority w:val="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84" w:lineRule="auto"/>
      <w:jc w:val="both"/>
      <w:textAlignment w:val="baseline"/>
    </w:pPr>
    <w:rPr>
      <w:rFonts w:ascii="함초롬돋움" w:eastAsia="함초롬돋움"/>
      <w:color w:val="000000"/>
      <w:sz w:val="20"/>
      <w:shd w:val="clear" w:color="000000" w:fill="auto"/>
    </w:rPr>
  </w:style>
  <w:style w:type="paragraph" w:customStyle="1" w:styleId="a1">
    <w:name w:val="머리말"/>
    <w:uiPriority w:val="1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000000" w:fill="auto"/>
    </w:rPr>
  </w:style>
  <w:style w:type="paragraph" w:customStyle="1" w:styleId="a2">
    <w:name w:val="각주"/>
    <w:uiPriority w:val="1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000000" w:fill="auto"/>
    </w:rPr>
  </w:style>
  <w:style w:type="paragraph" w:customStyle="1" w:styleId="a3">
    <w:name w:val="미주"/>
    <w:uiPriority w:val="1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000000" w:fill="auto"/>
    </w:rPr>
  </w:style>
  <w:style w:type="paragraph" w:customStyle="1" w:styleId="a4">
    <w:name w:val="메모"/>
    <w:uiPriority w:val="13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000000" w:fill="auto"/>
    </w:rPr>
  </w:style>
  <w:style w:type="paragraph" w:customStyle="1" w:styleId="a5">
    <w:name w:val="표내용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line="384" w:lineRule="auto"/>
      <w:ind w:left="20" w:right="20"/>
      <w:jc w:val="center"/>
      <w:textAlignment w:val="baseline"/>
    </w:pPr>
    <w:rPr>
      <w:rFonts w:ascii="휴먼명조" w:eastAsia="휴먼명조"/>
      <w:color w:val="000000"/>
      <w:w w:val="95"/>
      <w:sz w:val="22"/>
      <w:shd w:val="clear" w:color="000000" w:fill="auto"/>
    </w:rPr>
  </w:style>
  <w:style w:type="paragraph" w:customStyle="1" w:styleId="xl4003">
    <w:name w:val="xl4003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textAlignment w:val="center"/>
    </w:pPr>
    <w:rPr>
      <w:rFonts w:ascii="Malgun Gothic" w:eastAsia="Malgun Gothic"/>
      <w:i/>
      <w:color w:val="000000"/>
      <w:sz w:val="22"/>
    </w:rPr>
  </w:style>
  <w:style w:type="paragraph" w:customStyle="1" w:styleId="xl3997">
    <w:name w:val="xl3997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textAlignment w:val="center"/>
    </w:pPr>
    <w:rPr>
      <w:rFonts w:ascii="Malgun Gothic" w:eastAsia="Malgun Gothic"/>
      <w:color w:val="000000"/>
      <w:sz w:val="22"/>
    </w:rPr>
  </w:style>
  <w:style w:type="paragraph" w:customStyle="1" w:styleId="xl4002">
    <w:name w:val="xl4002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textAlignment w:val="center"/>
    </w:pPr>
    <w:rPr>
      <w:rFonts w:ascii="Malgun Gothic" w:eastAsia="Malgun Gothic"/>
      <w:i/>
      <w:color w:val="000000"/>
      <w:sz w:val="22"/>
    </w:rPr>
  </w:style>
  <w:style w:type="paragraph" w:customStyle="1" w:styleId="xl65">
    <w:name w:val="xl65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shd w:val="clear" w:color="000000" w:fill="A5A5A5"/>
      <w:autoSpaceDE w:val="0"/>
      <w:autoSpaceDN w:val="0"/>
      <w:textAlignment w:val="center"/>
    </w:pPr>
    <w:rPr>
      <w:rFonts w:ascii="Malgun Gothic" w:eastAsia="Malgun Gothic"/>
      <w:color w:val="000000"/>
      <w:sz w:val="22"/>
    </w:rPr>
  </w:style>
  <w:style w:type="paragraph" w:customStyle="1" w:styleId="xl66">
    <w:name w:val="xl66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textAlignment w:val="center"/>
    </w:pPr>
    <w:rPr>
      <w:rFonts w:ascii="Malgun Gothic" w:eastAsia="Malgun Gothic"/>
      <w:i/>
      <w:color w:val="000000"/>
      <w:sz w:val="22"/>
    </w:rPr>
  </w:style>
  <w:style w:type="paragraph" w:customStyle="1" w:styleId="xl67">
    <w:name w:val="xl67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textAlignment w:val="center"/>
    </w:pPr>
    <w:rPr>
      <w:rFonts w:ascii="Malgun Gothic" w:eastAsia="Malgun Gothic"/>
      <w:color w:val="000000"/>
      <w:sz w:val="22"/>
    </w:rPr>
  </w:style>
  <w:style w:type="paragraph" w:customStyle="1" w:styleId="a6">
    <w:name w:val="표제목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84" w:lineRule="auto"/>
      <w:jc w:val="both"/>
      <w:textAlignment w:val="baseline"/>
    </w:pPr>
    <w:rPr>
      <w:rFonts w:ascii="함초롬돋움" w:eastAsia="함초롬돋움"/>
      <w:b/>
      <w:color w:val="000000"/>
      <w:sz w:val="20"/>
      <w:shd w:val="clear" w:color="000000" w:fill="auto"/>
    </w:rPr>
  </w:style>
  <w:style w:type="paragraph" w:customStyle="1" w:styleId="xl3996">
    <w:name w:val="xl3996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textAlignment w:val="center"/>
    </w:pPr>
    <w:rPr>
      <w:rFonts w:ascii="Malgun Gothic" w:eastAsia="Malgun Gothic"/>
      <w:color w:val="000000"/>
      <w:sz w:val="22"/>
    </w:rPr>
  </w:style>
  <w:style w:type="paragraph" w:customStyle="1" w:styleId="Figure">
    <w:name w:val="Figure 제목"/>
    <w:uiPriority w:val="23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before="20" w:line="276" w:lineRule="auto"/>
      <w:jc w:val="both"/>
      <w:textAlignment w:val="baseline"/>
    </w:pPr>
    <w:rPr>
      <w:rFonts w:ascii="Times New Roman" w:eastAsia="한양신명조"/>
      <w:color w:val="000000"/>
      <w:position w:val="2"/>
      <w:sz w:val="20"/>
    </w:rPr>
  </w:style>
  <w:style w:type="paragraph" w:customStyle="1" w:styleId="a7">
    <w:name w:val="한글 제목"/>
    <w:uiPriority w:val="2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napToGrid w:val="0"/>
      <w:spacing w:before="260" w:line="312" w:lineRule="auto"/>
      <w:jc w:val="center"/>
      <w:textAlignment w:val="baseline"/>
    </w:pPr>
    <w:rPr>
      <w:rFonts w:ascii="-윤고딕130" w:eastAsia="-윤고딕130"/>
      <w:color w:val="000000"/>
      <w:spacing w:val="-17"/>
      <w:w w:val="95"/>
      <w:sz w:val="34"/>
    </w:rPr>
  </w:style>
  <w:style w:type="paragraph" w:customStyle="1" w:styleId="Table">
    <w:name w:val="Table 제목"/>
    <w:uiPriority w:val="2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before="20" w:line="210" w:lineRule="exact"/>
      <w:jc w:val="both"/>
      <w:textAlignment w:val="baseline"/>
    </w:pPr>
    <w:rPr>
      <w:rFonts w:ascii="Times New Roman" w:eastAsia="한양중고딕"/>
      <w:color w:val="000000"/>
      <w:sz w:val="22"/>
    </w:rPr>
  </w:style>
  <w:style w:type="paragraph" w:customStyle="1" w:styleId="td">
    <w:name w:val="td"/>
    <w:uiPriority w:val="2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jc w:val="both"/>
      <w:textAlignment w:val="center"/>
    </w:pPr>
    <w:rPr>
      <w:rFonts w:ascii="Malgun Gothic" w:eastAsia="Malgun Gothic"/>
      <w:color w:val="000000"/>
      <w:sz w:val="22"/>
    </w:rPr>
  </w:style>
  <w:style w:type="paragraph" w:customStyle="1" w:styleId="Table-">
    <w:name w:val="Table-내용"/>
    <w:uiPriority w:val="2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napToGrid w:val="0"/>
      <w:spacing w:line="288" w:lineRule="auto"/>
      <w:jc w:val="center"/>
      <w:textAlignment w:val="baseline"/>
    </w:pPr>
    <w:rPr>
      <w:rFonts w:ascii="Times New Roman" w:eastAsia="-윤명조120"/>
      <w:color w:val="000000"/>
      <w:spacing w:val="-5"/>
      <w:w w:val="95"/>
      <w:sz w:val="20"/>
    </w:rPr>
  </w:style>
  <w:style w:type="paragraph" w:customStyle="1" w:styleId="xl69">
    <w:name w:val="xl69"/>
    <w:uiPriority w:val="2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jc w:val="center"/>
      <w:textAlignment w:val="top"/>
    </w:pPr>
    <w:rPr>
      <w:rFonts w:ascii="Malgun Gothic" w:eastAsia="Malgun Gothic"/>
      <w:color w:val="000000"/>
      <w:sz w:val="22"/>
    </w:rPr>
  </w:style>
  <w:style w:type="paragraph" w:customStyle="1" w:styleId="xl68">
    <w:name w:val="xl68"/>
    <w:uiPriority w:val="2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textAlignment w:val="center"/>
    </w:pPr>
    <w:rPr>
      <w:rFonts w:ascii="Malgun Gothic" w:eastAsia="Malgun Gothic"/>
      <w:color w:val="000000"/>
      <w:sz w:val="18"/>
    </w:rPr>
  </w:style>
  <w:style w:type="paragraph" w:customStyle="1" w:styleId="xl70">
    <w:name w:val="xl70"/>
    <w:uiPriority w:val="3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jc w:val="center"/>
      <w:textAlignment w:val="center"/>
    </w:pPr>
    <w:rPr>
      <w:rFonts w:ascii="Malgun Gothic" w:eastAsia="Malgun Gothic"/>
      <w:b/>
      <w:color w:val="000000"/>
      <w:sz w:val="16"/>
    </w:rPr>
  </w:style>
  <w:style w:type="character" w:styleId="CommentReference">
    <w:name w:val="annotation reference"/>
    <w:basedOn w:val="DefaultParagraphFont"/>
    <w:uiPriority w:val="99"/>
    <w:semiHidden/>
    <w:unhideWhenUsed/>
    <w:rsid w:val="00CF6AA8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CF6AA8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CF6AA8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F6AA8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F6AA8"/>
    <w:rPr>
      <w:b/>
      <w:bCs/>
      <w:sz w:val="20"/>
      <w:szCs w:val="20"/>
    </w:rPr>
  </w:style>
  <w:style w:type="paragraph" w:styleId="Revision">
    <w:name w:val="Revision"/>
    <w:hidden/>
    <w:uiPriority w:val="99"/>
    <w:semiHidden/>
    <w:rsid w:val="00E75141"/>
  </w:style>
  <w:style w:type="character" w:styleId="Hyperlink">
    <w:name w:val="Hyperlink"/>
    <w:basedOn w:val="DefaultParagraphFont"/>
    <w:uiPriority w:val="99"/>
    <w:unhideWhenUsed/>
    <w:rsid w:val="00CF4759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F4759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61350B"/>
    <w:pPr>
      <w:tabs>
        <w:tab w:val="center" w:pos="4536"/>
        <w:tab w:val="right" w:pos="9072"/>
      </w:tabs>
      <w:pPrChange w:id="0" w:author="Author">
        <w:pPr>
          <w:tabs>
            <w:tab w:val="center" w:pos="4513"/>
            <w:tab w:val="right" w:pos="9026"/>
          </w:tabs>
        </w:pPr>
      </w:pPrChange>
    </w:pPr>
    <w:rPr>
      <w:rFonts w:eastAsiaTheme="minorHAnsi"/>
      <w:sz w:val="22"/>
      <w:szCs w:val="22"/>
      <w:lang w:val="hu-HU" w:eastAsia="en-US"/>
      <w:rPrChange w:id="0" w:author="Author">
        <w:rPr>
          <w:rFonts w:asciiTheme="minorHAnsi" w:eastAsiaTheme="minorEastAsia" w:hAnsiTheme="minorHAnsi" w:cstheme="minorBidi"/>
          <w:sz w:val="24"/>
          <w:szCs w:val="24"/>
          <w:lang w:val="en-AU" w:eastAsia="ko-KR" w:bidi="ar-SA"/>
        </w:rPr>
      </w:rPrChange>
    </w:rPr>
  </w:style>
  <w:style w:type="character" w:customStyle="1" w:styleId="HeaderChar">
    <w:name w:val="Header Char"/>
    <w:basedOn w:val="DefaultParagraphFont"/>
    <w:link w:val="Header"/>
    <w:uiPriority w:val="99"/>
    <w:rsid w:val="0039303E"/>
    <w:rPr>
      <w:rFonts w:eastAsiaTheme="minorHAnsi"/>
      <w:sz w:val="22"/>
      <w:szCs w:val="22"/>
      <w:lang w:val="hu-HU" w:eastAsia="en-US"/>
    </w:rPr>
  </w:style>
  <w:style w:type="paragraph" w:styleId="Footer">
    <w:name w:val="footer"/>
    <w:basedOn w:val="Normal"/>
    <w:link w:val="FooterChar"/>
    <w:uiPriority w:val="99"/>
    <w:unhideWhenUsed/>
    <w:rsid w:val="0061350B"/>
    <w:pPr>
      <w:tabs>
        <w:tab w:val="center" w:pos="4536"/>
        <w:tab w:val="right" w:pos="9072"/>
      </w:tabs>
      <w:pPrChange w:id="1" w:author="Author">
        <w:pPr>
          <w:tabs>
            <w:tab w:val="center" w:pos="4513"/>
            <w:tab w:val="right" w:pos="9026"/>
          </w:tabs>
        </w:pPr>
      </w:pPrChange>
    </w:pPr>
    <w:rPr>
      <w:rFonts w:eastAsiaTheme="minorHAnsi"/>
      <w:sz w:val="22"/>
      <w:szCs w:val="22"/>
      <w:lang w:val="hu-HU" w:eastAsia="en-US"/>
      <w:rPrChange w:id="1" w:author="Author">
        <w:rPr>
          <w:rFonts w:asciiTheme="minorHAnsi" w:eastAsiaTheme="minorEastAsia" w:hAnsiTheme="minorHAnsi" w:cstheme="minorBidi"/>
          <w:sz w:val="24"/>
          <w:szCs w:val="24"/>
          <w:lang w:val="en-AU" w:eastAsia="ko-KR" w:bidi="ar-SA"/>
        </w:rPr>
      </w:rPrChange>
    </w:rPr>
  </w:style>
  <w:style w:type="character" w:customStyle="1" w:styleId="FooterChar">
    <w:name w:val="Footer Char"/>
    <w:basedOn w:val="DefaultParagraphFont"/>
    <w:link w:val="Footer"/>
    <w:uiPriority w:val="99"/>
    <w:rsid w:val="0039303E"/>
    <w:rPr>
      <w:rFonts w:eastAsiaTheme="minorHAnsi"/>
      <w:sz w:val="22"/>
      <w:szCs w:val="22"/>
      <w:lang w:val="hu-HU" w:eastAsia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520F7"/>
    <w:pPr>
      <w:pPrChange w:id="2" w:author="Author">
        <w:pPr/>
      </w:pPrChange>
    </w:pPr>
    <w:rPr>
      <w:rFonts w:ascii="Tahoma" w:eastAsiaTheme="minorHAnsi" w:hAnsi="Tahoma" w:cs="Tahoma"/>
      <w:sz w:val="16"/>
      <w:szCs w:val="16"/>
      <w:lang w:val="hu-HU" w:eastAsia="en-US"/>
      <w:rPrChange w:id="2" w:author="Author">
        <w:rPr>
          <w:rFonts w:asciiTheme="majorHAnsi" w:eastAsiaTheme="majorEastAsia" w:hAnsiTheme="majorHAnsi" w:cstheme="majorBidi"/>
          <w:sz w:val="18"/>
          <w:szCs w:val="18"/>
          <w:lang w:val="en-AU" w:eastAsia="ko-KR" w:bidi="ar-SA"/>
        </w:rPr>
      </w:rPrChange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049D0"/>
    <w:rPr>
      <w:rFonts w:ascii="Tahoma" w:eastAsiaTheme="minorHAnsi" w:hAnsi="Tahoma" w:cs="Tahoma"/>
      <w:sz w:val="16"/>
      <w:szCs w:val="16"/>
      <w:lang w:val="hu-HU" w:eastAsia="en-US"/>
    </w:rPr>
  </w:style>
  <w:style w:type="character" w:styleId="HTMLCite">
    <w:name w:val="HTML Cite"/>
    <w:basedOn w:val="DefaultParagraphFont"/>
    <w:uiPriority w:val="99"/>
    <w:semiHidden/>
    <w:unhideWhenUsed/>
    <w:rsid w:val="00377143"/>
    <w:rPr>
      <w:i/>
      <w:iCs/>
    </w:rPr>
  </w:style>
  <w:style w:type="table" w:styleId="TableGrid">
    <w:name w:val="Table Grid"/>
    <w:basedOn w:val="TableNormal"/>
    <w:uiPriority w:val="59"/>
    <w:rsid w:val="008E5854"/>
    <w:rPr>
      <w:rFonts w:eastAsiaTheme="minorHAnsi"/>
      <w:sz w:val="22"/>
      <w:szCs w:val="22"/>
      <w:lang w:val="hu-HU"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236F9"/>
    <w:pPr>
      <w:spacing w:after="200" w:line="276" w:lineRule="auto"/>
      <w:ind w:left="720"/>
      <w:contextualSpacing/>
      <w:pPrChange w:id="3" w:author="Author">
        <w:pPr>
          <w:spacing w:after="200" w:line="276" w:lineRule="auto"/>
          <w:ind w:left="720"/>
          <w:contextualSpacing/>
        </w:pPr>
      </w:pPrChange>
    </w:pPr>
    <w:rPr>
      <w:rFonts w:eastAsiaTheme="minorHAnsi"/>
      <w:sz w:val="22"/>
      <w:szCs w:val="22"/>
      <w:lang w:val="hu-HU" w:eastAsia="en-US"/>
      <w:rPrChange w:id="3" w:author="Author">
        <w:rPr>
          <w:rFonts w:asciiTheme="minorHAnsi" w:eastAsiaTheme="minorHAnsi" w:hAnsiTheme="minorHAnsi" w:cstheme="minorBidi"/>
          <w:sz w:val="22"/>
          <w:szCs w:val="22"/>
          <w:lang w:val="hu-HU" w:eastAsia="en-US" w:bidi="ar-SA"/>
        </w:rPr>
      </w:rPrChange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21248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63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2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5308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312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08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19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24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30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09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61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3123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9919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7459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552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5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671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9919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242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154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371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39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949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888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329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21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763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727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4157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4716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88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005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247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304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621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521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0925644">
          <w:marLeft w:val="0"/>
          <w:marRight w:val="0"/>
          <w:marTop w:val="0"/>
          <w:marBottom w:val="0"/>
          <w:divBdr>
            <w:top w:val="single" w:sz="6" w:space="8" w:color="E2E2DC"/>
            <w:left w:val="single" w:sz="6" w:space="8" w:color="E2E2DC"/>
            <w:bottom w:val="single" w:sz="6" w:space="8" w:color="E2E2DC"/>
            <w:right w:val="single" w:sz="6" w:space="8" w:color="E2E2DC"/>
          </w:divBdr>
          <w:divsChild>
            <w:div w:id="1926183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96760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77191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772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004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792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119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79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845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199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248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519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739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947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8091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1283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7901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2092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4486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8088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8915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048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721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419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736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325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1189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2003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6593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9656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271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459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48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691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965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598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800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901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823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424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4260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7681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0748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5483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676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070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260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452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642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273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096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005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0757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9293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3436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1100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8648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1733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8350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309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5657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0818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613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119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758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942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908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142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191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038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6655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405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305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227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264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7234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DB4CF50-328C-4660-BFFA-BF53B993DF9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349</Words>
  <Characters>1993</Characters>
  <Application>Microsoft Office Word</Application>
  <DocSecurity>0</DocSecurity>
  <Lines>16</Lines>
  <Paragraphs>4</Paragraphs>
  <ScaleCrop>false</ScaleCrop>
  <HeadingPairs>
    <vt:vector size="4" baseType="variant">
      <vt:variant>
        <vt:lpstr>제목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2338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lastModifiedBy/>
  <cp:revision>1</cp:revision>
  <dcterms:created xsi:type="dcterms:W3CDTF">2022-03-29T00:59:00Z</dcterms:created>
  <dcterms:modified xsi:type="dcterms:W3CDTF">2026-09-22T16:27:00Z</dcterms:modified>
</cp:coreProperties>
</file>