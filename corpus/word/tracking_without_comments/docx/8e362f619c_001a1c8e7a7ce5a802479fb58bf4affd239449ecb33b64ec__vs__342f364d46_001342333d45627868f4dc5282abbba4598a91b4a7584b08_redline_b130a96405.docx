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7C1BA0" w14:textId="77777777" w:rsidR="00FD2AC4" w:rsidRPr="00854C26" w:rsidRDefault="00854C26" w:rsidP="0061350B">
      <w:pPr>
        <w:spacing w:before="360" w:after="240" w:line="240" w:lineRule="auto"/>
        <w:jc w:val="center"/>
        <w:rPr>
          <w:ins w:id="2" w:author="Pribil-Kövesdy Döníz" w:date="2026-09-22T12:21:00Z" w16du:dateUtc="2026-09-22T16:21:00Z"/>
          <w:rFonts w:cstheme="minorHAnsi"/>
          <w:b/>
          <w:smallCaps/>
          <w:sz w:val="32"/>
          <w:szCs w:val="32"/>
        </w:rPr>
      </w:pPr>
      <w:ins w:id="3" w:author="Pribil-Kövesdy Döníz" w:date="2026-09-22T12:21:00Z" w16du:dateUtc="2026-09-22T16:21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633CCD85" w14:textId="77777777" w:rsidR="00854C26" w:rsidRPr="00854C26" w:rsidRDefault="00854C26" w:rsidP="0061350B">
      <w:pPr>
        <w:spacing w:before="360" w:after="300" w:line="240" w:lineRule="auto"/>
        <w:rPr>
          <w:ins w:id="4" w:author="Pribil-Kövesdy Döníz" w:date="2026-09-22T12:21:00Z" w16du:dateUtc="2026-09-22T16:21:00Z"/>
          <w:sz w:val="28"/>
          <w:szCs w:val="28"/>
        </w:rPr>
      </w:pPr>
      <w:ins w:id="5" w:author="Pribil-Kövesdy Döníz" w:date="2026-09-22T12:21:00Z" w16du:dateUtc="2026-09-22T16:21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03E44FDD" w14:textId="77777777" w:rsidR="00FC0C64" w:rsidRDefault="00FD2AC4">
      <w:pPr>
        <w:pStyle w:val="Title"/>
        <w:rPr>
          <w:del w:id="6" w:author="Pribil-Kövesdy Döníz" w:date="2026-09-22T12:21:00Z" w16du:dateUtc="2026-09-22T16:21:00Z"/>
        </w:rPr>
      </w:pPr>
      <w:del w:id="7" w:author="Pribil-Kövesdy Döníz" w:date="2026-09-22T12:21:00Z" w16du:dateUtc="2026-09-22T16:21:00Z">
        <w:r>
          <w:delText>Масленица в Очере с гастрономической экскурсией по музею (автобусный тур)</w:delText>
        </w:r>
      </w:del>
    </w:p>
    <w:p w14:paraId="68D87D44" w14:textId="77777777" w:rsidR="00FC0C64" w:rsidRDefault="00FD2AC4">
      <w:pPr>
        <w:pStyle w:val="Heading1"/>
        <w:rPr>
          <w:del w:id="8" w:author="Pribil-Kövesdy Döníz" w:date="2026-09-22T12:21:00Z" w16du:dateUtc="2026-09-22T16:21:00Z"/>
        </w:rPr>
      </w:pPr>
      <w:del w:id="9" w:author="Pribil-Kövesdy Döníz" w:date="2026-09-22T12:21:00Z" w16du:dateUtc="2026-09-22T16:21:00Z">
        <w:r>
          <w:delText>Информация тура</w:delText>
        </w:r>
      </w:del>
    </w:p>
    <w:p w14:paraId="544A8B71" w14:textId="77777777" w:rsidR="00FC0C64" w:rsidRDefault="00FD2AC4">
      <w:pPr>
        <w:rPr>
          <w:del w:id="10" w:author="Pribil-Kövesdy Döníz" w:date="2026-09-22T12:21:00Z" w16du:dateUtc="2026-09-22T16:21:00Z"/>
        </w:rPr>
      </w:pPr>
      <w:del w:id="11" w:author="Pribil-Kövesdy Döníz" w:date="2026-09-22T12:21:00Z" w16du:dateUtc="2026-09-22T16:21:00Z">
        <w:r>
          <w:delText>Пермь - Очер - Пермь</w:delText>
        </w:r>
      </w:del>
    </w:p>
    <w:p w14:paraId="4AD463EA" w14:textId="77777777" w:rsidR="00FC0C64" w:rsidRDefault="00FD2AC4">
      <w:pPr>
        <w:pStyle w:val="Heading1"/>
        <w:rPr>
          <w:del w:id="12" w:author="Pribil-Kövesdy Döníz" w:date="2026-09-22T12:21:00Z" w16du:dateUtc="2026-09-22T16:21:00Z"/>
        </w:rPr>
      </w:pPr>
      <w:del w:id="13" w:author="Pribil-Kövesdy Döníz" w:date="2026-09-22T12:21:00Z" w16du:dateUtc="2026-09-22T16:21:00Z">
        <w:r>
          <w:delText>Описание тура</w:delText>
        </w:r>
      </w:del>
    </w:p>
    <w:p w14:paraId="5109D722" w14:textId="77777777" w:rsidR="00FC0C64" w:rsidRDefault="00FD2AC4">
      <w:pPr>
        <w:rPr>
          <w:del w:id="14" w:author="Pribil-Kövesdy Döníz" w:date="2026-09-22T12:21:00Z" w16du:dateUtc="2026-09-22T16:21:00Z"/>
        </w:rPr>
      </w:pPr>
      <w:del w:id="15" w:author="Pribil-Kövesdy Döníz" w:date="2026-09-22T12:21:00Z" w16du:dateUtc="2026-09-22T16:21:00Z">
        <w:r>
          <w:delText>Приглашаем вас отправиться в увлекательное путешествие в старинный уральский город Очер, чтобы отпраздновать яркую и весёлую Масленицу! Вас ждут народные гуляния, вкусные блины с разнообразными начинками, традиционные обряды и забавы, а также уникальная атмосфера радости и тепла. Узнайте секреты местных традиций, примите участие в хороводах и сожжении чучела зимы, чтобы встретить весну с улыбкой и новыми впечатлениями!</w:delText>
        </w:r>
      </w:del>
    </w:p>
    <w:p w14:paraId="018F0600" w14:textId="77777777" w:rsidR="00FC0C64" w:rsidRDefault="00FD2AC4">
      <w:pPr>
        <w:pStyle w:val="Heading1"/>
        <w:rPr>
          <w:del w:id="16" w:author="Pribil-Kövesdy Döníz" w:date="2026-09-22T12:21:00Z" w16du:dateUtc="2026-09-22T16:21:00Z"/>
        </w:rPr>
      </w:pPr>
      <w:del w:id="17" w:author="Pribil-Kövesdy Döníz" w:date="2026-09-22T12:21:00Z" w16du:dateUtc="2026-09-22T16:21:00Z">
        <w:r>
          <w:delText>Преимущества</w:delText>
        </w:r>
      </w:del>
    </w:p>
    <w:p w14:paraId="66E5EEE3" w14:textId="77777777" w:rsidR="00FC0C64" w:rsidRDefault="00FD2AC4">
      <w:pPr>
        <w:rPr>
          <w:del w:id="18" w:author="Pribil-Kövesdy Döníz" w:date="2026-09-22T12:21:00Z" w16du:dateUtc="2026-09-22T16:21:00Z"/>
        </w:rPr>
      </w:pPr>
      <w:del w:id="19" w:author="Pribil-Kövesdy Döníz" w:date="2026-09-22T12:21:00Z" w16du:dateUtc="2026-09-22T16:21:00Z">
        <w:r>
          <w:delText>Этот тур — идеальный способ весело провести выходной, насладиться вкусной едой, зарядиться положительными эмоциями и встретить весну с яркими впечатлениями!</w:delText>
        </w:r>
      </w:del>
    </w:p>
    <w:p w14:paraId="1E0A5FD9" w14:textId="77777777" w:rsidR="00FC0C64" w:rsidRDefault="00FD2AC4">
      <w:pPr>
        <w:pStyle w:val="Heading1"/>
        <w:rPr>
          <w:del w:id="20" w:author="Pribil-Kövesdy Döníz" w:date="2026-09-22T12:21:00Z" w16du:dateUtc="2026-09-22T16:21:00Z"/>
        </w:rPr>
      </w:pPr>
      <w:del w:id="21" w:author="Pribil-Kövesdy Döníz" w:date="2026-09-22T12:21:00Z" w16du:dateUtc="2026-09-22T16:21:00Z">
        <w:r>
          <w:delText>В стоимость тура входит</w:delText>
        </w:r>
      </w:del>
    </w:p>
    <w:p w14:paraId="0F0BBD8F" w14:textId="77777777" w:rsidR="00FC0C64" w:rsidRDefault="00FD2AC4">
      <w:pPr>
        <w:rPr>
          <w:del w:id="22" w:author="Pribil-Kövesdy Döníz" w:date="2026-09-22T12:21:00Z" w16du:dateUtc="2026-09-22T16:21:00Z"/>
        </w:rPr>
      </w:pPr>
      <w:del w:id="23" w:author="Pribil-Kövesdy Döníz" w:date="2026-09-22T12:21:00Z" w16du:dateUtc="2026-09-22T16:21:00Z">
        <w:r>
          <w:delText>– транспортное обслуживание (в зависимости от количества человек возможен комфортабельный автобус, микроавтобус, минивен, машина);</w:delText>
        </w:r>
        <w:r>
          <w:br/>
          <w:delText>– экскурсионное сопровождение гидом;</w:delText>
        </w:r>
        <w:r>
          <w:br/>
          <w:delText>– обзорная экскурсия по городу;</w:delText>
        </w:r>
        <w:r>
          <w:br/>
          <w:delText>– входные билеты в музей;</w:delText>
        </w:r>
        <w:r>
          <w:br/>
          <w:delText>– чаепитие с блинами (чай, 2 блина, сгущенка)</w:delText>
        </w:r>
      </w:del>
    </w:p>
    <w:p w14:paraId="5073D37E" w14:textId="77777777" w:rsidR="00FC0C64" w:rsidRDefault="00FD2AC4">
      <w:pPr>
        <w:pStyle w:val="Heading1"/>
        <w:rPr>
          <w:del w:id="24" w:author="Pribil-Kövesdy Döníz" w:date="2026-09-22T12:21:00Z" w16du:dateUtc="2026-09-22T16:21:00Z"/>
        </w:rPr>
      </w:pPr>
      <w:del w:id="25" w:author="Pribil-Kövesdy Döníz" w:date="2026-09-22T12:21:00Z" w16du:dateUtc="2026-09-22T16:21:00Z">
        <w:r>
          <w:delText>Дополнительно оплачивается</w:delText>
        </w:r>
      </w:del>
    </w:p>
    <w:p w14:paraId="068559A0" w14:textId="77777777" w:rsidR="00FC0C64" w:rsidRDefault="00FD2AC4">
      <w:pPr>
        <w:rPr>
          <w:del w:id="26" w:author="Pribil-Kövesdy Döníz" w:date="2026-09-22T12:21:00Z" w16du:dateUtc="2026-09-22T16:21:00Z"/>
        </w:rPr>
      </w:pPr>
      <w:del w:id="27" w:author="Pribil-Kövesdy Döníz" w:date="2026-09-22T12:21:00Z" w16du:dateUtc="2026-09-22T16:21:00Z">
        <w:r>
          <w:delText>- Сувениры (по желанию)</w:delText>
        </w:r>
      </w:del>
    </w:p>
    <w:p w14:paraId="44CC023A" w14:textId="77777777" w:rsidR="00FC0C64" w:rsidRDefault="00FD2AC4">
      <w:pPr>
        <w:rPr>
          <w:del w:id="28" w:author="Pribil-Kövesdy Döníz" w:date="2026-09-22T12:21:00Z" w16du:dateUtc="2026-09-22T16:21:00Z"/>
        </w:rPr>
      </w:pPr>
      <w:del w:id="29" w:author="Pribil-Kövesdy Döníz" w:date="2026-09-22T12:21:00Z" w16du:dateUtc="2026-09-22T16:21:00Z">
        <w:r>
          <w:delText>Если Вы приезжаете из другого города, и у Вас нет родственников в Перми, наши менеджеры помогут забронировать для Вас гостиницу или хостел, чтобы подождать отправление тура. Или если в туре поздний приезд, а на общественный транспорт Вы уже не успеваете.</w:delText>
        </w:r>
      </w:del>
    </w:p>
    <w:p w14:paraId="617E4043" w14:textId="77777777" w:rsidR="00FC0C64" w:rsidRDefault="00FD2AC4">
      <w:pPr>
        <w:pStyle w:val="Heading1"/>
        <w:rPr>
          <w:del w:id="30" w:author="Pribil-Kövesdy Döníz" w:date="2026-09-22T12:21:00Z" w16du:dateUtc="2026-09-22T16:21:00Z"/>
        </w:rPr>
      </w:pPr>
      <w:del w:id="31" w:author="Pribil-Kövesdy Döníz" w:date="2026-09-22T12:21:00Z" w16du:dateUtc="2026-09-22T16:21:00Z">
        <w:r>
          <w:delText>Информация о транспорте</w:delText>
        </w:r>
      </w:del>
    </w:p>
    <w:p w14:paraId="43743856" w14:textId="77777777" w:rsidR="00FC0C64" w:rsidRDefault="00FD2AC4">
      <w:pPr>
        <w:rPr>
          <w:del w:id="32" w:author="Pribil-Kövesdy Döníz" w:date="2026-09-22T12:21:00Z" w16du:dateUtc="2026-09-22T16:21:00Z"/>
        </w:rPr>
      </w:pPr>
      <w:del w:id="33" w:author="Pribil-Kövesdy Döníz" w:date="2026-09-22T12:21:00Z" w16du:dateUtc="2026-09-22T16:21:00Z">
        <w:r>
          <w:delText>09.00 -</w:delText>
        </w:r>
        <w:r>
          <w:fldChar w:fldCharType="begin"/>
        </w:r>
        <w:r>
          <w:delInstrText>HYPERLINK "https://yandex.ru/maps/?um=constructor%3Ae6f524387b89444767530c62848554a79d8f05c72543cb471e79f7754378d041&amp;source=constructorLink"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г. Пермь, ул. Ленина, 53, ДрамТеатр со стороны ул. Борчанинова</w:delText>
        </w:r>
        <w:r>
          <w:fldChar w:fldCharType="end"/>
        </w:r>
        <w:r>
          <w:br/>
          <w:delText>09.10 -</w:delText>
        </w:r>
        <w:r>
          <w:fldChar w:fldCharType="begin"/>
        </w:r>
        <w:r>
          <w:delInstrText>HYPERLINK "https://yandex.ru/maps/?um=constructor%3A95333cb96ba2bf94ae5b793e040f1eff9a4908adfc528baabb9d63c88a68b952&amp;source=constructorLink"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ост. Сосновый бор (по ул. Якутская)</w:delText>
        </w:r>
        <w:r>
          <w:fldChar w:fldCharType="end"/>
        </w:r>
        <w:r>
          <w:br/>
          <w:delText>09.15 -</w:delText>
        </w:r>
        <w:r>
          <w:fldChar w:fldCharType="begin"/>
        </w:r>
        <w:r>
          <w:delInstrText>HYPERLINK "https://yandex.ru/maps/?um=constructor%3Aea3f7f358c546ccbb3e3d219ae8e006a4fa72830626912b2798f1d9bd486e390&amp;source=constructorLink"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м-н Закамск, ост. Лядова</w:delText>
        </w:r>
        <w:r>
          <w:fldChar w:fldCharType="end"/>
        </w:r>
        <w:r>
          <w:br/>
          <w:delText>09.40 -</w:delText>
        </w:r>
        <w:r>
          <w:fldChar w:fldCharType="begin"/>
        </w:r>
        <w:r>
          <w:delInstrText>HYPERLINK "https://yandex.ru/maps/?um=constructor%3A2ab126b8f48b990ccbef5fb4ddbf910e8e26b17a40ca3912de854faf2f092789&amp;source=constructorLink"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г. Краснокамск, ост. Фабрика Гознак</w:delText>
        </w:r>
        <w:r>
          <w:fldChar w:fldCharType="end"/>
        </w:r>
        <w:r>
          <w:br/>
          <w:delText>09.45 -</w:delText>
        </w:r>
        <w:r>
          <w:fldChar w:fldCharType="begin"/>
        </w:r>
        <w:r>
          <w:delInstrText>HYPERLINK "https://yandex.ru/maps/?um=constructor%3A20601976dc6b4f6b160de70717ef01df0e11c32a9654dcbed6ff2c552b24076c&amp;source=constructorLink"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ост. Отворот на Майский</w:delText>
        </w:r>
        <w:r>
          <w:fldChar w:fldCharType="end"/>
        </w:r>
        <w:r>
          <w:br/>
          <w:delText>10.00 -</w:delText>
        </w:r>
        <w:r>
          <w:fldChar w:fldCharType="begin"/>
        </w:r>
        <w:r>
          <w:delInstrText>HYPERLINK "https://yandex.ru/maps/?um=constructor%3A4c43928392b87e0e9b418c7d69500b5642d2123f6238ea09d718326fc3d4be4f&amp;source=constructorLink"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Нытвенский отворот</w:delText>
        </w:r>
        <w:r>
          <w:fldChar w:fldCharType="end"/>
        </w:r>
      </w:del>
    </w:p>
    <w:p w14:paraId="5CA20798" w14:textId="77777777" w:rsidR="00FC0C64" w:rsidRDefault="00FD2AC4">
      <w:pPr>
        <w:pStyle w:val="Heading1"/>
        <w:rPr>
          <w:del w:id="34" w:author="Pribil-Kövesdy Döníz" w:date="2026-09-22T12:21:00Z" w16du:dateUtc="2026-09-22T16:21:00Z"/>
        </w:rPr>
      </w:pPr>
      <w:del w:id="35" w:author="Pribil-Kövesdy Döníz" w:date="2026-09-22T12:21:00Z" w16du:dateUtc="2026-09-22T16:21:00Z">
        <w:r>
          <w:delText>Документы для поездки</w:delText>
        </w:r>
      </w:del>
    </w:p>
    <w:p w14:paraId="4F0A2F94" w14:textId="77777777" w:rsidR="00FC0C64" w:rsidRDefault="00FD2AC4">
      <w:pPr>
        <w:rPr>
          <w:del w:id="36" w:author="Pribil-Kövesdy Döníz" w:date="2026-09-22T12:21:00Z" w16du:dateUtc="2026-09-22T16:21:00Z"/>
        </w:rPr>
      </w:pPr>
      <w:del w:id="37" w:author="Pribil-Kövesdy Döníz" w:date="2026-09-22T12:21:00Z" w16du:dateUtc="2026-09-22T16:21:00Z">
        <w:r>
          <w:delText>Оригиналы паспорта/свидетельства о рождении, мед. полис</w:delText>
        </w:r>
        <w:r>
          <w:br/>
        </w:r>
        <w:r>
          <w:fldChar w:fldCharType="begin"/>
        </w:r>
        <w:r>
          <w:delInstrText>HYPERLINK "https://docs.google.com/document/d/1I7-xsh8XhXeNqQmV4zGf0s3AEkXe3Vg0fkx5GUxz5VI/edit?tab=t.0" \l "heading=h.1owj0ogjaeh7" \h</w:delInstrText>
        </w:r>
        <w:r>
          <w:fldChar w:fldCharType="separate"/>
        </w:r>
        <w:r>
          <w:rPr>
            <w:color w:val="0000FF"/>
            <w:u w:val="single"/>
          </w:rPr>
          <w:delText>Распечатать памятку по туру</w:delText>
        </w:r>
        <w:r>
          <w:fldChar w:fldCharType="end"/>
        </w:r>
      </w:del>
    </w:p>
    <w:p w14:paraId="54D0270B" w14:textId="77777777" w:rsidR="00FC0C64" w:rsidRDefault="00FD2AC4">
      <w:pPr>
        <w:pStyle w:val="Heading1"/>
        <w:rPr>
          <w:del w:id="38" w:author="Pribil-Kövesdy Döníz" w:date="2026-09-22T12:21:00Z" w16du:dateUtc="2026-09-22T16:21:00Z"/>
        </w:rPr>
      </w:pPr>
      <w:del w:id="39" w:author="Pribil-Kövesdy Döníz" w:date="2026-09-22T12:21:00Z" w16du:dateUtc="2026-09-22T16:21:00Z">
        <w:r>
          <w:delText>Рекомендуем взять с собой</w:delText>
        </w:r>
      </w:del>
    </w:p>
    <w:p w14:paraId="5076A883" w14:textId="77777777" w:rsidR="00FC0C64" w:rsidRDefault="00FD2AC4">
      <w:pPr>
        <w:rPr>
          <w:del w:id="40" w:author="Pribil-Kövesdy Döníz" w:date="2026-09-22T12:21:00Z" w16du:dateUtc="2026-09-22T16:21:00Z"/>
        </w:rPr>
      </w:pPr>
      <w:del w:id="41" w:author="Pribil-Kövesdy Döníz" w:date="2026-09-22T12:21:00Z" w16du:dateUtc="2026-09-22T16:21:00Z">
        <w:r>
          <w:rPr>
            <w:b/>
          </w:rPr>
          <w:delText>Для автобуса:</w:delText>
        </w:r>
        <w:r>
          <w:br/>
          <w:delText>– удобную одежду и обувь для комфортной поездки, если требуется;</w:delText>
        </w:r>
        <w:r>
          <w:br/>
          <w:delText>– питьевая вода, перекус;</w:delText>
        </w:r>
        <w:r>
          <w:br/>
          <w:delText>– пауэрбанк; USB-кабель для зарядки телефона;</w:delText>
        </w:r>
        <w:r>
          <w:br/>
          <w:delText>– аптечку для личного применения;</w:delText>
        </w:r>
        <w:r>
          <w:br/>
          <w:delText>– плед;</w:delText>
        </w:r>
        <w:r>
          <w:br/>
          <w:delText>– подушечку для головы;</w:delText>
        </w:r>
      </w:del>
    </w:p>
    <w:p w14:paraId="732B896C" w14:textId="77777777" w:rsidR="00FC0C64" w:rsidRDefault="00FD2AC4">
      <w:pPr>
        <w:rPr>
          <w:del w:id="42" w:author="Pribil-Kövesdy Döníz" w:date="2026-09-22T12:21:00Z" w16du:dateUtc="2026-09-22T16:21:00Z"/>
        </w:rPr>
      </w:pPr>
      <w:del w:id="43" w:author="Pribil-Kövesdy Döníz" w:date="2026-09-22T12:21:00Z" w16du:dateUtc="2026-09-22T16:21:00Z">
        <w:r>
          <w:rPr>
            <w:b/>
          </w:rPr>
          <w:delText>Для экскурсий:</w:delText>
        </w:r>
        <w:r>
          <w:br/>
          <w:delText>– удобную одежду и обувь по погоде;</w:delText>
        </w:r>
        <w:r>
          <w:br/>
        </w:r>
        <w:r>
          <w:delText>– рюкзак, либо поясную сумку для безопасности личного имущества;</w:delText>
        </w:r>
        <w:r>
          <w:br/>
          <w:delText>– деньги на покупку сувениров и т.д</w:delText>
        </w:r>
        <w:r>
          <w:br/>
          <w:delText>– фотоаппарат;</w:delText>
        </w:r>
        <w:r>
          <w:br/>
          <w:delText>– питьевая вода,перекус;</w:delText>
        </w:r>
        <w:r>
          <w:br/>
          <w:delText>– пауэрбанк;</w:delText>
        </w:r>
        <w:r>
          <w:br/>
        </w:r>
      </w:del>
    </w:p>
    <w:p w14:paraId="6843DA49" w14:textId="77777777" w:rsidR="00FC0C64" w:rsidRDefault="00FD2AC4">
      <w:pPr>
        <w:rPr>
          <w:del w:id="44" w:author="Pribil-Kövesdy Döníz" w:date="2026-09-22T12:21:00Z" w16du:dateUtc="2026-09-22T16:21:00Z"/>
        </w:rPr>
      </w:pPr>
      <w:del w:id="45" w:author="Pribil-Kövesdy Döníz" w:date="2026-09-22T12:21:00Z" w16du:dateUtc="2026-09-22T16:21:00Z">
        <w:r>
          <w:rPr>
            <w:b/>
          </w:rPr>
          <w:delText>Обратите внимание! </w:delText>
        </w:r>
        <w:r>
          <w:delText>В соответствии с действующим законодательством для перевозки детей в автобусе необходимо использовать соответствующее удерживающее устройство — бустер. В случае остановки автобуса сотрудниками ГИБДД ответственность за соблюдение требований по безопасной перевозке несут родители или сопровождающие лица ребенка. Просим обеспечить наличие и использование бустера для всех детей в возрасте до 5 лет включительно. В случае оформления административного штрафа за нарушение требований по перевозке детей, его оплату б</w:delText>
        </w:r>
        <w:r>
          <w:delText>удут нести родители или сопровождающие лица ребенка.</w:delText>
        </w:r>
      </w:del>
    </w:p>
    <w:p w14:paraId="0E1A0B7F" w14:textId="77777777" w:rsidR="00FC0C64" w:rsidRDefault="00FD2AC4">
      <w:pPr>
        <w:rPr>
          <w:del w:id="46" w:author="Pribil-Kövesdy Döníz" w:date="2026-09-22T12:21:00Z" w16du:dateUtc="2026-09-22T16:21:00Z"/>
        </w:rPr>
      </w:pPr>
      <w:del w:id="47" w:author="Pribil-Kövesdy Döníz" w:date="2026-09-22T12:21:00Z" w16du:dateUtc="2026-09-22T16:21:00Z">
        <w:r>
          <w:delText>*В автобусе предусмотрены USB-розетки для подзарядки устройств. Однако туроператор не гарантирует их исправную работу, поэтому рекомендуем иметь при себе портативный зарядник (power bank) для удобства во время поездки</w:delText>
        </w:r>
      </w:del>
    </w:p>
    <w:p w14:paraId="1837CCF9" w14:textId="77777777" w:rsidR="00FC0C64" w:rsidRDefault="00FD2AC4">
      <w:pPr>
        <w:pStyle w:val="Heading1"/>
        <w:rPr>
          <w:del w:id="48" w:author="Pribil-Kövesdy Döníz" w:date="2026-09-22T12:21:00Z" w16du:dateUtc="2026-09-22T16:21:00Z"/>
        </w:rPr>
      </w:pPr>
      <w:del w:id="49" w:author="Pribil-Kövesdy Döníz" w:date="2026-09-22T12:21:00Z" w16du:dateUtc="2026-09-22T16:21:00Z">
        <w:r>
          <w:delText>Программа тура</w:delText>
        </w:r>
      </w:del>
    </w:p>
    <w:p w14:paraId="2FBF2B06" w14:textId="77777777" w:rsidR="00FC0C64" w:rsidRDefault="00FD2AC4">
      <w:pPr>
        <w:rPr>
          <w:del w:id="50" w:author="Pribil-Kövesdy Döníz" w:date="2026-09-22T12:21:00Z" w16du:dateUtc="2026-09-22T16:21:00Z"/>
        </w:rPr>
      </w:pPr>
      <w:del w:id="51" w:author="Pribil-Kövesdy Döníz" w:date="2026-09-22T12:21:00Z" w16du:dateUtc="2026-09-22T16:21:00Z">
        <w:r>
          <w:delText>09.00 - Выезд из Перми с путевой экскурсией</w:delText>
        </w:r>
        <w:r>
          <w:br/>
          <w:delText>11.00 - Прибытие в Очер на масленичную программу:</w:delText>
        </w:r>
        <w:r>
          <w:br/>
        </w:r>
        <w:r>
          <w:rPr>
            <w:b/>
          </w:rPr>
          <w:delText>Вас ждет: </w:delText>
        </w:r>
      </w:del>
    </w:p>
    <w:p w14:paraId="53E2525B" w14:textId="77777777" w:rsidR="00FC0C64" w:rsidRDefault="00FD2AC4">
      <w:pPr>
        <w:pStyle w:val="ListBullet"/>
        <w:rPr>
          <w:del w:id="52" w:author="Pribil-Kövesdy Döníz" w:date="2026-09-22T12:21:00Z" w16du:dateUtc="2026-09-22T16:21:00Z"/>
        </w:rPr>
      </w:pPr>
      <w:del w:id="53" w:author="Pribil-Kövesdy Döníz" w:date="2026-09-22T12:21:00Z" w16du:dateUtc="2026-09-22T16:21:00Z">
        <w:r>
          <w:rPr>
            <w:b/>
          </w:rPr>
          <w:delText>Гастрономическая</w:delText>
        </w:r>
        <w:r>
          <w:delText>экскурсия в очерский музей. В рамках гастрономической экскурсии туристов угощают пирогом с начинкой пермского периода, традиционной рубленой капустой, сбитнем и продукцией компании «Русский лес» (джемы и варенье) (для туристов младше 18 лет и тех, кто не употребляет алкоголь, угостим продукцией компании Очёрский завод напитков)</w:delText>
        </w:r>
      </w:del>
    </w:p>
    <w:p w14:paraId="2C7E4A59" w14:textId="77777777" w:rsidR="00FC0C64" w:rsidRDefault="00FD2AC4">
      <w:pPr>
        <w:pStyle w:val="ListBullet"/>
        <w:rPr>
          <w:del w:id="54" w:author="Pribil-Kövesdy Döníz" w:date="2026-09-22T12:21:00Z" w16du:dateUtc="2026-09-22T16:21:00Z"/>
        </w:rPr>
      </w:pPr>
      <w:del w:id="55" w:author="Pribil-Kövesdy Döníz" w:date="2026-09-22T12:21:00Z" w16du:dateUtc="2026-09-22T16:21:00Z">
        <w:r>
          <w:delText>Программа на свежем воздухе: перетягивание каната, ходули, бой мешками, блинная эстафета и т.д.</w:delText>
        </w:r>
      </w:del>
    </w:p>
    <w:p w14:paraId="03F6F148" w14:textId="77777777" w:rsidR="00FC0C64" w:rsidRDefault="00FD2AC4">
      <w:pPr>
        <w:pStyle w:val="ListBullet"/>
        <w:rPr>
          <w:del w:id="56" w:author="Pribil-Kövesdy Döníz" w:date="2026-09-22T12:21:00Z" w16du:dateUtc="2026-09-22T16:21:00Z"/>
        </w:rPr>
      </w:pPr>
      <w:del w:id="57" w:author="Pribil-Kövesdy Döníz" w:date="2026-09-22T12:21:00Z" w16du:dateUtc="2026-09-22T16:21:00Z">
        <w:r>
          <w:delText>Сжигание чучела</w:delText>
        </w:r>
      </w:del>
    </w:p>
    <w:p w14:paraId="33930C6E" w14:textId="77777777" w:rsidR="00FC0C64" w:rsidRDefault="00FD2AC4">
      <w:pPr>
        <w:pStyle w:val="ListBullet"/>
        <w:rPr>
          <w:del w:id="58" w:author="Pribil-Kövesdy Döníz" w:date="2026-09-22T12:21:00Z" w16du:dateUtc="2026-09-22T16:21:00Z"/>
        </w:rPr>
      </w:pPr>
      <w:del w:id="59" w:author="Pribil-Kövesdy Döníz" w:date="2026-09-22T12:21:00Z" w16du:dateUtc="2026-09-22T16:21:00Z">
        <w:r>
          <w:delText>Чаепитие с блинами (проходит на улице)</w:delText>
        </w:r>
      </w:del>
    </w:p>
    <w:p w14:paraId="2B50B76C" w14:textId="77777777" w:rsidR="00FC0C64" w:rsidRDefault="00FD2AC4">
      <w:pPr>
        <w:rPr>
          <w:del w:id="60" w:author="Pribil-Kövesdy Döníz" w:date="2026-09-22T12:21:00Z" w16du:dateUtc="2026-09-22T16:21:00Z"/>
        </w:rPr>
      </w:pPr>
      <w:del w:id="61" w:author="Pribil-Kövesdy Döníz" w:date="2026-09-22T12:21:00Z" w16du:dateUtc="2026-09-22T16:21:00Z">
        <w:r>
          <w:delText>13.30 - Окончание масленичной программы</w:delText>
        </w:r>
        <w:r>
          <w:br/>
          <w:delText>13.30 - 15.00 - Обзорная экскурсия по Очеру</w:delText>
        </w:r>
        <w:r>
          <w:br/>
          <w:delText>15.00 - Выезд группы в Пермь</w:delText>
        </w:r>
        <w:r>
          <w:br/>
          <w:delText>17.00 - Ориентировочное время прибытие в Пермь</w:delText>
        </w:r>
      </w:del>
    </w:p>
    <w:p w14:paraId="52996D72" w14:textId="77777777" w:rsidR="00FC0C64" w:rsidRDefault="00FD2AC4">
      <w:pPr>
        <w:rPr>
          <w:del w:id="62" w:author="Pribil-Kövesdy Döníz" w:date="2026-09-22T12:21:00Z" w16du:dateUtc="2026-09-22T16:21:00Z"/>
        </w:rPr>
      </w:pPr>
      <w:del w:id="63" w:author="Pribil-Kövesdy Döníz" w:date="2026-09-22T12:21:00Z" w16du:dateUtc="2026-09-22T16:21:00Z">
        <w:r>
          <w:rPr>
            <w:b/>
          </w:rPr>
          <w:delText>! Обращаем ваше внимание, что в рамках экскурсии будет предложен напиток сбитень, который содержит небольшое количество алкоголя. Просим учитывать эту информацию при планировании участия. Если у вас есть ограничения по употреблению алкоголя, сообщите об этом при бронировании тура. Программа рекомендована к участию туристов старше 18 лет</w:delText>
        </w:r>
      </w:del>
    </w:p>
    <w:p w14:paraId="630885A1" w14:textId="77777777" w:rsidR="00FC0C64" w:rsidRDefault="00FD2AC4">
      <w:pPr>
        <w:rPr>
          <w:del w:id="64" w:author="Pribil-Kövesdy Döníz" w:date="2026-09-22T12:21:00Z" w16du:dateUtc="2026-09-22T16:21:00Z"/>
        </w:rPr>
      </w:pPr>
      <w:del w:id="65" w:author="Pribil-Kövesdy Döníz" w:date="2026-09-22T12:21:00Z" w16du:dateUtc="2026-09-22T16:21:00Z">
        <w:r>
          <w:br/>
        </w:r>
      </w:del>
    </w:p>
    <w:p w14:paraId="58FB5BCF" w14:textId="77777777" w:rsidR="00FC0C64" w:rsidRDefault="00FD2AC4">
      <w:pPr>
        <w:pStyle w:val="Heading1"/>
        <w:rPr>
          <w:del w:id="66" w:author="Pribil-Kövesdy Döníz" w:date="2026-09-22T12:21:00Z" w16du:dateUtc="2026-09-22T16:21:00Z"/>
        </w:rPr>
      </w:pPr>
      <w:del w:id="67" w:author="Pribil-Kövesdy Döníz" w:date="2026-09-22T12:21:00Z" w16du:dateUtc="2026-09-22T16:21:00Z">
        <w:r>
          <w:delText>Скидки</w:delText>
        </w:r>
      </w:del>
    </w:p>
    <w:p w14:paraId="3DFE0ABC" w14:textId="77777777" w:rsidR="00FC0C64" w:rsidRDefault="00FC0C64">
      <w:pPr>
        <w:rPr>
          <w:del w:id="68" w:author="Pribil-Kövesdy Döníz" w:date="2026-09-22T12:21:00Z" w16du:dateUtc="2026-09-22T16:21:00Z"/>
        </w:rPr>
        <w:sectPr w:rsidR="00FC0C64">
          <w:headerReference w:type="default" r:id="rId8"/>
          <w:footerReference w:type="default" r:id="rId9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5EEB5C6" w14:textId="77777777" w:rsidR="00FC0C64" w:rsidRDefault="00FD2AC4">
      <w:pPr>
        <w:rPr>
          <w:del w:id="72" w:author="Pribil-Kövesdy Döníz" w:date="2026-09-22T12:21:00Z" w16du:dateUtc="2026-09-22T16:21:00Z"/>
        </w:rPr>
      </w:pPr>
      <w:del w:id="73" w:author="Pribil-Kövesdy Döníz" w:date="2026-09-22T12:21:00Z" w16du:dateUtc="2026-09-22T16:21:00Z">
        <w:r>
          <w:rPr>
            <w:b/>
            <w:sz w:val="28"/>
          </w:rPr>
          <w:delText>Базовый тариф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74" w:author="Pribil-Kövesdy Döníz" w:date="2026-09-22T12:21:00Z" w16du:dateUtc="2026-09-22T16:21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75">
          <w:tblGrid>
            <w:gridCol w:w="2802"/>
            <w:gridCol w:w="4398"/>
            <w:gridCol w:w="6942"/>
            <w:gridCol w:w="258"/>
          </w:tblGrid>
        </w:tblGridChange>
      </w:tblGrid>
      <w:tr w:rsidR="00FC0C64" w14:paraId="084BE131" w14:textId="77777777" w:rsidTr="00AD06DF">
        <w:tc>
          <w:tcPr>
            <w:tcW w:w="2802" w:type="dxa"/>
            <w:tcPrChange w:id="76" w:author="Pribil-Kövesdy Döníz" w:date="2026-09-22T12:21:00Z" w16du:dateUtc="2026-09-22T16:21:00Z">
              <w:tcPr>
                <w:tcW w:w="7200" w:type="dxa"/>
                <w:gridSpan w:val="2"/>
              </w:tcPr>
            </w:tcPrChange>
          </w:tcPr>
          <w:p w14:paraId="41C040D9" w14:textId="77777777" w:rsidR="00FC0C64" w:rsidRDefault="00854C26">
            <w:ins w:id="77" w:author="Pribil-Kövesdy Döníz" w:date="2026-09-22T12:21:00Z" w16du:dateUtc="2026-09-22T16:21:00Z">
              <w:r>
                <w:t>Név</w:t>
              </w:r>
            </w:ins>
            <w:del w:id="78" w:author="Pribil-Kövesdy Döníz" w:date="2026-09-22T12:21:00Z" w16du:dateUtc="2026-09-22T16:21:00Z">
              <w:r w:rsidR="00FD2AC4">
                <w:delText>Дата</w:delText>
              </w:r>
            </w:del>
          </w:p>
        </w:tc>
        <w:tc>
          <w:tcPr>
            <w:tcW w:w="11340" w:type="dxa"/>
            <w:tcPrChange w:id="79" w:author="Pribil-Kövesdy Döníz" w:date="2026-09-22T12:21:00Z" w16du:dateUtc="2026-09-22T16:21:00Z">
              <w:tcPr>
                <w:tcW w:w="7200" w:type="dxa"/>
                <w:gridSpan w:val="2"/>
              </w:tcPr>
            </w:tcPrChange>
          </w:tcPr>
          <w:p w14:paraId="0784AF75" w14:textId="77777777" w:rsidR="00FC0C64" w:rsidRDefault="00FD2AC4">
            <w:del w:id="80" w:author="Pribil-Kövesdy Döníz" w:date="2026-09-22T12:21:00Z" w16du:dateUtc="2026-09-22T16:21:00Z">
              <w:r>
                <w:delText>Стоимость</w:delText>
              </w:r>
            </w:del>
          </w:p>
        </w:tc>
      </w:tr>
      <w:tr w:rsidR="00FC0C64" w14:paraId="37AD7FC7" w14:textId="77777777" w:rsidTr="00AD06DF">
        <w:tc>
          <w:tcPr>
            <w:tcW w:w="2802" w:type="dxa"/>
            <w:tcPrChange w:id="81" w:author="Pribil-Kövesdy Döníz" w:date="2026-09-22T12:21:00Z" w16du:dateUtc="2026-09-22T16:21:00Z">
              <w:tcPr>
                <w:tcW w:w="7200" w:type="dxa"/>
                <w:gridSpan w:val="2"/>
              </w:tcPr>
            </w:tcPrChange>
          </w:tcPr>
          <w:p w14:paraId="620AC56D" w14:textId="77777777" w:rsidR="00FC0C64" w:rsidRDefault="00F520F7">
            <w:ins w:id="82" w:author="Pribil-Kövesdy Döníz" w:date="2026-09-22T12:21:00Z" w16du:dateUtc="2026-09-22T16:21:00Z">
              <w:r>
                <w:t>B</w:t>
              </w:r>
              <w:r w:rsidR="00854C26">
                <w:t>eosztás</w:t>
              </w:r>
            </w:ins>
            <w:del w:id="83" w:author="Pribil-Kövesdy Döníz" w:date="2026-09-22T12:21:00Z" w16du:dateUtc="2026-09-22T16:21:00Z">
              <w:r w:rsidR="00FD2AC4">
                <w:delText>22.02.2026</w:delText>
              </w:r>
            </w:del>
          </w:p>
        </w:tc>
        <w:tc>
          <w:tcPr>
            <w:tcW w:w="11340" w:type="dxa"/>
            <w:tcPrChange w:id="84" w:author="Pribil-Kövesdy Döníz" w:date="2026-09-22T12:21:00Z" w16du:dateUtc="2026-09-22T16:21:00Z">
              <w:tcPr>
                <w:tcW w:w="7200" w:type="dxa"/>
                <w:gridSpan w:val="2"/>
              </w:tcPr>
            </w:tcPrChange>
          </w:tcPr>
          <w:p w14:paraId="5244E261" w14:textId="77777777" w:rsidR="00FC0C64" w:rsidRDefault="00FD2AC4">
            <w:del w:id="85" w:author="Pribil-Kövesdy Döníz" w:date="2026-09-22T12:21:00Z" w16du:dateUtc="2026-09-22T16:21:00Z">
              <w:r>
                <w:delText>3500</w:delText>
              </w:r>
            </w:del>
          </w:p>
        </w:tc>
      </w:tr>
    </w:tbl>
    <w:p w14:paraId="44903125" w14:textId="77777777" w:rsidR="00854C26" w:rsidRPr="00854C26" w:rsidRDefault="00854C26" w:rsidP="0061350B">
      <w:pPr>
        <w:spacing w:before="360" w:line="240" w:lineRule="auto"/>
        <w:rPr>
          <w:ins w:id="86" w:author="Pribil-Kövesdy Döníz" w:date="2026-09-22T12:21:00Z" w16du:dateUtc="2026-09-22T16:21:00Z"/>
          <w:sz w:val="28"/>
          <w:szCs w:val="28"/>
        </w:rPr>
      </w:pPr>
      <w:ins w:id="87" w:author="Pribil-Kövesdy Döníz" w:date="2026-09-22T12:21:00Z" w16du:dateUtc="2026-09-22T16:2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740FD49E" w14:textId="77777777" w:rsidTr="0061350B">
        <w:trPr>
          <w:trHeight w:val="1168"/>
          <w:ins w:id="88" w:author="Pribil-Kövesdy Döníz" w:date="2026-09-22T12:21:00Z" w16du:dateUtc="2026-09-22T16:21:00Z"/>
        </w:trPr>
        <w:tc>
          <w:tcPr>
            <w:tcW w:w="2802" w:type="dxa"/>
          </w:tcPr>
          <w:p w14:paraId="6ABA33ED" w14:textId="77777777" w:rsidR="00854C26" w:rsidRDefault="00A236F9" w:rsidP="00391C9E">
            <w:pPr>
              <w:rPr>
                <w:ins w:id="89" w:author="Pribil-Kövesdy Döníz" w:date="2026-09-22T12:21:00Z" w16du:dateUtc="2026-09-22T16:21:00Z"/>
              </w:rPr>
            </w:pPr>
            <w:ins w:id="90" w:author="Pribil-Kövesdy Döníz" w:date="2026-09-22T12:21:00Z" w16du:dateUtc="2026-09-22T16:21:00Z">
              <w:r>
                <w:t>Mobilitás típusa</w:t>
              </w:r>
            </w:ins>
          </w:p>
          <w:p w14:paraId="046702FD" w14:textId="77777777" w:rsidR="00A236F9" w:rsidRDefault="00A236F9" w:rsidP="00391C9E">
            <w:pPr>
              <w:rPr>
                <w:ins w:id="91" w:author="Pribil-Kövesdy Döníz" w:date="2026-09-22T12:21:00Z" w16du:dateUtc="2026-09-22T16:21:00Z"/>
              </w:rPr>
            </w:pPr>
            <w:ins w:id="92" w:author="Pribil-Kövesdy Döníz" w:date="2026-09-22T12:21:00Z" w16du:dateUtc="2026-09-22T16:2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7EEA48FF" w14:textId="77777777" w:rsidR="00854C26" w:rsidRDefault="00A236F9" w:rsidP="00391C9E">
            <w:pPr>
              <w:pStyle w:val="ListParagraph"/>
              <w:numPr>
                <w:ilvl w:val="0"/>
                <w:numId w:val="10"/>
              </w:numPr>
              <w:rPr>
                <w:ins w:id="93" w:author="Pribil-Kövesdy Döníz" w:date="2026-09-22T12:21:00Z" w16du:dateUtc="2026-09-22T16:21:00Z"/>
              </w:rPr>
            </w:pPr>
            <w:ins w:id="94" w:author="Pribil-Kövesdy Döníz" w:date="2026-09-22T12:21:00Z" w16du:dateUtc="2026-09-22T16:21:00Z">
              <w:r>
                <w:t>szakmai továbbképzés</w:t>
              </w:r>
            </w:ins>
          </w:p>
          <w:p w14:paraId="7CFF5B77" w14:textId="77777777" w:rsidR="00A236F9" w:rsidRDefault="00A236F9" w:rsidP="00391C9E">
            <w:pPr>
              <w:pStyle w:val="ListParagraph"/>
              <w:numPr>
                <w:ilvl w:val="0"/>
                <w:numId w:val="10"/>
              </w:numPr>
              <w:rPr>
                <w:ins w:id="95" w:author="Pribil-Kövesdy Döníz" w:date="2026-09-22T12:21:00Z" w16du:dateUtc="2026-09-22T16:21:00Z"/>
              </w:rPr>
            </w:pPr>
            <w:ins w:id="96" w:author="Pribil-Kövesdy Döníz" w:date="2026-09-22T12:21:00Z" w16du:dateUtc="2026-09-22T16:21:00Z">
              <w:r>
                <w:t>nyelvtanfolyam</w:t>
              </w:r>
            </w:ins>
          </w:p>
          <w:p w14:paraId="6B64D598" w14:textId="77777777" w:rsidR="00A236F9" w:rsidRDefault="00F520F7" w:rsidP="00391C9E">
            <w:pPr>
              <w:pStyle w:val="ListParagraph"/>
              <w:numPr>
                <w:ilvl w:val="0"/>
                <w:numId w:val="10"/>
              </w:numPr>
              <w:rPr>
                <w:ins w:id="97" w:author="Pribil-Kövesdy Döníz" w:date="2026-09-22T12:21:00Z" w16du:dateUtc="2026-09-22T16:21:00Z"/>
              </w:rPr>
            </w:pPr>
            <w:ins w:id="98" w:author="Pribil-Kövesdy Döníz" w:date="2026-09-22T12:21:00Z" w16du:dateUtc="2026-09-22T16:21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166321AE" w14:textId="77777777" w:rsidR="00A236F9" w:rsidRDefault="00A236F9" w:rsidP="00391C9E">
            <w:pPr>
              <w:pStyle w:val="ListParagraph"/>
              <w:numPr>
                <w:ilvl w:val="0"/>
                <w:numId w:val="10"/>
              </w:numPr>
              <w:rPr>
                <w:ins w:id="99" w:author="Pribil-Kövesdy Döníz" w:date="2026-09-22T12:21:00Z" w16du:dateUtc="2026-09-22T16:21:00Z"/>
              </w:rPr>
            </w:pPr>
            <w:ins w:id="100" w:author="Pribil-Kövesdy Döníz" w:date="2026-09-22T12:21:00Z" w16du:dateUtc="2026-09-22T16:21:00Z">
              <w:r>
                <w:t>oktatási tevékenység</w:t>
              </w:r>
            </w:ins>
          </w:p>
        </w:tc>
      </w:tr>
      <w:tr w:rsidR="00A236F9" w14:paraId="60ED02C7" w14:textId="77777777" w:rsidTr="00AD06DF">
        <w:trPr>
          <w:ins w:id="101" w:author="Pribil-Kövesdy Döníz" w:date="2026-09-22T12:21:00Z" w16du:dateUtc="2026-09-22T16:21:00Z"/>
        </w:trPr>
        <w:tc>
          <w:tcPr>
            <w:tcW w:w="2802" w:type="dxa"/>
          </w:tcPr>
          <w:p w14:paraId="1E5CAB62" w14:textId="77777777" w:rsidR="00A236F9" w:rsidRDefault="00A236F9" w:rsidP="00391C9E">
            <w:pPr>
              <w:rPr>
                <w:ins w:id="102" w:author="Pribil-Kövesdy Döníz" w:date="2026-09-22T12:21:00Z" w16du:dateUtc="2026-09-22T16:21:00Z"/>
              </w:rPr>
            </w:pPr>
            <w:ins w:id="103" w:author="Pribil-Kövesdy Döníz" w:date="2026-09-22T12:21:00Z" w16du:dateUtc="2026-09-22T16:21:00Z">
              <w:r>
                <w:t>Továbbképzés címe</w:t>
              </w:r>
            </w:ins>
          </w:p>
          <w:p w14:paraId="64279D59" w14:textId="77777777" w:rsidR="00A236F9" w:rsidRDefault="00A236F9" w:rsidP="00391C9E">
            <w:pPr>
              <w:rPr>
                <w:ins w:id="104" w:author="Pribil-Kövesdy Döníz" w:date="2026-09-22T12:21:00Z" w16du:dateUtc="2026-09-22T16:21:00Z"/>
              </w:rPr>
            </w:pPr>
            <w:ins w:id="105" w:author="Pribil-Kövesdy Döníz" w:date="2026-09-22T12:21:00Z" w16du:dateUtc="2026-09-22T16:21:00Z">
              <w:r>
                <w:t>(amennyiben releváns)</w:t>
              </w:r>
            </w:ins>
          </w:p>
        </w:tc>
        <w:tc>
          <w:tcPr>
            <w:tcW w:w="11340" w:type="dxa"/>
          </w:tcPr>
          <w:p w14:paraId="5ECC5BDC" w14:textId="77777777" w:rsidR="00A236F9" w:rsidRDefault="00A236F9" w:rsidP="00391C9E">
            <w:pPr>
              <w:rPr>
                <w:ins w:id="106" w:author="Pribil-Kövesdy Döníz" w:date="2026-09-22T12:21:00Z" w16du:dateUtc="2026-09-22T16:21:00Z"/>
              </w:rPr>
            </w:pPr>
          </w:p>
        </w:tc>
      </w:tr>
      <w:tr w:rsidR="00A236F9" w14:paraId="0875338B" w14:textId="77777777" w:rsidTr="0061350B">
        <w:trPr>
          <w:trHeight w:val="428"/>
          <w:ins w:id="107" w:author="Pribil-Kövesdy Döníz" w:date="2026-09-22T12:21:00Z" w16du:dateUtc="2026-09-22T16:21:00Z"/>
        </w:trPr>
        <w:tc>
          <w:tcPr>
            <w:tcW w:w="2802" w:type="dxa"/>
          </w:tcPr>
          <w:p w14:paraId="7F906FCB" w14:textId="77777777" w:rsidR="00A236F9" w:rsidRDefault="00A236F9" w:rsidP="00391C9E">
            <w:pPr>
              <w:rPr>
                <w:ins w:id="108" w:author="Pribil-Kövesdy Döníz" w:date="2026-09-22T12:21:00Z" w16du:dateUtc="2026-09-22T16:21:00Z"/>
              </w:rPr>
            </w:pPr>
            <w:ins w:id="109" w:author="Pribil-Kövesdy Döníz" w:date="2026-09-22T12:21:00Z" w16du:dateUtc="2026-09-22T16:21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631DC757" w14:textId="77777777" w:rsidR="005E7FFD" w:rsidRDefault="005E7FFD" w:rsidP="00391C9E">
            <w:pPr>
              <w:rPr>
                <w:ins w:id="110" w:author="Pribil-Kövesdy Döníz" w:date="2026-09-22T12:21:00Z" w16du:dateUtc="2026-09-22T16:21:00Z"/>
              </w:rPr>
            </w:pPr>
          </w:p>
        </w:tc>
      </w:tr>
      <w:tr w:rsidR="005E7FFD" w14:paraId="7E99722E" w14:textId="77777777" w:rsidTr="0061350B">
        <w:trPr>
          <w:trHeight w:val="703"/>
          <w:ins w:id="111" w:author="Pribil-Kövesdy Döníz" w:date="2026-09-22T12:21:00Z" w16du:dateUtc="2026-09-22T16:21:00Z"/>
        </w:trPr>
        <w:tc>
          <w:tcPr>
            <w:tcW w:w="2802" w:type="dxa"/>
          </w:tcPr>
          <w:p w14:paraId="1347144B" w14:textId="77777777" w:rsidR="005E7FFD" w:rsidRDefault="005E7FFD" w:rsidP="00391C9E">
            <w:pPr>
              <w:rPr>
                <w:ins w:id="112" w:author="Pribil-Kövesdy Döníz" w:date="2026-09-22T12:21:00Z" w16du:dateUtc="2026-09-22T16:21:00Z"/>
              </w:rPr>
            </w:pPr>
            <w:ins w:id="113" w:author="Pribil-Kövesdy Döníz" w:date="2026-09-22T12:21:00Z" w16du:dateUtc="2026-09-22T16:21:00Z">
              <w:r>
                <w:t>Fogadó intézmény típusa</w:t>
              </w:r>
            </w:ins>
          </w:p>
          <w:p w14:paraId="28E24EF3" w14:textId="77777777" w:rsidR="005E7FFD" w:rsidRDefault="005E7FFD" w:rsidP="00391C9E">
            <w:pPr>
              <w:rPr>
                <w:ins w:id="114" w:author="Pribil-Kövesdy Döníz" w:date="2026-09-22T12:21:00Z" w16du:dateUtc="2026-09-22T16:21:00Z"/>
              </w:rPr>
            </w:pPr>
            <w:ins w:id="115" w:author="Pribil-Kövesdy Döníz" w:date="2026-09-22T12:21:00Z" w16du:dateUtc="2026-09-22T16:2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0CFB819E" w14:textId="77777777" w:rsidR="005E7FFD" w:rsidRDefault="005E7FFD" w:rsidP="00391C9E">
            <w:pPr>
              <w:pStyle w:val="ListParagraph"/>
              <w:numPr>
                <w:ilvl w:val="0"/>
                <w:numId w:val="11"/>
              </w:numPr>
              <w:rPr>
                <w:ins w:id="116" w:author="Pribil-Kövesdy Döníz" w:date="2026-09-22T12:21:00Z" w16du:dateUtc="2026-09-22T16:21:00Z"/>
              </w:rPr>
            </w:pPr>
            <w:ins w:id="117" w:author="Pribil-Kövesdy Döníz" w:date="2026-09-22T12:21:00Z" w16du:dateUtc="2026-09-22T16:21:00Z">
              <w:r>
                <w:t>oktatási intézmény</w:t>
              </w:r>
            </w:ins>
          </w:p>
          <w:p w14:paraId="27A84CDD" w14:textId="77777777" w:rsidR="005E7FFD" w:rsidRDefault="005E7FFD" w:rsidP="00391C9E">
            <w:pPr>
              <w:pStyle w:val="ListParagraph"/>
              <w:numPr>
                <w:ilvl w:val="0"/>
                <w:numId w:val="11"/>
              </w:numPr>
              <w:rPr>
                <w:ins w:id="118" w:author="Pribil-Kövesdy Döníz" w:date="2026-09-22T12:21:00Z" w16du:dateUtc="2026-09-22T16:21:00Z"/>
              </w:rPr>
            </w:pPr>
            <w:ins w:id="119" w:author="Pribil-Kövesdy Döníz" w:date="2026-09-22T12:21:00Z" w16du:dateUtc="2026-09-22T16:21:00Z">
              <w:r>
                <w:t>továbbképző intézmény</w:t>
              </w:r>
            </w:ins>
          </w:p>
        </w:tc>
      </w:tr>
      <w:tr w:rsidR="00A236F9" w14:paraId="0B3F143F" w14:textId="77777777" w:rsidTr="00AD06DF">
        <w:trPr>
          <w:ins w:id="120" w:author="Pribil-Kövesdy Döníz" w:date="2026-09-22T12:21:00Z" w16du:dateUtc="2026-09-22T16:21:00Z"/>
        </w:trPr>
        <w:tc>
          <w:tcPr>
            <w:tcW w:w="2802" w:type="dxa"/>
          </w:tcPr>
          <w:p w14:paraId="5FBE3BE1" w14:textId="77777777" w:rsidR="00A236F9" w:rsidRDefault="00A236F9" w:rsidP="00391C9E">
            <w:pPr>
              <w:rPr>
                <w:ins w:id="121" w:author="Pribil-Kövesdy Döníz" w:date="2026-09-22T12:21:00Z" w16du:dateUtc="2026-09-22T16:21:00Z"/>
              </w:rPr>
            </w:pPr>
            <w:ins w:id="122" w:author="Pribil-Kövesdy Döníz" w:date="2026-09-22T12:21:00Z" w16du:dateUtc="2026-09-22T16:21:00Z">
              <w:r>
                <w:t>Fogadó ország</w:t>
              </w:r>
            </w:ins>
          </w:p>
        </w:tc>
        <w:tc>
          <w:tcPr>
            <w:tcW w:w="11340" w:type="dxa"/>
          </w:tcPr>
          <w:p w14:paraId="200C199B" w14:textId="77777777" w:rsidR="00A236F9" w:rsidRDefault="00A236F9" w:rsidP="00391C9E">
            <w:pPr>
              <w:rPr>
                <w:ins w:id="123" w:author="Pribil-Kövesdy Döníz" w:date="2026-09-22T12:21:00Z" w16du:dateUtc="2026-09-22T16:21:00Z"/>
              </w:rPr>
            </w:pPr>
          </w:p>
        </w:tc>
      </w:tr>
      <w:tr w:rsidR="00A236F9" w14:paraId="00B550C6" w14:textId="77777777" w:rsidTr="00AD06DF">
        <w:trPr>
          <w:ins w:id="124" w:author="Pribil-Kövesdy Döníz" w:date="2026-09-22T12:21:00Z" w16du:dateUtc="2026-09-22T16:21:00Z"/>
        </w:trPr>
        <w:tc>
          <w:tcPr>
            <w:tcW w:w="2802" w:type="dxa"/>
          </w:tcPr>
          <w:p w14:paraId="0DF86C90" w14:textId="77777777" w:rsidR="00A236F9" w:rsidRDefault="00A236F9" w:rsidP="00391C9E">
            <w:pPr>
              <w:rPr>
                <w:ins w:id="125" w:author="Pribil-Kövesdy Döníz" w:date="2026-09-22T12:21:00Z" w16du:dateUtc="2026-09-22T16:21:00Z"/>
              </w:rPr>
            </w:pPr>
            <w:ins w:id="126" w:author="Pribil-Kövesdy Döníz" w:date="2026-09-22T12:21:00Z" w16du:dateUtc="2026-09-22T16:21:00Z">
              <w:r>
                <w:t>Munkanyelv</w:t>
              </w:r>
            </w:ins>
          </w:p>
        </w:tc>
        <w:tc>
          <w:tcPr>
            <w:tcW w:w="11340" w:type="dxa"/>
          </w:tcPr>
          <w:p w14:paraId="0E698238" w14:textId="77777777" w:rsidR="00A236F9" w:rsidRDefault="00A236F9" w:rsidP="00391C9E">
            <w:pPr>
              <w:rPr>
                <w:ins w:id="127" w:author="Pribil-Kövesdy Döníz" w:date="2026-09-22T12:21:00Z" w16du:dateUtc="2026-09-22T16:21:00Z"/>
              </w:rPr>
            </w:pPr>
          </w:p>
        </w:tc>
      </w:tr>
      <w:tr w:rsidR="00A236F9" w14:paraId="20739E31" w14:textId="77777777" w:rsidTr="00AD06DF">
        <w:trPr>
          <w:ins w:id="128" w:author="Pribil-Kövesdy Döníz" w:date="2026-09-22T12:21:00Z" w16du:dateUtc="2026-09-22T16:21:00Z"/>
        </w:trPr>
        <w:tc>
          <w:tcPr>
            <w:tcW w:w="2802" w:type="dxa"/>
          </w:tcPr>
          <w:p w14:paraId="46E878C5" w14:textId="77777777" w:rsidR="00A236F9" w:rsidRDefault="00A236F9" w:rsidP="00391C9E">
            <w:pPr>
              <w:rPr>
                <w:ins w:id="129" w:author="Pribil-Kövesdy Döníz" w:date="2026-09-22T12:21:00Z" w16du:dateUtc="2026-09-22T16:21:00Z"/>
              </w:rPr>
            </w:pPr>
            <w:ins w:id="130" w:author="Pribil-Kövesdy Döníz" w:date="2026-09-22T12:21:00Z" w16du:dateUtc="2026-09-22T16:21:00Z">
              <w:r>
                <w:t>Mobilitás időtartama</w:t>
              </w:r>
            </w:ins>
          </w:p>
          <w:p w14:paraId="5F6E0A49" w14:textId="77777777" w:rsidR="00A236F9" w:rsidRDefault="00A236F9" w:rsidP="00AD06DF">
            <w:pPr>
              <w:rPr>
                <w:ins w:id="131" w:author="Pribil-Kövesdy Döníz" w:date="2026-09-22T12:21:00Z" w16du:dateUtc="2026-09-22T16:21:00Z"/>
              </w:rPr>
            </w:pPr>
            <w:ins w:id="132" w:author="Pribil-Kövesdy Döníz" w:date="2026-09-22T12:21:00Z" w16du:dateUtc="2026-09-22T16:21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1B8D8D54" w14:textId="77777777" w:rsidR="00A236F9" w:rsidRDefault="00A236F9" w:rsidP="0061350B">
            <w:pPr>
              <w:ind w:firstLine="882"/>
              <w:rPr>
                <w:ins w:id="133" w:author="Pribil-Kövesdy Döníz" w:date="2026-09-22T12:21:00Z" w16du:dateUtc="2026-09-22T16:21:00Z"/>
              </w:rPr>
            </w:pPr>
            <w:ins w:id="134" w:author="Pribil-Kövesdy Döníz" w:date="2026-09-22T12:21:00Z" w16du:dateUtc="2026-09-22T16:21:00Z">
              <w:r>
                <w:t>nap</w:t>
              </w:r>
            </w:ins>
          </w:p>
        </w:tc>
      </w:tr>
    </w:tbl>
    <w:p w14:paraId="0E888D01" w14:textId="77777777" w:rsidR="0061350B" w:rsidRDefault="0061350B">
      <w:pPr>
        <w:rPr>
          <w:ins w:id="135" w:author="Pribil-Kövesdy Döníz" w:date="2026-09-22T12:21:00Z" w16du:dateUtc="2026-09-22T16:21:00Z"/>
          <w:sz w:val="28"/>
          <w:szCs w:val="28"/>
          <w:highlight w:val="lightGray"/>
        </w:rPr>
      </w:pPr>
      <w:ins w:id="136" w:author="Pribil-Kövesdy Döníz" w:date="2026-09-22T12:21:00Z" w16du:dateUtc="2026-09-22T16:21:00Z">
        <w:r>
          <w:rPr>
            <w:sz w:val="28"/>
            <w:szCs w:val="28"/>
            <w:highlight w:val="lightGray"/>
          </w:rPr>
          <w:br w:type="page"/>
        </w:r>
      </w:ins>
    </w:p>
    <w:p w14:paraId="2796129E" w14:textId="77777777" w:rsidR="007A6560" w:rsidRPr="007C10F6" w:rsidRDefault="007C10F6" w:rsidP="007C10F6">
      <w:pPr>
        <w:spacing w:line="240" w:lineRule="auto"/>
        <w:rPr>
          <w:ins w:id="137" w:author="Pribil-Kövesdy Döníz" w:date="2026-09-22T12:21:00Z" w16du:dateUtc="2026-09-22T16:21:00Z"/>
          <w:sz w:val="28"/>
          <w:szCs w:val="28"/>
        </w:rPr>
      </w:pPr>
      <w:ins w:id="138" w:author="Pribil-Kövesdy Döníz" w:date="2026-09-22T12:21:00Z" w16du:dateUtc="2026-09-22T16:21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62610B45" w14:textId="77777777" w:rsidTr="007A6560">
        <w:trPr>
          <w:ins w:id="139" w:author="Pribil-Kövesdy Döníz" w:date="2026-09-22T12:21:00Z" w16du:dateUtc="2026-09-22T16:21:00Z"/>
        </w:trPr>
        <w:tc>
          <w:tcPr>
            <w:tcW w:w="4714" w:type="dxa"/>
          </w:tcPr>
          <w:p w14:paraId="4354F42A" w14:textId="77777777" w:rsidR="007A6560" w:rsidRPr="004B3A33" w:rsidRDefault="007A6560" w:rsidP="007A6560">
            <w:pPr>
              <w:rPr>
                <w:ins w:id="140" w:author="Pribil-Kövesdy Döníz" w:date="2026-09-22T12:21:00Z" w16du:dateUtc="2026-09-22T16:21:00Z"/>
                <w:b/>
                <w:bCs/>
              </w:rPr>
            </w:pPr>
            <w:ins w:id="141" w:author="Pribil-Kövesdy Döníz" w:date="2026-09-22T12:21:00Z" w16du:dateUtc="2026-09-22T16:21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2D27D503" w14:textId="77777777" w:rsidR="007A6560" w:rsidRPr="00AD06DF" w:rsidRDefault="007A6560" w:rsidP="007A6560">
            <w:pPr>
              <w:rPr>
                <w:ins w:id="142" w:author="Pribil-Kövesdy Döníz" w:date="2026-09-22T12:21:00Z" w16du:dateUtc="2026-09-22T16:21:00Z"/>
              </w:rPr>
            </w:pPr>
            <w:ins w:id="143" w:author="Pribil-Kövesdy Döníz" w:date="2026-09-22T12:21:00Z" w16du:dateUtc="2026-09-22T16:21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6C23A130" w14:textId="77777777" w:rsidR="007A6560" w:rsidRPr="004B3A33" w:rsidRDefault="007A6560" w:rsidP="007A6560">
            <w:pPr>
              <w:rPr>
                <w:ins w:id="144" w:author="Pribil-Kövesdy Döníz" w:date="2026-09-22T12:21:00Z" w16du:dateUtc="2026-09-22T16:21:00Z"/>
                <w:b/>
                <w:bCs/>
              </w:rPr>
            </w:pPr>
            <w:ins w:id="145" w:author="Pribil-Kövesdy Döníz" w:date="2026-09-22T12:21:00Z" w16du:dateUtc="2026-09-22T16:21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2DEBAB1F" w14:textId="77777777" w:rsidR="007A6560" w:rsidRPr="00AD06DF" w:rsidRDefault="007A6560" w:rsidP="004B3A33">
            <w:pPr>
              <w:rPr>
                <w:ins w:id="146" w:author="Pribil-Kövesdy Döníz" w:date="2026-09-22T12:21:00Z" w16du:dateUtc="2026-09-22T16:21:00Z"/>
              </w:rPr>
            </w:pPr>
            <w:ins w:id="147" w:author="Pribil-Kövesdy Döníz" w:date="2026-09-22T12:21:00Z" w16du:dateUtc="2026-09-22T16:21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45108154" w14:textId="77777777" w:rsidR="004B3A33" w:rsidRDefault="007A6560" w:rsidP="007A6560">
            <w:pPr>
              <w:rPr>
                <w:ins w:id="148" w:author="Pribil-Kövesdy Döníz" w:date="2026-09-22T12:21:00Z" w16du:dateUtc="2026-09-22T16:21:00Z"/>
              </w:rPr>
            </w:pPr>
            <w:ins w:id="149" w:author="Pribil-Kövesdy Döníz" w:date="2026-09-22T12:21:00Z" w16du:dateUtc="2026-09-22T16:21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253E4EC8" w14:textId="77777777" w:rsidR="007A6560" w:rsidRPr="00AD06DF" w:rsidRDefault="004B3A33" w:rsidP="007A6560">
            <w:pPr>
              <w:rPr>
                <w:ins w:id="150" w:author="Pribil-Kövesdy Döníz" w:date="2026-09-22T12:21:00Z" w16du:dateUtc="2026-09-22T16:21:00Z"/>
              </w:rPr>
            </w:pPr>
            <w:ins w:id="151" w:author="Pribil-Kövesdy Döníz" w:date="2026-09-22T12:21:00Z" w16du:dateUtc="2026-09-22T16:21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27495D7A" w14:textId="77777777" w:rsidTr="007C10F6">
        <w:trPr>
          <w:trHeight w:val="2994"/>
          <w:ins w:id="152" w:author="Pribil-Kövesdy Döníz" w:date="2026-09-22T12:21:00Z" w16du:dateUtc="2026-09-22T16:21:00Z"/>
        </w:trPr>
        <w:tc>
          <w:tcPr>
            <w:tcW w:w="4714" w:type="dxa"/>
          </w:tcPr>
          <w:p w14:paraId="3FFA543F" w14:textId="77777777" w:rsidR="007A6560" w:rsidRDefault="007A6560" w:rsidP="00391C9E">
            <w:pPr>
              <w:rPr>
                <w:ins w:id="153" w:author="Pribil-Kövesdy Döníz" w:date="2026-09-22T12:21:00Z" w16du:dateUtc="2026-09-22T16:21:00Z"/>
              </w:rPr>
            </w:pPr>
          </w:p>
        </w:tc>
        <w:tc>
          <w:tcPr>
            <w:tcW w:w="4715" w:type="dxa"/>
          </w:tcPr>
          <w:p w14:paraId="017ECA3C" w14:textId="77777777" w:rsidR="007A6560" w:rsidRDefault="007A6560" w:rsidP="00391C9E">
            <w:pPr>
              <w:rPr>
                <w:ins w:id="154" w:author="Pribil-Kövesdy Döníz" w:date="2026-09-22T12:21:00Z" w16du:dateUtc="2026-09-22T16:21:00Z"/>
              </w:rPr>
            </w:pPr>
          </w:p>
        </w:tc>
        <w:tc>
          <w:tcPr>
            <w:tcW w:w="4715" w:type="dxa"/>
          </w:tcPr>
          <w:p w14:paraId="78210F00" w14:textId="77777777" w:rsidR="007A6560" w:rsidRDefault="007A6560" w:rsidP="00391C9E">
            <w:pPr>
              <w:rPr>
                <w:ins w:id="155" w:author="Pribil-Kövesdy Döníz" w:date="2026-09-22T12:21:00Z" w16du:dateUtc="2026-09-22T16:21:00Z"/>
              </w:rPr>
            </w:pPr>
          </w:p>
        </w:tc>
      </w:tr>
    </w:tbl>
    <w:p w14:paraId="4493D488" w14:textId="77777777" w:rsidR="00686BE4" w:rsidRPr="00AD06DF" w:rsidRDefault="004B3A33" w:rsidP="00391C9E">
      <w:pPr>
        <w:spacing w:line="240" w:lineRule="auto"/>
        <w:rPr>
          <w:ins w:id="156" w:author="Pribil-Kövesdy Döníz" w:date="2026-09-22T12:21:00Z" w16du:dateUtc="2026-09-22T16:21:00Z"/>
        </w:rPr>
      </w:pPr>
      <w:ins w:id="157" w:author="Pribil-Kövesdy Döníz" w:date="2026-09-22T12:21:00Z" w16du:dateUtc="2026-09-22T16:21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764D3C9F" w14:textId="77777777" w:rsidR="005E7FFD" w:rsidRDefault="005E7FFD" w:rsidP="00391C9E">
      <w:pPr>
        <w:spacing w:line="240" w:lineRule="auto"/>
        <w:rPr>
          <w:ins w:id="158" w:author="Pribil-Kövesdy Döníz" w:date="2026-09-22T12:21:00Z" w16du:dateUtc="2026-09-22T16:21:00Z"/>
        </w:rPr>
      </w:pPr>
      <w:ins w:id="159" w:author="Pribil-Kövesdy Döníz" w:date="2026-09-22T12:21:00Z" w16du:dateUtc="2026-09-22T16:2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178D3E3E" w14:textId="77777777" w:rsidTr="0061350B">
        <w:trPr>
          <w:trHeight w:val="2835"/>
          <w:ins w:id="160" w:author="Pribil-Kövesdy Döníz" w:date="2026-09-22T12:21:00Z" w16du:dateUtc="2026-09-22T16:21:00Z"/>
        </w:trPr>
        <w:tc>
          <w:tcPr>
            <w:tcW w:w="14142" w:type="dxa"/>
          </w:tcPr>
          <w:p w14:paraId="0C1B8A17" w14:textId="77777777" w:rsidR="005E7FFD" w:rsidRDefault="005E7FFD" w:rsidP="0061350B">
            <w:pPr>
              <w:rPr>
                <w:ins w:id="161" w:author="Pribil-Kövesdy Döníz" w:date="2026-09-22T12:21:00Z" w16du:dateUtc="2026-09-22T16:21:00Z"/>
              </w:rPr>
            </w:pPr>
          </w:p>
        </w:tc>
      </w:tr>
    </w:tbl>
    <w:p w14:paraId="2099989B" w14:textId="77777777" w:rsidR="00391C9E" w:rsidRDefault="00646D28" w:rsidP="00391C9E">
      <w:pPr>
        <w:spacing w:before="120" w:after="0" w:line="240" w:lineRule="auto"/>
        <w:rPr>
          <w:ins w:id="162" w:author="Pribil-Kövesdy Döníz" w:date="2026-09-22T12:21:00Z" w16du:dateUtc="2026-09-22T16:21:00Z"/>
          <w:sz w:val="28"/>
          <w:szCs w:val="28"/>
          <w:highlight w:val="lightGray"/>
        </w:rPr>
      </w:pPr>
      <w:ins w:id="163" w:author="Pribil-Kövesdy Döníz" w:date="2026-09-22T12:21:00Z" w16du:dateUtc="2026-09-22T16:21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F80421C" w14:textId="77777777" w:rsidR="00391C9E" w:rsidRDefault="00391C9E" w:rsidP="00391C9E">
      <w:pPr>
        <w:spacing w:before="120" w:after="0" w:line="240" w:lineRule="auto"/>
        <w:rPr>
          <w:ins w:id="164" w:author="Pribil-Kövesdy Döníz" w:date="2026-09-22T12:21:00Z" w16du:dateUtc="2026-09-22T16:21:00Z"/>
        </w:rPr>
      </w:pPr>
      <w:ins w:id="165" w:author="Pribil-Kövesdy Döníz" w:date="2026-09-22T12:21:00Z" w16du:dateUtc="2026-09-22T16:21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3F46F75C" w14:textId="77777777" w:rsidTr="003C2C83">
        <w:trPr>
          <w:trHeight w:val="1701"/>
          <w:ins w:id="166" w:author="Pribil-Kövesdy Döníz" w:date="2026-09-22T12:21:00Z" w16du:dateUtc="2026-09-22T16:21:00Z"/>
        </w:trPr>
        <w:tc>
          <w:tcPr>
            <w:tcW w:w="14142" w:type="dxa"/>
          </w:tcPr>
          <w:p w14:paraId="3674F0CF" w14:textId="77777777" w:rsidR="00391C9E" w:rsidRDefault="00391C9E" w:rsidP="0061350B">
            <w:pPr>
              <w:spacing w:before="120"/>
              <w:rPr>
                <w:ins w:id="167" w:author="Pribil-Kövesdy Döníz" w:date="2026-09-22T12:21:00Z" w16du:dateUtc="2026-09-22T16:21:00Z"/>
              </w:rPr>
            </w:pPr>
          </w:p>
        </w:tc>
      </w:tr>
    </w:tbl>
    <w:p w14:paraId="208C6D2D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68" w:author="Pribil-Kövesdy Döníz" w:date="2026-09-22T12:21:00Z" w16du:dateUtc="2026-09-22T16:21:00Z"/>
          <w:sz w:val="28"/>
          <w:szCs w:val="28"/>
        </w:rPr>
      </w:pPr>
      <w:ins w:id="169" w:author="Pribil-Kövesdy Döníz" w:date="2026-09-22T12:21:00Z" w16du:dateUtc="2026-09-22T16:21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160BB549" w14:textId="77777777" w:rsidR="00FC0C64" w:rsidRPr="003C2C83" w:rsidRDefault="003C2C83" w:rsidP="003C2C83">
      <w:pPr>
        <w:tabs>
          <w:tab w:val="left" w:pos="11340"/>
        </w:tabs>
        <w:spacing w:after="0" w:line="240" w:lineRule="auto"/>
        <w:rPr>
          <w:sz w:val="28"/>
          <w:rPrChange w:id="170" w:author="Pribil-Kövesdy Döníz" w:date="2026-09-22T12:21:00Z" w16du:dateUtc="2026-09-22T16:21:00Z">
            <w:rPr/>
          </w:rPrChange>
        </w:rPr>
        <w:pPrChange w:id="171" w:author="Pribil-Kövesdy Döníz" w:date="2026-09-22T12:21:00Z" w16du:dateUtc="2026-09-22T16:21:00Z">
          <w:pPr/>
        </w:pPrChange>
      </w:pPr>
      <w:ins w:id="172" w:author="Pribil-Kövesdy Döníz" w:date="2026-09-22T12:21:00Z" w16du:dateUtc="2026-09-22T16:21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sectPr w:rsidR="00FC0C64" w:rsidRPr="003C2C83" w:rsidSect="00AD06DF">
      <w:type w:val="nextPage"/>
      <w:pgSz w:w="16838" w:h="11906" w:orient="landscape"/>
      <w:pgMar w:top="1417" w:right="1417" w:bottom="1417" w:left="1417" w:header="708" w:footer="708" w:gutter="0"/>
      <w:cols w:space="708"/>
      <w:docGrid w:linePitch="360"/>
      <w:sectPrChange w:id="173" w:author="Pribil-Kövesdy Döníz" w:date="2026-09-22T12:21:00Z" w16du:dateUtc="2026-09-22T16:21:00Z">
        <w:sectPr w:rsidR="00FC0C64" w:rsidRPr="003C2C83" w:rsidSect="00AD06DF">
          <w:type w:val="nextColumn"/>
          <w:pgSz w:w="15840" w:h="12240"/>
          <w:pgMar w:top="720" w:right="720" w:bottom="720" w:left="72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B16E78" w14:textId="77777777" w:rsidR="00FD2AC4" w:rsidRDefault="00FD2AC4" w:rsidP="00311469">
      <w:pPr>
        <w:spacing w:after="0" w:line="240" w:lineRule="auto"/>
      </w:pPr>
      <w:r>
        <w:separator/>
      </w:r>
    </w:p>
  </w:endnote>
  <w:endnote w:type="continuationSeparator" w:id="0">
    <w:p w14:paraId="2870FC1B" w14:textId="77777777" w:rsidR="00FD2AC4" w:rsidRDefault="00FD2AC4" w:rsidP="0031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F82D93" w14:textId="77777777" w:rsidR="00311469" w:rsidRDefault="003114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E6C21C" w14:textId="77777777" w:rsidR="00FD2AC4" w:rsidRDefault="00FD2AC4" w:rsidP="00311469">
      <w:pPr>
        <w:spacing w:after="0" w:line="240" w:lineRule="auto"/>
      </w:pPr>
      <w:r>
        <w:separator/>
      </w:r>
    </w:p>
  </w:footnote>
  <w:footnote w:type="continuationSeparator" w:id="0">
    <w:p w14:paraId="76EA362D" w14:textId="77777777" w:rsidR="00FD2AC4" w:rsidRDefault="00FD2AC4" w:rsidP="0031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E0DC6F" w14:textId="77777777" w:rsidR="00311469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69" w:author="Pribil-Kövesdy Döníz" w:date="2026-09-22T12:21:00Z" w16du:dateUtc="2026-09-22T16:21:00Z">
          <w:rPr/>
        </w:rPrChange>
      </w:rPr>
      <w:pPrChange w:id="70" w:author="Pribil-Kövesdy Döníz" w:date="2026-09-22T12:21:00Z" w16du:dateUtc="2026-09-22T16:21:00Z">
        <w:pPr>
          <w:pStyle w:val="Header"/>
        </w:pPr>
      </w:pPrChange>
    </w:pPr>
    <w:ins w:id="71" w:author="Pribil-Kövesdy Döníz" w:date="2026-09-22T12:21:00Z" w16du:dateUtc="2026-09-22T16:21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790763">
    <w:abstractNumId w:val="8"/>
  </w:num>
  <w:num w:numId="2" w16cid:durableId="1092622994">
    <w:abstractNumId w:val="6"/>
  </w:num>
  <w:num w:numId="3" w16cid:durableId="864440208">
    <w:abstractNumId w:val="5"/>
  </w:num>
  <w:num w:numId="4" w16cid:durableId="1457405477">
    <w:abstractNumId w:val="4"/>
  </w:num>
  <w:num w:numId="5" w16cid:durableId="1036199721">
    <w:abstractNumId w:val="7"/>
  </w:num>
  <w:num w:numId="6" w16cid:durableId="272058825">
    <w:abstractNumId w:val="3"/>
  </w:num>
  <w:num w:numId="7" w16cid:durableId="2021005306">
    <w:abstractNumId w:val="2"/>
  </w:num>
  <w:num w:numId="8" w16cid:durableId="1666519659">
    <w:abstractNumId w:val="1"/>
  </w:num>
  <w:num w:numId="9" w16cid:durableId="480738117">
    <w:abstractNumId w:val="0"/>
  </w:num>
  <w:num w:numId="10" w16cid:durableId="766117805">
    <w:abstractNumId w:val="10"/>
  </w:num>
  <w:num w:numId="11" w16cid:durableId="174345380">
    <w:abstractNumId w:val="11"/>
  </w:num>
  <w:num w:numId="12" w16cid:durableId="105585448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8FF"/>
    <w:rsid w:val="00311469"/>
    <w:rsid w:val="00326F90"/>
    <w:rsid w:val="00391C9E"/>
    <w:rsid w:val="003C2C83"/>
    <w:rsid w:val="00440F44"/>
    <w:rsid w:val="004B3A33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7D220C"/>
    <w:rsid w:val="00854C26"/>
    <w:rsid w:val="00866058"/>
    <w:rsid w:val="00875E83"/>
    <w:rsid w:val="008B7245"/>
    <w:rsid w:val="009D3803"/>
    <w:rsid w:val="00A1440D"/>
    <w:rsid w:val="00A236F9"/>
    <w:rsid w:val="00AA1D8D"/>
    <w:rsid w:val="00AD06DF"/>
    <w:rsid w:val="00B47730"/>
    <w:rsid w:val="00CB0664"/>
    <w:rsid w:val="00D12036"/>
    <w:rsid w:val="00F520F7"/>
    <w:rsid w:val="00FC0C64"/>
    <w:rsid w:val="00FC693F"/>
    <w:rsid w:val="00FD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F572C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0" w:author="Pribil-Kövesdy Döníz" w:date="2026-09-22T12:21:00Z">
        <w:pPr>
          <w:tabs>
            <w:tab w:val="center" w:pos="4680"/>
            <w:tab w:val="right" w:pos="9360"/>
          </w:tabs>
        </w:pPr>
      </w:pPrChange>
    </w:pPr>
    <w:rPr>
      <w:rFonts w:eastAsiaTheme="minorHAnsi"/>
      <w:lang w:val="hu-HU"/>
      <w:rPrChange w:id="0" w:author="Pribil-Kövesdy Döníz" w:date="2026-09-22T1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Theme="minorHAnsi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21:00Z">
        <w:pPr>
          <w:tabs>
            <w:tab w:val="center" w:pos="4680"/>
            <w:tab w:val="right" w:pos="9360"/>
          </w:tabs>
        </w:pPr>
      </w:pPrChange>
    </w:pPr>
    <w:rPr>
      <w:rFonts w:eastAsiaTheme="minorHAnsi"/>
      <w:lang w:val="hu-HU"/>
      <w:rPrChange w:id="1" w:author="Pribil-Kövesdy Döníz" w:date="2026-09-22T1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Theme="minorHAnsi"/>
      <w:lang w:val="hu-HU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11469"/>
    <w:pPr>
      <w:spacing w:after="0" w:line="240" w:lineRule="auto"/>
    </w:pPr>
    <w:rPr>
      <w:rFonts w:ascii="Tahoma" w:eastAsiaTheme="minorHAnsi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469"/>
    <w:rPr>
      <w:rFonts w:ascii="Tahoma" w:eastAsiaTheme="minorHAnsi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3114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2026-09-22T16:21:00Z</dcterms:modified>
  <cp:category/>
</cp:coreProperties>
</file>