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25D7FC" w14:textId="77777777" w:rsidR="003F6353" w:rsidRDefault="00251A55">
      <w:r>
        <w:rPr>
          <w:rFonts w:ascii="Verdana, Geneva, sans-serif" w:hAnsi="Verdana, Geneva, sans-serif"/>
          <w:i/>
          <w:rPrChange w:id="0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" w:author="Comparison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t>Italic Centered</w:t>
        </w:r>
      </w:ins>
      <w:del w:id="2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delText>Font</w:delText>
        </w:r>
      </w:del>
      <w:r>
        <w:rPr>
          <w:rFonts w:ascii="Verdana, Geneva, sans-serif" w:hAnsi="Verdana, Geneva, sans-serif"/>
          <w:i/>
          <w:rPrChange w:id="3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 Demo</w:t>
      </w:r>
    </w:p>
    <w:p w14:paraId="32DBC3DA" w14:textId="77777777" w:rsidR="003F6353" w:rsidRDefault="00251A55">
      <w:r>
        <w:rPr>
          <w:rFonts w:ascii="Verdana, Geneva, sans-serif" w:hAnsi="Verdana, Geneva, sans-serif"/>
          <w:i/>
          <w:rPrChange w:id="4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This document </w:t>
      </w:r>
      <w:ins w:id="5" w:author="Comparison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t>shows</w:t>
        </w:r>
      </w:ins>
      <w:del w:id="6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delText>uses the</w:delText>
        </w:r>
      </w:del>
      <w:r>
        <w:rPr>
          <w:rFonts w:ascii="Verdana, Geneva, sans-serif" w:hAnsi="Verdana, Geneva, sans-serif"/>
          <w:i/>
          <w:rPrChange w:id="7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 Verdana font </w:t>
      </w:r>
      <w:ins w:id="8" w:author="Comparison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t>with italic and center alignment</w:t>
        </w:r>
      </w:ins>
      <w:del w:id="9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delText>family</w:delText>
        </w:r>
      </w:del>
      <w:r>
        <w:rPr>
          <w:rFonts w:ascii="Verdana, Geneva, sans-serif" w:hAnsi="Verdana, Geneva, sans-serif"/>
          <w:i/>
          <w:rPrChange w:id="10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>.</w:t>
      </w:r>
    </w:p>
    <w:p w14:paraId="33F54BDA" w14:textId="77777777" w:rsidR="003F6353" w:rsidRDefault="00251A55">
      <w:r>
        <w:rPr>
          <w:rFonts w:ascii="Verdana, Geneva, sans-serif" w:hAnsi="Verdana, Geneva, sans-serif"/>
          <w:i/>
          <w:rPrChange w:id="11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Verdana </w:t>
      </w:r>
      <w:ins w:id="12" w:author="Comparison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t>italic centered creates</w:t>
        </w:r>
      </w:ins>
      <w:del w:id="13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delText>is</w:delText>
        </w:r>
      </w:del>
      <w:r>
        <w:rPr>
          <w:rFonts w:ascii="Verdana, Geneva, sans-serif" w:hAnsi="Verdana, Geneva, sans-serif"/>
          <w:i/>
          <w:rPrChange w:id="14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 xml:space="preserve"> a </w:t>
      </w:r>
      <w:ins w:id="15" w:author="Comparison" w:date="2026-09-26T14:46:00Z" w16du:dateUtc="2026-09-26T18:46:00Z">
        <w:r>
          <w:rPr>
            <w:rFonts w:ascii="Verdana, Geneva, sans-serif" w:hAnsi="Verdana, Geneva, sans-serif" w:cs="Verdana, Geneva, sans-serif"/>
            <w:i/>
            <w:iCs/>
          </w:rPr>
          <w:t>clean and modern look</w:t>
        </w:r>
      </w:ins>
      <w:del w:id="16" w:author="Comparison" w:date="2026-09-26T14:46:00Z" w16du:dateUtc="2026-09-26T18:46:00Z">
        <w:r>
          <w:rPr>
            <w:rFonts w:ascii="Verdana, Geneva, sans-serif" w:hAnsi="Verdana, Geneva, sans-serif" w:cs="Verdana, Geneva, sans-serif"/>
          </w:rPr>
          <w:delText>highly readable sans-serif font</w:delText>
        </w:r>
      </w:del>
      <w:r>
        <w:rPr>
          <w:rFonts w:ascii="Verdana, Geneva, sans-serif" w:hAnsi="Verdana, Geneva, sans-serif"/>
          <w:i/>
          <w:rPrChange w:id="17" w:author="Comparison" w:date="2026-09-26T14:46:00Z" w16du:dateUtc="2026-09-26T18:46:00Z">
            <w:rPr>
              <w:rFonts w:ascii="Verdana, Geneva, sans-serif" w:hAnsi="Verdana, Geneva, sans-serif" w:cs="Verdana, Geneva, sans-serif"/>
            </w:rPr>
          </w:rPrChange>
        </w:rPr>
        <w:t>.</w:t>
      </w:r>
    </w:p>
    <w:sectPr w:rsidR="003F63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6353"/>
    <w:rsid w:val="00251A55"/>
    <w:rsid w:val="003F6353"/>
    <w:rsid w:val="005017B3"/>
    <w:rsid w:val="005B2E78"/>
    <w:rsid w:val="00694328"/>
    <w:rsid w:val="00F3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2026-09-26T18:46:00Z</dcterms:modified>
</cp:coreProperties>
</file>