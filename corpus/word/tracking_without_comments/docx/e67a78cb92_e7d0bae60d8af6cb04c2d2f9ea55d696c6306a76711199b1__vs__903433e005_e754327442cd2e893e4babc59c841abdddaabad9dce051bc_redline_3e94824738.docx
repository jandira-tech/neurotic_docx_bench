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778CD4" w14:textId="2F099061" w:rsidR="00032A98" w:rsidRPr="003A2024" w:rsidRDefault="00EF1607">
      <w:pPr>
        <w:rPr>
          <w:ins w:id="1" w:author="Verreth, Jona" w:date="2026-09-25T20:08:00Z" w16du:dateUtc="2026-09-26T00:08:00Z"/>
          <w:rFonts w:cstheme="minorHAnsi"/>
        </w:rPr>
      </w:pPr>
      <w:ins w:id="2" w:author="Verreth, Jona" w:date="2026-09-25T20:08:00Z" w16du:dateUtc="2026-09-26T00:08:00Z">
        <w:r w:rsidRPr="003A2024">
          <w:rPr>
            <w:rFonts w:cstheme="minorHAnsi"/>
          </w:rPr>
          <w:t xml:space="preserve">Presentation located on </w:t>
        </w:r>
        <w:r w:rsidR="00C50289" w:rsidRPr="003A2024">
          <w:rPr>
            <w:rFonts w:cstheme="minorHAnsi"/>
          </w:rPr>
          <w:t>AFDO</w:t>
        </w:r>
        <w:r w:rsidRPr="003A2024">
          <w:rPr>
            <w:rFonts w:cstheme="minorHAnsi"/>
          </w:rPr>
          <w:t xml:space="preserve"> website</w:t>
        </w:r>
        <w:r w:rsidR="00C50289" w:rsidRPr="003A2024">
          <w:rPr>
            <w:rFonts w:cstheme="minorHAnsi"/>
          </w:rPr>
          <w:t xml:space="preserve"> (Association of Food and Drug Officials):</w:t>
        </w:r>
      </w:ins>
    </w:p>
    <w:p w14:paraId="0A67396D" w14:textId="1CA2EAAC" w:rsidR="00C50289" w:rsidRPr="003A2024" w:rsidRDefault="00C50289">
      <w:pPr>
        <w:rPr>
          <w:ins w:id="3" w:author="Verreth, Jona" w:date="2026-09-25T20:08:00Z" w16du:dateUtc="2026-09-26T00:08:00Z"/>
          <w:rFonts w:cstheme="minorHAnsi"/>
        </w:rPr>
      </w:pPr>
      <w:ins w:id="4" w:author="Verreth, Jona" w:date="2026-09-25T20:08:00Z" w16du:dateUtc="2026-09-26T00:08:00Z">
        <w:r w:rsidRPr="003A2024">
          <w:rPr>
            <w:rFonts w:cstheme="minorHAnsi"/>
          </w:rPr>
          <w:t>Chemical compounds created through a chemical process by human agency, as opposed to those of natural origin.</w:t>
        </w:r>
      </w:ins>
    </w:p>
    <w:p w14:paraId="18D4BAAB" w14:textId="77777777" w:rsidR="00C50289" w:rsidRPr="003A2024" w:rsidRDefault="00C50289">
      <w:pPr>
        <w:rPr>
          <w:ins w:id="5" w:author="Verreth, Jona" w:date="2026-09-25T20:08:00Z" w16du:dateUtc="2026-09-26T00:08:00Z"/>
          <w:rFonts w:cstheme="minorHAnsi"/>
        </w:rPr>
      </w:pPr>
    </w:p>
    <w:p w14:paraId="0152A310" w14:textId="38EE938E" w:rsidR="00C50289" w:rsidRPr="003A2024" w:rsidRDefault="00C50289">
      <w:pPr>
        <w:rPr>
          <w:ins w:id="6" w:author="Verreth, Jona" w:date="2026-09-25T20:08:00Z" w16du:dateUtc="2026-09-26T00:08:00Z"/>
          <w:rFonts w:cstheme="minorHAnsi"/>
        </w:rPr>
      </w:pPr>
      <w:ins w:id="7" w:author="Verreth, Jona" w:date="2026-09-25T20:08:00Z" w16du:dateUtc="2026-09-26T00:08:00Z">
        <w:r w:rsidRPr="003A2024">
          <w:rPr>
            <w:rFonts w:cstheme="minorHAnsi"/>
          </w:rPr>
          <w:t>NIDA (National Institute Drug Abuse):</w:t>
        </w:r>
      </w:ins>
    </w:p>
    <w:p w14:paraId="7A891273" w14:textId="0FE0A591" w:rsidR="00C50289" w:rsidRPr="003A2024" w:rsidRDefault="00C50289" w:rsidP="00C50289">
      <w:pPr>
        <w:rPr>
          <w:ins w:id="8" w:author="Verreth, Jona" w:date="2026-09-25T20:08:00Z" w16du:dateUtc="2026-09-26T00:08:00Z"/>
          <w:rFonts w:cstheme="minorHAnsi"/>
          <w:shd w:val="clear" w:color="auto" w:fill="FFFFFF"/>
        </w:rPr>
      </w:pPr>
      <w:ins w:id="9" w:author="Verreth, Jona" w:date="2026-09-25T20:08:00Z" w16du:dateUtc="2026-09-26T00:08:00Z">
        <w:r w:rsidRPr="003A2024">
          <w:rPr>
            <w:rFonts w:cstheme="minorHAnsi"/>
            <w:shd w:val="clear" w:color="auto" w:fill="FFFFFF"/>
          </w:rPr>
          <w:t>a class of lab-made substances that are chemically similar to chemicals found in the cannabis plant</w:t>
        </w:r>
      </w:ins>
    </w:p>
    <w:p w14:paraId="6AB4F44C" w14:textId="77777777" w:rsidR="00C50289" w:rsidRPr="003A2024" w:rsidRDefault="00C50289" w:rsidP="00C50289">
      <w:pPr>
        <w:rPr>
          <w:ins w:id="10" w:author="Verreth, Jona" w:date="2026-09-25T20:08:00Z" w16du:dateUtc="2026-09-26T00:08:00Z"/>
          <w:rFonts w:cstheme="minorHAnsi"/>
          <w:shd w:val="clear" w:color="auto" w:fill="FFFFFF"/>
        </w:rPr>
      </w:pPr>
    </w:p>
    <w:p w14:paraId="35350FA7" w14:textId="5E37D90B" w:rsidR="0001028F" w:rsidRPr="003A2024" w:rsidRDefault="0001028F" w:rsidP="00C50289">
      <w:pPr>
        <w:rPr>
          <w:ins w:id="11" w:author="Verreth, Jona" w:date="2026-09-25T20:08:00Z" w16du:dateUtc="2026-09-26T00:08:00Z"/>
          <w:rFonts w:cstheme="minorHAnsi"/>
          <w:shd w:val="clear" w:color="auto" w:fill="FFFFFF"/>
        </w:rPr>
      </w:pPr>
      <w:ins w:id="12" w:author="Verreth, Jona" w:date="2026-09-25T20:08:00Z" w16du:dateUtc="2026-09-26T00:08:00Z">
        <w:r w:rsidRPr="003A2024">
          <w:rPr>
            <w:rFonts w:cstheme="minorHAnsi"/>
            <w:shd w:val="clear" w:color="auto" w:fill="FFFFFF"/>
          </w:rPr>
          <w:t>EMCDDA</w:t>
        </w:r>
        <w:r w:rsidR="00E8379C" w:rsidRPr="003A2024">
          <w:rPr>
            <w:rFonts w:cstheme="minorHAnsi"/>
            <w:shd w:val="clear" w:color="auto" w:fill="FFFFFF"/>
          </w:rPr>
          <w:t xml:space="preserve"> (European Monitoring Centre for Drug and Drug Addiction):</w:t>
        </w:r>
      </w:ins>
    </w:p>
    <w:p w14:paraId="3726FEB5" w14:textId="7E24BA05" w:rsidR="0001028F" w:rsidRPr="003A2024" w:rsidRDefault="0001028F" w:rsidP="00C50289">
      <w:pPr>
        <w:rPr>
          <w:ins w:id="13" w:author="Verreth, Jona" w:date="2026-09-25T20:08:00Z" w16du:dateUtc="2026-09-26T00:08:00Z"/>
          <w:rFonts w:cstheme="minorHAnsi"/>
          <w:color w:val="1B1B1A"/>
        </w:rPr>
      </w:pPr>
      <w:ins w:id="14" w:author="Verreth, Jona" w:date="2026-09-25T20:08:00Z" w16du:dateUtc="2026-09-26T00:08:00Z">
        <w:r w:rsidRPr="003A2024">
          <w:rPr>
            <w:rFonts w:cstheme="minorHAnsi"/>
            <w:color w:val="1B1B1A"/>
          </w:rPr>
          <w:t>synthetic cannabinoids’ are defined as new psychoactive substances that mimic the effects of tetrahydrocannabinol, the major psychoactive substance in cannabis.</w:t>
        </w:r>
      </w:ins>
    </w:p>
    <w:p w14:paraId="47197276" w14:textId="53A2D1C1" w:rsidR="00E8379C" w:rsidRPr="003A2024" w:rsidRDefault="00455A50" w:rsidP="00892C98">
      <w:pPr>
        <w:autoSpaceDE w:val="0"/>
        <w:autoSpaceDN w:val="0"/>
        <w:adjustRightInd w:val="0"/>
        <w:rPr>
          <w:ins w:id="15" w:author="Verreth, Jona" w:date="2026-09-25T20:08:00Z" w16du:dateUtc="2026-09-26T00:08:00Z"/>
          <w:rFonts w:eastAsia="TimesLTStd-Roman" w:cstheme="minorHAnsi"/>
        </w:rPr>
      </w:pPr>
      <w:ins w:id="16" w:author="Verreth, Jona" w:date="2026-09-25T20:08:00Z" w16du:dateUtc="2026-09-26T00:08:00Z">
        <w:r w:rsidRPr="003A2024">
          <w:rPr>
            <w:rFonts w:eastAsia="TimesLTStd-Roman" w:cstheme="minorHAnsi"/>
          </w:rPr>
          <w:t>UNODC</w:t>
        </w:r>
        <w:r w:rsidR="00E8379C" w:rsidRPr="003A2024">
          <w:rPr>
            <w:rFonts w:eastAsia="TimesLTStd-Roman" w:cstheme="minorHAnsi"/>
          </w:rPr>
          <w:t xml:space="preserve"> (united Nations Office on Drugs and Crime)</w:t>
        </w:r>
        <w:r w:rsidRPr="003A2024">
          <w:rPr>
            <w:rFonts w:eastAsia="TimesLTStd-Roman" w:cstheme="minorHAnsi"/>
          </w:rPr>
          <w:t xml:space="preserve">: </w:t>
        </w:r>
      </w:ins>
    </w:p>
    <w:p w14:paraId="279F5AE9" w14:textId="77777777" w:rsidR="00E8379C" w:rsidRPr="003A2024" w:rsidRDefault="00E8379C" w:rsidP="00892C98">
      <w:pPr>
        <w:autoSpaceDE w:val="0"/>
        <w:autoSpaceDN w:val="0"/>
        <w:adjustRightInd w:val="0"/>
        <w:rPr>
          <w:ins w:id="17" w:author="Verreth, Jona" w:date="2026-09-25T20:08:00Z" w16du:dateUtc="2026-09-26T00:08:00Z"/>
          <w:rFonts w:eastAsia="TimesLTStd-Roman" w:cstheme="minorHAnsi"/>
        </w:rPr>
      </w:pPr>
    </w:p>
    <w:p w14:paraId="7271DA80" w14:textId="3648F302" w:rsidR="00892C98" w:rsidRPr="003A2024" w:rsidRDefault="00892C98" w:rsidP="00892C98">
      <w:pPr>
        <w:autoSpaceDE w:val="0"/>
        <w:autoSpaceDN w:val="0"/>
        <w:adjustRightInd w:val="0"/>
        <w:rPr>
          <w:ins w:id="18" w:author="Verreth, Jona" w:date="2026-09-25T20:08:00Z" w16du:dateUtc="2026-09-26T00:08:00Z"/>
          <w:rFonts w:eastAsia="TimesLTStd-Roman" w:cstheme="minorHAnsi"/>
        </w:rPr>
      </w:pPr>
      <w:ins w:id="19" w:author="Verreth, Jona" w:date="2026-09-25T20:08:00Z" w16du:dateUtc="2026-09-26T00:08:00Z">
        <w:r w:rsidRPr="003A2024">
          <w:rPr>
            <w:rFonts w:eastAsia="TimesLTStd-Roman" w:cstheme="minorHAnsi"/>
          </w:rPr>
          <w:t>Synthetic cannabinoids are referred to as substances with structural features which</w:t>
        </w:r>
      </w:ins>
    </w:p>
    <w:p w14:paraId="14D843EF" w14:textId="77777777" w:rsidR="00892C98" w:rsidRPr="003A2024" w:rsidRDefault="00892C98" w:rsidP="00892C98">
      <w:pPr>
        <w:autoSpaceDE w:val="0"/>
        <w:autoSpaceDN w:val="0"/>
        <w:adjustRightInd w:val="0"/>
        <w:rPr>
          <w:ins w:id="20" w:author="Verreth, Jona" w:date="2026-09-25T20:08:00Z" w16du:dateUtc="2026-09-26T00:08:00Z"/>
          <w:rFonts w:eastAsia="TimesLTStd-Roman" w:cstheme="minorHAnsi"/>
        </w:rPr>
      </w:pPr>
      <w:ins w:id="21" w:author="Verreth, Jona" w:date="2026-09-25T20:08:00Z" w16du:dateUtc="2026-09-26T00:08:00Z">
        <w:r w:rsidRPr="003A2024">
          <w:rPr>
            <w:rFonts w:eastAsia="TimesLTStd-Roman" w:cstheme="minorHAnsi"/>
          </w:rPr>
          <w:t>allow binding to one of the known cannabinoid receptors, i.e. CB1 or CB2, present</w:t>
        </w:r>
      </w:ins>
    </w:p>
    <w:p w14:paraId="6F1A5DEE" w14:textId="47B2DCCC" w:rsidR="0001028F" w:rsidRPr="003A2024" w:rsidRDefault="00892C98" w:rsidP="00892C98">
      <w:pPr>
        <w:rPr>
          <w:ins w:id="22" w:author="Verreth, Jona" w:date="2026-09-25T20:08:00Z" w16du:dateUtc="2026-09-26T00:08:00Z"/>
          <w:rFonts w:eastAsia="TimesLTStd-Roman" w:cstheme="minorHAnsi"/>
        </w:rPr>
      </w:pPr>
      <w:ins w:id="23" w:author="Verreth, Jona" w:date="2026-09-25T20:08:00Z" w16du:dateUtc="2026-09-26T00:08:00Z">
        <w:r w:rsidRPr="003A2024">
          <w:rPr>
            <w:rFonts w:eastAsia="TimesLTStd-Roman" w:cstheme="minorHAnsi"/>
          </w:rPr>
          <w:t>in human cells.</w:t>
        </w:r>
      </w:ins>
    </w:p>
    <w:p w14:paraId="7F28F796" w14:textId="6EEF0BE1" w:rsidR="00E420F2" w:rsidRPr="003A2024" w:rsidRDefault="00E420F2" w:rsidP="00892C98">
      <w:pPr>
        <w:rPr>
          <w:ins w:id="24" w:author="Verreth, Jona" w:date="2026-09-25T20:08:00Z" w16du:dateUtc="2026-09-26T00:08:00Z"/>
          <w:rFonts w:eastAsia="TimesLTStd-Roman" w:cstheme="minorHAnsi"/>
        </w:rPr>
      </w:pPr>
      <w:ins w:id="25" w:author="Verreth, Jona" w:date="2026-09-25T20:08:00Z" w16du:dateUtc="2026-09-26T00:08:00Z">
        <w:r w:rsidRPr="003A2024">
          <w:rPr>
            <w:rFonts w:eastAsia="TimesLTStd-Roman" w:cstheme="minorHAnsi"/>
          </w:rPr>
          <w:t>ADF (Alcohol and Drug Foundation Australia)</w:t>
        </w:r>
        <w:r w:rsidR="00EF78D0" w:rsidRPr="003A2024">
          <w:rPr>
            <w:rFonts w:eastAsia="TimesLTStd-Roman" w:cstheme="minorHAnsi"/>
          </w:rPr>
          <w:t>:</w:t>
        </w:r>
      </w:ins>
    </w:p>
    <w:p w14:paraId="354FC49A" w14:textId="0345D991" w:rsidR="00E420F2" w:rsidRPr="003A2024" w:rsidRDefault="00E420F2" w:rsidP="00E420F2">
      <w:pPr>
        <w:autoSpaceDE w:val="0"/>
        <w:autoSpaceDN w:val="0"/>
        <w:adjustRightInd w:val="0"/>
        <w:rPr>
          <w:ins w:id="26" w:author="Verreth, Jona" w:date="2026-09-25T20:08:00Z" w16du:dateUtc="2026-09-26T00:08:00Z"/>
          <w:rFonts w:cstheme="minorHAnsi"/>
          <w:color w:val="000000"/>
        </w:rPr>
      </w:pPr>
      <w:ins w:id="27" w:author="Verreth, Jona" w:date="2026-09-25T20:08:00Z" w16du:dateUtc="2026-09-26T00:08:00Z">
        <w:r w:rsidRPr="003A2024">
          <w:rPr>
            <w:rFonts w:cstheme="minorHAnsi"/>
            <w:color w:val="000000"/>
          </w:rPr>
          <w:t>Synthetic cannabinoids are a large group of chemical compounds that target your body’s cannabinoid receptors to produce their effects.</w:t>
        </w:r>
        <w:r w:rsidRPr="003A2024">
          <w:rPr>
            <w:rFonts w:cstheme="minorHAnsi"/>
            <w:color w:val="EE1944"/>
          </w:rPr>
          <w:t>2</w:t>
        </w:r>
        <w:r w:rsidRPr="003A2024">
          <w:rPr>
            <w:rFonts w:cstheme="minorHAnsi"/>
            <w:color w:val="000000"/>
          </w:rPr>
          <w:t xml:space="preserve"> (If you’re unsure what these receptors are – they are cell receptors located throughout your body that impact on things like how hungry you are, pain-sensation, mood, and memory).</w:t>
        </w:r>
        <w:r w:rsidRPr="003A2024">
          <w:rPr>
            <w:rFonts w:cstheme="minorHAnsi"/>
            <w:color w:val="EE1944"/>
          </w:rPr>
          <w:t>5</w:t>
        </w:r>
        <w:r w:rsidRPr="003A2024">
          <w:rPr>
            <w:rFonts w:cstheme="minorHAnsi"/>
            <w:color w:val="000000"/>
          </w:rPr>
          <w:t xml:space="preserve"> While the technically correct term for these products is ‘synthetic cannabinoid receptor</w:t>
        </w:r>
      </w:ins>
    </w:p>
    <w:p w14:paraId="13C97D26" w14:textId="1CA48477" w:rsidR="00E420F2" w:rsidRPr="003A2024" w:rsidRDefault="00E420F2" w:rsidP="00E420F2">
      <w:pPr>
        <w:autoSpaceDE w:val="0"/>
        <w:autoSpaceDN w:val="0"/>
        <w:adjustRightInd w:val="0"/>
        <w:rPr>
          <w:ins w:id="28" w:author="Verreth, Jona" w:date="2026-09-25T20:08:00Z" w16du:dateUtc="2026-09-26T00:08:00Z"/>
          <w:rFonts w:cstheme="minorHAnsi"/>
          <w:color w:val="000000"/>
        </w:rPr>
      </w:pPr>
      <w:ins w:id="29" w:author="Verreth, Jona" w:date="2026-09-25T20:08:00Z" w16du:dateUtc="2026-09-26T00:08:00Z">
        <w:r w:rsidRPr="003A2024">
          <w:rPr>
            <w:rFonts w:cstheme="minorHAnsi"/>
            <w:color w:val="000000"/>
          </w:rPr>
          <w:t>agonists’ (SCRA), for simplicity we use the term ‘synthetic cannabinoids’.</w:t>
        </w:r>
      </w:ins>
    </w:p>
    <w:p w14:paraId="186F8DA4" w14:textId="77777777" w:rsidR="00E420F2" w:rsidRPr="003A2024" w:rsidRDefault="00E420F2" w:rsidP="00892C98">
      <w:pPr>
        <w:rPr>
          <w:ins w:id="30" w:author="Verreth, Jona" w:date="2026-09-25T20:08:00Z" w16du:dateUtc="2026-09-26T00:08:00Z"/>
          <w:rFonts w:cstheme="minorHAnsi"/>
        </w:rPr>
      </w:pPr>
    </w:p>
    <w:p w14:paraId="1BA8A528" w14:textId="63A7AE79" w:rsidR="00390F68" w:rsidRPr="003A2024" w:rsidRDefault="00885C1F" w:rsidP="00C50289">
      <w:pPr>
        <w:rPr>
          <w:ins w:id="31" w:author="Verreth, Jona" w:date="2026-09-25T20:08:00Z" w16du:dateUtc="2026-09-26T00:08:00Z"/>
          <w:rFonts w:cstheme="minorHAnsi"/>
        </w:rPr>
      </w:pPr>
      <w:ins w:id="32" w:author="Verreth, Jona" w:date="2026-09-25T20:08:00Z" w16du:dateUtc="2026-09-26T00:08:00Z">
        <w:r w:rsidRPr="003A2024">
          <w:rPr>
            <w:rFonts w:cstheme="minorHAnsi"/>
          </w:rPr>
          <w:t>ACMD (Advisory Council on the Misuse of Drugs) – U.K.</w:t>
        </w:r>
        <w:r w:rsidR="00EF78D0" w:rsidRPr="003A2024">
          <w:rPr>
            <w:rFonts w:cstheme="minorHAnsi"/>
          </w:rPr>
          <w:t>:</w:t>
        </w:r>
      </w:ins>
    </w:p>
    <w:p w14:paraId="2A594E5D" w14:textId="77777777" w:rsidR="00885C1F" w:rsidRPr="003A2024" w:rsidRDefault="00885C1F" w:rsidP="00885C1F">
      <w:pPr>
        <w:pStyle w:val="Default"/>
        <w:rPr>
          <w:ins w:id="33" w:author="Verreth, Jona" w:date="2026-09-25T20:08:00Z" w16du:dateUtc="2026-09-26T00:08:00Z"/>
          <w:rFonts w:asciiTheme="minorHAnsi" w:hAnsiTheme="minorHAnsi" w:cstheme="minorHAnsi"/>
          <w:color w:val="auto"/>
          <w:sz w:val="22"/>
          <w:szCs w:val="22"/>
        </w:rPr>
      </w:pPr>
      <w:ins w:id="34" w:author="Verreth, Jona" w:date="2026-09-25T20:08:00Z" w16du:dateUtc="2026-09-26T00:08:00Z">
        <w:r w:rsidRPr="003A2024">
          <w:rPr>
            <w:rFonts w:asciiTheme="minorHAnsi" w:hAnsiTheme="minorHAnsi" w:cstheme="minorHAnsi"/>
            <w:color w:val="auto"/>
            <w:sz w:val="22"/>
            <w:szCs w:val="22"/>
          </w:rPr>
          <w:t xml:space="preserve">Any compound (not being a compound for the time being specified in sub-paragraph (c) above) structurally related to 1-pentyl-3-(1-naphthoyl)indole (JWH-018), in that the four substructures, that is to say the indole ring, the pentyl substituent, the methanone linking group and the naphthyl ring, are linked together in a similar manner, whether or not any of the sub-structures have been modified, and whether or not substituted in any of the linked sub-structures with a benzyl or phenyl group and whether or not such compound is further substituted to any extent with alkyl, alkenyl, alkoxy, halide, haloalkyl or cyano substituents and, where any of the sub-structures have been modified, the modifications of the sub-structures are limited to any of the following, that is to say— </w:t>
        </w:r>
      </w:ins>
    </w:p>
    <w:p w14:paraId="3F1FFFEE" w14:textId="77777777" w:rsidR="00885C1F" w:rsidRPr="003A2024" w:rsidRDefault="00885C1F" w:rsidP="00885C1F">
      <w:pPr>
        <w:pStyle w:val="Default"/>
        <w:spacing w:after="21"/>
        <w:rPr>
          <w:ins w:id="35" w:author="Verreth, Jona" w:date="2026-09-25T20:08:00Z" w16du:dateUtc="2026-09-26T00:08:00Z"/>
          <w:rFonts w:asciiTheme="minorHAnsi" w:hAnsiTheme="minorHAnsi" w:cstheme="minorHAnsi"/>
          <w:color w:val="auto"/>
          <w:sz w:val="22"/>
          <w:szCs w:val="22"/>
        </w:rPr>
      </w:pPr>
      <w:ins w:id="36" w:author="Verreth, Jona" w:date="2026-09-25T20:08:00Z" w16du:dateUtc="2026-09-26T00:08:00Z">
        <w:r w:rsidRPr="003A2024">
          <w:rPr>
            <w:rFonts w:asciiTheme="minorHAnsi" w:hAnsiTheme="minorHAnsi" w:cstheme="minorHAnsi"/>
            <w:color w:val="auto"/>
            <w:sz w:val="22"/>
            <w:szCs w:val="22"/>
          </w:rPr>
          <w:t xml:space="preserve">(i) replacement of the indole ring with indane, indene, indazole, pyrrole, pyrazole, imidazole, benzimidazole, pyrrolo[2,3-b]pyridine, pyrrolo[3,2-c]pyridine or pyrazolo[3,4-b]pyridine; </w:t>
        </w:r>
      </w:ins>
    </w:p>
    <w:p w14:paraId="49AA2580" w14:textId="77777777" w:rsidR="00885C1F" w:rsidRPr="003A2024" w:rsidRDefault="00885C1F" w:rsidP="00885C1F">
      <w:pPr>
        <w:pStyle w:val="Default"/>
        <w:spacing w:after="21"/>
        <w:rPr>
          <w:ins w:id="37" w:author="Verreth, Jona" w:date="2026-09-25T20:08:00Z" w16du:dateUtc="2026-09-26T00:08:00Z"/>
          <w:rFonts w:asciiTheme="minorHAnsi" w:hAnsiTheme="minorHAnsi" w:cstheme="minorHAnsi"/>
          <w:color w:val="auto"/>
          <w:sz w:val="22"/>
          <w:szCs w:val="22"/>
        </w:rPr>
      </w:pPr>
      <w:ins w:id="38" w:author="Verreth, Jona" w:date="2026-09-25T20:08:00Z" w16du:dateUtc="2026-09-26T00:08:00Z">
        <w:r w:rsidRPr="003A2024">
          <w:rPr>
            <w:rFonts w:asciiTheme="minorHAnsi" w:hAnsiTheme="minorHAnsi" w:cstheme="minorHAnsi"/>
            <w:color w:val="auto"/>
            <w:sz w:val="22"/>
            <w:szCs w:val="22"/>
          </w:rPr>
          <w:t xml:space="preserve">(ii) replacement of the pentyl substituent with alkyl, alkenyl, benzyl, cycloalkylmethyl, cycloalkylethyl, (N-methylpiperidin-2-yl)methyl, 2-(4- morpholinyl)ethyl or (tetrahydropyran-4-yl)methyl; </w:t>
        </w:r>
      </w:ins>
    </w:p>
    <w:p w14:paraId="1F6D89C0" w14:textId="77777777" w:rsidR="00885C1F" w:rsidRPr="003A2024" w:rsidRDefault="00885C1F" w:rsidP="00885C1F">
      <w:pPr>
        <w:pStyle w:val="Default"/>
        <w:spacing w:after="21"/>
        <w:rPr>
          <w:ins w:id="39" w:author="Verreth, Jona" w:date="2026-09-25T20:08:00Z" w16du:dateUtc="2026-09-26T00:08:00Z"/>
          <w:rFonts w:asciiTheme="minorHAnsi" w:hAnsiTheme="minorHAnsi" w:cstheme="minorHAnsi"/>
          <w:color w:val="auto"/>
          <w:sz w:val="22"/>
          <w:szCs w:val="22"/>
        </w:rPr>
      </w:pPr>
      <w:ins w:id="40" w:author="Verreth, Jona" w:date="2026-09-25T20:08:00Z" w16du:dateUtc="2026-09-26T00:08:00Z">
        <w:r w:rsidRPr="003A2024">
          <w:rPr>
            <w:rFonts w:asciiTheme="minorHAnsi" w:hAnsiTheme="minorHAnsi" w:cstheme="minorHAnsi"/>
            <w:color w:val="auto"/>
            <w:sz w:val="22"/>
            <w:szCs w:val="22"/>
          </w:rPr>
          <w:t xml:space="preserve">(iii) replacement of the methanone linking group with an ethanone, carboxamide, carboxylate, methylene bridge or methine group; </w:t>
        </w:r>
      </w:ins>
    </w:p>
    <w:p w14:paraId="484A53F4" w14:textId="77777777" w:rsidR="00885C1F" w:rsidRPr="003A2024" w:rsidRDefault="00885C1F" w:rsidP="00885C1F">
      <w:pPr>
        <w:pStyle w:val="Default"/>
        <w:rPr>
          <w:ins w:id="41" w:author="Verreth, Jona" w:date="2026-09-25T20:08:00Z" w16du:dateUtc="2026-09-26T00:08:00Z"/>
          <w:rFonts w:asciiTheme="minorHAnsi" w:hAnsiTheme="minorHAnsi" w:cstheme="minorHAnsi"/>
          <w:color w:val="auto"/>
          <w:sz w:val="22"/>
          <w:szCs w:val="22"/>
        </w:rPr>
      </w:pPr>
      <w:ins w:id="42" w:author="Verreth, Jona" w:date="2026-09-25T20:08:00Z" w16du:dateUtc="2026-09-26T00:08:00Z">
        <w:r w:rsidRPr="003A2024">
          <w:rPr>
            <w:rFonts w:asciiTheme="minorHAnsi" w:hAnsiTheme="minorHAnsi" w:cstheme="minorHAnsi"/>
            <w:color w:val="auto"/>
            <w:sz w:val="22"/>
            <w:szCs w:val="22"/>
          </w:rPr>
          <w:t xml:space="preserve">(iv) replacement of the 1-naphthyl ring with 2-naphthyl, phenyl, benzyl, adamantyl, cycloalkyl, cycloalkylmethyl, cycloalkylethyl, bicyclo[2.2.1]heptanyl, 1,2,3,4- tetrahydronaphthyl, quinolinyl, isoquinolinyl, 1-amino-1-oxopropan-2-yl, 1-hydroxy-1-oxopropan-2-yl, piperidinyl, morpholinyl, pyrrolidinyl, tetrahydropyranyl or piperazinyl.” </w:t>
        </w:r>
      </w:ins>
    </w:p>
    <w:p w14:paraId="4C72EFF6" w14:textId="77777777" w:rsidR="00885C1F" w:rsidRPr="003A2024" w:rsidRDefault="00885C1F" w:rsidP="00C50289">
      <w:pPr>
        <w:rPr>
          <w:ins w:id="43" w:author="Verreth, Jona" w:date="2026-09-25T20:08:00Z" w16du:dateUtc="2026-09-26T00:08:00Z"/>
          <w:rFonts w:cstheme="minorHAnsi"/>
        </w:rPr>
      </w:pPr>
    </w:p>
    <w:p w14:paraId="5A6E6B0F" w14:textId="77777777" w:rsidR="00885C1F" w:rsidRPr="003A2024" w:rsidRDefault="00885C1F" w:rsidP="00C50289">
      <w:pPr>
        <w:rPr>
          <w:ins w:id="44" w:author="Verreth, Jona" w:date="2026-09-25T20:08:00Z" w16du:dateUtc="2026-09-26T00:08:00Z"/>
          <w:rFonts w:cstheme="minorHAnsi"/>
          <w:color w:val="374151"/>
        </w:rPr>
      </w:pPr>
    </w:p>
    <w:p w14:paraId="0748C894" w14:textId="0CC55320" w:rsidR="00885C1F" w:rsidRPr="003A2024" w:rsidRDefault="00885C1F" w:rsidP="00C50289">
      <w:pPr>
        <w:rPr>
          <w:ins w:id="45" w:author="Verreth, Jona" w:date="2026-09-25T20:08:00Z" w16du:dateUtc="2026-09-26T00:08:00Z"/>
          <w:rFonts w:cstheme="minorHAnsi"/>
        </w:rPr>
      </w:pPr>
      <w:ins w:id="46" w:author="Verreth, Jona" w:date="2026-09-25T20:08:00Z" w16du:dateUtc="2026-09-26T00:08:00Z">
        <w:r w:rsidRPr="003A2024">
          <w:rPr>
            <w:rFonts w:cstheme="minorHAnsi"/>
          </w:rPr>
          <w:lastRenderedPageBreak/>
          <w:t>NHS (National Health Service):</w:t>
        </w:r>
      </w:ins>
    </w:p>
    <w:p w14:paraId="48E8803E" w14:textId="0912A44E" w:rsidR="00885C1F" w:rsidRPr="003A2024" w:rsidRDefault="00885C1F" w:rsidP="00C50289">
      <w:pPr>
        <w:rPr>
          <w:ins w:id="47" w:author="Verreth, Jona" w:date="2026-09-25T20:08:00Z" w16du:dateUtc="2026-09-26T00:08:00Z"/>
          <w:rFonts w:cstheme="minorHAnsi"/>
        </w:rPr>
      </w:pPr>
      <w:ins w:id="48" w:author="Verreth, Jona" w:date="2026-09-25T20:08:00Z" w16du:dateUtc="2026-09-26T00:08:00Z">
        <w:r w:rsidRPr="003A2024">
          <w:rPr>
            <w:rFonts w:cstheme="minorHAnsi"/>
          </w:rPr>
          <w:t>Synthetic cannabinoids are lab-made drugs.</w:t>
        </w:r>
      </w:ins>
    </w:p>
    <w:p w14:paraId="4A5DFE48" w14:textId="77777777" w:rsidR="001B578A" w:rsidRPr="003A2024" w:rsidRDefault="001B578A" w:rsidP="00C50289">
      <w:pPr>
        <w:rPr>
          <w:ins w:id="49" w:author="Verreth, Jona" w:date="2026-09-25T20:08:00Z" w16du:dateUtc="2026-09-26T00:08:00Z"/>
          <w:rFonts w:cstheme="minorHAnsi"/>
        </w:rPr>
      </w:pPr>
    </w:p>
    <w:p w14:paraId="4213AD5E" w14:textId="5F15BC43" w:rsidR="001B578A" w:rsidRPr="003A2024" w:rsidRDefault="001B578A" w:rsidP="00C50289">
      <w:pPr>
        <w:rPr>
          <w:ins w:id="50" w:author="Verreth, Jona" w:date="2026-09-25T20:08:00Z" w16du:dateUtc="2026-09-26T00:08:00Z"/>
          <w:rFonts w:cstheme="minorHAnsi"/>
        </w:rPr>
      </w:pPr>
      <w:ins w:id="51" w:author="Verreth, Jona" w:date="2026-09-25T20:08:00Z" w16du:dateUtc="2026-09-26T00:08:00Z">
        <w:r w:rsidRPr="003A2024">
          <w:rPr>
            <w:rFonts w:cstheme="minorHAnsi"/>
          </w:rPr>
          <w:t>CDC:</w:t>
        </w:r>
      </w:ins>
    </w:p>
    <w:p w14:paraId="7675A15C" w14:textId="71AA4322" w:rsidR="001B578A" w:rsidRPr="003A2024" w:rsidRDefault="001B578A" w:rsidP="00C50289">
      <w:pPr>
        <w:rPr>
          <w:ins w:id="52" w:author="Verreth, Jona" w:date="2026-09-25T20:08:00Z" w16du:dateUtc="2026-09-26T00:08:00Z"/>
          <w:rFonts w:cstheme="minorHAnsi"/>
          <w:color w:val="000000"/>
          <w:shd w:val="clear" w:color="auto" w:fill="FFFFFF"/>
        </w:rPr>
      </w:pPr>
      <w:ins w:id="53" w:author="Verreth, Jona" w:date="2026-09-25T20:08:00Z" w16du:dateUtc="2026-09-26T00:08:00Z">
        <w:r w:rsidRPr="003A2024">
          <w:rPr>
            <w:rFonts w:cstheme="minorHAnsi"/>
            <w:color w:val="000000"/>
            <w:shd w:val="clear" w:color="auto" w:fill="FFFFFF"/>
          </w:rPr>
          <w:t>Synthetic cannabinoids (“synthetic marijuana,” “Spice,” “K2”) are various manmade chemicals that some people may use as an alternative to marijuana. These seemingly innocent little packages of “fake weed”  can cause serious side effects that are  very different from those of marijuana.</w:t>
        </w:r>
      </w:ins>
    </w:p>
    <w:p w14:paraId="5565348B" w14:textId="10AEA9F1" w:rsidR="002D036A" w:rsidRPr="003A2024" w:rsidRDefault="002D036A" w:rsidP="00C50289">
      <w:pPr>
        <w:rPr>
          <w:ins w:id="54" w:author="Verreth, Jona" w:date="2026-09-25T20:08:00Z" w16du:dateUtc="2026-09-26T00:08:00Z"/>
          <w:rFonts w:cstheme="minorHAnsi"/>
        </w:rPr>
      </w:pPr>
      <w:ins w:id="55" w:author="Verreth, Jona" w:date="2026-09-25T20:08:00Z" w16du:dateUtc="2026-09-26T00:08:00Z">
        <w:r w:rsidRPr="003A2024">
          <w:rPr>
            <w:rFonts w:cstheme="minorHAnsi"/>
          </w:rPr>
          <w:t xml:space="preserve">NDI (New Dietary Ingredient) </w:t>
        </w:r>
        <w:r w:rsidR="00E2068D" w:rsidRPr="003A2024">
          <w:rPr>
            <w:rFonts w:cstheme="minorHAnsi"/>
          </w:rPr>
          <w:t>Notification 2016 guidance (FDA-2011-D-0376):</w:t>
        </w:r>
      </w:ins>
    </w:p>
    <w:p w14:paraId="0EB9E808" w14:textId="17BA49E3" w:rsidR="00885C1F" w:rsidRPr="003A2024" w:rsidRDefault="00E2068D" w:rsidP="00C50289">
      <w:pPr>
        <w:rPr>
          <w:ins w:id="56" w:author="Verreth, Jona" w:date="2026-09-25T20:08:00Z" w16du:dateUtc="2026-09-26T00:08:00Z"/>
          <w:rFonts w:cstheme="minorHAnsi"/>
        </w:rPr>
      </w:pPr>
      <w:ins w:id="57" w:author="Verreth, Jona" w:date="2026-09-25T20:08:00Z" w16du:dateUtc="2026-09-26T00:08:00Z">
        <w:r w:rsidRPr="003A2024">
          <w:rPr>
            <w:rFonts w:cstheme="minorHAnsi"/>
          </w:rPr>
          <w:t>Below are some examples of processes that FDA would likely consider to involve chemical alteration. These processes would also be likely to affect the safety profile of a dietary ingredient. The examples below are intended only for the purpose of illustration and are not a comprehensive list of processes that result in chemical alteration. See question IV.B.5 for further discussion on chemical alteration.</w:t>
        </w:r>
      </w:ins>
    </w:p>
    <w:p w14:paraId="60801EC4" w14:textId="77777777" w:rsidR="00E2068D" w:rsidRPr="003A2024" w:rsidRDefault="00E2068D" w:rsidP="00E2068D">
      <w:pPr>
        <w:autoSpaceDE w:val="0"/>
        <w:autoSpaceDN w:val="0"/>
        <w:adjustRightInd w:val="0"/>
        <w:rPr>
          <w:ins w:id="58" w:author="Verreth, Jona" w:date="2026-09-25T20:08:00Z" w16du:dateUtc="2026-09-26T00:08:00Z"/>
          <w:rFonts w:cstheme="minorHAnsi"/>
          <w:color w:val="000000"/>
        </w:rPr>
      </w:pPr>
    </w:p>
    <w:p w14:paraId="2E293BE4" w14:textId="77777777" w:rsidR="00E2068D" w:rsidRPr="003A2024" w:rsidRDefault="00E2068D" w:rsidP="00E2068D">
      <w:pPr>
        <w:autoSpaceDE w:val="0"/>
        <w:autoSpaceDN w:val="0"/>
        <w:adjustRightInd w:val="0"/>
        <w:spacing w:after="198"/>
        <w:rPr>
          <w:ins w:id="59" w:author="Verreth, Jona" w:date="2026-09-25T20:08:00Z" w16du:dateUtc="2026-09-26T00:08:00Z"/>
          <w:rFonts w:cstheme="minorHAnsi"/>
          <w:color w:val="000000"/>
        </w:rPr>
      </w:pPr>
      <w:ins w:id="60" w:author="Verreth, Jona" w:date="2026-09-25T20:08:00Z" w16du:dateUtc="2026-09-26T00:08:00Z">
        <w:r w:rsidRPr="003A2024">
          <w:rPr>
            <w:rFonts w:cstheme="minorHAnsi"/>
            <w:color w:val="000000"/>
          </w:rPr>
          <w:t xml:space="preserve">A process that makes or breaks chemical bonds, unless the bonds created by the process are reversed when the ingredient is dissolved in water (e.g., creation of a soluble salt) or during ingestion. Example: hydrolysis. </w:t>
        </w:r>
      </w:ins>
    </w:p>
    <w:p w14:paraId="7EEB68E0" w14:textId="422DB87C" w:rsidR="00E2068D" w:rsidRPr="003A2024" w:rsidRDefault="00E2068D" w:rsidP="00E2068D">
      <w:pPr>
        <w:autoSpaceDE w:val="0"/>
        <w:autoSpaceDN w:val="0"/>
        <w:adjustRightInd w:val="0"/>
        <w:spacing w:after="198"/>
        <w:rPr>
          <w:ins w:id="61" w:author="Verreth, Jona" w:date="2026-09-25T20:08:00Z" w16du:dateUtc="2026-09-26T00:08:00Z"/>
          <w:rFonts w:cstheme="minorHAnsi"/>
          <w:color w:val="000000"/>
        </w:rPr>
      </w:pPr>
      <w:ins w:id="62" w:author="Verreth, Jona" w:date="2026-09-25T20:08:00Z" w16du:dateUtc="2026-09-26T00:08:00Z">
        <w:r w:rsidRPr="003A2024">
          <w:rPr>
            <w:rFonts w:cstheme="minorHAnsi"/>
            <w:color w:val="000000"/>
          </w:rPr>
          <w:t xml:space="preserve">Removal of some components of a tincture or solution in water, which changes the chemical or molecular composition or structure of the mixture. Examples: chromatography, distillation, and filtration. </w:t>
        </w:r>
      </w:ins>
    </w:p>
    <w:p w14:paraId="28234B6B" w14:textId="68C5B05F" w:rsidR="00E2068D" w:rsidRPr="003A2024" w:rsidRDefault="00E2068D" w:rsidP="00E2068D">
      <w:pPr>
        <w:autoSpaceDE w:val="0"/>
        <w:autoSpaceDN w:val="0"/>
        <w:adjustRightInd w:val="0"/>
        <w:rPr>
          <w:ins w:id="63" w:author="Verreth, Jona" w:date="2026-09-25T20:08:00Z" w16du:dateUtc="2026-09-26T00:08:00Z"/>
          <w:rFonts w:cstheme="minorHAnsi"/>
          <w:color w:val="000000"/>
        </w:rPr>
      </w:pPr>
      <w:ins w:id="64" w:author="Verreth, Jona" w:date="2026-09-25T20:08:00Z" w16du:dateUtc="2026-09-26T00:08:00Z">
        <w:r w:rsidRPr="003A2024">
          <w:rPr>
            <w:rFonts w:cstheme="minorHAnsi"/>
            <w:color w:val="000000"/>
          </w:rPr>
          <w:t>Use of solvents other than water or aqueous ethanol to make an extract or tincture. The official legislative history of DSHEA specifies that “solution in water” and “tincture” (solution in aqueous ethanol) are not processes that chemically alter a food.23 However, other solvents typically alter the composition of the extract in significantly different ways, usually by extracting different types of constituents than are extracted using water and aqueous ethanol.</w:t>
        </w:r>
      </w:ins>
    </w:p>
    <w:p w14:paraId="00E08AEA" w14:textId="77777777" w:rsidR="00E2068D" w:rsidRPr="003A2024" w:rsidRDefault="00E2068D" w:rsidP="00E2068D">
      <w:pPr>
        <w:autoSpaceDE w:val="0"/>
        <w:autoSpaceDN w:val="0"/>
        <w:adjustRightInd w:val="0"/>
        <w:rPr>
          <w:ins w:id="65" w:author="Verreth, Jona" w:date="2026-09-25T20:08:00Z" w16du:dateUtc="2026-09-26T00:08:00Z"/>
          <w:rFonts w:cstheme="minorHAnsi"/>
          <w:color w:val="000000"/>
        </w:rPr>
      </w:pPr>
    </w:p>
    <w:p w14:paraId="69B653E1" w14:textId="77777777" w:rsidR="00E2068D" w:rsidRPr="003A2024" w:rsidRDefault="00E2068D" w:rsidP="00E2068D">
      <w:pPr>
        <w:autoSpaceDE w:val="0"/>
        <w:autoSpaceDN w:val="0"/>
        <w:adjustRightInd w:val="0"/>
        <w:rPr>
          <w:ins w:id="66" w:author="Verreth, Jona" w:date="2026-09-25T20:08:00Z" w16du:dateUtc="2026-09-26T00:08:00Z"/>
          <w:rFonts w:cstheme="minorHAnsi"/>
          <w:color w:val="000000"/>
        </w:rPr>
      </w:pPr>
    </w:p>
    <w:p w14:paraId="3C22D027" w14:textId="3BBCE769" w:rsidR="00E2068D" w:rsidRPr="003A2024" w:rsidRDefault="00E2068D" w:rsidP="00E2068D">
      <w:pPr>
        <w:pStyle w:val="Default"/>
        <w:rPr>
          <w:ins w:id="67" w:author="Verreth, Jona" w:date="2026-09-25T20:08:00Z" w16du:dateUtc="2026-09-26T00:08:00Z"/>
          <w:rFonts w:asciiTheme="minorHAnsi" w:hAnsiTheme="minorHAnsi" w:cstheme="minorHAnsi"/>
          <w:sz w:val="22"/>
          <w:szCs w:val="22"/>
        </w:rPr>
      </w:pPr>
      <w:ins w:id="68" w:author="Verreth, Jona" w:date="2026-09-25T20:08:00Z" w16du:dateUtc="2026-09-26T00:08:00Z">
        <w:r w:rsidRPr="003A2024">
          <w:rPr>
            <w:rFonts w:asciiTheme="minorHAnsi" w:hAnsiTheme="minorHAnsi" w:cstheme="minorHAnsi"/>
            <w:sz w:val="22"/>
            <w:szCs w:val="22"/>
          </w:rPr>
          <w:t>High temperature baking or cooking of an ingredient that has not previously been baked or cooked, unless the process causes only minor loss of volatile components with no other changes to the chemical or molecular composition or structure of the ingredient.</w:t>
        </w:r>
      </w:ins>
    </w:p>
    <w:p w14:paraId="682D8520" w14:textId="77777777" w:rsidR="00E2068D" w:rsidRPr="003A2024" w:rsidRDefault="00E2068D" w:rsidP="00E2068D">
      <w:pPr>
        <w:pStyle w:val="Default"/>
        <w:rPr>
          <w:ins w:id="69" w:author="Verreth, Jona" w:date="2026-09-25T20:08:00Z" w16du:dateUtc="2026-09-26T00:08:00Z"/>
          <w:rFonts w:asciiTheme="minorHAnsi" w:hAnsiTheme="minorHAnsi" w:cstheme="minorHAnsi"/>
          <w:sz w:val="22"/>
          <w:szCs w:val="22"/>
        </w:rPr>
      </w:pPr>
    </w:p>
    <w:p w14:paraId="15BE33CA" w14:textId="77777777" w:rsidR="00E2068D" w:rsidRPr="003A2024" w:rsidRDefault="00E2068D" w:rsidP="00E2068D">
      <w:pPr>
        <w:autoSpaceDE w:val="0"/>
        <w:autoSpaceDN w:val="0"/>
        <w:adjustRightInd w:val="0"/>
        <w:rPr>
          <w:ins w:id="70" w:author="Verreth, Jona" w:date="2026-09-25T20:08:00Z" w16du:dateUtc="2026-09-26T00:08:00Z"/>
          <w:rFonts w:cstheme="minorHAnsi"/>
          <w:color w:val="000000"/>
        </w:rPr>
      </w:pPr>
    </w:p>
    <w:p w14:paraId="3CD57AFD" w14:textId="11967AB2" w:rsidR="00E2068D" w:rsidRPr="003A2024" w:rsidRDefault="00E2068D" w:rsidP="00E2068D">
      <w:pPr>
        <w:autoSpaceDE w:val="0"/>
        <w:autoSpaceDN w:val="0"/>
        <w:adjustRightInd w:val="0"/>
        <w:spacing w:after="182"/>
        <w:rPr>
          <w:ins w:id="71" w:author="Verreth, Jona" w:date="2026-09-25T20:08:00Z" w16du:dateUtc="2026-09-26T00:08:00Z"/>
          <w:rFonts w:cstheme="minorHAnsi"/>
          <w:color w:val="000000"/>
        </w:rPr>
      </w:pPr>
      <w:ins w:id="72" w:author="Verreth, Jona" w:date="2026-09-25T20:08:00Z" w16du:dateUtc="2026-09-26T00:08:00Z">
        <w:r w:rsidRPr="003A2024">
          <w:rPr>
            <w:rFonts w:cstheme="minorHAnsi"/>
            <w:color w:val="000000"/>
          </w:rPr>
          <w:t xml:space="preserve">Changing the manufacturing method for an ingredient such that the chemical or molecular composition or structure is significantly different. Examples: changes that alter the composition of materials used to make the ingredient, use of a different solvent, or use of a chromatographic matrix instead of a passive filter. </w:t>
        </w:r>
      </w:ins>
    </w:p>
    <w:p w14:paraId="64DC14FF" w14:textId="3C1774ED" w:rsidR="00E2068D" w:rsidRPr="003A2024" w:rsidRDefault="00E2068D" w:rsidP="00E2068D">
      <w:pPr>
        <w:autoSpaceDE w:val="0"/>
        <w:autoSpaceDN w:val="0"/>
        <w:adjustRightInd w:val="0"/>
        <w:spacing w:after="182"/>
        <w:rPr>
          <w:ins w:id="73" w:author="Verreth, Jona" w:date="2026-09-25T20:08:00Z" w16du:dateUtc="2026-09-26T00:08:00Z"/>
          <w:rFonts w:cstheme="minorHAnsi"/>
          <w:color w:val="000000"/>
        </w:rPr>
      </w:pPr>
      <w:ins w:id="74" w:author="Verreth, Jona" w:date="2026-09-25T20:08:00Z" w16du:dateUtc="2026-09-26T00:08:00Z">
        <w:r w:rsidRPr="003A2024">
          <w:rPr>
            <w:rFonts w:cstheme="minorHAnsi"/>
            <w:color w:val="000000"/>
          </w:rPr>
          <w:t xml:space="preserve">Application of nanotechnology that results in new or altered chemical properties of the ingredient. </w:t>
        </w:r>
      </w:ins>
    </w:p>
    <w:p w14:paraId="6A1E79B6" w14:textId="3328F6AC" w:rsidR="00E2068D" w:rsidRPr="003A2024" w:rsidRDefault="00E2068D" w:rsidP="00E2068D">
      <w:pPr>
        <w:autoSpaceDE w:val="0"/>
        <w:autoSpaceDN w:val="0"/>
        <w:adjustRightInd w:val="0"/>
        <w:spacing w:after="182"/>
        <w:rPr>
          <w:ins w:id="75" w:author="Verreth, Jona" w:date="2026-09-25T20:08:00Z" w16du:dateUtc="2026-09-26T00:08:00Z"/>
          <w:rFonts w:cstheme="minorHAnsi"/>
          <w:color w:val="000000"/>
        </w:rPr>
      </w:pPr>
      <w:ins w:id="76" w:author="Verreth, Jona" w:date="2026-09-25T20:08:00Z" w16du:dateUtc="2026-09-26T00:08:00Z">
        <w:r w:rsidRPr="003A2024">
          <w:rPr>
            <w:rFonts w:cstheme="minorHAnsi"/>
            <w:color w:val="000000"/>
          </w:rPr>
          <w:t xml:space="preserve">Changing agricultural or fermentation conditions to alter the chemical or molecular composition or structure of the ingredient. Examples: sprouting garlic or fermenting yeast using a medium containing large amounts of sodium selenite to create large amounts of organic selenium compounds. </w:t>
        </w:r>
      </w:ins>
    </w:p>
    <w:p w14:paraId="2E303DB8" w14:textId="26638AEE" w:rsidR="00E2068D" w:rsidRPr="003A2024" w:rsidRDefault="00E2068D" w:rsidP="00E2068D">
      <w:pPr>
        <w:autoSpaceDE w:val="0"/>
        <w:autoSpaceDN w:val="0"/>
        <w:adjustRightInd w:val="0"/>
        <w:spacing w:after="182"/>
        <w:rPr>
          <w:ins w:id="77" w:author="Verreth, Jona" w:date="2026-09-25T20:08:00Z" w16du:dateUtc="2026-09-26T00:08:00Z"/>
          <w:rFonts w:cstheme="minorHAnsi"/>
          <w:color w:val="000000"/>
        </w:rPr>
      </w:pPr>
      <w:ins w:id="78" w:author="Verreth, Jona" w:date="2026-09-25T20:08:00Z" w16du:dateUtc="2026-09-26T00:08:00Z">
        <w:r w:rsidRPr="003A2024">
          <w:rPr>
            <w:rFonts w:cstheme="minorHAnsi"/>
            <w:color w:val="000000"/>
          </w:rPr>
          <w:t xml:space="preserve">Fermentation using a fermentation medium different from the one used to make conventional foods in the food supply. Example: use of a defined commercial growth medium to produce a microorganism previously made by fermenting milk into dairy products like yogurt or cheese. </w:t>
        </w:r>
      </w:ins>
    </w:p>
    <w:p w14:paraId="0BBC8653" w14:textId="43DB865B" w:rsidR="00E2068D" w:rsidRPr="003A2024" w:rsidRDefault="00E2068D" w:rsidP="00E2068D">
      <w:pPr>
        <w:autoSpaceDE w:val="0"/>
        <w:autoSpaceDN w:val="0"/>
        <w:adjustRightInd w:val="0"/>
        <w:rPr>
          <w:ins w:id="79" w:author="Verreth, Jona" w:date="2026-09-25T20:08:00Z" w16du:dateUtc="2026-09-26T00:08:00Z"/>
          <w:rFonts w:cstheme="minorHAnsi"/>
          <w:color w:val="000000"/>
        </w:rPr>
      </w:pPr>
      <w:ins w:id="80" w:author="Verreth, Jona" w:date="2026-09-25T20:08:00Z" w16du:dateUtc="2026-09-26T00:08:00Z">
        <w:r w:rsidRPr="003A2024">
          <w:rPr>
            <w:rFonts w:cstheme="minorHAnsi"/>
            <w:color w:val="000000"/>
          </w:rPr>
          <w:t xml:space="preserve">Use of a botanical ingredient that is at a different life stage than the life stage of the botanical ingredient used as a conventional food. Examples: making an extract from unripe instead of ripe apples or </w:t>
        </w:r>
      </w:ins>
    </w:p>
    <w:p w14:paraId="321C1795" w14:textId="77777777" w:rsidR="00E2068D" w:rsidRPr="003A2024" w:rsidRDefault="00E2068D" w:rsidP="00E2068D">
      <w:pPr>
        <w:pStyle w:val="Default"/>
        <w:rPr>
          <w:ins w:id="81" w:author="Verreth, Jona" w:date="2026-09-25T20:08:00Z" w16du:dateUtc="2026-09-26T00:08:00Z"/>
          <w:rFonts w:asciiTheme="minorHAnsi" w:hAnsiTheme="minorHAnsi" w:cstheme="minorHAnsi"/>
          <w:sz w:val="22"/>
          <w:szCs w:val="22"/>
        </w:rPr>
      </w:pPr>
    </w:p>
    <w:p w14:paraId="12BCDB32" w14:textId="1E9837AB" w:rsidR="00E2068D" w:rsidRPr="003A2024" w:rsidRDefault="00E2068D" w:rsidP="00E2068D">
      <w:pPr>
        <w:autoSpaceDE w:val="0"/>
        <w:autoSpaceDN w:val="0"/>
        <w:adjustRightInd w:val="0"/>
        <w:rPr>
          <w:ins w:id="82" w:author="Verreth, Jona" w:date="2026-09-25T20:08:00Z" w16du:dateUtc="2026-09-26T00:08:00Z"/>
          <w:rFonts w:cstheme="minorHAnsi"/>
          <w:color w:val="000000"/>
        </w:rPr>
      </w:pPr>
    </w:p>
    <w:p w14:paraId="7BCC0DBA" w14:textId="77777777" w:rsidR="00E2068D" w:rsidRPr="003A2024" w:rsidRDefault="00E2068D" w:rsidP="00E2068D">
      <w:pPr>
        <w:autoSpaceDE w:val="0"/>
        <w:autoSpaceDN w:val="0"/>
        <w:adjustRightInd w:val="0"/>
        <w:rPr>
          <w:ins w:id="83" w:author="Verreth, Jona" w:date="2026-09-25T20:08:00Z" w16du:dateUtc="2026-09-26T00:08:00Z"/>
          <w:rFonts w:cstheme="minorHAnsi"/>
          <w:color w:val="000000"/>
        </w:rPr>
      </w:pPr>
    </w:p>
    <w:p w14:paraId="0A08C066" w14:textId="77777777" w:rsidR="00E2068D" w:rsidRPr="003A2024" w:rsidRDefault="00E2068D" w:rsidP="00C50289">
      <w:pPr>
        <w:rPr>
          <w:ins w:id="84" w:author="Verreth, Jona" w:date="2026-09-25T20:08:00Z" w16du:dateUtc="2026-09-26T00:08:00Z"/>
          <w:rFonts w:cstheme="minorHAnsi"/>
          <w:color w:val="374151"/>
        </w:rPr>
      </w:pPr>
    </w:p>
    <w:p w14:paraId="52E63BE9" w14:textId="449F3BC4" w:rsidR="00885C1F" w:rsidRPr="003A2024" w:rsidRDefault="003A2024" w:rsidP="00C50289">
      <w:pPr>
        <w:rPr>
          <w:ins w:id="85" w:author="Verreth, Jona" w:date="2026-09-25T20:08:00Z" w16du:dateUtc="2026-09-26T00:08:00Z"/>
          <w:rFonts w:cstheme="minorHAnsi"/>
        </w:rPr>
      </w:pPr>
      <w:ins w:id="86" w:author="Verreth, Jona" w:date="2026-09-25T20:08:00Z" w16du:dateUtc="2026-09-26T00:08:00Z">
        <w:r w:rsidRPr="003A2024">
          <w:rPr>
            <w:rFonts w:cstheme="minorHAnsi"/>
          </w:rPr>
          <w:t>Some additional thought</w:t>
        </w:r>
        <w:r w:rsidR="00032A98">
          <w:rPr>
            <w:rFonts w:cstheme="minorHAnsi"/>
          </w:rPr>
          <w:t>s</w:t>
        </w:r>
        <w:r w:rsidRPr="003A2024">
          <w:rPr>
            <w:rFonts w:cstheme="minorHAnsi"/>
          </w:rPr>
          <w:t xml:space="preserve"> concerning </w:t>
        </w:r>
        <w:r>
          <w:rPr>
            <w:rFonts w:cstheme="minorHAnsi"/>
          </w:rPr>
          <w:t>synthetic cannabinoids:</w:t>
        </w:r>
      </w:ins>
    </w:p>
    <w:p w14:paraId="1B97B109" w14:textId="666863C9" w:rsidR="00885C1F" w:rsidRPr="003A2024" w:rsidRDefault="00885C1F" w:rsidP="00C50289">
      <w:pPr>
        <w:rPr>
          <w:ins w:id="87" w:author="Verreth, Jona" w:date="2026-09-25T20:08:00Z" w16du:dateUtc="2026-09-26T00:08:00Z"/>
          <w:rFonts w:cstheme="minorHAnsi"/>
        </w:rPr>
      </w:pPr>
    </w:p>
    <w:p w14:paraId="72BA4DE2" w14:textId="4126411A" w:rsidR="00390F68" w:rsidRPr="003A2024" w:rsidRDefault="003A2024" w:rsidP="003A2024">
      <w:pPr>
        <w:pStyle w:val="ListParagraph"/>
        <w:numPr>
          <w:ilvl w:val="0"/>
          <w:numId w:val="5"/>
        </w:numPr>
        <w:spacing w:after="160" w:line="259" w:lineRule="auto"/>
        <w:rPr>
          <w:ins w:id="88" w:author="Verreth, Jona" w:date="2026-09-25T20:08:00Z" w16du:dateUtc="2026-09-26T00:08:00Z"/>
          <w:rFonts w:cstheme="minorHAnsi"/>
        </w:rPr>
      </w:pPr>
      <w:ins w:id="89" w:author="Verreth, Jona" w:date="2026-09-25T20:08:00Z" w16du:dateUtc="2026-09-26T00:08:00Z">
        <w:r>
          <w:rPr>
            <w:rFonts w:cstheme="minorHAnsi"/>
          </w:rPr>
          <w:t>Does the definition need to say something about l</w:t>
        </w:r>
        <w:r w:rsidR="00390F68" w:rsidRPr="003A2024">
          <w:rPr>
            <w:rFonts w:cstheme="minorHAnsi"/>
          </w:rPr>
          <w:t>acing/coating/spraying/infusing of carrier material like hemp and herbs etc.</w:t>
        </w:r>
        <w:r>
          <w:rPr>
            <w:rFonts w:cstheme="minorHAnsi"/>
          </w:rPr>
          <w:t>?</w:t>
        </w:r>
      </w:ins>
    </w:p>
    <w:p w14:paraId="704AD3C8" w14:textId="187E9C0D" w:rsidR="00390F68" w:rsidRPr="003A2024" w:rsidRDefault="003A2024" w:rsidP="003A2024">
      <w:pPr>
        <w:pStyle w:val="ListParagraph"/>
        <w:numPr>
          <w:ilvl w:val="0"/>
          <w:numId w:val="5"/>
        </w:numPr>
        <w:spacing w:after="160" w:line="259" w:lineRule="auto"/>
        <w:rPr>
          <w:ins w:id="90" w:author="Verreth, Jona" w:date="2026-09-25T20:08:00Z" w16du:dateUtc="2026-09-26T00:08:00Z"/>
          <w:rFonts w:cstheme="minorHAnsi"/>
        </w:rPr>
      </w:pPr>
      <w:ins w:id="91" w:author="Verreth, Jona" w:date="2026-09-25T20:08:00Z" w16du:dateUtc="2026-09-26T00:08:00Z">
        <w:r>
          <w:rPr>
            <w:rFonts w:cstheme="minorHAnsi"/>
          </w:rPr>
          <w:t>Some literature uses the term “</w:t>
        </w:r>
        <w:r w:rsidR="00390F68" w:rsidRPr="003A2024">
          <w:rPr>
            <w:rFonts w:cstheme="minorHAnsi"/>
          </w:rPr>
          <w:t>Semi-synthetics</w:t>
        </w:r>
        <w:r>
          <w:rPr>
            <w:rFonts w:cstheme="minorHAnsi"/>
          </w:rPr>
          <w:t>”</w:t>
        </w:r>
        <w:r w:rsidR="0075725D">
          <w:rPr>
            <w:rFonts w:cstheme="minorHAnsi"/>
          </w:rPr>
          <w:t xml:space="preserve"> (</w:t>
        </w:r>
        <w:r w:rsidR="00390F68" w:rsidRPr="003A2024">
          <w:rPr>
            <w:rFonts w:cstheme="minorHAnsi"/>
          </w:rPr>
          <w:t>for example Hexahydrocannabinol</w:t>
        </w:r>
        <w:r w:rsidR="0075725D">
          <w:rPr>
            <w:rFonts w:cstheme="minorHAnsi"/>
          </w:rPr>
          <w:t>) for those cannabinoids that</w:t>
        </w:r>
        <w:r w:rsidR="00390F68" w:rsidRPr="003A2024">
          <w:rPr>
            <w:rFonts w:cstheme="minorHAnsi"/>
          </w:rPr>
          <w:t xml:space="preserve"> </w:t>
        </w:r>
        <w:r w:rsidR="0075725D">
          <w:rPr>
            <w:rFonts w:cstheme="minorHAnsi"/>
          </w:rPr>
          <w:t>m</w:t>
        </w:r>
        <w:r w:rsidR="00390F68" w:rsidRPr="003A2024">
          <w:rPr>
            <w:rFonts w:cstheme="minorHAnsi"/>
          </w:rPr>
          <w:t>aintain the chemical structure of THC</w:t>
        </w:r>
        <w:r w:rsidR="0075725D">
          <w:rPr>
            <w:rFonts w:cstheme="minorHAnsi"/>
          </w:rPr>
          <w:t xml:space="preserve"> but</w:t>
        </w:r>
        <w:r w:rsidR="00390F68" w:rsidRPr="003A2024">
          <w:rPr>
            <w:rFonts w:cstheme="minorHAnsi"/>
          </w:rPr>
          <w:t xml:space="preserve"> on which small chemical modifications are produced</w:t>
        </w:r>
        <w:r>
          <w:rPr>
            <w:rFonts w:cstheme="minorHAnsi"/>
          </w:rPr>
          <w:t xml:space="preserve">. </w:t>
        </w:r>
      </w:ins>
    </w:p>
    <w:p w14:paraId="0CE2C55E" w14:textId="6E634C81" w:rsidR="00390F68" w:rsidRPr="003A2024" w:rsidRDefault="00390F68" w:rsidP="003A2024">
      <w:pPr>
        <w:pStyle w:val="ListParagraph"/>
        <w:numPr>
          <w:ilvl w:val="0"/>
          <w:numId w:val="5"/>
        </w:numPr>
        <w:spacing w:after="160" w:line="259" w:lineRule="auto"/>
        <w:rPr>
          <w:ins w:id="92" w:author="Verreth, Jona" w:date="2026-09-25T20:08:00Z" w16du:dateUtc="2026-09-26T00:08:00Z"/>
          <w:rFonts w:cstheme="minorHAnsi"/>
        </w:rPr>
      </w:pPr>
      <w:ins w:id="93" w:author="Verreth, Jona" w:date="2026-09-25T20:08:00Z" w16du:dateUtc="2026-09-26T00:08:00Z">
        <w:r w:rsidRPr="003A2024">
          <w:rPr>
            <w:rFonts w:cstheme="minorHAnsi"/>
          </w:rPr>
          <w:t>Synthetic</w:t>
        </w:r>
        <w:r w:rsidR="006670D1" w:rsidRPr="003A2024">
          <w:rPr>
            <w:rFonts w:cstheme="minorHAnsi"/>
          </w:rPr>
          <w:t>ally created cannabinoids</w:t>
        </w:r>
        <w:r w:rsidRPr="003A2024">
          <w:rPr>
            <w:rFonts w:cstheme="minorHAnsi"/>
          </w:rPr>
          <w:t xml:space="preserve"> may or may not include natural </w:t>
        </w:r>
        <w:r w:rsidR="006670D1" w:rsidRPr="003A2024">
          <w:rPr>
            <w:rFonts w:cstheme="minorHAnsi"/>
          </w:rPr>
          <w:t>occurring</w:t>
        </w:r>
        <w:r w:rsidRPr="003A2024">
          <w:rPr>
            <w:rFonts w:cstheme="minorHAnsi"/>
          </w:rPr>
          <w:t xml:space="preserve"> compounds</w:t>
        </w:r>
        <w:r w:rsidR="003A2024">
          <w:rPr>
            <w:rFonts w:cstheme="minorHAnsi"/>
          </w:rPr>
          <w:t>.</w:t>
        </w:r>
      </w:ins>
    </w:p>
    <w:p w14:paraId="34C58D22" w14:textId="77777777" w:rsidR="003A2024" w:rsidRDefault="003A2024" w:rsidP="00C50289">
      <w:pPr>
        <w:rPr>
          <w:ins w:id="94" w:author="Verreth, Jona" w:date="2026-09-25T20:08:00Z" w16du:dateUtc="2026-09-26T00:08:00Z"/>
          <w:rFonts w:cstheme="minorHAnsi"/>
        </w:rPr>
      </w:pPr>
    </w:p>
    <w:p w14:paraId="03F665BC" w14:textId="77777777" w:rsidR="003A2024" w:rsidRPr="003A2024" w:rsidRDefault="003A2024" w:rsidP="003A2024">
      <w:pPr>
        <w:rPr>
          <w:ins w:id="95" w:author="Verreth, Jona" w:date="2026-09-25T20:08:00Z" w16du:dateUtc="2026-09-26T00:08:00Z"/>
          <w:rFonts w:cstheme="minorHAnsi"/>
        </w:rPr>
      </w:pPr>
      <w:ins w:id="96" w:author="Verreth, Jona" w:date="2026-09-25T20:08:00Z" w16du:dateUtc="2026-09-26T00:08:00Z">
        <w:r w:rsidRPr="003A2024">
          <w:rPr>
            <w:rFonts w:cstheme="minorHAnsi"/>
          </w:rPr>
          <w:t>Farm Bill:</w:t>
        </w:r>
      </w:ins>
    </w:p>
    <w:p w14:paraId="0F96E79A" w14:textId="03FD0412" w:rsidR="009E1AAA" w:rsidRDefault="003A2024">
      <w:pPr>
        <w:rPr>
          <w:del w:id="97" w:author="Verreth, Jona" w:date="2026-09-25T20:08:00Z" w16du:dateUtc="2026-09-26T00:08:00Z"/>
          <w:rFonts w:ascii="Times" w:hAnsi="Times"/>
          <w:b/>
          <w:bCs/>
          <w:sz w:val="22"/>
          <w:szCs w:val="22"/>
        </w:rPr>
      </w:pPr>
      <w:ins w:id="98" w:author="Verreth, Jona" w:date="2026-09-25T20:08:00Z" w16du:dateUtc="2026-09-26T00:08:00Z">
        <w:r w:rsidRPr="003A2024">
          <w:rPr>
            <w:rFonts w:cstheme="minorHAnsi"/>
          </w:rPr>
          <w:t>“All synthetically derived tetrahydrocannabinols remain schedule I controlled substances” 85 CFR 51639</w:t>
        </w:r>
      </w:ins>
      <w:del w:id="99" w:author="Verreth, Jona" w:date="2026-09-25T20:08:00Z" w16du:dateUtc="2026-09-26T00:08:00Z">
        <w:r w:rsidR="00C05071">
          <w:rPr>
            <w:rFonts w:ascii="Times" w:hAnsi="Times"/>
            <w:b/>
            <w:bCs/>
            <w:sz w:val="22"/>
            <w:szCs w:val="22"/>
          </w:rPr>
          <w:delText xml:space="preserve">S1 </w:delText>
        </w:r>
        <w:r w:rsidR="008F4890">
          <w:rPr>
            <w:rFonts w:ascii="Times" w:hAnsi="Times"/>
            <w:b/>
            <w:bCs/>
            <w:sz w:val="22"/>
            <w:szCs w:val="22"/>
          </w:rPr>
          <w:delText>Analysis Plan</w:delText>
        </w:r>
      </w:del>
    </w:p>
    <w:p w14:paraId="2C0C7E4D" w14:textId="765619A0" w:rsidR="008F4890" w:rsidRDefault="008F4890">
      <w:pPr>
        <w:rPr>
          <w:del w:id="100" w:author="Verreth, Jona" w:date="2026-09-25T20:08:00Z" w16du:dateUtc="2026-09-26T00:08:00Z"/>
          <w:rFonts w:ascii="Times" w:hAnsi="Times"/>
          <w:b/>
          <w:bCs/>
          <w:sz w:val="22"/>
          <w:szCs w:val="22"/>
        </w:rPr>
      </w:pPr>
    </w:p>
    <w:p w14:paraId="2F6BDAF4" w14:textId="30CD24D9" w:rsidR="008F4890" w:rsidRDefault="008F4890">
      <w:pPr>
        <w:rPr>
          <w:del w:id="101" w:author="Verreth, Jona" w:date="2026-09-25T20:08:00Z" w16du:dateUtc="2026-09-26T00:08:00Z"/>
          <w:rFonts w:ascii="Times" w:eastAsia="Times" w:hAnsi="Times" w:cs="Times"/>
          <w:sz w:val="22"/>
          <w:szCs w:val="22"/>
        </w:rPr>
      </w:pPr>
      <w:del w:id="102" w:author="Verreth, Jona" w:date="2026-09-25T20:08:00Z" w16du:dateUtc="2026-09-26T00:08:00Z">
        <w:r>
          <w:rPr>
            <w:rFonts w:ascii="Times" w:hAnsi="Times"/>
            <w:sz w:val="22"/>
            <w:szCs w:val="22"/>
          </w:rPr>
          <w:delText xml:space="preserve">The objective of the present study is to examine the implications of anomalously warm weather for individuals living with multiple sclerosis (MS), a chronic demyelinating disease of the central nervous system (CNS). Our analysis leverages extant data from the </w:delText>
        </w:r>
        <w:r w:rsidRPr="00E81240">
          <w:rPr>
            <w:rFonts w:ascii="Times" w:eastAsia="Times" w:hAnsi="Times" w:cs="Times"/>
            <w:sz w:val="22"/>
            <w:szCs w:val="22"/>
          </w:rPr>
          <w:delText>Optu</w:delText>
        </w:r>
        <w:r>
          <w:rPr>
            <w:rFonts w:ascii="Times" w:eastAsia="Times" w:hAnsi="Times" w:cs="Times"/>
            <w:sz w:val="22"/>
            <w:szCs w:val="22"/>
          </w:rPr>
          <w:delText>m</w:delText>
        </w:r>
        <w:r w:rsidRPr="00E81240">
          <w:rPr>
            <w:rFonts w:ascii="Times" w:eastAsia="Times" w:hAnsi="Times" w:cs="Times"/>
            <w:sz w:val="22"/>
            <w:szCs w:val="22"/>
          </w:rPr>
          <w:delText xml:space="preserve"> Clinformatics Data Mart Database (OptumInsight, Eden Prairie, MN)</w:delText>
        </w:r>
        <w:r>
          <w:rPr>
            <w:rFonts w:ascii="Times" w:eastAsia="Times" w:hAnsi="Times" w:cs="Times"/>
            <w:sz w:val="22"/>
            <w:szCs w:val="22"/>
          </w:rPr>
          <w:delText xml:space="preserve">, </w:delText>
        </w:r>
        <w:r w:rsidRPr="00E81240">
          <w:rPr>
            <w:rFonts w:ascii="Times" w:eastAsia="Times" w:hAnsi="Times" w:cs="Times"/>
            <w:sz w:val="22"/>
            <w:szCs w:val="22"/>
          </w:rPr>
          <w:delText xml:space="preserve">a large, de-identified commercial and Medicare Advantage claims database. Patient-level commercial claims data are available from January 1, 2003 to December 31, 2017. Member enrollment data; diagnostic codes from outpatient, emergency department, and inpatient visits; and pharmacy claims are deterministically linked across file types </w:delText>
        </w:r>
        <w:r>
          <w:rPr>
            <w:rFonts w:ascii="Times" w:eastAsia="Times" w:hAnsi="Times" w:cs="Times"/>
            <w:sz w:val="22"/>
            <w:szCs w:val="22"/>
          </w:rPr>
          <w:delText>with</w:delText>
        </w:r>
        <w:r w:rsidRPr="00E81240">
          <w:rPr>
            <w:rFonts w:ascii="Times" w:eastAsia="Times" w:hAnsi="Times" w:cs="Times"/>
            <w:sz w:val="22"/>
            <w:szCs w:val="22"/>
          </w:rPr>
          <w:delText xml:space="preserve"> a unique patient identifier</w:delText>
        </w:r>
        <w:r>
          <w:rPr>
            <w:rFonts w:ascii="Times" w:eastAsia="Times" w:hAnsi="Times" w:cs="Times"/>
            <w:sz w:val="22"/>
            <w:szCs w:val="22"/>
          </w:rPr>
          <w:delText>. The primary objectives of our statistical analyses were to:</w:delText>
        </w:r>
      </w:del>
    </w:p>
    <w:p w14:paraId="7FE338F3" w14:textId="4B0CBF42" w:rsidR="008F4890" w:rsidRDefault="008F4890">
      <w:pPr>
        <w:rPr>
          <w:del w:id="103" w:author="Verreth, Jona" w:date="2026-09-25T20:08:00Z" w16du:dateUtc="2026-09-26T00:08:00Z"/>
          <w:rFonts w:ascii="Times" w:eastAsia="Times" w:hAnsi="Times" w:cs="Times"/>
          <w:sz w:val="22"/>
          <w:szCs w:val="22"/>
        </w:rPr>
      </w:pPr>
    </w:p>
    <w:p w14:paraId="43121FEB" w14:textId="65D7BB39" w:rsidR="008F4890" w:rsidRPr="008F4890" w:rsidRDefault="008F4890" w:rsidP="008F4890">
      <w:pPr>
        <w:pStyle w:val="ListParagraph"/>
        <w:numPr>
          <w:ilvl w:val="0"/>
          <w:numId w:val="2"/>
        </w:numPr>
        <w:ind w:left="360"/>
        <w:rPr>
          <w:del w:id="104" w:author="Verreth, Jona" w:date="2026-09-25T20:08:00Z" w16du:dateUtc="2026-09-26T00:08:00Z"/>
          <w:rFonts w:ascii="Times" w:hAnsi="Times"/>
          <w:b/>
          <w:bCs/>
          <w:sz w:val="22"/>
          <w:szCs w:val="22"/>
        </w:rPr>
      </w:pPr>
      <w:del w:id="105" w:author="Verreth, Jona" w:date="2026-09-25T20:08:00Z" w16du:dateUtc="2026-09-26T00:08:00Z">
        <w:r>
          <w:rPr>
            <w:rFonts w:ascii="Times" w:hAnsi="Times"/>
            <w:sz w:val="22"/>
            <w:szCs w:val="22"/>
          </w:rPr>
          <w:delText>Examine the association between periods of anomalously warm weather and MS-related outpatient, emergency department, and inpatient visits among individuals with MS.</w:delText>
        </w:r>
      </w:del>
    </w:p>
    <w:p w14:paraId="33F24375" w14:textId="650DC53E" w:rsidR="008F4890" w:rsidRPr="008F4890" w:rsidRDefault="008F4890" w:rsidP="008F4890">
      <w:pPr>
        <w:pStyle w:val="ListParagraph"/>
        <w:numPr>
          <w:ilvl w:val="0"/>
          <w:numId w:val="2"/>
        </w:numPr>
        <w:ind w:left="360"/>
        <w:rPr>
          <w:del w:id="106" w:author="Verreth, Jona" w:date="2026-09-25T20:08:00Z" w16du:dateUtc="2026-09-26T00:08:00Z"/>
          <w:rFonts w:ascii="Times" w:hAnsi="Times"/>
          <w:b/>
          <w:bCs/>
          <w:sz w:val="22"/>
          <w:szCs w:val="22"/>
        </w:rPr>
      </w:pPr>
      <w:del w:id="107" w:author="Verreth, Jona" w:date="2026-09-25T20:08:00Z" w16du:dateUtc="2026-09-26T00:08:00Z">
        <w:r>
          <w:rPr>
            <w:rFonts w:ascii="Times" w:hAnsi="Times"/>
            <w:sz w:val="22"/>
            <w:szCs w:val="22"/>
          </w:rPr>
          <w:delText xml:space="preserve">Examine heterogeneity in these associations by sex, age, season, and region. </w:delText>
        </w:r>
      </w:del>
    </w:p>
    <w:p w14:paraId="09A7EE2B" w14:textId="0A689242" w:rsidR="008F4890" w:rsidRDefault="008F4890">
      <w:pPr>
        <w:rPr>
          <w:del w:id="108" w:author="Verreth, Jona" w:date="2026-09-25T20:08:00Z" w16du:dateUtc="2026-09-26T00:08:00Z"/>
          <w:rFonts w:ascii="Times" w:eastAsia="Times" w:hAnsi="Times" w:cs="Times"/>
          <w:sz w:val="22"/>
          <w:szCs w:val="22"/>
        </w:rPr>
      </w:pPr>
    </w:p>
    <w:p w14:paraId="68BFAF03" w14:textId="5902AC09" w:rsidR="008F4890" w:rsidRDefault="008F4890">
      <w:pPr>
        <w:rPr>
          <w:del w:id="109" w:author="Verreth, Jona" w:date="2026-09-25T20:08:00Z" w16du:dateUtc="2026-09-26T00:08:00Z"/>
          <w:rFonts w:ascii="Times" w:hAnsi="Times"/>
          <w:sz w:val="22"/>
          <w:szCs w:val="22"/>
        </w:rPr>
      </w:pPr>
      <w:del w:id="110" w:author="Verreth, Jona" w:date="2026-09-25T20:08:00Z" w16du:dateUtc="2026-09-26T00:08:00Z">
        <w:r>
          <w:rPr>
            <w:rFonts w:ascii="Times" w:hAnsi="Times"/>
            <w:sz w:val="22"/>
            <w:szCs w:val="22"/>
          </w:rPr>
          <w:delText>Because heat sensitivity is a recognized clinical feature of MS, w</w:delText>
        </w:r>
        <w:r w:rsidRPr="008F4890">
          <w:rPr>
            <w:rFonts w:ascii="Times" w:hAnsi="Times"/>
            <w:sz w:val="22"/>
            <w:szCs w:val="22"/>
          </w:rPr>
          <w:delText xml:space="preserve">e hypothesized that </w:delText>
        </w:r>
        <w:r>
          <w:rPr>
            <w:rFonts w:ascii="Times" w:hAnsi="Times"/>
            <w:sz w:val="22"/>
            <w:szCs w:val="22"/>
          </w:rPr>
          <w:delText>risk of MS-related healthcare visits would be increased during periods of anomalously warm weather. Below, we provide details of our analysis plan. We specify which analyses were incorporated post-hoc to further characterize the relationship between anomalously warm weather and MS-related healthcare visits, and which were incorporated in response to comments made during peer review.</w:delText>
        </w:r>
      </w:del>
    </w:p>
    <w:p w14:paraId="568EAD02" w14:textId="3E286083" w:rsidR="008F4890" w:rsidRDefault="008F4890">
      <w:pPr>
        <w:rPr>
          <w:del w:id="111" w:author="Verreth, Jona" w:date="2026-09-25T20:08:00Z" w16du:dateUtc="2026-09-26T00:08:00Z"/>
          <w:rFonts w:ascii="Times" w:hAnsi="Times"/>
          <w:sz w:val="22"/>
          <w:szCs w:val="22"/>
        </w:rPr>
      </w:pPr>
    </w:p>
    <w:p w14:paraId="2E0B44A7" w14:textId="180AA8DC" w:rsidR="008F4890" w:rsidRDefault="008F4890">
      <w:pPr>
        <w:rPr>
          <w:del w:id="112" w:author="Verreth, Jona" w:date="2026-09-25T20:08:00Z" w16du:dateUtc="2026-09-26T00:08:00Z"/>
          <w:rFonts w:ascii="Times" w:hAnsi="Times"/>
          <w:sz w:val="22"/>
          <w:szCs w:val="22"/>
          <w:u w:val="single"/>
        </w:rPr>
      </w:pPr>
      <w:del w:id="113" w:author="Verreth, Jona" w:date="2026-09-25T20:08:00Z" w16du:dateUtc="2026-09-26T00:08:00Z">
        <w:r>
          <w:rPr>
            <w:rFonts w:ascii="Times" w:hAnsi="Times"/>
            <w:sz w:val="22"/>
            <w:szCs w:val="22"/>
            <w:u w:val="single"/>
          </w:rPr>
          <w:delText>Study population</w:delText>
        </w:r>
      </w:del>
    </w:p>
    <w:p w14:paraId="0496DC69" w14:textId="2FA030A0" w:rsidR="008F4890" w:rsidRDefault="008F4890" w:rsidP="008F4890">
      <w:pPr>
        <w:rPr>
          <w:del w:id="114" w:author="Verreth, Jona" w:date="2026-09-25T20:08:00Z" w16du:dateUtc="2026-09-26T00:08:00Z"/>
          <w:rFonts w:ascii="Times" w:eastAsia="Times" w:hAnsi="Times" w:cs="Times"/>
          <w:sz w:val="22"/>
          <w:szCs w:val="22"/>
        </w:rPr>
      </w:pPr>
      <w:del w:id="115" w:author="Verreth, Jona" w:date="2026-09-25T20:08:00Z" w16du:dateUtc="2026-09-26T00:08:00Z">
        <w:r w:rsidRPr="00E81240">
          <w:rPr>
            <w:rFonts w:ascii="Times" w:eastAsia="Times" w:hAnsi="Times" w:cs="Times"/>
            <w:sz w:val="22"/>
            <w:szCs w:val="22"/>
          </w:rPr>
          <w:delText xml:space="preserve">Individuals eligible for the present study </w:delText>
        </w:r>
        <w:r>
          <w:rPr>
            <w:rFonts w:ascii="Times" w:eastAsia="Times" w:hAnsi="Times" w:cs="Times"/>
            <w:sz w:val="22"/>
            <w:szCs w:val="22"/>
          </w:rPr>
          <w:delText>were between the ages of 18–64</w:delText>
        </w:r>
        <w:r w:rsidR="000B248C">
          <w:rPr>
            <w:rFonts w:ascii="Times" w:eastAsia="Times" w:hAnsi="Times" w:cs="Times"/>
            <w:sz w:val="22"/>
            <w:szCs w:val="22"/>
          </w:rPr>
          <w:delText xml:space="preserve"> years</w:delText>
        </w:r>
        <w:r>
          <w:rPr>
            <w:rFonts w:ascii="Times" w:eastAsia="Times" w:hAnsi="Times" w:cs="Times"/>
            <w:sz w:val="22"/>
            <w:szCs w:val="22"/>
          </w:rPr>
          <w:delText xml:space="preserve">, </w:delText>
        </w:r>
        <w:r w:rsidRPr="00E81240">
          <w:rPr>
            <w:rFonts w:ascii="Times" w:eastAsia="Times" w:hAnsi="Times" w:cs="Times"/>
            <w:sz w:val="22"/>
            <w:szCs w:val="22"/>
          </w:rPr>
          <w:delText xml:space="preserve"> resided in any of the lower 48 states or District of Columbia, were eligible for insurance for at least one month, and were identified as having MS based on a previously validated algorithm.</w:delText>
        </w:r>
        <w:r w:rsidRPr="00E81240">
          <w:rPr>
            <w:rFonts w:ascii="Times" w:eastAsia="Times" w:hAnsi="Times" w:cs="Times"/>
            <w:sz w:val="22"/>
            <w:szCs w:val="22"/>
          </w:rPr>
          <w:fldChar w:fldCharType="begin"/>
        </w:r>
        <w:r w:rsidR="0069140B">
          <w:rPr>
            <w:rFonts w:ascii="Times" w:eastAsia="Times" w:hAnsi="Times" w:cs="Times"/>
            <w:sz w:val="22"/>
            <w:szCs w:val="22"/>
          </w:rPr>
          <w:delInstrText xml:space="preserve"> ADDIN EN.CITE &lt;EndNote&gt;&lt;Cite&gt;&lt;Author&gt;Culpepper&lt;/Author&gt;&lt;Year&gt;2019&lt;/Year&gt;&lt;RecNum&gt;137&lt;/RecNum&gt;&lt;DisplayText&gt;[1]&lt;/DisplayText&gt;&lt;record&gt;&lt;rec-number&gt;137&lt;/rec-number&gt;&lt;foreign-keys&gt;&lt;key app="EN" db-id="pda9d5xd90e9foe5pw3xsds79a5dx5dtvxps" timestamp="1600873109"&gt;137&lt;/key&gt;&lt;/foreign-keys&gt;&lt;ref-type name="Journal Article"&gt;17&lt;/ref-type&gt;&lt;contributors&gt;&lt;authors&gt;&lt;author&gt;Culpepper, William J&lt;/author&gt;&lt;author&gt;Marrie, Ruth Ann&lt;/author&gt;&lt;author&gt;Langer-Gould, Annette&lt;/author&gt;&lt;author&gt;Wallin, Mitchell T&lt;/author&gt;&lt;author&gt;Campbell, Jonathan D&lt;/author&gt;&lt;author&gt;Nelson, Lorene M&lt;/author&gt;&lt;author&gt;Kaye, Wendy E&lt;/author&gt;&lt;author&gt;Wagner, Laurie&lt;/author&gt;&lt;author&gt;Tremlett, Helen&lt;/author&gt;&lt;author&gt;Chen, Lie H&lt;/author&gt;&lt;/authors&gt;&lt;/contributors&gt;&lt;titles&gt;&lt;title&gt;Validation of an algorithm for identifying MS cases in administrative health claims datasets&lt;/title&gt;&lt;secondary-title&gt;Neurology&lt;/secondary-title&gt;&lt;/titles&gt;&lt;periodical&gt;&lt;full-title&gt;Neurology&lt;/full-title&gt;&lt;/periodical&gt;&lt;pages&gt;e1016-e1028&lt;/pages&gt;&lt;volume&gt;92&lt;/volume&gt;&lt;number&gt;10&lt;/number&gt;&lt;dates&gt;&lt;year&gt;2019&lt;/year&gt;&lt;/dates&gt;&lt;isbn&gt;0028-3878&lt;/isbn&gt;&lt;urls&gt;&lt;/urls&gt;&lt;/record&gt;&lt;/Cite&gt;&lt;/EndNote&gt;</w:delInstrText>
        </w:r>
        <w:r w:rsidRPr="00E81240">
          <w:rPr>
            <w:rFonts w:ascii="Times" w:eastAsia="Times" w:hAnsi="Times" w:cs="Times"/>
            <w:sz w:val="22"/>
            <w:szCs w:val="22"/>
          </w:rPr>
          <w:fldChar w:fldCharType="separate"/>
        </w:r>
        <w:r w:rsidR="0069140B">
          <w:rPr>
            <w:rFonts w:ascii="Times" w:eastAsia="Times" w:hAnsi="Times" w:cs="Times"/>
            <w:noProof/>
            <w:sz w:val="22"/>
            <w:szCs w:val="22"/>
          </w:rPr>
          <w:delText>[1]</w:delText>
        </w:r>
        <w:r w:rsidRPr="00E81240">
          <w:rPr>
            <w:rFonts w:ascii="Times" w:eastAsia="Times" w:hAnsi="Times" w:cs="Times"/>
            <w:sz w:val="22"/>
            <w:szCs w:val="22"/>
          </w:rPr>
          <w:fldChar w:fldCharType="end"/>
        </w:r>
        <w:r w:rsidRPr="00E81240">
          <w:rPr>
            <w:rFonts w:ascii="Times" w:eastAsia="Times" w:hAnsi="Times" w:cs="Times"/>
            <w:sz w:val="22"/>
            <w:szCs w:val="22"/>
          </w:rPr>
          <w:delText xml:space="preserve"> This </w:delText>
        </w:r>
        <w:r w:rsidR="00BE0314">
          <w:rPr>
            <w:rFonts w:ascii="Times" w:eastAsia="Times" w:hAnsi="Times" w:cs="Times"/>
            <w:sz w:val="22"/>
            <w:szCs w:val="22"/>
          </w:rPr>
          <w:delText>algorithm requires</w:delText>
        </w:r>
        <w:r w:rsidRPr="00E81240">
          <w:rPr>
            <w:rFonts w:ascii="Times" w:eastAsia="Times" w:hAnsi="Times" w:cs="Times"/>
            <w:sz w:val="22"/>
            <w:szCs w:val="22"/>
          </w:rPr>
          <w:delText xml:space="preserve"> at least three MS-related claims for any combination of inpatient, outpatient, or disease-modifying therapy (DMT) claims within 365</w:delText>
        </w:r>
        <w:r>
          <w:rPr>
            <w:rFonts w:ascii="Times" w:eastAsia="Times" w:hAnsi="Times" w:cs="Times"/>
            <w:sz w:val="22"/>
            <w:szCs w:val="22"/>
          </w:rPr>
          <w:delText xml:space="preserve"> </w:delText>
        </w:r>
        <w:r w:rsidRPr="00E81240">
          <w:rPr>
            <w:rFonts w:ascii="Times" w:eastAsia="Times" w:hAnsi="Times" w:cs="Times"/>
            <w:sz w:val="22"/>
            <w:szCs w:val="22"/>
          </w:rPr>
          <w:delText>day</w:delText>
        </w:r>
        <w:r>
          <w:rPr>
            <w:rFonts w:ascii="Times" w:eastAsia="Times" w:hAnsi="Times" w:cs="Times"/>
            <w:sz w:val="22"/>
            <w:szCs w:val="22"/>
          </w:rPr>
          <w:delText>s</w:delText>
        </w:r>
        <w:r w:rsidRPr="00E81240">
          <w:rPr>
            <w:rFonts w:ascii="Times" w:eastAsia="Times" w:hAnsi="Times" w:cs="Times"/>
            <w:sz w:val="22"/>
            <w:szCs w:val="22"/>
          </w:rPr>
          <w:delText xml:space="preserve">. MS-related inpatient and outpatient claims </w:delText>
        </w:r>
        <w:r w:rsidR="00BE0314">
          <w:rPr>
            <w:rFonts w:ascii="Times" w:eastAsia="Times" w:hAnsi="Times" w:cs="Times"/>
            <w:sz w:val="22"/>
            <w:szCs w:val="22"/>
          </w:rPr>
          <w:delText>are</w:delText>
        </w:r>
        <w:r w:rsidR="00BE0314" w:rsidRPr="00E81240">
          <w:rPr>
            <w:rFonts w:ascii="Times" w:eastAsia="Times" w:hAnsi="Times" w:cs="Times"/>
            <w:sz w:val="22"/>
            <w:szCs w:val="22"/>
          </w:rPr>
          <w:delText xml:space="preserve"> </w:delText>
        </w:r>
        <w:r w:rsidRPr="00E81240">
          <w:rPr>
            <w:rFonts w:ascii="Times" w:eastAsia="Times" w:hAnsi="Times" w:cs="Times"/>
            <w:sz w:val="22"/>
            <w:szCs w:val="22"/>
          </w:rPr>
          <w:delText xml:space="preserve">identified using primary diagnostic code 340 from the </w:delText>
        </w:r>
        <w:r w:rsidRPr="00E81240">
          <w:rPr>
            <w:rFonts w:ascii="Times" w:eastAsia="Times" w:hAnsi="Times" w:cs="Times"/>
            <w:i/>
            <w:sz w:val="22"/>
            <w:szCs w:val="22"/>
          </w:rPr>
          <w:delText>International Classification of Diseases, Ninth Revision</w:delText>
        </w:r>
        <w:r w:rsidRPr="00E81240">
          <w:rPr>
            <w:rFonts w:ascii="Times" w:eastAsia="Times" w:hAnsi="Times" w:cs="Times"/>
            <w:sz w:val="22"/>
            <w:szCs w:val="22"/>
          </w:rPr>
          <w:delText xml:space="preserve"> (</w:delText>
        </w:r>
        <w:r w:rsidRPr="00E81240">
          <w:rPr>
            <w:rFonts w:ascii="Times" w:eastAsia="Times" w:hAnsi="Times" w:cs="Times"/>
            <w:i/>
            <w:sz w:val="22"/>
            <w:szCs w:val="22"/>
          </w:rPr>
          <w:delText>ICD-9</w:delText>
        </w:r>
        <w:r w:rsidRPr="00E81240">
          <w:rPr>
            <w:rFonts w:ascii="Times" w:eastAsia="Times" w:hAnsi="Times" w:cs="Times"/>
            <w:sz w:val="22"/>
            <w:szCs w:val="22"/>
          </w:rPr>
          <w:delText xml:space="preserve">), and G35 from the </w:delText>
        </w:r>
        <w:r w:rsidRPr="00E81240">
          <w:rPr>
            <w:rFonts w:ascii="Times" w:eastAsia="Times" w:hAnsi="Times" w:cs="Times"/>
            <w:i/>
            <w:sz w:val="22"/>
            <w:szCs w:val="22"/>
          </w:rPr>
          <w:delText>ICD-10</w:delText>
        </w:r>
        <w:r w:rsidRPr="00E81240">
          <w:rPr>
            <w:rFonts w:ascii="Times" w:eastAsia="Times" w:hAnsi="Times" w:cs="Times"/>
            <w:sz w:val="22"/>
            <w:szCs w:val="22"/>
          </w:rPr>
          <w:delText xml:space="preserve">. Prescription claims for DMT </w:delText>
        </w:r>
        <w:r>
          <w:rPr>
            <w:rFonts w:ascii="Times" w:eastAsia="Times" w:hAnsi="Times" w:cs="Times"/>
            <w:sz w:val="22"/>
            <w:szCs w:val="22"/>
          </w:rPr>
          <w:delText>include</w:delText>
        </w:r>
        <w:r w:rsidR="00BE0314">
          <w:rPr>
            <w:rFonts w:ascii="Times" w:eastAsia="Times" w:hAnsi="Times" w:cs="Times"/>
            <w:sz w:val="22"/>
            <w:szCs w:val="22"/>
          </w:rPr>
          <w:delText xml:space="preserve"> </w:delText>
        </w:r>
        <w:r w:rsidRPr="00E81240">
          <w:rPr>
            <w:rFonts w:ascii="Times" w:eastAsia="Times" w:hAnsi="Times" w:cs="Times"/>
            <w:sz w:val="22"/>
            <w:szCs w:val="22"/>
          </w:rPr>
          <w:delText>interferon beta-1a-SC, interferon beta-1a-IM, interferon beta-1b-SC, pegylated interferon beta 1b, glatiramer acetate, dimethyl fumarate, fingolimod, siponimod, teriflunomide, cladribine, mitoxantrone, alemtuzumab, ocrelizumab, or natalizumab.</w:delText>
        </w:r>
      </w:del>
    </w:p>
    <w:p w14:paraId="6BFCB93D" w14:textId="77777777" w:rsidR="008F4890" w:rsidRPr="008F4890" w:rsidRDefault="008F4890">
      <w:pPr>
        <w:rPr>
          <w:del w:id="116" w:author="Verreth, Jona" w:date="2026-09-25T20:08:00Z" w16du:dateUtc="2026-09-26T00:08:00Z"/>
          <w:rFonts w:ascii="Times" w:hAnsi="Times"/>
          <w:sz w:val="22"/>
          <w:szCs w:val="22"/>
        </w:rPr>
      </w:pPr>
    </w:p>
    <w:p w14:paraId="455420EB" w14:textId="75E47557" w:rsidR="008F4890" w:rsidRDefault="00D40A5F">
      <w:pPr>
        <w:rPr>
          <w:del w:id="117" w:author="Verreth, Jona" w:date="2026-09-25T20:08:00Z" w16du:dateUtc="2026-09-26T00:08:00Z"/>
          <w:rFonts w:ascii="Times" w:hAnsi="Times"/>
          <w:sz w:val="22"/>
          <w:szCs w:val="22"/>
          <w:u w:val="single"/>
        </w:rPr>
      </w:pPr>
      <w:del w:id="118" w:author="Verreth, Jona" w:date="2026-09-25T20:08:00Z" w16du:dateUtc="2026-09-26T00:08:00Z">
        <w:r>
          <w:rPr>
            <w:rFonts w:ascii="Times" w:hAnsi="Times"/>
            <w:sz w:val="22"/>
            <w:szCs w:val="22"/>
            <w:u w:val="single"/>
          </w:rPr>
          <w:delText xml:space="preserve">Exposure – </w:delText>
        </w:r>
        <w:r w:rsidR="008F4890">
          <w:rPr>
            <w:rFonts w:ascii="Times" w:hAnsi="Times"/>
            <w:sz w:val="22"/>
            <w:szCs w:val="22"/>
            <w:u w:val="single"/>
          </w:rPr>
          <w:delText>Anomalously Warm Weather</w:delText>
        </w:r>
      </w:del>
    </w:p>
    <w:p w14:paraId="6F1C1B2B" w14:textId="68898FF6" w:rsidR="008F4890" w:rsidRPr="008F4890" w:rsidRDefault="008F4890">
      <w:pPr>
        <w:rPr>
          <w:del w:id="119" w:author="Verreth, Jona" w:date="2026-09-25T20:08:00Z" w16du:dateUtc="2026-09-26T00:08:00Z"/>
          <w:rFonts w:ascii="Times" w:eastAsia="Times" w:hAnsi="Times" w:cs="Times"/>
          <w:sz w:val="22"/>
          <w:szCs w:val="22"/>
        </w:rPr>
      </w:pPr>
      <w:del w:id="120" w:author="Verreth, Jona" w:date="2026-09-25T20:08:00Z" w16du:dateUtc="2026-09-26T00:08:00Z">
        <w:r>
          <w:rPr>
            <w:rFonts w:ascii="Times" w:eastAsia="Times" w:hAnsi="Times" w:cs="Times"/>
            <w:sz w:val="22"/>
            <w:szCs w:val="22"/>
          </w:rPr>
          <w:delText xml:space="preserve">The primary exposure of interest for the present study </w:delText>
        </w:r>
        <w:r w:rsidR="00BE0314">
          <w:rPr>
            <w:rFonts w:ascii="Times" w:eastAsia="Times" w:hAnsi="Times" w:cs="Times"/>
            <w:sz w:val="22"/>
            <w:szCs w:val="22"/>
          </w:rPr>
          <w:delText xml:space="preserve">is </w:delText>
        </w:r>
        <w:r>
          <w:rPr>
            <w:rFonts w:ascii="Times" w:eastAsia="Times" w:hAnsi="Times" w:cs="Times"/>
            <w:sz w:val="22"/>
            <w:szCs w:val="22"/>
          </w:rPr>
          <w:delText xml:space="preserve">anomalously warm weather, which </w:delText>
        </w:r>
        <w:r w:rsidR="00BE0314">
          <w:rPr>
            <w:rFonts w:ascii="Times" w:eastAsia="Times" w:hAnsi="Times" w:cs="Times"/>
            <w:sz w:val="22"/>
            <w:szCs w:val="22"/>
          </w:rPr>
          <w:delText xml:space="preserve">will be </w:delText>
        </w:r>
        <w:r>
          <w:rPr>
            <w:rFonts w:ascii="Times" w:eastAsia="Times" w:hAnsi="Times" w:cs="Times"/>
            <w:sz w:val="22"/>
            <w:szCs w:val="22"/>
          </w:rPr>
          <w:delText>defined</w:delText>
        </w:r>
        <w:r w:rsidR="00BE0314">
          <w:rPr>
            <w:rFonts w:ascii="Times" w:eastAsia="Times" w:hAnsi="Times" w:cs="Times"/>
            <w:sz w:val="22"/>
            <w:szCs w:val="22"/>
          </w:rPr>
          <w:delText xml:space="preserve"> using temperature data</w:delText>
        </w:r>
        <w:r>
          <w:rPr>
            <w:rFonts w:ascii="Times" w:eastAsia="Times" w:hAnsi="Times" w:cs="Times"/>
            <w:sz w:val="22"/>
            <w:szCs w:val="22"/>
          </w:rPr>
          <w:delText xml:space="preserve"> at the county-month level. </w:delText>
        </w:r>
        <w:r w:rsidRPr="00E81240">
          <w:rPr>
            <w:rFonts w:ascii="Times" w:eastAsia="Times" w:hAnsi="Times" w:cs="Times"/>
            <w:sz w:val="22"/>
            <w:szCs w:val="22"/>
          </w:rPr>
          <w:delText xml:space="preserve">Temperature data </w:delText>
        </w:r>
        <w:r w:rsidR="00BE0314">
          <w:rPr>
            <w:rFonts w:ascii="Times" w:eastAsia="Times" w:hAnsi="Times" w:cs="Times"/>
            <w:sz w:val="22"/>
            <w:szCs w:val="22"/>
          </w:rPr>
          <w:delText>are</w:delText>
        </w:r>
        <w:r w:rsidR="00BE0314" w:rsidRPr="00E81240">
          <w:rPr>
            <w:rFonts w:ascii="Times" w:eastAsia="Times" w:hAnsi="Times" w:cs="Times"/>
            <w:sz w:val="22"/>
            <w:szCs w:val="22"/>
          </w:rPr>
          <w:delText xml:space="preserve"> </w:delText>
        </w:r>
        <w:r w:rsidRPr="00E81240">
          <w:rPr>
            <w:rFonts w:ascii="Times" w:eastAsia="Times" w:hAnsi="Times" w:cs="Times"/>
            <w:sz w:val="22"/>
            <w:szCs w:val="22"/>
          </w:rPr>
          <w:delText>available through the European Centre for Medium-Range Weather Forecast’s (ECMWF) open-access ERA5 reanalysis.</w:delText>
        </w:r>
        <w:r w:rsidRPr="00E81240">
          <w:rPr>
            <w:rFonts w:ascii="Times" w:eastAsia="Times" w:hAnsi="Times" w:cs="Times"/>
            <w:sz w:val="22"/>
            <w:szCs w:val="22"/>
          </w:rPr>
          <w:fldChar w:fldCharType="begin"/>
        </w:r>
        <w:r w:rsidR="0069140B">
          <w:rPr>
            <w:rFonts w:ascii="Times" w:eastAsia="Times" w:hAnsi="Times" w:cs="Times"/>
            <w:sz w:val="22"/>
            <w:szCs w:val="22"/>
          </w:rPr>
          <w:delInstrText xml:space="preserve"> ADDIN EN.CITE &lt;EndNote&gt;&lt;Cite&gt;&lt;Author&gt;ECMWF&lt;/Author&gt;&lt;Year&gt;2020&lt;/Year&gt;&lt;RecNum&gt;138&lt;/RecNum&gt;&lt;DisplayText&gt;[2]&lt;/DisplayText&gt;&lt;record&gt;&lt;rec-number&gt;138&lt;/rec-number&gt;&lt;foreign-keys&gt;&lt;key app="EN" db-id="pda9d5xd90e9foe5pw3xsds79a5dx5dtvxps" timestamp="1600873303"&gt;138&lt;/key&gt;&lt;/foreign-keys&gt;&lt;ref-type name="Web Page"&gt;12&lt;/ref-type&gt;&lt;contributors&gt;&lt;authors&gt;&lt;author&gt;ECMWF,&lt;/author&gt;&lt;/authors&gt;&lt;/contributors&gt;&lt;titles&gt;&lt;title&gt;ERA5&lt;/title&gt;&lt;/titles&gt;&lt;volume&gt;2020&lt;/volume&gt;&lt;number&gt;April 10&lt;/number&gt;&lt;dates&gt;&lt;year&gt;2020&lt;/year&gt;&lt;/dates&gt;&lt;urls&gt;&lt;related-urls&gt;&lt;url&gt;https://www.ecmwf.int/en/forecasts/datasets/reanalysis-datasets/era5&lt;/url&gt;&lt;/related-urls&gt;&lt;/urls&gt;&lt;/record&gt;&lt;/Cite&gt;&lt;/EndNote&gt;</w:delInstrText>
        </w:r>
        <w:r w:rsidRPr="00E81240">
          <w:rPr>
            <w:rFonts w:ascii="Times" w:eastAsia="Times" w:hAnsi="Times" w:cs="Times"/>
            <w:sz w:val="22"/>
            <w:szCs w:val="22"/>
          </w:rPr>
          <w:fldChar w:fldCharType="separate"/>
        </w:r>
        <w:r w:rsidR="0069140B">
          <w:rPr>
            <w:rFonts w:ascii="Times" w:eastAsia="Times" w:hAnsi="Times" w:cs="Times"/>
            <w:noProof/>
            <w:sz w:val="22"/>
            <w:szCs w:val="22"/>
          </w:rPr>
          <w:delText>[2]</w:delText>
        </w:r>
        <w:r w:rsidRPr="00E81240">
          <w:rPr>
            <w:rFonts w:ascii="Times" w:eastAsia="Times" w:hAnsi="Times" w:cs="Times"/>
            <w:sz w:val="22"/>
            <w:szCs w:val="22"/>
          </w:rPr>
          <w:fldChar w:fldCharType="end"/>
        </w:r>
        <w:r>
          <w:rPr>
            <w:rFonts w:ascii="Times" w:eastAsia="Times" w:hAnsi="Times" w:cs="Times"/>
            <w:sz w:val="22"/>
            <w:szCs w:val="22"/>
          </w:rPr>
          <w:delText xml:space="preserve"> We </w:delText>
        </w:r>
        <w:r w:rsidR="00BE0314">
          <w:rPr>
            <w:rFonts w:ascii="Times" w:eastAsia="Times" w:hAnsi="Times" w:cs="Times"/>
            <w:sz w:val="22"/>
            <w:szCs w:val="22"/>
          </w:rPr>
          <w:delText xml:space="preserve">will define </w:delText>
        </w:r>
        <w:r>
          <w:rPr>
            <w:rFonts w:ascii="Times" w:eastAsia="Times" w:hAnsi="Times" w:cs="Times"/>
            <w:sz w:val="22"/>
            <w:szCs w:val="22"/>
          </w:rPr>
          <w:delText xml:space="preserve">anomalies as </w:delText>
        </w:r>
        <w:r w:rsidR="00BE0314">
          <w:rPr>
            <w:rFonts w:ascii="Times" w:eastAsia="Times" w:hAnsi="Times" w:cs="Times"/>
            <w:sz w:val="22"/>
            <w:szCs w:val="22"/>
          </w:rPr>
          <w:delText xml:space="preserve">a </w:delText>
        </w:r>
        <w:r>
          <w:rPr>
            <w:rFonts w:ascii="Times" w:eastAsia="Times" w:hAnsi="Times" w:cs="Times"/>
            <w:sz w:val="22"/>
            <w:szCs w:val="22"/>
          </w:rPr>
          <w:delText xml:space="preserve">deviation of monthly average temperatures from the long-term average temperature over the study period for each calendar month by at least 1.5˚C. Alternative metrics </w:delText>
        </w:r>
        <w:r w:rsidR="00BE0314">
          <w:rPr>
            <w:rFonts w:ascii="Times" w:eastAsia="Times" w:hAnsi="Times" w:cs="Times"/>
            <w:sz w:val="22"/>
            <w:szCs w:val="22"/>
          </w:rPr>
          <w:delText xml:space="preserve">will include </w:delText>
        </w:r>
        <w:r w:rsidR="003A5774">
          <w:rPr>
            <w:rFonts w:ascii="Times" w:eastAsia="Times" w:hAnsi="Times" w:cs="Times"/>
            <w:sz w:val="22"/>
            <w:szCs w:val="22"/>
          </w:rPr>
          <w:delText xml:space="preserve">a continuous measure of the deviation between monthly average and long-term average temperatures, </w:delText>
        </w:r>
        <w:r>
          <w:rPr>
            <w:rFonts w:ascii="Times" w:eastAsia="Times" w:hAnsi="Times" w:cs="Times"/>
            <w:sz w:val="22"/>
            <w:szCs w:val="22"/>
          </w:rPr>
          <w:delText xml:space="preserve">continuous, monthly average temperature and a measure of cool measure anomalies in which the monthly average temperatures </w:delText>
        </w:r>
        <w:r w:rsidR="00BE0314">
          <w:rPr>
            <w:rFonts w:ascii="Times" w:eastAsia="Times" w:hAnsi="Times" w:cs="Times"/>
            <w:sz w:val="22"/>
            <w:szCs w:val="22"/>
          </w:rPr>
          <w:delText xml:space="preserve">is </w:delText>
        </w:r>
        <w:r>
          <w:rPr>
            <w:rFonts w:ascii="Times" w:eastAsia="Times" w:hAnsi="Times" w:cs="Times"/>
            <w:sz w:val="22"/>
            <w:szCs w:val="22"/>
          </w:rPr>
          <w:delText xml:space="preserve">at least 1.5˚C below the long-term average for that calendar month. </w:delText>
        </w:r>
        <w:r w:rsidR="00BE0314">
          <w:rPr>
            <w:rFonts w:ascii="Times" w:eastAsia="Times" w:hAnsi="Times" w:cs="Times"/>
            <w:sz w:val="22"/>
            <w:szCs w:val="22"/>
          </w:rPr>
          <w:delText>We will also create</w:delText>
        </w:r>
        <w:r>
          <w:rPr>
            <w:rFonts w:ascii="Times" w:eastAsia="Times" w:hAnsi="Times" w:cs="Times"/>
            <w:sz w:val="22"/>
            <w:szCs w:val="22"/>
          </w:rPr>
          <w:delText xml:space="preserve"> a series of alternativ</w:delText>
        </w:r>
        <w:r w:rsidR="003A5774">
          <w:rPr>
            <w:rFonts w:ascii="Times" w:eastAsia="Times" w:hAnsi="Times" w:cs="Times"/>
            <w:sz w:val="22"/>
            <w:szCs w:val="22"/>
          </w:rPr>
          <w:delText xml:space="preserve">e exposure measured in which we varied the threshold at which we defined anomalously warm weather (0.5, 1.0, 2.0˚C above the long-term average). </w:delText>
        </w:r>
      </w:del>
    </w:p>
    <w:p w14:paraId="789B6871" w14:textId="7D02A438" w:rsidR="008F4890" w:rsidRDefault="008F4890">
      <w:pPr>
        <w:rPr>
          <w:del w:id="121" w:author="Verreth, Jona" w:date="2026-09-25T20:08:00Z" w16du:dateUtc="2026-09-26T00:08:00Z"/>
          <w:rFonts w:ascii="Times" w:eastAsia="Times" w:hAnsi="Times" w:cs="Times"/>
          <w:i/>
          <w:iCs/>
          <w:sz w:val="22"/>
          <w:szCs w:val="22"/>
        </w:rPr>
      </w:pPr>
    </w:p>
    <w:p w14:paraId="6962EB35" w14:textId="03126CA6" w:rsidR="008F4890" w:rsidRDefault="00D40A5F">
      <w:pPr>
        <w:rPr>
          <w:del w:id="122" w:author="Verreth, Jona" w:date="2026-09-25T20:08:00Z" w16du:dateUtc="2026-09-26T00:08:00Z"/>
          <w:rFonts w:ascii="Times" w:eastAsia="Times" w:hAnsi="Times" w:cs="Times"/>
          <w:i/>
          <w:iCs/>
          <w:sz w:val="22"/>
          <w:szCs w:val="22"/>
        </w:rPr>
      </w:pPr>
      <w:del w:id="123" w:author="Verreth, Jona" w:date="2026-09-25T20:08:00Z" w16du:dateUtc="2026-09-26T00:08:00Z">
        <w:r>
          <w:rPr>
            <w:rFonts w:ascii="Times" w:eastAsia="Times" w:hAnsi="Times" w:cs="Times"/>
            <w:i/>
            <w:iCs/>
            <w:sz w:val="22"/>
            <w:szCs w:val="22"/>
          </w:rPr>
          <w:delText>Modifications carried out during peer review</w:delText>
        </w:r>
      </w:del>
    </w:p>
    <w:p w14:paraId="5B50C576" w14:textId="170FEBBE" w:rsidR="003A5774" w:rsidRDefault="003A5774">
      <w:pPr>
        <w:rPr>
          <w:del w:id="124" w:author="Verreth, Jona" w:date="2026-09-25T20:08:00Z" w16du:dateUtc="2026-09-26T00:08:00Z"/>
          <w:rFonts w:ascii="Times" w:eastAsia="Times" w:hAnsi="Times" w:cs="Times"/>
          <w:sz w:val="22"/>
          <w:szCs w:val="22"/>
        </w:rPr>
      </w:pPr>
      <w:del w:id="125" w:author="Verreth, Jona" w:date="2026-09-25T20:08:00Z" w16du:dateUtc="2026-09-26T00:08:00Z">
        <w:r>
          <w:rPr>
            <w:rFonts w:ascii="Times" w:eastAsia="Times" w:hAnsi="Times" w:cs="Times"/>
            <w:sz w:val="22"/>
            <w:szCs w:val="22"/>
          </w:rPr>
          <w:delText>In response to comments made during peer review, we used the ECMWF temperature data to create several alternative exposure metrics. These included:</w:delText>
        </w:r>
      </w:del>
    </w:p>
    <w:p w14:paraId="58D3922B" w14:textId="479B53A9" w:rsidR="003A5774" w:rsidRDefault="003A5774">
      <w:pPr>
        <w:rPr>
          <w:del w:id="126" w:author="Verreth, Jona" w:date="2026-09-25T20:08:00Z" w16du:dateUtc="2026-09-26T00:08:00Z"/>
          <w:rFonts w:ascii="Times" w:eastAsia="Times" w:hAnsi="Times" w:cs="Times"/>
          <w:sz w:val="22"/>
          <w:szCs w:val="22"/>
        </w:rPr>
      </w:pPr>
    </w:p>
    <w:p w14:paraId="1B3C111C" w14:textId="1FA4C762" w:rsidR="003A5774" w:rsidRPr="00D40A5F" w:rsidRDefault="003A5774" w:rsidP="003A5774">
      <w:pPr>
        <w:pStyle w:val="ListParagraph"/>
        <w:numPr>
          <w:ilvl w:val="0"/>
          <w:numId w:val="3"/>
        </w:numPr>
        <w:ind w:left="360"/>
        <w:rPr>
          <w:del w:id="127" w:author="Verreth, Jona" w:date="2026-09-25T20:08:00Z" w16du:dateUtc="2026-09-26T00:08:00Z"/>
          <w:rFonts w:ascii="Times" w:hAnsi="Times"/>
          <w:sz w:val="22"/>
          <w:szCs w:val="22"/>
        </w:rPr>
      </w:pPr>
      <w:del w:id="128" w:author="Verreth, Jona" w:date="2026-09-25T20:08:00Z" w16du:dateUtc="2026-09-26T00:08:00Z">
        <w:r w:rsidRPr="00D40A5F">
          <w:rPr>
            <w:rFonts w:ascii="Times" w:hAnsi="Times"/>
            <w:sz w:val="22"/>
            <w:szCs w:val="22"/>
          </w:rPr>
          <w:delText>A version of the main exposure variable in which the anomalies were lagged forward one month.</w:delText>
        </w:r>
      </w:del>
    </w:p>
    <w:p w14:paraId="0F81D019" w14:textId="15A9A17F" w:rsidR="003A5774" w:rsidRPr="00D40A5F" w:rsidRDefault="003A5774" w:rsidP="003A5774">
      <w:pPr>
        <w:pStyle w:val="ListParagraph"/>
        <w:numPr>
          <w:ilvl w:val="0"/>
          <w:numId w:val="3"/>
        </w:numPr>
        <w:ind w:left="360"/>
        <w:rPr>
          <w:del w:id="129" w:author="Verreth, Jona" w:date="2026-09-25T20:08:00Z" w16du:dateUtc="2026-09-26T00:08:00Z"/>
          <w:rFonts w:ascii="Times" w:hAnsi="Times"/>
          <w:sz w:val="22"/>
          <w:szCs w:val="22"/>
        </w:rPr>
      </w:pPr>
      <w:del w:id="130" w:author="Verreth, Jona" w:date="2026-09-25T20:08:00Z" w16du:dateUtc="2026-09-26T00:08:00Z">
        <w:r w:rsidRPr="00D40A5F">
          <w:rPr>
            <w:rFonts w:ascii="Times" w:hAnsi="Times"/>
            <w:sz w:val="22"/>
            <w:szCs w:val="22"/>
          </w:rPr>
          <w:delText xml:space="preserve">A version of the main exposure variable in which the anomalies were lagged backward one month. </w:delText>
        </w:r>
      </w:del>
    </w:p>
    <w:p w14:paraId="2CE564A5" w14:textId="0C0B01CD" w:rsidR="003A5774" w:rsidRPr="003A5774" w:rsidRDefault="003A5774" w:rsidP="003A5774">
      <w:pPr>
        <w:pStyle w:val="ListParagraph"/>
        <w:numPr>
          <w:ilvl w:val="0"/>
          <w:numId w:val="3"/>
        </w:numPr>
        <w:ind w:left="360"/>
        <w:rPr>
          <w:del w:id="131" w:author="Verreth, Jona" w:date="2026-09-25T20:08:00Z" w16du:dateUtc="2026-09-26T00:08:00Z"/>
          <w:rFonts w:ascii="Times" w:hAnsi="Times"/>
          <w:sz w:val="22"/>
          <w:szCs w:val="22"/>
          <w:u w:val="single"/>
        </w:rPr>
      </w:pPr>
      <w:del w:id="132" w:author="Verreth, Jona" w:date="2026-09-25T20:08:00Z" w16du:dateUtc="2026-09-26T00:08:00Z">
        <w:r>
          <w:rPr>
            <w:rFonts w:ascii="Times" w:hAnsi="Times"/>
            <w:sz w:val="22"/>
            <w:szCs w:val="22"/>
          </w:rPr>
          <w:delText xml:space="preserve">A categorical variable for the deviation between monthly average and long-term average temperature, in which </w:delText>
        </w:r>
        <w:r w:rsidR="00D40A5F">
          <w:rPr>
            <w:rFonts w:ascii="Times" w:hAnsi="Times"/>
            <w:sz w:val="22"/>
            <w:szCs w:val="22"/>
          </w:rPr>
          <w:delText xml:space="preserve">the categories were defined as ≥ 0.0˚C, &gt; 0.0 and ≤1.5˚C, &gt;1.5 and ≤3.0˚C, &gt;3.0 and ≤ 4.5˚C and &gt;4.5˚C.  </w:delText>
        </w:r>
      </w:del>
    </w:p>
    <w:p w14:paraId="0D85C0A2" w14:textId="27A5323F" w:rsidR="003A5774" w:rsidRPr="00D40A5F" w:rsidRDefault="003A5774" w:rsidP="003A5774">
      <w:pPr>
        <w:pStyle w:val="ListParagraph"/>
        <w:numPr>
          <w:ilvl w:val="0"/>
          <w:numId w:val="3"/>
        </w:numPr>
        <w:ind w:left="360"/>
        <w:rPr>
          <w:del w:id="133" w:author="Verreth, Jona" w:date="2026-09-25T20:08:00Z" w16du:dateUtc="2026-09-26T00:08:00Z"/>
          <w:rFonts w:ascii="Times" w:hAnsi="Times"/>
          <w:sz w:val="22"/>
          <w:szCs w:val="22"/>
        </w:rPr>
      </w:pPr>
      <w:del w:id="134" w:author="Verreth, Jona" w:date="2026-09-25T20:08:00Z" w16du:dateUtc="2026-09-26T00:08:00Z">
        <w:r w:rsidRPr="00D40A5F">
          <w:rPr>
            <w:rFonts w:ascii="Times" w:hAnsi="Times"/>
            <w:sz w:val="22"/>
            <w:szCs w:val="22"/>
          </w:rPr>
          <w:delText>A continuous measure of the number of days each month where the temperature exceeded the long-term average for that calendar day.</w:delText>
        </w:r>
      </w:del>
    </w:p>
    <w:p w14:paraId="34346D4E" w14:textId="2239D41E" w:rsidR="003A5774" w:rsidRDefault="003A5774" w:rsidP="00D40A5F">
      <w:pPr>
        <w:pStyle w:val="ListParagraph"/>
        <w:numPr>
          <w:ilvl w:val="0"/>
          <w:numId w:val="3"/>
        </w:numPr>
        <w:ind w:left="360"/>
        <w:rPr>
          <w:del w:id="135" w:author="Verreth, Jona" w:date="2026-09-25T20:08:00Z" w16du:dateUtc="2026-09-26T00:08:00Z"/>
          <w:rFonts w:ascii="Times" w:hAnsi="Times"/>
          <w:sz w:val="22"/>
          <w:szCs w:val="22"/>
        </w:rPr>
      </w:pPr>
      <w:del w:id="136" w:author="Verreth, Jona" w:date="2026-09-25T20:08:00Z" w16du:dateUtc="2026-09-26T00:08:00Z">
        <w:r w:rsidRPr="003A5774">
          <w:rPr>
            <w:rFonts w:ascii="Times" w:hAnsi="Times"/>
            <w:sz w:val="22"/>
            <w:szCs w:val="22"/>
          </w:rPr>
          <w:delText>A categorical measure of the number of days each month where the temperature exceeded the long-term average for that calendar day, with</w:delText>
        </w:r>
        <w:r>
          <w:rPr>
            <w:rFonts w:ascii="Times" w:hAnsi="Times"/>
            <w:sz w:val="22"/>
            <w:szCs w:val="22"/>
          </w:rPr>
          <w:delText xml:space="preserve"> </w:delText>
        </w:r>
        <w:r w:rsidR="00BE0314">
          <w:rPr>
            <w:rFonts w:ascii="Times" w:hAnsi="Times"/>
            <w:sz w:val="22"/>
            <w:szCs w:val="22"/>
          </w:rPr>
          <w:delText xml:space="preserve">categories defined as 1 – 6; 7 – 9; 10 – 13; 14 or more anomalous days with zero anomalous days as the referent groups. </w:delText>
        </w:r>
      </w:del>
    </w:p>
    <w:p w14:paraId="49AE60B0" w14:textId="0B193DEF" w:rsidR="00D40A5F" w:rsidRDefault="00D40A5F" w:rsidP="00D40A5F">
      <w:pPr>
        <w:rPr>
          <w:del w:id="137" w:author="Verreth, Jona" w:date="2026-09-25T20:08:00Z" w16du:dateUtc="2026-09-26T00:08:00Z"/>
          <w:rFonts w:ascii="Times" w:hAnsi="Times"/>
          <w:sz w:val="22"/>
          <w:szCs w:val="22"/>
        </w:rPr>
      </w:pPr>
    </w:p>
    <w:p w14:paraId="6269B670" w14:textId="4BFB6FBF" w:rsidR="00D40A5F" w:rsidRDefault="00D40A5F" w:rsidP="00D40A5F">
      <w:pPr>
        <w:rPr>
          <w:del w:id="138" w:author="Verreth, Jona" w:date="2026-09-25T20:08:00Z" w16du:dateUtc="2026-09-26T00:08:00Z"/>
          <w:rFonts w:ascii="Times" w:hAnsi="Times"/>
          <w:sz w:val="22"/>
          <w:szCs w:val="22"/>
          <w:u w:val="single"/>
        </w:rPr>
      </w:pPr>
      <w:del w:id="139" w:author="Verreth, Jona" w:date="2026-09-25T20:08:00Z" w16du:dateUtc="2026-09-26T00:08:00Z">
        <w:r>
          <w:rPr>
            <w:rFonts w:ascii="Times" w:hAnsi="Times"/>
            <w:sz w:val="22"/>
            <w:szCs w:val="22"/>
            <w:u w:val="single"/>
          </w:rPr>
          <w:delText>Outcome – MS-related healthcare visits</w:delText>
        </w:r>
      </w:del>
    </w:p>
    <w:p w14:paraId="587692E6" w14:textId="5F38FD38" w:rsidR="00D40A5F" w:rsidRPr="00D40A5F" w:rsidRDefault="00D40A5F" w:rsidP="00D40A5F">
      <w:pPr>
        <w:rPr>
          <w:del w:id="140" w:author="Verreth, Jona" w:date="2026-09-25T20:08:00Z" w16du:dateUtc="2026-09-26T00:08:00Z"/>
          <w:rFonts w:ascii="Times" w:hAnsi="Times"/>
          <w:b/>
          <w:bCs/>
          <w:sz w:val="22"/>
          <w:szCs w:val="22"/>
        </w:rPr>
      </w:pPr>
      <w:del w:id="141" w:author="Verreth, Jona" w:date="2026-09-25T20:08:00Z" w16du:dateUtc="2026-09-26T00:08:00Z">
        <w:r w:rsidRPr="00D40A5F">
          <w:rPr>
            <w:rFonts w:ascii="Times" w:hAnsi="Times"/>
            <w:sz w:val="22"/>
            <w:szCs w:val="22"/>
          </w:rPr>
          <w:delText xml:space="preserve">We </w:delText>
        </w:r>
        <w:r w:rsidR="00BE0314">
          <w:rPr>
            <w:rFonts w:ascii="Times" w:hAnsi="Times"/>
            <w:sz w:val="22"/>
            <w:szCs w:val="22"/>
          </w:rPr>
          <w:delText>will identify</w:delText>
        </w:r>
        <w:r w:rsidR="00BE0314" w:rsidRPr="00D40A5F">
          <w:rPr>
            <w:rFonts w:ascii="Times" w:hAnsi="Times"/>
            <w:sz w:val="22"/>
            <w:szCs w:val="22"/>
          </w:rPr>
          <w:delText xml:space="preserve"> </w:delText>
        </w:r>
        <w:r w:rsidRPr="00D40A5F">
          <w:rPr>
            <w:rFonts w:ascii="Times" w:hAnsi="Times"/>
            <w:sz w:val="22"/>
            <w:szCs w:val="22"/>
          </w:rPr>
          <w:delText>MS-related outpatient, emergency department, and inpatient visits using diagnostic code 340 (</w:delText>
        </w:r>
        <w:r w:rsidRPr="00D40A5F">
          <w:rPr>
            <w:rFonts w:ascii="Times" w:hAnsi="Times"/>
            <w:i/>
            <w:sz w:val="22"/>
            <w:szCs w:val="22"/>
          </w:rPr>
          <w:delText>ICD-9</w:delText>
        </w:r>
        <w:r w:rsidRPr="00D40A5F">
          <w:rPr>
            <w:rFonts w:ascii="Times" w:hAnsi="Times"/>
            <w:sz w:val="22"/>
            <w:szCs w:val="22"/>
          </w:rPr>
          <w:delText>) and G35 (</w:delText>
        </w:r>
        <w:r w:rsidRPr="00D40A5F">
          <w:rPr>
            <w:rFonts w:ascii="Times" w:hAnsi="Times"/>
            <w:i/>
            <w:sz w:val="22"/>
            <w:szCs w:val="22"/>
          </w:rPr>
          <w:delText>ICD-10</w:delText>
        </w:r>
        <w:r w:rsidRPr="00D40A5F">
          <w:rPr>
            <w:rFonts w:ascii="Times" w:hAnsi="Times"/>
            <w:sz w:val="22"/>
            <w:szCs w:val="22"/>
          </w:rPr>
          <w:delText xml:space="preserve">) </w:delText>
        </w:r>
        <w:r w:rsidR="00BE0314">
          <w:rPr>
            <w:rFonts w:ascii="Times" w:hAnsi="Times"/>
            <w:sz w:val="22"/>
            <w:szCs w:val="22"/>
          </w:rPr>
          <w:delText>in any diagnostic position. We will then</w:delText>
        </w:r>
        <w:r w:rsidR="00BE0314" w:rsidRPr="00D40A5F">
          <w:rPr>
            <w:rFonts w:ascii="Times" w:hAnsi="Times"/>
            <w:sz w:val="22"/>
            <w:szCs w:val="22"/>
          </w:rPr>
          <w:delText xml:space="preserve"> </w:delText>
        </w:r>
        <w:r w:rsidRPr="00D40A5F">
          <w:rPr>
            <w:rFonts w:ascii="Times" w:hAnsi="Times"/>
            <w:sz w:val="22"/>
            <w:szCs w:val="22"/>
          </w:rPr>
          <w:delText>create an indicator variable for each visit type that equal</w:delText>
        </w:r>
        <w:r w:rsidR="00BE0314">
          <w:rPr>
            <w:rFonts w:ascii="Times" w:hAnsi="Times"/>
            <w:sz w:val="22"/>
            <w:szCs w:val="22"/>
          </w:rPr>
          <w:delText>s</w:delText>
        </w:r>
        <w:r w:rsidRPr="00D40A5F">
          <w:rPr>
            <w:rFonts w:ascii="Times" w:hAnsi="Times"/>
            <w:sz w:val="22"/>
            <w:szCs w:val="22"/>
          </w:rPr>
          <w:delText xml:space="preserve"> one for any month </w:delText>
        </w:r>
        <w:r>
          <w:rPr>
            <w:rFonts w:ascii="Times" w:hAnsi="Times"/>
            <w:sz w:val="22"/>
            <w:szCs w:val="22"/>
          </w:rPr>
          <w:delText>with</w:delText>
        </w:r>
        <w:r w:rsidRPr="00D40A5F">
          <w:rPr>
            <w:rFonts w:ascii="Times" w:hAnsi="Times"/>
            <w:sz w:val="22"/>
            <w:szCs w:val="22"/>
          </w:rPr>
          <w:delText xml:space="preserve"> at least one MS-related outpatient, emergency, or inpatient visit – respectively – and </w:delText>
        </w:r>
        <w:r w:rsidR="007C63C2" w:rsidRPr="00D40A5F">
          <w:rPr>
            <w:rFonts w:ascii="Times" w:hAnsi="Times"/>
            <w:sz w:val="22"/>
            <w:szCs w:val="22"/>
          </w:rPr>
          <w:delText>equal</w:delText>
        </w:r>
        <w:r w:rsidR="007C63C2">
          <w:rPr>
            <w:rFonts w:ascii="Times" w:hAnsi="Times"/>
            <w:sz w:val="22"/>
            <w:szCs w:val="22"/>
          </w:rPr>
          <w:delText>s</w:delText>
        </w:r>
        <w:r w:rsidR="007C63C2" w:rsidRPr="00D40A5F">
          <w:rPr>
            <w:rFonts w:ascii="Times" w:hAnsi="Times"/>
            <w:sz w:val="22"/>
            <w:szCs w:val="22"/>
          </w:rPr>
          <w:delText xml:space="preserve"> </w:delText>
        </w:r>
        <w:r w:rsidRPr="00D40A5F">
          <w:rPr>
            <w:rFonts w:ascii="Times" w:hAnsi="Times"/>
            <w:sz w:val="22"/>
            <w:szCs w:val="22"/>
          </w:rPr>
          <w:delText xml:space="preserve">zero otherwise. We </w:delText>
        </w:r>
        <w:r w:rsidR="007C63C2">
          <w:rPr>
            <w:rFonts w:ascii="Times" w:hAnsi="Times"/>
            <w:sz w:val="22"/>
            <w:szCs w:val="22"/>
          </w:rPr>
          <w:delText>will create</w:delText>
        </w:r>
        <w:r w:rsidR="007C63C2" w:rsidRPr="00D40A5F">
          <w:rPr>
            <w:rFonts w:ascii="Times" w:hAnsi="Times"/>
            <w:sz w:val="22"/>
            <w:szCs w:val="22"/>
          </w:rPr>
          <w:delText xml:space="preserve"> </w:delText>
        </w:r>
        <w:r w:rsidRPr="00D40A5F">
          <w:rPr>
            <w:rFonts w:ascii="Times" w:hAnsi="Times"/>
            <w:sz w:val="22"/>
            <w:szCs w:val="22"/>
          </w:rPr>
          <w:delText>an indicator variable for visits unrelate</w:delText>
        </w:r>
        <w:r w:rsidRPr="00BE0314">
          <w:rPr>
            <w:rFonts w:ascii="Times" w:hAnsi="Times"/>
            <w:sz w:val="22"/>
            <w:szCs w:val="22"/>
          </w:rPr>
          <w:delText>d</w:delText>
        </w:r>
        <w:r w:rsidRPr="00D40A5F">
          <w:rPr>
            <w:rFonts w:ascii="Times" w:hAnsi="Times"/>
            <w:sz w:val="22"/>
            <w:szCs w:val="22"/>
          </w:rPr>
          <w:delText xml:space="preserve"> to MS which equal</w:delText>
        </w:r>
        <w:r w:rsidR="007C63C2">
          <w:rPr>
            <w:rFonts w:ascii="Times" w:hAnsi="Times"/>
            <w:sz w:val="22"/>
            <w:szCs w:val="22"/>
          </w:rPr>
          <w:delText>s</w:delText>
        </w:r>
        <w:r w:rsidRPr="00D40A5F">
          <w:rPr>
            <w:rFonts w:ascii="Times" w:hAnsi="Times"/>
            <w:sz w:val="22"/>
            <w:szCs w:val="22"/>
          </w:rPr>
          <w:delText xml:space="preserve"> one for outpatient, emergency, or inpatient visit in which the diagnostic codes 340 and G35 </w:delText>
        </w:r>
        <w:r w:rsidR="007C63C2">
          <w:rPr>
            <w:rFonts w:ascii="Times" w:hAnsi="Times"/>
            <w:sz w:val="22"/>
            <w:szCs w:val="22"/>
          </w:rPr>
          <w:delText>are</w:delText>
        </w:r>
        <w:r w:rsidRPr="00D40A5F">
          <w:rPr>
            <w:rFonts w:ascii="Times" w:hAnsi="Times"/>
            <w:sz w:val="22"/>
            <w:szCs w:val="22"/>
          </w:rPr>
          <w:delText>absent</w:delText>
        </w:r>
        <w:r w:rsidR="000B248C">
          <w:rPr>
            <w:rFonts w:ascii="Times" w:hAnsi="Times"/>
            <w:sz w:val="22"/>
            <w:szCs w:val="22"/>
          </w:rPr>
          <w:delText xml:space="preserve"> and zero otherwise</w:delText>
        </w:r>
        <w:r w:rsidRPr="00D40A5F">
          <w:rPr>
            <w:rFonts w:ascii="Times" w:hAnsi="Times"/>
            <w:sz w:val="22"/>
            <w:szCs w:val="22"/>
          </w:rPr>
          <w:delText>.</w:delText>
        </w:r>
      </w:del>
    </w:p>
    <w:p w14:paraId="07FACAF5" w14:textId="40F12EC0" w:rsidR="00D40A5F" w:rsidRDefault="00D40A5F" w:rsidP="00D40A5F">
      <w:pPr>
        <w:rPr>
          <w:del w:id="142" w:author="Verreth, Jona" w:date="2026-09-25T20:08:00Z" w16du:dateUtc="2026-09-26T00:08:00Z"/>
          <w:rFonts w:ascii="Times" w:hAnsi="Times"/>
          <w:sz w:val="22"/>
          <w:szCs w:val="22"/>
          <w:u w:val="single"/>
        </w:rPr>
      </w:pPr>
    </w:p>
    <w:p w14:paraId="01FC1864" w14:textId="77777777" w:rsidR="00D40A5F" w:rsidRDefault="00D40A5F" w:rsidP="00D40A5F">
      <w:pPr>
        <w:rPr>
          <w:del w:id="143" w:author="Verreth, Jona" w:date="2026-09-25T20:08:00Z" w16du:dateUtc="2026-09-26T00:08:00Z"/>
          <w:rFonts w:ascii="Times" w:eastAsia="Times" w:hAnsi="Times" w:cs="Times"/>
          <w:i/>
          <w:iCs/>
          <w:sz w:val="22"/>
          <w:szCs w:val="22"/>
        </w:rPr>
      </w:pPr>
      <w:del w:id="144" w:author="Verreth, Jona" w:date="2026-09-25T20:08:00Z" w16du:dateUtc="2026-09-26T00:08:00Z">
        <w:r>
          <w:rPr>
            <w:rFonts w:ascii="Times" w:eastAsia="Times" w:hAnsi="Times" w:cs="Times"/>
            <w:i/>
            <w:iCs/>
            <w:sz w:val="22"/>
            <w:szCs w:val="22"/>
          </w:rPr>
          <w:delText>Modifications carried out during peer review</w:delText>
        </w:r>
      </w:del>
    </w:p>
    <w:p w14:paraId="229675A3" w14:textId="3D93F967" w:rsidR="00D40A5F" w:rsidRDefault="00D40A5F" w:rsidP="00D40A5F">
      <w:pPr>
        <w:rPr>
          <w:del w:id="145" w:author="Verreth, Jona" w:date="2026-09-25T20:08:00Z" w16du:dateUtc="2026-09-26T00:08:00Z"/>
          <w:rFonts w:ascii="Times" w:hAnsi="Times"/>
          <w:sz w:val="22"/>
          <w:szCs w:val="22"/>
        </w:rPr>
      </w:pPr>
      <w:del w:id="146" w:author="Verreth, Jona" w:date="2026-09-25T20:08:00Z" w16du:dateUtc="2026-09-26T00:08:00Z">
        <w:r>
          <w:rPr>
            <w:rFonts w:ascii="Times" w:hAnsi="Times"/>
            <w:sz w:val="22"/>
            <w:szCs w:val="22"/>
          </w:rPr>
          <w:delText xml:space="preserve">We modified our outcome definition to </w:delText>
        </w:r>
        <w:r w:rsidR="000B248C">
          <w:rPr>
            <w:rFonts w:ascii="Times" w:hAnsi="Times"/>
            <w:sz w:val="22"/>
            <w:szCs w:val="22"/>
          </w:rPr>
          <w:delText>include only</w:delText>
        </w:r>
        <w:r>
          <w:rPr>
            <w:rFonts w:ascii="Times" w:hAnsi="Times"/>
            <w:sz w:val="22"/>
            <w:szCs w:val="22"/>
          </w:rPr>
          <w:delText xml:space="preserve"> MS-related healthcare visits to only the first, second, and third diagnostic position. </w:delText>
        </w:r>
      </w:del>
    </w:p>
    <w:p w14:paraId="6137165C" w14:textId="1961A216" w:rsidR="00D40A5F" w:rsidRDefault="00D40A5F" w:rsidP="00D40A5F">
      <w:pPr>
        <w:rPr>
          <w:del w:id="147" w:author="Verreth, Jona" w:date="2026-09-25T20:08:00Z" w16du:dateUtc="2026-09-26T00:08:00Z"/>
          <w:rFonts w:ascii="Times" w:hAnsi="Times"/>
          <w:sz w:val="22"/>
          <w:szCs w:val="22"/>
        </w:rPr>
      </w:pPr>
    </w:p>
    <w:p w14:paraId="6C66C6FE" w14:textId="1B17293B" w:rsidR="00D40A5F" w:rsidRDefault="00D40A5F" w:rsidP="00D40A5F">
      <w:pPr>
        <w:rPr>
          <w:del w:id="148" w:author="Verreth, Jona" w:date="2026-09-25T20:08:00Z" w16du:dateUtc="2026-09-26T00:08:00Z"/>
          <w:rFonts w:ascii="Times" w:hAnsi="Times"/>
          <w:sz w:val="22"/>
          <w:szCs w:val="22"/>
          <w:u w:val="single"/>
        </w:rPr>
      </w:pPr>
      <w:del w:id="149" w:author="Verreth, Jona" w:date="2026-09-25T20:08:00Z" w16du:dateUtc="2026-09-26T00:08:00Z">
        <w:r>
          <w:rPr>
            <w:rFonts w:ascii="Times" w:hAnsi="Times"/>
            <w:sz w:val="22"/>
            <w:szCs w:val="22"/>
            <w:u w:val="single"/>
          </w:rPr>
          <w:delText>Covariates</w:delText>
        </w:r>
      </w:del>
    </w:p>
    <w:p w14:paraId="62956B69" w14:textId="4D405015" w:rsidR="00D40A5F" w:rsidRDefault="00D40A5F" w:rsidP="00D40A5F">
      <w:pPr>
        <w:rPr>
          <w:del w:id="150" w:author="Verreth, Jona" w:date="2026-09-25T20:08:00Z" w16du:dateUtc="2026-09-26T00:08:00Z"/>
          <w:rFonts w:ascii="Times" w:eastAsia="Times" w:hAnsi="Times" w:cs="Times"/>
          <w:sz w:val="22"/>
          <w:szCs w:val="22"/>
        </w:rPr>
      </w:pPr>
      <w:del w:id="151" w:author="Verreth, Jona" w:date="2026-09-25T20:08:00Z" w16du:dateUtc="2026-09-26T00:08:00Z">
        <w:r>
          <w:rPr>
            <w:rFonts w:ascii="Times" w:hAnsi="Times"/>
            <w:sz w:val="22"/>
            <w:szCs w:val="22"/>
          </w:rPr>
          <w:delText xml:space="preserve">We </w:delText>
        </w:r>
        <w:r w:rsidR="007C63C2">
          <w:rPr>
            <w:rFonts w:ascii="Times" w:hAnsi="Times"/>
            <w:sz w:val="22"/>
            <w:szCs w:val="22"/>
          </w:rPr>
          <w:delText xml:space="preserve">will define </w:delText>
        </w:r>
        <w:r>
          <w:rPr>
            <w:rFonts w:ascii="Times" w:hAnsi="Times"/>
            <w:sz w:val="22"/>
            <w:szCs w:val="22"/>
          </w:rPr>
          <w:delText>sex (</w:delText>
        </w:r>
        <w:r w:rsidR="007C63C2">
          <w:rPr>
            <w:rFonts w:ascii="Times" w:hAnsi="Times"/>
            <w:sz w:val="22"/>
            <w:szCs w:val="22"/>
          </w:rPr>
          <w:delText>women, men</w:delText>
        </w:r>
        <w:r>
          <w:rPr>
            <w:rFonts w:ascii="Times" w:hAnsi="Times"/>
            <w:sz w:val="22"/>
            <w:szCs w:val="22"/>
          </w:rPr>
          <w:delText xml:space="preserve">), categorical age </w:delText>
        </w:r>
        <w:r>
          <w:rPr>
            <w:rFonts w:ascii="Times" w:eastAsia="Times" w:hAnsi="Times" w:cs="Times"/>
            <w:sz w:val="22"/>
            <w:szCs w:val="22"/>
          </w:rPr>
          <w:delText xml:space="preserve">(18–25, 26–35; 36–45; 46–55, 56–64 years), and calendar year using eligibility files. We </w:delText>
        </w:r>
        <w:r w:rsidR="007C63C2">
          <w:rPr>
            <w:rFonts w:ascii="Times" w:eastAsia="Times" w:hAnsi="Times" w:cs="Times"/>
            <w:sz w:val="22"/>
            <w:szCs w:val="22"/>
          </w:rPr>
          <w:delText xml:space="preserve">will define </w:delText>
        </w:r>
        <w:r>
          <w:rPr>
            <w:rFonts w:ascii="Times" w:eastAsia="Times" w:hAnsi="Times" w:cs="Times"/>
            <w:sz w:val="22"/>
            <w:szCs w:val="22"/>
          </w:rPr>
          <w:delText>time-varying county, state, and region of residence using five-digit zip codes and season for each respondent.</w:delText>
        </w:r>
      </w:del>
    </w:p>
    <w:p w14:paraId="2910435F" w14:textId="6FF565A1" w:rsidR="00D40A5F" w:rsidRDefault="00D40A5F" w:rsidP="00D40A5F">
      <w:pPr>
        <w:rPr>
          <w:del w:id="152" w:author="Verreth, Jona" w:date="2026-09-25T20:08:00Z" w16du:dateUtc="2026-09-26T00:08:00Z"/>
          <w:rFonts w:ascii="Times" w:eastAsia="Times" w:hAnsi="Times" w:cs="Times"/>
          <w:sz w:val="22"/>
          <w:szCs w:val="22"/>
        </w:rPr>
      </w:pPr>
    </w:p>
    <w:p w14:paraId="6A31C18F" w14:textId="11DB6D68" w:rsidR="00D40A5F" w:rsidRDefault="00D40A5F" w:rsidP="00D40A5F">
      <w:pPr>
        <w:rPr>
          <w:del w:id="153" w:author="Verreth, Jona" w:date="2026-09-25T20:08:00Z" w16du:dateUtc="2026-09-26T00:08:00Z"/>
          <w:rFonts w:ascii="Times" w:eastAsia="Times" w:hAnsi="Times" w:cs="Times"/>
          <w:i/>
          <w:iCs/>
          <w:sz w:val="22"/>
          <w:szCs w:val="22"/>
        </w:rPr>
      </w:pPr>
      <w:del w:id="154" w:author="Verreth, Jona" w:date="2026-09-25T20:08:00Z" w16du:dateUtc="2026-09-26T00:08:00Z">
        <w:r>
          <w:rPr>
            <w:rFonts w:ascii="Times" w:eastAsia="Times" w:hAnsi="Times" w:cs="Times"/>
            <w:i/>
            <w:iCs/>
            <w:sz w:val="22"/>
            <w:szCs w:val="22"/>
          </w:rPr>
          <w:delText>Modifications carried out during peer review</w:delText>
        </w:r>
      </w:del>
    </w:p>
    <w:p w14:paraId="2A00FC2F" w14:textId="522B4A97" w:rsidR="00D40A5F" w:rsidRDefault="00D40A5F" w:rsidP="00D40A5F">
      <w:pPr>
        <w:rPr>
          <w:del w:id="155" w:author="Verreth, Jona" w:date="2026-09-25T20:08:00Z" w16du:dateUtc="2026-09-26T00:08:00Z"/>
          <w:rFonts w:ascii="Times" w:eastAsia="Times" w:hAnsi="Times" w:cs="Times"/>
          <w:sz w:val="22"/>
          <w:szCs w:val="22"/>
        </w:rPr>
      </w:pPr>
      <w:del w:id="156" w:author="Verreth, Jona" w:date="2026-09-25T20:08:00Z" w16du:dateUtc="2026-09-26T00:08:00Z">
        <w:r>
          <w:rPr>
            <w:rFonts w:ascii="Times" w:eastAsia="Times" w:hAnsi="Times" w:cs="Times"/>
            <w:sz w:val="22"/>
            <w:szCs w:val="22"/>
          </w:rPr>
          <w:delText xml:space="preserve">In response to requests from reviewers, we defined age as a continuous rather than categorical variable in the analyses described below, and assigned climate zones based on county of residence using data from the </w:delText>
        </w:r>
        <w:r w:rsidR="00DF17AC">
          <w:rPr>
            <w:rFonts w:ascii="Times" w:eastAsia="Times" w:hAnsi="Times" w:cs="Times"/>
            <w:sz w:val="22"/>
            <w:szCs w:val="22"/>
          </w:rPr>
          <w:delText>U.S. Department of Energy.</w:delText>
        </w:r>
        <w:r w:rsidR="00DF17AC">
          <w:rPr>
            <w:rFonts w:ascii="Times" w:eastAsia="Times" w:hAnsi="Times" w:cs="Times"/>
            <w:sz w:val="22"/>
            <w:szCs w:val="22"/>
          </w:rPr>
          <w:fldChar w:fldCharType="begin"/>
        </w:r>
        <w:r w:rsidR="0069140B">
          <w:rPr>
            <w:rFonts w:ascii="Times" w:eastAsia="Times" w:hAnsi="Times" w:cs="Times"/>
            <w:sz w:val="22"/>
            <w:szCs w:val="22"/>
          </w:rPr>
          <w:delInstrText xml:space="preserve"> ADDIN EN.CITE &lt;EndNote&gt;&lt;Cite&gt;&lt;Author&gt;Baechler&lt;/Author&gt;&lt;Year&gt;2010&lt;/Year&gt;&lt;RecNum&gt;217&lt;/RecNum&gt;&lt;DisplayText&gt;[3]&lt;/DisplayText&gt;&lt;record&gt;&lt;rec-number&gt;217&lt;/rec-number&gt;&lt;foreign-keys&gt;&lt;key app="EN" db-id="pda9d5xd90e9foe5pw3xsds79a5dx5dtvxps" timestamp="1609398141"&gt;217&lt;/key&gt;&lt;/foreign-keys&gt;&lt;ref-type name="Journal Article"&gt;17&lt;/ref-type&gt;&lt;contributors&gt;&lt;authors&gt;&lt;author&gt;Baechler, Michael C&lt;/author&gt;&lt;author&gt;Williamson, Jennifer&lt;/author&gt;&lt;author&gt;Gilbride, Theresa&lt;/author&gt;&lt;author&gt;Cole, Pam&lt;/author&gt;&lt;author&gt;Hefty, Marye&lt;/author&gt;&lt;author&gt;Love, PM&lt;/author&gt;&lt;/authors&gt;&lt;/contributors&gt;&lt;titles&gt;&lt;title&gt;Guide to determining climate regions by county&lt;/title&gt;&lt;secondary-title&gt;Pacific Northwest National Laboratory &amp;amp; Oak Ridge National Laboratory&lt;/secondary-title&gt;&lt;/titles&gt;&lt;periodical&gt;&lt;full-title&gt;Pacific Northwest National Laboratory &amp;amp; Oak Ridge National Laboratory&lt;/full-title&gt;&lt;/periodical&gt;&lt;pages&gt;1-34&lt;/pages&gt;&lt;volume&gt;7&lt;/volume&gt;&lt;dates&gt;&lt;year&gt;2010&lt;/year&gt;&lt;/dates&gt;&lt;urls&gt;&lt;/urls&gt;&lt;/record&gt;&lt;/Cite&gt;&lt;/EndNote&gt;</w:delInstrText>
        </w:r>
        <w:r w:rsidR="00DF17AC">
          <w:rPr>
            <w:rFonts w:ascii="Times" w:eastAsia="Times" w:hAnsi="Times" w:cs="Times"/>
            <w:sz w:val="22"/>
            <w:szCs w:val="22"/>
          </w:rPr>
          <w:fldChar w:fldCharType="separate"/>
        </w:r>
        <w:r w:rsidR="0069140B">
          <w:rPr>
            <w:rFonts w:ascii="Times" w:eastAsia="Times" w:hAnsi="Times" w:cs="Times"/>
            <w:noProof/>
            <w:sz w:val="22"/>
            <w:szCs w:val="22"/>
          </w:rPr>
          <w:delText>[3]</w:delText>
        </w:r>
        <w:r w:rsidR="00DF17AC">
          <w:rPr>
            <w:rFonts w:ascii="Times" w:eastAsia="Times" w:hAnsi="Times" w:cs="Times"/>
            <w:sz w:val="22"/>
            <w:szCs w:val="22"/>
          </w:rPr>
          <w:fldChar w:fldCharType="end"/>
        </w:r>
      </w:del>
    </w:p>
    <w:p w14:paraId="4691DFCC" w14:textId="65437B29" w:rsidR="00DF17AC" w:rsidRDefault="00DF17AC" w:rsidP="00D40A5F">
      <w:pPr>
        <w:rPr>
          <w:del w:id="157" w:author="Verreth, Jona" w:date="2026-09-25T20:08:00Z" w16du:dateUtc="2026-09-26T00:08:00Z"/>
          <w:rFonts w:ascii="Times" w:eastAsia="Times" w:hAnsi="Times" w:cs="Times"/>
          <w:sz w:val="22"/>
          <w:szCs w:val="22"/>
        </w:rPr>
      </w:pPr>
    </w:p>
    <w:p w14:paraId="68D8BCDE" w14:textId="7249D550" w:rsidR="00DF17AC" w:rsidRDefault="00DF17AC" w:rsidP="00D40A5F">
      <w:pPr>
        <w:rPr>
          <w:del w:id="158" w:author="Verreth, Jona" w:date="2026-09-25T20:08:00Z" w16du:dateUtc="2026-09-26T00:08:00Z"/>
          <w:rFonts w:ascii="Times" w:eastAsia="Times" w:hAnsi="Times" w:cs="Times"/>
          <w:sz w:val="22"/>
          <w:szCs w:val="22"/>
          <w:u w:val="single"/>
        </w:rPr>
      </w:pPr>
      <w:del w:id="159" w:author="Verreth, Jona" w:date="2026-09-25T20:08:00Z" w16du:dateUtc="2026-09-26T00:08:00Z">
        <w:r>
          <w:rPr>
            <w:rFonts w:ascii="Times" w:eastAsia="Times" w:hAnsi="Times" w:cs="Times"/>
            <w:sz w:val="22"/>
            <w:szCs w:val="22"/>
            <w:u w:val="single"/>
          </w:rPr>
          <w:delText>Statistical Analysis</w:delText>
        </w:r>
      </w:del>
    </w:p>
    <w:p w14:paraId="5C6DB285" w14:textId="492923C8" w:rsidR="0069140B" w:rsidRDefault="007C63C2" w:rsidP="0069140B">
      <w:pPr>
        <w:rPr>
          <w:del w:id="160" w:author="Verreth, Jona" w:date="2026-09-25T20:08:00Z" w16du:dateUtc="2026-09-26T00:08:00Z"/>
          <w:rFonts w:ascii="Times" w:eastAsia="Times" w:hAnsi="Times" w:cs="Times"/>
          <w:sz w:val="22"/>
          <w:szCs w:val="22"/>
        </w:rPr>
      </w:pPr>
      <w:del w:id="161" w:author="Verreth, Jona" w:date="2026-09-25T20:08:00Z" w16du:dateUtc="2026-09-26T00:08:00Z">
        <w:r>
          <w:rPr>
            <w:rFonts w:ascii="Times" w:eastAsia="Times" w:hAnsi="Times" w:cs="Times"/>
            <w:sz w:val="22"/>
            <w:szCs w:val="22"/>
          </w:rPr>
          <w:delText>We will conduct an</w:delText>
        </w:r>
        <w:r w:rsidR="00DF17AC">
          <w:rPr>
            <w:rFonts w:ascii="Times" w:eastAsia="Times" w:hAnsi="Times" w:cs="Times"/>
            <w:sz w:val="22"/>
            <w:szCs w:val="22"/>
          </w:rPr>
          <w:delText xml:space="preserve"> individual-level, repeated measures analysis.</w:delText>
        </w:r>
        <w:r w:rsidR="003D65DA">
          <w:rPr>
            <w:rFonts w:ascii="Times" w:eastAsia="Times" w:hAnsi="Times" w:cs="Times"/>
            <w:sz w:val="22"/>
            <w:szCs w:val="22"/>
          </w:rPr>
          <w:delText xml:space="preserve"> For our primary analysis, we </w:delText>
        </w:r>
        <w:r>
          <w:rPr>
            <w:rFonts w:ascii="Times" w:eastAsia="Times" w:hAnsi="Times" w:cs="Times"/>
            <w:sz w:val="22"/>
            <w:szCs w:val="22"/>
          </w:rPr>
          <w:delText xml:space="preserve">will use </w:delText>
        </w:r>
        <w:r w:rsidR="003D65DA">
          <w:rPr>
            <w:rFonts w:ascii="Times" w:eastAsia="Times" w:hAnsi="Times" w:cs="Times"/>
            <w:sz w:val="22"/>
            <w:szCs w:val="22"/>
          </w:rPr>
          <w:delText xml:space="preserve">generalized linear models with the binomial family and log link to estimate risk ratios (RR) for the association between anomalously warm weather and MS-related outpatient, emergency department, and inpatient visits, respectively. We </w:delText>
        </w:r>
        <w:r>
          <w:rPr>
            <w:rFonts w:ascii="Times" w:eastAsia="Times" w:hAnsi="Times" w:cs="Times"/>
            <w:sz w:val="22"/>
            <w:szCs w:val="22"/>
          </w:rPr>
          <w:delText xml:space="preserve">will adjust </w:delText>
        </w:r>
        <w:r w:rsidR="003D65DA">
          <w:rPr>
            <w:rFonts w:ascii="Times" w:eastAsia="Times" w:hAnsi="Times" w:cs="Times"/>
            <w:sz w:val="22"/>
            <w:szCs w:val="22"/>
          </w:rPr>
          <w:delText xml:space="preserve">for </w:delText>
        </w:r>
        <w:r w:rsidR="003D65DA">
          <w:rPr>
            <w:rFonts w:ascii="Times" w:eastAsia="Times" w:hAnsi="Times" w:cs="Times"/>
            <w:i/>
            <w:iCs/>
            <w:sz w:val="22"/>
            <w:szCs w:val="22"/>
          </w:rPr>
          <w:delText xml:space="preserve">a priori </w:delText>
        </w:r>
        <w:r w:rsidR="003D65DA">
          <w:rPr>
            <w:rFonts w:ascii="Times" w:eastAsia="Times" w:hAnsi="Times" w:cs="Times"/>
            <w:sz w:val="22"/>
            <w:szCs w:val="22"/>
          </w:rPr>
          <w:delText xml:space="preserve">specified covariates that could potentially confound the association of interest. These include sex, categorical age, and fixed effects for state and calendar year. For all analyses, we </w:delText>
        </w:r>
        <w:r>
          <w:rPr>
            <w:rFonts w:ascii="Times" w:eastAsia="Times" w:hAnsi="Times" w:cs="Times"/>
            <w:sz w:val="22"/>
            <w:szCs w:val="22"/>
          </w:rPr>
          <w:delText xml:space="preserve">will </w:delText>
        </w:r>
        <w:r w:rsidR="003D65DA" w:rsidRPr="003D65DA">
          <w:rPr>
            <w:rFonts w:ascii="Times" w:eastAsia="Times" w:hAnsi="Times" w:cs="Times"/>
            <w:sz w:val="22"/>
            <w:szCs w:val="22"/>
          </w:rPr>
          <w:delText>calculate robust standard errors to account for repeated measures within individuals and potential non-independence of outcomes within counties.</w:delText>
        </w:r>
        <w:r w:rsidR="0069140B">
          <w:rPr>
            <w:rFonts w:ascii="Times" w:eastAsia="Times" w:hAnsi="Times" w:cs="Times"/>
            <w:sz w:val="22"/>
            <w:szCs w:val="22"/>
          </w:rPr>
          <w:delText xml:space="preserve"> </w:delText>
        </w:r>
        <w:r>
          <w:rPr>
            <w:rFonts w:ascii="Times" w:eastAsia="Times" w:hAnsi="Times" w:cs="Times"/>
            <w:sz w:val="22"/>
            <w:szCs w:val="22"/>
          </w:rPr>
          <w:delText>W</w:delText>
        </w:r>
        <w:r w:rsidR="0069140B">
          <w:rPr>
            <w:rFonts w:ascii="Times" w:eastAsia="Times" w:hAnsi="Times" w:cs="Times"/>
            <w:sz w:val="22"/>
            <w:szCs w:val="22"/>
          </w:rPr>
          <w:delText xml:space="preserve">e </w:delText>
        </w:r>
        <w:r>
          <w:rPr>
            <w:rFonts w:ascii="Times" w:eastAsia="Times" w:hAnsi="Times" w:cs="Times"/>
            <w:sz w:val="22"/>
            <w:szCs w:val="22"/>
          </w:rPr>
          <w:delText xml:space="preserve">will use </w:delText>
        </w:r>
        <w:r w:rsidR="0069140B">
          <w:rPr>
            <w:rFonts w:ascii="Times" w:eastAsia="Times" w:hAnsi="Times" w:cs="Times"/>
            <w:sz w:val="22"/>
            <w:szCs w:val="22"/>
          </w:rPr>
          <w:delText xml:space="preserve">fitted models to estimate associations on the additive scale. </w:delText>
        </w:r>
        <w:r w:rsidR="0069140B" w:rsidRPr="00E81240">
          <w:rPr>
            <w:rFonts w:ascii="Times" w:eastAsia="Times" w:hAnsi="Times" w:cs="Times"/>
            <w:sz w:val="22"/>
            <w:szCs w:val="22"/>
          </w:rPr>
          <w:delText xml:space="preserve">Because of </w:delText>
        </w:r>
      </w:del>
      <w:sdt>
        <w:sdtPr>
          <w:rPr>
            <w:sz w:val="22"/>
            <w:szCs w:val="22"/>
          </w:rPr>
          <w:tag w:val="goog_rdk_31"/>
          <w:id w:val="-2055300568"/>
        </w:sdtPr>
        <w:sdtEndPr/>
        <w:sdtContent>
          <w:del w:id="162" w:author="Verreth, Jona" w:date="2026-09-25T20:08:00Z" w16du:dateUtc="2026-09-26T00:08:00Z">
            <w:r w:rsidR="0069140B" w:rsidRPr="00E81240">
              <w:rPr>
                <w:rFonts w:ascii="Times" w:eastAsia="Times" w:hAnsi="Times" w:cs="Times"/>
                <w:sz w:val="22"/>
                <w:szCs w:val="22"/>
              </w:rPr>
              <w:delText>sex</w:delText>
            </w:r>
          </w:del>
        </w:sdtContent>
      </w:sdt>
      <w:del w:id="163" w:author="Verreth, Jona" w:date="2026-09-25T20:08:00Z" w16du:dateUtc="2026-09-26T00:08:00Z">
        <w:r w:rsidR="0069140B" w:rsidRPr="00E81240">
          <w:rPr>
            <w:rFonts w:ascii="Times" w:eastAsia="Times" w:hAnsi="Times" w:cs="Times"/>
            <w:sz w:val="22"/>
            <w:szCs w:val="22"/>
          </w:rPr>
          <w:delText xml:space="preserve"> differences in MS incidence, response to treatment, and healthcare utilization,</w:delText>
        </w:r>
        <w:r w:rsidR="0069140B" w:rsidRPr="00E81240">
          <w:rPr>
            <w:rFonts w:ascii="Times" w:eastAsia="Times" w:hAnsi="Times" w:cs="Times"/>
            <w:sz w:val="22"/>
            <w:szCs w:val="22"/>
          </w:rPr>
          <w:fldChar w:fldCharType="begin">
            <w:fldData xml:space="preserve">PEVuZE5vdGU+PENpdGU+PEF1dGhvcj5Lb2NoLUhlbnJpa3NlbjwvQXV0aG9yPjxZZWFyPjIwMTg8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</w:fldData>
          </w:fldChar>
        </w:r>
        <w:r w:rsidR="0069140B">
          <w:rPr>
            <w:rFonts w:ascii="Times" w:eastAsia="Times" w:hAnsi="Times" w:cs="Times"/>
            <w:sz w:val="22"/>
            <w:szCs w:val="22"/>
          </w:rPr>
          <w:delInstrText xml:space="preserve"> ADDIN EN.CITE </w:delInstrText>
        </w:r>
        <w:r w:rsidR="0069140B">
          <w:rPr>
            <w:rFonts w:ascii="Times" w:eastAsia="Times" w:hAnsi="Times" w:cs="Times"/>
            <w:sz w:val="22"/>
            <w:szCs w:val="22"/>
          </w:rPr>
          <w:fldChar w:fldCharType="begin">
            <w:fldData xml:space="preserve">PEVuZE5vdGU+PENpdGU+PEF1dGhvcj5Lb2NoLUhlbnJpa3NlbjwvQXV0aG9yPjxZZWFyPjIwMTg8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</w:fldData>
          </w:fldChar>
        </w:r>
        <w:r w:rsidR="0069140B">
          <w:rPr>
            <w:rFonts w:ascii="Times" w:eastAsia="Times" w:hAnsi="Times" w:cs="Times"/>
            <w:sz w:val="22"/>
            <w:szCs w:val="22"/>
          </w:rPr>
          <w:delInstrText xml:space="preserve"> ADDIN EN.CITE.DATA </w:delInstrText>
        </w:r>
        <w:r w:rsidR="0069140B">
          <w:rPr>
            <w:rFonts w:ascii="Times" w:eastAsia="Times" w:hAnsi="Times" w:cs="Times"/>
            <w:sz w:val="22"/>
            <w:szCs w:val="22"/>
          </w:rPr>
        </w:r>
        <w:r w:rsidR="0069140B">
          <w:rPr>
            <w:rFonts w:ascii="Times" w:eastAsia="Times" w:hAnsi="Times" w:cs="Times"/>
            <w:sz w:val="22"/>
            <w:szCs w:val="22"/>
          </w:rPr>
          <w:fldChar w:fldCharType="end"/>
        </w:r>
        <w:r w:rsidR="0069140B" w:rsidRPr="00E81240">
          <w:rPr>
            <w:rFonts w:ascii="Times" w:eastAsia="Times" w:hAnsi="Times" w:cs="Times"/>
            <w:sz w:val="22"/>
            <w:szCs w:val="22"/>
          </w:rPr>
        </w:r>
        <w:r w:rsidR="0069140B" w:rsidRPr="00E81240">
          <w:rPr>
            <w:rFonts w:ascii="Times" w:eastAsia="Times" w:hAnsi="Times" w:cs="Times"/>
            <w:sz w:val="22"/>
            <w:szCs w:val="22"/>
          </w:rPr>
          <w:fldChar w:fldCharType="separate"/>
        </w:r>
        <w:r w:rsidR="0069140B">
          <w:rPr>
            <w:rFonts w:ascii="Times" w:eastAsia="Times" w:hAnsi="Times" w:cs="Times"/>
            <w:noProof/>
            <w:sz w:val="22"/>
            <w:szCs w:val="22"/>
          </w:rPr>
          <w:delText>[4-8]</w:delText>
        </w:r>
        <w:r w:rsidR="0069140B" w:rsidRPr="00E81240">
          <w:rPr>
            <w:rFonts w:ascii="Times" w:eastAsia="Times" w:hAnsi="Times" w:cs="Times"/>
            <w:sz w:val="22"/>
            <w:szCs w:val="22"/>
          </w:rPr>
          <w:fldChar w:fldCharType="end"/>
        </w:r>
        <w:r w:rsidR="0069140B" w:rsidRPr="00E81240">
          <w:rPr>
            <w:rFonts w:ascii="Times" w:eastAsia="Times" w:hAnsi="Times" w:cs="Times"/>
            <w:sz w:val="22"/>
            <w:szCs w:val="22"/>
          </w:rPr>
          <w:delText xml:space="preserve"> we repeated our primary analyses </w:delText>
        </w:r>
        <w:r w:rsidR="000B248C">
          <w:rPr>
            <w:rFonts w:ascii="Times" w:eastAsia="Times" w:hAnsi="Times" w:cs="Times"/>
            <w:sz w:val="22"/>
            <w:szCs w:val="22"/>
          </w:rPr>
          <w:delText xml:space="preserve">stratified </w:delText>
        </w:r>
        <w:r w:rsidR="0069140B">
          <w:rPr>
            <w:rFonts w:ascii="Times" w:eastAsia="Times" w:hAnsi="Times" w:cs="Times"/>
            <w:sz w:val="22"/>
            <w:szCs w:val="22"/>
          </w:rPr>
          <w:delText xml:space="preserve">by sex. </w:delText>
        </w:r>
      </w:del>
    </w:p>
    <w:p w14:paraId="276D82F4" w14:textId="3DE82CB2" w:rsidR="0069140B" w:rsidRDefault="0069140B" w:rsidP="0069140B">
      <w:pPr>
        <w:rPr>
          <w:del w:id="164" w:author="Verreth, Jona" w:date="2026-09-25T20:08:00Z" w16du:dateUtc="2026-09-26T00:08:00Z"/>
          <w:rFonts w:ascii="Times" w:eastAsia="Times" w:hAnsi="Times" w:cs="Times"/>
          <w:sz w:val="22"/>
          <w:szCs w:val="22"/>
        </w:rPr>
      </w:pPr>
    </w:p>
    <w:p w14:paraId="74B8E26E" w14:textId="04366A12" w:rsidR="001B15C3" w:rsidRDefault="001B15C3" w:rsidP="001B15C3">
      <w:pPr>
        <w:rPr>
          <w:del w:id="165" w:author="Verreth, Jona" w:date="2026-09-25T20:08:00Z" w16du:dateUtc="2026-09-26T00:08:00Z"/>
          <w:rFonts w:ascii="Times" w:eastAsia="Times" w:hAnsi="Times" w:cs="Times"/>
          <w:sz w:val="22"/>
          <w:szCs w:val="22"/>
        </w:rPr>
      </w:pPr>
      <w:del w:id="166" w:author="Verreth, Jona" w:date="2026-09-25T20:08:00Z" w16du:dateUtc="2026-09-26T00:08:00Z">
        <w:r>
          <w:rPr>
            <w:rFonts w:ascii="Times" w:eastAsia="Times" w:hAnsi="Times" w:cs="Times"/>
            <w:sz w:val="22"/>
            <w:szCs w:val="22"/>
          </w:rPr>
          <w:delText xml:space="preserve">Secondary analyses </w:delText>
        </w:r>
        <w:r w:rsidR="007C63C2">
          <w:rPr>
            <w:rFonts w:ascii="Times" w:eastAsia="Times" w:hAnsi="Times" w:cs="Times"/>
            <w:sz w:val="22"/>
            <w:szCs w:val="22"/>
          </w:rPr>
          <w:delText xml:space="preserve">will be </w:delText>
        </w:r>
        <w:r>
          <w:rPr>
            <w:rFonts w:ascii="Times" w:eastAsia="Times" w:hAnsi="Times" w:cs="Times"/>
            <w:sz w:val="22"/>
            <w:szCs w:val="22"/>
          </w:rPr>
          <w:delText>conducted within subgroups</w:delText>
        </w:r>
        <w:r w:rsidR="0069140B">
          <w:rPr>
            <w:rFonts w:ascii="Times" w:eastAsia="Times" w:hAnsi="Times" w:cs="Times"/>
            <w:sz w:val="22"/>
            <w:szCs w:val="22"/>
          </w:rPr>
          <w:delText xml:space="preserve"> defined by age category, region, season, and by region within season. We </w:delText>
        </w:r>
        <w:r w:rsidR="007C63C2">
          <w:rPr>
            <w:rFonts w:ascii="Times" w:eastAsia="Times" w:hAnsi="Times" w:cs="Times"/>
            <w:sz w:val="22"/>
            <w:szCs w:val="22"/>
          </w:rPr>
          <w:delText xml:space="preserve">will </w:delText>
        </w:r>
        <w:r w:rsidR="0069140B">
          <w:rPr>
            <w:rFonts w:ascii="Times" w:eastAsia="Times" w:hAnsi="Times" w:cs="Times"/>
            <w:sz w:val="22"/>
            <w:szCs w:val="22"/>
          </w:rPr>
          <w:delText>also examine the association between anomalously cool weather and MS-related healthcare visits</w:delText>
        </w:r>
        <w:r>
          <w:rPr>
            <w:rFonts w:ascii="Times" w:eastAsia="Times" w:hAnsi="Times" w:cs="Times"/>
            <w:sz w:val="22"/>
            <w:szCs w:val="22"/>
          </w:rPr>
          <w:delText>.</w:delText>
        </w:r>
        <w:r w:rsidR="0069140B">
          <w:rPr>
            <w:rFonts w:ascii="Times" w:eastAsia="Times" w:hAnsi="Times" w:cs="Times"/>
            <w:sz w:val="22"/>
            <w:szCs w:val="22"/>
          </w:rPr>
          <w:delText xml:space="preserve"> </w:delText>
        </w:r>
        <w:r>
          <w:rPr>
            <w:rFonts w:ascii="Times" w:eastAsia="Times" w:hAnsi="Times" w:cs="Times"/>
            <w:sz w:val="22"/>
            <w:szCs w:val="22"/>
          </w:rPr>
          <w:delText xml:space="preserve">Sensitivity analyses </w:delText>
        </w:r>
        <w:r w:rsidR="007C63C2">
          <w:rPr>
            <w:rFonts w:ascii="Times" w:eastAsia="Times" w:hAnsi="Times" w:cs="Times"/>
            <w:sz w:val="22"/>
            <w:szCs w:val="22"/>
          </w:rPr>
          <w:delText xml:space="preserve">will </w:delText>
        </w:r>
        <w:r>
          <w:rPr>
            <w:rFonts w:ascii="Times" w:eastAsia="Times" w:hAnsi="Times" w:cs="Times"/>
            <w:sz w:val="22"/>
            <w:szCs w:val="22"/>
          </w:rPr>
          <w:delText xml:space="preserve">include an examination of the association between the continuous difference between monthly average and long-term average temperatures and MS-related healthcare visits; the association between average monthly temperature and MS-related healthcare visits; and an analysis using alternative thresholds to define anomalies (0.5, 1.0, 2.0˚C).  </w:delText>
        </w:r>
      </w:del>
    </w:p>
    <w:p w14:paraId="1E1A8190" w14:textId="59600D68" w:rsidR="001B15C3" w:rsidRPr="000A32A5" w:rsidRDefault="001B15C3" w:rsidP="0069140B">
      <w:pPr>
        <w:rPr>
          <w:del w:id="167" w:author="Verreth, Jona" w:date="2026-09-25T20:08:00Z" w16du:dateUtc="2026-09-26T00:08:00Z"/>
          <w:rFonts w:ascii="Times" w:eastAsia="Times" w:hAnsi="Times" w:cs="Times"/>
          <w:sz w:val="22"/>
          <w:szCs w:val="22"/>
        </w:rPr>
      </w:pPr>
    </w:p>
    <w:p w14:paraId="1CE56EB5" w14:textId="73EA7616" w:rsidR="003D65DA" w:rsidRDefault="000A32A5" w:rsidP="00D40A5F">
      <w:pPr>
        <w:rPr>
          <w:del w:id="168" w:author="Verreth, Jona" w:date="2026-09-25T20:08:00Z" w16du:dateUtc="2026-09-26T00:08:00Z"/>
          <w:rFonts w:ascii="Times" w:hAnsi="Times"/>
          <w:sz w:val="22"/>
          <w:szCs w:val="22"/>
        </w:rPr>
      </w:pPr>
      <w:del w:id="169" w:author="Verreth, Jona" w:date="2026-09-25T20:08:00Z" w16du:dateUtc="2026-09-26T00:08:00Z">
        <w:r w:rsidRPr="000A32A5">
          <w:rPr>
            <w:rFonts w:ascii="Times" w:hAnsi="Times"/>
            <w:sz w:val="22"/>
            <w:szCs w:val="22"/>
          </w:rPr>
          <w:delText xml:space="preserve">All statistical analyses were performed with R version 3.2.3 (R Foundation for Statistical Computing, Vienna, Austria). </w:delText>
        </w:r>
      </w:del>
    </w:p>
    <w:p w14:paraId="04C119A4" w14:textId="77777777" w:rsidR="007C63C2" w:rsidRDefault="007C63C2" w:rsidP="00D40A5F">
      <w:pPr>
        <w:rPr>
          <w:del w:id="170" w:author="Verreth, Jona" w:date="2026-09-25T20:08:00Z" w16du:dateUtc="2026-09-26T00:08:00Z"/>
          <w:rFonts w:ascii="Times" w:eastAsia="Times" w:hAnsi="Times" w:cs="Times"/>
          <w:sz w:val="22"/>
          <w:szCs w:val="22"/>
        </w:rPr>
      </w:pPr>
    </w:p>
    <w:p w14:paraId="37A96927" w14:textId="77777777" w:rsidR="003D65DA" w:rsidRDefault="003D65DA" w:rsidP="003D65DA">
      <w:pPr>
        <w:rPr>
          <w:del w:id="171" w:author="Verreth, Jona" w:date="2026-09-25T20:08:00Z" w16du:dateUtc="2026-09-26T00:08:00Z"/>
          <w:rFonts w:ascii="Times" w:eastAsia="Times" w:hAnsi="Times" w:cs="Times"/>
          <w:i/>
          <w:iCs/>
          <w:sz w:val="22"/>
          <w:szCs w:val="22"/>
        </w:rPr>
      </w:pPr>
      <w:del w:id="172" w:author="Verreth, Jona" w:date="2026-09-25T20:08:00Z" w16du:dateUtc="2026-09-26T00:08:00Z">
        <w:r>
          <w:rPr>
            <w:rFonts w:ascii="Times" w:eastAsia="Times" w:hAnsi="Times" w:cs="Times"/>
            <w:i/>
            <w:iCs/>
            <w:sz w:val="22"/>
            <w:szCs w:val="22"/>
          </w:rPr>
          <w:delText>Modifications carried out during peer review</w:delText>
        </w:r>
      </w:del>
    </w:p>
    <w:p w14:paraId="06A30953" w14:textId="1EF69103" w:rsidR="003D65DA" w:rsidRDefault="003D65DA" w:rsidP="00D40A5F">
      <w:pPr>
        <w:rPr>
          <w:del w:id="173" w:author="Verreth, Jona" w:date="2026-09-25T20:08:00Z" w16du:dateUtc="2026-09-26T00:08:00Z"/>
          <w:rFonts w:ascii="Times" w:hAnsi="Times"/>
          <w:sz w:val="22"/>
          <w:szCs w:val="22"/>
        </w:rPr>
      </w:pPr>
      <w:del w:id="174" w:author="Verreth, Jona" w:date="2026-09-25T20:08:00Z" w16du:dateUtc="2026-09-26T00:08:00Z">
        <w:r>
          <w:rPr>
            <w:rFonts w:ascii="Times" w:hAnsi="Times"/>
            <w:sz w:val="22"/>
            <w:szCs w:val="22"/>
          </w:rPr>
          <w:delText>We made several revisions to our statistical analyses in response to comments made during peer review, which are detailed below:</w:delText>
        </w:r>
      </w:del>
    </w:p>
    <w:p w14:paraId="7425EE89" w14:textId="6E3D04CA" w:rsidR="003D65DA" w:rsidRDefault="003D65DA" w:rsidP="00D40A5F">
      <w:pPr>
        <w:rPr>
          <w:del w:id="175" w:author="Verreth, Jona" w:date="2026-09-25T20:08:00Z" w16du:dateUtc="2026-09-26T00:08:00Z"/>
          <w:rFonts w:ascii="Times" w:hAnsi="Times"/>
          <w:sz w:val="22"/>
          <w:szCs w:val="22"/>
        </w:rPr>
      </w:pPr>
    </w:p>
    <w:p w14:paraId="52B7504F" w14:textId="2A22EF1F" w:rsidR="0069140B" w:rsidRDefault="003D65DA" w:rsidP="000A32A5">
      <w:pPr>
        <w:pStyle w:val="ListParagraph"/>
        <w:numPr>
          <w:ilvl w:val="0"/>
          <w:numId w:val="4"/>
        </w:numPr>
        <w:ind w:left="360"/>
        <w:rPr>
          <w:del w:id="176" w:author="Verreth, Jona" w:date="2026-09-25T20:08:00Z" w16du:dateUtc="2026-09-26T00:08:00Z"/>
          <w:rFonts w:ascii="Times" w:hAnsi="Times"/>
          <w:sz w:val="22"/>
          <w:szCs w:val="22"/>
        </w:rPr>
      </w:pPr>
      <w:del w:id="177" w:author="Verreth, Jona" w:date="2026-09-25T20:08:00Z" w16du:dateUtc="2026-09-26T00:08:00Z">
        <w:r>
          <w:rPr>
            <w:rFonts w:ascii="Times" w:hAnsi="Times"/>
            <w:sz w:val="22"/>
            <w:szCs w:val="22"/>
          </w:rPr>
          <w:delText>We defined age as continuous with natural splines rather than as a categorical variable</w:delText>
        </w:r>
        <w:r w:rsidR="00D72042">
          <w:rPr>
            <w:rFonts w:ascii="Times" w:hAnsi="Times"/>
            <w:sz w:val="22"/>
            <w:szCs w:val="22"/>
          </w:rPr>
          <w:delText xml:space="preserve"> in all models.</w:delText>
        </w:r>
      </w:del>
    </w:p>
    <w:p w14:paraId="1ADE8126" w14:textId="77777777" w:rsidR="00F23859" w:rsidRDefault="00F23859" w:rsidP="000A32A5">
      <w:pPr>
        <w:pStyle w:val="ListParagraph"/>
        <w:numPr>
          <w:ilvl w:val="0"/>
          <w:numId w:val="4"/>
        </w:numPr>
        <w:ind w:left="360"/>
        <w:rPr>
          <w:del w:id="178" w:author="Verreth, Jona" w:date="2026-09-25T20:08:00Z" w16du:dateUtc="2026-09-26T00:08:00Z"/>
          <w:rFonts w:ascii="Times" w:hAnsi="Times"/>
          <w:sz w:val="22"/>
          <w:szCs w:val="22"/>
        </w:rPr>
      </w:pPr>
      <w:del w:id="179" w:author="Verreth, Jona" w:date="2026-09-25T20:08:00Z" w16du:dateUtc="2026-09-26T00:08:00Z">
        <w:r>
          <w:rPr>
            <w:rFonts w:ascii="Times" w:hAnsi="Times"/>
            <w:sz w:val="22"/>
            <w:szCs w:val="22"/>
          </w:rPr>
          <w:delText>Secondary analyses</w:delText>
        </w:r>
      </w:del>
    </w:p>
    <w:p w14:paraId="161D3576" w14:textId="4A0AD59C" w:rsidR="0069140B" w:rsidRDefault="0069140B" w:rsidP="00BE0314">
      <w:pPr>
        <w:pStyle w:val="ListParagraph"/>
        <w:numPr>
          <w:ilvl w:val="1"/>
          <w:numId w:val="4"/>
        </w:numPr>
        <w:ind w:left="720"/>
        <w:rPr>
          <w:del w:id="180" w:author="Verreth, Jona" w:date="2026-09-25T20:08:00Z" w16du:dateUtc="2026-09-26T00:08:00Z"/>
          <w:rFonts w:ascii="Times" w:hAnsi="Times"/>
          <w:sz w:val="22"/>
          <w:szCs w:val="22"/>
        </w:rPr>
      </w:pPr>
      <w:del w:id="181" w:author="Verreth, Jona" w:date="2026-09-25T20:08:00Z" w16du:dateUtc="2026-09-26T00:08:00Z">
        <w:r>
          <w:rPr>
            <w:rFonts w:ascii="Times" w:hAnsi="Times"/>
            <w:sz w:val="22"/>
            <w:szCs w:val="22"/>
          </w:rPr>
          <w:delText xml:space="preserve">We included </w:delText>
        </w:r>
        <w:r w:rsidR="00D72042">
          <w:rPr>
            <w:rFonts w:ascii="Times" w:hAnsi="Times"/>
            <w:sz w:val="22"/>
            <w:szCs w:val="22"/>
          </w:rPr>
          <w:delText>a</w:delText>
        </w:r>
        <w:r>
          <w:rPr>
            <w:rFonts w:ascii="Times" w:hAnsi="Times"/>
            <w:sz w:val="22"/>
            <w:szCs w:val="22"/>
          </w:rPr>
          <w:delText xml:space="preserve"> subgroup</w:delText>
        </w:r>
        <w:r w:rsidR="00D72042">
          <w:rPr>
            <w:rFonts w:ascii="Times" w:hAnsi="Times"/>
            <w:sz w:val="22"/>
            <w:szCs w:val="22"/>
          </w:rPr>
          <w:delText xml:space="preserve"> analysis by climate zone.</w:delText>
        </w:r>
      </w:del>
    </w:p>
    <w:p w14:paraId="62339A74" w14:textId="77777777" w:rsidR="00F23859" w:rsidRDefault="00F23859" w:rsidP="000A32A5">
      <w:pPr>
        <w:pStyle w:val="ListParagraph"/>
        <w:numPr>
          <w:ilvl w:val="0"/>
          <w:numId w:val="4"/>
        </w:numPr>
        <w:ind w:left="360"/>
        <w:rPr>
          <w:del w:id="182" w:author="Verreth, Jona" w:date="2026-09-25T20:08:00Z" w16du:dateUtc="2026-09-26T00:08:00Z"/>
          <w:rFonts w:ascii="Times" w:hAnsi="Times"/>
          <w:sz w:val="22"/>
          <w:szCs w:val="22"/>
        </w:rPr>
      </w:pPr>
      <w:del w:id="183" w:author="Verreth, Jona" w:date="2026-09-25T20:08:00Z" w16du:dateUtc="2026-09-26T00:08:00Z">
        <w:r>
          <w:rPr>
            <w:rFonts w:ascii="Times" w:hAnsi="Times"/>
            <w:sz w:val="22"/>
            <w:szCs w:val="22"/>
          </w:rPr>
          <w:delText>Formal test of interaction</w:delText>
        </w:r>
      </w:del>
    </w:p>
    <w:p w14:paraId="76282F56" w14:textId="5EB50953" w:rsidR="00612D16" w:rsidRDefault="00612D16" w:rsidP="00BE0314">
      <w:pPr>
        <w:pStyle w:val="ListParagraph"/>
        <w:numPr>
          <w:ilvl w:val="1"/>
          <w:numId w:val="4"/>
        </w:numPr>
        <w:ind w:left="720"/>
        <w:rPr>
          <w:del w:id="184" w:author="Verreth, Jona" w:date="2026-09-25T20:08:00Z" w16du:dateUtc="2026-09-26T00:08:00Z"/>
          <w:rFonts w:ascii="Times" w:hAnsi="Times"/>
          <w:sz w:val="22"/>
          <w:szCs w:val="22"/>
        </w:rPr>
      </w:pPr>
      <w:del w:id="185" w:author="Verreth, Jona" w:date="2026-09-25T20:08:00Z" w16du:dateUtc="2026-09-26T00:08:00Z">
        <w:r>
          <w:rPr>
            <w:rFonts w:ascii="Times" w:hAnsi="Times"/>
            <w:sz w:val="22"/>
            <w:szCs w:val="22"/>
          </w:rPr>
          <w:delText>We conducted formal tests of interaction</w:delText>
        </w:r>
        <w:r w:rsidR="00F23859">
          <w:rPr>
            <w:rFonts w:ascii="Times" w:hAnsi="Times"/>
            <w:sz w:val="22"/>
            <w:szCs w:val="22"/>
          </w:rPr>
          <w:delText xml:space="preserve"> using a p-value for interaction</w:delText>
        </w:r>
        <w:r>
          <w:rPr>
            <w:rFonts w:ascii="Times" w:hAnsi="Times"/>
            <w:sz w:val="22"/>
            <w:szCs w:val="22"/>
          </w:rPr>
          <w:delText xml:space="preserve"> between our exposure variable and sex, age group, season, region, and climate zone. </w:delText>
        </w:r>
      </w:del>
    </w:p>
    <w:p w14:paraId="02A7DAE2" w14:textId="77777777" w:rsidR="00F23859" w:rsidRDefault="00F23859" w:rsidP="00D72042">
      <w:pPr>
        <w:pStyle w:val="ListParagraph"/>
        <w:numPr>
          <w:ilvl w:val="0"/>
          <w:numId w:val="4"/>
        </w:numPr>
        <w:ind w:left="360"/>
        <w:rPr>
          <w:del w:id="186" w:author="Verreth, Jona" w:date="2026-09-25T20:08:00Z" w16du:dateUtc="2026-09-26T00:08:00Z"/>
          <w:rFonts w:ascii="Times" w:hAnsi="Times"/>
          <w:sz w:val="22"/>
          <w:szCs w:val="22"/>
        </w:rPr>
      </w:pPr>
      <w:del w:id="187" w:author="Verreth, Jona" w:date="2026-09-25T20:08:00Z" w16du:dateUtc="2026-09-26T00:08:00Z">
        <w:r>
          <w:rPr>
            <w:rFonts w:ascii="Times" w:hAnsi="Times"/>
            <w:sz w:val="22"/>
            <w:szCs w:val="22"/>
          </w:rPr>
          <w:delText>Sensitivity analyses</w:delText>
        </w:r>
      </w:del>
    </w:p>
    <w:p w14:paraId="079EBB16" w14:textId="64E13FAC" w:rsidR="001B15C3" w:rsidRDefault="00F23859" w:rsidP="00BE0314">
      <w:pPr>
        <w:pStyle w:val="ListParagraph"/>
        <w:numPr>
          <w:ilvl w:val="1"/>
          <w:numId w:val="4"/>
        </w:numPr>
        <w:ind w:left="810"/>
        <w:rPr>
          <w:del w:id="188" w:author="Verreth, Jona" w:date="2026-09-25T20:08:00Z" w16du:dateUtc="2026-09-26T00:08:00Z"/>
          <w:rFonts w:ascii="Times" w:hAnsi="Times"/>
          <w:sz w:val="22"/>
          <w:szCs w:val="22"/>
        </w:rPr>
      </w:pPr>
      <w:del w:id="189" w:author="Verreth, Jona" w:date="2026-09-25T20:08:00Z" w16du:dateUtc="2026-09-26T00:08:00Z">
        <w:r>
          <w:rPr>
            <w:rFonts w:ascii="Times" w:hAnsi="Times"/>
            <w:sz w:val="22"/>
            <w:szCs w:val="22"/>
          </w:rPr>
          <w:delText>W</w:delText>
        </w:r>
        <w:r w:rsidR="001B15C3">
          <w:rPr>
            <w:rFonts w:ascii="Times" w:hAnsi="Times"/>
            <w:sz w:val="22"/>
            <w:szCs w:val="22"/>
          </w:rPr>
          <w:delText xml:space="preserve">e further characterized the importance of the magnitude of the deviation of monthly average temperatures from long-term average temperatures by </w:delText>
        </w:r>
        <w:r w:rsidR="00D72042">
          <w:rPr>
            <w:rFonts w:ascii="Times" w:hAnsi="Times"/>
            <w:sz w:val="22"/>
            <w:szCs w:val="22"/>
          </w:rPr>
          <w:delText xml:space="preserve">(1) </w:delText>
        </w:r>
        <w:r w:rsidR="001B15C3">
          <w:rPr>
            <w:rFonts w:ascii="Times" w:hAnsi="Times"/>
            <w:sz w:val="22"/>
            <w:szCs w:val="22"/>
          </w:rPr>
          <w:delText>repeating our main analysis using a categorical variable for the difference between monthly average and long-term average temperatures</w:delText>
        </w:r>
        <w:r w:rsidR="00D72042">
          <w:rPr>
            <w:rFonts w:ascii="Times" w:hAnsi="Times"/>
            <w:sz w:val="22"/>
            <w:szCs w:val="22"/>
          </w:rPr>
          <w:delText xml:space="preserve">, and (2) defining an </w:delText>
        </w:r>
        <w:r w:rsidR="000A32A5" w:rsidRPr="00D72042">
          <w:rPr>
            <w:rFonts w:ascii="Times" w:hAnsi="Times"/>
            <w:sz w:val="22"/>
            <w:szCs w:val="22"/>
          </w:rPr>
          <w:delText>alternative</w:delText>
        </w:r>
        <w:r w:rsidR="00D72042">
          <w:rPr>
            <w:rFonts w:ascii="Times" w:hAnsi="Times"/>
            <w:sz w:val="22"/>
            <w:szCs w:val="22"/>
          </w:rPr>
          <w:delText>, categorical</w:delText>
        </w:r>
        <w:r w:rsidR="000A32A5" w:rsidRPr="00D72042">
          <w:rPr>
            <w:rFonts w:ascii="Times" w:hAnsi="Times"/>
            <w:sz w:val="22"/>
            <w:szCs w:val="22"/>
          </w:rPr>
          <w:delText xml:space="preserve"> metric </w:delText>
        </w:r>
        <w:r w:rsidR="00D72042">
          <w:rPr>
            <w:rFonts w:ascii="Times" w:hAnsi="Times"/>
            <w:sz w:val="22"/>
            <w:szCs w:val="22"/>
          </w:rPr>
          <w:delText>for</w:delText>
        </w:r>
        <w:r w:rsidR="000A32A5" w:rsidRPr="00D72042">
          <w:rPr>
            <w:rFonts w:ascii="Times" w:hAnsi="Times"/>
            <w:sz w:val="22"/>
            <w:szCs w:val="22"/>
          </w:rPr>
          <w:delText xml:space="preserve"> the number of anomalously warm days per month as a categorical variable.</w:delText>
        </w:r>
      </w:del>
    </w:p>
    <w:p w14:paraId="3BC36899" w14:textId="3054A38B" w:rsidR="00D72042" w:rsidRPr="00D72042" w:rsidRDefault="00F23859" w:rsidP="00BE0314">
      <w:pPr>
        <w:pStyle w:val="ListParagraph"/>
        <w:numPr>
          <w:ilvl w:val="1"/>
          <w:numId w:val="4"/>
        </w:numPr>
        <w:ind w:left="810"/>
        <w:rPr>
          <w:del w:id="190" w:author="Verreth, Jona" w:date="2026-09-25T20:08:00Z" w16du:dateUtc="2026-09-26T00:08:00Z"/>
          <w:rFonts w:ascii="Times" w:hAnsi="Times"/>
          <w:sz w:val="22"/>
          <w:szCs w:val="22"/>
        </w:rPr>
      </w:pPr>
      <w:del w:id="191" w:author="Verreth, Jona" w:date="2026-09-25T20:08:00Z" w16du:dateUtc="2026-09-26T00:08:00Z">
        <w:r>
          <w:rPr>
            <w:rFonts w:ascii="Times" w:hAnsi="Times"/>
            <w:sz w:val="22"/>
            <w:szCs w:val="22"/>
          </w:rPr>
          <w:delText>W</w:delText>
        </w:r>
        <w:r w:rsidR="00D72042">
          <w:rPr>
            <w:rFonts w:ascii="Times" w:hAnsi="Times"/>
            <w:sz w:val="22"/>
            <w:szCs w:val="22"/>
          </w:rPr>
          <w:delText xml:space="preserve">e lagged the exposure metric forward and backward by one month and then repeated our main analysis. </w:delText>
        </w:r>
      </w:del>
    </w:p>
    <w:p w14:paraId="6D5CFEF3" w14:textId="568F5081" w:rsidR="00F23859" w:rsidRDefault="00F23859" w:rsidP="000A32A5">
      <w:pPr>
        <w:pStyle w:val="ListParagraph"/>
        <w:numPr>
          <w:ilvl w:val="0"/>
          <w:numId w:val="4"/>
        </w:numPr>
        <w:ind w:left="360"/>
        <w:rPr>
          <w:del w:id="192" w:author="Verreth, Jona" w:date="2026-09-25T20:08:00Z" w16du:dateUtc="2026-09-26T00:08:00Z"/>
          <w:rFonts w:ascii="Times" w:hAnsi="Times"/>
          <w:sz w:val="22"/>
          <w:szCs w:val="22"/>
        </w:rPr>
      </w:pPr>
      <w:del w:id="193" w:author="Verreth, Jona" w:date="2026-09-25T20:08:00Z" w16du:dateUtc="2026-09-26T00:08:00Z">
        <w:r>
          <w:rPr>
            <w:rFonts w:ascii="Times" w:hAnsi="Times"/>
            <w:sz w:val="22"/>
            <w:szCs w:val="22"/>
          </w:rPr>
          <w:delText>Negative exposure controls</w:delText>
        </w:r>
      </w:del>
    </w:p>
    <w:p w14:paraId="2EE1F500" w14:textId="6474BBFF" w:rsidR="000A32A5" w:rsidRDefault="000A32A5" w:rsidP="00BE0314">
      <w:pPr>
        <w:pStyle w:val="ListParagraph"/>
        <w:numPr>
          <w:ilvl w:val="1"/>
          <w:numId w:val="4"/>
        </w:numPr>
        <w:ind w:left="810"/>
        <w:rPr>
          <w:del w:id="194" w:author="Verreth, Jona" w:date="2026-09-25T20:08:00Z" w16du:dateUtc="2026-09-26T00:08:00Z"/>
          <w:rFonts w:ascii="Times" w:hAnsi="Times"/>
          <w:sz w:val="22"/>
          <w:szCs w:val="22"/>
        </w:rPr>
      </w:pPr>
      <w:del w:id="195" w:author="Verreth, Jona" w:date="2026-09-25T20:08:00Z" w16du:dateUtc="2026-09-26T00:08:00Z">
        <w:r>
          <w:rPr>
            <w:rFonts w:ascii="Times" w:hAnsi="Times"/>
            <w:sz w:val="22"/>
            <w:szCs w:val="22"/>
          </w:rPr>
          <w:delText>Because our negative outcome control analysis still showed persistent – albeit attenuated – associations, we included a new negative exposure controls analysis in which we repeated our main analysis after randomly permuting the exposure variable.</w:delText>
        </w:r>
      </w:del>
    </w:p>
    <w:p w14:paraId="64CE37A1" w14:textId="2D7A9C2D" w:rsidR="000A32A5" w:rsidRDefault="000A32A5" w:rsidP="00BE0314">
      <w:pPr>
        <w:pStyle w:val="ListParagraph"/>
        <w:numPr>
          <w:ilvl w:val="1"/>
          <w:numId w:val="4"/>
        </w:numPr>
        <w:ind w:left="810"/>
        <w:rPr>
          <w:del w:id="196" w:author="Verreth, Jona" w:date="2026-09-25T20:08:00Z" w16du:dateUtc="2026-09-26T00:08:00Z"/>
          <w:rFonts w:ascii="Times" w:hAnsi="Times"/>
          <w:sz w:val="22"/>
          <w:szCs w:val="22"/>
        </w:rPr>
      </w:pPr>
      <w:del w:id="197" w:author="Verreth, Jona" w:date="2026-09-25T20:08:00Z" w16du:dateUtc="2026-09-26T00:08:00Z">
        <w:r>
          <w:rPr>
            <w:rFonts w:ascii="Times" w:hAnsi="Times"/>
            <w:sz w:val="22"/>
            <w:szCs w:val="22"/>
          </w:rPr>
          <w:delText>Because cold sensitivity is not a clinical feature of multiple sclerosis, we feel that our analysis of anomalously cool weather – which we initially presented as a secondary analysis – is more appropriate as a negative exposure control analysis.</w:delText>
        </w:r>
      </w:del>
    </w:p>
    <w:p w14:paraId="53C64516" w14:textId="2CE1157B" w:rsidR="000A32A5" w:rsidRDefault="000A32A5" w:rsidP="000A32A5">
      <w:pPr>
        <w:rPr>
          <w:del w:id="198" w:author="Verreth, Jona" w:date="2026-09-25T20:08:00Z" w16du:dateUtc="2026-09-26T00:08:00Z"/>
          <w:rFonts w:ascii="Times" w:hAnsi="Times"/>
          <w:sz w:val="22"/>
          <w:szCs w:val="22"/>
        </w:rPr>
      </w:pPr>
    </w:p>
    <w:p w14:paraId="5201EAA5" w14:textId="2E93A96A" w:rsidR="000A32A5" w:rsidRDefault="000A32A5" w:rsidP="000A32A5">
      <w:pPr>
        <w:rPr>
          <w:del w:id="199" w:author="Verreth, Jona" w:date="2026-09-25T20:08:00Z" w16du:dateUtc="2026-09-26T00:08:00Z"/>
          <w:rFonts w:ascii="Times" w:hAnsi="Times"/>
          <w:sz w:val="22"/>
          <w:szCs w:val="22"/>
        </w:rPr>
      </w:pPr>
    </w:p>
    <w:p w14:paraId="71D70971" w14:textId="61922E42" w:rsidR="000A32A5" w:rsidRDefault="000A32A5" w:rsidP="000A32A5">
      <w:pPr>
        <w:rPr>
          <w:del w:id="200" w:author="Verreth, Jona" w:date="2026-09-25T20:08:00Z" w16du:dateUtc="2026-09-26T00:08:00Z"/>
          <w:rFonts w:ascii="Times" w:hAnsi="Times"/>
          <w:sz w:val="22"/>
          <w:szCs w:val="22"/>
        </w:rPr>
      </w:pPr>
    </w:p>
    <w:p w14:paraId="40057DB5" w14:textId="2DB45987" w:rsidR="000A32A5" w:rsidRDefault="000A32A5" w:rsidP="000A32A5">
      <w:pPr>
        <w:rPr>
          <w:del w:id="201" w:author="Verreth, Jona" w:date="2026-09-25T20:08:00Z" w16du:dateUtc="2026-09-26T00:08:00Z"/>
          <w:rFonts w:ascii="Times" w:hAnsi="Times"/>
          <w:sz w:val="22"/>
          <w:szCs w:val="22"/>
        </w:rPr>
      </w:pPr>
    </w:p>
    <w:p w14:paraId="7ADB6289" w14:textId="4D602172" w:rsidR="000A32A5" w:rsidRDefault="000A32A5" w:rsidP="000A32A5">
      <w:pPr>
        <w:rPr>
          <w:del w:id="202" w:author="Verreth, Jona" w:date="2026-09-25T20:08:00Z" w16du:dateUtc="2026-09-26T00:08:00Z"/>
          <w:rFonts w:ascii="Times" w:hAnsi="Times"/>
          <w:sz w:val="22"/>
          <w:szCs w:val="22"/>
        </w:rPr>
      </w:pPr>
    </w:p>
    <w:p w14:paraId="7BF00008" w14:textId="413E2925" w:rsidR="000A32A5" w:rsidRDefault="000A32A5" w:rsidP="000A32A5">
      <w:pPr>
        <w:rPr>
          <w:del w:id="203" w:author="Verreth, Jona" w:date="2026-09-25T20:08:00Z" w16du:dateUtc="2026-09-26T00:08:00Z"/>
          <w:rFonts w:ascii="Times" w:hAnsi="Times"/>
          <w:sz w:val="22"/>
          <w:szCs w:val="22"/>
        </w:rPr>
      </w:pPr>
    </w:p>
    <w:p w14:paraId="08BD3C33" w14:textId="5EBB1624" w:rsidR="000A32A5" w:rsidRDefault="000A32A5" w:rsidP="000A32A5">
      <w:pPr>
        <w:rPr>
          <w:del w:id="204" w:author="Verreth, Jona" w:date="2026-09-25T20:08:00Z" w16du:dateUtc="2026-09-26T00:08:00Z"/>
          <w:rFonts w:ascii="Times" w:hAnsi="Times"/>
          <w:sz w:val="22"/>
          <w:szCs w:val="22"/>
        </w:rPr>
      </w:pPr>
    </w:p>
    <w:p w14:paraId="4A4D43F6" w14:textId="113508E4" w:rsidR="000A32A5" w:rsidRDefault="000A32A5" w:rsidP="000A32A5">
      <w:pPr>
        <w:rPr>
          <w:del w:id="205" w:author="Verreth, Jona" w:date="2026-09-25T20:08:00Z" w16du:dateUtc="2026-09-26T00:08:00Z"/>
          <w:rFonts w:ascii="Times" w:hAnsi="Times"/>
          <w:sz w:val="22"/>
          <w:szCs w:val="22"/>
        </w:rPr>
      </w:pPr>
    </w:p>
    <w:p w14:paraId="3AA2C21C" w14:textId="10FD7741" w:rsidR="000A32A5" w:rsidRDefault="000A32A5" w:rsidP="000A32A5">
      <w:pPr>
        <w:rPr>
          <w:del w:id="206" w:author="Verreth, Jona" w:date="2026-09-25T20:08:00Z" w16du:dateUtc="2026-09-26T00:08:00Z"/>
          <w:rFonts w:ascii="Times" w:hAnsi="Times"/>
          <w:sz w:val="22"/>
          <w:szCs w:val="22"/>
        </w:rPr>
      </w:pPr>
    </w:p>
    <w:p w14:paraId="66D4AC3D" w14:textId="5AC66E03" w:rsidR="000A32A5" w:rsidRDefault="000A32A5" w:rsidP="000A32A5">
      <w:pPr>
        <w:rPr>
          <w:del w:id="207" w:author="Verreth, Jona" w:date="2026-09-25T20:08:00Z" w16du:dateUtc="2026-09-26T00:08:00Z"/>
          <w:rFonts w:ascii="Times" w:hAnsi="Times"/>
          <w:sz w:val="22"/>
          <w:szCs w:val="22"/>
        </w:rPr>
      </w:pPr>
    </w:p>
    <w:p w14:paraId="09775178" w14:textId="77777777" w:rsidR="000B248C" w:rsidRDefault="000B248C" w:rsidP="000A32A5">
      <w:pPr>
        <w:rPr>
          <w:del w:id="208" w:author="Verreth, Jona" w:date="2026-09-25T20:08:00Z" w16du:dateUtc="2026-09-26T00:08:00Z"/>
          <w:rFonts w:ascii="Times" w:hAnsi="Times"/>
          <w:sz w:val="22"/>
          <w:szCs w:val="22"/>
        </w:rPr>
      </w:pPr>
    </w:p>
    <w:p w14:paraId="4A9279B7" w14:textId="70543074" w:rsidR="000A32A5" w:rsidRDefault="000A32A5" w:rsidP="000A32A5">
      <w:pPr>
        <w:rPr>
          <w:del w:id="209" w:author="Verreth, Jona" w:date="2026-09-25T20:08:00Z" w16du:dateUtc="2026-09-26T00:08:00Z"/>
          <w:rFonts w:ascii="Times" w:hAnsi="Times"/>
          <w:sz w:val="22"/>
          <w:szCs w:val="22"/>
        </w:rPr>
      </w:pPr>
    </w:p>
    <w:p w14:paraId="68D3BD36" w14:textId="1E0EB030" w:rsidR="000A32A5" w:rsidRDefault="000A32A5" w:rsidP="000A32A5">
      <w:pPr>
        <w:rPr>
          <w:del w:id="210" w:author="Verreth, Jona" w:date="2026-09-25T20:08:00Z" w16du:dateUtc="2026-09-26T00:08:00Z"/>
          <w:rFonts w:ascii="Times" w:hAnsi="Times"/>
          <w:sz w:val="22"/>
          <w:szCs w:val="22"/>
        </w:rPr>
      </w:pPr>
    </w:p>
    <w:p w14:paraId="3489E6AC" w14:textId="29632808" w:rsidR="000A32A5" w:rsidRDefault="000A32A5" w:rsidP="000A32A5">
      <w:pPr>
        <w:rPr>
          <w:del w:id="211" w:author="Verreth, Jona" w:date="2026-09-25T20:08:00Z" w16du:dateUtc="2026-09-26T00:08:00Z"/>
          <w:rFonts w:ascii="Times" w:hAnsi="Times"/>
          <w:sz w:val="22"/>
          <w:szCs w:val="22"/>
        </w:rPr>
      </w:pPr>
    </w:p>
    <w:p w14:paraId="5C0382B0" w14:textId="0DB9743B" w:rsidR="000A32A5" w:rsidRDefault="000A32A5" w:rsidP="000A32A5">
      <w:pPr>
        <w:rPr>
          <w:del w:id="212" w:author="Verreth, Jona" w:date="2026-09-25T20:08:00Z" w16du:dateUtc="2026-09-26T00:08:00Z"/>
          <w:rFonts w:ascii="Times" w:hAnsi="Times"/>
          <w:sz w:val="22"/>
          <w:szCs w:val="22"/>
        </w:rPr>
      </w:pPr>
    </w:p>
    <w:p w14:paraId="1EACAA31" w14:textId="6109DA76" w:rsidR="000A32A5" w:rsidRDefault="000A32A5" w:rsidP="000A32A5">
      <w:pPr>
        <w:rPr>
          <w:del w:id="213" w:author="Verreth, Jona" w:date="2026-09-25T20:08:00Z" w16du:dateUtc="2026-09-26T00:08:00Z"/>
          <w:rFonts w:ascii="Times" w:hAnsi="Times"/>
          <w:sz w:val="22"/>
          <w:szCs w:val="22"/>
        </w:rPr>
      </w:pPr>
    </w:p>
    <w:p w14:paraId="520ED7B4" w14:textId="1E75F161" w:rsidR="000A32A5" w:rsidRDefault="000A32A5" w:rsidP="000A32A5">
      <w:pPr>
        <w:rPr>
          <w:del w:id="214" w:author="Verreth, Jona" w:date="2026-09-25T20:08:00Z" w16du:dateUtc="2026-09-26T00:08:00Z"/>
          <w:rFonts w:ascii="Times" w:hAnsi="Times"/>
          <w:sz w:val="22"/>
          <w:szCs w:val="22"/>
        </w:rPr>
      </w:pPr>
    </w:p>
    <w:p w14:paraId="2DB9D9AD" w14:textId="4DE0879B" w:rsidR="000A32A5" w:rsidRDefault="000A32A5" w:rsidP="000A32A5">
      <w:pPr>
        <w:rPr>
          <w:del w:id="215" w:author="Verreth, Jona" w:date="2026-09-25T20:08:00Z" w16du:dateUtc="2026-09-26T00:08:00Z"/>
          <w:rFonts w:ascii="Times" w:hAnsi="Times"/>
          <w:sz w:val="22"/>
          <w:szCs w:val="22"/>
        </w:rPr>
      </w:pPr>
    </w:p>
    <w:p w14:paraId="39BF2345" w14:textId="74B8DF5C" w:rsidR="000A32A5" w:rsidRDefault="000A32A5" w:rsidP="000A32A5">
      <w:pPr>
        <w:rPr>
          <w:del w:id="216" w:author="Verreth, Jona" w:date="2026-09-25T20:08:00Z" w16du:dateUtc="2026-09-26T00:08:00Z"/>
          <w:rFonts w:ascii="Times" w:hAnsi="Times"/>
          <w:sz w:val="22"/>
          <w:szCs w:val="22"/>
        </w:rPr>
      </w:pPr>
    </w:p>
    <w:p w14:paraId="735DCFB2" w14:textId="70F5C27E" w:rsidR="000A32A5" w:rsidRDefault="000A32A5" w:rsidP="000A32A5">
      <w:pPr>
        <w:rPr>
          <w:del w:id="217" w:author="Verreth, Jona" w:date="2026-09-25T20:08:00Z" w16du:dateUtc="2026-09-26T00:08:00Z"/>
          <w:rFonts w:ascii="Times" w:hAnsi="Times"/>
          <w:sz w:val="22"/>
          <w:szCs w:val="22"/>
        </w:rPr>
      </w:pPr>
    </w:p>
    <w:p w14:paraId="1F334C18" w14:textId="0DFAF2FD" w:rsidR="000A32A5" w:rsidRDefault="000A32A5" w:rsidP="000A32A5">
      <w:pPr>
        <w:rPr>
          <w:del w:id="218" w:author="Verreth, Jona" w:date="2026-09-25T20:08:00Z" w16du:dateUtc="2026-09-26T00:08:00Z"/>
          <w:rFonts w:ascii="Times" w:hAnsi="Times"/>
          <w:sz w:val="22"/>
          <w:szCs w:val="22"/>
        </w:rPr>
      </w:pPr>
    </w:p>
    <w:p w14:paraId="7C4924A8" w14:textId="1D104342" w:rsidR="000A32A5" w:rsidRDefault="000A32A5" w:rsidP="000A32A5">
      <w:pPr>
        <w:rPr>
          <w:del w:id="219" w:author="Verreth, Jona" w:date="2026-09-25T20:08:00Z" w16du:dateUtc="2026-09-26T00:08:00Z"/>
          <w:rFonts w:ascii="Times" w:hAnsi="Times"/>
          <w:sz w:val="22"/>
          <w:szCs w:val="22"/>
        </w:rPr>
      </w:pPr>
    </w:p>
    <w:p w14:paraId="13F10921" w14:textId="744EF81D" w:rsidR="000A32A5" w:rsidRDefault="000A32A5" w:rsidP="000A32A5">
      <w:pPr>
        <w:rPr>
          <w:del w:id="220" w:author="Verreth, Jona" w:date="2026-09-25T20:08:00Z" w16du:dateUtc="2026-09-26T00:08:00Z"/>
          <w:rFonts w:ascii="Times" w:hAnsi="Times"/>
          <w:b/>
          <w:bCs/>
          <w:sz w:val="22"/>
          <w:szCs w:val="22"/>
        </w:rPr>
      </w:pPr>
      <w:del w:id="221" w:author="Verreth, Jona" w:date="2026-09-25T20:08:00Z" w16du:dateUtc="2026-09-26T00:08:00Z">
        <w:r>
          <w:rPr>
            <w:rFonts w:ascii="Times" w:hAnsi="Times"/>
            <w:b/>
            <w:bCs/>
            <w:sz w:val="22"/>
            <w:szCs w:val="22"/>
          </w:rPr>
          <w:delText>References</w:delText>
        </w:r>
      </w:del>
    </w:p>
    <w:p w14:paraId="149168F3" w14:textId="77777777" w:rsidR="000A32A5" w:rsidRPr="000A32A5" w:rsidRDefault="000A32A5" w:rsidP="000A32A5">
      <w:pPr>
        <w:rPr>
          <w:del w:id="222" w:author="Verreth, Jona" w:date="2026-09-25T20:08:00Z" w16du:dateUtc="2026-09-26T00:08:00Z"/>
          <w:rFonts w:ascii="Times" w:hAnsi="Times"/>
          <w:b/>
          <w:bCs/>
          <w:sz w:val="22"/>
          <w:szCs w:val="22"/>
        </w:rPr>
      </w:pPr>
    </w:p>
    <w:p w14:paraId="27B628F3" w14:textId="77777777" w:rsidR="0069140B" w:rsidRPr="000A32A5" w:rsidRDefault="0069140B" w:rsidP="0069140B">
      <w:pPr>
        <w:pStyle w:val="EndNoteBibliography"/>
        <w:ind w:left="720" w:hanging="720"/>
        <w:rPr>
          <w:del w:id="223" w:author="Verreth, Jona" w:date="2026-09-25T20:08:00Z" w16du:dateUtc="2026-09-26T00:08:00Z"/>
          <w:rFonts w:ascii="Times" w:hAnsi="Times"/>
          <w:noProof/>
        </w:rPr>
      </w:pPr>
      <w:del w:id="224" w:author="Verreth, Jona" w:date="2026-09-25T20:08:00Z" w16du:dateUtc="2026-09-26T00:08:00Z">
        <w:r w:rsidRPr="000A32A5">
          <w:rPr>
            <w:rFonts w:ascii="Times" w:hAnsi="Times"/>
            <w:sz w:val="22"/>
            <w:szCs w:val="22"/>
          </w:rPr>
          <w:fldChar w:fldCharType="begin"/>
        </w:r>
        <w:r w:rsidRPr="000A32A5">
          <w:rPr>
            <w:rFonts w:ascii="Times" w:hAnsi="Times"/>
            <w:sz w:val="22"/>
            <w:szCs w:val="22"/>
          </w:rPr>
          <w:delInstrText xml:space="preserve"> ADDIN EN.REFLIST </w:delInstrText>
        </w:r>
        <w:r w:rsidRPr="000A32A5">
          <w:rPr>
            <w:rFonts w:ascii="Times" w:hAnsi="Times"/>
            <w:sz w:val="22"/>
            <w:szCs w:val="22"/>
          </w:rPr>
          <w:fldChar w:fldCharType="separate"/>
        </w:r>
        <w:r w:rsidRPr="000A32A5">
          <w:rPr>
            <w:rFonts w:ascii="Times" w:hAnsi="Times"/>
            <w:noProof/>
          </w:rPr>
          <w:delText>1.</w:delText>
        </w:r>
        <w:r w:rsidRPr="000A32A5">
          <w:rPr>
            <w:rFonts w:ascii="Times" w:hAnsi="Times"/>
            <w:noProof/>
          </w:rPr>
          <w:tab/>
          <w:delText xml:space="preserve">Culpepper, W.J., et al., </w:delText>
        </w:r>
        <w:r w:rsidRPr="000A32A5">
          <w:rPr>
            <w:rFonts w:ascii="Times" w:hAnsi="Times"/>
            <w:i/>
            <w:noProof/>
          </w:rPr>
          <w:delText>Validation of an algorithm for identifying MS cases in administrative health claims datasets.</w:delText>
        </w:r>
        <w:r w:rsidRPr="000A32A5">
          <w:rPr>
            <w:rFonts w:ascii="Times" w:hAnsi="Times"/>
            <w:noProof/>
          </w:rPr>
          <w:delText xml:space="preserve"> Neurology, 2019. </w:delText>
        </w:r>
        <w:r w:rsidRPr="000A32A5">
          <w:rPr>
            <w:rFonts w:ascii="Times" w:hAnsi="Times"/>
            <w:b/>
            <w:noProof/>
          </w:rPr>
          <w:delText>92</w:delText>
        </w:r>
        <w:r w:rsidRPr="000A32A5">
          <w:rPr>
            <w:rFonts w:ascii="Times" w:hAnsi="Times"/>
            <w:noProof/>
          </w:rPr>
          <w:delText>(10): p. e1016-e1028.</w:delText>
        </w:r>
      </w:del>
    </w:p>
    <w:p w14:paraId="4DAE1D50" w14:textId="2B17032F" w:rsidR="0069140B" w:rsidRPr="000A32A5" w:rsidRDefault="0069140B" w:rsidP="0069140B">
      <w:pPr>
        <w:pStyle w:val="EndNoteBibliography"/>
        <w:ind w:left="720" w:hanging="720"/>
        <w:rPr>
          <w:del w:id="225" w:author="Verreth, Jona" w:date="2026-09-25T20:08:00Z" w16du:dateUtc="2026-09-26T00:08:00Z"/>
          <w:rFonts w:ascii="Times" w:hAnsi="Times"/>
          <w:noProof/>
        </w:rPr>
      </w:pPr>
      <w:del w:id="226" w:author="Verreth, Jona" w:date="2026-09-25T20:08:00Z" w16du:dateUtc="2026-09-26T00:08:00Z">
        <w:r w:rsidRPr="000A32A5">
          <w:rPr>
            <w:rFonts w:ascii="Times" w:hAnsi="Times"/>
            <w:noProof/>
          </w:rPr>
          <w:delText>2.</w:delText>
        </w:r>
        <w:r w:rsidRPr="000A32A5">
          <w:rPr>
            <w:rFonts w:ascii="Times" w:hAnsi="Times"/>
            <w:noProof/>
          </w:rPr>
          <w:tab/>
          <w:delText xml:space="preserve">ECMWF. </w:delText>
        </w:r>
        <w:r w:rsidRPr="000A32A5">
          <w:rPr>
            <w:rFonts w:ascii="Times" w:hAnsi="Times"/>
            <w:i/>
            <w:noProof/>
          </w:rPr>
          <w:delText>ERA5</w:delText>
        </w:r>
        <w:r w:rsidRPr="000A32A5">
          <w:rPr>
            <w:rFonts w:ascii="Times" w:hAnsi="Times"/>
            <w:noProof/>
          </w:rPr>
          <w:delText xml:space="preserve">. 2020  [cited 2020 April 10]; Available from: </w:delText>
        </w:r>
        <w:r>
          <w:fldChar w:fldCharType="begin"/>
        </w:r>
        <w:r>
          <w:delInstrText>HYPERLINK "https://www.ecmwf.int/en/forecasts/datasets/reanalysis-datasets/era5"</w:delInstrText>
        </w:r>
        <w:r>
          <w:fldChar w:fldCharType="separate"/>
        </w:r>
        <w:r w:rsidRPr="000A32A5">
          <w:rPr>
            <w:rStyle w:val="Hyperlink"/>
            <w:rFonts w:ascii="Times" w:hAnsi="Times"/>
            <w:noProof/>
          </w:rPr>
          <w:delText>https://www.ecmwf.int/en/forecasts/datasets/reanalysis-datasets/era5</w:delText>
        </w:r>
        <w:r>
          <w:fldChar w:fldCharType="end"/>
        </w:r>
        <w:r w:rsidRPr="000A32A5">
          <w:rPr>
            <w:rFonts w:ascii="Times" w:hAnsi="Times"/>
            <w:noProof/>
          </w:rPr>
          <w:delText>.</w:delText>
        </w:r>
      </w:del>
    </w:p>
    <w:p w14:paraId="4F6D2EB6" w14:textId="77777777" w:rsidR="0069140B" w:rsidRPr="000A32A5" w:rsidRDefault="0069140B" w:rsidP="0069140B">
      <w:pPr>
        <w:pStyle w:val="EndNoteBibliography"/>
        <w:ind w:left="720" w:hanging="720"/>
        <w:rPr>
          <w:del w:id="227" w:author="Verreth, Jona" w:date="2026-09-25T20:08:00Z" w16du:dateUtc="2026-09-26T00:08:00Z"/>
          <w:rFonts w:ascii="Times" w:hAnsi="Times"/>
          <w:noProof/>
        </w:rPr>
      </w:pPr>
      <w:del w:id="228" w:author="Verreth, Jona" w:date="2026-09-25T20:08:00Z" w16du:dateUtc="2026-09-26T00:08:00Z">
        <w:r w:rsidRPr="000A32A5">
          <w:rPr>
            <w:rFonts w:ascii="Times" w:hAnsi="Times"/>
            <w:noProof/>
          </w:rPr>
          <w:delText>3.</w:delText>
        </w:r>
        <w:r w:rsidRPr="000A32A5">
          <w:rPr>
            <w:rFonts w:ascii="Times" w:hAnsi="Times"/>
            <w:noProof/>
          </w:rPr>
          <w:tab/>
          <w:delText xml:space="preserve">Baechler, M.C., et al., </w:delText>
        </w:r>
        <w:r w:rsidRPr="000A32A5">
          <w:rPr>
            <w:rFonts w:ascii="Times" w:hAnsi="Times"/>
            <w:i/>
            <w:noProof/>
          </w:rPr>
          <w:delText>Guide to determining climate regions by county.</w:delText>
        </w:r>
        <w:r w:rsidRPr="000A32A5">
          <w:rPr>
            <w:rFonts w:ascii="Times" w:hAnsi="Times"/>
            <w:noProof/>
          </w:rPr>
          <w:delText xml:space="preserve"> Pacific Northwest National Laboratory &amp; Oak Ridge National Laboratory, 2010. </w:delText>
        </w:r>
        <w:r w:rsidRPr="000A32A5">
          <w:rPr>
            <w:rFonts w:ascii="Times" w:hAnsi="Times"/>
            <w:b/>
            <w:noProof/>
          </w:rPr>
          <w:delText>7</w:delText>
        </w:r>
        <w:r w:rsidRPr="000A32A5">
          <w:rPr>
            <w:rFonts w:ascii="Times" w:hAnsi="Times"/>
            <w:noProof/>
          </w:rPr>
          <w:delText>: p. 1-34.</w:delText>
        </w:r>
      </w:del>
    </w:p>
    <w:p w14:paraId="7AC8C85B" w14:textId="77777777" w:rsidR="0069140B" w:rsidRPr="000A32A5" w:rsidRDefault="0069140B" w:rsidP="0069140B">
      <w:pPr>
        <w:pStyle w:val="EndNoteBibliography"/>
        <w:ind w:left="720" w:hanging="720"/>
        <w:rPr>
          <w:del w:id="229" w:author="Verreth, Jona" w:date="2026-09-25T20:08:00Z" w16du:dateUtc="2026-09-26T00:08:00Z"/>
          <w:rFonts w:ascii="Times" w:hAnsi="Times"/>
          <w:noProof/>
        </w:rPr>
      </w:pPr>
      <w:del w:id="230" w:author="Verreth, Jona" w:date="2026-09-25T20:08:00Z" w16du:dateUtc="2026-09-26T00:08:00Z">
        <w:r w:rsidRPr="000A32A5">
          <w:rPr>
            <w:rFonts w:ascii="Times" w:hAnsi="Times"/>
            <w:noProof/>
          </w:rPr>
          <w:delText>4.</w:delText>
        </w:r>
        <w:r w:rsidRPr="000A32A5">
          <w:rPr>
            <w:rFonts w:ascii="Times" w:hAnsi="Times"/>
            <w:noProof/>
          </w:rPr>
          <w:tab/>
          <w:delText xml:space="preserve">Koch-Henriksen, N., et al., </w:delText>
        </w:r>
        <w:r w:rsidRPr="000A32A5">
          <w:rPr>
            <w:rFonts w:ascii="Times" w:hAnsi="Times"/>
            <w:i/>
            <w:noProof/>
          </w:rPr>
          <w:delText>Incidence of MS has increased markedly over six decades in Denmark particularly with late onset and in women.</w:delText>
        </w:r>
        <w:r w:rsidRPr="000A32A5">
          <w:rPr>
            <w:rFonts w:ascii="Times" w:hAnsi="Times"/>
            <w:noProof/>
          </w:rPr>
          <w:delText xml:space="preserve"> Neurology, 2018. </w:delText>
        </w:r>
        <w:r w:rsidRPr="000A32A5">
          <w:rPr>
            <w:rFonts w:ascii="Times" w:hAnsi="Times"/>
            <w:b/>
            <w:noProof/>
          </w:rPr>
          <w:delText>90</w:delText>
        </w:r>
        <w:r w:rsidRPr="000A32A5">
          <w:rPr>
            <w:rFonts w:ascii="Times" w:hAnsi="Times"/>
            <w:noProof/>
          </w:rPr>
          <w:delText>(22): p. e1954-e1963.</w:delText>
        </w:r>
      </w:del>
    </w:p>
    <w:p w14:paraId="5399980C" w14:textId="77777777" w:rsidR="0069140B" w:rsidRPr="000A32A5" w:rsidRDefault="0069140B" w:rsidP="0069140B">
      <w:pPr>
        <w:pStyle w:val="EndNoteBibliography"/>
        <w:ind w:left="720" w:hanging="720"/>
        <w:rPr>
          <w:del w:id="231" w:author="Verreth, Jona" w:date="2026-09-25T20:08:00Z" w16du:dateUtc="2026-09-26T00:08:00Z"/>
          <w:rFonts w:ascii="Times" w:hAnsi="Times"/>
          <w:noProof/>
        </w:rPr>
      </w:pPr>
      <w:del w:id="232" w:author="Verreth, Jona" w:date="2026-09-25T20:08:00Z" w16du:dateUtc="2026-09-26T00:08:00Z">
        <w:r w:rsidRPr="000A32A5">
          <w:rPr>
            <w:rFonts w:ascii="Times" w:hAnsi="Times"/>
            <w:noProof/>
          </w:rPr>
          <w:delText>5.</w:delText>
        </w:r>
        <w:r w:rsidRPr="000A32A5">
          <w:rPr>
            <w:rFonts w:ascii="Times" w:hAnsi="Times"/>
            <w:noProof/>
          </w:rPr>
          <w:tab/>
          <w:delText xml:space="preserve">Alonso, A. and M.A. Hernán, </w:delText>
        </w:r>
        <w:r w:rsidRPr="000A32A5">
          <w:rPr>
            <w:rFonts w:ascii="Times" w:hAnsi="Times"/>
            <w:i/>
            <w:noProof/>
          </w:rPr>
          <w:delText>Temporal trends in the incidence of multiple sclerosis: a systematic review.</w:delText>
        </w:r>
        <w:r w:rsidRPr="000A32A5">
          <w:rPr>
            <w:rFonts w:ascii="Times" w:hAnsi="Times"/>
            <w:noProof/>
          </w:rPr>
          <w:delText xml:space="preserve"> Neurology, 2008. </w:delText>
        </w:r>
        <w:r w:rsidRPr="000A32A5">
          <w:rPr>
            <w:rFonts w:ascii="Times" w:hAnsi="Times"/>
            <w:b/>
            <w:noProof/>
          </w:rPr>
          <w:delText>71</w:delText>
        </w:r>
        <w:r w:rsidRPr="000A32A5">
          <w:rPr>
            <w:rFonts w:ascii="Times" w:hAnsi="Times"/>
            <w:noProof/>
          </w:rPr>
          <w:delText>(2): p. 129-135.</w:delText>
        </w:r>
      </w:del>
    </w:p>
    <w:p w14:paraId="0EB846BC" w14:textId="77777777" w:rsidR="0069140B" w:rsidRPr="000A32A5" w:rsidRDefault="0069140B" w:rsidP="0069140B">
      <w:pPr>
        <w:pStyle w:val="EndNoteBibliography"/>
        <w:ind w:left="720" w:hanging="720"/>
        <w:rPr>
          <w:del w:id="233" w:author="Verreth, Jona" w:date="2026-09-25T20:08:00Z" w16du:dateUtc="2026-09-26T00:08:00Z"/>
          <w:rFonts w:ascii="Times" w:hAnsi="Times"/>
          <w:noProof/>
        </w:rPr>
      </w:pPr>
      <w:del w:id="234" w:author="Verreth, Jona" w:date="2026-09-25T20:08:00Z" w16du:dateUtc="2026-09-26T00:08:00Z">
        <w:r w:rsidRPr="000A32A5">
          <w:rPr>
            <w:rFonts w:ascii="Times" w:hAnsi="Times"/>
            <w:noProof/>
          </w:rPr>
          <w:delText>6.</w:delText>
        </w:r>
        <w:r w:rsidRPr="000A32A5">
          <w:rPr>
            <w:rFonts w:ascii="Times" w:hAnsi="Times"/>
            <w:noProof/>
          </w:rPr>
          <w:tab/>
          <w:delText xml:space="preserve">Magyari, M., et al., </w:delText>
        </w:r>
        <w:r w:rsidRPr="000A32A5">
          <w:rPr>
            <w:rFonts w:ascii="Times" w:hAnsi="Times"/>
            <w:i/>
            <w:noProof/>
          </w:rPr>
          <w:delText>Gender effects on treatment response to interferon</w:delText>
        </w:r>
        <w:r w:rsidRPr="000A32A5">
          <w:rPr>
            <w:rFonts w:ascii="Cambria Math" w:hAnsi="Cambria Math" w:cs="Cambria Math"/>
            <w:i/>
            <w:noProof/>
          </w:rPr>
          <w:delText>‐</w:delText>
        </w:r>
        <w:r w:rsidRPr="000A32A5">
          <w:rPr>
            <w:rFonts w:ascii="Times" w:hAnsi="Times"/>
            <w:i/>
            <w:noProof/>
          </w:rPr>
          <w:delText>beta in multiple sclerosis.</w:delText>
        </w:r>
        <w:r w:rsidRPr="000A32A5">
          <w:rPr>
            <w:rFonts w:ascii="Times" w:hAnsi="Times"/>
            <w:noProof/>
          </w:rPr>
          <w:delText xml:space="preserve"> Acta Neurologica Scandinavica, 2014. </w:delText>
        </w:r>
        <w:r w:rsidRPr="000A32A5">
          <w:rPr>
            <w:rFonts w:ascii="Times" w:hAnsi="Times"/>
            <w:b/>
            <w:noProof/>
          </w:rPr>
          <w:delText>130</w:delText>
        </w:r>
        <w:r w:rsidRPr="000A32A5">
          <w:rPr>
            <w:rFonts w:ascii="Times" w:hAnsi="Times"/>
            <w:noProof/>
          </w:rPr>
          <w:delText>(6): p. 374-379.</w:delText>
        </w:r>
      </w:del>
    </w:p>
    <w:p w14:paraId="1125E297" w14:textId="77777777" w:rsidR="0069140B" w:rsidRPr="000A32A5" w:rsidRDefault="0069140B" w:rsidP="0069140B">
      <w:pPr>
        <w:pStyle w:val="EndNoteBibliography"/>
        <w:ind w:left="720" w:hanging="720"/>
        <w:rPr>
          <w:del w:id="235" w:author="Verreth, Jona" w:date="2026-09-25T20:08:00Z" w16du:dateUtc="2026-09-26T00:08:00Z"/>
          <w:rFonts w:ascii="Times" w:hAnsi="Times"/>
          <w:noProof/>
        </w:rPr>
      </w:pPr>
      <w:del w:id="236" w:author="Verreth, Jona" w:date="2026-09-25T20:08:00Z" w16du:dateUtc="2026-09-26T00:08:00Z">
        <w:r w:rsidRPr="000A32A5">
          <w:rPr>
            <w:rFonts w:ascii="Times" w:hAnsi="Times"/>
            <w:noProof/>
          </w:rPr>
          <w:delText>7.</w:delText>
        </w:r>
        <w:r w:rsidRPr="000A32A5">
          <w:rPr>
            <w:rFonts w:ascii="Times" w:hAnsi="Times"/>
            <w:noProof/>
          </w:rPr>
          <w:tab/>
          <w:delText xml:space="preserve">Manteuffel, M., et al., </w:delText>
        </w:r>
        <w:r w:rsidRPr="000A32A5">
          <w:rPr>
            <w:rFonts w:ascii="Times" w:hAnsi="Times"/>
            <w:i/>
            <w:noProof/>
          </w:rPr>
          <w:delText>Influence of patient sex and gender on medication use, adherence, and prescribing alignment with guidelines.</w:delText>
        </w:r>
        <w:r w:rsidRPr="000A32A5">
          <w:rPr>
            <w:rFonts w:ascii="Times" w:hAnsi="Times"/>
            <w:noProof/>
          </w:rPr>
          <w:delText xml:space="preserve"> Journal of women's health, 2014. </w:delText>
        </w:r>
        <w:r w:rsidRPr="000A32A5">
          <w:rPr>
            <w:rFonts w:ascii="Times" w:hAnsi="Times"/>
            <w:b/>
            <w:noProof/>
          </w:rPr>
          <w:delText>23</w:delText>
        </w:r>
        <w:r w:rsidRPr="000A32A5">
          <w:rPr>
            <w:rFonts w:ascii="Times" w:hAnsi="Times"/>
            <w:noProof/>
          </w:rPr>
          <w:delText>(2): p. 112-119.</w:delText>
        </w:r>
      </w:del>
    </w:p>
    <w:p w14:paraId="0BF045E7" w14:textId="77777777" w:rsidR="0069140B" w:rsidRPr="000A32A5" w:rsidRDefault="0069140B" w:rsidP="0069140B">
      <w:pPr>
        <w:pStyle w:val="EndNoteBibliography"/>
        <w:ind w:left="720" w:hanging="720"/>
        <w:rPr>
          <w:del w:id="237" w:author="Verreth, Jona" w:date="2026-09-25T20:08:00Z" w16du:dateUtc="2026-09-26T00:08:00Z"/>
          <w:rFonts w:ascii="Times" w:hAnsi="Times"/>
          <w:noProof/>
        </w:rPr>
      </w:pPr>
      <w:del w:id="238" w:author="Verreth, Jona" w:date="2026-09-25T20:08:00Z" w16du:dateUtc="2026-09-26T00:08:00Z">
        <w:r w:rsidRPr="000A32A5">
          <w:rPr>
            <w:rFonts w:ascii="Times" w:hAnsi="Times"/>
            <w:noProof/>
          </w:rPr>
          <w:delText>8.</w:delText>
        </w:r>
        <w:r w:rsidRPr="000A32A5">
          <w:rPr>
            <w:rFonts w:ascii="Times" w:hAnsi="Times"/>
            <w:noProof/>
          </w:rPr>
          <w:tab/>
          <w:delText xml:space="preserve">Owens, G., </w:delText>
        </w:r>
        <w:r w:rsidRPr="000A32A5">
          <w:rPr>
            <w:rFonts w:ascii="Times" w:hAnsi="Times"/>
            <w:i/>
            <w:noProof/>
          </w:rPr>
          <w:delText>Gender differences in health care expenditures, resource utilization, and quality of care.</w:delText>
        </w:r>
        <w:r w:rsidRPr="000A32A5">
          <w:rPr>
            <w:rFonts w:ascii="Times" w:hAnsi="Times"/>
            <w:noProof/>
          </w:rPr>
          <w:delText xml:space="preserve"> Journal of Managed Care Pharmacy, 2008. </w:delText>
        </w:r>
        <w:r w:rsidRPr="000A32A5">
          <w:rPr>
            <w:rFonts w:ascii="Times" w:hAnsi="Times"/>
            <w:b/>
            <w:noProof/>
          </w:rPr>
          <w:delText>14</w:delText>
        </w:r>
        <w:r w:rsidRPr="000A32A5">
          <w:rPr>
            <w:rFonts w:ascii="Times" w:hAnsi="Times"/>
            <w:noProof/>
          </w:rPr>
          <w:delText>(3): p. 2-6.</w:delText>
        </w:r>
      </w:del>
    </w:p>
    <w:p w14:paraId="35ED9F83" w14:textId="44BFC4DE" w:rsidR="003D65DA" w:rsidRPr="003D65DA" w:rsidRDefault="0069140B" w:rsidP="000A32A5">
      <w:del w:id="239" w:author="Verreth, Jona" w:date="2026-09-25T20:08:00Z" w16du:dateUtc="2026-09-26T00:08:00Z">
        <w:r w:rsidRPr="000A32A5">
          <w:rPr>
            <w:rFonts w:ascii="Times" w:hAnsi="Times"/>
          </w:rPr>
          <w:fldChar w:fldCharType="end"/>
        </w:r>
      </w:del>
    </w:p>
    <w:sectPr w:rsidR="003D65DA" w:rsidRPr="003D6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LTStd-Roman">
    <w:altName w:val="Yu Gothic"/>
    <w:panose1 w:val="020B0604020202020204"/>
    <w:charset w:val="80"/>
    <w:family w:val="roman"/>
    <w:pitch w:val="default"/>
    <w:sig w:usb0="00000001" w:usb1="08070000" w:usb2="00000010" w:usb3="00000000" w:csb0="00020000"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F72C62"/>
    <w:multiLevelType w:val="hybridMultilevel"/>
    <w:tmpl w:val="27EC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146393"/>
    <w:multiLevelType w:val="hybridMultilevel"/>
    <w:tmpl w:val="4E907A68"/>
    <w:lvl w:ilvl="0" w:tplc="E19493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FEF67E5"/>
    <w:multiLevelType w:val="hybridMultilevel"/>
    <w:tmpl w:val="CC2A0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514014"/>
    <w:multiLevelType w:val="hybridMultilevel"/>
    <w:tmpl w:val="E064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0C2CB3"/>
    <w:multiLevelType w:val="hybridMultilevel"/>
    <w:tmpl w:val="1BF4B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171554">
    <w:abstractNumId w:val="2"/>
  </w:num>
  <w:num w:numId="2" w16cid:durableId="1994483769">
    <w:abstractNumId w:val="1"/>
  </w:num>
  <w:num w:numId="3" w16cid:durableId="602614747">
    <w:abstractNumId w:val="3"/>
  </w:num>
  <w:num w:numId="4" w16cid:durableId="782386836">
    <w:abstractNumId w:val="4"/>
  </w:num>
  <w:num w:numId="5" w16cid:durableId="14839355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a9d5xd90e9foe5pw3xsds79a5dx5dtvxps&quot;&gt;My EndNote Library&lt;record-ids&gt;&lt;item&gt;50&lt;/item&gt;&lt;item&gt;51&lt;/item&gt;&lt;item&gt;52&lt;/item&gt;&lt;item&gt;75&lt;/item&gt;&lt;item&gt;77&lt;/item&gt;&lt;item&gt;137&lt;/item&gt;&lt;item&gt;138&lt;/item&gt;&lt;item&gt;217&lt;/item&gt;&lt;/record-ids&gt;&lt;/item&gt;&lt;/Libraries&gt;"/>
  </w:docVars>
  <w:rsids>
    <w:rsidRoot w:val="008F4890"/>
    <w:rsid w:val="0001028F"/>
    <w:rsid w:val="00032A98"/>
    <w:rsid w:val="00044C7E"/>
    <w:rsid w:val="000569FD"/>
    <w:rsid w:val="00087423"/>
    <w:rsid w:val="000A32A5"/>
    <w:rsid w:val="000B248C"/>
    <w:rsid w:val="00106A7E"/>
    <w:rsid w:val="001537B8"/>
    <w:rsid w:val="00154EC7"/>
    <w:rsid w:val="00187703"/>
    <w:rsid w:val="001A27D6"/>
    <w:rsid w:val="001B135F"/>
    <w:rsid w:val="001B15C3"/>
    <w:rsid w:val="001B578A"/>
    <w:rsid w:val="001E5C81"/>
    <w:rsid w:val="00226738"/>
    <w:rsid w:val="00230F1C"/>
    <w:rsid w:val="00261771"/>
    <w:rsid w:val="00293A4B"/>
    <w:rsid w:val="002D036A"/>
    <w:rsid w:val="002F0922"/>
    <w:rsid w:val="00327845"/>
    <w:rsid w:val="00355281"/>
    <w:rsid w:val="00390F68"/>
    <w:rsid w:val="003A2024"/>
    <w:rsid w:val="003A5774"/>
    <w:rsid w:val="003D65DA"/>
    <w:rsid w:val="003F5E8E"/>
    <w:rsid w:val="00420EE5"/>
    <w:rsid w:val="00430472"/>
    <w:rsid w:val="00455A50"/>
    <w:rsid w:val="00471B9A"/>
    <w:rsid w:val="00483EF6"/>
    <w:rsid w:val="004B2E16"/>
    <w:rsid w:val="00514E0B"/>
    <w:rsid w:val="005334B4"/>
    <w:rsid w:val="00553900"/>
    <w:rsid w:val="005B02E7"/>
    <w:rsid w:val="005E33BB"/>
    <w:rsid w:val="0060313E"/>
    <w:rsid w:val="00610E6D"/>
    <w:rsid w:val="00612D16"/>
    <w:rsid w:val="006670D1"/>
    <w:rsid w:val="006877FB"/>
    <w:rsid w:val="00687F4F"/>
    <w:rsid w:val="0069140B"/>
    <w:rsid w:val="006B3C77"/>
    <w:rsid w:val="006E6208"/>
    <w:rsid w:val="0075725D"/>
    <w:rsid w:val="007651A6"/>
    <w:rsid w:val="007C63C2"/>
    <w:rsid w:val="007E3E85"/>
    <w:rsid w:val="007F7157"/>
    <w:rsid w:val="00885C1F"/>
    <w:rsid w:val="00892C98"/>
    <w:rsid w:val="008C2A26"/>
    <w:rsid w:val="008F4890"/>
    <w:rsid w:val="00941AC5"/>
    <w:rsid w:val="00951BA8"/>
    <w:rsid w:val="00965A81"/>
    <w:rsid w:val="009831AA"/>
    <w:rsid w:val="009B682D"/>
    <w:rsid w:val="009D635C"/>
    <w:rsid w:val="00A43736"/>
    <w:rsid w:val="00AA5FF6"/>
    <w:rsid w:val="00AB2D71"/>
    <w:rsid w:val="00AC43E2"/>
    <w:rsid w:val="00AE4AFF"/>
    <w:rsid w:val="00AF3381"/>
    <w:rsid w:val="00B8546B"/>
    <w:rsid w:val="00BE0314"/>
    <w:rsid w:val="00BE11B4"/>
    <w:rsid w:val="00BF449B"/>
    <w:rsid w:val="00C01FFF"/>
    <w:rsid w:val="00C05071"/>
    <w:rsid w:val="00C05F33"/>
    <w:rsid w:val="00C50289"/>
    <w:rsid w:val="00CC0143"/>
    <w:rsid w:val="00CD153B"/>
    <w:rsid w:val="00CF0695"/>
    <w:rsid w:val="00D23CEF"/>
    <w:rsid w:val="00D300F7"/>
    <w:rsid w:val="00D40A5F"/>
    <w:rsid w:val="00D453F7"/>
    <w:rsid w:val="00D72042"/>
    <w:rsid w:val="00D75578"/>
    <w:rsid w:val="00DF17AC"/>
    <w:rsid w:val="00E041F4"/>
    <w:rsid w:val="00E1187D"/>
    <w:rsid w:val="00E2068D"/>
    <w:rsid w:val="00E27DEA"/>
    <w:rsid w:val="00E41D8C"/>
    <w:rsid w:val="00E420F2"/>
    <w:rsid w:val="00E8379C"/>
    <w:rsid w:val="00E93CFF"/>
    <w:rsid w:val="00ED0B66"/>
    <w:rsid w:val="00EF1607"/>
    <w:rsid w:val="00EF78D0"/>
    <w:rsid w:val="00F059CD"/>
    <w:rsid w:val="00F2371A"/>
    <w:rsid w:val="00F23859"/>
    <w:rsid w:val="00F813C4"/>
    <w:rsid w:val="00FE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DDB438"/>
  <w15:chartTrackingRefBased/>
  <w15:docId w15:val="{429978D7-1F04-D245-BFC9-2B744674A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890"/>
    <w:pPr>
      <w:ind w:left="720"/>
      <w:contextualSpacing/>
    </w:pPr>
  </w:style>
  <w:style w:type="paragraph" w:styleId="BalloonText">
    <w:name w:val="Balloon Text"/>
    <w:basedOn w:val="Normal"/>
    <w:link w:val="BalloonTextChar"/>
    <w:uiPriority w:val="99"/>
    <w:semiHidden/>
    <w:unhideWhenUsed/>
    <w:rsid w:val="003D65D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65DA"/>
    <w:rPr>
      <w:rFonts w:ascii="Times New Roman" w:hAnsi="Times New Roman" w:cs="Times New Roman"/>
      <w:sz w:val="18"/>
      <w:szCs w:val="18"/>
    </w:rPr>
  </w:style>
  <w:style w:type="paragraph" w:customStyle="1" w:styleId="EndNoteBibliographyTitle">
    <w:name w:val="EndNote Bibliography Title"/>
    <w:basedOn w:val="Normal"/>
    <w:link w:val="EndNoteBibliographyTitleChar"/>
    <w:rsid w:val="0069140B"/>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9140B"/>
    <w:rPr>
      <w:rFonts w:ascii="Calibri" w:hAnsi="Calibri" w:cs="Calibri"/>
    </w:rPr>
  </w:style>
  <w:style w:type="paragraph" w:customStyle="1" w:styleId="EndNoteBibliography">
    <w:name w:val="EndNote Bibliography"/>
    <w:basedOn w:val="Normal"/>
    <w:link w:val="EndNoteBibliographyChar"/>
    <w:rsid w:val="0069140B"/>
    <w:rPr>
      <w:rFonts w:ascii="Calibri" w:hAnsi="Calibri" w:cs="Calibri"/>
    </w:rPr>
  </w:style>
  <w:style w:type="character" w:customStyle="1" w:styleId="EndNoteBibliographyChar">
    <w:name w:val="EndNote Bibliography Char"/>
    <w:basedOn w:val="DefaultParagraphFont"/>
    <w:link w:val="EndNoteBibliography"/>
    <w:rsid w:val="0069140B"/>
    <w:rPr>
      <w:rFonts w:ascii="Calibri" w:hAnsi="Calibri" w:cs="Calibri"/>
    </w:rPr>
  </w:style>
  <w:style w:type="character" w:styleId="Hyperlink">
    <w:name w:val="Hyperlink"/>
    <w:basedOn w:val="DefaultParagraphFont"/>
    <w:uiPriority w:val="99"/>
    <w:unhideWhenUsed/>
    <w:rsid w:val="0069140B"/>
    <w:rPr>
      <w:color w:val="0563C1" w:themeColor="hyperlink"/>
      <w:u w:val="single"/>
    </w:rPr>
  </w:style>
  <w:style w:type="character" w:styleId="UnresolvedMention">
    <w:name w:val="Unresolved Mention"/>
    <w:basedOn w:val="DefaultParagraphFont"/>
    <w:uiPriority w:val="99"/>
    <w:semiHidden/>
    <w:unhideWhenUsed/>
    <w:rsid w:val="0069140B"/>
    <w:rPr>
      <w:color w:val="605E5C"/>
      <w:shd w:val="clear" w:color="auto" w:fill="E1DFDD"/>
    </w:rPr>
  </w:style>
  <w:style w:type="character" w:styleId="CommentReference">
    <w:name w:val="annotation reference"/>
    <w:basedOn w:val="DefaultParagraphFont"/>
    <w:uiPriority w:val="99"/>
    <w:semiHidden/>
    <w:unhideWhenUsed/>
    <w:rsid w:val="000B248C"/>
    <w:rPr>
      <w:sz w:val="16"/>
      <w:szCs w:val="16"/>
    </w:rPr>
  </w:style>
  <w:style w:type="paragraph" w:styleId="CommentText">
    <w:name w:val="annotation text"/>
    <w:basedOn w:val="Normal"/>
    <w:link w:val="CommentTextChar"/>
    <w:uiPriority w:val="99"/>
    <w:semiHidden/>
    <w:unhideWhenUsed/>
    <w:rsid w:val="000B248C"/>
    <w:rPr>
      <w:sz w:val="20"/>
      <w:szCs w:val="20"/>
    </w:rPr>
  </w:style>
  <w:style w:type="character" w:customStyle="1" w:styleId="CommentTextChar">
    <w:name w:val="Comment Text Char"/>
    <w:basedOn w:val="DefaultParagraphFont"/>
    <w:link w:val="CommentText"/>
    <w:uiPriority w:val="99"/>
    <w:semiHidden/>
    <w:rsid w:val="000B248C"/>
    <w:rPr>
      <w:sz w:val="20"/>
      <w:szCs w:val="20"/>
    </w:rPr>
  </w:style>
  <w:style w:type="paragraph" w:styleId="CommentSubject">
    <w:name w:val="annotation subject"/>
    <w:basedOn w:val="CommentText"/>
    <w:next w:val="CommentText"/>
    <w:link w:val="CommentSubjectChar"/>
    <w:uiPriority w:val="99"/>
    <w:semiHidden/>
    <w:unhideWhenUsed/>
    <w:rsid w:val="000B248C"/>
    <w:rPr>
      <w:b/>
      <w:bCs/>
    </w:rPr>
  </w:style>
  <w:style w:type="character" w:customStyle="1" w:styleId="CommentSubjectChar">
    <w:name w:val="Comment Subject Char"/>
    <w:basedOn w:val="CommentTextChar"/>
    <w:link w:val="CommentSubject"/>
    <w:uiPriority w:val="99"/>
    <w:semiHidden/>
    <w:rsid w:val="000B248C"/>
    <w:rPr>
      <w:b/>
      <w:bCs/>
      <w:sz w:val="20"/>
      <w:szCs w:val="20"/>
    </w:rPr>
  </w:style>
  <w:style w:type="character" w:styleId="Strong">
    <w:name w:val="Strong"/>
    <w:basedOn w:val="DefaultParagraphFont"/>
    <w:uiPriority w:val="22"/>
    <w:qFormat/>
    <w:rsid w:val="00293A4B"/>
    <w:rPr>
      <w:b/>
      <w:bCs/>
    </w:rPr>
  </w:style>
  <w:style w:type="paragraph" w:customStyle="1" w:styleId="Default">
    <w:name w:val="Default"/>
    <w:rsid w:val="00885C1F"/>
    <w:pPr>
      <w:autoSpaceDE w:val="0"/>
      <w:autoSpaceDN w:val="0"/>
      <w:adjustRightInd w:val="0"/>
      <w:pPrChange w:id="0" w:author="Verreth, Jona" w:date="2026-09-25T20:08:00Z">
        <w:pPr>
          <w:autoSpaceDE w:val="0"/>
          <w:autoSpaceDN w:val="0"/>
          <w:adjustRightInd w:val="0"/>
        </w:pPr>
      </w:pPrChange>
    </w:pPr>
    <w:rPr>
      <w:rFonts w:ascii="Arial" w:hAnsi="Arial" w:cs="Arial"/>
      <w:color w:val="000000"/>
      <w14:ligatures w14:val="standardContextual"/>
      <w:rPrChange w:id="0" w:author="Verreth, Jona" w:date="2026-09-25T20:08:00Z">
        <w:rPr>
          <w:rFonts w:ascii="Arial" w:eastAsiaTheme="minorHAnsi" w:hAnsi="Arial" w:cs="Arial"/>
          <w:color w:val="000000"/>
          <w:sz w:val="24"/>
          <w:szCs w:val="24"/>
          <w:lang w:val="en-US" w:eastAsia="en-US" w:bidi="ar-SA"/>
          <w14:ligatures w14:val="standardContextual"/>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5C65A-892D-A84C-B01C-FDF600A29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2991</Words>
  <Characters>17052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C Elser</dc:creator>
  <cp:keywords/>
  <dc:description/>
  <cp:lastModifiedBy>Arthur Souza Rodrigues</cp:lastModifiedBy>
  <cp:revision>1</cp:revision>
  <dcterms:created xsi:type="dcterms:W3CDTF">2021-03-13T23:02:00Z</dcterms:created>
  <dcterms:modified xsi:type="dcterms:W3CDTF">2026-09-26T00:08:00Z</dcterms:modified>
</cp:coreProperties>
</file>