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41DD5" w14:textId="77777777" w:rsidR="003D3D1E" w:rsidRDefault="003D3D1E">
      <w:pPr>
        <w:rPr>
          <w:rFonts w:ascii="Helvetica, Arial, sans-serif" w:hAnsi="Helvetica, Arial, sans-serif"/>
          <w:rPrChange w:id="0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</w:pPr>
      <w:r>
        <w:rPr>
          <w:rFonts w:ascii="Helvetica, Arial, sans-serif" w:hAnsi="Helvetica, Arial, sans-serif"/>
          <w:rPrChange w:id="1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>file_</w:t>
      </w:r>
      <w:ins w:id="2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t>57</w:t>
        </w:r>
      </w:ins>
      <w:del w:id="3" w:author="Arthur Souza Rodrigues" w:date="2026-07-10T21:44:00Z" w16du:dateUtc="2026-07-11T01:44:00Z">
        <w:r>
          <w:rPr>
            <w:b/>
            <w:bCs/>
            <w:vertAlign w:val="superscript"/>
          </w:rPr>
          <w:delText>56</w:delText>
        </w:r>
      </w:del>
      <w:r>
        <w:rPr>
          <w:rFonts w:ascii="Helvetica, Arial, sans-serif" w:hAnsi="Helvetica, Arial, sans-serif"/>
          <w:rPrChange w:id="4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>.docx</w:t>
      </w:r>
    </w:p>
    <w:p w14:paraId="18CC36CB" w14:textId="3A2C19BC" w:rsidR="00E365F6" w:rsidRDefault="0042348F">
      <w:ins w:id="5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t>Helvetica Font</w:t>
        </w:r>
      </w:ins>
      <w:del w:id="6" w:author="Arthur Souza Rodrigues" w:date="2026-07-10T21:44:00Z" w16du:dateUtc="2026-07-11T01:44:00Z">
        <w:r>
          <w:rPr>
            <w:b/>
            <w:bCs/>
            <w:vertAlign w:val="superscript"/>
          </w:rPr>
          <w:delText>Bold Superscript</w:delText>
        </w:r>
      </w:del>
      <w:r>
        <w:rPr>
          <w:rFonts w:ascii="Helvetica, Arial, sans-serif" w:hAnsi="Helvetica, Arial, sans-serif"/>
          <w:rPrChange w:id="7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 xml:space="preserve"> Demo</w:t>
      </w:r>
    </w:p>
    <w:p w14:paraId="1A598763" w14:textId="77777777" w:rsidR="00E365F6" w:rsidRDefault="0042348F">
      <w:r>
        <w:rPr>
          <w:rFonts w:ascii="Helvetica, Arial, sans-serif" w:hAnsi="Helvetica, Arial, sans-serif"/>
          <w:rPrChange w:id="8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 xml:space="preserve">This document </w:t>
      </w:r>
      <w:ins w:id="9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t>demonstrates the Helvetica font family</w:t>
        </w:r>
      </w:ins>
      <w:del w:id="10" w:author="Arthur Souza Rodrigues" w:date="2026-07-10T21:44:00Z" w16du:dateUtc="2026-07-11T01:44:00Z">
        <w:r>
          <w:rPr>
            <w:b/>
            <w:bCs/>
            <w:vertAlign w:val="superscript"/>
          </w:rPr>
          <w:delText>shows bold with superscript formatting</w:delText>
        </w:r>
      </w:del>
      <w:r>
        <w:rPr>
          <w:rFonts w:ascii="Helvetica, Arial, sans-serif" w:hAnsi="Helvetica, Arial, sans-serif"/>
          <w:rPrChange w:id="11" w:author="Arthur Souza Rodrigues" w:date="2026-07-10T21:44:00Z" w16du:dateUtc="2026-07-11T01:44:00Z">
            <w:rPr>
              <w:b/>
              <w:bCs/>
              <w:vertAlign w:val="superscript"/>
            </w:rPr>
          </w:rPrChange>
        </w:rPr>
        <w:t>.</w:t>
      </w:r>
    </w:p>
    <w:p w14:paraId="262AF438" w14:textId="77777777" w:rsidR="00E365F6" w:rsidRDefault="0042348F">
      <w:ins w:id="12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t>Helvetica is a classic Swiss sans-serif typeface.</w:t>
        </w:r>
      </w:ins>
      <w:del w:id="13" w:author="Arthur Souza Rodrigues" w:date="2026-07-10T21:44:00Z" w16du:dateUtc="2026-07-11T01:44:00Z">
        <w:r>
          <w:rPr>
            <w:b/>
            <w:bCs/>
            <w:vertAlign w:val="superscript"/>
          </w:rPr>
          <w:delText>Bold superscript is used in mathematical and scientific notation.</w:delText>
        </w:r>
      </w:del>
    </w:p>
    <w:sectPr w:rsidR="00E365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5F6"/>
    <w:rsid w:val="00330D84"/>
    <w:rsid w:val="003D3D1E"/>
    <w:rsid w:val="0088021A"/>
    <w:rsid w:val="00AC5230"/>
    <w:rsid w:val="00D53FE7"/>
    <w:rsid w:val="00E365F6"/>
    <w:rsid w:val="00F3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2026-07-11T01:44:00Z</dcterms:modified>
</cp:coreProperties>
</file>