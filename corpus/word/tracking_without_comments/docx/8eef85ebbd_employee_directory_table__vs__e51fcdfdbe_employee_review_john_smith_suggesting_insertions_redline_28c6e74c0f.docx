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603358" w14:textId="77777777" w:rsidR="000B09CD" w:rsidRDefault="008036BE">
      <w:r>
        <w:t xml:space="preserve">Employee </w:t>
      </w:r>
      <w:ins w:id="0" w:author="Author" w:date="2026-06-29T10:58:00Z" w16du:dateUtc="2026-06-29T14:58:00Z">
        <w:r>
          <w:t>Review - John Smith</w:t>
        </w:r>
      </w:ins>
      <w:del w:id="1" w:author="Author" w:date="2026-06-29T10:58:00Z" w16du:dateUtc="2026-06-29T14:58:00Z">
        <w:r>
          <w:delText>Directory</w:delText>
        </w:r>
      </w:del>
    </w:p>
    <w:p w14:paraId="501F4604" w14:textId="77777777" w:rsidR="00D06FFB" w:rsidRDefault="008036BE">
      <w:pPr>
        <w:rPr>
          <w:ins w:id="2" w:author="Author" w:date="2026-06-29T10:58:00Z" w16du:dateUtc="2026-06-29T14:58:00Z"/>
        </w:rPr>
      </w:pPr>
      <w:ins w:id="3" w:author="Author" w:date="2026-06-29T10:58:00Z" w16du:dateUtc="2026-06-29T14:58:00Z">
        <w:r>
          <w:t>Department: Engineering</w:t>
        </w:r>
      </w:ins>
    </w:p>
    <w:p w14:paraId="5ACDE3EA" w14:textId="77777777" w:rsidR="00D06FFB" w:rsidRDefault="008036BE">
      <w:pPr>
        <w:rPr>
          <w:ins w:id="4" w:author="Author" w:date="2026-06-29T10:58:00Z" w16du:dateUtc="2026-06-29T14:58:00Z"/>
        </w:rPr>
      </w:pPr>
      <w:ins w:id="5" w:author="Author" w:date="2026-06-29T10:58:00Z" w16du:dateUtc="2026-06-29T14:58:00Z">
        <w:r>
          <w:t>Performance Rating: 4/5</w:t>
        </w:r>
      </w:ins>
      <w:ins w:id="6" w:author="Online User" w:date="2026-05-14T18:19:00Z">
        <w:r>
          <w:t xml:space="preserve"> and leadership</w:t>
        </w:r>
      </w:ins>
    </w:p>
    <w:p w14:paraId="27AD6765" w14:textId="77777777" w:rsidR="00D06FFB" w:rsidRDefault="008036BE">
      <w:pPr>
        <w:rPr>
          <w:ins w:id="7" w:author="Author" w:date="2026-06-29T10:58:00Z" w16du:dateUtc="2026-06-29T14:58:00Z"/>
        </w:rPr>
      </w:pPr>
      <w:ins w:id="8" w:author="Author" w:date="2026-06-29T10:58:00Z" w16du:dateUtc="2026-06-29T14:58:00Z">
        <w:r>
          <w:t>Strengths: Problem solving, teamwork</w:t>
        </w:r>
      </w:ins>
    </w:p>
    <w:p w14:paraId="426449EF" w14:textId="77777777" w:rsidR="00D06FFB" w:rsidRDefault="008036BE">
      <w:pPr>
        <w:rPr>
          <w:ins w:id="9" w:author="Author" w:date="2026-06-29T10:58:00Z" w16du:dateUtc="2026-06-29T14:58:00Z"/>
        </w:rPr>
      </w:pPr>
      <w:ins w:id="10" w:author="Author" w:date="2026-06-29T10:58:00Z" w16du:dateUtc="2026-06-29T14:58:00Z">
        <w:r>
          <w:t>Areas for Improvement: Communication</w:t>
        </w:r>
      </w:ins>
    </w:p>
    <w:p w14:paraId="3F9E5BAF" w14:textId="77777777" w:rsidR="000B09CD" w:rsidRDefault="008036BE">
      <w:pPr>
        <w:rPr>
          <w:del w:id="11" w:author="Author" w:date="2026-06-29T10:58:00Z" w16du:dateUtc="2026-06-29T14:58:00Z"/>
        </w:rPr>
      </w:pPr>
      <w:ins w:id="12" w:author="Author" w:date="2026-06-29T10:58:00Z" w16du:dateUtc="2026-06-29T14:58:00Z">
        <w:r>
          <w:t>Recommendation: Promote to Senior Engineer</w:t>
        </w:r>
      </w:ins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B09CD" w14:paraId="29685483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3" w:author="Author" w:date="2026-06-29T10:58:00Z" w16du:dateUtc="2026-06-29T14:5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02291" w14:textId="77777777" w:rsidR="000B09CD" w:rsidRDefault="008036BE">
            <w:pPr>
              <w:rPr>
                <w:del w:id="14" w:author="Author" w:date="2026-06-29T10:58:00Z" w16du:dateUtc="2026-06-29T14:58:00Z"/>
              </w:rPr>
            </w:pPr>
            <w:del w:id="15" w:author="Author" w:date="2026-06-29T10:58:00Z" w16du:dateUtc="2026-06-29T14:58:00Z">
              <w:r>
                <w:delText>Name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AE4EE" w14:textId="77777777" w:rsidR="000B09CD" w:rsidRDefault="008036BE">
            <w:pPr>
              <w:rPr>
                <w:del w:id="16" w:author="Author" w:date="2026-06-29T10:58:00Z" w16du:dateUtc="2026-06-29T14:58:00Z"/>
              </w:rPr>
            </w:pPr>
            <w:del w:id="17" w:author="Author" w:date="2026-06-29T10:58:00Z" w16du:dateUtc="2026-06-29T14:58:00Z">
              <w:r>
                <w:delText>Department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D202D" w14:textId="77777777" w:rsidR="000B09CD" w:rsidRDefault="008036BE">
            <w:pPr>
              <w:rPr>
                <w:del w:id="18" w:author="Author" w:date="2026-06-29T10:58:00Z" w16du:dateUtc="2026-06-29T14:58:00Z"/>
              </w:rPr>
            </w:pPr>
            <w:del w:id="19" w:author="Author" w:date="2026-06-29T10:58:00Z" w16du:dateUtc="2026-06-29T14:58:00Z">
              <w:r>
                <w:delText>Role</w:delText>
              </w:r>
            </w:del>
          </w:p>
        </w:tc>
      </w:tr>
      <w:tr w:rsidR="000B09CD" w14:paraId="44837F5E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0" w:author="Author" w:date="2026-06-29T10:58:00Z" w16du:dateUtc="2026-06-29T14:5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EEA3A" w14:textId="77777777" w:rsidR="000B09CD" w:rsidRDefault="008036BE">
            <w:pPr>
              <w:rPr>
                <w:del w:id="21" w:author="Author" w:date="2026-06-29T10:58:00Z" w16du:dateUtc="2026-06-29T14:58:00Z"/>
              </w:rPr>
            </w:pPr>
            <w:del w:id="22" w:author="Author" w:date="2026-06-29T10:58:00Z" w16du:dateUtc="2026-06-29T14:58:00Z">
              <w:r>
                <w:delText>Alice Johnson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C753B" w14:textId="77777777" w:rsidR="000B09CD" w:rsidRDefault="008036BE">
            <w:pPr>
              <w:rPr>
                <w:del w:id="23" w:author="Author" w:date="2026-06-29T10:58:00Z" w16du:dateUtc="2026-06-29T14:58:00Z"/>
              </w:rPr>
            </w:pPr>
            <w:del w:id="24" w:author="Author" w:date="2026-06-29T10:58:00Z" w16du:dateUtc="2026-06-29T14:58:00Z">
              <w:r>
                <w:delText>Engineering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A412E" w14:textId="77777777" w:rsidR="000B09CD" w:rsidRDefault="008036BE">
            <w:pPr>
              <w:rPr>
                <w:del w:id="25" w:author="Author" w:date="2026-06-29T10:58:00Z" w16du:dateUtc="2026-06-29T14:58:00Z"/>
              </w:rPr>
            </w:pPr>
            <w:del w:id="26" w:author="Author" w:date="2026-06-29T10:58:00Z" w16du:dateUtc="2026-06-29T14:58:00Z">
              <w:r>
                <w:delText>Senior Dev</w:delText>
              </w:r>
            </w:del>
          </w:p>
        </w:tc>
      </w:tr>
      <w:tr w:rsidR="000B09CD" w14:paraId="3D263A65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7" w:author="Author" w:date="2026-06-29T10:58:00Z" w16du:dateUtc="2026-06-29T14:5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A0428" w14:textId="77777777" w:rsidR="000B09CD" w:rsidRDefault="008036BE">
            <w:pPr>
              <w:rPr>
                <w:del w:id="28" w:author="Author" w:date="2026-06-29T10:58:00Z" w16du:dateUtc="2026-06-29T14:58:00Z"/>
              </w:rPr>
            </w:pPr>
            <w:del w:id="29" w:author="Author" w:date="2026-06-29T10:58:00Z" w16du:dateUtc="2026-06-29T14:58:00Z">
              <w:r>
                <w:delText>Bob Smith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E1F31" w14:textId="77777777" w:rsidR="000B09CD" w:rsidRDefault="008036BE">
            <w:pPr>
              <w:rPr>
                <w:del w:id="30" w:author="Author" w:date="2026-06-29T10:58:00Z" w16du:dateUtc="2026-06-29T14:58:00Z"/>
              </w:rPr>
            </w:pPr>
            <w:del w:id="31" w:author="Author" w:date="2026-06-29T10:58:00Z" w16du:dateUtc="2026-06-29T14:58:00Z">
              <w:r>
                <w:delText>Marketing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F582A" w14:textId="77777777" w:rsidR="000B09CD" w:rsidRDefault="008036BE">
            <w:pPr>
              <w:rPr>
                <w:del w:id="32" w:author="Author" w:date="2026-06-29T10:58:00Z" w16du:dateUtc="2026-06-29T14:58:00Z"/>
              </w:rPr>
            </w:pPr>
            <w:del w:id="33" w:author="Author" w:date="2026-06-29T10:58:00Z" w16du:dateUtc="2026-06-29T14:58:00Z">
              <w:r>
                <w:delText>Manager</w:delText>
              </w:r>
            </w:del>
          </w:p>
        </w:tc>
      </w:tr>
    </w:tbl>
    <w:p w14:paraId="7E9B072F" w14:textId="77777777" w:rsidR="000B09CD" w:rsidRDefault="000B09CD">
      <w:pPr>
        <w:jc w:val="center"/>
        <w:pPrChange w:id="34" w:author="Author" w:date="2026-06-29T10:58:00Z" w16du:dateUtc="2026-06-29T14:58:00Z"/>
      </w:pPr>
    </w:p>
    <w:sectPr w:rsidR="000B09C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09CD"/>
    <w:rsid w:val="000B09CD"/>
    <w:rsid w:val="00276DB7"/>
    <w:rsid w:val="008036BE"/>
    <w:rsid w:val="00AA59CC"/>
    <w:rsid w:val="00D0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1B0D6"/>
  <w15:docId w15:val="{0DBB2281-6FCB-9447-8D23-D996710C3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2026-05-14T20:32:00Z</dcterms:created>
  <dcterms:modified xsi:type="dcterms:W3CDTF">2026-06-29T14:58:00Z</dcterms:modified>
</cp:coreProperties>
</file>