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76141" w14:textId="77777777" w:rsidR="00657899" w:rsidRPr="00657899" w:rsidRDefault="00657899" w:rsidP="00657899">
      <w:pPr>
        <w:ind w:left="-720" w:right="-1440"/>
        <w:jc w:val="center"/>
        <w:rPr>
          <w:ins w:id="1" w:author="Blair, Carolyn" w:date="2026-09-25T19:58:00Z" w16du:dateUtc="2026-09-25T23:58:00Z"/>
          <w:rFonts w:ascii="Corbel" w:hAnsi="Corbel"/>
          <w:b/>
        </w:rPr>
      </w:pPr>
      <w:ins w:id="2" w:author="Blair, Carolyn" w:date="2026-09-25T19:58:00Z" w16du:dateUtc="2026-09-25T23:58:00Z">
        <w:r w:rsidRPr="00657899">
          <w:rPr>
            <w:rFonts w:ascii="Corbel" w:hAnsi="Corbel"/>
            <w:b/>
          </w:rPr>
          <w:t>ROWAN COUNTY SCHOOLS</w:t>
        </w:r>
      </w:ins>
    </w:p>
    <w:p w14:paraId="76EAD520" w14:textId="77777777" w:rsidR="00657899" w:rsidRPr="00657899" w:rsidRDefault="00657899" w:rsidP="00657899">
      <w:pPr>
        <w:ind w:left="-720" w:right="-1440"/>
        <w:jc w:val="center"/>
        <w:rPr>
          <w:ins w:id="3" w:author="Blair, Carolyn" w:date="2026-09-25T19:58:00Z" w16du:dateUtc="2026-09-25T23:58:00Z"/>
          <w:rFonts w:ascii="Corbel" w:hAnsi="Corbel"/>
          <w:b/>
        </w:rPr>
      </w:pPr>
      <w:ins w:id="4" w:author="Blair, Carolyn" w:date="2026-09-25T19:58:00Z" w16du:dateUtc="2026-09-25T23:58:00Z">
        <w:r w:rsidRPr="00657899">
          <w:rPr>
            <w:rFonts w:ascii="Corbel" w:hAnsi="Corbel"/>
            <w:b/>
          </w:rPr>
          <w:t>STUDENT REFERRAL FORM</w:t>
        </w:r>
      </w:ins>
    </w:p>
    <w:p w14:paraId="29FF16A6" w14:textId="77777777" w:rsidR="00657899" w:rsidRPr="00657899" w:rsidRDefault="00657899" w:rsidP="00657899">
      <w:pPr>
        <w:ind w:right="-1440"/>
        <w:jc w:val="center"/>
        <w:rPr>
          <w:ins w:id="5" w:author="Blair, Carolyn" w:date="2026-09-25T19:58:00Z" w16du:dateUtc="2026-09-25T23:58:00Z"/>
          <w:rFonts w:ascii="Corbel" w:hAnsi="Corbel"/>
          <w:b/>
        </w:rPr>
      </w:pPr>
    </w:p>
    <w:p w14:paraId="3A14B90B" w14:textId="77777777" w:rsidR="00657899" w:rsidRPr="00657899" w:rsidRDefault="00657899" w:rsidP="00657899">
      <w:pPr>
        <w:ind w:right="-1440"/>
        <w:jc w:val="center"/>
        <w:rPr>
          <w:ins w:id="6" w:author="Blair, Carolyn" w:date="2026-09-25T19:58:00Z" w16du:dateUtc="2026-09-25T23:58:00Z"/>
          <w:rFonts w:ascii="Corbel" w:hAnsi="Corbel"/>
          <w:b/>
        </w:rPr>
      </w:pPr>
    </w:p>
    <w:p w14:paraId="480BB390" w14:textId="77777777" w:rsidR="00657899" w:rsidRPr="00657899" w:rsidRDefault="00657899" w:rsidP="00657899">
      <w:pPr>
        <w:ind w:right="-1440"/>
        <w:jc w:val="center"/>
        <w:rPr>
          <w:ins w:id="7" w:author="Blair, Carolyn" w:date="2026-09-25T19:58:00Z" w16du:dateUtc="2026-09-25T23:58:00Z"/>
          <w:rFonts w:ascii="Corbel" w:hAnsi="Corbel"/>
          <w:b/>
        </w:rPr>
      </w:pPr>
    </w:p>
    <w:p w14:paraId="03F4699E" w14:textId="77777777" w:rsidR="00657899" w:rsidRPr="00657899" w:rsidRDefault="00657899" w:rsidP="00657899">
      <w:pPr>
        <w:ind w:right="-1440"/>
        <w:rPr>
          <w:ins w:id="8" w:author="Blair, Carolyn" w:date="2026-09-25T19:58:00Z" w16du:dateUtc="2026-09-25T23:58:00Z"/>
          <w:rFonts w:ascii="Corbel" w:hAnsi="Corbel"/>
          <w:b/>
        </w:rPr>
      </w:pPr>
      <w:ins w:id="9" w:author="Blair, Carolyn" w:date="2026-09-25T19:58:00Z" w16du:dateUtc="2026-09-25T23:58:00Z">
        <w:r w:rsidRPr="00657899">
          <w:rPr>
            <w:rFonts w:ascii="Corbel" w:hAnsi="Corbel"/>
            <w:b/>
          </w:rPr>
          <w:t>Referral Date: _______________________ Referred By:   _____________________________________</w:t>
        </w:r>
      </w:ins>
    </w:p>
    <w:p w14:paraId="52847EC1" w14:textId="77777777" w:rsidR="00657899" w:rsidRPr="00657899" w:rsidRDefault="00657899" w:rsidP="00657899">
      <w:pPr>
        <w:ind w:right="-1440"/>
        <w:rPr>
          <w:ins w:id="10" w:author="Blair, Carolyn" w:date="2026-09-25T19:58:00Z" w16du:dateUtc="2026-09-25T23:58:00Z"/>
          <w:rFonts w:ascii="Corbel" w:hAnsi="Corbel"/>
          <w:b/>
        </w:rPr>
      </w:pPr>
    </w:p>
    <w:p w14:paraId="3FFFA055" w14:textId="77777777" w:rsidR="00657899" w:rsidRPr="00657899" w:rsidRDefault="00657899" w:rsidP="00657899">
      <w:pPr>
        <w:ind w:right="-1440"/>
        <w:rPr>
          <w:ins w:id="11" w:author="Blair, Carolyn" w:date="2026-09-25T19:58:00Z" w16du:dateUtc="2026-09-25T23:58:00Z"/>
          <w:rFonts w:ascii="Corbel" w:hAnsi="Corbel"/>
          <w:b/>
        </w:rPr>
      </w:pPr>
      <w:ins w:id="12" w:author="Blair, Carolyn" w:date="2026-09-25T19:58:00Z" w16du:dateUtc="2026-09-25T23:58:00Z">
        <w:r w:rsidRPr="00657899">
          <w:rPr>
            <w:rFonts w:ascii="Corbel" w:hAnsi="Corbel"/>
            <w:b/>
          </w:rPr>
          <w:t>School: ____________________________ Grade: _______   Teacher: ___________________________</w:t>
        </w:r>
      </w:ins>
    </w:p>
    <w:p w14:paraId="4CB6BE23" w14:textId="77777777" w:rsidR="00657899" w:rsidRPr="00657899" w:rsidRDefault="00657899" w:rsidP="00657899">
      <w:pPr>
        <w:ind w:right="-1440"/>
        <w:rPr>
          <w:ins w:id="13" w:author="Blair, Carolyn" w:date="2026-09-25T19:58:00Z" w16du:dateUtc="2026-09-25T23:58:00Z"/>
          <w:rFonts w:ascii="Corbel" w:hAnsi="Corbel"/>
          <w:b/>
        </w:rPr>
      </w:pPr>
    </w:p>
    <w:p w14:paraId="19A915B7" w14:textId="77777777" w:rsidR="00657899" w:rsidRPr="00657899" w:rsidRDefault="00657899" w:rsidP="00657899">
      <w:pPr>
        <w:ind w:right="-1440"/>
        <w:rPr>
          <w:ins w:id="14" w:author="Blair, Carolyn" w:date="2026-09-25T19:58:00Z" w16du:dateUtc="2026-09-25T23:58:00Z"/>
          <w:rFonts w:ascii="Corbel" w:hAnsi="Corbel"/>
          <w:b/>
        </w:rPr>
      </w:pPr>
      <w:ins w:id="15" w:author="Blair, Carolyn" w:date="2026-09-25T19:58:00Z" w16du:dateUtc="2026-09-25T23:58:00Z">
        <w:r w:rsidRPr="00657899">
          <w:rPr>
            <w:rFonts w:ascii="Corbel" w:hAnsi="Corbel"/>
            <w:b/>
          </w:rPr>
          <w:t>Last School Attended: __________________________________________________________________</w:t>
        </w:r>
      </w:ins>
    </w:p>
    <w:p w14:paraId="06B2CE86" w14:textId="77777777" w:rsidR="00657899" w:rsidRPr="00657899" w:rsidRDefault="00657899" w:rsidP="00657899">
      <w:pPr>
        <w:ind w:right="-1440"/>
        <w:rPr>
          <w:ins w:id="16" w:author="Blair, Carolyn" w:date="2026-09-25T19:58:00Z" w16du:dateUtc="2026-09-25T23:58:00Z"/>
          <w:rFonts w:ascii="Corbel" w:hAnsi="Corbel"/>
          <w:b/>
        </w:rPr>
      </w:pPr>
    </w:p>
    <w:p w14:paraId="53375C07" w14:textId="77777777" w:rsidR="00E40201" w:rsidRDefault="00531E25">
      <w:pPr>
        <w:jc w:val="center"/>
        <w:rPr>
          <w:del w:id="17" w:author="Blair, Carolyn" w:date="2026-09-25T19:58:00Z" w16du:dateUtc="2026-09-25T23:58:00Z"/>
          <w:rFonts w:ascii="Calibri" w:eastAsia="Calibri" w:hAnsi="Calibri" w:cs="Calibri"/>
          <w:sz w:val="32"/>
          <w:szCs w:val="32"/>
        </w:rPr>
      </w:pPr>
      <w:del w:id="18" w:author="Blair, Carolyn" w:date="2026-09-25T19:58:00Z" w16du:dateUtc="2026-09-25T23:58:00Z">
        <w:r>
          <w:rPr>
            <w:rFonts w:ascii="Calibri" w:eastAsia="Calibri" w:hAnsi="Calibri" w:cs="Calibri"/>
            <w:b/>
            <w:sz w:val="32"/>
            <w:szCs w:val="32"/>
          </w:rPr>
          <w:delText xml:space="preserve">DRIVER’S EDUCATION </w:delText>
        </w:r>
        <w:r>
          <w:rPr>
            <w:rFonts w:ascii="Calibri" w:eastAsia="Calibri" w:hAnsi="Calibri" w:cs="Calibri"/>
            <w:b/>
            <w:sz w:val="32"/>
            <w:szCs w:val="32"/>
          </w:rPr>
          <w:delText>2018-2019</w:delText>
        </w:r>
      </w:del>
    </w:p>
    <w:p w14:paraId="0DD2523C" w14:textId="77777777" w:rsidR="00E40201" w:rsidRDefault="00531E25">
      <w:pPr>
        <w:jc w:val="center"/>
        <w:rPr>
          <w:del w:id="19" w:author="Blair, Carolyn" w:date="2026-09-25T19:58:00Z" w16du:dateUtc="2026-09-25T23:58:00Z"/>
          <w:rFonts w:ascii="Calibri" w:eastAsia="Calibri" w:hAnsi="Calibri" w:cs="Calibri"/>
          <w:sz w:val="32"/>
          <w:szCs w:val="32"/>
        </w:rPr>
      </w:pPr>
      <w:del w:id="20" w:author="Blair, Carolyn" w:date="2026-09-25T19:58:00Z" w16du:dateUtc="2026-09-25T23:58:00Z">
        <w:r>
          <w:rPr>
            <w:rFonts w:ascii="Calibri" w:eastAsia="Calibri" w:hAnsi="Calibri" w:cs="Calibri"/>
            <w:b/>
            <w:sz w:val="32"/>
            <w:szCs w:val="32"/>
          </w:rPr>
          <w:delText>Lawrence County High School</w:delText>
        </w:r>
      </w:del>
    </w:p>
    <w:p w14:paraId="58A98B88" w14:textId="77777777" w:rsidR="00E40201" w:rsidRDefault="00E40201">
      <w:pPr>
        <w:jc w:val="center"/>
        <w:rPr>
          <w:del w:id="21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7B5AC209" w14:textId="77777777" w:rsidR="00E40201" w:rsidRDefault="00531E25">
      <w:pPr>
        <w:rPr>
          <w:del w:id="22" w:author="Blair, Carolyn" w:date="2026-09-25T19:58:00Z" w16du:dateUtc="2026-09-25T23:58:00Z"/>
          <w:rFonts w:ascii="Calibri" w:eastAsia="Calibri" w:hAnsi="Calibri" w:cs="Calibri"/>
        </w:rPr>
      </w:pPr>
      <w:del w:id="23" w:author="Blair, Carolyn" w:date="2026-09-25T19:58:00Z" w16du:dateUtc="2026-09-25T23:58:00Z">
        <w:r>
          <w:rPr>
            <w:rFonts w:ascii="Calibri" w:eastAsia="Calibri" w:hAnsi="Calibri" w:cs="Calibri"/>
          </w:rPr>
          <w:delText xml:space="preserve">Driver Education is offered as an elective course at LCHS. Classes have very limited space. Students who turn in their form and money will be accepted on a first come, first serve basis.  </w:delText>
        </w:r>
      </w:del>
    </w:p>
    <w:p w14:paraId="63D2C71B" w14:textId="77777777" w:rsidR="00E40201" w:rsidRDefault="00E40201">
      <w:pPr>
        <w:rPr>
          <w:del w:id="24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282D4FF8" w14:textId="77777777" w:rsidR="00E40201" w:rsidRDefault="00531E25">
      <w:pPr>
        <w:rPr>
          <w:del w:id="25" w:author="Blair, Carolyn" w:date="2026-09-25T19:58:00Z" w16du:dateUtc="2026-09-25T23:58:00Z"/>
          <w:rFonts w:ascii="Calibri" w:eastAsia="Calibri" w:hAnsi="Calibri" w:cs="Calibri"/>
        </w:rPr>
      </w:pPr>
      <w:del w:id="26" w:author="Blair, Carolyn" w:date="2026-09-25T19:58:00Z" w16du:dateUtc="2026-09-25T23:58:00Z">
        <w:r>
          <w:rPr>
            <w:rFonts w:ascii="Calibri" w:eastAsia="Calibri" w:hAnsi="Calibri" w:cs="Calibri"/>
          </w:rPr>
          <w:delText>Students who are age 15 and have a valid permit by Sept 1 will be eligible for Driver’s Ed during the 1</w:delText>
        </w:r>
        <w:r>
          <w:rPr>
            <w:rFonts w:ascii="Calibri" w:eastAsia="Calibri" w:hAnsi="Calibri" w:cs="Calibri"/>
            <w:vertAlign w:val="superscript"/>
          </w:rPr>
          <w:delText>st</w:delText>
        </w:r>
        <w:r>
          <w:rPr>
            <w:rFonts w:ascii="Calibri" w:eastAsia="Calibri" w:hAnsi="Calibri" w:cs="Calibri"/>
          </w:rPr>
          <w:delText xml:space="preserve"> semester. Students who turn 15 after Sept. 1 and before January 31 will be eligible for Driver’s Ed during the 2</w:delText>
        </w:r>
        <w:r>
          <w:rPr>
            <w:rFonts w:ascii="Calibri" w:eastAsia="Calibri" w:hAnsi="Calibri" w:cs="Calibri"/>
            <w:vertAlign w:val="superscript"/>
          </w:rPr>
          <w:delText>nd</w:delText>
        </w:r>
        <w:r>
          <w:rPr>
            <w:rFonts w:ascii="Calibri" w:eastAsia="Calibri" w:hAnsi="Calibri" w:cs="Calibri"/>
          </w:rPr>
          <w:delText xml:space="preserve"> semester (after Christmas break). </w:delText>
        </w:r>
      </w:del>
    </w:p>
    <w:p w14:paraId="6D61ABEA" w14:textId="77777777" w:rsidR="00E40201" w:rsidRDefault="00E40201">
      <w:pPr>
        <w:rPr>
          <w:del w:id="27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570D3382" w14:textId="77777777" w:rsidR="00E40201" w:rsidRDefault="00531E25">
      <w:pPr>
        <w:rPr>
          <w:del w:id="28" w:author="Blair, Carolyn" w:date="2026-09-25T19:58:00Z" w16du:dateUtc="2026-09-25T23:58:00Z"/>
          <w:rFonts w:ascii="Calibri" w:eastAsia="Calibri" w:hAnsi="Calibri" w:cs="Calibri"/>
        </w:rPr>
      </w:pPr>
      <w:del w:id="29" w:author="Blair, Carolyn" w:date="2026-09-25T19:58:00Z" w16du:dateUtc="2026-09-25T23:58:00Z">
        <w:r>
          <w:rPr>
            <w:rFonts w:ascii="Calibri" w:eastAsia="Calibri" w:hAnsi="Calibri" w:cs="Calibri"/>
          </w:rPr>
          <w:delText xml:space="preserve">The cost of Driver’s Ed is $30. The classes fill up quickly and returning the form and payment promptly will ensure your spot in drivers ed. I will begin accepting forms &amp; payment May </w:delText>
        </w:r>
        <w:r>
          <w:rPr>
            <w:rFonts w:ascii="Calibri" w:eastAsia="Calibri" w:hAnsi="Calibri" w:cs="Calibri"/>
          </w:rPr>
          <w:delText>17th</w:delText>
        </w:r>
        <w:r>
          <w:rPr>
            <w:rFonts w:ascii="Calibri" w:eastAsia="Calibri" w:hAnsi="Calibri" w:cs="Calibri"/>
          </w:rPr>
          <w:delText>.   Checks are payable to LCHS and are receipted by Robyn Hutto (Health and Driver Education teacher).</w:delText>
        </w:r>
      </w:del>
    </w:p>
    <w:p w14:paraId="307DD3AD" w14:textId="77777777" w:rsidR="00E40201" w:rsidRDefault="00E40201">
      <w:pPr>
        <w:rPr>
          <w:del w:id="30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662E5855" w14:textId="77777777" w:rsidR="00E40201" w:rsidRDefault="00531E25">
      <w:pPr>
        <w:rPr>
          <w:del w:id="31" w:author="Blair, Carolyn" w:date="2026-09-25T19:58:00Z" w16du:dateUtc="2026-09-25T23:58:00Z"/>
          <w:rFonts w:ascii="Calibri" w:eastAsia="Calibri" w:hAnsi="Calibri" w:cs="Calibri"/>
        </w:rPr>
      </w:pPr>
      <w:del w:id="32" w:author="Blair, Carolyn" w:date="2026-09-25T19:58:00Z" w16du:dateUtc="2026-09-25T23:58:00Z">
        <w:r>
          <w:rPr>
            <w:rFonts w:ascii="Calibri" w:eastAsia="Calibri" w:hAnsi="Calibri" w:cs="Calibri"/>
          </w:rPr>
          <w:delText xml:space="preserve">Please complete the following information and return it </w:delText>
        </w:r>
        <w:r>
          <w:rPr>
            <w:rFonts w:ascii="Calibri" w:eastAsia="Calibri" w:hAnsi="Calibri" w:cs="Calibri"/>
            <w:u w:val="single"/>
          </w:rPr>
          <w:delText>with payment</w:delText>
        </w:r>
        <w:r>
          <w:rPr>
            <w:rFonts w:ascii="Calibri" w:eastAsia="Calibri" w:hAnsi="Calibri" w:cs="Calibri"/>
          </w:rPr>
          <w:delText xml:space="preserve"> to Robyn </w:delText>
        </w:r>
        <w:r>
          <w:rPr>
            <w:rFonts w:ascii="Calibri" w:eastAsia="Calibri" w:hAnsi="Calibri" w:cs="Calibri"/>
          </w:rPr>
          <w:delText xml:space="preserve">Hutto at LCHS (102 College Street, Moulton, AL 35650) </w:delText>
        </w:r>
        <w:r>
          <w:rPr>
            <w:rFonts w:ascii="Calibri" w:eastAsia="Calibri" w:hAnsi="Calibri" w:cs="Calibri"/>
          </w:rPr>
          <w:delText xml:space="preserve">by the appropriate deadline, listed above. </w:delText>
        </w:r>
      </w:del>
    </w:p>
    <w:p w14:paraId="1AFF8F78" w14:textId="77777777" w:rsidR="00E40201" w:rsidRDefault="00E40201">
      <w:pPr>
        <w:rPr>
          <w:del w:id="33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592FB939" w14:textId="77777777" w:rsidR="00E40201" w:rsidRDefault="00531E25">
      <w:pPr>
        <w:rPr>
          <w:del w:id="34" w:author="Blair, Carolyn" w:date="2026-09-25T19:58:00Z" w16du:dateUtc="2026-09-25T23:58:00Z"/>
          <w:rFonts w:ascii="Calibri" w:eastAsia="Calibri" w:hAnsi="Calibri" w:cs="Calibri"/>
          <w:sz w:val="28"/>
          <w:szCs w:val="28"/>
        </w:rPr>
      </w:pPr>
      <w:del w:id="35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>Student Name: __________________________________</w:delText>
        </w:r>
      </w:del>
    </w:p>
    <w:p w14:paraId="16E19641" w14:textId="77777777" w:rsidR="00E40201" w:rsidRDefault="00531E25">
      <w:pPr>
        <w:rPr>
          <w:del w:id="36" w:author="Blair, Carolyn" w:date="2026-09-25T19:58:00Z" w16du:dateUtc="2026-09-25T23:58:00Z"/>
          <w:rFonts w:ascii="Calibri" w:eastAsia="Calibri" w:hAnsi="Calibri" w:cs="Calibri"/>
          <w:sz w:val="28"/>
          <w:szCs w:val="28"/>
        </w:rPr>
      </w:pPr>
      <w:del w:id="37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>Permit #</w:delText>
        </w:r>
        <w:r>
          <w:rPr>
            <w:rFonts w:ascii="Calibri" w:eastAsia="Calibri" w:hAnsi="Calibri" w:cs="Calibri"/>
            <w:sz w:val="28"/>
            <w:szCs w:val="28"/>
          </w:rPr>
          <w:delText>__________________________</w:delText>
        </w:r>
        <w:r>
          <w:rPr>
            <w:rFonts w:ascii="Calibri" w:eastAsia="Calibri" w:hAnsi="Calibri" w:cs="Calibri"/>
            <w:sz w:val="28"/>
            <w:szCs w:val="28"/>
          </w:rPr>
          <w:delText xml:space="preserve">(if applicable) </w:delText>
        </w:r>
      </w:del>
    </w:p>
    <w:p w14:paraId="674DE738" w14:textId="77777777" w:rsidR="00E40201" w:rsidRDefault="00E40201">
      <w:pPr>
        <w:rPr>
          <w:del w:id="38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32AC449C" w14:textId="77777777" w:rsidR="00E40201" w:rsidRPr="00657899" w:rsidRDefault="00531E25" w:rsidP="00657899">
      <w:pPr>
        <w:ind w:right="-1440"/>
        <w:rPr>
          <w:rFonts w:ascii="Corbel" w:eastAsia="Calibri" w:hAnsi="Corbel"/>
          <w:b/>
          <w:rPrChange w:id="39" w:author="Blair, Carolyn" w:date="2026-09-25T19:58:00Z" w16du:dateUtc="2026-09-25T23:58:00Z">
            <w:rPr>
              <w:rFonts w:ascii="Calibri" w:eastAsia="Calibri" w:hAnsi="Calibri" w:cs="Calibri"/>
              <w:sz w:val="28"/>
              <w:szCs w:val="28"/>
            </w:rPr>
          </w:rPrChange>
        </w:rPr>
        <w:pPrChange w:id="40" w:author="Blair, Carolyn" w:date="2026-09-25T19:58:00Z" w16du:dateUtc="2026-09-25T23:58:00Z">
          <w:pPr/>
        </w:pPrChange>
      </w:pPr>
      <w:r w:rsidRPr="00657899">
        <w:rPr>
          <w:rFonts w:ascii="Corbel" w:eastAsia="Calibri" w:hAnsi="Corbel"/>
          <w:b/>
          <w:rPrChange w:id="41" w:author="Blair, Carolyn" w:date="2026-09-25T19:58:00Z" w16du:dateUtc="2026-09-25T23:58:00Z">
            <w:rPr>
              <w:rFonts w:ascii="Calibri" w:eastAsia="Calibri" w:hAnsi="Calibri" w:cs="Calibri"/>
              <w:sz w:val="28"/>
              <w:szCs w:val="28"/>
            </w:rPr>
          </w:rPrChange>
        </w:rPr>
        <w:t xml:space="preserve">Student’s </w:t>
      </w:r>
      <w:ins w:id="42" w:author="Blair, Carolyn" w:date="2026-09-25T19:58:00Z" w16du:dateUtc="2026-09-25T23:58:00Z">
        <w:r w:rsidR="00657899" w:rsidRPr="00657899">
          <w:rPr>
            <w:rFonts w:ascii="Corbel" w:hAnsi="Corbel"/>
            <w:b/>
          </w:rPr>
          <w:t>Name: ________________________________</w:t>
        </w:r>
      </w:ins>
      <w:del w:id="43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>Date of Birth:</w:delText>
        </w:r>
        <w:r>
          <w:rPr>
            <w:rFonts w:ascii="Calibri" w:eastAsia="Calibri" w:hAnsi="Calibri" w:cs="Calibri"/>
            <w:sz w:val="28"/>
            <w:szCs w:val="28"/>
          </w:rPr>
          <w:tab/>
          <w:delText>____________________</w:delText>
        </w:r>
        <w:r>
          <w:rPr>
            <w:rFonts w:ascii="Calibri" w:eastAsia="Calibri" w:hAnsi="Calibri" w:cs="Calibri"/>
            <w:sz w:val="28"/>
            <w:szCs w:val="28"/>
          </w:rPr>
          <w:tab/>
          <w:delText xml:space="preserve">    Current</w:delText>
        </w:r>
      </w:del>
      <w:r w:rsidRPr="00657899">
        <w:rPr>
          <w:rFonts w:ascii="Corbel" w:eastAsia="Calibri" w:hAnsi="Corbel"/>
          <w:b/>
          <w:rPrChange w:id="44" w:author="Blair, Carolyn" w:date="2026-09-25T19:58:00Z" w16du:dateUtc="2026-09-25T23:58:00Z">
            <w:rPr>
              <w:rFonts w:ascii="Calibri" w:eastAsia="Calibri" w:hAnsi="Calibri" w:cs="Calibri"/>
              <w:sz w:val="28"/>
              <w:szCs w:val="28"/>
            </w:rPr>
          </w:rPrChange>
        </w:rPr>
        <w:t xml:space="preserve"> Age</w:t>
      </w:r>
      <w:ins w:id="45" w:author="Blair, Carolyn" w:date="2026-09-25T19:58:00Z" w16du:dateUtc="2026-09-25T23:58:00Z">
        <w:r w:rsidR="00657899" w:rsidRPr="00657899">
          <w:rPr>
            <w:rFonts w:ascii="Corbel" w:hAnsi="Corbel"/>
            <w:b/>
          </w:rPr>
          <w:t>: ________ DOB______________________</w:t>
        </w:r>
      </w:ins>
      <w:del w:id="46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 xml:space="preserve"> _____________ </w:delText>
        </w:r>
      </w:del>
    </w:p>
    <w:p w14:paraId="15D0D26A" w14:textId="77777777" w:rsidR="00E40201" w:rsidRPr="00657899" w:rsidRDefault="00E40201" w:rsidP="00657899">
      <w:pPr>
        <w:ind w:right="-1440"/>
        <w:rPr>
          <w:rFonts w:ascii="Corbel" w:eastAsia="Calibri" w:hAnsi="Corbel"/>
          <w:b/>
          <w:rPrChange w:id="47" w:author="Blair, Carolyn" w:date="2026-09-25T19:58:00Z" w16du:dateUtc="2026-09-25T23:58:00Z">
            <w:rPr>
              <w:rFonts w:ascii="Calibri" w:eastAsia="Calibri" w:hAnsi="Calibri" w:cs="Calibri"/>
              <w:sz w:val="28"/>
              <w:szCs w:val="28"/>
            </w:rPr>
          </w:rPrChange>
        </w:rPr>
        <w:pPrChange w:id="48" w:author="Blair, Carolyn" w:date="2026-09-25T19:58:00Z" w16du:dateUtc="2026-09-25T23:58:00Z">
          <w:pPr/>
        </w:pPrChange>
      </w:pPr>
    </w:p>
    <w:p w14:paraId="0724F9C3" w14:textId="77777777" w:rsidR="00E40201" w:rsidRDefault="00531E25">
      <w:pPr>
        <w:rPr>
          <w:del w:id="49" w:author="Blair, Carolyn" w:date="2026-09-25T19:58:00Z" w16du:dateUtc="2026-09-25T23:58:00Z"/>
          <w:rFonts w:ascii="Calibri" w:eastAsia="Calibri" w:hAnsi="Calibri" w:cs="Calibri"/>
          <w:sz w:val="28"/>
          <w:szCs w:val="28"/>
        </w:rPr>
      </w:pPr>
      <w:del w:id="50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>Grade 2018-2019: __________ Date of Registration: _______________________</w:delText>
        </w:r>
      </w:del>
    </w:p>
    <w:p w14:paraId="308E6BBB" w14:textId="77777777" w:rsidR="00E40201" w:rsidRDefault="00E40201">
      <w:pPr>
        <w:rPr>
          <w:del w:id="51" w:author="Blair, Carolyn" w:date="2026-09-25T19:58:00Z" w16du:dateUtc="2026-09-25T23:58:00Z"/>
          <w:rFonts w:ascii="Calibri" w:eastAsia="Calibri" w:hAnsi="Calibri" w:cs="Calibri"/>
          <w:sz w:val="28"/>
          <w:szCs w:val="28"/>
        </w:rPr>
      </w:pPr>
    </w:p>
    <w:p w14:paraId="62C7C01F" w14:textId="77777777" w:rsidR="00E40201" w:rsidRDefault="00531E25">
      <w:pPr>
        <w:rPr>
          <w:del w:id="52" w:author="Blair, Carolyn" w:date="2026-09-25T19:58:00Z" w16du:dateUtc="2026-09-25T23:58:00Z"/>
          <w:rFonts w:ascii="Calibri" w:eastAsia="Calibri" w:hAnsi="Calibri" w:cs="Calibri"/>
          <w:sz w:val="28"/>
          <w:szCs w:val="28"/>
        </w:rPr>
      </w:pPr>
      <w:del w:id="53" w:author="Blair, Carolyn" w:date="2026-09-25T19:58:00Z" w16du:dateUtc="2026-09-25T23:58:00Z">
        <w:r>
          <w:rPr>
            <w:rFonts w:ascii="Calibri" w:eastAsia="Calibri" w:hAnsi="Calibri" w:cs="Calibri"/>
            <w:sz w:val="28"/>
            <w:szCs w:val="28"/>
          </w:rPr>
          <w:delText>Parent’s Name/Phone________________________________________________</w:delText>
        </w:r>
      </w:del>
    </w:p>
    <w:p w14:paraId="24224147" w14:textId="77777777" w:rsidR="00E40201" w:rsidRDefault="00E40201">
      <w:pPr>
        <w:rPr>
          <w:del w:id="54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512EF65E" w14:textId="77777777" w:rsidR="00E40201" w:rsidRDefault="00E40201">
      <w:pPr>
        <w:rPr>
          <w:del w:id="55" w:author="Blair, Carolyn" w:date="2026-09-25T19:58:00Z" w16du:dateUtc="2026-09-25T23:58:00Z"/>
          <w:rFonts w:ascii="Calibri" w:eastAsia="Calibri" w:hAnsi="Calibri" w:cs="Calibri"/>
          <w:sz w:val="20"/>
          <w:szCs w:val="20"/>
        </w:rPr>
      </w:pPr>
    </w:p>
    <w:p w14:paraId="11AE491F" w14:textId="77777777" w:rsidR="00E40201" w:rsidRDefault="00531E25">
      <w:pPr>
        <w:jc w:val="center"/>
        <w:rPr>
          <w:del w:id="56" w:author="Blair, Carolyn" w:date="2026-09-25T19:58:00Z" w16du:dateUtc="2026-09-25T23:58:00Z"/>
          <w:u w:val="single"/>
        </w:rPr>
      </w:pPr>
      <w:del w:id="57" w:author="Blair, Carolyn" w:date="2026-09-25T19:58:00Z" w16du:dateUtc="2026-09-25T23:58:00Z">
        <w:r>
          <w:rPr>
            <w:b/>
            <w:u w:val="single"/>
          </w:rPr>
          <w:delText>DRIVER EDUCATION STUDENT CONTACT INFORMATION</w:delText>
        </w:r>
      </w:del>
    </w:p>
    <w:p w14:paraId="6637DCFC" w14:textId="77777777" w:rsidR="00E40201" w:rsidRDefault="00531E25">
      <w:pPr>
        <w:jc w:val="center"/>
        <w:rPr>
          <w:del w:id="58" w:author="Blair, Carolyn" w:date="2026-09-25T19:58:00Z" w16du:dateUtc="2026-09-25T23:58:00Z"/>
        </w:rPr>
      </w:pPr>
      <w:del w:id="59" w:author="Blair, Carolyn" w:date="2026-09-25T19:58:00Z" w16du:dateUtc="2026-09-25T23:58:00Z">
        <w:r>
          <w:delText>Text @f8e6b to 256-410-8803 to receive class updates</w:delText>
        </w:r>
      </w:del>
    </w:p>
    <w:p w14:paraId="0825AEA1" w14:textId="77777777" w:rsidR="00E40201" w:rsidRPr="00657899" w:rsidRDefault="00E40201" w:rsidP="00657899">
      <w:pPr>
        <w:ind w:left="-720" w:right="-1440"/>
        <w:rPr>
          <w:moveFrom w:id="60" w:author="Blair, Carolyn" w:date="2026-09-25T19:58:00Z" w16du:dateUtc="2026-09-25T23:58:00Z"/>
          <w:rFonts w:ascii="Corbel" w:hAnsi="Corbel"/>
          <w:b/>
          <w:rPrChange w:id="61" w:author="Blair, Carolyn" w:date="2026-09-25T19:58:00Z" w16du:dateUtc="2026-09-25T23:58:00Z">
            <w:rPr>
              <w:moveFrom w:id="62" w:author="Blair, Carolyn" w:date="2026-09-25T19:58:00Z" w16du:dateUtc="2026-09-25T23:58:00Z"/>
              <w:sz w:val="20"/>
              <w:szCs w:val="20"/>
            </w:rPr>
          </w:rPrChange>
        </w:rPr>
        <w:pPrChange w:id="63" w:author="Blair, Carolyn" w:date="2026-09-25T19:58:00Z" w16du:dateUtc="2026-09-25T23:58:00Z">
          <w:pPr/>
        </w:pPrChange>
      </w:pPr>
      <w:moveFromRangeStart w:id="64" w:author="Blair, Carolyn" w:date="2026-09-25T19:58:00Z" w:name="move241258742"/>
    </w:p>
    <w:p w14:paraId="28A90C5D" w14:textId="77777777" w:rsidR="00E40201" w:rsidRDefault="00531E25">
      <w:pPr>
        <w:rPr>
          <w:del w:id="65" w:author="Blair, Carolyn" w:date="2026-09-25T19:58:00Z" w16du:dateUtc="2026-09-25T23:58:00Z"/>
        </w:rPr>
      </w:pPr>
      <w:moveFrom w:id="66" w:author="Blair, Carolyn" w:date="2026-09-25T19:58:00Z" w16du:dateUtc="2026-09-25T23:58:00Z">
        <w:r w:rsidRPr="00657899">
          <w:rPr>
            <w:rFonts w:ascii="Corbel" w:hAnsi="Corbel"/>
            <w:b/>
            <w:rPrChange w:id="67" w:author="Blair, Carolyn" w:date="2026-09-25T19:58:00Z" w16du:dateUtc="2026-09-25T23:58:00Z">
              <w:rPr/>
            </w:rPrChange>
          </w:rPr>
          <w:t xml:space="preserve">Student </w:t>
        </w:r>
      </w:moveFrom>
      <w:moveFromRangeEnd w:id="64"/>
      <w:del w:id="68" w:author="Blair, Carolyn" w:date="2026-09-25T19:58:00Z" w16du:dateUtc="2026-09-25T23:58:00Z">
        <w:r>
          <w:delText xml:space="preserve">cell phone #: __________________________________ </w:delText>
        </w:r>
      </w:del>
    </w:p>
    <w:p w14:paraId="784C1643" w14:textId="77777777" w:rsidR="00E40201" w:rsidRDefault="00531E25">
      <w:pPr>
        <w:rPr>
          <w:del w:id="69" w:author="Blair, Carolyn" w:date="2026-09-25T19:58:00Z" w16du:dateUtc="2026-09-25T23:58:00Z"/>
        </w:rPr>
      </w:pPr>
      <w:del w:id="70" w:author="Blair, Carolyn" w:date="2026-09-25T19:58:00Z" w16du:dateUtc="2026-09-25T23:58:00Z">
        <w:r>
          <w:lastRenderedPageBreak/>
          <w:delText xml:space="preserve">Please check the appropriate box: </w:delText>
        </w:r>
      </w:del>
    </w:p>
    <w:p w14:paraId="19FEF750" w14:textId="77777777" w:rsidR="00E40201" w:rsidRDefault="00531E25">
      <w:pPr>
        <w:rPr>
          <w:del w:id="71" w:author="Blair, Carolyn" w:date="2026-09-25T19:58:00Z" w16du:dateUtc="2026-09-25T23:58:00Z"/>
        </w:rPr>
      </w:pPr>
      <w:del w:id="72" w:author="Blair, Carolyn" w:date="2026-09-25T19:58:00Z" w16du:dateUtc="2026-09-25T23:58:00Z">
        <w:r>
          <w:delText xml:space="preserve"> ◻ I can receive text messages               ◻ I can not receive text messages</w:delText>
        </w:r>
      </w:del>
    </w:p>
    <w:p w14:paraId="65626BFC" w14:textId="77777777" w:rsidR="00E40201" w:rsidRDefault="00E40201">
      <w:pPr>
        <w:rPr>
          <w:del w:id="73" w:author="Blair, Carolyn" w:date="2026-09-25T19:58:00Z" w16du:dateUtc="2026-09-25T23:58:00Z"/>
        </w:rPr>
      </w:pPr>
    </w:p>
    <w:p w14:paraId="0BD59E08" w14:textId="77777777" w:rsidR="00E40201" w:rsidRDefault="00531E25">
      <w:pPr>
        <w:rPr>
          <w:del w:id="74" w:author="Blair, Carolyn" w:date="2026-09-25T19:58:00Z" w16du:dateUtc="2026-09-25T23:58:00Z"/>
        </w:rPr>
      </w:pPr>
      <w:del w:id="75" w:author="Blair, Carolyn" w:date="2026-09-25T19:58:00Z" w16du:dateUtc="2026-09-25T23:58:00Z">
        <w:r>
          <w:delText xml:space="preserve">My driving experience: </w:delText>
        </w:r>
      </w:del>
    </w:p>
    <w:p w14:paraId="1D1C5992" w14:textId="77777777" w:rsidR="00E40201" w:rsidRPr="00657899" w:rsidRDefault="00531E25" w:rsidP="00657899">
      <w:pPr>
        <w:ind w:left="-360" w:right="-1440"/>
        <w:rPr>
          <w:moveFrom w:id="76" w:author="Blair, Carolyn" w:date="2026-09-25T19:58:00Z" w16du:dateUtc="2026-09-25T23:58:00Z"/>
          <w:rFonts w:ascii="Corbel" w:hAnsi="Corbel"/>
          <w:b/>
          <w:rPrChange w:id="77" w:author="Blair, Carolyn" w:date="2026-09-25T19:58:00Z" w16du:dateUtc="2026-09-25T23:58:00Z">
            <w:rPr>
              <w:moveFrom w:id="78" w:author="Blair, Carolyn" w:date="2026-09-25T19:58:00Z" w16du:dateUtc="2026-09-25T23:58:00Z"/>
            </w:rPr>
          </w:rPrChange>
        </w:rPr>
        <w:pPrChange w:id="79" w:author="Blair, Carolyn" w:date="2026-09-25T19:58:00Z" w16du:dateUtc="2026-09-25T23:58:00Z">
          <w:pPr/>
        </w:pPrChange>
      </w:pPr>
      <w:del w:id="80" w:author="Blair, Carolyn" w:date="2026-09-25T19:58:00Z" w16du:dateUtc="2026-09-25T23:58:00Z">
        <w:r>
          <w:delText>◻ Always</w:delText>
        </w:r>
        <w:r>
          <w:tab/>
          <w:delText>◻ Considerable</w:delText>
        </w:r>
        <w:r>
          <w:tab/>
          <w:delText xml:space="preserve">◻Some </w:delText>
        </w:r>
        <w:r>
          <w:tab/>
          <w:delText xml:space="preserve">◻ Rarely </w:delText>
        </w:r>
        <w:r>
          <w:tab/>
          <w:delText>◻ Never</w:delText>
        </w:r>
      </w:del>
      <w:moveFromRangeStart w:id="81" w:author="Blair, Carolyn" w:date="2026-09-25T19:58:00Z" w:name="move241258743"/>
      <w:moveFrom w:id="82" w:author="Blair, Carolyn" w:date="2026-09-25T19:58:00Z" w16du:dateUtc="2026-09-25T23:58:00Z">
        <w:r w:rsidRPr="00657899">
          <w:rPr>
            <w:rFonts w:ascii="Corbel" w:hAnsi="Corbel"/>
            <w:b/>
            <w:rPrChange w:id="83" w:author="Blair, Carolyn" w:date="2026-09-25T19:58:00Z" w16du:dateUtc="2026-09-25T23:58:00Z">
              <w:rPr/>
            </w:rPrChange>
          </w:rPr>
          <w:t xml:space="preserve"> </w:t>
        </w:r>
      </w:moveFrom>
    </w:p>
    <w:p w14:paraId="63A50683" w14:textId="77777777" w:rsidR="00E40201" w:rsidRPr="00657899" w:rsidRDefault="00E40201" w:rsidP="00657899">
      <w:pPr>
        <w:ind w:left="-360" w:right="-1440"/>
        <w:rPr>
          <w:moveFrom w:id="84" w:author="Blair, Carolyn" w:date="2026-09-25T19:58:00Z" w16du:dateUtc="2026-09-25T23:58:00Z"/>
          <w:rFonts w:ascii="Corbel" w:hAnsi="Corbel"/>
          <w:b/>
          <w:rPrChange w:id="85" w:author="Blair, Carolyn" w:date="2026-09-25T19:58:00Z" w16du:dateUtc="2026-09-25T23:58:00Z">
            <w:rPr>
              <w:moveFrom w:id="86" w:author="Blair, Carolyn" w:date="2026-09-25T19:58:00Z" w16du:dateUtc="2026-09-25T23:58:00Z"/>
            </w:rPr>
          </w:rPrChange>
        </w:rPr>
        <w:pPrChange w:id="87" w:author="Blair, Carolyn" w:date="2026-09-25T19:58:00Z" w16du:dateUtc="2026-09-25T23:58:00Z">
          <w:pPr/>
        </w:pPrChange>
      </w:pPr>
    </w:p>
    <w:p w14:paraId="4CF7AC93" w14:textId="77777777" w:rsidR="00E40201" w:rsidRDefault="00531E25">
      <w:pPr>
        <w:rPr>
          <w:del w:id="88" w:author="Blair, Carolyn" w:date="2026-09-25T19:58:00Z" w16du:dateUtc="2026-09-25T23:58:00Z"/>
        </w:rPr>
      </w:pPr>
      <w:moveFrom w:id="89" w:author="Blair, Carolyn" w:date="2026-09-25T19:58:00Z" w16du:dateUtc="2026-09-25T23:58:00Z">
        <w:r w:rsidRPr="00657899">
          <w:rPr>
            <w:rFonts w:ascii="Corbel" w:hAnsi="Corbel"/>
            <w:b/>
            <w:rPrChange w:id="90" w:author="Blair, Carolyn" w:date="2026-09-25T19:58:00Z" w16du:dateUtc="2026-09-25T23:58:00Z">
              <w:rPr/>
            </w:rPrChange>
          </w:rPr>
          <w:t xml:space="preserve">List any </w:t>
        </w:r>
      </w:moveFrom>
      <w:moveFromRangeEnd w:id="81"/>
      <w:del w:id="91" w:author="Blair, Carolyn" w:date="2026-09-25T19:58:00Z" w16du:dateUtc="2026-09-25T23:58:00Z">
        <w:r>
          <w:delText>medical conditions which might affect your ability to drive safely. (Example- vision or hearing problems, epilepsy, diabetes): _______________________________________________</w:delText>
        </w:r>
      </w:del>
    </w:p>
    <w:p w14:paraId="54A46D33" w14:textId="77777777" w:rsidR="00E40201" w:rsidRDefault="00E40201">
      <w:pPr>
        <w:rPr>
          <w:del w:id="92" w:author="Blair, Carolyn" w:date="2026-09-25T19:58:00Z" w16du:dateUtc="2026-09-25T23:58:00Z"/>
          <w:sz w:val="20"/>
          <w:szCs w:val="20"/>
        </w:rPr>
      </w:pPr>
    </w:p>
    <w:p w14:paraId="42FE29A6" w14:textId="77777777" w:rsidR="00E40201" w:rsidRDefault="00531E25">
      <w:pPr>
        <w:rPr>
          <w:del w:id="93" w:author="Blair, Carolyn" w:date="2026-09-25T19:58:00Z" w16du:dateUtc="2026-09-25T23:58:00Z"/>
        </w:rPr>
      </w:pPr>
      <w:del w:id="94" w:author="Blair, Carolyn" w:date="2026-09-25T19:58:00Z" w16du:dateUtc="2026-09-25T23:58:00Z">
        <w:r>
          <w:delText>______________________________________________________________________________</w:delText>
        </w:r>
      </w:del>
    </w:p>
    <w:p w14:paraId="2B90A344" w14:textId="77777777" w:rsidR="00E40201" w:rsidRDefault="00531E25">
      <w:pPr>
        <w:rPr>
          <w:del w:id="95" w:author="Blair, Carolyn" w:date="2026-09-25T19:58:00Z" w16du:dateUtc="2026-09-25T23:58:00Z"/>
        </w:rPr>
      </w:pPr>
      <w:del w:id="96" w:author="Blair, Carolyn" w:date="2026-09-25T19:58:00Z" w16du:dateUtc="2026-09-25T23:58:00Z">
        <w:r>
          <w:delText xml:space="preserve">Are you currently taking any medications: Circle     Y or N </w:delText>
        </w:r>
      </w:del>
    </w:p>
    <w:p w14:paraId="66D43900" w14:textId="77777777" w:rsidR="00E40201" w:rsidRDefault="00E40201">
      <w:pPr>
        <w:rPr>
          <w:del w:id="97" w:author="Blair, Carolyn" w:date="2026-09-25T19:58:00Z" w16du:dateUtc="2026-09-25T23:58:00Z"/>
          <w:sz w:val="20"/>
          <w:szCs w:val="20"/>
        </w:rPr>
      </w:pPr>
    </w:p>
    <w:p w14:paraId="769B91E8" w14:textId="77777777" w:rsidR="00E40201" w:rsidRDefault="00531E25">
      <w:pPr>
        <w:rPr>
          <w:del w:id="98" w:author="Blair, Carolyn" w:date="2026-09-25T19:58:00Z" w16du:dateUtc="2026-09-25T23:58:00Z"/>
        </w:rPr>
      </w:pPr>
      <w:del w:id="99" w:author="Blair, Carolyn" w:date="2026-09-25T19:58:00Z" w16du:dateUtc="2026-09-25T23:58:00Z">
        <w:r>
          <w:delText>If so please identify the medications: _________________________________________</w:delText>
        </w:r>
      </w:del>
    </w:p>
    <w:p w14:paraId="49397A7A" w14:textId="77777777" w:rsidR="00E40201" w:rsidRDefault="00531E25">
      <w:pPr>
        <w:jc w:val="center"/>
        <w:rPr>
          <w:del w:id="100" w:author="Blair, Carolyn" w:date="2026-09-25T19:58:00Z" w16du:dateUtc="2026-09-25T23:58:00Z"/>
          <w:rFonts w:ascii="Arial" w:eastAsia="Arial" w:hAnsi="Arial" w:cs="Arial"/>
          <w:sz w:val="36"/>
          <w:szCs w:val="36"/>
          <w:u w:val="single"/>
        </w:rPr>
      </w:pPr>
      <w:del w:id="101" w:author="Blair, Carolyn" w:date="2026-09-25T19:58:00Z" w16du:dateUtc="2026-09-25T23:58:00Z">
        <w:r>
          <w:rPr>
            <w:rFonts w:ascii="Arial" w:eastAsia="Arial" w:hAnsi="Arial" w:cs="Arial"/>
            <w:b/>
            <w:sz w:val="36"/>
            <w:szCs w:val="36"/>
            <w:u w:val="single"/>
          </w:rPr>
          <w:delText>DRIVER EDUCATION</w:delText>
        </w:r>
      </w:del>
    </w:p>
    <w:p w14:paraId="3D1C6446" w14:textId="77777777" w:rsidR="00E40201" w:rsidRDefault="00E40201">
      <w:pPr>
        <w:jc w:val="center"/>
        <w:rPr>
          <w:del w:id="102" w:author="Blair, Carolyn" w:date="2026-09-25T19:58:00Z" w16du:dateUtc="2026-09-25T23:58:00Z"/>
          <w:rFonts w:ascii="Arial" w:eastAsia="Arial" w:hAnsi="Arial" w:cs="Arial"/>
          <w:sz w:val="22"/>
          <w:szCs w:val="22"/>
        </w:rPr>
      </w:pPr>
    </w:p>
    <w:p w14:paraId="053FB5FD" w14:textId="77777777" w:rsidR="00E40201" w:rsidRDefault="00531E25">
      <w:pPr>
        <w:jc w:val="center"/>
        <w:rPr>
          <w:del w:id="103" w:author="Blair, Carolyn" w:date="2026-09-25T19:58:00Z" w16du:dateUtc="2026-09-25T23:58:00Z"/>
          <w:rFonts w:ascii="Arial" w:eastAsia="Arial" w:hAnsi="Arial" w:cs="Arial"/>
        </w:rPr>
      </w:pPr>
      <w:del w:id="104" w:author="Blair, Carolyn" w:date="2026-09-25T19:58:00Z" w16du:dateUtc="2026-09-25T23:58:00Z">
        <w:r>
          <w:rPr>
            <w:rFonts w:ascii="Arial" w:eastAsia="Arial" w:hAnsi="Arial" w:cs="Arial"/>
            <w:b/>
          </w:rPr>
          <w:delText>Department of Public Safety (DPS) &amp; State Department of Education (SDE)</w:delText>
        </w:r>
      </w:del>
    </w:p>
    <w:p w14:paraId="7835553E" w14:textId="77777777" w:rsidR="00E40201" w:rsidRDefault="00531E25">
      <w:pPr>
        <w:jc w:val="center"/>
        <w:rPr>
          <w:del w:id="105" w:author="Blair, Carolyn" w:date="2026-09-25T19:58:00Z" w16du:dateUtc="2026-09-25T23:58:00Z"/>
          <w:rFonts w:ascii="Arial" w:eastAsia="Arial" w:hAnsi="Arial" w:cs="Arial"/>
          <w:sz w:val="28"/>
          <w:szCs w:val="28"/>
        </w:rPr>
      </w:pPr>
      <w:del w:id="106" w:author="Blair, Carolyn" w:date="2026-09-25T19:58:00Z" w16du:dateUtc="2026-09-25T23:58:00Z">
        <w:r>
          <w:rPr>
            <w:rFonts w:ascii="Arial" w:eastAsia="Arial" w:hAnsi="Arial" w:cs="Arial"/>
            <w:b/>
            <w:sz w:val="28"/>
            <w:szCs w:val="28"/>
          </w:rPr>
          <w:delText>Driver’s License Issuance</w:delText>
        </w:r>
      </w:del>
    </w:p>
    <w:p w14:paraId="31141D6A" w14:textId="77777777" w:rsidR="00E40201" w:rsidRDefault="00531E25">
      <w:pPr>
        <w:keepNext/>
        <w:jc w:val="center"/>
        <w:rPr>
          <w:del w:id="107" w:author="Blair, Carolyn" w:date="2026-09-25T19:58:00Z" w16du:dateUtc="2026-09-25T23:58:00Z"/>
          <w:sz w:val="28"/>
          <w:szCs w:val="28"/>
        </w:rPr>
      </w:pPr>
      <w:del w:id="108" w:author="Blair, Carolyn" w:date="2026-09-25T19:58:00Z" w16du:dateUtc="2026-09-25T23:58:00Z">
        <w:r>
          <w:rPr>
            <w:sz w:val="28"/>
            <w:szCs w:val="28"/>
          </w:rPr>
          <w:delText>Information sheet for parent and parental permission form</w:delText>
        </w:r>
      </w:del>
    </w:p>
    <w:p w14:paraId="6BB948F1" w14:textId="77777777" w:rsidR="00E40201" w:rsidRDefault="00E40201">
      <w:pPr>
        <w:jc w:val="center"/>
        <w:rPr>
          <w:del w:id="109" w:author="Blair, Carolyn" w:date="2026-09-25T19:58:00Z" w16du:dateUtc="2026-09-25T23:58:00Z"/>
          <w:sz w:val="22"/>
          <w:szCs w:val="22"/>
        </w:rPr>
      </w:pPr>
    </w:p>
    <w:p w14:paraId="3E3032CC" w14:textId="77777777" w:rsidR="00E40201" w:rsidRDefault="00531E25">
      <w:pPr>
        <w:rPr>
          <w:del w:id="110" w:author="Blair, Carolyn" w:date="2026-09-25T19:58:00Z" w16du:dateUtc="2026-09-25T23:58:00Z"/>
          <w:sz w:val="22"/>
          <w:szCs w:val="22"/>
        </w:rPr>
      </w:pPr>
      <w:del w:id="111" w:author="Blair, Carolyn" w:date="2026-09-25T19:58:00Z" w16du:dateUtc="2026-09-25T23:58:00Z">
        <w:r>
          <w:rPr>
            <w:b/>
            <w:i/>
            <w:sz w:val="22"/>
            <w:szCs w:val="22"/>
          </w:rPr>
          <w:delText>THE STUDENT MUST MEET THE FOLLOWING CRITERION TO RECEIVE THE DRIVER’S LICENSE CERTIFICATE:</w:delText>
        </w:r>
      </w:del>
    </w:p>
    <w:p w14:paraId="5A198F81" w14:textId="77777777" w:rsidR="00E40201" w:rsidRPr="00657899" w:rsidRDefault="00E40201" w:rsidP="00657899">
      <w:pPr>
        <w:ind w:left="-360" w:right="-1440"/>
        <w:rPr>
          <w:moveFrom w:id="112" w:author="Blair, Carolyn" w:date="2026-09-25T19:58:00Z" w16du:dateUtc="2026-09-25T23:58:00Z"/>
          <w:rFonts w:ascii="Corbel" w:hAnsi="Corbel"/>
          <w:b/>
          <w:rPrChange w:id="113" w:author="Blair, Carolyn" w:date="2026-09-25T19:58:00Z" w16du:dateUtc="2026-09-25T23:58:00Z">
            <w:rPr>
              <w:moveFrom w:id="114" w:author="Blair, Carolyn" w:date="2026-09-25T19:58:00Z" w16du:dateUtc="2026-09-25T23:58:00Z"/>
              <w:sz w:val="22"/>
              <w:szCs w:val="22"/>
            </w:rPr>
          </w:rPrChange>
        </w:rPr>
        <w:pPrChange w:id="115" w:author="Blair, Carolyn" w:date="2026-09-25T19:58:00Z" w16du:dateUtc="2026-09-25T23:58:00Z">
          <w:pPr/>
        </w:pPrChange>
      </w:pPr>
      <w:moveFromRangeStart w:id="116" w:author="Blair, Carolyn" w:date="2026-09-25T19:58:00Z" w:name="move241258744"/>
    </w:p>
    <w:p w14:paraId="794E1D15" w14:textId="77777777" w:rsidR="00657899" w:rsidRPr="00657899" w:rsidRDefault="00531E25" w:rsidP="00657899">
      <w:pPr>
        <w:ind w:right="-1440"/>
        <w:rPr>
          <w:ins w:id="117" w:author="Blair, Carolyn" w:date="2026-09-25T19:58:00Z" w16du:dateUtc="2026-09-25T23:58:00Z"/>
          <w:rFonts w:ascii="Corbel" w:hAnsi="Corbel"/>
          <w:b/>
        </w:rPr>
      </w:pPr>
      <w:moveFrom w:id="118" w:author="Blair, Carolyn" w:date="2026-09-25T19:58:00Z" w16du:dateUtc="2026-09-25T23:58:00Z">
        <w:r w:rsidRPr="00657899">
          <w:rPr>
            <w:rFonts w:ascii="Corbel" w:hAnsi="Corbel"/>
            <w:b/>
            <w:rPrChange w:id="119" w:author="Blair, Carolyn" w:date="2026-09-25T19:58:00Z" w16du:dateUtc="2026-09-25T23:58:00Z">
              <w:rPr>
                <w:sz w:val="20"/>
                <w:szCs w:val="20"/>
              </w:rPr>
            </w:rPrChange>
          </w:rPr>
          <w:t xml:space="preserve">Have </w:t>
        </w:r>
      </w:moveFrom>
      <w:moveFromRangeEnd w:id="116"/>
      <w:ins w:id="120" w:author="Blair, Carolyn" w:date="2026-09-25T19:58:00Z" w16du:dateUtc="2026-09-25T23:58:00Z">
        <w:r w:rsidR="00657899" w:rsidRPr="00657899">
          <w:rPr>
            <w:rFonts w:ascii="Corbel" w:hAnsi="Corbel"/>
            <w:b/>
          </w:rPr>
          <w:t xml:space="preserve">Parent(s): _____________________________________________________________________________ </w:t>
        </w:r>
      </w:ins>
    </w:p>
    <w:p w14:paraId="44BEAF81" w14:textId="77777777" w:rsidR="00657899" w:rsidRPr="00657899" w:rsidRDefault="00657899" w:rsidP="00657899">
      <w:pPr>
        <w:ind w:right="-1440"/>
        <w:rPr>
          <w:ins w:id="121" w:author="Blair, Carolyn" w:date="2026-09-25T19:58:00Z" w16du:dateUtc="2026-09-25T23:58:00Z"/>
          <w:rFonts w:ascii="Corbel" w:hAnsi="Corbel"/>
          <w:b/>
        </w:rPr>
      </w:pPr>
    </w:p>
    <w:p w14:paraId="625FD1E3" w14:textId="77777777" w:rsidR="00657899" w:rsidRPr="00657899" w:rsidRDefault="00657899" w:rsidP="00657899">
      <w:pPr>
        <w:ind w:right="-1440"/>
        <w:rPr>
          <w:ins w:id="122" w:author="Blair, Carolyn" w:date="2026-09-25T19:58:00Z" w16du:dateUtc="2026-09-25T23:58:00Z"/>
          <w:rFonts w:ascii="Corbel" w:hAnsi="Corbel"/>
          <w:b/>
        </w:rPr>
      </w:pPr>
      <w:ins w:id="123" w:author="Blair, Carolyn" w:date="2026-09-25T19:58:00Z" w16du:dateUtc="2026-09-25T23:58:00Z">
        <w:r w:rsidRPr="00657899">
          <w:rPr>
            <w:rFonts w:ascii="Corbel" w:hAnsi="Corbel"/>
            <w:b/>
          </w:rPr>
          <w:t>Address: ______________________________________________________________________________</w:t>
        </w:r>
      </w:ins>
    </w:p>
    <w:p w14:paraId="1103CC22" w14:textId="77777777" w:rsidR="00657899" w:rsidRPr="00657899" w:rsidRDefault="00657899" w:rsidP="00657899">
      <w:pPr>
        <w:ind w:right="-1440"/>
        <w:rPr>
          <w:ins w:id="124" w:author="Blair, Carolyn" w:date="2026-09-25T19:58:00Z" w16du:dateUtc="2026-09-25T23:58:00Z"/>
          <w:rFonts w:ascii="Corbel" w:hAnsi="Corbel"/>
          <w:b/>
        </w:rPr>
      </w:pPr>
    </w:p>
    <w:p w14:paraId="59BADF95" w14:textId="77777777" w:rsidR="00657899" w:rsidRPr="00657899" w:rsidRDefault="00657899" w:rsidP="00657899">
      <w:pPr>
        <w:ind w:right="-1440"/>
        <w:rPr>
          <w:ins w:id="125" w:author="Blair, Carolyn" w:date="2026-09-25T19:58:00Z" w16du:dateUtc="2026-09-25T23:58:00Z"/>
          <w:rFonts w:ascii="Corbel" w:hAnsi="Corbel"/>
          <w:b/>
        </w:rPr>
      </w:pPr>
      <w:ins w:id="126" w:author="Blair, Carolyn" w:date="2026-09-25T19:58:00Z" w16du:dateUtc="2026-09-25T23:58:00Z">
        <w:r w:rsidRPr="00657899">
          <w:rPr>
            <w:rFonts w:ascii="Corbel" w:hAnsi="Corbel"/>
            <w:b/>
          </w:rPr>
          <w:t>Phone: Home ______________________________ Office _______________________________________</w:t>
        </w:r>
      </w:ins>
    </w:p>
    <w:p w14:paraId="71204FE9" w14:textId="77777777" w:rsidR="00657899" w:rsidRPr="00657899" w:rsidRDefault="00657899" w:rsidP="00657899">
      <w:pPr>
        <w:ind w:right="-1440"/>
        <w:rPr>
          <w:ins w:id="127" w:author="Blair, Carolyn" w:date="2026-09-25T19:58:00Z" w16du:dateUtc="2026-09-25T23:58:00Z"/>
          <w:rFonts w:ascii="Corbel" w:hAnsi="Corbel"/>
          <w:b/>
        </w:rPr>
      </w:pPr>
    </w:p>
    <w:p w14:paraId="7FA6965A" w14:textId="77777777" w:rsidR="00657899" w:rsidRPr="00657899" w:rsidRDefault="00657899" w:rsidP="00657899">
      <w:pPr>
        <w:ind w:right="-1440"/>
        <w:rPr>
          <w:ins w:id="128" w:author="Blair, Carolyn" w:date="2026-09-25T19:58:00Z" w16du:dateUtc="2026-09-25T23:58:00Z"/>
          <w:rFonts w:ascii="Corbel" w:hAnsi="Corbel"/>
          <w:b/>
        </w:rPr>
      </w:pPr>
      <w:ins w:id="129" w:author="Blair, Carolyn" w:date="2026-09-25T19:58:00Z" w16du:dateUtc="2026-09-25T23:58:00Z">
        <w:r w:rsidRPr="00657899">
          <w:rPr>
            <w:rFonts w:ascii="Corbel" w:hAnsi="Corbel"/>
            <w:b/>
          </w:rPr>
          <w:t>Physician’s Name: ________________________________________________________________________</w:t>
        </w:r>
      </w:ins>
    </w:p>
    <w:p w14:paraId="34E2EC83" w14:textId="77777777" w:rsidR="00657899" w:rsidRPr="00657899" w:rsidRDefault="00657899" w:rsidP="00657899">
      <w:pPr>
        <w:ind w:right="-1440"/>
        <w:rPr>
          <w:ins w:id="130" w:author="Blair, Carolyn" w:date="2026-09-25T19:58:00Z" w16du:dateUtc="2026-09-25T23:58:00Z"/>
          <w:rFonts w:ascii="Corbel" w:hAnsi="Corbel"/>
          <w:b/>
        </w:rPr>
      </w:pPr>
    </w:p>
    <w:p w14:paraId="21A32813" w14:textId="77777777" w:rsidR="00E40201" w:rsidRDefault="00657899">
      <w:pPr>
        <w:numPr>
          <w:ilvl w:val="0"/>
          <w:numId w:val="1"/>
        </w:numPr>
        <w:rPr>
          <w:del w:id="131" w:author="Blair, Carolyn" w:date="2026-09-25T19:58:00Z" w16du:dateUtc="2026-09-25T23:58:00Z"/>
          <w:sz w:val="20"/>
          <w:szCs w:val="20"/>
        </w:rPr>
      </w:pPr>
      <w:ins w:id="132" w:author="Blair, Carolyn" w:date="2026-09-25T19:58:00Z" w16du:dateUtc="2026-09-25T23:58:00Z">
        <w:r w:rsidRPr="00657899">
          <w:rPr>
            <w:rFonts w:ascii="Corbel" w:hAnsi="Corbel"/>
            <w:b/>
          </w:rPr>
          <w:t>I. Has</w:t>
        </w:r>
      </w:ins>
      <w:del w:id="133" w:author="Blair, Carolyn" w:date="2026-09-25T19:58:00Z" w16du:dateUtc="2026-09-25T23:58:00Z">
        <w:r w:rsidR="00531E25">
          <w:rPr>
            <w:sz w:val="20"/>
            <w:szCs w:val="20"/>
          </w:rPr>
          <w:delText>a valid Alabama learner’s license.</w:delText>
        </w:r>
      </w:del>
    </w:p>
    <w:p w14:paraId="0B451D13" w14:textId="77777777" w:rsidR="00E40201" w:rsidRDefault="00531E25">
      <w:pPr>
        <w:numPr>
          <w:ilvl w:val="0"/>
          <w:numId w:val="1"/>
        </w:numPr>
        <w:rPr>
          <w:del w:id="134" w:author="Blair, Carolyn" w:date="2026-09-25T19:58:00Z" w16du:dateUtc="2026-09-25T23:58:00Z"/>
          <w:sz w:val="20"/>
          <w:szCs w:val="20"/>
        </w:rPr>
      </w:pPr>
      <w:del w:id="135" w:author="Blair, Carolyn" w:date="2026-09-25T19:58:00Z" w16du:dateUtc="2026-09-25T23:58:00Z">
        <w:r>
          <w:rPr>
            <w:sz w:val="20"/>
            <w:szCs w:val="20"/>
          </w:rPr>
          <w:delText>Have a signed parental permission form on file in order to participate.</w:delText>
        </w:r>
      </w:del>
    </w:p>
    <w:p w14:paraId="75790FE8" w14:textId="77777777" w:rsidR="00E40201" w:rsidRDefault="00531E25">
      <w:pPr>
        <w:numPr>
          <w:ilvl w:val="0"/>
          <w:numId w:val="1"/>
        </w:numPr>
        <w:rPr>
          <w:del w:id="136" w:author="Blair, Carolyn" w:date="2026-09-25T19:58:00Z" w16du:dateUtc="2026-09-25T23:58:00Z"/>
          <w:sz w:val="20"/>
          <w:szCs w:val="20"/>
        </w:rPr>
      </w:pPr>
      <w:del w:id="137" w:author="Blair, Carolyn" w:date="2026-09-25T19:58:00Z" w16du:dateUtc="2026-09-25T23:58:00Z">
        <w:r>
          <w:rPr>
            <w:sz w:val="20"/>
            <w:szCs w:val="20"/>
          </w:rPr>
          <w:delText>Successfully fulfill all the skill requirements as set forth by DPS and SDE.</w:delText>
        </w:r>
      </w:del>
    </w:p>
    <w:p w14:paraId="4064255A" w14:textId="77777777" w:rsidR="00E40201" w:rsidRDefault="00531E25">
      <w:pPr>
        <w:numPr>
          <w:ilvl w:val="0"/>
          <w:numId w:val="1"/>
        </w:numPr>
        <w:rPr>
          <w:del w:id="138" w:author="Blair, Carolyn" w:date="2026-09-25T19:58:00Z" w16du:dateUtc="2026-09-25T23:58:00Z"/>
          <w:sz w:val="20"/>
          <w:szCs w:val="20"/>
        </w:rPr>
      </w:pPr>
      <w:del w:id="139" w:author="Blair, Carolyn" w:date="2026-09-25T19:58:00Z" w16du:dateUtc="2026-09-25T23:58:00Z">
        <w:r>
          <w:rPr>
            <w:sz w:val="20"/>
            <w:szCs w:val="20"/>
          </w:rPr>
          <w:delText>Successfully complete Driver Education.</w:delText>
        </w:r>
      </w:del>
    </w:p>
    <w:p w14:paraId="5CF9C117" w14:textId="77777777" w:rsidR="00E40201" w:rsidRDefault="00E40201">
      <w:pPr>
        <w:rPr>
          <w:del w:id="140" w:author="Blair, Carolyn" w:date="2026-09-25T19:58:00Z" w16du:dateUtc="2026-09-25T23:58:00Z"/>
          <w:sz w:val="22"/>
          <w:szCs w:val="22"/>
        </w:rPr>
      </w:pPr>
    </w:p>
    <w:p w14:paraId="74716F8F" w14:textId="77777777" w:rsidR="00E40201" w:rsidRDefault="00531E25">
      <w:pPr>
        <w:rPr>
          <w:del w:id="141" w:author="Blair, Carolyn" w:date="2026-09-25T19:58:00Z" w16du:dateUtc="2026-09-25T23:58:00Z"/>
          <w:sz w:val="22"/>
          <w:szCs w:val="22"/>
        </w:rPr>
      </w:pPr>
      <w:del w:id="142" w:author="Blair, Carolyn" w:date="2026-09-25T19:58:00Z" w16du:dateUtc="2026-09-25T23:58:00Z">
        <w:r>
          <w:rPr>
            <w:b/>
            <w:i/>
            <w:sz w:val="22"/>
            <w:szCs w:val="22"/>
          </w:rPr>
          <w:delText>REMINDERS CONCERNING THE CERTIFICATES:</w:delText>
        </w:r>
      </w:del>
    </w:p>
    <w:p w14:paraId="3ED1C9D8" w14:textId="77777777" w:rsidR="00E40201" w:rsidRDefault="00E40201">
      <w:pPr>
        <w:rPr>
          <w:del w:id="143" w:author="Blair, Carolyn" w:date="2026-09-25T19:58:00Z" w16du:dateUtc="2026-09-25T23:58:00Z"/>
          <w:sz w:val="22"/>
          <w:szCs w:val="22"/>
        </w:rPr>
      </w:pPr>
    </w:p>
    <w:p w14:paraId="113937EB" w14:textId="77777777" w:rsidR="00E40201" w:rsidRDefault="00531E25">
      <w:pPr>
        <w:numPr>
          <w:ilvl w:val="0"/>
          <w:numId w:val="2"/>
        </w:numPr>
        <w:rPr>
          <w:del w:id="144" w:author="Blair, Carolyn" w:date="2026-09-25T19:58:00Z" w16du:dateUtc="2026-09-25T23:58:00Z"/>
          <w:sz w:val="20"/>
          <w:szCs w:val="20"/>
        </w:rPr>
      </w:pPr>
      <w:del w:id="145" w:author="Blair, Carolyn" w:date="2026-09-25T19:58:00Z" w16du:dateUtc="2026-09-25T23:58:00Z">
        <w:r>
          <w:rPr>
            <w:sz w:val="20"/>
            <w:szCs w:val="20"/>
          </w:rPr>
          <w:delText>There will be no replacement certificates issued.</w:delText>
        </w:r>
      </w:del>
    </w:p>
    <w:p w14:paraId="5B22DAAE" w14:textId="77777777" w:rsidR="00E40201" w:rsidRDefault="00531E25">
      <w:pPr>
        <w:numPr>
          <w:ilvl w:val="0"/>
          <w:numId w:val="2"/>
        </w:numPr>
        <w:rPr>
          <w:del w:id="146" w:author="Blair, Carolyn" w:date="2026-09-25T19:58:00Z" w16du:dateUtc="2026-09-25T23:58:00Z"/>
          <w:sz w:val="20"/>
          <w:szCs w:val="20"/>
        </w:rPr>
      </w:pPr>
      <w:del w:id="147" w:author="Blair, Carolyn" w:date="2026-09-25T19:58:00Z" w16du:dateUtc="2026-09-25T23:58:00Z">
        <w:r>
          <w:rPr>
            <w:b/>
            <w:sz w:val="20"/>
            <w:szCs w:val="20"/>
          </w:rPr>
          <w:delText xml:space="preserve">The certificate is </w:delText>
        </w:r>
        <w:r>
          <w:rPr>
            <w:b/>
            <w:sz w:val="20"/>
            <w:szCs w:val="20"/>
            <w:u w:val="single"/>
          </w:rPr>
          <w:delText>not valid</w:delText>
        </w:r>
        <w:r>
          <w:rPr>
            <w:b/>
            <w:sz w:val="20"/>
            <w:szCs w:val="20"/>
          </w:rPr>
          <w:delText xml:space="preserve"> until the</w:delText>
        </w:r>
      </w:del>
      <w:r w:rsidRPr="00657899">
        <w:rPr>
          <w:rFonts w:ascii="Corbel" w:hAnsi="Corbel"/>
          <w:b/>
          <w:rPrChange w:id="148" w:author="Blair, Carolyn" w:date="2026-09-25T19:58:00Z" w16du:dateUtc="2026-09-25T23:58:00Z">
            <w:rPr>
              <w:b/>
              <w:sz w:val="20"/>
              <w:szCs w:val="20"/>
            </w:rPr>
          </w:rPrChange>
        </w:rPr>
        <w:t xml:space="preserve"> student </w:t>
      </w:r>
      <w:ins w:id="149" w:author="Blair, Carolyn" w:date="2026-09-25T19:58:00Z" w16du:dateUtc="2026-09-25T23:58:00Z">
        <w:r w:rsidR="00657899" w:rsidRPr="00657899">
          <w:rPr>
            <w:rFonts w:ascii="Corbel" w:hAnsi="Corbel"/>
            <w:b/>
          </w:rPr>
          <w:t>been previously evaluated for special</w:t>
        </w:r>
      </w:ins>
      <w:del w:id="150" w:author="Blair, Carolyn" w:date="2026-09-25T19:58:00Z" w16du:dateUtc="2026-09-25T23:58:00Z">
        <w:r>
          <w:rPr>
            <w:b/>
            <w:sz w:val="20"/>
            <w:szCs w:val="20"/>
          </w:rPr>
          <w:delText>turns sixteen years of age and has held a learner’s license for at least six months.</w:delText>
        </w:r>
      </w:del>
    </w:p>
    <w:p w14:paraId="632C3AC6" w14:textId="77777777" w:rsidR="00E40201" w:rsidRDefault="00531E25">
      <w:pPr>
        <w:numPr>
          <w:ilvl w:val="0"/>
          <w:numId w:val="2"/>
        </w:numPr>
        <w:rPr>
          <w:del w:id="151" w:author="Blair, Carolyn" w:date="2026-09-25T19:58:00Z" w16du:dateUtc="2026-09-25T23:58:00Z"/>
          <w:sz w:val="20"/>
          <w:szCs w:val="20"/>
        </w:rPr>
      </w:pPr>
      <w:del w:id="152" w:author="Blair, Carolyn" w:date="2026-09-25T19:58:00Z" w16du:dateUtc="2026-09-25T23:58:00Z">
        <w:r>
          <w:rPr>
            <w:sz w:val="20"/>
            <w:szCs w:val="20"/>
          </w:rPr>
          <w:delText>Once the student turns sixteen and has held a learner’s license for six months they may take the DPS/SDE certificate, along with their learner’s license, to the DPS office (not the probate office) and obtain a driver’s license.</w:delText>
        </w:r>
      </w:del>
    </w:p>
    <w:p w14:paraId="32D7978C" w14:textId="77777777" w:rsidR="00E40201" w:rsidRDefault="00531E25">
      <w:pPr>
        <w:numPr>
          <w:ilvl w:val="0"/>
          <w:numId w:val="2"/>
        </w:numPr>
        <w:rPr>
          <w:del w:id="153" w:author="Blair, Carolyn" w:date="2026-09-25T19:58:00Z" w16du:dateUtc="2026-09-25T23:58:00Z"/>
          <w:sz w:val="20"/>
          <w:szCs w:val="20"/>
        </w:rPr>
      </w:pPr>
      <w:del w:id="154" w:author="Blair, Carolyn" w:date="2026-09-25T19:58:00Z" w16du:dateUtc="2026-09-25T23:58:00Z">
        <w:r>
          <w:rPr>
            <w:sz w:val="20"/>
            <w:szCs w:val="20"/>
          </w:rPr>
          <w:delText>The certificate cannot be laminated or altered in any manner.</w:delText>
        </w:r>
      </w:del>
    </w:p>
    <w:p w14:paraId="13DD92A1" w14:textId="77777777" w:rsidR="00E40201" w:rsidRDefault="00531E25">
      <w:pPr>
        <w:numPr>
          <w:ilvl w:val="0"/>
          <w:numId w:val="1"/>
        </w:numPr>
        <w:rPr>
          <w:del w:id="155" w:author="Blair, Carolyn" w:date="2026-09-25T19:58:00Z" w16du:dateUtc="2026-09-25T23:58:00Z"/>
          <w:sz w:val="20"/>
          <w:szCs w:val="20"/>
        </w:rPr>
      </w:pPr>
      <w:del w:id="156" w:author="Blair, Carolyn" w:date="2026-09-25T19:58:00Z" w16du:dateUtc="2026-09-25T23:58:00Z">
        <w:r>
          <w:rPr>
            <w:sz w:val="20"/>
            <w:szCs w:val="20"/>
          </w:rPr>
          <w:delText>Passing Driver Education does not guarantee that the student will receive the DPS/SDE driver’s license certificate.</w:delText>
        </w:r>
      </w:del>
    </w:p>
    <w:p w14:paraId="364EE9E1" w14:textId="77777777" w:rsidR="00E40201" w:rsidRDefault="00531E25">
      <w:pPr>
        <w:numPr>
          <w:ilvl w:val="0"/>
          <w:numId w:val="1"/>
        </w:numPr>
        <w:rPr>
          <w:del w:id="157" w:author="Blair, Carolyn" w:date="2026-09-25T19:58:00Z" w16du:dateUtc="2026-09-25T23:58:00Z"/>
          <w:sz w:val="20"/>
          <w:szCs w:val="20"/>
        </w:rPr>
      </w:pPr>
      <w:del w:id="158" w:author="Blair, Carolyn" w:date="2026-09-25T19:58:00Z" w16du:dateUtc="2026-09-25T23:58:00Z">
        <w:r>
          <w:rPr>
            <w:sz w:val="20"/>
            <w:szCs w:val="20"/>
          </w:rPr>
          <w:delText>The certificate is not a valid document to use in lieu of a driver’s license.</w:delText>
        </w:r>
      </w:del>
    </w:p>
    <w:p w14:paraId="0C6F29D8" w14:textId="77777777" w:rsidR="00E40201" w:rsidRDefault="00E40201">
      <w:pPr>
        <w:ind w:left="720"/>
        <w:rPr>
          <w:del w:id="159" w:author="Blair, Carolyn" w:date="2026-09-25T19:58:00Z" w16du:dateUtc="2026-09-25T23:58:00Z"/>
          <w:sz w:val="20"/>
          <w:szCs w:val="20"/>
        </w:rPr>
      </w:pPr>
    </w:p>
    <w:p w14:paraId="1FA4F36D" w14:textId="77777777" w:rsidR="00E40201" w:rsidRPr="00657899" w:rsidRDefault="00531E25" w:rsidP="00657899">
      <w:pPr>
        <w:ind w:right="-1440"/>
        <w:rPr>
          <w:rFonts w:ascii="Corbel" w:hAnsi="Corbel"/>
          <w:b/>
          <w:rPrChange w:id="160" w:author="Blair, Carolyn" w:date="2026-09-25T19:58:00Z" w16du:dateUtc="2026-09-25T23:58:00Z">
            <w:rPr>
              <w:sz w:val="16"/>
              <w:szCs w:val="16"/>
            </w:rPr>
          </w:rPrChange>
        </w:rPr>
        <w:pPrChange w:id="161" w:author="Blair, Carolyn" w:date="2026-09-25T19:58:00Z" w16du:dateUtc="2026-09-25T23:58:00Z">
          <w:pPr>
            <w:pBdr>
              <w:bottom w:val="single" w:sz="6" w:space="1" w:color="000000"/>
            </w:pBdr>
          </w:pPr>
        </w:pPrChange>
      </w:pPr>
      <w:del w:id="162" w:author="Blair, Carolyn" w:date="2026-09-25T19:58:00Z" w16du:dateUtc="2026-09-25T23:58:00Z">
        <w:r>
          <w:rPr>
            <w:sz w:val="16"/>
            <w:szCs w:val="16"/>
          </w:rPr>
          <w:delText>Cut here, sign and return the bottom portion to the driver</w:delText>
        </w:r>
      </w:del>
      <w:r w:rsidRPr="00657899">
        <w:rPr>
          <w:rFonts w:ascii="Corbel" w:hAnsi="Corbel"/>
          <w:b/>
          <w:rPrChange w:id="163" w:author="Blair, Carolyn" w:date="2026-09-25T19:58:00Z" w16du:dateUtc="2026-09-25T23:58:00Z">
            <w:rPr>
              <w:sz w:val="16"/>
              <w:szCs w:val="16"/>
            </w:rPr>
          </w:rPrChange>
        </w:rPr>
        <w:t xml:space="preserve"> education </w:t>
      </w:r>
      <w:ins w:id="164" w:author="Blair, Carolyn" w:date="2026-09-25T19:58:00Z" w16du:dateUtc="2026-09-25T23:58:00Z">
        <w:r w:rsidR="00657899" w:rsidRPr="00657899">
          <w:rPr>
            <w:rFonts w:ascii="Corbel" w:hAnsi="Corbel"/>
            <w:b/>
          </w:rPr>
          <w:t>services under IDEA?</w:t>
        </w:r>
      </w:ins>
      <w:del w:id="165" w:author="Blair, Carolyn" w:date="2026-09-25T19:58:00Z" w16du:dateUtc="2026-09-25T23:58:00Z">
        <w:r>
          <w:rPr>
            <w:sz w:val="16"/>
            <w:szCs w:val="16"/>
          </w:rPr>
          <w:delText>instructor. Retain the top portion for your records.</w:delText>
        </w:r>
      </w:del>
    </w:p>
    <w:p w14:paraId="6A14CE52" w14:textId="77777777" w:rsidR="00657899" w:rsidRPr="00657899" w:rsidRDefault="00657899" w:rsidP="00657899">
      <w:pPr>
        <w:ind w:left="180" w:right="-1440"/>
        <w:rPr>
          <w:ins w:id="166" w:author="Blair, Carolyn" w:date="2026-09-25T19:58:00Z" w16du:dateUtc="2026-09-25T23:58:00Z"/>
          <w:rFonts w:ascii="Corbel" w:hAnsi="Corbel"/>
          <w:b/>
        </w:rPr>
      </w:pPr>
      <w:ins w:id="167" w:author="Blair, Carolyn" w:date="2026-09-25T19:58:00Z" w16du:dateUtc="2026-09-25T23:58:00Z">
        <w:r w:rsidRPr="00657899">
          <w:rPr>
            <w:rFonts w:ascii="Corbel" w:hAnsi="Corbel"/>
            <w:b/>
          </w:rPr>
          <w:t>_____ Yes _____ No</w:t>
        </w:r>
      </w:ins>
    </w:p>
    <w:p w14:paraId="3B3C150E" w14:textId="77777777" w:rsidR="00657899" w:rsidRPr="00657899" w:rsidRDefault="00657899" w:rsidP="00657899">
      <w:pPr>
        <w:ind w:right="-1440"/>
        <w:rPr>
          <w:ins w:id="168" w:author="Blair, Carolyn" w:date="2026-09-25T19:58:00Z" w16du:dateUtc="2026-09-25T23:58:00Z"/>
          <w:rFonts w:ascii="Corbel" w:hAnsi="Corbel"/>
          <w:b/>
        </w:rPr>
      </w:pPr>
    </w:p>
    <w:p w14:paraId="0B00834B" w14:textId="77777777" w:rsidR="00657899" w:rsidRPr="00657899" w:rsidRDefault="00657899" w:rsidP="00657899">
      <w:pPr>
        <w:ind w:right="-1440"/>
        <w:rPr>
          <w:ins w:id="169" w:author="Blair, Carolyn" w:date="2026-09-25T19:58:00Z" w16du:dateUtc="2026-09-25T23:58:00Z"/>
          <w:rFonts w:ascii="Corbel" w:hAnsi="Corbel"/>
          <w:b/>
        </w:rPr>
      </w:pPr>
      <w:ins w:id="170" w:author="Blair, Carolyn" w:date="2026-09-25T19:58:00Z" w16du:dateUtc="2026-09-25T23:58:00Z">
        <w:r w:rsidRPr="00657899">
          <w:rPr>
            <w:rFonts w:ascii="Corbel" w:hAnsi="Corbel"/>
            <w:b/>
          </w:rPr>
          <w:t>II. Current Student Educational Program:</w:t>
        </w:r>
      </w:ins>
    </w:p>
    <w:p w14:paraId="2DB9997B" w14:textId="77777777" w:rsidR="00657899" w:rsidRPr="00657899" w:rsidRDefault="00657899" w:rsidP="00657899">
      <w:pPr>
        <w:ind w:right="-1440"/>
        <w:rPr>
          <w:ins w:id="171" w:author="Blair, Carolyn" w:date="2026-09-25T19:58:00Z" w16du:dateUtc="2026-09-25T23:58:00Z"/>
          <w:rFonts w:ascii="Corbel" w:hAnsi="Corbel"/>
          <w:b/>
        </w:rPr>
      </w:pPr>
    </w:p>
    <w:p w14:paraId="4441D73B" w14:textId="77777777" w:rsidR="00657899" w:rsidRPr="00657899" w:rsidRDefault="00657899" w:rsidP="00657899">
      <w:pPr>
        <w:ind w:left="270" w:right="-1440"/>
        <w:rPr>
          <w:ins w:id="172" w:author="Blair, Carolyn" w:date="2026-09-25T19:58:00Z" w16du:dateUtc="2026-09-25T23:58:00Z"/>
          <w:rFonts w:ascii="Corbel" w:hAnsi="Corbel"/>
          <w:b/>
        </w:rPr>
      </w:pPr>
      <w:ins w:id="173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_____ Regular Class (attach student schedule)  </w:t>
        </w:r>
        <w:r w:rsidRPr="00657899">
          <w:rPr>
            <w:rFonts w:ascii="Corbel" w:hAnsi="Corbel"/>
            <w:b/>
          </w:rPr>
          <w:tab/>
          <w:t>_____ Nongraded Primary</w:t>
        </w:r>
      </w:ins>
    </w:p>
    <w:p w14:paraId="2CEABA37" w14:textId="77777777" w:rsidR="00657899" w:rsidRPr="00657899" w:rsidRDefault="00657899" w:rsidP="00657899">
      <w:pPr>
        <w:ind w:left="720" w:right="-1440"/>
        <w:rPr>
          <w:ins w:id="174" w:author="Blair, Carolyn" w:date="2026-09-25T19:58:00Z" w16du:dateUtc="2026-09-25T23:58:00Z"/>
          <w:rFonts w:ascii="Corbel" w:hAnsi="Corbel"/>
          <w:b/>
        </w:rPr>
      </w:pPr>
    </w:p>
    <w:p w14:paraId="43F6AA45" w14:textId="77777777" w:rsidR="00657899" w:rsidRPr="00657899" w:rsidRDefault="00657899" w:rsidP="00657899">
      <w:pPr>
        <w:ind w:left="180" w:right="-1440"/>
        <w:rPr>
          <w:ins w:id="175" w:author="Blair, Carolyn" w:date="2026-09-25T19:58:00Z" w16du:dateUtc="2026-09-25T23:58:00Z"/>
          <w:rFonts w:ascii="Corbel" w:hAnsi="Corbel"/>
          <w:b/>
        </w:rPr>
      </w:pPr>
      <w:ins w:id="176" w:author="Blair, Carolyn" w:date="2026-09-25T19:58:00Z" w16du:dateUtc="2026-09-25T23:58:00Z">
        <w:r w:rsidRPr="00657899">
          <w:rPr>
            <w:rFonts w:ascii="Corbel" w:hAnsi="Corbel"/>
            <w:b/>
          </w:rPr>
          <w:t>_____ Chapter I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Regular School</w:t>
        </w:r>
      </w:ins>
    </w:p>
    <w:p w14:paraId="68EEEE2F" w14:textId="77777777" w:rsidR="00657899" w:rsidRPr="00657899" w:rsidRDefault="00657899" w:rsidP="00657899">
      <w:pPr>
        <w:ind w:left="180" w:right="-1440"/>
        <w:rPr>
          <w:ins w:id="177" w:author="Blair, Carolyn" w:date="2026-09-25T19:58:00Z" w16du:dateUtc="2026-09-25T23:58:00Z"/>
          <w:rFonts w:ascii="Corbel" w:hAnsi="Corbel"/>
          <w:b/>
        </w:rPr>
      </w:pPr>
      <w:ins w:id="178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Vocational Program</w:t>
        </w:r>
      </w:ins>
    </w:p>
    <w:p w14:paraId="3134681A" w14:textId="77777777" w:rsidR="00657899" w:rsidRPr="00657899" w:rsidRDefault="00657899" w:rsidP="00657899">
      <w:pPr>
        <w:ind w:left="180" w:right="-1440"/>
        <w:rPr>
          <w:ins w:id="179" w:author="Blair, Carolyn" w:date="2026-09-25T19:58:00Z" w16du:dateUtc="2026-09-25T23:58:00Z"/>
          <w:rFonts w:ascii="Corbel" w:hAnsi="Corbel"/>
          <w:b/>
        </w:rPr>
      </w:pPr>
    </w:p>
    <w:p w14:paraId="428A7DEB" w14:textId="77777777" w:rsidR="00657899" w:rsidRPr="00657899" w:rsidRDefault="00657899" w:rsidP="00657899">
      <w:pPr>
        <w:ind w:left="180" w:right="-1440"/>
        <w:rPr>
          <w:ins w:id="180" w:author="Blair, Carolyn" w:date="2026-09-25T19:58:00Z" w16du:dateUtc="2026-09-25T23:58:00Z"/>
          <w:rFonts w:ascii="Corbel" w:hAnsi="Corbel"/>
          <w:b/>
        </w:rPr>
      </w:pPr>
      <w:ins w:id="181" w:author="Blair, Carolyn" w:date="2026-09-25T19:58:00Z" w16du:dateUtc="2026-09-25T23:58:00Z">
        <w:r w:rsidRPr="00657899">
          <w:rPr>
            <w:rFonts w:ascii="Corbel" w:hAnsi="Corbel"/>
            <w:b/>
          </w:rPr>
          <w:t>_____ Writing to Read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School Counseling/</w:t>
        </w:r>
      </w:ins>
    </w:p>
    <w:p w14:paraId="560D7D5B" w14:textId="77777777" w:rsidR="00657899" w:rsidRPr="00657899" w:rsidRDefault="00657899" w:rsidP="00657899">
      <w:pPr>
        <w:ind w:left="180" w:right="-1440"/>
        <w:rPr>
          <w:ins w:id="182" w:author="Blair, Carolyn" w:date="2026-09-25T19:58:00Z" w16du:dateUtc="2026-09-25T23:58:00Z"/>
          <w:rFonts w:ascii="Corbel" w:hAnsi="Corbel"/>
          <w:b/>
        </w:rPr>
      </w:pPr>
      <w:ins w:id="183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Intervention</w:t>
        </w:r>
      </w:ins>
    </w:p>
    <w:p w14:paraId="5E8EF5DB" w14:textId="77777777" w:rsidR="00657899" w:rsidRPr="00657899" w:rsidRDefault="00657899" w:rsidP="00657899">
      <w:pPr>
        <w:ind w:left="180" w:right="-1440"/>
        <w:rPr>
          <w:ins w:id="184" w:author="Blair, Carolyn" w:date="2026-09-25T19:58:00Z" w16du:dateUtc="2026-09-25T23:58:00Z"/>
          <w:rFonts w:ascii="Corbel" w:hAnsi="Corbel"/>
          <w:b/>
        </w:rPr>
      </w:pPr>
      <w:ins w:id="185" w:author="Blair, Carolyn" w:date="2026-09-25T19:58:00Z" w16du:dateUtc="2026-09-25T23:58:00Z">
        <w:r w:rsidRPr="00657899">
          <w:rPr>
            <w:rFonts w:ascii="Corbel" w:hAnsi="Corbel"/>
            <w:b/>
          </w:rPr>
          <w:t>_____ Other __________________________________________________________________________</w:t>
        </w:r>
      </w:ins>
    </w:p>
    <w:p w14:paraId="2D7ABEAE" w14:textId="77777777" w:rsidR="00657899" w:rsidRPr="00657899" w:rsidRDefault="00657899" w:rsidP="00657899">
      <w:pPr>
        <w:ind w:left="180" w:right="-1440"/>
        <w:rPr>
          <w:ins w:id="186" w:author="Blair, Carolyn" w:date="2026-09-25T19:58:00Z" w16du:dateUtc="2026-09-25T23:58:00Z"/>
          <w:rFonts w:ascii="Corbel" w:hAnsi="Corbel"/>
          <w:b/>
        </w:rPr>
      </w:pPr>
    </w:p>
    <w:p w14:paraId="58F1F72B" w14:textId="77777777" w:rsidR="00657899" w:rsidRPr="00657899" w:rsidRDefault="00657899" w:rsidP="00657899">
      <w:pPr>
        <w:ind w:right="-1440"/>
        <w:rPr>
          <w:ins w:id="187" w:author="Blair, Carolyn" w:date="2026-09-25T19:58:00Z" w16du:dateUtc="2026-09-25T23:58:00Z"/>
          <w:rFonts w:ascii="Corbel" w:hAnsi="Corbel"/>
          <w:b/>
        </w:rPr>
      </w:pPr>
      <w:ins w:id="188" w:author="Blair, Carolyn" w:date="2026-09-25T19:58:00Z" w16du:dateUtc="2026-09-25T23:58:00Z">
        <w:r w:rsidRPr="00657899">
          <w:rPr>
            <w:rFonts w:ascii="Corbel" w:hAnsi="Corbel"/>
            <w:b/>
          </w:rPr>
          <w:t>III. Current or in near future extracurricular participation (if applicable): ________________________</w:t>
        </w:r>
      </w:ins>
    </w:p>
    <w:p w14:paraId="55A42448" w14:textId="77777777" w:rsidR="00657899" w:rsidRPr="00657899" w:rsidRDefault="00657899" w:rsidP="00657899">
      <w:pPr>
        <w:ind w:right="-1440"/>
        <w:rPr>
          <w:ins w:id="189" w:author="Blair, Carolyn" w:date="2026-09-25T19:58:00Z" w16du:dateUtc="2026-09-25T23:58:00Z"/>
          <w:rFonts w:ascii="Corbel" w:hAnsi="Corbel"/>
          <w:b/>
        </w:rPr>
      </w:pPr>
      <w:ins w:id="190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 </w:t>
        </w:r>
      </w:ins>
    </w:p>
    <w:p w14:paraId="1510BB12" w14:textId="77777777" w:rsidR="00657899" w:rsidRPr="00657899" w:rsidRDefault="00657899" w:rsidP="00657899">
      <w:pPr>
        <w:ind w:right="-1440"/>
        <w:rPr>
          <w:ins w:id="191" w:author="Blair, Carolyn" w:date="2026-09-25T19:58:00Z" w16du:dateUtc="2026-09-25T23:58:00Z"/>
          <w:rFonts w:ascii="Corbel" w:hAnsi="Corbel"/>
          <w:b/>
        </w:rPr>
      </w:pPr>
      <w:ins w:id="192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 </w:t>
        </w:r>
      </w:ins>
    </w:p>
    <w:p w14:paraId="3DE55E02" w14:textId="77777777" w:rsidR="00657899" w:rsidRPr="00657899" w:rsidRDefault="00657899" w:rsidP="00657899">
      <w:pPr>
        <w:ind w:right="-1440"/>
        <w:rPr>
          <w:ins w:id="193" w:author="Blair, Carolyn" w:date="2026-09-25T19:58:00Z" w16du:dateUtc="2026-09-25T23:58:00Z"/>
          <w:rFonts w:ascii="Corbel" w:hAnsi="Corbel"/>
          <w:b/>
        </w:rPr>
      </w:pPr>
      <w:ins w:id="194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</w:t>
        </w:r>
      </w:ins>
    </w:p>
    <w:p w14:paraId="23543C9C" w14:textId="77777777" w:rsidR="00657899" w:rsidRPr="00657899" w:rsidRDefault="00657899" w:rsidP="00657899">
      <w:pPr>
        <w:ind w:right="-1440"/>
        <w:rPr>
          <w:ins w:id="195" w:author="Blair, Carolyn" w:date="2026-09-25T19:58:00Z" w16du:dateUtc="2026-09-25T23:58:00Z"/>
          <w:rFonts w:ascii="Corbel" w:hAnsi="Corbel"/>
          <w:b/>
        </w:rPr>
      </w:pPr>
    </w:p>
    <w:p w14:paraId="71A5E3E4" w14:textId="77777777" w:rsidR="00657899" w:rsidRPr="00657899" w:rsidRDefault="00657899" w:rsidP="00657899">
      <w:pPr>
        <w:ind w:right="-1440"/>
        <w:rPr>
          <w:ins w:id="196" w:author="Blair, Carolyn" w:date="2026-09-25T19:58:00Z" w16du:dateUtc="2026-09-25T23:58:00Z"/>
          <w:rFonts w:ascii="Corbel" w:hAnsi="Corbel"/>
          <w:b/>
        </w:rPr>
      </w:pPr>
      <w:ins w:id="197" w:author="Blair, Carolyn" w:date="2026-09-25T19:58:00Z" w16du:dateUtc="2026-09-25T23:58:00Z">
        <w:r w:rsidRPr="00657899">
          <w:rPr>
            <w:rFonts w:ascii="Corbel" w:hAnsi="Corbel"/>
            <w:b/>
          </w:rPr>
          <w:t>IV. Medical Data/ Health Screenings (if applicable):</w:t>
        </w:r>
      </w:ins>
    </w:p>
    <w:p w14:paraId="04249D04" w14:textId="77777777" w:rsidR="00657899" w:rsidRPr="00657899" w:rsidRDefault="00657899" w:rsidP="00657899">
      <w:pPr>
        <w:ind w:right="-1440"/>
        <w:rPr>
          <w:ins w:id="198" w:author="Blair, Carolyn" w:date="2026-09-25T19:58:00Z" w16du:dateUtc="2026-09-25T23:58:00Z"/>
          <w:rFonts w:ascii="Corbel" w:hAnsi="Corbel"/>
          <w:b/>
        </w:rPr>
      </w:pPr>
    </w:p>
    <w:p w14:paraId="0BA8473F" w14:textId="77777777" w:rsidR="00657899" w:rsidRPr="00657899" w:rsidRDefault="00657899" w:rsidP="00657899">
      <w:pPr>
        <w:ind w:left="360" w:right="-1440"/>
        <w:rPr>
          <w:ins w:id="199" w:author="Blair, Carolyn" w:date="2026-09-25T19:58:00Z" w16du:dateUtc="2026-09-25T23:58:00Z"/>
          <w:rFonts w:ascii="Corbel" w:hAnsi="Corbel"/>
          <w:b/>
        </w:rPr>
      </w:pPr>
      <w:ins w:id="200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Vision </w:t>
        </w:r>
        <w:r w:rsidRPr="00657899">
          <w:rPr>
            <w:rFonts w:ascii="Corbel" w:hAnsi="Corbel"/>
            <w:b/>
          </w:rPr>
          <w:tab/>
          <w:t>Date __________________________</w:t>
        </w:r>
        <w:r w:rsidRPr="00657899">
          <w:rPr>
            <w:rFonts w:ascii="Corbel" w:hAnsi="Corbel"/>
            <w:b/>
          </w:rPr>
          <w:tab/>
          <w:t>Results _____________________________________</w:t>
        </w:r>
      </w:ins>
    </w:p>
    <w:p w14:paraId="51C1F67B" w14:textId="77777777" w:rsidR="00657899" w:rsidRPr="00657899" w:rsidRDefault="00657899" w:rsidP="00657899">
      <w:pPr>
        <w:ind w:left="360" w:right="-1440"/>
        <w:rPr>
          <w:ins w:id="201" w:author="Blair, Carolyn" w:date="2026-09-25T19:58:00Z" w16du:dateUtc="2026-09-25T23:58:00Z"/>
          <w:rFonts w:ascii="Corbel" w:hAnsi="Corbel"/>
          <w:b/>
        </w:rPr>
      </w:pPr>
      <w:ins w:id="202" w:author="Blair, Carolyn" w:date="2026-09-25T19:58:00Z" w16du:dateUtc="2026-09-25T23:58:00Z">
        <w:r w:rsidRPr="00657899">
          <w:rPr>
            <w:rFonts w:ascii="Corbel" w:hAnsi="Corbel"/>
            <w:b/>
          </w:rPr>
          <w:t>Referred____________________________________________________________________________</w:t>
        </w:r>
      </w:ins>
    </w:p>
    <w:p w14:paraId="1919A82C" w14:textId="77777777" w:rsidR="00657899" w:rsidRPr="00657899" w:rsidRDefault="00657899" w:rsidP="00657899">
      <w:pPr>
        <w:ind w:left="360" w:right="-1440"/>
        <w:rPr>
          <w:ins w:id="203" w:author="Blair, Carolyn" w:date="2026-09-25T19:58:00Z" w16du:dateUtc="2026-09-25T23:58:00Z"/>
          <w:rFonts w:ascii="Corbel" w:hAnsi="Corbel"/>
          <w:b/>
        </w:rPr>
      </w:pPr>
    </w:p>
    <w:p w14:paraId="08557183" w14:textId="77777777" w:rsidR="00657899" w:rsidRPr="00657899" w:rsidRDefault="00657899" w:rsidP="00657899">
      <w:pPr>
        <w:ind w:left="-360" w:right="-1440"/>
        <w:rPr>
          <w:ins w:id="204" w:author="Blair, Carolyn" w:date="2026-09-25T19:58:00Z" w16du:dateUtc="2026-09-25T23:58:00Z"/>
          <w:rFonts w:ascii="Corbel" w:hAnsi="Corbel"/>
          <w:b/>
        </w:rPr>
      </w:pPr>
      <w:ins w:id="205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Hearing </w:t>
        </w:r>
        <w:r w:rsidRPr="00657899">
          <w:rPr>
            <w:rFonts w:ascii="Corbel" w:hAnsi="Corbel"/>
            <w:b/>
          </w:rPr>
          <w:tab/>
          <w:t>Date __________________________</w:t>
        </w:r>
        <w:r w:rsidRPr="00657899">
          <w:rPr>
            <w:rFonts w:ascii="Corbel" w:hAnsi="Corbel"/>
            <w:b/>
          </w:rPr>
          <w:tab/>
          <w:t xml:space="preserve">Results _______________________________________ </w:t>
        </w:r>
      </w:ins>
    </w:p>
    <w:p w14:paraId="50F053AE" w14:textId="77777777" w:rsidR="00657899" w:rsidRPr="00657899" w:rsidRDefault="00657899" w:rsidP="00657899">
      <w:pPr>
        <w:ind w:left="-360" w:right="-1440"/>
        <w:rPr>
          <w:ins w:id="206" w:author="Blair, Carolyn" w:date="2026-09-25T19:58:00Z" w16du:dateUtc="2026-09-25T23:58:00Z"/>
          <w:rFonts w:ascii="Corbel" w:hAnsi="Corbel"/>
          <w:b/>
        </w:rPr>
      </w:pPr>
      <w:ins w:id="207" w:author="Blair, Carolyn" w:date="2026-09-25T19:58:00Z" w16du:dateUtc="2026-09-25T23:58:00Z">
        <w:r w:rsidRPr="00657899">
          <w:rPr>
            <w:rFonts w:ascii="Corbel" w:hAnsi="Corbel"/>
            <w:b/>
          </w:rPr>
          <w:t>Referred ______________________________________________________________________________</w:t>
        </w:r>
      </w:ins>
    </w:p>
    <w:p w14:paraId="2EC710AE" w14:textId="77777777" w:rsidR="00657899" w:rsidRPr="00657899" w:rsidRDefault="00657899" w:rsidP="00657899">
      <w:pPr>
        <w:ind w:left="-720" w:right="-1440"/>
        <w:rPr>
          <w:ins w:id="208" w:author="Blair, Carolyn" w:date="2026-09-25T19:58:00Z" w16du:dateUtc="2026-09-25T23:58:00Z"/>
          <w:rFonts w:ascii="Corbel" w:hAnsi="Corbel"/>
          <w:b/>
        </w:rPr>
      </w:pPr>
    </w:p>
    <w:p w14:paraId="25D7AE37" w14:textId="77777777" w:rsidR="00657899" w:rsidRPr="00657899" w:rsidRDefault="00657899" w:rsidP="00657899">
      <w:pPr>
        <w:ind w:left="-360" w:right="-1440"/>
        <w:rPr>
          <w:ins w:id="209" w:author="Blair, Carolyn" w:date="2026-09-25T19:58:00Z" w16du:dateUtc="2026-09-25T23:58:00Z"/>
          <w:rFonts w:ascii="Corbel" w:hAnsi="Corbel"/>
          <w:b/>
        </w:rPr>
      </w:pPr>
      <w:ins w:id="210" w:author="Blair, Carolyn" w:date="2026-09-25T19:58:00Z" w16du:dateUtc="2026-09-25T23:58:00Z">
        <w:r w:rsidRPr="00657899">
          <w:rPr>
            <w:rFonts w:ascii="Corbel" w:hAnsi="Corbel"/>
            <w:b/>
          </w:rPr>
          <w:t>Other health condition(s) which may substantially limit the student’s learning or access to school activities. _______________________________________________________________________________________  _______________________________________________________________________________________</w:t>
        </w:r>
      </w:ins>
    </w:p>
    <w:p w14:paraId="5E434700" w14:textId="77777777" w:rsidR="00657899" w:rsidRPr="00657899" w:rsidRDefault="00657899" w:rsidP="00657899">
      <w:pPr>
        <w:ind w:left="-360" w:right="-1440"/>
        <w:rPr>
          <w:ins w:id="211" w:author="Blair, Carolyn" w:date="2026-09-25T19:58:00Z" w16du:dateUtc="2026-09-25T23:58:00Z"/>
          <w:rFonts w:ascii="Corbel" w:hAnsi="Corbel"/>
          <w:b/>
        </w:rPr>
      </w:pPr>
    </w:p>
    <w:p w14:paraId="5607AEBB" w14:textId="77777777" w:rsidR="00657899" w:rsidRPr="00657899" w:rsidRDefault="00657899" w:rsidP="00657899">
      <w:pPr>
        <w:ind w:left="-360" w:right="-1440"/>
        <w:rPr>
          <w:ins w:id="212" w:author="Blair, Carolyn" w:date="2026-09-25T19:58:00Z" w16du:dateUtc="2026-09-25T23:58:00Z"/>
          <w:rFonts w:ascii="Corbel" w:hAnsi="Corbel"/>
          <w:b/>
        </w:rPr>
      </w:pPr>
      <w:ins w:id="213" w:author="Blair, Carolyn" w:date="2026-09-25T19:58:00Z" w16du:dateUtc="2026-09-25T23:58:00Z">
        <w:r w:rsidRPr="00657899">
          <w:rPr>
            <w:rFonts w:ascii="Corbel" w:hAnsi="Corbel"/>
            <w:b/>
          </w:rPr>
          <w:t>Is the student currently on medication?  _____ Yes ______ No</w:t>
        </w:r>
      </w:ins>
    </w:p>
    <w:p w14:paraId="161B59AB" w14:textId="77777777" w:rsidR="00E40201" w:rsidRDefault="00E40201">
      <w:pPr>
        <w:rPr>
          <w:del w:id="214" w:author="Blair, Carolyn" w:date="2026-09-25T19:58:00Z" w16du:dateUtc="2026-09-25T23:58:00Z"/>
          <w:sz w:val="16"/>
          <w:szCs w:val="16"/>
        </w:rPr>
      </w:pPr>
    </w:p>
    <w:p w14:paraId="324BAA06" w14:textId="77777777" w:rsidR="00E40201" w:rsidRDefault="00E40201">
      <w:pPr>
        <w:rPr>
          <w:del w:id="215" w:author="Blair, Carolyn" w:date="2026-09-25T19:58:00Z" w16du:dateUtc="2026-09-25T23:58:00Z"/>
          <w:sz w:val="16"/>
          <w:szCs w:val="16"/>
        </w:rPr>
      </w:pPr>
    </w:p>
    <w:p w14:paraId="1BC664CD" w14:textId="77777777" w:rsidR="00E40201" w:rsidRDefault="00531E25">
      <w:pPr>
        <w:rPr>
          <w:del w:id="216" w:author="Blair, Carolyn" w:date="2026-09-25T19:58:00Z" w16du:dateUtc="2026-09-25T23:58:00Z"/>
        </w:rPr>
      </w:pPr>
      <w:del w:id="217" w:author="Blair, Carolyn" w:date="2026-09-25T19:58:00Z" w16du:dateUtc="2026-09-25T23:58:00Z">
        <w:r>
          <w:delText>As the parent/legal guardian of ____________________________________________________, I hereby give my permission for my child to participate in the DPS/SDE Third-Party testing program at _________________________________________________________________ High School.  I  understand that this program allows my child to take the driving portion of the driver’s license test during their driver education class. I further understand that my child must meet the criterion listed above and that passing driver educat</w:delText>
        </w:r>
        <w:r>
          <w:delText>ion does not guarantee that my child will be certified to receive his or her license.</w:delText>
        </w:r>
      </w:del>
    </w:p>
    <w:p w14:paraId="2515BDED" w14:textId="77777777" w:rsidR="00E40201" w:rsidRDefault="00E40201">
      <w:pPr>
        <w:rPr>
          <w:del w:id="218" w:author="Blair, Carolyn" w:date="2026-09-25T19:58:00Z" w16du:dateUtc="2026-09-25T23:58:00Z"/>
        </w:rPr>
      </w:pPr>
    </w:p>
    <w:p w14:paraId="4E240271" w14:textId="77777777" w:rsidR="00E40201" w:rsidRDefault="00531E25">
      <w:pPr>
        <w:rPr>
          <w:del w:id="219" w:author="Blair, Carolyn" w:date="2026-09-25T19:58:00Z" w16du:dateUtc="2026-09-25T23:58:00Z"/>
        </w:rPr>
      </w:pPr>
      <w:del w:id="220" w:author="Blair, Carolyn" w:date="2026-09-25T19:58:00Z" w16du:dateUtc="2026-09-25T23:58:00Z">
        <w:r>
          <w:delText>Parent’s signature _________________________________________________________________</w:delText>
        </w:r>
      </w:del>
    </w:p>
    <w:p w14:paraId="567E7E9E" w14:textId="77777777" w:rsidR="00E40201" w:rsidRDefault="00E40201">
      <w:pPr>
        <w:rPr>
          <w:del w:id="221" w:author="Blair, Carolyn" w:date="2026-09-25T19:58:00Z" w16du:dateUtc="2026-09-25T23:58:00Z"/>
        </w:rPr>
      </w:pPr>
    </w:p>
    <w:p w14:paraId="4DCC5DDF" w14:textId="77777777" w:rsidR="00E40201" w:rsidRDefault="00531E25">
      <w:pPr>
        <w:rPr>
          <w:del w:id="222" w:author="Blair, Carolyn" w:date="2026-09-25T19:58:00Z" w16du:dateUtc="2026-09-25T23:58:00Z"/>
        </w:rPr>
      </w:pPr>
      <w:del w:id="223" w:author="Blair, Carolyn" w:date="2026-09-25T19:58:00Z" w16du:dateUtc="2026-09-25T23:58:00Z">
        <w:r>
          <w:delText>Parent’s printed name ______________________________________________________________</w:delText>
        </w:r>
      </w:del>
    </w:p>
    <w:p w14:paraId="343A121F" w14:textId="77777777" w:rsidR="00E40201" w:rsidRDefault="00E40201">
      <w:pPr>
        <w:rPr>
          <w:del w:id="224" w:author="Blair, Carolyn" w:date="2026-09-25T19:58:00Z" w16du:dateUtc="2026-09-25T23:58:00Z"/>
        </w:rPr>
      </w:pPr>
    </w:p>
    <w:p w14:paraId="32D60E7F" w14:textId="77777777" w:rsidR="00E40201" w:rsidRDefault="00531E25">
      <w:pPr>
        <w:rPr>
          <w:del w:id="225" w:author="Blair, Carolyn" w:date="2026-09-25T19:58:00Z" w16du:dateUtc="2026-09-25T23:58:00Z"/>
        </w:rPr>
      </w:pPr>
      <w:del w:id="226" w:author="Blair, Carolyn" w:date="2026-09-25T19:58:00Z" w16du:dateUtc="2026-09-25T23:58:00Z">
        <w:r>
          <w:delText>Date _______________________________________</w:delText>
        </w:r>
      </w:del>
    </w:p>
    <w:p w14:paraId="7B9479B5" w14:textId="77777777" w:rsidR="00E40201" w:rsidRPr="00657899" w:rsidRDefault="00E40201" w:rsidP="00657899">
      <w:pPr>
        <w:ind w:left="-360" w:right="-1440"/>
        <w:rPr>
          <w:moveTo w:id="227" w:author="Blair, Carolyn" w:date="2026-09-25T19:58:00Z" w16du:dateUtc="2026-09-25T23:58:00Z"/>
          <w:rFonts w:ascii="Corbel" w:hAnsi="Corbel"/>
          <w:b/>
          <w:rPrChange w:id="228" w:author="Blair, Carolyn" w:date="2026-09-25T19:58:00Z" w16du:dateUtc="2026-09-25T23:58:00Z">
            <w:rPr>
              <w:moveTo w:id="229" w:author="Blair, Carolyn" w:date="2026-09-25T19:58:00Z" w16du:dateUtc="2026-09-25T23:58:00Z"/>
              <w:sz w:val="22"/>
              <w:szCs w:val="22"/>
            </w:rPr>
          </w:rPrChange>
        </w:rPr>
        <w:pPrChange w:id="230" w:author="Blair, Carolyn" w:date="2026-09-25T19:58:00Z" w16du:dateUtc="2026-09-25T23:58:00Z">
          <w:pPr/>
        </w:pPrChange>
      </w:pPr>
      <w:moveToRangeStart w:id="231" w:author="Blair, Carolyn" w:date="2026-09-25T19:58:00Z" w:name="move241258744"/>
    </w:p>
    <w:p w14:paraId="123F4E41" w14:textId="77777777" w:rsidR="00657899" w:rsidRPr="00657899" w:rsidRDefault="00531E25" w:rsidP="00657899">
      <w:pPr>
        <w:ind w:left="-360" w:right="-1440"/>
        <w:rPr>
          <w:ins w:id="232" w:author="Blair, Carolyn" w:date="2026-09-25T19:58:00Z" w16du:dateUtc="2026-09-25T23:58:00Z"/>
          <w:rFonts w:ascii="Corbel" w:hAnsi="Corbel"/>
          <w:b/>
        </w:rPr>
      </w:pPr>
      <w:moveTo w:id="233" w:author="Blair, Carolyn" w:date="2026-09-25T19:58:00Z" w16du:dateUtc="2026-09-25T23:58:00Z">
        <w:r w:rsidRPr="00657899">
          <w:rPr>
            <w:rFonts w:ascii="Corbel" w:hAnsi="Corbel"/>
            <w:b/>
            <w:rPrChange w:id="234" w:author="Blair, Carolyn" w:date="2026-09-25T19:58:00Z" w16du:dateUtc="2026-09-25T23:58:00Z">
              <w:rPr>
                <w:sz w:val="20"/>
                <w:szCs w:val="20"/>
              </w:rPr>
            </w:rPrChange>
          </w:rPr>
          <w:t xml:space="preserve">Have </w:t>
        </w:r>
      </w:moveTo>
      <w:moveToRangeEnd w:id="231"/>
      <w:ins w:id="235" w:author="Blair, Carolyn" w:date="2026-09-25T19:58:00Z" w16du:dateUtc="2026-09-25T23:58:00Z">
        <w:r w:rsidR="00657899" w:rsidRPr="00657899">
          <w:rPr>
            <w:rFonts w:ascii="Corbel" w:hAnsi="Corbel"/>
            <w:b/>
          </w:rPr>
          <w:t>doctor’s reports been requested? _____ Yes ______ No</w:t>
        </w:r>
      </w:ins>
    </w:p>
    <w:p w14:paraId="21A9C6A4" w14:textId="77777777" w:rsidR="00657899" w:rsidRPr="00657899" w:rsidRDefault="00657899" w:rsidP="00657899">
      <w:pPr>
        <w:ind w:left="-720" w:right="-1440"/>
        <w:rPr>
          <w:ins w:id="236" w:author="Blair, Carolyn" w:date="2026-09-25T19:58:00Z" w16du:dateUtc="2026-09-25T23:58:00Z"/>
          <w:rFonts w:ascii="Corbel" w:hAnsi="Corbel"/>
          <w:b/>
        </w:rPr>
      </w:pPr>
    </w:p>
    <w:p w14:paraId="09364FCF" w14:textId="77777777" w:rsidR="00657899" w:rsidRPr="00657899" w:rsidRDefault="00657899" w:rsidP="00657899">
      <w:pPr>
        <w:ind w:left="-720" w:right="-1440"/>
        <w:rPr>
          <w:ins w:id="237" w:author="Blair, Carolyn" w:date="2026-09-25T19:58:00Z" w16du:dateUtc="2026-09-25T23:58:00Z"/>
          <w:rFonts w:ascii="Corbel" w:hAnsi="Corbel"/>
          <w:b/>
        </w:rPr>
      </w:pPr>
      <w:ins w:id="238" w:author="Blair, Carolyn" w:date="2026-09-25T19:58:00Z" w16du:dateUtc="2026-09-25T23:58:00Z">
        <w:r w:rsidRPr="00657899">
          <w:rPr>
            <w:rFonts w:ascii="Corbel" w:hAnsi="Corbel"/>
            <w:b/>
          </w:rPr>
          <w:t>V. Testing Data (if applicable):  Attach a copy of the student’s most recent achievement/aptitude test, KIRIS (if appropriate), and classroom subject matter test results.</w:t>
        </w:r>
      </w:ins>
    </w:p>
    <w:p w14:paraId="03A05D98" w14:textId="77777777" w:rsidR="00657899" w:rsidRPr="00657899" w:rsidRDefault="00657899" w:rsidP="00657899">
      <w:pPr>
        <w:ind w:left="-720" w:right="-1440"/>
        <w:rPr>
          <w:ins w:id="239" w:author="Blair, Carolyn" w:date="2026-09-25T19:58:00Z" w16du:dateUtc="2026-09-25T23:58:00Z"/>
          <w:rFonts w:ascii="Corbel" w:hAnsi="Corbel"/>
          <w:b/>
        </w:rPr>
      </w:pPr>
    </w:p>
    <w:p w14:paraId="3A3335D5" w14:textId="77777777" w:rsidR="00657899" w:rsidRPr="00657899" w:rsidRDefault="00657899" w:rsidP="00657899">
      <w:pPr>
        <w:ind w:left="-720" w:right="-1440"/>
        <w:rPr>
          <w:ins w:id="240" w:author="Blair, Carolyn" w:date="2026-09-25T19:58:00Z" w16du:dateUtc="2026-09-25T23:58:00Z"/>
          <w:rFonts w:ascii="Corbel" w:hAnsi="Corbel"/>
          <w:b/>
        </w:rPr>
      </w:pPr>
      <w:ins w:id="241" w:author="Blair, Carolyn" w:date="2026-09-25T19:58:00Z" w16du:dateUtc="2026-09-25T23:58:00Z">
        <w:r w:rsidRPr="00657899">
          <w:rPr>
            <w:rFonts w:ascii="Corbel" w:hAnsi="Corbel"/>
            <w:b/>
          </w:rPr>
          <w:t>VI. Academic Characteristics (if applicable):  Estimate the student’s grade level.</w:t>
        </w:r>
      </w:ins>
    </w:p>
    <w:p w14:paraId="59A50D43" w14:textId="77777777" w:rsidR="00657899" w:rsidRPr="00657899" w:rsidRDefault="00657899" w:rsidP="00657899">
      <w:pPr>
        <w:ind w:left="-720" w:right="-1440"/>
        <w:rPr>
          <w:ins w:id="242" w:author="Blair, Carolyn" w:date="2026-09-25T19:58:00Z" w16du:dateUtc="2026-09-25T23:58:00Z"/>
          <w:rFonts w:ascii="Corbel" w:hAnsi="Corbel"/>
          <w:b/>
        </w:rPr>
      </w:pPr>
    </w:p>
    <w:p w14:paraId="2BFA97DC" w14:textId="77777777" w:rsidR="00657899" w:rsidRPr="00657899" w:rsidRDefault="00657899" w:rsidP="00657899">
      <w:pPr>
        <w:ind w:left="-720" w:right="-1440"/>
        <w:rPr>
          <w:ins w:id="243" w:author="Blair, Carolyn" w:date="2026-09-25T19:58:00Z" w16du:dateUtc="2026-09-25T23:58:00Z"/>
          <w:rFonts w:ascii="Corbel" w:hAnsi="Corbel"/>
          <w:b/>
        </w:rPr>
      </w:pPr>
      <w:ins w:id="244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Oral Reading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Spelling</w:t>
        </w:r>
      </w:ins>
    </w:p>
    <w:p w14:paraId="47A0A891" w14:textId="77777777" w:rsidR="00657899" w:rsidRPr="00657899" w:rsidRDefault="00657899" w:rsidP="00657899">
      <w:pPr>
        <w:ind w:left="-720" w:right="-1440"/>
        <w:rPr>
          <w:ins w:id="245" w:author="Blair, Carolyn" w:date="2026-09-25T19:58:00Z" w16du:dateUtc="2026-09-25T23:58:00Z"/>
          <w:rFonts w:ascii="Corbel" w:hAnsi="Corbel"/>
          <w:b/>
        </w:rPr>
      </w:pPr>
    </w:p>
    <w:p w14:paraId="796F8DC0" w14:textId="77777777" w:rsidR="00657899" w:rsidRPr="00657899" w:rsidRDefault="00657899" w:rsidP="00657899">
      <w:pPr>
        <w:ind w:left="-720" w:right="-1440"/>
        <w:rPr>
          <w:ins w:id="246" w:author="Blair, Carolyn" w:date="2026-09-25T19:58:00Z" w16du:dateUtc="2026-09-25T23:58:00Z"/>
          <w:rFonts w:ascii="Corbel" w:hAnsi="Corbel"/>
          <w:b/>
        </w:rPr>
      </w:pPr>
      <w:ins w:id="247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Reading Comprehension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Math Calculation</w:t>
        </w:r>
      </w:ins>
    </w:p>
    <w:p w14:paraId="479DFF1A" w14:textId="77777777" w:rsidR="00657899" w:rsidRPr="00657899" w:rsidRDefault="00657899" w:rsidP="00657899">
      <w:pPr>
        <w:ind w:left="-720" w:right="-1440"/>
        <w:rPr>
          <w:ins w:id="248" w:author="Blair, Carolyn" w:date="2026-09-25T19:58:00Z" w16du:dateUtc="2026-09-25T23:58:00Z"/>
          <w:rFonts w:ascii="Corbel" w:hAnsi="Corbel"/>
          <w:b/>
        </w:rPr>
      </w:pPr>
    </w:p>
    <w:p w14:paraId="13506822" w14:textId="77777777" w:rsidR="00657899" w:rsidRPr="00657899" w:rsidRDefault="00657899" w:rsidP="00657899">
      <w:pPr>
        <w:ind w:left="-720" w:right="-1440"/>
        <w:rPr>
          <w:ins w:id="249" w:author="Blair, Carolyn" w:date="2026-09-25T19:58:00Z" w16du:dateUtc="2026-09-25T23:58:00Z"/>
          <w:rFonts w:ascii="Corbel" w:hAnsi="Corbel"/>
          <w:b/>
        </w:rPr>
      </w:pPr>
      <w:ins w:id="250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Basic Reading Skills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Math Reasoning</w:t>
        </w:r>
      </w:ins>
    </w:p>
    <w:p w14:paraId="0EB7921B" w14:textId="77777777" w:rsidR="00657899" w:rsidRPr="00657899" w:rsidRDefault="00657899" w:rsidP="00657899">
      <w:pPr>
        <w:ind w:left="-720" w:right="-1440"/>
        <w:rPr>
          <w:ins w:id="251" w:author="Blair, Carolyn" w:date="2026-09-25T19:58:00Z" w16du:dateUtc="2026-09-25T23:58:00Z"/>
          <w:rFonts w:ascii="Corbel" w:hAnsi="Corbel"/>
          <w:b/>
        </w:rPr>
      </w:pPr>
    </w:p>
    <w:p w14:paraId="336CE0AA" w14:textId="77777777" w:rsidR="00657899" w:rsidRPr="00657899" w:rsidRDefault="00657899" w:rsidP="00657899">
      <w:pPr>
        <w:ind w:left="-720" w:right="-1440"/>
        <w:rPr>
          <w:ins w:id="252" w:author="Blair, Carolyn" w:date="2026-09-25T19:58:00Z" w16du:dateUtc="2026-09-25T23:58:00Z"/>
          <w:rFonts w:ascii="Corbel" w:hAnsi="Corbel"/>
          <w:b/>
        </w:rPr>
      </w:pPr>
      <w:ins w:id="253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Written Expression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Writes Legibly</w:t>
        </w:r>
      </w:ins>
    </w:p>
    <w:p w14:paraId="0A0E2033" w14:textId="77777777" w:rsidR="00E40201" w:rsidRPr="00657899" w:rsidRDefault="00E40201" w:rsidP="00657899">
      <w:pPr>
        <w:ind w:left="-720" w:right="-1440"/>
        <w:rPr>
          <w:moveTo w:id="254" w:author="Blair, Carolyn" w:date="2026-09-25T19:58:00Z" w16du:dateUtc="2026-09-25T23:58:00Z"/>
          <w:rFonts w:ascii="Corbel" w:hAnsi="Corbel"/>
          <w:b/>
          <w:rPrChange w:id="255" w:author="Blair, Carolyn" w:date="2026-09-25T19:58:00Z" w16du:dateUtc="2026-09-25T23:58:00Z">
            <w:rPr>
              <w:moveTo w:id="256" w:author="Blair, Carolyn" w:date="2026-09-25T19:58:00Z" w16du:dateUtc="2026-09-25T23:58:00Z"/>
              <w:sz w:val="20"/>
              <w:szCs w:val="20"/>
            </w:rPr>
          </w:rPrChange>
        </w:rPr>
        <w:pPrChange w:id="257" w:author="Blair, Carolyn" w:date="2026-09-25T19:58:00Z" w16du:dateUtc="2026-09-25T23:58:00Z">
          <w:pPr/>
        </w:pPrChange>
      </w:pPr>
      <w:moveToRangeStart w:id="258" w:author="Blair, Carolyn" w:date="2026-09-25T19:58:00Z" w:name="move241258742"/>
    </w:p>
    <w:p w14:paraId="07218A15" w14:textId="77777777" w:rsidR="00657899" w:rsidRPr="00657899" w:rsidRDefault="00531E25" w:rsidP="00657899">
      <w:pPr>
        <w:ind w:left="-360" w:right="-1440"/>
        <w:rPr>
          <w:ins w:id="259" w:author="Blair, Carolyn" w:date="2026-09-25T19:58:00Z" w16du:dateUtc="2026-09-25T23:58:00Z"/>
          <w:rFonts w:ascii="Corbel" w:hAnsi="Corbel"/>
          <w:b/>
        </w:rPr>
      </w:pPr>
      <w:moveTo w:id="260" w:author="Blair, Carolyn" w:date="2026-09-25T19:58:00Z" w16du:dateUtc="2026-09-25T23:58:00Z">
        <w:r w:rsidRPr="00657899">
          <w:rPr>
            <w:rFonts w:ascii="Corbel" w:hAnsi="Corbel"/>
            <w:b/>
            <w:rPrChange w:id="261" w:author="Blair, Carolyn" w:date="2026-09-25T19:58:00Z" w16du:dateUtc="2026-09-25T23:58:00Z">
              <w:rPr/>
            </w:rPrChange>
          </w:rPr>
          <w:t xml:space="preserve">Student </w:t>
        </w:r>
      </w:moveTo>
      <w:moveToRangeEnd w:id="258"/>
      <w:ins w:id="262" w:author="Blair, Carolyn" w:date="2026-09-25T19:58:00Z" w16du:dateUtc="2026-09-25T23:58:00Z">
        <w:r w:rsidR="00657899" w:rsidRPr="00657899">
          <w:rPr>
            <w:rFonts w:ascii="Corbel" w:hAnsi="Corbel"/>
            <w:b/>
          </w:rPr>
          <w:t>Classroom Performance Summary (if applicable)</w:t>
        </w:r>
      </w:ins>
    </w:p>
    <w:p w14:paraId="2CBAF15E" w14:textId="77777777" w:rsidR="00657899" w:rsidRPr="00657899" w:rsidRDefault="00657899" w:rsidP="00657899">
      <w:pPr>
        <w:ind w:left="-720" w:right="-1440"/>
        <w:rPr>
          <w:ins w:id="263" w:author="Blair, Carolyn" w:date="2026-09-25T19:58:00Z" w16du:dateUtc="2026-09-25T23:58:00Z"/>
          <w:rFonts w:ascii="Corbel" w:hAnsi="Corbel"/>
          <w:b/>
        </w:rPr>
      </w:pPr>
    </w:p>
    <w:p w14:paraId="1ACA5D4C" w14:textId="77777777" w:rsidR="00657899" w:rsidRPr="00657899" w:rsidRDefault="00657899" w:rsidP="00657899">
      <w:pPr>
        <w:ind w:left="-360" w:right="-1440"/>
        <w:rPr>
          <w:ins w:id="264" w:author="Blair, Carolyn" w:date="2026-09-25T19:58:00Z" w16du:dateUtc="2026-09-25T23:58:00Z"/>
          <w:rFonts w:ascii="Corbel" w:hAnsi="Corbel"/>
          <w:b/>
        </w:rPr>
      </w:pPr>
      <w:ins w:id="265" w:author="Blair, Carolyn" w:date="2026-09-25T19:58:00Z" w16du:dateUtc="2026-09-25T23:58:00Z">
        <w:r w:rsidRPr="00657899">
          <w:rPr>
            <w:rFonts w:ascii="Corbel" w:hAnsi="Corbel"/>
            <w:b/>
          </w:rPr>
          <w:t>_____ Yes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 xml:space="preserve">Student has been retained. </w:t>
        </w:r>
      </w:ins>
    </w:p>
    <w:p w14:paraId="6069DE49" w14:textId="77777777" w:rsidR="00657899" w:rsidRPr="00657899" w:rsidRDefault="00657899" w:rsidP="00657899">
      <w:pPr>
        <w:ind w:left="-360" w:right="-1440"/>
        <w:rPr>
          <w:ins w:id="266" w:author="Blair, Carolyn" w:date="2026-09-25T19:58:00Z" w16du:dateUtc="2026-09-25T23:58:00Z"/>
          <w:rFonts w:ascii="Corbel" w:hAnsi="Corbel"/>
          <w:b/>
        </w:rPr>
      </w:pPr>
      <w:ins w:id="267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If yes, the student was retained in grade ______________</w:t>
        </w:r>
      </w:ins>
    </w:p>
    <w:p w14:paraId="588180C4" w14:textId="77777777" w:rsidR="00657899" w:rsidRPr="00657899" w:rsidRDefault="00657899" w:rsidP="00657899">
      <w:pPr>
        <w:ind w:left="-360" w:right="-1440"/>
        <w:rPr>
          <w:ins w:id="268" w:author="Blair, Carolyn" w:date="2026-09-25T19:58:00Z" w16du:dateUtc="2026-09-25T23:58:00Z"/>
          <w:rFonts w:ascii="Corbel" w:hAnsi="Corbel"/>
          <w:b/>
        </w:rPr>
      </w:pPr>
    </w:p>
    <w:p w14:paraId="7B35CEC5" w14:textId="77777777" w:rsidR="00657899" w:rsidRDefault="00657899" w:rsidP="00657899">
      <w:pPr>
        <w:ind w:left="-360" w:right="-1440"/>
        <w:rPr>
          <w:ins w:id="269" w:author="Blair, Carolyn" w:date="2026-09-25T19:58:00Z" w16du:dateUtc="2026-09-25T23:58:00Z"/>
          <w:rFonts w:ascii="Corbel" w:hAnsi="Corbel"/>
          <w:b/>
        </w:rPr>
      </w:pPr>
      <w:ins w:id="270" w:author="Blair, Carolyn" w:date="2026-09-25T19:58:00Z" w16du:dateUtc="2026-09-25T23:58:00Z">
        <w:r w:rsidRPr="00657899">
          <w:rPr>
            <w:rFonts w:ascii="Corbel" w:hAnsi="Corbel"/>
            <w:b/>
          </w:rPr>
          <w:t>_____ Yes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>Student receives passing grades in all subject areas.  If no, the student is currently failing</w:t>
        </w:r>
        <w:r>
          <w:rPr>
            <w:rFonts w:ascii="Corbel" w:hAnsi="Corbel"/>
            <w:b/>
          </w:rPr>
          <w:t xml:space="preserve"> </w:t>
        </w:r>
        <w:r w:rsidRPr="00657899">
          <w:rPr>
            <w:rFonts w:ascii="Corbel" w:hAnsi="Corbel"/>
            <w:b/>
          </w:rPr>
          <w:t>in subject areas of:  _</w:t>
        </w:r>
        <w:r>
          <w:rPr>
            <w:rFonts w:ascii="Corbel" w:hAnsi="Corbel"/>
            <w:b/>
          </w:rPr>
          <w:t>__</w:t>
        </w:r>
        <w:r w:rsidRPr="00657899">
          <w:rPr>
            <w:rFonts w:ascii="Corbel" w:hAnsi="Corbel"/>
            <w:b/>
          </w:rPr>
          <w:t xml:space="preserve">_______________________________________________________  __________________________________________________________________________________ __________________________________________________________________________________ __________________________________________________________________________________ </w:t>
        </w:r>
      </w:ins>
    </w:p>
    <w:p w14:paraId="5A4A472A" w14:textId="77777777" w:rsidR="00657899" w:rsidRDefault="00657899" w:rsidP="00657899">
      <w:pPr>
        <w:ind w:left="-360" w:right="-1440"/>
        <w:rPr>
          <w:ins w:id="271" w:author="Blair, Carolyn" w:date="2026-09-25T19:58:00Z" w16du:dateUtc="2026-09-25T23:58:00Z"/>
          <w:rFonts w:ascii="Corbel" w:hAnsi="Corbel"/>
          <w:b/>
        </w:rPr>
      </w:pPr>
    </w:p>
    <w:p w14:paraId="6E98E9CD" w14:textId="77777777" w:rsidR="00657899" w:rsidRPr="00657899" w:rsidRDefault="00657899" w:rsidP="00657899">
      <w:pPr>
        <w:ind w:left="-360" w:right="-1440"/>
        <w:rPr>
          <w:ins w:id="272" w:author="Blair, Carolyn" w:date="2026-09-25T19:58:00Z" w16du:dateUtc="2026-09-25T23:58:00Z"/>
          <w:rFonts w:ascii="Corbel" w:hAnsi="Corbel"/>
          <w:b/>
        </w:rPr>
      </w:pPr>
      <w:ins w:id="273" w:author="Blair, Carolyn" w:date="2026-09-25T19:58:00Z" w16du:dateUtc="2026-09-25T23:58:00Z">
        <w:r w:rsidRPr="00657899">
          <w:rPr>
            <w:rFonts w:ascii="Corbel" w:hAnsi="Corbel"/>
            <w:b/>
          </w:rPr>
          <w:t>VII. Health Problems:</w:t>
        </w:r>
      </w:ins>
    </w:p>
    <w:p w14:paraId="7B4E4B9D" w14:textId="77777777" w:rsidR="00657899" w:rsidRPr="00657899" w:rsidRDefault="00657899" w:rsidP="00657899">
      <w:pPr>
        <w:ind w:right="-1440"/>
        <w:rPr>
          <w:ins w:id="274" w:author="Blair, Carolyn" w:date="2026-09-25T19:58:00Z" w16du:dateUtc="2026-09-25T23:58:00Z"/>
          <w:rFonts w:ascii="Corbel" w:hAnsi="Corbel"/>
          <w:b/>
        </w:rPr>
      </w:pPr>
    </w:p>
    <w:p w14:paraId="05B7C6B1" w14:textId="77777777" w:rsidR="00657899" w:rsidRDefault="00657899" w:rsidP="00657899">
      <w:pPr>
        <w:ind w:right="-1440"/>
        <w:rPr>
          <w:ins w:id="275" w:author="Blair, Carolyn" w:date="2026-09-25T19:58:00Z" w16du:dateUtc="2026-09-25T23:58:00Z"/>
          <w:rFonts w:ascii="Corbel" w:hAnsi="Corbel"/>
          <w:b/>
        </w:rPr>
      </w:pPr>
      <w:ins w:id="276" w:author="Blair, Carolyn" w:date="2026-09-25T19:58:00Z" w16du:dateUtc="2026-09-25T23:58:00Z">
        <w:r w:rsidRPr="00657899">
          <w:rPr>
            <w:rFonts w:ascii="Corbel" w:hAnsi="Corbel"/>
            <w:b/>
          </w:rPr>
          <w:t>_____ Yes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>Student has special health care needs (medication, allergy, etc.) during school activities,</w:t>
        </w:r>
        <w:r>
          <w:rPr>
            <w:rFonts w:ascii="Corbel" w:hAnsi="Corbel"/>
            <w:b/>
          </w:rPr>
          <w:t xml:space="preserve"> </w:t>
        </w:r>
        <w:r w:rsidRPr="00657899">
          <w:rPr>
            <w:rFonts w:ascii="Corbel" w:hAnsi="Corbel"/>
            <w:b/>
          </w:rPr>
          <w:t>including lunch.  Explain:   ________________________________________________</w:t>
        </w:r>
        <w:r>
          <w:rPr>
            <w:rFonts w:ascii="Corbel" w:hAnsi="Corbel"/>
            <w:b/>
          </w:rPr>
          <w:t xml:space="preserve"> </w:t>
        </w:r>
      </w:ins>
    </w:p>
    <w:p w14:paraId="764E2321" w14:textId="77777777" w:rsidR="00657899" w:rsidRDefault="00657899" w:rsidP="00657899">
      <w:pPr>
        <w:ind w:right="-1440"/>
        <w:rPr>
          <w:ins w:id="277" w:author="Blair, Carolyn" w:date="2026-09-25T19:58:00Z" w16du:dateUtc="2026-09-25T23:58:00Z"/>
          <w:rFonts w:ascii="Corbel" w:hAnsi="Corbel"/>
          <w:b/>
        </w:rPr>
      </w:pPr>
      <w:ins w:id="278" w:author="Blair, Carolyn" w:date="2026-09-25T19:58:00Z" w16du:dateUtc="2026-09-25T23:58:00Z">
        <w:r>
          <w:rPr>
            <w:rFonts w:ascii="Corbel" w:hAnsi="Corbel"/>
            <w:b/>
          </w:rPr>
          <w:t xml:space="preserve">_______________________________________________________________________________________ </w:t>
        </w:r>
      </w:ins>
    </w:p>
    <w:p w14:paraId="2EA696FC" w14:textId="77777777" w:rsidR="00657899" w:rsidRDefault="00657899" w:rsidP="00657899">
      <w:pPr>
        <w:ind w:right="-1440"/>
        <w:rPr>
          <w:ins w:id="279" w:author="Blair, Carolyn" w:date="2026-09-25T19:58:00Z" w16du:dateUtc="2026-09-25T23:58:00Z"/>
          <w:rFonts w:ascii="Corbel" w:hAnsi="Corbel"/>
          <w:b/>
        </w:rPr>
      </w:pPr>
      <w:ins w:id="280" w:author="Blair, Carolyn" w:date="2026-09-25T19:58:00Z" w16du:dateUtc="2026-09-25T23:58:00Z">
        <w:r>
          <w:rPr>
            <w:rFonts w:ascii="Corbel" w:hAnsi="Corbel"/>
            <w:b/>
          </w:rPr>
          <w:t>_______________________________________________________________________________________.</w:t>
        </w:r>
      </w:ins>
    </w:p>
    <w:p w14:paraId="47FB0DE6" w14:textId="77777777" w:rsidR="00657899" w:rsidRDefault="00657899" w:rsidP="00657899">
      <w:pPr>
        <w:ind w:right="-1440"/>
        <w:rPr>
          <w:ins w:id="281" w:author="Blair, Carolyn" w:date="2026-09-25T19:58:00Z" w16du:dateUtc="2026-09-25T23:58:00Z"/>
          <w:rFonts w:ascii="Corbel" w:hAnsi="Corbel"/>
          <w:b/>
        </w:rPr>
      </w:pPr>
    </w:p>
    <w:p w14:paraId="05510DEB" w14:textId="77777777" w:rsidR="00657899" w:rsidRDefault="00657899" w:rsidP="00657899">
      <w:pPr>
        <w:ind w:right="-1440"/>
        <w:rPr>
          <w:ins w:id="282" w:author="Blair, Carolyn" w:date="2026-09-25T19:58:00Z" w16du:dateUtc="2026-09-25T23:58:00Z"/>
          <w:rFonts w:ascii="Corbel" w:hAnsi="Corbel"/>
          <w:b/>
        </w:rPr>
      </w:pPr>
    </w:p>
    <w:p w14:paraId="118FB04A" w14:textId="77777777" w:rsidR="00657899" w:rsidRPr="00657899" w:rsidRDefault="00657899" w:rsidP="00657899">
      <w:pPr>
        <w:ind w:right="-1440"/>
        <w:rPr>
          <w:ins w:id="283" w:author="Blair, Carolyn" w:date="2026-09-25T19:58:00Z" w16du:dateUtc="2026-09-25T23:58:00Z"/>
          <w:rFonts w:ascii="Corbel" w:hAnsi="Corbel"/>
          <w:b/>
        </w:rPr>
      </w:pPr>
      <w:ins w:id="284" w:author="Blair, Carolyn" w:date="2026-09-25T19:58:00Z" w16du:dateUtc="2026-09-25T23:58:00Z">
        <w:r w:rsidRPr="00657899">
          <w:rPr>
            <w:rFonts w:ascii="Corbel" w:hAnsi="Corbel"/>
            <w:b/>
          </w:rPr>
          <w:t>VIII. Self Help:</w:t>
        </w:r>
      </w:ins>
    </w:p>
    <w:p w14:paraId="506AB809" w14:textId="77777777" w:rsidR="00657899" w:rsidRPr="00657899" w:rsidRDefault="00657899" w:rsidP="00657899">
      <w:pPr>
        <w:ind w:right="-1440"/>
        <w:rPr>
          <w:ins w:id="285" w:author="Blair, Carolyn" w:date="2026-09-25T19:58:00Z" w16du:dateUtc="2026-09-25T23:58:00Z"/>
          <w:rFonts w:ascii="Corbel" w:hAnsi="Corbel"/>
          <w:b/>
        </w:rPr>
      </w:pPr>
    </w:p>
    <w:p w14:paraId="2923111B" w14:textId="77777777" w:rsidR="00657899" w:rsidRPr="00657899" w:rsidRDefault="00657899" w:rsidP="00657899">
      <w:pPr>
        <w:ind w:right="-1440"/>
        <w:rPr>
          <w:ins w:id="286" w:author="Blair, Carolyn" w:date="2026-09-25T19:58:00Z" w16du:dateUtc="2026-09-25T23:58:00Z"/>
          <w:rFonts w:ascii="Corbel" w:hAnsi="Corbel"/>
          <w:b/>
        </w:rPr>
      </w:pPr>
      <w:ins w:id="287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_____Yes       ______ No         Student experiencing problems with self-help, daily living, or motor skills. </w:t>
        </w:r>
        <w:r w:rsidRPr="00657899">
          <w:rPr>
            <w:rFonts w:ascii="Corbel" w:hAnsi="Corbel"/>
            <w:b/>
          </w:rPr>
          <w:tab/>
        </w:r>
      </w:ins>
    </w:p>
    <w:p w14:paraId="4153F87F" w14:textId="77777777" w:rsidR="00657899" w:rsidRPr="00657899" w:rsidRDefault="00657899" w:rsidP="00657899">
      <w:pPr>
        <w:ind w:left="-360" w:right="-1440"/>
        <w:rPr>
          <w:ins w:id="288" w:author="Blair, Carolyn" w:date="2026-09-25T19:58:00Z" w16du:dateUtc="2026-09-25T23:58:00Z"/>
          <w:rFonts w:ascii="Corbel" w:hAnsi="Corbel"/>
          <w:b/>
        </w:rPr>
      </w:pPr>
      <w:ins w:id="289" w:author="Blair, Carolyn" w:date="2026-09-25T19:58:00Z" w16du:dateUtc="2026-09-25T23:58:00Z">
        <w:r w:rsidRPr="00657899">
          <w:rPr>
            <w:rFonts w:ascii="Corbel" w:hAnsi="Corbel"/>
            <w:b/>
          </w:rPr>
          <w:t>Explain: ____________________________________________________________________________________ ___________________________________________________________________________________________</w:t>
        </w:r>
      </w:ins>
    </w:p>
    <w:p w14:paraId="4D71091C" w14:textId="77777777" w:rsidR="00657899" w:rsidRPr="00657899" w:rsidRDefault="00657899" w:rsidP="00657899">
      <w:pPr>
        <w:ind w:left="-720" w:right="-1440"/>
        <w:rPr>
          <w:ins w:id="290" w:author="Blair, Carolyn" w:date="2026-09-25T19:58:00Z" w16du:dateUtc="2026-09-25T23:58:00Z"/>
          <w:rFonts w:ascii="Corbel" w:hAnsi="Corbel"/>
          <w:b/>
        </w:rPr>
      </w:pPr>
    </w:p>
    <w:p w14:paraId="0477635F" w14:textId="77777777" w:rsidR="00657899" w:rsidRPr="00657899" w:rsidRDefault="00657899" w:rsidP="00657899">
      <w:pPr>
        <w:ind w:left="-720" w:right="-1440"/>
        <w:rPr>
          <w:ins w:id="291" w:author="Blair, Carolyn" w:date="2026-09-25T19:58:00Z" w16du:dateUtc="2026-09-25T23:58:00Z"/>
          <w:rFonts w:ascii="Corbel" w:hAnsi="Corbel"/>
          <w:b/>
        </w:rPr>
      </w:pPr>
      <w:ins w:id="292" w:author="Blair, Carolyn" w:date="2026-09-25T19:58:00Z" w16du:dateUtc="2026-09-25T23:58:00Z">
        <w:r w:rsidRPr="00657899">
          <w:rPr>
            <w:rFonts w:ascii="Corbel" w:hAnsi="Corbel"/>
            <w:b/>
          </w:rPr>
          <w:t>IX.</w:t>
        </w:r>
        <w:r w:rsidRPr="00657899">
          <w:rPr>
            <w:rFonts w:ascii="Corbel" w:hAnsi="Corbel"/>
            <w:b/>
          </w:rPr>
          <w:tab/>
          <w:t>Behavioral Data:</w:t>
        </w:r>
      </w:ins>
    </w:p>
    <w:p w14:paraId="732BF213" w14:textId="77777777" w:rsidR="00657899" w:rsidRPr="00657899" w:rsidRDefault="00657899" w:rsidP="00657899">
      <w:pPr>
        <w:ind w:left="-720" w:right="-1440"/>
        <w:rPr>
          <w:ins w:id="293" w:author="Blair, Carolyn" w:date="2026-09-25T19:58:00Z" w16du:dateUtc="2026-09-25T23:58:00Z"/>
          <w:rFonts w:ascii="Corbel" w:hAnsi="Corbel"/>
          <w:b/>
        </w:rPr>
      </w:pPr>
    </w:p>
    <w:p w14:paraId="77F2B670" w14:textId="77777777" w:rsidR="00657899" w:rsidRPr="00657899" w:rsidRDefault="00657899" w:rsidP="00657899">
      <w:pPr>
        <w:ind w:left="-360" w:right="-1440"/>
        <w:rPr>
          <w:ins w:id="294" w:author="Blair, Carolyn" w:date="2026-09-25T19:58:00Z" w16du:dateUtc="2026-09-25T23:58:00Z"/>
          <w:rFonts w:ascii="Corbel" w:hAnsi="Corbel"/>
          <w:b/>
        </w:rPr>
      </w:pPr>
      <w:ins w:id="295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A.  Attendance Record _______________________________________________________________________   __________________________________________________________________________________________ </w:t>
        </w:r>
      </w:ins>
    </w:p>
    <w:p w14:paraId="354DEA56" w14:textId="77777777" w:rsidR="00657899" w:rsidRPr="00657899" w:rsidRDefault="00657899" w:rsidP="00657899">
      <w:pPr>
        <w:ind w:left="-360" w:right="-1440"/>
        <w:rPr>
          <w:ins w:id="296" w:author="Blair, Carolyn" w:date="2026-09-25T19:58:00Z" w16du:dateUtc="2026-09-25T23:58:00Z"/>
          <w:rFonts w:ascii="Corbel" w:hAnsi="Corbel"/>
          <w:b/>
        </w:rPr>
      </w:pPr>
      <w:ins w:id="297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__________________________________________________________________________________________  </w:t>
        </w:r>
      </w:ins>
    </w:p>
    <w:p w14:paraId="0923C4A1" w14:textId="77777777" w:rsidR="00657899" w:rsidRPr="00657899" w:rsidRDefault="00657899" w:rsidP="00657899">
      <w:pPr>
        <w:ind w:left="-360" w:right="-1440"/>
        <w:rPr>
          <w:ins w:id="298" w:author="Blair, Carolyn" w:date="2026-09-25T19:58:00Z" w16du:dateUtc="2026-09-25T23:58:00Z"/>
          <w:rFonts w:ascii="Corbel" w:hAnsi="Corbel"/>
          <w:b/>
        </w:rPr>
      </w:pPr>
    </w:p>
    <w:p w14:paraId="3C3B10BB" w14:textId="77777777" w:rsidR="00657899" w:rsidRPr="00657899" w:rsidRDefault="00657899" w:rsidP="00657899">
      <w:pPr>
        <w:ind w:left="-360" w:right="-1440"/>
        <w:rPr>
          <w:ins w:id="299" w:author="Blair, Carolyn" w:date="2026-09-25T19:58:00Z" w16du:dateUtc="2026-09-25T23:58:00Z"/>
          <w:rFonts w:ascii="Corbel" w:hAnsi="Corbel"/>
          <w:b/>
        </w:rPr>
      </w:pPr>
      <w:ins w:id="300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B.  Parent Contact __________________________________________________________________________ </w:t>
        </w:r>
      </w:ins>
    </w:p>
    <w:p w14:paraId="40FDB145" w14:textId="77777777" w:rsidR="00657899" w:rsidRPr="00657899" w:rsidRDefault="00657899" w:rsidP="00657899">
      <w:pPr>
        <w:ind w:left="-360" w:right="-1440"/>
        <w:rPr>
          <w:ins w:id="301" w:author="Blair, Carolyn" w:date="2026-09-25T19:58:00Z" w16du:dateUtc="2026-09-25T23:58:00Z"/>
          <w:rFonts w:ascii="Corbel" w:hAnsi="Corbel"/>
          <w:b/>
        </w:rPr>
      </w:pPr>
      <w:ins w:id="302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_________________________________________________________________________________________ </w:t>
        </w:r>
      </w:ins>
    </w:p>
    <w:p w14:paraId="5F868E03" w14:textId="77777777" w:rsidR="00657899" w:rsidRPr="00657899" w:rsidRDefault="00657899" w:rsidP="00657899">
      <w:pPr>
        <w:ind w:left="-360" w:right="-1440"/>
        <w:rPr>
          <w:ins w:id="303" w:author="Blair, Carolyn" w:date="2026-09-25T19:58:00Z" w16du:dateUtc="2026-09-25T23:58:00Z"/>
          <w:rFonts w:ascii="Corbel" w:hAnsi="Corbel"/>
          <w:b/>
        </w:rPr>
      </w:pPr>
      <w:ins w:id="304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__________________________________________________________________________________________</w:t>
        </w:r>
      </w:ins>
    </w:p>
    <w:p w14:paraId="48030326" w14:textId="77777777" w:rsidR="00657899" w:rsidRPr="00657899" w:rsidRDefault="00657899" w:rsidP="00657899">
      <w:pPr>
        <w:ind w:left="-360" w:right="-1440"/>
        <w:rPr>
          <w:ins w:id="305" w:author="Blair, Carolyn" w:date="2026-09-25T19:58:00Z" w16du:dateUtc="2026-09-25T23:58:00Z"/>
          <w:rFonts w:ascii="Corbel" w:hAnsi="Corbel"/>
          <w:b/>
        </w:rPr>
      </w:pPr>
    </w:p>
    <w:p w14:paraId="369C9E86" w14:textId="77777777" w:rsidR="00657899" w:rsidRPr="00657899" w:rsidRDefault="00657899" w:rsidP="00657899">
      <w:pPr>
        <w:ind w:left="-360" w:right="-1440"/>
        <w:rPr>
          <w:ins w:id="306" w:author="Blair, Carolyn" w:date="2026-09-25T19:58:00Z" w16du:dateUtc="2026-09-25T23:58:00Z"/>
          <w:rFonts w:ascii="Corbel" w:hAnsi="Corbel"/>
          <w:b/>
        </w:rPr>
      </w:pPr>
      <w:ins w:id="307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C.  Discipline Records ________________________________________________________________________ </w:t>
        </w:r>
      </w:ins>
    </w:p>
    <w:p w14:paraId="317A4CBA" w14:textId="77777777" w:rsidR="00657899" w:rsidRPr="00657899" w:rsidRDefault="00657899" w:rsidP="00657899">
      <w:pPr>
        <w:ind w:left="-360" w:right="-1440"/>
        <w:rPr>
          <w:ins w:id="308" w:author="Blair, Carolyn" w:date="2026-09-25T19:58:00Z" w16du:dateUtc="2026-09-25T23:58:00Z"/>
          <w:rFonts w:ascii="Corbel" w:hAnsi="Corbel"/>
          <w:b/>
        </w:rPr>
      </w:pPr>
      <w:ins w:id="309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__________________________________________________________________________________________ </w:t>
        </w:r>
      </w:ins>
    </w:p>
    <w:p w14:paraId="5AF5F95A" w14:textId="77777777" w:rsidR="00E40201" w:rsidRPr="00657899" w:rsidRDefault="00657899" w:rsidP="00657899">
      <w:pPr>
        <w:ind w:left="-360" w:right="-1440"/>
        <w:rPr>
          <w:moveTo w:id="310" w:author="Blair, Carolyn" w:date="2026-09-25T19:58:00Z" w16du:dateUtc="2026-09-25T23:58:00Z"/>
          <w:rFonts w:ascii="Corbel" w:hAnsi="Corbel"/>
          <w:b/>
          <w:rPrChange w:id="311" w:author="Blair, Carolyn" w:date="2026-09-25T19:58:00Z" w16du:dateUtc="2026-09-25T23:58:00Z">
            <w:rPr>
              <w:moveTo w:id="312" w:author="Blair, Carolyn" w:date="2026-09-25T19:58:00Z" w16du:dateUtc="2026-09-25T23:58:00Z"/>
            </w:rPr>
          </w:rPrChange>
        </w:rPr>
        <w:pPrChange w:id="313" w:author="Blair, Carolyn" w:date="2026-09-25T19:58:00Z" w16du:dateUtc="2026-09-25T23:58:00Z">
          <w:pPr/>
        </w:pPrChange>
      </w:pPr>
      <w:ins w:id="314" w:author="Blair, Carolyn" w:date="2026-09-25T19:58:00Z" w16du:dateUtc="2026-09-25T23:58:00Z">
        <w:r w:rsidRPr="00657899">
          <w:rPr>
            <w:rFonts w:ascii="Corbel" w:hAnsi="Corbel"/>
            <w:b/>
          </w:rPr>
          <w:t>__________________________________________________________________________________________</w:t>
        </w:r>
      </w:ins>
      <w:moveToRangeStart w:id="315" w:author="Blair, Carolyn" w:date="2026-09-25T19:58:00Z" w:name="move241258743"/>
      <w:moveTo w:id="316" w:author="Blair, Carolyn" w:date="2026-09-25T19:58:00Z" w16du:dateUtc="2026-09-25T23:58:00Z">
        <w:r w:rsidR="00531E25" w:rsidRPr="00657899">
          <w:rPr>
            <w:rFonts w:ascii="Corbel" w:hAnsi="Corbel"/>
            <w:b/>
            <w:rPrChange w:id="317" w:author="Blair, Carolyn" w:date="2026-09-25T19:58:00Z" w16du:dateUtc="2026-09-25T23:58:00Z">
              <w:rPr/>
            </w:rPrChange>
          </w:rPr>
          <w:t xml:space="preserve"> </w:t>
        </w:r>
      </w:moveTo>
    </w:p>
    <w:p w14:paraId="296BCDB5" w14:textId="77777777" w:rsidR="00E40201" w:rsidRPr="00657899" w:rsidRDefault="00E40201" w:rsidP="00657899">
      <w:pPr>
        <w:ind w:left="-360" w:right="-1440"/>
        <w:rPr>
          <w:moveTo w:id="318" w:author="Blair, Carolyn" w:date="2026-09-25T19:58:00Z" w16du:dateUtc="2026-09-25T23:58:00Z"/>
          <w:rFonts w:ascii="Corbel" w:hAnsi="Corbel"/>
          <w:b/>
          <w:rPrChange w:id="319" w:author="Blair, Carolyn" w:date="2026-09-25T19:58:00Z" w16du:dateUtc="2026-09-25T23:58:00Z">
            <w:rPr>
              <w:moveTo w:id="320" w:author="Blair, Carolyn" w:date="2026-09-25T19:58:00Z" w16du:dateUtc="2026-09-25T23:58:00Z"/>
            </w:rPr>
          </w:rPrChange>
        </w:rPr>
        <w:pPrChange w:id="321" w:author="Blair, Carolyn" w:date="2026-09-25T19:58:00Z" w16du:dateUtc="2026-09-25T23:58:00Z">
          <w:pPr/>
        </w:pPrChange>
      </w:pPr>
    </w:p>
    <w:p w14:paraId="6E37351C" w14:textId="77777777" w:rsidR="00657899" w:rsidRPr="00657899" w:rsidRDefault="00531E25" w:rsidP="00657899">
      <w:pPr>
        <w:ind w:left="-360" w:right="-1440"/>
        <w:rPr>
          <w:ins w:id="322" w:author="Blair, Carolyn" w:date="2026-09-25T19:58:00Z" w16du:dateUtc="2026-09-25T23:58:00Z"/>
          <w:rFonts w:ascii="Corbel" w:hAnsi="Corbel"/>
          <w:b/>
        </w:rPr>
      </w:pPr>
      <w:moveTo w:id="323" w:author="Blair, Carolyn" w:date="2026-09-25T19:58:00Z" w16du:dateUtc="2026-09-25T23:58:00Z">
        <w:r w:rsidRPr="00657899">
          <w:rPr>
            <w:rFonts w:ascii="Corbel" w:hAnsi="Corbel"/>
            <w:b/>
            <w:rPrChange w:id="324" w:author="Blair, Carolyn" w:date="2026-09-25T19:58:00Z" w16du:dateUtc="2026-09-25T23:58:00Z">
              <w:rPr/>
            </w:rPrChange>
          </w:rPr>
          <w:t xml:space="preserve">List any </w:t>
        </w:r>
      </w:moveTo>
      <w:moveToRangeEnd w:id="315"/>
      <w:ins w:id="325" w:author="Blair, Carolyn" w:date="2026-09-25T19:58:00Z" w16du:dateUtc="2026-09-25T23:58:00Z">
        <w:r w:rsidR="00657899" w:rsidRPr="00657899">
          <w:rPr>
            <w:rFonts w:ascii="Corbel" w:hAnsi="Corbel"/>
            <w:b/>
          </w:rPr>
          <w:t xml:space="preserve">behaviors which should be addressed in the recommendations for educational placement, programming, or discipline.   </w:t>
        </w:r>
        <w:r w:rsidR="00657899">
          <w:rPr>
            <w:rFonts w:ascii="Corbel" w:hAnsi="Corbel"/>
            <w:b/>
          </w:rPr>
          <w:t xml:space="preserve">  _______________</w:t>
        </w:r>
        <w:r w:rsidR="00657899" w:rsidRPr="00657899">
          <w:rPr>
            <w:rFonts w:ascii="Corbel" w:hAnsi="Corbel"/>
            <w:b/>
          </w:rPr>
          <w:t xml:space="preserve">___________________________________________________________________________  ___________________________________________________________________________________________  </w:t>
        </w:r>
      </w:ins>
    </w:p>
    <w:p w14:paraId="56FD53E7" w14:textId="77777777" w:rsidR="00657899" w:rsidRPr="00657899" w:rsidRDefault="00657899" w:rsidP="00657899">
      <w:pPr>
        <w:ind w:left="-720" w:right="-1440"/>
        <w:rPr>
          <w:ins w:id="326" w:author="Blair, Carolyn" w:date="2026-09-25T19:58:00Z" w16du:dateUtc="2026-09-25T23:58:00Z"/>
          <w:rFonts w:ascii="Corbel" w:hAnsi="Corbel"/>
          <w:b/>
        </w:rPr>
      </w:pPr>
    </w:p>
    <w:p w14:paraId="4F88B1F0" w14:textId="77777777" w:rsidR="00657899" w:rsidRPr="00657899" w:rsidRDefault="00657899" w:rsidP="00657899">
      <w:pPr>
        <w:ind w:left="-720" w:right="-1440"/>
        <w:rPr>
          <w:ins w:id="327" w:author="Blair, Carolyn" w:date="2026-09-25T19:58:00Z" w16du:dateUtc="2026-09-25T23:58:00Z"/>
          <w:rFonts w:ascii="Corbel" w:hAnsi="Corbel"/>
          <w:b/>
        </w:rPr>
      </w:pPr>
      <w:ins w:id="328" w:author="Blair, Carolyn" w:date="2026-09-25T19:58:00Z" w16du:dateUtc="2026-09-25T23:58:00Z">
        <w:r w:rsidRPr="00657899">
          <w:rPr>
            <w:rFonts w:ascii="Corbel" w:hAnsi="Corbel"/>
            <w:b/>
          </w:rPr>
          <w:t>X. Regular Education Interventions (if applicable):</w:t>
        </w:r>
      </w:ins>
    </w:p>
    <w:p w14:paraId="4A1F290A" w14:textId="77777777" w:rsidR="00657899" w:rsidRPr="00657899" w:rsidRDefault="00657899" w:rsidP="00657899">
      <w:pPr>
        <w:ind w:left="-720" w:right="-1440"/>
        <w:rPr>
          <w:ins w:id="329" w:author="Blair, Carolyn" w:date="2026-09-25T19:58:00Z" w16du:dateUtc="2026-09-25T23:58:00Z"/>
          <w:rFonts w:ascii="Corbel" w:hAnsi="Corbel"/>
          <w:b/>
        </w:rPr>
      </w:pPr>
    </w:p>
    <w:p w14:paraId="28765135" w14:textId="77777777" w:rsidR="00657899" w:rsidRPr="00657899" w:rsidRDefault="00657899" w:rsidP="00657899">
      <w:pPr>
        <w:numPr>
          <w:ilvl w:val="0"/>
          <w:numId w:val="3"/>
        </w:numPr>
        <w:overflowPunct w:val="0"/>
        <w:autoSpaceDE w:val="0"/>
        <w:autoSpaceDN w:val="0"/>
        <w:adjustRightInd w:val="0"/>
        <w:ind w:right="-1440" w:firstLine="0"/>
        <w:textAlignment w:val="baseline"/>
        <w:rPr>
          <w:ins w:id="330" w:author="Blair, Carolyn" w:date="2026-09-25T19:58:00Z" w16du:dateUtc="2026-09-25T23:58:00Z"/>
          <w:rFonts w:ascii="Corbel" w:hAnsi="Corbel"/>
          <w:b/>
        </w:rPr>
      </w:pPr>
      <w:ins w:id="331" w:author="Blair, Carolyn" w:date="2026-09-25T19:58:00Z" w16du:dateUtc="2026-09-25T23:58:00Z">
        <w:r w:rsidRPr="00657899">
          <w:rPr>
            <w:rFonts w:ascii="Corbel" w:hAnsi="Corbel"/>
            <w:b/>
          </w:rPr>
          <w:t>What educational modifications and alternative strategies have been used with this student?</w:t>
        </w:r>
      </w:ins>
    </w:p>
    <w:p w14:paraId="5E16194C" w14:textId="77777777" w:rsidR="00657899" w:rsidRPr="00657899" w:rsidRDefault="00657899" w:rsidP="00657899">
      <w:pPr>
        <w:ind w:left="-720" w:right="-1440"/>
        <w:rPr>
          <w:ins w:id="332" w:author="Blair, Carolyn" w:date="2026-09-25T19:58:00Z" w16du:dateUtc="2026-09-25T23:58:00Z"/>
          <w:rFonts w:ascii="Corbel" w:hAnsi="Corbel"/>
          <w:b/>
        </w:rPr>
      </w:pPr>
    </w:p>
    <w:p w14:paraId="10D5578C" w14:textId="77777777" w:rsidR="00657899" w:rsidRPr="00657899" w:rsidRDefault="00657899" w:rsidP="00657899">
      <w:pPr>
        <w:ind w:left="-720" w:right="-1440"/>
        <w:rPr>
          <w:ins w:id="333" w:author="Blair, Carolyn" w:date="2026-09-25T19:58:00Z" w16du:dateUtc="2026-09-25T23:58:00Z"/>
          <w:rFonts w:ascii="Corbel" w:hAnsi="Corbel"/>
          <w:b/>
        </w:rPr>
      </w:pPr>
      <w:ins w:id="334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Modified instructional methods</w:t>
        </w:r>
      </w:ins>
    </w:p>
    <w:p w14:paraId="638C4EA7" w14:textId="77777777" w:rsidR="00657899" w:rsidRPr="00657899" w:rsidRDefault="00657899" w:rsidP="00657899">
      <w:pPr>
        <w:ind w:left="-720" w:right="-1440"/>
        <w:rPr>
          <w:ins w:id="335" w:author="Blair, Carolyn" w:date="2026-09-25T19:58:00Z" w16du:dateUtc="2026-09-25T23:58:00Z"/>
          <w:rFonts w:ascii="Corbel" w:hAnsi="Corbel"/>
          <w:b/>
        </w:rPr>
      </w:pPr>
    </w:p>
    <w:p w14:paraId="18B250BC" w14:textId="77777777" w:rsidR="00657899" w:rsidRPr="00657899" w:rsidRDefault="00657899" w:rsidP="00657899">
      <w:pPr>
        <w:ind w:left="-720" w:right="-1440"/>
        <w:rPr>
          <w:ins w:id="336" w:author="Blair, Carolyn" w:date="2026-09-25T19:58:00Z" w16du:dateUtc="2026-09-25T23:58:00Z"/>
          <w:rFonts w:ascii="Corbel" w:hAnsi="Corbel"/>
          <w:b/>
        </w:rPr>
      </w:pPr>
      <w:ins w:id="337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Modified instructional pacing</w:t>
        </w:r>
      </w:ins>
    </w:p>
    <w:p w14:paraId="0BCFFDA3" w14:textId="77777777" w:rsidR="00657899" w:rsidRPr="00657899" w:rsidRDefault="00657899" w:rsidP="00657899">
      <w:pPr>
        <w:ind w:left="-720" w:right="-1440"/>
        <w:rPr>
          <w:ins w:id="338" w:author="Blair, Carolyn" w:date="2026-09-25T19:58:00Z" w16du:dateUtc="2026-09-25T23:58:00Z"/>
          <w:rFonts w:ascii="Corbel" w:hAnsi="Corbel"/>
          <w:b/>
        </w:rPr>
      </w:pPr>
    </w:p>
    <w:p w14:paraId="454218AD" w14:textId="77777777" w:rsidR="00657899" w:rsidRPr="00657899" w:rsidRDefault="00657899" w:rsidP="00657899">
      <w:pPr>
        <w:ind w:left="-720" w:right="-1440"/>
        <w:rPr>
          <w:ins w:id="339" w:author="Blair, Carolyn" w:date="2026-09-25T19:58:00Z" w16du:dateUtc="2026-09-25T23:58:00Z"/>
          <w:rFonts w:ascii="Corbel" w:hAnsi="Corbel"/>
          <w:b/>
        </w:rPr>
      </w:pPr>
      <w:ins w:id="340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Modified instructional materials</w:t>
        </w:r>
      </w:ins>
    </w:p>
    <w:p w14:paraId="13B9831C" w14:textId="77777777" w:rsidR="00657899" w:rsidRPr="00657899" w:rsidRDefault="00657899" w:rsidP="00657899">
      <w:pPr>
        <w:ind w:left="-720" w:right="-1440"/>
        <w:rPr>
          <w:ins w:id="341" w:author="Blair, Carolyn" w:date="2026-09-25T19:58:00Z" w16du:dateUtc="2026-09-25T23:58:00Z"/>
          <w:rFonts w:ascii="Corbel" w:hAnsi="Corbel"/>
          <w:b/>
        </w:rPr>
      </w:pPr>
    </w:p>
    <w:p w14:paraId="4EE78FFB" w14:textId="77777777" w:rsidR="00657899" w:rsidRPr="00657899" w:rsidRDefault="00657899" w:rsidP="00657899">
      <w:pPr>
        <w:ind w:left="-720" w:right="-1440"/>
        <w:rPr>
          <w:ins w:id="342" w:author="Blair, Carolyn" w:date="2026-09-25T19:58:00Z" w16du:dateUtc="2026-09-25T23:58:00Z"/>
          <w:rFonts w:ascii="Corbel" w:hAnsi="Corbel"/>
          <w:b/>
        </w:rPr>
      </w:pPr>
      <w:ins w:id="343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Reteaching</w:t>
        </w:r>
      </w:ins>
    </w:p>
    <w:p w14:paraId="248B5C9D" w14:textId="77777777" w:rsidR="00657899" w:rsidRPr="00657899" w:rsidRDefault="00657899" w:rsidP="00657899">
      <w:pPr>
        <w:ind w:left="-720" w:right="-1440"/>
        <w:rPr>
          <w:ins w:id="344" w:author="Blair, Carolyn" w:date="2026-09-25T19:58:00Z" w16du:dateUtc="2026-09-25T23:58:00Z"/>
          <w:rFonts w:ascii="Corbel" w:hAnsi="Corbel"/>
          <w:b/>
        </w:rPr>
      </w:pPr>
    </w:p>
    <w:p w14:paraId="116CB101" w14:textId="77777777" w:rsidR="00657899" w:rsidRPr="00657899" w:rsidRDefault="00657899" w:rsidP="00657899">
      <w:pPr>
        <w:ind w:left="-720" w:right="-1440"/>
        <w:rPr>
          <w:ins w:id="345" w:author="Blair, Carolyn" w:date="2026-09-25T19:58:00Z" w16du:dateUtc="2026-09-25T23:58:00Z"/>
          <w:rFonts w:ascii="Corbel" w:hAnsi="Corbel"/>
          <w:b/>
        </w:rPr>
      </w:pPr>
      <w:ins w:id="346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Parent Conferences</w:t>
        </w:r>
      </w:ins>
    </w:p>
    <w:p w14:paraId="11CF2F29" w14:textId="77777777" w:rsidR="00657899" w:rsidRPr="00657899" w:rsidRDefault="00657899" w:rsidP="00657899">
      <w:pPr>
        <w:ind w:left="-720" w:right="-1440"/>
        <w:rPr>
          <w:ins w:id="347" w:author="Blair, Carolyn" w:date="2026-09-25T19:58:00Z" w16du:dateUtc="2026-09-25T23:58:00Z"/>
          <w:rFonts w:ascii="Corbel" w:hAnsi="Corbel"/>
          <w:b/>
        </w:rPr>
      </w:pPr>
    </w:p>
    <w:p w14:paraId="5450E96C" w14:textId="77777777" w:rsidR="00657899" w:rsidRPr="00657899" w:rsidRDefault="00657899" w:rsidP="00657899">
      <w:pPr>
        <w:ind w:left="-720" w:right="-1440"/>
        <w:rPr>
          <w:ins w:id="348" w:author="Blair, Carolyn" w:date="2026-09-25T19:58:00Z" w16du:dateUtc="2026-09-25T23:58:00Z"/>
          <w:rFonts w:ascii="Corbel" w:hAnsi="Corbel"/>
          <w:b/>
        </w:rPr>
      </w:pPr>
      <w:ins w:id="349" w:author="Blair, Carolyn" w:date="2026-09-25T19:58:00Z" w16du:dateUtc="2026-09-25T23:58:00Z"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Other ___________________________________________</w:t>
        </w:r>
      </w:ins>
    </w:p>
    <w:p w14:paraId="3F17B08C" w14:textId="77777777" w:rsidR="00657899" w:rsidRPr="00657899" w:rsidRDefault="00657899" w:rsidP="00657899">
      <w:pPr>
        <w:ind w:left="-720" w:right="-1440"/>
        <w:rPr>
          <w:ins w:id="350" w:author="Blair, Carolyn" w:date="2026-09-25T19:58:00Z" w16du:dateUtc="2026-09-25T23:58:00Z"/>
          <w:rFonts w:ascii="Corbel" w:hAnsi="Corbel"/>
          <w:b/>
        </w:rPr>
      </w:pPr>
    </w:p>
    <w:p w14:paraId="0ADCBC4F" w14:textId="77777777" w:rsidR="00657899" w:rsidRPr="00657899" w:rsidRDefault="00657899" w:rsidP="00657899">
      <w:pPr>
        <w:numPr>
          <w:ilvl w:val="0"/>
          <w:numId w:val="3"/>
        </w:numPr>
        <w:overflowPunct w:val="0"/>
        <w:autoSpaceDE w:val="0"/>
        <w:autoSpaceDN w:val="0"/>
        <w:adjustRightInd w:val="0"/>
        <w:ind w:right="-1440" w:firstLine="0"/>
        <w:textAlignment w:val="baseline"/>
        <w:rPr>
          <w:ins w:id="351" w:author="Blair, Carolyn" w:date="2026-09-25T19:58:00Z" w16du:dateUtc="2026-09-25T23:58:00Z"/>
          <w:rFonts w:ascii="Corbel" w:hAnsi="Corbel"/>
          <w:b/>
        </w:rPr>
      </w:pPr>
      <w:ins w:id="352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What were the results of these interventions?  ________________________________________________ </w:t>
        </w:r>
      </w:ins>
    </w:p>
    <w:p w14:paraId="5130E72F" w14:textId="77777777" w:rsidR="00657899" w:rsidRPr="00657899" w:rsidRDefault="00657899" w:rsidP="00657899">
      <w:pPr>
        <w:overflowPunct w:val="0"/>
        <w:autoSpaceDE w:val="0"/>
        <w:autoSpaceDN w:val="0"/>
        <w:adjustRightInd w:val="0"/>
        <w:ind w:left="-360" w:right="-1440"/>
        <w:textAlignment w:val="baseline"/>
        <w:rPr>
          <w:ins w:id="353" w:author="Blair, Carolyn" w:date="2026-09-25T19:58:00Z" w16du:dateUtc="2026-09-25T23:58:00Z"/>
          <w:rFonts w:ascii="Corbel" w:hAnsi="Corbel"/>
          <w:b/>
        </w:rPr>
      </w:pPr>
      <w:ins w:id="354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 ____________________________________________________________________________________________ </w:t>
        </w:r>
      </w:ins>
    </w:p>
    <w:p w14:paraId="5C21D0A9" w14:textId="77777777" w:rsidR="00657899" w:rsidRPr="00657899" w:rsidRDefault="00657899" w:rsidP="00657899">
      <w:pPr>
        <w:overflowPunct w:val="0"/>
        <w:autoSpaceDE w:val="0"/>
        <w:autoSpaceDN w:val="0"/>
        <w:adjustRightInd w:val="0"/>
        <w:ind w:left="-360" w:right="-1440"/>
        <w:textAlignment w:val="baseline"/>
        <w:rPr>
          <w:ins w:id="355" w:author="Blair, Carolyn" w:date="2026-09-25T19:58:00Z" w16du:dateUtc="2026-09-25T23:58:00Z"/>
          <w:rFonts w:ascii="Corbel" w:hAnsi="Corbel"/>
          <w:b/>
        </w:rPr>
      </w:pPr>
      <w:ins w:id="356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____________________________________________________________________________________________  </w:t>
        </w:r>
      </w:ins>
    </w:p>
    <w:p w14:paraId="184ED464" w14:textId="77777777" w:rsidR="00657899" w:rsidRPr="00657899" w:rsidRDefault="00657899" w:rsidP="00657899">
      <w:pPr>
        <w:ind w:left="-720" w:right="-1440"/>
        <w:rPr>
          <w:ins w:id="357" w:author="Blair, Carolyn" w:date="2026-09-25T19:58:00Z" w16du:dateUtc="2026-09-25T23:58:00Z"/>
          <w:rFonts w:ascii="Corbel" w:hAnsi="Corbel"/>
          <w:b/>
        </w:rPr>
      </w:pPr>
      <w:ins w:id="358" w:author="Blair, Carolyn" w:date="2026-09-25T19:58:00Z" w16du:dateUtc="2026-09-25T23:58:00Z">
        <w:r w:rsidRPr="00657899">
          <w:rPr>
            <w:rFonts w:ascii="Corbel" w:hAnsi="Corbel"/>
            <w:b/>
          </w:rPr>
          <w:t>XI. Specific Reasons for Referral:</w:t>
        </w:r>
      </w:ins>
    </w:p>
    <w:p w14:paraId="2336B082" w14:textId="77777777" w:rsidR="00657899" w:rsidRPr="00657899" w:rsidRDefault="00657899" w:rsidP="00657899">
      <w:pPr>
        <w:ind w:left="-720" w:right="-1440"/>
        <w:rPr>
          <w:ins w:id="359" w:author="Blair, Carolyn" w:date="2026-09-25T19:58:00Z" w16du:dateUtc="2026-09-25T23:58:00Z"/>
          <w:rFonts w:ascii="Corbel" w:hAnsi="Corbel"/>
          <w:b/>
        </w:rPr>
      </w:pPr>
    </w:p>
    <w:p w14:paraId="041E3D34" w14:textId="77777777" w:rsidR="00657899" w:rsidRPr="00657899" w:rsidRDefault="00657899" w:rsidP="00657899">
      <w:pPr>
        <w:ind w:left="-450" w:right="-1440"/>
        <w:rPr>
          <w:ins w:id="360" w:author="Blair, Carolyn" w:date="2026-09-25T19:58:00Z" w16du:dateUtc="2026-09-25T23:58:00Z"/>
          <w:rFonts w:ascii="Corbel" w:hAnsi="Corbel"/>
          <w:b/>
        </w:rPr>
      </w:pPr>
      <w:ins w:id="361" w:author="Blair, Carolyn" w:date="2026-09-25T19:58:00Z" w16du:dateUtc="2026-09-25T23:58:00Z">
        <w:r w:rsidRPr="00657899">
          <w:rPr>
            <w:rFonts w:ascii="Corbel" w:hAnsi="Corbel"/>
            <w:b/>
          </w:rPr>
          <w:t>Student may have a impairment that may require accommodation and/or program modification.  The areas of concern which need further evaluation are identified below.</w:t>
        </w:r>
      </w:ins>
    </w:p>
    <w:p w14:paraId="171E9C6E" w14:textId="77777777" w:rsidR="00657899" w:rsidRPr="00657899" w:rsidRDefault="00657899" w:rsidP="00657899">
      <w:pPr>
        <w:ind w:left="-450" w:right="-1440"/>
        <w:rPr>
          <w:ins w:id="362" w:author="Blair, Carolyn" w:date="2026-09-25T19:58:00Z" w16du:dateUtc="2026-09-25T23:58:00Z"/>
          <w:rFonts w:ascii="Corbel" w:hAnsi="Corbel"/>
          <w:b/>
        </w:rPr>
      </w:pPr>
    </w:p>
    <w:p w14:paraId="0C63E5B5" w14:textId="77777777" w:rsidR="00657899" w:rsidRPr="00657899" w:rsidRDefault="00657899" w:rsidP="00657899">
      <w:pPr>
        <w:ind w:left="-450" w:right="-1440"/>
        <w:rPr>
          <w:ins w:id="363" w:author="Blair, Carolyn" w:date="2026-09-25T19:58:00Z" w16du:dateUtc="2026-09-25T23:58:00Z"/>
          <w:rFonts w:ascii="Corbel" w:hAnsi="Corbel"/>
          <w:b/>
        </w:rPr>
      </w:pPr>
      <w:ins w:id="364" w:author="Blair, Carolyn" w:date="2026-09-25T19:58:00Z" w16du:dateUtc="2026-09-25T23:58:00Z">
        <w:r w:rsidRPr="00657899">
          <w:rPr>
            <w:rFonts w:ascii="Corbel" w:hAnsi="Corbel"/>
            <w:b/>
          </w:rPr>
          <w:t>_____ Academic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Behavioral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Health</w:t>
        </w:r>
      </w:ins>
    </w:p>
    <w:p w14:paraId="6F6FF7A4" w14:textId="77777777" w:rsidR="00657899" w:rsidRPr="00657899" w:rsidRDefault="00657899" w:rsidP="00657899">
      <w:pPr>
        <w:ind w:left="-450" w:right="-1440"/>
        <w:rPr>
          <w:ins w:id="365" w:author="Blair, Carolyn" w:date="2026-09-25T19:58:00Z" w16du:dateUtc="2026-09-25T23:58:00Z"/>
          <w:rFonts w:ascii="Corbel" w:hAnsi="Corbel"/>
          <w:b/>
        </w:rPr>
      </w:pPr>
    </w:p>
    <w:p w14:paraId="357C32D5" w14:textId="77777777" w:rsidR="00657899" w:rsidRPr="00657899" w:rsidRDefault="00657899" w:rsidP="00657899">
      <w:pPr>
        <w:ind w:left="-450" w:right="-1440"/>
        <w:rPr>
          <w:ins w:id="366" w:author="Blair, Carolyn" w:date="2026-09-25T19:58:00Z" w16du:dateUtc="2026-09-25T23:58:00Z"/>
          <w:rFonts w:ascii="Corbel" w:hAnsi="Corbel"/>
          <w:b/>
        </w:rPr>
      </w:pPr>
      <w:ins w:id="367" w:author="Blair, Carolyn" w:date="2026-09-25T19:58:00Z" w16du:dateUtc="2026-09-25T23:58:00Z">
        <w:r w:rsidRPr="00657899">
          <w:rPr>
            <w:rFonts w:ascii="Corbel" w:hAnsi="Corbel"/>
            <w:b/>
          </w:rPr>
          <w:t>_____ Social/Emotional</w:t>
        </w:r>
        <w:r w:rsidRPr="00657899">
          <w:rPr>
            <w:rFonts w:ascii="Corbel" w:hAnsi="Corbel"/>
            <w:b/>
          </w:rPr>
          <w:tab/>
          <w:t>_____ Vision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Hearing</w:t>
        </w:r>
      </w:ins>
    </w:p>
    <w:p w14:paraId="78B6F090" w14:textId="77777777" w:rsidR="00657899" w:rsidRPr="00657899" w:rsidRDefault="00657899" w:rsidP="00657899">
      <w:pPr>
        <w:ind w:left="-450" w:right="-1440"/>
        <w:rPr>
          <w:ins w:id="368" w:author="Blair, Carolyn" w:date="2026-09-25T19:58:00Z" w16du:dateUtc="2026-09-25T23:58:00Z"/>
          <w:rFonts w:ascii="Corbel" w:hAnsi="Corbel"/>
          <w:b/>
        </w:rPr>
      </w:pPr>
    </w:p>
    <w:p w14:paraId="1D37C6B1" w14:textId="77777777" w:rsidR="00657899" w:rsidRPr="00657899" w:rsidRDefault="00657899" w:rsidP="00657899">
      <w:pPr>
        <w:ind w:left="-450" w:right="-1440"/>
        <w:rPr>
          <w:ins w:id="369" w:author="Blair, Carolyn" w:date="2026-09-25T19:58:00Z" w16du:dateUtc="2026-09-25T23:58:00Z"/>
          <w:rFonts w:ascii="Corbel" w:hAnsi="Corbel"/>
          <w:b/>
        </w:rPr>
      </w:pPr>
      <w:ins w:id="370" w:author="Blair, Carolyn" w:date="2026-09-25T19:58:00Z" w16du:dateUtc="2026-09-25T23:58:00Z">
        <w:r w:rsidRPr="00657899">
          <w:rPr>
            <w:rFonts w:ascii="Corbel" w:hAnsi="Corbel"/>
            <w:b/>
          </w:rPr>
          <w:t>_____ Physical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Developmental</w:t>
        </w:r>
        <w:r w:rsidRPr="00657899">
          <w:rPr>
            <w:rFonts w:ascii="Corbel" w:hAnsi="Corbel"/>
            <w:b/>
          </w:rPr>
          <w:tab/>
        </w:r>
        <w:r w:rsidRPr="00657899">
          <w:rPr>
            <w:rFonts w:ascii="Corbel" w:hAnsi="Corbel"/>
            <w:b/>
          </w:rPr>
          <w:tab/>
          <w:t>_____ Speech/Language</w:t>
        </w:r>
      </w:ins>
    </w:p>
    <w:p w14:paraId="7FCE29DF" w14:textId="77777777" w:rsidR="00657899" w:rsidRPr="00657899" w:rsidRDefault="00657899" w:rsidP="00657899">
      <w:pPr>
        <w:ind w:left="-450" w:right="-1440"/>
        <w:rPr>
          <w:ins w:id="371" w:author="Blair, Carolyn" w:date="2026-09-25T19:58:00Z" w16du:dateUtc="2026-09-25T23:58:00Z"/>
          <w:rFonts w:ascii="Corbel" w:hAnsi="Corbel"/>
          <w:b/>
        </w:rPr>
      </w:pPr>
    </w:p>
    <w:p w14:paraId="23294B59" w14:textId="77777777" w:rsidR="00657899" w:rsidRPr="00657899" w:rsidRDefault="00657899" w:rsidP="00657899">
      <w:pPr>
        <w:ind w:left="-450" w:right="-1440"/>
        <w:rPr>
          <w:ins w:id="372" w:author="Blair, Carolyn" w:date="2026-09-25T19:58:00Z" w16du:dateUtc="2026-09-25T23:58:00Z"/>
          <w:rFonts w:ascii="Corbel" w:hAnsi="Corbel"/>
          <w:b/>
        </w:rPr>
      </w:pPr>
      <w:ins w:id="373" w:author="Blair, Carolyn" w:date="2026-09-25T19:58:00Z" w16du:dateUtc="2026-09-25T23:58:00Z">
        <w:r w:rsidRPr="00657899">
          <w:rPr>
            <w:rFonts w:ascii="Corbel" w:hAnsi="Corbel"/>
            <w:b/>
          </w:rPr>
          <w:t>_____ Other ___________________________________________</w:t>
        </w:r>
      </w:ins>
    </w:p>
    <w:p w14:paraId="023C4810" w14:textId="77777777" w:rsidR="00657899" w:rsidRPr="00657899" w:rsidRDefault="00657899" w:rsidP="00657899">
      <w:pPr>
        <w:ind w:left="-450" w:right="-1440"/>
        <w:rPr>
          <w:ins w:id="374" w:author="Blair, Carolyn" w:date="2026-09-25T19:58:00Z" w16du:dateUtc="2026-09-25T23:58:00Z"/>
          <w:rFonts w:ascii="Corbel" w:hAnsi="Corbel"/>
          <w:b/>
        </w:rPr>
      </w:pPr>
    </w:p>
    <w:p w14:paraId="5DA5402A" w14:textId="77777777" w:rsidR="00657899" w:rsidRPr="00657899" w:rsidRDefault="00657899" w:rsidP="00657899">
      <w:pPr>
        <w:ind w:left="-450" w:right="-1440"/>
        <w:rPr>
          <w:ins w:id="375" w:author="Blair, Carolyn" w:date="2026-09-25T19:58:00Z" w16du:dateUtc="2026-09-25T23:58:00Z"/>
          <w:rFonts w:ascii="Corbel" w:hAnsi="Corbel"/>
          <w:b/>
        </w:rPr>
      </w:pPr>
    </w:p>
    <w:p w14:paraId="279B6780" w14:textId="77777777" w:rsidR="00657899" w:rsidRPr="00657899" w:rsidRDefault="00657899" w:rsidP="00657899">
      <w:pPr>
        <w:ind w:left="-450" w:right="-1440"/>
        <w:rPr>
          <w:ins w:id="376" w:author="Blair, Carolyn" w:date="2026-09-25T19:58:00Z" w16du:dateUtc="2026-09-25T23:58:00Z"/>
          <w:rFonts w:ascii="Corbel" w:hAnsi="Corbel"/>
          <w:b/>
        </w:rPr>
      </w:pPr>
      <w:ins w:id="377" w:author="Blair, Carolyn" w:date="2026-09-25T19:58:00Z" w16du:dateUtc="2026-09-25T23:58:00Z">
        <w:r w:rsidRPr="00657899">
          <w:rPr>
            <w:rFonts w:ascii="Corbel" w:hAnsi="Corbel"/>
            <w:b/>
          </w:rPr>
          <w:t>Additional data indicating an evaluation is needed.  ______________________________________________________________________________________________ ______________________________________________________________________________________________ ______________________________________________________________________________________________</w:t>
        </w:r>
      </w:ins>
    </w:p>
    <w:p w14:paraId="0FDE549F" w14:textId="77777777" w:rsidR="00657899" w:rsidRPr="00657899" w:rsidRDefault="00657899" w:rsidP="00657899">
      <w:pPr>
        <w:ind w:left="-720" w:right="-1440"/>
        <w:rPr>
          <w:ins w:id="378" w:author="Blair, Carolyn" w:date="2026-09-25T19:58:00Z" w16du:dateUtc="2026-09-25T23:58:00Z"/>
          <w:rFonts w:ascii="Corbel" w:hAnsi="Corbel"/>
          <w:b/>
        </w:rPr>
      </w:pPr>
    </w:p>
    <w:p w14:paraId="5F61174D" w14:textId="77777777" w:rsidR="00657899" w:rsidRPr="00657899" w:rsidRDefault="00657899" w:rsidP="00657899">
      <w:pPr>
        <w:ind w:left="-720" w:right="-1440"/>
        <w:rPr>
          <w:ins w:id="379" w:author="Blair, Carolyn" w:date="2026-09-25T19:58:00Z" w16du:dateUtc="2026-09-25T23:58:00Z"/>
          <w:rFonts w:ascii="Corbel" w:hAnsi="Corbel"/>
          <w:b/>
        </w:rPr>
      </w:pPr>
      <w:ins w:id="380" w:author="Blair, Carolyn" w:date="2026-09-25T19:58:00Z" w16du:dateUtc="2026-09-25T23:58:00Z">
        <w:r w:rsidRPr="00657899">
          <w:rPr>
            <w:rFonts w:ascii="Corbel" w:hAnsi="Corbel"/>
            <w:b/>
          </w:rPr>
          <w:t>XII. Final Determination for Referral</w:t>
        </w:r>
      </w:ins>
    </w:p>
    <w:p w14:paraId="2AC7C003" w14:textId="77777777" w:rsidR="00657899" w:rsidRPr="00657899" w:rsidRDefault="00657899" w:rsidP="00657899">
      <w:pPr>
        <w:ind w:left="-720" w:right="-1440"/>
        <w:rPr>
          <w:ins w:id="381" w:author="Blair, Carolyn" w:date="2026-09-25T19:58:00Z" w16du:dateUtc="2026-09-25T23:58:00Z"/>
          <w:rFonts w:ascii="Corbel" w:hAnsi="Corbel"/>
          <w:b/>
        </w:rPr>
      </w:pPr>
    </w:p>
    <w:p w14:paraId="4C1E012A" w14:textId="77777777" w:rsidR="00657899" w:rsidRPr="00657899" w:rsidRDefault="00657899" w:rsidP="00657899">
      <w:pPr>
        <w:ind w:left="-720" w:right="-1440"/>
        <w:rPr>
          <w:ins w:id="382" w:author="Blair, Carolyn" w:date="2026-09-25T19:58:00Z" w16du:dateUtc="2026-09-25T23:58:00Z"/>
          <w:rFonts w:ascii="Corbel" w:hAnsi="Corbel"/>
          <w:b/>
        </w:rPr>
      </w:pPr>
      <w:ins w:id="383" w:author="Blair, Carolyn" w:date="2026-09-25T19:58:00Z" w16du:dateUtc="2026-09-25T23:58:00Z">
        <w:r w:rsidRPr="00657899">
          <w:rPr>
            <w:rFonts w:ascii="Corbel" w:hAnsi="Corbel"/>
            <w:b/>
          </w:rPr>
          <w:tab/>
          <w:t xml:space="preserve">_____ Yes 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>Referred for health care needs</w:t>
        </w:r>
      </w:ins>
    </w:p>
    <w:p w14:paraId="361F8C70" w14:textId="77777777" w:rsidR="00657899" w:rsidRPr="00657899" w:rsidRDefault="00657899" w:rsidP="00657899">
      <w:pPr>
        <w:ind w:left="-720" w:right="-1440"/>
        <w:rPr>
          <w:ins w:id="384" w:author="Blair, Carolyn" w:date="2026-09-25T19:58:00Z" w16du:dateUtc="2026-09-25T23:58:00Z"/>
          <w:rFonts w:ascii="Corbel" w:hAnsi="Corbel"/>
          <w:b/>
        </w:rPr>
      </w:pPr>
    </w:p>
    <w:p w14:paraId="735B78E7" w14:textId="77777777" w:rsidR="00657899" w:rsidRPr="00657899" w:rsidRDefault="00657899" w:rsidP="00657899">
      <w:pPr>
        <w:ind w:left="-720" w:right="-1440"/>
        <w:rPr>
          <w:ins w:id="385" w:author="Blair, Carolyn" w:date="2026-09-25T19:58:00Z" w16du:dateUtc="2026-09-25T23:58:00Z"/>
          <w:rFonts w:ascii="Corbel" w:hAnsi="Corbel"/>
          <w:b/>
        </w:rPr>
      </w:pPr>
      <w:ins w:id="386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Yes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>Referred for educational evaluation</w:t>
        </w:r>
      </w:ins>
    </w:p>
    <w:p w14:paraId="173A3C6B" w14:textId="77777777" w:rsidR="00657899" w:rsidRPr="00657899" w:rsidRDefault="00657899" w:rsidP="00657899">
      <w:pPr>
        <w:ind w:left="-720" w:right="-1440"/>
        <w:rPr>
          <w:ins w:id="387" w:author="Blair, Carolyn" w:date="2026-09-25T19:58:00Z" w16du:dateUtc="2026-09-25T23:58:00Z"/>
          <w:rFonts w:ascii="Corbel" w:hAnsi="Corbel"/>
          <w:b/>
        </w:rPr>
      </w:pPr>
    </w:p>
    <w:p w14:paraId="302C8A25" w14:textId="77777777" w:rsidR="00657899" w:rsidRPr="00657899" w:rsidRDefault="00657899" w:rsidP="00657899">
      <w:pPr>
        <w:ind w:left="-720" w:right="-1440"/>
        <w:rPr>
          <w:ins w:id="388" w:author="Blair, Carolyn" w:date="2026-09-25T19:58:00Z" w16du:dateUtc="2026-09-25T23:58:00Z"/>
          <w:rFonts w:ascii="Corbel" w:hAnsi="Corbel"/>
          <w:b/>
        </w:rPr>
      </w:pPr>
      <w:ins w:id="389" w:author="Blair, Carolyn" w:date="2026-09-25T19:58:00Z" w16du:dateUtc="2026-09-25T23:58:00Z">
        <w:r w:rsidRPr="00657899">
          <w:rPr>
            <w:rFonts w:ascii="Corbel" w:hAnsi="Corbel"/>
            <w:b/>
          </w:rPr>
          <w:tab/>
          <w:t>_____ Yes</w:t>
        </w:r>
        <w:r w:rsidRPr="00657899">
          <w:rPr>
            <w:rFonts w:ascii="Corbel" w:hAnsi="Corbel"/>
            <w:b/>
          </w:rPr>
          <w:tab/>
          <w:t>_____ No</w:t>
        </w:r>
        <w:r w:rsidRPr="00657899">
          <w:rPr>
            <w:rFonts w:ascii="Corbel" w:hAnsi="Corbel"/>
            <w:b/>
          </w:rPr>
          <w:tab/>
          <w:t>Parent sent/given Parent Rights Statement</w:t>
        </w:r>
      </w:ins>
    </w:p>
    <w:p w14:paraId="37BC8CE7" w14:textId="77777777" w:rsidR="00657899" w:rsidRPr="00657899" w:rsidRDefault="00657899" w:rsidP="00657899">
      <w:pPr>
        <w:ind w:left="-720" w:right="-1440"/>
        <w:rPr>
          <w:ins w:id="390" w:author="Blair, Carolyn" w:date="2026-09-25T19:58:00Z" w16du:dateUtc="2026-09-25T23:58:00Z"/>
          <w:rFonts w:ascii="Corbel" w:hAnsi="Corbel"/>
          <w:b/>
        </w:rPr>
      </w:pPr>
    </w:p>
    <w:p w14:paraId="57763D21" w14:textId="77777777" w:rsidR="00657899" w:rsidRPr="00657899" w:rsidRDefault="00657899" w:rsidP="00657899">
      <w:pPr>
        <w:ind w:left="-270" w:right="-1440"/>
        <w:rPr>
          <w:ins w:id="391" w:author="Blair, Carolyn" w:date="2026-09-25T19:58:00Z" w16du:dateUtc="2026-09-25T23:58:00Z"/>
          <w:rFonts w:ascii="Corbel" w:hAnsi="Corbel"/>
          <w:b/>
        </w:rPr>
      </w:pPr>
      <w:ins w:id="392" w:author="Blair, Carolyn" w:date="2026-09-25T19:58:00Z" w16du:dateUtc="2026-09-25T23:58:00Z">
        <w:r w:rsidRPr="00657899">
          <w:rPr>
            <w:rFonts w:ascii="Corbel" w:hAnsi="Corbel"/>
            <w:b/>
          </w:rPr>
          <w:t>Recommendations for consideration at an upcoming conference: _________________________________________________________________________________________  _________________________________________________________________________________________ _________________________________________________________________________________________</w:t>
        </w:r>
      </w:ins>
    </w:p>
    <w:p w14:paraId="6E13F234" w14:textId="77777777" w:rsidR="00657899" w:rsidRPr="00657899" w:rsidRDefault="00657899" w:rsidP="00657899">
      <w:pPr>
        <w:ind w:left="-270" w:right="-1440"/>
        <w:rPr>
          <w:ins w:id="393" w:author="Blair, Carolyn" w:date="2026-09-25T19:58:00Z" w16du:dateUtc="2026-09-25T23:58:00Z"/>
          <w:rFonts w:ascii="Corbel" w:hAnsi="Corbel"/>
          <w:b/>
        </w:rPr>
      </w:pPr>
    </w:p>
    <w:p w14:paraId="0E3F9F38" w14:textId="77777777" w:rsidR="00657899" w:rsidRPr="00657899" w:rsidRDefault="00657899" w:rsidP="00657899">
      <w:pPr>
        <w:ind w:left="-270" w:right="-1440"/>
        <w:rPr>
          <w:ins w:id="394" w:author="Blair, Carolyn" w:date="2026-09-25T19:58:00Z" w16du:dateUtc="2026-09-25T23:58:00Z"/>
          <w:rFonts w:ascii="Corbel" w:hAnsi="Corbel"/>
          <w:b/>
        </w:rPr>
      </w:pPr>
      <w:ins w:id="395" w:author="Blair, Carolyn" w:date="2026-09-25T19:58:00Z" w16du:dateUtc="2026-09-25T23:58:00Z">
        <w:r w:rsidRPr="00657899">
          <w:rPr>
            <w:rFonts w:ascii="Corbel" w:hAnsi="Corbel"/>
            <w:b/>
          </w:rPr>
          <w:t>Referred by _______________________________________Date____________________________________</w:t>
        </w:r>
      </w:ins>
    </w:p>
    <w:p w14:paraId="39CBD13B" w14:textId="77777777" w:rsidR="00657899" w:rsidRPr="00657899" w:rsidRDefault="00657899" w:rsidP="00657899">
      <w:pPr>
        <w:ind w:left="-270" w:right="-1440"/>
        <w:rPr>
          <w:ins w:id="396" w:author="Blair, Carolyn" w:date="2026-09-25T19:58:00Z" w16du:dateUtc="2026-09-25T23:58:00Z"/>
          <w:rFonts w:ascii="Corbel" w:hAnsi="Corbel"/>
          <w:b/>
        </w:rPr>
      </w:pPr>
    </w:p>
    <w:p w14:paraId="5B268C83" w14:textId="77777777" w:rsidR="00657899" w:rsidRPr="00657899" w:rsidRDefault="00657899" w:rsidP="00657899">
      <w:pPr>
        <w:ind w:left="-270" w:right="-1440"/>
        <w:rPr>
          <w:ins w:id="397" w:author="Blair, Carolyn" w:date="2026-09-25T19:58:00Z" w16du:dateUtc="2026-09-25T23:58:00Z"/>
          <w:rFonts w:ascii="Corbel" w:hAnsi="Corbel"/>
          <w:b/>
        </w:rPr>
      </w:pPr>
    </w:p>
    <w:p w14:paraId="70E973C0" w14:textId="77777777" w:rsidR="00657899" w:rsidRPr="00657899" w:rsidRDefault="00657899" w:rsidP="00657899">
      <w:pPr>
        <w:ind w:left="-270" w:right="-1440"/>
        <w:rPr>
          <w:ins w:id="398" w:author="Blair, Carolyn" w:date="2026-09-25T19:58:00Z" w16du:dateUtc="2026-09-25T23:58:00Z"/>
          <w:rFonts w:ascii="Corbel" w:hAnsi="Corbel"/>
          <w:b/>
        </w:rPr>
      </w:pPr>
    </w:p>
    <w:p w14:paraId="470A77BF" w14:textId="77777777" w:rsidR="00657899" w:rsidRPr="00657899" w:rsidRDefault="00657899" w:rsidP="00657899">
      <w:pPr>
        <w:ind w:left="-270" w:right="-1440"/>
        <w:rPr>
          <w:ins w:id="399" w:author="Blair, Carolyn" w:date="2026-09-25T19:58:00Z" w16du:dateUtc="2026-09-25T23:58:00Z"/>
          <w:rFonts w:ascii="Corbel" w:hAnsi="Corbel"/>
          <w:b/>
        </w:rPr>
      </w:pPr>
    </w:p>
    <w:p w14:paraId="77A0C2E9" w14:textId="77777777" w:rsidR="00657899" w:rsidRPr="00657899" w:rsidRDefault="00657899" w:rsidP="00657899">
      <w:pPr>
        <w:ind w:left="-270" w:right="-1440"/>
        <w:jc w:val="center"/>
        <w:rPr>
          <w:ins w:id="400" w:author="Blair, Carolyn" w:date="2026-09-25T19:58:00Z" w16du:dateUtc="2026-09-25T23:58:00Z"/>
          <w:rFonts w:ascii="Corbel" w:hAnsi="Corbel"/>
          <w:b/>
        </w:rPr>
      </w:pPr>
      <w:ins w:id="401" w:author="Blair, Carolyn" w:date="2026-09-25T19:58:00Z" w16du:dateUtc="2026-09-25T23:58:00Z">
        <w:r w:rsidRPr="00657899">
          <w:rPr>
            <w:rFonts w:ascii="Corbel" w:hAnsi="Corbel"/>
            <w:b/>
          </w:rPr>
          <w:t xml:space="preserve">                                                                                                                                                                                         Rev. 7-2011</w:t>
        </w:r>
      </w:ins>
    </w:p>
    <w:p w14:paraId="58F6F2CE" w14:textId="77777777" w:rsidR="00E40201" w:rsidRPr="00657899" w:rsidRDefault="00E40201">
      <w:pPr>
        <w:rPr>
          <w:rFonts w:eastAsia="Calibri"/>
          <w:b/>
          <w:rPrChange w:id="402" w:author="Blair, Carolyn" w:date="2026-09-25T19:58:00Z" w16du:dateUtc="2026-09-25T23:58:00Z">
            <w:rPr>
              <w:rFonts w:ascii="Calibri" w:eastAsia="Calibri" w:hAnsi="Calibri" w:cs="Calibri"/>
              <w:sz w:val="28"/>
              <w:szCs w:val="28"/>
            </w:rPr>
          </w:rPrChange>
        </w:rPr>
      </w:pPr>
    </w:p>
    <w:sectPr w:rsidR="00E40201" w:rsidRPr="00657899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403" w:author="Blair, Carolyn" w:date="2026-09-25T19:58:00Z" w16du:dateUtc="2026-09-25T23:58:00Z">
        <w:sectPr w:rsidR="00E40201" w:rsidRPr="00657899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9878FD"/>
    <w:multiLevelType w:val="hybridMultilevel"/>
    <w:tmpl w:val="E52A27CA"/>
    <w:lvl w:ilvl="0" w:tplc="726AD5AC">
      <w:start w:val="1"/>
      <w:numFmt w:val="upperLetter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671C5FF3"/>
    <w:multiLevelType w:val="multilevel"/>
    <w:tmpl w:val="6FA68E1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 w15:restartNumberingAfterBreak="0">
    <w:nsid w:val="6B945B7E"/>
    <w:multiLevelType w:val="multilevel"/>
    <w:tmpl w:val="727428D6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 w16cid:durableId="1175074102">
    <w:abstractNumId w:val="2"/>
  </w:num>
  <w:num w:numId="2" w16cid:durableId="2132287162">
    <w:abstractNumId w:val="1"/>
  </w:num>
  <w:num w:numId="3" w16cid:durableId="1151026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201"/>
    <w:rsid w:val="005E33BB"/>
    <w:rsid w:val="00657899"/>
    <w:rsid w:val="00693360"/>
    <w:rsid w:val="007073FB"/>
    <w:rsid w:val="00881180"/>
    <w:rsid w:val="00D02DB0"/>
    <w:rsid w:val="00E4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899"/>
    <w:pPr>
      <w:pPrChange w:id="0" w:author="Blair, Carolyn" w:date="2026-09-25T19:58:00Z">
        <w:pPr/>
      </w:pPrChange>
    </w:pPr>
    <w:rPr>
      <w:rPrChange w:id="0" w:author="Blair, Carolyn" w:date="2026-09-25T19:58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1758</Words>
  <Characters>10022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2026-09-25T23:58:00Z</dcterms:created>
  <dcterms:modified xsi:type="dcterms:W3CDTF">2026-09-25T23:58:00Z</dcterms:modified>
</cp:coreProperties>
</file>