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854166" w14:textId="77777777" w:rsidR="00F155AF" w:rsidRDefault="006A3934">
      <w:pPr>
        <w:pStyle w:val="Heading1"/>
        <w:spacing w:before="86"/>
        <w:ind w:right="134" w:firstLine="137"/>
        <w:jc w:val="both"/>
        <w:rPr>
          <w:ins w:id="10" w:author="Comparison" w:date="2026-09-25T21:12:00Z" w16du:dateUtc="2026-09-26T01:12:00Z"/>
        </w:rPr>
      </w:pPr>
      <w:bookmarkStart w:id="11" w:name="_heading=h.gjdgxs" w:colFirst="0" w:colLast="0"/>
      <w:bookmarkEnd w:id="11"/>
      <w:ins w:id="12" w:author="Comparison" w:date="2026-09-25T21:12:00Z" w16du:dateUtc="2026-09-26T01:12:00Z">
        <w:r>
          <w:t>ACHPR/Res.379 (LXI) 2017: Resolution on the Renewal of the Mandate of the Special Rapporteur on Refugees, Asylum Seekers, Internally Displaced Persons and Migrants in Africa</w:t>
        </w:r>
      </w:ins>
    </w:p>
    <w:p w14:paraId="232ACA03" w14:textId="77777777" w:rsidR="00F155AF" w:rsidRDefault="00F155AF">
      <w:pPr>
        <w:pBdr>
          <w:top w:val="nil"/>
          <w:left w:val="nil"/>
          <w:bottom w:val="nil"/>
          <w:right w:val="nil"/>
          <w:between w:val="nil"/>
        </w:pBdr>
        <w:spacing w:before="9"/>
        <w:rPr>
          <w:ins w:id="13" w:author="Comparison" w:date="2026-09-25T21:12:00Z" w16du:dateUtc="2026-09-26T01:12:00Z"/>
          <w:rFonts w:eastAsia="Book Antiqua"/>
          <w:b/>
          <w:color w:val="000000"/>
          <w:sz w:val="39"/>
          <w:szCs w:val="39"/>
        </w:rPr>
      </w:pPr>
    </w:p>
    <w:p w14:paraId="3B94AB68" w14:textId="77777777" w:rsidR="00F155AF" w:rsidRDefault="006A3934">
      <w:pPr>
        <w:pStyle w:val="Heading2"/>
        <w:ind w:right="133" w:firstLine="137"/>
        <w:rPr>
          <w:ins w:id="14" w:author="Comparison" w:date="2026-09-25T21:12:00Z" w16du:dateUtc="2026-09-26T01:12:00Z"/>
        </w:rPr>
      </w:pPr>
      <w:ins w:id="15" w:author="Comparison" w:date="2026-09-25T21:12:00Z" w16du:dateUtc="2026-09-26T01:12:00Z">
        <w:r>
          <w:t>The African Commission on Human and Peoples' Rights (the Commission), meeting at its 61</w:t>
        </w:r>
        <w:r>
          <w:rPr>
            <w:sz w:val="26"/>
            <w:szCs w:val="26"/>
            <w:vertAlign w:val="superscript"/>
          </w:rPr>
          <w:t xml:space="preserve">st </w:t>
        </w:r>
        <w:r>
          <w:t>Ordinary Session held from 1 to 15 November 2017 in Banjul, The Gambia:</w:t>
        </w:r>
      </w:ins>
    </w:p>
    <w:p w14:paraId="51809836" w14:textId="77777777" w:rsidR="00F155AF" w:rsidRDefault="00F155AF">
      <w:pPr>
        <w:pBdr>
          <w:top w:val="nil"/>
          <w:left w:val="nil"/>
          <w:bottom w:val="nil"/>
          <w:right w:val="nil"/>
          <w:between w:val="nil"/>
        </w:pBdr>
        <w:spacing w:before="7"/>
        <w:rPr>
          <w:ins w:id="16" w:author="Comparison" w:date="2026-09-25T21:12:00Z" w16du:dateUtc="2026-09-26T01:12:00Z"/>
          <w:rFonts w:eastAsia="Book Antiqua"/>
          <w:b/>
          <w:i/>
          <w:color w:val="000000"/>
          <w:sz w:val="24"/>
          <w:szCs w:val="24"/>
        </w:rPr>
      </w:pPr>
    </w:p>
    <w:p w14:paraId="4D5C2AE1" w14:textId="77777777" w:rsidR="00F155AF" w:rsidRDefault="006A3934">
      <w:pPr>
        <w:pBdr>
          <w:top w:val="nil"/>
          <w:left w:val="nil"/>
          <w:bottom w:val="nil"/>
          <w:right w:val="nil"/>
          <w:between w:val="nil"/>
        </w:pBdr>
        <w:ind w:left="137" w:right="134"/>
        <w:jc w:val="both"/>
        <w:rPr>
          <w:ins w:id="17" w:author="Comparison" w:date="2026-09-25T21:12:00Z" w16du:dateUtc="2026-09-26T01:12:00Z"/>
          <w:rFonts w:eastAsia="Book Antiqua"/>
          <w:color w:val="000000"/>
          <w:sz w:val="24"/>
          <w:szCs w:val="24"/>
        </w:rPr>
      </w:pPr>
      <w:ins w:id="18" w:author="Comparison" w:date="2026-09-25T21:12:00Z" w16du:dateUtc="2026-09-26T01:12:00Z">
        <w:r>
          <w:rPr>
            <w:rFonts w:eastAsia="Book Antiqua"/>
            <w:b/>
            <w:color w:val="000000"/>
            <w:sz w:val="24"/>
            <w:szCs w:val="24"/>
          </w:rPr>
          <w:t xml:space="preserve">Recalling its </w:t>
        </w:r>
        <w:r>
          <w:rPr>
            <w:rFonts w:eastAsia="Book Antiqua"/>
            <w:color w:val="000000"/>
            <w:sz w:val="24"/>
            <w:szCs w:val="24"/>
          </w:rPr>
          <w:t>mandate to promote and protect human and peoples’ rights in Africa under the African Charter on Human and Peoples’ Rights (African Charter);</w:t>
        </w:r>
        <w:r>
          <w:rPr>
            <w:noProof/>
          </w:rPr>
          <mc:AlternateContent>
            <mc:Choice Requires="wps">
              <w:drawing>
                <wp:anchor distT="0" distB="0" distL="0" distR="0" simplePos="0" relativeHeight="251659264" behindDoc="1" locked="0" layoutInCell="1" hidden="0" allowOverlap="1">
                  <wp:simplePos x="0" y="0"/>
                  <wp:positionH relativeFrom="column">
                    <wp:posOffset>-13969</wp:posOffset>
                  </wp:positionH>
                  <wp:positionV relativeFrom="paragraph">
                    <wp:posOffset>253365</wp:posOffset>
                  </wp:positionV>
                  <wp:extent cx="5753100" cy="528320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3100" cy="5283200"/>
                          </a:xfrm>
                          <a:prstGeom prst="rect">
                            <a:avLst/>
                          </a:prstGeom>
                          <a:noFill/>
                          <a:ln>
                            <a:noFill/>
                          </a:ln>
                        </wps:spPr>
                        <wps:txbx>
                          <w:txbxContent>
                            <w:p w14:paraId="015063E1" w14:textId="77777777" w:rsidR="006A3934" w:rsidRDefault="006A3934" w:rsidP="000B1A34">
                              <w:pPr>
                                <w:widowControl/>
                                <w:autoSpaceDE/>
                                <w:autoSpaceDN/>
                                <w:adjustRightInd/>
                                <w:spacing w:line="8320" w:lineRule="atLeast"/>
                                <w:rPr>
                                  <w:ins w:id="19" w:author="Comparison" w:date="2026-09-25T21:12:00Z" w16du:dateUtc="2026-09-26T01:12:00Z"/>
                                  <w:rFonts w:ascii="Times New Roman" w:hAnsi="Times New Roman" w:cs="Times New Roman"/>
                                  <w:sz w:val="24"/>
                                  <w:szCs w:val="24"/>
                                </w:rPr>
                              </w:pPr>
                              <w:ins w:id="20" w:author="Comparison" w:date="2026-09-25T21:12:00Z" w16du:dateUtc="2026-09-26T01:12:00Z">
                                <w:r>
                                  <w:rPr>
                                    <w:rFonts w:ascii="Times New Roman" w:hAnsi="Times New Roman" w:cs="Times New Roman"/>
                                    <w:noProof/>
                                    <w:lang w:val="en-ZA" w:eastAsia="en-ZA"/>
                                  </w:rPr>
                                  <w:drawing>
                                    <wp:inline distT="0" distB="0" distL="0" distR="0">
                                      <wp:extent cx="5762625" cy="52959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762625" cy="5295900"/>
                                              </a:xfrm>
                                              <a:prstGeom prst="rect">
                                                <a:avLst/>
                                              </a:prstGeom>
                                              <a:noFill/>
                                              <a:ln>
                                                <a:noFill/>
                                              </a:ln>
                                            </pic:spPr>
                                          </pic:pic>
                                        </a:graphicData>
                                      </a:graphic>
                                    </wp:inline>
                                  </w:drawing>
                                </w:r>
                              </w:ins>
                            </w:p>
                            <w:p w14:paraId="041450C2" w14:textId="77777777" w:rsidR="006A3934" w:rsidRDefault="006A3934" w:rsidP="000B1A34">
                              <w:pPr>
                                <w:rPr>
                                  <w:ins w:id="21" w:author="Comparison" w:date="2026-09-25T21:12:00Z" w16du:dateUtc="2026-09-26T01:12:00Z"/>
                                  <w:rFonts w:ascii="Times New Roman" w:hAnsi="Times New Roman" w:cs="Times New Roman"/>
                                  <w:sz w:val="24"/>
                                  <w:szCs w:val="24"/>
                                </w:rPr>
                              </w:pPr>
                            </w:p>
                          </w:txbxContent>
                        </wps:txbx>
                        <wps:bodyPr rot="0" vert="horz" wrap="square" lIns="0" tIns="0" rIns="0" bIns="0" anchor="t" anchorCtr="0" upright="1">
                          <a:noAutofit/>
                        </wps:bodyPr>
                      </wps:wsp>
                    </a:graphicData>
                  </a:graphic>
                </wp:anchor>
              </w:drawing>
            </mc:Choice>
            <mc:Fallback>
              <w:pict>
                <v:rect id="Rectangle 7" o:spid="_x0000_s1026" style="position:absolute;left:0;text-align:left;margin-left:-1.1pt;margin-top:19.95pt;width:453pt;height:416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" filled="f" stroked="f">
                  <v:textbox inset="0,0,0,0">
                    <w:txbxContent>
                      <w:p w14:paraId="015063E1" w14:textId="77777777" w:rsidR="006A3934" w:rsidRDefault="006A3934" w:rsidP="000B1A34">
                        <w:pPr>
                          <w:widowControl/>
                          <w:autoSpaceDE/>
                          <w:autoSpaceDN/>
                          <w:adjustRightInd/>
                          <w:spacing w:line="8320" w:lineRule="atLeast"/>
                          <w:rPr>
                            <w:ins w:id="22" w:author="Comparison" w:date="2026-09-25T21:12:00Z" w16du:dateUtc="2026-09-26T01:12:00Z"/>
                            <w:rFonts w:ascii="Times New Roman" w:hAnsi="Times New Roman" w:cs="Times New Roman"/>
                            <w:sz w:val="24"/>
                            <w:szCs w:val="24"/>
                          </w:rPr>
                        </w:pPr>
                        <w:ins w:id="23" w:author="Comparison" w:date="2026-09-25T21:12:00Z" w16du:dateUtc="2026-09-26T01:12:00Z">
                          <w:r>
                            <w:rPr>
                              <w:rFonts w:ascii="Times New Roman" w:hAnsi="Times New Roman" w:cs="Times New Roman"/>
                              <w:noProof/>
                              <w:lang w:val="en-ZA" w:eastAsia="en-ZA"/>
                            </w:rPr>
                            <w:drawing>
                              <wp:inline distT="0" distB="0" distL="0" distR="0">
                                <wp:extent cx="5762625" cy="52959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762625" cy="5295900"/>
                                        </a:xfrm>
                                        <a:prstGeom prst="rect">
                                          <a:avLst/>
                                        </a:prstGeom>
                                        <a:noFill/>
                                        <a:ln>
                                          <a:noFill/>
                                        </a:ln>
                                      </pic:spPr>
                                    </pic:pic>
                                  </a:graphicData>
                                </a:graphic>
                              </wp:inline>
                            </w:drawing>
                          </w:r>
                        </w:ins>
                      </w:p>
                      <w:p w14:paraId="041450C2" w14:textId="77777777" w:rsidR="006A3934" w:rsidRDefault="006A3934" w:rsidP="000B1A34">
                        <w:pPr>
                          <w:rPr>
                            <w:ins w:id="24" w:author="Comparison" w:date="2026-09-25T21:12:00Z" w16du:dateUtc="2026-09-26T01:12:00Z"/>
                            <w:rFonts w:ascii="Times New Roman" w:hAnsi="Times New Roman" w:cs="Times New Roman"/>
                            <w:sz w:val="24"/>
                            <w:szCs w:val="24"/>
                          </w:rPr>
                        </w:pPr>
                      </w:p>
                    </w:txbxContent>
                  </v:textbox>
                </v:rect>
              </w:pict>
            </mc:Fallback>
          </mc:AlternateContent>
        </w:r>
        <w:r>
          <w:rPr>
            <w:noProof/>
          </w:rPr>
          <mc:AlternateContent>
            <mc:Choice Requires="wpg">
              <w:drawing>
                <wp:anchor distT="0" distB="0" distL="0" distR="0" simplePos="0" relativeHeight="251660288" behindDoc="1" locked="0" layoutInCell="1" hidden="0" allowOverlap="1">
                  <wp:simplePos x="0" y="0"/>
                  <wp:positionH relativeFrom="column">
                    <wp:posOffset>-25399</wp:posOffset>
                  </wp:positionH>
                  <wp:positionV relativeFrom="paragraph">
                    <wp:posOffset>368300</wp:posOffset>
                  </wp:positionV>
                  <wp:extent cx="5800090" cy="5113655"/>
                  <wp:effectExtent l="0" t="0" r="0" b="0"/>
                  <wp:wrapNone/>
                  <wp:docPr id="8" name="Group 8"/>
                  <wp:cNvGraphicFramePr/>
                  <a:graphic xmlns:a="http://schemas.openxmlformats.org/drawingml/2006/main">
                    <a:graphicData uri="http://schemas.microsoft.com/office/word/2010/wordprocessingGroup">
                      <wpg:wgp>
                        <wpg:cNvGrpSpPr/>
                        <wpg:grpSpPr>
                          <a:xfrm>
                            <a:off x="0" y="0"/>
                            <a:ext cx="5800090" cy="5113655"/>
                            <a:chOff x="2445955" y="1223173"/>
                            <a:chExt cx="5800090" cy="5113655"/>
                          </a:xfrm>
                        </wpg:grpSpPr>
                        <wpg:grpSp>
                          <wpg:cNvPr id="327683353" name="Group 327683353"/>
                          <wpg:cNvGrpSpPr/>
                          <wpg:grpSpPr>
                            <a:xfrm>
                              <a:off x="2445955" y="1223173"/>
                              <a:ext cx="5800090" cy="5113655"/>
                              <a:chOff x="1387" y="596"/>
                              <a:chExt cx="9134" cy="8053"/>
                            </a:xfrm>
                          </wpg:grpSpPr>
                          <wps:wsp>
                            <wps:cNvPr id="1149901798" name="Rectangle 1149901798"/>
                            <wps:cNvSpPr/>
                            <wps:spPr>
                              <a:xfrm>
                                <a:off x="1387" y="596"/>
                                <a:ext cx="9125" cy="8050"/>
                              </a:xfrm>
                              <a:prstGeom prst="rect">
                                <a:avLst/>
                              </a:prstGeom>
                              <a:noFill/>
                              <a:ln>
                                <a:noFill/>
                              </a:ln>
                            </wps:spPr>
                            <wps:txbx>
                              <w:txbxContent>
                                <w:p w14:paraId="124AF00A" w14:textId="77777777" w:rsidR="00F155AF" w:rsidRDefault="00F155AF">
                                  <w:pPr>
                                    <w:textDirection w:val="btLr"/>
                                    <w:rPr>
                                      <w:ins w:id="25" w:author="Comparison" w:date="2026-09-25T21:12:00Z" w16du:dateUtc="2026-09-26T01:12:00Z"/>
                                    </w:rPr>
                                  </w:pPr>
                                </w:p>
                              </w:txbxContent>
                            </wps:txbx>
                            <wps:bodyPr spcFirstLastPara="1" wrap="square" lIns="91425" tIns="91425" rIns="91425" bIns="91425" anchor="ctr" anchorCtr="0">
                              <a:noAutofit/>
                            </wps:bodyPr>
                          </wps:wsp>
                          <wps:wsp>
                            <wps:cNvPr id="169230717" name="Freeform 169230717"/>
                            <wps:cNvSpPr/>
                            <wps:spPr>
                              <a:xfrm>
                                <a:off x="1387" y="596"/>
                                <a:ext cx="9134" cy="8053"/>
                              </a:xfrm>
                              <a:custGeom>
                                <a:avLst/>
                                <a:gdLst/>
                                <a:ahLst/>
                                <a:cxnLst/>
                                <a:rect l="l" t="t" r="r" b="b"/>
                                <a:pathLst>
                                  <a:path w="9134" h="8053" extrusionOk="0">
                                    <a:moveTo>
                                      <a:pt x="9133" y="4175"/>
                                    </a:moveTo>
                                    <a:lnTo>
                                      <a:pt x="0" y="4175"/>
                                    </a:lnTo>
                                    <a:lnTo>
                                      <a:pt x="0" y="4474"/>
                                    </a:lnTo>
                                    <a:lnTo>
                                      <a:pt x="0" y="4772"/>
                                    </a:lnTo>
                                    <a:lnTo>
                                      <a:pt x="0" y="5070"/>
                                    </a:lnTo>
                                    <a:lnTo>
                                      <a:pt x="0" y="5369"/>
                                    </a:lnTo>
                                    <a:lnTo>
                                      <a:pt x="0" y="5666"/>
                                    </a:lnTo>
                                    <a:lnTo>
                                      <a:pt x="0" y="5965"/>
                                    </a:lnTo>
                                    <a:lnTo>
                                      <a:pt x="0" y="6263"/>
                                    </a:lnTo>
                                    <a:lnTo>
                                      <a:pt x="0" y="6562"/>
                                    </a:lnTo>
                                    <a:lnTo>
                                      <a:pt x="0" y="6859"/>
                                    </a:lnTo>
                                    <a:lnTo>
                                      <a:pt x="0" y="7158"/>
                                    </a:lnTo>
                                    <a:lnTo>
                                      <a:pt x="0" y="7456"/>
                                    </a:lnTo>
                                    <a:lnTo>
                                      <a:pt x="0" y="7754"/>
                                    </a:lnTo>
                                    <a:lnTo>
                                      <a:pt x="0" y="8052"/>
                                    </a:lnTo>
                                    <a:lnTo>
                                      <a:pt x="9133" y="8052"/>
                                    </a:lnTo>
                                    <a:lnTo>
                                      <a:pt x="9133" y="7754"/>
                                    </a:lnTo>
                                    <a:lnTo>
                                      <a:pt x="9133" y="7456"/>
                                    </a:lnTo>
                                    <a:lnTo>
                                      <a:pt x="9133" y="7158"/>
                                    </a:lnTo>
                                    <a:lnTo>
                                      <a:pt x="9133" y="6859"/>
                                    </a:lnTo>
                                    <a:lnTo>
                                      <a:pt x="9133" y="6562"/>
                                    </a:lnTo>
                                    <a:lnTo>
                                      <a:pt x="9133" y="6263"/>
                                    </a:lnTo>
                                    <a:lnTo>
                                      <a:pt x="9133" y="5965"/>
                                    </a:lnTo>
                                    <a:lnTo>
                                      <a:pt x="9133" y="5666"/>
                                    </a:lnTo>
                                    <a:lnTo>
                                      <a:pt x="9133" y="5369"/>
                                    </a:lnTo>
                                    <a:lnTo>
                                      <a:pt x="9133" y="5070"/>
                                    </a:lnTo>
                                    <a:lnTo>
                                      <a:pt x="9133" y="4772"/>
                                    </a:lnTo>
                                    <a:lnTo>
                                      <a:pt x="9133" y="4474"/>
                                    </a:lnTo>
                                    <a:lnTo>
                                      <a:pt x="9133" y="4175"/>
                                    </a:lnTo>
                                    <a:close/>
                                  </a:path>
                                </a:pathLst>
                              </a:custGeom>
                              <a:solidFill>
                                <a:srgbClr val="FFFFFF"/>
                              </a:solidFill>
                              <a:ln>
                                <a:noFill/>
                              </a:ln>
                            </wps:spPr>
                            <wps:bodyPr spcFirstLastPara="1" wrap="square" lIns="91425" tIns="91425" rIns="91425" bIns="91425" anchor="ctr" anchorCtr="0">
                              <a:noAutofit/>
                            </wps:bodyPr>
                          </wps:wsp>
                          <wps:wsp>
                            <wps:cNvPr id="1413475251" name="Freeform 1413475251"/>
                            <wps:cNvSpPr/>
                            <wps:spPr>
                              <a:xfrm>
                                <a:off x="1387" y="596"/>
                                <a:ext cx="9134" cy="8053"/>
                              </a:xfrm>
                              <a:custGeom>
                                <a:avLst/>
                                <a:gdLst/>
                                <a:ahLst/>
                                <a:cxnLst/>
                                <a:rect l="l" t="t" r="r" b="b"/>
                                <a:pathLst>
                                  <a:path w="9134" h="8053" extrusionOk="0">
                                    <a:moveTo>
                                      <a:pt x="9133" y="0"/>
                                    </a:moveTo>
                                    <a:lnTo>
                                      <a:pt x="0" y="0"/>
                                    </a:lnTo>
                                    <a:lnTo>
                                      <a:pt x="0" y="298"/>
                                    </a:lnTo>
                                    <a:lnTo>
                                      <a:pt x="0" y="596"/>
                                    </a:lnTo>
                                    <a:lnTo>
                                      <a:pt x="0" y="895"/>
                                    </a:lnTo>
                                    <a:lnTo>
                                      <a:pt x="0" y="1192"/>
                                    </a:lnTo>
                                    <a:lnTo>
                                      <a:pt x="0" y="1491"/>
                                    </a:lnTo>
                                    <a:lnTo>
                                      <a:pt x="0" y="1789"/>
                                    </a:lnTo>
                                    <a:lnTo>
                                      <a:pt x="0" y="2088"/>
                                    </a:lnTo>
                                    <a:lnTo>
                                      <a:pt x="0" y="2385"/>
                                    </a:lnTo>
                                    <a:lnTo>
                                      <a:pt x="0" y="2684"/>
                                    </a:lnTo>
                                    <a:lnTo>
                                      <a:pt x="0" y="2982"/>
                                    </a:lnTo>
                                    <a:lnTo>
                                      <a:pt x="0" y="3280"/>
                                    </a:lnTo>
                                    <a:lnTo>
                                      <a:pt x="0" y="3578"/>
                                    </a:lnTo>
                                    <a:lnTo>
                                      <a:pt x="0" y="3877"/>
                                    </a:lnTo>
                                    <a:lnTo>
                                      <a:pt x="0" y="4175"/>
                                    </a:lnTo>
                                    <a:lnTo>
                                      <a:pt x="9133" y="4175"/>
                                    </a:lnTo>
                                    <a:lnTo>
                                      <a:pt x="9133" y="3877"/>
                                    </a:lnTo>
                                    <a:lnTo>
                                      <a:pt x="9133" y="3578"/>
                                    </a:lnTo>
                                    <a:lnTo>
                                      <a:pt x="9133" y="3280"/>
                                    </a:lnTo>
                                    <a:lnTo>
                                      <a:pt x="9133" y="2982"/>
                                    </a:lnTo>
                                    <a:lnTo>
                                      <a:pt x="9133" y="2684"/>
                                    </a:lnTo>
                                    <a:lnTo>
                                      <a:pt x="9133" y="2385"/>
                                    </a:lnTo>
                                    <a:lnTo>
                                      <a:pt x="9133" y="2088"/>
                                    </a:lnTo>
                                    <a:lnTo>
                                      <a:pt x="9133" y="1789"/>
                                    </a:lnTo>
                                    <a:lnTo>
                                      <a:pt x="9133" y="1491"/>
                                    </a:lnTo>
                                    <a:lnTo>
                                      <a:pt x="9133" y="1192"/>
                                    </a:lnTo>
                                    <a:lnTo>
                                      <a:pt x="9133" y="895"/>
                                    </a:lnTo>
                                    <a:lnTo>
                                      <a:pt x="9133" y="596"/>
                                    </a:lnTo>
                                    <a:lnTo>
                                      <a:pt x="9133" y="298"/>
                                    </a:lnTo>
                                    <a:lnTo>
                                      <a:pt x="9133" y="0"/>
                                    </a:lnTo>
                                    <a:close/>
                                  </a:path>
                                </a:pathLst>
                              </a:custGeom>
                              <a:solidFill>
                                <a:srgbClr val="FFFFFF"/>
                              </a:solidFill>
                              <a:ln>
                                <a:noFill/>
                              </a:ln>
                            </wps:spPr>
                            <wps:bodyPr spcFirstLastPara="1" wrap="square" lIns="91425" tIns="91425" rIns="91425" bIns="91425" anchor="ctr" anchorCtr="0">
                              <a:noAutofit/>
                            </wps:bodyPr>
                          </wps:wsp>
                        </wpg:grpSp>
                      </wpg:wgp>
                    </a:graphicData>
                  </a:graphic>
                </wp:anchor>
              </w:drawing>
            </mc:Choice>
            <mc:Fallback>
              <w:pict>
                <v:group id="Group 8" o:spid="_x0000_s1027" style="position:absolute;left:0;text-align:left;margin-left:-2pt;margin-top:29pt;width:456.7pt;height:402.65pt;z-index:-251656192;mso-wrap-distance-left:0;mso-wrap-distance-right:0" coordorigin="24459,12231" coordsize="58000,511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">
                  <v:group id="Group 327683353" o:spid="_x0000_s1028" style="position:absolute;left:24459;top:12231;width:58001;height:51137" coordorigin="1387,596" coordsize="9134,80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">
                    <v:rect id="Rectangle 1149901798" o:spid="_x0000_s1029" style="position:absolute;left:1387;top:596;width:9125;height:8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" filled="f" stroked="f">
                      <v:textbox inset="2.53958mm,2.53958mm,2.53958mm,2.53958mm">
                        <w:txbxContent>
                          <w:p w14:paraId="124AF00A" w14:textId="77777777" w:rsidR="00F155AF" w:rsidRDefault="00F155AF">
                            <w:pPr>
                              <w:textDirection w:val="btLr"/>
                              <w:rPr>
                                <w:ins w:id="26" w:author="Comparison" w:date="2026-09-25T21:12:00Z" w16du:dateUtc="2026-09-26T01:12:00Z"/>
                              </w:rPr>
                            </w:pPr>
                          </w:p>
                        </w:txbxContent>
                      </v:textbox>
                    </v:rect>
                    <v:shape id="Freeform 169230717" o:spid="_x0000_s1030" style="position:absolute;left:1387;top:596;width:9134;height:8053;visibility:visible;mso-wrap-style:square;v-text-anchor:middle" coordsize="9134,80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" path="m9133,4175l,4175r,299l,4772r,298l,5369r,297l,5965r,298l,6562r,297l,7158r,298l,7754r,298l9133,8052r,-298l9133,7456r,-298l9133,6859r,-297l9133,6263r,-298l9133,5666r,-297l9133,5070r,-298l9133,4474r,-299xe" stroked="f">
                      <v:path arrowok="t" o:extrusionok="f"/>
                    </v:shape>
                    <v:shape id="Freeform 1413475251" o:spid="_x0000_s1031" style="position:absolute;left:1387;top:596;width:9134;height:8053;visibility:visible;mso-wrap-style:square;v-text-anchor:middle" coordsize="9134,80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" path="m9133,l,,,298,,596,,895r,297l,1491r,298l,2088r,297l,2684r,298l,3280r,298l,3877r,298l9133,4175r,-298l9133,3578r,-298l9133,2982r,-298l9133,2385r,-297l9133,1789r,-298l9133,1192r,-297l9133,596r,-298l9133,xe" stroked="f">
                      <v:path arrowok="t" o:extrusionok="f"/>
                    </v:shape>
                  </v:group>
                </v:group>
              </w:pict>
            </mc:Fallback>
          </mc:AlternateContent>
        </w:r>
      </w:ins>
    </w:p>
    <w:p w14:paraId="63E5DCB7" w14:textId="77777777" w:rsidR="00F155AF" w:rsidRDefault="00F155AF">
      <w:pPr>
        <w:pBdr>
          <w:top w:val="nil"/>
          <w:left w:val="nil"/>
          <w:bottom w:val="nil"/>
          <w:right w:val="nil"/>
          <w:between w:val="nil"/>
        </w:pBdr>
        <w:spacing w:before="9"/>
        <w:rPr>
          <w:ins w:id="27" w:author="Comparison" w:date="2026-09-25T21:12:00Z" w16du:dateUtc="2026-09-26T01:12:00Z"/>
          <w:rFonts w:eastAsia="Book Antiqua"/>
          <w:color w:val="000000"/>
          <w:sz w:val="16"/>
          <w:szCs w:val="16"/>
        </w:rPr>
      </w:pPr>
    </w:p>
    <w:p w14:paraId="045156AA" w14:textId="77777777" w:rsidR="00F155AF" w:rsidRDefault="006A3934">
      <w:pPr>
        <w:pBdr>
          <w:top w:val="nil"/>
          <w:left w:val="nil"/>
          <w:bottom w:val="nil"/>
          <w:right w:val="nil"/>
          <w:between w:val="nil"/>
        </w:pBdr>
        <w:spacing w:before="91"/>
        <w:ind w:left="137" w:right="135"/>
        <w:jc w:val="both"/>
        <w:rPr>
          <w:ins w:id="28" w:author="Comparison" w:date="2026-09-25T21:12:00Z" w16du:dateUtc="2026-09-26T01:12:00Z"/>
          <w:rFonts w:eastAsia="Book Antiqua"/>
          <w:color w:val="000000"/>
          <w:sz w:val="24"/>
          <w:szCs w:val="24"/>
        </w:rPr>
      </w:pPr>
      <w:ins w:id="29" w:author="Comparison" w:date="2026-09-25T21:12:00Z" w16du:dateUtc="2026-09-26T01:12:00Z">
        <w:r>
          <w:rPr>
            <w:rFonts w:eastAsia="Book Antiqua"/>
            <w:b/>
            <w:color w:val="000000"/>
            <w:sz w:val="24"/>
            <w:szCs w:val="24"/>
          </w:rPr>
          <w:t xml:space="preserve">Bearing in mind </w:t>
        </w:r>
        <w:r>
          <w:rPr>
            <w:rFonts w:eastAsia="Book Antiqua"/>
            <w:color w:val="000000"/>
            <w:sz w:val="24"/>
            <w:szCs w:val="24"/>
          </w:rPr>
          <w:t>the adoption and coming into force of the 1951 Convention on the Status of Refugees and its 1967 Protocol, and the 1969 OAU Convention Governing the Specific Aspects of Refugee Problems in Africa;</w:t>
        </w:r>
      </w:ins>
    </w:p>
    <w:p w14:paraId="3F7666BD" w14:textId="77777777" w:rsidR="00F155AF" w:rsidRDefault="00F155AF">
      <w:pPr>
        <w:pBdr>
          <w:top w:val="nil"/>
          <w:left w:val="nil"/>
          <w:bottom w:val="nil"/>
          <w:right w:val="nil"/>
          <w:between w:val="nil"/>
        </w:pBdr>
        <w:spacing w:before="8"/>
        <w:rPr>
          <w:ins w:id="30" w:author="Comparison" w:date="2026-09-25T21:12:00Z" w16du:dateUtc="2026-09-26T01:12:00Z"/>
          <w:rFonts w:eastAsia="Book Antiqua"/>
          <w:color w:val="000000"/>
          <w:sz w:val="16"/>
          <w:szCs w:val="16"/>
        </w:rPr>
      </w:pPr>
    </w:p>
    <w:p w14:paraId="3C50363B" w14:textId="77777777" w:rsidR="00F155AF" w:rsidRDefault="006A3934">
      <w:pPr>
        <w:pBdr>
          <w:top w:val="nil"/>
          <w:left w:val="nil"/>
          <w:bottom w:val="nil"/>
          <w:right w:val="nil"/>
          <w:between w:val="nil"/>
        </w:pBdr>
        <w:spacing w:before="92"/>
        <w:ind w:left="137" w:right="135"/>
        <w:jc w:val="both"/>
        <w:rPr>
          <w:ins w:id="31" w:author="Comparison" w:date="2026-09-25T21:12:00Z" w16du:dateUtc="2026-09-26T01:12:00Z"/>
          <w:rFonts w:eastAsia="Book Antiqua"/>
          <w:color w:val="000000"/>
          <w:sz w:val="24"/>
          <w:szCs w:val="24"/>
        </w:rPr>
      </w:pPr>
      <w:ins w:id="32" w:author="Comparison" w:date="2026-09-25T21:12:00Z" w16du:dateUtc="2026-09-26T01:12:00Z">
        <w:r>
          <w:rPr>
            <w:rFonts w:eastAsia="Book Antiqua"/>
            <w:b/>
            <w:color w:val="000000"/>
            <w:sz w:val="24"/>
            <w:szCs w:val="24"/>
          </w:rPr>
          <w:t xml:space="preserve">Also bearing in mind </w:t>
        </w:r>
        <w:r>
          <w:rPr>
            <w:rFonts w:eastAsia="Book Antiqua"/>
            <w:color w:val="000000"/>
            <w:sz w:val="24"/>
            <w:szCs w:val="24"/>
          </w:rPr>
          <w:t>the adoption in 2009 and the coming into force in 2012 of the African Union Convention for the Protection and Assistance of Internally Displaced Persons in Africa (Kampala Convention);</w:t>
        </w:r>
      </w:ins>
    </w:p>
    <w:p w14:paraId="6C3D398B" w14:textId="77777777" w:rsidR="00F155AF" w:rsidRDefault="00F155AF">
      <w:pPr>
        <w:pBdr>
          <w:top w:val="nil"/>
          <w:left w:val="nil"/>
          <w:bottom w:val="nil"/>
          <w:right w:val="nil"/>
          <w:between w:val="nil"/>
        </w:pBdr>
        <w:spacing w:before="8"/>
        <w:rPr>
          <w:ins w:id="33" w:author="Comparison" w:date="2026-09-25T21:12:00Z" w16du:dateUtc="2026-09-26T01:12:00Z"/>
          <w:rFonts w:eastAsia="Book Antiqua"/>
          <w:color w:val="000000"/>
          <w:sz w:val="16"/>
          <w:szCs w:val="16"/>
        </w:rPr>
      </w:pPr>
    </w:p>
    <w:p w14:paraId="03D5679C" w14:textId="77777777" w:rsidR="00F155AF" w:rsidRDefault="006A3934">
      <w:pPr>
        <w:pBdr>
          <w:top w:val="nil"/>
          <w:left w:val="nil"/>
          <w:bottom w:val="nil"/>
          <w:right w:val="nil"/>
          <w:between w:val="nil"/>
        </w:pBdr>
        <w:spacing w:before="91"/>
        <w:ind w:left="137" w:right="133"/>
        <w:jc w:val="both"/>
        <w:rPr>
          <w:ins w:id="34" w:author="Comparison" w:date="2026-09-25T21:12:00Z" w16du:dateUtc="2026-09-26T01:12:00Z"/>
          <w:rFonts w:eastAsia="Book Antiqua"/>
          <w:color w:val="000000"/>
          <w:sz w:val="24"/>
          <w:szCs w:val="24"/>
        </w:rPr>
      </w:pPr>
      <w:ins w:id="35" w:author="Comparison" w:date="2026-09-25T21:12:00Z" w16du:dateUtc="2026-09-26T01:12:00Z">
        <w:r>
          <w:rPr>
            <w:rFonts w:eastAsia="Book Antiqua"/>
            <w:b/>
            <w:color w:val="000000"/>
            <w:sz w:val="24"/>
            <w:szCs w:val="24"/>
          </w:rPr>
          <w:t xml:space="preserve">Recalling </w:t>
        </w:r>
        <w:r>
          <w:rPr>
            <w:rFonts w:eastAsia="Book Antiqua"/>
            <w:color w:val="000000"/>
            <w:sz w:val="24"/>
            <w:szCs w:val="24"/>
          </w:rPr>
          <w:t>the decision adopted at its 35</w:t>
        </w:r>
        <w:r>
          <w:rPr>
            <w:rFonts w:eastAsia="Book Antiqua"/>
            <w:color w:val="000000"/>
            <w:sz w:val="26"/>
            <w:szCs w:val="26"/>
            <w:vertAlign w:val="superscript"/>
          </w:rPr>
          <w:t xml:space="preserve">th </w:t>
        </w:r>
        <w:r>
          <w:rPr>
            <w:rFonts w:eastAsia="Book Antiqua"/>
            <w:color w:val="000000"/>
            <w:sz w:val="24"/>
            <w:szCs w:val="24"/>
          </w:rPr>
          <w:t>Ordinary Session held from 21 May to 4 June 2004 in Banjul, The Gambia, establishing the mechanism of the Special Rapporteur on Refugees, Asylum Seekers and Internally Displaced Persons in Africa;</w:t>
        </w:r>
      </w:ins>
    </w:p>
    <w:p w14:paraId="2CF4848B" w14:textId="77777777" w:rsidR="00F155AF" w:rsidRDefault="00F155AF">
      <w:pPr>
        <w:pBdr>
          <w:top w:val="nil"/>
          <w:left w:val="nil"/>
          <w:bottom w:val="nil"/>
          <w:right w:val="nil"/>
          <w:between w:val="nil"/>
        </w:pBdr>
        <w:spacing w:before="8"/>
        <w:rPr>
          <w:ins w:id="36" w:author="Comparison" w:date="2026-09-25T21:12:00Z" w16du:dateUtc="2026-09-26T01:12:00Z"/>
          <w:rFonts w:eastAsia="Book Antiqua"/>
          <w:color w:val="000000"/>
          <w:sz w:val="16"/>
          <w:szCs w:val="16"/>
        </w:rPr>
      </w:pPr>
    </w:p>
    <w:p w14:paraId="3B8D9D2A" w14:textId="77777777" w:rsidR="00F155AF" w:rsidRDefault="006A3934">
      <w:pPr>
        <w:pBdr>
          <w:top w:val="nil"/>
          <w:left w:val="nil"/>
          <w:bottom w:val="nil"/>
          <w:right w:val="nil"/>
          <w:between w:val="nil"/>
        </w:pBdr>
        <w:spacing w:before="91"/>
        <w:ind w:left="137" w:right="133"/>
        <w:jc w:val="both"/>
        <w:rPr>
          <w:ins w:id="37" w:author="Comparison" w:date="2026-09-25T21:12:00Z" w16du:dateUtc="2026-09-26T01:12:00Z"/>
          <w:rFonts w:eastAsia="Book Antiqua"/>
          <w:color w:val="000000"/>
          <w:sz w:val="24"/>
          <w:szCs w:val="24"/>
        </w:rPr>
      </w:pPr>
      <w:ins w:id="38" w:author="Comparison" w:date="2026-09-25T21:12:00Z" w16du:dateUtc="2026-09-26T01:12:00Z">
        <w:r>
          <w:rPr>
            <w:rFonts w:eastAsia="Book Antiqua"/>
            <w:b/>
            <w:color w:val="000000"/>
            <w:sz w:val="24"/>
            <w:szCs w:val="24"/>
          </w:rPr>
          <w:t xml:space="preserve">Mindful </w:t>
        </w:r>
        <w:r>
          <w:rPr>
            <w:rFonts w:eastAsia="Book Antiqua"/>
            <w:color w:val="000000"/>
            <w:sz w:val="24"/>
            <w:szCs w:val="24"/>
          </w:rPr>
          <w:t>of Resolution ACHPR/Res. 72 (XXXVI) 04 adopted at its 36</w:t>
        </w:r>
        <w:r>
          <w:rPr>
            <w:rFonts w:eastAsia="Book Antiqua"/>
            <w:color w:val="000000"/>
            <w:sz w:val="26"/>
            <w:szCs w:val="26"/>
            <w:vertAlign w:val="superscript"/>
          </w:rPr>
          <w:t xml:space="preserve">th </w:t>
        </w:r>
        <w:r>
          <w:rPr>
            <w:rFonts w:eastAsia="Book Antiqua"/>
            <w:color w:val="000000"/>
            <w:sz w:val="24"/>
            <w:szCs w:val="24"/>
          </w:rPr>
          <w:t>Ordinary Session held from 23 November to 7 December 2004 in Dakar, Senegal, and which defined the mandate of the Special Rapporteur on Refugees, Asylum Seekers and Internally Displaced Persons in Africa;</w:t>
        </w:r>
      </w:ins>
    </w:p>
    <w:p w14:paraId="42D337D6" w14:textId="77777777" w:rsidR="00F155AF" w:rsidRDefault="00F155AF">
      <w:pPr>
        <w:pBdr>
          <w:top w:val="nil"/>
          <w:left w:val="nil"/>
          <w:bottom w:val="nil"/>
          <w:right w:val="nil"/>
          <w:between w:val="nil"/>
        </w:pBdr>
        <w:spacing w:before="9"/>
        <w:rPr>
          <w:ins w:id="39" w:author="Comparison" w:date="2026-09-25T21:12:00Z" w16du:dateUtc="2026-09-26T01:12:00Z"/>
          <w:rFonts w:eastAsia="Book Antiqua"/>
          <w:color w:val="000000"/>
          <w:sz w:val="16"/>
          <w:szCs w:val="16"/>
        </w:rPr>
      </w:pPr>
    </w:p>
    <w:p w14:paraId="3C11F5F1" w14:textId="77777777" w:rsidR="00F155AF" w:rsidRDefault="006A3934">
      <w:pPr>
        <w:pBdr>
          <w:top w:val="nil"/>
          <w:left w:val="nil"/>
          <w:bottom w:val="nil"/>
          <w:right w:val="nil"/>
          <w:between w:val="nil"/>
        </w:pBdr>
        <w:spacing w:before="91"/>
        <w:ind w:left="137"/>
        <w:rPr>
          <w:ins w:id="40" w:author="Comparison" w:date="2026-09-25T21:12:00Z" w16du:dateUtc="2026-09-26T01:12:00Z"/>
          <w:rFonts w:eastAsia="Book Antiqua"/>
          <w:color w:val="000000"/>
          <w:sz w:val="24"/>
          <w:szCs w:val="24"/>
        </w:rPr>
      </w:pPr>
      <w:ins w:id="41" w:author="Comparison" w:date="2026-09-25T21:12:00Z" w16du:dateUtc="2026-09-26T01:12:00Z">
        <w:r>
          <w:rPr>
            <w:rFonts w:eastAsia="Book Antiqua"/>
            <w:b/>
            <w:color w:val="000000"/>
            <w:sz w:val="24"/>
            <w:szCs w:val="24"/>
          </w:rPr>
          <w:t xml:space="preserve">Recalling </w:t>
        </w:r>
        <w:r>
          <w:rPr>
            <w:rFonts w:eastAsia="Book Antiqua"/>
            <w:color w:val="000000"/>
            <w:sz w:val="24"/>
            <w:szCs w:val="24"/>
          </w:rPr>
          <w:t>Resolution ACHPR/Res. 95 (XXXIX) 06 expanding the mandate of the Special Rapporteur to also include migrant issues;</w:t>
        </w:r>
      </w:ins>
    </w:p>
    <w:p w14:paraId="1814F94B" w14:textId="77777777" w:rsidR="00F155AF" w:rsidRDefault="00F155AF">
      <w:pPr>
        <w:pBdr>
          <w:top w:val="nil"/>
          <w:left w:val="nil"/>
          <w:bottom w:val="nil"/>
          <w:right w:val="nil"/>
          <w:between w:val="nil"/>
        </w:pBdr>
        <w:spacing w:before="9"/>
        <w:rPr>
          <w:ins w:id="42" w:author="Comparison" w:date="2026-09-25T21:12:00Z" w16du:dateUtc="2026-09-26T01:12:00Z"/>
          <w:rFonts w:eastAsia="Book Antiqua"/>
          <w:color w:val="000000"/>
          <w:sz w:val="16"/>
          <w:szCs w:val="16"/>
        </w:rPr>
      </w:pPr>
    </w:p>
    <w:p w14:paraId="77AC6472" w14:textId="77777777" w:rsidR="00F155AF" w:rsidRDefault="006A3934">
      <w:pPr>
        <w:pBdr>
          <w:top w:val="nil"/>
          <w:left w:val="nil"/>
          <w:bottom w:val="nil"/>
          <w:right w:val="nil"/>
          <w:between w:val="nil"/>
        </w:pBdr>
        <w:spacing w:before="91"/>
        <w:ind w:left="137" w:right="134"/>
        <w:jc w:val="both"/>
        <w:rPr>
          <w:ins w:id="43" w:author="Comparison" w:date="2026-09-25T21:12:00Z" w16du:dateUtc="2026-09-26T01:12:00Z"/>
          <w:rFonts w:eastAsia="Book Antiqua"/>
          <w:color w:val="000000"/>
          <w:sz w:val="24"/>
          <w:szCs w:val="24"/>
        </w:rPr>
      </w:pPr>
      <w:ins w:id="44" w:author="Comparison" w:date="2026-09-25T21:12:00Z" w16du:dateUtc="2026-09-26T01:12:00Z">
        <w:r>
          <w:rPr>
            <w:rFonts w:eastAsia="Book Antiqua"/>
            <w:b/>
            <w:color w:val="000000"/>
            <w:sz w:val="24"/>
            <w:szCs w:val="24"/>
          </w:rPr>
          <w:t xml:space="preserve">Bearing in mind </w:t>
        </w:r>
        <w:r>
          <w:rPr>
            <w:rFonts w:eastAsia="Book Antiqua"/>
            <w:color w:val="000000"/>
            <w:sz w:val="24"/>
            <w:szCs w:val="24"/>
          </w:rPr>
          <w:t>its Resolutions ACHPR/Res.160 (XLVI) 09, ACHPR/Res.187 (XLIX) 11, and ACHPR/Res.203 (L) 11 on the appointment of the various Special Rapporteurs on Refugees, Asylum Seekers, Internally Displaced Persons and Migrants in Africa;</w:t>
        </w:r>
      </w:ins>
    </w:p>
    <w:p w14:paraId="2B965E14" w14:textId="77777777" w:rsidR="00F155AF" w:rsidRDefault="00F155AF">
      <w:pPr>
        <w:pBdr>
          <w:top w:val="nil"/>
          <w:left w:val="nil"/>
          <w:bottom w:val="nil"/>
          <w:right w:val="nil"/>
          <w:between w:val="nil"/>
        </w:pBdr>
        <w:spacing w:before="7"/>
        <w:rPr>
          <w:ins w:id="45" w:author="Comparison" w:date="2026-09-25T21:12:00Z" w16du:dateUtc="2026-09-26T01:12:00Z"/>
          <w:rFonts w:eastAsia="Book Antiqua"/>
          <w:color w:val="000000"/>
          <w:sz w:val="16"/>
          <w:szCs w:val="16"/>
        </w:rPr>
      </w:pPr>
    </w:p>
    <w:p w14:paraId="42A3F810" w14:textId="77777777" w:rsidR="00F155AF" w:rsidRDefault="006A3934">
      <w:pPr>
        <w:pBdr>
          <w:top w:val="nil"/>
          <w:left w:val="nil"/>
          <w:bottom w:val="nil"/>
          <w:right w:val="nil"/>
          <w:between w:val="nil"/>
        </w:pBdr>
        <w:spacing w:before="92"/>
        <w:ind w:left="137" w:right="133"/>
        <w:jc w:val="both"/>
        <w:rPr>
          <w:ins w:id="46" w:author="Comparison" w:date="2026-09-25T21:12:00Z" w16du:dateUtc="2026-09-26T01:12:00Z"/>
          <w:rFonts w:eastAsia="Book Antiqua"/>
          <w:color w:val="000000"/>
          <w:sz w:val="24"/>
          <w:szCs w:val="24"/>
        </w:rPr>
      </w:pPr>
      <w:ins w:id="47" w:author="Comparison" w:date="2026-09-25T21:12:00Z" w16du:dateUtc="2026-09-26T01:12:00Z">
        <w:r>
          <w:rPr>
            <w:rFonts w:eastAsia="Book Antiqua"/>
            <w:b/>
            <w:color w:val="000000"/>
            <w:sz w:val="24"/>
            <w:szCs w:val="24"/>
          </w:rPr>
          <w:t xml:space="preserve">Recalling </w:t>
        </w:r>
        <w:r>
          <w:rPr>
            <w:rFonts w:eastAsia="Book Antiqua"/>
            <w:color w:val="000000"/>
            <w:sz w:val="24"/>
            <w:szCs w:val="24"/>
          </w:rPr>
          <w:t>its Resolutions ACHPR/Res.246 (LIV) 2013 and ACHPR/Res.318 (LVII) 15 on the Renewal of the Mandate of the Special Rapporteur on Refugees, Asylum Seekers, Internally Displaced Persons and Migrants in Africa;</w:t>
        </w:r>
      </w:ins>
    </w:p>
    <w:p w14:paraId="27704CA4" w14:textId="77777777" w:rsidR="00F155AF" w:rsidRDefault="00F155AF">
      <w:pPr>
        <w:pBdr>
          <w:top w:val="nil"/>
          <w:left w:val="nil"/>
          <w:bottom w:val="nil"/>
          <w:right w:val="nil"/>
          <w:between w:val="nil"/>
        </w:pBdr>
        <w:spacing w:before="1"/>
        <w:rPr>
          <w:ins w:id="48" w:author="Comparison" w:date="2026-09-25T21:12:00Z" w16du:dateUtc="2026-09-26T01:12:00Z"/>
          <w:rFonts w:eastAsia="Book Antiqua"/>
          <w:color w:val="000000"/>
          <w:sz w:val="24"/>
          <w:szCs w:val="24"/>
        </w:rPr>
      </w:pPr>
    </w:p>
    <w:p w14:paraId="1A38E65A" w14:textId="77777777" w:rsidR="00F155AF" w:rsidRDefault="006A3934">
      <w:pPr>
        <w:pBdr>
          <w:top w:val="nil"/>
          <w:left w:val="nil"/>
          <w:bottom w:val="nil"/>
          <w:right w:val="nil"/>
          <w:between w:val="nil"/>
        </w:pBdr>
        <w:ind w:left="137" w:right="134"/>
        <w:jc w:val="both"/>
        <w:rPr>
          <w:ins w:id="49" w:author="Comparison" w:date="2026-09-25T21:12:00Z" w16du:dateUtc="2026-09-26T01:12:00Z"/>
          <w:rFonts w:eastAsia="Book Antiqua"/>
          <w:color w:val="000000"/>
          <w:sz w:val="24"/>
          <w:szCs w:val="24"/>
        </w:rPr>
      </w:pPr>
      <w:ins w:id="50" w:author="Comparison" w:date="2026-09-25T21:12:00Z" w16du:dateUtc="2026-09-26T01:12:00Z">
        <w:r>
          <w:rPr>
            <w:rFonts w:eastAsia="Book Antiqua"/>
            <w:b/>
            <w:color w:val="000000"/>
            <w:sz w:val="24"/>
            <w:szCs w:val="24"/>
          </w:rPr>
          <w:t xml:space="preserve">Bearing in mind </w:t>
        </w:r>
        <w:r>
          <w:rPr>
            <w:rFonts w:eastAsia="Book Antiqua"/>
            <w:color w:val="000000"/>
            <w:sz w:val="24"/>
            <w:szCs w:val="24"/>
          </w:rPr>
          <w:t xml:space="preserve">its Resolutions ACHPR/Res.234 (LIII) 13 and ACHPR/Res 277 </w:t>
        </w:r>
        <w:r>
          <w:rPr>
            <w:rFonts w:eastAsia="Book Antiqua"/>
            <w:color w:val="000000"/>
            <w:sz w:val="24"/>
            <w:szCs w:val="24"/>
          </w:rPr>
          <w:lastRenderedPageBreak/>
          <w:t>(LV) 14 respectively on the need to undertake a study on nationality and to develop a Draft Protocol on Nationality and the Eradication of Statelessness in Africa;</w:t>
        </w:r>
      </w:ins>
    </w:p>
    <w:p w14:paraId="13E9DC12" w14:textId="77777777" w:rsidR="00F155AF" w:rsidRDefault="00F155AF">
      <w:pPr>
        <w:pBdr>
          <w:top w:val="nil"/>
          <w:left w:val="nil"/>
          <w:bottom w:val="nil"/>
          <w:right w:val="nil"/>
          <w:between w:val="nil"/>
        </w:pBdr>
        <w:rPr>
          <w:ins w:id="51" w:author="Comparison" w:date="2026-09-25T21:12:00Z" w16du:dateUtc="2026-09-26T01:12:00Z"/>
          <w:rFonts w:eastAsia="Book Antiqua"/>
          <w:color w:val="000000"/>
          <w:sz w:val="24"/>
          <w:szCs w:val="24"/>
        </w:rPr>
      </w:pPr>
    </w:p>
    <w:p w14:paraId="0DAC5C0F" w14:textId="77777777" w:rsidR="00F155AF" w:rsidRDefault="006A3934">
      <w:pPr>
        <w:pBdr>
          <w:top w:val="nil"/>
          <w:left w:val="nil"/>
          <w:bottom w:val="nil"/>
          <w:right w:val="nil"/>
          <w:between w:val="nil"/>
        </w:pBdr>
        <w:ind w:left="137" w:right="134"/>
        <w:jc w:val="both"/>
        <w:rPr>
          <w:ins w:id="52" w:author="Comparison" w:date="2026-09-25T21:12:00Z" w16du:dateUtc="2026-09-26T01:12:00Z"/>
          <w:rFonts w:eastAsia="Book Antiqua"/>
          <w:color w:val="000000"/>
          <w:sz w:val="24"/>
          <w:szCs w:val="24"/>
        </w:rPr>
      </w:pPr>
      <w:ins w:id="53" w:author="Comparison" w:date="2026-09-25T21:12:00Z" w16du:dateUtc="2026-09-26T01:12:00Z">
        <w:r>
          <w:rPr>
            <w:rFonts w:eastAsia="Book Antiqua"/>
            <w:b/>
            <w:color w:val="000000"/>
            <w:sz w:val="24"/>
            <w:szCs w:val="24"/>
          </w:rPr>
          <w:t xml:space="preserve">Considering </w:t>
        </w:r>
        <w:r>
          <w:rPr>
            <w:rFonts w:eastAsia="Book Antiqua"/>
            <w:color w:val="000000"/>
            <w:sz w:val="24"/>
            <w:szCs w:val="24"/>
          </w:rPr>
          <w:t>the need to continue to work with States Parties to the African Charter on Human and Peoples’ Rights towards the adoption of the draft Additional Protocol to the African Charter on the Right to Nationality and the Eradication of Statelessness in Africa;</w:t>
        </w:r>
      </w:ins>
    </w:p>
    <w:p w14:paraId="285463CC" w14:textId="77777777" w:rsidR="00F155AF" w:rsidRDefault="00F155AF">
      <w:pPr>
        <w:pBdr>
          <w:top w:val="nil"/>
          <w:left w:val="nil"/>
          <w:bottom w:val="nil"/>
          <w:right w:val="nil"/>
          <w:between w:val="nil"/>
        </w:pBdr>
        <w:spacing w:before="1"/>
        <w:rPr>
          <w:ins w:id="54" w:author="Comparison" w:date="2026-09-25T21:12:00Z" w16du:dateUtc="2026-09-26T01:12:00Z"/>
          <w:rFonts w:eastAsia="Book Antiqua"/>
          <w:color w:val="000000"/>
          <w:sz w:val="24"/>
          <w:szCs w:val="24"/>
        </w:rPr>
      </w:pPr>
    </w:p>
    <w:p w14:paraId="4885535D" w14:textId="77777777" w:rsidR="00F155AF" w:rsidRDefault="006A3934">
      <w:pPr>
        <w:pBdr>
          <w:top w:val="nil"/>
          <w:left w:val="nil"/>
          <w:bottom w:val="nil"/>
          <w:right w:val="nil"/>
          <w:between w:val="nil"/>
        </w:pBdr>
        <w:ind w:left="137"/>
        <w:rPr>
          <w:ins w:id="55" w:author="Comparison" w:date="2026-09-25T21:12:00Z" w16du:dateUtc="2026-09-26T01:12:00Z"/>
          <w:rFonts w:eastAsia="Book Antiqua"/>
          <w:color w:val="000000"/>
          <w:sz w:val="24"/>
          <w:szCs w:val="24"/>
        </w:rPr>
      </w:pPr>
      <w:ins w:id="56" w:author="Comparison" w:date="2026-09-25T21:12:00Z" w16du:dateUtc="2026-09-26T01:12:00Z">
        <w:r>
          <w:rPr>
            <w:rFonts w:eastAsia="Book Antiqua"/>
            <w:b/>
            <w:color w:val="000000"/>
            <w:sz w:val="24"/>
            <w:szCs w:val="24"/>
          </w:rPr>
          <w:t xml:space="preserve">Taking into account </w:t>
        </w:r>
        <w:r>
          <w:rPr>
            <w:rFonts w:eastAsia="Book Antiqua"/>
            <w:color w:val="000000"/>
            <w:sz w:val="24"/>
            <w:szCs w:val="24"/>
          </w:rPr>
          <w:t>the constantly worsening situation of refugees, asylum seekers, internally displaced persons and migrants;</w:t>
        </w:r>
      </w:ins>
    </w:p>
    <w:p w14:paraId="3DDBF0D9" w14:textId="77777777" w:rsidR="00F155AF" w:rsidRDefault="00F155AF">
      <w:pPr>
        <w:pBdr>
          <w:top w:val="nil"/>
          <w:left w:val="nil"/>
          <w:bottom w:val="nil"/>
          <w:right w:val="nil"/>
          <w:between w:val="nil"/>
        </w:pBdr>
        <w:spacing w:before="1"/>
        <w:rPr>
          <w:ins w:id="57" w:author="Comparison" w:date="2026-09-25T21:12:00Z" w16du:dateUtc="2026-09-26T01:12:00Z"/>
          <w:rFonts w:eastAsia="Book Antiqua"/>
          <w:color w:val="000000"/>
          <w:sz w:val="24"/>
          <w:szCs w:val="24"/>
        </w:rPr>
      </w:pPr>
    </w:p>
    <w:p w14:paraId="39B39B69" w14:textId="77777777" w:rsidR="00F155AF" w:rsidRDefault="006A3934">
      <w:pPr>
        <w:pBdr>
          <w:top w:val="nil"/>
          <w:left w:val="nil"/>
          <w:bottom w:val="nil"/>
          <w:right w:val="nil"/>
          <w:between w:val="nil"/>
        </w:pBdr>
        <w:ind w:left="137"/>
        <w:rPr>
          <w:ins w:id="58" w:author="Comparison" w:date="2026-09-25T21:12:00Z" w16du:dateUtc="2026-09-26T01:12:00Z"/>
          <w:rFonts w:eastAsia="Book Antiqua"/>
          <w:color w:val="000000"/>
          <w:sz w:val="24"/>
          <w:szCs w:val="24"/>
        </w:rPr>
      </w:pPr>
      <w:ins w:id="59" w:author="Comparison" w:date="2026-09-25T21:12:00Z" w16du:dateUtc="2026-09-26T01:12:00Z">
        <w:r>
          <w:rPr>
            <w:rFonts w:eastAsia="Book Antiqua"/>
            <w:b/>
            <w:color w:val="000000"/>
            <w:sz w:val="24"/>
            <w:szCs w:val="24"/>
          </w:rPr>
          <w:t xml:space="preserve">Considering </w:t>
        </w:r>
        <w:r>
          <w:rPr>
            <w:rFonts w:eastAsia="Book Antiqua"/>
            <w:color w:val="000000"/>
            <w:sz w:val="24"/>
            <w:szCs w:val="24"/>
          </w:rPr>
          <w:t>the need to continue to advocate for the ratification of the Kampala Convention and its effective implementation on the continent by States Parties;</w:t>
        </w:r>
        <w:r>
          <w:rPr>
            <w:noProof/>
          </w:rPr>
          <mc:AlternateContent>
            <mc:Choice Requires="wps">
              <w:drawing>
                <wp:anchor distT="0" distB="0" distL="0" distR="0" simplePos="0" relativeHeight="251661312" behindDoc="0" locked="0" layoutInCell="1" hidden="0" allowOverlap="1">
                  <wp:simplePos x="0" y="0"/>
                  <wp:positionH relativeFrom="column">
                    <wp:posOffset>50800</wp:posOffset>
                  </wp:positionH>
                  <wp:positionV relativeFrom="paragraph">
                    <wp:posOffset>660400</wp:posOffset>
                  </wp:positionV>
                  <wp:extent cx="5704840" cy="2936240"/>
                  <wp:effectExtent l="0" t="0" r="0" b="0"/>
                  <wp:wrapTopAndBottom distT="0" distB="0"/>
                  <wp:docPr id="9" name="Rectangle 9"/>
                  <wp:cNvGraphicFramePr/>
                  <a:graphic xmlns:a="http://schemas.openxmlformats.org/drawingml/2006/main">
                    <a:graphicData uri="http://schemas.microsoft.com/office/word/2010/wordprocessingShape">
                      <wps:wsp>
                        <wps:cNvSpPr/>
                        <wps:spPr>
                          <a:xfrm>
                            <a:off x="2498343" y="2316643"/>
                            <a:ext cx="5695315" cy="2926715"/>
                          </a:xfrm>
                          <a:prstGeom prst="rect">
                            <a:avLst/>
                          </a:prstGeom>
                          <a:solidFill>
                            <a:srgbClr val="FFFFFF"/>
                          </a:solidFill>
                          <a:ln>
                            <a:noFill/>
                          </a:ln>
                        </wps:spPr>
                        <wps:txbx>
                          <w:txbxContent>
                            <w:p w14:paraId="49B117D7" w14:textId="77777777" w:rsidR="00F155AF" w:rsidRDefault="006A3934">
                              <w:pPr>
                                <w:ind w:left="30" w:right="30"/>
                                <w:jc w:val="both"/>
                                <w:textDirection w:val="btLr"/>
                                <w:rPr>
                                  <w:ins w:id="60" w:author="Comparison" w:date="2026-09-25T21:12:00Z" w16du:dateUtc="2026-09-26T01:12:00Z"/>
                                </w:rPr>
                              </w:pPr>
                              <w:ins w:id="61" w:author="Comparison" w:date="2026-09-25T21:12:00Z" w16du:dateUtc="2026-09-26T01:12:00Z">
                                <w:r>
                                  <w:rPr>
                                    <w:rFonts w:eastAsia="Book Antiqua"/>
                                    <w:b/>
                                    <w:color w:val="000000"/>
                                    <w:sz w:val="24"/>
                                  </w:rPr>
                                  <w:t xml:space="preserve">Reiterating </w:t>
                                </w:r>
                                <w:r>
                                  <w:rPr>
                                    <w:rFonts w:eastAsia="Book Antiqua"/>
                                    <w:color w:val="000000"/>
                                    <w:sz w:val="24"/>
                                  </w:rPr>
                                  <w:t>the importance of the mechanism of the Special Rapporteur on Refugees, Asylum Seekers, Internally Displaced Persons and Migrants in Africa;</w:t>
                                </w:r>
                              </w:ins>
                            </w:p>
                            <w:p w14:paraId="29EC77E3" w14:textId="77777777" w:rsidR="00F155AF" w:rsidRDefault="00F155AF">
                              <w:pPr>
                                <w:textDirection w:val="btLr"/>
                                <w:rPr>
                                  <w:ins w:id="62" w:author="Comparison" w:date="2026-09-25T21:12:00Z" w16du:dateUtc="2026-09-26T01:12:00Z"/>
                                </w:rPr>
                              </w:pPr>
                            </w:p>
                            <w:p w14:paraId="6FBFFEB4" w14:textId="77777777" w:rsidR="00F155AF" w:rsidRDefault="006A3934">
                              <w:pPr>
                                <w:ind w:left="30" w:right="27"/>
                                <w:jc w:val="both"/>
                                <w:textDirection w:val="btLr"/>
                                <w:rPr>
                                  <w:ins w:id="63" w:author="Comparison" w:date="2026-09-25T21:12:00Z" w16du:dateUtc="2026-09-26T01:12:00Z"/>
                                </w:rPr>
                              </w:pPr>
                              <w:ins w:id="64" w:author="Comparison" w:date="2026-09-25T21:12:00Z" w16du:dateUtc="2026-09-26T01:12:00Z">
                                <w:r>
                                  <w:rPr>
                                    <w:rFonts w:eastAsia="Book Antiqua"/>
                                    <w:b/>
                                    <w:color w:val="000000"/>
                                    <w:sz w:val="24"/>
                                  </w:rPr>
                                  <w:t xml:space="preserve">Noting </w:t>
                                </w:r>
                                <w:r>
                                  <w:rPr>
                                    <w:rFonts w:eastAsia="Book Antiqua"/>
                                    <w:color w:val="000000"/>
                                    <w:sz w:val="24"/>
                                  </w:rPr>
                                  <w:t>with satisfaction the work accomplished by Commissioner Maya Sahli Fadel as Special Rapporteur on Refugees, Asylum Seekers, Internally Displaced Persons and Migrants in Africa;</w:t>
                                </w:r>
                              </w:ins>
                            </w:p>
                            <w:p w14:paraId="339B24EB" w14:textId="77777777" w:rsidR="00F155AF" w:rsidRDefault="00F155AF">
                              <w:pPr>
                                <w:textDirection w:val="btLr"/>
                                <w:rPr>
                                  <w:ins w:id="65" w:author="Comparison" w:date="2026-09-25T21:12:00Z" w16du:dateUtc="2026-09-26T01:12:00Z"/>
                                </w:rPr>
                              </w:pPr>
                            </w:p>
                            <w:p w14:paraId="61E42A01" w14:textId="77777777" w:rsidR="00F155AF" w:rsidRDefault="006A3934">
                              <w:pPr>
                                <w:ind w:left="30" w:right="27"/>
                                <w:jc w:val="both"/>
                                <w:textDirection w:val="btLr"/>
                                <w:rPr>
                                  <w:ins w:id="66" w:author="Comparison" w:date="2026-09-25T21:12:00Z" w16du:dateUtc="2026-09-26T01:12:00Z"/>
                                </w:rPr>
                              </w:pPr>
                              <w:ins w:id="67" w:author="Comparison" w:date="2026-09-25T21:12:00Z" w16du:dateUtc="2026-09-26T01:12:00Z">
                                <w:r>
                                  <w:rPr>
                                    <w:rFonts w:eastAsia="Book Antiqua"/>
                                    <w:b/>
                                    <w:color w:val="000000"/>
                                    <w:sz w:val="24"/>
                                  </w:rPr>
                                  <w:t xml:space="preserve">Considering </w:t>
                                </w:r>
                                <w:r>
                                  <w:rPr>
                                    <w:rFonts w:eastAsia="Book Antiqua"/>
                                    <w:color w:val="000000"/>
                                    <w:sz w:val="24"/>
                                  </w:rPr>
                                  <w:t>also the need for the mechanism of the Special Rapporteur on Refugees, Asylum Seekers, Internally Displaced Persons and Migrants in Africa to continue to carry out its mandate;</w:t>
                                </w:r>
                              </w:ins>
                            </w:p>
                            <w:p w14:paraId="092C5204" w14:textId="77777777" w:rsidR="00F155AF" w:rsidRDefault="00F155AF">
                              <w:pPr>
                                <w:textDirection w:val="btLr"/>
                                <w:rPr>
                                  <w:ins w:id="68" w:author="Comparison" w:date="2026-09-25T21:12:00Z" w16du:dateUtc="2026-09-26T01:12:00Z"/>
                                </w:rPr>
                              </w:pPr>
                            </w:p>
                            <w:p w14:paraId="04531B47" w14:textId="77777777" w:rsidR="00F155AF" w:rsidRDefault="006A3934">
                              <w:pPr>
                                <w:ind w:left="30" w:right="27"/>
                                <w:jc w:val="both"/>
                                <w:textDirection w:val="btLr"/>
                                <w:rPr>
                                  <w:ins w:id="69" w:author="Comparison" w:date="2026-09-25T21:12:00Z" w16du:dateUtc="2026-09-26T01:12:00Z"/>
                                </w:rPr>
                              </w:pPr>
                              <w:ins w:id="70" w:author="Comparison" w:date="2026-09-25T21:12:00Z" w16du:dateUtc="2026-09-26T01:12:00Z">
                                <w:r>
                                  <w:rPr>
                                    <w:rFonts w:eastAsia="Book Antiqua"/>
                                    <w:b/>
                                    <w:color w:val="000000"/>
                                    <w:sz w:val="24"/>
                                  </w:rPr>
                                  <w:t xml:space="preserve">Decides </w:t>
                                </w:r>
                                <w:r>
                                  <w:rPr>
                                    <w:rFonts w:eastAsia="Book Antiqua"/>
                                    <w:color w:val="000000"/>
                                    <w:sz w:val="24"/>
                                  </w:rPr>
                                  <w:t xml:space="preserve">to renew the mandate of </w:t>
                                </w:r>
                                <w:r>
                                  <w:rPr>
                                    <w:rFonts w:eastAsia="Book Antiqua"/>
                                    <w:b/>
                                    <w:color w:val="000000"/>
                                    <w:sz w:val="24"/>
                                  </w:rPr>
                                  <w:t xml:space="preserve">Commissioner Maya Sahli-Fadel </w:t>
                                </w:r>
                                <w:r>
                                  <w:rPr>
                                    <w:rFonts w:eastAsia="Book Antiqua"/>
                                    <w:color w:val="000000"/>
                                    <w:sz w:val="24"/>
                                  </w:rPr>
                                  <w:t>as the Special Rapporteur on Refugees, Asylum Seekers, Internally Displaced Persons and Migrants in Africa for a two-year period, with effect from 15 November 2017.</w:t>
                                </w:r>
                              </w:ins>
                            </w:p>
                          </w:txbxContent>
                        </wps:txbx>
                        <wps:bodyPr spcFirstLastPara="1" wrap="square" lIns="0" tIns="0" rIns="0" bIns="0" anchor="t" anchorCtr="0">
                          <a:noAutofit/>
                        </wps:bodyPr>
                      </wps:wsp>
                    </a:graphicData>
                  </a:graphic>
                </wp:anchor>
              </w:drawing>
            </mc:Choice>
            <mc:Fallback>
              <w:pict>
                <v:rect id="Rectangle 9" o:spid="_x0000_s1032" style="position:absolute;left:0;text-align:left;margin-left:4pt;margin-top:52pt;width:449.2pt;height:231.2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" stroked="f">
                  <v:textbox inset="0,0,0,0">
                    <w:txbxContent>
                      <w:p w14:paraId="49B117D7" w14:textId="77777777" w:rsidR="00F155AF" w:rsidRDefault="006A3934">
                        <w:pPr>
                          <w:ind w:left="30" w:right="30"/>
                          <w:jc w:val="both"/>
                          <w:textDirection w:val="btLr"/>
                          <w:rPr>
                            <w:ins w:id="71" w:author="Comparison" w:date="2026-09-25T21:12:00Z" w16du:dateUtc="2026-09-26T01:12:00Z"/>
                          </w:rPr>
                        </w:pPr>
                        <w:ins w:id="72" w:author="Comparison" w:date="2026-09-25T21:12:00Z" w16du:dateUtc="2026-09-26T01:12:00Z">
                          <w:r>
                            <w:rPr>
                              <w:rFonts w:eastAsia="Book Antiqua"/>
                              <w:b/>
                              <w:color w:val="000000"/>
                              <w:sz w:val="24"/>
                            </w:rPr>
                            <w:t xml:space="preserve">Reiterating </w:t>
                          </w:r>
                          <w:r>
                            <w:rPr>
                              <w:rFonts w:eastAsia="Book Antiqua"/>
                              <w:color w:val="000000"/>
                              <w:sz w:val="24"/>
                            </w:rPr>
                            <w:t>the importance of the mechanism of the Special Rapporteur on Refugees, Asylum Seekers, Internally Displaced Persons and Migrants in Africa;</w:t>
                          </w:r>
                        </w:ins>
                      </w:p>
                      <w:p w14:paraId="29EC77E3" w14:textId="77777777" w:rsidR="00F155AF" w:rsidRDefault="00F155AF">
                        <w:pPr>
                          <w:textDirection w:val="btLr"/>
                          <w:rPr>
                            <w:ins w:id="73" w:author="Comparison" w:date="2026-09-25T21:12:00Z" w16du:dateUtc="2026-09-26T01:12:00Z"/>
                          </w:rPr>
                        </w:pPr>
                      </w:p>
                      <w:p w14:paraId="6FBFFEB4" w14:textId="77777777" w:rsidR="00F155AF" w:rsidRDefault="006A3934">
                        <w:pPr>
                          <w:ind w:left="30" w:right="27"/>
                          <w:jc w:val="both"/>
                          <w:textDirection w:val="btLr"/>
                          <w:rPr>
                            <w:ins w:id="74" w:author="Comparison" w:date="2026-09-25T21:12:00Z" w16du:dateUtc="2026-09-26T01:12:00Z"/>
                          </w:rPr>
                        </w:pPr>
                        <w:ins w:id="75" w:author="Comparison" w:date="2026-09-25T21:12:00Z" w16du:dateUtc="2026-09-26T01:12:00Z">
                          <w:r>
                            <w:rPr>
                              <w:rFonts w:eastAsia="Book Antiqua"/>
                              <w:b/>
                              <w:color w:val="000000"/>
                              <w:sz w:val="24"/>
                            </w:rPr>
                            <w:t xml:space="preserve">Noting </w:t>
                          </w:r>
                          <w:r>
                            <w:rPr>
                              <w:rFonts w:eastAsia="Book Antiqua"/>
                              <w:color w:val="000000"/>
                              <w:sz w:val="24"/>
                            </w:rPr>
                            <w:t>with satisfaction the work accomplished by Commissioner Maya Sahli Fadel as Special Rapporteur on Refugees, Asylum Seekers, Internally Displaced Persons and Migrants in Africa;</w:t>
                          </w:r>
                        </w:ins>
                      </w:p>
                      <w:p w14:paraId="339B24EB" w14:textId="77777777" w:rsidR="00F155AF" w:rsidRDefault="00F155AF">
                        <w:pPr>
                          <w:textDirection w:val="btLr"/>
                          <w:rPr>
                            <w:ins w:id="76" w:author="Comparison" w:date="2026-09-25T21:12:00Z" w16du:dateUtc="2026-09-26T01:12:00Z"/>
                          </w:rPr>
                        </w:pPr>
                      </w:p>
                      <w:p w14:paraId="61E42A01" w14:textId="77777777" w:rsidR="00F155AF" w:rsidRDefault="006A3934">
                        <w:pPr>
                          <w:ind w:left="30" w:right="27"/>
                          <w:jc w:val="both"/>
                          <w:textDirection w:val="btLr"/>
                          <w:rPr>
                            <w:ins w:id="77" w:author="Comparison" w:date="2026-09-25T21:12:00Z" w16du:dateUtc="2026-09-26T01:12:00Z"/>
                          </w:rPr>
                        </w:pPr>
                        <w:ins w:id="78" w:author="Comparison" w:date="2026-09-25T21:12:00Z" w16du:dateUtc="2026-09-26T01:12:00Z">
                          <w:r>
                            <w:rPr>
                              <w:rFonts w:eastAsia="Book Antiqua"/>
                              <w:b/>
                              <w:color w:val="000000"/>
                              <w:sz w:val="24"/>
                            </w:rPr>
                            <w:t xml:space="preserve">Considering </w:t>
                          </w:r>
                          <w:r>
                            <w:rPr>
                              <w:rFonts w:eastAsia="Book Antiqua"/>
                              <w:color w:val="000000"/>
                              <w:sz w:val="24"/>
                            </w:rPr>
                            <w:t>also the need for the mechanism of the Special Rapporteur on Refugees, Asylum Seekers, Internally Displaced Persons and Migrants in Africa to continue to carry out its mandate;</w:t>
                          </w:r>
                        </w:ins>
                      </w:p>
                      <w:p w14:paraId="092C5204" w14:textId="77777777" w:rsidR="00F155AF" w:rsidRDefault="00F155AF">
                        <w:pPr>
                          <w:textDirection w:val="btLr"/>
                          <w:rPr>
                            <w:ins w:id="79" w:author="Comparison" w:date="2026-09-25T21:12:00Z" w16du:dateUtc="2026-09-26T01:12:00Z"/>
                          </w:rPr>
                        </w:pPr>
                      </w:p>
                      <w:p w14:paraId="04531B47" w14:textId="77777777" w:rsidR="00F155AF" w:rsidRDefault="006A3934">
                        <w:pPr>
                          <w:ind w:left="30" w:right="27"/>
                          <w:jc w:val="both"/>
                          <w:textDirection w:val="btLr"/>
                          <w:rPr>
                            <w:ins w:id="80" w:author="Comparison" w:date="2026-09-25T21:12:00Z" w16du:dateUtc="2026-09-26T01:12:00Z"/>
                          </w:rPr>
                        </w:pPr>
                        <w:ins w:id="81" w:author="Comparison" w:date="2026-09-25T21:12:00Z" w16du:dateUtc="2026-09-26T01:12:00Z">
                          <w:r>
                            <w:rPr>
                              <w:rFonts w:eastAsia="Book Antiqua"/>
                              <w:b/>
                              <w:color w:val="000000"/>
                              <w:sz w:val="24"/>
                            </w:rPr>
                            <w:t xml:space="preserve">Decides </w:t>
                          </w:r>
                          <w:r>
                            <w:rPr>
                              <w:rFonts w:eastAsia="Book Antiqua"/>
                              <w:color w:val="000000"/>
                              <w:sz w:val="24"/>
                            </w:rPr>
                            <w:t xml:space="preserve">to renew the mandate of </w:t>
                          </w:r>
                          <w:r>
                            <w:rPr>
                              <w:rFonts w:eastAsia="Book Antiqua"/>
                              <w:b/>
                              <w:color w:val="000000"/>
                              <w:sz w:val="24"/>
                            </w:rPr>
                            <w:t xml:space="preserve">Commissioner Maya Sahli-Fadel </w:t>
                          </w:r>
                          <w:r>
                            <w:rPr>
                              <w:rFonts w:eastAsia="Book Antiqua"/>
                              <w:color w:val="000000"/>
                              <w:sz w:val="24"/>
                            </w:rPr>
                            <w:t>as the Special Rapporteur on Refugees, Asylum Seekers, Internally Displaced Persons and Migrants in Africa for a two-year period, with effect from 15 November 2017.</w:t>
                          </w:r>
                        </w:ins>
                      </w:p>
                    </w:txbxContent>
                  </v:textbox>
                  <w10:wrap type="topAndBottom"/>
                </v:rect>
              </w:pict>
            </mc:Fallback>
          </mc:AlternateContent>
        </w:r>
      </w:ins>
    </w:p>
    <w:p w14:paraId="3A5DD82C" w14:textId="77777777" w:rsidR="00F155AF" w:rsidRDefault="006A3934">
      <w:pPr>
        <w:pBdr>
          <w:top w:val="nil"/>
          <w:left w:val="nil"/>
          <w:bottom w:val="nil"/>
          <w:right w:val="nil"/>
          <w:between w:val="nil"/>
        </w:pBdr>
        <w:rPr>
          <w:ins w:id="82" w:author="Comparison" w:date="2026-09-25T21:12:00Z" w16du:dateUtc="2026-09-26T01:12:00Z"/>
          <w:rFonts w:eastAsia="Book Antiqua"/>
          <w:color w:val="000000"/>
        </w:rPr>
      </w:pPr>
      <w:ins w:id="83" w:author="Comparison" w:date="2026-09-25T21:12:00Z" w16du:dateUtc="2026-09-26T01:12:00Z">
        <w:r>
          <w:rPr>
            <w:rFonts w:eastAsia="Book Antiqua"/>
            <w:color w:val="000000"/>
            <w:sz w:val="24"/>
            <w:szCs w:val="24"/>
          </w:rPr>
          <w:t xml:space="preserve">  Done in Banjul, The Gambia, 15 November 2017</w:t>
        </w:r>
      </w:ins>
    </w:p>
    <w:p w14:paraId="3D3ADF55" w14:textId="77777777" w:rsidR="00F155AF" w:rsidRDefault="006A3934">
      <w:pPr>
        <w:pStyle w:val="Heading1"/>
        <w:ind w:left="0"/>
        <w:rPr>
          <w:ins w:id="84" w:author="Comparison" w:date="2026-09-25T21:12:00Z" w16du:dateUtc="2026-09-26T01:12:00Z"/>
        </w:rPr>
      </w:pPr>
      <w:bookmarkStart w:id="85" w:name="_heading=h.lb9qranza07d" w:colFirst="0" w:colLast="0"/>
      <w:bookmarkEnd w:id="85"/>
      <w:ins w:id="86" w:author="Comparison" w:date="2026-09-25T21:12:00Z" w16du:dateUtc="2026-09-26T01:12:00Z">
        <w:r>
          <w:t>Done in Banjul, The Gambia, 15 November 2017</w:t>
        </w:r>
      </w:ins>
    </w:p>
    <w:p w14:paraId="1696A76F" w14:textId="77777777" w:rsidR="00F155AF" w:rsidRDefault="006A3934">
      <w:pPr>
        <w:spacing w:before="240" w:after="240"/>
        <w:rPr>
          <w:ins w:id="87" w:author="Comparison" w:date="2026-09-25T21:12:00Z" w16du:dateUtc="2026-09-26T01:12:00Z"/>
          <w:b/>
          <w:sz w:val="20"/>
          <w:szCs w:val="20"/>
        </w:rPr>
      </w:pPr>
      <w:ins w:id="88" w:author="Comparison" w:date="2026-09-25T21:12:00Z" w16du:dateUtc="2026-09-26T01:12:00Z">
        <w:r>
          <w:rPr>
            <w:b/>
            <w:sz w:val="20"/>
            <w:szCs w:val="20"/>
          </w:rPr>
          <w:t xml:space="preserve"> </w:t>
        </w:r>
      </w:ins>
    </w:p>
    <w:p w14:paraId="484A7CD8" w14:textId="77777777" w:rsidR="00EC2937" w:rsidRDefault="00EC2937" w:rsidP="00EC2937">
      <w:pPr>
        <w:jc w:val="center"/>
        <w:rPr>
          <w:del w:id="89" w:author="Comparison" w:date="2026-09-25T21:12:00Z" w16du:dateUtc="2026-09-26T01:12:00Z"/>
          <w:rFonts w:eastAsia="Times New Roman"/>
          <w:b/>
          <w:sz w:val="24"/>
          <w:szCs w:val="24"/>
        </w:rPr>
      </w:pPr>
      <w:del w:id="90" w:author="Comparison" w:date="2026-09-25T21:12:00Z" w16du:dateUtc="2026-09-26T01:12:00Z">
        <w:r>
          <w:rPr>
            <w:rFonts w:eastAsia="Times New Roman"/>
            <w:b/>
            <w:sz w:val="24"/>
            <w:szCs w:val="24"/>
          </w:rPr>
          <w:delText>2017-2018 Opening Gateways Fellows Agreement</w:delText>
        </w:r>
      </w:del>
    </w:p>
    <w:p w14:paraId="6CA4432F" w14:textId="77777777" w:rsidR="00EC2937" w:rsidRDefault="00EC2937" w:rsidP="00EC2937">
      <w:pPr>
        <w:jc w:val="center"/>
        <w:rPr>
          <w:del w:id="91" w:author="Comparison" w:date="2026-09-25T21:12:00Z" w16du:dateUtc="2026-09-26T01:12:00Z"/>
          <w:rFonts w:eastAsia="Times New Roman"/>
          <w:b/>
          <w:sz w:val="24"/>
          <w:szCs w:val="24"/>
        </w:rPr>
      </w:pPr>
      <w:del w:id="92" w:author="Comparison" w:date="2026-09-25T21:12:00Z" w16du:dateUtc="2026-09-26T01:12:00Z">
        <w:r>
          <w:rPr>
            <w:rFonts w:eastAsia="Times New Roman"/>
            <w:b/>
            <w:sz w:val="24"/>
            <w:szCs w:val="24"/>
          </w:rPr>
          <w:delText>(City Tech)</w:delText>
        </w:r>
      </w:del>
    </w:p>
    <w:p w14:paraId="74B25550" w14:textId="77777777" w:rsidR="00EC2937" w:rsidRPr="00D8639D" w:rsidRDefault="00EC2937" w:rsidP="00EC2937">
      <w:pPr>
        <w:jc w:val="center"/>
        <w:rPr>
          <w:del w:id="93" w:author="Comparison" w:date="2026-09-25T21:12:00Z" w16du:dateUtc="2026-09-26T01:12:00Z"/>
          <w:rFonts w:eastAsia="Times New Roman"/>
          <w:b/>
          <w:sz w:val="24"/>
          <w:szCs w:val="24"/>
        </w:rPr>
      </w:pPr>
    </w:p>
    <w:p w14:paraId="787FC5D6" w14:textId="77777777" w:rsidR="00EC2937" w:rsidRPr="00EC2937" w:rsidRDefault="00EC2937" w:rsidP="007C72CE">
      <w:pPr>
        <w:shd w:val="clear" w:color="auto" w:fill="FFFFFF"/>
        <w:spacing w:before="2" w:after="2"/>
        <w:rPr>
          <w:del w:id="94" w:author="Comparison" w:date="2026-09-25T21:12:00Z" w16du:dateUtc="2026-09-26T01:12:00Z"/>
          <w:color w:val="000000"/>
          <w:sz w:val="23"/>
          <w:szCs w:val="23"/>
        </w:rPr>
      </w:pPr>
      <w:del w:id="95" w:author="Comparison" w:date="2026-09-25T21:12:00Z" w16du:dateUtc="2026-09-26T01:12:00Z">
        <w:r w:rsidRPr="00EC2937">
          <w:rPr>
            <w:b/>
            <w:color w:val="000000"/>
            <w:sz w:val="23"/>
            <w:szCs w:val="23"/>
          </w:rPr>
          <w:delText>Eligibility</w:delText>
        </w:r>
        <w:r w:rsidRPr="00EC2937">
          <w:rPr>
            <w:color w:val="000000"/>
            <w:sz w:val="23"/>
            <w:szCs w:val="23"/>
          </w:rPr>
          <w:delText xml:space="preserve"> </w:delText>
        </w:r>
      </w:del>
    </w:p>
    <w:p w14:paraId="58D5929C" w14:textId="77777777" w:rsidR="00EC2937" w:rsidRPr="00EC2937" w:rsidRDefault="00EC2937" w:rsidP="007C72CE">
      <w:pPr>
        <w:shd w:val="clear" w:color="auto" w:fill="FFFFFF"/>
        <w:spacing w:before="2" w:after="2"/>
        <w:rPr>
          <w:del w:id="96" w:author="Comparison" w:date="2026-09-25T21:12:00Z" w16du:dateUtc="2026-09-26T01:12:00Z"/>
          <w:color w:val="000000"/>
          <w:sz w:val="23"/>
          <w:szCs w:val="23"/>
        </w:rPr>
      </w:pPr>
    </w:p>
    <w:p w14:paraId="14664BDB" w14:textId="77777777" w:rsidR="007C72CE" w:rsidRPr="00EC2937" w:rsidRDefault="007C72CE" w:rsidP="007C72CE">
      <w:pPr>
        <w:shd w:val="clear" w:color="auto" w:fill="FFFFFF"/>
        <w:spacing w:before="2" w:after="2"/>
        <w:rPr>
          <w:del w:id="97" w:author="Comparison" w:date="2026-09-25T21:12:00Z" w16du:dateUtc="2026-09-26T01:12:00Z"/>
          <w:color w:val="000000"/>
          <w:sz w:val="23"/>
          <w:szCs w:val="23"/>
        </w:rPr>
      </w:pPr>
      <w:del w:id="98" w:author="Comparison" w:date="2026-09-25T21:12:00Z" w16du:dateUtc="2026-09-26T01:12:00Z">
        <w:r w:rsidRPr="00EC2937">
          <w:rPr>
            <w:color w:val="000000"/>
            <w:sz w:val="23"/>
            <w:szCs w:val="23"/>
          </w:rPr>
          <w:delText>To take par</w:delText>
        </w:r>
        <w:r w:rsidR="00A450BE" w:rsidRPr="00EC2937">
          <w:rPr>
            <w:color w:val="000000"/>
            <w:sz w:val="23"/>
            <w:szCs w:val="23"/>
          </w:rPr>
          <w:delText>t in the seminar, faculty must:</w:delText>
        </w:r>
      </w:del>
    </w:p>
    <w:p w14:paraId="3378DA97" w14:textId="77777777" w:rsidR="007C72CE" w:rsidRPr="00EC2937" w:rsidRDefault="007C72CE" w:rsidP="007C72CE">
      <w:pPr>
        <w:numPr>
          <w:ilvl w:val="0"/>
          <w:numId w:val="2"/>
        </w:numPr>
        <w:shd w:val="clear" w:color="auto" w:fill="FFFFFF"/>
        <w:spacing w:before="2" w:after="2"/>
        <w:ind w:left="540" w:right="-126" w:hanging="270"/>
        <w:rPr>
          <w:del w:id="99" w:author="Comparison" w:date="2026-09-25T21:12:00Z" w16du:dateUtc="2026-09-26T01:12:00Z"/>
          <w:color w:val="000000"/>
          <w:sz w:val="23"/>
          <w:szCs w:val="23"/>
        </w:rPr>
      </w:pPr>
      <w:del w:id="100" w:author="Comparison" w:date="2026-09-25T21:12:00Z" w16du:dateUtc="2026-09-26T01:12:00Z">
        <w:r w:rsidRPr="00EC2937">
          <w:rPr>
            <w:color w:val="000000"/>
            <w:sz w:val="23"/>
            <w:szCs w:val="23"/>
          </w:rPr>
          <w:delText xml:space="preserve">be able to make a two-semester commitment (Fall </w:delText>
        </w:r>
        <w:r w:rsidR="00EA3182" w:rsidRPr="00EC2937">
          <w:rPr>
            <w:color w:val="000000"/>
            <w:sz w:val="23"/>
            <w:szCs w:val="23"/>
          </w:rPr>
          <w:delText xml:space="preserve">2017 </w:delText>
        </w:r>
        <w:r w:rsidRPr="00EC2937">
          <w:rPr>
            <w:color w:val="000000"/>
            <w:sz w:val="23"/>
            <w:szCs w:val="23"/>
          </w:rPr>
          <w:delText xml:space="preserve">and Spring </w:delText>
        </w:r>
        <w:r w:rsidR="00EA3182" w:rsidRPr="00EC2937">
          <w:rPr>
            <w:color w:val="000000"/>
            <w:sz w:val="23"/>
            <w:szCs w:val="23"/>
          </w:rPr>
          <w:delText>2018</w:delText>
        </w:r>
        <w:r w:rsidRPr="00EC2937">
          <w:rPr>
            <w:color w:val="000000"/>
            <w:sz w:val="23"/>
            <w:szCs w:val="23"/>
          </w:rPr>
          <w:delText>)</w:delText>
        </w:r>
      </w:del>
    </w:p>
    <w:p w14:paraId="3E669804" w14:textId="77777777" w:rsidR="007C72CE" w:rsidRPr="00EC2937" w:rsidRDefault="007C72CE" w:rsidP="007C72CE">
      <w:pPr>
        <w:numPr>
          <w:ilvl w:val="0"/>
          <w:numId w:val="2"/>
        </w:numPr>
        <w:shd w:val="clear" w:color="auto" w:fill="FFFFFF"/>
        <w:spacing w:before="2" w:after="2"/>
        <w:ind w:left="540" w:right="-126" w:hanging="270"/>
        <w:rPr>
          <w:del w:id="101" w:author="Comparison" w:date="2026-09-25T21:12:00Z" w16du:dateUtc="2026-09-26T01:12:00Z"/>
          <w:color w:val="000000"/>
          <w:sz w:val="23"/>
          <w:szCs w:val="23"/>
        </w:rPr>
      </w:pPr>
      <w:del w:id="102" w:author="Comparison" w:date="2026-09-25T21:12:00Z" w16du:dateUtc="2026-09-26T01:12:00Z">
        <w:r w:rsidRPr="00EC2937">
          <w:rPr>
            <w:color w:val="000000"/>
            <w:sz w:val="23"/>
            <w:szCs w:val="23"/>
          </w:rPr>
          <w:delText xml:space="preserve">be available on Fridays in Fall </w:delText>
        </w:r>
        <w:r w:rsidR="00EA3182" w:rsidRPr="00EC2937">
          <w:rPr>
            <w:color w:val="000000"/>
            <w:sz w:val="23"/>
            <w:szCs w:val="23"/>
          </w:rPr>
          <w:delText xml:space="preserve">2017 </w:delText>
        </w:r>
        <w:r w:rsidRPr="00EC2937">
          <w:rPr>
            <w:color w:val="000000"/>
            <w:sz w:val="23"/>
            <w:szCs w:val="23"/>
          </w:rPr>
          <w:delText xml:space="preserve">to participate in training workshops </w:delText>
        </w:r>
      </w:del>
    </w:p>
    <w:p w14:paraId="00E29E09" w14:textId="77777777" w:rsidR="007C72CE" w:rsidRPr="00EC2937" w:rsidRDefault="007C72CE" w:rsidP="007C72CE">
      <w:pPr>
        <w:numPr>
          <w:ilvl w:val="0"/>
          <w:numId w:val="2"/>
        </w:numPr>
        <w:shd w:val="clear" w:color="auto" w:fill="FFFFFF"/>
        <w:spacing w:before="2" w:after="2"/>
        <w:ind w:left="540" w:right="-126" w:hanging="270"/>
        <w:rPr>
          <w:del w:id="103" w:author="Comparison" w:date="2026-09-25T21:12:00Z" w16du:dateUtc="2026-09-26T01:12:00Z"/>
          <w:color w:val="000000"/>
          <w:sz w:val="23"/>
          <w:szCs w:val="23"/>
        </w:rPr>
      </w:pPr>
      <w:del w:id="104" w:author="Comparison" w:date="2026-09-25T21:12:00Z" w16du:dateUtc="2026-09-26T01:12:00Z">
        <w:r w:rsidRPr="00EC2937">
          <w:rPr>
            <w:sz w:val="23"/>
            <w:szCs w:val="23"/>
          </w:rPr>
          <w:delText xml:space="preserve">have recently taught MAT 1275 (or be teaching it by Fall </w:delText>
        </w:r>
        <w:r w:rsidR="00EA3182" w:rsidRPr="00EC2937">
          <w:rPr>
            <w:sz w:val="23"/>
            <w:szCs w:val="23"/>
          </w:rPr>
          <w:delText>2017</w:delText>
        </w:r>
        <w:r w:rsidRPr="00EC2937">
          <w:rPr>
            <w:sz w:val="23"/>
            <w:szCs w:val="23"/>
          </w:rPr>
          <w:delText xml:space="preserve">) AND teach MAT 1275 in Spring </w:delText>
        </w:r>
        <w:r w:rsidR="00EA3182" w:rsidRPr="00EC2937">
          <w:rPr>
            <w:sz w:val="23"/>
            <w:szCs w:val="23"/>
          </w:rPr>
          <w:delText>2018</w:delText>
        </w:r>
      </w:del>
    </w:p>
    <w:p w14:paraId="10D564D0" w14:textId="77777777" w:rsidR="007C72CE" w:rsidRPr="00EC2937" w:rsidRDefault="007C72CE" w:rsidP="007C72CE">
      <w:pPr>
        <w:numPr>
          <w:ilvl w:val="0"/>
          <w:numId w:val="2"/>
        </w:numPr>
        <w:shd w:val="clear" w:color="auto" w:fill="FFFFFF"/>
        <w:spacing w:before="2" w:after="2"/>
        <w:ind w:left="540" w:right="-126" w:hanging="270"/>
        <w:rPr>
          <w:del w:id="105" w:author="Comparison" w:date="2026-09-25T21:12:00Z" w16du:dateUtc="2026-09-26T01:12:00Z"/>
          <w:color w:val="000000"/>
          <w:sz w:val="23"/>
          <w:szCs w:val="23"/>
        </w:rPr>
      </w:pPr>
      <w:del w:id="106" w:author="Comparison" w:date="2026-09-25T21:12:00Z" w16du:dateUtc="2026-09-26T01:12:00Z">
        <w:r w:rsidRPr="00EC2937">
          <w:rPr>
            <w:color w:val="000000"/>
            <w:sz w:val="23"/>
            <w:szCs w:val="23"/>
          </w:rPr>
          <w:delText>be willing to work in a highly collaborative environment</w:delText>
        </w:r>
      </w:del>
    </w:p>
    <w:p w14:paraId="6589331D" w14:textId="77777777" w:rsidR="007C72CE" w:rsidRPr="00EC2937" w:rsidRDefault="007C72CE" w:rsidP="007C72CE">
      <w:pPr>
        <w:numPr>
          <w:ilvl w:val="0"/>
          <w:numId w:val="2"/>
        </w:numPr>
        <w:shd w:val="clear" w:color="auto" w:fill="FFFFFF"/>
        <w:spacing w:before="2" w:after="2"/>
        <w:ind w:left="540" w:right="-126" w:hanging="270"/>
        <w:rPr>
          <w:del w:id="107" w:author="Comparison" w:date="2026-09-25T21:12:00Z" w16du:dateUtc="2026-09-26T01:12:00Z"/>
          <w:color w:val="000000"/>
          <w:sz w:val="23"/>
          <w:szCs w:val="23"/>
        </w:rPr>
      </w:pPr>
      <w:del w:id="108" w:author="Comparison" w:date="2026-09-25T21:12:00Z" w16du:dateUtc="2026-09-26T01:12:00Z">
        <w:r w:rsidRPr="00EC2937">
          <w:rPr>
            <w:color w:val="000000"/>
            <w:sz w:val="23"/>
            <w:szCs w:val="23"/>
          </w:rPr>
          <w:delText>be willing to use the OpenLab (</w:delText>
        </w:r>
        <w:r>
          <w:fldChar w:fldCharType="begin"/>
        </w:r>
        <w:r>
          <w:delInstrText>HYPERLINK "http://openlab.citytech.cuny.edu"</w:delInstrText>
        </w:r>
        <w:r>
          <w:fldChar w:fldCharType="separate"/>
        </w:r>
        <w:r w:rsidRPr="00EC2937">
          <w:rPr>
            <w:rStyle w:val="Hyperlink"/>
            <w:sz w:val="23"/>
            <w:szCs w:val="23"/>
          </w:rPr>
          <w:delText>http://openlab.citytech.cuny.edu</w:delText>
        </w:r>
        <w:r>
          <w:fldChar w:fldCharType="end"/>
        </w:r>
        <w:r w:rsidRPr="00EC2937">
          <w:rPr>
            <w:color w:val="000000"/>
            <w:sz w:val="23"/>
            <w:szCs w:val="23"/>
          </w:rPr>
          <w:delText>) for all seminar-related activities and teaching (training and support will be provided)</w:delText>
        </w:r>
      </w:del>
    </w:p>
    <w:p w14:paraId="5B7AC3AD" w14:textId="77777777" w:rsidR="007C72CE" w:rsidRPr="00EC2937" w:rsidRDefault="007C72CE" w:rsidP="00A66EBD">
      <w:pPr>
        <w:numPr>
          <w:ilvl w:val="0"/>
          <w:numId w:val="2"/>
        </w:numPr>
        <w:shd w:val="clear" w:color="auto" w:fill="FFFFFF"/>
        <w:spacing w:before="2" w:after="2"/>
        <w:ind w:left="540" w:right="-126" w:hanging="270"/>
        <w:rPr>
          <w:del w:id="109" w:author="Comparison" w:date="2026-09-25T21:12:00Z" w16du:dateUtc="2026-09-26T01:12:00Z"/>
          <w:color w:val="000000"/>
          <w:sz w:val="23"/>
          <w:szCs w:val="23"/>
        </w:rPr>
      </w:pPr>
      <w:del w:id="110" w:author="Comparison" w:date="2026-09-25T21:12:00Z" w16du:dateUtc="2026-09-26T01:12:00Z">
        <w:r w:rsidRPr="00EC2937">
          <w:rPr>
            <w:color w:val="000000"/>
            <w:sz w:val="23"/>
            <w:szCs w:val="23"/>
          </w:rPr>
          <w:delText>be willing to use WeBWorK, a free and open source online homework system (</w:delText>
        </w:r>
        <w:r>
          <w:fldChar w:fldCharType="begin"/>
        </w:r>
        <w:r>
          <w:delInstrText>HYPERLINK "http://webwork.maa.org/"</w:delInstrText>
        </w:r>
        <w:r>
          <w:fldChar w:fldCharType="separate"/>
        </w:r>
        <w:r w:rsidRPr="00EC2937">
          <w:rPr>
            <w:rStyle w:val="Hyperlink"/>
            <w:sz w:val="23"/>
            <w:szCs w:val="23"/>
          </w:rPr>
          <w:delText>http://webwork.maa.org/</w:delText>
        </w:r>
        <w:r>
          <w:fldChar w:fldCharType="end"/>
        </w:r>
        <w:r w:rsidRPr="00EC2937">
          <w:rPr>
            <w:color w:val="000000"/>
            <w:sz w:val="23"/>
            <w:szCs w:val="23"/>
          </w:rPr>
          <w:delText>) (training and support will be provided)</w:delText>
        </w:r>
        <w:r w:rsidRPr="00EC2937">
          <w:rPr>
            <w:sz w:val="23"/>
            <w:szCs w:val="23"/>
          </w:rPr>
          <w:br/>
        </w:r>
      </w:del>
    </w:p>
    <w:p w14:paraId="0FB1A7CE" w14:textId="77777777" w:rsidR="00EC2937" w:rsidRDefault="00EC2937" w:rsidP="00B36827">
      <w:pPr>
        <w:pStyle w:val="Default"/>
        <w:rPr>
          <w:del w:id="111" w:author="Comparison" w:date="2026-09-25T21:12:00Z" w16du:dateUtc="2026-09-26T01:12:00Z"/>
          <w:rFonts w:ascii="Calibri" w:hAnsi="Calibri" w:cs="Calibri"/>
          <w:b/>
          <w:sz w:val="23"/>
          <w:szCs w:val="23"/>
        </w:rPr>
      </w:pPr>
    </w:p>
    <w:p w14:paraId="2D7F4927" w14:textId="77777777" w:rsidR="00B36827" w:rsidRPr="00EC2937" w:rsidRDefault="00B36827" w:rsidP="00B36827">
      <w:pPr>
        <w:pStyle w:val="Default"/>
        <w:rPr>
          <w:del w:id="112" w:author="Comparison" w:date="2026-09-25T21:12:00Z" w16du:dateUtc="2026-09-26T01:12:00Z"/>
          <w:rFonts w:ascii="Calibri" w:hAnsi="Calibri" w:cs="Calibri"/>
          <w:b/>
          <w:sz w:val="23"/>
          <w:szCs w:val="23"/>
        </w:rPr>
      </w:pPr>
      <w:del w:id="113" w:author="Comparison" w:date="2026-09-25T21:12:00Z" w16du:dateUtc="2026-09-26T01:12:00Z">
        <w:r w:rsidRPr="00EC2937">
          <w:rPr>
            <w:rFonts w:ascii="Calibri" w:hAnsi="Calibri" w:cs="Calibri"/>
            <w:b/>
            <w:sz w:val="23"/>
            <w:szCs w:val="23"/>
          </w:rPr>
          <w:delText>Summa</w:delText>
        </w:r>
        <w:r w:rsidR="00373304" w:rsidRPr="00EC2937">
          <w:rPr>
            <w:rFonts w:ascii="Calibri" w:hAnsi="Calibri" w:cs="Calibri"/>
            <w:b/>
            <w:sz w:val="23"/>
            <w:szCs w:val="23"/>
          </w:rPr>
          <w:delText>ry of Schedule and Expectations</w:delText>
        </w:r>
      </w:del>
    </w:p>
    <w:p w14:paraId="0726234E" w14:textId="77777777" w:rsidR="00B360F5" w:rsidRPr="00EC2937" w:rsidRDefault="00B360F5" w:rsidP="00B36827">
      <w:pPr>
        <w:pStyle w:val="Default"/>
        <w:rPr>
          <w:del w:id="114" w:author="Comparison" w:date="2026-09-25T21:12:00Z" w16du:dateUtc="2026-09-26T01:12:00Z"/>
          <w:rFonts w:ascii="Calibri" w:hAnsi="Calibri" w:cs="Calibri"/>
          <w:b/>
          <w:sz w:val="23"/>
          <w:szCs w:val="23"/>
        </w:rPr>
      </w:pPr>
    </w:p>
    <w:p w14:paraId="5D251B69" w14:textId="77777777" w:rsidR="00B36827" w:rsidRPr="00EC2937" w:rsidRDefault="000E3555" w:rsidP="00B36827">
      <w:pPr>
        <w:pStyle w:val="Default"/>
        <w:rPr>
          <w:del w:id="115" w:author="Comparison" w:date="2026-09-25T21:12:00Z" w16du:dateUtc="2026-09-26T01:12:00Z"/>
          <w:rFonts w:ascii="Calibri" w:hAnsi="Calibri" w:cs="Calibri"/>
          <w:sz w:val="23"/>
          <w:szCs w:val="23"/>
          <w:u w:val="single"/>
        </w:rPr>
      </w:pPr>
      <w:del w:id="116" w:author="Comparison" w:date="2026-09-25T21:12:00Z" w16du:dateUtc="2026-09-26T01:12:00Z">
        <w:r w:rsidRPr="00EC2937">
          <w:rPr>
            <w:rFonts w:ascii="Calibri" w:hAnsi="Calibri" w:cs="Calibri"/>
            <w:sz w:val="23"/>
            <w:szCs w:val="23"/>
            <w:u w:val="single"/>
          </w:rPr>
          <w:delText xml:space="preserve">Fall </w:delText>
        </w:r>
        <w:r w:rsidR="00EA3182" w:rsidRPr="00EC2937">
          <w:rPr>
            <w:rFonts w:ascii="Calibri" w:hAnsi="Calibri" w:cs="Calibri"/>
            <w:sz w:val="23"/>
            <w:szCs w:val="23"/>
            <w:u w:val="single"/>
          </w:rPr>
          <w:delText xml:space="preserve">2017 </w:delText>
        </w:r>
      </w:del>
    </w:p>
    <w:p w14:paraId="73996E32" w14:textId="77777777" w:rsidR="00196F97" w:rsidRPr="00EC2937" w:rsidRDefault="00B36827" w:rsidP="002D38CB">
      <w:pPr>
        <w:numPr>
          <w:ilvl w:val="0"/>
          <w:numId w:val="4"/>
        </w:numPr>
        <w:shd w:val="clear" w:color="auto" w:fill="FFFFFF"/>
        <w:spacing w:before="2" w:after="2"/>
        <w:rPr>
          <w:del w:id="117" w:author="Comparison" w:date="2026-09-25T21:12:00Z" w16du:dateUtc="2026-09-26T01:12:00Z"/>
          <w:rFonts w:eastAsia="Times New Roman"/>
          <w:sz w:val="23"/>
          <w:szCs w:val="23"/>
        </w:rPr>
      </w:pPr>
      <w:del w:id="118" w:author="Comparison" w:date="2026-09-25T21:12:00Z" w16du:dateUtc="2026-09-26T01:12:00Z">
        <w:r w:rsidRPr="00EC2937">
          <w:rPr>
            <w:rFonts w:cs="Calibri"/>
            <w:b/>
            <w:sz w:val="23"/>
            <w:szCs w:val="23"/>
          </w:rPr>
          <w:delText>Activities</w:delText>
        </w:r>
        <w:r w:rsidRPr="00EC2937">
          <w:rPr>
            <w:rFonts w:cs="Calibri"/>
            <w:sz w:val="23"/>
            <w:szCs w:val="23"/>
          </w:rPr>
          <w:delText xml:space="preserve">: </w:delText>
        </w:r>
        <w:r w:rsidR="0022703A" w:rsidRPr="00EC2937">
          <w:rPr>
            <w:rFonts w:cs="Calibri"/>
            <w:sz w:val="23"/>
            <w:szCs w:val="23"/>
          </w:rPr>
          <w:delText xml:space="preserve">Develop and revise teaching materials for MAT 1275 </w:delText>
        </w:r>
        <w:r w:rsidR="0022703A" w:rsidRPr="00EC2937">
          <w:rPr>
            <w:sz w:val="23"/>
            <w:szCs w:val="23"/>
          </w:rPr>
          <w:delText>(College Algebra and Trigonometry</w:delText>
        </w:r>
        <w:r w:rsidR="00196F97" w:rsidRPr="00EC2937">
          <w:rPr>
            <w:sz w:val="23"/>
            <w:szCs w:val="23"/>
          </w:rPr>
          <w:delText>)</w:delText>
        </w:r>
        <w:r w:rsidR="00EA7246" w:rsidRPr="00EC2937">
          <w:rPr>
            <w:sz w:val="23"/>
            <w:szCs w:val="23"/>
          </w:rPr>
          <w:delText>.</w:delText>
        </w:r>
      </w:del>
    </w:p>
    <w:p w14:paraId="6025794F" w14:textId="77777777" w:rsidR="00196F97" w:rsidRPr="00EC2937" w:rsidRDefault="00196F97" w:rsidP="00196F97">
      <w:pPr>
        <w:pStyle w:val="ListParagraph"/>
        <w:numPr>
          <w:ilvl w:val="0"/>
          <w:numId w:val="4"/>
        </w:numPr>
        <w:rPr>
          <w:del w:id="119" w:author="Comparison" w:date="2026-09-25T21:12:00Z" w16du:dateUtc="2026-09-26T01:12:00Z"/>
          <w:rFonts w:eastAsia="Times New Roman"/>
          <w:sz w:val="23"/>
          <w:szCs w:val="23"/>
        </w:rPr>
      </w:pPr>
      <w:del w:id="120" w:author="Comparison" w:date="2026-09-25T21:12:00Z" w16du:dateUtc="2026-09-26T01:12:00Z">
        <w:r w:rsidRPr="00EC2937">
          <w:rPr>
            <w:rFonts w:cs="Calibri"/>
            <w:b/>
            <w:sz w:val="23"/>
            <w:szCs w:val="23"/>
          </w:rPr>
          <w:delText>Time</w:delText>
        </w:r>
        <w:r w:rsidRPr="00EC2937">
          <w:rPr>
            <w:rFonts w:cs="Calibri"/>
            <w:sz w:val="23"/>
            <w:szCs w:val="23"/>
          </w:rPr>
          <w:delText xml:space="preserve">: </w:delText>
        </w:r>
        <w:r w:rsidRPr="00EC2937">
          <w:rPr>
            <w:rFonts w:eastAsia="Times New Roman"/>
            <w:sz w:val="23"/>
            <w:szCs w:val="23"/>
          </w:rPr>
          <w:delText>Seven training workshops (</w:delText>
        </w:r>
        <w:r w:rsidR="00EA3182" w:rsidRPr="00EC2937">
          <w:rPr>
            <w:rFonts w:eastAsia="Times New Roman"/>
            <w:sz w:val="23"/>
            <w:szCs w:val="23"/>
          </w:rPr>
          <w:delText xml:space="preserve">3 hours </w:delText>
        </w:r>
        <w:r w:rsidRPr="00EC2937">
          <w:rPr>
            <w:rFonts w:eastAsia="Times New Roman"/>
            <w:sz w:val="23"/>
            <w:szCs w:val="23"/>
          </w:rPr>
          <w:delText xml:space="preserve">each). </w:delText>
        </w:r>
      </w:del>
    </w:p>
    <w:p w14:paraId="18ABC35D" w14:textId="77777777" w:rsidR="001F1EF4" w:rsidRPr="00EC2937" w:rsidRDefault="003F791B" w:rsidP="003F791B">
      <w:pPr>
        <w:numPr>
          <w:ilvl w:val="0"/>
          <w:numId w:val="4"/>
        </w:numPr>
        <w:shd w:val="clear" w:color="auto" w:fill="FFFFFF"/>
        <w:spacing w:before="2" w:after="2"/>
        <w:rPr>
          <w:del w:id="121" w:author="Comparison" w:date="2026-09-25T21:12:00Z" w16du:dateUtc="2026-09-26T01:12:00Z"/>
          <w:rFonts w:eastAsia="Times New Roman"/>
          <w:sz w:val="23"/>
          <w:szCs w:val="23"/>
        </w:rPr>
      </w:pPr>
      <w:del w:id="122" w:author="Comparison" w:date="2026-09-25T21:12:00Z" w16du:dateUtc="2026-09-26T01:12:00Z">
        <w:r w:rsidRPr="00EC2937">
          <w:rPr>
            <w:rFonts w:cs="Calibri"/>
            <w:b/>
            <w:sz w:val="23"/>
            <w:szCs w:val="23"/>
          </w:rPr>
          <w:delText>Description</w:delText>
        </w:r>
        <w:r w:rsidRPr="00EC2937">
          <w:rPr>
            <w:rFonts w:cs="Calibri"/>
            <w:sz w:val="23"/>
            <w:szCs w:val="23"/>
          </w:rPr>
          <w:delText xml:space="preserve">: Fellows will </w:delText>
        </w:r>
        <w:r w:rsidRPr="00EC2937">
          <w:rPr>
            <w:sz w:val="23"/>
            <w:szCs w:val="23"/>
          </w:rPr>
          <w:delText xml:space="preserve">participate in an intensive seminar focused around planning a revised MAT 1275 course that utilizes </w:delText>
        </w:r>
        <w:r w:rsidRPr="00EC2937">
          <w:rPr>
            <w:rFonts w:eastAsia="Times New Roman"/>
            <w:sz w:val="23"/>
            <w:szCs w:val="23"/>
          </w:rPr>
          <w:delText xml:space="preserve">open digital technologies and other active learning pedagogical tools and strategies. </w:delText>
        </w:r>
        <w:r w:rsidRPr="00EC2937">
          <w:rPr>
            <w:rFonts w:cs="Calibri"/>
            <w:sz w:val="23"/>
            <w:szCs w:val="23"/>
          </w:rPr>
          <w:delText xml:space="preserve">Fellows will also commit to actively using WeBWorK and the OpenLab for all seminar-related work and teaching (as well as </w:delText>
        </w:r>
        <w:r w:rsidRPr="00EC2937">
          <w:rPr>
            <w:rFonts w:eastAsia="Times New Roman"/>
            <w:sz w:val="23"/>
            <w:szCs w:val="23"/>
          </w:rPr>
          <w:delText xml:space="preserve">at least one of the following pedagogies: </w:delText>
        </w:r>
        <w:r w:rsidRPr="00EC2937">
          <w:rPr>
            <w:rFonts w:cs="Calibri"/>
            <w:sz w:val="23"/>
            <w:szCs w:val="23"/>
          </w:rPr>
          <w:delText xml:space="preserve">Flipped Instruction, Active Learning, Technology Enhanced Instruction). </w:delText>
        </w:r>
      </w:del>
    </w:p>
    <w:p w14:paraId="10727D56" w14:textId="77777777" w:rsidR="003F791B" w:rsidRPr="00EC2937" w:rsidRDefault="003F791B" w:rsidP="001C1685">
      <w:pPr>
        <w:shd w:val="clear" w:color="auto" w:fill="FFFFFF"/>
        <w:spacing w:before="2" w:after="2"/>
        <w:ind w:left="720"/>
        <w:rPr>
          <w:del w:id="123" w:author="Comparison" w:date="2026-09-25T21:12:00Z" w16du:dateUtc="2026-09-26T01:12:00Z"/>
          <w:rFonts w:eastAsia="Times New Roman"/>
          <w:sz w:val="23"/>
          <w:szCs w:val="23"/>
        </w:rPr>
      </w:pPr>
      <w:del w:id="124" w:author="Comparison" w:date="2026-09-25T21:12:00Z" w16du:dateUtc="2026-09-26T01:12:00Z">
        <w:r w:rsidRPr="00EC2937">
          <w:rPr>
            <w:rFonts w:eastAsia="Times New Roman"/>
            <w:sz w:val="23"/>
            <w:szCs w:val="23"/>
          </w:rPr>
          <w:delText xml:space="preserve">Full-time faculty </w:delText>
        </w:r>
        <w:r w:rsidR="001F1EF4" w:rsidRPr="00EC2937">
          <w:rPr>
            <w:sz w:val="23"/>
            <w:szCs w:val="23"/>
          </w:rPr>
          <w:delText>will also work with the leadership team to design a project that they will implement in the spring, related to their work in the seminar.</w:delText>
        </w:r>
        <w:r w:rsidR="001F1EF4" w:rsidRPr="00EC2937">
          <w:rPr>
            <w:rFonts w:cs="Arial"/>
            <w:sz w:val="23"/>
            <w:szCs w:val="23"/>
          </w:rPr>
          <w:delText xml:space="preserve"> </w:delText>
        </w:r>
      </w:del>
    </w:p>
    <w:p w14:paraId="133F08B6" w14:textId="77777777" w:rsidR="00A66EBD" w:rsidRPr="00EC2937" w:rsidRDefault="00196F97" w:rsidP="00196F97">
      <w:pPr>
        <w:pStyle w:val="ListParagraph"/>
        <w:numPr>
          <w:ilvl w:val="0"/>
          <w:numId w:val="4"/>
        </w:numPr>
        <w:ind w:right="450"/>
        <w:rPr>
          <w:del w:id="125" w:author="Comparison" w:date="2026-09-25T21:12:00Z" w16du:dateUtc="2026-09-26T01:12:00Z"/>
          <w:rFonts w:cs="Calibri"/>
          <w:sz w:val="23"/>
          <w:szCs w:val="23"/>
        </w:rPr>
      </w:pPr>
      <w:del w:id="126" w:author="Comparison" w:date="2026-09-25T21:12:00Z" w16du:dateUtc="2026-09-26T01:12:00Z">
        <w:r w:rsidRPr="00EC2937">
          <w:rPr>
            <w:rFonts w:cs="Calibri"/>
            <w:b/>
            <w:sz w:val="23"/>
            <w:szCs w:val="23"/>
          </w:rPr>
          <w:delText>Deliverables</w:delText>
        </w:r>
        <w:r w:rsidRPr="00EC2937">
          <w:rPr>
            <w:rFonts w:cs="Calibri"/>
            <w:sz w:val="23"/>
            <w:szCs w:val="23"/>
          </w:rPr>
          <w:delText xml:space="preserve">: </w:delText>
        </w:r>
        <w:r w:rsidR="00DC5FB0" w:rsidRPr="00EC2937">
          <w:rPr>
            <w:rFonts w:cs="Calibri"/>
            <w:sz w:val="23"/>
            <w:szCs w:val="23"/>
          </w:rPr>
          <w:delText>Fellows will provide:</w:delText>
        </w:r>
      </w:del>
    </w:p>
    <w:p w14:paraId="743DF7FE" w14:textId="77777777" w:rsidR="00A66EBD" w:rsidRPr="00EC2937" w:rsidRDefault="00DC5FB0" w:rsidP="00A66EBD">
      <w:pPr>
        <w:pStyle w:val="ListParagraph"/>
        <w:numPr>
          <w:ilvl w:val="0"/>
          <w:numId w:val="7"/>
        </w:numPr>
        <w:ind w:right="450"/>
        <w:rPr>
          <w:del w:id="127" w:author="Comparison" w:date="2026-09-25T21:12:00Z" w16du:dateUtc="2026-09-26T01:12:00Z"/>
          <w:rFonts w:cs="Calibri"/>
          <w:sz w:val="23"/>
          <w:szCs w:val="23"/>
        </w:rPr>
      </w:pPr>
      <w:del w:id="128" w:author="Comparison" w:date="2026-09-25T21:12:00Z" w16du:dateUtc="2026-09-26T01:12:00Z">
        <w:r w:rsidRPr="00EC2937">
          <w:rPr>
            <w:sz w:val="23"/>
            <w:szCs w:val="23"/>
          </w:rPr>
          <w:delText>A</w:delText>
        </w:r>
        <w:r w:rsidR="00196F97" w:rsidRPr="00EC2937">
          <w:rPr>
            <w:sz w:val="23"/>
            <w:szCs w:val="23"/>
          </w:rPr>
          <w:delText xml:space="preserve"> content-appropriate STEM application (a module or assignment) </w:delText>
        </w:r>
        <w:r w:rsidR="003F791B" w:rsidRPr="00EC2937">
          <w:rPr>
            <w:sz w:val="23"/>
            <w:szCs w:val="23"/>
          </w:rPr>
          <w:delText>utilizing tools and techniques from the seminar.</w:delText>
        </w:r>
      </w:del>
    </w:p>
    <w:p w14:paraId="085FCF3A" w14:textId="77777777" w:rsidR="00196F97" w:rsidRPr="00EC2937" w:rsidRDefault="00DC5FB0" w:rsidP="00A66EBD">
      <w:pPr>
        <w:pStyle w:val="ListParagraph"/>
        <w:numPr>
          <w:ilvl w:val="0"/>
          <w:numId w:val="7"/>
        </w:numPr>
        <w:ind w:right="450"/>
        <w:rPr>
          <w:del w:id="129" w:author="Comparison" w:date="2026-09-25T21:12:00Z" w16du:dateUtc="2026-09-26T01:12:00Z"/>
          <w:rFonts w:cs="Calibri"/>
          <w:sz w:val="23"/>
          <w:szCs w:val="23"/>
        </w:rPr>
      </w:pPr>
      <w:del w:id="130" w:author="Comparison" w:date="2026-09-25T21:12:00Z" w16du:dateUtc="2026-09-26T01:12:00Z">
        <w:r w:rsidRPr="00EC2937">
          <w:rPr>
            <w:sz w:val="23"/>
            <w:szCs w:val="23"/>
          </w:rPr>
          <w:delText>A</w:delText>
        </w:r>
        <w:r w:rsidR="00196F97" w:rsidRPr="00EC2937">
          <w:rPr>
            <w:sz w:val="23"/>
            <w:szCs w:val="23"/>
          </w:rPr>
          <w:delText>ssociated OERs</w:delText>
        </w:r>
        <w:r w:rsidR="003F791B" w:rsidRPr="00EC2937">
          <w:rPr>
            <w:sz w:val="23"/>
            <w:szCs w:val="23"/>
          </w:rPr>
          <w:delText xml:space="preserve"> specific to that STEM application.</w:delText>
        </w:r>
      </w:del>
    </w:p>
    <w:p w14:paraId="5E9D9299" w14:textId="77777777" w:rsidR="003F791B" w:rsidRPr="00EC2937" w:rsidRDefault="003F791B" w:rsidP="001C03CD">
      <w:pPr>
        <w:pStyle w:val="ListParagraph"/>
        <w:numPr>
          <w:ilvl w:val="0"/>
          <w:numId w:val="7"/>
        </w:numPr>
        <w:ind w:right="450"/>
        <w:rPr>
          <w:del w:id="131" w:author="Comparison" w:date="2026-09-25T21:12:00Z" w16du:dateUtc="2026-09-26T01:12:00Z"/>
          <w:rFonts w:cs="Calibri"/>
          <w:sz w:val="23"/>
          <w:szCs w:val="23"/>
        </w:rPr>
      </w:pPr>
      <w:del w:id="132" w:author="Comparison" w:date="2026-09-25T21:12:00Z" w16du:dateUtc="2026-09-26T01:12:00Z">
        <w:r w:rsidRPr="00EC2937">
          <w:rPr>
            <w:sz w:val="23"/>
            <w:szCs w:val="23"/>
          </w:rPr>
          <w:delText xml:space="preserve">Syllabus (or syllabus addendum) that explains the role of </w:delText>
        </w:r>
        <w:r w:rsidR="001C03CD" w:rsidRPr="00EC2937">
          <w:rPr>
            <w:sz w:val="23"/>
            <w:szCs w:val="23"/>
          </w:rPr>
          <w:delText xml:space="preserve">active learning strategies and </w:delText>
        </w:r>
        <w:r w:rsidRPr="00EC2937">
          <w:rPr>
            <w:sz w:val="23"/>
            <w:szCs w:val="23"/>
          </w:rPr>
          <w:delText>OERs</w:delText>
        </w:r>
        <w:r w:rsidRPr="00EC2937">
          <w:rPr>
            <w:rFonts w:cs="Calibri"/>
            <w:sz w:val="23"/>
            <w:szCs w:val="23"/>
          </w:rPr>
          <w:delText xml:space="preserve"> in their classroom.</w:delText>
        </w:r>
      </w:del>
    </w:p>
    <w:p w14:paraId="5E0DF011" w14:textId="77777777" w:rsidR="00B36827" w:rsidRPr="00EC2937" w:rsidRDefault="00B36827" w:rsidP="002D38CB">
      <w:pPr>
        <w:rPr>
          <w:del w:id="133" w:author="Comparison" w:date="2026-09-25T21:12:00Z" w16du:dateUtc="2026-09-26T01:12:00Z"/>
          <w:rFonts w:eastAsia="Times New Roman"/>
          <w:sz w:val="23"/>
          <w:szCs w:val="23"/>
        </w:rPr>
      </w:pPr>
    </w:p>
    <w:p w14:paraId="57BF9903" w14:textId="77777777" w:rsidR="002D38CB" w:rsidRPr="00EC2937" w:rsidRDefault="0022703A" w:rsidP="002D38CB">
      <w:pPr>
        <w:pStyle w:val="Default"/>
        <w:ind w:right="180"/>
        <w:rPr>
          <w:del w:id="134" w:author="Comparison" w:date="2026-09-25T21:12:00Z" w16du:dateUtc="2026-09-26T01:12:00Z"/>
          <w:rFonts w:ascii="Calibri" w:hAnsi="Calibri" w:cs="Calibri"/>
          <w:color w:val="auto"/>
          <w:sz w:val="23"/>
          <w:szCs w:val="23"/>
        </w:rPr>
      </w:pPr>
      <w:del w:id="135" w:author="Comparison" w:date="2026-09-25T21:12:00Z" w16du:dateUtc="2026-09-26T01:12:00Z">
        <w:r w:rsidRPr="00EC2937">
          <w:rPr>
            <w:rFonts w:ascii="Calibri" w:hAnsi="Calibri" w:cs="Calibri"/>
            <w:color w:val="auto"/>
            <w:sz w:val="23"/>
            <w:szCs w:val="23"/>
          </w:rPr>
          <w:delText xml:space="preserve">  </w:delText>
        </w:r>
        <w:r w:rsidR="00B360F5" w:rsidRPr="00EC2937">
          <w:rPr>
            <w:rFonts w:ascii="Calibri" w:hAnsi="Calibri" w:cs="Calibri"/>
            <w:color w:val="auto"/>
            <w:sz w:val="23"/>
            <w:szCs w:val="23"/>
            <w:u w:val="single"/>
          </w:rPr>
          <w:delText xml:space="preserve">Spring </w:delText>
        </w:r>
        <w:r w:rsidR="001F1EF4" w:rsidRPr="00EC2937">
          <w:rPr>
            <w:rFonts w:ascii="Calibri" w:hAnsi="Calibri" w:cs="Calibri"/>
            <w:color w:val="auto"/>
            <w:sz w:val="23"/>
            <w:szCs w:val="23"/>
            <w:u w:val="single"/>
          </w:rPr>
          <w:delText>2018</w:delText>
        </w:r>
      </w:del>
    </w:p>
    <w:p w14:paraId="6C5DE3F3" w14:textId="77777777" w:rsidR="00196F97" w:rsidRPr="00EC2937" w:rsidRDefault="00196F97" w:rsidP="002D38CB">
      <w:pPr>
        <w:pStyle w:val="ListParagraph"/>
        <w:numPr>
          <w:ilvl w:val="0"/>
          <w:numId w:val="6"/>
        </w:numPr>
        <w:rPr>
          <w:del w:id="136" w:author="Comparison" w:date="2026-09-25T21:12:00Z" w16du:dateUtc="2026-09-26T01:12:00Z"/>
          <w:rFonts w:cs="Calibri"/>
          <w:sz w:val="23"/>
          <w:szCs w:val="23"/>
        </w:rPr>
      </w:pPr>
      <w:del w:id="137" w:author="Comparison" w:date="2026-09-25T21:12:00Z" w16du:dateUtc="2026-09-26T01:12:00Z">
        <w:r w:rsidRPr="00EC2937">
          <w:rPr>
            <w:rFonts w:cs="Calibri"/>
            <w:b/>
            <w:sz w:val="23"/>
            <w:szCs w:val="23"/>
          </w:rPr>
          <w:delText>Activities</w:delText>
        </w:r>
        <w:r w:rsidRPr="00EC2937">
          <w:rPr>
            <w:rFonts w:cs="Calibri"/>
            <w:sz w:val="23"/>
            <w:szCs w:val="23"/>
          </w:rPr>
          <w:delText>: Implement new course materials in MAT 1275, integrate OERs into the course</w:delText>
        </w:r>
        <w:r w:rsidR="0095034B" w:rsidRPr="00EC2937">
          <w:rPr>
            <w:rFonts w:cs="Calibri"/>
            <w:sz w:val="23"/>
            <w:szCs w:val="23"/>
          </w:rPr>
          <w:delText>, revise F</w:delText>
        </w:r>
        <w:r w:rsidR="00DC5FB0" w:rsidRPr="00EC2937">
          <w:rPr>
            <w:rFonts w:cs="Calibri"/>
            <w:sz w:val="23"/>
            <w:szCs w:val="23"/>
          </w:rPr>
          <w:delText xml:space="preserve">all </w:delText>
        </w:r>
        <w:r w:rsidR="001F1EF4" w:rsidRPr="00EC2937">
          <w:rPr>
            <w:rFonts w:cs="Calibri"/>
            <w:sz w:val="23"/>
            <w:szCs w:val="23"/>
          </w:rPr>
          <w:delText xml:space="preserve">2017 </w:delText>
        </w:r>
        <w:r w:rsidR="00DC5FB0" w:rsidRPr="00EC2937">
          <w:rPr>
            <w:rFonts w:cs="Calibri"/>
            <w:sz w:val="23"/>
            <w:szCs w:val="23"/>
          </w:rPr>
          <w:delText>deliverables.  Fellows will implement at least one of the following teaching pedagogies in their pilot class: Flipped Instruction, Active Learning, Technology Enhanced Instruction</w:delText>
        </w:r>
        <w:r w:rsidR="00EA7246" w:rsidRPr="00EC2937">
          <w:rPr>
            <w:rFonts w:cs="Calibri"/>
            <w:sz w:val="23"/>
            <w:szCs w:val="23"/>
          </w:rPr>
          <w:delText>.</w:delText>
        </w:r>
      </w:del>
    </w:p>
    <w:p w14:paraId="68FED5A4" w14:textId="77777777" w:rsidR="00196F97" w:rsidRPr="00EC2937" w:rsidRDefault="002325F7" w:rsidP="002D38CB">
      <w:pPr>
        <w:pStyle w:val="Default"/>
        <w:numPr>
          <w:ilvl w:val="0"/>
          <w:numId w:val="5"/>
        </w:numPr>
        <w:ind w:right="180"/>
        <w:rPr>
          <w:del w:id="138" w:author="Comparison" w:date="2026-09-25T21:12:00Z" w16du:dateUtc="2026-09-26T01:12:00Z"/>
          <w:rFonts w:ascii="Calibri" w:hAnsi="Calibri" w:cs="Calibri"/>
          <w:color w:val="auto"/>
          <w:sz w:val="23"/>
          <w:szCs w:val="23"/>
          <w:u w:val="single"/>
        </w:rPr>
      </w:pPr>
      <w:del w:id="139" w:author="Comparison" w:date="2026-09-25T21:12:00Z" w16du:dateUtc="2026-09-26T01:12:00Z">
        <w:r w:rsidRPr="00EC2937">
          <w:rPr>
            <w:rFonts w:ascii="Calibri" w:hAnsi="Calibri" w:cs="Calibri"/>
            <w:b/>
            <w:color w:val="auto"/>
            <w:sz w:val="23"/>
            <w:szCs w:val="23"/>
          </w:rPr>
          <w:delText>Time</w:delText>
        </w:r>
        <w:r w:rsidRPr="00EC2937">
          <w:rPr>
            <w:rFonts w:ascii="Calibri" w:hAnsi="Calibri" w:cs="Calibri"/>
            <w:color w:val="auto"/>
            <w:sz w:val="23"/>
            <w:szCs w:val="23"/>
          </w:rPr>
          <w:delText xml:space="preserve">: </w:delText>
        </w:r>
        <w:r w:rsidR="009D7047" w:rsidRPr="00EC2937">
          <w:rPr>
            <w:rFonts w:ascii="Calibri" w:hAnsi="Calibri" w:cs="Calibri"/>
            <w:color w:val="auto"/>
            <w:sz w:val="23"/>
            <w:szCs w:val="23"/>
          </w:rPr>
          <w:delText>Y</w:delText>
        </w:r>
        <w:r w:rsidRPr="00EC2937">
          <w:rPr>
            <w:rFonts w:ascii="Calibri" w:hAnsi="Calibri" w:cs="Calibri"/>
            <w:color w:val="auto"/>
            <w:sz w:val="23"/>
            <w:szCs w:val="23"/>
          </w:rPr>
          <w:delText xml:space="preserve">ear-end professional development colloquium for City Tech and BMCC faculty. </w:delText>
        </w:r>
        <w:r w:rsidRPr="00EC2937">
          <w:rPr>
            <w:rFonts w:ascii="Calibri" w:hAnsi="Calibri"/>
            <w:color w:val="auto"/>
            <w:sz w:val="23"/>
            <w:szCs w:val="23"/>
          </w:rPr>
          <w:delText xml:space="preserve">Each faculty participant will continue working with </w:delText>
        </w:r>
        <w:r w:rsidR="00F202AA" w:rsidRPr="00EC2937">
          <w:rPr>
            <w:rFonts w:ascii="Calibri" w:hAnsi="Calibri"/>
            <w:color w:val="auto"/>
            <w:sz w:val="23"/>
            <w:szCs w:val="23"/>
          </w:rPr>
          <w:delText>the team</w:delText>
        </w:r>
        <w:r w:rsidR="00DC5FB0" w:rsidRPr="00EC2937">
          <w:rPr>
            <w:rFonts w:ascii="Calibri" w:hAnsi="Calibri"/>
            <w:color w:val="auto"/>
            <w:sz w:val="23"/>
            <w:szCs w:val="23"/>
          </w:rPr>
          <w:delText>, including</w:delText>
        </w:r>
        <w:r w:rsidR="00EA7246" w:rsidRPr="00EC2937">
          <w:rPr>
            <w:rFonts w:ascii="Calibri" w:hAnsi="Calibri"/>
            <w:color w:val="auto"/>
            <w:sz w:val="23"/>
            <w:szCs w:val="23"/>
          </w:rPr>
          <w:delText xml:space="preserve"> assisting in grant-wide assessment activities</w:delText>
        </w:r>
        <w:r w:rsidR="00DC5FB0" w:rsidRPr="00EC2937">
          <w:rPr>
            <w:rFonts w:ascii="Calibri" w:hAnsi="Calibri"/>
            <w:color w:val="auto"/>
            <w:sz w:val="23"/>
            <w:szCs w:val="23"/>
          </w:rPr>
          <w:delText xml:space="preserve"> and participating in meetings (times TBD)</w:delText>
        </w:r>
        <w:r w:rsidR="00EA7246" w:rsidRPr="00EC2937">
          <w:rPr>
            <w:rFonts w:ascii="Calibri" w:hAnsi="Calibri"/>
            <w:color w:val="auto"/>
            <w:sz w:val="23"/>
            <w:szCs w:val="23"/>
          </w:rPr>
          <w:delText>.</w:delText>
        </w:r>
      </w:del>
    </w:p>
    <w:p w14:paraId="1356D1DE" w14:textId="77777777" w:rsidR="003F791B" w:rsidRPr="00EC2937" w:rsidRDefault="003F791B" w:rsidP="003F791B">
      <w:pPr>
        <w:pStyle w:val="Default"/>
        <w:numPr>
          <w:ilvl w:val="0"/>
          <w:numId w:val="5"/>
        </w:numPr>
        <w:ind w:right="180"/>
        <w:rPr>
          <w:del w:id="140" w:author="Comparison" w:date="2026-09-25T21:12:00Z" w16du:dateUtc="2026-09-26T01:12:00Z"/>
          <w:rFonts w:ascii="Calibri" w:hAnsi="Calibri" w:cs="Calibri"/>
          <w:color w:val="auto"/>
          <w:sz w:val="23"/>
          <w:szCs w:val="23"/>
          <w:u w:val="single"/>
        </w:rPr>
      </w:pPr>
      <w:del w:id="141" w:author="Comparison" w:date="2026-09-25T21:12:00Z" w16du:dateUtc="2026-09-26T01:12:00Z">
        <w:r w:rsidRPr="00EC2937">
          <w:rPr>
            <w:rFonts w:ascii="Calibri" w:hAnsi="Calibri" w:cs="Calibri"/>
            <w:b/>
            <w:color w:val="auto"/>
            <w:sz w:val="23"/>
            <w:szCs w:val="23"/>
          </w:rPr>
          <w:delText>Description</w:delText>
        </w:r>
        <w:r w:rsidRPr="00EC2937">
          <w:rPr>
            <w:rFonts w:ascii="Calibri" w:hAnsi="Calibri" w:cs="Calibri"/>
            <w:color w:val="auto"/>
            <w:sz w:val="23"/>
            <w:szCs w:val="23"/>
          </w:rPr>
          <w:delText>: Fellows will teach MAT 1275 implementing their course enhancements. They will also use WeBWorK and OpenLab</w:delText>
        </w:r>
        <w:r w:rsidR="0095034B" w:rsidRPr="00EC2937">
          <w:rPr>
            <w:rFonts w:ascii="Calibri" w:hAnsi="Calibri" w:cs="Calibri"/>
            <w:color w:val="auto"/>
            <w:sz w:val="23"/>
            <w:szCs w:val="23"/>
          </w:rPr>
          <w:delText>, and will participate in focus groups and other evaluation activities</w:delText>
        </w:r>
        <w:r w:rsidRPr="00EC2937">
          <w:rPr>
            <w:rFonts w:ascii="Calibri" w:hAnsi="Calibri" w:cs="Calibri"/>
            <w:color w:val="auto"/>
            <w:sz w:val="23"/>
            <w:szCs w:val="23"/>
          </w:rPr>
          <w:delText xml:space="preserve">. </w:delText>
        </w:r>
        <w:r w:rsidRPr="00EC2937">
          <w:rPr>
            <w:rFonts w:ascii="Calibri" w:eastAsia="Times New Roman" w:hAnsi="Calibri"/>
            <w:color w:val="auto"/>
            <w:sz w:val="23"/>
            <w:szCs w:val="23"/>
          </w:rPr>
          <w:delText xml:space="preserve">Full-time faculty </w:delText>
        </w:r>
        <w:r w:rsidR="0095034B" w:rsidRPr="00EC2937">
          <w:rPr>
            <w:rFonts w:ascii="Calibri" w:hAnsi="Calibri"/>
            <w:color w:val="auto"/>
            <w:sz w:val="23"/>
            <w:szCs w:val="23"/>
          </w:rPr>
          <w:delText>will also implement the</w:delText>
        </w:r>
        <w:r w:rsidR="001F1EF4" w:rsidRPr="00EC2937">
          <w:rPr>
            <w:rFonts w:ascii="Calibri" w:hAnsi="Calibri"/>
            <w:color w:val="auto"/>
            <w:sz w:val="23"/>
            <w:szCs w:val="23"/>
          </w:rPr>
          <w:delText xml:space="preserve"> project </w:delText>
        </w:r>
        <w:r w:rsidR="0095034B" w:rsidRPr="00EC2937">
          <w:rPr>
            <w:rFonts w:ascii="Calibri" w:hAnsi="Calibri"/>
            <w:color w:val="auto"/>
            <w:sz w:val="23"/>
            <w:szCs w:val="23"/>
          </w:rPr>
          <w:delText>they designed in the fall</w:delText>
        </w:r>
        <w:r w:rsidR="001F1EF4" w:rsidRPr="00EC2937">
          <w:rPr>
            <w:rFonts w:ascii="Calibri" w:hAnsi="Calibri"/>
            <w:color w:val="auto"/>
            <w:sz w:val="23"/>
            <w:szCs w:val="23"/>
          </w:rPr>
          <w:delText>.</w:delText>
        </w:r>
      </w:del>
    </w:p>
    <w:p w14:paraId="04BDEA99" w14:textId="77777777" w:rsidR="002325F7" w:rsidRPr="00EC2937" w:rsidRDefault="002325F7" w:rsidP="002D38CB">
      <w:pPr>
        <w:pStyle w:val="Default"/>
        <w:numPr>
          <w:ilvl w:val="0"/>
          <w:numId w:val="5"/>
        </w:numPr>
        <w:ind w:right="180"/>
        <w:rPr>
          <w:del w:id="142" w:author="Comparison" w:date="2026-09-25T21:12:00Z" w16du:dateUtc="2026-09-26T01:12:00Z"/>
          <w:rFonts w:ascii="Calibri" w:hAnsi="Calibri" w:cs="Calibri"/>
          <w:color w:val="auto"/>
          <w:sz w:val="23"/>
          <w:szCs w:val="23"/>
          <w:u w:val="single"/>
        </w:rPr>
      </w:pPr>
      <w:del w:id="143" w:author="Comparison" w:date="2026-09-25T21:12:00Z" w16du:dateUtc="2026-09-26T01:12:00Z">
        <w:r w:rsidRPr="00EC2937">
          <w:rPr>
            <w:rFonts w:ascii="Calibri" w:hAnsi="Calibri" w:cs="Calibri"/>
            <w:b/>
            <w:color w:val="auto"/>
            <w:sz w:val="23"/>
            <w:szCs w:val="23"/>
          </w:rPr>
          <w:delText>Deliverables</w:delText>
        </w:r>
        <w:r w:rsidR="00DC5FB0" w:rsidRPr="00EC2937">
          <w:rPr>
            <w:rFonts w:ascii="Calibri" w:hAnsi="Calibri" w:cs="Calibri"/>
            <w:color w:val="auto"/>
            <w:sz w:val="23"/>
            <w:szCs w:val="23"/>
          </w:rPr>
          <w:delText xml:space="preserve">: Fellows will provide </w:delText>
        </w:r>
        <w:r w:rsidR="009D7047" w:rsidRPr="00EC2937">
          <w:rPr>
            <w:rFonts w:ascii="Calibri" w:hAnsi="Calibri" w:cs="Calibri"/>
            <w:color w:val="auto"/>
            <w:sz w:val="23"/>
            <w:szCs w:val="23"/>
          </w:rPr>
          <w:delText xml:space="preserve">revised </w:delText>
        </w:r>
        <w:r w:rsidR="00DC5FB0" w:rsidRPr="00EC2937">
          <w:rPr>
            <w:rFonts w:ascii="Calibri" w:hAnsi="Calibri" w:cs="Calibri"/>
            <w:color w:val="auto"/>
            <w:sz w:val="23"/>
            <w:szCs w:val="23"/>
          </w:rPr>
          <w:delText xml:space="preserve">versions of their Fall </w:delText>
        </w:r>
        <w:r w:rsidR="001F1EF4" w:rsidRPr="00EC2937">
          <w:rPr>
            <w:rFonts w:ascii="Calibri" w:hAnsi="Calibri" w:cs="Calibri"/>
            <w:color w:val="auto"/>
            <w:sz w:val="23"/>
            <w:szCs w:val="23"/>
          </w:rPr>
          <w:delText xml:space="preserve">2017 </w:delText>
        </w:r>
        <w:r w:rsidR="00DC5FB0" w:rsidRPr="00EC2937">
          <w:rPr>
            <w:rFonts w:ascii="Calibri" w:hAnsi="Calibri" w:cs="Calibri"/>
            <w:color w:val="auto"/>
            <w:sz w:val="23"/>
            <w:szCs w:val="23"/>
          </w:rPr>
          <w:delText>deliverables</w:delText>
        </w:r>
        <w:r w:rsidR="003F791B" w:rsidRPr="00EC2937">
          <w:rPr>
            <w:rFonts w:ascii="Calibri" w:hAnsi="Calibri" w:cs="Calibri"/>
            <w:color w:val="auto"/>
            <w:sz w:val="23"/>
            <w:szCs w:val="23"/>
          </w:rPr>
          <w:delText>.</w:delText>
        </w:r>
      </w:del>
    </w:p>
    <w:p w14:paraId="04DDA4DC" w14:textId="77777777" w:rsidR="00704A3A" w:rsidRPr="00EC2937" w:rsidRDefault="00704A3A" w:rsidP="00B36827">
      <w:pPr>
        <w:rPr>
          <w:del w:id="144" w:author="Comparison" w:date="2026-09-25T21:12:00Z" w16du:dateUtc="2026-09-26T01:12:00Z"/>
          <w:rFonts w:cs="Calibri"/>
          <w:sz w:val="23"/>
          <w:szCs w:val="23"/>
        </w:rPr>
      </w:pPr>
    </w:p>
    <w:p w14:paraId="460A4504" w14:textId="77777777" w:rsidR="00B36827" w:rsidRPr="00EC2937" w:rsidRDefault="00B36827" w:rsidP="00B36827">
      <w:pPr>
        <w:rPr>
          <w:del w:id="145" w:author="Comparison" w:date="2026-09-25T21:12:00Z" w16du:dateUtc="2026-09-26T01:12:00Z"/>
          <w:rFonts w:cs="Calibri"/>
          <w:b/>
          <w:bCs/>
          <w:sz w:val="23"/>
          <w:szCs w:val="23"/>
        </w:rPr>
      </w:pPr>
      <w:del w:id="146" w:author="Comparison" w:date="2026-09-25T21:12:00Z" w16du:dateUtc="2026-09-26T01:12:00Z">
        <w:r w:rsidRPr="00EC2937">
          <w:rPr>
            <w:rFonts w:cs="Calibri"/>
            <w:b/>
            <w:bCs/>
            <w:sz w:val="23"/>
            <w:szCs w:val="23"/>
          </w:rPr>
          <w:delText>Compensation</w:delText>
        </w:r>
      </w:del>
    </w:p>
    <w:p w14:paraId="13069408" w14:textId="77777777" w:rsidR="0078097A" w:rsidRPr="00EC2937" w:rsidRDefault="0078097A" w:rsidP="00B36827">
      <w:pPr>
        <w:rPr>
          <w:del w:id="147" w:author="Comparison" w:date="2026-09-25T21:12:00Z" w16du:dateUtc="2026-09-26T01:12:00Z"/>
          <w:rFonts w:cs="Calibri"/>
          <w:b/>
          <w:bCs/>
          <w:sz w:val="23"/>
          <w:szCs w:val="23"/>
        </w:rPr>
      </w:pPr>
    </w:p>
    <w:p w14:paraId="7E69A7C2" w14:textId="77777777" w:rsidR="00B360F5" w:rsidRDefault="00B360F5" w:rsidP="00B360F5">
      <w:pPr>
        <w:shd w:val="clear" w:color="auto" w:fill="FFFFFF"/>
        <w:spacing w:before="2" w:after="2"/>
        <w:rPr>
          <w:del w:id="148" w:author="Comparison" w:date="2026-09-25T21:12:00Z" w16du:dateUtc="2026-09-26T01:12:00Z"/>
          <w:sz w:val="23"/>
          <w:szCs w:val="23"/>
        </w:rPr>
      </w:pPr>
      <w:del w:id="149" w:author="Comparison" w:date="2026-09-25T21:12:00Z" w16du:dateUtc="2026-09-26T01:12:00Z">
        <w:r w:rsidRPr="00EC2937">
          <w:rPr>
            <w:b/>
            <w:sz w:val="23"/>
            <w:szCs w:val="23"/>
          </w:rPr>
          <w:delText>Full-time faculty fellows</w:delText>
        </w:r>
        <w:r w:rsidRPr="00EC2937">
          <w:rPr>
            <w:sz w:val="23"/>
            <w:szCs w:val="23"/>
          </w:rPr>
          <w:delText xml:space="preserve"> will receive </w:delText>
        </w:r>
        <w:r w:rsidR="00EE24C7" w:rsidRPr="00EC2937">
          <w:rPr>
            <w:sz w:val="23"/>
            <w:szCs w:val="23"/>
          </w:rPr>
          <w:delText xml:space="preserve">2 </w:delText>
        </w:r>
        <w:r w:rsidRPr="00EC2937">
          <w:rPr>
            <w:sz w:val="23"/>
            <w:szCs w:val="23"/>
          </w:rPr>
          <w:delText xml:space="preserve">credits of release time during the </w:delText>
        </w:r>
        <w:r w:rsidR="00EE24C7" w:rsidRPr="00EC2937">
          <w:rPr>
            <w:sz w:val="23"/>
            <w:szCs w:val="23"/>
          </w:rPr>
          <w:delText xml:space="preserve">Spring 2018 </w:delText>
        </w:r>
        <w:r w:rsidRPr="00EC2937">
          <w:rPr>
            <w:sz w:val="23"/>
            <w:szCs w:val="23"/>
          </w:rPr>
          <w:delText xml:space="preserve">semester. Work done in </w:delText>
        </w:r>
        <w:r w:rsidR="00EE24C7" w:rsidRPr="00EC2937">
          <w:rPr>
            <w:sz w:val="23"/>
            <w:szCs w:val="23"/>
          </w:rPr>
          <w:delText xml:space="preserve">Fall </w:delText>
        </w:r>
        <w:r w:rsidRPr="00EC2937">
          <w:rPr>
            <w:sz w:val="23"/>
            <w:szCs w:val="23"/>
          </w:rPr>
          <w:delText>2017 will be vital service to the college.</w:delText>
        </w:r>
      </w:del>
    </w:p>
    <w:p w14:paraId="3655A7CD" w14:textId="77777777" w:rsidR="00EC2937" w:rsidRPr="00EC2937" w:rsidRDefault="00EC2937" w:rsidP="00B360F5">
      <w:pPr>
        <w:shd w:val="clear" w:color="auto" w:fill="FFFFFF"/>
        <w:spacing w:before="2" w:after="2"/>
        <w:rPr>
          <w:del w:id="150" w:author="Comparison" w:date="2026-09-25T21:12:00Z" w16du:dateUtc="2026-09-26T01:12:00Z"/>
          <w:sz w:val="23"/>
          <w:szCs w:val="23"/>
        </w:rPr>
      </w:pPr>
    </w:p>
    <w:p w14:paraId="0F1333B9" w14:textId="77777777" w:rsidR="00B360F5" w:rsidRPr="00EC2937" w:rsidRDefault="00B360F5" w:rsidP="00B360F5">
      <w:pPr>
        <w:shd w:val="clear" w:color="auto" w:fill="FFFFFF"/>
        <w:spacing w:before="2" w:after="2"/>
        <w:rPr>
          <w:del w:id="151" w:author="Comparison" w:date="2026-09-25T21:12:00Z" w16du:dateUtc="2026-09-26T01:12:00Z"/>
          <w:sz w:val="23"/>
          <w:szCs w:val="23"/>
        </w:rPr>
      </w:pPr>
      <w:del w:id="152" w:author="Comparison" w:date="2026-09-25T21:12:00Z" w16du:dateUtc="2026-09-26T01:12:00Z">
        <w:r w:rsidRPr="00EC2937">
          <w:rPr>
            <w:b/>
            <w:sz w:val="23"/>
            <w:szCs w:val="23"/>
          </w:rPr>
          <w:delText xml:space="preserve">Adjunct faculty fellows </w:delText>
        </w:r>
        <w:r w:rsidR="0095034B" w:rsidRPr="00EC2937">
          <w:rPr>
            <w:sz w:val="23"/>
            <w:szCs w:val="23"/>
          </w:rPr>
          <w:delText>will receive compensation of $2000</w:delText>
        </w:r>
        <w:r w:rsidRPr="00EC2937">
          <w:rPr>
            <w:sz w:val="23"/>
            <w:szCs w:val="23"/>
          </w:rPr>
          <w:delText xml:space="preserve"> </w:delText>
        </w:r>
        <w:r w:rsidR="001F1FEA" w:rsidRPr="00EC2937">
          <w:rPr>
            <w:sz w:val="23"/>
            <w:szCs w:val="23"/>
          </w:rPr>
          <w:delText xml:space="preserve">($1000 in Fall </w:delText>
        </w:r>
        <w:r w:rsidR="00EE24C7" w:rsidRPr="00EC2937">
          <w:rPr>
            <w:sz w:val="23"/>
            <w:szCs w:val="23"/>
          </w:rPr>
          <w:delText>2017</w:delText>
        </w:r>
        <w:r w:rsidR="001F1FEA" w:rsidRPr="00EC2937">
          <w:rPr>
            <w:sz w:val="23"/>
            <w:szCs w:val="23"/>
          </w:rPr>
          <w:delText xml:space="preserve">, $1000 in Spring </w:delText>
        </w:r>
        <w:r w:rsidR="00EE24C7" w:rsidRPr="00EC2937">
          <w:rPr>
            <w:sz w:val="23"/>
            <w:szCs w:val="23"/>
          </w:rPr>
          <w:delText>2018</w:delText>
        </w:r>
        <w:r w:rsidR="001F1FEA" w:rsidRPr="00EC2937">
          <w:rPr>
            <w:sz w:val="23"/>
            <w:szCs w:val="23"/>
          </w:rPr>
          <w:delText>), dependent on participation and completion of deliverables.</w:delText>
        </w:r>
      </w:del>
    </w:p>
    <w:p w14:paraId="6EB40849" w14:textId="77777777" w:rsidR="001F1FEA" w:rsidRPr="00EC2937" w:rsidRDefault="001F1FEA" w:rsidP="00B360F5">
      <w:pPr>
        <w:shd w:val="clear" w:color="auto" w:fill="FFFFFF"/>
        <w:spacing w:before="2" w:after="2"/>
        <w:rPr>
          <w:del w:id="153" w:author="Comparison" w:date="2026-09-25T21:12:00Z" w16du:dateUtc="2026-09-26T01:12:00Z"/>
          <w:bCs/>
          <w:sz w:val="23"/>
          <w:szCs w:val="23"/>
        </w:rPr>
      </w:pPr>
    </w:p>
    <w:p w14:paraId="0BAECEAF" w14:textId="77777777" w:rsidR="00B36827" w:rsidRPr="00EC2937" w:rsidRDefault="00B36827" w:rsidP="001C1685">
      <w:pPr>
        <w:shd w:val="clear" w:color="auto" w:fill="FFFFFF"/>
        <w:spacing w:before="2" w:after="2"/>
        <w:rPr>
          <w:del w:id="154" w:author="Comparison" w:date="2026-09-25T21:12:00Z" w16du:dateUtc="2026-09-26T01:12:00Z"/>
          <w:rFonts w:cs="Calibri"/>
          <w:sz w:val="23"/>
          <w:szCs w:val="23"/>
        </w:rPr>
      </w:pPr>
    </w:p>
    <w:p w14:paraId="4C3BD448" w14:textId="77777777" w:rsidR="00B36827" w:rsidRPr="00EC2937" w:rsidRDefault="00B36827" w:rsidP="00B36827">
      <w:pPr>
        <w:rPr>
          <w:del w:id="155" w:author="Comparison" w:date="2026-09-25T21:12:00Z" w16du:dateUtc="2026-09-26T01:12:00Z"/>
          <w:rFonts w:cs="Calibri"/>
          <w:sz w:val="23"/>
          <w:szCs w:val="23"/>
        </w:rPr>
      </w:pPr>
      <w:del w:id="156" w:author="Comparison" w:date="2026-09-25T21:12:00Z" w16du:dateUtc="2026-09-26T01:12:00Z">
        <w:r w:rsidRPr="00EC2937">
          <w:rPr>
            <w:rFonts w:cs="Calibri"/>
            <w:sz w:val="23"/>
            <w:szCs w:val="23"/>
          </w:rPr>
          <w:delText>_______________________________________________________</w:delText>
        </w:r>
      </w:del>
    </w:p>
    <w:p w14:paraId="2E4BBDA7" w14:textId="77777777" w:rsidR="00B36827" w:rsidRPr="00EC2937" w:rsidRDefault="00B36827" w:rsidP="00B36827">
      <w:pPr>
        <w:rPr>
          <w:del w:id="157" w:author="Comparison" w:date="2026-09-25T21:12:00Z" w16du:dateUtc="2026-09-26T01:12:00Z"/>
          <w:rFonts w:cs="Calibri"/>
          <w:sz w:val="23"/>
          <w:szCs w:val="23"/>
        </w:rPr>
      </w:pPr>
      <w:del w:id="158" w:author="Comparison" w:date="2026-09-25T21:12:00Z" w16du:dateUtc="2026-09-26T01:12:00Z">
        <w:r w:rsidRPr="00EC2937">
          <w:rPr>
            <w:rFonts w:cs="Calibri"/>
            <w:sz w:val="23"/>
            <w:szCs w:val="23"/>
          </w:rPr>
          <w:delText>Print Name</w:delText>
        </w:r>
      </w:del>
    </w:p>
    <w:p w14:paraId="2AB76DEF" w14:textId="77777777" w:rsidR="00B36827" w:rsidRPr="00EC2937" w:rsidRDefault="00B36827" w:rsidP="00B36827">
      <w:pPr>
        <w:rPr>
          <w:del w:id="159" w:author="Comparison" w:date="2026-09-25T21:12:00Z" w16du:dateUtc="2026-09-26T01:12:00Z"/>
          <w:rFonts w:cs="Calibri"/>
          <w:sz w:val="23"/>
          <w:szCs w:val="23"/>
        </w:rPr>
      </w:pPr>
    </w:p>
    <w:p w14:paraId="5A01417D" w14:textId="77777777" w:rsidR="00B36827" w:rsidRPr="00EC2937" w:rsidRDefault="00B36827" w:rsidP="00B36827">
      <w:pPr>
        <w:rPr>
          <w:del w:id="160" w:author="Comparison" w:date="2026-09-25T21:12:00Z" w16du:dateUtc="2026-09-26T01:12:00Z"/>
          <w:rFonts w:cs="Calibri"/>
          <w:sz w:val="23"/>
          <w:szCs w:val="23"/>
        </w:rPr>
      </w:pPr>
      <w:del w:id="161" w:author="Comparison" w:date="2026-09-25T21:12:00Z" w16du:dateUtc="2026-09-26T01:12:00Z">
        <w:r w:rsidRPr="00EC2937">
          <w:rPr>
            <w:rFonts w:cs="Calibri"/>
            <w:sz w:val="23"/>
            <w:szCs w:val="23"/>
          </w:rPr>
          <w:delText>_______________________________________________________</w:delText>
        </w:r>
        <w:r w:rsidRPr="00EC2937">
          <w:rPr>
            <w:rFonts w:cs="Calibri"/>
            <w:sz w:val="23"/>
            <w:szCs w:val="23"/>
          </w:rPr>
          <w:tab/>
        </w:r>
        <w:r w:rsidRPr="00EC2937">
          <w:rPr>
            <w:rFonts w:cs="Calibri"/>
            <w:sz w:val="23"/>
            <w:szCs w:val="23"/>
          </w:rPr>
          <w:tab/>
        </w:r>
        <w:r w:rsidR="00EC2937">
          <w:rPr>
            <w:rFonts w:cs="Calibri"/>
            <w:sz w:val="23"/>
            <w:szCs w:val="23"/>
          </w:rPr>
          <w:delText>_________________________</w:delText>
        </w:r>
      </w:del>
    </w:p>
    <w:p w14:paraId="7D3A462D" w14:textId="77777777" w:rsidR="00B36827" w:rsidRDefault="00B36827" w:rsidP="00B36827">
      <w:pPr>
        <w:rPr>
          <w:rPrChange w:id="162" w:author="Comparison" w:date="2026-09-25T21:12:00Z" w16du:dateUtc="2026-09-26T01:12:00Z">
            <w:rPr>
              <w:rFonts w:cs="Calibri"/>
              <w:sz w:val="23"/>
              <w:szCs w:val="23"/>
            </w:rPr>
          </w:rPrChange>
        </w:rPr>
      </w:pPr>
      <w:del w:id="163" w:author="Comparison" w:date="2026-09-25T21:12:00Z" w16du:dateUtc="2026-09-26T01:12:00Z">
        <w:r w:rsidRPr="00EC2937">
          <w:rPr>
            <w:rFonts w:cs="Calibri"/>
            <w:sz w:val="23"/>
            <w:szCs w:val="23"/>
          </w:rPr>
          <w:delText xml:space="preserve">Signature </w:delText>
        </w:r>
        <w:r w:rsidRPr="00EC2937">
          <w:rPr>
            <w:rFonts w:cs="Calibri"/>
            <w:sz w:val="23"/>
            <w:szCs w:val="23"/>
          </w:rPr>
          <w:tab/>
        </w:r>
        <w:r w:rsidRPr="00EC2937">
          <w:rPr>
            <w:rFonts w:cs="Calibri"/>
            <w:sz w:val="23"/>
            <w:szCs w:val="23"/>
          </w:rPr>
          <w:tab/>
        </w:r>
        <w:r w:rsidRPr="00EC2937">
          <w:rPr>
            <w:rFonts w:cs="Calibri"/>
            <w:sz w:val="23"/>
            <w:szCs w:val="23"/>
          </w:rPr>
          <w:tab/>
        </w:r>
        <w:r w:rsidRPr="00EC2937">
          <w:rPr>
            <w:rFonts w:cs="Calibri"/>
            <w:sz w:val="23"/>
            <w:szCs w:val="23"/>
          </w:rPr>
          <w:tab/>
        </w:r>
        <w:r w:rsidRPr="00EC2937">
          <w:rPr>
            <w:rFonts w:cs="Calibri"/>
            <w:sz w:val="23"/>
            <w:szCs w:val="23"/>
          </w:rPr>
          <w:tab/>
        </w:r>
        <w:r w:rsidRPr="00EC2937">
          <w:rPr>
            <w:rFonts w:cs="Calibri"/>
            <w:sz w:val="23"/>
            <w:szCs w:val="23"/>
          </w:rPr>
          <w:tab/>
        </w:r>
        <w:r w:rsidRPr="00EC2937">
          <w:rPr>
            <w:rFonts w:cs="Calibri"/>
            <w:sz w:val="23"/>
            <w:szCs w:val="23"/>
          </w:rPr>
          <w:tab/>
        </w:r>
        <w:r w:rsidRPr="00EC2937">
          <w:rPr>
            <w:rFonts w:cs="Calibri"/>
            <w:sz w:val="23"/>
            <w:szCs w:val="23"/>
          </w:rPr>
          <w:tab/>
        </w:r>
        <w:r w:rsidRPr="00EC2937">
          <w:rPr>
            <w:rFonts w:cs="Calibri"/>
            <w:sz w:val="23"/>
            <w:szCs w:val="23"/>
          </w:rPr>
          <w:tab/>
          <w:delText>Date</w:delText>
        </w:r>
      </w:del>
    </w:p>
    <w:sectPr w:rsidR="00B36827">
      <w:headerReference w:type="default" r:id="rId9"/>
      <w:footerReference w:type="default" r:id="rId10"/>
      <w:pgSz w:w="11906" w:h="16838"/>
      <w:pgMar w:top="1440" w:right="1440" w:bottom="1440" w:left="1440" w:header="708" w:footer="708" w:gutter="0"/>
      <w:pgNumType w:start="1"/>
      <w:cols w:space="720"/>
      <w:docGrid w:linePitch="0"/>
      <w:sectPrChange w:id="180" w:author="Comparison" w:date="2026-09-25T21:12:00Z" w16du:dateUtc="2026-09-26T01:12:00Z">
        <w:sectPr w:rsidR="00B36827">
          <w:pgSz w:w="12240" w:h="15840"/>
          <w:pgMar w:top="1440" w:right="1080" w:bottom="1440" w:left="1080" w:header="720" w:footer="720" w:gutter="0"/>
          <w:pgNumType w:start="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E2859A" w14:textId="77777777" w:rsidR="006A3934" w:rsidRDefault="006A3934">
      <w:r>
        <w:separator/>
      </w:r>
    </w:p>
  </w:endnote>
  <w:endnote w:type="continuationSeparator" w:id="0">
    <w:p w14:paraId="37CA672C" w14:textId="77777777" w:rsidR="006A3934" w:rsidRDefault="006A3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3A3D37" w14:textId="77777777" w:rsidR="00EC2937" w:rsidRDefault="00EC2937" w:rsidP="00EC2937">
    <w:pPr>
      <w:pStyle w:val="Footer"/>
      <w:rPr>
        <w:del w:id="173" w:author="Comparison" w:date="2026-09-25T21:12:00Z" w16du:dateUtc="2026-09-26T01:12:00Z"/>
        <w:color w:val="000000"/>
        <w:sz w:val="18"/>
        <w:szCs w:val="18"/>
      </w:rPr>
    </w:pPr>
  </w:p>
  <w:p w14:paraId="414B60E4" w14:textId="77777777" w:rsidR="00EC2937" w:rsidRPr="00830948" w:rsidRDefault="00EC2937" w:rsidP="00EC2937">
    <w:pPr>
      <w:pStyle w:val="Footer"/>
      <w:rPr>
        <w:del w:id="174" w:author="Comparison" w:date="2026-09-25T21:12:00Z" w16du:dateUtc="2026-09-26T01:12:00Z"/>
        <w:rFonts w:cs="Calibri"/>
        <w:sz w:val="18"/>
        <w:szCs w:val="18"/>
      </w:rPr>
    </w:pPr>
    <w:del w:id="175" w:author="Comparison" w:date="2026-09-25T21:12:00Z" w16du:dateUtc="2026-09-26T01:12:00Z">
      <w:r w:rsidRPr="00830948">
        <w:rPr>
          <w:color w:val="000000"/>
          <w:sz w:val="18"/>
          <w:szCs w:val="18"/>
        </w:rPr>
        <w:delText>The contents of this presentation were developed under a grant from the Department of Education. However, those contents do not necessarily represent the policy of the Department of Education, and you should not assume endorsement by the Federal Government.</w:delText>
      </w:r>
    </w:del>
  </w:p>
  <w:p w14:paraId="03D0D29D" w14:textId="77777777" w:rsidR="00EC2937" w:rsidRDefault="00EC2937" w:rsidP="00EC2937">
    <w:pPr>
      <w:pStyle w:val="Footer"/>
      <w:rPr>
        <w:del w:id="176" w:author="Comparison" w:date="2026-09-25T21:12:00Z" w16du:dateUtc="2026-09-26T01:12:00Z"/>
        <w:rFonts w:cs="Calibri"/>
        <w:sz w:val="20"/>
        <w:szCs w:val="20"/>
      </w:rPr>
    </w:pPr>
  </w:p>
  <w:p w14:paraId="7D2C84F5" w14:textId="77777777" w:rsidR="00EC2937" w:rsidRPr="00EC2937" w:rsidRDefault="00EC2937" w:rsidP="00EC2937">
    <w:pPr>
      <w:pStyle w:val="Footer"/>
      <w:rPr>
        <w:del w:id="177" w:author="Comparison" w:date="2026-09-25T21:12:00Z" w16du:dateUtc="2026-09-26T01:12:00Z"/>
        <w:rFonts w:asciiTheme="minorHAnsi" w:hAnsiTheme="minorHAnsi"/>
        <w:noProof/>
        <w:sz w:val="20"/>
        <w:szCs w:val="20"/>
      </w:rPr>
    </w:pPr>
    <w:del w:id="178" w:author="Comparison" w:date="2026-09-25T21:12:00Z" w16du:dateUtc="2026-09-26T01:12:00Z">
      <w:r w:rsidRPr="00EC2937">
        <w:rPr>
          <w:rFonts w:asciiTheme="minorHAnsi" w:hAnsiTheme="minorHAnsi" w:cs="Calibri"/>
          <w:sz w:val="20"/>
          <w:szCs w:val="20"/>
        </w:rPr>
        <w:delText xml:space="preserve">OG Fellows Agreement, August 2017 (updated 11/1/17) </w:delText>
      </w:r>
      <w:r w:rsidRPr="00EC2937">
        <w:rPr>
          <w:rFonts w:asciiTheme="minorHAnsi" w:hAnsiTheme="minorHAnsi" w:cs="Calibri"/>
          <w:sz w:val="20"/>
          <w:szCs w:val="20"/>
        </w:rPr>
        <w:tab/>
      </w:r>
      <w:r w:rsidRPr="00EC2937">
        <w:rPr>
          <w:rFonts w:asciiTheme="minorHAnsi" w:hAnsiTheme="minorHAnsi" w:cs="Calibri"/>
          <w:sz w:val="20"/>
          <w:szCs w:val="20"/>
        </w:rPr>
        <w:tab/>
        <w:delText xml:space="preserve">Page </w:delText>
      </w:r>
      <w:r w:rsidRPr="00EC2937">
        <w:rPr>
          <w:rFonts w:asciiTheme="minorHAnsi" w:hAnsiTheme="minorHAnsi" w:cs="Times New Roman"/>
          <w:sz w:val="20"/>
          <w:szCs w:val="20"/>
        </w:rPr>
        <w:fldChar w:fldCharType="begin"/>
      </w:r>
      <w:r w:rsidRPr="00EC2937">
        <w:rPr>
          <w:rFonts w:asciiTheme="minorHAnsi" w:hAnsiTheme="minorHAnsi"/>
          <w:sz w:val="20"/>
          <w:szCs w:val="20"/>
        </w:rPr>
        <w:delInstrText xml:space="preserve"> PAGE   \* MERGEFORMAT </w:delInstrText>
      </w:r>
      <w:r w:rsidRPr="00EC2937">
        <w:rPr>
          <w:rFonts w:asciiTheme="minorHAnsi" w:hAnsiTheme="minorHAnsi" w:cs="Times New Roman"/>
          <w:sz w:val="20"/>
          <w:szCs w:val="20"/>
        </w:rPr>
        <w:fldChar w:fldCharType="separate"/>
      </w:r>
      <w:r w:rsidRPr="00EC2937">
        <w:rPr>
          <w:rFonts w:asciiTheme="minorHAnsi" w:hAnsiTheme="minorHAnsi" w:cs="Calibri"/>
          <w:noProof/>
          <w:sz w:val="20"/>
          <w:szCs w:val="20"/>
        </w:rPr>
        <w:delText>1</w:delText>
      </w:r>
      <w:r w:rsidRPr="00EC2937">
        <w:rPr>
          <w:rFonts w:asciiTheme="minorHAnsi" w:hAnsiTheme="minorHAnsi" w:cs="Calibri"/>
          <w:noProof/>
          <w:sz w:val="20"/>
          <w:szCs w:val="20"/>
        </w:rPr>
        <w:fldChar w:fldCharType="end"/>
      </w:r>
      <w:r w:rsidRPr="00EC2937">
        <w:rPr>
          <w:rFonts w:asciiTheme="minorHAnsi" w:hAnsiTheme="minorHAnsi" w:cs="Calibri"/>
          <w:noProof/>
          <w:sz w:val="20"/>
          <w:szCs w:val="20"/>
        </w:rPr>
        <w:delText xml:space="preserve"> of </w:delText>
      </w:r>
      <w:r w:rsidRPr="00EC2937">
        <w:rPr>
          <w:rFonts w:asciiTheme="minorHAnsi" w:hAnsiTheme="minorHAnsi" w:cs="Times New Roman"/>
          <w:sz w:val="20"/>
          <w:szCs w:val="20"/>
        </w:rPr>
        <w:fldChar w:fldCharType="begin"/>
      </w:r>
      <w:r w:rsidRPr="00EC2937">
        <w:rPr>
          <w:rFonts w:asciiTheme="minorHAnsi" w:hAnsiTheme="minorHAnsi"/>
          <w:sz w:val="20"/>
          <w:szCs w:val="20"/>
        </w:rPr>
        <w:delInstrText xml:space="preserve"> NUMPAGES   \* MERGEFORMAT </w:delInstrText>
      </w:r>
      <w:r w:rsidRPr="00EC2937">
        <w:rPr>
          <w:rFonts w:asciiTheme="minorHAnsi" w:hAnsiTheme="minorHAnsi" w:cs="Times New Roman"/>
          <w:sz w:val="20"/>
          <w:szCs w:val="20"/>
        </w:rPr>
        <w:fldChar w:fldCharType="separate"/>
      </w:r>
      <w:r w:rsidRPr="00EC2937">
        <w:rPr>
          <w:rFonts w:asciiTheme="minorHAnsi" w:hAnsiTheme="minorHAnsi" w:cs="Calibri"/>
          <w:noProof/>
          <w:sz w:val="20"/>
          <w:szCs w:val="20"/>
        </w:rPr>
        <w:delText>2</w:delText>
      </w:r>
      <w:r w:rsidRPr="00EC2937">
        <w:rPr>
          <w:rFonts w:asciiTheme="minorHAnsi" w:hAnsiTheme="minorHAnsi" w:cs="Calibri"/>
          <w:noProof/>
          <w:sz w:val="20"/>
          <w:szCs w:val="20"/>
        </w:rPr>
        <w:fldChar w:fldCharType="end"/>
      </w:r>
    </w:del>
  </w:p>
  <w:p w14:paraId="2FF5A67D" w14:textId="77777777" w:rsidR="00EC2937" w:rsidRDefault="00EC2937">
    <w:pPr>
      <w:pStyle w:val="CommentTextChar"/>
      <w:pPrChange w:id="179" w:author="Comparison" w:date="2026-09-25T21:12:00Z" w16du:dateUtc="2026-09-26T01:12: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671315" w14:textId="77777777" w:rsidR="006A3934" w:rsidRDefault="006A3934">
      <w:r>
        <w:separator/>
      </w:r>
    </w:p>
  </w:footnote>
  <w:footnote w:type="continuationSeparator" w:id="0">
    <w:p w14:paraId="37BAFDED" w14:textId="77777777" w:rsidR="006A3934" w:rsidRDefault="006A3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920297" w14:textId="77777777" w:rsidR="00EC2937" w:rsidRPr="00EC2937" w:rsidRDefault="00EC2937" w:rsidP="00EC2937">
    <w:pPr>
      <w:pStyle w:val="Header"/>
      <w:tabs>
        <w:tab w:val="left" w:pos="2580"/>
        <w:tab w:val="left" w:pos="2985"/>
      </w:tabs>
      <w:jc w:val="right"/>
      <w:rPr>
        <w:del w:id="164" w:author="Comparison" w:date="2026-09-25T21:12:00Z" w16du:dateUtc="2026-09-26T01:12:00Z"/>
        <w:b/>
        <w:bCs/>
        <w:color w:val="1F497D"/>
        <w:sz w:val="20"/>
        <w:szCs w:val="20"/>
      </w:rPr>
    </w:pPr>
    <w:del w:id="165" w:author="Comparison" w:date="2026-09-25T21:12:00Z" w16du:dateUtc="2026-09-26T01:12:00Z">
      <w:r w:rsidRPr="00EC2937">
        <w:rPr>
          <w:noProof/>
        </w:rPr>
        <w:drawing>
          <wp:anchor distT="0" distB="0" distL="114300" distR="114300" simplePos="0" relativeHeight="251659264" behindDoc="0" locked="0" layoutInCell="1" allowOverlap="1" wp14:anchorId="5F9D7637" wp14:editId="36CCF598">
            <wp:simplePos x="0" y="0"/>
            <wp:positionH relativeFrom="margin">
              <wp:posOffset>0</wp:posOffset>
            </wp:positionH>
            <wp:positionV relativeFrom="paragraph">
              <wp:posOffset>-49530</wp:posOffset>
            </wp:positionV>
            <wp:extent cx="1557655" cy="501650"/>
            <wp:effectExtent l="0" t="0" r="4445" b="0"/>
            <wp:wrapThrough wrapText="bothSides">
              <wp:wrapPolygon edited="0">
                <wp:start x="264" y="0"/>
                <wp:lineTo x="0" y="3281"/>
                <wp:lineTo x="0" y="18046"/>
                <wp:lineTo x="1321" y="18866"/>
                <wp:lineTo x="12944" y="20506"/>
                <wp:lineTo x="14001" y="20506"/>
                <wp:lineTo x="20605" y="18866"/>
                <wp:lineTo x="21397" y="18046"/>
                <wp:lineTo x="21397" y="4922"/>
                <wp:lineTo x="21133" y="0"/>
                <wp:lineTo x="264" y="0"/>
              </wp:wrapPolygon>
            </wp:wrapThrough>
            <wp:docPr id="6" name="Picture 6" descr="../../Opening%20Gateways%20Logo/Opening%20Gateway%20Logo%20-%20FINAL/OG-LogoColor.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ing%20Gateways%20Logo/Opening%20Gateway%20Logo%20-%20FINAL/OG-LogoColor.pdf"/>
                    <pic:cNvPicPr>
                      <a:picLocks noChangeAspect="1" noChangeArrowheads="1"/>
                    </pic:cNvPicPr>
                  </pic:nvPicPr>
                  <pic:blipFill rotWithShape="1">
                    <a:blip r:embed="rId1">
                      <a:extLst>
                        <a:ext uri="{28A0092B-C50C-407E-A947-70E740481C1C}">
                          <a14:useLocalDpi xmlns:a14="http://schemas.microsoft.com/office/drawing/2010/main" val="0"/>
                        </a:ext>
                      </a:extLst>
                    </a:blip>
                    <a:srcRect l="15278" t="26667" r="15740" b="20000"/>
                    <a:stretch/>
                  </pic:blipFill>
                  <pic:spPr bwMode="auto">
                    <a:xfrm>
                      <a:off x="0" y="0"/>
                      <a:ext cx="1557655" cy="501650"/>
                    </a:xfrm>
                    <a:prstGeom prst="rect">
                      <a:avLst/>
                    </a:prstGeom>
                    <a:noFill/>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a:graphicData>
            </a:graphic>
            <wp14:sizeRelH relativeFrom="page">
              <wp14:pctWidth>0</wp14:pctWidth>
            </wp14:sizeRelH>
            <wp14:sizeRelV relativeFrom="page">
              <wp14:pctHeight>0</wp14:pctHeight>
            </wp14:sizeRelV>
          </wp:anchor>
        </w:drawing>
      </w:r>
      <w:r w:rsidRPr="00EC2937">
        <w:rPr>
          <w:rFonts w:cs="Calibri"/>
          <w:color w:val="000000"/>
          <w:sz w:val="20"/>
          <w:szCs w:val="20"/>
        </w:rPr>
        <w:delText xml:space="preserve">New York City College of Technology, CUNY </w:delText>
      </w:r>
    </w:del>
  </w:p>
  <w:p w14:paraId="247A3EE3" w14:textId="77777777" w:rsidR="00EC2937" w:rsidRPr="00EC2937" w:rsidRDefault="00EC2937" w:rsidP="00EC2937">
    <w:pPr>
      <w:pStyle w:val="Header"/>
      <w:pBdr>
        <w:bottom w:val="single" w:sz="4" w:space="1" w:color="A5A5A5"/>
      </w:pBdr>
      <w:tabs>
        <w:tab w:val="left" w:pos="2580"/>
        <w:tab w:val="left" w:pos="2985"/>
      </w:tabs>
      <w:jc w:val="right"/>
      <w:rPr>
        <w:del w:id="166" w:author="Comparison" w:date="2026-09-25T21:12:00Z" w16du:dateUtc="2026-09-26T01:12:00Z"/>
        <w:rFonts w:cs="Calibri"/>
        <w:color w:val="000000"/>
        <w:sz w:val="20"/>
        <w:szCs w:val="20"/>
      </w:rPr>
    </w:pPr>
    <w:del w:id="167" w:author="Comparison" w:date="2026-09-25T21:12:00Z" w16du:dateUtc="2026-09-26T01:12:00Z">
      <w:r w:rsidRPr="00EC2937">
        <w:rPr>
          <w:rFonts w:cs="Calibri"/>
          <w:color w:val="000000"/>
          <w:sz w:val="20"/>
          <w:szCs w:val="20"/>
        </w:rPr>
        <w:delText xml:space="preserve">Opening Gateways to Completion: </w:delText>
      </w:r>
    </w:del>
  </w:p>
  <w:p w14:paraId="00CB50C0" w14:textId="77777777" w:rsidR="00EC2937" w:rsidRPr="00EC2937" w:rsidRDefault="00EC2937" w:rsidP="00EC2937">
    <w:pPr>
      <w:pStyle w:val="Header"/>
      <w:pBdr>
        <w:bottom w:val="single" w:sz="4" w:space="1" w:color="A5A5A5"/>
      </w:pBdr>
      <w:tabs>
        <w:tab w:val="left" w:pos="2580"/>
        <w:tab w:val="left" w:pos="2985"/>
      </w:tabs>
      <w:jc w:val="right"/>
      <w:rPr>
        <w:del w:id="168" w:author="Comparison" w:date="2026-09-25T21:12:00Z" w16du:dateUtc="2026-09-26T01:12:00Z"/>
        <w:rFonts w:cs="Calibri"/>
        <w:color w:val="000000"/>
        <w:sz w:val="20"/>
        <w:szCs w:val="20"/>
      </w:rPr>
    </w:pPr>
    <w:del w:id="169" w:author="Comparison" w:date="2026-09-25T21:12:00Z" w16du:dateUtc="2026-09-26T01:12:00Z">
      <w:r w:rsidRPr="00EC2937">
        <w:rPr>
          <w:rFonts w:cs="Calibri"/>
          <w:color w:val="000000"/>
          <w:sz w:val="20"/>
          <w:szCs w:val="20"/>
        </w:rPr>
        <w:delText xml:space="preserve">Open Digital Pedagogies for Student Success in STEM </w:delText>
      </w:r>
    </w:del>
  </w:p>
  <w:p w14:paraId="12E597C4" w14:textId="77777777" w:rsidR="00EC2937" w:rsidRPr="00EC2937" w:rsidRDefault="00EC2937" w:rsidP="00EC2937">
    <w:pPr>
      <w:pStyle w:val="Header"/>
      <w:pBdr>
        <w:bottom w:val="single" w:sz="4" w:space="1" w:color="A5A5A5"/>
      </w:pBdr>
      <w:tabs>
        <w:tab w:val="left" w:pos="2580"/>
        <w:tab w:val="left" w:pos="2985"/>
      </w:tabs>
      <w:jc w:val="right"/>
      <w:rPr>
        <w:del w:id="170" w:author="Comparison" w:date="2026-09-25T21:12:00Z" w16du:dateUtc="2026-09-26T01:12:00Z"/>
        <w:rFonts w:cs="Calibri"/>
        <w:color w:val="000000"/>
        <w:sz w:val="20"/>
        <w:szCs w:val="20"/>
      </w:rPr>
    </w:pPr>
    <w:del w:id="171" w:author="Comparison" w:date="2026-09-25T21:12:00Z" w16du:dateUtc="2026-09-26T01:12:00Z">
      <w:r w:rsidRPr="00EC2937">
        <w:rPr>
          <w:rFonts w:cs="Calibri"/>
          <w:color w:val="000000"/>
          <w:sz w:val="20"/>
          <w:szCs w:val="20"/>
        </w:rPr>
        <w:delText xml:space="preserve">2017-2018 </w:delText>
      </w:r>
      <w:r>
        <w:rPr>
          <w:rFonts w:cs="Calibri"/>
          <w:color w:val="000000"/>
          <w:sz w:val="20"/>
          <w:szCs w:val="20"/>
        </w:rPr>
        <w:delText>City Tech Fellows Agreement</w:delText>
      </w:r>
    </w:del>
  </w:p>
  <w:p w14:paraId="0CFBEEA8" w14:textId="77777777" w:rsidR="00EC2937" w:rsidRDefault="00EC2937">
    <w:pPr>
      <w:pStyle w:val="CommentReference"/>
      <w:pPrChange w:id="172" w:author="Comparison" w:date="2026-09-25T21:12:00Z" w16du:dateUtc="2026-09-26T01:12: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5B2C9A"/>
    <w:multiLevelType w:val="hybridMultilevel"/>
    <w:tmpl w:val="7B1E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AC2F68"/>
    <w:multiLevelType w:val="hybridMultilevel"/>
    <w:tmpl w:val="CA826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0E1F1D"/>
    <w:multiLevelType w:val="hybridMultilevel"/>
    <w:tmpl w:val="C8D63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5F7CA5"/>
    <w:multiLevelType w:val="hybridMultilevel"/>
    <w:tmpl w:val="5926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B722DC"/>
    <w:multiLevelType w:val="hybridMultilevel"/>
    <w:tmpl w:val="05AE299E"/>
    <w:lvl w:ilvl="0" w:tplc="C3C87D4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91C60C0"/>
    <w:multiLevelType w:val="hybridMultilevel"/>
    <w:tmpl w:val="C900B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E73C29"/>
    <w:multiLevelType w:val="hybridMultilevel"/>
    <w:tmpl w:val="40A2F5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61450974">
    <w:abstractNumId w:val="4"/>
  </w:num>
  <w:num w:numId="2" w16cid:durableId="1866214772">
    <w:abstractNumId w:val="2"/>
  </w:num>
  <w:num w:numId="3" w16cid:durableId="932934517">
    <w:abstractNumId w:val="1"/>
  </w:num>
  <w:num w:numId="4" w16cid:durableId="461458739">
    <w:abstractNumId w:val="0"/>
  </w:num>
  <w:num w:numId="5" w16cid:durableId="1850556292">
    <w:abstractNumId w:val="3"/>
  </w:num>
  <w:num w:numId="6" w16cid:durableId="251135201">
    <w:abstractNumId w:val="5"/>
  </w:num>
  <w:num w:numId="7" w16cid:durableId="639847238">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ctiveWritingStyle w:appName="MSWord" w:lang="en-US" w:vendorID="64" w:dllVersion="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827"/>
    <w:rsid w:val="00012752"/>
    <w:rsid w:val="00094086"/>
    <w:rsid w:val="000E3555"/>
    <w:rsid w:val="00106E01"/>
    <w:rsid w:val="00145262"/>
    <w:rsid w:val="00154C2E"/>
    <w:rsid w:val="00196F97"/>
    <w:rsid w:val="001C03CD"/>
    <w:rsid w:val="001C1685"/>
    <w:rsid w:val="001C5A37"/>
    <w:rsid w:val="001F1EF4"/>
    <w:rsid w:val="001F1FEA"/>
    <w:rsid w:val="0022703A"/>
    <w:rsid w:val="002325F7"/>
    <w:rsid w:val="0024331F"/>
    <w:rsid w:val="00297956"/>
    <w:rsid w:val="002C3554"/>
    <w:rsid w:val="002D38CB"/>
    <w:rsid w:val="002F135E"/>
    <w:rsid w:val="00373304"/>
    <w:rsid w:val="003B1614"/>
    <w:rsid w:val="003F791B"/>
    <w:rsid w:val="00416424"/>
    <w:rsid w:val="0042439B"/>
    <w:rsid w:val="00446418"/>
    <w:rsid w:val="0045197E"/>
    <w:rsid w:val="004D3F7B"/>
    <w:rsid w:val="00561F0F"/>
    <w:rsid w:val="006020C1"/>
    <w:rsid w:val="006722BD"/>
    <w:rsid w:val="006A3934"/>
    <w:rsid w:val="006D3E2C"/>
    <w:rsid w:val="006F2FA7"/>
    <w:rsid w:val="006F6850"/>
    <w:rsid w:val="00704A3A"/>
    <w:rsid w:val="0078097A"/>
    <w:rsid w:val="007C72CE"/>
    <w:rsid w:val="0080218E"/>
    <w:rsid w:val="0080667E"/>
    <w:rsid w:val="00841F6A"/>
    <w:rsid w:val="0086676A"/>
    <w:rsid w:val="008819E6"/>
    <w:rsid w:val="008C26D8"/>
    <w:rsid w:val="0095034B"/>
    <w:rsid w:val="009D7047"/>
    <w:rsid w:val="00A450BE"/>
    <w:rsid w:val="00A66EBD"/>
    <w:rsid w:val="00B360F5"/>
    <w:rsid w:val="00B36827"/>
    <w:rsid w:val="00BF1DCE"/>
    <w:rsid w:val="00C0558F"/>
    <w:rsid w:val="00C16670"/>
    <w:rsid w:val="00CF179D"/>
    <w:rsid w:val="00D155EC"/>
    <w:rsid w:val="00D63655"/>
    <w:rsid w:val="00D82E5A"/>
    <w:rsid w:val="00DC5FB0"/>
    <w:rsid w:val="00E00FEA"/>
    <w:rsid w:val="00E05356"/>
    <w:rsid w:val="00EA3182"/>
    <w:rsid w:val="00EA7246"/>
    <w:rsid w:val="00EC2937"/>
    <w:rsid w:val="00EE24C7"/>
    <w:rsid w:val="00F155AF"/>
    <w:rsid w:val="00F202AA"/>
    <w:rsid w:val="00F52342"/>
    <w:rsid w:val="00FE6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2D087"/>
  <w15:chartTrackingRefBased/>
  <w15:docId w15:val="{A014538D-344C-466A-92B2-8BB5ED24C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A34"/>
    <w:pPr>
      <w:widowControl w:val="0"/>
      <w:autoSpaceDE w:val="0"/>
      <w:autoSpaceDN w:val="0"/>
      <w:adjustRightInd w:val="0"/>
      <w:pPrChange w:id="0" w:author="Comparison" w:date="2026-09-25T21:12:00Z">
        <w:pPr/>
      </w:pPrChange>
    </w:pPr>
    <w:rPr>
      <w:rFonts w:ascii="Book Antiqua" w:eastAsiaTheme="minorEastAsia" w:hAnsi="Book Antiqua" w:cs="Book Antiqua"/>
      <w:sz w:val="22"/>
      <w:szCs w:val="22"/>
      <w:rPrChange w:id="0" w:author="Comparison" w:date="2026-09-25T21:12:00Z">
        <w:rPr>
          <w:rFonts w:ascii="Calibri" w:eastAsia="Calibri" w:hAnsi="Calibri"/>
          <w:sz w:val="22"/>
          <w:szCs w:val="22"/>
          <w:lang w:val="en-US" w:eastAsia="en-US" w:bidi="ar-SA"/>
        </w:rPr>
      </w:rPrChange>
    </w:rPr>
  </w:style>
  <w:style w:type="paragraph" w:styleId="Heading1">
    <w:name w:val="heading 1"/>
    <w:basedOn w:val="Normal"/>
    <w:next w:val="Normal"/>
    <w:link w:val="Heading1Char"/>
    <w:uiPriority w:val="9"/>
    <w:qFormat/>
    <w:rsid w:val="000B1A34"/>
    <w:pPr>
      <w:ind w:left="137"/>
      <w:outlineLvl w:val="0"/>
      <w:pPrChange w:id="1" w:author="Comparison" w:date="2026-09-25T21:12:00Z">
        <w:pPr>
          <w:widowControl w:val="0"/>
          <w:autoSpaceDE w:val="0"/>
          <w:autoSpaceDN w:val="0"/>
          <w:adjustRightInd w:val="0"/>
          <w:ind w:left="137"/>
          <w:outlineLvl w:val="0"/>
        </w:pPr>
      </w:pPrChange>
    </w:pPr>
    <w:rPr>
      <w:b/>
      <w:bCs/>
      <w:sz w:val="24"/>
      <w:szCs w:val="24"/>
      <w:rPrChange w:id="1" w:author="Comparison" w:date="2026-09-25T21:12:00Z">
        <w:rPr>
          <w:rFonts w:ascii="Book Antiqua" w:eastAsiaTheme="minorEastAsia" w:hAnsi="Book Antiqua" w:cs="Book Antiqua"/>
          <w:b/>
          <w:bCs/>
          <w:sz w:val="24"/>
          <w:szCs w:val="24"/>
          <w:lang w:val="en-US" w:eastAsia="en-US" w:bidi="ar-SA"/>
        </w:rPr>
      </w:rPrChange>
    </w:rPr>
  </w:style>
  <w:style w:type="paragraph" w:styleId="Heading2">
    <w:name w:val="heading 2"/>
    <w:basedOn w:val="Normal"/>
    <w:next w:val="Normal"/>
    <w:link w:val="Heading2Char"/>
    <w:uiPriority w:val="9"/>
    <w:unhideWhenUsed/>
    <w:qFormat/>
    <w:rsid w:val="000B1A34"/>
    <w:pPr>
      <w:spacing w:before="1"/>
      <w:ind w:left="137"/>
      <w:jc w:val="both"/>
      <w:outlineLvl w:val="1"/>
      <w:pPrChange w:id="2" w:author="Comparison" w:date="2026-09-25T21:12:00Z">
        <w:pPr>
          <w:widowControl w:val="0"/>
          <w:autoSpaceDE w:val="0"/>
          <w:autoSpaceDN w:val="0"/>
          <w:adjustRightInd w:val="0"/>
          <w:spacing w:before="1"/>
          <w:ind w:left="137"/>
          <w:jc w:val="both"/>
          <w:outlineLvl w:val="1"/>
        </w:pPr>
      </w:pPrChange>
    </w:pPr>
    <w:rPr>
      <w:b/>
      <w:bCs/>
      <w:i/>
      <w:iCs/>
      <w:sz w:val="24"/>
      <w:szCs w:val="24"/>
      <w:rPrChange w:id="2" w:author="Comparison" w:date="2026-09-25T21:12:00Z">
        <w:rPr>
          <w:rFonts w:ascii="Book Antiqua" w:eastAsiaTheme="minorEastAsia" w:hAnsi="Book Antiqua" w:cs="Book Antiqua"/>
          <w:b/>
          <w:bCs/>
          <w:i/>
          <w:iCs/>
          <w:sz w:val="24"/>
          <w:szCs w:val="24"/>
          <w:lang w:val="en-US" w:eastAsia="en-US" w:bidi="ar-SA"/>
        </w:rPr>
      </w:rPrChange>
    </w:rPr>
  </w:style>
  <w:style w:type="paragraph" w:styleId="Heading3">
    <w:name w:val="heading 3"/>
    <w:basedOn w:val="Normal"/>
    <w:next w:val="Normal"/>
    <w:link w:val="Heading3Char"/>
    <w:uiPriority w:val="9"/>
    <w:semiHidden/>
    <w:unhideWhenUsed/>
    <w:qFormat/>
    <w:pPr>
      <w:keepNext/>
      <w:keepLines/>
      <w:spacing w:before="280" w:after="80"/>
      <w:outlineLvl w:val="2"/>
      <w:pPrChange w:id="3" w:author="Comparison" w:date="2026-09-25T21:12:00Z">
        <w:pPr>
          <w:keepNext/>
          <w:keepLines/>
          <w:widowControl w:val="0"/>
          <w:autoSpaceDE w:val="0"/>
          <w:autoSpaceDN w:val="0"/>
          <w:adjustRightInd w:val="0"/>
          <w:spacing w:before="280" w:after="80"/>
          <w:outlineLvl w:val="2"/>
        </w:pPr>
      </w:pPrChange>
    </w:pPr>
    <w:rPr>
      <w:b/>
      <w:sz w:val="28"/>
      <w:szCs w:val="28"/>
      <w:rPrChange w:id="3" w:author="Comparison" w:date="2026-09-25T21:12:00Z">
        <w:rPr>
          <w:rFonts w:ascii="Book Antiqua" w:eastAsiaTheme="minorEastAsia" w:hAnsi="Book Antiqua" w:cs="Book Antiqua"/>
          <w:b/>
          <w:sz w:val="28"/>
          <w:szCs w:val="28"/>
          <w:lang w:val="en-US" w:eastAsia="en-US" w:bidi="ar-SA"/>
        </w:rPr>
      </w:rPrChange>
    </w:rPr>
  </w:style>
  <w:style w:type="paragraph" w:styleId="Heading4">
    <w:name w:val="heading 4"/>
    <w:basedOn w:val="Normal"/>
    <w:next w:val="Normal"/>
    <w:link w:val="Heading4Char"/>
    <w:uiPriority w:val="9"/>
    <w:semiHidden/>
    <w:unhideWhenUsed/>
    <w:qFormat/>
    <w:pPr>
      <w:keepNext/>
      <w:keepLines/>
      <w:spacing w:before="240" w:after="40"/>
      <w:outlineLvl w:val="3"/>
      <w:pPrChange w:id="4" w:author="Comparison" w:date="2026-09-25T21:12:00Z">
        <w:pPr>
          <w:keepNext/>
          <w:keepLines/>
          <w:widowControl w:val="0"/>
          <w:autoSpaceDE w:val="0"/>
          <w:autoSpaceDN w:val="0"/>
          <w:adjustRightInd w:val="0"/>
          <w:spacing w:before="240" w:after="40"/>
          <w:outlineLvl w:val="3"/>
        </w:pPr>
      </w:pPrChange>
    </w:pPr>
    <w:rPr>
      <w:b/>
      <w:sz w:val="24"/>
      <w:szCs w:val="24"/>
      <w:rPrChange w:id="4" w:author="Comparison" w:date="2026-09-25T21:12:00Z">
        <w:rPr>
          <w:rFonts w:ascii="Book Antiqua" w:eastAsiaTheme="minorEastAsia" w:hAnsi="Book Antiqua" w:cs="Book Antiqua"/>
          <w:b/>
          <w:sz w:val="24"/>
          <w:szCs w:val="24"/>
          <w:lang w:val="en-US" w:eastAsia="en-US" w:bidi="ar-SA"/>
        </w:rPr>
      </w:rPrChange>
    </w:rPr>
  </w:style>
  <w:style w:type="paragraph" w:styleId="Heading5">
    <w:name w:val="heading 5"/>
    <w:basedOn w:val="Normal"/>
    <w:next w:val="Normal"/>
    <w:link w:val="Heading5Char"/>
    <w:uiPriority w:val="9"/>
    <w:semiHidden/>
    <w:unhideWhenUsed/>
    <w:qFormat/>
    <w:pPr>
      <w:keepNext/>
      <w:keepLines/>
      <w:spacing w:before="220" w:after="40"/>
      <w:outlineLvl w:val="4"/>
      <w:pPrChange w:id="5" w:author="Comparison" w:date="2026-09-25T21:12:00Z">
        <w:pPr>
          <w:keepNext/>
          <w:keepLines/>
          <w:widowControl w:val="0"/>
          <w:autoSpaceDE w:val="0"/>
          <w:autoSpaceDN w:val="0"/>
          <w:adjustRightInd w:val="0"/>
          <w:spacing w:before="220" w:after="40"/>
          <w:outlineLvl w:val="4"/>
        </w:pPr>
      </w:pPrChange>
    </w:pPr>
    <w:rPr>
      <w:b/>
      <w:rPrChange w:id="5" w:author="Comparison" w:date="2026-09-25T21:12:00Z">
        <w:rPr>
          <w:rFonts w:ascii="Book Antiqua" w:eastAsiaTheme="minorEastAsia" w:hAnsi="Book Antiqua" w:cs="Book Antiqua"/>
          <w:b/>
          <w:sz w:val="22"/>
          <w:szCs w:val="22"/>
          <w:lang w:val="en-US" w:eastAsia="en-US" w:bidi="ar-SA"/>
        </w:rPr>
      </w:rPrChange>
    </w:rPr>
  </w:style>
  <w:style w:type="paragraph" w:styleId="Heading6">
    <w:name w:val="heading 6"/>
    <w:basedOn w:val="Normal"/>
    <w:next w:val="Normal"/>
    <w:link w:val="Heading6Char"/>
    <w:uiPriority w:val="9"/>
    <w:semiHidden/>
    <w:unhideWhenUsed/>
    <w:qFormat/>
    <w:pPr>
      <w:keepNext/>
      <w:keepLines/>
      <w:spacing w:before="200" w:after="40"/>
      <w:outlineLvl w:val="5"/>
      <w:pPrChange w:id="6" w:author="Comparison" w:date="2026-09-25T21:12:00Z">
        <w:pPr>
          <w:keepNext/>
          <w:keepLines/>
          <w:widowControl w:val="0"/>
          <w:autoSpaceDE w:val="0"/>
          <w:autoSpaceDN w:val="0"/>
          <w:adjustRightInd w:val="0"/>
          <w:spacing w:before="200" w:after="40"/>
          <w:outlineLvl w:val="5"/>
        </w:pPr>
      </w:pPrChange>
    </w:pPr>
    <w:rPr>
      <w:b/>
      <w:sz w:val="20"/>
      <w:szCs w:val="20"/>
      <w:rPrChange w:id="6" w:author="Comparison" w:date="2026-09-25T21:12:00Z">
        <w:rPr>
          <w:rFonts w:ascii="Book Antiqua" w:eastAsiaTheme="minorEastAsia" w:hAnsi="Book Antiqua" w:cs="Book Antiqua"/>
          <w:b/>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36827"/>
    <w:pPr>
      <w:autoSpaceDE w:val="0"/>
      <w:autoSpaceDN w:val="0"/>
      <w:adjustRightInd w:val="0"/>
    </w:pPr>
    <w:rPr>
      <w:rFonts w:ascii="Cambria" w:hAnsi="Cambria" w:cs="Cambria"/>
      <w:color w:val="000000"/>
      <w:sz w:val="24"/>
      <w:szCs w:val="24"/>
    </w:rPr>
  </w:style>
  <w:style w:type="paragraph" w:styleId="ListParagraph">
    <w:name w:val="List Paragraph"/>
    <w:basedOn w:val="Normal"/>
    <w:uiPriority w:val="34"/>
    <w:qFormat/>
    <w:rsid w:val="00B36827"/>
    <w:pPr>
      <w:ind w:left="720"/>
      <w:contextualSpacing/>
    </w:pPr>
  </w:style>
  <w:style w:type="character" w:styleId="Hyperlink">
    <w:name w:val="Hyperlink"/>
    <w:unhideWhenUsed/>
    <w:rsid w:val="00B36827"/>
    <w:rPr>
      <w:color w:val="0000FF"/>
      <w:u w:val="single"/>
    </w:rPr>
  </w:style>
  <w:style w:type="paragraph" w:styleId="BalloonText">
    <w:name w:val="Balloon Text"/>
    <w:basedOn w:val="Normal"/>
    <w:link w:val="BalloonTextChar"/>
    <w:uiPriority w:val="99"/>
    <w:semiHidden/>
    <w:unhideWhenUsed/>
    <w:rsid w:val="00D82E5A"/>
    <w:rPr>
      <w:rFonts w:ascii="Tahoma" w:hAnsi="Tahoma"/>
      <w:sz w:val="16"/>
      <w:szCs w:val="16"/>
      <w:lang w:val="x-none" w:eastAsia="x-none"/>
    </w:rPr>
  </w:style>
  <w:style w:type="character" w:customStyle="1" w:styleId="BalloonTextChar">
    <w:name w:val="Balloon Text Char"/>
    <w:link w:val="BalloonText"/>
    <w:uiPriority w:val="99"/>
    <w:semiHidden/>
    <w:rsid w:val="00D82E5A"/>
    <w:rPr>
      <w:rFonts w:ascii="Tahoma" w:hAnsi="Tahoma" w:cs="Tahoma"/>
      <w:sz w:val="16"/>
      <w:szCs w:val="16"/>
    </w:rPr>
  </w:style>
  <w:style w:type="character" w:styleId="Emphasis">
    <w:name w:val="Emphasis"/>
    <w:uiPriority w:val="20"/>
    <w:qFormat/>
    <w:rsid w:val="00196F97"/>
    <w:rPr>
      <w:i/>
      <w:iCs/>
    </w:rPr>
  </w:style>
  <w:style w:type="character" w:styleId="CommentReference">
    <w:name w:val="annotation reference"/>
    <w:uiPriority w:val="99"/>
    <w:semiHidden/>
    <w:unhideWhenUsed/>
    <w:rsid w:val="003F791B"/>
    <w:rPr>
      <w:sz w:val="16"/>
      <w:szCs w:val="16"/>
    </w:rPr>
  </w:style>
  <w:style w:type="paragraph" w:styleId="CommentText">
    <w:name w:val="annotation text"/>
    <w:basedOn w:val="Normal"/>
    <w:link w:val="CommentTextChar"/>
    <w:uiPriority w:val="99"/>
    <w:semiHidden/>
    <w:unhideWhenUsed/>
    <w:rsid w:val="003F791B"/>
    <w:rPr>
      <w:sz w:val="20"/>
      <w:szCs w:val="20"/>
    </w:rPr>
  </w:style>
  <w:style w:type="character" w:customStyle="1" w:styleId="CommentTextChar">
    <w:name w:val="Comment Text Char"/>
    <w:basedOn w:val="DefaultParagraphFont"/>
    <w:link w:val="CommentText"/>
    <w:uiPriority w:val="99"/>
    <w:semiHidden/>
    <w:rsid w:val="003F791B"/>
  </w:style>
  <w:style w:type="paragraph" w:styleId="CommentSubject">
    <w:name w:val="annotation subject"/>
    <w:basedOn w:val="CommentText"/>
    <w:next w:val="CommentText"/>
    <w:link w:val="CommentSubjectChar"/>
    <w:uiPriority w:val="99"/>
    <w:semiHidden/>
    <w:unhideWhenUsed/>
    <w:rsid w:val="003F791B"/>
    <w:rPr>
      <w:b/>
      <w:bCs/>
    </w:rPr>
  </w:style>
  <w:style w:type="character" w:customStyle="1" w:styleId="CommentSubjectChar">
    <w:name w:val="Comment Subject Char"/>
    <w:link w:val="CommentSubject"/>
    <w:uiPriority w:val="99"/>
    <w:semiHidden/>
    <w:rsid w:val="003F791B"/>
    <w:rPr>
      <w:b/>
      <w:bCs/>
    </w:rPr>
  </w:style>
  <w:style w:type="paragraph" w:styleId="Header">
    <w:name w:val="header"/>
    <w:basedOn w:val="Normal"/>
    <w:link w:val="HeaderChar"/>
    <w:uiPriority w:val="99"/>
    <w:unhideWhenUsed/>
    <w:rsid w:val="00EC2937"/>
    <w:pPr>
      <w:tabs>
        <w:tab w:val="center" w:pos="4320"/>
        <w:tab w:val="right" w:pos="8640"/>
      </w:tabs>
    </w:pPr>
    <w:rPr>
      <w:rFonts w:asciiTheme="minorHAnsi" w:hAnsiTheme="minorHAnsi" w:cstheme="minorBidi"/>
      <w:sz w:val="24"/>
      <w:szCs w:val="24"/>
    </w:rPr>
  </w:style>
  <w:style w:type="character" w:customStyle="1" w:styleId="HeaderChar">
    <w:name w:val="Header Char"/>
    <w:basedOn w:val="DefaultParagraphFont"/>
    <w:link w:val="Header"/>
    <w:uiPriority w:val="99"/>
    <w:rsid w:val="00EC2937"/>
    <w:rPr>
      <w:rFonts w:asciiTheme="minorHAnsi" w:eastAsiaTheme="minorEastAsia" w:hAnsiTheme="minorHAnsi" w:cstheme="minorBidi"/>
      <w:sz w:val="24"/>
      <w:szCs w:val="24"/>
    </w:rPr>
  </w:style>
  <w:style w:type="paragraph" w:styleId="Footer">
    <w:name w:val="footer"/>
    <w:basedOn w:val="Normal"/>
    <w:link w:val="FooterChar"/>
    <w:uiPriority w:val="99"/>
    <w:unhideWhenUsed/>
    <w:rsid w:val="00EC2937"/>
    <w:pPr>
      <w:tabs>
        <w:tab w:val="center" w:pos="4680"/>
        <w:tab w:val="right" w:pos="9360"/>
      </w:tabs>
    </w:pPr>
  </w:style>
  <w:style w:type="character" w:customStyle="1" w:styleId="FooterChar">
    <w:name w:val="Footer Char"/>
    <w:basedOn w:val="DefaultParagraphFont"/>
    <w:link w:val="Footer"/>
    <w:uiPriority w:val="99"/>
    <w:rsid w:val="00EC2937"/>
    <w:rPr>
      <w:sz w:val="22"/>
      <w:szCs w:val="22"/>
    </w:rPr>
  </w:style>
  <w:style w:type="character" w:customStyle="1" w:styleId="Heading1Char">
    <w:name w:val="Heading 1 Char"/>
    <w:basedOn w:val="DefaultParagraphFont"/>
    <w:link w:val="Heading1"/>
    <w:uiPriority w:val="9"/>
    <w:rsid w:val="008819E6"/>
    <w:rPr>
      <w:rFonts w:ascii="Book Antiqua" w:eastAsiaTheme="minorEastAsia" w:hAnsi="Book Antiqua" w:cs="Book Antiqua"/>
      <w:b/>
      <w:bCs/>
      <w:sz w:val="24"/>
      <w:szCs w:val="24"/>
    </w:rPr>
  </w:style>
  <w:style w:type="character" w:customStyle="1" w:styleId="Heading2Char">
    <w:name w:val="Heading 2 Char"/>
    <w:basedOn w:val="DefaultParagraphFont"/>
    <w:link w:val="Heading2"/>
    <w:uiPriority w:val="9"/>
    <w:rsid w:val="008819E6"/>
    <w:rPr>
      <w:rFonts w:ascii="Book Antiqua" w:eastAsiaTheme="minorEastAsia" w:hAnsi="Book Antiqua" w:cs="Book Antiqua"/>
      <w:b/>
      <w:bCs/>
      <w:i/>
      <w:iCs/>
      <w:sz w:val="24"/>
      <w:szCs w:val="24"/>
    </w:rPr>
  </w:style>
  <w:style w:type="character" w:customStyle="1" w:styleId="Heading3Char">
    <w:name w:val="Heading 3 Char"/>
    <w:basedOn w:val="DefaultParagraphFont"/>
    <w:link w:val="Heading3"/>
    <w:uiPriority w:val="9"/>
    <w:semiHidden/>
    <w:rsid w:val="008819E6"/>
    <w:rPr>
      <w:rFonts w:ascii="Book Antiqua" w:eastAsiaTheme="minorEastAsia" w:hAnsi="Book Antiqua" w:cs="Book Antiqua"/>
      <w:b/>
      <w:sz w:val="28"/>
      <w:szCs w:val="28"/>
    </w:rPr>
  </w:style>
  <w:style w:type="character" w:customStyle="1" w:styleId="Heading4Char">
    <w:name w:val="Heading 4 Char"/>
    <w:basedOn w:val="DefaultParagraphFont"/>
    <w:link w:val="Heading4"/>
    <w:uiPriority w:val="9"/>
    <w:semiHidden/>
    <w:rsid w:val="008819E6"/>
    <w:rPr>
      <w:rFonts w:ascii="Book Antiqua" w:eastAsiaTheme="minorEastAsia" w:hAnsi="Book Antiqua" w:cs="Book Antiqua"/>
      <w:b/>
      <w:sz w:val="24"/>
      <w:szCs w:val="24"/>
    </w:rPr>
  </w:style>
  <w:style w:type="character" w:customStyle="1" w:styleId="Heading5Char">
    <w:name w:val="Heading 5 Char"/>
    <w:basedOn w:val="DefaultParagraphFont"/>
    <w:link w:val="Heading5"/>
    <w:uiPriority w:val="9"/>
    <w:semiHidden/>
    <w:rsid w:val="008819E6"/>
    <w:rPr>
      <w:rFonts w:ascii="Book Antiqua" w:eastAsiaTheme="minorEastAsia" w:hAnsi="Book Antiqua" w:cs="Book Antiqua"/>
      <w:b/>
      <w:sz w:val="22"/>
      <w:szCs w:val="22"/>
    </w:rPr>
  </w:style>
  <w:style w:type="character" w:customStyle="1" w:styleId="Heading6Char">
    <w:name w:val="Heading 6 Char"/>
    <w:basedOn w:val="DefaultParagraphFont"/>
    <w:link w:val="Heading6"/>
    <w:uiPriority w:val="9"/>
    <w:semiHidden/>
    <w:rsid w:val="008819E6"/>
    <w:rPr>
      <w:rFonts w:ascii="Book Antiqua" w:eastAsiaTheme="minorEastAsia" w:hAnsi="Book Antiqua" w:cs="Book Antiqua"/>
      <w:b/>
    </w:rPr>
  </w:style>
  <w:style w:type="paragraph" w:styleId="Title">
    <w:name w:val="Title"/>
    <w:basedOn w:val="Normal"/>
    <w:next w:val="Normal"/>
    <w:link w:val="TitleChar"/>
    <w:uiPriority w:val="10"/>
    <w:qFormat/>
    <w:pPr>
      <w:keepNext/>
      <w:keepLines/>
      <w:spacing w:before="480" w:after="120"/>
      <w:pPrChange w:id="7" w:author="Comparison" w:date="2026-09-25T21:12:00Z">
        <w:pPr>
          <w:keepNext/>
          <w:keepLines/>
          <w:widowControl w:val="0"/>
          <w:autoSpaceDE w:val="0"/>
          <w:autoSpaceDN w:val="0"/>
          <w:adjustRightInd w:val="0"/>
          <w:spacing w:before="480" w:after="120"/>
        </w:pPr>
      </w:pPrChange>
    </w:pPr>
    <w:rPr>
      <w:b/>
      <w:sz w:val="72"/>
      <w:szCs w:val="72"/>
      <w:rPrChange w:id="7" w:author="Comparison" w:date="2026-09-25T21:12:00Z">
        <w:rPr>
          <w:rFonts w:ascii="Book Antiqua" w:eastAsiaTheme="minorEastAsia" w:hAnsi="Book Antiqua" w:cs="Book Antiqua"/>
          <w:b/>
          <w:sz w:val="72"/>
          <w:szCs w:val="72"/>
          <w:lang w:val="en-US" w:eastAsia="en-US" w:bidi="ar-SA"/>
        </w:rPr>
      </w:rPrChange>
    </w:rPr>
  </w:style>
  <w:style w:type="character" w:customStyle="1" w:styleId="TitleChar">
    <w:name w:val="Title Char"/>
    <w:basedOn w:val="DefaultParagraphFont"/>
    <w:link w:val="Title"/>
    <w:uiPriority w:val="10"/>
    <w:rsid w:val="008819E6"/>
    <w:rPr>
      <w:rFonts w:ascii="Book Antiqua" w:eastAsiaTheme="minorEastAsia" w:hAnsi="Book Antiqua" w:cs="Book Antiqua"/>
      <w:b/>
      <w:sz w:val="72"/>
      <w:szCs w:val="72"/>
    </w:rPr>
  </w:style>
  <w:style w:type="paragraph" w:styleId="BodyText">
    <w:name w:val="Body Text"/>
    <w:basedOn w:val="Normal"/>
    <w:link w:val="BodyTextChar"/>
    <w:uiPriority w:val="1"/>
    <w:qFormat/>
    <w:rsid w:val="000B1A34"/>
    <w:pPr>
      <w:pPrChange w:id="8" w:author="Comparison" w:date="2026-09-25T21:12:00Z">
        <w:pPr>
          <w:widowControl w:val="0"/>
          <w:autoSpaceDE w:val="0"/>
          <w:autoSpaceDN w:val="0"/>
          <w:adjustRightInd w:val="0"/>
        </w:pPr>
      </w:pPrChange>
    </w:pPr>
    <w:rPr>
      <w:sz w:val="24"/>
      <w:szCs w:val="24"/>
      <w:rPrChange w:id="8" w:author="Comparison" w:date="2026-09-25T21:12:00Z">
        <w:rPr>
          <w:rFonts w:ascii="Book Antiqua" w:eastAsiaTheme="minorEastAsia" w:hAnsi="Book Antiqua" w:cs="Book Antiqua"/>
          <w:sz w:val="24"/>
          <w:szCs w:val="24"/>
          <w:lang w:val="en-US" w:eastAsia="en-US" w:bidi="ar-SA"/>
        </w:rPr>
      </w:rPrChange>
    </w:rPr>
  </w:style>
  <w:style w:type="character" w:customStyle="1" w:styleId="BodyTextChar">
    <w:name w:val="Body Text Char"/>
    <w:basedOn w:val="DefaultParagraphFont"/>
    <w:link w:val="BodyText"/>
    <w:uiPriority w:val="1"/>
    <w:rsid w:val="008819E6"/>
    <w:rPr>
      <w:rFonts w:ascii="Book Antiqua" w:eastAsiaTheme="minorEastAsia" w:hAnsi="Book Antiqua" w:cs="Book Antiqua"/>
      <w:sz w:val="24"/>
      <w:szCs w:val="24"/>
    </w:rPr>
  </w:style>
  <w:style w:type="paragraph" w:styleId="Subtitle">
    <w:name w:val="Subtitle"/>
    <w:basedOn w:val="Normal"/>
    <w:next w:val="Normal"/>
    <w:link w:val="SubtitleChar"/>
    <w:uiPriority w:val="11"/>
    <w:qFormat/>
    <w:pPr>
      <w:keepNext/>
      <w:keepLines/>
      <w:spacing w:before="360" w:after="80"/>
      <w:pPrChange w:id="9" w:author="Comparison" w:date="2026-09-25T21:12:00Z">
        <w:pPr>
          <w:keepNext/>
          <w:keepLines/>
          <w:widowControl w:val="0"/>
          <w:autoSpaceDE w:val="0"/>
          <w:autoSpaceDN w:val="0"/>
          <w:adjustRightInd w:val="0"/>
          <w:spacing w:before="360" w:after="80"/>
        </w:pPr>
      </w:pPrChange>
    </w:pPr>
    <w:rPr>
      <w:rFonts w:ascii="Georgia" w:eastAsia="Georgia" w:hAnsi="Georgia" w:cs="Georgia"/>
      <w:i/>
      <w:color w:val="666666"/>
      <w:sz w:val="48"/>
      <w:szCs w:val="48"/>
      <w:rPrChange w:id="9" w:author="Comparison" w:date="2026-09-25T21:12:00Z">
        <w:rPr>
          <w:rFonts w:ascii="Georgia" w:eastAsia="Georgia" w:hAnsi="Georgia" w:cs="Georgia"/>
          <w:i/>
          <w:color w:val="666666"/>
          <w:sz w:val="48"/>
          <w:szCs w:val="48"/>
          <w:lang w:val="en-US" w:eastAsia="en-US" w:bidi="ar-SA"/>
        </w:rPr>
      </w:rPrChange>
    </w:rPr>
  </w:style>
  <w:style w:type="character" w:customStyle="1" w:styleId="SubtitleChar">
    <w:name w:val="Subtitle Char"/>
    <w:basedOn w:val="DefaultParagraphFont"/>
    <w:link w:val="Subtitle"/>
    <w:uiPriority w:val="11"/>
    <w:rsid w:val="008819E6"/>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7GG9jtpMx9+Poxgutp3C0oufGbQ==">AMUW2mWqKXBl/pkik/fIVkvcUf4TiVM4huofi2BL31ArAF0iq1BOQcjMthqnm15YUpyRhW55Tly4exY0klJnOjpzxkdyiWNKyUFNDj7BDDNt9kfN1wGwEiYNzsnp3fFI5OVfa+J0A8JyKUPAUMPY9z/ywm3cY7Zlrw==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City Tech</Company>
  <LinksUpToDate>false</LinksUpToDate>
  <CharactersWithSpaces>6220</CharactersWithSpaces>
  <SharedDoc>false</SharedDoc>
  <HLinks>
    <vt:vector size="12" baseType="variant">
      <vt:variant>
        <vt:i4>4063354</vt:i4>
      </vt:variant>
      <vt:variant>
        <vt:i4>3</vt:i4>
      </vt:variant>
      <vt:variant>
        <vt:i4>0</vt:i4>
      </vt:variant>
      <vt:variant>
        <vt:i4>5</vt:i4>
      </vt:variant>
      <vt:variant>
        <vt:lpwstr>http://webwork.maa.org/</vt:lpwstr>
      </vt:variant>
      <vt:variant>
        <vt:lpwstr/>
      </vt:variant>
      <vt:variant>
        <vt:i4>1900546</vt:i4>
      </vt:variant>
      <vt:variant>
        <vt:i4>0</vt:i4>
      </vt:variant>
      <vt:variant>
        <vt:i4>0</vt:i4>
      </vt:variant>
      <vt:variant>
        <vt:i4>5</vt:i4>
      </vt:variant>
      <vt:variant>
        <vt:lpwstr>http://openlab.citytech.cuny.edu/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dc:creator>
  <cp:keywords/>
  <dc:description/>
  <cp:lastModifiedBy>Arthur Souza Rodrigues</cp:lastModifiedBy>
  <cp:revision>1</cp:revision>
  <cp:lastPrinted>2017-09-05T15:12:00Z</cp:lastPrinted>
  <dcterms:created xsi:type="dcterms:W3CDTF">2017-11-01T18:57:00Z</dcterms:created>
  <dcterms:modified xsi:type="dcterms:W3CDTF">2026-09-26T01:12:00Z</dcterms:modified>
</cp:coreProperties>
</file>