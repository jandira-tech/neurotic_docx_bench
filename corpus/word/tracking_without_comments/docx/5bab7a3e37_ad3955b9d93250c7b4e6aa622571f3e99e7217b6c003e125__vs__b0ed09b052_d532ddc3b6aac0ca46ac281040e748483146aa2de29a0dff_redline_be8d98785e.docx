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E8C90B" w14:textId="77777777" w:rsidR="00156A1C" w:rsidRDefault="00677086" w:rsidP="00677086">
      <w:pPr>
        <w:pStyle w:val="Title"/>
        <w:tabs>
          <w:tab w:val="clear" w:pos="0"/>
          <w:tab w:val="clear" w:pos="360"/>
          <w:tab w:val="clear" w:pos="720"/>
          <w:tab w:val="clear" w:pos="1080"/>
          <w:tab w:val="clear" w:pos="1440"/>
          <w:tab w:val="clear" w:pos="180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s>
        <w:jc w:val="left"/>
        <w:rPr>
          <w:ins w:id="14" w:author="Wolfe, Rachael" w:date="2026-09-25T20:03:00Z" w16du:dateUtc="2026-09-26T00:03:00Z"/>
          <w:rFonts w:asciiTheme="minorHAnsi" w:hAnsiTheme="minorHAnsi" w:cstheme="minorHAnsi"/>
          <w:sz w:val="36"/>
          <w:szCs w:val="36"/>
        </w:rPr>
      </w:pPr>
      <w:ins w:id="15" w:author="Wolfe, Rachael" w:date="2026-09-25T20:03:00Z" w16du:dateUtc="2026-09-26T00:03:00Z">
        <w:r w:rsidRPr="00845EF0">
          <w:rPr>
            <w:rFonts w:asciiTheme="minorHAnsi" w:hAnsiTheme="minorHAnsi" w:cstheme="minorHAnsi"/>
            <w:noProof/>
            <w:sz w:val="28"/>
            <w:szCs w:val="28"/>
          </w:rPr>
          <w:drawing>
            <wp:inline distT="0" distB="0" distL="0" distR="0" wp14:anchorId="055294D5" wp14:editId="4C246E9E">
              <wp:extent cx="891540" cy="93592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HC Color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771" cy="943512"/>
                      </a:xfrm>
                      <a:prstGeom prst="rect">
                        <a:avLst/>
                      </a:prstGeom>
                    </pic:spPr>
                  </pic:pic>
                </a:graphicData>
              </a:graphic>
            </wp:inline>
          </w:drawing>
        </w:r>
        <w:r w:rsidRPr="00845EF0">
          <w:rPr>
            <w:rFonts w:asciiTheme="minorHAnsi" w:hAnsiTheme="minorHAnsi" w:cstheme="minorHAnsi"/>
            <w:sz w:val="36"/>
            <w:szCs w:val="36"/>
          </w:rPr>
          <w:tab/>
        </w:r>
      </w:ins>
    </w:p>
    <w:p w14:paraId="3875A79A" w14:textId="77777777" w:rsidR="00AA52FC" w:rsidRPr="00845EF0" w:rsidRDefault="00156A1C" w:rsidP="00156A1C">
      <w:pPr>
        <w:pStyle w:val="Title"/>
        <w:tabs>
          <w:tab w:val="clear" w:pos="0"/>
          <w:tab w:val="clear" w:pos="360"/>
          <w:tab w:val="clear" w:pos="720"/>
          <w:tab w:val="clear" w:pos="1080"/>
          <w:tab w:val="clear" w:pos="1440"/>
          <w:tab w:val="clear" w:pos="180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s>
        <w:rPr>
          <w:ins w:id="16" w:author="Wolfe, Rachael" w:date="2026-09-25T20:03:00Z" w16du:dateUtc="2026-09-26T00:03:00Z"/>
          <w:rFonts w:asciiTheme="minorHAnsi" w:hAnsiTheme="minorHAnsi" w:cstheme="minorHAnsi"/>
          <w:sz w:val="28"/>
          <w:szCs w:val="28"/>
        </w:rPr>
      </w:pPr>
      <w:ins w:id="17" w:author="Wolfe, Rachael" w:date="2026-09-25T20:03:00Z" w16du:dateUtc="2026-09-26T00:03:00Z">
        <w:r w:rsidRPr="00156A1C">
          <w:rPr>
            <w:rFonts w:asciiTheme="minorHAnsi" w:hAnsiTheme="minorHAnsi" w:cstheme="minorHAnsi"/>
            <w:sz w:val="36"/>
            <w:szCs w:val="36"/>
          </w:rPr>
          <w:t>WISCONSIN ORAL HEALTH COALITION</w:t>
        </w:r>
      </w:ins>
    </w:p>
    <w:p w14:paraId="14AB9B7C" w14:textId="77777777" w:rsidR="00677086" w:rsidRPr="00845EF0" w:rsidRDefault="00677086" w:rsidP="00156A1C">
      <w:pPr>
        <w:pStyle w:val="Title"/>
        <w:tabs>
          <w:tab w:val="clear" w:pos="0"/>
          <w:tab w:val="clear" w:pos="360"/>
          <w:tab w:val="clear" w:pos="720"/>
          <w:tab w:val="clear" w:pos="1080"/>
          <w:tab w:val="clear" w:pos="1440"/>
          <w:tab w:val="clear" w:pos="180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s>
        <w:rPr>
          <w:ins w:id="18" w:author="Wolfe, Rachael" w:date="2026-09-25T20:03:00Z" w16du:dateUtc="2026-09-26T00:03:00Z"/>
          <w:rFonts w:asciiTheme="minorHAnsi" w:hAnsiTheme="minorHAnsi" w:cstheme="minorHAnsi"/>
          <w:sz w:val="36"/>
          <w:szCs w:val="36"/>
        </w:rPr>
      </w:pPr>
      <w:ins w:id="19" w:author="Wolfe, Rachael" w:date="2026-09-25T20:03:00Z" w16du:dateUtc="2026-09-26T00:03:00Z">
        <w:r w:rsidRPr="00845EF0">
          <w:rPr>
            <w:rFonts w:asciiTheme="minorHAnsi" w:hAnsiTheme="minorHAnsi" w:cstheme="minorHAnsi"/>
            <w:sz w:val="36"/>
            <w:szCs w:val="36"/>
          </w:rPr>
          <w:t>Dental Hygiene Practice Settings Best Practices</w:t>
        </w:r>
      </w:ins>
    </w:p>
    <w:p w14:paraId="1678A40A" w14:textId="77777777" w:rsidR="00AA52FC" w:rsidRPr="00845EF0" w:rsidRDefault="00AA52FC" w:rsidP="006964F9">
      <w:pPr>
        <w:pStyle w:val="Title"/>
        <w:tabs>
          <w:tab w:val="clear" w:pos="0"/>
          <w:tab w:val="clear" w:pos="360"/>
          <w:tab w:val="clear" w:pos="720"/>
          <w:tab w:val="clear" w:pos="1080"/>
          <w:tab w:val="clear" w:pos="1440"/>
          <w:tab w:val="clear" w:pos="180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s>
        <w:jc w:val="left"/>
        <w:rPr>
          <w:ins w:id="20" w:author="Wolfe, Rachael" w:date="2026-09-25T20:03:00Z" w16du:dateUtc="2026-09-26T00:03:00Z"/>
          <w:rFonts w:asciiTheme="minorHAnsi" w:hAnsiTheme="minorHAnsi" w:cstheme="minorHAnsi"/>
          <w:color w:val="660066"/>
          <w:sz w:val="20"/>
          <w:szCs w:val="20"/>
        </w:rPr>
      </w:pPr>
    </w:p>
    <w:p w14:paraId="2D39CBC1" w14:textId="77777777" w:rsidR="00B54C6E" w:rsidRPr="00845EF0" w:rsidRDefault="00355036" w:rsidP="00166F12">
      <w:pPr>
        <w:pStyle w:val="Title"/>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s>
        <w:jc w:val="left"/>
        <w:rPr>
          <w:ins w:id="21" w:author="Wolfe, Rachael" w:date="2026-09-25T20:03:00Z" w16du:dateUtc="2026-09-26T00:03:00Z"/>
          <w:rFonts w:asciiTheme="minorHAnsi" w:hAnsiTheme="minorHAnsi" w:cstheme="minorHAnsi"/>
          <w:sz w:val="20"/>
          <w:szCs w:val="20"/>
        </w:rPr>
      </w:pPr>
      <w:ins w:id="22" w:author="Wolfe, Rachael" w:date="2026-09-25T20:03:00Z" w16du:dateUtc="2026-09-26T00:03:00Z">
        <w:r w:rsidRPr="00845EF0">
          <w:rPr>
            <w:rFonts w:asciiTheme="minorHAnsi" w:hAnsiTheme="minorHAnsi" w:cstheme="minorHAnsi"/>
            <w:noProof/>
          </w:rPr>
          <mc:AlternateContent>
            <mc:Choice Requires="wps">
              <w:drawing>
                <wp:anchor distT="4294967292" distB="4294967292" distL="114300" distR="114300" simplePos="0" relativeHeight="251659264" behindDoc="0" locked="0" layoutInCell="1" allowOverlap="1" wp14:anchorId="2CB488EE" wp14:editId="24F5CAA9">
                  <wp:simplePos x="0" y="0"/>
                  <wp:positionH relativeFrom="column">
                    <wp:align>center</wp:align>
                  </wp:positionH>
                  <wp:positionV relativeFrom="paragraph">
                    <wp:posOffset>45719</wp:posOffset>
                  </wp:positionV>
                  <wp:extent cx="6057900" cy="0"/>
                  <wp:effectExtent l="0" t="0" r="19050" b="19050"/>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B5C" id="Line 5" o:spid="_x0000_s1026" style="position:absolute;z-index:251663360;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3.6pt" to="47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jEg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" strokeweight="1.5pt"/>
              </w:pict>
            </mc:Fallback>
          </mc:AlternateContent>
        </w:r>
      </w:ins>
    </w:p>
    <w:p w14:paraId="1D4A86D4" w14:textId="77777777" w:rsidR="00845EF0" w:rsidRPr="00845EF0" w:rsidRDefault="00845EF0" w:rsidP="00845EF0">
      <w:pPr>
        <w:rPr>
          <w:ins w:id="23" w:author="Wolfe, Rachael" w:date="2026-09-25T20:03:00Z" w16du:dateUtc="2026-09-26T00:03:00Z"/>
          <w:rFonts w:asciiTheme="minorHAnsi" w:hAnsiTheme="minorHAnsi" w:cstheme="minorHAnsi"/>
          <w:sz w:val="20"/>
          <w:szCs w:val="20"/>
        </w:rPr>
      </w:pPr>
      <w:ins w:id="24" w:author="Wolfe, Rachael" w:date="2026-09-25T20:03:00Z" w16du:dateUtc="2026-09-26T00:03:00Z">
        <w:r w:rsidRPr="00845EF0">
          <w:rPr>
            <w:rFonts w:asciiTheme="minorHAnsi" w:hAnsiTheme="minorHAnsi" w:cstheme="minorHAnsi"/>
            <w:sz w:val="20"/>
            <w:szCs w:val="20"/>
          </w:rPr>
          <w:t xml:space="preserve">The Wisconsin Oral Health Coalition asks that you complete this submission form to inform Wisconsinites about dental hygiene practice in alternative settings. </w:t>
        </w:r>
      </w:ins>
    </w:p>
    <w:p w14:paraId="4F233314" w14:textId="77777777" w:rsidR="00845EF0" w:rsidRPr="00845EF0" w:rsidRDefault="00845EF0" w:rsidP="00845EF0">
      <w:pPr>
        <w:rPr>
          <w:ins w:id="25" w:author="Wolfe, Rachael" w:date="2026-09-25T20:03:00Z" w16du:dateUtc="2026-09-26T00:03:00Z"/>
          <w:rFonts w:asciiTheme="minorHAnsi" w:hAnsiTheme="minorHAnsi" w:cstheme="minorHAnsi"/>
          <w:sz w:val="20"/>
          <w:szCs w:val="20"/>
        </w:rPr>
      </w:pPr>
    </w:p>
    <w:p w14:paraId="146B6BB9" w14:textId="77777777" w:rsidR="00845EF0" w:rsidRPr="00845EF0" w:rsidRDefault="00845EF0" w:rsidP="00845EF0">
      <w:pPr>
        <w:rPr>
          <w:ins w:id="26" w:author="Wolfe, Rachael" w:date="2026-09-25T20:03:00Z" w16du:dateUtc="2026-09-26T00:03:00Z"/>
          <w:rFonts w:asciiTheme="minorHAnsi" w:hAnsiTheme="minorHAnsi" w:cstheme="minorHAnsi"/>
          <w:sz w:val="20"/>
          <w:szCs w:val="20"/>
        </w:rPr>
      </w:pPr>
      <w:ins w:id="27" w:author="Wolfe, Rachael" w:date="2026-09-25T20:03:00Z" w16du:dateUtc="2026-09-26T00:03:00Z">
        <w:r w:rsidRPr="00845EF0">
          <w:rPr>
            <w:rFonts w:asciiTheme="minorHAnsi" w:hAnsiTheme="minorHAnsi" w:cstheme="minorHAnsi"/>
            <w:sz w:val="20"/>
            <w:szCs w:val="20"/>
          </w:rPr>
          <w:t xml:space="preserve">In June 2017, Governor Scott Walker signed Act 20 into law. Prior to 2017, dental hygienists in Wisconsin could practice dental hygiene without authorization or oversight of a dentist in three settings: schools, local public health departments, and dental and dental hygiene schools. This bill allows this same level of care to occur in additional settings such as nursing homes, hospitals, day care centers and physician’s offices. This paves the way for innovative strategies to bridge and strengthen the connections between medicine and dentistry here in Wisconsin. </w:t>
        </w:r>
      </w:ins>
    </w:p>
    <w:p w14:paraId="7810496F" w14:textId="77777777" w:rsidR="000549BF" w:rsidRDefault="000549BF" w:rsidP="000549BF">
      <w:pPr>
        <w:rPr>
          <w:ins w:id="28" w:author="Wolfe, Rachael" w:date="2026-09-25T20:03:00Z" w16du:dateUtc="2026-09-26T00:03:00Z"/>
          <w:rFonts w:cstheme="minorHAnsi"/>
          <w:sz w:val="20"/>
          <w:szCs w:val="20"/>
        </w:rPr>
      </w:pPr>
    </w:p>
    <w:p w14:paraId="23DE0E21" w14:textId="195BFB5E" w:rsidR="000549BF" w:rsidRPr="000549BF" w:rsidRDefault="000549BF" w:rsidP="000549BF">
      <w:pPr>
        <w:rPr>
          <w:ins w:id="29" w:author="Wolfe, Rachael" w:date="2026-09-25T20:03:00Z" w16du:dateUtc="2026-09-26T00:03:00Z"/>
          <w:rFonts w:asciiTheme="minorHAnsi" w:hAnsiTheme="minorHAnsi" w:cstheme="minorHAnsi"/>
          <w:sz w:val="20"/>
          <w:szCs w:val="20"/>
        </w:rPr>
      </w:pPr>
      <w:ins w:id="30" w:author="Wolfe, Rachael" w:date="2026-09-25T20:03:00Z" w16du:dateUtc="2026-09-26T00:03:00Z">
        <w:r w:rsidRPr="000549BF">
          <w:rPr>
            <w:rFonts w:asciiTheme="minorHAnsi" w:hAnsiTheme="minorHAnsi" w:cstheme="minorHAnsi"/>
            <w:sz w:val="20"/>
            <w:szCs w:val="20"/>
          </w:rPr>
          <w:t xml:space="preserve">The Wisconsin State Legislature grants the Dental Examining Board the authority to </w:t>
        </w:r>
        <w:r w:rsidR="00924A5E" w:rsidRPr="000549BF">
          <w:rPr>
            <w:rFonts w:asciiTheme="minorHAnsi" w:hAnsiTheme="minorHAnsi" w:cstheme="minorHAnsi"/>
            <w:sz w:val="20"/>
            <w:szCs w:val="20"/>
          </w:rPr>
          <w:t>disseminate</w:t>
        </w:r>
        <w:r w:rsidRPr="000549BF">
          <w:rPr>
            <w:rFonts w:asciiTheme="minorHAnsi" w:hAnsiTheme="minorHAnsi" w:cstheme="minorHAnsi"/>
            <w:sz w:val="20"/>
            <w:szCs w:val="20"/>
          </w:rPr>
          <w:t xml:space="preserve"> rules in </w:t>
        </w:r>
        <w:r>
          <w:fldChar w:fldCharType="begin"/>
        </w:r>
        <w:r>
          <w:instrText>HYPERLINK "http://docs.legis.wisconsin.gov/statutes/statutes/447/058"</w:instrText>
        </w:r>
        <w:r>
          <w:fldChar w:fldCharType="separate"/>
        </w:r>
        <w:r w:rsidRPr="000549BF">
          <w:rPr>
            <w:rStyle w:val="Hyperlink"/>
            <w:rFonts w:asciiTheme="minorHAnsi" w:hAnsiTheme="minorHAnsi" w:cstheme="minorHAnsi"/>
            <w:sz w:val="20"/>
            <w:szCs w:val="20"/>
          </w:rPr>
          <w:t>Wis. Stat. 447.02</w:t>
        </w:r>
        <w:r>
          <w:fldChar w:fldCharType="end"/>
        </w:r>
        <w:r w:rsidRPr="000549BF">
          <w:rPr>
            <w:rFonts w:asciiTheme="minorHAnsi" w:hAnsiTheme="minorHAnsi" w:cstheme="minorHAnsi"/>
            <w:sz w:val="20"/>
            <w:szCs w:val="20"/>
          </w:rPr>
          <w:t>. The Dentistry Examining Board has the authority to author and edit Wisconsin Administrative Code</w:t>
        </w:r>
        <w:r w:rsidRPr="000549BF">
          <w:rPr>
            <w:rStyle w:val="qsrefcodenuma"/>
            <w:rFonts w:asciiTheme="minorHAnsi" w:hAnsiTheme="minorHAnsi" w:cstheme="minorHAnsi"/>
            <w:color w:val="000000"/>
            <w:sz w:val="20"/>
            <w:szCs w:val="20"/>
            <w:shd w:val="clear" w:color="auto" w:fill="FFFFFF"/>
          </w:rPr>
          <w:t> </w:t>
        </w:r>
        <w:r>
          <w:fldChar w:fldCharType="begin"/>
        </w:r>
        <w:r>
          <w:instrText>HYPERLINK "http://docs.legis.wisconsin.gov/code/admin_code/de"</w:instrText>
        </w:r>
        <w:r>
          <w:fldChar w:fldCharType="separate"/>
        </w:r>
        <w:r w:rsidRPr="000549BF">
          <w:rPr>
            <w:rStyle w:val="Hyperlink"/>
            <w:rFonts w:asciiTheme="minorHAnsi" w:hAnsiTheme="minorHAnsi" w:cstheme="minorHAnsi"/>
            <w:sz w:val="20"/>
            <w:szCs w:val="20"/>
            <w:shd w:val="clear" w:color="auto" w:fill="FFFFFF"/>
          </w:rPr>
          <w:t>DE</w:t>
        </w:r>
        <w:r>
          <w:fldChar w:fldCharType="end"/>
        </w:r>
        <w:r w:rsidRPr="000549BF">
          <w:rPr>
            <w:rStyle w:val="qsrefcodenuma"/>
            <w:rFonts w:asciiTheme="minorHAnsi" w:hAnsiTheme="minorHAnsi" w:cstheme="minorHAnsi"/>
            <w:color w:val="000000"/>
            <w:sz w:val="20"/>
            <w:szCs w:val="20"/>
            <w:shd w:val="clear" w:color="auto" w:fill="FFFFFF"/>
          </w:rPr>
          <w:t>.  </w:t>
        </w:r>
      </w:ins>
    </w:p>
    <w:p w14:paraId="18D0C38F" w14:textId="77777777" w:rsidR="005C6BBD" w:rsidRPr="00845EF0" w:rsidRDefault="005C6BBD" w:rsidP="006B3DFE">
      <w:pPr>
        <w:pStyle w:val="Title"/>
        <w:tabs>
          <w:tab w:val="clear" w:pos="0"/>
          <w:tab w:val="clear" w:pos="1440"/>
        </w:tabs>
        <w:jc w:val="left"/>
        <w:rPr>
          <w:ins w:id="31" w:author="Wolfe, Rachael" w:date="2026-09-25T20:03:00Z" w16du:dateUtc="2026-09-26T00:03:00Z"/>
          <w:rFonts w:asciiTheme="minorHAnsi" w:hAnsiTheme="minorHAnsi" w:cstheme="minorHAnsi"/>
          <w:b w:val="0"/>
          <w:color w:val="000000"/>
          <w:sz w:val="20"/>
          <w:szCs w:val="20"/>
        </w:rPr>
      </w:pPr>
    </w:p>
    <w:p w14:paraId="1BEB07F0" w14:textId="77777777" w:rsidR="00366C22" w:rsidRPr="00845EF0" w:rsidRDefault="00225B04" w:rsidP="006B3DFE">
      <w:pPr>
        <w:pStyle w:val="Title"/>
        <w:tabs>
          <w:tab w:val="clear" w:pos="0"/>
          <w:tab w:val="clear" w:pos="1440"/>
        </w:tabs>
        <w:jc w:val="left"/>
        <w:rPr>
          <w:ins w:id="32" w:author="Wolfe, Rachael" w:date="2026-09-25T20:03:00Z" w16du:dateUtc="2026-09-26T00:03:00Z"/>
          <w:rFonts w:asciiTheme="minorHAnsi" w:hAnsiTheme="minorHAnsi" w:cstheme="minorHAnsi"/>
          <w:b w:val="0"/>
          <w:bCs w:val="0"/>
          <w:iCs/>
          <w:color w:val="000000"/>
          <w:sz w:val="20"/>
          <w:szCs w:val="20"/>
        </w:rPr>
      </w:pPr>
      <w:ins w:id="33" w:author="Wolfe, Rachael" w:date="2026-09-25T20:03:00Z" w16du:dateUtc="2026-09-26T00:03:00Z">
        <w:r w:rsidRPr="00845EF0">
          <w:rPr>
            <w:rFonts w:asciiTheme="minorHAnsi" w:hAnsiTheme="minorHAnsi" w:cstheme="minorHAnsi"/>
            <w:b w:val="0"/>
            <w:color w:val="000000"/>
            <w:sz w:val="20"/>
            <w:szCs w:val="20"/>
          </w:rPr>
          <w:t>Please p</w:t>
        </w:r>
        <w:r w:rsidR="006B3DFE" w:rsidRPr="00845EF0">
          <w:rPr>
            <w:rFonts w:asciiTheme="minorHAnsi" w:hAnsiTheme="minorHAnsi" w:cstheme="minorHAnsi"/>
            <w:b w:val="0"/>
            <w:color w:val="000000"/>
            <w:sz w:val="20"/>
            <w:szCs w:val="20"/>
          </w:rPr>
          <w:t xml:space="preserve">rovide a </w:t>
        </w:r>
        <w:r w:rsidR="0061382B" w:rsidRPr="00845EF0">
          <w:rPr>
            <w:rFonts w:asciiTheme="minorHAnsi" w:hAnsiTheme="minorHAnsi" w:cstheme="minorHAnsi"/>
            <w:b w:val="0"/>
            <w:color w:val="000000"/>
            <w:sz w:val="20"/>
            <w:szCs w:val="20"/>
          </w:rPr>
          <w:t xml:space="preserve">more </w:t>
        </w:r>
        <w:r w:rsidR="006B3DFE" w:rsidRPr="00845EF0">
          <w:rPr>
            <w:rFonts w:asciiTheme="minorHAnsi" w:hAnsiTheme="minorHAnsi" w:cstheme="minorHAnsi"/>
            <w:b w:val="0"/>
            <w:color w:val="000000"/>
            <w:sz w:val="20"/>
            <w:szCs w:val="20"/>
          </w:rPr>
          <w:t xml:space="preserve">detailed description of your </w:t>
        </w:r>
        <w:r w:rsidR="006B3DFE" w:rsidRPr="00845EF0">
          <w:rPr>
            <w:rFonts w:asciiTheme="minorHAnsi" w:hAnsiTheme="minorHAnsi" w:cstheme="minorHAnsi"/>
            <w:color w:val="000000"/>
            <w:sz w:val="20"/>
            <w:szCs w:val="20"/>
          </w:rPr>
          <w:t xml:space="preserve">successful </w:t>
        </w:r>
        <w:r w:rsidR="00845EF0" w:rsidRPr="00845EF0">
          <w:rPr>
            <w:rFonts w:asciiTheme="minorHAnsi" w:hAnsiTheme="minorHAnsi" w:cstheme="minorHAnsi"/>
            <w:color w:val="000000"/>
            <w:sz w:val="20"/>
            <w:szCs w:val="20"/>
          </w:rPr>
          <w:t>implementation of Act 20</w:t>
        </w:r>
        <w:r w:rsidR="006B3DFE" w:rsidRPr="00845EF0">
          <w:rPr>
            <w:rFonts w:asciiTheme="minorHAnsi" w:hAnsiTheme="minorHAnsi" w:cstheme="minorHAnsi"/>
            <w:color w:val="000000"/>
            <w:sz w:val="20"/>
            <w:szCs w:val="20"/>
          </w:rPr>
          <w:t xml:space="preserve"> </w:t>
        </w:r>
        <w:r w:rsidR="006B3DFE" w:rsidRPr="00845EF0">
          <w:rPr>
            <w:rFonts w:asciiTheme="minorHAnsi" w:hAnsiTheme="minorHAnsi" w:cstheme="minorHAnsi"/>
            <w:b w:val="0"/>
            <w:color w:val="000000"/>
            <w:sz w:val="20"/>
            <w:szCs w:val="20"/>
          </w:rPr>
          <w:t xml:space="preserve">by </w:t>
        </w:r>
        <w:r w:rsidR="00366C22" w:rsidRPr="00845EF0">
          <w:rPr>
            <w:rFonts w:asciiTheme="minorHAnsi" w:hAnsiTheme="minorHAnsi" w:cstheme="minorHAnsi"/>
            <w:b w:val="0"/>
            <w:color w:val="000000"/>
            <w:sz w:val="20"/>
            <w:szCs w:val="20"/>
          </w:rPr>
          <w:t xml:space="preserve">fully </w:t>
        </w:r>
        <w:r w:rsidR="006B3DFE" w:rsidRPr="00845EF0">
          <w:rPr>
            <w:rFonts w:asciiTheme="minorHAnsi" w:hAnsiTheme="minorHAnsi" w:cstheme="minorHAnsi"/>
            <w:b w:val="0"/>
            <w:color w:val="000000"/>
            <w:sz w:val="20"/>
            <w:szCs w:val="20"/>
          </w:rPr>
          <w:t xml:space="preserve">completing this form. </w:t>
        </w:r>
        <w:r w:rsidR="00366C22" w:rsidRPr="00845EF0">
          <w:rPr>
            <w:rFonts w:asciiTheme="minorHAnsi" w:hAnsiTheme="minorHAnsi" w:cstheme="minorHAnsi"/>
            <w:b w:val="0"/>
            <w:color w:val="000000"/>
            <w:sz w:val="20"/>
            <w:szCs w:val="20"/>
          </w:rPr>
          <w:t>E</w:t>
        </w:r>
        <w:r w:rsidR="006B3DFE" w:rsidRPr="00845EF0">
          <w:rPr>
            <w:rFonts w:asciiTheme="minorHAnsi" w:hAnsiTheme="minorHAnsi" w:cstheme="minorHAnsi"/>
            <w:b w:val="0"/>
            <w:color w:val="000000"/>
            <w:sz w:val="20"/>
            <w:szCs w:val="20"/>
          </w:rPr>
          <w:t>xpand the submission form as needed</w:t>
        </w:r>
        <w:r w:rsidR="0061382B" w:rsidRPr="00845EF0">
          <w:rPr>
            <w:rFonts w:asciiTheme="minorHAnsi" w:hAnsiTheme="minorHAnsi" w:cstheme="minorHAnsi"/>
            <w:b w:val="0"/>
            <w:color w:val="000000"/>
            <w:sz w:val="20"/>
            <w:szCs w:val="20"/>
          </w:rPr>
          <w:t xml:space="preserve"> but within</w:t>
        </w:r>
        <w:r w:rsidR="007B73D6" w:rsidRPr="00845EF0">
          <w:rPr>
            <w:rFonts w:asciiTheme="minorHAnsi" w:hAnsiTheme="minorHAnsi" w:cstheme="minorHAnsi"/>
            <w:b w:val="0"/>
            <w:color w:val="000000"/>
            <w:sz w:val="20"/>
            <w:szCs w:val="20"/>
          </w:rPr>
          <w:t xml:space="preserve"> </w:t>
        </w:r>
        <w:r w:rsidR="00145B28" w:rsidRPr="00845EF0">
          <w:rPr>
            <w:rFonts w:asciiTheme="minorHAnsi" w:hAnsiTheme="minorHAnsi" w:cstheme="minorHAnsi"/>
            <w:b w:val="0"/>
            <w:color w:val="000000"/>
            <w:sz w:val="20"/>
            <w:szCs w:val="20"/>
          </w:rPr>
          <w:t>any</w:t>
        </w:r>
        <w:r w:rsidR="0061382B" w:rsidRPr="00845EF0">
          <w:rPr>
            <w:rFonts w:asciiTheme="minorHAnsi" w:hAnsiTheme="minorHAnsi" w:cstheme="minorHAnsi"/>
            <w:b w:val="0"/>
            <w:color w:val="000000"/>
            <w:sz w:val="20"/>
            <w:szCs w:val="20"/>
          </w:rPr>
          <w:t xml:space="preserve"> limitations noted</w:t>
        </w:r>
        <w:r w:rsidR="006B3DFE" w:rsidRPr="00845EF0">
          <w:rPr>
            <w:rFonts w:asciiTheme="minorHAnsi" w:hAnsiTheme="minorHAnsi" w:cstheme="minorHAnsi"/>
            <w:b w:val="0"/>
            <w:color w:val="000000"/>
            <w:sz w:val="20"/>
            <w:szCs w:val="20"/>
          </w:rPr>
          <w:t xml:space="preserve">. </w:t>
        </w:r>
        <w:r w:rsidR="006B3DFE" w:rsidRPr="00845EF0">
          <w:rPr>
            <w:rFonts w:asciiTheme="minorHAnsi" w:hAnsiTheme="minorHAnsi" w:cstheme="minorHAnsi"/>
            <w:b w:val="0"/>
            <w:bCs w:val="0"/>
            <w:iCs/>
            <w:color w:val="000000"/>
            <w:sz w:val="20"/>
            <w:szCs w:val="20"/>
          </w:rPr>
          <w:t xml:space="preserve"> </w:t>
        </w:r>
      </w:ins>
    </w:p>
    <w:p w14:paraId="229C4480" w14:textId="77777777" w:rsidR="00DE6CFC" w:rsidRPr="00845EF0" w:rsidRDefault="00DE6CFC" w:rsidP="007B4F09">
      <w:pPr>
        <w:rPr>
          <w:ins w:id="34" w:author="Wolfe, Rachael" w:date="2026-09-25T20:03:00Z" w16du:dateUtc="2026-09-26T00:03:00Z"/>
          <w:rFonts w:asciiTheme="minorHAnsi" w:hAnsiTheme="minorHAnsi" w:cstheme="minorHAnsi"/>
          <w:b/>
          <w:sz w:val="20"/>
          <w:szCs w:val="20"/>
        </w:rPr>
      </w:pPr>
    </w:p>
    <w:p w14:paraId="5FFCB2D2" w14:textId="77777777" w:rsidR="007B4F09" w:rsidRPr="00845EF0" w:rsidRDefault="004874DC" w:rsidP="007B4F09">
      <w:pPr>
        <w:rPr>
          <w:ins w:id="35" w:author="Wolfe, Rachael" w:date="2026-09-25T20:03:00Z" w16du:dateUtc="2026-09-26T00:03:00Z"/>
          <w:rFonts w:asciiTheme="minorHAnsi" w:hAnsiTheme="minorHAnsi" w:cstheme="minorHAnsi"/>
          <w:b/>
          <w:sz w:val="20"/>
          <w:szCs w:val="20"/>
        </w:rPr>
      </w:pPr>
      <w:ins w:id="36" w:author="Wolfe, Rachael" w:date="2026-09-25T20:03:00Z" w16du:dateUtc="2026-09-26T00:03:00Z">
        <w:r w:rsidRPr="00845EF0">
          <w:rPr>
            <w:rFonts w:asciiTheme="minorHAnsi" w:hAnsiTheme="minorHAnsi" w:cstheme="minorHAnsi"/>
            <w:b/>
            <w:sz w:val="20"/>
            <w:szCs w:val="20"/>
          </w:rPr>
          <w:t xml:space="preserve">NOTE:  Please use </w:t>
        </w:r>
        <w:r w:rsidR="00845EF0" w:rsidRPr="00845EF0">
          <w:rPr>
            <w:rFonts w:asciiTheme="minorHAnsi" w:hAnsiTheme="minorHAnsi" w:cstheme="minorHAnsi"/>
            <w:b/>
            <w:sz w:val="20"/>
            <w:szCs w:val="20"/>
            <w:u w:val="single"/>
          </w:rPr>
          <w:t>Calibri 10</w:t>
        </w:r>
        <w:r w:rsidRPr="00845EF0">
          <w:rPr>
            <w:rFonts w:asciiTheme="minorHAnsi" w:hAnsiTheme="minorHAnsi" w:cstheme="minorHAnsi"/>
            <w:b/>
            <w:sz w:val="20"/>
            <w:szCs w:val="20"/>
            <w:u w:val="single"/>
          </w:rPr>
          <w:t xml:space="preserve"> font</w:t>
        </w:r>
        <w:r w:rsidRPr="00845EF0">
          <w:rPr>
            <w:rFonts w:asciiTheme="minorHAnsi" w:hAnsiTheme="minorHAnsi" w:cstheme="minorHAnsi"/>
            <w:b/>
            <w:sz w:val="20"/>
            <w:szCs w:val="20"/>
          </w:rPr>
          <w:t>.</w:t>
        </w:r>
      </w:ins>
    </w:p>
    <w:p w14:paraId="7C6517B3" w14:textId="77777777" w:rsidR="00B54C6E" w:rsidRPr="00845EF0" w:rsidRDefault="00B54C6E" w:rsidP="007B4F09">
      <w:pPr>
        <w:rPr>
          <w:ins w:id="37" w:author="Wolfe, Rachael" w:date="2026-09-25T20:03:00Z" w16du:dateUtc="2026-09-26T00:03:00Z"/>
          <w:rFonts w:asciiTheme="minorHAnsi" w:hAnsiTheme="minorHAnsi" w:cstheme="minorHAnsi"/>
          <w:sz w:val="20"/>
          <w:szCs w:val="20"/>
        </w:rPr>
      </w:pPr>
    </w:p>
    <w:p w14:paraId="40E78B5F" w14:textId="77777777" w:rsidR="006D3B2F" w:rsidRDefault="00C810E1" w:rsidP="003838D4">
      <w:pPr>
        <w:tabs>
          <w:tab w:val="left" w:pos="1080"/>
        </w:tabs>
        <w:rPr>
          <w:del w:id="38" w:author="Wolfe, Rachael" w:date="2026-09-25T20:03:00Z" w16du:dateUtc="2026-09-26T00:03:00Z"/>
          <w:b/>
        </w:rPr>
      </w:pPr>
      <w:del w:id="39" w:author="Wolfe, Rachael" w:date="2026-09-25T20:03:00Z" w16du:dateUtc="2026-09-26T00:03:00Z">
        <w:r>
          <w:delText>PA</w:delText>
        </w:r>
        <w:r w:rsidR="00444CF5">
          <w:delText>-</w:delText>
        </w:r>
        <w:r w:rsidR="001568F0">
          <w:delText>5</w:delText>
        </w:r>
        <w:r w:rsidR="001E2A42">
          <w:delText>-</w:delText>
        </w:r>
        <w:r w:rsidR="001568F0">
          <w:delText>O</w:delText>
        </w:r>
        <w:r w:rsidR="006F5DBD">
          <w:delText>-D</w:delText>
        </w:r>
        <w:r w:rsidR="00CE2222">
          <w:delText xml:space="preserve"> </w:delText>
        </w:r>
        <w:r w:rsidR="009D55B9">
          <w:rPr>
            <w:sz w:val="18"/>
          </w:rPr>
          <w:delText>Oct</w:delText>
        </w:r>
        <w:r w:rsidR="00D7601A">
          <w:rPr>
            <w:sz w:val="18"/>
          </w:rPr>
          <w:delText xml:space="preserve"> 2024</w:delText>
        </w:r>
        <w:r w:rsidR="00D7601A">
          <w:rPr>
            <w:sz w:val="18"/>
          </w:rPr>
          <w:tab/>
        </w:r>
        <w:r w:rsidR="003838D4">
          <w:rPr>
            <w:sz w:val="18"/>
          </w:rPr>
          <w:tab/>
        </w:r>
        <w:r w:rsidR="003838D4">
          <w:rPr>
            <w:sz w:val="18"/>
          </w:rPr>
          <w:tab/>
        </w:r>
        <w:r w:rsidR="009A15F0">
          <w:rPr>
            <w:b/>
          </w:rPr>
          <w:delText xml:space="preserve">5-O-D </w:delText>
        </w:r>
        <w:r w:rsidR="00F04066">
          <w:rPr>
            <w:b/>
          </w:rPr>
          <w:delText>Virtual Learning Options</w:delText>
        </w:r>
      </w:del>
    </w:p>
    <w:p w14:paraId="0DDA83F9" w14:textId="77777777" w:rsidR="003246A5" w:rsidRDefault="003246A5">
      <w:pPr>
        <w:rPr>
          <w:del w:id="40" w:author="Wolfe, Rachael" w:date="2026-09-25T20:03:00Z" w16du:dateUtc="2026-09-26T00:03:00Z"/>
        </w:rPr>
      </w:pPr>
    </w:p>
    <w:p w14:paraId="13058D60" w14:textId="77777777" w:rsidR="008E5D00" w:rsidRDefault="00444CF5" w:rsidP="008E5D00">
      <w:pPr>
        <w:rPr>
          <w:del w:id="41" w:author="Wolfe, Rachael" w:date="2026-09-25T20:03:00Z" w16du:dateUtc="2026-09-26T00:03:00Z"/>
        </w:rPr>
      </w:pPr>
      <w:del w:id="42" w:author="Wolfe, Rachael" w:date="2026-09-25T20:03:00Z" w16du:dateUtc="2026-09-26T00:03:00Z">
        <w:r>
          <w:delText xml:space="preserve">District: </w:delText>
        </w:r>
        <w:r>
          <w:rPr>
            <w:u w:val="single"/>
          </w:rPr>
          <w:tab/>
        </w:r>
        <w:r>
          <w:rPr>
            <w:u w:val="single"/>
          </w:rPr>
          <w:tab/>
        </w:r>
        <w:r>
          <w:rPr>
            <w:u w:val="single"/>
          </w:rPr>
          <w:tab/>
        </w:r>
        <w:r>
          <w:rPr>
            <w:u w:val="single"/>
          </w:rPr>
          <w:tab/>
        </w:r>
        <w:r>
          <w:rPr>
            <w:u w:val="single"/>
          </w:rPr>
          <w:tab/>
        </w:r>
        <w:r w:rsidR="00A25303">
          <w:rPr>
            <w:u w:val="single"/>
          </w:rPr>
          <w:tab/>
        </w:r>
        <w:r w:rsidR="00A25303">
          <w:rPr>
            <w:u w:val="single"/>
          </w:rPr>
          <w:tab/>
        </w:r>
        <w:r w:rsidR="00A25303">
          <w:tab/>
        </w:r>
        <w:r w:rsidR="00A25303">
          <w:tab/>
        </w:r>
        <w:r w:rsidR="008E5D00">
          <w:delText xml:space="preserve">        Count Date: </w:delText>
        </w:r>
        <w:r w:rsidR="008E5D00">
          <w:rPr>
            <w:u w:val="single"/>
          </w:rPr>
          <w:tab/>
        </w:r>
        <w:r w:rsidR="008E5D00">
          <w:rPr>
            <w:u w:val="single"/>
          </w:rPr>
          <w:tab/>
        </w:r>
        <w:r w:rsidR="008E5D00">
          <w:rPr>
            <w:u w:val="single"/>
          </w:rPr>
          <w:tab/>
        </w:r>
      </w:del>
    </w:p>
    <w:p w14:paraId="570D4BE7" w14:textId="77777777" w:rsidR="008E5D00" w:rsidRDefault="008E5D00">
      <w:pPr>
        <w:rPr>
          <w:del w:id="43" w:author="Wolfe, Rachael" w:date="2026-09-25T20:03:00Z" w16du:dateUtc="2026-09-26T00:03:00Z"/>
        </w:rPr>
      </w:pPr>
    </w:p>
    <w:p w14:paraId="3425C751" w14:textId="77777777" w:rsidR="00444CF5" w:rsidRDefault="00444CF5">
      <w:pPr>
        <w:rPr>
          <w:del w:id="44" w:author="Wolfe, Rachael" w:date="2026-09-25T20:03:00Z" w16du:dateUtc="2026-09-26T00:03:00Z"/>
          <w:u w:val="single"/>
        </w:rPr>
      </w:pPr>
      <w:del w:id="45" w:author="Wolfe, Rachael" w:date="2026-09-25T20:03:00Z" w16du:dateUtc="2026-09-26T00:03:00Z">
        <w:r>
          <w:delText xml:space="preserve">Building/Program: </w:delText>
        </w:r>
        <w:r>
          <w:rPr>
            <w:u w:val="single"/>
          </w:rPr>
          <w:tab/>
        </w:r>
        <w:r w:rsidR="00A25303">
          <w:rPr>
            <w:u w:val="single"/>
          </w:rPr>
          <w:tab/>
        </w:r>
        <w:r w:rsidR="00A25303">
          <w:rPr>
            <w:u w:val="single"/>
          </w:rPr>
          <w:tab/>
        </w:r>
        <w:r>
          <w:rPr>
            <w:u w:val="single"/>
          </w:rPr>
          <w:tab/>
        </w:r>
        <w:r>
          <w:rPr>
            <w:u w:val="single"/>
          </w:rPr>
          <w:tab/>
        </w:r>
        <w:r>
          <w:rPr>
            <w:u w:val="single"/>
          </w:rPr>
          <w:tab/>
        </w:r>
      </w:del>
    </w:p>
    <w:p w14:paraId="285C4592" w14:textId="77777777" w:rsidR="006D3B2F" w:rsidRDefault="006D3B2F">
      <w:pPr>
        <w:rPr>
          <w:del w:id="46" w:author="Wolfe, Rachael" w:date="2026-09-25T20:03:00Z" w16du:dateUtc="2026-09-26T00:03:00Z"/>
          <w:u w:val="single"/>
        </w:rPr>
      </w:pPr>
    </w:p>
    <w:p w14:paraId="76E5AF07" w14:textId="77777777" w:rsidR="003838D4" w:rsidRPr="003838D4" w:rsidRDefault="003838D4" w:rsidP="003838D4">
      <w:pPr>
        <w:tabs>
          <w:tab w:val="left" w:pos="1080"/>
        </w:tabs>
        <w:rPr>
          <w:del w:id="47" w:author="Wolfe, Rachael" w:date="2026-09-25T20:03:00Z" w16du:dateUtc="2026-09-26T00:03:00Z"/>
          <w:b/>
          <w:color w:val="FF0000"/>
        </w:rPr>
      </w:pPr>
      <w:del w:id="48" w:author="Wolfe, Rachael" w:date="2026-09-25T20:03:00Z" w16du:dateUtc="2026-09-26T00:03:00Z">
        <w:r>
          <w:rPr>
            <w:b/>
            <w:color w:val="FF0000"/>
          </w:rPr>
          <w:delText xml:space="preserve">Please check that you have </w:delText>
        </w:r>
        <w:r w:rsidR="00D93344">
          <w:rPr>
            <w:b/>
            <w:color w:val="FF0000"/>
          </w:rPr>
          <w:delText>attached</w:delText>
        </w:r>
        <w:r w:rsidRPr="003838D4">
          <w:rPr>
            <w:b/>
            <w:color w:val="FF0000"/>
          </w:rPr>
          <w:delText xml:space="preserve">: </w:delText>
        </w:r>
        <w:r w:rsidRPr="003838D4">
          <w:rPr>
            <w:b/>
            <w:color w:val="FF0000"/>
          </w:rPr>
          <w:tab/>
        </w:r>
        <w:r w:rsidRPr="003838D4">
          <w:rPr>
            <w:b/>
            <w:color w:val="FF0000"/>
          </w:rPr>
          <w:sym w:font="Wingdings" w:char="F0A8"/>
        </w:r>
        <w:r w:rsidRPr="003838D4">
          <w:rPr>
            <w:b/>
            <w:color w:val="FF0000"/>
          </w:rPr>
          <w:delText xml:space="preserve"> PA-5OD</w:delText>
        </w:r>
        <w:r w:rsidR="00613592">
          <w:rPr>
            <w:b/>
            <w:color w:val="FF0000"/>
          </w:rPr>
          <w:delText xml:space="preserve"> </w:delText>
        </w:r>
        <w:r w:rsidRPr="003838D4">
          <w:rPr>
            <w:b/>
            <w:color w:val="FF0000"/>
          </w:rPr>
          <w:delText>(1) Virtual Learning Participation Summary</w:delText>
        </w:r>
      </w:del>
    </w:p>
    <w:p w14:paraId="64789A33" w14:textId="77777777" w:rsidR="00D7272C" w:rsidRPr="003838D4" w:rsidRDefault="003838D4" w:rsidP="003838D4">
      <w:pPr>
        <w:tabs>
          <w:tab w:val="left" w:pos="1080"/>
        </w:tabs>
        <w:rPr>
          <w:del w:id="49" w:author="Wolfe, Rachael" w:date="2026-09-25T20:03:00Z" w16du:dateUtc="2026-09-26T00:03:00Z"/>
          <w:b/>
          <w:color w:val="FF0000"/>
        </w:rPr>
      </w:pPr>
      <w:del w:id="50" w:author="Wolfe, Rachael" w:date="2026-09-25T20:03:00Z" w16du:dateUtc="2026-09-26T00:03:00Z">
        <w:r w:rsidRPr="003838D4">
          <w:rPr>
            <w:b/>
            <w:color w:val="FF0000"/>
          </w:rPr>
          <w:tab/>
        </w:r>
        <w:r w:rsidRPr="003838D4">
          <w:rPr>
            <w:b/>
            <w:color w:val="FF0000"/>
          </w:rPr>
          <w:tab/>
        </w:r>
        <w:r w:rsidRPr="003838D4">
          <w:rPr>
            <w:b/>
            <w:color w:val="FF0000"/>
          </w:rPr>
          <w:tab/>
        </w:r>
        <w:r w:rsidRPr="003838D4">
          <w:rPr>
            <w:b/>
            <w:color w:val="FF0000"/>
          </w:rPr>
          <w:tab/>
        </w:r>
        <w:r w:rsidRPr="003838D4">
          <w:rPr>
            <w:b/>
            <w:color w:val="FF0000"/>
          </w:rPr>
          <w:tab/>
        </w:r>
        <w:r w:rsidRPr="003838D4">
          <w:rPr>
            <w:b/>
            <w:color w:val="FF0000"/>
          </w:rPr>
          <w:sym w:font="Wingdings" w:char="F0A8"/>
        </w:r>
        <w:r>
          <w:rPr>
            <w:b/>
            <w:color w:val="FF0000"/>
          </w:rPr>
          <w:delText xml:space="preserve"> List of</w:delText>
        </w:r>
        <w:r w:rsidR="00993D0C">
          <w:rPr>
            <w:b/>
            <w:color w:val="FF0000"/>
          </w:rPr>
          <w:delText xml:space="preserve"> </w:delText>
        </w:r>
        <w:r>
          <w:rPr>
            <w:b/>
            <w:color w:val="FF0000"/>
          </w:rPr>
          <w:delText xml:space="preserve">Virtual Learning Mentors for this </w:delText>
        </w:r>
        <w:r w:rsidR="00993D0C">
          <w:rPr>
            <w:b/>
            <w:color w:val="FF0000"/>
          </w:rPr>
          <w:delText>Program</w:delText>
        </w:r>
      </w:del>
    </w:p>
    <w:p w14:paraId="01C07DB5" w14:textId="77777777" w:rsidR="00D7272C" w:rsidRDefault="00B370F3" w:rsidP="00993D0C">
      <w:pPr>
        <w:tabs>
          <w:tab w:val="left" w:pos="1080"/>
        </w:tabs>
        <w:spacing w:before="120"/>
        <w:rPr>
          <w:del w:id="51" w:author="Wolfe, Rachael" w:date="2026-09-25T20:03:00Z" w16du:dateUtc="2026-09-26T00:03:00Z"/>
        </w:rPr>
      </w:pPr>
      <w:del w:id="52" w:author="Wolfe, Rachael" w:date="2026-09-25T20:03:00Z" w16du:dateUtc="2026-09-26T00:03:00Z">
        <w:r>
          <w:delText>V</w:delText>
        </w:r>
        <w:r w:rsidR="00417C1B">
          <w:delText xml:space="preserve">irtual </w:delText>
        </w:r>
        <w:r w:rsidR="00993D0C">
          <w:delText xml:space="preserve">learning courses </w:delText>
        </w:r>
        <w:r w:rsidR="00CE3FDB">
          <w:delText xml:space="preserve">in grades K-12 </w:delText>
        </w:r>
        <w:r w:rsidR="00993D0C">
          <w:delText>are board-approved</w:delText>
        </w:r>
        <w:r w:rsidR="002A0668">
          <w:delText>, earn academic credit,</w:delText>
        </w:r>
        <w:r w:rsidR="00993D0C">
          <w:delText xml:space="preserve"> </w:delText>
        </w:r>
        <w:r w:rsidR="00D7272C">
          <w:delText>and</w:delText>
        </w:r>
        <w:r w:rsidR="00993D0C">
          <w:delText xml:space="preserve"> instruction</w:delText>
        </w:r>
        <w:r w:rsidR="002A0668">
          <w:delText xml:space="preserve"> </w:delText>
        </w:r>
        <w:r w:rsidR="00993D0C">
          <w:delText>is delivered via a digital learning envir</w:delText>
        </w:r>
        <w:r w:rsidR="00CE3FDB">
          <w:delText xml:space="preserve">onment. </w:delText>
        </w:r>
        <w:r w:rsidR="002A0668">
          <w:delText>Check all that apply to your virtual program and provide the additional detail requested:</w:delText>
        </w:r>
      </w:del>
    </w:p>
    <w:p w14:paraId="50A340CD" w14:textId="77777777" w:rsidR="002A0668" w:rsidRPr="002A0668" w:rsidRDefault="00D93344" w:rsidP="00355E05">
      <w:pPr>
        <w:tabs>
          <w:tab w:val="left" w:pos="1080"/>
        </w:tabs>
        <w:spacing w:before="120"/>
        <w:ind w:left="288"/>
        <w:rPr>
          <w:del w:id="53" w:author="Wolfe, Rachael" w:date="2026-09-25T20:03:00Z" w16du:dateUtc="2026-09-26T00:03:00Z"/>
          <w:u w:val="single"/>
        </w:rPr>
      </w:pPr>
      <w:del w:id="54" w:author="Wolfe, Rachael" w:date="2026-09-25T20:03:00Z" w16du:dateUtc="2026-09-26T00:03:00Z">
        <w:r w:rsidRPr="002A0668">
          <w:delText xml:space="preserve"> </w:delText>
        </w:r>
        <w:r w:rsidR="00D7272C" w:rsidRPr="002A0668">
          <w:rPr>
            <w:b/>
          </w:rPr>
          <w:sym w:font="Wingdings" w:char="F0A8"/>
        </w:r>
        <w:r w:rsidR="00D7272C" w:rsidRPr="002A0668">
          <w:rPr>
            <w:b/>
          </w:rPr>
          <w:delText xml:space="preserve"> </w:delText>
        </w:r>
        <w:r w:rsidR="00D7272C" w:rsidRPr="002A0668">
          <w:rPr>
            <w:bCs/>
          </w:rPr>
          <w:delText>D</w:delText>
        </w:r>
        <w:r w:rsidR="00D262FC" w:rsidRPr="002A0668">
          <w:delText>istrict</w:delText>
        </w:r>
        <w:r w:rsidR="008155C5">
          <w:delText xml:space="preserve"> </w:delText>
        </w:r>
        <w:r w:rsidR="00D262FC" w:rsidRPr="002A0668">
          <w:delText xml:space="preserve">provided </w:delText>
        </w:r>
        <w:r w:rsidR="00355E05">
          <w:delText>w/</w:delText>
        </w:r>
        <w:r w:rsidR="00D262FC" w:rsidRPr="002A0668">
          <w:delText xml:space="preserve"> district teachers</w:delText>
        </w:r>
        <w:r w:rsidR="002A0668">
          <w:delText xml:space="preserve"> (</w:delText>
        </w:r>
        <w:r w:rsidR="00355E05">
          <w:delText xml:space="preserve">list </w:delText>
        </w:r>
        <w:r w:rsidR="002A0668">
          <w:delText xml:space="preserve">courseware): </w:delText>
        </w:r>
        <w:r w:rsidR="002A0668">
          <w:rPr>
            <w:u w:val="single"/>
          </w:rPr>
          <w:tab/>
        </w:r>
        <w:r w:rsidR="002A0668">
          <w:rPr>
            <w:u w:val="single"/>
          </w:rPr>
          <w:tab/>
        </w:r>
        <w:r w:rsidR="00355E05">
          <w:rPr>
            <w:u w:val="single"/>
          </w:rPr>
          <w:tab/>
        </w:r>
        <w:r w:rsidR="002A0668">
          <w:rPr>
            <w:u w:val="single"/>
          </w:rPr>
          <w:tab/>
        </w:r>
        <w:r w:rsidR="002A0668">
          <w:rPr>
            <w:u w:val="single"/>
          </w:rPr>
          <w:tab/>
        </w:r>
        <w:r w:rsidR="002A0668">
          <w:rPr>
            <w:u w:val="single"/>
          </w:rPr>
          <w:tab/>
        </w:r>
        <w:r w:rsidR="002A0668">
          <w:rPr>
            <w:u w:val="single"/>
          </w:rPr>
          <w:tab/>
        </w:r>
      </w:del>
    </w:p>
    <w:p w14:paraId="21F9CD39" w14:textId="77777777" w:rsidR="002A0668" w:rsidRDefault="002A0668" w:rsidP="00355E05">
      <w:pPr>
        <w:tabs>
          <w:tab w:val="left" w:pos="1080"/>
        </w:tabs>
        <w:spacing w:before="120"/>
        <w:ind w:left="288"/>
        <w:rPr>
          <w:del w:id="55" w:author="Wolfe, Rachael" w:date="2026-09-25T20:03:00Z" w16du:dateUtc="2026-09-26T00:03:00Z"/>
          <w:u w:val="single"/>
        </w:rPr>
      </w:pPr>
      <w:del w:id="56" w:author="Wolfe, Rachael" w:date="2026-09-25T20:03:00Z" w16du:dateUtc="2026-09-26T00:03:00Z">
        <w:r>
          <w:rPr>
            <w:b/>
          </w:rPr>
          <w:delText xml:space="preserve"> </w:delText>
        </w:r>
        <w:r w:rsidRPr="002A0668">
          <w:rPr>
            <w:b/>
          </w:rPr>
          <w:sym w:font="Wingdings" w:char="F0A8"/>
        </w:r>
        <w:r w:rsidRPr="002A0668">
          <w:rPr>
            <w:b/>
          </w:rPr>
          <w:delText xml:space="preserve"> C</w:delText>
        </w:r>
        <w:r w:rsidRPr="002A0668">
          <w:delText>oope</w:delText>
        </w:r>
        <w:r>
          <w:delText xml:space="preserve">rative agreement w/ </w:delText>
        </w:r>
        <w:r w:rsidR="00355E05">
          <w:delText>ano</w:delText>
        </w:r>
        <w:r>
          <w:delText xml:space="preserve">ther MI public school (district name): </w:delText>
        </w:r>
        <w:r>
          <w:rPr>
            <w:u w:val="single"/>
          </w:rPr>
          <w:tab/>
        </w:r>
        <w:r>
          <w:rPr>
            <w:u w:val="single"/>
          </w:rPr>
          <w:tab/>
        </w:r>
        <w:r>
          <w:rPr>
            <w:u w:val="single"/>
          </w:rPr>
          <w:tab/>
        </w:r>
        <w:r>
          <w:rPr>
            <w:u w:val="single"/>
          </w:rPr>
          <w:tab/>
        </w:r>
        <w:r>
          <w:rPr>
            <w:u w:val="single"/>
          </w:rPr>
          <w:tab/>
        </w:r>
      </w:del>
    </w:p>
    <w:p w14:paraId="0742B889" w14:textId="77777777" w:rsidR="00355E05" w:rsidRPr="002A0668" w:rsidRDefault="00355E05" w:rsidP="00355E05">
      <w:pPr>
        <w:tabs>
          <w:tab w:val="left" w:pos="1080"/>
        </w:tabs>
        <w:spacing w:before="120"/>
        <w:ind w:left="288"/>
        <w:rPr>
          <w:del w:id="57" w:author="Wolfe, Rachael" w:date="2026-09-25T20:03:00Z" w16du:dateUtc="2026-09-26T00:03:00Z"/>
          <w:u w:val="single"/>
        </w:rPr>
      </w:pPr>
      <w:del w:id="58" w:author="Wolfe, Rachael" w:date="2026-09-25T20:03:00Z" w16du:dateUtc="2026-09-26T00:03:00Z">
        <w:r>
          <w:rPr>
            <w:b/>
          </w:rPr>
          <w:delText xml:space="preserve"> </w:delText>
        </w:r>
        <w:r w:rsidRPr="002A0668">
          <w:rPr>
            <w:b/>
          </w:rPr>
          <w:sym w:font="Wingdings" w:char="F0A8"/>
        </w:r>
        <w:r w:rsidRPr="002A0668">
          <w:rPr>
            <w:b/>
          </w:rPr>
          <w:delText xml:space="preserve"> </w:delText>
        </w:r>
        <w:r>
          <w:rPr>
            <w:b/>
          </w:rPr>
          <w:delText xml:space="preserve"> </w:delText>
        </w:r>
        <w:r w:rsidRPr="002A0668">
          <w:delText>3</w:delText>
        </w:r>
        <w:r w:rsidRPr="002A0668">
          <w:rPr>
            <w:vertAlign w:val="superscript"/>
          </w:rPr>
          <w:delText>rd</w:delText>
        </w:r>
        <w:r w:rsidRPr="002A0668">
          <w:delText xml:space="preserve"> </w:delText>
        </w:r>
        <w:r>
          <w:delText>p</w:delText>
        </w:r>
        <w:r w:rsidRPr="002A0668">
          <w:delText xml:space="preserve">arty </w:delText>
        </w:r>
        <w:r>
          <w:delText>v</w:delText>
        </w:r>
        <w:r w:rsidRPr="002A0668">
          <w:delText>endor</w:delText>
        </w:r>
        <w:r>
          <w:delText xml:space="preserve"> provided</w:delText>
        </w:r>
        <w:r w:rsidRPr="002A0668">
          <w:delText xml:space="preserve"> (</w:delText>
        </w:r>
        <w:r>
          <w:delText>list vendors)</w:delText>
        </w:r>
        <w:r w:rsidRPr="002A0668">
          <w:delText xml:space="preserve">: </w:delText>
        </w:r>
        <w:r w:rsidRPr="002A0668">
          <w:rPr>
            <w:u w:val="single"/>
          </w:rPr>
          <w:tab/>
        </w:r>
        <w:r w:rsidRPr="002A0668">
          <w:rPr>
            <w:u w:val="single"/>
          </w:rPr>
          <w:tab/>
        </w:r>
        <w:r w:rsidRPr="002A0668">
          <w:rPr>
            <w:u w:val="single"/>
          </w:rPr>
          <w:tab/>
        </w:r>
        <w:r w:rsidRPr="002A0668">
          <w:rPr>
            <w:u w:val="single"/>
          </w:rPr>
          <w:tab/>
        </w:r>
        <w:r w:rsidRPr="002A0668">
          <w:rPr>
            <w:u w:val="single"/>
          </w:rPr>
          <w:tab/>
        </w:r>
        <w:r>
          <w:rPr>
            <w:u w:val="single"/>
          </w:rPr>
          <w:tab/>
        </w:r>
        <w:r>
          <w:rPr>
            <w:u w:val="single"/>
          </w:rPr>
          <w:tab/>
        </w:r>
        <w:r>
          <w:rPr>
            <w:u w:val="single"/>
          </w:rPr>
          <w:tab/>
        </w:r>
        <w:r>
          <w:rPr>
            <w:u w:val="single"/>
          </w:rPr>
          <w:tab/>
        </w:r>
      </w:del>
    </w:p>
    <w:p w14:paraId="25AE156C" w14:textId="77777777" w:rsidR="00402407" w:rsidRPr="002A0668" w:rsidRDefault="00402407" w:rsidP="002A0668">
      <w:pPr>
        <w:tabs>
          <w:tab w:val="left" w:pos="1080"/>
          <w:tab w:val="center" w:pos="5400"/>
        </w:tabs>
        <w:spacing w:before="120"/>
        <w:rPr>
          <w:del w:id="59" w:author="Wolfe, Rachael" w:date="2026-09-25T20:03:00Z" w16du:dateUtc="2026-09-26T00:03:00Z"/>
          <w:i/>
        </w:rPr>
      </w:pPr>
      <w:del w:id="60" w:author="Wolfe, Rachael" w:date="2026-09-25T20:03:00Z" w16du:dateUtc="2026-09-26T00:03:00Z">
        <w:r>
          <w:rPr>
            <w:b/>
          </w:rPr>
          <w:delText>Audit Measure for Virtual Courses</w:delText>
        </w:r>
        <w:r w:rsidR="008A6852">
          <w:rPr>
            <w:b/>
          </w:rPr>
          <w:delText xml:space="preserve"> (3 options)</w:delText>
        </w:r>
      </w:del>
    </w:p>
    <w:tbl>
      <w:tblPr>
        <w:tblW w:w="927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8" w:type="dxa"/>
          <w:left w:w="115" w:type="dxa"/>
          <w:bottom w:w="58" w:type="dxa"/>
          <w:right w:w="115" w:type="dxa"/>
        </w:tblCellMar>
        <w:tblLook w:val="0000" w:firstRow="0" w:lastRow="0" w:firstColumn="0" w:lastColumn="0" w:noHBand="0" w:noVBand="0"/>
        <w:tblCaption w:val="Audit measure options for virtual courses"/>
        <w:tblDescription w:val="Details of each audit measure option used to qualify membership for virtual courses."/>
        <w:tblPrChange w:id="61" w:author="Wolfe, Rachael" w:date="2026-09-25T20:03:00Z" w16du:dateUtc="2026-09-26T00:03:00Z">
          <w:tblPr>
            <w:tblStyle w:val="GridTable1Light"/>
            <w:tblW w:w="0" w:type="auto"/>
            <w:tblInd w:w="715" w:type="dxa"/>
            <w:tblLook w:val="04A0" w:firstRow="1" w:lastRow="0" w:firstColumn="1" w:lastColumn="0" w:noHBand="0" w:noVBand="1"/>
            <w:tblCaption w:val="Audit measure options for virtual courses"/>
            <w:tblDescription w:val="Details of each audit measure option used to qualify membership for virtual courses."/>
          </w:tblPr>
        </w:tblPrChange>
      </w:tblPr>
      <w:tblGrid>
        <w:gridCol w:w="3399"/>
        <w:gridCol w:w="2828"/>
        <w:gridCol w:w="3050"/>
        <w:tblGridChange w:id="62">
          <w:tblGrid>
            <w:gridCol w:w="597"/>
            <w:gridCol w:w="2802"/>
            <w:gridCol w:w="314"/>
            <w:gridCol w:w="2514"/>
            <w:gridCol w:w="603"/>
            <w:gridCol w:w="2447"/>
            <w:gridCol w:w="670"/>
          </w:tblGrid>
        </w:tblGridChange>
      </w:tblGrid>
      <w:tr w:rsidR="007557AC" w:rsidRPr="007557AC" w14:paraId="1CC8C3D6" w14:textId="77777777">
        <w:trPr>
          <w:trHeight w:val="288"/>
          <w:trPrChange w:id="63" w:author="Wolfe, Rachael" w:date="2026-09-25T20:03:00Z" w16du:dateUtc="2026-09-26T00:03:00Z">
            <w:trPr>
              <w:gridBefore w:val="1"/>
              <w:tblHeader/>
            </w:trPr>
          </w:trPrChange>
        </w:trPr>
        <w:tc>
          <w:tcPr>
            <w:tcW w:w="9277" w:type="dxa"/>
            <w:shd w:val="clear" w:color="auto" w:fill="EBEBFF"/>
            <w:vAlign w:val="center"/>
            <w:tcPrChange w:id="64" w:author="Wolfe, Rachael" w:date="2026-09-25T20:03:00Z" w16du:dateUtc="2026-09-26T00:03:00Z">
              <w:tcPr>
                <w:tcW w:w="3116" w:type="dxa"/>
                <w:gridSpan w:val="2"/>
                <w:shd w:val="clear" w:color="auto" w:fill="E2EFD9" w:themeFill="accent6" w:themeFillTint="33"/>
              </w:tcPr>
            </w:tcPrChange>
          </w:tcPr>
          <w:p w14:paraId="227885CF" w14:textId="77777777" w:rsidR="00BF4F43" w:rsidRPr="00845EF0" w:rsidRDefault="00B53097" w:rsidP="007557AC">
            <w:pPr>
              <w:jc w:val="center"/>
              <w:rPr>
                <w:rFonts w:asciiTheme="minorHAnsi" w:hAnsiTheme="minorHAnsi"/>
                <w:b/>
                <w:sz w:val="20"/>
                <w:rPrChange w:id="65" w:author="Wolfe, Rachael" w:date="2026-09-25T20:03:00Z" w16du:dateUtc="2026-09-26T00:03:00Z">
                  <w:rPr>
                    <w:b/>
                    <w:sz w:val="18"/>
                  </w:rPr>
                </w:rPrChange>
              </w:rPr>
            </w:pPr>
            <w:ins w:id="66" w:author="Wolfe, Rachael" w:date="2026-09-25T20:03:00Z" w16du:dateUtc="2026-09-26T00:03:00Z">
              <w:r>
                <w:rPr>
                  <w:rFonts w:asciiTheme="minorHAnsi" w:eastAsia="Verdana" w:hAnsiTheme="minorHAnsi" w:cstheme="minorHAnsi"/>
                  <w:b/>
                  <w:bCs/>
                  <w:sz w:val="20"/>
                  <w:szCs w:val="20"/>
                </w:rPr>
                <w:lastRenderedPageBreak/>
                <w:t xml:space="preserve">SECTION I: </w:t>
              </w:r>
              <w:r w:rsidR="001E2741" w:rsidRPr="00845EF0">
                <w:rPr>
                  <w:rFonts w:asciiTheme="minorHAnsi" w:eastAsia="Verdana" w:hAnsiTheme="minorHAnsi" w:cstheme="minorHAnsi"/>
                  <w:b/>
                  <w:bCs/>
                  <w:sz w:val="20"/>
                  <w:szCs w:val="20"/>
                </w:rPr>
                <w:t>C</w:t>
              </w:r>
              <w:r w:rsidR="00A6335F" w:rsidRPr="00845EF0">
                <w:rPr>
                  <w:rFonts w:asciiTheme="minorHAnsi" w:eastAsia="Verdana" w:hAnsiTheme="minorHAnsi" w:cstheme="minorHAnsi"/>
                  <w:b/>
                  <w:bCs/>
                  <w:sz w:val="20"/>
                  <w:szCs w:val="20"/>
                </w:rPr>
                <w:t>ONTACT PERSON PREPARING THE SUBMISSION</w:t>
              </w:r>
            </w:ins>
            <w:del w:id="67" w:author="Wolfe, Rachael" w:date="2026-09-25T20:03:00Z" w16du:dateUtc="2026-09-26T00:03:00Z">
              <w:r w:rsidR="00BF4F43" w:rsidRPr="007557AC">
                <w:rPr>
                  <w:sz w:val="18"/>
                </w:rPr>
                <w:delText>Tier 1 Attendance (in EACH Course)</w:delText>
              </w:r>
            </w:del>
          </w:p>
        </w:tc>
        <w:tc>
          <w:tcPr>
            <w:tcW w:w="9277" w:type="dxa"/>
            <w:shd w:val="clear" w:color="auto" w:fill="EBEBFF"/>
            <w:vAlign w:val="center"/>
            <w:tcPrChange w:id="68" w:author="Wolfe, Rachael" w:date="2026-09-25T20:03:00Z" w16du:dateUtc="2026-09-26T00:03:00Z">
              <w:tcPr>
                <w:tcW w:w="3117" w:type="dxa"/>
                <w:gridSpan w:val="2"/>
                <w:shd w:val="clear" w:color="auto" w:fill="E2EFD9" w:themeFill="accent6" w:themeFillTint="33"/>
              </w:tcPr>
            </w:tcPrChange>
          </w:tcPr>
          <w:p w14:paraId="04B22B2C" w14:textId="77777777" w:rsidR="00BF4F43" w:rsidRPr="007557AC" w:rsidRDefault="00BF4F43" w:rsidP="007557AC">
            <w:pPr>
              <w:jc w:val="center"/>
              <w:rPr>
                <w:b/>
                <w:sz w:val="18"/>
              </w:rPr>
            </w:pPr>
            <w:del w:id="69" w:author="Wolfe, Rachael" w:date="2026-09-25T20:03:00Z" w16du:dateUtc="2026-09-26T00:03:00Z">
              <w:r w:rsidRPr="007557AC">
                <w:rPr>
                  <w:sz w:val="18"/>
                </w:rPr>
                <w:delText>Tier 2 Course Activity (in EACH Course)</w:delText>
              </w:r>
            </w:del>
          </w:p>
        </w:tc>
        <w:tc>
          <w:tcPr>
            <w:tcW w:w="9277" w:type="dxa"/>
            <w:shd w:val="clear" w:color="auto" w:fill="EBEBFF"/>
            <w:vAlign w:val="center"/>
            <w:tcPrChange w:id="70" w:author="Wolfe, Rachael" w:date="2026-09-25T20:03:00Z" w16du:dateUtc="2026-09-26T00:03:00Z">
              <w:tcPr>
                <w:tcW w:w="3117" w:type="dxa"/>
                <w:gridSpan w:val="2"/>
                <w:shd w:val="clear" w:color="auto" w:fill="E2EFD9" w:themeFill="accent6" w:themeFillTint="33"/>
              </w:tcPr>
            </w:tcPrChange>
          </w:tcPr>
          <w:p w14:paraId="422EE9B6" w14:textId="77777777" w:rsidR="00BF4F43" w:rsidRPr="007557AC" w:rsidRDefault="00BF4F43" w:rsidP="007557AC">
            <w:pPr>
              <w:jc w:val="center"/>
              <w:rPr>
                <w:b/>
                <w:sz w:val="18"/>
              </w:rPr>
            </w:pPr>
            <w:del w:id="71" w:author="Wolfe, Rachael" w:date="2026-09-25T20:03:00Z" w16du:dateUtc="2026-09-26T00:03:00Z">
              <w:r w:rsidRPr="007557AC">
                <w:rPr>
                  <w:sz w:val="18"/>
                </w:rPr>
                <w:delText>Tier 3 Two-Way Interactions (weekly)</w:delText>
              </w:r>
            </w:del>
          </w:p>
        </w:tc>
      </w:tr>
    </w:tbl>
    <w:tbl>
      <w:tblPr>
        <w:tblStyle w:val="GridTable1Light"/>
        <w:tblW w:w="0" w:type="auto"/>
        <w:tblInd w:w="715" w:type="dxa"/>
        <w:tblLook w:val="04A0" w:firstRow="1" w:lastRow="0" w:firstColumn="1" w:lastColumn="0" w:noHBand="0" w:noVBand="1"/>
        <w:tblCaption w:val="Audit measure options for virtual courses"/>
        <w:tblDescription w:val="Details of each audit measure option used to qualify membership for virtual courses."/>
      </w:tblPr>
      <w:tblGrid>
        <w:gridCol w:w="2707"/>
        <w:gridCol w:w="3103"/>
        <w:gridCol w:w="2825"/>
      </w:tblGrid>
      <w:tr w:rsidR="007557AC" w14:paraId="5AE44014" w14:textId="77777777" w:rsidTr="009D55B9">
        <w:trPr>
          <w:cnfStyle w:val="100000000000" w:firstRow="1" w:lastRow="0" w:firstColumn="0" w:lastColumn="0" w:oddVBand="0" w:evenVBand="0" w:oddHBand="0" w:evenHBand="0" w:firstRowFirstColumn="0" w:firstRowLastColumn="0" w:lastRowFirstColumn="0" w:lastRowLastColumn="0"/>
          <w:tblHeader/>
          <w:del w:id="72" w:author="Wolfe, Rachael" w:date="2026-09-25T20:03:00Z" w16du:dateUtc="2026-09-26T00:03:00Z"/>
        </w:trPr>
        <w:tc>
          <w:tcPr>
            <w:cnfStyle w:val="001000000000" w:firstRow="0" w:lastRow="0" w:firstColumn="1" w:lastColumn="0" w:oddVBand="0" w:evenVBand="0" w:oddHBand="0" w:evenHBand="0" w:firstRowFirstColumn="0" w:firstRowLastColumn="0" w:lastRowFirstColumn="0" w:lastRowLastColumn="0"/>
            <w:tcW w:w="3116" w:type="dxa"/>
          </w:tcPr>
          <w:p w14:paraId="5D0D9E9D" w14:textId="77777777" w:rsidR="00BF4F43" w:rsidRPr="007557AC" w:rsidRDefault="00BF4F43" w:rsidP="00675860">
            <w:pPr>
              <w:pStyle w:val="ListParagraph"/>
              <w:numPr>
                <w:ilvl w:val="0"/>
                <w:numId w:val="1"/>
              </w:numPr>
              <w:ind w:left="430" w:hanging="270"/>
              <w:rPr>
                <w:del w:id="73" w:author="Wolfe, Rachael" w:date="2026-09-25T20:03:00Z" w16du:dateUtc="2026-09-26T00:03:00Z"/>
                <w:sz w:val="18"/>
              </w:rPr>
            </w:pPr>
            <w:del w:id="74" w:author="Wolfe, Rachael" w:date="2026-09-25T20:03:00Z" w16du:dateUtc="2026-09-26T00:03:00Z">
              <w:r w:rsidRPr="007557AC">
                <w:rPr>
                  <w:sz w:val="18"/>
                </w:rPr>
                <w:delText xml:space="preserve">Pupil attends blended course in-person (50% seated), or attends a live, synchronous instructional session (regularly scheduled) with the teacher of record for that </w:delText>
              </w:r>
              <w:r w:rsidR="00D93344">
                <w:rPr>
                  <w:sz w:val="18"/>
                </w:rPr>
                <w:delText xml:space="preserve">subject </w:delText>
              </w:r>
              <w:r w:rsidRPr="007557AC">
                <w:rPr>
                  <w:sz w:val="18"/>
                </w:rPr>
                <w:delText xml:space="preserve">course. </w:delText>
              </w:r>
            </w:del>
          </w:p>
          <w:p w14:paraId="6E8ADDE0" w14:textId="77777777" w:rsidR="00BF4F43" w:rsidRPr="007557AC" w:rsidRDefault="00BF4F43" w:rsidP="00675860">
            <w:pPr>
              <w:pStyle w:val="ListParagraph"/>
              <w:numPr>
                <w:ilvl w:val="0"/>
                <w:numId w:val="1"/>
              </w:numPr>
              <w:ind w:left="430" w:hanging="270"/>
              <w:rPr>
                <w:del w:id="75" w:author="Wolfe, Rachael" w:date="2026-09-25T20:03:00Z" w16du:dateUtc="2026-09-26T00:03:00Z"/>
                <w:sz w:val="18"/>
              </w:rPr>
            </w:pPr>
            <w:del w:id="76" w:author="Wolfe, Rachael" w:date="2026-09-25T20:03:00Z" w16du:dateUtc="2026-09-26T00:03:00Z">
              <w:r w:rsidRPr="007557AC">
                <w:rPr>
                  <w:sz w:val="18"/>
                </w:rPr>
                <w:delText>10/30-day rule does apply (if no return w/in 10 days, excused absence documentation on file)</w:delText>
              </w:r>
            </w:del>
          </w:p>
        </w:tc>
        <w:tc>
          <w:tcPr>
            <w:tcW w:w="3117" w:type="dxa"/>
          </w:tcPr>
          <w:p w14:paraId="606EC958" w14:textId="77777777" w:rsidR="00BF4F43" w:rsidRPr="007557AC" w:rsidRDefault="00BF4F43" w:rsidP="00675860">
            <w:pPr>
              <w:pStyle w:val="ListParagraph"/>
              <w:numPr>
                <w:ilvl w:val="0"/>
                <w:numId w:val="1"/>
              </w:numPr>
              <w:ind w:left="460"/>
              <w:cnfStyle w:val="100000000000" w:firstRow="1" w:lastRow="0" w:firstColumn="0" w:lastColumn="0" w:oddVBand="0" w:evenVBand="0" w:oddHBand="0" w:evenHBand="0" w:firstRowFirstColumn="0" w:firstRowLastColumn="0" w:lastRowFirstColumn="0" w:lastRowLastColumn="0"/>
              <w:rPr>
                <w:del w:id="77" w:author="Wolfe, Rachael" w:date="2026-09-25T20:03:00Z" w16du:dateUtc="2026-09-26T00:03:00Z"/>
                <w:sz w:val="18"/>
              </w:rPr>
            </w:pPr>
            <w:del w:id="78" w:author="Wolfe, Rachael" w:date="2026-09-25T20:03:00Z" w16du:dateUtc="2026-09-26T00:03:00Z">
              <w:r w:rsidRPr="007557AC">
                <w:rPr>
                  <w:sz w:val="18"/>
                </w:rPr>
                <w:delText>Pupil completes a course activity (i.e. lesson/test/quiz/assignment substantiated by a system-generated report showing pupil name, course name, activity type, and date completed).</w:delText>
              </w:r>
            </w:del>
          </w:p>
          <w:p w14:paraId="152F0F43" w14:textId="77777777" w:rsidR="00BF4F43" w:rsidRPr="007557AC" w:rsidRDefault="00BF4F43" w:rsidP="00675860">
            <w:pPr>
              <w:pStyle w:val="ListParagraph"/>
              <w:numPr>
                <w:ilvl w:val="0"/>
                <w:numId w:val="1"/>
              </w:numPr>
              <w:ind w:left="460"/>
              <w:cnfStyle w:val="100000000000" w:firstRow="1" w:lastRow="0" w:firstColumn="0" w:lastColumn="0" w:oddVBand="0" w:evenVBand="0" w:oddHBand="0" w:evenHBand="0" w:firstRowFirstColumn="0" w:firstRowLastColumn="0" w:lastRowFirstColumn="0" w:lastRowLastColumn="0"/>
              <w:rPr>
                <w:del w:id="79" w:author="Wolfe, Rachael" w:date="2026-09-25T20:03:00Z" w16du:dateUtc="2026-09-26T00:03:00Z"/>
                <w:sz w:val="18"/>
              </w:rPr>
            </w:pPr>
            <w:del w:id="80" w:author="Wolfe, Rachael" w:date="2026-09-25T20:03:00Z" w16du:dateUtc="2026-09-26T00:03:00Z">
              <w:r w:rsidRPr="007557AC">
                <w:rPr>
                  <w:sz w:val="18"/>
                </w:rPr>
                <w:delText>10/30-day rule does apply (if no return w/in 10 days, excused absence documentation on file)</w:delText>
              </w:r>
            </w:del>
          </w:p>
        </w:tc>
        <w:tc>
          <w:tcPr>
            <w:tcW w:w="3117" w:type="dxa"/>
          </w:tcPr>
          <w:p w14:paraId="49692C18" w14:textId="77777777" w:rsidR="00BF4F43" w:rsidRPr="007557AC" w:rsidRDefault="00BF4F43" w:rsidP="00675860">
            <w:pPr>
              <w:pStyle w:val="ListParagraph"/>
              <w:numPr>
                <w:ilvl w:val="0"/>
                <w:numId w:val="1"/>
              </w:numPr>
              <w:ind w:left="490"/>
              <w:cnfStyle w:val="100000000000" w:firstRow="1" w:lastRow="0" w:firstColumn="0" w:lastColumn="0" w:oddVBand="0" w:evenVBand="0" w:oddHBand="0" w:evenHBand="0" w:firstRowFirstColumn="0" w:firstRowLastColumn="0" w:lastRowFirstColumn="0" w:lastRowLastColumn="0"/>
              <w:rPr>
                <w:del w:id="81" w:author="Wolfe, Rachael" w:date="2026-09-25T20:03:00Z" w16du:dateUtc="2026-09-26T00:03:00Z"/>
                <w:sz w:val="18"/>
              </w:rPr>
            </w:pPr>
            <w:del w:id="82" w:author="Wolfe, Rachael" w:date="2026-09-25T20:03:00Z" w16du:dateUtc="2026-09-26T00:03:00Z">
              <w:r w:rsidRPr="007557AC">
                <w:rPr>
                  <w:sz w:val="18"/>
                </w:rPr>
                <w:delText>Two-ways should be conducted weekly regardless of method used for membership.</w:delText>
              </w:r>
            </w:del>
          </w:p>
          <w:p w14:paraId="62CD7BBE" w14:textId="77777777" w:rsidR="00BF4F43" w:rsidRPr="007557AC" w:rsidRDefault="00BF4F43" w:rsidP="00675860">
            <w:pPr>
              <w:pStyle w:val="ListParagraph"/>
              <w:numPr>
                <w:ilvl w:val="0"/>
                <w:numId w:val="1"/>
              </w:numPr>
              <w:ind w:left="490"/>
              <w:cnfStyle w:val="100000000000" w:firstRow="1" w:lastRow="0" w:firstColumn="0" w:lastColumn="0" w:oddVBand="0" w:evenVBand="0" w:oddHBand="0" w:evenHBand="0" w:firstRowFirstColumn="0" w:firstRowLastColumn="0" w:lastRowFirstColumn="0" w:lastRowLastColumn="0"/>
              <w:rPr>
                <w:del w:id="83" w:author="Wolfe, Rachael" w:date="2026-09-25T20:03:00Z" w16du:dateUtc="2026-09-26T00:03:00Z"/>
                <w:sz w:val="18"/>
              </w:rPr>
            </w:pPr>
            <w:del w:id="84" w:author="Wolfe, Rachael" w:date="2026-09-25T20:03:00Z" w16du:dateUtc="2026-09-26T00:03:00Z">
              <w:r w:rsidRPr="007557AC">
                <w:rPr>
                  <w:sz w:val="18"/>
                </w:rPr>
                <w:delText>Can be parent-facilitated if pupil is K-5 or SPED and age/disability prevent unassisted two-way</w:delText>
              </w:r>
            </w:del>
          </w:p>
          <w:p w14:paraId="00111EDD" w14:textId="77777777" w:rsidR="00BF4F43" w:rsidRPr="007557AC" w:rsidRDefault="00BF4F43" w:rsidP="00675860">
            <w:pPr>
              <w:pStyle w:val="ListParagraph"/>
              <w:numPr>
                <w:ilvl w:val="0"/>
                <w:numId w:val="1"/>
              </w:numPr>
              <w:ind w:left="490"/>
              <w:cnfStyle w:val="100000000000" w:firstRow="1" w:lastRow="0" w:firstColumn="0" w:lastColumn="0" w:oddVBand="0" w:evenVBand="0" w:oddHBand="0" w:evenHBand="0" w:firstRowFirstColumn="0" w:firstRowLastColumn="0" w:lastRowFirstColumn="0" w:lastRowLastColumn="0"/>
              <w:rPr>
                <w:del w:id="85" w:author="Wolfe, Rachael" w:date="2026-09-25T20:03:00Z" w16du:dateUtc="2026-09-26T00:03:00Z"/>
                <w:sz w:val="18"/>
              </w:rPr>
            </w:pPr>
            <w:del w:id="86" w:author="Wolfe, Rachael" w:date="2026-09-25T20:03:00Z" w16du:dateUtc="2026-09-26T00:03:00Z">
              <w:r w:rsidRPr="007557AC">
                <w:rPr>
                  <w:sz w:val="18"/>
                </w:rPr>
                <w:delText>10/30-day rule not relevant</w:delText>
              </w:r>
            </w:del>
          </w:p>
          <w:p w14:paraId="2BD9BAE9" w14:textId="77777777" w:rsidR="00BF4F43" w:rsidRPr="007557AC" w:rsidRDefault="00BF4F43" w:rsidP="00675860">
            <w:pPr>
              <w:pStyle w:val="ListParagraph"/>
              <w:numPr>
                <w:ilvl w:val="0"/>
                <w:numId w:val="1"/>
              </w:numPr>
              <w:ind w:left="490"/>
              <w:cnfStyle w:val="100000000000" w:firstRow="1" w:lastRow="0" w:firstColumn="0" w:lastColumn="0" w:oddVBand="0" w:evenVBand="0" w:oddHBand="0" w:evenHBand="0" w:firstRowFirstColumn="0" w:firstRowLastColumn="0" w:lastRowFirstColumn="0" w:lastRowLastColumn="0"/>
              <w:rPr>
                <w:del w:id="87" w:author="Wolfe, Rachael" w:date="2026-09-25T20:03:00Z" w16du:dateUtc="2026-09-26T00:03:00Z"/>
                <w:sz w:val="18"/>
              </w:rPr>
            </w:pPr>
            <w:del w:id="88" w:author="Wolfe, Rachael" w:date="2026-09-25T20:03:00Z" w16du:dateUtc="2026-09-26T00:03:00Z">
              <w:r w:rsidRPr="007557AC">
                <w:rPr>
                  <w:sz w:val="18"/>
                </w:rPr>
                <w:delText>Each interaction must be logged (date/method/brief summary)</w:delText>
              </w:r>
            </w:del>
          </w:p>
        </w:tc>
      </w:tr>
    </w:tbl>
    <w:p w14:paraId="017B3907" w14:textId="77777777" w:rsidR="00402407" w:rsidRDefault="00AB5B31" w:rsidP="00DA1858">
      <w:pPr>
        <w:spacing w:before="120"/>
        <w:rPr>
          <w:del w:id="89" w:author="Wolfe, Rachael" w:date="2026-09-25T20:03:00Z" w16du:dateUtc="2026-09-26T00:03:00Z"/>
          <w:sz w:val="20"/>
          <w:szCs w:val="20"/>
        </w:rPr>
      </w:pPr>
      <w:del w:id="90" w:author="Wolfe, Rachael" w:date="2026-09-25T20:03:00Z" w16du:dateUtc="2026-09-26T00:03:00Z">
        <w:r>
          <w:rPr>
            <w:szCs w:val="20"/>
          </w:rPr>
          <w:delText>For SY202</w:delText>
        </w:r>
        <w:r w:rsidR="00D7601A">
          <w:rPr>
            <w:szCs w:val="20"/>
          </w:rPr>
          <w:delText>4-25</w:delText>
        </w:r>
        <w:r w:rsidR="00E40D48">
          <w:rPr>
            <w:szCs w:val="20"/>
          </w:rPr>
          <w:delText>, the date range</w:delText>
        </w:r>
        <w:r w:rsidR="000F1FA7">
          <w:rPr>
            <w:szCs w:val="20"/>
          </w:rPr>
          <w:delText>s</w:delText>
        </w:r>
        <w:r w:rsidR="00402407" w:rsidRPr="002D35D3">
          <w:rPr>
            <w:szCs w:val="20"/>
          </w:rPr>
          <w:delText xml:space="preserve"> to capture </w:delText>
        </w:r>
        <w:r w:rsidR="000F1FA7">
          <w:rPr>
            <w:szCs w:val="20"/>
          </w:rPr>
          <w:delText>Tier 3</w:delText>
        </w:r>
        <w:r w:rsidR="00402407" w:rsidRPr="002D35D3">
          <w:rPr>
            <w:szCs w:val="20"/>
          </w:rPr>
          <w:delText xml:space="preserve"> “participation” measure of </w:delText>
        </w:r>
        <w:r w:rsidR="00E40D48">
          <w:rPr>
            <w:szCs w:val="20"/>
          </w:rPr>
          <w:delText xml:space="preserve">weekly </w:delText>
        </w:r>
        <w:r w:rsidR="00402407" w:rsidRPr="002D35D3">
          <w:rPr>
            <w:szCs w:val="20"/>
          </w:rPr>
          <w:delText>2-way interaction</w:delText>
        </w:r>
        <w:r w:rsidR="000F1FA7">
          <w:rPr>
            <w:szCs w:val="20"/>
          </w:rPr>
          <w:delText>s</w:delText>
        </w:r>
        <w:r w:rsidR="00402407" w:rsidRPr="002D35D3">
          <w:rPr>
            <w:szCs w:val="20"/>
          </w:rPr>
          <w:delText xml:space="preserve"> </w:delText>
        </w:r>
        <w:r w:rsidR="00E40D48">
          <w:rPr>
            <w:szCs w:val="20"/>
          </w:rPr>
          <w:delText>(Wed – Tues)</w:delText>
        </w:r>
        <w:r w:rsidR="00402407" w:rsidRPr="002D35D3">
          <w:rPr>
            <w:szCs w:val="20"/>
          </w:rPr>
          <w:delText>:</w:delText>
        </w:r>
      </w:del>
    </w:p>
    <w:tbl>
      <w:tblPr>
        <w:tblStyle w:val="TableGrid"/>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Virtual learning 4-week date ranges for fall and spring counts"/>
        <w:tblDescription w:val="Virtual learning 4-week date ranges for fall and spring counts"/>
        <w:tblPrChange w:id="91" w:author="Wolfe, Rachael" w:date="2026-09-25T20:03:00Z" w16du:dateUtc="2026-09-26T00:03:00Z">
          <w:tblPr>
            <w:tblStyle w:val="GridTable1Light"/>
            <w:tblW w:w="9264" w:type="dxa"/>
            <w:tblInd w:w="755" w:type="dxa"/>
            <w:tblLook w:val="04A0" w:firstRow="1" w:lastRow="0" w:firstColumn="1" w:lastColumn="0" w:noHBand="0" w:noVBand="1"/>
            <w:tblCaption w:val="Virtual learning 4-week date ranges for fall and spring counts"/>
            <w:tblDescription w:val="Virtual learning 4-week date ranges for fall and spring counts"/>
          </w:tblPr>
        </w:tblPrChange>
      </w:tblPr>
      <w:tblGrid>
        <w:gridCol w:w="2780"/>
        <w:gridCol w:w="1615"/>
        <w:gridCol w:w="1614"/>
        <w:gridCol w:w="1614"/>
        <w:gridCol w:w="1614"/>
        <w:tblGridChange w:id="92">
          <w:tblGrid>
            <w:gridCol w:w="642"/>
            <w:gridCol w:w="1250"/>
            <w:gridCol w:w="888"/>
            <w:gridCol w:w="1114"/>
            <w:gridCol w:w="501"/>
            <w:gridCol w:w="1503"/>
            <w:gridCol w:w="111"/>
            <w:gridCol w:w="1614"/>
            <w:gridCol w:w="279"/>
            <w:gridCol w:w="1335"/>
            <w:gridCol w:w="669"/>
          </w:tblGrid>
        </w:tblGridChange>
      </w:tblGrid>
      <w:tr w:rsidR="00402407" w:rsidRPr="001D06A9" w14:paraId="2D691CB5" w14:textId="77777777">
        <w:trPr>
          <w:trHeight w:val="2780"/>
          <w:trPrChange w:id="93" w:author="Wolfe, Rachael" w:date="2026-09-25T20:03:00Z" w16du:dateUtc="2026-09-26T00:03:00Z">
            <w:trPr>
              <w:gridBefore w:val="1"/>
              <w:trHeight w:val="269"/>
              <w:tblHeader/>
            </w:trPr>
          </w:trPrChange>
        </w:trPr>
        <w:tc>
          <w:tcPr>
            <w:tcW w:w="9265" w:type="dxa"/>
            <w:tcPrChange w:id="94" w:author="Wolfe, Rachael" w:date="2026-09-25T20:03:00Z" w16du:dateUtc="2026-09-26T00:03:00Z">
              <w:tcPr>
                <w:tcW w:w="1250" w:type="dxa"/>
                <w:shd w:val="clear" w:color="auto" w:fill="E2EFD9" w:themeFill="accent6" w:themeFillTint="33"/>
              </w:tcPr>
            </w:tcPrChange>
          </w:tcPr>
          <w:p w14:paraId="420BFA9B" w14:textId="77777777" w:rsidR="004C1E20" w:rsidRPr="00845EF0" w:rsidRDefault="004C1E20" w:rsidP="00D13E3D">
            <w:pPr>
              <w:rPr>
                <w:ins w:id="95" w:author="Wolfe, Rachael" w:date="2026-09-25T20:03:00Z" w16du:dateUtc="2026-09-26T00:03:00Z"/>
                <w:rFonts w:asciiTheme="minorHAnsi" w:hAnsiTheme="minorHAnsi" w:cstheme="minorHAnsi"/>
                <w:iCs/>
                <w:sz w:val="20"/>
                <w:szCs w:val="20"/>
              </w:rPr>
            </w:pPr>
          </w:p>
          <w:p w14:paraId="6099D836" w14:textId="77777777" w:rsidR="004C1E20" w:rsidRPr="00845EF0" w:rsidRDefault="004C1E20" w:rsidP="00D13E3D">
            <w:pPr>
              <w:rPr>
                <w:ins w:id="96" w:author="Wolfe, Rachael" w:date="2026-09-25T20:03:00Z" w16du:dateUtc="2026-09-26T00:03:00Z"/>
                <w:rFonts w:asciiTheme="minorHAnsi" w:hAnsiTheme="minorHAnsi" w:cstheme="minorHAnsi"/>
                <w:b/>
                <w:iCs/>
                <w:sz w:val="20"/>
                <w:szCs w:val="20"/>
              </w:rPr>
            </w:pPr>
            <w:ins w:id="97" w:author="Wolfe, Rachael" w:date="2026-09-25T20:03:00Z" w16du:dateUtc="2026-09-26T00:03:00Z">
              <w:r w:rsidRPr="00845EF0">
                <w:rPr>
                  <w:rFonts w:asciiTheme="minorHAnsi" w:hAnsiTheme="minorHAnsi" w:cstheme="minorHAnsi"/>
                  <w:b/>
                  <w:iCs/>
                  <w:sz w:val="20"/>
                  <w:szCs w:val="20"/>
                </w:rPr>
                <w:t>Name:</w:t>
              </w:r>
              <w:r w:rsidR="00000628" w:rsidRPr="00845EF0">
                <w:rPr>
                  <w:rFonts w:asciiTheme="minorHAnsi" w:hAnsiTheme="minorHAnsi" w:cstheme="minorHAnsi"/>
                  <w:b/>
                  <w:iCs/>
                  <w:sz w:val="20"/>
                  <w:szCs w:val="20"/>
                </w:rPr>
                <w:t xml:space="preserve"> </w:t>
              </w:r>
            </w:ins>
          </w:p>
          <w:p w14:paraId="09086989" w14:textId="77777777" w:rsidR="004C1E20" w:rsidRPr="00845EF0" w:rsidRDefault="004C1E20" w:rsidP="00D13E3D">
            <w:pPr>
              <w:rPr>
                <w:ins w:id="98" w:author="Wolfe, Rachael" w:date="2026-09-25T20:03:00Z" w16du:dateUtc="2026-09-26T00:03:00Z"/>
                <w:rFonts w:asciiTheme="minorHAnsi" w:hAnsiTheme="minorHAnsi" w:cstheme="minorHAnsi"/>
                <w:b/>
                <w:iCs/>
                <w:sz w:val="20"/>
                <w:szCs w:val="20"/>
              </w:rPr>
            </w:pPr>
          </w:p>
          <w:p w14:paraId="22C55F0C" w14:textId="77777777" w:rsidR="004C1E20" w:rsidRPr="00845EF0" w:rsidRDefault="004C1E20" w:rsidP="00D13E3D">
            <w:pPr>
              <w:rPr>
                <w:ins w:id="99" w:author="Wolfe, Rachael" w:date="2026-09-25T20:03:00Z" w16du:dateUtc="2026-09-26T00:03:00Z"/>
                <w:rFonts w:asciiTheme="minorHAnsi" w:hAnsiTheme="minorHAnsi" w:cstheme="minorHAnsi"/>
                <w:b/>
                <w:iCs/>
                <w:sz w:val="20"/>
                <w:szCs w:val="20"/>
              </w:rPr>
            </w:pPr>
            <w:ins w:id="100" w:author="Wolfe, Rachael" w:date="2026-09-25T20:03:00Z" w16du:dateUtc="2026-09-26T00:03:00Z">
              <w:r w:rsidRPr="00845EF0">
                <w:rPr>
                  <w:rFonts w:asciiTheme="minorHAnsi" w:hAnsiTheme="minorHAnsi" w:cstheme="minorHAnsi"/>
                  <w:b/>
                  <w:iCs/>
                  <w:sz w:val="20"/>
                  <w:szCs w:val="20"/>
                </w:rPr>
                <w:t>Title:</w:t>
              </w:r>
              <w:r w:rsidR="00000628" w:rsidRPr="00845EF0">
                <w:rPr>
                  <w:rFonts w:asciiTheme="minorHAnsi" w:hAnsiTheme="minorHAnsi" w:cstheme="minorHAnsi"/>
                  <w:b/>
                  <w:iCs/>
                  <w:sz w:val="20"/>
                  <w:szCs w:val="20"/>
                </w:rPr>
                <w:t xml:space="preserve"> </w:t>
              </w:r>
            </w:ins>
          </w:p>
          <w:p w14:paraId="08DC24A2" w14:textId="77777777" w:rsidR="004C1E20" w:rsidRPr="00845EF0" w:rsidRDefault="004C1E20" w:rsidP="00D13E3D">
            <w:pPr>
              <w:rPr>
                <w:ins w:id="101" w:author="Wolfe, Rachael" w:date="2026-09-25T20:03:00Z" w16du:dateUtc="2026-09-26T00:03:00Z"/>
                <w:rFonts w:asciiTheme="minorHAnsi" w:hAnsiTheme="minorHAnsi" w:cstheme="minorHAnsi"/>
                <w:b/>
                <w:iCs/>
                <w:sz w:val="20"/>
                <w:szCs w:val="20"/>
              </w:rPr>
            </w:pPr>
          </w:p>
          <w:p w14:paraId="00760318" w14:textId="77777777" w:rsidR="004C1E20" w:rsidRPr="00845EF0" w:rsidRDefault="004C1E20" w:rsidP="00D13E3D">
            <w:pPr>
              <w:rPr>
                <w:ins w:id="102" w:author="Wolfe, Rachael" w:date="2026-09-25T20:03:00Z" w16du:dateUtc="2026-09-26T00:03:00Z"/>
                <w:rFonts w:asciiTheme="minorHAnsi" w:hAnsiTheme="minorHAnsi" w:cstheme="minorHAnsi"/>
                <w:b/>
                <w:iCs/>
                <w:sz w:val="20"/>
                <w:szCs w:val="20"/>
              </w:rPr>
            </w:pPr>
            <w:ins w:id="103" w:author="Wolfe, Rachael" w:date="2026-09-25T20:03:00Z" w16du:dateUtc="2026-09-26T00:03:00Z">
              <w:r w:rsidRPr="00845EF0">
                <w:rPr>
                  <w:rFonts w:asciiTheme="minorHAnsi" w:hAnsiTheme="minorHAnsi" w:cstheme="minorHAnsi"/>
                  <w:b/>
                  <w:iCs/>
                  <w:sz w:val="20"/>
                  <w:szCs w:val="20"/>
                </w:rPr>
                <w:t>Agency/Organization:</w:t>
              </w:r>
              <w:r w:rsidR="00000628" w:rsidRPr="00845EF0">
                <w:rPr>
                  <w:rFonts w:asciiTheme="minorHAnsi" w:hAnsiTheme="minorHAnsi" w:cstheme="minorHAnsi"/>
                  <w:b/>
                  <w:iCs/>
                  <w:sz w:val="20"/>
                  <w:szCs w:val="20"/>
                </w:rPr>
                <w:t xml:space="preserve"> </w:t>
              </w:r>
            </w:ins>
          </w:p>
          <w:p w14:paraId="4A615196" w14:textId="77777777" w:rsidR="004C1E20" w:rsidRPr="00845EF0" w:rsidRDefault="004C1E20" w:rsidP="00D13E3D">
            <w:pPr>
              <w:rPr>
                <w:ins w:id="104" w:author="Wolfe, Rachael" w:date="2026-09-25T20:03:00Z" w16du:dateUtc="2026-09-26T00:03:00Z"/>
                <w:rFonts w:asciiTheme="minorHAnsi" w:hAnsiTheme="minorHAnsi" w:cstheme="minorHAnsi"/>
                <w:b/>
                <w:iCs/>
                <w:sz w:val="20"/>
                <w:szCs w:val="20"/>
              </w:rPr>
            </w:pPr>
          </w:p>
          <w:p w14:paraId="1283C53B" w14:textId="77777777" w:rsidR="00000628" w:rsidRPr="00845EF0" w:rsidRDefault="004C1E20" w:rsidP="00845EF0">
            <w:pPr>
              <w:rPr>
                <w:ins w:id="105" w:author="Wolfe, Rachael" w:date="2026-09-25T20:03:00Z" w16du:dateUtc="2026-09-26T00:03:00Z"/>
                <w:rFonts w:asciiTheme="minorHAnsi" w:hAnsiTheme="minorHAnsi" w:cstheme="minorHAnsi"/>
                <w:iCs/>
                <w:sz w:val="20"/>
                <w:szCs w:val="20"/>
              </w:rPr>
            </w:pPr>
            <w:ins w:id="106" w:author="Wolfe, Rachael" w:date="2026-09-25T20:03:00Z" w16du:dateUtc="2026-09-26T00:03:00Z">
              <w:r w:rsidRPr="00845EF0">
                <w:rPr>
                  <w:rFonts w:asciiTheme="minorHAnsi" w:hAnsiTheme="minorHAnsi" w:cstheme="minorHAnsi"/>
                  <w:b/>
                  <w:iCs/>
                  <w:sz w:val="20"/>
                  <w:szCs w:val="20"/>
                </w:rPr>
                <w:t>Address:</w:t>
              </w:r>
              <w:r w:rsidR="00000628" w:rsidRPr="00845EF0">
                <w:rPr>
                  <w:rFonts w:asciiTheme="minorHAnsi" w:hAnsiTheme="minorHAnsi" w:cstheme="minorHAnsi"/>
                  <w:b/>
                  <w:iCs/>
                  <w:sz w:val="20"/>
                  <w:szCs w:val="20"/>
                </w:rPr>
                <w:t xml:space="preserve"> </w:t>
              </w:r>
            </w:ins>
          </w:p>
          <w:p w14:paraId="6432304A" w14:textId="77777777" w:rsidR="004C1E20" w:rsidRPr="00845EF0" w:rsidRDefault="004C1E20" w:rsidP="00D13E3D">
            <w:pPr>
              <w:rPr>
                <w:ins w:id="107" w:author="Wolfe, Rachael" w:date="2026-09-25T20:03:00Z" w16du:dateUtc="2026-09-26T00:03:00Z"/>
                <w:rFonts w:asciiTheme="minorHAnsi" w:hAnsiTheme="minorHAnsi" w:cstheme="minorHAnsi"/>
                <w:iCs/>
                <w:sz w:val="20"/>
                <w:szCs w:val="20"/>
              </w:rPr>
            </w:pPr>
          </w:p>
          <w:p w14:paraId="74736823" w14:textId="77777777" w:rsidR="004C1E20" w:rsidRPr="00845EF0" w:rsidRDefault="004C1E20" w:rsidP="00D13E3D">
            <w:pPr>
              <w:rPr>
                <w:ins w:id="108" w:author="Wolfe, Rachael" w:date="2026-09-25T20:03:00Z" w16du:dateUtc="2026-09-26T00:03:00Z"/>
                <w:rFonts w:asciiTheme="minorHAnsi" w:hAnsiTheme="minorHAnsi" w:cstheme="minorHAnsi"/>
                <w:b/>
                <w:iCs/>
                <w:sz w:val="20"/>
                <w:szCs w:val="20"/>
              </w:rPr>
            </w:pPr>
            <w:ins w:id="109" w:author="Wolfe, Rachael" w:date="2026-09-25T20:03:00Z" w16du:dateUtc="2026-09-26T00:03:00Z">
              <w:r w:rsidRPr="00845EF0">
                <w:rPr>
                  <w:rFonts w:asciiTheme="minorHAnsi" w:hAnsiTheme="minorHAnsi" w:cstheme="minorHAnsi"/>
                  <w:b/>
                  <w:iCs/>
                  <w:sz w:val="20"/>
                  <w:szCs w:val="20"/>
                </w:rPr>
                <w:t>Phone:</w:t>
              </w:r>
              <w:r w:rsidR="00000628" w:rsidRPr="00845EF0">
                <w:rPr>
                  <w:rFonts w:asciiTheme="minorHAnsi" w:hAnsiTheme="minorHAnsi" w:cstheme="minorHAnsi"/>
                  <w:b/>
                  <w:iCs/>
                  <w:sz w:val="20"/>
                  <w:szCs w:val="20"/>
                </w:rPr>
                <w:t xml:space="preserve"> </w:t>
              </w:r>
            </w:ins>
          </w:p>
          <w:p w14:paraId="0A6EFE14" w14:textId="77777777" w:rsidR="004C1E20" w:rsidRPr="00845EF0" w:rsidRDefault="004C1E20" w:rsidP="00D13E3D">
            <w:pPr>
              <w:rPr>
                <w:ins w:id="110" w:author="Wolfe, Rachael" w:date="2026-09-25T20:03:00Z" w16du:dateUtc="2026-09-26T00:03:00Z"/>
                <w:rFonts w:asciiTheme="minorHAnsi" w:hAnsiTheme="minorHAnsi" w:cstheme="minorHAnsi"/>
                <w:b/>
                <w:iCs/>
                <w:sz w:val="20"/>
                <w:szCs w:val="20"/>
              </w:rPr>
            </w:pPr>
          </w:p>
          <w:p w14:paraId="5F160660" w14:textId="77777777" w:rsidR="004C1E20" w:rsidRPr="00845EF0" w:rsidRDefault="004C1E20" w:rsidP="00D13E3D">
            <w:pPr>
              <w:rPr>
                <w:ins w:id="111" w:author="Wolfe, Rachael" w:date="2026-09-25T20:03:00Z" w16du:dateUtc="2026-09-26T00:03:00Z"/>
                <w:rFonts w:asciiTheme="minorHAnsi" w:hAnsiTheme="minorHAnsi" w:cstheme="minorHAnsi"/>
                <w:b/>
                <w:iCs/>
                <w:sz w:val="20"/>
                <w:szCs w:val="20"/>
              </w:rPr>
            </w:pPr>
            <w:ins w:id="112" w:author="Wolfe, Rachael" w:date="2026-09-25T20:03:00Z" w16du:dateUtc="2026-09-26T00:03:00Z">
              <w:r w:rsidRPr="00845EF0">
                <w:rPr>
                  <w:rFonts w:asciiTheme="minorHAnsi" w:hAnsiTheme="minorHAnsi" w:cstheme="minorHAnsi"/>
                  <w:b/>
                  <w:iCs/>
                  <w:sz w:val="20"/>
                  <w:szCs w:val="20"/>
                </w:rPr>
                <w:t>Email Address:</w:t>
              </w:r>
              <w:r w:rsidR="00A10FA0" w:rsidRPr="00845EF0">
                <w:rPr>
                  <w:rFonts w:asciiTheme="minorHAnsi" w:hAnsiTheme="minorHAnsi" w:cstheme="minorHAnsi"/>
                  <w:b/>
                  <w:iCs/>
                  <w:sz w:val="20"/>
                  <w:szCs w:val="20"/>
                </w:rPr>
                <w:t xml:space="preserve"> </w:t>
              </w:r>
            </w:ins>
          </w:p>
          <w:p w14:paraId="6AFF8B28" w14:textId="77777777" w:rsidR="004C1E20" w:rsidRPr="00845EF0" w:rsidRDefault="004C1E20" w:rsidP="008173FC">
            <w:pPr>
              <w:jc w:val="center"/>
              <w:rPr>
                <w:ins w:id="113" w:author="Wolfe, Rachael" w:date="2026-09-25T20:03:00Z" w16du:dateUtc="2026-09-26T00:03:00Z"/>
                <w:rFonts w:asciiTheme="minorHAnsi" w:hAnsiTheme="minorHAnsi" w:cstheme="minorHAnsi"/>
                <w:iCs/>
                <w:sz w:val="20"/>
                <w:szCs w:val="20"/>
              </w:rPr>
            </w:pPr>
          </w:p>
          <w:p w14:paraId="6F477B63" w14:textId="77777777" w:rsidR="00402407" w:rsidRPr="00845EF0" w:rsidRDefault="00402407" w:rsidP="008173FC">
            <w:pPr>
              <w:jc w:val="center"/>
              <w:rPr>
                <w:rFonts w:asciiTheme="minorHAnsi" w:hAnsiTheme="minorHAnsi"/>
                <w:sz w:val="20"/>
                <w:rPrChange w:id="114" w:author="Wolfe, Rachael" w:date="2026-09-25T20:03:00Z" w16du:dateUtc="2026-09-26T00:03:00Z">
                  <w:rPr>
                    <w:sz w:val="20"/>
                    <w:szCs w:val="20"/>
                  </w:rPr>
                </w:rPrChange>
              </w:rPr>
              <w:pPrChange w:id="115" w:author="Wolfe, Rachael" w:date="2026-09-25T20:03:00Z" w16du:dateUtc="2026-09-26T00:03:00Z">
                <w:pPr/>
              </w:pPrChange>
            </w:pPr>
          </w:p>
        </w:tc>
        <w:tc>
          <w:tcPr>
            <w:tcW w:w="9265" w:type="dxa"/>
            <w:tcPrChange w:id="116" w:author="Wolfe, Rachael" w:date="2026-09-25T20:03:00Z" w16du:dateUtc="2026-09-26T00:03:00Z">
              <w:tcPr>
                <w:tcW w:w="2002" w:type="dxa"/>
                <w:gridSpan w:val="2"/>
                <w:shd w:val="clear" w:color="auto" w:fill="E2EFD9" w:themeFill="accent6" w:themeFillTint="33"/>
              </w:tcPr>
            </w:tcPrChange>
          </w:tcPr>
          <w:p w14:paraId="24556780" w14:textId="77777777" w:rsidR="00402407" w:rsidRPr="001D06A9" w:rsidRDefault="00402407" w:rsidP="00201ECF">
            <w:pPr>
              <w:jc w:val="center"/>
              <w:rPr>
                <w:sz w:val="20"/>
                <w:szCs w:val="20"/>
              </w:rPr>
            </w:pPr>
            <w:del w:id="117" w:author="Wolfe, Rachael" w:date="2026-09-25T20:03:00Z" w16du:dateUtc="2026-09-26T00:03:00Z">
              <w:r w:rsidRPr="001D06A9">
                <w:rPr>
                  <w:sz w:val="20"/>
                  <w:szCs w:val="20"/>
                </w:rPr>
                <w:delText>Week 1</w:delText>
              </w:r>
            </w:del>
          </w:p>
        </w:tc>
        <w:tc>
          <w:tcPr>
            <w:tcW w:w="9265" w:type="dxa"/>
            <w:tcPrChange w:id="118" w:author="Wolfe, Rachael" w:date="2026-09-25T20:03:00Z" w16du:dateUtc="2026-09-26T00:03:00Z">
              <w:tcPr>
                <w:tcW w:w="2004" w:type="dxa"/>
                <w:gridSpan w:val="2"/>
                <w:shd w:val="clear" w:color="auto" w:fill="E2EFD9" w:themeFill="accent6" w:themeFillTint="33"/>
              </w:tcPr>
            </w:tcPrChange>
          </w:tcPr>
          <w:p w14:paraId="7B7052F7" w14:textId="77777777" w:rsidR="00402407" w:rsidRPr="001D06A9" w:rsidRDefault="00402407" w:rsidP="00201ECF">
            <w:pPr>
              <w:jc w:val="center"/>
              <w:rPr>
                <w:sz w:val="20"/>
                <w:szCs w:val="20"/>
              </w:rPr>
            </w:pPr>
            <w:del w:id="119" w:author="Wolfe, Rachael" w:date="2026-09-25T20:03:00Z" w16du:dateUtc="2026-09-26T00:03:00Z">
              <w:r w:rsidRPr="001D06A9">
                <w:rPr>
                  <w:sz w:val="20"/>
                  <w:szCs w:val="20"/>
                </w:rPr>
                <w:delText>Week 2</w:delText>
              </w:r>
            </w:del>
          </w:p>
        </w:tc>
        <w:tc>
          <w:tcPr>
            <w:tcW w:w="9265" w:type="dxa"/>
            <w:tcPrChange w:id="120" w:author="Wolfe, Rachael" w:date="2026-09-25T20:03:00Z" w16du:dateUtc="2026-09-26T00:03:00Z">
              <w:tcPr>
                <w:tcW w:w="2004" w:type="dxa"/>
                <w:gridSpan w:val="3"/>
                <w:shd w:val="clear" w:color="auto" w:fill="E2EFD9" w:themeFill="accent6" w:themeFillTint="33"/>
              </w:tcPr>
            </w:tcPrChange>
          </w:tcPr>
          <w:p w14:paraId="1F2BDA26" w14:textId="77777777" w:rsidR="00402407" w:rsidRPr="001D06A9" w:rsidRDefault="00402407" w:rsidP="00201ECF">
            <w:pPr>
              <w:jc w:val="center"/>
              <w:rPr>
                <w:sz w:val="20"/>
                <w:szCs w:val="20"/>
              </w:rPr>
            </w:pPr>
            <w:del w:id="121" w:author="Wolfe, Rachael" w:date="2026-09-25T20:03:00Z" w16du:dateUtc="2026-09-26T00:03:00Z">
              <w:r w:rsidRPr="001D06A9">
                <w:rPr>
                  <w:sz w:val="20"/>
                  <w:szCs w:val="20"/>
                </w:rPr>
                <w:delText>Week 3</w:delText>
              </w:r>
            </w:del>
          </w:p>
        </w:tc>
        <w:tc>
          <w:tcPr>
            <w:tcW w:w="9265" w:type="dxa"/>
            <w:tcPrChange w:id="122" w:author="Wolfe, Rachael" w:date="2026-09-25T20:03:00Z" w16du:dateUtc="2026-09-26T00:03:00Z">
              <w:tcPr>
                <w:tcW w:w="2004" w:type="dxa"/>
                <w:gridSpan w:val="2"/>
                <w:shd w:val="clear" w:color="auto" w:fill="E2EFD9" w:themeFill="accent6" w:themeFillTint="33"/>
              </w:tcPr>
            </w:tcPrChange>
          </w:tcPr>
          <w:p w14:paraId="705CA66A" w14:textId="77777777" w:rsidR="00402407" w:rsidRPr="001D06A9" w:rsidRDefault="00402407" w:rsidP="00201ECF">
            <w:pPr>
              <w:jc w:val="center"/>
              <w:rPr>
                <w:sz w:val="20"/>
                <w:szCs w:val="20"/>
              </w:rPr>
            </w:pPr>
            <w:del w:id="123" w:author="Wolfe, Rachael" w:date="2026-09-25T20:03:00Z" w16du:dateUtc="2026-09-26T00:03:00Z">
              <w:r w:rsidRPr="001D06A9">
                <w:rPr>
                  <w:sz w:val="20"/>
                  <w:szCs w:val="20"/>
                </w:rPr>
                <w:delText>Week 4</w:delText>
              </w:r>
            </w:del>
          </w:p>
        </w:tc>
      </w:tr>
    </w:tbl>
    <w:tbl>
      <w:tblPr>
        <w:tblStyle w:val="GridTable1Light"/>
        <w:tblW w:w="9264" w:type="dxa"/>
        <w:tblInd w:w="755" w:type="dxa"/>
        <w:tblLook w:val="04A0" w:firstRow="1" w:lastRow="0" w:firstColumn="1" w:lastColumn="0" w:noHBand="0" w:noVBand="1"/>
        <w:tblCaption w:val="Virtual learning 4-week date ranges for fall and spring counts"/>
        <w:tblDescription w:val="Virtual learning 4-week date ranges for fall and spring counts"/>
      </w:tblPr>
      <w:tblGrid>
        <w:gridCol w:w="1250"/>
        <w:gridCol w:w="2002"/>
        <w:gridCol w:w="2004"/>
        <w:gridCol w:w="2004"/>
        <w:gridCol w:w="2004"/>
      </w:tblGrid>
      <w:tr w:rsidR="00402407" w:rsidRPr="001D06A9" w14:paraId="0A9640C8" w14:textId="77777777" w:rsidTr="009D55B9">
        <w:trPr>
          <w:cnfStyle w:val="100000000000" w:firstRow="1" w:lastRow="0" w:firstColumn="0" w:lastColumn="0" w:oddVBand="0" w:evenVBand="0" w:oddHBand="0" w:evenHBand="0" w:firstRowFirstColumn="0" w:firstRowLastColumn="0" w:lastRowFirstColumn="0" w:lastRowLastColumn="0"/>
          <w:trHeight w:val="269"/>
          <w:tblHeader/>
          <w:del w:id="124" w:author="Wolfe, Rachael" w:date="2026-09-25T20:03:00Z" w16du:dateUtc="2026-09-26T00:03:00Z"/>
        </w:trPr>
        <w:tc>
          <w:tcPr>
            <w:cnfStyle w:val="001000000000" w:firstRow="0" w:lastRow="0" w:firstColumn="1" w:lastColumn="0" w:oddVBand="0" w:evenVBand="0" w:oddHBand="0" w:evenHBand="0" w:firstRowFirstColumn="0" w:firstRowLastColumn="0" w:lastRowFirstColumn="0" w:lastRowLastColumn="0"/>
            <w:tcW w:w="1250" w:type="dxa"/>
            <w:shd w:val="clear" w:color="auto" w:fill="E2EFD9" w:themeFill="accent6" w:themeFillTint="33"/>
          </w:tcPr>
          <w:p w14:paraId="347F0A52" w14:textId="77777777" w:rsidR="00402407" w:rsidRPr="001D06A9" w:rsidRDefault="00D93344" w:rsidP="00E360AF">
            <w:pPr>
              <w:rPr>
                <w:del w:id="125" w:author="Wolfe, Rachael" w:date="2026-09-25T20:03:00Z" w16du:dateUtc="2026-09-26T00:03:00Z"/>
                <w:sz w:val="20"/>
                <w:szCs w:val="20"/>
              </w:rPr>
            </w:pPr>
            <w:del w:id="126" w:author="Wolfe, Rachael" w:date="2026-09-25T20:03:00Z" w16du:dateUtc="2026-09-26T00:03:00Z">
              <w:r>
                <w:rPr>
                  <w:sz w:val="20"/>
                  <w:szCs w:val="20"/>
                </w:rPr>
                <w:delText>Fall 202</w:delText>
              </w:r>
              <w:r w:rsidR="00D7601A">
                <w:rPr>
                  <w:sz w:val="20"/>
                  <w:szCs w:val="20"/>
                </w:rPr>
                <w:delText>4</w:delText>
              </w:r>
            </w:del>
          </w:p>
        </w:tc>
        <w:tc>
          <w:tcPr>
            <w:tcW w:w="2002" w:type="dxa"/>
          </w:tcPr>
          <w:p w14:paraId="08BBB8F8" w14:textId="77777777" w:rsidR="00402407" w:rsidRPr="001D06A9" w:rsidRDefault="00402407" w:rsidP="00D7601A">
            <w:pPr>
              <w:jc w:val="center"/>
              <w:cnfStyle w:val="100000000000" w:firstRow="1" w:lastRow="0" w:firstColumn="0" w:lastColumn="0" w:oddVBand="0" w:evenVBand="0" w:oddHBand="0" w:evenHBand="0" w:firstRowFirstColumn="0" w:firstRowLastColumn="0" w:lastRowFirstColumn="0" w:lastRowLastColumn="0"/>
              <w:rPr>
                <w:del w:id="127" w:author="Wolfe, Rachael" w:date="2026-09-25T20:03:00Z" w16du:dateUtc="2026-09-26T00:03:00Z"/>
                <w:b w:val="0"/>
                <w:sz w:val="20"/>
                <w:szCs w:val="20"/>
              </w:rPr>
            </w:pPr>
            <w:del w:id="128" w:author="Wolfe, Rachael" w:date="2026-09-25T20:03:00Z" w16du:dateUtc="2026-09-26T00:03:00Z">
              <w:r>
                <w:rPr>
                  <w:b w:val="0"/>
                  <w:sz w:val="20"/>
                  <w:szCs w:val="20"/>
                </w:rPr>
                <w:delText>10/</w:delText>
              </w:r>
              <w:r w:rsidR="00D7601A">
                <w:rPr>
                  <w:b w:val="0"/>
                  <w:sz w:val="20"/>
                  <w:szCs w:val="20"/>
                </w:rPr>
                <w:delText>2 -10/8</w:delText>
              </w:r>
            </w:del>
          </w:p>
        </w:tc>
        <w:tc>
          <w:tcPr>
            <w:tcW w:w="2004" w:type="dxa"/>
          </w:tcPr>
          <w:p w14:paraId="24B3B905" w14:textId="77777777" w:rsidR="00402407" w:rsidRPr="001D06A9" w:rsidRDefault="00D7601A" w:rsidP="00D93344">
            <w:pPr>
              <w:jc w:val="center"/>
              <w:cnfStyle w:val="100000000000" w:firstRow="1" w:lastRow="0" w:firstColumn="0" w:lastColumn="0" w:oddVBand="0" w:evenVBand="0" w:oddHBand="0" w:evenHBand="0" w:firstRowFirstColumn="0" w:firstRowLastColumn="0" w:lastRowFirstColumn="0" w:lastRowLastColumn="0"/>
              <w:rPr>
                <w:del w:id="129" w:author="Wolfe, Rachael" w:date="2026-09-25T20:03:00Z" w16du:dateUtc="2026-09-26T00:03:00Z"/>
                <w:b w:val="0"/>
                <w:sz w:val="20"/>
                <w:szCs w:val="20"/>
              </w:rPr>
            </w:pPr>
            <w:del w:id="130" w:author="Wolfe, Rachael" w:date="2026-09-25T20:03:00Z" w16du:dateUtc="2026-09-26T00:03:00Z">
              <w:r>
                <w:rPr>
                  <w:b w:val="0"/>
                  <w:sz w:val="20"/>
                  <w:szCs w:val="20"/>
                </w:rPr>
                <w:delText>10/9 – 10/15</w:delText>
              </w:r>
            </w:del>
          </w:p>
        </w:tc>
        <w:tc>
          <w:tcPr>
            <w:tcW w:w="2004" w:type="dxa"/>
          </w:tcPr>
          <w:p w14:paraId="1DCDADC4" w14:textId="77777777" w:rsidR="00402407" w:rsidRPr="001D06A9" w:rsidRDefault="00D7601A" w:rsidP="00D93344">
            <w:pPr>
              <w:jc w:val="center"/>
              <w:cnfStyle w:val="100000000000" w:firstRow="1" w:lastRow="0" w:firstColumn="0" w:lastColumn="0" w:oddVBand="0" w:evenVBand="0" w:oddHBand="0" w:evenHBand="0" w:firstRowFirstColumn="0" w:firstRowLastColumn="0" w:lastRowFirstColumn="0" w:lastRowLastColumn="0"/>
              <w:rPr>
                <w:del w:id="131" w:author="Wolfe, Rachael" w:date="2026-09-25T20:03:00Z" w16du:dateUtc="2026-09-26T00:03:00Z"/>
                <w:b w:val="0"/>
                <w:sz w:val="20"/>
                <w:szCs w:val="20"/>
              </w:rPr>
            </w:pPr>
            <w:del w:id="132" w:author="Wolfe, Rachael" w:date="2026-09-25T20:03:00Z" w16du:dateUtc="2026-09-26T00:03:00Z">
              <w:r>
                <w:rPr>
                  <w:b w:val="0"/>
                  <w:sz w:val="20"/>
                  <w:szCs w:val="20"/>
                </w:rPr>
                <w:delText>10/16 – 10/22</w:delText>
              </w:r>
            </w:del>
          </w:p>
        </w:tc>
        <w:tc>
          <w:tcPr>
            <w:tcW w:w="2004" w:type="dxa"/>
          </w:tcPr>
          <w:p w14:paraId="768FED79" w14:textId="77777777" w:rsidR="00402407" w:rsidRPr="001D06A9" w:rsidRDefault="00D7601A" w:rsidP="00D93344">
            <w:pPr>
              <w:jc w:val="center"/>
              <w:cnfStyle w:val="100000000000" w:firstRow="1" w:lastRow="0" w:firstColumn="0" w:lastColumn="0" w:oddVBand="0" w:evenVBand="0" w:oddHBand="0" w:evenHBand="0" w:firstRowFirstColumn="0" w:firstRowLastColumn="0" w:lastRowFirstColumn="0" w:lastRowLastColumn="0"/>
              <w:rPr>
                <w:del w:id="133" w:author="Wolfe, Rachael" w:date="2026-09-25T20:03:00Z" w16du:dateUtc="2026-09-26T00:03:00Z"/>
                <w:b w:val="0"/>
                <w:sz w:val="20"/>
                <w:szCs w:val="20"/>
              </w:rPr>
            </w:pPr>
            <w:del w:id="134" w:author="Wolfe, Rachael" w:date="2026-09-25T20:03:00Z" w16du:dateUtc="2026-09-26T00:03:00Z">
              <w:r>
                <w:rPr>
                  <w:b w:val="0"/>
                  <w:sz w:val="20"/>
                  <w:szCs w:val="20"/>
                </w:rPr>
                <w:delText>10/23 – 10/29</w:delText>
              </w:r>
            </w:del>
          </w:p>
        </w:tc>
      </w:tr>
      <w:tr w:rsidR="00402407" w:rsidRPr="001D06A9" w14:paraId="3BF16AE9" w14:textId="77777777" w:rsidTr="009D55B9">
        <w:trPr>
          <w:cnfStyle w:val="100000000000" w:firstRow="1" w:lastRow="0" w:firstColumn="0" w:lastColumn="0" w:oddVBand="0" w:evenVBand="0" w:oddHBand="0" w:evenHBand="0" w:firstRowFirstColumn="0" w:firstRowLastColumn="0" w:lastRowFirstColumn="0" w:lastRowLastColumn="0"/>
          <w:trHeight w:val="269"/>
          <w:tblHeader/>
          <w:del w:id="135" w:author="Wolfe, Rachael" w:date="2026-09-25T20:03:00Z" w16du:dateUtc="2026-09-26T00:03:00Z"/>
        </w:trPr>
        <w:tc>
          <w:tcPr>
            <w:cnfStyle w:val="001000000000" w:firstRow="0" w:lastRow="0" w:firstColumn="1" w:lastColumn="0" w:oddVBand="0" w:evenVBand="0" w:oddHBand="0" w:evenHBand="0" w:firstRowFirstColumn="0" w:firstRowLastColumn="0" w:lastRowFirstColumn="0" w:lastRowLastColumn="0"/>
            <w:tcW w:w="1250" w:type="dxa"/>
            <w:shd w:val="clear" w:color="auto" w:fill="E2EFD9" w:themeFill="accent6" w:themeFillTint="33"/>
          </w:tcPr>
          <w:p w14:paraId="413FFBDE" w14:textId="77777777" w:rsidR="00402407" w:rsidRPr="001D06A9" w:rsidRDefault="00402407" w:rsidP="00201ECF">
            <w:pPr>
              <w:rPr>
                <w:del w:id="136" w:author="Wolfe, Rachael" w:date="2026-09-25T20:03:00Z" w16du:dateUtc="2026-09-26T00:03:00Z"/>
                <w:sz w:val="20"/>
                <w:szCs w:val="20"/>
              </w:rPr>
            </w:pPr>
            <w:del w:id="137" w:author="Wolfe, Rachael" w:date="2026-09-25T20:03:00Z" w16du:dateUtc="2026-09-26T00:03:00Z">
              <w:r w:rsidRPr="001D06A9">
                <w:rPr>
                  <w:sz w:val="20"/>
                  <w:szCs w:val="20"/>
                </w:rPr>
                <w:delText>Spring</w:delText>
              </w:r>
              <w:r w:rsidR="00D93344">
                <w:rPr>
                  <w:sz w:val="20"/>
                  <w:szCs w:val="20"/>
                </w:rPr>
                <w:delText xml:space="preserve"> 202</w:delText>
              </w:r>
              <w:r w:rsidR="00D7601A">
                <w:rPr>
                  <w:sz w:val="20"/>
                  <w:szCs w:val="20"/>
                </w:rPr>
                <w:delText>5</w:delText>
              </w:r>
            </w:del>
          </w:p>
        </w:tc>
        <w:tc>
          <w:tcPr>
            <w:tcW w:w="2002" w:type="dxa"/>
          </w:tcPr>
          <w:p w14:paraId="4EAE4ADD" w14:textId="77777777" w:rsidR="00402407" w:rsidRPr="001D06A9" w:rsidRDefault="00D7601A" w:rsidP="00D93344">
            <w:pPr>
              <w:jc w:val="center"/>
              <w:cnfStyle w:val="100000000000" w:firstRow="1" w:lastRow="0" w:firstColumn="0" w:lastColumn="0" w:oddVBand="0" w:evenVBand="0" w:oddHBand="0" w:evenHBand="0" w:firstRowFirstColumn="0" w:firstRowLastColumn="0" w:lastRowFirstColumn="0" w:lastRowLastColumn="0"/>
              <w:rPr>
                <w:del w:id="138" w:author="Wolfe, Rachael" w:date="2026-09-25T20:03:00Z" w16du:dateUtc="2026-09-26T00:03:00Z"/>
                <w:b w:val="0"/>
                <w:sz w:val="20"/>
                <w:szCs w:val="20"/>
              </w:rPr>
            </w:pPr>
            <w:del w:id="139" w:author="Wolfe, Rachael" w:date="2026-09-25T20:03:00Z" w16du:dateUtc="2026-09-26T00:03:00Z">
              <w:r>
                <w:rPr>
                  <w:b w:val="0"/>
                  <w:sz w:val="20"/>
                  <w:szCs w:val="20"/>
                </w:rPr>
                <w:delText>2/12 – 2/18</w:delText>
              </w:r>
            </w:del>
          </w:p>
        </w:tc>
        <w:tc>
          <w:tcPr>
            <w:tcW w:w="2004" w:type="dxa"/>
          </w:tcPr>
          <w:p w14:paraId="0F7AEA9D" w14:textId="77777777" w:rsidR="00402407" w:rsidRPr="001D06A9" w:rsidRDefault="00D7601A" w:rsidP="00D93344">
            <w:pPr>
              <w:jc w:val="center"/>
              <w:cnfStyle w:val="100000000000" w:firstRow="1" w:lastRow="0" w:firstColumn="0" w:lastColumn="0" w:oddVBand="0" w:evenVBand="0" w:oddHBand="0" w:evenHBand="0" w:firstRowFirstColumn="0" w:firstRowLastColumn="0" w:lastRowFirstColumn="0" w:lastRowLastColumn="0"/>
              <w:rPr>
                <w:del w:id="140" w:author="Wolfe, Rachael" w:date="2026-09-25T20:03:00Z" w16du:dateUtc="2026-09-26T00:03:00Z"/>
                <w:b w:val="0"/>
                <w:sz w:val="20"/>
                <w:szCs w:val="20"/>
              </w:rPr>
            </w:pPr>
            <w:del w:id="141" w:author="Wolfe, Rachael" w:date="2026-09-25T20:03:00Z" w16du:dateUtc="2026-09-26T00:03:00Z">
              <w:r>
                <w:rPr>
                  <w:b w:val="0"/>
                  <w:sz w:val="20"/>
                  <w:szCs w:val="20"/>
                </w:rPr>
                <w:delText>2/19 – 2/25</w:delText>
              </w:r>
            </w:del>
          </w:p>
        </w:tc>
        <w:tc>
          <w:tcPr>
            <w:tcW w:w="2004" w:type="dxa"/>
          </w:tcPr>
          <w:p w14:paraId="798732D8" w14:textId="77777777" w:rsidR="00402407" w:rsidRPr="001D06A9" w:rsidRDefault="009D55B9" w:rsidP="00D93344">
            <w:pPr>
              <w:jc w:val="center"/>
              <w:cnfStyle w:val="100000000000" w:firstRow="1" w:lastRow="0" w:firstColumn="0" w:lastColumn="0" w:oddVBand="0" w:evenVBand="0" w:oddHBand="0" w:evenHBand="0" w:firstRowFirstColumn="0" w:firstRowLastColumn="0" w:lastRowFirstColumn="0" w:lastRowLastColumn="0"/>
              <w:rPr>
                <w:del w:id="142" w:author="Wolfe, Rachael" w:date="2026-09-25T20:03:00Z" w16du:dateUtc="2026-09-26T00:03:00Z"/>
                <w:b w:val="0"/>
                <w:sz w:val="20"/>
                <w:szCs w:val="20"/>
              </w:rPr>
            </w:pPr>
            <w:del w:id="143" w:author="Wolfe, Rachael" w:date="2026-09-25T20:03:00Z" w16du:dateUtc="2026-09-26T00:03:00Z">
              <w:r>
                <w:rPr>
                  <w:b w:val="0"/>
                  <w:sz w:val="20"/>
                  <w:szCs w:val="20"/>
                </w:rPr>
                <w:delText>2/26 – 3/4</w:delText>
              </w:r>
            </w:del>
          </w:p>
        </w:tc>
        <w:tc>
          <w:tcPr>
            <w:tcW w:w="2004" w:type="dxa"/>
          </w:tcPr>
          <w:p w14:paraId="52B66FF2" w14:textId="77777777" w:rsidR="00402407" w:rsidRPr="001D06A9" w:rsidRDefault="00D7601A" w:rsidP="00D93344">
            <w:pPr>
              <w:jc w:val="center"/>
              <w:cnfStyle w:val="100000000000" w:firstRow="1" w:lastRow="0" w:firstColumn="0" w:lastColumn="0" w:oddVBand="0" w:evenVBand="0" w:oddHBand="0" w:evenHBand="0" w:firstRowFirstColumn="0" w:firstRowLastColumn="0" w:lastRowFirstColumn="0" w:lastRowLastColumn="0"/>
              <w:rPr>
                <w:del w:id="144" w:author="Wolfe, Rachael" w:date="2026-09-25T20:03:00Z" w16du:dateUtc="2026-09-26T00:03:00Z"/>
                <w:b w:val="0"/>
                <w:sz w:val="20"/>
                <w:szCs w:val="20"/>
              </w:rPr>
            </w:pPr>
            <w:del w:id="145" w:author="Wolfe, Rachael" w:date="2026-09-25T20:03:00Z" w16du:dateUtc="2026-09-26T00:03:00Z">
              <w:r>
                <w:rPr>
                  <w:b w:val="0"/>
                  <w:sz w:val="20"/>
                  <w:szCs w:val="20"/>
                </w:rPr>
                <w:delText>3/5 – 3/11</w:delText>
              </w:r>
            </w:del>
          </w:p>
        </w:tc>
      </w:tr>
    </w:tbl>
    <w:tbl>
      <w:tblPr>
        <w:tblW w:w="927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8" w:type="dxa"/>
          <w:left w:w="115" w:type="dxa"/>
          <w:bottom w:w="58" w:type="dxa"/>
          <w:right w:w="115" w:type="dxa"/>
        </w:tblCellMar>
        <w:tblLook w:val="0000" w:firstRow="0" w:lastRow="0" w:firstColumn="0" w:lastColumn="0" w:noHBand="0" w:noVBand="0"/>
        <w:tblCaption w:val="Virtual learning 4-week date ranges for fall and spring counts"/>
        <w:tblDescription w:val="Virtual learning 4-week date ranges for fall and spring counts"/>
      </w:tblPr>
      <w:tblGrid>
        <w:gridCol w:w="9277"/>
      </w:tblGrid>
      <w:tr w:rsidR="004C1E20" w:rsidRPr="00845EF0" w14:paraId="3D7CBFC4" w14:textId="77777777" w:rsidTr="00B53097">
        <w:trPr>
          <w:trHeight w:val="288"/>
          <w:ins w:id="146" w:author="Wolfe, Rachael" w:date="2026-09-25T20:03:00Z" w16du:dateUtc="2026-09-26T00:03:00Z"/>
        </w:trPr>
        <w:tc>
          <w:tcPr>
            <w:tcW w:w="9277" w:type="dxa"/>
            <w:shd w:val="clear" w:color="auto" w:fill="EBEBFF"/>
            <w:vAlign w:val="center"/>
          </w:tcPr>
          <w:p w14:paraId="1574D0D9" w14:textId="77777777" w:rsidR="004C1E20" w:rsidRPr="00845EF0" w:rsidRDefault="00333B4E" w:rsidP="00AC5A1F">
            <w:pPr>
              <w:jc w:val="center"/>
              <w:rPr>
                <w:ins w:id="147" w:author="Wolfe, Rachael" w:date="2026-09-25T20:03:00Z" w16du:dateUtc="2026-09-26T00:03:00Z"/>
                <w:rFonts w:asciiTheme="minorHAnsi" w:hAnsiTheme="minorHAnsi" w:cstheme="minorHAnsi"/>
                <w:b/>
                <w:bCs/>
                <w:sz w:val="20"/>
                <w:szCs w:val="20"/>
              </w:rPr>
            </w:pPr>
            <w:ins w:id="148" w:author="Wolfe, Rachael" w:date="2026-09-25T20:03:00Z" w16du:dateUtc="2026-09-26T00:03:00Z">
              <w:r w:rsidRPr="00845EF0">
                <w:rPr>
                  <w:rFonts w:asciiTheme="minorHAnsi" w:eastAsia="Verdana" w:hAnsiTheme="minorHAnsi" w:cstheme="minorHAnsi"/>
                  <w:b/>
                  <w:bCs/>
                  <w:sz w:val="20"/>
                  <w:szCs w:val="20"/>
                </w:rPr>
                <w:t>PROVIDE CONTACT INFORMATION FOR ONE ADDITIONAL PERSON WHO COULD ANSWER QUESTIONS REGARDING THIS PROGRAM</w:t>
              </w:r>
            </w:ins>
          </w:p>
        </w:tc>
      </w:tr>
    </w:tbl>
    <w:p w14:paraId="75D59F1C" w14:textId="77777777" w:rsidR="008173FC" w:rsidRDefault="008173FC" w:rsidP="008173FC">
      <w:pPr>
        <w:pStyle w:val="Header"/>
        <w:widowControl/>
        <w:tabs>
          <w:tab w:val="clear" w:pos="4320"/>
          <w:tab w:val="clear" w:pos="8640"/>
          <w:tab w:val="center" w:pos="4680"/>
        </w:tabs>
        <w:rPr>
          <w:ins w:id="149" w:author="Wolfe, Rachael" w:date="2026-09-25T20:03:00Z" w16du:dateUtc="2026-09-26T00:03:00Z"/>
          <w:rFonts w:asciiTheme="minorHAnsi" w:hAnsiTheme="minorHAnsi" w:cstheme="minorHAnsi"/>
        </w:rPr>
      </w:pPr>
    </w:p>
    <w:p w14:paraId="1F45FE5E" w14:textId="77777777" w:rsidR="008173FC" w:rsidRDefault="008173FC" w:rsidP="008173FC">
      <w:pPr>
        <w:pStyle w:val="Header"/>
        <w:widowControl/>
        <w:tabs>
          <w:tab w:val="clear" w:pos="4320"/>
          <w:tab w:val="clear" w:pos="8640"/>
          <w:tab w:val="center" w:pos="4680"/>
        </w:tabs>
        <w:rPr>
          <w:ins w:id="150" w:author="Wolfe, Rachael" w:date="2026-09-25T20:03:00Z" w16du:dateUtc="2026-09-26T00:03:00Z"/>
        </w:rPr>
      </w:pPr>
    </w:p>
    <w:p w14:paraId="5B3C261A" w14:textId="77777777" w:rsidR="008173FC" w:rsidRDefault="008173FC" w:rsidP="008173FC">
      <w:pPr>
        <w:pStyle w:val="Header"/>
        <w:widowControl/>
        <w:tabs>
          <w:tab w:val="clear" w:pos="4320"/>
          <w:tab w:val="clear" w:pos="8640"/>
          <w:tab w:val="center" w:pos="4680"/>
        </w:tabs>
        <w:jc w:val="center"/>
        <w:rPr>
          <w:ins w:id="151" w:author="Wolfe, Rachael" w:date="2026-09-25T20:03:00Z" w16du:dateUtc="2026-09-26T00:03:00Z"/>
        </w:rPr>
      </w:pPr>
    </w:p>
    <w:p w14:paraId="2D8E9800" w14:textId="77777777" w:rsidR="00B53097" w:rsidRPr="00845EF0" w:rsidRDefault="006B3DFE" w:rsidP="008173FC">
      <w:pPr>
        <w:pStyle w:val="Header"/>
        <w:widowControl/>
        <w:tabs>
          <w:tab w:val="clear" w:pos="4320"/>
          <w:tab w:val="clear" w:pos="8640"/>
          <w:tab w:val="center" w:pos="4680"/>
        </w:tabs>
        <w:rPr>
          <w:ins w:id="152" w:author="Wolfe, Rachael" w:date="2026-09-25T20:03:00Z" w16du:dateUtc="2026-09-26T00:03:00Z"/>
          <w:rFonts w:asciiTheme="minorHAnsi" w:hAnsiTheme="minorHAnsi" w:cstheme="minorHAnsi"/>
        </w:rPr>
      </w:pPr>
      <w:ins w:id="153" w:author="Wolfe, Rachael" w:date="2026-09-25T20:03:00Z" w16du:dateUtc="2026-09-26T00:03:00Z">
        <w:r w:rsidRPr="008173FC">
          <w:br w:type="page"/>
        </w:r>
        <w:r w:rsidR="008173FC">
          <w:rPr>
            <w:rFonts w:asciiTheme="minorHAnsi" w:hAnsiTheme="minorHAnsi" w:cstheme="minorHAnsi"/>
          </w:rPr>
          <w:tab/>
        </w:r>
      </w:ins>
    </w:p>
    <w:tbl>
      <w:tblPr>
        <w:tblStyle w:val="TableGrid"/>
        <w:tblW w:w="0" w:type="auto"/>
        <w:tblInd w:w="113" w:type="dxa"/>
        <w:tblLook w:val="04A0" w:firstRow="1" w:lastRow="0" w:firstColumn="1" w:lastColumn="0" w:noHBand="0" w:noVBand="1"/>
      </w:tblPr>
      <w:tblGrid>
        <w:gridCol w:w="9237"/>
      </w:tblGrid>
      <w:tr w:rsidR="00B53097" w:rsidRPr="00845EF0" w14:paraId="00CAD59B" w14:textId="77777777" w:rsidTr="00744FDC">
        <w:trPr>
          <w:trHeight w:val="2780"/>
          <w:ins w:id="154" w:author="Wolfe, Rachael" w:date="2026-09-25T20:03:00Z" w16du:dateUtc="2026-09-26T00:03:00Z"/>
        </w:trPr>
        <w:tc>
          <w:tcPr>
            <w:tcW w:w="9265" w:type="dxa"/>
          </w:tcPr>
          <w:p w14:paraId="526A08B2" w14:textId="77777777" w:rsidR="00B53097" w:rsidRPr="00845EF0" w:rsidRDefault="00B53097" w:rsidP="00744FDC">
            <w:pPr>
              <w:rPr>
                <w:ins w:id="155" w:author="Wolfe, Rachael" w:date="2026-09-25T20:03:00Z" w16du:dateUtc="2026-09-26T00:03:00Z"/>
                <w:rFonts w:asciiTheme="minorHAnsi" w:hAnsiTheme="minorHAnsi" w:cstheme="minorHAnsi"/>
                <w:iCs/>
                <w:sz w:val="20"/>
                <w:szCs w:val="20"/>
              </w:rPr>
            </w:pPr>
          </w:p>
          <w:p w14:paraId="48DC868E" w14:textId="77777777" w:rsidR="00B53097" w:rsidRPr="00845EF0" w:rsidRDefault="00B53097" w:rsidP="00744FDC">
            <w:pPr>
              <w:rPr>
                <w:ins w:id="156" w:author="Wolfe, Rachael" w:date="2026-09-25T20:03:00Z" w16du:dateUtc="2026-09-26T00:03:00Z"/>
                <w:rFonts w:asciiTheme="minorHAnsi" w:hAnsiTheme="minorHAnsi" w:cstheme="minorHAnsi"/>
                <w:b/>
                <w:iCs/>
                <w:sz w:val="20"/>
                <w:szCs w:val="20"/>
              </w:rPr>
            </w:pPr>
            <w:ins w:id="157" w:author="Wolfe, Rachael" w:date="2026-09-25T20:03:00Z" w16du:dateUtc="2026-09-26T00:03:00Z">
              <w:r w:rsidRPr="00845EF0">
                <w:rPr>
                  <w:rFonts w:asciiTheme="minorHAnsi" w:hAnsiTheme="minorHAnsi" w:cstheme="minorHAnsi"/>
                  <w:b/>
                  <w:iCs/>
                  <w:sz w:val="20"/>
                  <w:szCs w:val="20"/>
                </w:rPr>
                <w:t xml:space="preserve">Name: </w:t>
              </w:r>
            </w:ins>
          </w:p>
          <w:p w14:paraId="4F22D305" w14:textId="77777777" w:rsidR="00B53097" w:rsidRPr="00845EF0" w:rsidRDefault="00B53097" w:rsidP="00744FDC">
            <w:pPr>
              <w:rPr>
                <w:ins w:id="158" w:author="Wolfe, Rachael" w:date="2026-09-25T20:03:00Z" w16du:dateUtc="2026-09-26T00:03:00Z"/>
                <w:rFonts w:asciiTheme="minorHAnsi" w:hAnsiTheme="minorHAnsi" w:cstheme="minorHAnsi"/>
                <w:b/>
                <w:iCs/>
                <w:sz w:val="20"/>
                <w:szCs w:val="20"/>
              </w:rPr>
            </w:pPr>
          </w:p>
          <w:p w14:paraId="06065411" w14:textId="77777777" w:rsidR="00B53097" w:rsidRPr="00845EF0" w:rsidRDefault="00B53097" w:rsidP="00744FDC">
            <w:pPr>
              <w:rPr>
                <w:ins w:id="159" w:author="Wolfe, Rachael" w:date="2026-09-25T20:03:00Z" w16du:dateUtc="2026-09-26T00:03:00Z"/>
                <w:rFonts w:asciiTheme="minorHAnsi" w:hAnsiTheme="minorHAnsi" w:cstheme="minorHAnsi"/>
                <w:b/>
                <w:iCs/>
                <w:sz w:val="20"/>
                <w:szCs w:val="20"/>
              </w:rPr>
            </w:pPr>
            <w:ins w:id="160" w:author="Wolfe, Rachael" w:date="2026-09-25T20:03:00Z" w16du:dateUtc="2026-09-26T00:03:00Z">
              <w:r w:rsidRPr="00845EF0">
                <w:rPr>
                  <w:rFonts w:asciiTheme="minorHAnsi" w:hAnsiTheme="minorHAnsi" w:cstheme="minorHAnsi"/>
                  <w:b/>
                  <w:iCs/>
                  <w:sz w:val="20"/>
                  <w:szCs w:val="20"/>
                </w:rPr>
                <w:t xml:space="preserve">Title: </w:t>
              </w:r>
            </w:ins>
          </w:p>
          <w:p w14:paraId="3BD3BD35" w14:textId="77777777" w:rsidR="00B53097" w:rsidRPr="00845EF0" w:rsidRDefault="00B53097" w:rsidP="00744FDC">
            <w:pPr>
              <w:rPr>
                <w:ins w:id="161" w:author="Wolfe, Rachael" w:date="2026-09-25T20:03:00Z" w16du:dateUtc="2026-09-26T00:03:00Z"/>
                <w:rFonts w:asciiTheme="minorHAnsi" w:hAnsiTheme="minorHAnsi" w:cstheme="minorHAnsi"/>
                <w:b/>
                <w:iCs/>
                <w:sz w:val="20"/>
                <w:szCs w:val="20"/>
              </w:rPr>
            </w:pPr>
          </w:p>
          <w:p w14:paraId="450E7A76" w14:textId="77777777" w:rsidR="00B53097" w:rsidRPr="00845EF0" w:rsidRDefault="00B53097" w:rsidP="00744FDC">
            <w:pPr>
              <w:rPr>
                <w:ins w:id="162" w:author="Wolfe, Rachael" w:date="2026-09-25T20:03:00Z" w16du:dateUtc="2026-09-26T00:03:00Z"/>
                <w:rFonts w:asciiTheme="minorHAnsi" w:hAnsiTheme="minorHAnsi" w:cstheme="minorHAnsi"/>
                <w:b/>
                <w:iCs/>
                <w:sz w:val="20"/>
                <w:szCs w:val="20"/>
              </w:rPr>
            </w:pPr>
            <w:ins w:id="163" w:author="Wolfe, Rachael" w:date="2026-09-25T20:03:00Z" w16du:dateUtc="2026-09-26T00:03:00Z">
              <w:r w:rsidRPr="00845EF0">
                <w:rPr>
                  <w:rFonts w:asciiTheme="minorHAnsi" w:hAnsiTheme="minorHAnsi" w:cstheme="minorHAnsi"/>
                  <w:b/>
                  <w:iCs/>
                  <w:sz w:val="20"/>
                  <w:szCs w:val="20"/>
                </w:rPr>
                <w:t xml:space="preserve">Agency/Organization: </w:t>
              </w:r>
            </w:ins>
          </w:p>
          <w:p w14:paraId="577CE366" w14:textId="77777777" w:rsidR="00B53097" w:rsidRPr="00845EF0" w:rsidRDefault="00B53097" w:rsidP="00744FDC">
            <w:pPr>
              <w:rPr>
                <w:ins w:id="164" w:author="Wolfe, Rachael" w:date="2026-09-25T20:03:00Z" w16du:dateUtc="2026-09-26T00:03:00Z"/>
                <w:rFonts w:asciiTheme="minorHAnsi" w:hAnsiTheme="minorHAnsi" w:cstheme="minorHAnsi"/>
                <w:b/>
                <w:iCs/>
                <w:sz w:val="20"/>
                <w:szCs w:val="20"/>
              </w:rPr>
            </w:pPr>
          </w:p>
          <w:p w14:paraId="6D2C946C" w14:textId="77777777" w:rsidR="00B53097" w:rsidRPr="00845EF0" w:rsidRDefault="00B53097" w:rsidP="00744FDC">
            <w:pPr>
              <w:rPr>
                <w:ins w:id="165" w:author="Wolfe, Rachael" w:date="2026-09-25T20:03:00Z" w16du:dateUtc="2026-09-26T00:03:00Z"/>
                <w:rFonts w:asciiTheme="minorHAnsi" w:hAnsiTheme="minorHAnsi" w:cstheme="minorHAnsi"/>
                <w:iCs/>
                <w:sz w:val="20"/>
                <w:szCs w:val="20"/>
              </w:rPr>
            </w:pPr>
            <w:ins w:id="166" w:author="Wolfe, Rachael" w:date="2026-09-25T20:03:00Z" w16du:dateUtc="2026-09-26T00:03:00Z">
              <w:r w:rsidRPr="00845EF0">
                <w:rPr>
                  <w:rFonts w:asciiTheme="minorHAnsi" w:hAnsiTheme="minorHAnsi" w:cstheme="minorHAnsi"/>
                  <w:b/>
                  <w:iCs/>
                  <w:sz w:val="20"/>
                  <w:szCs w:val="20"/>
                </w:rPr>
                <w:t xml:space="preserve">Address: </w:t>
              </w:r>
            </w:ins>
          </w:p>
          <w:p w14:paraId="6246E14D" w14:textId="77777777" w:rsidR="00B53097" w:rsidRPr="00845EF0" w:rsidRDefault="00B53097" w:rsidP="00744FDC">
            <w:pPr>
              <w:rPr>
                <w:ins w:id="167" w:author="Wolfe, Rachael" w:date="2026-09-25T20:03:00Z" w16du:dateUtc="2026-09-26T00:03:00Z"/>
                <w:rFonts w:asciiTheme="minorHAnsi" w:hAnsiTheme="minorHAnsi" w:cstheme="minorHAnsi"/>
                <w:iCs/>
                <w:sz w:val="20"/>
                <w:szCs w:val="20"/>
              </w:rPr>
            </w:pPr>
          </w:p>
          <w:p w14:paraId="543E40BB" w14:textId="77777777" w:rsidR="00B53097" w:rsidRPr="00845EF0" w:rsidRDefault="00B53097" w:rsidP="00744FDC">
            <w:pPr>
              <w:rPr>
                <w:ins w:id="168" w:author="Wolfe, Rachael" w:date="2026-09-25T20:03:00Z" w16du:dateUtc="2026-09-26T00:03:00Z"/>
                <w:rFonts w:asciiTheme="minorHAnsi" w:hAnsiTheme="minorHAnsi" w:cstheme="minorHAnsi"/>
                <w:b/>
                <w:iCs/>
                <w:sz w:val="20"/>
                <w:szCs w:val="20"/>
              </w:rPr>
            </w:pPr>
            <w:ins w:id="169" w:author="Wolfe, Rachael" w:date="2026-09-25T20:03:00Z" w16du:dateUtc="2026-09-26T00:03:00Z">
              <w:r w:rsidRPr="00845EF0">
                <w:rPr>
                  <w:rFonts w:asciiTheme="minorHAnsi" w:hAnsiTheme="minorHAnsi" w:cstheme="minorHAnsi"/>
                  <w:b/>
                  <w:iCs/>
                  <w:sz w:val="20"/>
                  <w:szCs w:val="20"/>
                </w:rPr>
                <w:t xml:space="preserve">Phone: </w:t>
              </w:r>
            </w:ins>
          </w:p>
          <w:p w14:paraId="73462624" w14:textId="77777777" w:rsidR="00B53097" w:rsidRPr="00845EF0" w:rsidRDefault="00B53097" w:rsidP="00744FDC">
            <w:pPr>
              <w:rPr>
                <w:ins w:id="170" w:author="Wolfe, Rachael" w:date="2026-09-25T20:03:00Z" w16du:dateUtc="2026-09-26T00:03:00Z"/>
                <w:rFonts w:asciiTheme="minorHAnsi" w:hAnsiTheme="minorHAnsi" w:cstheme="minorHAnsi"/>
                <w:b/>
                <w:iCs/>
                <w:sz w:val="20"/>
                <w:szCs w:val="20"/>
              </w:rPr>
            </w:pPr>
          </w:p>
          <w:p w14:paraId="6532159B" w14:textId="77777777" w:rsidR="00B53097" w:rsidRPr="00845EF0" w:rsidRDefault="00B53097" w:rsidP="00744FDC">
            <w:pPr>
              <w:rPr>
                <w:ins w:id="171" w:author="Wolfe, Rachael" w:date="2026-09-25T20:03:00Z" w16du:dateUtc="2026-09-26T00:03:00Z"/>
                <w:rFonts w:asciiTheme="minorHAnsi" w:hAnsiTheme="minorHAnsi" w:cstheme="minorHAnsi"/>
                <w:b/>
                <w:iCs/>
                <w:sz w:val="20"/>
                <w:szCs w:val="20"/>
              </w:rPr>
            </w:pPr>
            <w:ins w:id="172" w:author="Wolfe, Rachael" w:date="2026-09-25T20:03:00Z" w16du:dateUtc="2026-09-26T00:03:00Z">
              <w:r w:rsidRPr="00845EF0">
                <w:rPr>
                  <w:rFonts w:asciiTheme="minorHAnsi" w:hAnsiTheme="minorHAnsi" w:cstheme="minorHAnsi"/>
                  <w:b/>
                  <w:iCs/>
                  <w:sz w:val="20"/>
                  <w:szCs w:val="20"/>
                </w:rPr>
                <w:t xml:space="preserve">Email Address: </w:t>
              </w:r>
            </w:ins>
          </w:p>
          <w:p w14:paraId="4D73D61E" w14:textId="77777777" w:rsidR="00B53097" w:rsidRPr="00845EF0" w:rsidRDefault="00B53097" w:rsidP="00744FDC">
            <w:pPr>
              <w:rPr>
                <w:ins w:id="173" w:author="Wolfe, Rachael" w:date="2026-09-25T20:03:00Z" w16du:dateUtc="2026-09-26T00:03:00Z"/>
                <w:rFonts w:asciiTheme="minorHAnsi" w:hAnsiTheme="minorHAnsi" w:cstheme="minorHAnsi"/>
                <w:iCs/>
                <w:sz w:val="20"/>
                <w:szCs w:val="20"/>
              </w:rPr>
            </w:pPr>
          </w:p>
          <w:p w14:paraId="6FEA0B92" w14:textId="77777777" w:rsidR="00B53097" w:rsidRPr="00845EF0" w:rsidRDefault="00B53097" w:rsidP="00744FDC">
            <w:pPr>
              <w:rPr>
                <w:ins w:id="174" w:author="Wolfe, Rachael" w:date="2026-09-25T20:03:00Z" w16du:dateUtc="2026-09-26T00:03:00Z"/>
                <w:rFonts w:asciiTheme="minorHAnsi" w:hAnsiTheme="minorHAnsi" w:cstheme="minorHAnsi"/>
                <w:iCs/>
                <w:sz w:val="20"/>
                <w:szCs w:val="20"/>
              </w:rPr>
            </w:pPr>
          </w:p>
        </w:tc>
      </w:tr>
    </w:tbl>
    <w:p w14:paraId="00714EA4" w14:textId="77777777" w:rsidR="009B1537" w:rsidRDefault="009B1537" w:rsidP="00D1473C">
      <w:pPr>
        <w:pStyle w:val="Header"/>
        <w:widowControl/>
        <w:tabs>
          <w:tab w:val="clear" w:pos="4320"/>
          <w:tab w:val="clear" w:pos="8640"/>
        </w:tabs>
        <w:rPr>
          <w:ins w:id="175" w:author="Wolfe, Rachael" w:date="2026-09-25T20:03:00Z" w16du:dateUtc="2026-09-26T00:03:00Z"/>
          <w:rFonts w:asciiTheme="minorHAnsi" w:hAnsiTheme="minorHAnsi" w:cstheme="minorHAnsi"/>
        </w:rPr>
      </w:pPr>
    </w:p>
    <w:p w14:paraId="15E286F4" w14:textId="77777777" w:rsidR="00B53097" w:rsidRPr="00845EF0" w:rsidRDefault="00B53097" w:rsidP="00D1473C">
      <w:pPr>
        <w:pStyle w:val="Header"/>
        <w:widowControl/>
        <w:tabs>
          <w:tab w:val="clear" w:pos="4320"/>
          <w:tab w:val="clear" w:pos="8640"/>
        </w:tabs>
        <w:rPr>
          <w:ins w:id="176" w:author="Wolfe, Rachael" w:date="2026-09-25T20:03:00Z" w16du:dateUtc="2026-09-26T00:03:00Z"/>
          <w:rFonts w:asciiTheme="minorHAnsi" w:hAnsiTheme="minorHAnsi" w:cstheme="minorHAnsi"/>
        </w:rPr>
      </w:pPr>
    </w:p>
    <w:p w14:paraId="2E600569" w14:textId="77777777" w:rsidR="00DE5976" w:rsidRPr="00845EF0" w:rsidRDefault="00DE5976" w:rsidP="00D1473C">
      <w:pPr>
        <w:pStyle w:val="Header"/>
        <w:widowControl/>
        <w:tabs>
          <w:tab w:val="clear" w:pos="4320"/>
          <w:tab w:val="clear" w:pos="8640"/>
        </w:tabs>
        <w:rPr>
          <w:ins w:id="177" w:author="Wolfe, Rachael" w:date="2026-09-25T20:03:00Z" w16du:dateUtc="2026-09-26T00:03:00Z"/>
          <w:rFonts w:asciiTheme="minorHAnsi" w:hAnsiTheme="minorHAnsi" w:cstheme="minorHAnsi"/>
        </w:rPr>
      </w:pPr>
    </w:p>
    <w:tbl>
      <w:tblPr>
        <w:tblW w:w="9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000" w:firstRow="0" w:lastRow="0" w:firstColumn="0" w:lastColumn="0" w:noHBand="0" w:noVBand="0"/>
      </w:tblPr>
      <w:tblGrid>
        <w:gridCol w:w="9237"/>
      </w:tblGrid>
      <w:tr w:rsidR="00D1473C" w:rsidRPr="00845EF0" w14:paraId="37ACD6FA" w14:textId="77777777" w:rsidTr="00B53097">
        <w:trPr>
          <w:trHeight w:val="288"/>
          <w:ins w:id="178" w:author="Wolfe, Rachael" w:date="2026-09-25T20:03:00Z" w16du:dateUtc="2026-09-26T00:03:00Z"/>
        </w:trPr>
        <w:tc>
          <w:tcPr>
            <w:tcW w:w="9237" w:type="dxa"/>
            <w:tcBorders>
              <w:top w:val="single" w:sz="12" w:space="0" w:color="auto"/>
              <w:left w:val="single" w:sz="12" w:space="0" w:color="auto"/>
              <w:bottom w:val="single" w:sz="12" w:space="0" w:color="auto"/>
              <w:right w:val="single" w:sz="12" w:space="0" w:color="auto"/>
            </w:tcBorders>
            <w:shd w:val="clear" w:color="auto" w:fill="EBEBFF"/>
            <w:vAlign w:val="center"/>
          </w:tcPr>
          <w:p w14:paraId="34BC5244" w14:textId="77777777" w:rsidR="00D1473C" w:rsidRPr="00845EF0" w:rsidRDefault="00D1473C" w:rsidP="00DE5976">
            <w:pPr>
              <w:jc w:val="center"/>
              <w:rPr>
                <w:ins w:id="179" w:author="Wolfe, Rachael" w:date="2026-09-25T20:03:00Z" w16du:dateUtc="2026-09-26T00:03:00Z"/>
                <w:rFonts w:asciiTheme="minorHAnsi" w:hAnsiTheme="minorHAnsi" w:cstheme="minorHAnsi"/>
                <w:b/>
                <w:bCs/>
                <w:sz w:val="20"/>
                <w:szCs w:val="20"/>
              </w:rPr>
            </w:pPr>
            <w:ins w:id="180" w:author="Wolfe, Rachael" w:date="2026-09-25T20:03:00Z" w16du:dateUtc="2026-09-26T00:03:00Z">
              <w:r w:rsidRPr="00845EF0">
                <w:rPr>
                  <w:rFonts w:asciiTheme="minorHAnsi" w:hAnsiTheme="minorHAnsi" w:cstheme="minorHAnsi"/>
                  <w:b/>
                  <w:bCs/>
                  <w:sz w:val="20"/>
                  <w:szCs w:val="20"/>
                </w:rPr>
                <w:t>S</w:t>
              </w:r>
              <w:r w:rsidR="00A6335F" w:rsidRPr="00845EF0">
                <w:rPr>
                  <w:rFonts w:asciiTheme="minorHAnsi" w:hAnsiTheme="minorHAnsi" w:cstheme="minorHAnsi"/>
                  <w:b/>
                  <w:bCs/>
                  <w:sz w:val="20"/>
                  <w:szCs w:val="20"/>
                </w:rPr>
                <w:t>ECTION</w:t>
              </w:r>
              <w:r w:rsidR="00B53097">
                <w:rPr>
                  <w:rFonts w:asciiTheme="minorHAnsi" w:hAnsiTheme="minorHAnsi" w:cstheme="minorHAnsi"/>
                  <w:b/>
                  <w:bCs/>
                  <w:sz w:val="20"/>
                  <w:szCs w:val="20"/>
                </w:rPr>
                <w:t xml:space="preserve"> I</w:t>
              </w:r>
              <w:r w:rsidRPr="00845EF0">
                <w:rPr>
                  <w:rFonts w:asciiTheme="minorHAnsi" w:hAnsiTheme="minorHAnsi" w:cstheme="minorHAnsi"/>
                  <w:b/>
                  <w:bCs/>
                  <w:sz w:val="20"/>
                  <w:szCs w:val="20"/>
                </w:rPr>
                <w:t xml:space="preserve">:  </w:t>
              </w:r>
              <w:r w:rsidR="00DE5976" w:rsidRPr="00845EF0">
                <w:rPr>
                  <w:rFonts w:asciiTheme="minorHAnsi" w:hAnsiTheme="minorHAnsi" w:cstheme="minorHAnsi"/>
                  <w:b/>
                  <w:bCs/>
                  <w:sz w:val="20"/>
                  <w:szCs w:val="20"/>
                </w:rPr>
                <w:t xml:space="preserve">DETAILED </w:t>
              </w:r>
              <w:r w:rsidR="0022335D" w:rsidRPr="00845EF0">
                <w:rPr>
                  <w:rFonts w:asciiTheme="minorHAnsi" w:hAnsiTheme="minorHAnsi" w:cstheme="minorHAnsi"/>
                  <w:b/>
                  <w:bCs/>
                  <w:sz w:val="20"/>
                  <w:szCs w:val="20"/>
                </w:rPr>
                <w:t>ACTIVITY</w:t>
              </w:r>
              <w:r w:rsidR="004328FB" w:rsidRPr="00845EF0">
                <w:rPr>
                  <w:rFonts w:asciiTheme="minorHAnsi" w:hAnsiTheme="minorHAnsi" w:cstheme="minorHAnsi"/>
                  <w:b/>
                  <w:bCs/>
                  <w:sz w:val="20"/>
                  <w:szCs w:val="20"/>
                </w:rPr>
                <w:t xml:space="preserve"> </w:t>
              </w:r>
              <w:r w:rsidR="009C20E6" w:rsidRPr="00845EF0">
                <w:rPr>
                  <w:rFonts w:asciiTheme="minorHAnsi" w:hAnsiTheme="minorHAnsi" w:cstheme="minorHAnsi"/>
                  <w:b/>
                  <w:bCs/>
                  <w:sz w:val="20"/>
                  <w:szCs w:val="20"/>
                </w:rPr>
                <w:t>D</w:t>
              </w:r>
              <w:r w:rsidR="00A6335F" w:rsidRPr="00845EF0">
                <w:rPr>
                  <w:rFonts w:asciiTheme="minorHAnsi" w:hAnsiTheme="minorHAnsi" w:cstheme="minorHAnsi"/>
                  <w:b/>
                  <w:bCs/>
                  <w:sz w:val="20"/>
                  <w:szCs w:val="20"/>
                </w:rPr>
                <w:t>ESCRIPTION</w:t>
              </w:r>
            </w:ins>
          </w:p>
        </w:tc>
      </w:tr>
    </w:tbl>
    <w:p w14:paraId="7CC015F6" w14:textId="77777777" w:rsidR="00D1473C" w:rsidRPr="00845EF0" w:rsidRDefault="00D1473C" w:rsidP="000B6101">
      <w:pPr>
        <w:tabs>
          <w:tab w:val="left" w:pos="90"/>
        </w:tabs>
        <w:rPr>
          <w:ins w:id="181" w:author="Wolfe, Rachael" w:date="2026-09-25T20:03:00Z" w16du:dateUtc="2026-09-26T00:03:00Z"/>
          <w:rFonts w:asciiTheme="minorHAnsi" w:hAnsiTheme="minorHAnsi" w:cstheme="minorHAnsi"/>
          <w:sz w:val="20"/>
          <w:szCs w:val="20"/>
        </w:rPr>
      </w:pPr>
    </w:p>
    <w:p w14:paraId="70177E7E" w14:textId="77777777" w:rsidR="006B7CA2" w:rsidRPr="00845EF0" w:rsidRDefault="006B7CA2" w:rsidP="000B6101">
      <w:pPr>
        <w:tabs>
          <w:tab w:val="left" w:pos="90"/>
        </w:tabs>
        <w:rPr>
          <w:ins w:id="182" w:author="Wolfe, Rachael" w:date="2026-09-25T20:03:00Z" w16du:dateUtc="2026-09-26T00:03:00Z"/>
          <w:rFonts w:asciiTheme="minorHAnsi" w:hAnsiTheme="minorHAnsi" w:cstheme="minorHAnsi"/>
          <w:sz w:val="20"/>
          <w:szCs w:val="20"/>
        </w:rPr>
      </w:pPr>
    </w:p>
    <w:p w14:paraId="505C98FD" w14:textId="3BD285D1" w:rsidR="00DE5976" w:rsidRPr="00845EF0" w:rsidRDefault="00913677" w:rsidP="00DE5976">
      <w:pPr>
        <w:pStyle w:val="BlockText"/>
        <w:tabs>
          <w:tab w:val="clear" w:pos="189"/>
          <w:tab w:val="left" w:pos="90"/>
        </w:tabs>
        <w:ind w:left="0" w:firstLine="0"/>
        <w:rPr>
          <w:ins w:id="183" w:author="Wolfe, Rachael" w:date="2026-09-25T20:03:00Z" w16du:dateUtc="2026-09-26T00:03:00Z"/>
          <w:rFonts w:asciiTheme="minorHAnsi" w:hAnsiTheme="minorHAnsi" w:cstheme="minorHAnsi"/>
          <w:b w:val="0"/>
          <w:bCs w:val="0"/>
          <w:i w:val="0"/>
          <w:color w:val="000000"/>
        </w:rPr>
      </w:pPr>
      <w:ins w:id="184" w:author="Wolfe, Rachael" w:date="2026-09-25T20:03:00Z" w16du:dateUtc="2026-09-26T00:03:00Z">
        <w:r w:rsidRPr="00845EF0">
          <w:rPr>
            <w:rFonts w:asciiTheme="minorHAnsi" w:hAnsiTheme="minorHAnsi" w:cstheme="minorHAnsi"/>
            <w:b w:val="0"/>
            <w:bCs w:val="0"/>
            <w:i w:val="0"/>
            <w:color w:val="000000"/>
          </w:rPr>
          <w:t>Provide</w:t>
        </w:r>
        <w:r w:rsidR="00A8503A" w:rsidRPr="00845EF0">
          <w:rPr>
            <w:rFonts w:asciiTheme="minorHAnsi" w:hAnsiTheme="minorHAnsi" w:cstheme="minorHAnsi"/>
            <w:b w:val="0"/>
            <w:bCs w:val="0"/>
            <w:i w:val="0"/>
            <w:color w:val="000000"/>
          </w:rPr>
          <w:t xml:space="preserve"> </w:t>
        </w:r>
        <w:r w:rsidR="00716418" w:rsidRPr="00845EF0">
          <w:rPr>
            <w:rFonts w:asciiTheme="minorHAnsi" w:hAnsiTheme="minorHAnsi" w:cstheme="minorHAnsi"/>
            <w:b w:val="0"/>
            <w:bCs w:val="0"/>
            <w:i w:val="0"/>
            <w:color w:val="000000"/>
            <w:u w:val="single"/>
          </w:rPr>
          <w:t>detail</w:t>
        </w:r>
        <w:r w:rsidRPr="00845EF0">
          <w:rPr>
            <w:rFonts w:asciiTheme="minorHAnsi" w:hAnsiTheme="minorHAnsi" w:cstheme="minorHAnsi"/>
            <w:b w:val="0"/>
            <w:bCs w:val="0"/>
            <w:i w:val="0"/>
            <w:color w:val="000000"/>
            <w:u w:val="single"/>
          </w:rPr>
          <w:t>ed narrative</w:t>
        </w:r>
        <w:r w:rsidRPr="00845EF0">
          <w:rPr>
            <w:rFonts w:asciiTheme="minorHAnsi" w:hAnsiTheme="minorHAnsi" w:cstheme="minorHAnsi"/>
            <w:b w:val="0"/>
            <w:bCs w:val="0"/>
            <w:i w:val="0"/>
            <w:color w:val="000000"/>
          </w:rPr>
          <w:t xml:space="preserve"> about</w:t>
        </w:r>
        <w:r w:rsidR="00716418" w:rsidRPr="00845EF0">
          <w:rPr>
            <w:rFonts w:asciiTheme="minorHAnsi" w:hAnsiTheme="minorHAnsi" w:cstheme="minorHAnsi"/>
            <w:b w:val="0"/>
            <w:bCs w:val="0"/>
            <w:i w:val="0"/>
            <w:color w:val="000000"/>
          </w:rPr>
          <w:t xml:space="preserve"> </w:t>
        </w:r>
        <w:r w:rsidR="000B6101" w:rsidRPr="00845EF0">
          <w:rPr>
            <w:rFonts w:asciiTheme="minorHAnsi" w:hAnsiTheme="minorHAnsi" w:cstheme="minorHAnsi"/>
            <w:b w:val="0"/>
            <w:bCs w:val="0"/>
            <w:i w:val="0"/>
            <w:color w:val="000000"/>
          </w:rPr>
          <w:t xml:space="preserve">the </w:t>
        </w:r>
        <w:r w:rsidR="001A34D5" w:rsidRPr="00845EF0">
          <w:rPr>
            <w:rFonts w:asciiTheme="minorHAnsi" w:hAnsiTheme="minorHAnsi" w:cstheme="minorHAnsi"/>
            <w:b w:val="0"/>
            <w:bCs w:val="0"/>
            <w:i w:val="0"/>
            <w:color w:val="000000"/>
          </w:rPr>
          <w:t xml:space="preserve">dental </w:t>
        </w:r>
        <w:r w:rsidR="003C44FA">
          <w:rPr>
            <w:rFonts w:asciiTheme="minorHAnsi" w:hAnsiTheme="minorHAnsi" w:cstheme="minorHAnsi"/>
            <w:b w:val="0"/>
            <w:bCs w:val="0"/>
            <w:i w:val="0"/>
            <w:color w:val="000000"/>
          </w:rPr>
          <w:t xml:space="preserve">hygiene practice setting </w:t>
        </w:r>
        <w:r w:rsidR="003E3CE9" w:rsidRPr="00845EF0">
          <w:rPr>
            <w:rFonts w:asciiTheme="minorHAnsi" w:hAnsiTheme="minorHAnsi" w:cstheme="minorHAnsi"/>
            <w:b w:val="0"/>
            <w:bCs w:val="0"/>
            <w:i w:val="0"/>
            <w:color w:val="000000"/>
          </w:rPr>
          <w:t>activity</w:t>
        </w:r>
        <w:r w:rsidR="000B6101" w:rsidRPr="00845EF0">
          <w:rPr>
            <w:rFonts w:asciiTheme="minorHAnsi" w:hAnsiTheme="minorHAnsi" w:cstheme="minorHAnsi"/>
            <w:b w:val="0"/>
            <w:bCs w:val="0"/>
            <w:i w:val="0"/>
            <w:color w:val="000000"/>
          </w:rPr>
          <w:t xml:space="preserve"> </w:t>
        </w:r>
        <w:r w:rsidR="00963BD6" w:rsidRPr="00845EF0">
          <w:rPr>
            <w:rFonts w:asciiTheme="minorHAnsi" w:hAnsiTheme="minorHAnsi" w:cstheme="minorHAnsi"/>
            <w:b w:val="0"/>
            <w:bCs w:val="0"/>
            <w:i w:val="0"/>
            <w:color w:val="000000"/>
          </w:rPr>
          <w:t xml:space="preserve">using </w:t>
        </w:r>
        <w:r w:rsidR="000B6101" w:rsidRPr="00845EF0">
          <w:rPr>
            <w:rFonts w:asciiTheme="minorHAnsi" w:hAnsiTheme="minorHAnsi" w:cstheme="minorHAnsi"/>
            <w:b w:val="0"/>
            <w:bCs w:val="0"/>
            <w:i w:val="0"/>
            <w:color w:val="000000"/>
          </w:rPr>
          <w:t>the</w:t>
        </w:r>
        <w:r w:rsidR="007B73D6" w:rsidRPr="00845EF0">
          <w:rPr>
            <w:rFonts w:asciiTheme="minorHAnsi" w:hAnsiTheme="minorHAnsi" w:cstheme="minorHAnsi"/>
            <w:b w:val="0"/>
            <w:bCs w:val="0"/>
            <w:i w:val="0"/>
            <w:color w:val="000000"/>
          </w:rPr>
          <w:t xml:space="preserve"> headings provided and answering the questions</w:t>
        </w:r>
        <w:r w:rsidR="000B6101" w:rsidRPr="00845EF0">
          <w:rPr>
            <w:rFonts w:asciiTheme="minorHAnsi" w:hAnsiTheme="minorHAnsi" w:cstheme="minorHAnsi"/>
            <w:b w:val="0"/>
            <w:bCs w:val="0"/>
            <w:i w:val="0"/>
            <w:color w:val="000000"/>
          </w:rPr>
          <w:t xml:space="preserve">. Include </w:t>
        </w:r>
        <w:r w:rsidR="005E18BE" w:rsidRPr="00845EF0">
          <w:rPr>
            <w:rFonts w:asciiTheme="minorHAnsi" w:hAnsiTheme="minorHAnsi" w:cstheme="minorHAnsi"/>
            <w:b w:val="0"/>
            <w:bCs w:val="0"/>
            <w:i w:val="0"/>
            <w:color w:val="000000"/>
          </w:rPr>
          <w:t xml:space="preserve">specifics </w:t>
        </w:r>
        <w:r w:rsidR="000B6101" w:rsidRPr="00845EF0">
          <w:rPr>
            <w:rFonts w:asciiTheme="minorHAnsi" w:hAnsiTheme="minorHAnsi" w:cstheme="minorHAnsi"/>
            <w:b w:val="0"/>
            <w:bCs w:val="0"/>
            <w:i w:val="0"/>
            <w:color w:val="000000"/>
          </w:rPr>
          <w:t xml:space="preserve">to help readers understand </w:t>
        </w:r>
        <w:r w:rsidR="000B6101" w:rsidRPr="00845EF0">
          <w:rPr>
            <w:rFonts w:asciiTheme="minorHAnsi" w:hAnsiTheme="minorHAnsi" w:cstheme="minorHAnsi"/>
            <w:b w:val="0"/>
            <w:bCs w:val="0"/>
            <w:i w:val="0"/>
            <w:color w:val="000000"/>
            <w:u w:val="single"/>
          </w:rPr>
          <w:t>what</w:t>
        </w:r>
        <w:r w:rsidR="000B6101" w:rsidRPr="00845EF0">
          <w:rPr>
            <w:rFonts w:asciiTheme="minorHAnsi" w:hAnsiTheme="minorHAnsi" w:cstheme="minorHAnsi"/>
            <w:b w:val="0"/>
            <w:bCs w:val="0"/>
            <w:i w:val="0"/>
            <w:color w:val="000000"/>
          </w:rPr>
          <w:t xml:space="preserve"> you </w:t>
        </w:r>
        <w:r w:rsidR="005E18BE" w:rsidRPr="00845EF0">
          <w:rPr>
            <w:rFonts w:asciiTheme="minorHAnsi" w:hAnsiTheme="minorHAnsi" w:cstheme="minorHAnsi"/>
            <w:b w:val="0"/>
            <w:bCs w:val="0"/>
            <w:i w:val="0"/>
            <w:color w:val="000000"/>
          </w:rPr>
          <w:t xml:space="preserve">are </w:t>
        </w:r>
        <w:r w:rsidR="000B6101" w:rsidRPr="00845EF0">
          <w:rPr>
            <w:rFonts w:asciiTheme="minorHAnsi" w:hAnsiTheme="minorHAnsi" w:cstheme="minorHAnsi"/>
            <w:b w:val="0"/>
            <w:bCs w:val="0"/>
            <w:i w:val="0"/>
            <w:color w:val="000000"/>
          </w:rPr>
          <w:t>do</w:t>
        </w:r>
        <w:r w:rsidR="005E18BE" w:rsidRPr="00845EF0">
          <w:rPr>
            <w:rFonts w:asciiTheme="minorHAnsi" w:hAnsiTheme="minorHAnsi" w:cstheme="minorHAnsi"/>
            <w:b w:val="0"/>
            <w:bCs w:val="0"/>
            <w:i w:val="0"/>
            <w:color w:val="000000"/>
          </w:rPr>
          <w:t>ing</w:t>
        </w:r>
        <w:r w:rsidR="000B6101" w:rsidRPr="00845EF0">
          <w:rPr>
            <w:rFonts w:asciiTheme="minorHAnsi" w:hAnsiTheme="minorHAnsi" w:cstheme="minorHAnsi"/>
            <w:b w:val="0"/>
            <w:bCs w:val="0"/>
            <w:i w:val="0"/>
            <w:color w:val="000000"/>
          </w:rPr>
          <w:t xml:space="preserve"> and </w:t>
        </w:r>
        <w:r w:rsidR="000B6101" w:rsidRPr="00845EF0">
          <w:rPr>
            <w:rFonts w:asciiTheme="minorHAnsi" w:hAnsiTheme="minorHAnsi" w:cstheme="minorHAnsi"/>
            <w:b w:val="0"/>
            <w:bCs w:val="0"/>
            <w:i w:val="0"/>
            <w:color w:val="000000"/>
            <w:u w:val="single"/>
          </w:rPr>
          <w:t>how</w:t>
        </w:r>
        <w:r w:rsidR="000B6101" w:rsidRPr="00845EF0">
          <w:rPr>
            <w:rFonts w:asciiTheme="minorHAnsi" w:hAnsiTheme="minorHAnsi" w:cstheme="minorHAnsi"/>
            <w:b w:val="0"/>
            <w:bCs w:val="0"/>
            <w:i w:val="0"/>
            <w:color w:val="000000"/>
          </w:rPr>
          <w:t xml:space="preserve"> </w:t>
        </w:r>
        <w:r w:rsidR="00FF75E6" w:rsidRPr="00845EF0">
          <w:rPr>
            <w:rFonts w:asciiTheme="minorHAnsi" w:hAnsiTheme="minorHAnsi" w:cstheme="minorHAnsi"/>
            <w:b w:val="0"/>
            <w:bCs w:val="0"/>
            <w:i w:val="0"/>
            <w:color w:val="000000"/>
          </w:rPr>
          <w:t>it</w:t>
        </w:r>
        <w:r w:rsidR="00FF75E6">
          <w:rPr>
            <w:rFonts w:asciiTheme="minorHAnsi" w:hAnsiTheme="minorHAnsi" w:cstheme="minorHAnsi"/>
            <w:b w:val="0"/>
            <w:bCs w:val="0"/>
            <w:i w:val="0"/>
            <w:color w:val="000000"/>
          </w:rPr>
          <w:t xml:space="preserve"> is</w:t>
        </w:r>
        <w:r w:rsidR="00FF75E6" w:rsidRPr="00845EF0">
          <w:rPr>
            <w:rFonts w:asciiTheme="minorHAnsi" w:hAnsiTheme="minorHAnsi" w:cstheme="minorHAnsi"/>
            <w:b w:val="0"/>
            <w:bCs w:val="0"/>
            <w:i w:val="0"/>
            <w:color w:val="000000"/>
          </w:rPr>
          <w:t xml:space="preserve"> </w:t>
        </w:r>
        <w:r w:rsidR="005E18BE" w:rsidRPr="00845EF0">
          <w:rPr>
            <w:rFonts w:asciiTheme="minorHAnsi" w:hAnsiTheme="minorHAnsi" w:cstheme="minorHAnsi"/>
            <w:b w:val="0"/>
            <w:bCs w:val="0"/>
            <w:i w:val="0"/>
            <w:color w:val="000000"/>
          </w:rPr>
          <w:t>being done</w:t>
        </w:r>
        <w:r w:rsidR="003C44FA">
          <w:rPr>
            <w:rFonts w:asciiTheme="minorHAnsi" w:hAnsiTheme="minorHAnsi" w:cstheme="minorHAnsi"/>
            <w:b w:val="0"/>
            <w:bCs w:val="0"/>
            <w:i w:val="0"/>
            <w:color w:val="000000"/>
          </w:rPr>
          <w:t xml:space="preserve">. </w:t>
        </w:r>
        <w:r w:rsidRPr="00845EF0">
          <w:rPr>
            <w:rFonts w:asciiTheme="minorHAnsi" w:hAnsiTheme="minorHAnsi" w:cstheme="minorHAnsi"/>
            <w:b w:val="0"/>
            <w:bCs w:val="0"/>
            <w:i w:val="0"/>
            <w:color w:val="000000"/>
          </w:rPr>
          <w:t xml:space="preserve">References and links to information may be included. </w:t>
        </w:r>
      </w:ins>
    </w:p>
    <w:p w14:paraId="0B660D70" w14:textId="77777777" w:rsidR="006E7827" w:rsidRPr="00845EF0" w:rsidRDefault="006E7827" w:rsidP="00DE5976">
      <w:pPr>
        <w:pStyle w:val="BlockText"/>
        <w:tabs>
          <w:tab w:val="clear" w:pos="189"/>
          <w:tab w:val="left" w:pos="90"/>
        </w:tabs>
        <w:ind w:left="0" w:firstLine="0"/>
        <w:rPr>
          <w:ins w:id="185" w:author="Wolfe, Rachael" w:date="2026-09-25T20:03:00Z" w16du:dateUtc="2026-09-26T00:03:00Z"/>
          <w:rFonts w:asciiTheme="minorHAnsi" w:hAnsiTheme="minorHAnsi" w:cstheme="minorHAnsi"/>
          <w:b w:val="0"/>
          <w:bCs w:val="0"/>
          <w:i w:val="0"/>
          <w:color w:val="000000"/>
        </w:rPr>
      </w:pPr>
    </w:p>
    <w:p w14:paraId="651E27E6" w14:textId="77777777" w:rsidR="000B6101" w:rsidRPr="00845EF0" w:rsidRDefault="00DE5976" w:rsidP="00DE5976">
      <w:pPr>
        <w:pStyle w:val="BlockText"/>
        <w:tabs>
          <w:tab w:val="clear" w:pos="189"/>
          <w:tab w:val="left" w:pos="90"/>
        </w:tabs>
        <w:ind w:left="0" w:firstLine="0"/>
        <w:rPr>
          <w:ins w:id="186" w:author="Wolfe, Rachael" w:date="2026-09-25T20:03:00Z" w16du:dateUtc="2026-09-26T00:03:00Z"/>
          <w:rFonts w:asciiTheme="minorHAnsi" w:hAnsiTheme="minorHAnsi" w:cstheme="minorHAnsi"/>
          <w:b w:val="0"/>
          <w:bCs w:val="0"/>
          <w:i w:val="0"/>
          <w:color w:val="000000"/>
        </w:rPr>
      </w:pPr>
      <w:ins w:id="187" w:author="Wolfe, Rachael" w:date="2026-09-25T20:03:00Z" w16du:dateUtc="2026-09-26T00:03:00Z">
        <w:r w:rsidRPr="00845EF0">
          <w:rPr>
            <w:rFonts w:asciiTheme="minorHAnsi" w:hAnsiTheme="minorHAnsi" w:cstheme="minorHAnsi"/>
            <w:b w:val="0"/>
            <w:bCs w:val="0"/>
            <w:i w:val="0"/>
            <w:color w:val="000000"/>
          </w:rPr>
          <w:t>**</w:t>
        </w:r>
        <w:r w:rsidRPr="00845EF0">
          <w:rPr>
            <w:rFonts w:asciiTheme="minorHAnsi" w:hAnsiTheme="minorHAnsi" w:cstheme="minorHAnsi"/>
            <w:b w:val="0"/>
            <w:bCs w:val="0"/>
            <w:i w:val="0"/>
            <w:color w:val="000000"/>
            <w:u w:val="single"/>
          </w:rPr>
          <w:t xml:space="preserve">Complete using </w:t>
        </w:r>
        <w:r w:rsidR="000549BF">
          <w:rPr>
            <w:rFonts w:asciiTheme="minorHAnsi" w:hAnsiTheme="minorHAnsi" w:cstheme="minorHAnsi"/>
            <w:bCs w:val="0"/>
            <w:i w:val="0"/>
            <w:color w:val="000000"/>
            <w:u w:val="single"/>
          </w:rPr>
          <w:t>Calibri 10</w:t>
        </w:r>
        <w:r w:rsidRPr="00845EF0">
          <w:rPr>
            <w:rFonts w:asciiTheme="minorHAnsi" w:hAnsiTheme="minorHAnsi" w:cstheme="minorHAnsi"/>
            <w:bCs w:val="0"/>
            <w:i w:val="0"/>
            <w:color w:val="000000"/>
            <w:u w:val="single"/>
          </w:rPr>
          <w:t xml:space="preserve"> font</w:t>
        </w:r>
        <w:r w:rsidRPr="00845EF0">
          <w:rPr>
            <w:rFonts w:asciiTheme="minorHAnsi" w:hAnsiTheme="minorHAnsi" w:cstheme="minorHAnsi"/>
            <w:b w:val="0"/>
            <w:bCs w:val="0"/>
            <w:i w:val="0"/>
            <w:color w:val="000000"/>
            <w:u w:val="single"/>
          </w:rPr>
          <w:t>.</w:t>
        </w:r>
      </w:ins>
    </w:p>
    <w:p w14:paraId="50ED94D2" w14:textId="77777777" w:rsidR="00DE5976" w:rsidRPr="00845EF0" w:rsidRDefault="00DE5976" w:rsidP="00DE5976">
      <w:pPr>
        <w:pStyle w:val="BlockText"/>
        <w:tabs>
          <w:tab w:val="clear" w:pos="189"/>
          <w:tab w:val="left" w:pos="90"/>
        </w:tabs>
        <w:ind w:left="0" w:firstLine="0"/>
        <w:rPr>
          <w:ins w:id="188" w:author="Wolfe, Rachael" w:date="2026-09-25T20:03:00Z" w16du:dateUtc="2026-09-26T00:03:00Z"/>
          <w:rFonts w:asciiTheme="minorHAnsi" w:hAnsiTheme="minorHAnsi" w:cstheme="minorHAnsi"/>
        </w:rPr>
      </w:pPr>
    </w:p>
    <w:p w14:paraId="45731634" w14:textId="77777777" w:rsidR="000B6101" w:rsidRPr="00845EF0" w:rsidRDefault="00485C83" w:rsidP="000B6101">
      <w:pPr>
        <w:tabs>
          <w:tab w:val="left" w:pos="90"/>
        </w:tabs>
        <w:rPr>
          <w:ins w:id="189" w:author="Wolfe, Rachael" w:date="2026-09-25T20:03:00Z" w16du:dateUtc="2026-09-26T00:03:00Z"/>
          <w:rFonts w:asciiTheme="minorHAnsi" w:hAnsiTheme="minorHAnsi" w:cstheme="minorHAnsi"/>
          <w:sz w:val="20"/>
          <w:szCs w:val="20"/>
        </w:rPr>
      </w:pPr>
      <w:ins w:id="190" w:author="Wolfe, Rachael" w:date="2026-09-25T20:03:00Z" w16du:dateUtc="2026-09-26T00:03:00Z">
        <w:r w:rsidRPr="00845EF0">
          <w:rPr>
            <w:rFonts w:asciiTheme="minorHAnsi" w:eastAsia="Verdana" w:hAnsiTheme="minorHAnsi" w:cstheme="minorHAnsi"/>
            <w:b/>
            <w:bCs/>
            <w:sz w:val="20"/>
            <w:szCs w:val="20"/>
          </w:rPr>
          <w:t>Rationale and History</w:t>
        </w:r>
        <w:r w:rsidR="00F17CF2" w:rsidRPr="00845EF0">
          <w:rPr>
            <w:rFonts w:asciiTheme="minorHAnsi" w:eastAsia="Verdana" w:hAnsiTheme="minorHAnsi" w:cstheme="minorHAnsi"/>
            <w:b/>
            <w:bCs/>
            <w:sz w:val="20"/>
            <w:szCs w:val="20"/>
          </w:rPr>
          <w:t xml:space="preserve"> </w:t>
        </w:r>
        <w:r w:rsidR="000B6101" w:rsidRPr="00845EF0">
          <w:rPr>
            <w:rFonts w:asciiTheme="minorHAnsi" w:eastAsia="Verdana" w:hAnsiTheme="minorHAnsi" w:cstheme="minorHAnsi"/>
            <w:b/>
            <w:bCs/>
            <w:sz w:val="20"/>
            <w:szCs w:val="20"/>
          </w:rPr>
          <w:t xml:space="preserve">of the </w:t>
        </w:r>
        <w:r w:rsidR="003E3CE9" w:rsidRPr="00845EF0">
          <w:rPr>
            <w:rFonts w:asciiTheme="minorHAnsi" w:eastAsia="Verdana" w:hAnsiTheme="minorHAnsi" w:cstheme="minorHAnsi"/>
            <w:b/>
            <w:bCs/>
            <w:sz w:val="20"/>
            <w:szCs w:val="20"/>
          </w:rPr>
          <w:t>Activity</w:t>
        </w:r>
        <w:r w:rsidR="000B6101" w:rsidRPr="00845EF0">
          <w:rPr>
            <w:rFonts w:asciiTheme="minorHAnsi" w:eastAsia="Verdana" w:hAnsiTheme="minorHAnsi" w:cstheme="minorHAnsi"/>
            <w:b/>
            <w:bCs/>
            <w:sz w:val="20"/>
            <w:szCs w:val="20"/>
          </w:rPr>
          <w:t>:</w:t>
        </w:r>
        <w:r w:rsidR="000B6101" w:rsidRPr="00845EF0">
          <w:rPr>
            <w:rFonts w:asciiTheme="minorHAnsi" w:eastAsia="Verdana" w:hAnsiTheme="minorHAnsi" w:cstheme="minorHAnsi"/>
            <w:sz w:val="20"/>
            <w:szCs w:val="20"/>
          </w:rPr>
          <w:t xml:space="preserve">  </w:t>
        </w:r>
      </w:ins>
    </w:p>
    <w:p w14:paraId="6B27A187" w14:textId="77777777" w:rsidR="00EB0AB1" w:rsidRPr="00845EF0" w:rsidRDefault="00EB0AB1" w:rsidP="000B6101">
      <w:pPr>
        <w:tabs>
          <w:tab w:val="left" w:pos="90"/>
        </w:tabs>
        <w:rPr>
          <w:ins w:id="191" w:author="Wolfe, Rachael" w:date="2026-09-25T20:03:00Z" w16du:dateUtc="2026-09-26T00:03:00Z"/>
          <w:rFonts w:asciiTheme="minorHAnsi" w:hAnsiTheme="minorHAnsi" w:cstheme="minorHAnsi"/>
          <w:sz w:val="20"/>
          <w:szCs w:val="20"/>
        </w:rPr>
      </w:pPr>
    </w:p>
    <w:p w14:paraId="6A6CB3AC" w14:textId="77777777" w:rsidR="00716418" w:rsidRPr="00845EF0" w:rsidRDefault="00716418" w:rsidP="00675860">
      <w:pPr>
        <w:pStyle w:val="ListParagraph"/>
        <w:numPr>
          <w:ilvl w:val="0"/>
          <w:numId w:val="4"/>
        </w:numPr>
        <w:autoSpaceDE w:val="0"/>
        <w:autoSpaceDN w:val="0"/>
        <w:adjustRightInd w:val="0"/>
        <w:ind w:left="360"/>
        <w:rPr>
          <w:ins w:id="192" w:author="Wolfe, Rachael" w:date="2026-09-25T20:03:00Z" w16du:dateUtc="2026-09-26T00:03:00Z"/>
          <w:rFonts w:asciiTheme="minorHAnsi" w:hAnsiTheme="minorHAnsi" w:cstheme="minorHAnsi"/>
          <w:bCs/>
          <w:sz w:val="20"/>
          <w:szCs w:val="20"/>
        </w:rPr>
      </w:pPr>
      <w:ins w:id="193" w:author="Wolfe, Rachael" w:date="2026-09-25T20:03:00Z" w16du:dateUtc="2026-09-26T00:03:00Z">
        <w:r w:rsidRPr="00845EF0">
          <w:rPr>
            <w:rFonts w:asciiTheme="minorHAnsi" w:hAnsiTheme="minorHAnsi" w:cstheme="minorHAnsi"/>
            <w:bCs/>
            <w:sz w:val="20"/>
            <w:szCs w:val="20"/>
          </w:rPr>
          <w:t>What were the key issues that led to the initiation of this activity?</w:t>
        </w:r>
      </w:ins>
    </w:p>
    <w:p w14:paraId="6735C298" w14:textId="77777777" w:rsidR="00DE5976" w:rsidRPr="00845EF0" w:rsidRDefault="00DE5976" w:rsidP="00DE5976">
      <w:pPr>
        <w:autoSpaceDE w:val="0"/>
        <w:autoSpaceDN w:val="0"/>
        <w:adjustRightInd w:val="0"/>
        <w:rPr>
          <w:ins w:id="194" w:author="Wolfe, Rachael" w:date="2026-09-25T20:03:00Z" w16du:dateUtc="2026-09-26T00:03:00Z"/>
          <w:rFonts w:asciiTheme="minorHAnsi" w:hAnsiTheme="minorHAnsi" w:cstheme="minorHAnsi"/>
          <w:bCs/>
          <w:sz w:val="20"/>
          <w:szCs w:val="20"/>
        </w:rPr>
      </w:pPr>
    </w:p>
    <w:p w14:paraId="14773DC1" w14:textId="77777777" w:rsidR="006C67CD" w:rsidRPr="00845EF0" w:rsidRDefault="006C67CD" w:rsidP="00DE5976">
      <w:pPr>
        <w:autoSpaceDE w:val="0"/>
        <w:autoSpaceDN w:val="0"/>
        <w:adjustRightInd w:val="0"/>
        <w:rPr>
          <w:ins w:id="195" w:author="Wolfe, Rachael" w:date="2026-09-25T20:03:00Z" w16du:dateUtc="2026-09-26T00:03:00Z"/>
          <w:rFonts w:asciiTheme="minorHAnsi" w:hAnsiTheme="minorHAnsi" w:cstheme="minorHAnsi"/>
          <w:bCs/>
          <w:sz w:val="20"/>
          <w:szCs w:val="20"/>
        </w:rPr>
      </w:pPr>
    </w:p>
    <w:p w14:paraId="3D88C43E" w14:textId="77777777" w:rsidR="006C67CD" w:rsidRPr="00845EF0" w:rsidRDefault="006C67CD" w:rsidP="00DE5976">
      <w:pPr>
        <w:autoSpaceDE w:val="0"/>
        <w:autoSpaceDN w:val="0"/>
        <w:adjustRightInd w:val="0"/>
        <w:rPr>
          <w:ins w:id="196" w:author="Wolfe, Rachael" w:date="2026-09-25T20:03:00Z" w16du:dateUtc="2026-09-26T00:03:00Z"/>
          <w:rFonts w:asciiTheme="minorHAnsi" w:hAnsiTheme="minorHAnsi" w:cstheme="minorHAnsi"/>
          <w:bCs/>
          <w:sz w:val="20"/>
          <w:szCs w:val="20"/>
        </w:rPr>
      </w:pPr>
    </w:p>
    <w:p w14:paraId="42DD6207" w14:textId="77777777" w:rsidR="00716418" w:rsidRPr="00845EF0" w:rsidRDefault="00716418" w:rsidP="00675860">
      <w:pPr>
        <w:pStyle w:val="ListParagraph"/>
        <w:numPr>
          <w:ilvl w:val="0"/>
          <w:numId w:val="4"/>
        </w:numPr>
        <w:autoSpaceDE w:val="0"/>
        <w:autoSpaceDN w:val="0"/>
        <w:adjustRightInd w:val="0"/>
        <w:ind w:left="360"/>
        <w:rPr>
          <w:ins w:id="197" w:author="Wolfe, Rachael" w:date="2026-09-25T20:03:00Z" w16du:dateUtc="2026-09-26T00:03:00Z"/>
          <w:rFonts w:asciiTheme="minorHAnsi" w:hAnsiTheme="minorHAnsi" w:cstheme="minorHAnsi"/>
          <w:bCs/>
          <w:sz w:val="20"/>
          <w:szCs w:val="20"/>
        </w:rPr>
      </w:pPr>
      <w:ins w:id="198" w:author="Wolfe, Rachael" w:date="2026-09-25T20:03:00Z" w16du:dateUtc="2026-09-26T00:03:00Z">
        <w:r w:rsidRPr="00845EF0">
          <w:rPr>
            <w:rFonts w:asciiTheme="minorHAnsi" w:hAnsiTheme="minorHAnsi" w:cstheme="minorHAnsi"/>
            <w:bCs/>
            <w:sz w:val="20"/>
            <w:szCs w:val="20"/>
          </w:rPr>
          <w:t xml:space="preserve">What </w:t>
        </w:r>
        <w:r w:rsidR="0054053B" w:rsidRPr="00845EF0">
          <w:rPr>
            <w:rFonts w:asciiTheme="minorHAnsi" w:hAnsiTheme="minorHAnsi" w:cstheme="minorHAnsi"/>
            <w:bCs/>
            <w:sz w:val="20"/>
            <w:szCs w:val="20"/>
          </w:rPr>
          <w:t>rationale/</w:t>
        </w:r>
        <w:r w:rsidRPr="00845EF0">
          <w:rPr>
            <w:rFonts w:asciiTheme="minorHAnsi" w:hAnsiTheme="minorHAnsi" w:cstheme="minorHAnsi"/>
            <w:bCs/>
            <w:sz w:val="20"/>
            <w:szCs w:val="20"/>
          </w:rPr>
          <w:t>evidence</w:t>
        </w:r>
        <w:r w:rsidR="0054053B" w:rsidRPr="00845EF0">
          <w:rPr>
            <w:rFonts w:asciiTheme="minorHAnsi" w:hAnsiTheme="minorHAnsi" w:cstheme="minorHAnsi"/>
            <w:bCs/>
            <w:sz w:val="20"/>
            <w:szCs w:val="20"/>
          </w:rPr>
          <w:t xml:space="preserve"> (may be anecdotal)</w:t>
        </w:r>
        <w:r w:rsidRPr="00845EF0">
          <w:rPr>
            <w:rFonts w:asciiTheme="minorHAnsi" w:hAnsiTheme="minorHAnsi" w:cstheme="minorHAnsi"/>
            <w:bCs/>
            <w:sz w:val="20"/>
            <w:szCs w:val="20"/>
          </w:rPr>
          <w:t xml:space="preserve"> did you use to support the implementation of this activity? </w:t>
        </w:r>
        <w:r w:rsidR="00877C1E" w:rsidRPr="00845EF0">
          <w:rPr>
            <w:rFonts w:asciiTheme="minorHAnsi" w:hAnsiTheme="minorHAnsi" w:cstheme="minorHAnsi"/>
            <w:bCs/>
            <w:sz w:val="20"/>
            <w:szCs w:val="20"/>
          </w:rPr>
          <w:t xml:space="preserve"> </w:t>
        </w:r>
      </w:ins>
    </w:p>
    <w:p w14:paraId="420688C6" w14:textId="77777777" w:rsidR="006C67CD" w:rsidRDefault="006C67CD" w:rsidP="00DE5976">
      <w:pPr>
        <w:autoSpaceDE w:val="0"/>
        <w:autoSpaceDN w:val="0"/>
        <w:adjustRightInd w:val="0"/>
        <w:rPr>
          <w:ins w:id="199" w:author="Wolfe, Rachael" w:date="2026-09-25T20:03:00Z" w16du:dateUtc="2026-09-26T00:03:00Z"/>
          <w:rFonts w:asciiTheme="minorHAnsi" w:hAnsiTheme="minorHAnsi" w:cstheme="minorHAnsi"/>
          <w:bCs/>
          <w:sz w:val="20"/>
          <w:szCs w:val="20"/>
        </w:rPr>
      </w:pPr>
    </w:p>
    <w:p w14:paraId="0FB9F2CB" w14:textId="77777777" w:rsidR="0079203B" w:rsidRPr="00845EF0" w:rsidRDefault="0079203B" w:rsidP="00DE5976">
      <w:pPr>
        <w:autoSpaceDE w:val="0"/>
        <w:autoSpaceDN w:val="0"/>
        <w:adjustRightInd w:val="0"/>
        <w:rPr>
          <w:ins w:id="200" w:author="Wolfe, Rachael" w:date="2026-09-25T20:03:00Z" w16du:dateUtc="2026-09-26T00:03:00Z"/>
          <w:rFonts w:asciiTheme="minorHAnsi" w:hAnsiTheme="minorHAnsi" w:cstheme="minorHAnsi"/>
          <w:bCs/>
          <w:sz w:val="20"/>
          <w:szCs w:val="20"/>
        </w:rPr>
      </w:pPr>
    </w:p>
    <w:p w14:paraId="6BA40792" w14:textId="77777777" w:rsidR="006C67CD" w:rsidRPr="00845EF0" w:rsidRDefault="006C67CD" w:rsidP="00DE5976">
      <w:pPr>
        <w:autoSpaceDE w:val="0"/>
        <w:autoSpaceDN w:val="0"/>
        <w:adjustRightInd w:val="0"/>
        <w:rPr>
          <w:ins w:id="201" w:author="Wolfe, Rachael" w:date="2026-09-25T20:03:00Z" w16du:dateUtc="2026-09-26T00:03:00Z"/>
          <w:rFonts w:asciiTheme="minorHAnsi" w:hAnsiTheme="minorHAnsi" w:cstheme="minorHAnsi"/>
          <w:bCs/>
          <w:sz w:val="20"/>
          <w:szCs w:val="20"/>
        </w:rPr>
      </w:pPr>
    </w:p>
    <w:p w14:paraId="0EC3643A" w14:textId="77777777" w:rsidR="000B6101" w:rsidRPr="00845EF0" w:rsidRDefault="00D13E3D" w:rsidP="00675860">
      <w:pPr>
        <w:pStyle w:val="BodyText"/>
        <w:numPr>
          <w:ilvl w:val="0"/>
          <w:numId w:val="4"/>
        </w:numPr>
        <w:tabs>
          <w:tab w:val="left" w:pos="90"/>
        </w:tabs>
        <w:spacing w:before="0"/>
        <w:ind w:left="360"/>
        <w:rPr>
          <w:ins w:id="202" w:author="Wolfe, Rachael" w:date="2026-09-25T20:03:00Z" w16du:dateUtc="2026-09-26T00:03:00Z"/>
          <w:rFonts w:asciiTheme="minorHAnsi" w:hAnsiTheme="minorHAnsi" w:cstheme="minorHAnsi"/>
          <w:i w:val="0"/>
          <w:iCs w:val="0"/>
          <w:color w:val="auto"/>
        </w:rPr>
      </w:pPr>
      <w:ins w:id="203" w:author="Wolfe, Rachael" w:date="2026-09-25T20:03:00Z" w16du:dateUtc="2026-09-26T00:03:00Z">
        <w:r w:rsidRPr="00845EF0">
          <w:rPr>
            <w:rFonts w:asciiTheme="minorHAnsi" w:hAnsiTheme="minorHAnsi" w:cstheme="minorHAnsi"/>
            <w:bCs/>
            <w:i w:val="0"/>
            <w:color w:val="auto"/>
          </w:rPr>
          <w:t xml:space="preserve">What month and year </w:t>
        </w:r>
        <w:r w:rsidR="00716418" w:rsidRPr="00845EF0">
          <w:rPr>
            <w:rFonts w:asciiTheme="minorHAnsi" w:hAnsiTheme="minorHAnsi" w:cstheme="minorHAnsi"/>
            <w:bCs/>
            <w:i w:val="0"/>
            <w:color w:val="auto"/>
          </w:rPr>
          <w:t>did the activity begin and what milestones have occurred along the way?</w:t>
        </w:r>
        <w:r w:rsidR="00716418" w:rsidRPr="00845EF0" w:rsidDel="00716418">
          <w:rPr>
            <w:rFonts w:asciiTheme="minorHAnsi" w:hAnsiTheme="minorHAnsi" w:cstheme="minorHAnsi"/>
            <w:i w:val="0"/>
            <w:color w:val="auto"/>
          </w:rPr>
          <w:t xml:space="preserve"> </w:t>
        </w:r>
        <w:r w:rsidR="009935C5" w:rsidRPr="00845EF0">
          <w:rPr>
            <w:rFonts w:asciiTheme="minorHAnsi" w:hAnsiTheme="minorHAnsi" w:cstheme="minorHAnsi"/>
            <w:i w:val="0"/>
            <w:color w:val="auto"/>
          </w:rPr>
          <w:t>(</w:t>
        </w:r>
        <w:r w:rsidR="00877C1E" w:rsidRPr="00845EF0">
          <w:rPr>
            <w:rFonts w:asciiTheme="minorHAnsi" w:hAnsiTheme="minorHAnsi" w:cstheme="minorHAnsi"/>
            <w:i w:val="0"/>
            <w:color w:val="auto"/>
          </w:rPr>
          <w:t>May include a ti</w:t>
        </w:r>
        <w:r w:rsidR="009935C5" w:rsidRPr="00845EF0">
          <w:rPr>
            <w:rFonts w:asciiTheme="minorHAnsi" w:hAnsiTheme="minorHAnsi" w:cstheme="minorHAnsi"/>
            <w:i w:val="0"/>
            <w:color w:val="auto"/>
          </w:rPr>
          <w:t>meline</w:t>
        </w:r>
        <w:r w:rsidR="00877C1E" w:rsidRPr="00845EF0">
          <w:rPr>
            <w:rFonts w:asciiTheme="minorHAnsi" w:hAnsiTheme="minorHAnsi" w:cstheme="minorHAnsi"/>
            <w:i w:val="0"/>
            <w:color w:val="auto"/>
          </w:rPr>
          <w:t>.</w:t>
        </w:r>
        <w:r w:rsidR="009935C5" w:rsidRPr="00845EF0">
          <w:rPr>
            <w:rFonts w:asciiTheme="minorHAnsi" w:hAnsiTheme="minorHAnsi" w:cstheme="minorHAnsi"/>
            <w:i w:val="0"/>
            <w:color w:val="auto"/>
          </w:rPr>
          <w:t>)</w:t>
        </w:r>
      </w:ins>
    </w:p>
    <w:p w14:paraId="78E8C608" w14:textId="77777777" w:rsidR="002743C3" w:rsidRPr="00845EF0" w:rsidRDefault="002743C3" w:rsidP="002743C3">
      <w:pPr>
        <w:pStyle w:val="BodyText"/>
        <w:tabs>
          <w:tab w:val="left" w:pos="90"/>
        </w:tabs>
        <w:spacing w:before="0"/>
        <w:rPr>
          <w:ins w:id="204" w:author="Wolfe, Rachael" w:date="2026-09-25T20:03:00Z" w16du:dateUtc="2026-09-26T00:03:00Z"/>
          <w:rFonts w:asciiTheme="minorHAnsi" w:hAnsiTheme="minorHAnsi" w:cstheme="minorHAnsi"/>
          <w:i w:val="0"/>
          <w:iCs w:val="0"/>
          <w:color w:val="auto"/>
        </w:rPr>
      </w:pPr>
    </w:p>
    <w:p w14:paraId="15020D41" w14:textId="77777777" w:rsidR="009E0A8C" w:rsidRPr="00845EF0" w:rsidRDefault="009E0A8C" w:rsidP="00DB4200">
      <w:pPr>
        <w:pStyle w:val="PlainText"/>
        <w:rPr>
          <w:ins w:id="205" w:author="Wolfe, Rachael" w:date="2026-09-25T20:03:00Z" w16du:dateUtc="2026-09-26T00:03:00Z"/>
          <w:rFonts w:asciiTheme="minorHAnsi" w:hAnsiTheme="minorHAnsi" w:cstheme="minorHAnsi"/>
          <w:sz w:val="20"/>
          <w:szCs w:val="20"/>
        </w:rPr>
      </w:pPr>
    </w:p>
    <w:p w14:paraId="0AC34345" w14:textId="29E7C7CC" w:rsidR="00DB4200" w:rsidRPr="00845EF0" w:rsidRDefault="00E27263" w:rsidP="00DB4200">
      <w:pPr>
        <w:pStyle w:val="PlainText"/>
        <w:rPr>
          <w:ins w:id="206" w:author="Wolfe, Rachael" w:date="2026-09-25T20:03:00Z" w16du:dateUtc="2026-09-26T00:03:00Z"/>
          <w:rStyle w:val="Hyperlink"/>
          <w:rFonts w:asciiTheme="minorHAnsi" w:hAnsiTheme="minorHAnsi" w:cstheme="minorHAnsi"/>
          <w:sz w:val="20"/>
          <w:szCs w:val="20"/>
        </w:rPr>
      </w:pPr>
      <w:ins w:id="207" w:author="Wolfe, Rachael" w:date="2026-09-25T20:03:00Z" w16du:dateUtc="2026-09-26T00:03:00Z">
        <w:r w:rsidRPr="00845EF0">
          <w:rPr>
            <w:rFonts w:asciiTheme="minorHAnsi" w:hAnsiTheme="minorHAnsi" w:cstheme="minorHAnsi"/>
            <w:sz w:val="20"/>
            <w:szCs w:val="20"/>
          </w:rPr>
          <w:t>The sections below follow a logic model format. F</w:t>
        </w:r>
        <w:r w:rsidR="00DB4200" w:rsidRPr="00845EF0">
          <w:rPr>
            <w:rFonts w:asciiTheme="minorHAnsi" w:hAnsiTheme="minorHAnsi" w:cstheme="minorHAnsi"/>
            <w:sz w:val="20"/>
            <w:szCs w:val="20"/>
          </w:rPr>
          <w:t xml:space="preserve">or </w:t>
        </w:r>
        <w:r w:rsidRPr="00845EF0">
          <w:rPr>
            <w:rFonts w:asciiTheme="minorHAnsi" w:hAnsiTheme="minorHAnsi" w:cstheme="minorHAnsi"/>
            <w:sz w:val="20"/>
            <w:szCs w:val="20"/>
          </w:rPr>
          <w:t xml:space="preserve">more information on logic models </w:t>
        </w:r>
        <w:r w:rsidR="00FF75E6">
          <w:rPr>
            <w:rFonts w:asciiTheme="minorHAnsi" w:hAnsiTheme="minorHAnsi" w:cstheme="minorHAnsi"/>
            <w:sz w:val="20"/>
            <w:szCs w:val="20"/>
          </w:rPr>
          <w:t>visit</w:t>
        </w:r>
        <w:r w:rsidR="00DB4200" w:rsidRPr="00845EF0">
          <w:rPr>
            <w:rFonts w:asciiTheme="minorHAnsi" w:hAnsiTheme="minorHAnsi" w:cstheme="minorHAnsi"/>
            <w:sz w:val="20"/>
            <w:szCs w:val="20"/>
          </w:rPr>
          <w:t xml:space="preserve">:  </w:t>
        </w:r>
        <w:r w:rsidR="000E68CC">
          <w:fldChar w:fldCharType="begin"/>
        </w:r>
        <w:r w:rsidR="000E68CC">
          <w:instrText>HYPERLINK "http://www.exinfm.com/training/pdfiles/logicModel.pdf"</w:instrText>
        </w:r>
        <w:r w:rsidR="000E68CC">
          <w:fldChar w:fldCharType="separate"/>
        </w:r>
        <w:r w:rsidR="000E68CC" w:rsidRPr="00845EF0">
          <w:rPr>
            <w:rStyle w:val="Hyperlink"/>
            <w:rFonts w:asciiTheme="minorHAnsi" w:hAnsiTheme="minorHAnsi" w:cstheme="minorHAnsi"/>
            <w:sz w:val="20"/>
            <w:szCs w:val="20"/>
          </w:rPr>
          <w:t>W.K. Kellogg Foundation: Logic Model Development Guide</w:t>
        </w:r>
        <w:r w:rsidR="000E68CC">
          <w:fldChar w:fldCharType="end"/>
        </w:r>
      </w:ins>
    </w:p>
    <w:p w14:paraId="7FF85A92" w14:textId="77777777" w:rsidR="00485DB9" w:rsidRPr="00845EF0" w:rsidRDefault="00485DB9" w:rsidP="00DB4200">
      <w:pPr>
        <w:pStyle w:val="PlainText"/>
        <w:rPr>
          <w:ins w:id="208" w:author="Wolfe, Rachael" w:date="2026-09-25T20:03:00Z" w16du:dateUtc="2026-09-26T00:03:00Z"/>
          <w:rFonts w:asciiTheme="minorHAnsi" w:hAnsiTheme="minorHAnsi" w:cstheme="minorHAnsi"/>
          <w:sz w:val="20"/>
          <w:szCs w:val="20"/>
        </w:rPr>
      </w:pPr>
    </w:p>
    <w:tbl>
      <w:tblPr>
        <w:tblStyle w:val="TableGrid"/>
        <w:tblW w:w="5000" w:type="pct"/>
        <w:tblCellMar>
          <w:top w:w="115" w:type="dxa"/>
          <w:left w:w="115" w:type="dxa"/>
          <w:bottom w:w="115" w:type="dxa"/>
          <w:right w:w="115" w:type="dxa"/>
        </w:tblCellMar>
        <w:tblLook w:val="04A0" w:firstRow="1" w:lastRow="0" w:firstColumn="1" w:lastColumn="0" w:noHBand="0" w:noVBand="1"/>
      </w:tblPr>
      <w:tblGrid>
        <w:gridCol w:w="1816"/>
        <w:gridCol w:w="2814"/>
        <w:gridCol w:w="2240"/>
        <w:gridCol w:w="2480"/>
      </w:tblGrid>
      <w:tr w:rsidR="00CF1877" w:rsidRPr="00845EF0" w14:paraId="79D6C27B" w14:textId="77777777" w:rsidTr="000066FF">
        <w:trPr>
          <w:trHeight w:val="19"/>
          <w:ins w:id="209" w:author="Wolfe, Rachael" w:date="2026-09-25T20:03:00Z" w16du:dateUtc="2026-09-26T00:03:00Z"/>
        </w:trPr>
        <w:tc>
          <w:tcPr>
            <w:tcW w:w="971" w:type="pct"/>
            <w:shd w:val="clear" w:color="auto" w:fill="C0C0C0"/>
            <w:vAlign w:val="center"/>
          </w:tcPr>
          <w:p w14:paraId="75B78F31" w14:textId="77777777" w:rsidR="00CF1877" w:rsidRPr="00845EF0" w:rsidRDefault="00CF1877" w:rsidP="000066FF">
            <w:pPr>
              <w:pStyle w:val="Heading1"/>
              <w:rPr>
                <w:ins w:id="210" w:author="Wolfe, Rachael" w:date="2026-09-25T20:03:00Z" w16du:dateUtc="2026-09-26T00:03:00Z"/>
                <w:rFonts w:asciiTheme="minorHAnsi" w:hAnsiTheme="minorHAnsi" w:cstheme="minorHAnsi"/>
              </w:rPr>
            </w:pPr>
            <w:ins w:id="211" w:author="Wolfe, Rachael" w:date="2026-09-25T20:03:00Z" w16du:dateUtc="2026-09-26T00:03:00Z">
              <w:r w:rsidRPr="00845EF0">
                <w:rPr>
                  <w:rFonts w:asciiTheme="minorHAnsi" w:hAnsiTheme="minorHAnsi" w:cstheme="minorHAnsi"/>
                </w:rPr>
                <w:t>INPUTS</w:t>
              </w:r>
            </w:ins>
          </w:p>
        </w:tc>
        <w:tc>
          <w:tcPr>
            <w:tcW w:w="1505" w:type="pct"/>
            <w:vAlign w:val="center"/>
          </w:tcPr>
          <w:p w14:paraId="1DFD4A42" w14:textId="77777777" w:rsidR="00CF1877" w:rsidRPr="00845EF0" w:rsidRDefault="00CF1877" w:rsidP="000066FF">
            <w:pPr>
              <w:pStyle w:val="BodyTextIndent2"/>
              <w:tabs>
                <w:tab w:val="left" w:pos="90"/>
              </w:tabs>
              <w:ind w:left="0"/>
              <w:jc w:val="center"/>
              <w:rPr>
                <w:ins w:id="212" w:author="Wolfe, Rachael" w:date="2026-09-25T20:03:00Z" w16du:dateUtc="2026-09-26T00:03:00Z"/>
                <w:rFonts w:asciiTheme="minorHAnsi" w:hAnsiTheme="minorHAnsi" w:cstheme="minorHAnsi"/>
                <w:i w:val="0"/>
                <w:iCs w:val="0"/>
                <w:color w:val="auto"/>
              </w:rPr>
            </w:pPr>
            <w:ins w:id="213" w:author="Wolfe, Rachael" w:date="2026-09-25T20:03:00Z" w16du:dateUtc="2026-09-26T00:03:00Z">
              <w:r w:rsidRPr="00845EF0">
                <w:rPr>
                  <w:rFonts w:asciiTheme="minorHAnsi" w:hAnsiTheme="minorHAnsi" w:cstheme="minorHAnsi"/>
                  <w:i w:val="0"/>
                  <w:color w:val="auto"/>
                </w:rPr>
                <w:t>PROGRAM ACTIVITIES</w:t>
              </w:r>
            </w:ins>
          </w:p>
        </w:tc>
        <w:tc>
          <w:tcPr>
            <w:tcW w:w="1198" w:type="pct"/>
            <w:vAlign w:val="center"/>
          </w:tcPr>
          <w:p w14:paraId="19167868" w14:textId="77777777" w:rsidR="00CF1877" w:rsidRPr="00845EF0" w:rsidRDefault="00CF1877" w:rsidP="000066FF">
            <w:pPr>
              <w:pStyle w:val="Heading1"/>
              <w:ind w:right="-93"/>
              <w:rPr>
                <w:ins w:id="214" w:author="Wolfe, Rachael" w:date="2026-09-25T20:03:00Z" w16du:dateUtc="2026-09-26T00:03:00Z"/>
                <w:rFonts w:asciiTheme="minorHAnsi" w:hAnsiTheme="minorHAnsi" w:cstheme="minorHAnsi"/>
                <w:b w:val="0"/>
              </w:rPr>
            </w:pPr>
            <w:ins w:id="215" w:author="Wolfe, Rachael" w:date="2026-09-25T20:03:00Z" w16du:dateUtc="2026-09-26T00:03:00Z">
              <w:r w:rsidRPr="00845EF0">
                <w:rPr>
                  <w:rFonts w:asciiTheme="minorHAnsi" w:hAnsiTheme="minorHAnsi" w:cstheme="minorHAnsi"/>
                  <w:b w:val="0"/>
                </w:rPr>
                <w:t>OUTPUTS</w:t>
              </w:r>
            </w:ins>
          </w:p>
        </w:tc>
        <w:tc>
          <w:tcPr>
            <w:tcW w:w="1326" w:type="pct"/>
            <w:vAlign w:val="center"/>
          </w:tcPr>
          <w:p w14:paraId="0E15EAA0" w14:textId="77777777" w:rsidR="00CF1877" w:rsidRPr="00845EF0" w:rsidRDefault="00CF1877" w:rsidP="000066FF">
            <w:pPr>
              <w:tabs>
                <w:tab w:val="left" w:pos="0"/>
              </w:tabs>
              <w:ind w:right="-24"/>
              <w:jc w:val="center"/>
              <w:rPr>
                <w:ins w:id="216" w:author="Wolfe, Rachael" w:date="2026-09-25T20:03:00Z" w16du:dateUtc="2026-09-26T00:03:00Z"/>
                <w:rFonts w:asciiTheme="minorHAnsi" w:hAnsiTheme="minorHAnsi" w:cstheme="minorHAnsi"/>
                <w:sz w:val="20"/>
                <w:szCs w:val="20"/>
              </w:rPr>
            </w:pPr>
            <w:ins w:id="217" w:author="Wolfe, Rachael" w:date="2026-09-25T20:03:00Z" w16du:dateUtc="2026-09-26T00:03:00Z">
              <w:r w:rsidRPr="00845EF0">
                <w:rPr>
                  <w:rFonts w:asciiTheme="minorHAnsi" w:hAnsiTheme="minorHAnsi" w:cstheme="minorHAnsi"/>
                  <w:sz w:val="20"/>
                  <w:szCs w:val="20"/>
                </w:rPr>
                <w:t>OUTCOMES</w:t>
              </w:r>
            </w:ins>
          </w:p>
        </w:tc>
      </w:tr>
    </w:tbl>
    <w:p w14:paraId="3EEFD807" w14:textId="77777777" w:rsidR="00180BCB" w:rsidRPr="00845EF0" w:rsidRDefault="00180BCB" w:rsidP="00180BCB">
      <w:pPr>
        <w:pStyle w:val="BodyTextIndent2"/>
        <w:tabs>
          <w:tab w:val="left" w:pos="90"/>
        </w:tabs>
        <w:ind w:left="0"/>
        <w:rPr>
          <w:ins w:id="218" w:author="Wolfe, Rachael" w:date="2026-09-25T20:03:00Z" w16du:dateUtc="2026-09-26T00:03:00Z"/>
          <w:rFonts w:asciiTheme="minorHAnsi" w:hAnsiTheme="minorHAnsi" w:cstheme="minorHAnsi"/>
          <w:i w:val="0"/>
          <w:iCs w:val="0"/>
          <w:color w:val="0000CC"/>
        </w:rPr>
      </w:pPr>
    </w:p>
    <w:p w14:paraId="123F5B63" w14:textId="3BE8A2F1" w:rsidR="00180BCB" w:rsidRPr="00845EF0" w:rsidRDefault="00DB4200" w:rsidP="00675860">
      <w:pPr>
        <w:pStyle w:val="BodyTextIndent2"/>
        <w:numPr>
          <w:ilvl w:val="0"/>
          <w:numId w:val="6"/>
        </w:numPr>
        <w:tabs>
          <w:tab w:val="left" w:pos="90"/>
        </w:tabs>
        <w:ind w:left="180" w:hanging="270"/>
        <w:rPr>
          <w:ins w:id="219" w:author="Wolfe, Rachael" w:date="2026-09-25T20:03:00Z" w16du:dateUtc="2026-09-26T00:03:00Z"/>
          <w:rFonts w:asciiTheme="minorHAnsi" w:hAnsiTheme="minorHAnsi" w:cstheme="minorHAnsi"/>
          <w:i w:val="0"/>
          <w:iCs w:val="0"/>
          <w:color w:val="auto"/>
        </w:rPr>
      </w:pPr>
      <w:ins w:id="220" w:author="Wolfe, Rachael" w:date="2026-09-25T20:03:00Z" w16du:dateUtc="2026-09-26T00:03:00Z">
        <w:r w:rsidRPr="00845EF0">
          <w:rPr>
            <w:rFonts w:asciiTheme="minorHAnsi" w:hAnsiTheme="minorHAnsi" w:cstheme="minorHAnsi"/>
            <w:i w:val="0"/>
            <w:iCs w:val="0"/>
            <w:color w:val="auto"/>
          </w:rPr>
          <w:t xml:space="preserve"> </w:t>
        </w:r>
        <w:r w:rsidR="00987CFA" w:rsidRPr="00845EF0">
          <w:rPr>
            <w:rFonts w:asciiTheme="minorHAnsi" w:hAnsiTheme="minorHAnsi" w:cstheme="minorHAnsi"/>
            <w:i w:val="0"/>
            <w:iCs w:val="0"/>
            <w:color w:val="auto"/>
          </w:rPr>
          <w:t>What resources were</w:t>
        </w:r>
        <w:r w:rsidRPr="00845EF0">
          <w:rPr>
            <w:rFonts w:asciiTheme="minorHAnsi" w:hAnsiTheme="minorHAnsi" w:cstheme="minorHAnsi"/>
            <w:i w:val="0"/>
            <w:iCs w:val="0"/>
            <w:color w:val="auto"/>
          </w:rPr>
          <w:t xml:space="preserve"> needed to carry out </w:t>
        </w:r>
        <w:r w:rsidR="00987CFA" w:rsidRPr="00845EF0">
          <w:rPr>
            <w:rFonts w:asciiTheme="minorHAnsi" w:hAnsiTheme="minorHAnsi" w:cstheme="minorHAnsi"/>
            <w:i w:val="0"/>
            <w:iCs w:val="0"/>
            <w:color w:val="auto"/>
          </w:rPr>
          <w:t>the activity? (</w:t>
        </w:r>
        <w:r w:rsidR="00D72145">
          <w:rPr>
            <w:rFonts w:asciiTheme="minorHAnsi" w:hAnsiTheme="minorHAnsi" w:cstheme="minorHAnsi"/>
            <w:i w:val="0"/>
            <w:iCs w:val="0"/>
            <w:color w:val="auto"/>
          </w:rPr>
          <w:t>If a bullet below does not apply to you, please indicate with N/A)</w:t>
        </w:r>
      </w:ins>
    </w:p>
    <w:p w14:paraId="23A1AC73" w14:textId="77777777" w:rsidR="000B3E58" w:rsidRPr="00845EF0" w:rsidRDefault="000B3E58" w:rsidP="00180BCB">
      <w:pPr>
        <w:pStyle w:val="BodyTextIndent2"/>
        <w:tabs>
          <w:tab w:val="left" w:pos="90"/>
        </w:tabs>
        <w:ind w:left="0"/>
        <w:rPr>
          <w:ins w:id="221" w:author="Wolfe, Rachael" w:date="2026-09-25T20:03:00Z" w16du:dateUtc="2026-09-26T00:03:00Z"/>
          <w:rFonts w:asciiTheme="minorHAnsi" w:hAnsiTheme="minorHAnsi" w:cstheme="minorHAnsi"/>
          <w:i w:val="0"/>
          <w:iCs w:val="0"/>
          <w:color w:val="auto"/>
        </w:rPr>
      </w:pPr>
    </w:p>
    <w:p w14:paraId="0C617632" w14:textId="77777777" w:rsidR="00D72145" w:rsidRPr="00D72145" w:rsidRDefault="00D72145" w:rsidP="00675860">
      <w:pPr>
        <w:pStyle w:val="BodyTextIndent2"/>
        <w:numPr>
          <w:ilvl w:val="0"/>
          <w:numId w:val="7"/>
        </w:numPr>
        <w:tabs>
          <w:tab w:val="left" w:pos="90"/>
        </w:tabs>
        <w:rPr>
          <w:ins w:id="222" w:author="Wolfe, Rachael" w:date="2026-09-25T20:03:00Z" w16du:dateUtc="2026-09-26T00:03:00Z"/>
          <w:rFonts w:asciiTheme="minorHAnsi" w:hAnsiTheme="minorHAnsi" w:cstheme="minorHAnsi"/>
          <w:i w:val="0"/>
          <w:iCs w:val="0"/>
          <w:color w:val="0000CC"/>
        </w:rPr>
      </w:pPr>
      <w:ins w:id="223" w:author="Wolfe, Rachael" w:date="2026-09-25T20:03:00Z" w16du:dateUtc="2026-09-26T00:03:00Z">
        <w:r>
          <w:rPr>
            <w:rFonts w:asciiTheme="minorHAnsi" w:hAnsiTheme="minorHAnsi" w:cstheme="minorHAnsi"/>
            <w:i w:val="0"/>
            <w:iCs w:val="0"/>
            <w:color w:val="auto"/>
          </w:rPr>
          <w:t>Mobile dentistry registration</w:t>
        </w:r>
      </w:ins>
    </w:p>
    <w:p w14:paraId="12001B68" w14:textId="77777777" w:rsidR="00D72145" w:rsidRPr="00D72145" w:rsidRDefault="00D72145" w:rsidP="00675860">
      <w:pPr>
        <w:pStyle w:val="BodyTextIndent2"/>
        <w:numPr>
          <w:ilvl w:val="0"/>
          <w:numId w:val="7"/>
        </w:numPr>
        <w:tabs>
          <w:tab w:val="left" w:pos="90"/>
        </w:tabs>
        <w:rPr>
          <w:ins w:id="224" w:author="Wolfe, Rachael" w:date="2026-09-25T20:03:00Z" w16du:dateUtc="2026-09-26T00:03:00Z"/>
          <w:rFonts w:asciiTheme="minorHAnsi" w:hAnsiTheme="minorHAnsi" w:cstheme="minorHAnsi"/>
          <w:i w:val="0"/>
          <w:iCs w:val="0"/>
          <w:color w:val="0000CC"/>
        </w:rPr>
      </w:pPr>
      <w:ins w:id="225" w:author="Wolfe, Rachael" w:date="2026-09-25T20:03:00Z" w16du:dateUtc="2026-09-26T00:03:00Z">
        <w:r>
          <w:rPr>
            <w:rFonts w:asciiTheme="minorHAnsi" w:hAnsiTheme="minorHAnsi" w:cstheme="minorHAnsi"/>
            <w:i w:val="0"/>
            <w:iCs w:val="0"/>
            <w:color w:val="auto"/>
          </w:rPr>
          <w:t xml:space="preserve">Equipment </w:t>
        </w:r>
      </w:ins>
    </w:p>
    <w:p w14:paraId="292823F3" w14:textId="77777777" w:rsidR="00D72145" w:rsidRPr="0079203B" w:rsidRDefault="00D72145" w:rsidP="00675860">
      <w:pPr>
        <w:pStyle w:val="BodyTextIndent2"/>
        <w:numPr>
          <w:ilvl w:val="0"/>
          <w:numId w:val="7"/>
        </w:numPr>
        <w:tabs>
          <w:tab w:val="left" w:pos="90"/>
        </w:tabs>
        <w:rPr>
          <w:ins w:id="226" w:author="Wolfe, Rachael" w:date="2026-09-25T20:03:00Z" w16du:dateUtc="2026-09-26T00:03:00Z"/>
          <w:rFonts w:asciiTheme="minorHAnsi" w:hAnsiTheme="minorHAnsi" w:cstheme="minorHAnsi"/>
          <w:i w:val="0"/>
          <w:iCs w:val="0"/>
          <w:color w:val="0000CC"/>
        </w:rPr>
      </w:pPr>
      <w:ins w:id="227" w:author="Wolfe, Rachael" w:date="2026-09-25T20:03:00Z" w16du:dateUtc="2026-09-26T00:03:00Z">
        <w:r>
          <w:rPr>
            <w:rFonts w:asciiTheme="minorHAnsi" w:hAnsiTheme="minorHAnsi" w:cstheme="minorHAnsi"/>
            <w:i w:val="0"/>
            <w:iCs w:val="0"/>
            <w:color w:val="auto"/>
          </w:rPr>
          <w:t>Creating a limited liability company (LLC) or nonprofit (501(c)3)</w:t>
        </w:r>
      </w:ins>
    </w:p>
    <w:p w14:paraId="03F7D97A" w14:textId="77777777" w:rsidR="0079203B" w:rsidRPr="0079203B" w:rsidRDefault="0079203B" w:rsidP="00675860">
      <w:pPr>
        <w:pStyle w:val="BodyTextIndent2"/>
        <w:numPr>
          <w:ilvl w:val="0"/>
          <w:numId w:val="7"/>
        </w:numPr>
        <w:tabs>
          <w:tab w:val="left" w:pos="90"/>
        </w:tabs>
        <w:rPr>
          <w:ins w:id="228" w:author="Wolfe, Rachael" w:date="2026-09-25T20:03:00Z" w16du:dateUtc="2026-09-26T00:03:00Z"/>
          <w:rFonts w:asciiTheme="minorHAnsi" w:hAnsiTheme="minorHAnsi" w:cstheme="minorHAnsi"/>
          <w:i w:val="0"/>
          <w:iCs w:val="0"/>
          <w:color w:val="0000CC"/>
        </w:rPr>
      </w:pPr>
      <w:ins w:id="229" w:author="Wolfe, Rachael" w:date="2026-09-25T20:03:00Z" w16du:dateUtc="2026-09-26T00:03:00Z">
        <w:r>
          <w:rPr>
            <w:rFonts w:asciiTheme="minorHAnsi" w:hAnsiTheme="minorHAnsi" w:cstheme="minorHAnsi"/>
            <w:i w:val="0"/>
            <w:iCs w:val="0"/>
            <w:color w:val="auto"/>
          </w:rPr>
          <w:t xml:space="preserve">Insurance/credentialing </w:t>
        </w:r>
      </w:ins>
    </w:p>
    <w:p w14:paraId="565ED9A3" w14:textId="77777777" w:rsidR="0079203B" w:rsidRPr="0079203B" w:rsidRDefault="0079203B" w:rsidP="00675860">
      <w:pPr>
        <w:pStyle w:val="BodyTextIndent2"/>
        <w:numPr>
          <w:ilvl w:val="0"/>
          <w:numId w:val="7"/>
        </w:numPr>
        <w:tabs>
          <w:tab w:val="left" w:pos="90"/>
        </w:tabs>
        <w:rPr>
          <w:ins w:id="230" w:author="Wolfe, Rachael" w:date="2026-09-25T20:03:00Z" w16du:dateUtc="2026-09-26T00:03:00Z"/>
          <w:rFonts w:asciiTheme="minorHAnsi" w:hAnsiTheme="minorHAnsi" w:cstheme="minorHAnsi"/>
          <w:i w:val="0"/>
          <w:iCs w:val="0"/>
          <w:color w:val="0000CC"/>
        </w:rPr>
      </w:pPr>
      <w:ins w:id="231" w:author="Wolfe, Rachael" w:date="2026-09-25T20:03:00Z" w16du:dateUtc="2026-09-26T00:03:00Z">
        <w:r>
          <w:rPr>
            <w:rFonts w:asciiTheme="minorHAnsi" w:hAnsiTheme="minorHAnsi" w:cstheme="minorHAnsi"/>
            <w:i w:val="0"/>
            <w:iCs w:val="0"/>
            <w:color w:val="auto"/>
          </w:rPr>
          <w:t>Billing</w:t>
        </w:r>
      </w:ins>
    </w:p>
    <w:p w14:paraId="0FD02486" w14:textId="77777777" w:rsidR="0079203B" w:rsidRPr="00D72145" w:rsidRDefault="0079203B" w:rsidP="0079203B">
      <w:pPr>
        <w:pStyle w:val="BodyTextIndent2"/>
        <w:tabs>
          <w:tab w:val="left" w:pos="90"/>
        </w:tabs>
        <w:ind w:left="360"/>
        <w:rPr>
          <w:ins w:id="232" w:author="Wolfe, Rachael" w:date="2026-09-25T20:03:00Z" w16du:dateUtc="2026-09-26T00:03:00Z"/>
          <w:rFonts w:asciiTheme="minorHAnsi" w:hAnsiTheme="minorHAnsi" w:cstheme="minorHAnsi"/>
          <w:i w:val="0"/>
          <w:iCs w:val="0"/>
          <w:color w:val="0000CC"/>
        </w:rPr>
      </w:pPr>
    </w:p>
    <w:p w14:paraId="3F15E825" w14:textId="77777777" w:rsidR="00F51902" w:rsidRPr="00845EF0" w:rsidRDefault="00F51902" w:rsidP="00180BCB">
      <w:pPr>
        <w:pStyle w:val="BodyTextIndent2"/>
        <w:tabs>
          <w:tab w:val="left" w:pos="90"/>
        </w:tabs>
        <w:ind w:left="0"/>
        <w:rPr>
          <w:ins w:id="233" w:author="Wolfe, Rachael" w:date="2026-09-25T20:03:00Z" w16du:dateUtc="2026-09-26T00:03:00Z"/>
          <w:rFonts w:asciiTheme="minorHAnsi" w:hAnsiTheme="minorHAnsi" w:cstheme="minorHAnsi"/>
          <w:i w:val="0"/>
          <w:iCs w:val="0"/>
          <w:color w:val="0000CC"/>
        </w:rPr>
      </w:pPr>
    </w:p>
    <w:p w14:paraId="4677A783" w14:textId="77777777" w:rsidR="00CF1877" w:rsidRPr="00845EF0" w:rsidRDefault="00CF1877" w:rsidP="00180BCB">
      <w:pPr>
        <w:pStyle w:val="BodyTextIndent2"/>
        <w:tabs>
          <w:tab w:val="left" w:pos="90"/>
        </w:tabs>
        <w:ind w:left="0"/>
        <w:rPr>
          <w:ins w:id="234" w:author="Wolfe, Rachael" w:date="2026-09-25T20:03:00Z" w16du:dateUtc="2026-09-26T00:03:00Z"/>
          <w:rFonts w:asciiTheme="minorHAnsi" w:hAnsiTheme="minorHAnsi" w:cstheme="minorHAnsi"/>
          <w:i w:val="0"/>
          <w:iCs w:val="0"/>
          <w:color w:val="0000CC"/>
        </w:rPr>
      </w:pPr>
    </w:p>
    <w:p w14:paraId="77621EC8" w14:textId="77777777" w:rsidR="00F51902" w:rsidRPr="00845EF0" w:rsidRDefault="00F51902" w:rsidP="00180BCB">
      <w:pPr>
        <w:pStyle w:val="BodyTextIndent2"/>
        <w:tabs>
          <w:tab w:val="left" w:pos="90"/>
        </w:tabs>
        <w:ind w:left="0"/>
        <w:rPr>
          <w:ins w:id="235" w:author="Wolfe, Rachael" w:date="2026-09-25T20:03:00Z" w16du:dateUtc="2026-09-26T00:03:00Z"/>
          <w:rFonts w:asciiTheme="minorHAnsi" w:hAnsiTheme="minorHAnsi" w:cstheme="minorHAnsi"/>
          <w:i w:val="0"/>
          <w:iCs w:val="0"/>
          <w:color w:val="0000CC"/>
        </w:rPr>
      </w:pPr>
    </w:p>
    <w:tbl>
      <w:tblPr>
        <w:tblStyle w:val="TableGrid"/>
        <w:tblW w:w="5000" w:type="pct"/>
        <w:tblCellMar>
          <w:top w:w="115" w:type="dxa"/>
          <w:left w:w="115" w:type="dxa"/>
          <w:bottom w:w="115" w:type="dxa"/>
          <w:right w:w="115" w:type="dxa"/>
        </w:tblCellMar>
        <w:tblLook w:val="04A0" w:firstRow="1" w:lastRow="0" w:firstColumn="1" w:lastColumn="0" w:noHBand="0" w:noVBand="1"/>
      </w:tblPr>
      <w:tblGrid>
        <w:gridCol w:w="1838"/>
        <w:gridCol w:w="2547"/>
        <w:gridCol w:w="2455"/>
        <w:gridCol w:w="2510"/>
      </w:tblGrid>
      <w:tr w:rsidR="00CF1877" w:rsidRPr="00845EF0" w14:paraId="2B77A863" w14:textId="77777777" w:rsidTr="000066FF">
        <w:trPr>
          <w:ins w:id="236" w:author="Wolfe, Rachael" w:date="2026-09-25T20:03:00Z" w16du:dateUtc="2026-09-26T00:03:00Z"/>
        </w:trPr>
        <w:tc>
          <w:tcPr>
            <w:tcW w:w="983" w:type="pct"/>
            <w:vAlign w:val="center"/>
          </w:tcPr>
          <w:p w14:paraId="0A43E8D4" w14:textId="77777777" w:rsidR="00CF1877" w:rsidRPr="00845EF0" w:rsidRDefault="00CF1877" w:rsidP="000066FF">
            <w:pPr>
              <w:pStyle w:val="Heading1"/>
              <w:rPr>
                <w:ins w:id="237" w:author="Wolfe, Rachael" w:date="2026-09-25T20:03:00Z" w16du:dateUtc="2026-09-26T00:03:00Z"/>
                <w:rFonts w:asciiTheme="minorHAnsi" w:hAnsiTheme="minorHAnsi" w:cstheme="minorHAnsi"/>
                <w:b w:val="0"/>
              </w:rPr>
            </w:pPr>
            <w:ins w:id="238" w:author="Wolfe, Rachael" w:date="2026-09-25T20:03:00Z" w16du:dateUtc="2026-09-26T00:03:00Z">
              <w:r w:rsidRPr="00845EF0">
                <w:rPr>
                  <w:rFonts w:asciiTheme="minorHAnsi" w:hAnsiTheme="minorHAnsi" w:cstheme="minorHAnsi"/>
                  <w:b w:val="0"/>
                </w:rPr>
                <w:t>INPUTS</w:t>
              </w:r>
            </w:ins>
          </w:p>
        </w:tc>
        <w:tc>
          <w:tcPr>
            <w:tcW w:w="1362" w:type="pct"/>
            <w:shd w:val="clear" w:color="auto" w:fill="C0C0C0"/>
            <w:vAlign w:val="center"/>
          </w:tcPr>
          <w:p w14:paraId="6A47BE64" w14:textId="77777777" w:rsidR="00CF1877" w:rsidRPr="00845EF0" w:rsidRDefault="00CF1877" w:rsidP="000066FF">
            <w:pPr>
              <w:pStyle w:val="BodyTextIndent2"/>
              <w:tabs>
                <w:tab w:val="left" w:pos="90"/>
              </w:tabs>
              <w:ind w:left="0"/>
              <w:jc w:val="center"/>
              <w:rPr>
                <w:ins w:id="239" w:author="Wolfe, Rachael" w:date="2026-09-25T20:03:00Z" w16du:dateUtc="2026-09-26T00:03:00Z"/>
                <w:rFonts w:asciiTheme="minorHAnsi" w:hAnsiTheme="minorHAnsi" w:cstheme="minorHAnsi"/>
                <w:b/>
                <w:i w:val="0"/>
                <w:iCs w:val="0"/>
              </w:rPr>
            </w:pPr>
            <w:ins w:id="240" w:author="Wolfe, Rachael" w:date="2026-09-25T20:03:00Z" w16du:dateUtc="2026-09-26T00:03:00Z">
              <w:r w:rsidRPr="00845EF0">
                <w:rPr>
                  <w:rFonts w:asciiTheme="minorHAnsi" w:hAnsiTheme="minorHAnsi" w:cstheme="minorHAnsi"/>
                  <w:b/>
                  <w:i w:val="0"/>
                  <w:color w:val="auto"/>
                </w:rPr>
                <w:t>PROGRAM ACTIVITIES</w:t>
              </w:r>
            </w:ins>
          </w:p>
        </w:tc>
        <w:tc>
          <w:tcPr>
            <w:tcW w:w="1313" w:type="pct"/>
            <w:vAlign w:val="center"/>
          </w:tcPr>
          <w:p w14:paraId="5D5FF711" w14:textId="77777777" w:rsidR="00CF1877" w:rsidRPr="00845EF0" w:rsidRDefault="00CF1877" w:rsidP="000066FF">
            <w:pPr>
              <w:pStyle w:val="Heading1"/>
              <w:ind w:right="-93"/>
              <w:rPr>
                <w:ins w:id="241" w:author="Wolfe, Rachael" w:date="2026-09-25T20:03:00Z" w16du:dateUtc="2026-09-26T00:03:00Z"/>
                <w:rFonts w:asciiTheme="minorHAnsi" w:hAnsiTheme="minorHAnsi" w:cstheme="minorHAnsi"/>
                <w:b w:val="0"/>
              </w:rPr>
            </w:pPr>
            <w:ins w:id="242" w:author="Wolfe, Rachael" w:date="2026-09-25T20:03:00Z" w16du:dateUtc="2026-09-26T00:03:00Z">
              <w:r w:rsidRPr="00845EF0">
                <w:rPr>
                  <w:rFonts w:asciiTheme="minorHAnsi" w:hAnsiTheme="minorHAnsi" w:cstheme="minorHAnsi"/>
                  <w:b w:val="0"/>
                </w:rPr>
                <w:t>OUTPUTS</w:t>
              </w:r>
            </w:ins>
          </w:p>
        </w:tc>
        <w:tc>
          <w:tcPr>
            <w:tcW w:w="1342" w:type="pct"/>
            <w:vAlign w:val="center"/>
          </w:tcPr>
          <w:p w14:paraId="459620DD" w14:textId="77777777" w:rsidR="00CF1877" w:rsidRPr="00845EF0" w:rsidRDefault="00CF1877" w:rsidP="000066FF">
            <w:pPr>
              <w:tabs>
                <w:tab w:val="left" w:pos="0"/>
              </w:tabs>
              <w:ind w:right="-24"/>
              <w:jc w:val="center"/>
              <w:rPr>
                <w:ins w:id="243" w:author="Wolfe, Rachael" w:date="2026-09-25T20:03:00Z" w16du:dateUtc="2026-09-26T00:03:00Z"/>
                <w:rFonts w:asciiTheme="minorHAnsi" w:hAnsiTheme="minorHAnsi" w:cstheme="minorHAnsi"/>
                <w:sz w:val="20"/>
                <w:szCs w:val="20"/>
              </w:rPr>
            </w:pPr>
            <w:ins w:id="244" w:author="Wolfe, Rachael" w:date="2026-09-25T20:03:00Z" w16du:dateUtc="2026-09-26T00:03:00Z">
              <w:r w:rsidRPr="00845EF0">
                <w:rPr>
                  <w:rFonts w:asciiTheme="minorHAnsi" w:hAnsiTheme="minorHAnsi" w:cstheme="minorHAnsi"/>
                  <w:sz w:val="20"/>
                  <w:szCs w:val="20"/>
                </w:rPr>
                <w:t>OUTCOMES</w:t>
              </w:r>
            </w:ins>
          </w:p>
        </w:tc>
      </w:tr>
    </w:tbl>
    <w:p w14:paraId="2883993C" w14:textId="77777777" w:rsidR="00F51902" w:rsidRPr="00845EF0" w:rsidRDefault="00F51902" w:rsidP="00F51902">
      <w:pPr>
        <w:pStyle w:val="BodyTextIndent2"/>
        <w:tabs>
          <w:tab w:val="left" w:pos="90"/>
        </w:tabs>
        <w:ind w:left="0"/>
        <w:rPr>
          <w:ins w:id="245" w:author="Wolfe, Rachael" w:date="2026-09-25T20:03:00Z" w16du:dateUtc="2026-09-26T00:03:00Z"/>
          <w:rFonts w:asciiTheme="minorHAnsi" w:hAnsiTheme="minorHAnsi" w:cstheme="minorHAnsi"/>
          <w:i w:val="0"/>
          <w:iCs w:val="0"/>
          <w:color w:val="0000CC"/>
        </w:rPr>
      </w:pPr>
    </w:p>
    <w:p w14:paraId="5B9A6045" w14:textId="76973425" w:rsidR="00B53F08" w:rsidRPr="00845EF0" w:rsidRDefault="00F51902" w:rsidP="00675860">
      <w:pPr>
        <w:pStyle w:val="BodyTextIndent2"/>
        <w:numPr>
          <w:ilvl w:val="0"/>
          <w:numId w:val="6"/>
        </w:numPr>
        <w:tabs>
          <w:tab w:val="left" w:pos="90"/>
        </w:tabs>
        <w:ind w:left="180" w:hanging="270"/>
        <w:rPr>
          <w:ins w:id="246" w:author="Wolfe, Rachael" w:date="2026-09-25T20:03:00Z" w16du:dateUtc="2026-09-26T00:03:00Z"/>
          <w:rFonts w:asciiTheme="minorHAnsi" w:hAnsiTheme="minorHAnsi" w:cstheme="minorHAnsi"/>
          <w:i w:val="0"/>
          <w:iCs w:val="0"/>
          <w:color w:val="auto"/>
        </w:rPr>
      </w:pPr>
      <w:ins w:id="247" w:author="Wolfe, Rachael" w:date="2026-09-25T20:03:00Z" w16du:dateUtc="2026-09-26T00:03:00Z">
        <w:r w:rsidRPr="00845EF0">
          <w:rPr>
            <w:rFonts w:asciiTheme="minorHAnsi" w:hAnsiTheme="minorHAnsi" w:cstheme="minorHAnsi"/>
            <w:i w:val="0"/>
            <w:iCs w:val="0"/>
            <w:color w:val="auto"/>
          </w:rPr>
          <w:t xml:space="preserve"> Please provide a detailed description</w:t>
        </w:r>
        <w:r w:rsidR="00FF75E6">
          <w:rPr>
            <w:rFonts w:asciiTheme="minorHAnsi" w:hAnsiTheme="minorHAnsi" w:cstheme="minorHAnsi"/>
            <w:i w:val="0"/>
            <w:iCs w:val="0"/>
            <w:color w:val="auto"/>
          </w:rPr>
          <w:t xml:space="preserve"> of</w:t>
        </w:r>
        <w:r w:rsidRPr="00845EF0">
          <w:rPr>
            <w:rFonts w:asciiTheme="minorHAnsi" w:hAnsiTheme="minorHAnsi" w:cstheme="minorHAnsi"/>
            <w:i w:val="0"/>
            <w:iCs w:val="0"/>
            <w:color w:val="auto"/>
          </w:rPr>
          <w:t xml:space="preserve"> the key aspects of the activity, including the following: </w:t>
        </w:r>
        <w:r w:rsidR="00D72145">
          <w:rPr>
            <w:rFonts w:asciiTheme="minorHAnsi" w:hAnsiTheme="minorHAnsi" w:cstheme="minorHAnsi"/>
            <w:i w:val="0"/>
            <w:iCs w:val="0"/>
            <w:color w:val="auto"/>
          </w:rPr>
          <w:t>population served, where services are provided and health records collection methods.</w:t>
        </w:r>
      </w:ins>
    </w:p>
    <w:p w14:paraId="4C6C303A" w14:textId="77777777" w:rsidR="000B3E58" w:rsidRPr="00845EF0" w:rsidRDefault="000B3E58" w:rsidP="000B3E58">
      <w:pPr>
        <w:tabs>
          <w:tab w:val="left" w:pos="90"/>
          <w:tab w:val="left" w:pos="2709"/>
        </w:tabs>
        <w:rPr>
          <w:ins w:id="248" w:author="Wolfe, Rachael" w:date="2026-09-25T20:03:00Z" w16du:dateUtc="2026-09-26T00:03:00Z"/>
          <w:rFonts w:asciiTheme="minorHAnsi" w:hAnsiTheme="minorHAnsi" w:cstheme="minorHAnsi"/>
          <w:color w:val="0000CC"/>
          <w:sz w:val="20"/>
          <w:szCs w:val="20"/>
        </w:rPr>
      </w:pPr>
    </w:p>
    <w:p w14:paraId="6D82EFE4" w14:textId="77777777" w:rsidR="00051999" w:rsidRPr="00845EF0" w:rsidRDefault="00051999" w:rsidP="00B53F08">
      <w:pPr>
        <w:pStyle w:val="BodyTextIndent2"/>
        <w:tabs>
          <w:tab w:val="left" w:pos="90"/>
        </w:tabs>
        <w:ind w:left="0"/>
        <w:rPr>
          <w:ins w:id="249" w:author="Wolfe, Rachael" w:date="2026-09-25T20:03:00Z" w16du:dateUtc="2026-09-26T00:03:00Z"/>
          <w:rFonts w:asciiTheme="minorHAnsi" w:hAnsiTheme="minorHAnsi" w:cstheme="minorHAnsi"/>
          <w:i w:val="0"/>
          <w:iCs w:val="0"/>
          <w:color w:val="0000CC"/>
        </w:rPr>
      </w:pPr>
    </w:p>
    <w:p w14:paraId="533A0154" w14:textId="77777777" w:rsidR="00B53F08" w:rsidRPr="00845EF0" w:rsidRDefault="00B53F08">
      <w:pPr>
        <w:rPr>
          <w:ins w:id="250" w:author="Wolfe, Rachael" w:date="2026-09-25T20:03:00Z" w16du:dateUtc="2026-09-26T00:03:00Z"/>
          <w:rFonts w:asciiTheme="minorHAnsi" w:hAnsiTheme="minorHAnsi" w:cstheme="minorHAnsi"/>
          <w:sz w:val="20"/>
          <w:szCs w:val="20"/>
        </w:rPr>
      </w:pPr>
    </w:p>
    <w:tbl>
      <w:tblPr>
        <w:tblStyle w:val="TableGrid"/>
        <w:tblW w:w="5000" w:type="pct"/>
        <w:tblCellMar>
          <w:top w:w="115" w:type="dxa"/>
          <w:left w:w="115" w:type="dxa"/>
          <w:bottom w:w="115" w:type="dxa"/>
          <w:right w:w="115" w:type="dxa"/>
        </w:tblCellMar>
        <w:tblLook w:val="04A0" w:firstRow="1" w:lastRow="0" w:firstColumn="1" w:lastColumn="0" w:noHBand="0" w:noVBand="1"/>
      </w:tblPr>
      <w:tblGrid>
        <w:gridCol w:w="1829"/>
        <w:gridCol w:w="2549"/>
        <w:gridCol w:w="2255"/>
        <w:gridCol w:w="2717"/>
      </w:tblGrid>
      <w:tr w:rsidR="00CF1877" w:rsidRPr="00845EF0" w14:paraId="06CB2D73" w14:textId="77777777" w:rsidTr="000066FF">
        <w:trPr>
          <w:ins w:id="251" w:author="Wolfe, Rachael" w:date="2026-09-25T20:03:00Z" w16du:dateUtc="2026-09-26T00:03:00Z"/>
        </w:trPr>
        <w:tc>
          <w:tcPr>
            <w:tcW w:w="978" w:type="pct"/>
            <w:vAlign w:val="center"/>
          </w:tcPr>
          <w:p w14:paraId="7351C4F6" w14:textId="77777777" w:rsidR="00CF1877" w:rsidRPr="00845EF0" w:rsidRDefault="00CF1877" w:rsidP="000066FF">
            <w:pPr>
              <w:pStyle w:val="Heading1"/>
              <w:rPr>
                <w:ins w:id="252" w:author="Wolfe, Rachael" w:date="2026-09-25T20:03:00Z" w16du:dateUtc="2026-09-26T00:03:00Z"/>
                <w:rFonts w:asciiTheme="minorHAnsi" w:hAnsiTheme="minorHAnsi" w:cstheme="minorHAnsi"/>
                <w:b w:val="0"/>
              </w:rPr>
            </w:pPr>
            <w:ins w:id="253" w:author="Wolfe, Rachael" w:date="2026-09-25T20:03:00Z" w16du:dateUtc="2026-09-26T00:03:00Z">
              <w:r w:rsidRPr="00845EF0">
                <w:rPr>
                  <w:rFonts w:asciiTheme="minorHAnsi" w:hAnsiTheme="minorHAnsi" w:cstheme="minorHAnsi"/>
                  <w:b w:val="0"/>
                </w:rPr>
                <w:t>INPUTS</w:t>
              </w:r>
            </w:ins>
          </w:p>
        </w:tc>
        <w:tc>
          <w:tcPr>
            <w:tcW w:w="1363" w:type="pct"/>
            <w:vAlign w:val="center"/>
          </w:tcPr>
          <w:p w14:paraId="22FDFC38" w14:textId="77777777" w:rsidR="00CF1877" w:rsidRPr="00845EF0" w:rsidRDefault="00CF1877" w:rsidP="000066FF">
            <w:pPr>
              <w:pStyle w:val="BodyTextIndent2"/>
              <w:tabs>
                <w:tab w:val="left" w:pos="90"/>
              </w:tabs>
              <w:ind w:left="0"/>
              <w:jc w:val="center"/>
              <w:rPr>
                <w:ins w:id="254" w:author="Wolfe, Rachael" w:date="2026-09-25T20:03:00Z" w16du:dateUtc="2026-09-26T00:03:00Z"/>
                <w:rFonts w:asciiTheme="minorHAnsi" w:hAnsiTheme="minorHAnsi" w:cstheme="minorHAnsi"/>
                <w:i w:val="0"/>
                <w:iCs w:val="0"/>
                <w:color w:val="auto"/>
              </w:rPr>
            </w:pPr>
            <w:ins w:id="255" w:author="Wolfe, Rachael" w:date="2026-09-25T20:03:00Z" w16du:dateUtc="2026-09-26T00:03:00Z">
              <w:r w:rsidRPr="00845EF0">
                <w:rPr>
                  <w:rFonts w:asciiTheme="minorHAnsi" w:hAnsiTheme="minorHAnsi" w:cstheme="minorHAnsi"/>
                  <w:i w:val="0"/>
                  <w:color w:val="auto"/>
                </w:rPr>
                <w:t>PROGRAM ACTIVITIES</w:t>
              </w:r>
            </w:ins>
          </w:p>
        </w:tc>
        <w:tc>
          <w:tcPr>
            <w:tcW w:w="1206" w:type="pct"/>
            <w:shd w:val="clear" w:color="auto" w:fill="C0C0C0"/>
            <w:vAlign w:val="center"/>
          </w:tcPr>
          <w:p w14:paraId="04C1A4B9" w14:textId="77777777" w:rsidR="00CF1877" w:rsidRPr="00845EF0" w:rsidRDefault="00CF1877" w:rsidP="000066FF">
            <w:pPr>
              <w:pStyle w:val="Heading1"/>
              <w:ind w:right="-93"/>
              <w:rPr>
                <w:ins w:id="256" w:author="Wolfe, Rachael" w:date="2026-09-25T20:03:00Z" w16du:dateUtc="2026-09-26T00:03:00Z"/>
                <w:rFonts w:asciiTheme="minorHAnsi" w:hAnsiTheme="minorHAnsi" w:cstheme="minorHAnsi"/>
              </w:rPr>
            </w:pPr>
            <w:ins w:id="257" w:author="Wolfe, Rachael" w:date="2026-09-25T20:03:00Z" w16du:dateUtc="2026-09-26T00:03:00Z">
              <w:r w:rsidRPr="00845EF0">
                <w:rPr>
                  <w:rFonts w:asciiTheme="minorHAnsi" w:hAnsiTheme="minorHAnsi" w:cstheme="minorHAnsi"/>
                </w:rPr>
                <w:t>OUTPUTS</w:t>
              </w:r>
            </w:ins>
          </w:p>
        </w:tc>
        <w:tc>
          <w:tcPr>
            <w:tcW w:w="1453" w:type="pct"/>
            <w:vAlign w:val="center"/>
          </w:tcPr>
          <w:p w14:paraId="13D8FF69" w14:textId="77777777" w:rsidR="00CF1877" w:rsidRPr="00845EF0" w:rsidRDefault="00CF1877" w:rsidP="000066FF">
            <w:pPr>
              <w:tabs>
                <w:tab w:val="left" w:pos="0"/>
              </w:tabs>
              <w:ind w:right="-24"/>
              <w:jc w:val="center"/>
              <w:rPr>
                <w:ins w:id="258" w:author="Wolfe, Rachael" w:date="2026-09-25T20:03:00Z" w16du:dateUtc="2026-09-26T00:03:00Z"/>
                <w:rFonts w:asciiTheme="minorHAnsi" w:hAnsiTheme="minorHAnsi" w:cstheme="minorHAnsi"/>
                <w:sz w:val="20"/>
                <w:szCs w:val="20"/>
              </w:rPr>
            </w:pPr>
            <w:ins w:id="259" w:author="Wolfe, Rachael" w:date="2026-09-25T20:03:00Z" w16du:dateUtc="2026-09-26T00:03:00Z">
              <w:r w:rsidRPr="00845EF0">
                <w:rPr>
                  <w:rFonts w:asciiTheme="minorHAnsi" w:hAnsiTheme="minorHAnsi" w:cstheme="minorHAnsi"/>
                  <w:sz w:val="20"/>
                  <w:szCs w:val="20"/>
                </w:rPr>
                <w:t>OUTCOMES</w:t>
              </w:r>
            </w:ins>
          </w:p>
        </w:tc>
      </w:tr>
    </w:tbl>
    <w:p w14:paraId="3B9B4123" w14:textId="77777777" w:rsidR="006C67CD" w:rsidRPr="00845EF0" w:rsidRDefault="006C67CD">
      <w:pPr>
        <w:rPr>
          <w:ins w:id="260" w:author="Wolfe, Rachael" w:date="2026-09-25T20:03:00Z" w16du:dateUtc="2026-09-26T00:03:00Z"/>
          <w:rFonts w:asciiTheme="minorHAnsi" w:hAnsiTheme="minorHAnsi" w:cstheme="minorHAnsi"/>
          <w:sz w:val="20"/>
          <w:szCs w:val="20"/>
        </w:rPr>
      </w:pPr>
    </w:p>
    <w:p w14:paraId="4E1EA392" w14:textId="77777777" w:rsidR="006C67CD" w:rsidRPr="00845EF0" w:rsidRDefault="006C67CD">
      <w:pPr>
        <w:rPr>
          <w:ins w:id="261" w:author="Wolfe, Rachael" w:date="2026-09-25T20:03:00Z" w16du:dateUtc="2026-09-26T00:03:00Z"/>
          <w:rFonts w:asciiTheme="minorHAnsi" w:hAnsiTheme="minorHAnsi" w:cstheme="minorHAnsi"/>
          <w:sz w:val="20"/>
          <w:szCs w:val="20"/>
        </w:rPr>
      </w:pPr>
    </w:p>
    <w:p w14:paraId="0875F94D" w14:textId="21B86DD9" w:rsidR="00051999" w:rsidRPr="00845EF0" w:rsidRDefault="00B53F08" w:rsidP="00675860">
      <w:pPr>
        <w:pStyle w:val="BodyTextIndent2"/>
        <w:numPr>
          <w:ilvl w:val="0"/>
          <w:numId w:val="6"/>
        </w:numPr>
        <w:tabs>
          <w:tab w:val="left" w:pos="90"/>
        </w:tabs>
        <w:ind w:left="180" w:hanging="270"/>
        <w:rPr>
          <w:ins w:id="262" w:author="Wolfe, Rachael" w:date="2026-09-25T20:03:00Z" w16du:dateUtc="2026-09-26T00:03:00Z"/>
          <w:rFonts w:asciiTheme="minorHAnsi" w:hAnsiTheme="minorHAnsi" w:cstheme="minorHAnsi"/>
          <w:i w:val="0"/>
          <w:iCs w:val="0"/>
          <w:color w:val="auto"/>
        </w:rPr>
      </w:pPr>
      <w:ins w:id="263" w:author="Wolfe, Rachael" w:date="2026-09-25T20:03:00Z" w16du:dateUtc="2026-09-26T00:03:00Z">
        <w:r w:rsidRPr="00845EF0">
          <w:rPr>
            <w:rFonts w:asciiTheme="minorHAnsi" w:hAnsiTheme="minorHAnsi" w:cstheme="minorHAnsi"/>
            <w:i w:val="0"/>
            <w:iCs w:val="0"/>
            <w:color w:val="auto"/>
          </w:rPr>
          <w:t xml:space="preserve">What </w:t>
        </w:r>
        <w:r w:rsidR="00000A7D" w:rsidRPr="00845EF0">
          <w:rPr>
            <w:rFonts w:asciiTheme="minorHAnsi" w:hAnsiTheme="minorHAnsi" w:cstheme="minorHAnsi"/>
            <w:i w:val="0"/>
            <w:iCs w:val="0"/>
            <w:color w:val="auto"/>
          </w:rPr>
          <w:t>outputs</w:t>
        </w:r>
        <w:r w:rsidR="00B82ED2" w:rsidRPr="00845EF0">
          <w:rPr>
            <w:rFonts w:asciiTheme="minorHAnsi" w:hAnsiTheme="minorHAnsi" w:cstheme="minorHAnsi"/>
            <w:i w:val="0"/>
            <w:iCs w:val="0"/>
            <w:color w:val="auto"/>
          </w:rPr>
          <w:t xml:space="preserve"> or direct products </w:t>
        </w:r>
        <w:r w:rsidR="00000A7D" w:rsidRPr="00845EF0">
          <w:rPr>
            <w:rFonts w:asciiTheme="minorHAnsi" w:hAnsiTheme="minorHAnsi" w:cstheme="minorHAnsi"/>
            <w:i w:val="0"/>
            <w:iCs w:val="0"/>
            <w:color w:val="auto"/>
          </w:rPr>
          <w:t xml:space="preserve">resulted from </w:t>
        </w:r>
        <w:r w:rsidR="00B82ED2" w:rsidRPr="00845EF0">
          <w:rPr>
            <w:rFonts w:asciiTheme="minorHAnsi" w:hAnsiTheme="minorHAnsi" w:cstheme="minorHAnsi"/>
            <w:i w:val="0"/>
            <w:iCs w:val="0"/>
            <w:color w:val="auto"/>
          </w:rPr>
          <w:t>program activities</w:t>
        </w:r>
        <w:r w:rsidR="00051999" w:rsidRPr="00845EF0">
          <w:rPr>
            <w:rFonts w:asciiTheme="minorHAnsi" w:hAnsiTheme="minorHAnsi" w:cstheme="minorHAnsi"/>
            <w:i w:val="0"/>
            <w:iCs w:val="0"/>
            <w:color w:val="auto"/>
          </w:rPr>
          <w:t xml:space="preserve">? </w:t>
        </w:r>
        <w:r w:rsidR="00000A7D" w:rsidRPr="00845EF0">
          <w:rPr>
            <w:rFonts w:asciiTheme="minorHAnsi" w:hAnsiTheme="minorHAnsi" w:cstheme="minorHAnsi"/>
            <w:i w:val="0"/>
            <w:iCs w:val="0"/>
            <w:color w:val="auto"/>
          </w:rPr>
          <w:t xml:space="preserve">(e.g., number of clients served, number of services units delivered, products developed, accomplishments, etc.) </w:t>
        </w:r>
      </w:ins>
    </w:p>
    <w:p w14:paraId="30E9A99C" w14:textId="77777777" w:rsidR="000B55FA" w:rsidRPr="00845EF0" w:rsidRDefault="000B55FA" w:rsidP="0068016F">
      <w:pPr>
        <w:pStyle w:val="BodyTextIndent2"/>
        <w:tabs>
          <w:tab w:val="left" w:pos="90"/>
        </w:tabs>
        <w:ind w:left="0"/>
        <w:rPr>
          <w:ins w:id="264" w:author="Wolfe, Rachael" w:date="2026-09-25T20:03:00Z" w16du:dateUtc="2026-09-26T00:03:00Z"/>
          <w:rFonts w:asciiTheme="minorHAnsi" w:hAnsiTheme="minorHAnsi" w:cstheme="minorHAnsi"/>
          <w:i w:val="0"/>
          <w:iCs w:val="0"/>
          <w:color w:val="auto"/>
        </w:rPr>
      </w:pPr>
    </w:p>
    <w:p w14:paraId="0F1C86B7" w14:textId="77777777" w:rsidR="00F326F8" w:rsidRPr="00845EF0" w:rsidRDefault="00F326F8" w:rsidP="0068016F">
      <w:pPr>
        <w:pStyle w:val="BodyTextIndent2"/>
        <w:tabs>
          <w:tab w:val="left" w:pos="90"/>
        </w:tabs>
        <w:ind w:left="0"/>
        <w:rPr>
          <w:ins w:id="265" w:author="Wolfe, Rachael" w:date="2026-09-25T20:03:00Z" w16du:dateUtc="2026-09-26T00:03:00Z"/>
          <w:rFonts w:asciiTheme="minorHAnsi" w:hAnsiTheme="minorHAnsi" w:cstheme="minorHAnsi"/>
          <w:i w:val="0"/>
          <w:iCs w:val="0"/>
          <w:color w:val="auto"/>
        </w:rPr>
      </w:pPr>
    </w:p>
    <w:p w14:paraId="5468C111" w14:textId="77777777" w:rsidR="00DC390C" w:rsidRPr="00845EF0" w:rsidRDefault="00DC390C" w:rsidP="0068016F">
      <w:pPr>
        <w:pStyle w:val="BodyTextIndent2"/>
        <w:tabs>
          <w:tab w:val="left" w:pos="90"/>
        </w:tabs>
        <w:ind w:left="0"/>
        <w:rPr>
          <w:ins w:id="266" w:author="Wolfe, Rachael" w:date="2026-09-25T20:03:00Z" w16du:dateUtc="2026-09-26T00:03:00Z"/>
          <w:rFonts w:asciiTheme="minorHAnsi" w:hAnsiTheme="minorHAnsi" w:cstheme="minorHAnsi"/>
          <w:i w:val="0"/>
          <w:iCs w:val="0"/>
          <w:color w:val="auto"/>
        </w:rPr>
      </w:pPr>
    </w:p>
    <w:tbl>
      <w:tblPr>
        <w:tblStyle w:val="TableGrid"/>
        <w:tblW w:w="5000" w:type="pct"/>
        <w:tblCellMar>
          <w:top w:w="115" w:type="dxa"/>
          <w:left w:w="115" w:type="dxa"/>
          <w:bottom w:w="115" w:type="dxa"/>
          <w:right w:w="115" w:type="dxa"/>
        </w:tblCellMar>
        <w:tblLook w:val="04A0" w:firstRow="1" w:lastRow="0" w:firstColumn="1" w:lastColumn="0" w:noHBand="0" w:noVBand="1"/>
      </w:tblPr>
      <w:tblGrid>
        <w:gridCol w:w="1829"/>
        <w:gridCol w:w="2549"/>
        <w:gridCol w:w="2255"/>
        <w:gridCol w:w="2717"/>
      </w:tblGrid>
      <w:tr w:rsidR="00436D34" w:rsidRPr="00845EF0" w14:paraId="067398EB" w14:textId="77777777" w:rsidTr="000066FF">
        <w:trPr>
          <w:ins w:id="267" w:author="Wolfe, Rachael" w:date="2026-09-25T20:03:00Z" w16du:dateUtc="2026-09-26T00:03:00Z"/>
        </w:trPr>
        <w:tc>
          <w:tcPr>
            <w:tcW w:w="978" w:type="pct"/>
            <w:vAlign w:val="center"/>
          </w:tcPr>
          <w:p w14:paraId="51C397EB" w14:textId="77777777" w:rsidR="00436D34" w:rsidRPr="00845EF0" w:rsidRDefault="00436D34" w:rsidP="000066FF">
            <w:pPr>
              <w:pStyle w:val="Heading1"/>
              <w:rPr>
                <w:ins w:id="268" w:author="Wolfe, Rachael" w:date="2026-09-25T20:03:00Z" w16du:dateUtc="2026-09-26T00:03:00Z"/>
                <w:rFonts w:asciiTheme="minorHAnsi" w:hAnsiTheme="minorHAnsi" w:cstheme="minorHAnsi"/>
                <w:b w:val="0"/>
              </w:rPr>
            </w:pPr>
            <w:ins w:id="269" w:author="Wolfe, Rachael" w:date="2026-09-25T20:03:00Z" w16du:dateUtc="2026-09-26T00:03:00Z">
              <w:r w:rsidRPr="00845EF0">
                <w:rPr>
                  <w:rFonts w:asciiTheme="minorHAnsi" w:hAnsiTheme="minorHAnsi" w:cstheme="minorHAnsi"/>
                  <w:b w:val="0"/>
                </w:rPr>
                <w:t>INPUTS</w:t>
              </w:r>
            </w:ins>
          </w:p>
        </w:tc>
        <w:tc>
          <w:tcPr>
            <w:tcW w:w="1363" w:type="pct"/>
            <w:vAlign w:val="center"/>
          </w:tcPr>
          <w:p w14:paraId="57A7FE0B" w14:textId="77777777" w:rsidR="00436D34" w:rsidRPr="00845EF0" w:rsidRDefault="00436D34" w:rsidP="000066FF">
            <w:pPr>
              <w:pStyle w:val="BodyTextIndent2"/>
              <w:tabs>
                <w:tab w:val="left" w:pos="90"/>
              </w:tabs>
              <w:ind w:left="0"/>
              <w:jc w:val="center"/>
              <w:rPr>
                <w:ins w:id="270" w:author="Wolfe, Rachael" w:date="2026-09-25T20:03:00Z" w16du:dateUtc="2026-09-26T00:03:00Z"/>
                <w:rFonts w:asciiTheme="minorHAnsi" w:hAnsiTheme="minorHAnsi" w:cstheme="minorHAnsi"/>
                <w:i w:val="0"/>
                <w:iCs w:val="0"/>
                <w:color w:val="auto"/>
              </w:rPr>
            </w:pPr>
            <w:ins w:id="271" w:author="Wolfe, Rachael" w:date="2026-09-25T20:03:00Z" w16du:dateUtc="2026-09-26T00:03:00Z">
              <w:r w:rsidRPr="00845EF0">
                <w:rPr>
                  <w:rFonts w:asciiTheme="minorHAnsi" w:hAnsiTheme="minorHAnsi" w:cstheme="minorHAnsi"/>
                  <w:i w:val="0"/>
                  <w:color w:val="auto"/>
                </w:rPr>
                <w:t>PROGRAM ACTIVITIES</w:t>
              </w:r>
            </w:ins>
          </w:p>
        </w:tc>
        <w:tc>
          <w:tcPr>
            <w:tcW w:w="1206" w:type="pct"/>
            <w:vAlign w:val="center"/>
          </w:tcPr>
          <w:p w14:paraId="62C9C682" w14:textId="77777777" w:rsidR="00436D34" w:rsidRPr="00845EF0" w:rsidRDefault="00436D34" w:rsidP="000066FF">
            <w:pPr>
              <w:pStyle w:val="Heading1"/>
              <w:ind w:right="-93"/>
              <w:rPr>
                <w:ins w:id="272" w:author="Wolfe, Rachael" w:date="2026-09-25T20:03:00Z" w16du:dateUtc="2026-09-26T00:03:00Z"/>
                <w:rFonts w:asciiTheme="minorHAnsi" w:hAnsiTheme="minorHAnsi" w:cstheme="minorHAnsi"/>
                <w:b w:val="0"/>
              </w:rPr>
            </w:pPr>
            <w:ins w:id="273" w:author="Wolfe, Rachael" w:date="2026-09-25T20:03:00Z" w16du:dateUtc="2026-09-26T00:03:00Z">
              <w:r w:rsidRPr="00845EF0">
                <w:rPr>
                  <w:rFonts w:asciiTheme="minorHAnsi" w:hAnsiTheme="minorHAnsi" w:cstheme="minorHAnsi"/>
                  <w:b w:val="0"/>
                </w:rPr>
                <w:t>OUTPUTS</w:t>
              </w:r>
            </w:ins>
          </w:p>
        </w:tc>
        <w:tc>
          <w:tcPr>
            <w:tcW w:w="1453" w:type="pct"/>
            <w:shd w:val="clear" w:color="auto" w:fill="C0C0C0"/>
            <w:vAlign w:val="center"/>
          </w:tcPr>
          <w:p w14:paraId="71D1533F" w14:textId="77777777" w:rsidR="00436D34" w:rsidRPr="00845EF0" w:rsidRDefault="00436D34" w:rsidP="000066FF">
            <w:pPr>
              <w:tabs>
                <w:tab w:val="left" w:pos="0"/>
              </w:tabs>
              <w:ind w:right="-24"/>
              <w:jc w:val="center"/>
              <w:rPr>
                <w:ins w:id="274" w:author="Wolfe, Rachael" w:date="2026-09-25T20:03:00Z" w16du:dateUtc="2026-09-26T00:03:00Z"/>
                <w:rFonts w:asciiTheme="minorHAnsi" w:hAnsiTheme="minorHAnsi" w:cstheme="minorHAnsi"/>
                <w:b/>
                <w:sz w:val="20"/>
                <w:szCs w:val="20"/>
              </w:rPr>
            </w:pPr>
            <w:ins w:id="275" w:author="Wolfe, Rachael" w:date="2026-09-25T20:03:00Z" w16du:dateUtc="2026-09-26T00:03:00Z">
              <w:r w:rsidRPr="00845EF0">
                <w:rPr>
                  <w:rFonts w:asciiTheme="minorHAnsi" w:hAnsiTheme="minorHAnsi" w:cstheme="minorHAnsi"/>
                  <w:b/>
                  <w:sz w:val="20"/>
                  <w:szCs w:val="20"/>
                </w:rPr>
                <w:t>OUTCOMES</w:t>
              </w:r>
            </w:ins>
          </w:p>
        </w:tc>
      </w:tr>
    </w:tbl>
    <w:p w14:paraId="1BBE1AC2" w14:textId="77777777" w:rsidR="00DC390C" w:rsidRPr="00845EF0" w:rsidRDefault="00DC390C" w:rsidP="0068016F">
      <w:pPr>
        <w:pStyle w:val="BodyTextIndent2"/>
        <w:tabs>
          <w:tab w:val="left" w:pos="90"/>
        </w:tabs>
        <w:ind w:left="0"/>
        <w:rPr>
          <w:ins w:id="276" w:author="Wolfe, Rachael" w:date="2026-09-25T20:03:00Z" w16du:dateUtc="2026-09-26T00:03:00Z"/>
          <w:rFonts w:asciiTheme="minorHAnsi" w:hAnsiTheme="minorHAnsi" w:cstheme="minorHAnsi"/>
          <w:i w:val="0"/>
          <w:iCs w:val="0"/>
          <w:color w:val="auto"/>
        </w:rPr>
      </w:pPr>
    </w:p>
    <w:p w14:paraId="67153E78" w14:textId="77777777" w:rsidR="006C67CD" w:rsidRPr="00845EF0" w:rsidRDefault="006C67CD" w:rsidP="0068016F">
      <w:pPr>
        <w:pStyle w:val="BodyTextIndent2"/>
        <w:tabs>
          <w:tab w:val="left" w:pos="90"/>
        </w:tabs>
        <w:ind w:left="0"/>
        <w:rPr>
          <w:ins w:id="277" w:author="Wolfe, Rachael" w:date="2026-09-25T20:03:00Z" w16du:dateUtc="2026-09-26T00:03:00Z"/>
          <w:rFonts w:asciiTheme="minorHAnsi" w:hAnsiTheme="minorHAnsi" w:cstheme="minorHAnsi"/>
          <w:i w:val="0"/>
          <w:iCs w:val="0"/>
          <w:color w:val="auto"/>
        </w:rPr>
      </w:pPr>
    </w:p>
    <w:p w14:paraId="350A7210" w14:textId="77777777" w:rsidR="00B53F08" w:rsidRPr="00845EF0" w:rsidRDefault="007C554B" w:rsidP="00675860">
      <w:pPr>
        <w:pStyle w:val="BodyTextIndent2"/>
        <w:numPr>
          <w:ilvl w:val="0"/>
          <w:numId w:val="6"/>
        </w:numPr>
        <w:tabs>
          <w:tab w:val="left" w:pos="90"/>
        </w:tabs>
        <w:ind w:left="180" w:hanging="270"/>
        <w:rPr>
          <w:ins w:id="278" w:author="Wolfe, Rachael" w:date="2026-09-25T20:03:00Z" w16du:dateUtc="2026-09-26T00:03:00Z"/>
          <w:rFonts w:asciiTheme="minorHAnsi" w:hAnsiTheme="minorHAnsi" w:cstheme="minorHAnsi"/>
          <w:i w:val="0"/>
          <w:iCs w:val="0"/>
          <w:color w:val="auto"/>
        </w:rPr>
      </w:pPr>
      <w:ins w:id="279" w:author="Wolfe, Rachael" w:date="2026-09-25T20:03:00Z" w16du:dateUtc="2026-09-26T00:03:00Z">
        <w:r w:rsidRPr="00845EF0">
          <w:rPr>
            <w:rFonts w:asciiTheme="minorHAnsi" w:hAnsiTheme="minorHAnsi" w:cstheme="minorHAnsi"/>
            <w:i w:val="0"/>
            <w:iCs w:val="0"/>
            <w:color w:val="auto"/>
          </w:rPr>
          <w:t xml:space="preserve">What outcomes did the program achieve? (e.g., health statuses, knowledge, behavior, care delivery system, </w:t>
        </w:r>
        <w:r w:rsidR="00D83206" w:rsidRPr="00845EF0">
          <w:rPr>
            <w:rFonts w:asciiTheme="minorHAnsi" w:hAnsiTheme="minorHAnsi" w:cstheme="minorHAnsi"/>
            <w:i w:val="0"/>
            <w:iCs w:val="0"/>
            <w:color w:val="auto"/>
          </w:rPr>
          <w:t xml:space="preserve">impact on target population, </w:t>
        </w:r>
        <w:r w:rsidRPr="00845EF0">
          <w:rPr>
            <w:rFonts w:asciiTheme="minorHAnsi" w:hAnsiTheme="minorHAnsi" w:cstheme="minorHAnsi"/>
            <w:i w:val="0"/>
            <w:iCs w:val="0"/>
            <w:color w:val="auto"/>
          </w:rPr>
          <w:t xml:space="preserve">etc.)  Please include the following aspects: </w:t>
        </w:r>
      </w:ins>
    </w:p>
    <w:p w14:paraId="6CC69BF0" w14:textId="77777777" w:rsidR="007C554B" w:rsidRPr="00845EF0" w:rsidRDefault="007C554B" w:rsidP="00675860">
      <w:pPr>
        <w:pStyle w:val="BodyTextIndent2"/>
        <w:numPr>
          <w:ilvl w:val="0"/>
          <w:numId w:val="8"/>
        </w:numPr>
        <w:tabs>
          <w:tab w:val="left" w:pos="90"/>
        </w:tabs>
        <w:rPr>
          <w:ins w:id="280" w:author="Wolfe, Rachael" w:date="2026-09-25T20:03:00Z" w16du:dateUtc="2026-09-26T00:03:00Z"/>
          <w:rFonts w:asciiTheme="minorHAnsi" w:hAnsiTheme="minorHAnsi" w:cstheme="minorHAnsi"/>
          <w:i w:val="0"/>
          <w:iCs w:val="0"/>
          <w:color w:val="auto"/>
        </w:rPr>
      </w:pPr>
      <w:ins w:id="281" w:author="Wolfe, Rachael" w:date="2026-09-25T20:03:00Z" w16du:dateUtc="2026-09-26T00:03:00Z">
        <w:r w:rsidRPr="00845EF0">
          <w:rPr>
            <w:rFonts w:asciiTheme="minorHAnsi" w:hAnsiTheme="minorHAnsi" w:cstheme="minorHAnsi"/>
            <w:i w:val="0"/>
            <w:iCs w:val="0"/>
            <w:color w:val="auto"/>
          </w:rPr>
          <w:t xml:space="preserve"> How outcomes are measured</w:t>
        </w:r>
      </w:ins>
    </w:p>
    <w:p w14:paraId="1A593502" w14:textId="77777777" w:rsidR="007C554B" w:rsidRPr="00845EF0" w:rsidRDefault="00D83206" w:rsidP="00675860">
      <w:pPr>
        <w:pStyle w:val="BodyTextIndent2"/>
        <w:numPr>
          <w:ilvl w:val="0"/>
          <w:numId w:val="8"/>
        </w:numPr>
        <w:tabs>
          <w:tab w:val="left" w:pos="90"/>
        </w:tabs>
        <w:rPr>
          <w:ins w:id="282" w:author="Wolfe, Rachael" w:date="2026-09-25T20:03:00Z" w16du:dateUtc="2026-09-26T00:03:00Z"/>
          <w:rFonts w:asciiTheme="minorHAnsi" w:hAnsiTheme="minorHAnsi" w:cstheme="minorHAnsi"/>
          <w:i w:val="0"/>
          <w:iCs w:val="0"/>
          <w:color w:val="auto"/>
        </w:rPr>
      </w:pPr>
      <w:ins w:id="283" w:author="Wolfe, Rachael" w:date="2026-09-25T20:03:00Z" w16du:dateUtc="2026-09-26T00:03:00Z">
        <w:r w:rsidRPr="00845EF0">
          <w:rPr>
            <w:rFonts w:asciiTheme="minorHAnsi" w:hAnsiTheme="minorHAnsi" w:cstheme="minorHAnsi"/>
            <w:i w:val="0"/>
            <w:iCs w:val="0"/>
            <w:color w:val="auto"/>
          </w:rPr>
          <w:t xml:space="preserve"> How often they are/were measured</w:t>
        </w:r>
      </w:ins>
    </w:p>
    <w:p w14:paraId="6B535A14" w14:textId="77777777" w:rsidR="00D83206" w:rsidRPr="00845EF0" w:rsidRDefault="00D83206" w:rsidP="00675860">
      <w:pPr>
        <w:pStyle w:val="BodyTextIndent2"/>
        <w:numPr>
          <w:ilvl w:val="0"/>
          <w:numId w:val="8"/>
        </w:numPr>
        <w:tabs>
          <w:tab w:val="left" w:pos="90"/>
        </w:tabs>
        <w:rPr>
          <w:ins w:id="284" w:author="Wolfe, Rachael" w:date="2026-09-25T20:03:00Z" w16du:dateUtc="2026-09-26T00:03:00Z"/>
          <w:rFonts w:asciiTheme="minorHAnsi" w:hAnsiTheme="minorHAnsi" w:cstheme="minorHAnsi"/>
          <w:i w:val="0"/>
          <w:iCs w:val="0"/>
          <w:color w:val="auto"/>
        </w:rPr>
      </w:pPr>
      <w:ins w:id="285" w:author="Wolfe, Rachael" w:date="2026-09-25T20:03:00Z" w16du:dateUtc="2026-09-26T00:03:00Z">
        <w:r w:rsidRPr="00845EF0">
          <w:rPr>
            <w:rFonts w:asciiTheme="minorHAnsi" w:hAnsiTheme="minorHAnsi" w:cstheme="minorHAnsi"/>
            <w:i w:val="0"/>
            <w:iCs w:val="0"/>
            <w:color w:val="auto"/>
          </w:rPr>
          <w:t xml:space="preserve"> Data sources used</w:t>
        </w:r>
      </w:ins>
    </w:p>
    <w:p w14:paraId="77B38EA0" w14:textId="77777777" w:rsidR="00D83206" w:rsidRPr="00845EF0" w:rsidRDefault="00D83206" w:rsidP="00675860">
      <w:pPr>
        <w:pStyle w:val="BodyTextIndent2"/>
        <w:numPr>
          <w:ilvl w:val="0"/>
          <w:numId w:val="8"/>
        </w:numPr>
        <w:tabs>
          <w:tab w:val="left" w:pos="90"/>
        </w:tabs>
        <w:rPr>
          <w:ins w:id="286" w:author="Wolfe, Rachael" w:date="2026-09-25T20:03:00Z" w16du:dateUtc="2026-09-26T00:03:00Z"/>
          <w:rFonts w:asciiTheme="minorHAnsi" w:hAnsiTheme="minorHAnsi" w:cstheme="minorHAnsi"/>
          <w:i w:val="0"/>
          <w:iCs w:val="0"/>
          <w:color w:val="auto"/>
        </w:rPr>
      </w:pPr>
      <w:ins w:id="287" w:author="Wolfe, Rachael" w:date="2026-09-25T20:03:00Z" w16du:dateUtc="2026-09-26T00:03:00Z">
        <w:r w:rsidRPr="00845EF0">
          <w:rPr>
            <w:rFonts w:asciiTheme="minorHAnsi" w:hAnsiTheme="minorHAnsi" w:cstheme="minorHAnsi"/>
            <w:i w:val="0"/>
            <w:iCs w:val="0"/>
            <w:color w:val="auto"/>
          </w:rPr>
          <w:t xml:space="preserve"> Whether intended to be short-term (attainable within 1-3 years), intermediate (achievable within 4-6 years), or long-term (impact achieved in 7-10 years)</w:t>
        </w:r>
      </w:ins>
    </w:p>
    <w:p w14:paraId="3E73768D" w14:textId="77777777" w:rsidR="006C67CD" w:rsidRPr="00845EF0" w:rsidRDefault="006C67CD" w:rsidP="0000025A">
      <w:pPr>
        <w:rPr>
          <w:ins w:id="288" w:author="Wolfe, Rachael" w:date="2026-09-25T20:03:00Z" w16du:dateUtc="2026-09-26T00:03:00Z"/>
          <w:rFonts w:asciiTheme="minorHAnsi" w:hAnsiTheme="minorHAnsi" w:cstheme="minorHAnsi"/>
          <w:sz w:val="20"/>
          <w:szCs w:val="20"/>
        </w:rPr>
      </w:pPr>
    </w:p>
    <w:p w14:paraId="6E97E4BF" w14:textId="77777777" w:rsidR="006C67CD" w:rsidRPr="00845EF0" w:rsidRDefault="006C67CD" w:rsidP="0000025A">
      <w:pPr>
        <w:rPr>
          <w:ins w:id="289" w:author="Wolfe, Rachael" w:date="2026-09-25T20:03:00Z" w16du:dateUtc="2026-09-26T00:03:00Z"/>
          <w:rFonts w:asciiTheme="minorHAnsi" w:hAnsiTheme="minorHAnsi" w:cstheme="minorHAnsi"/>
          <w:sz w:val="20"/>
          <w:szCs w:val="20"/>
        </w:rPr>
      </w:pPr>
    </w:p>
    <w:p w14:paraId="542F784F" w14:textId="77777777" w:rsidR="006C67CD" w:rsidRPr="00845EF0" w:rsidRDefault="006C67CD" w:rsidP="0000025A">
      <w:pPr>
        <w:rPr>
          <w:ins w:id="290" w:author="Wolfe, Rachael" w:date="2026-09-25T20:03:00Z" w16du:dateUtc="2026-09-26T00:03:00Z"/>
          <w:rFonts w:asciiTheme="minorHAnsi" w:hAnsiTheme="minorHAnsi" w:cstheme="minorHAnsi"/>
          <w:sz w:val="20"/>
          <w:szCs w:val="20"/>
        </w:rPr>
      </w:pPr>
    </w:p>
    <w:p w14:paraId="3C275188" w14:textId="77777777" w:rsidR="000B6101" w:rsidRPr="00845EF0" w:rsidRDefault="00320F9E" w:rsidP="000B6101">
      <w:pPr>
        <w:tabs>
          <w:tab w:val="left" w:pos="90"/>
        </w:tabs>
        <w:rPr>
          <w:ins w:id="291" w:author="Wolfe, Rachael" w:date="2026-09-25T20:03:00Z" w16du:dateUtc="2026-09-26T00:03:00Z"/>
          <w:rFonts w:asciiTheme="minorHAnsi" w:hAnsiTheme="minorHAnsi" w:cstheme="minorHAnsi"/>
          <w:b/>
          <w:bCs/>
          <w:sz w:val="20"/>
          <w:szCs w:val="20"/>
        </w:rPr>
      </w:pPr>
      <w:ins w:id="292" w:author="Wolfe, Rachael" w:date="2026-09-25T20:03:00Z" w16du:dateUtc="2026-09-26T00:03:00Z">
        <w:r w:rsidRPr="00845EF0">
          <w:rPr>
            <w:rFonts w:asciiTheme="minorHAnsi" w:eastAsia="Verdana" w:hAnsiTheme="minorHAnsi" w:cstheme="minorHAnsi"/>
            <w:b/>
            <w:bCs/>
            <w:sz w:val="20"/>
            <w:szCs w:val="20"/>
          </w:rPr>
          <w:t>Budgetary Information</w:t>
        </w:r>
        <w:r w:rsidR="00297C59" w:rsidRPr="00845EF0">
          <w:rPr>
            <w:rFonts w:asciiTheme="minorHAnsi" w:eastAsia="Verdana" w:hAnsiTheme="minorHAnsi" w:cstheme="minorHAnsi"/>
            <w:b/>
            <w:bCs/>
            <w:sz w:val="20"/>
            <w:szCs w:val="20"/>
          </w:rPr>
          <w:t>:</w:t>
        </w:r>
      </w:ins>
    </w:p>
    <w:p w14:paraId="4B6F9849" w14:textId="77777777" w:rsidR="00F84A32" w:rsidRPr="00845EF0" w:rsidRDefault="00F84A32" w:rsidP="000B6101">
      <w:pPr>
        <w:pStyle w:val="BodyText"/>
        <w:tabs>
          <w:tab w:val="left" w:pos="90"/>
          <w:tab w:val="left" w:pos="180"/>
        </w:tabs>
        <w:spacing w:before="0"/>
        <w:rPr>
          <w:ins w:id="293" w:author="Wolfe, Rachael" w:date="2026-09-25T20:03:00Z" w16du:dateUtc="2026-09-26T00:03:00Z"/>
          <w:rFonts w:asciiTheme="minorHAnsi" w:hAnsiTheme="minorHAnsi" w:cstheme="minorHAnsi"/>
          <w:i w:val="0"/>
          <w:color w:val="auto"/>
        </w:rPr>
      </w:pPr>
      <w:ins w:id="294" w:author="Wolfe, Rachael" w:date="2026-09-25T20:03:00Z" w16du:dateUtc="2026-09-26T00:03:00Z">
        <w:r w:rsidRPr="00845EF0">
          <w:rPr>
            <w:rFonts w:asciiTheme="minorHAnsi" w:hAnsiTheme="minorHAnsi" w:cstheme="minorHAnsi"/>
            <w:i w:val="0"/>
            <w:color w:val="auto"/>
          </w:rPr>
          <w:t xml:space="preserve">NOTE:  Charts and </w:t>
        </w:r>
        <w:r w:rsidR="004671DB" w:rsidRPr="00845EF0">
          <w:rPr>
            <w:rFonts w:asciiTheme="minorHAnsi" w:hAnsiTheme="minorHAnsi" w:cstheme="minorHAnsi"/>
            <w:i w:val="0"/>
            <w:color w:val="auto"/>
          </w:rPr>
          <w:t>tables may be used to provide clarity.</w:t>
        </w:r>
      </w:ins>
    </w:p>
    <w:p w14:paraId="1332061C" w14:textId="77777777" w:rsidR="004671DB" w:rsidRPr="00845EF0" w:rsidRDefault="004671DB" w:rsidP="000B6101">
      <w:pPr>
        <w:pStyle w:val="BodyText"/>
        <w:tabs>
          <w:tab w:val="left" w:pos="90"/>
          <w:tab w:val="left" w:pos="180"/>
        </w:tabs>
        <w:spacing w:before="0"/>
        <w:rPr>
          <w:ins w:id="295" w:author="Wolfe, Rachael" w:date="2026-09-25T20:03:00Z" w16du:dateUtc="2026-09-26T00:03:00Z"/>
          <w:rFonts w:asciiTheme="minorHAnsi" w:hAnsiTheme="minorHAnsi" w:cstheme="minorHAnsi"/>
          <w:i w:val="0"/>
          <w:color w:val="0000CC"/>
        </w:rPr>
      </w:pPr>
    </w:p>
    <w:p w14:paraId="01210EA2" w14:textId="77777777" w:rsidR="00080D90" w:rsidRPr="00845EF0" w:rsidRDefault="00080D90" w:rsidP="00675860">
      <w:pPr>
        <w:pStyle w:val="BodyText"/>
        <w:numPr>
          <w:ilvl w:val="0"/>
          <w:numId w:val="3"/>
        </w:numPr>
        <w:tabs>
          <w:tab w:val="left" w:pos="90"/>
          <w:tab w:val="left" w:pos="180"/>
        </w:tabs>
        <w:spacing w:before="0"/>
        <w:rPr>
          <w:ins w:id="296" w:author="Wolfe, Rachael" w:date="2026-09-25T20:03:00Z" w16du:dateUtc="2026-09-26T00:03:00Z"/>
          <w:rFonts w:asciiTheme="minorHAnsi" w:hAnsiTheme="minorHAnsi" w:cstheme="minorHAnsi"/>
          <w:i w:val="0"/>
          <w:iCs w:val="0"/>
          <w:color w:val="auto"/>
        </w:rPr>
      </w:pPr>
      <w:ins w:id="297" w:author="Wolfe, Rachael" w:date="2026-09-25T20:03:00Z" w16du:dateUtc="2026-09-26T00:03:00Z">
        <w:r w:rsidRPr="00845EF0">
          <w:rPr>
            <w:rFonts w:asciiTheme="minorHAnsi" w:hAnsiTheme="minorHAnsi" w:cstheme="minorHAnsi"/>
            <w:i w:val="0"/>
            <w:color w:val="auto"/>
          </w:rPr>
          <w:t xml:space="preserve">What is the </w:t>
        </w:r>
        <w:r w:rsidR="005E470C" w:rsidRPr="00845EF0">
          <w:rPr>
            <w:rFonts w:asciiTheme="minorHAnsi" w:hAnsiTheme="minorHAnsi" w:cstheme="minorHAnsi"/>
            <w:i w:val="0"/>
            <w:color w:val="auto"/>
          </w:rPr>
          <w:t xml:space="preserve">annual </w:t>
        </w:r>
        <w:r w:rsidR="000B6101" w:rsidRPr="00845EF0">
          <w:rPr>
            <w:rFonts w:asciiTheme="minorHAnsi" w:hAnsiTheme="minorHAnsi" w:cstheme="minorHAnsi"/>
            <w:i w:val="0"/>
            <w:color w:val="auto"/>
          </w:rPr>
          <w:t>budget</w:t>
        </w:r>
        <w:r w:rsidR="00190CE6" w:rsidRPr="00845EF0">
          <w:rPr>
            <w:rFonts w:asciiTheme="minorHAnsi" w:hAnsiTheme="minorHAnsi" w:cstheme="minorHAnsi"/>
            <w:i w:val="0"/>
            <w:color w:val="auto"/>
          </w:rPr>
          <w:t xml:space="preserve"> for this activity</w:t>
        </w:r>
        <w:r w:rsidR="000B6A37" w:rsidRPr="00845EF0">
          <w:rPr>
            <w:rFonts w:asciiTheme="minorHAnsi" w:hAnsiTheme="minorHAnsi" w:cstheme="minorHAnsi"/>
            <w:i w:val="0"/>
            <w:color w:val="auto"/>
          </w:rPr>
          <w:t>?</w:t>
        </w:r>
      </w:ins>
    </w:p>
    <w:p w14:paraId="6C3B01A4" w14:textId="77777777" w:rsidR="004671DB" w:rsidRDefault="004671DB" w:rsidP="00F84A32">
      <w:pPr>
        <w:pStyle w:val="BodyText"/>
        <w:tabs>
          <w:tab w:val="left" w:pos="90"/>
          <w:tab w:val="left" w:pos="180"/>
        </w:tabs>
        <w:spacing w:before="0"/>
        <w:rPr>
          <w:ins w:id="298" w:author="Wolfe, Rachael" w:date="2026-09-25T20:03:00Z" w16du:dateUtc="2026-09-26T00:03:00Z"/>
          <w:rFonts w:asciiTheme="minorHAnsi" w:hAnsiTheme="minorHAnsi" w:cstheme="minorHAnsi"/>
          <w:i w:val="0"/>
          <w:color w:val="auto"/>
        </w:rPr>
      </w:pPr>
    </w:p>
    <w:p w14:paraId="2EBAD18A" w14:textId="77777777" w:rsidR="0079203B" w:rsidRPr="00845EF0" w:rsidRDefault="0079203B" w:rsidP="00F84A32">
      <w:pPr>
        <w:pStyle w:val="BodyText"/>
        <w:tabs>
          <w:tab w:val="left" w:pos="90"/>
          <w:tab w:val="left" w:pos="180"/>
        </w:tabs>
        <w:spacing w:before="0"/>
        <w:rPr>
          <w:ins w:id="299" w:author="Wolfe, Rachael" w:date="2026-09-25T20:03:00Z" w16du:dateUtc="2026-09-26T00:03:00Z"/>
          <w:rFonts w:asciiTheme="minorHAnsi" w:hAnsiTheme="minorHAnsi" w:cstheme="minorHAnsi"/>
          <w:i w:val="0"/>
          <w:color w:val="auto"/>
        </w:rPr>
      </w:pPr>
    </w:p>
    <w:p w14:paraId="50055BCC" w14:textId="77777777" w:rsidR="000B6A37" w:rsidRPr="00845EF0" w:rsidRDefault="000B6A37" w:rsidP="00675860">
      <w:pPr>
        <w:pStyle w:val="BodyText"/>
        <w:numPr>
          <w:ilvl w:val="0"/>
          <w:numId w:val="3"/>
        </w:numPr>
        <w:tabs>
          <w:tab w:val="left" w:pos="90"/>
          <w:tab w:val="left" w:pos="180"/>
        </w:tabs>
        <w:spacing w:before="0"/>
        <w:rPr>
          <w:ins w:id="300" w:author="Wolfe, Rachael" w:date="2026-09-25T20:03:00Z" w16du:dateUtc="2026-09-26T00:03:00Z"/>
          <w:rFonts w:asciiTheme="minorHAnsi" w:hAnsiTheme="minorHAnsi" w:cstheme="minorHAnsi"/>
          <w:i w:val="0"/>
          <w:iCs w:val="0"/>
          <w:color w:val="auto"/>
        </w:rPr>
      </w:pPr>
      <w:ins w:id="301" w:author="Wolfe, Rachael" w:date="2026-09-25T20:03:00Z" w16du:dateUtc="2026-09-26T00:03:00Z">
        <w:r w:rsidRPr="00845EF0">
          <w:rPr>
            <w:rFonts w:asciiTheme="minorHAnsi" w:hAnsiTheme="minorHAnsi" w:cstheme="minorHAnsi"/>
            <w:i w:val="0"/>
            <w:iCs w:val="0"/>
            <w:color w:val="auto"/>
          </w:rPr>
          <w:t>What are the costs associated with the activity? (Including staffing, materials, equipment, etc.)</w:t>
        </w:r>
      </w:ins>
    </w:p>
    <w:p w14:paraId="789F7194" w14:textId="77777777" w:rsidR="00F84A32" w:rsidRPr="00845EF0" w:rsidRDefault="00F84A32" w:rsidP="00F84A32">
      <w:pPr>
        <w:pStyle w:val="BodyText"/>
        <w:tabs>
          <w:tab w:val="left" w:pos="90"/>
          <w:tab w:val="left" w:pos="180"/>
        </w:tabs>
        <w:spacing w:before="0"/>
        <w:rPr>
          <w:ins w:id="302" w:author="Wolfe, Rachael" w:date="2026-09-25T20:03:00Z" w16du:dateUtc="2026-09-26T00:03:00Z"/>
          <w:rFonts w:asciiTheme="minorHAnsi" w:hAnsiTheme="minorHAnsi" w:cstheme="minorHAnsi"/>
          <w:i w:val="0"/>
          <w:iCs w:val="0"/>
          <w:color w:val="auto"/>
        </w:rPr>
      </w:pPr>
    </w:p>
    <w:p w14:paraId="17D53E1E" w14:textId="77777777" w:rsidR="006C67CD" w:rsidRPr="00845EF0" w:rsidRDefault="006C67CD" w:rsidP="00F84A32">
      <w:pPr>
        <w:pStyle w:val="BodyText"/>
        <w:tabs>
          <w:tab w:val="left" w:pos="90"/>
          <w:tab w:val="left" w:pos="180"/>
        </w:tabs>
        <w:spacing w:before="0"/>
        <w:rPr>
          <w:ins w:id="303" w:author="Wolfe, Rachael" w:date="2026-09-25T20:03:00Z" w16du:dateUtc="2026-09-26T00:03:00Z"/>
          <w:rFonts w:asciiTheme="minorHAnsi" w:hAnsiTheme="minorHAnsi" w:cstheme="minorHAnsi"/>
          <w:i w:val="0"/>
          <w:iCs w:val="0"/>
          <w:color w:val="auto"/>
        </w:rPr>
      </w:pPr>
    </w:p>
    <w:p w14:paraId="6ABCC868" w14:textId="77777777" w:rsidR="00ED643A" w:rsidRPr="00845EF0" w:rsidRDefault="0000025A" w:rsidP="00675860">
      <w:pPr>
        <w:pStyle w:val="BodyText"/>
        <w:numPr>
          <w:ilvl w:val="0"/>
          <w:numId w:val="3"/>
        </w:numPr>
        <w:tabs>
          <w:tab w:val="left" w:pos="90"/>
          <w:tab w:val="left" w:pos="180"/>
        </w:tabs>
        <w:spacing w:before="0"/>
        <w:rPr>
          <w:ins w:id="304" w:author="Wolfe, Rachael" w:date="2026-09-25T20:03:00Z" w16du:dateUtc="2026-09-26T00:03:00Z"/>
          <w:rFonts w:asciiTheme="minorHAnsi" w:hAnsiTheme="minorHAnsi" w:cstheme="minorHAnsi"/>
          <w:i w:val="0"/>
          <w:iCs w:val="0"/>
          <w:color w:val="auto"/>
        </w:rPr>
      </w:pPr>
      <w:ins w:id="305" w:author="Wolfe, Rachael" w:date="2026-09-25T20:03:00Z" w16du:dateUtc="2026-09-26T00:03:00Z">
        <w:r w:rsidRPr="00845EF0">
          <w:rPr>
            <w:rFonts w:asciiTheme="minorHAnsi" w:hAnsiTheme="minorHAnsi" w:cstheme="minorHAnsi"/>
            <w:i w:val="0"/>
            <w:iCs w:val="0"/>
            <w:color w:val="auto"/>
          </w:rPr>
          <w:t>How is the activity funded</w:t>
        </w:r>
        <w:r w:rsidR="00ED643A" w:rsidRPr="00845EF0">
          <w:rPr>
            <w:rFonts w:asciiTheme="minorHAnsi" w:hAnsiTheme="minorHAnsi" w:cstheme="minorHAnsi"/>
            <w:i w:val="0"/>
            <w:iCs w:val="0"/>
            <w:color w:val="auto"/>
          </w:rPr>
          <w:t>?</w:t>
        </w:r>
      </w:ins>
    </w:p>
    <w:p w14:paraId="676130DE" w14:textId="77777777" w:rsidR="00F84A32" w:rsidRPr="00845EF0" w:rsidRDefault="00F84A32" w:rsidP="00F84A32">
      <w:pPr>
        <w:pStyle w:val="BodyText"/>
        <w:tabs>
          <w:tab w:val="left" w:pos="90"/>
          <w:tab w:val="left" w:pos="180"/>
        </w:tabs>
        <w:spacing w:before="0"/>
        <w:rPr>
          <w:ins w:id="306" w:author="Wolfe, Rachael" w:date="2026-09-25T20:03:00Z" w16du:dateUtc="2026-09-26T00:03:00Z"/>
          <w:rFonts w:asciiTheme="minorHAnsi" w:hAnsiTheme="minorHAnsi" w:cstheme="minorHAnsi"/>
          <w:i w:val="0"/>
          <w:iCs w:val="0"/>
          <w:color w:val="auto"/>
        </w:rPr>
      </w:pPr>
    </w:p>
    <w:p w14:paraId="169CB4DB" w14:textId="77777777" w:rsidR="006C67CD" w:rsidRPr="00845EF0" w:rsidRDefault="006C67CD" w:rsidP="00F84A32">
      <w:pPr>
        <w:pStyle w:val="BodyText"/>
        <w:tabs>
          <w:tab w:val="left" w:pos="90"/>
          <w:tab w:val="left" w:pos="180"/>
        </w:tabs>
        <w:spacing w:before="0"/>
        <w:rPr>
          <w:ins w:id="307" w:author="Wolfe, Rachael" w:date="2026-09-25T20:03:00Z" w16du:dateUtc="2026-09-26T00:03:00Z"/>
          <w:rFonts w:asciiTheme="minorHAnsi" w:hAnsiTheme="minorHAnsi" w:cstheme="minorHAnsi"/>
          <w:i w:val="0"/>
          <w:iCs w:val="0"/>
          <w:color w:val="auto"/>
        </w:rPr>
      </w:pPr>
    </w:p>
    <w:p w14:paraId="14D2E0DF" w14:textId="77777777" w:rsidR="000B6A37" w:rsidRPr="00845EF0" w:rsidRDefault="000B6A37" w:rsidP="00675860">
      <w:pPr>
        <w:pStyle w:val="BodyText"/>
        <w:numPr>
          <w:ilvl w:val="0"/>
          <w:numId w:val="3"/>
        </w:numPr>
        <w:tabs>
          <w:tab w:val="left" w:pos="90"/>
          <w:tab w:val="left" w:pos="180"/>
        </w:tabs>
        <w:spacing w:before="0"/>
        <w:rPr>
          <w:ins w:id="308" w:author="Wolfe, Rachael" w:date="2026-09-25T20:03:00Z" w16du:dateUtc="2026-09-26T00:03:00Z"/>
          <w:rFonts w:asciiTheme="minorHAnsi" w:hAnsiTheme="minorHAnsi" w:cstheme="minorHAnsi"/>
          <w:i w:val="0"/>
          <w:iCs w:val="0"/>
          <w:color w:val="auto"/>
        </w:rPr>
      </w:pPr>
      <w:ins w:id="309" w:author="Wolfe, Rachael" w:date="2026-09-25T20:03:00Z" w16du:dateUtc="2026-09-26T00:03:00Z">
        <w:r w:rsidRPr="00845EF0">
          <w:rPr>
            <w:rFonts w:asciiTheme="minorHAnsi" w:hAnsiTheme="minorHAnsi" w:cstheme="minorHAnsi"/>
            <w:i w:val="0"/>
            <w:iCs w:val="0"/>
            <w:color w:val="auto"/>
          </w:rPr>
          <w:t>What is the plan for sustainability?</w:t>
        </w:r>
      </w:ins>
    </w:p>
    <w:p w14:paraId="79097E09" w14:textId="77777777" w:rsidR="000B6101" w:rsidRPr="00845EF0" w:rsidRDefault="000B6101" w:rsidP="000B6101">
      <w:pPr>
        <w:tabs>
          <w:tab w:val="left" w:pos="90"/>
          <w:tab w:val="left" w:pos="18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10" w:author="Wolfe, Rachael" w:date="2026-09-25T20:03:00Z" w16du:dateUtc="2026-09-26T00:03:00Z"/>
          <w:rFonts w:asciiTheme="minorHAnsi" w:hAnsiTheme="minorHAnsi" w:cstheme="minorHAnsi"/>
          <w:sz w:val="20"/>
          <w:szCs w:val="20"/>
        </w:rPr>
      </w:pPr>
    </w:p>
    <w:p w14:paraId="7C3513DB" w14:textId="77777777" w:rsidR="00A6469B" w:rsidRPr="00845EF0" w:rsidRDefault="00A6469B">
      <w:pPr>
        <w:rPr>
          <w:ins w:id="311" w:author="Wolfe, Rachael" w:date="2026-09-25T20:03:00Z" w16du:dateUtc="2026-09-26T00:03:00Z"/>
          <w:rFonts w:asciiTheme="minorHAnsi" w:hAnsiTheme="minorHAnsi" w:cstheme="minorHAnsi"/>
          <w:b/>
          <w:bCs/>
          <w:sz w:val="20"/>
          <w:szCs w:val="20"/>
        </w:rPr>
      </w:pPr>
    </w:p>
    <w:p w14:paraId="1B47AAAD" w14:textId="77777777" w:rsidR="000B6101" w:rsidRPr="00845EF0" w:rsidRDefault="000B6101" w:rsidP="000B6101">
      <w:pPr>
        <w:tabs>
          <w:tab w:val="left" w:pos="90"/>
        </w:tabs>
        <w:rPr>
          <w:ins w:id="312" w:author="Wolfe, Rachael" w:date="2026-09-25T20:03:00Z" w16du:dateUtc="2026-09-26T00:03:00Z"/>
          <w:rFonts w:asciiTheme="minorHAnsi" w:hAnsiTheme="minorHAnsi" w:cstheme="minorHAnsi"/>
          <w:b/>
          <w:bCs/>
          <w:sz w:val="20"/>
          <w:szCs w:val="20"/>
        </w:rPr>
      </w:pPr>
      <w:ins w:id="313" w:author="Wolfe, Rachael" w:date="2026-09-25T20:03:00Z" w16du:dateUtc="2026-09-26T00:03:00Z">
        <w:r w:rsidRPr="00845EF0">
          <w:rPr>
            <w:rFonts w:asciiTheme="minorHAnsi" w:hAnsiTheme="minorHAnsi" w:cstheme="minorHAnsi"/>
            <w:b/>
            <w:bCs/>
            <w:sz w:val="20"/>
            <w:szCs w:val="20"/>
          </w:rPr>
          <w:t xml:space="preserve">Lessons Learned and/or Plans for </w:t>
        </w:r>
        <w:r w:rsidR="004671DB" w:rsidRPr="00845EF0">
          <w:rPr>
            <w:rFonts w:asciiTheme="minorHAnsi" w:hAnsiTheme="minorHAnsi" w:cstheme="minorHAnsi"/>
            <w:b/>
            <w:bCs/>
            <w:sz w:val="20"/>
            <w:szCs w:val="20"/>
          </w:rPr>
          <w:t>Addressing Challenges</w:t>
        </w:r>
        <w:r w:rsidRPr="00845EF0">
          <w:rPr>
            <w:rFonts w:asciiTheme="minorHAnsi" w:hAnsiTheme="minorHAnsi" w:cstheme="minorHAnsi"/>
            <w:b/>
            <w:bCs/>
            <w:sz w:val="20"/>
            <w:szCs w:val="20"/>
          </w:rPr>
          <w:t>:</w:t>
        </w:r>
      </w:ins>
    </w:p>
    <w:p w14:paraId="276B7AE7" w14:textId="77777777" w:rsidR="004671DB" w:rsidRPr="00845EF0" w:rsidRDefault="004671DB" w:rsidP="000B6101">
      <w:pPr>
        <w:tabs>
          <w:tab w:val="left" w:pos="90"/>
        </w:tabs>
        <w:rPr>
          <w:ins w:id="314" w:author="Wolfe, Rachael" w:date="2026-09-25T20:03:00Z" w16du:dateUtc="2026-09-26T00:03:00Z"/>
          <w:rFonts w:asciiTheme="minorHAnsi" w:hAnsiTheme="minorHAnsi" w:cstheme="minorHAnsi"/>
          <w:sz w:val="20"/>
          <w:szCs w:val="20"/>
        </w:rPr>
      </w:pPr>
    </w:p>
    <w:p w14:paraId="6156B167" w14:textId="77777777" w:rsidR="004C6156" w:rsidRPr="00845EF0" w:rsidRDefault="00A61CE1" w:rsidP="00675860">
      <w:pPr>
        <w:pStyle w:val="ListParagraph"/>
        <w:numPr>
          <w:ilvl w:val="0"/>
          <w:numId w:val="5"/>
        </w:numPr>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15" w:author="Wolfe, Rachael" w:date="2026-09-25T20:03:00Z" w16du:dateUtc="2026-09-26T00:03:00Z"/>
          <w:rFonts w:asciiTheme="minorHAnsi" w:hAnsiTheme="minorHAnsi" w:cstheme="minorHAnsi"/>
          <w:sz w:val="20"/>
          <w:szCs w:val="20"/>
        </w:rPr>
      </w:pPr>
      <w:ins w:id="316" w:author="Wolfe, Rachael" w:date="2026-09-25T20:03:00Z" w16du:dateUtc="2026-09-26T00:03:00Z">
        <w:r w:rsidRPr="00845EF0">
          <w:rPr>
            <w:rFonts w:asciiTheme="minorHAnsi" w:hAnsiTheme="minorHAnsi" w:cstheme="minorHAnsi"/>
            <w:sz w:val="20"/>
            <w:szCs w:val="20"/>
          </w:rPr>
          <w:t>What important lessons were learned that would be useful for others looking to implement a similar activity</w:t>
        </w:r>
        <w:r w:rsidR="00D27055" w:rsidRPr="00845EF0">
          <w:rPr>
            <w:rFonts w:asciiTheme="minorHAnsi" w:hAnsiTheme="minorHAnsi" w:cstheme="minorHAnsi"/>
            <w:sz w:val="20"/>
            <w:szCs w:val="20"/>
          </w:rPr>
          <w:t>? W</w:t>
        </w:r>
        <w:r w:rsidR="0000025A" w:rsidRPr="00845EF0">
          <w:rPr>
            <w:rFonts w:asciiTheme="minorHAnsi" w:hAnsiTheme="minorHAnsi" w:cstheme="minorHAnsi"/>
            <w:sz w:val="20"/>
            <w:szCs w:val="20"/>
          </w:rPr>
          <w:t>as there anything you would do differently</w:t>
        </w:r>
        <w:r w:rsidRPr="00845EF0">
          <w:rPr>
            <w:rFonts w:asciiTheme="minorHAnsi" w:hAnsiTheme="minorHAnsi" w:cstheme="minorHAnsi"/>
            <w:sz w:val="20"/>
            <w:szCs w:val="20"/>
          </w:rPr>
          <w:t>?</w:t>
        </w:r>
        <w:r w:rsidR="0000025A" w:rsidRPr="00845EF0">
          <w:rPr>
            <w:rFonts w:asciiTheme="minorHAnsi" w:hAnsiTheme="minorHAnsi" w:cstheme="minorHAnsi"/>
            <w:sz w:val="20"/>
            <w:szCs w:val="20"/>
          </w:rPr>
          <w:t xml:space="preserve"> </w:t>
        </w:r>
      </w:ins>
    </w:p>
    <w:p w14:paraId="55E0B32E" w14:textId="77777777" w:rsidR="00DC390C" w:rsidRPr="00845EF0" w:rsidRDefault="00DC390C" w:rsidP="0000025A">
      <w:pPr>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17" w:author="Wolfe, Rachael" w:date="2026-09-25T20:03:00Z" w16du:dateUtc="2026-09-26T00:03:00Z"/>
          <w:rFonts w:asciiTheme="minorHAnsi" w:hAnsiTheme="minorHAnsi" w:cstheme="minorHAnsi"/>
          <w:sz w:val="20"/>
          <w:szCs w:val="20"/>
        </w:rPr>
      </w:pPr>
    </w:p>
    <w:p w14:paraId="2846C1BB" w14:textId="77777777" w:rsidR="00DC390C" w:rsidRPr="00845EF0" w:rsidRDefault="00DC390C" w:rsidP="0000025A">
      <w:pPr>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18" w:author="Wolfe, Rachael" w:date="2026-09-25T20:03:00Z" w16du:dateUtc="2026-09-26T00:03:00Z"/>
          <w:rFonts w:asciiTheme="minorHAnsi" w:hAnsiTheme="minorHAnsi" w:cstheme="minorHAnsi"/>
          <w:sz w:val="20"/>
          <w:szCs w:val="20"/>
        </w:rPr>
      </w:pPr>
    </w:p>
    <w:p w14:paraId="3D82EA7E" w14:textId="77777777" w:rsidR="00BB0283" w:rsidRPr="00845EF0" w:rsidRDefault="00BB0283" w:rsidP="00675860">
      <w:pPr>
        <w:pStyle w:val="ListParagraph"/>
        <w:numPr>
          <w:ilvl w:val="0"/>
          <w:numId w:val="5"/>
        </w:numPr>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19" w:author="Wolfe, Rachael" w:date="2026-09-25T20:03:00Z" w16du:dateUtc="2026-09-26T00:03:00Z"/>
          <w:rFonts w:asciiTheme="minorHAnsi" w:hAnsiTheme="minorHAnsi" w:cstheme="minorHAnsi"/>
          <w:sz w:val="20"/>
          <w:szCs w:val="20"/>
        </w:rPr>
      </w:pPr>
      <w:ins w:id="320" w:author="Wolfe, Rachael" w:date="2026-09-25T20:03:00Z" w16du:dateUtc="2026-09-26T00:03:00Z">
        <w:r w:rsidRPr="00845EF0">
          <w:rPr>
            <w:rFonts w:asciiTheme="minorHAnsi" w:hAnsiTheme="minorHAnsi" w:cstheme="minorHAnsi"/>
            <w:sz w:val="20"/>
            <w:szCs w:val="20"/>
          </w:rPr>
          <w:t xml:space="preserve"> What challenges did the activity encounter and how were those addressed?</w:t>
        </w:r>
      </w:ins>
    </w:p>
    <w:p w14:paraId="626AA928" w14:textId="77777777" w:rsidR="00DC390C" w:rsidRPr="00845EF0" w:rsidRDefault="00DC390C" w:rsidP="000B6101">
      <w:pPr>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21" w:author="Wolfe, Rachael" w:date="2026-09-25T20:03:00Z" w16du:dateUtc="2026-09-26T00:03:00Z"/>
          <w:rFonts w:asciiTheme="minorHAnsi" w:hAnsiTheme="minorHAnsi" w:cstheme="minorHAnsi"/>
          <w:sz w:val="20"/>
          <w:szCs w:val="20"/>
        </w:rPr>
      </w:pPr>
    </w:p>
    <w:p w14:paraId="30E84504" w14:textId="77777777" w:rsidR="00DC390C" w:rsidRPr="00845EF0" w:rsidRDefault="00DC390C" w:rsidP="000B6101">
      <w:pPr>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rPr>
          <w:ins w:id="322" w:author="Wolfe, Rachael" w:date="2026-09-25T20:03:00Z" w16du:dateUtc="2026-09-26T00:03:00Z"/>
          <w:rFonts w:asciiTheme="minorHAnsi" w:hAnsiTheme="minorHAnsi" w:cstheme="minorHAnsi"/>
          <w:sz w:val="20"/>
          <w:szCs w:val="20"/>
        </w:rPr>
      </w:pPr>
    </w:p>
    <w:p w14:paraId="59AC69FE" w14:textId="77777777" w:rsidR="000B6101" w:rsidRPr="00845EF0" w:rsidRDefault="000B6101" w:rsidP="000B6101">
      <w:pPr>
        <w:tabs>
          <w:tab w:val="left" w:pos="90"/>
          <w:tab w:val="left" w:pos="2529"/>
        </w:tabs>
        <w:rPr>
          <w:ins w:id="323" w:author="Wolfe, Rachael" w:date="2026-09-25T20:03:00Z" w16du:dateUtc="2026-09-26T00:03:00Z"/>
          <w:rFonts w:asciiTheme="minorHAnsi" w:hAnsiTheme="minorHAnsi" w:cstheme="minorHAnsi"/>
          <w:b/>
          <w:bCs/>
          <w:sz w:val="20"/>
          <w:szCs w:val="20"/>
        </w:rPr>
      </w:pPr>
      <w:ins w:id="324" w:author="Wolfe, Rachael" w:date="2026-09-25T20:03:00Z" w16du:dateUtc="2026-09-26T00:03:00Z">
        <w:r w:rsidRPr="00845EF0">
          <w:rPr>
            <w:rFonts w:asciiTheme="minorHAnsi" w:hAnsiTheme="minorHAnsi" w:cstheme="minorHAnsi"/>
            <w:b/>
            <w:bCs/>
            <w:sz w:val="20"/>
            <w:szCs w:val="20"/>
          </w:rPr>
          <w:t>Available Information Resources:</w:t>
        </w:r>
      </w:ins>
    </w:p>
    <w:p w14:paraId="466B1050" w14:textId="77777777" w:rsidR="004671DB" w:rsidRPr="00845EF0" w:rsidRDefault="004671DB" w:rsidP="000B6101">
      <w:pPr>
        <w:tabs>
          <w:tab w:val="left" w:pos="90"/>
          <w:tab w:val="left" w:pos="2529"/>
        </w:tabs>
        <w:rPr>
          <w:ins w:id="325" w:author="Wolfe, Rachael" w:date="2026-09-25T20:03:00Z" w16du:dateUtc="2026-09-26T00:03:00Z"/>
          <w:rFonts w:asciiTheme="minorHAnsi" w:hAnsiTheme="minorHAnsi" w:cstheme="minorHAnsi"/>
          <w:b/>
          <w:bCs/>
          <w:sz w:val="20"/>
          <w:szCs w:val="20"/>
        </w:rPr>
      </w:pPr>
    </w:p>
    <w:p w14:paraId="145D9B24" w14:textId="3B5AE1CB" w:rsidR="000B6101" w:rsidRPr="00845EF0" w:rsidRDefault="004671DB" w:rsidP="000B6101">
      <w:pPr>
        <w:tabs>
          <w:tab w:val="left" w:pos="90"/>
          <w:tab w:val="left" w:pos="2529"/>
        </w:tabs>
        <w:jc w:val="both"/>
        <w:rPr>
          <w:ins w:id="326" w:author="Wolfe, Rachael" w:date="2026-09-25T20:03:00Z" w16du:dateUtc="2026-09-26T00:03:00Z"/>
          <w:rFonts w:asciiTheme="minorHAnsi" w:hAnsiTheme="minorHAnsi" w:cstheme="minorHAnsi"/>
          <w:sz w:val="20"/>
          <w:szCs w:val="20"/>
        </w:rPr>
      </w:pPr>
      <w:ins w:id="327" w:author="Wolfe, Rachael" w:date="2026-09-25T20:03:00Z" w16du:dateUtc="2026-09-26T00:03:00Z">
        <w:r w:rsidRPr="00845EF0">
          <w:rPr>
            <w:rFonts w:asciiTheme="minorHAnsi" w:hAnsiTheme="minorHAnsi" w:cstheme="minorHAnsi"/>
            <w:sz w:val="20"/>
            <w:szCs w:val="20"/>
          </w:rPr>
          <w:t>S</w:t>
        </w:r>
        <w:r w:rsidR="00A61CE1" w:rsidRPr="00845EF0">
          <w:rPr>
            <w:rFonts w:asciiTheme="minorHAnsi" w:hAnsiTheme="minorHAnsi" w:cstheme="minorHAnsi"/>
            <w:sz w:val="20"/>
            <w:szCs w:val="20"/>
          </w:rPr>
          <w:t>hare any models, tools, and</w:t>
        </w:r>
        <w:r w:rsidR="00190CE6" w:rsidRPr="00845EF0">
          <w:rPr>
            <w:rFonts w:asciiTheme="minorHAnsi" w:hAnsiTheme="minorHAnsi" w:cstheme="minorHAnsi"/>
            <w:sz w:val="20"/>
            <w:szCs w:val="20"/>
          </w:rPr>
          <w:t>/or</w:t>
        </w:r>
        <w:r w:rsidR="00A61CE1" w:rsidRPr="00845EF0">
          <w:rPr>
            <w:rFonts w:asciiTheme="minorHAnsi" w:hAnsiTheme="minorHAnsi" w:cstheme="minorHAnsi"/>
            <w:sz w:val="20"/>
            <w:szCs w:val="20"/>
          </w:rPr>
          <w:t xml:space="preserve"> guidelines developed </w:t>
        </w:r>
        <w:r w:rsidRPr="00845EF0">
          <w:rPr>
            <w:rFonts w:asciiTheme="minorHAnsi" w:hAnsiTheme="minorHAnsi" w:cstheme="minorHAnsi"/>
            <w:sz w:val="20"/>
            <w:szCs w:val="20"/>
          </w:rPr>
          <w:t xml:space="preserve">by the program specifically </w:t>
        </w:r>
        <w:r w:rsidR="00A61CE1" w:rsidRPr="00845EF0">
          <w:rPr>
            <w:rFonts w:asciiTheme="minorHAnsi" w:hAnsiTheme="minorHAnsi" w:cstheme="minorHAnsi"/>
            <w:sz w:val="20"/>
            <w:szCs w:val="20"/>
          </w:rPr>
          <w:t xml:space="preserve">for </w:t>
        </w:r>
        <w:r w:rsidR="00190CE6" w:rsidRPr="00845EF0">
          <w:rPr>
            <w:rFonts w:asciiTheme="minorHAnsi" w:hAnsiTheme="minorHAnsi" w:cstheme="minorHAnsi"/>
            <w:sz w:val="20"/>
            <w:szCs w:val="20"/>
          </w:rPr>
          <w:t xml:space="preserve">this </w:t>
        </w:r>
        <w:r w:rsidR="00A61CE1" w:rsidRPr="00845EF0">
          <w:rPr>
            <w:rFonts w:asciiTheme="minorHAnsi" w:hAnsiTheme="minorHAnsi" w:cstheme="minorHAnsi"/>
            <w:sz w:val="20"/>
            <w:szCs w:val="20"/>
          </w:rPr>
          <w:t>activity</w:t>
        </w:r>
        <w:r w:rsidR="00190CE6" w:rsidRPr="00845EF0">
          <w:rPr>
            <w:rFonts w:asciiTheme="minorHAnsi" w:hAnsiTheme="minorHAnsi" w:cstheme="minorHAnsi"/>
            <w:sz w:val="20"/>
            <w:szCs w:val="20"/>
          </w:rPr>
          <w:t xml:space="preserve"> that may be useful to others seeking additional information</w:t>
        </w:r>
        <w:r w:rsidRPr="00845EF0">
          <w:rPr>
            <w:rFonts w:asciiTheme="minorHAnsi" w:hAnsiTheme="minorHAnsi" w:cstheme="minorHAnsi"/>
            <w:sz w:val="20"/>
            <w:szCs w:val="20"/>
          </w:rPr>
          <w:t>. H</w:t>
        </w:r>
        <w:r w:rsidR="00A61CE1" w:rsidRPr="00845EF0">
          <w:rPr>
            <w:rFonts w:asciiTheme="minorHAnsi" w:hAnsiTheme="minorHAnsi" w:cstheme="minorHAnsi"/>
            <w:sz w:val="20"/>
            <w:szCs w:val="20"/>
          </w:rPr>
          <w:t>yperlink resources if possible.</w:t>
        </w:r>
      </w:ins>
    </w:p>
    <w:p w14:paraId="661571E4" w14:textId="77777777" w:rsidR="000B6101" w:rsidRPr="00845EF0" w:rsidRDefault="000B6101" w:rsidP="000B6101">
      <w:pPr>
        <w:tabs>
          <w:tab w:val="left" w:pos="90"/>
          <w:tab w:val="left" w:pos="2529"/>
        </w:tabs>
        <w:jc w:val="both"/>
        <w:rPr>
          <w:ins w:id="328" w:author="Wolfe, Rachael" w:date="2026-09-25T20:03:00Z" w16du:dateUtc="2026-09-26T00:03:00Z"/>
          <w:rFonts w:asciiTheme="minorHAnsi" w:hAnsiTheme="minorHAnsi" w:cstheme="minorHAnsi"/>
          <w:sz w:val="20"/>
          <w:szCs w:val="20"/>
        </w:rPr>
      </w:pPr>
    </w:p>
    <w:p w14:paraId="5FBF3269" w14:textId="77777777" w:rsidR="009B1537" w:rsidRPr="00845EF0" w:rsidRDefault="009B1537" w:rsidP="00C74FD0">
      <w:pPr>
        <w:pStyle w:val="Header"/>
        <w:widowControl/>
        <w:tabs>
          <w:tab w:val="clear" w:pos="4320"/>
          <w:tab w:val="clear" w:pos="8640"/>
        </w:tabs>
        <w:rPr>
          <w:ins w:id="329" w:author="Wolfe, Rachael" w:date="2026-09-25T20:03:00Z" w16du:dateUtc="2026-09-26T00:03:00Z"/>
          <w:rFonts w:asciiTheme="minorHAnsi" w:eastAsiaTheme="minorHAnsi" w:hAnsiTheme="minorHAnsi" w:cstheme="minorHAnsi"/>
        </w:rPr>
      </w:pPr>
    </w:p>
    <w:p w14:paraId="44FDC647" w14:textId="77777777" w:rsidR="009B1537" w:rsidRPr="00845EF0" w:rsidRDefault="009B1537" w:rsidP="00C74FD0">
      <w:pPr>
        <w:pStyle w:val="Header"/>
        <w:widowControl/>
        <w:tabs>
          <w:tab w:val="clear" w:pos="4320"/>
          <w:tab w:val="clear" w:pos="8640"/>
        </w:tabs>
        <w:rPr>
          <w:ins w:id="330" w:author="Wolfe, Rachael" w:date="2026-09-25T20:03:00Z" w16du:dateUtc="2026-09-26T00:03:00Z"/>
          <w:rFonts w:asciiTheme="minorHAnsi" w:eastAsiaTheme="minorHAnsi" w:hAnsiTheme="minorHAnsi" w:cstheme="minorHAnsi"/>
        </w:rPr>
      </w:pPr>
    </w:p>
    <w:p w14:paraId="56AC6D5B" w14:textId="77777777" w:rsidR="009B1537" w:rsidRPr="00845EF0" w:rsidRDefault="009B1537" w:rsidP="00C74FD0">
      <w:pPr>
        <w:pStyle w:val="Header"/>
        <w:widowControl/>
        <w:tabs>
          <w:tab w:val="clear" w:pos="4320"/>
          <w:tab w:val="clear" w:pos="8640"/>
        </w:tabs>
        <w:rPr>
          <w:ins w:id="331" w:author="Wolfe, Rachael" w:date="2026-09-25T20:03:00Z" w16du:dateUtc="2026-09-26T00:03:00Z"/>
          <w:rFonts w:asciiTheme="minorHAnsi" w:eastAsiaTheme="minorHAnsi" w:hAnsiTheme="minorHAnsi" w:cstheme="minorHAnsi"/>
        </w:rPr>
      </w:pPr>
    </w:p>
    <w:p w14:paraId="2FEC148D" w14:textId="77777777" w:rsidR="0026695C" w:rsidRPr="00845EF0" w:rsidRDefault="0026695C" w:rsidP="00C74FD0">
      <w:pPr>
        <w:pStyle w:val="Header"/>
        <w:widowControl/>
        <w:tabs>
          <w:tab w:val="clear" w:pos="4320"/>
          <w:tab w:val="clear" w:pos="8640"/>
        </w:tabs>
        <w:rPr>
          <w:ins w:id="332" w:author="Wolfe, Rachael" w:date="2026-09-25T20:03:00Z" w16du:dateUtc="2026-09-26T00:03:00Z"/>
          <w:rFonts w:asciiTheme="minorHAnsi" w:hAnsiTheme="minorHAnsi" w:cstheme="minorHAnsi"/>
        </w:rPr>
      </w:pPr>
    </w:p>
    <w:p w14:paraId="0EDD2C8F" w14:textId="77777777" w:rsidR="0028069C" w:rsidRPr="00845EF0" w:rsidRDefault="0028069C" w:rsidP="00DC390C">
      <w:pPr>
        <w:rPr>
          <w:ins w:id="333" w:author="Wolfe, Rachael" w:date="2026-09-25T20:03:00Z" w16du:dateUtc="2026-09-26T00:03:00Z"/>
          <w:rFonts w:asciiTheme="minorHAnsi" w:hAnsiTheme="minorHAnsi" w:cstheme="minorHAnsi"/>
          <w:color w:val="000000"/>
          <w:sz w:val="20"/>
          <w:szCs w:val="20"/>
        </w:rPr>
      </w:pPr>
    </w:p>
    <w:p w14:paraId="56031A6D" w14:textId="77777777" w:rsidR="00DC390C" w:rsidRPr="00845EF0" w:rsidRDefault="00DC390C" w:rsidP="00DC390C">
      <w:pPr>
        <w:rPr>
          <w:ins w:id="334" w:author="Wolfe, Rachael" w:date="2026-09-25T20:03:00Z" w16du:dateUtc="2026-09-26T00:03:00Z"/>
          <w:rFonts w:asciiTheme="minorHAnsi" w:hAnsiTheme="minorHAnsi" w:cstheme="minorHAnsi"/>
          <w:color w:val="000000"/>
          <w:sz w:val="20"/>
          <w:szCs w:val="20"/>
        </w:rPr>
      </w:pPr>
    </w:p>
    <w:p w14:paraId="379F37E0" w14:textId="77777777" w:rsidR="00402407" w:rsidRDefault="00402407" w:rsidP="00BC6526">
      <w:pPr>
        <w:tabs>
          <w:tab w:val="left" w:pos="1080"/>
        </w:tabs>
        <w:rPr>
          <w:del w:id="335" w:author="Wolfe, Rachael" w:date="2026-09-25T20:03:00Z" w16du:dateUtc="2026-09-26T00:03:00Z"/>
        </w:rPr>
      </w:pPr>
    </w:p>
    <w:p w14:paraId="722F4DEF" w14:textId="77777777" w:rsidR="00304A06" w:rsidRPr="00402407" w:rsidRDefault="003838D4" w:rsidP="00BC6526">
      <w:pPr>
        <w:tabs>
          <w:tab w:val="left" w:pos="1080"/>
        </w:tabs>
        <w:rPr>
          <w:del w:id="336" w:author="Wolfe, Rachael" w:date="2026-09-25T20:03:00Z" w16du:dateUtc="2026-09-26T00:03:00Z"/>
          <w:b/>
        </w:rPr>
      </w:pPr>
      <w:del w:id="337" w:author="Wolfe, Rachael" w:date="2026-09-25T20:03:00Z" w16du:dateUtc="2026-09-26T00:03:00Z">
        <w:r>
          <w:rPr>
            <w:b/>
          </w:rPr>
          <w:delText>Building/Program</w:delText>
        </w:r>
        <w:r w:rsidR="00402407" w:rsidRPr="00402407">
          <w:rPr>
            <w:b/>
          </w:rPr>
          <w:delText xml:space="preserve"> Administrator Certification Statement</w:delText>
        </w:r>
      </w:del>
    </w:p>
    <w:p w14:paraId="1BCDC78E" w14:textId="77777777" w:rsidR="00B3768E" w:rsidRDefault="009A15F0" w:rsidP="00BC6526">
      <w:pPr>
        <w:tabs>
          <w:tab w:val="left" w:pos="1080"/>
        </w:tabs>
        <w:rPr>
          <w:del w:id="338" w:author="Wolfe, Rachael" w:date="2026-09-25T20:03:00Z" w16du:dateUtc="2026-09-26T00:03:00Z"/>
        </w:rPr>
      </w:pPr>
      <w:del w:id="339" w:author="Wolfe, Rachael" w:date="2026-09-25T20:03:00Z" w16du:dateUtc="2026-09-26T00:03:00Z">
        <w:r>
          <w:delText>I certify the following for pupils engage</w:delText>
        </w:r>
        <w:r w:rsidR="00814F30">
          <w:delText>d</w:delText>
        </w:r>
        <w:r>
          <w:delText xml:space="preserve"> in </w:delText>
        </w:r>
        <w:r w:rsidR="00814F30">
          <w:delText xml:space="preserve">21f virtual learning options </w:delText>
        </w:r>
        <w:r>
          <w:delText>in this building/program:</w:delText>
        </w:r>
      </w:del>
    </w:p>
    <w:p w14:paraId="406D647C" w14:textId="77777777" w:rsidR="009A15F0" w:rsidRDefault="009A15F0" w:rsidP="009D55B9">
      <w:pPr>
        <w:tabs>
          <w:tab w:val="left" w:pos="1080"/>
        </w:tabs>
        <w:spacing w:before="120" w:line="360" w:lineRule="auto"/>
        <w:rPr>
          <w:del w:id="340" w:author="Wolfe, Rachael" w:date="2026-09-25T20:03:00Z" w16du:dateUtc="2026-09-26T00:03:00Z"/>
        </w:rPr>
      </w:pPr>
      <w:del w:id="341" w:author="Wolfe, Rachael" w:date="2026-09-25T20:03:00Z" w16du:dateUtc="2026-09-26T00:03:00Z">
        <w:r>
          <w:rPr>
            <w:u w:val="single"/>
          </w:rPr>
          <w:tab/>
        </w:r>
        <w:r>
          <w:delText xml:space="preserve"> All pupils have parental consent to participate</w:delText>
        </w:r>
        <w:r w:rsidR="002F7A58">
          <w:delText xml:space="preserve"> in virtual courses (pupil may consent if age 18 or older)</w:delText>
        </w:r>
        <w:r>
          <w:delText>.</w:delText>
        </w:r>
      </w:del>
    </w:p>
    <w:p w14:paraId="3FB4B0FA" w14:textId="77777777" w:rsidR="00BF4662" w:rsidRDefault="009A15F0" w:rsidP="00EF2E35">
      <w:pPr>
        <w:tabs>
          <w:tab w:val="left" w:pos="1080"/>
        </w:tabs>
        <w:ind w:left="1080" w:hanging="1080"/>
        <w:rPr>
          <w:del w:id="342" w:author="Wolfe, Rachael" w:date="2026-09-25T20:03:00Z" w16du:dateUtc="2026-09-26T00:03:00Z"/>
        </w:rPr>
      </w:pPr>
      <w:del w:id="343" w:author="Wolfe, Rachael" w:date="2026-09-25T20:03:00Z" w16du:dateUtc="2026-09-26T00:03:00Z">
        <w:r>
          <w:rPr>
            <w:u w:val="single"/>
          </w:rPr>
          <w:tab/>
        </w:r>
        <w:r>
          <w:delText xml:space="preserve"> </w:delText>
        </w:r>
        <w:r w:rsidR="009F089E">
          <w:delText>5OD</w:delText>
        </w:r>
        <w:r>
          <w:delText xml:space="preserve"> pupils have access to </w:delText>
        </w:r>
        <w:r w:rsidR="00862E7F">
          <w:delText xml:space="preserve">same </w:delText>
        </w:r>
        <w:r>
          <w:delText xml:space="preserve">technology </w:delText>
        </w:r>
        <w:r w:rsidR="00862E7F">
          <w:delText>as other pupils in the district. P</w:delText>
        </w:r>
        <w:r>
          <w:delText>upils with more than 2 virtual courses have</w:delText>
        </w:r>
        <w:r w:rsidR="00814F30">
          <w:delText xml:space="preserve"> a</w:delText>
        </w:r>
        <w:r>
          <w:delText xml:space="preserve"> computer and internet access provided by the district</w:delText>
        </w:r>
        <w:r w:rsidR="00304A06">
          <w:delText xml:space="preserve"> (</w:delText>
        </w:r>
        <w:r w:rsidR="00862E7F">
          <w:delText>or declined district’s offer to provide</w:delText>
        </w:r>
        <w:r w:rsidR="00304A06">
          <w:delText>)</w:delText>
        </w:r>
        <w:r w:rsidR="006E541F">
          <w:delText>.</w:delText>
        </w:r>
      </w:del>
    </w:p>
    <w:p w14:paraId="11F64F0C" w14:textId="77777777" w:rsidR="00EF2E35" w:rsidRDefault="00EF2E35" w:rsidP="00EF2E35">
      <w:pPr>
        <w:tabs>
          <w:tab w:val="left" w:pos="1080"/>
        </w:tabs>
        <w:ind w:left="1080" w:hanging="1080"/>
        <w:rPr>
          <w:del w:id="344" w:author="Wolfe, Rachael" w:date="2026-09-25T20:03:00Z" w16du:dateUtc="2026-09-26T00:03:00Z"/>
        </w:rPr>
      </w:pPr>
    </w:p>
    <w:p w14:paraId="31434C3D" w14:textId="77777777" w:rsidR="002062AF" w:rsidRDefault="00BF4662" w:rsidP="00EF2E35">
      <w:pPr>
        <w:tabs>
          <w:tab w:val="left" w:pos="1080"/>
        </w:tabs>
        <w:ind w:left="1080" w:hanging="1080"/>
        <w:rPr>
          <w:del w:id="345" w:author="Wolfe, Rachael" w:date="2026-09-25T20:03:00Z" w16du:dateUtc="2026-09-26T00:03:00Z"/>
        </w:rPr>
      </w:pPr>
      <w:del w:id="346" w:author="Wolfe, Rachael" w:date="2026-09-25T20:03:00Z" w16du:dateUtc="2026-09-26T00:03:00Z">
        <w:r>
          <w:rPr>
            <w:u w:val="single"/>
          </w:rPr>
          <w:tab/>
        </w:r>
        <w:r>
          <w:delText xml:space="preserve"> </w:delText>
        </w:r>
        <w:r w:rsidR="00304A06">
          <w:delText>All virtual courses</w:delText>
        </w:r>
        <w:r w:rsidR="008C4BD1">
          <w:delText xml:space="preserve"> earn</w:delText>
        </w:r>
        <w:r w:rsidR="00304A06">
          <w:delText xml:space="preserve"> academic credit, </w:delText>
        </w:r>
        <w:r w:rsidR="00304A06" w:rsidRPr="00304A06">
          <w:rPr>
            <w:u w:val="single"/>
          </w:rPr>
          <w:delText>are</w:delText>
        </w:r>
        <w:r w:rsidR="002062AF" w:rsidRPr="00304A06">
          <w:rPr>
            <w:u w:val="single"/>
          </w:rPr>
          <w:delText xml:space="preserve"> listed in </w:delText>
        </w:r>
        <w:r w:rsidR="008C4BD1" w:rsidRPr="00304A06">
          <w:rPr>
            <w:i/>
            <w:u w:val="single"/>
          </w:rPr>
          <w:delText>MICourses.org</w:delText>
        </w:r>
        <w:r w:rsidR="002062AF" w:rsidRPr="00304A06">
          <w:rPr>
            <w:u w:val="single"/>
          </w:rPr>
          <w:delText xml:space="preserve"> cata</w:delText>
        </w:r>
        <w:r w:rsidR="002E12DF" w:rsidRPr="00304A06">
          <w:rPr>
            <w:u w:val="single"/>
          </w:rPr>
          <w:delText>log or</w:delText>
        </w:r>
        <w:r w:rsidR="00954711" w:rsidRPr="00304A06">
          <w:rPr>
            <w:u w:val="single"/>
          </w:rPr>
          <w:delText xml:space="preserve"> in</w:delText>
        </w:r>
        <w:r w:rsidR="002E12DF" w:rsidRPr="00304A06">
          <w:rPr>
            <w:u w:val="single"/>
          </w:rPr>
          <w:delText xml:space="preserve"> </w:delText>
        </w:r>
        <w:r w:rsidR="002062AF" w:rsidRPr="00304A06">
          <w:rPr>
            <w:u w:val="single"/>
          </w:rPr>
          <w:delText>the</w:delText>
        </w:r>
        <w:r w:rsidR="002062AF" w:rsidRPr="00D77E20">
          <w:rPr>
            <w:u w:val="single"/>
          </w:rPr>
          <w:delText xml:space="preserve"> district’s</w:delText>
        </w:r>
        <w:r w:rsidRPr="00D77E20">
          <w:rPr>
            <w:u w:val="single"/>
          </w:rPr>
          <w:delText xml:space="preserve"> </w:delText>
        </w:r>
        <w:r w:rsidR="002062AF" w:rsidRPr="00D77E20">
          <w:rPr>
            <w:u w:val="single"/>
          </w:rPr>
          <w:delText>board-approved course catalog</w:delText>
        </w:r>
        <w:r w:rsidR="00304A06">
          <w:delText xml:space="preserve">, and </w:delText>
        </w:r>
        <w:r w:rsidR="002A0668">
          <w:delText>a</w:delText>
        </w:r>
        <w:r w:rsidR="00E65028">
          <w:delText xml:space="preserve"> portion of the course</w:delText>
        </w:r>
        <w:r w:rsidR="00304A06">
          <w:delText xml:space="preserve"> is delivered via a digital learning environment.</w:delText>
        </w:r>
      </w:del>
    </w:p>
    <w:p w14:paraId="7DD08192" w14:textId="77777777" w:rsidR="00EF2E35" w:rsidRDefault="00EF2E35" w:rsidP="00EF2E35">
      <w:pPr>
        <w:tabs>
          <w:tab w:val="left" w:pos="1080"/>
        </w:tabs>
        <w:ind w:left="1080" w:hanging="1080"/>
        <w:rPr>
          <w:del w:id="347" w:author="Wolfe, Rachael" w:date="2026-09-25T20:03:00Z" w16du:dateUtc="2026-09-26T00:03:00Z"/>
        </w:rPr>
      </w:pPr>
    </w:p>
    <w:p w14:paraId="4307ADD5" w14:textId="77777777" w:rsidR="00BF4662" w:rsidRPr="00AB5B31" w:rsidRDefault="002062AF" w:rsidP="009D55B9">
      <w:pPr>
        <w:tabs>
          <w:tab w:val="left" w:pos="1080"/>
        </w:tabs>
        <w:spacing w:line="360" w:lineRule="auto"/>
        <w:rPr>
          <w:del w:id="348" w:author="Wolfe, Rachael" w:date="2026-09-25T20:03:00Z" w16du:dateUtc="2026-09-26T00:03:00Z"/>
          <w:i/>
          <w:sz w:val="20"/>
        </w:rPr>
      </w:pPr>
      <w:del w:id="349" w:author="Wolfe, Rachael" w:date="2026-09-25T20:03:00Z" w16du:dateUtc="2026-09-26T00:03:00Z">
        <w:r>
          <w:rPr>
            <w:u w:val="single"/>
          </w:rPr>
          <w:tab/>
        </w:r>
        <w:r>
          <w:delText xml:space="preserve"> </w:delText>
        </w:r>
        <w:r w:rsidR="00AB5B31">
          <w:delText xml:space="preserve">All virtual courses </w:delText>
        </w:r>
        <w:r>
          <w:delText xml:space="preserve">appear </w:delText>
        </w:r>
        <w:r w:rsidR="00BF4662">
          <w:delText>on the pupil’s schedule</w:delText>
        </w:r>
        <w:r w:rsidR="002E12DF">
          <w:delText xml:space="preserve"> </w:delText>
        </w:r>
        <w:r w:rsidR="00BF4662">
          <w:delText>prior to count day</w:delText>
        </w:r>
        <w:r w:rsidR="00AB5B31">
          <w:delText xml:space="preserve"> </w:delText>
        </w:r>
        <w:r w:rsidR="00AB5B31">
          <w:rPr>
            <w:i/>
            <w:sz w:val="20"/>
          </w:rPr>
          <w:delText>(</w:delText>
        </w:r>
        <w:r w:rsidR="000F1FA7">
          <w:rPr>
            <w:i/>
            <w:sz w:val="20"/>
          </w:rPr>
          <w:delText xml:space="preserve">even K-5 </w:delText>
        </w:r>
        <w:r w:rsidR="00AB5B31" w:rsidRPr="00AB5B31">
          <w:rPr>
            <w:i/>
            <w:sz w:val="20"/>
          </w:rPr>
          <w:delText>are scheduled course-by-course)</w:delText>
        </w:r>
        <w:r w:rsidR="00BF4662" w:rsidRPr="00AB5B31">
          <w:rPr>
            <w:i/>
            <w:sz w:val="20"/>
          </w:rPr>
          <w:delText>.</w:delText>
        </w:r>
      </w:del>
    </w:p>
    <w:p w14:paraId="18A49E85" w14:textId="77777777" w:rsidR="008C1A26" w:rsidRDefault="00BF4662" w:rsidP="009D55B9">
      <w:pPr>
        <w:tabs>
          <w:tab w:val="left" w:pos="1080"/>
        </w:tabs>
        <w:ind w:left="1080" w:hanging="1080"/>
        <w:rPr>
          <w:del w:id="350" w:author="Wolfe, Rachael" w:date="2026-09-25T20:03:00Z" w16du:dateUtc="2026-09-26T00:03:00Z"/>
        </w:rPr>
      </w:pPr>
      <w:del w:id="351" w:author="Wolfe, Rachael" w:date="2026-09-25T20:03:00Z" w16du:dateUtc="2026-09-26T00:03:00Z">
        <w:r>
          <w:rPr>
            <w:u w:val="single"/>
          </w:rPr>
          <w:tab/>
        </w:r>
        <w:r>
          <w:delText xml:space="preserve"> A teacher</w:delText>
        </w:r>
        <w:r w:rsidR="00AB5B31">
          <w:delText xml:space="preserve"> </w:delText>
        </w:r>
        <w:r w:rsidR="00AB5B31" w:rsidRPr="00364B32">
          <w:rPr>
            <w:u w:val="single"/>
          </w:rPr>
          <w:delText xml:space="preserve">with the proper </w:delText>
        </w:r>
        <w:r w:rsidR="00355E05">
          <w:rPr>
            <w:u w:val="single"/>
          </w:rPr>
          <w:delText>grade/</w:delText>
        </w:r>
        <w:r w:rsidR="00AB5B31" w:rsidRPr="00364B32">
          <w:rPr>
            <w:u w:val="single"/>
          </w:rPr>
          <w:delText xml:space="preserve">subject </w:delText>
        </w:r>
        <w:r w:rsidR="00EC0991">
          <w:rPr>
            <w:u w:val="single"/>
          </w:rPr>
          <w:delText xml:space="preserve">area </w:delText>
        </w:r>
        <w:r w:rsidR="00AB5B31" w:rsidRPr="00364B32">
          <w:rPr>
            <w:u w:val="single"/>
          </w:rPr>
          <w:delText>endorsement</w:delText>
        </w:r>
        <w:r>
          <w:delText xml:space="preserve"> </w:delText>
        </w:r>
        <w:r w:rsidR="00574630">
          <w:delText xml:space="preserve">was assigned to </w:delText>
        </w:r>
        <w:r w:rsidR="00182891">
          <w:delText>the</w:delText>
        </w:r>
        <w:r>
          <w:delText xml:space="preserve"> </w:delText>
        </w:r>
        <w:r w:rsidR="008C1A26">
          <w:delText xml:space="preserve">virtual </w:delText>
        </w:r>
        <w:r>
          <w:delText xml:space="preserve">course </w:delText>
        </w:r>
        <w:r w:rsidR="00182891">
          <w:delText>who is</w:delText>
        </w:r>
        <w:r w:rsidR="00574630">
          <w:delText xml:space="preserve"> also</w:delText>
        </w:r>
        <w:r w:rsidR="00182891">
          <w:delText xml:space="preserve">: </w:delText>
        </w:r>
      </w:del>
    </w:p>
    <w:p w14:paraId="7E621B7F" w14:textId="77777777" w:rsidR="008C1A26" w:rsidRDefault="009D55B9" w:rsidP="00675860">
      <w:pPr>
        <w:pStyle w:val="ListParagraph"/>
        <w:numPr>
          <w:ilvl w:val="0"/>
          <w:numId w:val="2"/>
        </w:numPr>
        <w:tabs>
          <w:tab w:val="left" w:pos="1080"/>
        </w:tabs>
        <w:rPr>
          <w:del w:id="352" w:author="Wolfe, Rachael" w:date="2026-09-25T20:03:00Z" w16du:dateUtc="2026-09-26T00:03:00Z"/>
        </w:rPr>
      </w:pPr>
      <w:del w:id="353" w:author="Wolfe, Rachael" w:date="2026-09-25T20:03:00Z" w16du:dateUtc="2026-09-26T00:03:00Z">
        <w:r>
          <w:delText>Employed</w:delText>
        </w:r>
        <w:r w:rsidR="008C1A26">
          <w:delText xml:space="preserve"> by </w:delText>
        </w:r>
        <w:r w:rsidR="00574630">
          <w:delText>your school</w:delText>
        </w:r>
        <w:r w:rsidR="008C1A26">
          <w:delText xml:space="preserve"> </w:delText>
        </w:r>
        <w:r w:rsidR="00182891">
          <w:delText>district</w:delText>
        </w:r>
        <w:r w:rsidR="008C1A26">
          <w:delText xml:space="preserve">, </w:delText>
        </w:r>
        <w:r w:rsidR="00355E05">
          <w:delText>or another MI public school you have cooperative agreement with,</w:delText>
        </w:r>
        <w:r w:rsidR="00574630">
          <w:delText xml:space="preserve"> </w:delText>
        </w:r>
        <w:r w:rsidR="00182891">
          <w:delText xml:space="preserve"> </w:delText>
        </w:r>
      </w:del>
    </w:p>
    <w:p w14:paraId="14C5C668" w14:textId="77777777" w:rsidR="008C1A26" w:rsidRDefault="009D55B9" w:rsidP="00675860">
      <w:pPr>
        <w:pStyle w:val="ListParagraph"/>
        <w:numPr>
          <w:ilvl w:val="0"/>
          <w:numId w:val="2"/>
        </w:numPr>
        <w:tabs>
          <w:tab w:val="left" w:pos="1080"/>
        </w:tabs>
        <w:rPr>
          <w:del w:id="354" w:author="Wolfe, Rachael" w:date="2026-09-25T20:03:00Z" w16du:dateUtc="2026-09-26T00:03:00Z"/>
        </w:rPr>
      </w:pPr>
      <w:del w:id="355" w:author="Wolfe, Rachael" w:date="2026-09-25T20:03:00Z" w16du:dateUtc="2026-09-26T00:03:00Z">
        <w:r>
          <w:delText>Contracted</w:delText>
        </w:r>
        <w:r w:rsidR="00574630">
          <w:delText xml:space="preserve"> through a </w:delText>
        </w:r>
        <w:r w:rsidR="00182891">
          <w:delText>21f vendor listed in the statewide catalog</w:delText>
        </w:r>
        <w:r w:rsidR="00574630">
          <w:delText xml:space="preserve"> (MICourses.org)</w:delText>
        </w:r>
        <w:r w:rsidR="00182891">
          <w:delText xml:space="preserve">, or </w:delText>
        </w:r>
      </w:del>
    </w:p>
    <w:p w14:paraId="02595395" w14:textId="77777777" w:rsidR="00BF4662" w:rsidRPr="00BF4662" w:rsidRDefault="009D55B9" w:rsidP="00675860">
      <w:pPr>
        <w:pStyle w:val="ListParagraph"/>
        <w:numPr>
          <w:ilvl w:val="0"/>
          <w:numId w:val="2"/>
        </w:numPr>
        <w:tabs>
          <w:tab w:val="left" w:pos="1080"/>
        </w:tabs>
        <w:rPr>
          <w:del w:id="356" w:author="Wolfe, Rachael" w:date="2026-09-25T20:03:00Z" w16du:dateUtc="2026-09-26T00:03:00Z"/>
        </w:rPr>
      </w:pPr>
      <w:del w:id="357" w:author="Wolfe, Rachael" w:date="2026-09-25T20:03:00Z" w16du:dateUtc="2026-09-26T00:03:00Z">
        <w:r>
          <w:delText>Contracted</w:delText>
        </w:r>
        <w:r w:rsidR="00574630">
          <w:delText xml:space="preserve"> through another</w:delText>
        </w:r>
        <w:r w:rsidR="00355E05">
          <w:delText xml:space="preserve"> 3</w:delText>
        </w:r>
        <w:r w:rsidR="00355E05" w:rsidRPr="009D55B9">
          <w:rPr>
            <w:vertAlign w:val="superscript"/>
          </w:rPr>
          <w:delText>rd</w:delText>
        </w:r>
        <w:r w:rsidR="00355E05">
          <w:delText xml:space="preserve"> </w:delText>
        </w:r>
        <w:r w:rsidR="00182891">
          <w:delText xml:space="preserve">party </w:delText>
        </w:r>
        <w:r w:rsidR="00574630">
          <w:delText xml:space="preserve">21f </w:delText>
        </w:r>
        <w:r w:rsidR="00182891">
          <w:delText xml:space="preserve">vendor paid by </w:delText>
        </w:r>
        <w:r w:rsidR="00EC0991">
          <w:delText>your</w:delText>
        </w:r>
        <w:r w:rsidR="00182891">
          <w:delText xml:space="preserve"> district</w:delText>
        </w:r>
        <w:r w:rsidR="00574630">
          <w:delText xml:space="preserve"> (listed in the district catalog)</w:delText>
        </w:r>
        <w:r w:rsidR="00182891">
          <w:delText>.</w:delText>
        </w:r>
      </w:del>
    </w:p>
    <w:p w14:paraId="37E83FC4" w14:textId="77777777" w:rsidR="00BF4662" w:rsidRPr="00814F30" w:rsidRDefault="00BF4662" w:rsidP="009D55B9">
      <w:pPr>
        <w:tabs>
          <w:tab w:val="left" w:pos="1080"/>
        </w:tabs>
        <w:spacing w:before="240" w:line="360" w:lineRule="auto"/>
        <w:ind w:left="1080" w:hanging="1080"/>
        <w:rPr>
          <w:del w:id="358" w:author="Wolfe, Rachael" w:date="2026-09-25T20:03:00Z" w16du:dateUtc="2026-09-26T00:03:00Z"/>
        </w:rPr>
      </w:pPr>
      <w:del w:id="359" w:author="Wolfe, Rachael" w:date="2026-09-25T20:03:00Z" w16du:dateUtc="2026-09-26T00:03:00Z">
        <w:r>
          <w:rPr>
            <w:u w:val="single"/>
          </w:rPr>
          <w:tab/>
        </w:r>
        <w:r>
          <w:delText xml:space="preserve"> A professional employee of the district has been assigned to act as pupil’s virtual learning mentor.</w:delText>
        </w:r>
      </w:del>
    </w:p>
    <w:p w14:paraId="63E3045E" w14:textId="77777777" w:rsidR="00814F30" w:rsidRPr="00EC0991" w:rsidRDefault="009A15F0" w:rsidP="009D55B9">
      <w:pPr>
        <w:tabs>
          <w:tab w:val="left" w:pos="1080"/>
        </w:tabs>
        <w:ind w:left="1080" w:hanging="1080"/>
        <w:rPr>
          <w:del w:id="360" w:author="Wolfe, Rachael" w:date="2026-09-25T20:03:00Z" w16du:dateUtc="2026-09-26T00:03:00Z"/>
          <w:i/>
          <w:iCs/>
        </w:rPr>
      </w:pPr>
      <w:del w:id="361" w:author="Wolfe, Rachael" w:date="2026-09-25T20:03:00Z" w16du:dateUtc="2026-09-26T00:03:00Z">
        <w:r>
          <w:rPr>
            <w:u w:val="single"/>
          </w:rPr>
          <w:tab/>
        </w:r>
        <w:r>
          <w:delText xml:space="preserve"> </w:delText>
        </w:r>
        <w:r w:rsidR="00814F30" w:rsidRPr="00EC0991">
          <w:rPr>
            <w:i/>
            <w:iCs/>
          </w:rPr>
          <w:delText xml:space="preserve">If sequential learning </w:delText>
        </w:r>
        <w:r w:rsidR="00304A06" w:rsidRPr="00EC0991">
          <w:rPr>
            <w:i/>
            <w:iCs/>
          </w:rPr>
          <w:delText>is</w:delText>
        </w:r>
        <w:r w:rsidR="00814F30" w:rsidRPr="00EC0991">
          <w:rPr>
            <w:i/>
            <w:iCs/>
          </w:rPr>
          <w:delText xml:space="preserve"> used</w:delText>
        </w:r>
        <w:r w:rsidR="00814F30">
          <w:delText>,</w:delText>
        </w:r>
        <w:r w:rsidR="00417C1B">
          <w:delText xml:space="preserve"> pupil </w:delText>
        </w:r>
        <w:r w:rsidR="008A6852">
          <w:delText xml:space="preserve">was </w:delText>
        </w:r>
        <w:r w:rsidR="00417C1B">
          <w:delText>enrolled prior to count in all</w:delText>
        </w:r>
        <w:r w:rsidR="00BF4662">
          <w:delText xml:space="preserve"> courses</w:delText>
        </w:r>
        <w:r w:rsidR="00304A06">
          <w:delText xml:space="preserve"> being claimed</w:delText>
        </w:r>
        <w:r w:rsidR="00417C1B">
          <w:delText>, all courses</w:delText>
        </w:r>
        <w:r w:rsidR="00814F30">
          <w:delText xml:space="preserve"> </w:delText>
        </w:r>
        <w:r w:rsidR="008A6852">
          <w:delText>we</w:delText>
        </w:r>
        <w:r w:rsidR="00814F30">
          <w:delText xml:space="preserve">re </w:delText>
        </w:r>
        <w:r w:rsidR="00304A06">
          <w:delText>pre-</w:delText>
        </w:r>
        <w:r w:rsidR="00814F30">
          <w:delText xml:space="preserve">paid </w:delText>
        </w:r>
        <w:r w:rsidR="00304A06">
          <w:delText>by the district at the start of the term</w:delText>
        </w:r>
        <w:r w:rsidR="00814F30">
          <w:delText xml:space="preserve">, and </w:delText>
        </w:r>
        <w:r w:rsidR="00304A06">
          <w:delText>a written plan outlining</w:delText>
        </w:r>
        <w:r w:rsidR="00814F30">
          <w:delText xml:space="preserve"> </w:delText>
        </w:r>
        <w:r w:rsidR="00BF4662">
          <w:delText xml:space="preserve">the </w:delText>
        </w:r>
        <w:r w:rsidR="006E4D44">
          <w:delText>sequence</w:delText>
        </w:r>
        <w:r w:rsidR="00BF4662">
          <w:delText xml:space="preserve"> </w:delText>
        </w:r>
        <w:r w:rsidR="00EC0991">
          <w:delText>of</w:delText>
        </w:r>
        <w:r w:rsidR="00814F30">
          <w:delText xml:space="preserve"> all courses</w:delText>
        </w:r>
        <w:r w:rsidR="00304A06">
          <w:delText xml:space="preserve"> used in the FTE calculation</w:delText>
        </w:r>
        <w:r w:rsidR="00EC0991">
          <w:delText xml:space="preserve"> and plan for those courses to</w:delText>
        </w:r>
        <w:r w:rsidR="00814F30">
          <w:delText xml:space="preserve"> be completed </w:delText>
        </w:r>
        <w:r w:rsidR="006E4D44">
          <w:delText>over</w:delText>
        </w:r>
        <w:r w:rsidR="00814F30">
          <w:delText xml:space="preserve"> the term</w:delText>
        </w:r>
        <w:r w:rsidR="00543E47">
          <w:delText xml:space="preserve"> is</w:delText>
        </w:r>
        <w:r w:rsidR="00304A06">
          <w:delText xml:space="preserve"> on file</w:delText>
        </w:r>
        <w:r w:rsidR="00814F30">
          <w:delText>.</w:delText>
        </w:r>
        <w:r w:rsidR="00EC0991">
          <w:delText xml:space="preserve"> </w:delText>
        </w:r>
        <w:r w:rsidR="00EC0991" w:rsidRPr="00EC0991">
          <w:rPr>
            <w:i/>
            <w:iCs/>
          </w:rPr>
          <w:delText>If not, enter N/A.</w:delText>
        </w:r>
      </w:del>
    </w:p>
    <w:p w14:paraId="172B638A" w14:textId="77777777" w:rsidR="00402407" w:rsidRPr="00402407" w:rsidRDefault="004E400C" w:rsidP="009F089E">
      <w:pPr>
        <w:tabs>
          <w:tab w:val="left" w:pos="1080"/>
        </w:tabs>
        <w:spacing w:before="240"/>
        <w:rPr>
          <w:del w:id="362" w:author="Wolfe, Rachael" w:date="2026-09-25T20:03:00Z" w16du:dateUtc="2026-09-26T00:03:00Z"/>
          <w:b/>
          <w:u w:val="single"/>
        </w:rPr>
      </w:pPr>
      <w:del w:id="363" w:author="Wolfe, Rachael" w:date="2026-09-25T20:03:00Z" w16du:dateUtc="2026-09-26T00:03:00Z">
        <w:r>
          <w:rPr>
            <w:u w:val="single"/>
          </w:rPr>
          <w:tab/>
        </w:r>
        <w:r>
          <w:rPr>
            <w:u w:val="single"/>
          </w:rPr>
          <w:tab/>
        </w:r>
        <w:r>
          <w:rPr>
            <w:u w:val="single"/>
          </w:rPr>
          <w:tab/>
        </w:r>
        <w:r w:rsidR="00402407" w:rsidRPr="00402407">
          <w:rPr>
            <w:b/>
            <w:u w:val="single"/>
          </w:rPr>
          <w:tab/>
        </w:r>
        <w:r w:rsidR="00402407" w:rsidRPr="00402407">
          <w:rPr>
            <w:b/>
            <w:u w:val="single"/>
          </w:rPr>
          <w:tab/>
        </w:r>
        <w:r w:rsidR="00402407" w:rsidRPr="00402407">
          <w:rPr>
            <w:b/>
            <w:u w:val="single"/>
          </w:rPr>
          <w:tab/>
        </w:r>
        <w:r w:rsidR="00402407" w:rsidRPr="00402407">
          <w:rPr>
            <w:b/>
          </w:rPr>
          <w:tab/>
        </w:r>
        <w:r w:rsidR="00402407" w:rsidRPr="00402407">
          <w:rPr>
            <w:b/>
          </w:rPr>
          <w:tab/>
        </w:r>
        <w:r w:rsidR="00402407" w:rsidRPr="00402407">
          <w:rPr>
            <w:b/>
          </w:rPr>
          <w:tab/>
        </w:r>
        <w:r w:rsidR="00402407" w:rsidRPr="00402407">
          <w:rPr>
            <w:b/>
          </w:rPr>
          <w:tab/>
        </w:r>
        <w:r w:rsidR="00402407" w:rsidRPr="00402407">
          <w:rPr>
            <w:b/>
          </w:rPr>
          <w:tab/>
        </w:r>
        <w:r w:rsidR="00402407" w:rsidRPr="00402407">
          <w:rPr>
            <w:b/>
            <w:u w:val="single"/>
          </w:rPr>
          <w:tab/>
        </w:r>
        <w:r w:rsidR="00402407" w:rsidRPr="00402407">
          <w:rPr>
            <w:b/>
            <w:u w:val="single"/>
          </w:rPr>
          <w:tab/>
        </w:r>
        <w:r w:rsidR="00402407" w:rsidRPr="00402407">
          <w:rPr>
            <w:b/>
            <w:u w:val="single"/>
          </w:rPr>
          <w:tab/>
        </w:r>
      </w:del>
    </w:p>
    <w:p w14:paraId="7696735B" w14:textId="77777777" w:rsidR="00AB3F6D" w:rsidRPr="00845EF0" w:rsidRDefault="00402407" w:rsidP="002F0D1A">
      <w:pPr>
        <w:ind w:left="720" w:firstLine="360"/>
        <w:rPr>
          <w:rFonts w:asciiTheme="minorHAnsi" w:hAnsiTheme="minorHAnsi"/>
          <w:color w:val="000000"/>
          <w:sz w:val="20"/>
          <w:rPrChange w:id="364" w:author="Wolfe, Rachael" w:date="2026-09-25T20:03:00Z" w16du:dateUtc="2026-09-26T00:03:00Z">
            <w:rPr/>
          </w:rPrChange>
        </w:rPr>
        <w:pPrChange w:id="365" w:author="Wolfe, Rachael" w:date="2026-09-25T20:03:00Z" w16du:dateUtc="2026-09-26T00:03:00Z">
          <w:pPr>
            <w:tabs>
              <w:tab w:val="left" w:pos="1080"/>
            </w:tabs>
          </w:pPr>
        </w:pPrChange>
      </w:pPr>
      <w:del w:id="366" w:author="Wolfe, Rachael" w:date="2026-09-25T20:03:00Z" w16du:dateUtc="2026-09-26T00:03:00Z">
        <w:r>
          <w:delText>Building/Program Administrator</w:delText>
        </w:r>
        <w:r>
          <w:tab/>
          <w:delText xml:space="preserve"> Signature</w:delText>
        </w:r>
        <w:r>
          <w:tab/>
        </w:r>
        <w:r>
          <w:tab/>
        </w:r>
        <w:r>
          <w:tab/>
        </w:r>
        <w:r>
          <w:tab/>
        </w:r>
        <w:r>
          <w:tab/>
        </w:r>
        <w:r>
          <w:tab/>
          <w:delText>Date</w:delText>
        </w:r>
      </w:del>
    </w:p>
    <w:sectPr w:rsidR="00AB3F6D" w:rsidRPr="00845EF0" w:rsidSect="00677BC1">
      <w:headerReference w:type="default" r:id="rId9"/>
      <w:footerReference w:type="default" r:id="rId10"/>
      <w:headerReference w:type="first" r:id="rId11"/>
      <w:pgSz w:w="12240" w:h="15840"/>
      <w:pgMar w:top="720" w:right="1440" w:bottom="720" w:left="1440" w:header="720" w:footer="432" w:gutter="0"/>
      <w:pgNumType w:start="1"/>
      <w:cols w:space="720"/>
      <w:docGrid w:linePitch="326"/>
      <w:sectPrChange w:id="374" w:author="Wolfe, Rachael" w:date="2026-09-25T20:03:00Z" w16du:dateUtc="2026-09-26T00:03:00Z">
        <w:sectPr w:rsidR="00AB3F6D" w:rsidRPr="00845EF0" w:rsidSect="00677BC1">
          <w:pgMar w:top="432" w:right="720" w:bottom="432" w:left="720" w:header="720" w:footer="720" w:gutter="0"/>
          <w:pgNumType w:start="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D0E470" w14:textId="77777777" w:rsidR="00675860" w:rsidRDefault="00675860" w:rsidP="00F01366">
      <w:r>
        <w:separator/>
      </w:r>
    </w:p>
  </w:endnote>
  <w:endnote w:type="continuationSeparator" w:id="0">
    <w:p w14:paraId="5FA9D1D3" w14:textId="77777777" w:rsidR="00675860" w:rsidRDefault="00675860" w:rsidP="00F01366">
      <w:r>
        <w:continuationSeparator/>
      </w:r>
    </w:p>
  </w:endnote>
  <w:endnote w:type="continuationNotice" w:id="1">
    <w:p w14:paraId="03E0C917" w14:textId="77777777" w:rsidR="00675860" w:rsidRDefault="006758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5002EFF" w:usb1="C000E47F" w:usb2="00000029" w:usb3="00000000" w:csb0="000001FF" w:csb1="00000000"/>
  </w:font>
  <w:font w:name="Gill Sans MT">
    <w:panose1 w:val="020B0502020104020203"/>
    <w:charset w:val="4D"/>
    <w:family w:val="swiss"/>
    <w:pitch w:val="variable"/>
    <w:sig w:usb0="00000003" w:usb1="00000000" w:usb2="00000000" w:usb3="00000000" w:csb0="00000003"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AFCA58" w14:textId="77777777" w:rsidR="00051999" w:rsidRDefault="00677BC1">
    <w:pPr>
      <w:pStyle w:val="Footer"/>
      <w:jc w:val="right"/>
      <w:rPr>
        <w:ins w:id="367" w:author="Wolfe, Rachael" w:date="2026-09-25T20:03:00Z" w16du:dateUtc="2026-09-26T00:03:00Z"/>
      </w:rPr>
    </w:pPr>
    <w:ins w:id="368" w:author="Wolfe, Rachael" w:date="2026-09-25T20:03:00Z" w16du:dateUtc="2026-09-26T00:03:00Z">
      <w:r>
        <w:fldChar w:fldCharType="begin"/>
      </w:r>
      <w:r>
        <w:instrText xml:space="preserve"> PAGE   \* MERGEFORMAT </w:instrText>
      </w:r>
      <w:r>
        <w:fldChar w:fldCharType="separate"/>
      </w:r>
      <w:r w:rsidR="003F5042">
        <w:rPr>
          <w:noProof/>
        </w:rPr>
        <w:t>2</w:t>
      </w:r>
      <w:r>
        <w:rPr>
          <w:noProof/>
        </w:rPr>
        <w:fldChar w:fldCharType="end"/>
      </w:r>
    </w:ins>
  </w:p>
  <w:p w14:paraId="2BA1D2A6" w14:textId="77777777" w:rsidR="00F01366" w:rsidRPr="004305A0" w:rsidRDefault="00B13386" w:rsidP="004305A0">
    <w:pPr>
      <w:pStyle w:val="Footer"/>
      <w:tabs>
        <w:tab w:val="clear" w:pos="4320"/>
        <w:tab w:val="clear" w:pos="8640"/>
        <w:tab w:val="left" w:pos="9090"/>
      </w:tabs>
      <w:rPr>
        <w:i/>
        <w:sz w:val="18"/>
        <w:rPrChange w:id="369" w:author="Wolfe, Rachael" w:date="2026-09-25T20:03:00Z" w16du:dateUtc="2026-09-26T00:03:00Z">
          <w:rPr/>
        </w:rPrChange>
      </w:rPr>
      <w:pPrChange w:id="370" w:author="Wolfe, Rachael" w:date="2026-09-25T20:03:00Z" w16du:dateUtc="2026-09-26T00:03:00Z">
        <w:pPr>
          <w:pStyle w:val="Footer"/>
        </w:pPr>
      </w:pPrChange>
    </w:pPr>
    <w:ins w:id="371" w:author="Wolfe, Rachael" w:date="2026-09-25T20:03:00Z" w16du:dateUtc="2026-09-26T00:03:00Z">
      <w:r>
        <w:rPr>
          <w:i/>
          <w:iCs/>
          <w:sz w:val="18"/>
          <w:szCs w:val="18"/>
        </w:rPr>
        <w:t>August 2019</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32343A" w14:textId="77777777" w:rsidR="00675860" w:rsidRDefault="00675860" w:rsidP="00F01366">
      <w:r>
        <w:separator/>
      </w:r>
    </w:p>
  </w:footnote>
  <w:footnote w:type="continuationSeparator" w:id="0">
    <w:p w14:paraId="0FB24DCB" w14:textId="77777777" w:rsidR="00675860" w:rsidRDefault="00675860" w:rsidP="00F01366">
      <w:r>
        <w:continuationSeparator/>
      </w:r>
    </w:p>
  </w:footnote>
  <w:footnote w:type="continuationNotice" w:id="1">
    <w:p w14:paraId="4A81653F" w14:textId="77777777" w:rsidR="00675860" w:rsidRDefault="006758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EBD7A" w14:textId="77777777" w:rsidR="00F01366" w:rsidRDefault="00F013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DB6C6" w14:textId="77777777" w:rsidR="00F01366" w:rsidRPr="00147702" w:rsidRDefault="00F01366" w:rsidP="00147702">
    <w:pPr>
      <w:pStyle w:val="Header"/>
      <w:jc w:val="right"/>
      <w:rPr>
        <w:rFonts w:ascii="Verdana" w:hAnsi="Verdana"/>
        <w:sz w:val="18"/>
        <w:rPrChange w:id="372" w:author="Wolfe, Rachael" w:date="2026-09-25T20:03:00Z" w16du:dateUtc="2026-09-26T00:03:00Z">
          <w:rPr/>
        </w:rPrChange>
      </w:rPr>
      <w:pPrChange w:id="373" w:author="Wolfe, Rachael" w:date="2026-09-25T20:03:00Z" w16du:dateUtc="2026-09-26T00:0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8534F"/>
    <w:multiLevelType w:val="hybridMultilevel"/>
    <w:tmpl w:val="5364A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F3AA3"/>
    <w:multiLevelType w:val="hybridMultilevel"/>
    <w:tmpl w:val="129427BE"/>
    <w:lvl w:ilvl="0" w:tplc="F2820F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0253D"/>
    <w:multiLevelType w:val="hybridMultilevel"/>
    <w:tmpl w:val="B97661D6"/>
    <w:lvl w:ilvl="0" w:tplc="F2820FA0">
      <w:start w:val="1"/>
      <w:numFmt w:val="bullet"/>
      <w:lvlText w:val=""/>
      <w:lvlJc w:val="left"/>
      <w:pPr>
        <w:ind w:left="720" w:hanging="360"/>
      </w:pPr>
      <w:rPr>
        <w:rFonts w:ascii="Symbol" w:hAnsi="Symbol" w:hint="default"/>
        <w:color w:val="auto"/>
      </w:rPr>
    </w:lvl>
    <w:lvl w:ilvl="1" w:tplc="F2820FA0">
      <w:start w:val="1"/>
      <w:numFmt w:val="bullet"/>
      <w:lvlText w:val=""/>
      <w:lvlJc w:val="left"/>
      <w:pPr>
        <w:ind w:left="3240" w:hanging="360"/>
      </w:pPr>
      <w:rPr>
        <w:rFonts w:ascii="Symbol" w:hAnsi="Symbol" w:hint="default"/>
        <w:color w:val="auto"/>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238C7CD3"/>
    <w:multiLevelType w:val="hybridMultilevel"/>
    <w:tmpl w:val="EF3C74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C1640B"/>
    <w:multiLevelType w:val="hybridMultilevel"/>
    <w:tmpl w:val="B92A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6D4D1F"/>
    <w:multiLevelType w:val="hybridMultilevel"/>
    <w:tmpl w:val="473E73F0"/>
    <w:lvl w:ilvl="0" w:tplc="0409000F">
      <w:start w:val="1"/>
      <w:numFmt w:val="decimal"/>
      <w:lvlText w:val="%1."/>
      <w:lvlJc w:val="left"/>
      <w:pPr>
        <w:ind w:left="3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4A2E0BAC"/>
    <w:multiLevelType w:val="hybridMultilevel"/>
    <w:tmpl w:val="C2BC3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7F663C"/>
    <w:multiLevelType w:val="hybridMultilevel"/>
    <w:tmpl w:val="3A4CC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539583">
    <w:abstractNumId w:val="4"/>
  </w:num>
  <w:num w:numId="2" w16cid:durableId="1690449335">
    <w:abstractNumId w:val="3"/>
  </w:num>
  <w:num w:numId="3" w16cid:durableId="1067000685">
    <w:abstractNumId w:val="7"/>
  </w:num>
  <w:num w:numId="4" w16cid:durableId="1148129534">
    <w:abstractNumId w:val="6"/>
  </w:num>
  <w:num w:numId="5" w16cid:durableId="1331104376">
    <w:abstractNumId w:val="0"/>
  </w:num>
  <w:num w:numId="6" w16cid:durableId="1824590344">
    <w:abstractNumId w:val="5"/>
  </w:num>
  <w:num w:numId="7" w16cid:durableId="1190873603">
    <w:abstractNumId w:val="1"/>
  </w:num>
  <w:num w:numId="8" w16cid:durableId="1771122254">
    <w:abstractNumId w:val="2"/>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CF5"/>
    <w:rsid w:val="0000025A"/>
    <w:rsid w:val="00000628"/>
    <w:rsid w:val="00000A7D"/>
    <w:rsid w:val="000224DF"/>
    <w:rsid w:val="00024B5C"/>
    <w:rsid w:val="00024E8B"/>
    <w:rsid w:val="00031817"/>
    <w:rsid w:val="000344D9"/>
    <w:rsid w:val="00041D4F"/>
    <w:rsid w:val="00047BA7"/>
    <w:rsid w:val="00051999"/>
    <w:rsid w:val="00053791"/>
    <w:rsid w:val="00053ED3"/>
    <w:rsid w:val="000549BF"/>
    <w:rsid w:val="00062FD2"/>
    <w:rsid w:val="00064F47"/>
    <w:rsid w:val="000658FC"/>
    <w:rsid w:val="00070EF4"/>
    <w:rsid w:val="00073372"/>
    <w:rsid w:val="00073496"/>
    <w:rsid w:val="000753FA"/>
    <w:rsid w:val="00080D90"/>
    <w:rsid w:val="00080F33"/>
    <w:rsid w:val="000846C4"/>
    <w:rsid w:val="00085D7B"/>
    <w:rsid w:val="000913D1"/>
    <w:rsid w:val="00096909"/>
    <w:rsid w:val="000A1ECE"/>
    <w:rsid w:val="000A2F10"/>
    <w:rsid w:val="000A3B8F"/>
    <w:rsid w:val="000A730E"/>
    <w:rsid w:val="000B3E58"/>
    <w:rsid w:val="000B55FA"/>
    <w:rsid w:val="000B6101"/>
    <w:rsid w:val="000B6A37"/>
    <w:rsid w:val="000B7AAD"/>
    <w:rsid w:val="000C0BB6"/>
    <w:rsid w:val="000E44DA"/>
    <w:rsid w:val="000E68CC"/>
    <w:rsid w:val="000E6CE6"/>
    <w:rsid w:val="000F1FA7"/>
    <w:rsid w:val="000F4D2C"/>
    <w:rsid w:val="000F6222"/>
    <w:rsid w:val="000F6D9A"/>
    <w:rsid w:val="00120410"/>
    <w:rsid w:val="001206F8"/>
    <w:rsid w:val="0013280A"/>
    <w:rsid w:val="00132A81"/>
    <w:rsid w:val="00134A54"/>
    <w:rsid w:val="00135A7A"/>
    <w:rsid w:val="00136E7E"/>
    <w:rsid w:val="00145B28"/>
    <w:rsid w:val="00147702"/>
    <w:rsid w:val="00153E3C"/>
    <w:rsid w:val="0015558B"/>
    <w:rsid w:val="00155DDD"/>
    <w:rsid w:val="001568F0"/>
    <w:rsid w:val="00156A1C"/>
    <w:rsid w:val="00157AB6"/>
    <w:rsid w:val="00166F12"/>
    <w:rsid w:val="00166F5B"/>
    <w:rsid w:val="0017250B"/>
    <w:rsid w:val="00180BCB"/>
    <w:rsid w:val="0018120C"/>
    <w:rsid w:val="00182891"/>
    <w:rsid w:val="00190CE6"/>
    <w:rsid w:val="001A1386"/>
    <w:rsid w:val="001A34D5"/>
    <w:rsid w:val="001A55EA"/>
    <w:rsid w:val="001B0AAD"/>
    <w:rsid w:val="001B3681"/>
    <w:rsid w:val="001C0990"/>
    <w:rsid w:val="001C35F4"/>
    <w:rsid w:val="001D3D33"/>
    <w:rsid w:val="001D4F10"/>
    <w:rsid w:val="001D547F"/>
    <w:rsid w:val="001E0555"/>
    <w:rsid w:val="001E2741"/>
    <w:rsid w:val="001E2A42"/>
    <w:rsid w:val="001E30FE"/>
    <w:rsid w:val="001F7C1B"/>
    <w:rsid w:val="00201ECF"/>
    <w:rsid w:val="00204884"/>
    <w:rsid w:val="002062AF"/>
    <w:rsid w:val="002222AB"/>
    <w:rsid w:val="0022335D"/>
    <w:rsid w:val="0022459D"/>
    <w:rsid w:val="00225B04"/>
    <w:rsid w:val="00225B67"/>
    <w:rsid w:val="00226DD2"/>
    <w:rsid w:val="002304BF"/>
    <w:rsid w:val="00242068"/>
    <w:rsid w:val="00246E75"/>
    <w:rsid w:val="002560B6"/>
    <w:rsid w:val="002633D8"/>
    <w:rsid w:val="0026695C"/>
    <w:rsid w:val="00267F66"/>
    <w:rsid w:val="00272D9D"/>
    <w:rsid w:val="00273847"/>
    <w:rsid w:val="002743C3"/>
    <w:rsid w:val="0028069C"/>
    <w:rsid w:val="00280B7F"/>
    <w:rsid w:val="002812B2"/>
    <w:rsid w:val="00281E6F"/>
    <w:rsid w:val="00284402"/>
    <w:rsid w:val="00287DF0"/>
    <w:rsid w:val="00297C59"/>
    <w:rsid w:val="002A0668"/>
    <w:rsid w:val="002A2253"/>
    <w:rsid w:val="002A5602"/>
    <w:rsid w:val="002A7428"/>
    <w:rsid w:val="002B7B1A"/>
    <w:rsid w:val="002B7B29"/>
    <w:rsid w:val="002C0F71"/>
    <w:rsid w:val="002D28ED"/>
    <w:rsid w:val="002E12DF"/>
    <w:rsid w:val="002E47F9"/>
    <w:rsid w:val="002E4EB2"/>
    <w:rsid w:val="002E590F"/>
    <w:rsid w:val="002E7537"/>
    <w:rsid w:val="002F08A9"/>
    <w:rsid w:val="002F0D1A"/>
    <w:rsid w:val="002F1BC9"/>
    <w:rsid w:val="002F7A58"/>
    <w:rsid w:val="0030097E"/>
    <w:rsid w:val="00304A06"/>
    <w:rsid w:val="00306081"/>
    <w:rsid w:val="003074AE"/>
    <w:rsid w:val="00311073"/>
    <w:rsid w:val="00311BF4"/>
    <w:rsid w:val="00317364"/>
    <w:rsid w:val="00320F9E"/>
    <w:rsid w:val="003246A5"/>
    <w:rsid w:val="00325853"/>
    <w:rsid w:val="00325C29"/>
    <w:rsid w:val="00326E1A"/>
    <w:rsid w:val="00333B4E"/>
    <w:rsid w:val="00336E3B"/>
    <w:rsid w:val="003471E3"/>
    <w:rsid w:val="00352894"/>
    <w:rsid w:val="00355036"/>
    <w:rsid w:val="00355E05"/>
    <w:rsid w:val="00356881"/>
    <w:rsid w:val="00356FC2"/>
    <w:rsid w:val="003579F6"/>
    <w:rsid w:val="00364B32"/>
    <w:rsid w:val="003655CD"/>
    <w:rsid w:val="00366C22"/>
    <w:rsid w:val="00372E75"/>
    <w:rsid w:val="003737B0"/>
    <w:rsid w:val="00374363"/>
    <w:rsid w:val="00375202"/>
    <w:rsid w:val="003773C2"/>
    <w:rsid w:val="003804FC"/>
    <w:rsid w:val="003828E9"/>
    <w:rsid w:val="003838D4"/>
    <w:rsid w:val="00386E45"/>
    <w:rsid w:val="0039420C"/>
    <w:rsid w:val="003A0F28"/>
    <w:rsid w:val="003A5F69"/>
    <w:rsid w:val="003A7233"/>
    <w:rsid w:val="003B2EC2"/>
    <w:rsid w:val="003B4813"/>
    <w:rsid w:val="003B5684"/>
    <w:rsid w:val="003C0540"/>
    <w:rsid w:val="003C44FA"/>
    <w:rsid w:val="003E078B"/>
    <w:rsid w:val="003E3CE9"/>
    <w:rsid w:val="003F5042"/>
    <w:rsid w:val="00402407"/>
    <w:rsid w:val="00402AAF"/>
    <w:rsid w:val="0040495F"/>
    <w:rsid w:val="00405391"/>
    <w:rsid w:val="00413510"/>
    <w:rsid w:val="0041424C"/>
    <w:rsid w:val="0041470F"/>
    <w:rsid w:val="00417C1B"/>
    <w:rsid w:val="004259FB"/>
    <w:rsid w:val="004305A0"/>
    <w:rsid w:val="004328FB"/>
    <w:rsid w:val="00433344"/>
    <w:rsid w:val="00436D34"/>
    <w:rsid w:val="0044419F"/>
    <w:rsid w:val="00444CF5"/>
    <w:rsid w:val="0044525D"/>
    <w:rsid w:val="00450DCC"/>
    <w:rsid w:val="004521F6"/>
    <w:rsid w:val="00453A36"/>
    <w:rsid w:val="0045667F"/>
    <w:rsid w:val="004602E0"/>
    <w:rsid w:val="004612F1"/>
    <w:rsid w:val="00465163"/>
    <w:rsid w:val="004671DB"/>
    <w:rsid w:val="004738B2"/>
    <w:rsid w:val="00476457"/>
    <w:rsid w:val="00476B4A"/>
    <w:rsid w:val="00485C83"/>
    <w:rsid w:val="00485DB9"/>
    <w:rsid w:val="004874DC"/>
    <w:rsid w:val="00487F78"/>
    <w:rsid w:val="00493B63"/>
    <w:rsid w:val="004A033F"/>
    <w:rsid w:val="004A2893"/>
    <w:rsid w:val="004A4BA8"/>
    <w:rsid w:val="004A5190"/>
    <w:rsid w:val="004C1E20"/>
    <w:rsid w:val="004C4737"/>
    <w:rsid w:val="004C4DD1"/>
    <w:rsid w:val="004C6156"/>
    <w:rsid w:val="004D36EF"/>
    <w:rsid w:val="004D6FA7"/>
    <w:rsid w:val="004E3356"/>
    <w:rsid w:val="004E400C"/>
    <w:rsid w:val="004E5006"/>
    <w:rsid w:val="005024A4"/>
    <w:rsid w:val="0050654D"/>
    <w:rsid w:val="00513AE1"/>
    <w:rsid w:val="0051425A"/>
    <w:rsid w:val="00514B51"/>
    <w:rsid w:val="00535F92"/>
    <w:rsid w:val="0054053B"/>
    <w:rsid w:val="00543E47"/>
    <w:rsid w:val="005440A0"/>
    <w:rsid w:val="005522BF"/>
    <w:rsid w:val="00564938"/>
    <w:rsid w:val="00572625"/>
    <w:rsid w:val="005739A3"/>
    <w:rsid w:val="00574630"/>
    <w:rsid w:val="005800C3"/>
    <w:rsid w:val="005852B7"/>
    <w:rsid w:val="00594A6B"/>
    <w:rsid w:val="005A0A2A"/>
    <w:rsid w:val="005A382D"/>
    <w:rsid w:val="005B0A97"/>
    <w:rsid w:val="005B6F78"/>
    <w:rsid w:val="005C2ABB"/>
    <w:rsid w:val="005C6BBD"/>
    <w:rsid w:val="005D6513"/>
    <w:rsid w:val="005D75AB"/>
    <w:rsid w:val="005E18BE"/>
    <w:rsid w:val="005E33BB"/>
    <w:rsid w:val="005E470C"/>
    <w:rsid w:val="005E7290"/>
    <w:rsid w:val="005F61EA"/>
    <w:rsid w:val="005F6B09"/>
    <w:rsid w:val="00601E39"/>
    <w:rsid w:val="0060263E"/>
    <w:rsid w:val="006053D7"/>
    <w:rsid w:val="00607708"/>
    <w:rsid w:val="00613592"/>
    <w:rsid w:val="0061382B"/>
    <w:rsid w:val="00614646"/>
    <w:rsid w:val="0061642F"/>
    <w:rsid w:val="00616531"/>
    <w:rsid w:val="00631162"/>
    <w:rsid w:val="00632C87"/>
    <w:rsid w:val="00633F2B"/>
    <w:rsid w:val="00640B36"/>
    <w:rsid w:val="006532C0"/>
    <w:rsid w:val="00662519"/>
    <w:rsid w:val="006631DA"/>
    <w:rsid w:val="0066684D"/>
    <w:rsid w:val="00671CB6"/>
    <w:rsid w:val="00675860"/>
    <w:rsid w:val="0067628E"/>
    <w:rsid w:val="00677086"/>
    <w:rsid w:val="00677561"/>
    <w:rsid w:val="00677BC1"/>
    <w:rsid w:val="0068016F"/>
    <w:rsid w:val="00696393"/>
    <w:rsid w:val="006964F9"/>
    <w:rsid w:val="006A3B80"/>
    <w:rsid w:val="006A584D"/>
    <w:rsid w:val="006B0933"/>
    <w:rsid w:val="006B095F"/>
    <w:rsid w:val="006B258E"/>
    <w:rsid w:val="006B3DFE"/>
    <w:rsid w:val="006B7CA2"/>
    <w:rsid w:val="006C67CD"/>
    <w:rsid w:val="006D1AA6"/>
    <w:rsid w:val="006D3B2F"/>
    <w:rsid w:val="006D6397"/>
    <w:rsid w:val="006E06EA"/>
    <w:rsid w:val="006E4D44"/>
    <w:rsid w:val="006E541F"/>
    <w:rsid w:val="006E7827"/>
    <w:rsid w:val="006F305B"/>
    <w:rsid w:val="006F4AB6"/>
    <w:rsid w:val="006F5DBD"/>
    <w:rsid w:val="006F756C"/>
    <w:rsid w:val="00700421"/>
    <w:rsid w:val="00716418"/>
    <w:rsid w:val="00716990"/>
    <w:rsid w:val="00716DEA"/>
    <w:rsid w:val="00716E6F"/>
    <w:rsid w:val="00722498"/>
    <w:rsid w:val="00725380"/>
    <w:rsid w:val="00730618"/>
    <w:rsid w:val="00734AAA"/>
    <w:rsid w:val="0073637C"/>
    <w:rsid w:val="00742DDC"/>
    <w:rsid w:val="00747AC6"/>
    <w:rsid w:val="007557AC"/>
    <w:rsid w:val="00761E35"/>
    <w:rsid w:val="00766237"/>
    <w:rsid w:val="00767FB2"/>
    <w:rsid w:val="00772390"/>
    <w:rsid w:val="00774974"/>
    <w:rsid w:val="00780F08"/>
    <w:rsid w:val="0079203B"/>
    <w:rsid w:val="007A456B"/>
    <w:rsid w:val="007A6596"/>
    <w:rsid w:val="007A76DD"/>
    <w:rsid w:val="007A7EBB"/>
    <w:rsid w:val="007B4F09"/>
    <w:rsid w:val="007B72E8"/>
    <w:rsid w:val="007B73D6"/>
    <w:rsid w:val="007C51B5"/>
    <w:rsid w:val="007C554B"/>
    <w:rsid w:val="007C5AE4"/>
    <w:rsid w:val="007C6118"/>
    <w:rsid w:val="007D2D34"/>
    <w:rsid w:val="007D6361"/>
    <w:rsid w:val="007D7049"/>
    <w:rsid w:val="007E279B"/>
    <w:rsid w:val="007E28F7"/>
    <w:rsid w:val="007E349F"/>
    <w:rsid w:val="007E7F98"/>
    <w:rsid w:val="00801053"/>
    <w:rsid w:val="0080341D"/>
    <w:rsid w:val="0081099D"/>
    <w:rsid w:val="0081118A"/>
    <w:rsid w:val="008111E1"/>
    <w:rsid w:val="00814F30"/>
    <w:rsid w:val="008155C5"/>
    <w:rsid w:val="008173FC"/>
    <w:rsid w:val="00832924"/>
    <w:rsid w:val="00833F50"/>
    <w:rsid w:val="0083646F"/>
    <w:rsid w:val="00840E7A"/>
    <w:rsid w:val="00844497"/>
    <w:rsid w:val="00845EF0"/>
    <w:rsid w:val="0085376B"/>
    <w:rsid w:val="00862E7F"/>
    <w:rsid w:val="0086404F"/>
    <w:rsid w:val="008707FE"/>
    <w:rsid w:val="008727FC"/>
    <w:rsid w:val="00877C1E"/>
    <w:rsid w:val="00880E7B"/>
    <w:rsid w:val="008862C3"/>
    <w:rsid w:val="00892C11"/>
    <w:rsid w:val="00893B17"/>
    <w:rsid w:val="00897BF1"/>
    <w:rsid w:val="008A6852"/>
    <w:rsid w:val="008B11EE"/>
    <w:rsid w:val="008C1A26"/>
    <w:rsid w:val="008C2CC9"/>
    <w:rsid w:val="008C4BD1"/>
    <w:rsid w:val="008D48FD"/>
    <w:rsid w:val="008E5D00"/>
    <w:rsid w:val="008E605A"/>
    <w:rsid w:val="00901C68"/>
    <w:rsid w:val="00907B7B"/>
    <w:rsid w:val="009104C3"/>
    <w:rsid w:val="00910855"/>
    <w:rsid w:val="00911689"/>
    <w:rsid w:val="00913677"/>
    <w:rsid w:val="00913AA8"/>
    <w:rsid w:val="00916485"/>
    <w:rsid w:val="00923689"/>
    <w:rsid w:val="00924A5E"/>
    <w:rsid w:val="0092674B"/>
    <w:rsid w:val="009267FC"/>
    <w:rsid w:val="009411D9"/>
    <w:rsid w:val="0094712E"/>
    <w:rsid w:val="00954711"/>
    <w:rsid w:val="00955F10"/>
    <w:rsid w:val="00960019"/>
    <w:rsid w:val="00963BD6"/>
    <w:rsid w:val="009706FA"/>
    <w:rsid w:val="0097259D"/>
    <w:rsid w:val="009771BE"/>
    <w:rsid w:val="009853F0"/>
    <w:rsid w:val="00987CFA"/>
    <w:rsid w:val="009935C5"/>
    <w:rsid w:val="00993D0C"/>
    <w:rsid w:val="00995CFC"/>
    <w:rsid w:val="009A0374"/>
    <w:rsid w:val="009A15F0"/>
    <w:rsid w:val="009A1A49"/>
    <w:rsid w:val="009B1537"/>
    <w:rsid w:val="009B2277"/>
    <w:rsid w:val="009C1265"/>
    <w:rsid w:val="009C20E6"/>
    <w:rsid w:val="009D2402"/>
    <w:rsid w:val="009D55B9"/>
    <w:rsid w:val="009E0A8C"/>
    <w:rsid w:val="009E5299"/>
    <w:rsid w:val="009F089E"/>
    <w:rsid w:val="00A03290"/>
    <w:rsid w:val="00A077BD"/>
    <w:rsid w:val="00A10CC5"/>
    <w:rsid w:val="00A10FA0"/>
    <w:rsid w:val="00A138D5"/>
    <w:rsid w:val="00A14AED"/>
    <w:rsid w:val="00A17BE3"/>
    <w:rsid w:val="00A24C10"/>
    <w:rsid w:val="00A25303"/>
    <w:rsid w:val="00A27184"/>
    <w:rsid w:val="00A27BAE"/>
    <w:rsid w:val="00A557AB"/>
    <w:rsid w:val="00A61CE1"/>
    <w:rsid w:val="00A61DDA"/>
    <w:rsid w:val="00A6335F"/>
    <w:rsid w:val="00A6469B"/>
    <w:rsid w:val="00A65518"/>
    <w:rsid w:val="00A7105D"/>
    <w:rsid w:val="00A8503A"/>
    <w:rsid w:val="00A90DC4"/>
    <w:rsid w:val="00A92CCC"/>
    <w:rsid w:val="00AA52FC"/>
    <w:rsid w:val="00AB12CF"/>
    <w:rsid w:val="00AB3F6D"/>
    <w:rsid w:val="00AB5B31"/>
    <w:rsid w:val="00AB660C"/>
    <w:rsid w:val="00AC04B5"/>
    <w:rsid w:val="00AC5179"/>
    <w:rsid w:val="00AD4C8D"/>
    <w:rsid w:val="00AD5465"/>
    <w:rsid w:val="00AE4E5D"/>
    <w:rsid w:val="00AE7FAC"/>
    <w:rsid w:val="00B13386"/>
    <w:rsid w:val="00B333B3"/>
    <w:rsid w:val="00B370F3"/>
    <w:rsid w:val="00B37358"/>
    <w:rsid w:val="00B3768E"/>
    <w:rsid w:val="00B478BA"/>
    <w:rsid w:val="00B51938"/>
    <w:rsid w:val="00B53097"/>
    <w:rsid w:val="00B53F08"/>
    <w:rsid w:val="00B54C6E"/>
    <w:rsid w:val="00B578D5"/>
    <w:rsid w:val="00B626C0"/>
    <w:rsid w:val="00B7258C"/>
    <w:rsid w:val="00B82ED2"/>
    <w:rsid w:val="00B858F6"/>
    <w:rsid w:val="00B875C9"/>
    <w:rsid w:val="00B95174"/>
    <w:rsid w:val="00B97ABA"/>
    <w:rsid w:val="00BA21F1"/>
    <w:rsid w:val="00BA71CB"/>
    <w:rsid w:val="00BB0283"/>
    <w:rsid w:val="00BB37FE"/>
    <w:rsid w:val="00BB4EBD"/>
    <w:rsid w:val="00BC42FB"/>
    <w:rsid w:val="00BC6526"/>
    <w:rsid w:val="00BC69D2"/>
    <w:rsid w:val="00BE0D9F"/>
    <w:rsid w:val="00BF1200"/>
    <w:rsid w:val="00BF164A"/>
    <w:rsid w:val="00BF3C1B"/>
    <w:rsid w:val="00BF4662"/>
    <w:rsid w:val="00BF4F43"/>
    <w:rsid w:val="00C00F17"/>
    <w:rsid w:val="00C00FBC"/>
    <w:rsid w:val="00C109AD"/>
    <w:rsid w:val="00C113F9"/>
    <w:rsid w:val="00C20DA7"/>
    <w:rsid w:val="00C24A4B"/>
    <w:rsid w:val="00C30F62"/>
    <w:rsid w:val="00C312DD"/>
    <w:rsid w:val="00C4002C"/>
    <w:rsid w:val="00C40784"/>
    <w:rsid w:val="00C43C41"/>
    <w:rsid w:val="00C46760"/>
    <w:rsid w:val="00C53124"/>
    <w:rsid w:val="00C532D7"/>
    <w:rsid w:val="00C53BBE"/>
    <w:rsid w:val="00C57957"/>
    <w:rsid w:val="00C66D10"/>
    <w:rsid w:val="00C73FB9"/>
    <w:rsid w:val="00C74FD0"/>
    <w:rsid w:val="00C810E1"/>
    <w:rsid w:val="00C864F7"/>
    <w:rsid w:val="00C92422"/>
    <w:rsid w:val="00CA4FD9"/>
    <w:rsid w:val="00CA7228"/>
    <w:rsid w:val="00CB3811"/>
    <w:rsid w:val="00CB61F8"/>
    <w:rsid w:val="00CD106D"/>
    <w:rsid w:val="00CD4FD9"/>
    <w:rsid w:val="00CD6B28"/>
    <w:rsid w:val="00CE05FD"/>
    <w:rsid w:val="00CE14FE"/>
    <w:rsid w:val="00CE2222"/>
    <w:rsid w:val="00CE3FDB"/>
    <w:rsid w:val="00CE63FD"/>
    <w:rsid w:val="00CE7901"/>
    <w:rsid w:val="00CF1877"/>
    <w:rsid w:val="00CF1FF0"/>
    <w:rsid w:val="00CF380C"/>
    <w:rsid w:val="00D00E47"/>
    <w:rsid w:val="00D020DF"/>
    <w:rsid w:val="00D047BB"/>
    <w:rsid w:val="00D07059"/>
    <w:rsid w:val="00D13578"/>
    <w:rsid w:val="00D13E3D"/>
    <w:rsid w:val="00D1473C"/>
    <w:rsid w:val="00D262FC"/>
    <w:rsid w:val="00D27055"/>
    <w:rsid w:val="00D40CAC"/>
    <w:rsid w:val="00D41D8B"/>
    <w:rsid w:val="00D43DC1"/>
    <w:rsid w:val="00D515F2"/>
    <w:rsid w:val="00D72145"/>
    <w:rsid w:val="00D7272C"/>
    <w:rsid w:val="00D7601A"/>
    <w:rsid w:val="00D76E03"/>
    <w:rsid w:val="00D771B9"/>
    <w:rsid w:val="00D77E20"/>
    <w:rsid w:val="00D81D9E"/>
    <w:rsid w:val="00D83206"/>
    <w:rsid w:val="00D85E31"/>
    <w:rsid w:val="00D93344"/>
    <w:rsid w:val="00D94AF5"/>
    <w:rsid w:val="00D94EF1"/>
    <w:rsid w:val="00DA1858"/>
    <w:rsid w:val="00DA1B15"/>
    <w:rsid w:val="00DA648A"/>
    <w:rsid w:val="00DB4200"/>
    <w:rsid w:val="00DC0CEB"/>
    <w:rsid w:val="00DC36D8"/>
    <w:rsid w:val="00DC390C"/>
    <w:rsid w:val="00DD01B6"/>
    <w:rsid w:val="00DD0CB7"/>
    <w:rsid w:val="00DD1356"/>
    <w:rsid w:val="00DD141A"/>
    <w:rsid w:val="00DD560A"/>
    <w:rsid w:val="00DE1D5E"/>
    <w:rsid w:val="00DE5976"/>
    <w:rsid w:val="00DE6CFC"/>
    <w:rsid w:val="00DF32C2"/>
    <w:rsid w:val="00DF48E3"/>
    <w:rsid w:val="00DF59F2"/>
    <w:rsid w:val="00E11CB1"/>
    <w:rsid w:val="00E13858"/>
    <w:rsid w:val="00E1448E"/>
    <w:rsid w:val="00E21D02"/>
    <w:rsid w:val="00E27263"/>
    <w:rsid w:val="00E360AF"/>
    <w:rsid w:val="00E40D48"/>
    <w:rsid w:val="00E437C5"/>
    <w:rsid w:val="00E45B8F"/>
    <w:rsid w:val="00E4673E"/>
    <w:rsid w:val="00E50423"/>
    <w:rsid w:val="00E5348F"/>
    <w:rsid w:val="00E60217"/>
    <w:rsid w:val="00E64BB9"/>
    <w:rsid w:val="00E65028"/>
    <w:rsid w:val="00E743DE"/>
    <w:rsid w:val="00E934D7"/>
    <w:rsid w:val="00EB0AB1"/>
    <w:rsid w:val="00EB666A"/>
    <w:rsid w:val="00EC0991"/>
    <w:rsid w:val="00EC4A4F"/>
    <w:rsid w:val="00EC61EA"/>
    <w:rsid w:val="00ED0C07"/>
    <w:rsid w:val="00ED253A"/>
    <w:rsid w:val="00ED643A"/>
    <w:rsid w:val="00EE6835"/>
    <w:rsid w:val="00EF2E35"/>
    <w:rsid w:val="00EF598B"/>
    <w:rsid w:val="00F01366"/>
    <w:rsid w:val="00F04066"/>
    <w:rsid w:val="00F07A5A"/>
    <w:rsid w:val="00F13B64"/>
    <w:rsid w:val="00F17CF2"/>
    <w:rsid w:val="00F2089D"/>
    <w:rsid w:val="00F22751"/>
    <w:rsid w:val="00F25E2F"/>
    <w:rsid w:val="00F3097D"/>
    <w:rsid w:val="00F326F8"/>
    <w:rsid w:val="00F32D9A"/>
    <w:rsid w:val="00F33E44"/>
    <w:rsid w:val="00F362A5"/>
    <w:rsid w:val="00F37173"/>
    <w:rsid w:val="00F40BE2"/>
    <w:rsid w:val="00F46FB4"/>
    <w:rsid w:val="00F51902"/>
    <w:rsid w:val="00F67685"/>
    <w:rsid w:val="00F707ED"/>
    <w:rsid w:val="00F80A35"/>
    <w:rsid w:val="00F84A32"/>
    <w:rsid w:val="00F94474"/>
    <w:rsid w:val="00F974B4"/>
    <w:rsid w:val="00FA2A6F"/>
    <w:rsid w:val="00FA39A1"/>
    <w:rsid w:val="00FA7EF5"/>
    <w:rsid w:val="00FB2EAD"/>
    <w:rsid w:val="00FB4775"/>
    <w:rsid w:val="00FB55E8"/>
    <w:rsid w:val="00FC0C02"/>
    <w:rsid w:val="00FC402C"/>
    <w:rsid w:val="00FC46AE"/>
    <w:rsid w:val="00FC5BD8"/>
    <w:rsid w:val="00FD07F3"/>
    <w:rsid w:val="00FD1447"/>
    <w:rsid w:val="00FD540A"/>
    <w:rsid w:val="00FD749A"/>
    <w:rsid w:val="00FE0ADB"/>
    <w:rsid w:val="00FE2A90"/>
    <w:rsid w:val="00FE5BF5"/>
    <w:rsid w:val="00FF2A1E"/>
    <w:rsid w:val="00FF4860"/>
    <w:rsid w:val="00FF689B"/>
    <w:rsid w:val="00FF75E6"/>
    <w:rsid w:val="02D655E6"/>
    <w:rsid w:val="042113A7"/>
    <w:rsid w:val="10B6A4AC"/>
    <w:rsid w:val="213DF231"/>
    <w:rsid w:val="239512F2"/>
    <w:rsid w:val="28B47271"/>
    <w:rsid w:val="2A358E0E"/>
    <w:rsid w:val="2D9DB922"/>
    <w:rsid w:val="2F13C4B4"/>
    <w:rsid w:val="34B73DBB"/>
    <w:rsid w:val="391A1B33"/>
    <w:rsid w:val="3C95D36B"/>
    <w:rsid w:val="467E7EF7"/>
    <w:rsid w:val="46CBF9E9"/>
    <w:rsid w:val="49205F6C"/>
    <w:rsid w:val="4E80FF71"/>
    <w:rsid w:val="644F523A"/>
    <w:rsid w:val="67120A82"/>
    <w:rsid w:val="7E7D9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1558D7-0645-4E47-888C-050401D9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540"/>
    <w:pPr>
      <w:pPrChange w:id="0" w:author="Wolfe, Rachael" w:date="2026-09-25T20:03:00Z">
        <w:pPr/>
      </w:pPrChange>
    </w:pPr>
    <w:rPr>
      <w:rFonts w:ascii="Arial" w:eastAsia="Times New Roman" w:hAnsi="Arial" w:cs="Arial"/>
      <w:sz w:val="24"/>
      <w:szCs w:val="24"/>
      <w:rPrChange w:id="0" w:author="Wolfe, Rachael" w:date="2026-09-25T20:03:00Z">
        <w:rPr>
          <w:rFonts w:ascii="Calibri" w:eastAsia="Calibri" w:hAnsi="Calibri"/>
          <w:sz w:val="22"/>
          <w:szCs w:val="22"/>
          <w:lang w:val="en-US" w:eastAsia="en-US" w:bidi="ar-SA"/>
        </w:rPr>
      </w:rPrChange>
    </w:rPr>
  </w:style>
  <w:style w:type="paragraph" w:styleId="Heading1">
    <w:name w:val="heading 1"/>
    <w:basedOn w:val="Normal"/>
    <w:next w:val="Normal"/>
    <w:link w:val="Heading1Char"/>
    <w:qFormat/>
    <w:rsid w:val="003C0540"/>
    <w:pPr>
      <w:keepNext/>
      <w:tabs>
        <w:tab w:val="left" w:pos="189"/>
      </w:tabs>
      <w:jc w:val="center"/>
      <w:outlineLvl w:val="0"/>
      <w:pPrChange w:id="1" w:author="Wolfe, Rachael" w:date="2026-09-25T20:03:00Z">
        <w:pPr>
          <w:keepNext/>
          <w:tabs>
            <w:tab w:val="left" w:pos="189"/>
          </w:tabs>
          <w:jc w:val="center"/>
          <w:outlineLvl w:val="0"/>
        </w:pPr>
      </w:pPrChange>
    </w:pPr>
    <w:rPr>
      <w:b/>
      <w:bCs/>
      <w:sz w:val="20"/>
      <w:szCs w:val="20"/>
      <w:rPrChange w:id="1" w:author="Wolfe, Rachael" w:date="2026-09-25T20:03:00Z">
        <w:rPr>
          <w:rFonts w:ascii="Arial" w:hAnsi="Arial" w:cs="Arial"/>
          <w:b/>
          <w:bCs/>
          <w:lang w:val="en-US" w:eastAsia="en-US" w:bidi="ar-SA"/>
        </w:rPr>
      </w:rPrChange>
    </w:rPr>
  </w:style>
  <w:style w:type="paragraph" w:styleId="Heading2">
    <w:name w:val="heading 2"/>
    <w:basedOn w:val="Normal"/>
    <w:next w:val="Normal"/>
    <w:link w:val="Heading2Char"/>
    <w:qFormat/>
    <w:rsid w:val="003C0540"/>
    <w:pPr>
      <w:keepNext/>
      <w:outlineLvl w:val="1"/>
      <w:pPrChange w:id="2" w:author="Wolfe, Rachael" w:date="2026-09-25T20:03:00Z">
        <w:pPr>
          <w:keepNext/>
          <w:outlineLvl w:val="1"/>
        </w:pPr>
      </w:pPrChange>
    </w:pPr>
    <w:rPr>
      <w:rPrChange w:id="2" w:author="Wolfe, Rachael" w:date="2026-09-25T20:03:00Z">
        <w:rPr>
          <w:rFonts w:ascii="Arial" w:hAnsi="Arial" w:cs="Arial"/>
          <w:sz w:val="24"/>
          <w:szCs w:val="24"/>
          <w:lang w:val="en-US" w:eastAsia="en-US" w:bidi="ar-SA"/>
        </w:rPr>
      </w:rPrChange>
    </w:rPr>
  </w:style>
  <w:style w:type="paragraph" w:styleId="Heading3">
    <w:name w:val="heading 3"/>
    <w:basedOn w:val="Normal"/>
    <w:next w:val="Normal"/>
    <w:link w:val="Heading3Char"/>
    <w:qFormat/>
    <w:rsid w:val="003C0540"/>
    <w:pPr>
      <w:keepNext/>
      <w:tabs>
        <w:tab w:val="left" w:pos="0"/>
        <w:tab w:val="left" w:pos="2529"/>
      </w:tabs>
      <w:ind w:firstLine="9"/>
      <w:jc w:val="center"/>
      <w:outlineLvl w:val="2"/>
      <w:pPrChange w:id="3" w:author="Wolfe, Rachael" w:date="2026-09-25T20:03:00Z">
        <w:pPr>
          <w:keepNext/>
          <w:tabs>
            <w:tab w:val="left" w:pos="0"/>
            <w:tab w:val="left" w:pos="2529"/>
          </w:tabs>
          <w:ind w:firstLine="9"/>
          <w:jc w:val="center"/>
          <w:outlineLvl w:val="2"/>
        </w:pPr>
      </w:pPrChange>
    </w:pPr>
    <w:rPr>
      <w:b/>
      <w:bCs/>
      <w:sz w:val="20"/>
      <w:szCs w:val="20"/>
      <w:rPrChange w:id="3" w:author="Wolfe, Rachael" w:date="2026-09-25T20:03:00Z">
        <w:rPr>
          <w:rFonts w:ascii="Arial" w:hAnsi="Arial" w:cs="Arial"/>
          <w:b/>
          <w:bCs/>
          <w:lang w:val="en-US" w:eastAsia="en-US" w:bidi="ar-SA"/>
        </w:rPr>
      </w:rPrChange>
    </w:rPr>
  </w:style>
  <w:style w:type="paragraph" w:styleId="Heading7">
    <w:name w:val="heading 7"/>
    <w:basedOn w:val="Normal"/>
    <w:next w:val="Normal"/>
    <w:link w:val="Heading7Char"/>
    <w:qFormat/>
    <w:rsid w:val="003C0540"/>
    <w:pPr>
      <w:keepNext/>
      <w:tabs>
        <w:tab w:val="left" w:pos="1440"/>
        <w:tab w:val="left" w:pos="1800"/>
        <w:tab w:val="left" w:pos="3888"/>
        <w:tab w:val="left" w:pos="9468"/>
      </w:tabs>
      <w:ind w:left="1080"/>
      <w:outlineLvl w:val="6"/>
      <w:pPrChange w:id="4" w:author="Wolfe, Rachael" w:date="2026-09-25T20:03:00Z">
        <w:pPr>
          <w:keepNext/>
          <w:tabs>
            <w:tab w:val="left" w:pos="1440"/>
            <w:tab w:val="left" w:pos="1800"/>
            <w:tab w:val="left" w:pos="3888"/>
            <w:tab w:val="left" w:pos="9468"/>
          </w:tabs>
          <w:ind w:left="1080"/>
          <w:outlineLvl w:val="6"/>
        </w:pPr>
      </w:pPrChange>
    </w:pPr>
    <w:rPr>
      <w:sz w:val="22"/>
      <w:szCs w:val="22"/>
      <w:u w:val="single"/>
      <w:rPrChange w:id="4" w:author="Wolfe, Rachael" w:date="2026-09-25T20:03:00Z">
        <w:rPr>
          <w:rFonts w:ascii="Arial" w:hAnsi="Arial" w:cs="Arial"/>
          <w:sz w:val="24"/>
          <w:szCs w:val="24"/>
          <w:u w:val="single"/>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725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rsid w:val="003C0540"/>
    <w:rPr>
      <w:color w:val="0000FF"/>
      <w:u w:val="single"/>
      <w:rPrChange w:id="5" w:author="Wolfe, Rachael" w:date="2026-09-25T20:03:00Z">
        <w:rPr>
          <w:color w:val="0563C1"/>
          <w:u w:val="single"/>
        </w:rPr>
      </w:rPrChange>
    </w:rPr>
  </w:style>
  <w:style w:type="paragraph" w:styleId="ListParagraph">
    <w:name w:val="List Paragraph"/>
    <w:basedOn w:val="Normal"/>
    <w:uiPriority w:val="34"/>
    <w:qFormat/>
    <w:rsid w:val="00BF4F43"/>
    <w:pPr>
      <w:ind w:left="720"/>
      <w:contextualSpacing/>
    </w:pPr>
  </w:style>
  <w:style w:type="paragraph" w:styleId="BalloonText">
    <w:name w:val="Balloon Text"/>
    <w:basedOn w:val="Normal"/>
    <w:link w:val="BalloonTextChar"/>
    <w:semiHidden/>
    <w:rsid w:val="006532C0"/>
    <w:pPr>
      <w:pPrChange w:id="6" w:author="Wolfe, Rachael" w:date="2026-09-25T20:03:00Z">
        <w:pPr/>
      </w:pPrChange>
    </w:pPr>
    <w:rPr>
      <w:rFonts w:ascii="Tahoma" w:hAnsi="Tahoma" w:cs="Tahoma"/>
      <w:sz w:val="16"/>
      <w:szCs w:val="16"/>
      <w:rPrChange w:id="6" w:author="Wolfe, Rachael" w:date="2026-09-25T20:03:00Z">
        <w:rPr>
          <w:rFonts w:ascii="Segoe UI" w:hAnsi="Segoe UI" w:cs="Segoe UI"/>
          <w:sz w:val="18"/>
          <w:szCs w:val="18"/>
          <w:lang w:val="en-US" w:eastAsia="en-US" w:bidi="ar-SA"/>
        </w:rPr>
      </w:rPrChange>
    </w:rPr>
  </w:style>
  <w:style w:type="character" w:customStyle="1" w:styleId="BalloonTextChar">
    <w:name w:val="Balloon Text Char"/>
    <w:link w:val="BalloonText"/>
    <w:semiHidden/>
    <w:rsid w:val="00CE3FDB"/>
    <w:rPr>
      <w:rFonts w:ascii="Tahoma" w:eastAsia="Times New Roman" w:hAnsi="Tahoma" w:cs="Tahoma"/>
      <w:sz w:val="16"/>
      <w:szCs w:val="16"/>
    </w:rPr>
  </w:style>
  <w:style w:type="character" w:styleId="FollowedHyperlink">
    <w:name w:val="FollowedHyperlink"/>
    <w:rsid w:val="003C0540"/>
    <w:rPr>
      <w:color w:val="800080"/>
      <w:u w:val="single"/>
      <w:rPrChange w:id="7" w:author="Wolfe, Rachael" w:date="2026-09-25T20:03:00Z">
        <w:rPr>
          <w:color w:val="954F72"/>
          <w:u w:val="single"/>
        </w:rPr>
      </w:rPrChange>
    </w:rPr>
  </w:style>
  <w:style w:type="table" w:styleId="GridTable1Light">
    <w:name w:val="Grid Table 1 Light"/>
    <w:basedOn w:val="TableNormal"/>
    <w:uiPriority w:val="46"/>
    <w:rsid w:val="009D55B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F01366"/>
    <w:rPr>
      <w:rFonts w:ascii="Arial" w:eastAsia="Times New Roman" w:hAnsi="Arial" w:cs="Arial"/>
      <w:b/>
      <w:bCs/>
    </w:rPr>
  </w:style>
  <w:style w:type="character" w:customStyle="1" w:styleId="Heading2Char">
    <w:name w:val="Heading 2 Char"/>
    <w:basedOn w:val="DefaultParagraphFont"/>
    <w:link w:val="Heading2"/>
    <w:rsid w:val="00F01366"/>
    <w:rPr>
      <w:rFonts w:ascii="Arial" w:eastAsia="Times New Roman" w:hAnsi="Arial" w:cs="Arial"/>
      <w:sz w:val="24"/>
      <w:szCs w:val="24"/>
    </w:rPr>
  </w:style>
  <w:style w:type="character" w:customStyle="1" w:styleId="Heading3Char">
    <w:name w:val="Heading 3 Char"/>
    <w:basedOn w:val="DefaultParagraphFont"/>
    <w:link w:val="Heading3"/>
    <w:rsid w:val="00F01366"/>
    <w:rPr>
      <w:rFonts w:ascii="Arial" w:eastAsia="Times New Roman" w:hAnsi="Arial" w:cs="Arial"/>
      <w:b/>
      <w:bCs/>
    </w:rPr>
  </w:style>
  <w:style w:type="character" w:customStyle="1" w:styleId="Heading7Char">
    <w:name w:val="Heading 7 Char"/>
    <w:basedOn w:val="DefaultParagraphFont"/>
    <w:link w:val="Heading7"/>
    <w:rsid w:val="00F01366"/>
    <w:rPr>
      <w:rFonts w:ascii="Arial" w:eastAsia="Times New Roman" w:hAnsi="Arial" w:cs="Arial"/>
      <w:sz w:val="22"/>
      <w:szCs w:val="22"/>
      <w:u w:val="single"/>
    </w:rPr>
  </w:style>
  <w:style w:type="paragraph" w:styleId="Header">
    <w:name w:val="header"/>
    <w:basedOn w:val="Normal"/>
    <w:link w:val="HeaderChar"/>
    <w:rsid w:val="003C0540"/>
    <w:pPr>
      <w:widowControl w:val="0"/>
      <w:tabs>
        <w:tab w:val="center" w:pos="4320"/>
        <w:tab w:val="right" w:pos="8640"/>
      </w:tabs>
      <w:pPrChange w:id="8" w:author="Wolfe, Rachael" w:date="2026-09-25T20:03:00Z">
        <w:pPr>
          <w:widowControl w:val="0"/>
          <w:tabs>
            <w:tab w:val="center" w:pos="4320"/>
            <w:tab w:val="right" w:pos="8640"/>
          </w:tabs>
        </w:pPr>
      </w:pPrChange>
    </w:pPr>
    <w:rPr>
      <w:sz w:val="20"/>
      <w:szCs w:val="20"/>
      <w:rPrChange w:id="8" w:author="Wolfe, Rachael" w:date="2026-09-25T20:03:00Z">
        <w:rPr>
          <w:rFonts w:ascii="Arial" w:hAnsi="Arial" w:cs="Arial"/>
          <w:lang w:val="en-US" w:eastAsia="en-US" w:bidi="ar-SA"/>
        </w:rPr>
      </w:rPrChange>
    </w:rPr>
  </w:style>
  <w:style w:type="character" w:customStyle="1" w:styleId="HeaderChar">
    <w:name w:val="Header Char"/>
    <w:basedOn w:val="DefaultParagraphFont"/>
    <w:link w:val="Header"/>
    <w:rsid w:val="00F01366"/>
    <w:rPr>
      <w:rFonts w:ascii="Arial" w:eastAsia="Times New Roman" w:hAnsi="Arial" w:cs="Arial"/>
    </w:rPr>
  </w:style>
  <w:style w:type="character" w:styleId="PageNumber">
    <w:name w:val="page number"/>
    <w:basedOn w:val="DefaultParagraphFont"/>
    <w:rsid w:val="00F01366"/>
  </w:style>
  <w:style w:type="paragraph" w:styleId="Footer">
    <w:name w:val="footer"/>
    <w:basedOn w:val="Normal"/>
    <w:link w:val="FooterChar"/>
    <w:uiPriority w:val="99"/>
    <w:rsid w:val="003C0540"/>
    <w:pPr>
      <w:widowControl w:val="0"/>
      <w:tabs>
        <w:tab w:val="center" w:pos="4320"/>
        <w:tab w:val="right" w:pos="8640"/>
      </w:tabs>
      <w:pPrChange w:id="9" w:author="Wolfe, Rachael" w:date="2026-09-25T20:03:00Z">
        <w:pPr>
          <w:widowControl w:val="0"/>
          <w:tabs>
            <w:tab w:val="center" w:pos="4320"/>
            <w:tab w:val="right" w:pos="8640"/>
          </w:tabs>
        </w:pPr>
      </w:pPrChange>
    </w:pPr>
    <w:rPr>
      <w:sz w:val="20"/>
      <w:szCs w:val="20"/>
      <w:rPrChange w:id="9" w:author="Wolfe, Rachael" w:date="2026-09-25T20:03:00Z">
        <w:rPr>
          <w:rFonts w:ascii="Arial" w:hAnsi="Arial" w:cs="Arial"/>
          <w:lang w:val="en-US" w:eastAsia="en-US" w:bidi="ar-SA"/>
        </w:rPr>
      </w:rPrChange>
    </w:rPr>
  </w:style>
  <w:style w:type="character" w:customStyle="1" w:styleId="FooterChar">
    <w:name w:val="Footer Char"/>
    <w:basedOn w:val="DefaultParagraphFont"/>
    <w:link w:val="Footer"/>
    <w:uiPriority w:val="99"/>
    <w:rsid w:val="00F01366"/>
    <w:rPr>
      <w:rFonts w:ascii="Arial" w:eastAsia="Times New Roman" w:hAnsi="Arial" w:cs="Arial"/>
    </w:rPr>
  </w:style>
  <w:style w:type="paragraph" w:styleId="Title">
    <w:name w:val="Title"/>
    <w:basedOn w:val="Normal"/>
    <w:link w:val="TitleChar"/>
    <w:qFormat/>
    <w:rsid w:val="003C05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jc w:val="center"/>
      <w:pPrChange w:id="10" w:author="Wolfe, Rachael" w:date="2026-09-25T20:03:00Z">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jc w:val="center"/>
        </w:pPr>
      </w:pPrChange>
    </w:pPr>
    <w:rPr>
      <w:b/>
      <w:bCs/>
      <w:sz w:val="32"/>
      <w:szCs w:val="32"/>
      <w:rPrChange w:id="10" w:author="Wolfe, Rachael" w:date="2026-09-25T20:03:00Z">
        <w:rPr>
          <w:rFonts w:ascii="Arial" w:hAnsi="Arial" w:cs="Arial"/>
          <w:b/>
          <w:bCs/>
          <w:sz w:val="32"/>
          <w:szCs w:val="32"/>
          <w:lang w:val="en-US" w:eastAsia="en-US" w:bidi="ar-SA"/>
        </w:rPr>
      </w:rPrChange>
    </w:rPr>
  </w:style>
  <w:style w:type="character" w:customStyle="1" w:styleId="TitleChar">
    <w:name w:val="Title Char"/>
    <w:basedOn w:val="DefaultParagraphFont"/>
    <w:link w:val="Title"/>
    <w:rsid w:val="00F01366"/>
    <w:rPr>
      <w:rFonts w:ascii="Arial" w:eastAsia="Times New Roman" w:hAnsi="Arial" w:cs="Arial"/>
      <w:b/>
      <w:bCs/>
      <w:sz w:val="32"/>
      <w:szCs w:val="32"/>
    </w:rPr>
  </w:style>
  <w:style w:type="paragraph" w:styleId="BlockText">
    <w:name w:val="Block Text"/>
    <w:basedOn w:val="Normal"/>
    <w:rsid w:val="003C0540"/>
    <w:pPr>
      <w:tabs>
        <w:tab w:val="left" w:pos="189"/>
        <w:tab w:val="left" w:pos="2529"/>
      </w:tabs>
      <w:ind w:left="189" w:right="189" w:hanging="90"/>
      <w:pPrChange w:id="11" w:author="Wolfe, Rachael" w:date="2026-09-25T20:03:00Z">
        <w:pPr>
          <w:tabs>
            <w:tab w:val="left" w:pos="189"/>
            <w:tab w:val="left" w:pos="2529"/>
          </w:tabs>
          <w:ind w:left="189" w:right="189" w:hanging="90"/>
        </w:pPr>
      </w:pPrChange>
    </w:pPr>
    <w:rPr>
      <w:b/>
      <w:bCs/>
      <w:i/>
      <w:iCs/>
      <w:sz w:val="20"/>
      <w:szCs w:val="20"/>
      <w:rPrChange w:id="11" w:author="Wolfe, Rachael" w:date="2026-09-25T20:03:00Z">
        <w:rPr>
          <w:rFonts w:ascii="Arial" w:hAnsi="Arial" w:cs="Arial"/>
          <w:b/>
          <w:bCs/>
          <w:i/>
          <w:iCs/>
          <w:lang w:val="en-US" w:eastAsia="en-US" w:bidi="ar-SA"/>
        </w:rPr>
      </w:rPrChange>
    </w:rPr>
  </w:style>
  <w:style w:type="paragraph" w:styleId="BodyText">
    <w:name w:val="Body Text"/>
    <w:basedOn w:val="Normal"/>
    <w:link w:val="BodyTextChar"/>
    <w:rsid w:val="00F01366"/>
    <w:pPr>
      <w:spacing w:before="240"/>
    </w:pPr>
    <w:rPr>
      <w:rFonts w:ascii="Gill Sans MT" w:hAnsi="Gill Sans MT" w:cs="Gill Sans MT"/>
      <w:i/>
      <w:iCs/>
      <w:color w:val="0000FF"/>
      <w:sz w:val="20"/>
      <w:szCs w:val="20"/>
    </w:rPr>
  </w:style>
  <w:style w:type="character" w:customStyle="1" w:styleId="BodyTextChar">
    <w:name w:val="Body Text Char"/>
    <w:basedOn w:val="DefaultParagraphFont"/>
    <w:link w:val="BodyText"/>
    <w:rsid w:val="00F01366"/>
    <w:rPr>
      <w:rFonts w:ascii="Gill Sans MT" w:eastAsia="Times New Roman" w:hAnsi="Gill Sans MT" w:cs="Gill Sans MT"/>
      <w:i/>
      <w:iCs/>
      <w:color w:val="0000FF"/>
    </w:rPr>
  </w:style>
  <w:style w:type="paragraph" w:styleId="BodyTextIndent">
    <w:name w:val="Body Text Indent"/>
    <w:basedOn w:val="Normal"/>
    <w:link w:val="BodyTextIndentChar"/>
    <w:rsid w:val="00F01366"/>
    <w:pPr>
      <w:tabs>
        <w:tab w:val="left" w:pos="18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ind w:left="180"/>
    </w:pPr>
    <w:rPr>
      <w:rFonts w:ascii="Gill Sans MT" w:hAnsi="Gill Sans MT" w:cs="Gill Sans MT"/>
      <w:color w:val="0000FF"/>
      <w:sz w:val="20"/>
      <w:szCs w:val="20"/>
    </w:rPr>
  </w:style>
  <w:style w:type="character" w:customStyle="1" w:styleId="BodyTextIndentChar">
    <w:name w:val="Body Text Indent Char"/>
    <w:basedOn w:val="DefaultParagraphFont"/>
    <w:link w:val="BodyTextIndent"/>
    <w:rsid w:val="00F01366"/>
    <w:rPr>
      <w:rFonts w:ascii="Gill Sans MT" w:eastAsia="Times New Roman" w:hAnsi="Gill Sans MT" w:cs="Gill Sans MT"/>
      <w:color w:val="0000FF"/>
    </w:rPr>
  </w:style>
  <w:style w:type="paragraph" w:styleId="BodyTextIndent2">
    <w:name w:val="Body Text Indent 2"/>
    <w:basedOn w:val="Normal"/>
    <w:link w:val="BodyTextIndent2Char"/>
    <w:rsid w:val="00F01366"/>
    <w:pPr>
      <w:tabs>
        <w:tab w:val="left" w:pos="2529"/>
      </w:tabs>
      <w:ind w:left="180"/>
    </w:pPr>
    <w:rPr>
      <w:rFonts w:ascii="Gill Sans MT" w:hAnsi="Gill Sans MT" w:cs="Gill Sans MT"/>
      <w:i/>
      <w:iCs/>
      <w:color w:val="0000FF"/>
      <w:sz w:val="20"/>
      <w:szCs w:val="20"/>
    </w:rPr>
  </w:style>
  <w:style w:type="character" w:customStyle="1" w:styleId="BodyTextIndent2Char">
    <w:name w:val="Body Text Indent 2 Char"/>
    <w:basedOn w:val="DefaultParagraphFont"/>
    <w:link w:val="BodyTextIndent2"/>
    <w:rsid w:val="00F01366"/>
    <w:rPr>
      <w:rFonts w:ascii="Gill Sans MT" w:eastAsia="Times New Roman" w:hAnsi="Gill Sans MT" w:cs="Gill Sans MT"/>
      <w:i/>
      <w:iCs/>
      <w:color w:val="0000FF"/>
    </w:rPr>
  </w:style>
  <w:style w:type="paragraph" w:styleId="BodyTextIndent3">
    <w:name w:val="Body Text Indent 3"/>
    <w:basedOn w:val="Normal"/>
    <w:link w:val="BodyTextIndent3Char"/>
    <w:rsid w:val="00F01366"/>
    <w:pPr>
      <w:tabs>
        <w:tab w:val="left" w:pos="279"/>
      </w:tabs>
      <w:ind w:left="189"/>
    </w:pPr>
    <w:rPr>
      <w:rFonts w:ascii="Gill Sans MT" w:hAnsi="Gill Sans MT" w:cs="Gill Sans MT"/>
      <w:i/>
      <w:iCs/>
      <w:sz w:val="20"/>
      <w:szCs w:val="20"/>
    </w:rPr>
  </w:style>
  <w:style w:type="character" w:customStyle="1" w:styleId="BodyTextIndent3Char">
    <w:name w:val="Body Text Indent 3 Char"/>
    <w:basedOn w:val="DefaultParagraphFont"/>
    <w:link w:val="BodyTextIndent3"/>
    <w:rsid w:val="00F01366"/>
    <w:rPr>
      <w:rFonts w:ascii="Gill Sans MT" w:eastAsia="Times New Roman" w:hAnsi="Gill Sans MT" w:cs="Gill Sans MT"/>
      <w:i/>
      <w:iCs/>
    </w:rPr>
  </w:style>
  <w:style w:type="character" w:styleId="CommentReference">
    <w:name w:val="annotation reference"/>
    <w:basedOn w:val="DefaultParagraphFont"/>
    <w:uiPriority w:val="99"/>
    <w:semiHidden/>
    <w:unhideWhenUsed/>
    <w:rsid w:val="00F01366"/>
    <w:rPr>
      <w:sz w:val="16"/>
      <w:szCs w:val="16"/>
    </w:rPr>
  </w:style>
  <w:style w:type="paragraph" w:styleId="CommentText">
    <w:name w:val="annotation text"/>
    <w:basedOn w:val="Normal"/>
    <w:link w:val="CommentTextChar"/>
    <w:uiPriority w:val="99"/>
    <w:semiHidden/>
    <w:unhideWhenUsed/>
    <w:rsid w:val="00774974"/>
    <w:pPr>
      <w:pPrChange w:id="12" w:author="Wolfe, Rachael" w:date="2026-09-25T20:03:00Z">
        <w:pPr/>
      </w:pPrChange>
    </w:pPr>
    <w:rPr>
      <w:sz w:val="20"/>
      <w:szCs w:val="20"/>
      <w:rPrChange w:id="12" w:author="Wolfe, Rachael" w:date="2026-09-25T20:03:00Z">
        <w:rPr>
          <w:rFonts w:ascii="Arial" w:hAnsi="Arial" w:cs="Arial"/>
          <w:lang w:val="en-US" w:eastAsia="en-US" w:bidi="ar-SA"/>
        </w:rPr>
      </w:rPrChange>
    </w:rPr>
  </w:style>
  <w:style w:type="character" w:customStyle="1" w:styleId="CommentTextChar">
    <w:name w:val="Comment Text Char"/>
    <w:basedOn w:val="DefaultParagraphFont"/>
    <w:link w:val="CommentText"/>
    <w:uiPriority w:val="99"/>
    <w:semiHidden/>
    <w:rsid w:val="00F01366"/>
    <w:rPr>
      <w:rFonts w:ascii="Arial" w:eastAsia="Times New Roman" w:hAnsi="Arial" w:cs="Arial"/>
    </w:rPr>
  </w:style>
  <w:style w:type="paragraph" w:styleId="CommentSubject">
    <w:name w:val="annotation subject"/>
    <w:basedOn w:val="CommentText"/>
    <w:next w:val="CommentText"/>
    <w:link w:val="CommentSubjectChar"/>
    <w:uiPriority w:val="99"/>
    <w:semiHidden/>
    <w:unhideWhenUsed/>
    <w:rsid w:val="00F01366"/>
    <w:rPr>
      <w:b/>
      <w:bCs/>
    </w:rPr>
  </w:style>
  <w:style w:type="character" w:customStyle="1" w:styleId="CommentSubjectChar">
    <w:name w:val="Comment Subject Char"/>
    <w:basedOn w:val="CommentTextChar"/>
    <w:link w:val="CommentSubject"/>
    <w:uiPriority w:val="99"/>
    <w:semiHidden/>
    <w:rsid w:val="00F01366"/>
    <w:rPr>
      <w:rFonts w:ascii="Arial" w:eastAsia="Times New Roman" w:hAnsi="Arial" w:cs="Arial"/>
      <w:b/>
      <w:bCs/>
    </w:rPr>
  </w:style>
  <w:style w:type="paragraph" w:styleId="Revision">
    <w:name w:val="Revision"/>
    <w:hidden/>
    <w:uiPriority w:val="99"/>
    <w:semiHidden/>
    <w:rsid w:val="00F01366"/>
    <w:rPr>
      <w:rFonts w:ascii="Arial" w:eastAsia="Times New Roman" w:hAnsi="Arial" w:cs="Arial"/>
      <w:sz w:val="24"/>
      <w:szCs w:val="24"/>
    </w:rPr>
  </w:style>
  <w:style w:type="character" w:styleId="Emphasis">
    <w:name w:val="Emphasis"/>
    <w:qFormat/>
    <w:rsid w:val="00F01366"/>
    <w:rPr>
      <w:i/>
      <w:iCs/>
    </w:rPr>
  </w:style>
  <w:style w:type="character" w:styleId="Strong">
    <w:name w:val="Strong"/>
    <w:qFormat/>
    <w:rsid w:val="00F01366"/>
    <w:rPr>
      <w:b/>
      <w:bCs/>
    </w:rPr>
  </w:style>
  <w:style w:type="paragraph" w:styleId="PlainText">
    <w:name w:val="Plain Text"/>
    <w:basedOn w:val="Normal"/>
    <w:link w:val="PlainTextChar"/>
    <w:uiPriority w:val="99"/>
    <w:semiHidden/>
    <w:unhideWhenUsed/>
    <w:rsid w:val="00147702"/>
    <w:pPr>
      <w:pPrChange w:id="13" w:author="Wolfe, Rachael" w:date="2026-09-25T20:03:00Z">
        <w:pPr/>
      </w:pPrChange>
    </w:pPr>
    <w:rPr>
      <w:rFonts w:ascii="Calibri" w:eastAsiaTheme="minorHAnsi" w:hAnsi="Calibri" w:cstheme="minorBidi"/>
      <w:sz w:val="22"/>
      <w:szCs w:val="21"/>
      <w:rPrChange w:id="13" w:author="Wolfe, Rachael" w:date="2026-09-25T20:03:00Z">
        <w:rPr>
          <w:rFonts w:ascii="Arial" w:eastAsiaTheme="minorHAnsi" w:hAnsi="Arial" w:cstheme="minorBidi"/>
          <w:sz w:val="24"/>
          <w:szCs w:val="21"/>
          <w:lang w:val="en-US" w:eastAsia="en-US" w:bidi="ar-SA"/>
        </w:rPr>
      </w:rPrChange>
    </w:rPr>
  </w:style>
  <w:style w:type="character" w:customStyle="1" w:styleId="PlainTextChar">
    <w:name w:val="Plain Text Char"/>
    <w:basedOn w:val="DefaultParagraphFont"/>
    <w:link w:val="PlainText"/>
    <w:uiPriority w:val="99"/>
    <w:semiHidden/>
    <w:rsid w:val="00F01366"/>
    <w:rPr>
      <w:rFonts w:eastAsiaTheme="minorHAnsi" w:cstheme="minorBidi"/>
      <w:sz w:val="22"/>
      <w:szCs w:val="21"/>
    </w:rPr>
  </w:style>
  <w:style w:type="character" w:customStyle="1" w:styleId="qsrefcodenuma">
    <w:name w:val="qs_ref_codenuma_"/>
    <w:basedOn w:val="DefaultParagraphFont"/>
    <w:rsid w:val="00F01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8562638">
      <w:bodyDiv w:val="1"/>
      <w:marLeft w:val="0"/>
      <w:marRight w:val="0"/>
      <w:marTop w:val="0"/>
      <w:marBottom w:val="0"/>
      <w:divBdr>
        <w:top w:val="none" w:sz="0" w:space="0" w:color="auto"/>
        <w:left w:val="none" w:sz="0" w:space="0" w:color="auto"/>
        <w:bottom w:val="none" w:sz="0" w:space="0" w:color="auto"/>
        <w:right w:val="none" w:sz="0" w:space="0" w:color="auto"/>
      </w:divBdr>
    </w:div>
    <w:div w:id="11204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D1ED4-1F60-48F6-A9F7-DAD3C8925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Ottawa Area Intermediate School District</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Arthur Souza Rodrigues</cp:lastModifiedBy>
  <cp:revision>1</cp:revision>
  <cp:lastPrinted>2022-08-04T16:37:00Z</cp:lastPrinted>
  <dcterms:created xsi:type="dcterms:W3CDTF">2024-10-22T17:59:00Z</dcterms:created>
  <dcterms:modified xsi:type="dcterms:W3CDTF">2026-09-26T00:03:00Z</dcterms:modified>
</cp:coreProperties>
</file>