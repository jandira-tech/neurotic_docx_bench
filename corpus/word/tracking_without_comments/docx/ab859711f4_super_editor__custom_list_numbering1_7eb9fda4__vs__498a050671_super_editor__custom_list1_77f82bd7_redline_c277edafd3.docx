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8B4E2" w14:textId="4CBC61EC" w:rsidR="00CD64E2" w:rsidRPr="00557C46" w:rsidRDefault="00E138E5" w:rsidP="00E138E5">
      <w:pPr>
        <w:pStyle w:val="Style78"/>
        <w:numPr>
          <w:ilvl w:val="0"/>
          <w:numId w:val="34"/>
        </w:numPr>
        <w:tabs>
          <w:tab w:val="clear" w:pos="1080"/>
        </w:tabs>
        <w:spacing w:before="120" w:after="0"/>
        <w:rPr>
          <w:rFonts w:ascii="Calibri" w:hAnsi="Calibri"/>
          <w:color w:val="000000"/>
          <w:sz w:val="20"/>
          <w:rPrChange w:id="115" w:author="Nick Bernal" w:date="2026-08-03T22:17:00Z" w16du:dateUtc="2026-08-04T02:17:00Z">
            <w:rPr/>
          </w:rPrChange>
        </w:rPr>
        <w:pPrChange w:id="116" w:author="Nick Bernal" w:date="2026-08-03T22:17:00Z" w16du:dateUtc="2026-08-04T02:17:00Z">
          <w:pPr>
            <w:pStyle w:val="Heading1"/>
            <w:keepNext/>
            <w:numPr>
              <w:numId w:val="30"/>
            </w:numPr>
            <w:spacing w:before="120"/>
            <w:ind w:firstLine="0"/>
          </w:pPr>
        </w:pPrChange>
      </w:pPr>
      <w:ins w:id="117" w:author="Nick Bernal" w:date="2026-08-03T22:17:00Z" w16du:dateUtc="2026-08-04T02:17:00Z">
        <w:r>
          <w:rPr>
            <w:rFonts w:ascii="Calibri" w:hAnsi="Calibri" w:cs="Calibri"/>
            <w:b/>
            <w:bCs/>
            <w:color w:val="000000"/>
            <w:sz w:val="20"/>
            <w:szCs w:val="20"/>
          </w:rPr>
          <w:t>Num</w:t>
        </w:r>
      </w:ins>
      <w:del w:id="118" w:author="Nick Bernal" w:date="2026-08-03T22:17:00Z" w16du:dateUtc="2026-08-04T02:17:00Z">
        <w:r w:rsidR="000E2CA6">
          <w:delText xml:space="preserve">  </w:delText>
        </w:r>
        <w:r w:rsidR="008518FA">
          <w:delText>“SECTION</w:delText>
        </w:r>
      </w:del>
      <w:r w:rsidR="008518FA">
        <w:rPr>
          <w:rFonts w:ascii="Calibri" w:hAnsi="Calibri"/>
          <w:b/>
          <w:color w:val="000000"/>
          <w:sz w:val="20"/>
          <w:rPrChange w:id="119" w:author="Nick Bernal" w:date="2026-08-03T22:17:00Z" w16du:dateUtc="2026-08-04T02:17:00Z">
            <w:rPr/>
          </w:rPrChange>
        </w:rPr>
        <w:t xml:space="preserve"> 1</w:t>
      </w:r>
      <w:del w:id="120" w:author="Nick Bernal" w:date="2026-08-03T22:17:00Z" w16du:dateUtc="2026-08-04T02:17:00Z">
        <w:r w:rsidR="008518FA">
          <w:delText>”</w:delText>
        </w:r>
      </w:del>
    </w:p>
    <w:p w14:paraId="05796E45" w14:textId="60BDC18A" w:rsidR="00E138E5" w:rsidRPr="00557C46" w:rsidRDefault="00E138E5" w:rsidP="00E138E5">
      <w:pPr>
        <w:pStyle w:val="Style66"/>
        <w:numPr>
          <w:ilvl w:val="1"/>
          <w:numId w:val="34"/>
        </w:numPr>
        <w:jc w:val="both"/>
        <w:rPr>
          <w:ins w:id="121" w:author="Nick Bernal" w:date="2026-08-03T22:17:00Z" w16du:dateUtc="2026-08-04T02:17:00Z"/>
          <w:rFonts w:ascii="Calibri" w:hAnsi="Calibri" w:cs="Calibri"/>
          <w:b/>
          <w:bCs/>
          <w:color w:val="000000"/>
          <w:sz w:val="20"/>
          <w:szCs w:val="20"/>
        </w:rPr>
      </w:pPr>
      <w:ins w:id="122" w:author="Nick Bernal" w:date="2026-08-03T22:17:00Z" w16du:dateUtc="2026-08-04T02:17:00Z">
        <w:r>
          <w:rPr>
            <w:rFonts w:ascii="Calibri" w:hAnsi="Calibri" w:cs="Calibri"/>
            <w:color w:val="000000"/>
            <w:sz w:val="20"/>
            <w:szCs w:val="20"/>
          </w:rPr>
          <w:t>Num 1.1</w:t>
        </w:r>
      </w:ins>
    </w:p>
    <w:p w14:paraId="438FFF18" w14:textId="69868069" w:rsidR="00CD64E2" w:rsidRDefault="00E138E5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rPr>
          <w:del w:id="123" w:author="Nick Bernal" w:date="2026-08-03T22:17:00Z" w16du:dateUtc="2026-08-04T02:17:00Z"/>
        </w:rPr>
      </w:pPr>
      <w:ins w:id="124" w:author="Nick Bernal" w:date="2026-08-03T22:17:00Z" w16du:dateUtc="2026-08-04T02:17:00Z">
        <w:r>
          <w:rPr>
            <w:rFonts w:ascii="Calibri" w:hAnsi="Calibri" w:cs="Calibri"/>
            <w:color w:val="000000"/>
            <w:sz w:val="20"/>
            <w:szCs w:val="20"/>
          </w:rPr>
          <w:t>Num 1.</w:t>
        </w:r>
      </w:ins>
      <w:del w:id="125" w:author="Nick Bernal" w:date="2026-08-03T22:17:00Z" w16du:dateUtc="2026-08-04T02:17:00Z">
        <w:r w:rsidR="008518FA">
          <w:delText>a</w:delText>
        </w:r>
        <w:r w:rsidR="000E2CA6">
          <w:delText xml:space="preserve">  </w:delText>
        </w:r>
      </w:del>
    </w:p>
    <w:p w14:paraId="063A1004" w14:textId="5D11B095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rPr>
          <w:del w:id="126" w:author="Nick Bernal" w:date="2026-08-03T22:17:00Z" w16du:dateUtc="2026-08-04T02:17:00Z"/>
        </w:rPr>
      </w:pPr>
      <w:del w:id="127" w:author="Nick Bernal" w:date="2026-08-03T22:17:00Z" w16du:dateUtc="2026-08-04T02:17:00Z">
        <w:r>
          <w:delText>b</w:delText>
        </w:r>
      </w:del>
    </w:p>
    <w:p w14:paraId="7C852A30" w14:textId="25AAB487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rPr>
          <w:del w:id="128" w:author="Nick Bernal" w:date="2026-08-03T22:17:00Z" w16du:dateUtc="2026-08-04T02:17:00Z"/>
        </w:rPr>
      </w:pPr>
      <w:del w:id="129" w:author="Nick Bernal" w:date="2026-08-03T22:17:00Z" w16du:dateUtc="2026-08-04T02:17:00Z">
        <w:r>
          <w:delText>c</w:delText>
        </w:r>
      </w:del>
    </w:p>
    <w:p w14:paraId="1BB0713F" w14:textId="2B49151B" w:rsidR="00CD64E2" w:rsidRPr="00557C46" w:rsidRDefault="008518FA" w:rsidP="00E138E5">
      <w:pPr>
        <w:pStyle w:val="Style66"/>
        <w:numPr>
          <w:ilvl w:val="1"/>
          <w:numId w:val="34"/>
        </w:numPr>
        <w:jc w:val="both"/>
        <w:rPr>
          <w:rFonts w:ascii="Calibri" w:hAnsi="Calibri"/>
          <w:sz w:val="20"/>
          <w:rPrChange w:id="130" w:author="Nick Bernal" w:date="2026-08-03T22:17:00Z" w16du:dateUtc="2026-08-04T02:17:00Z">
            <w:rPr/>
          </w:rPrChange>
        </w:rPr>
        <w:pPrChange w:id="131" w:author="Nick Bernal" w:date="2026-08-03T22:17:00Z" w16du:dateUtc="2026-08-04T02:17:00Z">
          <w:pPr>
            <w:pStyle w:val="Heading1"/>
            <w:keepNext/>
            <w:numPr>
              <w:numId w:val="30"/>
            </w:numPr>
            <w:spacing w:before="120"/>
            <w:ind w:firstLine="0"/>
          </w:pPr>
        </w:pPrChange>
      </w:pPr>
      <w:del w:id="132" w:author="Nick Bernal" w:date="2026-08-03T22:17:00Z" w16du:dateUtc="2026-08-04T02:17:00Z">
        <w:r>
          <w:delText xml:space="preserve">”Section </w:delText>
        </w:r>
      </w:del>
      <w:r>
        <w:rPr>
          <w:rFonts w:ascii="Calibri" w:hAnsi="Calibri"/>
          <w:color w:val="000000"/>
          <w:sz w:val="20"/>
          <w:rPrChange w:id="133" w:author="Nick Bernal" w:date="2026-08-03T22:17:00Z" w16du:dateUtc="2026-08-04T02:17:00Z">
            <w:rPr/>
          </w:rPrChange>
        </w:rPr>
        <w:t>2</w:t>
      </w:r>
      <w:del w:id="134" w:author="Nick Bernal" w:date="2026-08-03T22:17:00Z" w16du:dateUtc="2026-08-04T02:17:00Z">
        <w:r>
          <w:delText>”</w:delText>
        </w:r>
      </w:del>
    </w:p>
    <w:p w14:paraId="670D6BBC" w14:textId="43C5BED2" w:rsidR="00FB2E89" w:rsidRPr="00E138E5" w:rsidRDefault="00E138E5" w:rsidP="00E138E5">
      <w:pPr>
        <w:pStyle w:val="Style66"/>
        <w:numPr>
          <w:ilvl w:val="2"/>
          <w:numId w:val="34"/>
        </w:numPr>
        <w:jc w:val="both"/>
        <w:rPr>
          <w:ins w:id="135" w:author="Nick Bernal" w:date="2026-08-03T22:17:00Z" w16du:dateUtc="2026-08-04T02:17:00Z"/>
          <w:rFonts w:eastAsia="Calibri"/>
        </w:rPr>
      </w:pPr>
      <w:ins w:id="136" w:author="Nick Bernal" w:date="2026-08-03T22:17:00Z" w16du:dateUtc="2026-08-04T02:17:00Z">
        <w:r>
          <w:rPr>
            <w:rFonts w:ascii="Calibri" w:hAnsi="Calibri" w:cs="Calibri"/>
            <w:sz w:val="20"/>
            <w:szCs w:val="20"/>
          </w:rPr>
          <w:t>Num 1.2.1</w:t>
        </w:r>
      </w:ins>
    </w:p>
    <w:p w14:paraId="5AF53076" w14:textId="09BFB2CE" w:rsidR="00CD64E2" w:rsidRDefault="00E138E5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rPr>
          <w:del w:id="137" w:author="Nick Bernal" w:date="2026-08-03T22:17:00Z" w16du:dateUtc="2026-08-04T02:17:00Z"/>
        </w:rPr>
      </w:pPr>
      <w:ins w:id="138" w:author="Nick Bernal" w:date="2026-08-03T22:17:00Z" w16du:dateUtc="2026-08-04T02:17:00Z">
        <w:r>
          <w:rPr>
            <w:rFonts w:ascii="Calibri" w:hAnsi="Calibri" w:cs="Calibri"/>
            <w:sz w:val="20"/>
            <w:szCs w:val="20"/>
          </w:rPr>
          <w:t>Num 1.3</w:t>
        </w:r>
      </w:ins>
      <w:del w:id="139" w:author="Nick Bernal" w:date="2026-08-03T22:17:00Z" w16du:dateUtc="2026-08-04T02:17:00Z">
        <w:r w:rsidR="008518FA">
          <w:delText>a</w:delText>
        </w:r>
      </w:del>
    </w:p>
    <w:p w14:paraId="4473910C" w14:textId="746F6634" w:rsidR="00CD64E2" w:rsidRPr="00E138E5" w:rsidRDefault="008518FA" w:rsidP="00E138E5">
      <w:pPr>
        <w:pStyle w:val="Style66"/>
        <w:numPr>
          <w:ilvl w:val="1"/>
          <w:numId w:val="34"/>
        </w:numPr>
        <w:jc w:val="both"/>
        <w:rPr>
          <w:rPrChange w:id="140" w:author="Nick Bernal" w:date="2026-08-03T22:17:00Z" w16du:dateUtc="2026-08-04T02:17:00Z">
            <w:rPr>
              <w:b/>
              <w:i/>
              <w:sz w:val="20"/>
            </w:rPr>
          </w:rPrChange>
        </w:rPr>
        <w:pPrChange w:id="141" w:author="Nick Bernal" w:date="2026-08-03T22:17:00Z" w16du:dateUtc="2026-08-04T02:17:00Z">
          <w:pPr>
            <w:pStyle w:val="Heading2"/>
            <w:numPr>
              <w:numId w:val="30"/>
            </w:numPr>
            <w:tabs>
              <w:tab w:val="num" w:pos="810"/>
            </w:tabs>
          </w:pPr>
        </w:pPrChange>
      </w:pPr>
      <w:del w:id="142" w:author="Nick Bernal" w:date="2026-08-03T22:17:00Z" w16du:dateUtc="2026-08-04T02:17:00Z">
        <w:r>
          <w:rPr>
            <w:b/>
          </w:rPr>
          <w:delText>b</w:delText>
        </w:r>
      </w:del>
    </w:p>
    <w:sectPr w:rsidR="00CD64E2" w:rsidRPr="00E138E5" w:rsidSect="00D447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0"/>
      <w:pgMar w:top="1179" w:right="720" w:bottom="1386" w:left="720" w:header="720" w:footer="720" w:gutter="0"/>
      <w:paperSrc w:first="0" w:other="0"/>
      <w:cols w:space="720"/>
      <w:noEndnote/>
      <w:docGrid w:linePitch="326"/>
      <w:sectPrChange w:id="149" w:author="Nick Bernal" w:date="2026-08-03T22:17:00Z" w16du:dateUtc="2026-08-04T02:17:00Z">
        <w:sectPr w:rsidR="00CD64E2" w:rsidRPr="00E138E5" w:rsidSect="00D447F2">
          <w:pgSz w:code="1"/>
          <w:pgMar w:top="1440" w:right="1440" w:bottom="1440" w:left="1440" w:header="720" w:footer="1008" w:gutter="0"/>
          <w:paperSrc w:first="1" w:other="1"/>
          <w:noEndnote w:val="0"/>
          <w:docGrid w:linePitch="299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2F03B" w14:textId="77777777" w:rsidR="00EC4CE2" w:rsidRDefault="00EC4CE2">
      <w:r>
        <w:separator/>
      </w:r>
    </w:p>
  </w:endnote>
  <w:endnote w:type="continuationSeparator" w:id="0">
    <w:p w14:paraId="5C9D05F3" w14:textId="77777777" w:rsidR="00EC4CE2" w:rsidRDefault="00EC4CE2">
      <w:r>
        <w:continuationSeparator/>
      </w:r>
    </w:p>
  </w:endnote>
  <w:endnote w:type="continuationNotice" w:id="1">
    <w:p w14:paraId="2CC0BDC9" w14:textId="77777777" w:rsidR="00EC4CE2" w:rsidRDefault="00EC4C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Bold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DB0FF" w14:textId="77777777" w:rsidR="00CB2F21" w:rsidRDefault="00CB2F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D51EF" w14:textId="77777777" w:rsidR="00490FB7" w:rsidRPr="00D970E7" w:rsidRDefault="00490FB7">
    <w:pPr>
      <w:pStyle w:val="Footer"/>
      <w:jc w:val="center"/>
      <w:rPr>
        <w:ins w:id="145" w:author="Nick Bernal" w:date="2026-08-03T22:17:00Z" w16du:dateUtc="2026-08-04T02:17:00Z"/>
        <w:rFonts w:ascii="Calibri" w:hAnsi="Calibri"/>
        <w:sz w:val="18"/>
        <w:szCs w:val="18"/>
      </w:rPr>
    </w:pPr>
    <w:ins w:id="146" w:author="Nick Bernal" w:date="2026-08-03T22:17:00Z" w16du:dateUtc="2026-08-04T02:17:00Z">
      <w:r w:rsidRPr="00D970E7">
        <w:rPr>
          <w:rFonts w:ascii="Calibri" w:hAnsi="Calibri"/>
          <w:sz w:val="18"/>
          <w:szCs w:val="18"/>
        </w:rPr>
        <w:fldChar w:fldCharType="begin"/>
      </w:r>
      <w:r w:rsidRPr="00D970E7">
        <w:rPr>
          <w:rFonts w:ascii="Calibri" w:hAnsi="Calibri"/>
          <w:sz w:val="18"/>
          <w:szCs w:val="18"/>
        </w:rPr>
        <w:instrText xml:space="preserve"> PAGE   \* MERGEFORMAT </w:instrText>
      </w:r>
      <w:r w:rsidRPr="00D970E7">
        <w:rPr>
          <w:rFonts w:ascii="Calibri" w:hAnsi="Calibri"/>
          <w:sz w:val="18"/>
          <w:szCs w:val="18"/>
        </w:rPr>
        <w:fldChar w:fldCharType="separate"/>
      </w:r>
      <w:r w:rsidRPr="00D970E7">
        <w:rPr>
          <w:rFonts w:ascii="Calibri" w:hAnsi="Calibri"/>
          <w:noProof/>
          <w:sz w:val="18"/>
          <w:szCs w:val="18"/>
        </w:rPr>
        <w:t>8</w:t>
      </w:r>
      <w:r w:rsidRPr="00D970E7">
        <w:rPr>
          <w:rFonts w:ascii="Calibri" w:hAnsi="Calibri"/>
          <w:sz w:val="18"/>
          <w:szCs w:val="18"/>
        </w:rPr>
        <w:fldChar w:fldCharType="end"/>
      </w:r>
    </w:ins>
  </w:p>
  <w:p w14:paraId="6A5C0C99" w14:textId="77777777" w:rsidR="00CB2F21" w:rsidRDefault="00CB2F21">
    <w:pPr>
      <w:jc w:val="left"/>
      <w:rPr>
        <w:rFonts w:ascii="Verdana" w:hAnsi="Verdana"/>
        <w:color w:val="000000"/>
        <w:sz w:val="12"/>
        <w:rPrChange w:id="147" w:author="Nick Bernal" w:date="2026-08-03T22:17:00Z" w16du:dateUtc="2026-08-04T02:17:00Z">
          <w:rPr>
            <w:sz w:val="16"/>
          </w:rPr>
        </w:rPrChange>
      </w:rPr>
      <w:pPrChange w:id="148" w:author="Nick Bernal" w:date="2026-08-03T22:17:00Z" w16du:dateUtc="2026-08-04T02:17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3BA1B" w14:textId="77777777" w:rsidR="00CB2F21" w:rsidRDefault="00CB2F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AD78D" w14:textId="77777777" w:rsidR="00EC4CE2" w:rsidRDefault="00EC4CE2">
      <w:r>
        <w:separator/>
      </w:r>
    </w:p>
  </w:footnote>
  <w:footnote w:type="continuationSeparator" w:id="0">
    <w:p w14:paraId="5F240F25" w14:textId="77777777" w:rsidR="00EC4CE2" w:rsidRDefault="00EC4CE2">
      <w:r>
        <w:continuationSeparator/>
      </w:r>
    </w:p>
  </w:footnote>
  <w:footnote w:type="continuationNotice" w:id="1">
    <w:p w14:paraId="335183D9" w14:textId="77777777" w:rsidR="00EC4CE2" w:rsidRDefault="00EC4CE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DB643" w14:textId="77777777" w:rsidR="00A74A18" w:rsidRDefault="00A74A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0516B" w14:textId="77777777" w:rsidR="00A74A18" w:rsidRPr="00005B69" w:rsidRDefault="00A74A18">
    <w:pPr>
      <w:jc w:val="left"/>
      <w:rPr>
        <w:color w:val="000000"/>
        <w:rPrChange w:id="143" w:author="Nick Bernal" w:date="2026-08-03T22:17:00Z" w16du:dateUtc="2026-08-04T02:17:00Z">
          <w:rPr/>
        </w:rPrChange>
      </w:rPr>
      <w:pPrChange w:id="144" w:author="Nick Bernal" w:date="2026-08-03T22:17:00Z" w16du:dateUtc="2026-08-04T02:17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88528" w14:textId="77777777" w:rsidR="00A74A18" w:rsidRDefault="00A74A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41E1794"/>
    <w:lvl w:ilvl="0">
      <w:start w:val="1"/>
      <w:numFmt w:val="decimal"/>
      <w:suff w:val="nothing"/>
      <w:lvlText w:val="SECTION %1.  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  <w:u w:val="none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144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720" w:firstLine="1440"/>
      </w:pPr>
      <w:rPr>
        <w:rFonts w:hint="default"/>
      </w:rPr>
    </w:lvl>
    <w:lvl w:ilvl="3">
      <w:start w:val="1"/>
      <w:numFmt w:val="decimal"/>
      <w:lvlText w:val="(%3)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(%3)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(%3)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(%3)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(%3)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(%3)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000000C"/>
    <w:multiLevelType w:val="multilevel"/>
    <w:tmpl w:val="9378ED34"/>
    <w:lvl w:ilvl="0">
      <w:start w:val="1"/>
      <w:numFmt w:val="decimal"/>
      <w:pStyle w:val="Style0"/>
      <w:lvlText w:val="%1.0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decimal"/>
      <w:pStyle w:val="Style1"/>
      <w:lvlText w:val="%1.%2"/>
      <w:lvlJc w:val="left"/>
      <w:pPr>
        <w:tabs>
          <w:tab w:val="num" w:pos="4050"/>
        </w:tabs>
        <w:ind w:left="405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7.1.4.%4"/>
      <w:lvlJc w:val="left"/>
      <w:pPr>
        <w:tabs>
          <w:tab w:val="num" w:pos="1440"/>
        </w:tabs>
        <w:ind w:left="14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eastAsia"/>
      </w:rPr>
    </w:lvl>
  </w:abstractNum>
  <w:abstractNum w:abstractNumId="2" w15:restartNumberingAfterBreak="0">
    <w:nsid w:val="00000010"/>
    <w:multiLevelType w:val="hybridMultilevel"/>
    <w:tmpl w:val="B79EB054"/>
    <w:lvl w:ilvl="0" w:tplc="5476B77C">
      <w:start w:val="1"/>
      <w:numFmt w:val="bullet"/>
      <w:pStyle w:val="Style6"/>
      <w:lvlText w:val="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 Bold" w:hint="default"/>
        <w:color w:val="auto"/>
        <w:spacing w:val="0"/>
        <w:sz w:val="16"/>
        <w:szCs w:val="1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  <w:spacing w:val="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 Bold" w:hint="default"/>
        <w:spacing w:val="0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 Bold" w:hint="default"/>
        <w:spacing w:val="0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  <w:spacing w:val="0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 Bold" w:hint="default"/>
        <w:spacing w:val="0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 Bold" w:hint="default"/>
        <w:spacing w:val="0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  <w:spacing w:val="0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 Bold" w:hint="default"/>
        <w:spacing w:val="0"/>
      </w:rPr>
    </w:lvl>
  </w:abstractNum>
  <w:abstractNum w:abstractNumId="3" w15:restartNumberingAfterBreak="0">
    <w:nsid w:val="00000018"/>
    <w:multiLevelType w:val="multilevel"/>
    <w:tmpl w:val="1E8EAAC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Calibri" w:hAnsi="Calibri" w:cs="Courier New" w:hint="default"/>
        <w:b/>
        <w:bCs/>
        <w:i w:val="0"/>
        <w:iCs w:val="0"/>
        <w:spacing w:val="0"/>
        <w:sz w:val="20"/>
        <w:szCs w:val="20"/>
        <w:u w:val="none"/>
      </w:rPr>
    </w:lvl>
    <w:lvl w:ilvl="1">
      <w:start w:val="1"/>
      <w:numFmt w:val="decimal"/>
      <w:lvlText w:val="%1.%2."/>
      <w:lvlJc w:val="left"/>
      <w:pPr>
        <w:tabs>
          <w:tab w:val="num" w:pos="1008"/>
        </w:tabs>
        <w:ind w:left="1008" w:hanging="576"/>
      </w:pPr>
      <w:rPr>
        <w:rFonts w:ascii="Calibri" w:hAnsi="Calibri" w:cs="Times New Roman Bold" w:hint="default"/>
        <w:b w:val="0"/>
        <w:bCs w:val="0"/>
        <w:i w:val="0"/>
        <w:iCs w:val="0"/>
        <w:spacing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728"/>
        </w:tabs>
        <w:ind w:left="1728" w:hanging="720"/>
      </w:pPr>
      <w:rPr>
        <w:rFonts w:ascii="Calibri" w:hAnsi="Calibri" w:cs="Calibri" w:hint="default"/>
        <w:b w:val="0"/>
        <w:bCs w:val="0"/>
        <w:i w:val="0"/>
        <w:iCs w:val="0"/>
        <w:spacing w:val="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eastAsia"/>
        <w:b w:val="0"/>
        <w:bCs w:val="0"/>
        <w:i w:val="0"/>
        <w:iCs w:val="0"/>
        <w:spacing w:val="0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eastAsia"/>
      </w:rPr>
    </w:lvl>
  </w:abstractNum>
  <w:abstractNum w:abstractNumId="4" w15:restartNumberingAfterBreak="0">
    <w:nsid w:val="00224613"/>
    <w:multiLevelType w:val="hybridMultilevel"/>
    <w:tmpl w:val="0BB8F7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987BAB"/>
    <w:multiLevelType w:val="hybridMultilevel"/>
    <w:tmpl w:val="2D7EA4F6"/>
    <w:name w:val="zzmpStandard||Standard|2|3|1|0|2|3||1|2|0||1|2|0||1|2|0||1|4|0||1|4|0||1|4|0||1|4|0||1|4|0||"/>
    <w:lvl w:ilvl="0" w:tplc="E60C11DC">
      <w:start w:val="1"/>
      <w:numFmt w:val="none"/>
      <w:suff w:val="nothing"/>
      <w:lvlText w:val=""/>
      <w:lvlJc w:val="left"/>
      <w:rPr>
        <w:rFonts w:ascii="Arial" w:hAnsi="Arial" w:cs="Arial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1" w:tplc="701C3CF8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2" w:tplc="6B8EC160">
      <w:start w:val="1"/>
      <w:numFmt w:val="lowerLetter"/>
      <w:lvlText w:val="(%3)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 w:val="0"/>
        <w:bCs w:val="0"/>
        <w:i w:val="0"/>
        <w:iCs w:val="0"/>
        <w:caps w:val="0"/>
        <w:sz w:val="16"/>
        <w:szCs w:val="16"/>
        <w:u w:val="none"/>
      </w:rPr>
    </w:lvl>
    <w:lvl w:ilvl="3" w:tplc="F17CCCDE">
      <w:start w:val="1"/>
      <w:numFmt w:val="lowerRoman"/>
      <w:lvlText w:val="(%4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4" w:tplc="E9AAA1D0">
      <w:start w:val="1"/>
      <w:numFmt w:val="lowerLetter"/>
      <w:lvlText w:val="%5."/>
      <w:lvlJc w:val="left"/>
      <w:pPr>
        <w:tabs>
          <w:tab w:val="num" w:pos="3600"/>
        </w:tabs>
        <w:ind w:firstLine="2880"/>
      </w:pPr>
      <w:rPr>
        <w:rFonts w:hint="default"/>
        <w:b w:val="0"/>
        <w:bCs w:val="0"/>
        <w:i w:val="0"/>
        <w:iCs w:val="0"/>
        <w:caps w:val="0"/>
        <w:u w:val="none"/>
      </w:rPr>
    </w:lvl>
    <w:lvl w:ilvl="5" w:tplc="498E64E0">
      <w:start w:val="1"/>
      <w:numFmt w:val="lowerRoman"/>
      <w:lvlText w:val="%6."/>
      <w:lvlJc w:val="left"/>
      <w:pPr>
        <w:tabs>
          <w:tab w:val="num" w:pos="4320"/>
        </w:tabs>
        <w:ind w:firstLine="3600"/>
      </w:pPr>
      <w:rPr>
        <w:rFonts w:hint="default"/>
        <w:b w:val="0"/>
        <w:bCs w:val="0"/>
        <w:i w:val="0"/>
        <w:iCs w:val="0"/>
        <w:caps w:val="0"/>
        <w:u w:val="none"/>
      </w:rPr>
    </w:lvl>
    <w:lvl w:ilvl="6" w:tplc="81FAB9B4">
      <w:start w:val="1"/>
      <w:numFmt w:val="decimal"/>
      <w:lvlText w:val="%7)"/>
      <w:lvlJc w:val="left"/>
      <w:pPr>
        <w:tabs>
          <w:tab w:val="num" w:pos="5040"/>
        </w:tabs>
        <w:ind w:firstLine="4320"/>
      </w:pPr>
      <w:rPr>
        <w:rFonts w:hint="default"/>
        <w:b w:val="0"/>
        <w:bCs w:val="0"/>
        <w:i w:val="0"/>
        <w:iCs w:val="0"/>
        <w:caps w:val="0"/>
        <w:u w:val="none"/>
      </w:rPr>
    </w:lvl>
    <w:lvl w:ilvl="7" w:tplc="C2CCC302">
      <w:start w:val="1"/>
      <w:numFmt w:val="lowerLetter"/>
      <w:lvlText w:val="%8)"/>
      <w:lvlJc w:val="left"/>
      <w:pPr>
        <w:tabs>
          <w:tab w:val="num" w:pos="5760"/>
        </w:tabs>
        <w:ind w:firstLine="5040"/>
      </w:pPr>
      <w:rPr>
        <w:rFonts w:hint="default"/>
        <w:b w:val="0"/>
        <w:bCs w:val="0"/>
        <w:i w:val="0"/>
        <w:iCs w:val="0"/>
        <w:caps w:val="0"/>
        <w:u w:val="none"/>
      </w:rPr>
    </w:lvl>
    <w:lvl w:ilvl="8" w:tplc="DE3C26A6">
      <w:start w:val="1"/>
      <w:numFmt w:val="lowerRoman"/>
      <w:lvlText w:val="%9)"/>
      <w:lvlJc w:val="left"/>
      <w:pPr>
        <w:tabs>
          <w:tab w:val="num" w:pos="6480"/>
        </w:tabs>
        <w:ind w:firstLine="5760"/>
      </w:pPr>
      <w:rPr>
        <w:rFonts w:hint="default"/>
        <w:b w:val="0"/>
        <w:bCs w:val="0"/>
        <w:i w:val="0"/>
        <w:iCs w:val="0"/>
        <w:caps w:val="0"/>
        <w:u w:val="none"/>
      </w:rPr>
    </w:lvl>
  </w:abstractNum>
  <w:abstractNum w:abstractNumId="6" w15:restartNumberingAfterBreak="0">
    <w:nsid w:val="00CE1160"/>
    <w:multiLevelType w:val="multilevel"/>
    <w:tmpl w:val="66DA2B50"/>
    <w:styleLink w:val="NumbListBodyText"/>
    <w:lvl w:ilvl="0">
      <w:start w:val="1"/>
      <w:numFmt w:val="none"/>
      <w:pStyle w:val="FFWBody1"/>
      <w:suff w:val="nothing"/>
      <w:lvlText w:val=""/>
      <w:lvlJc w:val="left"/>
      <w:pPr>
        <w:ind w:left="794" w:firstLine="0"/>
      </w:pPr>
      <w:rPr>
        <w:rFonts w:hint="default"/>
      </w:rPr>
    </w:lvl>
    <w:lvl w:ilvl="1">
      <w:start w:val="1"/>
      <w:numFmt w:val="none"/>
      <w:pStyle w:val="FFWBody2"/>
      <w:suff w:val="nothing"/>
      <w:lvlText w:val=""/>
      <w:lvlJc w:val="left"/>
      <w:pPr>
        <w:ind w:left="794" w:firstLine="0"/>
      </w:pPr>
      <w:rPr>
        <w:rFonts w:hint="default"/>
      </w:rPr>
    </w:lvl>
    <w:lvl w:ilvl="2">
      <w:start w:val="1"/>
      <w:numFmt w:val="none"/>
      <w:pStyle w:val="FFWBody3"/>
      <w:suff w:val="nothing"/>
      <w:lvlText w:val=""/>
      <w:lvlJc w:val="left"/>
      <w:pPr>
        <w:ind w:left="794" w:firstLine="0"/>
      </w:pPr>
      <w:rPr>
        <w:rFonts w:hint="default"/>
      </w:rPr>
    </w:lvl>
    <w:lvl w:ilvl="3">
      <w:start w:val="1"/>
      <w:numFmt w:val="none"/>
      <w:pStyle w:val="FFWBody4"/>
      <w:suff w:val="nothing"/>
      <w:lvlText w:val=""/>
      <w:lvlJc w:val="left"/>
      <w:pPr>
        <w:ind w:left="1588" w:firstLine="0"/>
      </w:pPr>
      <w:rPr>
        <w:rFonts w:hint="default"/>
      </w:rPr>
    </w:lvl>
    <w:lvl w:ilvl="4">
      <w:start w:val="1"/>
      <w:numFmt w:val="none"/>
      <w:pStyle w:val="FFWBody5"/>
      <w:suff w:val="nothing"/>
      <w:lvlText w:val=""/>
      <w:lvlJc w:val="left"/>
      <w:pPr>
        <w:ind w:left="2381" w:firstLine="0"/>
      </w:pPr>
      <w:rPr>
        <w:rFonts w:hint="default"/>
      </w:rPr>
    </w:lvl>
    <w:lvl w:ilvl="5">
      <w:start w:val="1"/>
      <w:numFmt w:val="none"/>
      <w:pStyle w:val="FFWBody6"/>
      <w:suff w:val="nothing"/>
      <w:lvlText w:val=""/>
      <w:lvlJc w:val="left"/>
      <w:pPr>
        <w:ind w:left="3175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969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4763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557" w:firstLine="0"/>
      </w:pPr>
      <w:rPr>
        <w:rFonts w:hint="default"/>
      </w:rPr>
    </w:lvl>
  </w:abstractNum>
  <w:abstractNum w:abstractNumId="7" w15:restartNumberingAfterBreak="0">
    <w:nsid w:val="02117C4F"/>
    <w:multiLevelType w:val="hybridMultilevel"/>
    <w:tmpl w:val="90B4F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2B7A40"/>
    <w:multiLevelType w:val="multilevel"/>
    <w:tmpl w:val="51384B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20E825B2"/>
    <w:multiLevelType w:val="multilevel"/>
    <w:tmpl w:val="0344A328"/>
    <w:styleLink w:val="NumbListNumberedLists"/>
    <w:lvl w:ilvl="0">
      <w:start w:val="1"/>
      <w:numFmt w:val="lowerLetter"/>
      <w:pStyle w:val="FFWLetteredList"/>
      <w:lvlText w:val="(%1)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969"/>
        </w:tabs>
        <w:ind w:left="3969" w:hanging="794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763"/>
        </w:tabs>
        <w:ind w:left="4763" w:hanging="794"/>
      </w:pPr>
      <w:rPr>
        <w:rFonts w:hint="default"/>
      </w:rPr>
    </w:lvl>
    <w:lvl w:ilvl="6">
      <w:start w:val="1"/>
      <w:numFmt w:val="lowerLetter"/>
      <w:lvlText w:val="(%7)"/>
      <w:lvlJc w:val="left"/>
      <w:pPr>
        <w:tabs>
          <w:tab w:val="num" w:pos="5557"/>
        </w:tabs>
        <w:ind w:left="5557" w:hanging="794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350"/>
        </w:tabs>
        <w:ind w:left="6350" w:hanging="793"/>
      </w:pPr>
      <w:rPr>
        <w:rFonts w:hint="default"/>
      </w:rPr>
    </w:lvl>
    <w:lvl w:ilvl="8">
      <w:start w:val="1"/>
      <w:numFmt w:val="lowerLetter"/>
      <w:lvlText w:val="(%9)"/>
      <w:lvlJc w:val="left"/>
      <w:pPr>
        <w:tabs>
          <w:tab w:val="num" w:pos="7144"/>
        </w:tabs>
        <w:ind w:left="7144" w:hanging="794"/>
      </w:pPr>
      <w:rPr>
        <w:rFonts w:hint="default"/>
      </w:rPr>
    </w:lvl>
  </w:abstractNum>
  <w:abstractNum w:abstractNumId="10" w15:restartNumberingAfterBreak="0">
    <w:nsid w:val="22D92098"/>
    <w:multiLevelType w:val="hybridMultilevel"/>
    <w:tmpl w:val="390A9F40"/>
    <w:lvl w:ilvl="0" w:tplc="3B34ACF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FE4D2B"/>
    <w:multiLevelType w:val="hybridMultilevel"/>
    <w:tmpl w:val="64269CC8"/>
    <w:lvl w:ilvl="0" w:tplc="22C8B11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7735B5"/>
    <w:multiLevelType w:val="hybridMultilevel"/>
    <w:tmpl w:val="C9820674"/>
    <w:name w:val="DocXtoolsCompanion_4"/>
    <w:lvl w:ilvl="0" w:tplc="27B6E38C">
      <w:start w:val="21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FAE604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0A6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6E4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1C4A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DCD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E9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F674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92A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556BD5"/>
    <w:multiLevelType w:val="hybridMultilevel"/>
    <w:tmpl w:val="F014DA68"/>
    <w:lvl w:ilvl="0" w:tplc="E0F4A832">
      <w:start w:val="8"/>
      <w:numFmt w:val="decimal"/>
      <w:lvlText w:val="%1.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265D7E">
      <w:start w:val="1"/>
      <w:numFmt w:val="lowerLetter"/>
      <w:lvlText w:val="%2."/>
      <w:lvlJc w:val="left"/>
      <w:pPr>
        <w:ind w:left="108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E02FD0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2C041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143C86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3818EE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12138A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1ABAEE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9C47CC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09F022B"/>
    <w:multiLevelType w:val="multilevel"/>
    <w:tmpl w:val="C4E03A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D617B7"/>
    <w:multiLevelType w:val="multilevel"/>
    <w:tmpl w:val="FE28CCD8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36" w:hanging="5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16" w15:restartNumberingAfterBreak="0">
    <w:nsid w:val="3C4A1952"/>
    <w:multiLevelType w:val="multilevel"/>
    <w:tmpl w:val="51384B4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17" w15:restartNumberingAfterBreak="0">
    <w:nsid w:val="41121C39"/>
    <w:multiLevelType w:val="multilevel"/>
    <w:tmpl w:val="11F68056"/>
    <w:lvl w:ilvl="0">
      <w:start w:val="1"/>
      <w:numFmt w:val="none"/>
      <w:suff w:val="nothing"/>
      <w:lvlText w:val=""/>
      <w:lvlJc w:val="left"/>
      <w:pPr>
        <w:ind w:left="0" w:firstLine="0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851"/>
        </w:tabs>
        <w:ind w:left="851" w:hanging="851"/>
      </w:pPr>
    </w:lvl>
    <w:lvl w:ilvl="2">
      <w:start w:val="1"/>
      <w:numFmt w:val="lowerRoman"/>
      <w:lvlText w:val="(%3)"/>
      <w:lvlJc w:val="left"/>
      <w:pPr>
        <w:tabs>
          <w:tab w:val="num" w:pos="1843"/>
        </w:tabs>
        <w:ind w:left="1843" w:hanging="992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5D2D63A4"/>
    <w:multiLevelType w:val="multilevel"/>
    <w:tmpl w:val="BE22D898"/>
    <w:lvl w:ilvl="0">
      <w:start w:val="1"/>
      <w:numFmt w:val="decimal"/>
      <w:pStyle w:val="Heading1"/>
      <w:lvlText w:val="%1."/>
      <w:lvlJc w:val="left"/>
      <w:pPr>
        <w:tabs>
          <w:tab w:val="num" w:pos="1440"/>
        </w:tabs>
        <w:ind w:left="0" w:firstLine="144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160"/>
        </w:tabs>
        <w:ind w:left="0" w:firstLine="21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2880"/>
        </w:tabs>
        <w:ind w:left="0" w:firstLine="288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3600"/>
        </w:tabs>
        <w:ind w:left="0" w:firstLine="360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upperLetter"/>
      <w:pStyle w:val="Heading5"/>
      <w:lvlText w:val="%5."/>
      <w:lvlJc w:val="left"/>
      <w:pPr>
        <w:tabs>
          <w:tab w:val="num" w:pos="4320"/>
        </w:tabs>
        <w:ind w:left="0" w:firstLine="4320"/>
      </w:pPr>
      <w:rPr>
        <w:rFonts w:hint="default"/>
      </w:rPr>
    </w:lvl>
    <w:lvl w:ilvl="5">
      <w:start w:val="1"/>
      <w:numFmt w:val="decimal"/>
      <w:pStyle w:val="Heading6"/>
      <w:lvlText w:val="(%6)"/>
      <w:lvlJc w:val="left"/>
      <w:pPr>
        <w:tabs>
          <w:tab w:val="num" w:pos="5040"/>
        </w:tabs>
        <w:ind w:left="0" w:firstLine="504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5760"/>
        </w:tabs>
        <w:ind w:left="0" w:firstLine="576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6480"/>
        </w:tabs>
        <w:ind w:left="0" w:firstLine="648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0" w:firstLine="7200"/>
      </w:pPr>
      <w:rPr>
        <w:rFonts w:hint="default"/>
      </w:rPr>
    </w:lvl>
  </w:abstractNum>
  <w:abstractNum w:abstractNumId="19" w15:restartNumberingAfterBreak="0">
    <w:nsid w:val="5E0F30B0"/>
    <w:multiLevelType w:val="hybridMultilevel"/>
    <w:tmpl w:val="01463C3E"/>
    <w:lvl w:ilvl="0" w:tplc="1FEE609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60D0604C"/>
    <w:multiLevelType w:val="multilevel"/>
    <w:tmpl w:val="1C22C772"/>
    <w:name w:val="zzmpOutline1||Outline1|2|1|1|5|2|1||1|2|0||1|2|0||1|2|0||1|0|1||1|0|1||1|0|1||1|0|1||1|0|0||"/>
    <w:lvl w:ilvl="0">
      <w:start w:val="1"/>
      <w:numFmt w:val="decimal"/>
      <w:pStyle w:val="Outline1L1"/>
      <w:suff w:val="nothing"/>
      <w:lvlText w:val="Clause %1"/>
      <w:lvlJc w:val="left"/>
      <w:pPr>
        <w:ind w:left="4200" w:firstLine="0"/>
      </w:pPr>
      <w:rPr>
        <w:rFonts w:ascii="Arial" w:hAnsi="Arial" w:cs="Arial" w:hint="default"/>
        <w:b w:val="0"/>
        <w:i/>
        <w:caps w:val="0"/>
        <w:sz w:val="16"/>
        <w:szCs w:val="16"/>
        <w:u w:val="none"/>
      </w:rPr>
    </w:lvl>
    <w:lvl w:ilvl="1">
      <w:start w:val="1"/>
      <w:numFmt w:val="decimal"/>
      <w:pStyle w:val="Outline1L2"/>
      <w:lvlText w:val="%2."/>
      <w:lvlJc w:val="left"/>
      <w:pPr>
        <w:tabs>
          <w:tab w:val="num" w:pos="432"/>
        </w:tabs>
        <w:ind w:left="0" w:firstLine="0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2">
      <w:start w:val="1"/>
      <w:numFmt w:val="lowerLetter"/>
      <w:pStyle w:val="Outline1L3"/>
      <w:lvlText w:val="(%3)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3">
      <w:start w:val="1"/>
      <w:numFmt w:val="lowerRoman"/>
      <w:pStyle w:val="Outline1L4"/>
      <w:lvlText w:val="(%4)"/>
      <w:lvlJc w:val="left"/>
      <w:pPr>
        <w:tabs>
          <w:tab w:val="num" w:pos="1440"/>
        </w:tabs>
        <w:ind w:left="1152" w:hanging="432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4">
      <w:start w:val="1"/>
      <w:numFmt w:val="lowerRoman"/>
      <w:pStyle w:val="Outline1L5"/>
      <w:lvlText w:val="(%5)"/>
      <w:lvlJc w:val="left"/>
      <w:pPr>
        <w:tabs>
          <w:tab w:val="num" w:pos="3600"/>
        </w:tabs>
        <w:ind w:left="0" w:firstLine="288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5">
      <w:start w:val="1"/>
      <w:numFmt w:val="lowerLetter"/>
      <w:pStyle w:val="Outline1L6"/>
      <w:lvlText w:val="(%6)"/>
      <w:lvlJc w:val="left"/>
      <w:pPr>
        <w:tabs>
          <w:tab w:val="num" w:pos="4320"/>
        </w:tabs>
        <w:ind w:left="0" w:firstLine="360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6">
      <w:start w:val="1"/>
      <w:numFmt w:val="decimal"/>
      <w:pStyle w:val="Outline1L7"/>
      <w:lvlText w:val="(%7)"/>
      <w:lvlJc w:val="left"/>
      <w:pPr>
        <w:tabs>
          <w:tab w:val="num" w:pos="5040"/>
        </w:tabs>
        <w:ind w:left="0" w:firstLine="432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7">
      <w:start w:val="1"/>
      <w:numFmt w:val="lowerRoman"/>
      <w:pStyle w:val="Outline1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8">
      <w:start w:val="1"/>
      <w:numFmt w:val="decimal"/>
      <w:pStyle w:val="Outline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 w:val="0"/>
        <w:i w:val="0"/>
        <w:caps w:val="0"/>
        <w:sz w:val="24"/>
        <w:u w:val="none"/>
      </w:rPr>
    </w:lvl>
  </w:abstractNum>
  <w:abstractNum w:abstractNumId="21" w15:restartNumberingAfterBreak="0">
    <w:nsid w:val="65B1131F"/>
    <w:multiLevelType w:val="multilevel"/>
    <w:tmpl w:val="02FA8398"/>
    <w:styleLink w:val="NumbListLegal"/>
    <w:lvl w:ilvl="0">
      <w:start w:val="1"/>
      <w:numFmt w:val="decimal"/>
      <w:pStyle w:val="FFWLevel1"/>
      <w:lvlText w:val="%1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pStyle w:val="FFWLevel2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FFWLevel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pStyle w:val="FFWLevel4"/>
      <w:lvlText w:val="(%4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4">
      <w:start w:val="1"/>
      <w:numFmt w:val="lowerRoman"/>
      <w:pStyle w:val="FFWLevel5"/>
      <w:lvlText w:val="(%5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5">
      <w:start w:val="1"/>
      <w:numFmt w:val="upperLetter"/>
      <w:pStyle w:val="FFWLevel6"/>
      <w:lvlText w:val="(%6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</w:abstractNum>
  <w:abstractNum w:abstractNumId="22" w15:restartNumberingAfterBreak="0">
    <w:nsid w:val="69606855"/>
    <w:multiLevelType w:val="multilevel"/>
    <w:tmpl w:val="0344A328"/>
    <w:numStyleLink w:val="NumbListNumberedLists"/>
  </w:abstractNum>
  <w:abstractNum w:abstractNumId="23" w15:restartNumberingAfterBreak="0">
    <w:nsid w:val="69DF70C8"/>
    <w:multiLevelType w:val="multilevel"/>
    <w:tmpl w:val="1A9E90C4"/>
    <w:lvl w:ilvl="0">
      <w:start w:val="1"/>
      <w:numFmt w:val="decimal"/>
      <w:pStyle w:val="StandardL1"/>
      <w:lvlText w:val="%1."/>
      <w:lvlJc w:val="left"/>
      <w:pPr>
        <w:tabs>
          <w:tab w:val="num" w:pos="720"/>
        </w:tabs>
        <w:ind w:left="0" w:firstLine="0"/>
      </w:pPr>
      <w:rPr>
        <w:b/>
        <w:i w:val="0"/>
        <w:caps w:val="0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b w:val="0"/>
        <w:i w:val="0"/>
        <w:caps w:val="0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b w:val="0"/>
        <w:i w:val="0"/>
        <w:caps w:val="0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b w:val="0"/>
        <w:i w:val="0"/>
        <w:caps w:val="0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b w:val="0"/>
        <w:i w:val="0"/>
        <w:caps w:val="0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b w:val="0"/>
        <w:i w:val="0"/>
        <w:caps w:val="0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b w:val="0"/>
        <w:i w:val="0"/>
        <w:caps w:val="0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b w:val="0"/>
        <w:i w:val="0"/>
        <w:caps w:val="0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</w:abstractNum>
  <w:abstractNum w:abstractNumId="24" w15:restartNumberingAfterBreak="0">
    <w:nsid w:val="6B1D1232"/>
    <w:multiLevelType w:val="multilevel"/>
    <w:tmpl w:val="A73C4A22"/>
    <w:lvl w:ilvl="0">
      <w:start w:val="1"/>
      <w:numFmt w:val="decimal"/>
      <w:pStyle w:val="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0"/>
        <w:szCs w:val="20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20"/>
        <w:szCs w:val="2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</w:abstractNum>
  <w:abstractNum w:abstractNumId="25" w15:restartNumberingAfterBreak="0">
    <w:nsid w:val="6B880425"/>
    <w:multiLevelType w:val="hybridMultilevel"/>
    <w:tmpl w:val="DCCC13EC"/>
    <w:lvl w:ilvl="0" w:tplc="316A35FA">
      <w:start w:val="1"/>
      <w:numFmt w:val="decimal"/>
      <w:pStyle w:val="NormalNumbered"/>
      <w:lvlText w:val="%1."/>
      <w:lvlJc w:val="left"/>
      <w:pPr>
        <w:ind w:left="36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1ECCB2">
      <w:start w:val="1"/>
      <w:numFmt w:val="lowerLetter"/>
      <w:lvlText w:val="%2"/>
      <w:lvlJc w:val="left"/>
      <w:pPr>
        <w:ind w:left="108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F8BDBA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2E81B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604B54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8C6B72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6E3532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B62766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76C032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CB8140B"/>
    <w:multiLevelType w:val="hybridMultilevel"/>
    <w:tmpl w:val="42F2CA18"/>
    <w:lvl w:ilvl="0" w:tplc="A5A2CB70">
      <w:start w:val="1"/>
      <w:numFmt w:val="lowerLetter"/>
      <w:lvlText w:val="%1."/>
      <w:lvlJc w:val="left"/>
      <w:pPr>
        <w:ind w:left="814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>
      <w:start w:val="1"/>
      <w:numFmt w:val="lowerLetter"/>
      <w:lvlText w:val="%2."/>
      <w:lvlJc w:val="left"/>
      <w:pPr>
        <w:ind w:left="1174" w:hanging="360"/>
      </w:pPr>
    </w:lvl>
    <w:lvl w:ilvl="2" w:tplc="0809001B" w:tentative="1">
      <w:start w:val="1"/>
      <w:numFmt w:val="lowerRoman"/>
      <w:lvlText w:val="%3."/>
      <w:lvlJc w:val="right"/>
      <w:pPr>
        <w:ind w:left="1894" w:hanging="180"/>
      </w:pPr>
    </w:lvl>
    <w:lvl w:ilvl="3" w:tplc="0809000F" w:tentative="1">
      <w:start w:val="1"/>
      <w:numFmt w:val="decimal"/>
      <w:lvlText w:val="%4."/>
      <w:lvlJc w:val="left"/>
      <w:pPr>
        <w:ind w:left="2614" w:hanging="360"/>
      </w:pPr>
    </w:lvl>
    <w:lvl w:ilvl="4" w:tplc="08090019" w:tentative="1">
      <w:start w:val="1"/>
      <w:numFmt w:val="lowerLetter"/>
      <w:lvlText w:val="%5."/>
      <w:lvlJc w:val="left"/>
      <w:pPr>
        <w:ind w:left="3334" w:hanging="360"/>
      </w:pPr>
    </w:lvl>
    <w:lvl w:ilvl="5" w:tplc="0809001B" w:tentative="1">
      <w:start w:val="1"/>
      <w:numFmt w:val="lowerRoman"/>
      <w:lvlText w:val="%6."/>
      <w:lvlJc w:val="right"/>
      <w:pPr>
        <w:ind w:left="4054" w:hanging="180"/>
      </w:pPr>
    </w:lvl>
    <w:lvl w:ilvl="6" w:tplc="0809000F" w:tentative="1">
      <w:start w:val="1"/>
      <w:numFmt w:val="decimal"/>
      <w:lvlText w:val="%7."/>
      <w:lvlJc w:val="left"/>
      <w:pPr>
        <w:ind w:left="4774" w:hanging="360"/>
      </w:pPr>
    </w:lvl>
    <w:lvl w:ilvl="7" w:tplc="08090019" w:tentative="1">
      <w:start w:val="1"/>
      <w:numFmt w:val="lowerLetter"/>
      <w:lvlText w:val="%8."/>
      <w:lvlJc w:val="left"/>
      <w:pPr>
        <w:ind w:left="5494" w:hanging="360"/>
      </w:pPr>
    </w:lvl>
    <w:lvl w:ilvl="8" w:tplc="0809001B" w:tentative="1">
      <w:start w:val="1"/>
      <w:numFmt w:val="lowerRoman"/>
      <w:lvlText w:val="%9."/>
      <w:lvlJc w:val="right"/>
      <w:pPr>
        <w:ind w:left="6214" w:hanging="180"/>
      </w:pPr>
    </w:lvl>
  </w:abstractNum>
  <w:abstractNum w:abstractNumId="27" w15:restartNumberingAfterBreak="0">
    <w:nsid w:val="70077C2C"/>
    <w:multiLevelType w:val="hybridMultilevel"/>
    <w:tmpl w:val="0F1E4A0A"/>
    <w:lvl w:ilvl="0" w:tplc="0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BCC1146"/>
    <w:multiLevelType w:val="hybridMultilevel"/>
    <w:tmpl w:val="6D803522"/>
    <w:lvl w:ilvl="0" w:tplc="C8F86360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9568ED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18393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FBCAB7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82C11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BEC9D7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2EEC2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AAD1E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5A68C6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DCC5E88"/>
    <w:multiLevelType w:val="multilevel"/>
    <w:tmpl w:val="02FA8398"/>
    <w:numStyleLink w:val="NumbListLegal"/>
  </w:abstractNum>
  <w:num w:numId="1" w16cid:durableId="1328945989">
    <w:abstractNumId w:val="18"/>
  </w:num>
  <w:num w:numId="2" w16cid:durableId="420682066">
    <w:abstractNumId w:val="28"/>
  </w:num>
  <w:num w:numId="3" w16cid:durableId="980233332">
    <w:abstractNumId w:val="18"/>
  </w:num>
  <w:num w:numId="4" w16cid:durableId="369453044">
    <w:abstractNumId w:val="18"/>
  </w:num>
  <w:num w:numId="5" w16cid:durableId="1072309611">
    <w:abstractNumId w:val="18"/>
  </w:num>
  <w:num w:numId="6" w16cid:durableId="1119565091">
    <w:abstractNumId w:val="18"/>
  </w:num>
  <w:num w:numId="7" w16cid:durableId="170066360">
    <w:abstractNumId w:val="18"/>
  </w:num>
  <w:num w:numId="8" w16cid:durableId="1920366735">
    <w:abstractNumId w:val="18"/>
  </w:num>
  <w:num w:numId="9" w16cid:durableId="197344258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0678456">
    <w:abstractNumId w:val="18"/>
  </w:num>
  <w:num w:numId="11" w16cid:durableId="109932322">
    <w:abstractNumId w:val="18"/>
  </w:num>
  <w:num w:numId="12" w16cid:durableId="812722886">
    <w:abstractNumId w:val="18"/>
  </w:num>
  <w:num w:numId="13" w16cid:durableId="1567760026">
    <w:abstractNumId w:val="18"/>
  </w:num>
  <w:num w:numId="14" w16cid:durableId="769548124">
    <w:abstractNumId w:val="18"/>
  </w:num>
  <w:num w:numId="15" w16cid:durableId="331226519">
    <w:abstractNumId w:val="18"/>
  </w:num>
  <w:num w:numId="16" w16cid:durableId="805393325">
    <w:abstractNumId w:val="18"/>
  </w:num>
  <w:num w:numId="17" w16cid:durableId="779908925">
    <w:abstractNumId w:val="18"/>
  </w:num>
  <w:num w:numId="18" w16cid:durableId="1522665481">
    <w:abstractNumId w:val="18"/>
  </w:num>
  <w:num w:numId="19" w16cid:durableId="1402749214">
    <w:abstractNumId w:val="18"/>
  </w:num>
  <w:num w:numId="20" w16cid:durableId="1169128740">
    <w:abstractNumId w:val="28"/>
  </w:num>
  <w:num w:numId="21" w16cid:durableId="2017882217">
    <w:abstractNumId w:val="18"/>
  </w:num>
  <w:num w:numId="22" w16cid:durableId="564755348">
    <w:abstractNumId w:val="18"/>
  </w:num>
  <w:num w:numId="23" w16cid:durableId="156044207">
    <w:abstractNumId w:val="18"/>
  </w:num>
  <w:num w:numId="24" w16cid:durableId="1623685720">
    <w:abstractNumId w:val="18"/>
  </w:num>
  <w:num w:numId="25" w16cid:durableId="1227031032">
    <w:abstractNumId w:val="18"/>
  </w:num>
  <w:num w:numId="26" w16cid:durableId="770442627">
    <w:abstractNumId w:val="18"/>
  </w:num>
  <w:num w:numId="27" w16cid:durableId="2078356889">
    <w:abstractNumId w:val="18"/>
  </w:num>
  <w:num w:numId="28" w16cid:durableId="322241012">
    <w:abstractNumId w:val="18"/>
  </w:num>
  <w:num w:numId="29" w16cid:durableId="2078042845">
    <w:abstractNumId w:val="18"/>
  </w:num>
  <w:num w:numId="30" w16cid:durableId="747388490">
    <w:abstractNumId w:val="0"/>
  </w:num>
  <w:num w:numId="31" w16cid:durableId="1671787191">
    <w:abstractNumId w:val="14"/>
  </w:num>
  <w:num w:numId="32" w16cid:durableId="1724328261">
    <w:abstractNumId w:val="2"/>
  </w:num>
  <w:num w:numId="33" w16cid:durableId="1348605543">
    <w:abstractNumId w:val="1"/>
  </w:num>
  <w:num w:numId="34" w16cid:durableId="2066679442">
    <w:abstractNumId w:val="3"/>
  </w:num>
  <w:num w:numId="35" w16cid:durableId="1600797033">
    <w:abstractNumId w:val="3"/>
    <w:lvlOverride w:ilvl="0">
      <w:lvl w:ilvl="0">
        <w:start w:val="1"/>
        <w:numFmt w:val="decimal"/>
        <w:lvlText w:val="%1."/>
        <w:lvlJc w:val="left"/>
        <w:pPr>
          <w:tabs>
            <w:tab w:val="num" w:pos="432"/>
          </w:tabs>
          <w:ind w:left="432" w:hanging="432"/>
        </w:pPr>
        <w:rPr>
          <w:rFonts w:ascii="Times" w:hAnsi="Times" w:cs="Courier New" w:hint="default"/>
          <w:b/>
          <w:bCs/>
          <w:i w:val="0"/>
          <w:iCs w:val="0"/>
          <w:color w:val="0000FF"/>
          <w:spacing w:val="0"/>
          <w:sz w:val="22"/>
          <w:szCs w:val="22"/>
          <w:u w:val="double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1008"/>
          </w:tabs>
          <w:ind w:left="1008" w:hanging="576"/>
        </w:pPr>
        <w:rPr>
          <w:rFonts w:ascii="Calibri" w:hAnsi="Calibri" w:cs="Times New Roman Bold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0"/>
          <w:szCs w:val="20"/>
          <w:u w:val="none"/>
          <w:effect w:val="none"/>
          <w:vertAlign w:val="baseline"/>
          <w:em w:val="no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728"/>
          </w:tabs>
          <w:ind w:left="1728" w:hanging="720"/>
        </w:pPr>
        <w:rPr>
          <w:rFonts w:ascii="Calibri" w:hAnsi="Calibri" w:cs="Times New Roman Bold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0"/>
          <w:szCs w:val="20"/>
          <w:u w:val="none"/>
          <w:effect w:val="none"/>
          <w:vertAlign w:val="baseline"/>
          <w:em w:val="no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eastAsia"/>
          <w:b w:val="0"/>
          <w:bCs w:val="0"/>
          <w:i w:val="0"/>
          <w:iCs w:val="0"/>
          <w:color w:val="0000FF"/>
          <w:spacing w:val="0"/>
          <w:u w:val="doubl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880"/>
          </w:tabs>
          <w:ind w:left="2232" w:hanging="792"/>
        </w:pPr>
        <w:rPr>
          <w:rFonts w:hint="eastAsia"/>
          <w:color w:val="0000FF"/>
          <w:spacing w:val="0"/>
          <w:u w:val="doubl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600"/>
          </w:tabs>
          <w:ind w:left="2736" w:hanging="936"/>
        </w:pPr>
        <w:rPr>
          <w:rFonts w:hint="eastAsia"/>
          <w:color w:val="0000FF"/>
          <w:spacing w:val="0"/>
          <w:u w:val="doubl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eastAsia"/>
          <w:color w:val="0000FF"/>
          <w:spacing w:val="0"/>
          <w:u w:val="doubl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680"/>
          </w:tabs>
          <w:ind w:left="3744" w:hanging="1224"/>
        </w:pPr>
        <w:rPr>
          <w:rFonts w:hint="eastAsia"/>
          <w:color w:val="0000FF"/>
          <w:spacing w:val="0"/>
          <w:u w:val="doubl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400"/>
          </w:tabs>
          <w:ind w:left="4320" w:hanging="1440"/>
        </w:pPr>
        <w:rPr>
          <w:rFonts w:hint="eastAsia"/>
          <w:color w:val="0000FF"/>
          <w:spacing w:val="0"/>
          <w:u w:val="double"/>
        </w:rPr>
      </w:lvl>
    </w:lvlOverride>
  </w:num>
  <w:num w:numId="36" w16cid:durableId="1789856619">
    <w:abstractNumId w:val="19"/>
  </w:num>
  <w:num w:numId="37" w16cid:durableId="1616133479">
    <w:abstractNumId w:val="11"/>
  </w:num>
  <w:num w:numId="38" w16cid:durableId="477111181">
    <w:abstractNumId w:val="4"/>
  </w:num>
  <w:num w:numId="39" w16cid:durableId="1937712312">
    <w:abstractNumId w:val="7"/>
  </w:num>
  <w:num w:numId="40" w16cid:durableId="160508501">
    <w:abstractNumId w:val="5"/>
  </w:num>
  <w:num w:numId="41" w16cid:durableId="18524077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735815932">
    <w:abstractNumId w:val="23"/>
  </w:num>
  <w:num w:numId="43" w16cid:durableId="1557930348">
    <w:abstractNumId w:val="20"/>
  </w:num>
  <w:num w:numId="44" w16cid:durableId="169583670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4156103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629510908">
    <w:abstractNumId w:val="8"/>
  </w:num>
  <w:num w:numId="47" w16cid:durableId="127402107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520438430">
    <w:abstractNumId w:val="15"/>
  </w:num>
  <w:num w:numId="49" w16cid:durableId="369379449">
    <w:abstractNumId w:val="12"/>
  </w:num>
  <w:num w:numId="50" w16cid:durableId="1122192534">
    <w:abstractNumId w:val="24"/>
  </w:num>
  <w:num w:numId="51" w16cid:durableId="1524517929">
    <w:abstractNumId w:val="6"/>
  </w:num>
  <w:num w:numId="52" w16cid:durableId="1879465026">
    <w:abstractNumId w:val="21"/>
  </w:num>
  <w:num w:numId="53" w16cid:durableId="1363289255">
    <w:abstractNumId w:val="9"/>
  </w:num>
  <w:num w:numId="54" w16cid:durableId="1337071855">
    <w:abstractNumId w:val="29"/>
  </w:num>
  <w:num w:numId="55" w16cid:durableId="530799512">
    <w:abstractNumId w:val="22"/>
  </w:num>
  <w:num w:numId="56" w16cid:durableId="19708439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21072469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9698428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213374240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42937800">
    <w:abstractNumId w:val="29"/>
    <w:lvlOverride w:ilvl="0"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61" w16cid:durableId="1771119443">
    <w:abstractNumId w:val="29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62" w16cid:durableId="119761859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47502344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81641334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97336083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8233553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79102005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335426697">
    <w:abstractNumId w:val="29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69" w16cid:durableId="2940661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679553545">
    <w:abstractNumId w:val="29"/>
    <w:lvlOverride w:ilvl="0"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71" w16cid:durableId="84543544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43798941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446345447">
    <w:abstractNumId w:val="29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74" w16cid:durableId="537744459">
    <w:abstractNumId w:val="10"/>
  </w:num>
  <w:num w:numId="75" w16cid:durableId="1701778911">
    <w:abstractNumId w:val="29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76" w16cid:durableId="1816145240">
    <w:abstractNumId w:val="13"/>
  </w:num>
  <w:num w:numId="77" w16cid:durableId="69947535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298488082">
    <w:abstractNumId w:val="26"/>
  </w:num>
  <w:num w:numId="79" w16cid:durableId="202447928">
    <w:abstractNumId w:val="27"/>
  </w:num>
  <w:num w:numId="80" w16cid:durableId="1205097210">
    <w:abstractNumId w:val="25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textFile"/>
    <w:query w:val="SELECT * FROM /Users/jeremy/Dropbox/SuperBam/Carta and Cap Tables/March 2024 Issue/Mail Merge Data March 2024.docx"/>
    <w:activeRecord w:val="3"/>
  </w:mailMerge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4E2"/>
    <w:rsid w:val="00000D19"/>
    <w:rsid w:val="00001FAD"/>
    <w:rsid w:val="000046AF"/>
    <w:rsid w:val="0000530E"/>
    <w:rsid w:val="00006261"/>
    <w:rsid w:val="00006C60"/>
    <w:rsid w:val="00007289"/>
    <w:rsid w:val="00007905"/>
    <w:rsid w:val="000122D6"/>
    <w:rsid w:val="00012CB6"/>
    <w:rsid w:val="00012D5D"/>
    <w:rsid w:val="00013366"/>
    <w:rsid w:val="00013AE3"/>
    <w:rsid w:val="0001585C"/>
    <w:rsid w:val="0001747D"/>
    <w:rsid w:val="00017E9F"/>
    <w:rsid w:val="00020AE0"/>
    <w:rsid w:val="00022525"/>
    <w:rsid w:val="00022868"/>
    <w:rsid w:val="00023EB0"/>
    <w:rsid w:val="00025938"/>
    <w:rsid w:val="00026148"/>
    <w:rsid w:val="0002624E"/>
    <w:rsid w:val="0003002B"/>
    <w:rsid w:val="00031F1C"/>
    <w:rsid w:val="0003237B"/>
    <w:rsid w:val="00032647"/>
    <w:rsid w:val="00033291"/>
    <w:rsid w:val="000364D7"/>
    <w:rsid w:val="0004009F"/>
    <w:rsid w:val="00041141"/>
    <w:rsid w:val="000420B3"/>
    <w:rsid w:val="00043A14"/>
    <w:rsid w:val="00044687"/>
    <w:rsid w:val="00047143"/>
    <w:rsid w:val="000478E9"/>
    <w:rsid w:val="000503CF"/>
    <w:rsid w:val="00051ACB"/>
    <w:rsid w:val="000554F7"/>
    <w:rsid w:val="00056249"/>
    <w:rsid w:val="00056692"/>
    <w:rsid w:val="00057DBB"/>
    <w:rsid w:val="00057EA6"/>
    <w:rsid w:val="00060B39"/>
    <w:rsid w:val="00061560"/>
    <w:rsid w:val="000616BF"/>
    <w:rsid w:val="00062F81"/>
    <w:rsid w:val="00063C82"/>
    <w:rsid w:val="00064752"/>
    <w:rsid w:val="0006737A"/>
    <w:rsid w:val="00071CB4"/>
    <w:rsid w:val="00072046"/>
    <w:rsid w:val="0007227F"/>
    <w:rsid w:val="000725D3"/>
    <w:rsid w:val="00072BE1"/>
    <w:rsid w:val="000737F4"/>
    <w:rsid w:val="000740A2"/>
    <w:rsid w:val="000744B6"/>
    <w:rsid w:val="000756B4"/>
    <w:rsid w:val="00075921"/>
    <w:rsid w:val="00076AFF"/>
    <w:rsid w:val="00080309"/>
    <w:rsid w:val="000803CA"/>
    <w:rsid w:val="0008189F"/>
    <w:rsid w:val="00082420"/>
    <w:rsid w:val="00082FB8"/>
    <w:rsid w:val="00083273"/>
    <w:rsid w:val="000832AA"/>
    <w:rsid w:val="00083BB4"/>
    <w:rsid w:val="000842D1"/>
    <w:rsid w:val="00084EDF"/>
    <w:rsid w:val="000852EB"/>
    <w:rsid w:val="000859D8"/>
    <w:rsid w:val="000866D4"/>
    <w:rsid w:val="00091743"/>
    <w:rsid w:val="00092489"/>
    <w:rsid w:val="00093DF3"/>
    <w:rsid w:val="00094272"/>
    <w:rsid w:val="0009436E"/>
    <w:rsid w:val="0009468E"/>
    <w:rsid w:val="00096782"/>
    <w:rsid w:val="00097465"/>
    <w:rsid w:val="0009762D"/>
    <w:rsid w:val="000A0765"/>
    <w:rsid w:val="000A21CD"/>
    <w:rsid w:val="000A30F3"/>
    <w:rsid w:val="000A3905"/>
    <w:rsid w:val="000A3B02"/>
    <w:rsid w:val="000A3CAF"/>
    <w:rsid w:val="000A4748"/>
    <w:rsid w:val="000A5F71"/>
    <w:rsid w:val="000A63A2"/>
    <w:rsid w:val="000A6CD2"/>
    <w:rsid w:val="000A70F6"/>
    <w:rsid w:val="000B1734"/>
    <w:rsid w:val="000B2E81"/>
    <w:rsid w:val="000B42DC"/>
    <w:rsid w:val="000B58E2"/>
    <w:rsid w:val="000B63C3"/>
    <w:rsid w:val="000B7003"/>
    <w:rsid w:val="000C0553"/>
    <w:rsid w:val="000C235A"/>
    <w:rsid w:val="000C6162"/>
    <w:rsid w:val="000C6578"/>
    <w:rsid w:val="000C66A9"/>
    <w:rsid w:val="000C6968"/>
    <w:rsid w:val="000C6C58"/>
    <w:rsid w:val="000D03F3"/>
    <w:rsid w:val="000D09DB"/>
    <w:rsid w:val="000D290E"/>
    <w:rsid w:val="000D3214"/>
    <w:rsid w:val="000D3982"/>
    <w:rsid w:val="000D4013"/>
    <w:rsid w:val="000D53EA"/>
    <w:rsid w:val="000D5B90"/>
    <w:rsid w:val="000D7181"/>
    <w:rsid w:val="000D73B0"/>
    <w:rsid w:val="000D753B"/>
    <w:rsid w:val="000D77D4"/>
    <w:rsid w:val="000E01C5"/>
    <w:rsid w:val="000E09C5"/>
    <w:rsid w:val="000E1A2A"/>
    <w:rsid w:val="000E2390"/>
    <w:rsid w:val="000E2936"/>
    <w:rsid w:val="000E2B42"/>
    <w:rsid w:val="000E2CA6"/>
    <w:rsid w:val="000E2CEA"/>
    <w:rsid w:val="000E4946"/>
    <w:rsid w:val="000E4E23"/>
    <w:rsid w:val="000F2023"/>
    <w:rsid w:val="000F6A22"/>
    <w:rsid w:val="000F7060"/>
    <w:rsid w:val="00100340"/>
    <w:rsid w:val="00100651"/>
    <w:rsid w:val="00100715"/>
    <w:rsid w:val="00100E45"/>
    <w:rsid w:val="00102F96"/>
    <w:rsid w:val="00103023"/>
    <w:rsid w:val="00103E6E"/>
    <w:rsid w:val="00104157"/>
    <w:rsid w:val="00105D5F"/>
    <w:rsid w:val="00106014"/>
    <w:rsid w:val="0010690B"/>
    <w:rsid w:val="00106926"/>
    <w:rsid w:val="00106CE0"/>
    <w:rsid w:val="00107FCD"/>
    <w:rsid w:val="0011012B"/>
    <w:rsid w:val="001122C4"/>
    <w:rsid w:val="00113C51"/>
    <w:rsid w:val="00113E52"/>
    <w:rsid w:val="00114046"/>
    <w:rsid w:val="0011408E"/>
    <w:rsid w:val="00114C44"/>
    <w:rsid w:val="00116B7C"/>
    <w:rsid w:val="0011737B"/>
    <w:rsid w:val="001223CB"/>
    <w:rsid w:val="001229A4"/>
    <w:rsid w:val="00123211"/>
    <w:rsid w:val="001232A0"/>
    <w:rsid w:val="00123A5C"/>
    <w:rsid w:val="0012620C"/>
    <w:rsid w:val="0012774F"/>
    <w:rsid w:val="00131292"/>
    <w:rsid w:val="001315B7"/>
    <w:rsid w:val="001325D5"/>
    <w:rsid w:val="00132F7A"/>
    <w:rsid w:val="00133EC2"/>
    <w:rsid w:val="001343BC"/>
    <w:rsid w:val="00134F1D"/>
    <w:rsid w:val="0013581A"/>
    <w:rsid w:val="00135A39"/>
    <w:rsid w:val="0013622B"/>
    <w:rsid w:val="001377A8"/>
    <w:rsid w:val="00137F2B"/>
    <w:rsid w:val="00141923"/>
    <w:rsid w:val="00141F7E"/>
    <w:rsid w:val="0014488C"/>
    <w:rsid w:val="00144D7B"/>
    <w:rsid w:val="00145901"/>
    <w:rsid w:val="00146A1F"/>
    <w:rsid w:val="00146AB6"/>
    <w:rsid w:val="00146FDA"/>
    <w:rsid w:val="00147283"/>
    <w:rsid w:val="00147992"/>
    <w:rsid w:val="001479B8"/>
    <w:rsid w:val="00150608"/>
    <w:rsid w:val="0015073F"/>
    <w:rsid w:val="00151415"/>
    <w:rsid w:val="00152AC2"/>
    <w:rsid w:val="00154346"/>
    <w:rsid w:val="00154DF0"/>
    <w:rsid w:val="00155117"/>
    <w:rsid w:val="0015545B"/>
    <w:rsid w:val="001559A4"/>
    <w:rsid w:val="001559AF"/>
    <w:rsid w:val="00157556"/>
    <w:rsid w:val="0016001F"/>
    <w:rsid w:val="00160570"/>
    <w:rsid w:val="0016158A"/>
    <w:rsid w:val="00161F63"/>
    <w:rsid w:val="0016376D"/>
    <w:rsid w:val="00163C7E"/>
    <w:rsid w:val="0016554C"/>
    <w:rsid w:val="00165B83"/>
    <w:rsid w:val="00166753"/>
    <w:rsid w:val="00166CEE"/>
    <w:rsid w:val="00170C57"/>
    <w:rsid w:val="00170D3E"/>
    <w:rsid w:val="00171928"/>
    <w:rsid w:val="00171BE6"/>
    <w:rsid w:val="001728EE"/>
    <w:rsid w:val="00172B34"/>
    <w:rsid w:val="001738D0"/>
    <w:rsid w:val="00174BA6"/>
    <w:rsid w:val="001758C0"/>
    <w:rsid w:val="00175A78"/>
    <w:rsid w:val="00177407"/>
    <w:rsid w:val="00177EF6"/>
    <w:rsid w:val="00180507"/>
    <w:rsid w:val="001806FB"/>
    <w:rsid w:val="0018214F"/>
    <w:rsid w:val="00184592"/>
    <w:rsid w:val="001862B1"/>
    <w:rsid w:val="001878B9"/>
    <w:rsid w:val="00187B88"/>
    <w:rsid w:val="00187EFB"/>
    <w:rsid w:val="001901F0"/>
    <w:rsid w:val="001906A4"/>
    <w:rsid w:val="00191200"/>
    <w:rsid w:val="00191814"/>
    <w:rsid w:val="001928B0"/>
    <w:rsid w:val="0019291F"/>
    <w:rsid w:val="001929FE"/>
    <w:rsid w:val="00192CAE"/>
    <w:rsid w:val="001943B4"/>
    <w:rsid w:val="001953BC"/>
    <w:rsid w:val="00196F2C"/>
    <w:rsid w:val="001970AF"/>
    <w:rsid w:val="00197706"/>
    <w:rsid w:val="001A129E"/>
    <w:rsid w:val="001A21A1"/>
    <w:rsid w:val="001A2B93"/>
    <w:rsid w:val="001A3296"/>
    <w:rsid w:val="001A3BB0"/>
    <w:rsid w:val="001A5E2C"/>
    <w:rsid w:val="001A622D"/>
    <w:rsid w:val="001A68AC"/>
    <w:rsid w:val="001A75F8"/>
    <w:rsid w:val="001B03D7"/>
    <w:rsid w:val="001B21B6"/>
    <w:rsid w:val="001B3634"/>
    <w:rsid w:val="001B3D7B"/>
    <w:rsid w:val="001B40C8"/>
    <w:rsid w:val="001B6331"/>
    <w:rsid w:val="001B647C"/>
    <w:rsid w:val="001B6A0F"/>
    <w:rsid w:val="001B7A42"/>
    <w:rsid w:val="001C0A62"/>
    <w:rsid w:val="001C1F1F"/>
    <w:rsid w:val="001C42CA"/>
    <w:rsid w:val="001C4F5F"/>
    <w:rsid w:val="001C51E2"/>
    <w:rsid w:val="001C667D"/>
    <w:rsid w:val="001C6D07"/>
    <w:rsid w:val="001C77C0"/>
    <w:rsid w:val="001D172E"/>
    <w:rsid w:val="001D3EBF"/>
    <w:rsid w:val="001D547A"/>
    <w:rsid w:val="001D57DA"/>
    <w:rsid w:val="001D5AC0"/>
    <w:rsid w:val="001D6E53"/>
    <w:rsid w:val="001D7BD6"/>
    <w:rsid w:val="001E081D"/>
    <w:rsid w:val="001E0CC1"/>
    <w:rsid w:val="001E0F26"/>
    <w:rsid w:val="001E12FB"/>
    <w:rsid w:val="001E13B4"/>
    <w:rsid w:val="001E1623"/>
    <w:rsid w:val="001E1BAC"/>
    <w:rsid w:val="001E1E31"/>
    <w:rsid w:val="001E2BA7"/>
    <w:rsid w:val="001E300B"/>
    <w:rsid w:val="001E3114"/>
    <w:rsid w:val="001E541B"/>
    <w:rsid w:val="001E6453"/>
    <w:rsid w:val="001E690C"/>
    <w:rsid w:val="001E749F"/>
    <w:rsid w:val="001F090E"/>
    <w:rsid w:val="001F24EA"/>
    <w:rsid w:val="001F33CB"/>
    <w:rsid w:val="001F38FB"/>
    <w:rsid w:val="001F3D7A"/>
    <w:rsid w:val="001F3FA7"/>
    <w:rsid w:val="001F59D0"/>
    <w:rsid w:val="001F60E2"/>
    <w:rsid w:val="001F62AF"/>
    <w:rsid w:val="001F6399"/>
    <w:rsid w:val="001F6A28"/>
    <w:rsid w:val="0020001F"/>
    <w:rsid w:val="0020009C"/>
    <w:rsid w:val="0020162F"/>
    <w:rsid w:val="00201648"/>
    <w:rsid w:val="002032B5"/>
    <w:rsid w:val="00203CAB"/>
    <w:rsid w:val="002048AF"/>
    <w:rsid w:val="002052A9"/>
    <w:rsid w:val="00205F5A"/>
    <w:rsid w:val="002102EB"/>
    <w:rsid w:val="002106D1"/>
    <w:rsid w:val="00210EE6"/>
    <w:rsid w:val="00211755"/>
    <w:rsid w:val="00212634"/>
    <w:rsid w:val="00212750"/>
    <w:rsid w:val="002151EA"/>
    <w:rsid w:val="00216181"/>
    <w:rsid w:val="002166F6"/>
    <w:rsid w:val="00220E29"/>
    <w:rsid w:val="0022346C"/>
    <w:rsid w:val="00223592"/>
    <w:rsid w:val="00223595"/>
    <w:rsid w:val="002241F9"/>
    <w:rsid w:val="00224818"/>
    <w:rsid w:val="00224E7D"/>
    <w:rsid w:val="00225F81"/>
    <w:rsid w:val="002265F1"/>
    <w:rsid w:val="00226F62"/>
    <w:rsid w:val="00234301"/>
    <w:rsid w:val="00234857"/>
    <w:rsid w:val="0023643A"/>
    <w:rsid w:val="002366E6"/>
    <w:rsid w:val="0023681C"/>
    <w:rsid w:val="00236995"/>
    <w:rsid w:val="00237B32"/>
    <w:rsid w:val="002404FA"/>
    <w:rsid w:val="00241CCE"/>
    <w:rsid w:val="00243B57"/>
    <w:rsid w:val="00243C08"/>
    <w:rsid w:val="002452F7"/>
    <w:rsid w:val="00246260"/>
    <w:rsid w:val="00247D34"/>
    <w:rsid w:val="0025131F"/>
    <w:rsid w:val="00251813"/>
    <w:rsid w:val="00251D60"/>
    <w:rsid w:val="002524E0"/>
    <w:rsid w:val="00253135"/>
    <w:rsid w:val="002533E2"/>
    <w:rsid w:val="00254BDA"/>
    <w:rsid w:val="002550A0"/>
    <w:rsid w:val="00255152"/>
    <w:rsid w:val="002558B9"/>
    <w:rsid w:val="00256BA3"/>
    <w:rsid w:val="002571EE"/>
    <w:rsid w:val="002607B7"/>
    <w:rsid w:val="00261B1B"/>
    <w:rsid w:val="0026221A"/>
    <w:rsid w:val="00262A92"/>
    <w:rsid w:val="00262E90"/>
    <w:rsid w:val="00263938"/>
    <w:rsid w:val="00263F50"/>
    <w:rsid w:val="00263FB0"/>
    <w:rsid w:val="00264752"/>
    <w:rsid w:val="002652BA"/>
    <w:rsid w:val="00266112"/>
    <w:rsid w:val="00272EE7"/>
    <w:rsid w:val="0027372B"/>
    <w:rsid w:val="00273C59"/>
    <w:rsid w:val="0027515B"/>
    <w:rsid w:val="0027696A"/>
    <w:rsid w:val="00276F3D"/>
    <w:rsid w:val="00280715"/>
    <w:rsid w:val="00280EC0"/>
    <w:rsid w:val="00282380"/>
    <w:rsid w:val="002835E8"/>
    <w:rsid w:val="002866BC"/>
    <w:rsid w:val="00291D29"/>
    <w:rsid w:val="00293081"/>
    <w:rsid w:val="00293CB8"/>
    <w:rsid w:val="0029442A"/>
    <w:rsid w:val="00294C0F"/>
    <w:rsid w:val="00296625"/>
    <w:rsid w:val="00296C9B"/>
    <w:rsid w:val="002A096C"/>
    <w:rsid w:val="002A1540"/>
    <w:rsid w:val="002A20E5"/>
    <w:rsid w:val="002A2D6C"/>
    <w:rsid w:val="002A46C7"/>
    <w:rsid w:val="002A485E"/>
    <w:rsid w:val="002A527F"/>
    <w:rsid w:val="002A6A1A"/>
    <w:rsid w:val="002A7BF3"/>
    <w:rsid w:val="002B0CC0"/>
    <w:rsid w:val="002B1C2A"/>
    <w:rsid w:val="002B248F"/>
    <w:rsid w:val="002B29F2"/>
    <w:rsid w:val="002B38D4"/>
    <w:rsid w:val="002B424E"/>
    <w:rsid w:val="002B47ED"/>
    <w:rsid w:val="002B506F"/>
    <w:rsid w:val="002B641E"/>
    <w:rsid w:val="002C0228"/>
    <w:rsid w:val="002C0F52"/>
    <w:rsid w:val="002C1655"/>
    <w:rsid w:val="002C2883"/>
    <w:rsid w:val="002C2E02"/>
    <w:rsid w:val="002C2F7D"/>
    <w:rsid w:val="002C4B86"/>
    <w:rsid w:val="002C5CF0"/>
    <w:rsid w:val="002C6D01"/>
    <w:rsid w:val="002C75B6"/>
    <w:rsid w:val="002C7786"/>
    <w:rsid w:val="002D1998"/>
    <w:rsid w:val="002D23D6"/>
    <w:rsid w:val="002D3336"/>
    <w:rsid w:val="002D72D0"/>
    <w:rsid w:val="002D7C17"/>
    <w:rsid w:val="002D7CFF"/>
    <w:rsid w:val="002E1F38"/>
    <w:rsid w:val="002E220F"/>
    <w:rsid w:val="002E41BA"/>
    <w:rsid w:val="002E4C4D"/>
    <w:rsid w:val="002E5E81"/>
    <w:rsid w:val="002E6742"/>
    <w:rsid w:val="002E714C"/>
    <w:rsid w:val="002E76A7"/>
    <w:rsid w:val="002E791C"/>
    <w:rsid w:val="002E7E9C"/>
    <w:rsid w:val="002F1280"/>
    <w:rsid w:val="002F13A6"/>
    <w:rsid w:val="002F45E2"/>
    <w:rsid w:val="002F6B0F"/>
    <w:rsid w:val="002F6B13"/>
    <w:rsid w:val="002F6E64"/>
    <w:rsid w:val="002F74F8"/>
    <w:rsid w:val="002F7586"/>
    <w:rsid w:val="00300493"/>
    <w:rsid w:val="00301771"/>
    <w:rsid w:val="00301FD2"/>
    <w:rsid w:val="00302ECA"/>
    <w:rsid w:val="003040F2"/>
    <w:rsid w:val="003042FA"/>
    <w:rsid w:val="00305715"/>
    <w:rsid w:val="0030583E"/>
    <w:rsid w:val="00305941"/>
    <w:rsid w:val="00305F6E"/>
    <w:rsid w:val="003066B0"/>
    <w:rsid w:val="00307D8C"/>
    <w:rsid w:val="003110C2"/>
    <w:rsid w:val="003118D6"/>
    <w:rsid w:val="00314043"/>
    <w:rsid w:val="0031414E"/>
    <w:rsid w:val="00314C08"/>
    <w:rsid w:val="00315579"/>
    <w:rsid w:val="00315C95"/>
    <w:rsid w:val="003173FB"/>
    <w:rsid w:val="003175A7"/>
    <w:rsid w:val="0032129C"/>
    <w:rsid w:val="0032131E"/>
    <w:rsid w:val="003217F7"/>
    <w:rsid w:val="00322708"/>
    <w:rsid w:val="00323A2A"/>
    <w:rsid w:val="00324058"/>
    <w:rsid w:val="00325668"/>
    <w:rsid w:val="00325DB2"/>
    <w:rsid w:val="003260CE"/>
    <w:rsid w:val="003277C5"/>
    <w:rsid w:val="00331731"/>
    <w:rsid w:val="00333511"/>
    <w:rsid w:val="003336B3"/>
    <w:rsid w:val="00334C8D"/>
    <w:rsid w:val="003355FF"/>
    <w:rsid w:val="00335715"/>
    <w:rsid w:val="003358FC"/>
    <w:rsid w:val="00336036"/>
    <w:rsid w:val="00337B7E"/>
    <w:rsid w:val="00337CCF"/>
    <w:rsid w:val="00340802"/>
    <w:rsid w:val="003422C4"/>
    <w:rsid w:val="00342757"/>
    <w:rsid w:val="00342E33"/>
    <w:rsid w:val="0034329F"/>
    <w:rsid w:val="003452B0"/>
    <w:rsid w:val="00347FD7"/>
    <w:rsid w:val="00350058"/>
    <w:rsid w:val="00350306"/>
    <w:rsid w:val="003531E8"/>
    <w:rsid w:val="00353BEA"/>
    <w:rsid w:val="003547E0"/>
    <w:rsid w:val="00356E09"/>
    <w:rsid w:val="00357024"/>
    <w:rsid w:val="0035745A"/>
    <w:rsid w:val="003622E6"/>
    <w:rsid w:val="003632AB"/>
    <w:rsid w:val="00363B34"/>
    <w:rsid w:val="00364775"/>
    <w:rsid w:val="003659C1"/>
    <w:rsid w:val="00365B21"/>
    <w:rsid w:val="003703E4"/>
    <w:rsid w:val="00370A0C"/>
    <w:rsid w:val="00370BA8"/>
    <w:rsid w:val="00371B0F"/>
    <w:rsid w:val="00372221"/>
    <w:rsid w:val="003723D0"/>
    <w:rsid w:val="00373BC6"/>
    <w:rsid w:val="00375C2A"/>
    <w:rsid w:val="003767BE"/>
    <w:rsid w:val="003770E6"/>
    <w:rsid w:val="003775E7"/>
    <w:rsid w:val="003802E5"/>
    <w:rsid w:val="00380561"/>
    <w:rsid w:val="00380649"/>
    <w:rsid w:val="0038158E"/>
    <w:rsid w:val="003815F0"/>
    <w:rsid w:val="00382428"/>
    <w:rsid w:val="00383FEC"/>
    <w:rsid w:val="0038448F"/>
    <w:rsid w:val="00385390"/>
    <w:rsid w:val="00385865"/>
    <w:rsid w:val="00385FFF"/>
    <w:rsid w:val="0038624B"/>
    <w:rsid w:val="0038695D"/>
    <w:rsid w:val="003870FA"/>
    <w:rsid w:val="00390649"/>
    <w:rsid w:val="00390B34"/>
    <w:rsid w:val="003927CE"/>
    <w:rsid w:val="003928CE"/>
    <w:rsid w:val="00393249"/>
    <w:rsid w:val="00393730"/>
    <w:rsid w:val="00393DC2"/>
    <w:rsid w:val="00394FDA"/>
    <w:rsid w:val="003951E3"/>
    <w:rsid w:val="0039578F"/>
    <w:rsid w:val="00395DA1"/>
    <w:rsid w:val="00396DA8"/>
    <w:rsid w:val="00396F54"/>
    <w:rsid w:val="003973FA"/>
    <w:rsid w:val="00397A20"/>
    <w:rsid w:val="003A0BAA"/>
    <w:rsid w:val="003A0C29"/>
    <w:rsid w:val="003A25B4"/>
    <w:rsid w:val="003A440E"/>
    <w:rsid w:val="003A45FB"/>
    <w:rsid w:val="003A497E"/>
    <w:rsid w:val="003A4A2E"/>
    <w:rsid w:val="003A4A85"/>
    <w:rsid w:val="003A7088"/>
    <w:rsid w:val="003A76C2"/>
    <w:rsid w:val="003B0131"/>
    <w:rsid w:val="003B0307"/>
    <w:rsid w:val="003B0745"/>
    <w:rsid w:val="003B0F0B"/>
    <w:rsid w:val="003B1CAC"/>
    <w:rsid w:val="003B2315"/>
    <w:rsid w:val="003B2ED8"/>
    <w:rsid w:val="003B3214"/>
    <w:rsid w:val="003B37BD"/>
    <w:rsid w:val="003B4199"/>
    <w:rsid w:val="003B41FB"/>
    <w:rsid w:val="003B55C7"/>
    <w:rsid w:val="003C0CE2"/>
    <w:rsid w:val="003C1AA7"/>
    <w:rsid w:val="003C1B42"/>
    <w:rsid w:val="003C2EFF"/>
    <w:rsid w:val="003C31D0"/>
    <w:rsid w:val="003C5BD9"/>
    <w:rsid w:val="003C6025"/>
    <w:rsid w:val="003C6857"/>
    <w:rsid w:val="003C71E8"/>
    <w:rsid w:val="003C76A9"/>
    <w:rsid w:val="003C797E"/>
    <w:rsid w:val="003D261F"/>
    <w:rsid w:val="003D3047"/>
    <w:rsid w:val="003D5930"/>
    <w:rsid w:val="003D6255"/>
    <w:rsid w:val="003D770F"/>
    <w:rsid w:val="003E1025"/>
    <w:rsid w:val="003E1868"/>
    <w:rsid w:val="003E1F53"/>
    <w:rsid w:val="003E2537"/>
    <w:rsid w:val="003E4D35"/>
    <w:rsid w:val="003E4F2A"/>
    <w:rsid w:val="003E5644"/>
    <w:rsid w:val="003E7226"/>
    <w:rsid w:val="003F0273"/>
    <w:rsid w:val="003F0E61"/>
    <w:rsid w:val="003F0FE8"/>
    <w:rsid w:val="003F435C"/>
    <w:rsid w:val="003F4806"/>
    <w:rsid w:val="003F5DEE"/>
    <w:rsid w:val="003F6BCC"/>
    <w:rsid w:val="003F6C00"/>
    <w:rsid w:val="003F731C"/>
    <w:rsid w:val="003F7477"/>
    <w:rsid w:val="00400675"/>
    <w:rsid w:val="00400C62"/>
    <w:rsid w:val="00400E76"/>
    <w:rsid w:val="004012E7"/>
    <w:rsid w:val="00402F10"/>
    <w:rsid w:val="004035A7"/>
    <w:rsid w:val="0040576B"/>
    <w:rsid w:val="00410B27"/>
    <w:rsid w:val="00411229"/>
    <w:rsid w:val="00412C3E"/>
    <w:rsid w:val="00413355"/>
    <w:rsid w:val="00413A5D"/>
    <w:rsid w:val="00414E43"/>
    <w:rsid w:val="00415098"/>
    <w:rsid w:val="0041711B"/>
    <w:rsid w:val="004202F2"/>
    <w:rsid w:val="004212A4"/>
    <w:rsid w:val="00421566"/>
    <w:rsid w:val="00421655"/>
    <w:rsid w:val="00421758"/>
    <w:rsid w:val="0042286C"/>
    <w:rsid w:val="004238D5"/>
    <w:rsid w:val="00424F72"/>
    <w:rsid w:val="004270C0"/>
    <w:rsid w:val="004275DB"/>
    <w:rsid w:val="00431385"/>
    <w:rsid w:val="00431ABC"/>
    <w:rsid w:val="00433937"/>
    <w:rsid w:val="00433EF1"/>
    <w:rsid w:val="00434982"/>
    <w:rsid w:val="0043505D"/>
    <w:rsid w:val="0043621B"/>
    <w:rsid w:val="0043671E"/>
    <w:rsid w:val="00436911"/>
    <w:rsid w:val="00436917"/>
    <w:rsid w:val="00437159"/>
    <w:rsid w:val="00440F3D"/>
    <w:rsid w:val="00442BDD"/>
    <w:rsid w:val="00442C60"/>
    <w:rsid w:val="00443764"/>
    <w:rsid w:val="00443D92"/>
    <w:rsid w:val="0044476A"/>
    <w:rsid w:val="00444819"/>
    <w:rsid w:val="00444AF0"/>
    <w:rsid w:val="00444DB3"/>
    <w:rsid w:val="00446FAD"/>
    <w:rsid w:val="00447658"/>
    <w:rsid w:val="00450C4C"/>
    <w:rsid w:val="00450E98"/>
    <w:rsid w:val="0045243D"/>
    <w:rsid w:val="00452BAE"/>
    <w:rsid w:val="004540B1"/>
    <w:rsid w:val="004548E2"/>
    <w:rsid w:val="00460885"/>
    <w:rsid w:val="00460ACC"/>
    <w:rsid w:val="00460D57"/>
    <w:rsid w:val="004615AD"/>
    <w:rsid w:val="00461730"/>
    <w:rsid w:val="0046278E"/>
    <w:rsid w:val="00462901"/>
    <w:rsid w:val="004657D5"/>
    <w:rsid w:val="00467414"/>
    <w:rsid w:val="00470C95"/>
    <w:rsid w:val="00471070"/>
    <w:rsid w:val="004716A1"/>
    <w:rsid w:val="004716FF"/>
    <w:rsid w:val="00471E46"/>
    <w:rsid w:val="00472091"/>
    <w:rsid w:val="004741DB"/>
    <w:rsid w:val="00475AE3"/>
    <w:rsid w:val="00476BE0"/>
    <w:rsid w:val="00481C66"/>
    <w:rsid w:val="0048211C"/>
    <w:rsid w:val="0048256B"/>
    <w:rsid w:val="00482D57"/>
    <w:rsid w:val="00484C41"/>
    <w:rsid w:val="00485727"/>
    <w:rsid w:val="00485A94"/>
    <w:rsid w:val="0048721F"/>
    <w:rsid w:val="004900FA"/>
    <w:rsid w:val="00490FB7"/>
    <w:rsid w:val="004910EF"/>
    <w:rsid w:val="0049293F"/>
    <w:rsid w:val="00493488"/>
    <w:rsid w:val="004938A1"/>
    <w:rsid w:val="00493D81"/>
    <w:rsid w:val="004945B2"/>
    <w:rsid w:val="0049527E"/>
    <w:rsid w:val="004975A2"/>
    <w:rsid w:val="004A0887"/>
    <w:rsid w:val="004A1A2A"/>
    <w:rsid w:val="004A4690"/>
    <w:rsid w:val="004A4983"/>
    <w:rsid w:val="004A4A29"/>
    <w:rsid w:val="004A52FE"/>
    <w:rsid w:val="004A5DF1"/>
    <w:rsid w:val="004A6DFD"/>
    <w:rsid w:val="004A7182"/>
    <w:rsid w:val="004B0280"/>
    <w:rsid w:val="004B0700"/>
    <w:rsid w:val="004B0A6C"/>
    <w:rsid w:val="004B0AA2"/>
    <w:rsid w:val="004B0F3F"/>
    <w:rsid w:val="004B1C8B"/>
    <w:rsid w:val="004B1CBD"/>
    <w:rsid w:val="004B268A"/>
    <w:rsid w:val="004B2F7E"/>
    <w:rsid w:val="004B2FDB"/>
    <w:rsid w:val="004B368D"/>
    <w:rsid w:val="004B39EA"/>
    <w:rsid w:val="004B3F3A"/>
    <w:rsid w:val="004B5E88"/>
    <w:rsid w:val="004B626B"/>
    <w:rsid w:val="004B63BF"/>
    <w:rsid w:val="004B6827"/>
    <w:rsid w:val="004B6C12"/>
    <w:rsid w:val="004B7168"/>
    <w:rsid w:val="004C171B"/>
    <w:rsid w:val="004C1877"/>
    <w:rsid w:val="004C2947"/>
    <w:rsid w:val="004C2B56"/>
    <w:rsid w:val="004C2FCF"/>
    <w:rsid w:val="004C4440"/>
    <w:rsid w:val="004C4445"/>
    <w:rsid w:val="004C4450"/>
    <w:rsid w:val="004C518B"/>
    <w:rsid w:val="004C5332"/>
    <w:rsid w:val="004C58E4"/>
    <w:rsid w:val="004C5B25"/>
    <w:rsid w:val="004C5CCE"/>
    <w:rsid w:val="004C7D12"/>
    <w:rsid w:val="004C7E64"/>
    <w:rsid w:val="004D027B"/>
    <w:rsid w:val="004D0866"/>
    <w:rsid w:val="004D2EE4"/>
    <w:rsid w:val="004D3A41"/>
    <w:rsid w:val="004D63AF"/>
    <w:rsid w:val="004D6492"/>
    <w:rsid w:val="004D693B"/>
    <w:rsid w:val="004D73B4"/>
    <w:rsid w:val="004D7602"/>
    <w:rsid w:val="004D77AD"/>
    <w:rsid w:val="004E3E40"/>
    <w:rsid w:val="004E44F3"/>
    <w:rsid w:val="004E4E4A"/>
    <w:rsid w:val="004E5033"/>
    <w:rsid w:val="004E57E0"/>
    <w:rsid w:val="004E6CAC"/>
    <w:rsid w:val="004F17D3"/>
    <w:rsid w:val="004F1C22"/>
    <w:rsid w:val="004F252D"/>
    <w:rsid w:val="004F3099"/>
    <w:rsid w:val="004F5180"/>
    <w:rsid w:val="004F5EE8"/>
    <w:rsid w:val="004F7508"/>
    <w:rsid w:val="005015A2"/>
    <w:rsid w:val="00502071"/>
    <w:rsid w:val="0050325F"/>
    <w:rsid w:val="005032AA"/>
    <w:rsid w:val="00503B89"/>
    <w:rsid w:val="00503C0B"/>
    <w:rsid w:val="005043B7"/>
    <w:rsid w:val="00504717"/>
    <w:rsid w:val="00505EA4"/>
    <w:rsid w:val="0050659C"/>
    <w:rsid w:val="005067CE"/>
    <w:rsid w:val="00507167"/>
    <w:rsid w:val="005072EA"/>
    <w:rsid w:val="00510222"/>
    <w:rsid w:val="0051067F"/>
    <w:rsid w:val="00512B4F"/>
    <w:rsid w:val="00512C1C"/>
    <w:rsid w:val="0051340D"/>
    <w:rsid w:val="0051346B"/>
    <w:rsid w:val="005139ED"/>
    <w:rsid w:val="0051462B"/>
    <w:rsid w:val="00514C1F"/>
    <w:rsid w:val="00515105"/>
    <w:rsid w:val="0051572A"/>
    <w:rsid w:val="00515872"/>
    <w:rsid w:val="00515CC9"/>
    <w:rsid w:val="0051628A"/>
    <w:rsid w:val="00516F2E"/>
    <w:rsid w:val="005175D1"/>
    <w:rsid w:val="00520BDD"/>
    <w:rsid w:val="00521D5F"/>
    <w:rsid w:val="00522AB7"/>
    <w:rsid w:val="005241D0"/>
    <w:rsid w:val="005246B4"/>
    <w:rsid w:val="0052600B"/>
    <w:rsid w:val="00527096"/>
    <w:rsid w:val="00530101"/>
    <w:rsid w:val="00531B34"/>
    <w:rsid w:val="005328F7"/>
    <w:rsid w:val="005333BB"/>
    <w:rsid w:val="00534A29"/>
    <w:rsid w:val="00535BE2"/>
    <w:rsid w:val="00535DC3"/>
    <w:rsid w:val="00536E59"/>
    <w:rsid w:val="005373F5"/>
    <w:rsid w:val="0053780B"/>
    <w:rsid w:val="00540007"/>
    <w:rsid w:val="0054022D"/>
    <w:rsid w:val="005403E8"/>
    <w:rsid w:val="00540563"/>
    <w:rsid w:val="00541D56"/>
    <w:rsid w:val="00544B4C"/>
    <w:rsid w:val="00545142"/>
    <w:rsid w:val="005456E4"/>
    <w:rsid w:val="00545845"/>
    <w:rsid w:val="005478B7"/>
    <w:rsid w:val="00551326"/>
    <w:rsid w:val="00552047"/>
    <w:rsid w:val="0055229D"/>
    <w:rsid w:val="005525A9"/>
    <w:rsid w:val="0055476F"/>
    <w:rsid w:val="00554941"/>
    <w:rsid w:val="00554E1B"/>
    <w:rsid w:val="00555E28"/>
    <w:rsid w:val="005567DE"/>
    <w:rsid w:val="00557394"/>
    <w:rsid w:val="00557C46"/>
    <w:rsid w:val="00557ED2"/>
    <w:rsid w:val="0056068A"/>
    <w:rsid w:val="00561703"/>
    <w:rsid w:val="00563204"/>
    <w:rsid w:val="00563F77"/>
    <w:rsid w:val="00564095"/>
    <w:rsid w:val="00564EB7"/>
    <w:rsid w:val="00565711"/>
    <w:rsid w:val="00566F46"/>
    <w:rsid w:val="00570449"/>
    <w:rsid w:val="0057133D"/>
    <w:rsid w:val="005718B0"/>
    <w:rsid w:val="00571D78"/>
    <w:rsid w:val="00573BCF"/>
    <w:rsid w:val="00573D84"/>
    <w:rsid w:val="00573E76"/>
    <w:rsid w:val="00574EFC"/>
    <w:rsid w:val="00576643"/>
    <w:rsid w:val="00580C14"/>
    <w:rsid w:val="00581E3E"/>
    <w:rsid w:val="0058259E"/>
    <w:rsid w:val="00582AB9"/>
    <w:rsid w:val="00583B8B"/>
    <w:rsid w:val="0058431F"/>
    <w:rsid w:val="00584918"/>
    <w:rsid w:val="00584BA8"/>
    <w:rsid w:val="00586341"/>
    <w:rsid w:val="00587A57"/>
    <w:rsid w:val="0059142F"/>
    <w:rsid w:val="00592470"/>
    <w:rsid w:val="00594360"/>
    <w:rsid w:val="005946D3"/>
    <w:rsid w:val="00594A49"/>
    <w:rsid w:val="00595073"/>
    <w:rsid w:val="00597897"/>
    <w:rsid w:val="00597BBA"/>
    <w:rsid w:val="005A053B"/>
    <w:rsid w:val="005A0CE4"/>
    <w:rsid w:val="005A7545"/>
    <w:rsid w:val="005B1B66"/>
    <w:rsid w:val="005B2150"/>
    <w:rsid w:val="005B2B75"/>
    <w:rsid w:val="005B4277"/>
    <w:rsid w:val="005B561C"/>
    <w:rsid w:val="005B653A"/>
    <w:rsid w:val="005B7332"/>
    <w:rsid w:val="005B7C38"/>
    <w:rsid w:val="005C0664"/>
    <w:rsid w:val="005C0C67"/>
    <w:rsid w:val="005C193D"/>
    <w:rsid w:val="005C28FB"/>
    <w:rsid w:val="005C2C99"/>
    <w:rsid w:val="005C2D63"/>
    <w:rsid w:val="005C3E0D"/>
    <w:rsid w:val="005C5870"/>
    <w:rsid w:val="005C5AEE"/>
    <w:rsid w:val="005C5B7E"/>
    <w:rsid w:val="005C7011"/>
    <w:rsid w:val="005C71E4"/>
    <w:rsid w:val="005D035D"/>
    <w:rsid w:val="005D1ABA"/>
    <w:rsid w:val="005D3FAE"/>
    <w:rsid w:val="005D42DA"/>
    <w:rsid w:val="005D53CA"/>
    <w:rsid w:val="005D733E"/>
    <w:rsid w:val="005D7FDC"/>
    <w:rsid w:val="005E0A0A"/>
    <w:rsid w:val="005E11D5"/>
    <w:rsid w:val="005E1572"/>
    <w:rsid w:val="005E15E4"/>
    <w:rsid w:val="005E1CAA"/>
    <w:rsid w:val="005E253D"/>
    <w:rsid w:val="005E29D2"/>
    <w:rsid w:val="005E3C40"/>
    <w:rsid w:val="005E3EE2"/>
    <w:rsid w:val="005E3F8F"/>
    <w:rsid w:val="005E415F"/>
    <w:rsid w:val="005E5013"/>
    <w:rsid w:val="005E56B9"/>
    <w:rsid w:val="005E6791"/>
    <w:rsid w:val="005E69BC"/>
    <w:rsid w:val="005E7103"/>
    <w:rsid w:val="005F0281"/>
    <w:rsid w:val="005F09FD"/>
    <w:rsid w:val="005F1261"/>
    <w:rsid w:val="005F1CC9"/>
    <w:rsid w:val="005F1D96"/>
    <w:rsid w:val="005F20E2"/>
    <w:rsid w:val="005F2CE2"/>
    <w:rsid w:val="005F2F9D"/>
    <w:rsid w:val="005F33BE"/>
    <w:rsid w:val="005F5724"/>
    <w:rsid w:val="005F586B"/>
    <w:rsid w:val="005F7EA2"/>
    <w:rsid w:val="006014F8"/>
    <w:rsid w:val="00601A3A"/>
    <w:rsid w:val="0060260D"/>
    <w:rsid w:val="006032DF"/>
    <w:rsid w:val="00603C6D"/>
    <w:rsid w:val="00605CFD"/>
    <w:rsid w:val="00605FB7"/>
    <w:rsid w:val="00606EE7"/>
    <w:rsid w:val="00607B3D"/>
    <w:rsid w:val="006101B1"/>
    <w:rsid w:val="006103FB"/>
    <w:rsid w:val="00611F86"/>
    <w:rsid w:val="00614201"/>
    <w:rsid w:val="006152D5"/>
    <w:rsid w:val="00615AE3"/>
    <w:rsid w:val="0061662D"/>
    <w:rsid w:val="00617779"/>
    <w:rsid w:val="006177DF"/>
    <w:rsid w:val="00620171"/>
    <w:rsid w:val="006209A7"/>
    <w:rsid w:val="00620D1F"/>
    <w:rsid w:val="00621210"/>
    <w:rsid w:val="0062153B"/>
    <w:rsid w:val="00622326"/>
    <w:rsid w:val="00622D0C"/>
    <w:rsid w:val="00623EB5"/>
    <w:rsid w:val="006242A4"/>
    <w:rsid w:val="00625E7E"/>
    <w:rsid w:val="006266BA"/>
    <w:rsid w:val="00626A97"/>
    <w:rsid w:val="00627562"/>
    <w:rsid w:val="00630108"/>
    <w:rsid w:val="00630A80"/>
    <w:rsid w:val="00630F36"/>
    <w:rsid w:val="0063281C"/>
    <w:rsid w:val="00633D5E"/>
    <w:rsid w:val="00633E08"/>
    <w:rsid w:val="00634FD3"/>
    <w:rsid w:val="006359AE"/>
    <w:rsid w:val="00635B91"/>
    <w:rsid w:val="0063679D"/>
    <w:rsid w:val="00636C43"/>
    <w:rsid w:val="00641C5C"/>
    <w:rsid w:val="006425FB"/>
    <w:rsid w:val="0064325E"/>
    <w:rsid w:val="00643C3D"/>
    <w:rsid w:val="006453F5"/>
    <w:rsid w:val="00645CD8"/>
    <w:rsid w:val="00646C76"/>
    <w:rsid w:val="00647117"/>
    <w:rsid w:val="00647DD9"/>
    <w:rsid w:val="00651E5E"/>
    <w:rsid w:val="00652203"/>
    <w:rsid w:val="006524D8"/>
    <w:rsid w:val="006529C6"/>
    <w:rsid w:val="006538A7"/>
    <w:rsid w:val="00654ECF"/>
    <w:rsid w:val="006554C7"/>
    <w:rsid w:val="00656165"/>
    <w:rsid w:val="00657CD7"/>
    <w:rsid w:val="00660AE8"/>
    <w:rsid w:val="006618F6"/>
    <w:rsid w:val="00661D59"/>
    <w:rsid w:val="00661D7A"/>
    <w:rsid w:val="0066243E"/>
    <w:rsid w:val="00663512"/>
    <w:rsid w:val="00664D39"/>
    <w:rsid w:val="00666832"/>
    <w:rsid w:val="006706E0"/>
    <w:rsid w:val="00670C77"/>
    <w:rsid w:val="00670CB4"/>
    <w:rsid w:val="00671937"/>
    <w:rsid w:val="00671BC1"/>
    <w:rsid w:val="00672724"/>
    <w:rsid w:val="00673BCF"/>
    <w:rsid w:val="00674026"/>
    <w:rsid w:val="00675194"/>
    <w:rsid w:val="00675CE4"/>
    <w:rsid w:val="006767DD"/>
    <w:rsid w:val="00676A5A"/>
    <w:rsid w:val="00676E15"/>
    <w:rsid w:val="00677545"/>
    <w:rsid w:val="0068055F"/>
    <w:rsid w:val="0068073C"/>
    <w:rsid w:val="00680B21"/>
    <w:rsid w:val="00681DE1"/>
    <w:rsid w:val="00683155"/>
    <w:rsid w:val="00685635"/>
    <w:rsid w:val="00685906"/>
    <w:rsid w:val="00685C54"/>
    <w:rsid w:val="00686396"/>
    <w:rsid w:val="00686A0D"/>
    <w:rsid w:val="0069051F"/>
    <w:rsid w:val="006909DD"/>
    <w:rsid w:val="00691316"/>
    <w:rsid w:val="006918E7"/>
    <w:rsid w:val="0069230A"/>
    <w:rsid w:val="00694391"/>
    <w:rsid w:val="00695127"/>
    <w:rsid w:val="00695295"/>
    <w:rsid w:val="006971C4"/>
    <w:rsid w:val="006974F6"/>
    <w:rsid w:val="006A130D"/>
    <w:rsid w:val="006A4A31"/>
    <w:rsid w:val="006A4C29"/>
    <w:rsid w:val="006A5659"/>
    <w:rsid w:val="006A57D9"/>
    <w:rsid w:val="006A6592"/>
    <w:rsid w:val="006A66D8"/>
    <w:rsid w:val="006A6A36"/>
    <w:rsid w:val="006A7164"/>
    <w:rsid w:val="006B0842"/>
    <w:rsid w:val="006B3282"/>
    <w:rsid w:val="006B419A"/>
    <w:rsid w:val="006B434F"/>
    <w:rsid w:val="006B5C17"/>
    <w:rsid w:val="006B5DBB"/>
    <w:rsid w:val="006B67BB"/>
    <w:rsid w:val="006B6E72"/>
    <w:rsid w:val="006B707E"/>
    <w:rsid w:val="006B728A"/>
    <w:rsid w:val="006B7E53"/>
    <w:rsid w:val="006C01A7"/>
    <w:rsid w:val="006C0FCE"/>
    <w:rsid w:val="006C1392"/>
    <w:rsid w:val="006C2514"/>
    <w:rsid w:val="006C4251"/>
    <w:rsid w:val="006C6283"/>
    <w:rsid w:val="006C67CA"/>
    <w:rsid w:val="006C79F8"/>
    <w:rsid w:val="006C7FD7"/>
    <w:rsid w:val="006D0145"/>
    <w:rsid w:val="006D1C98"/>
    <w:rsid w:val="006D2875"/>
    <w:rsid w:val="006D2F4D"/>
    <w:rsid w:val="006D3A29"/>
    <w:rsid w:val="006D437B"/>
    <w:rsid w:val="006D5045"/>
    <w:rsid w:val="006D5302"/>
    <w:rsid w:val="006D542B"/>
    <w:rsid w:val="006D7305"/>
    <w:rsid w:val="006E05BC"/>
    <w:rsid w:val="006E1B77"/>
    <w:rsid w:val="006E1BAB"/>
    <w:rsid w:val="006E1F15"/>
    <w:rsid w:val="006E2400"/>
    <w:rsid w:val="006E29F8"/>
    <w:rsid w:val="006E2AFF"/>
    <w:rsid w:val="006E2B7A"/>
    <w:rsid w:val="006E514F"/>
    <w:rsid w:val="006E5A29"/>
    <w:rsid w:val="006E6283"/>
    <w:rsid w:val="006F0695"/>
    <w:rsid w:val="006F0F07"/>
    <w:rsid w:val="006F277D"/>
    <w:rsid w:val="006F4732"/>
    <w:rsid w:val="006F5AAA"/>
    <w:rsid w:val="006F5FD8"/>
    <w:rsid w:val="006F61F6"/>
    <w:rsid w:val="00700613"/>
    <w:rsid w:val="00702115"/>
    <w:rsid w:val="00703432"/>
    <w:rsid w:val="00703F8D"/>
    <w:rsid w:val="00704DFF"/>
    <w:rsid w:val="00704EE9"/>
    <w:rsid w:val="00704FA7"/>
    <w:rsid w:val="0070514B"/>
    <w:rsid w:val="0070519E"/>
    <w:rsid w:val="00706E7A"/>
    <w:rsid w:val="007071D1"/>
    <w:rsid w:val="007101B5"/>
    <w:rsid w:val="007111F6"/>
    <w:rsid w:val="00711C08"/>
    <w:rsid w:val="007124CB"/>
    <w:rsid w:val="00712E19"/>
    <w:rsid w:val="00715D0A"/>
    <w:rsid w:val="00716891"/>
    <w:rsid w:val="00716BE7"/>
    <w:rsid w:val="00716C19"/>
    <w:rsid w:val="00716CF5"/>
    <w:rsid w:val="00717D9F"/>
    <w:rsid w:val="00722068"/>
    <w:rsid w:val="00722081"/>
    <w:rsid w:val="00722B0B"/>
    <w:rsid w:val="00722FC2"/>
    <w:rsid w:val="0072404E"/>
    <w:rsid w:val="00724AA2"/>
    <w:rsid w:val="007250B8"/>
    <w:rsid w:val="0072524D"/>
    <w:rsid w:val="00725486"/>
    <w:rsid w:val="00725CCC"/>
    <w:rsid w:val="00725F9D"/>
    <w:rsid w:val="00727953"/>
    <w:rsid w:val="0073092C"/>
    <w:rsid w:val="00732386"/>
    <w:rsid w:val="00733460"/>
    <w:rsid w:val="00733B1C"/>
    <w:rsid w:val="00734561"/>
    <w:rsid w:val="00734F49"/>
    <w:rsid w:val="00734F93"/>
    <w:rsid w:val="00736F55"/>
    <w:rsid w:val="007401C0"/>
    <w:rsid w:val="007408F5"/>
    <w:rsid w:val="00740B59"/>
    <w:rsid w:val="00740CF6"/>
    <w:rsid w:val="00740DB7"/>
    <w:rsid w:val="00741F61"/>
    <w:rsid w:val="00742D73"/>
    <w:rsid w:val="0074541C"/>
    <w:rsid w:val="00746FC8"/>
    <w:rsid w:val="00750B19"/>
    <w:rsid w:val="00751F90"/>
    <w:rsid w:val="00752D76"/>
    <w:rsid w:val="00753F34"/>
    <w:rsid w:val="00754206"/>
    <w:rsid w:val="00754808"/>
    <w:rsid w:val="007605EF"/>
    <w:rsid w:val="00761DF4"/>
    <w:rsid w:val="007630DB"/>
    <w:rsid w:val="00763FE6"/>
    <w:rsid w:val="0076481E"/>
    <w:rsid w:val="00764A09"/>
    <w:rsid w:val="007661C4"/>
    <w:rsid w:val="00766789"/>
    <w:rsid w:val="0076759E"/>
    <w:rsid w:val="00767940"/>
    <w:rsid w:val="00770A33"/>
    <w:rsid w:val="00770FC7"/>
    <w:rsid w:val="00771610"/>
    <w:rsid w:val="007718A3"/>
    <w:rsid w:val="00773662"/>
    <w:rsid w:val="00774A99"/>
    <w:rsid w:val="00775E79"/>
    <w:rsid w:val="00775EBF"/>
    <w:rsid w:val="00776BAB"/>
    <w:rsid w:val="007777F9"/>
    <w:rsid w:val="00780DEE"/>
    <w:rsid w:val="00780EAF"/>
    <w:rsid w:val="00781891"/>
    <w:rsid w:val="0078292D"/>
    <w:rsid w:val="00783B0A"/>
    <w:rsid w:val="00784494"/>
    <w:rsid w:val="00784944"/>
    <w:rsid w:val="00785C92"/>
    <w:rsid w:val="00786F5A"/>
    <w:rsid w:val="00790318"/>
    <w:rsid w:val="00791714"/>
    <w:rsid w:val="00796678"/>
    <w:rsid w:val="007A1B1E"/>
    <w:rsid w:val="007A2070"/>
    <w:rsid w:val="007A20AF"/>
    <w:rsid w:val="007A29B3"/>
    <w:rsid w:val="007A4B32"/>
    <w:rsid w:val="007A634C"/>
    <w:rsid w:val="007A6F40"/>
    <w:rsid w:val="007A753E"/>
    <w:rsid w:val="007B046E"/>
    <w:rsid w:val="007B088F"/>
    <w:rsid w:val="007B1441"/>
    <w:rsid w:val="007B1ECB"/>
    <w:rsid w:val="007B2463"/>
    <w:rsid w:val="007B25DC"/>
    <w:rsid w:val="007B26A9"/>
    <w:rsid w:val="007B3054"/>
    <w:rsid w:val="007B3AD6"/>
    <w:rsid w:val="007B461B"/>
    <w:rsid w:val="007B4DC5"/>
    <w:rsid w:val="007B5084"/>
    <w:rsid w:val="007B6FE0"/>
    <w:rsid w:val="007C0899"/>
    <w:rsid w:val="007C121A"/>
    <w:rsid w:val="007C2660"/>
    <w:rsid w:val="007C2CF2"/>
    <w:rsid w:val="007C306C"/>
    <w:rsid w:val="007C3656"/>
    <w:rsid w:val="007C3DFD"/>
    <w:rsid w:val="007C5B5B"/>
    <w:rsid w:val="007C5D3F"/>
    <w:rsid w:val="007C5DF3"/>
    <w:rsid w:val="007C70CA"/>
    <w:rsid w:val="007C72EE"/>
    <w:rsid w:val="007D0180"/>
    <w:rsid w:val="007D120F"/>
    <w:rsid w:val="007D18B9"/>
    <w:rsid w:val="007D298C"/>
    <w:rsid w:val="007D29DE"/>
    <w:rsid w:val="007D2CD0"/>
    <w:rsid w:val="007D312E"/>
    <w:rsid w:val="007D368B"/>
    <w:rsid w:val="007D372D"/>
    <w:rsid w:val="007D38E3"/>
    <w:rsid w:val="007D482F"/>
    <w:rsid w:val="007D48B9"/>
    <w:rsid w:val="007D691E"/>
    <w:rsid w:val="007D7BBB"/>
    <w:rsid w:val="007E0D5B"/>
    <w:rsid w:val="007E22C4"/>
    <w:rsid w:val="007E2743"/>
    <w:rsid w:val="007E2A3A"/>
    <w:rsid w:val="007E2BFF"/>
    <w:rsid w:val="007E32FF"/>
    <w:rsid w:val="007E343B"/>
    <w:rsid w:val="007E6C0B"/>
    <w:rsid w:val="007E6C53"/>
    <w:rsid w:val="007E6E50"/>
    <w:rsid w:val="007F00A6"/>
    <w:rsid w:val="007F0715"/>
    <w:rsid w:val="007F085E"/>
    <w:rsid w:val="007F1CED"/>
    <w:rsid w:val="007F25D0"/>
    <w:rsid w:val="007F3045"/>
    <w:rsid w:val="007F3438"/>
    <w:rsid w:val="007F474D"/>
    <w:rsid w:val="007F79AE"/>
    <w:rsid w:val="007F7B3D"/>
    <w:rsid w:val="00801257"/>
    <w:rsid w:val="008024F1"/>
    <w:rsid w:val="008029B3"/>
    <w:rsid w:val="008040BC"/>
    <w:rsid w:val="00807885"/>
    <w:rsid w:val="00807E76"/>
    <w:rsid w:val="00807F16"/>
    <w:rsid w:val="008101D0"/>
    <w:rsid w:val="008102DD"/>
    <w:rsid w:val="00810FD7"/>
    <w:rsid w:val="00812185"/>
    <w:rsid w:val="00812FA3"/>
    <w:rsid w:val="00814028"/>
    <w:rsid w:val="008147E5"/>
    <w:rsid w:val="008148F0"/>
    <w:rsid w:val="008177F2"/>
    <w:rsid w:val="00820341"/>
    <w:rsid w:val="00822FE3"/>
    <w:rsid w:val="008237A0"/>
    <w:rsid w:val="00823823"/>
    <w:rsid w:val="00824A35"/>
    <w:rsid w:val="00824C0A"/>
    <w:rsid w:val="00825D4D"/>
    <w:rsid w:val="00826EAB"/>
    <w:rsid w:val="00827073"/>
    <w:rsid w:val="0082721C"/>
    <w:rsid w:val="008278D2"/>
    <w:rsid w:val="008303DC"/>
    <w:rsid w:val="00830AD9"/>
    <w:rsid w:val="00831C20"/>
    <w:rsid w:val="00832BD8"/>
    <w:rsid w:val="00832D9D"/>
    <w:rsid w:val="00833391"/>
    <w:rsid w:val="00833651"/>
    <w:rsid w:val="0083469B"/>
    <w:rsid w:val="008347C3"/>
    <w:rsid w:val="00835324"/>
    <w:rsid w:val="00835897"/>
    <w:rsid w:val="00835EEB"/>
    <w:rsid w:val="00836238"/>
    <w:rsid w:val="008377F2"/>
    <w:rsid w:val="00837B83"/>
    <w:rsid w:val="00840774"/>
    <w:rsid w:val="00841875"/>
    <w:rsid w:val="008420F7"/>
    <w:rsid w:val="0084292E"/>
    <w:rsid w:val="00845074"/>
    <w:rsid w:val="00846794"/>
    <w:rsid w:val="00846D99"/>
    <w:rsid w:val="00846F36"/>
    <w:rsid w:val="00847C28"/>
    <w:rsid w:val="00851445"/>
    <w:rsid w:val="008518FA"/>
    <w:rsid w:val="00852C5E"/>
    <w:rsid w:val="00854A36"/>
    <w:rsid w:val="0085510E"/>
    <w:rsid w:val="00855DC6"/>
    <w:rsid w:val="00856F05"/>
    <w:rsid w:val="008600F6"/>
    <w:rsid w:val="00860644"/>
    <w:rsid w:val="00860AEF"/>
    <w:rsid w:val="00863DC1"/>
    <w:rsid w:val="008642EF"/>
    <w:rsid w:val="00865B8A"/>
    <w:rsid w:val="008660F6"/>
    <w:rsid w:val="00866317"/>
    <w:rsid w:val="00866A6B"/>
    <w:rsid w:val="008679C5"/>
    <w:rsid w:val="00867A6B"/>
    <w:rsid w:val="00870A53"/>
    <w:rsid w:val="00871549"/>
    <w:rsid w:val="008716D0"/>
    <w:rsid w:val="00871D76"/>
    <w:rsid w:val="0087229E"/>
    <w:rsid w:val="00872B79"/>
    <w:rsid w:val="00873256"/>
    <w:rsid w:val="0087375D"/>
    <w:rsid w:val="0087377A"/>
    <w:rsid w:val="008737AD"/>
    <w:rsid w:val="0087381A"/>
    <w:rsid w:val="00874D88"/>
    <w:rsid w:val="008760E1"/>
    <w:rsid w:val="0087612D"/>
    <w:rsid w:val="00876312"/>
    <w:rsid w:val="00877F6A"/>
    <w:rsid w:val="00880504"/>
    <w:rsid w:val="0088072F"/>
    <w:rsid w:val="00882D39"/>
    <w:rsid w:val="00882DCB"/>
    <w:rsid w:val="00883597"/>
    <w:rsid w:val="00885A61"/>
    <w:rsid w:val="00886160"/>
    <w:rsid w:val="0088630F"/>
    <w:rsid w:val="00887352"/>
    <w:rsid w:val="008874AD"/>
    <w:rsid w:val="008875B7"/>
    <w:rsid w:val="00891635"/>
    <w:rsid w:val="0089180D"/>
    <w:rsid w:val="00892A28"/>
    <w:rsid w:val="00892B1D"/>
    <w:rsid w:val="00892FE9"/>
    <w:rsid w:val="00893012"/>
    <w:rsid w:val="008937AA"/>
    <w:rsid w:val="00893A2C"/>
    <w:rsid w:val="00893C2C"/>
    <w:rsid w:val="00894D67"/>
    <w:rsid w:val="00895934"/>
    <w:rsid w:val="00896BB6"/>
    <w:rsid w:val="00896E99"/>
    <w:rsid w:val="0089797D"/>
    <w:rsid w:val="008A0FC4"/>
    <w:rsid w:val="008A1188"/>
    <w:rsid w:val="008A11A7"/>
    <w:rsid w:val="008A1F3E"/>
    <w:rsid w:val="008A3FEE"/>
    <w:rsid w:val="008A472B"/>
    <w:rsid w:val="008A4AB4"/>
    <w:rsid w:val="008A522E"/>
    <w:rsid w:val="008A5799"/>
    <w:rsid w:val="008A5814"/>
    <w:rsid w:val="008A6B40"/>
    <w:rsid w:val="008A6D51"/>
    <w:rsid w:val="008A7A25"/>
    <w:rsid w:val="008A7CFB"/>
    <w:rsid w:val="008B037A"/>
    <w:rsid w:val="008B1CDE"/>
    <w:rsid w:val="008B1E80"/>
    <w:rsid w:val="008B3EEF"/>
    <w:rsid w:val="008B40B3"/>
    <w:rsid w:val="008B4616"/>
    <w:rsid w:val="008B61BB"/>
    <w:rsid w:val="008B62EA"/>
    <w:rsid w:val="008B6B0D"/>
    <w:rsid w:val="008B7BA9"/>
    <w:rsid w:val="008B7C02"/>
    <w:rsid w:val="008B7F63"/>
    <w:rsid w:val="008C09A5"/>
    <w:rsid w:val="008C09CC"/>
    <w:rsid w:val="008C19AA"/>
    <w:rsid w:val="008C208D"/>
    <w:rsid w:val="008C2393"/>
    <w:rsid w:val="008C2417"/>
    <w:rsid w:val="008C2528"/>
    <w:rsid w:val="008C2D56"/>
    <w:rsid w:val="008C309C"/>
    <w:rsid w:val="008C3735"/>
    <w:rsid w:val="008C4BB2"/>
    <w:rsid w:val="008C5A5B"/>
    <w:rsid w:val="008C5E92"/>
    <w:rsid w:val="008C7474"/>
    <w:rsid w:val="008D091D"/>
    <w:rsid w:val="008D1310"/>
    <w:rsid w:val="008D40EE"/>
    <w:rsid w:val="008D425C"/>
    <w:rsid w:val="008D47D3"/>
    <w:rsid w:val="008D526A"/>
    <w:rsid w:val="008D64E3"/>
    <w:rsid w:val="008D6C51"/>
    <w:rsid w:val="008D7E41"/>
    <w:rsid w:val="008E0A2A"/>
    <w:rsid w:val="008E0FF3"/>
    <w:rsid w:val="008E14F6"/>
    <w:rsid w:val="008E3D26"/>
    <w:rsid w:val="008E423C"/>
    <w:rsid w:val="008E4987"/>
    <w:rsid w:val="008E6148"/>
    <w:rsid w:val="008E64B6"/>
    <w:rsid w:val="008E723D"/>
    <w:rsid w:val="008F07A2"/>
    <w:rsid w:val="008F0B33"/>
    <w:rsid w:val="008F0B58"/>
    <w:rsid w:val="008F20D0"/>
    <w:rsid w:val="008F2520"/>
    <w:rsid w:val="008F2B8A"/>
    <w:rsid w:val="008F67D8"/>
    <w:rsid w:val="008F7223"/>
    <w:rsid w:val="00900164"/>
    <w:rsid w:val="00900C3E"/>
    <w:rsid w:val="009011A2"/>
    <w:rsid w:val="00901F89"/>
    <w:rsid w:val="009030A1"/>
    <w:rsid w:val="00903B20"/>
    <w:rsid w:val="009044F4"/>
    <w:rsid w:val="0090565F"/>
    <w:rsid w:val="0090638C"/>
    <w:rsid w:val="009064B7"/>
    <w:rsid w:val="00906610"/>
    <w:rsid w:val="00907625"/>
    <w:rsid w:val="00907CB8"/>
    <w:rsid w:val="00910A7E"/>
    <w:rsid w:val="00911B69"/>
    <w:rsid w:val="00911F0F"/>
    <w:rsid w:val="009128A8"/>
    <w:rsid w:val="00913BF4"/>
    <w:rsid w:val="00917BD1"/>
    <w:rsid w:val="00921047"/>
    <w:rsid w:val="009211EB"/>
    <w:rsid w:val="00921529"/>
    <w:rsid w:val="009223D3"/>
    <w:rsid w:val="00922704"/>
    <w:rsid w:val="00922DF3"/>
    <w:rsid w:val="0092409A"/>
    <w:rsid w:val="009255C3"/>
    <w:rsid w:val="00930129"/>
    <w:rsid w:val="00930716"/>
    <w:rsid w:val="00930AD3"/>
    <w:rsid w:val="00930BE5"/>
    <w:rsid w:val="00931266"/>
    <w:rsid w:val="009312E8"/>
    <w:rsid w:val="009319F9"/>
    <w:rsid w:val="00932FAB"/>
    <w:rsid w:val="00933066"/>
    <w:rsid w:val="00933296"/>
    <w:rsid w:val="00933AC1"/>
    <w:rsid w:val="00933E8B"/>
    <w:rsid w:val="00940322"/>
    <w:rsid w:val="00941BB0"/>
    <w:rsid w:val="00941C0C"/>
    <w:rsid w:val="00941D43"/>
    <w:rsid w:val="00941D53"/>
    <w:rsid w:val="00942AF8"/>
    <w:rsid w:val="00942FD0"/>
    <w:rsid w:val="00944F8E"/>
    <w:rsid w:val="00945E85"/>
    <w:rsid w:val="009461EB"/>
    <w:rsid w:val="0095181E"/>
    <w:rsid w:val="00952634"/>
    <w:rsid w:val="00952687"/>
    <w:rsid w:val="00955295"/>
    <w:rsid w:val="00956104"/>
    <w:rsid w:val="0095695C"/>
    <w:rsid w:val="00956F6D"/>
    <w:rsid w:val="00956F90"/>
    <w:rsid w:val="00957167"/>
    <w:rsid w:val="00960147"/>
    <w:rsid w:val="009627BE"/>
    <w:rsid w:val="009636E0"/>
    <w:rsid w:val="00963B27"/>
    <w:rsid w:val="00966C54"/>
    <w:rsid w:val="00966DA5"/>
    <w:rsid w:val="009710E0"/>
    <w:rsid w:val="00971615"/>
    <w:rsid w:val="009719A5"/>
    <w:rsid w:val="00972CAE"/>
    <w:rsid w:val="00976163"/>
    <w:rsid w:val="00977D84"/>
    <w:rsid w:val="0098017E"/>
    <w:rsid w:val="00980AFE"/>
    <w:rsid w:val="00981998"/>
    <w:rsid w:val="0098319E"/>
    <w:rsid w:val="00983652"/>
    <w:rsid w:val="00984A18"/>
    <w:rsid w:val="0098660E"/>
    <w:rsid w:val="00986A2E"/>
    <w:rsid w:val="00986B58"/>
    <w:rsid w:val="00987AB4"/>
    <w:rsid w:val="0099342E"/>
    <w:rsid w:val="00993FC9"/>
    <w:rsid w:val="0099557D"/>
    <w:rsid w:val="00996138"/>
    <w:rsid w:val="00996A61"/>
    <w:rsid w:val="009970C2"/>
    <w:rsid w:val="009972AE"/>
    <w:rsid w:val="00997365"/>
    <w:rsid w:val="00997945"/>
    <w:rsid w:val="009A014C"/>
    <w:rsid w:val="009A118D"/>
    <w:rsid w:val="009A2BC5"/>
    <w:rsid w:val="009A3CAE"/>
    <w:rsid w:val="009A3CDF"/>
    <w:rsid w:val="009A3D27"/>
    <w:rsid w:val="009A47AD"/>
    <w:rsid w:val="009A4D32"/>
    <w:rsid w:val="009A6009"/>
    <w:rsid w:val="009B0EBF"/>
    <w:rsid w:val="009B10D3"/>
    <w:rsid w:val="009B206A"/>
    <w:rsid w:val="009B264D"/>
    <w:rsid w:val="009B3780"/>
    <w:rsid w:val="009B477E"/>
    <w:rsid w:val="009B4949"/>
    <w:rsid w:val="009B5D08"/>
    <w:rsid w:val="009B650E"/>
    <w:rsid w:val="009B7511"/>
    <w:rsid w:val="009B7D7B"/>
    <w:rsid w:val="009C05AE"/>
    <w:rsid w:val="009C0F77"/>
    <w:rsid w:val="009C2B03"/>
    <w:rsid w:val="009C2C52"/>
    <w:rsid w:val="009C3436"/>
    <w:rsid w:val="009C46EE"/>
    <w:rsid w:val="009C508F"/>
    <w:rsid w:val="009C5643"/>
    <w:rsid w:val="009C57A0"/>
    <w:rsid w:val="009C5A9D"/>
    <w:rsid w:val="009C634E"/>
    <w:rsid w:val="009C6789"/>
    <w:rsid w:val="009C750D"/>
    <w:rsid w:val="009D1489"/>
    <w:rsid w:val="009D3703"/>
    <w:rsid w:val="009D4A56"/>
    <w:rsid w:val="009D5963"/>
    <w:rsid w:val="009D5B45"/>
    <w:rsid w:val="009D5BBC"/>
    <w:rsid w:val="009D66A0"/>
    <w:rsid w:val="009E001C"/>
    <w:rsid w:val="009E2A11"/>
    <w:rsid w:val="009E2DA4"/>
    <w:rsid w:val="009E317C"/>
    <w:rsid w:val="009E3B6A"/>
    <w:rsid w:val="009E4B06"/>
    <w:rsid w:val="009E5E3C"/>
    <w:rsid w:val="009E61BD"/>
    <w:rsid w:val="009E6AA7"/>
    <w:rsid w:val="009E74F0"/>
    <w:rsid w:val="009E7C4E"/>
    <w:rsid w:val="009E7E89"/>
    <w:rsid w:val="009F066C"/>
    <w:rsid w:val="009F1797"/>
    <w:rsid w:val="009F2388"/>
    <w:rsid w:val="009F26B5"/>
    <w:rsid w:val="009F3E71"/>
    <w:rsid w:val="009F46EA"/>
    <w:rsid w:val="009F626E"/>
    <w:rsid w:val="009F6FE8"/>
    <w:rsid w:val="00A01458"/>
    <w:rsid w:val="00A01494"/>
    <w:rsid w:val="00A01BFF"/>
    <w:rsid w:val="00A01C8A"/>
    <w:rsid w:val="00A04109"/>
    <w:rsid w:val="00A041A1"/>
    <w:rsid w:val="00A04D0D"/>
    <w:rsid w:val="00A119C4"/>
    <w:rsid w:val="00A12626"/>
    <w:rsid w:val="00A12E7A"/>
    <w:rsid w:val="00A137BC"/>
    <w:rsid w:val="00A138B7"/>
    <w:rsid w:val="00A13A90"/>
    <w:rsid w:val="00A13CBE"/>
    <w:rsid w:val="00A13DFA"/>
    <w:rsid w:val="00A14533"/>
    <w:rsid w:val="00A149CE"/>
    <w:rsid w:val="00A15A71"/>
    <w:rsid w:val="00A1672B"/>
    <w:rsid w:val="00A170CB"/>
    <w:rsid w:val="00A1722D"/>
    <w:rsid w:val="00A20237"/>
    <w:rsid w:val="00A20D21"/>
    <w:rsid w:val="00A21CC7"/>
    <w:rsid w:val="00A2242B"/>
    <w:rsid w:val="00A225B7"/>
    <w:rsid w:val="00A23484"/>
    <w:rsid w:val="00A2407E"/>
    <w:rsid w:val="00A249F6"/>
    <w:rsid w:val="00A2776A"/>
    <w:rsid w:val="00A278C5"/>
    <w:rsid w:val="00A311E5"/>
    <w:rsid w:val="00A327CB"/>
    <w:rsid w:val="00A32DD3"/>
    <w:rsid w:val="00A3303F"/>
    <w:rsid w:val="00A337BA"/>
    <w:rsid w:val="00A33831"/>
    <w:rsid w:val="00A34B22"/>
    <w:rsid w:val="00A34E40"/>
    <w:rsid w:val="00A35230"/>
    <w:rsid w:val="00A35A90"/>
    <w:rsid w:val="00A362A1"/>
    <w:rsid w:val="00A3718B"/>
    <w:rsid w:val="00A4048B"/>
    <w:rsid w:val="00A40886"/>
    <w:rsid w:val="00A4089D"/>
    <w:rsid w:val="00A40F4D"/>
    <w:rsid w:val="00A435E9"/>
    <w:rsid w:val="00A43E3A"/>
    <w:rsid w:val="00A453ED"/>
    <w:rsid w:val="00A45807"/>
    <w:rsid w:val="00A45A0E"/>
    <w:rsid w:val="00A45C91"/>
    <w:rsid w:val="00A5059A"/>
    <w:rsid w:val="00A50860"/>
    <w:rsid w:val="00A50AEC"/>
    <w:rsid w:val="00A513CA"/>
    <w:rsid w:val="00A5144A"/>
    <w:rsid w:val="00A51C67"/>
    <w:rsid w:val="00A52402"/>
    <w:rsid w:val="00A526DC"/>
    <w:rsid w:val="00A52DD4"/>
    <w:rsid w:val="00A53D08"/>
    <w:rsid w:val="00A54E39"/>
    <w:rsid w:val="00A57796"/>
    <w:rsid w:val="00A606E3"/>
    <w:rsid w:val="00A60714"/>
    <w:rsid w:val="00A60782"/>
    <w:rsid w:val="00A60F8A"/>
    <w:rsid w:val="00A61B67"/>
    <w:rsid w:val="00A62390"/>
    <w:rsid w:val="00A63D15"/>
    <w:rsid w:val="00A63DD3"/>
    <w:rsid w:val="00A64D05"/>
    <w:rsid w:val="00A6537C"/>
    <w:rsid w:val="00A658F9"/>
    <w:rsid w:val="00A65A7F"/>
    <w:rsid w:val="00A66A60"/>
    <w:rsid w:val="00A70285"/>
    <w:rsid w:val="00A7043C"/>
    <w:rsid w:val="00A70C28"/>
    <w:rsid w:val="00A71380"/>
    <w:rsid w:val="00A731B0"/>
    <w:rsid w:val="00A7324B"/>
    <w:rsid w:val="00A74A18"/>
    <w:rsid w:val="00A74C16"/>
    <w:rsid w:val="00A761E6"/>
    <w:rsid w:val="00A779BB"/>
    <w:rsid w:val="00A80A72"/>
    <w:rsid w:val="00A80E04"/>
    <w:rsid w:val="00A82E1F"/>
    <w:rsid w:val="00A83711"/>
    <w:rsid w:val="00A842ED"/>
    <w:rsid w:val="00A85238"/>
    <w:rsid w:val="00A85428"/>
    <w:rsid w:val="00A85D74"/>
    <w:rsid w:val="00A85E80"/>
    <w:rsid w:val="00A86D25"/>
    <w:rsid w:val="00A870AD"/>
    <w:rsid w:val="00A87783"/>
    <w:rsid w:val="00A877D9"/>
    <w:rsid w:val="00A90439"/>
    <w:rsid w:val="00A933DF"/>
    <w:rsid w:val="00A94566"/>
    <w:rsid w:val="00A9628C"/>
    <w:rsid w:val="00A96CC5"/>
    <w:rsid w:val="00AA0575"/>
    <w:rsid w:val="00AA0CCD"/>
    <w:rsid w:val="00AA2006"/>
    <w:rsid w:val="00AA2D98"/>
    <w:rsid w:val="00AA4780"/>
    <w:rsid w:val="00AA60B5"/>
    <w:rsid w:val="00AA621C"/>
    <w:rsid w:val="00AA682C"/>
    <w:rsid w:val="00AA6FA5"/>
    <w:rsid w:val="00AA75F4"/>
    <w:rsid w:val="00AA7605"/>
    <w:rsid w:val="00AA7A6F"/>
    <w:rsid w:val="00AB03EA"/>
    <w:rsid w:val="00AB1F66"/>
    <w:rsid w:val="00AB2438"/>
    <w:rsid w:val="00AB3D4B"/>
    <w:rsid w:val="00AB5481"/>
    <w:rsid w:val="00AB63D0"/>
    <w:rsid w:val="00AB6A05"/>
    <w:rsid w:val="00AB6C5A"/>
    <w:rsid w:val="00AB7673"/>
    <w:rsid w:val="00AC049D"/>
    <w:rsid w:val="00AC0FF7"/>
    <w:rsid w:val="00AC1313"/>
    <w:rsid w:val="00AC1644"/>
    <w:rsid w:val="00AC1ADB"/>
    <w:rsid w:val="00AC2160"/>
    <w:rsid w:val="00AC29CE"/>
    <w:rsid w:val="00AC2F38"/>
    <w:rsid w:val="00AC3F65"/>
    <w:rsid w:val="00AC3FD6"/>
    <w:rsid w:val="00AC4D8E"/>
    <w:rsid w:val="00AC6052"/>
    <w:rsid w:val="00AC624D"/>
    <w:rsid w:val="00AC6667"/>
    <w:rsid w:val="00AC69E4"/>
    <w:rsid w:val="00AC6BF6"/>
    <w:rsid w:val="00AC74F6"/>
    <w:rsid w:val="00AC7756"/>
    <w:rsid w:val="00AD0085"/>
    <w:rsid w:val="00AD0CDD"/>
    <w:rsid w:val="00AD14B1"/>
    <w:rsid w:val="00AD1536"/>
    <w:rsid w:val="00AD1AB4"/>
    <w:rsid w:val="00AD1F19"/>
    <w:rsid w:val="00AD2C39"/>
    <w:rsid w:val="00AD2DAB"/>
    <w:rsid w:val="00AD41DB"/>
    <w:rsid w:val="00AD5D3F"/>
    <w:rsid w:val="00AD5F0E"/>
    <w:rsid w:val="00AD73ED"/>
    <w:rsid w:val="00AE304A"/>
    <w:rsid w:val="00AE4AA5"/>
    <w:rsid w:val="00AE5836"/>
    <w:rsid w:val="00AE5D59"/>
    <w:rsid w:val="00AE5E8C"/>
    <w:rsid w:val="00AE6CB6"/>
    <w:rsid w:val="00AE700C"/>
    <w:rsid w:val="00AE7E80"/>
    <w:rsid w:val="00AF1CDF"/>
    <w:rsid w:val="00AF1DE4"/>
    <w:rsid w:val="00AF265F"/>
    <w:rsid w:val="00AF2B0F"/>
    <w:rsid w:val="00AF53FF"/>
    <w:rsid w:val="00AF7162"/>
    <w:rsid w:val="00B00B19"/>
    <w:rsid w:val="00B01602"/>
    <w:rsid w:val="00B038CE"/>
    <w:rsid w:val="00B042FC"/>
    <w:rsid w:val="00B046D1"/>
    <w:rsid w:val="00B04C35"/>
    <w:rsid w:val="00B05126"/>
    <w:rsid w:val="00B05774"/>
    <w:rsid w:val="00B06794"/>
    <w:rsid w:val="00B07D5A"/>
    <w:rsid w:val="00B07D9B"/>
    <w:rsid w:val="00B113F7"/>
    <w:rsid w:val="00B11CFB"/>
    <w:rsid w:val="00B14C9E"/>
    <w:rsid w:val="00B16C9A"/>
    <w:rsid w:val="00B20641"/>
    <w:rsid w:val="00B214D6"/>
    <w:rsid w:val="00B22452"/>
    <w:rsid w:val="00B2255F"/>
    <w:rsid w:val="00B23437"/>
    <w:rsid w:val="00B234B0"/>
    <w:rsid w:val="00B235AC"/>
    <w:rsid w:val="00B2422D"/>
    <w:rsid w:val="00B243E3"/>
    <w:rsid w:val="00B24DBD"/>
    <w:rsid w:val="00B25B67"/>
    <w:rsid w:val="00B261F2"/>
    <w:rsid w:val="00B27A55"/>
    <w:rsid w:val="00B27AD7"/>
    <w:rsid w:val="00B3084B"/>
    <w:rsid w:val="00B310A9"/>
    <w:rsid w:val="00B32145"/>
    <w:rsid w:val="00B3297D"/>
    <w:rsid w:val="00B329F3"/>
    <w:rsid w:val="00B34F2E"/>
    <w:rsid w:val="00B35D94"/>
    <w:rsid w:val="00B35F94"/>
    <w:rsid w:val="00B3774C"/>
    <w:rsid w:val="00B378B5"/>
    <w:rsid w:val="00B40765"/>
    <w:rsid w:val="00B413F3"/>
    <w:rsid w:val="00B415D2"/>
    <w:rsid w:val="00B4169C"/>
    <w:rsid w:val="00B41A24"/>
    <w:rsid w:val="00B42ED3"/>
    <w:rsid w:val="00B519AE"/>
    <w:rsid w:val="00B523A2"/>
    <w:rsid w:val="00B5341E"/>
    <w:rsid w:val="00B558E6"/>
    <w:rsid w:val="00B560CD"/>
    <w:rsid w:val="00B6102F"/>
    <w:rsid w:val="00B61AF2"/>
    <w:rsid w:val="00B622DF"/>
    <w:rsid w:val="00B630EF"/>
    <w:rsid w:val="00B643EF"/>
    <w:rsid w:val="00B654F4"/>
    <w:rsid w:val="00B657D8"/>
    <w:rsid w:val="00B6655D"/>
    <w:rsid w:val="00B6794E"/>
    <w:rsid w:val="00B67A27"/>
    <w:rsid w:val="00B7180D"/>
    <w:rsid w:val="00B743F9"/>
    <w:rsid w:val="00B74F3D"/>
    <w:rsid w:val="00B7513C"/>
    <w:rsid w:val="00B75EED"/>
    <w:rsid w:val="00B764AF"/>
    <w:rsid w:val="00B76C1E"/>
    <w:rsid w:val="00B776BE"/>
    <w:rsid w:val="00B812B5"/>
    <w:rsid w:val="00B82885"/>
    <w:rsid w:val="00B83488"/>
    <w:rsid w:val="00B83F15"/>
    <w:rsid w:val="00B84B0C"/>
    <w:rsid w:val="00B85055"/>
    <w:rsid w:val="00B86C72"/>
    <w:rsid w:val="00B86EDC"/>
    <w:rsid w:val="00B87E12"/>
    <w:rsid w:val="00B90B14"/>
    <w:rsid w:val="00B928C5"/>
    <w:rsid w:val="00B94A87"/>
    <w:rsid w:val="00B95A69"/>
    <w:rsid w:val="00B95BC0"/>
    <w:rsid w:val="00B966FF"/>
    <w:rsid w:val="00B97CD5"/>
    <w:rsid w:val="00BA0AE0"/>
    <w:rsid w:val="00BA1281"/>
    <w:rsid w:val="00BA2AF2"/>
    <w:rsid w:val="00BA41BA"/>
    <w:rsid w:val="00BA42D5"/>
    <w:rsid w:val="00BA4922"/>
    <w:rsid w:val="00BA6170"/>
    <w:rsid w:val="00BA6E6A"/>
    <w:rsid w:val="00BB0091"/>
    <w:rsid w:val="00BB02BF"/>
    <w:rsid w:val="00BB3F3E"/>
    <w:rsid w:val="00BB3F93"/>
    <w:rsid w:val="00BB49A2"/>
    <w:rsid w:val="00BB4A2C"/>
    <w:rsid w:val="00BB5E7B"/>
    <w:rsid w:val="00BB61FD"/>
    <w:rsid w:val="00BB667F"/>
    <w:rsid w:val="00BB6AD4"/>
    <w:rsid w:val="00BB6B46"/>
    <w:rsid w:val="00BC1B43"/>
    <w:rsid w:val="00BC2CAB"/>
    <w:rsid w:val="00BC368C"/>
    <w:rsid w:val="00BC42CD"/>
    <w:rsid w:val="00BC47AD"/>
    <w:rsid w:val="00BC57F1"/>
    <w:rsid w:val="00BC581A"/>
    <w:rsid w:val="00BC5AAF"/>
    <w:rsid w:val="00BD0937"/>
    <w:rsid w:val="00BD13CD"/>
    <w:rsid w:val="00BD21DB"/>
    <w:rsid w:val="00BD444C"/>
    <w:rsid w:val="00BD47BA"/>
    <w:rsid w:val="00BD59EF"/>
    <w:rsid w:val="00BD68FF"/>
    <w:rsid w:val="00BD6C3B"/>
    <w:rsid w:val="00BE0D4D"/>
    <w:rsid w:val="00BE32D4"/>
    <w:rsid w:val="00BE3F2C"/>
    <w:rsid w:val="00BE44C9"/>
    <w:rsid w:val="00BE50EE"/>
    <w:rsid w:val="00BE5B62"/>
    <w:rsid w:val="00BE633A"/>
    <w:rsid w:val="00BE6975"/>
    <w:rsid w:val="00BE72A0"/>
    <w:rsid w:val="00BF025F"/>
    <w:rsid w:val="00BF0D68"/>
    <w:rsid w:val="00BF1925"/>
    <w:rsid w:val="00BF1B90"/>
    <w:rsid w:val="00BF4B98"/>
    <w:rsid w:val="00BF4D53"/>
    <w:rsid w:val="00BF7688"/>
    <w:rsid w:val="00C014A1"/>
    <w:rsid w:val="00C0465C"/>
    <w:rsid w:val="00C050AB"/>
    <w:rsid w:val="00C0527F"/>
    <w:rsid w:val="00C05C02"/>
    <w:rsid w:val="00C06610"/>
    <w:rsid w:val="00C07FF7"/>
    <w:rsid w:val="00C1044C"/>
    <w:rsid w:val="00C12964"/>
    <w:rsid w:val="00C13172"/>
    <w:rsid w:val="00C15409"/>
    <w:rsid w:val="00C15BCE"/>
    <w:rsid w:val="00C16D4D"/>
    <w:rsid w:val="00C222C7"/>
    <w:rsid w:val="00C2252A"/>
    <w:rsid w:val="00C227B2"/>
    <w:rsid w:val="00C22F9F"/>
    <w:rsid w:val="00C23288"/>
    <w:rsid w:val="00C233EF"/>
    <w:rsid w:val="00C2357A"/>
    <w:rsid w:val="00C240BB"/>
    <w:rsid w:val="00C24F88"/>
    <w:rsid w:val="00C25100"/>
    <w:rsid w:val="00C25C5A"/>
    <w:rsid w:val="00C264AD"/>
    <w:rsid w:val="00C27B1F"/>
    <w:rsid w:val="00C27DBF"/>
    <w:rsid w:val="00C27FC1"/>
    <w:rsid w:val="00C33F7D"/>
    <w:rsid w:val="00C34043"/>
    <w:rsid w:val="00C357E1"/>
    <w:rsid w:val="00C36000"/>
    <w:rsid w:val="00C3623F"/>
    <w:rsid w:val="00C36DCD"/>
    <w:rsid w:val="00C4042A"/>
    <w:rsid w:val="00C41382"/>
    <w:rsid w:val="00C41F69"/>
    <w:rsid w:val="00C421AF"/>
    <w:rsid w:val="00C42789"/>
    <w:rsid w:val="00C464C5"/>
    <w:rsid w:val="00C46D6C"/>
    <w:rsid w:val="00C4711A"/>
    <w:rsid w:val="00C5014D"/>
    <w:rsid w:val="00C50645"/>
    <w:rsid w:val="00C5208E"/>
    <w:rsid w:val="00C52C1A"/>
    <w:rsid w:val="00C52F36"/>
    <w:rsid w:val="00C5363F"/>
    <w:rsid w:val="00C53EDA"/>
    <w:rsid w:val="00C54F13"/>
    <w:rsid w:val="00C55007"/>
    <w:rsid w:val="00C5654A"/>
    <w:rsid w:val="00C56FFC"/>
    <w:rsid w:val="00C572D3"/>
    <w:rsid w:val="00C5756E"/>
    <w:rsid w:val="00C57FC9"/>
    <w:rsid w:val="00C57FE8"/>
    <w:rsid w:val="00C60626"/>
    <w:rsid w:val="00C60E05"/>
    <w:rsid w:val="00C60E95"/>
    <w:rsid w:val="00C61344"/>
    <w:rsid w:val="00C62AFC"/>
    <w:rsid w:val="00C647AE"/>
    <w:rsid w:val="00C65899"/>
    <w:rsid w:val="00C65F6E"/>
    <w:rsid w:val="00C663EB"/>
    <w:rsid w:val="00C66941"/>
    <w:rsid w:val="00C67BEB"/>
    <w:rsid w:val="00C717EA"/>
    <w:rsid w:val="00C724C3"/>
    <w:rsid w:val="00C729D4"/>
    <w:rsid w:val="00C74B3D"/>
    <w:rsid w:val="00C74E58"/>
    <w:rsid w:val="00C751EC"/>
    <w:rsid w:val="00C75248"/>
    <w:rsid w:val="00C75298"/>
    <w:rsid w:val="00C760E9"/>
    <w:rsid w:val="00C7641B"/>
    <w:rsid w:val="00C76DF7"/>
    <w:rsid w:val="00C7769C"/>
    <w:rsid w:val="00C802CD"/>
    <w:rsid w:val="00C82530"/>
    <w:rsid w:val="00C84260"/>
    <w:rsid w:val="00C90568"/>
    <w:rsid w:val="00C91398"/>
    <w:rsid w:val="00C91CE1"/>
    <w:rsid w:val="00C91F7D"/>
    <w:rsid w:val="00C92347"/>
    <w:rsid w:val="00C92ABD"/>
    <w:rsid w:val="00C93051"/>
    <w:rsid w:val="00C93EEE"/>
    <w:rsid w:val="00C94980"/>
    <w:rsid w:val="00C950F7"/>
    <w:rsid w:val="00C953E4"/>
    <w:rsid w:val="00C96BA5"/>
    <w:rsid w:val="00C97549"/>
    <w:rsid w:val="00C97FA2"/>
    <w:rsid w:val="00CA0D8F"/>
    <w:rsid w:val="00CA0F8B"/>
    <w:rsid w:val="00CA1661"/>
    <w:rsid w:val="00CA200C"/>
    <w:rsid w:val="00CA25B2"/>
    <w:rsid w:val="00CA3149"/>
    <w:rsid w:val="00CA3705"/>
    <w:rsid w:val="00CA3FBC"/>
    <w:rsid w:val="00CA4830"/>
    <w:rsid w:val="00CA5427"/>
    <w:rsid w:val="00CA725F"/>
    <w:rsid w:val="00CB050E"/>
    <w:rsid w:val="00CB1E92"/>
    <w:rsid w:val="00CB218C"/>
    <w:rsid w:val="00CB2F21"/>
    <w:rsid w:val="00CB5E83"/>
    <w:rsid w:val="00CB6388"/>
    <w:rsid w:val="00CB7877"/>
    <w:rsid w:val="00CB78B9"/>
    <w:rsid w:val="00CC04F3"/>
    <w:rsid w:val="00CC32C9"/>
    <w:rsid w:val="00CC4887"/>
    <w:rsid w:val="00CC5DD6"/>
    <w:rsid w:val="00CC706C"/>
    <w:rsid w:val="00CD06D6"/>
    <w:rsid w:val="00CD1441"/>
    <w:rsid w:val="00CD27E5"/>
    <w:rsid w:val="00CD3ED3"/>
    <w:rsid w:val="00CD4340"/>
    <w:rsid w:val="00CD5089"/>
    <w:rsid w:val="00CD523D"/>
    <w:rsid w:val="00CD5924"/>
    <w:rsid w:val="00CD64E2"/>
    <w:rsid w:val="00CD7CB6"/>
    <w:rsid w:val="00CE0805"/>
    <w:rsid w:val="00CE1A1B"/>
    <w:rsid w:val="00CE1E96"/>
    <w:rsid w:val="00CE2924"/>
    <w:rsid w:val="00CE5FD2"/>
    <w:rsid w:val="00CE63DC"/>
    <w:rsid w:val="00CE66CE"/>
    <w:rsid w:val="00CE6A93"/>
    <w:rsid w:val="00CE6B7E"/>
    <w:rsid w:val="00CE7AC6"/>
    <w:rsid w:val="00CF074B"/>
    <w:rsid w:val="00CF0D46"/>
    <w:rsid w:val="00CF638C"/>
    <w:rsid w:val="00CF7555"/>
    <w:rsid w:val="00D003AC"/>
    <w:rsid w:val="00D00CC3"/>
    <w:rsid w:val="00D0105C"/>
    <w:rsid w:val="00D026EA"/>
    <w:rsid w:val="00D034C1"/>
    <w:rsid w:val="00D04236"/>
    <w:rsid w:val="00D04E1B"/>
    <w:rsid w:val="00D0672E"/>
    <w:rsid w:val="00D06FCC"/>
    <w:rsid w:val="00D07E89"/>
    <w:rsid w:val="00D107E7"/>
    <w:rsid w:val="00D10C42"/>
    <w:rsid w:val="00D115A0"/>
    <w:rsid w:val="00D12068"/>
    <w:rsid w:val="00D12130"/>
    <w:rsid w:val="00D15FCC"/>
    <w:rsid w:val="00D16BAD"/>
    <w:rsid w:val="00D1747E"/>
    <w:rsid w:val="00D175EE"/>
    <w:rsid w:val="00D2187F"/>
    <w:rsid w:val="00D21D7A"/>
    <w:rsid w:val="00D248B4"/>
    <w:rsid w:val="00D24D14"/>
    <w:rsid w:val="00D2514B"/>
    <w:rsid w:val="00D25709"/>
    <w:rsid w:val="00D2790C"/>
    <w:rsid w:val="00D30058"/>
    <w:rsid w:val="00D30843"/>
    <w:rsid w:val="00D30900"/>
    <w:rsid w:val="00D30D37"/>
    <w:rsid w:val="00D31B95"/>
    <w:rsid w:val="00D338AC"/>
    <w:rsid w:val="00D341BC"/>
    <w:rsid w:val="00D341DF"/>
    <w:rsid w:val="00D34833"/>
    <w:rsid w:val="00D360CB"/>
    <w:rsid w:val="00D37287"/>
    <w:rsid w:val="00D37B05"/>
    <w:rsid w:val="00D403F7"/>
    <w:rsid w:val="00D42E1A"/>
    <w:rsid w:val="00D4393F"/>
    <w:rsid w:val="00D43DD0"/>
    <w:rsid w:val="00D44698"/>
    <w:rsid w:val="00D447F2"/>
    <w:rsid w:val="00D44D3F"/>
    <w:rsid w:val="00D45C00"/>
    <w:rsid w:val="00D46463"/>
    <w:rsid w:val="00D47C8C"/>
    <w:rsid w:val="00D47D74"/>
    <w:rsid w:val="00D5119E"/>
    <w:rsid w:val="00D51770"/>
    <w:rsid w:val="00D51C94"/>
    <w:rsid w:val="00D54C60"/>
    <w:rsid w:val="00D55DFF"/>
    <w:rsid w:val="00D55F48"/>
    <w:rsid w:val="00D569BC"/>
    <w:rsid w:val="00D61D61"/>
    <w:rsid w:val="00D62C50"/>
    <w:rsid w:val="00D63F0F"/>
    <w:rsid w:val="00D644DB"/>
    <w:rsid w:val="00D65AAA"/>
    <w:rsid w:val="00D67F44"/>
    <w:rsid w:val="00D70181"/>
    <w:rsid w:val="00D7162D"/>
    <w:rsid w:val="00D7192B"/>
    <w:rsid w:val="00D726F6"/>
    <w:rsid w:val="00D7273D"/>
    <w:rsid w:val="00D7387C"/>
    <w:rsid w:val="00D7523F"/>
    <w:rsid w:val="00D76FD2"/>
    <w:rsid w:val="00D776F9"/>
    <w:rsid w:val="00D7772E"/>
    <w:rsid w:val="00D77747"/>
    <w:rsid w:val="00D77752"/>
    <w:rsid w:val="00D803D0"/>
    <w:rsid w:val="00D81717"/>
    <w:rsid w:val="00D82D78"/>
    <w:rsid w:val="00D83B0D"/>
    <w:rsid w:val="00D83F0C"/>
    <w:rsid w:val="00D84843"/>
    <w:rsid w:val="00D85193"/>
    <w:rsid w:val="00D86BB4"/>
    <w:rsid w:val="00D874D2"/>
    <w:rsid w:val="00D87C2E"/>
    <w:rsid w:val="00D87CED"/>
    <w:rsid w:val="00D902B7"/>
    <w:rsid w:val="00D90C2B"/>
    <w:rsid w:val="00D90E00"/>
    <w:rsid w:val="00D91592"/>
    <w:rsid w:val="00D92B8B"/>
    <w:rsid w:val="00D934CC"/>
    <w:rsid w:val="00D93DE5"/>
    <w:rsid w:val="00D94777"/>
    <w:rsid w:val="00D970E7"/>
    <w:rsid w:val="00D971BD"/>
    <w:rsid w:val="00DA0D24"/>
    <w:rsid w:val="00DA107B"/>
    <w:rsid w:val="00DA3B32"/>
    <w:rsid w:val="00DA479A"/>
    <w:rsid w:val="00DA4B83"/>
    <w:rsid w:val="00DA5442"/>
    <w:rsid w:val="00DA591E"/>
    <w:rsid w:val="00DA5A86"/>
    <w:rsid w:val="00DA728D"/>
    <w:rsid w:val="00DB0DF5"/>
    <w:rsid w:val="00DB0E96"/>
    <w:rsid w:val="00DB4AB3"/>
    <w:rsid w:val="00DB5D86"/>
    <w:rsid w:val="00DB7C61"/>
    <w:rsid w:val="00DB7FA6"/>
    <w:rsid w:val="00DC0A5F"/>
    <w:rsid w:val="00DC299B"/>
    <w:rsid w:val="00DC30AB"/>
    <w:rsid w:val="00DC42A8"/>
    <w:rsid w:val="00DC6383"/>
    <w:rsid w:val="00DC6D3E"/>
    <w:rsid w:val="00DC706E"/>
    <w:rsid w:val="00DD2F08"/>
    <w:rsid w:val="00DD3726"/>
    <w:rsid w:val="00DD37E4"/>
    <w:rsid w:val="00DD3903"/>
    <w:rsid w:val="00DD420D"/>
    <w:rsid w:val="00DD4E13"/>
    <w:rsid w:val="00DD75D1"/>
    <w:rsid w:val="00DD76E9"/>
    <w:rsid w:val="00DD7D0F"/>
    <w:rsid w:val="00DE058E"/>
    <w:rsid w:val="00DE1C14"/>
    <w:rsid w:val="00DE25AC"/>
    <w:rsid w:val="00DE25DE"/>
    <w:rsid w:val="00DE325E"/>
    <w:rsid w:val="00DE3F14"/>
    <w:rsid w:val="00DE409C"/>
    <w:rsid w:val="00DE47F9"/>
    <w:rsid w:val="00DE677C"/>
    <w:rsid w:val="00DE6CD0"/>
    <w:rsid w:val="00DE7995"/>
    <w:rsid w:val="00DE7E8D"/>
    <w:rsid w:val="00DF028A"/>
    <w:rsid w:val="00DF10D3"/>
    <w:rsid w:val="00DF111E"/>
    <w:rsid w:val="00DF27B4"/>
    <w:rsid w:val="00DF317D"/>
    <w:rsid w:val="00DF3442"/>
    <w:rsid w:val="00DF3511"/>
    <w:rsid w:val="00DF518E"/>
    <w:rsid w:val="00DF5204"/>
    <w:rsid w:val="00DF5AFE"/>
    <w:rsid w:val="00DF6EA6"/>
    <w:rsid w:val="00DF79D4"/>
    <w:rsid w:val="00E00C1E"/>
    <w:rsid w:val="00E01046"/>
    <w:rsid w:val="00E02C3D"/>
    <w:rsid w:val="00E02ECC"/>
    <w:rsid w:val="00E030B2"/>
    <w:rsid w:val="00E0333B"/>
    <w:rsid w:val="00E03E04"/>
    <w:rsid w:val="00E044FD"/>
    <w:rsid w:val="00E045BD"/>
    <w:rsid w:val="00E06EE4"/>
    <w:rsid w:val="00E079CF"/>
    <w:rsid w:val="00E10480"/>
    <w:rsid w:val="00E1214B"/>
    <w:rsid w:val="00E130A4"/>
    <w:rsid w:val="00E137C0"/>
    <w:rsid w:val="00E138E5"/>
    <w:rsid w:val="00E14688"/>
    <w:rsid w:val="00E158C5"/>
    <w:rsid w:val="00E2237A"/>
    <w:rsid w:val="00E238DD"/>
    <w:rsid w:val="00E251CE"/>
    <w:rsid w:val="00E267B6"/>
    <w:rsid w:val="00E305FF"/>
    <w:rsid w:val="00E31EE9"/>
    <w:rsid w:val="00E3213B"/>
    <w:rsid w:val="00E32935"/>
    <w:rsid w:val="00E33F50"/>
    <w:rsid w:val="00E36A74"/>
    <w:rsid w:val="00E37FDF"/>
    <w:rsid w:val="00E404E1"/>
    <w:rsid w:val="00E40619"/>
    <w:rsid w:val="00E4097B"/>
    <w:rsid w:val="00E4166A"/>
    <w:rsid w:val="00E42212"/>
    <w:rsid w:val="00E43E30"/>
    <w:rsid w:val="00E45D83"/>
    <w:rsid w:val="00E466AA"/>
    <w:rsid w:val="00E46DEF"/>
    <w:rsid w:val="00E503A0"/>
    <w:rsid w:val="00E50C00"/>
    <w:rsid w:val="00E513D5"/>
    <w:rsid w:val="00E5168E"/>
    <w:rsid w:val="00E5169D"/>
    <w:rsid w:val="00E53982"/>
    <w:rsid w:val="00E53C5B"/>
    <w:rsid w:val="00E540B6"/>
    <w:rsid w:val="00E54239"/>
    <w:rsid w:val="00E5424E"/>
    <w:rsid w:val="00E56897"/>
    <w:rsid w:val="00E57AAD"/>
    <w:rsid w:val="00E61514"/>
    <w:rsid w:val="00E61789"/>
    <w:rsid w:val="00E61B6E"/>
    <w:rsid w:val="00E625DB"/>
    <w:rsid w:val="00E62A30"/>
    <w:rsid w:val="00E62D6A"/>
    <w:rsid w:val="00E633AC"/>
    <w:rsid w:val="00E63A17"/>
    <w:rsid w:val="00E64927"/>
    <w:rsid w:val="00E64BE6"/>
    <w:rsid w:val="00E6514C"/>
    <w:rsid w:val="00E65A71"/>
    <w:rsid w:val="00E66474"/>
    <w:rsid w:val="00E666E7"/>
    <w:rsid w:val="00E67610"/>
    <w:rsid w:val="00E7106F"/>
    <w:rsid w:val="00E74B82"/>
    <w:rsid w:val="00E757BC"/>
    <w:rsid w:val="00E75C0D"/>
    <w:rsid w:val="00E803BF"/>
    <w:rsid w:val="00E818B1"/>
    <w:rsid w:val="00E81F4D"/>
    <w:rsid w:val="00E82664"/>
    <w:rsid w:val="00E83B8C"/>
    <w:rsid w:val="00E861E3"/>
    <w:rsid w:val="00E8639D"/>
    <w:rsid w:val="00E87321"/>
    <w:rsid w:val="00E87762"/>
    <w:rsid w:val="00E879AA"/>
    <w:rsid w:val="00E91752"/>
    <w:rsid w:val="00E93C46"/>
    <w:rsid w:val="00E94359"/>
    <w:rsid w:val="00E948FB"/>
    <w:rsid w:val="00E95160"/>
    <w:rsid w:val="00E9559B"/>
    <w:rsid w:val="00E95DCD"/>
    <w:rsid w:val="00E9601F"/>
    <w:rsid w:val="00E97090"/>
    <w:rsid w:val="00EA0553"/>
    <w:rsid w:val="00EA1D02"/>
    <w:rsid w:val="00EA27BA"/>
    <w:rsid w:val="00EA321A"/>
    <w:rsid w:val="00EA338C"/>
    <w:rsid w:val="00EA6BB8"/>
    <w:rsid w:val="00EA743B"/>
    <w:rsid w:val="00EA7EB9"/>
    <w:rsid w:val="00EB0DB6"/>
    <w:rsid w:val="00EB219E"/>
    <w:rsid w:val="00EB2A51"/>
    <w:rsid w:val="00EB5616"/>
    <w:rsid w:val="00EB60B4"/>
    <w:rsid w:val="00EB6579"/>
    <w:rsid w:val="00EC1B95"/>
    <w:rsid w:val="00EC2C84"/>
    <w:rsid w:val="00EC4CE2"/>
    <w:rsid w:val="00EC4CE9"/>
    <w:rsid w:val="00EC5107"/>
    <w:rsid w:val="00EC5B14"/>
    <w:rsid w:val="00EC6F09"/>
    <w:rsid w:val="00EC789A"/>
    <w:rsid w:val="00ED0ACC"/>
    <w:rsid w:val="00ED2F8E"/>
    <w:rsid w:val="00ED437F"/>
    <w:rsid w:val="00ED59F6"/>
    <w:rsid w:val="00ED7B11"/>
    <w:rsid w:val="00ED7EA4"/>
    <w:rsid w:val="00EE0951"/>
    <w:rsid w:val="00EE0DAA"/>
    <w:rsid w:val="00EE0F70"/>
    <w:rsid w:val="00EE1982"/>
    <w:rsid w:val="00EE24F1"/>
    <w:rsid w:val="00EE302D"/>
    <w:rsid w:val="00EE441D"/>
    <w:rsid w:val="00EE6D09"/>
    <w:rsid w:val="00EE70F4"/>
    <w:rsid w:val="00EF0E80"/>
    <w:rsid w:val="00EF29F5"/>
    <w:rsid w:val="00EF2B22"/>
    <w:rsid w:val="00EF3FC7"/>
    <w:rsid w:val="00EF42E0"/>
    <w:rsid w:val="00EF4411"/>
    <w:rsid w:val="00EF4733"/>
    <w:rsid w:val="00EF51CB"/>
    <w:rsid w:val="00EF5931"/>
    <w:rsid w:val="00EF6AE9"/>
    <w:rsid w:val="00F008A7"/>
    <w:rsid w:val="00F00A7A"/>
    <w:rsid w:val="00F011EF"/>
    <w:rsid w:val="00F0140C"/>
    <w:rsid w:val="00F01E7C"/>
    <w:rsid w:val="00F03AA8"/>
    <w:rsid w:val="00F03BBC"/>
    <w:rsid w:val="00F03C90"/>
    <w:rsid w:val="00F03F71"/>
    <w:rsid w:val="00F04188"/>
    <w:rsid w:val="00F043F8"/>
    <w:rsid w:val="00F05384"/>
    <w:rsid w:val="00F057FB"/>
    <w:rsid w:val="00F06E62"/>
    <w:rsid w:val="00F075FC"/>
    <w:rsid w:val="00F10719"/>
    <w:rsid w:val="00F10893"/>
    <w:rsid w:val="00F10DB0"/>
    <w:rsid w:val="00F129CC"/>
    <w:rsid w:val="00F130BD"/>
    <w:rsid w:val="00F1443F"/>
    <w:rsid w:val="00F14685"/>
    <w:rsid w:val="00F14D98"/>
    <w:rsid w:val="00F1524C"/>
    <w:rsid w:val="00F155B2"/>
    <w:rsid w:val="00F16895"/>
    <w:rsid w:val="00F20C23"/>
    <w:rsid w:val="00F20DBD"/>
    <w:rsid w:val="00F20E43"/>
    <w:rsid w:val="00F217AE"/>
    <w:rsid w:val="00F22F75"/>
    <w:rsid w:val="00F23B24"/>
    <w:rsid w:val="00F23F80"/>
    <w:rsid w:val="00F258C6"/>
    <w:rsid w:val="00F25A16"/>
    <w:rsid w:val="00F262D7"/>
    <w:rsid w:val="00F3005E"/>
    <w:rsid w:val="00F30300"/>
    <w:rsid w:val="00F31ABC"/>
    <w:rsid w:val="00F32A00"/>
    <w:rsid w:val="00F331B7"/>
    <w:rsid w:val="00F33A13"/>
    <w:rsid w:val="00F33FB7"/>
    <w:rsid w:val="00F35FE9"/>
    <w:rsid w:val="00F368E9"/>
    <w:rsid w:val="00F41D47"/>
    <w:rsid w:val="00F42D79"/>
    <w:rsid w:val="00F42E41"/>
    <w:rsid w:val="00F43541"/>
    <w:rsid w:val="00F44589"/>
    <w:rsid w:val="00F45479"/>
    <w:rsid w:val="00F468B5"/>
    <w:rsid w:val="00F50375"/>
    <w:rsid w:val="00F51A65"/>
    <w:rsid w:val="00F544AE"/>
    <w:rsid w:val="00F56178"/>
    <w:rsid w:val="00F579C8"/>
    <w:rsid w:val="00F57A41"/>
    <w:rsid w:val="00F63883"/>
    <w:rsid w:val="00F65466"/>
    <w:rsid w:val="00F65F29"/>
    <w:rsid w:val="00F724BD"/>
    <w:rsid w:val="00F732BA"/>
    <w:rsid w:val="00F74C3C"/>
    <w:rsid w:val="00F75699"/>
    <w:rsid w:val="00F77007"/>
    <w:rsid w:val="00F770D9"/>
    <w:rsid w:val="00F771FC"/>
    <w:rsid w:val="00F777D7"/>
    <w:rsid w:val="00F77891"/>
    <w:rsid w:val="00F77DD9"/>
    <w:rsid w:val="00F82254"/>
    <w:rsid w:val="00F8286B"/>
    <w:rsid w:val="00F82B23"/>
    <w:rsid w:val="00F83B37"/>
    <w:rsid w:val="00F83D51"/>
    <w:rsid w:val="00F8484F"/>
    <w:rsid w:val="00F85DEA"/>
    <w:rsid w:val="00F8712A"/>
    <w:rsid w:val="00F87611"/>
    <w:rsid w:val="00F87879"/>
    <w:rsid w:val="00F87C4D"/>
    <w:rsid w:val="00F90726"/>
    <w:rsid w:val="00F918ED"/>
    <w:rsid w:val="00F9214C"/>
    <w:rsid w:val="00F93C25"/>
    <w:rsid w:val="00F93DB8"/>
    <w:rsid w:val="00F9432B"/>
    <w:rsid w:val="00F94804"/>
    <w:rsid w:val="00F94F9F"/>
    <w:rsid w:val="00F95024"/>
    <w:rsid w:val="00F954C8"/>
    <w:rsid w:val="00F9582F"/>
    <w:rsid w:val="00F95AB0"/>
    <w:rsid w:val="00F95DFC"/>
    <w:rsid w:val="00FA0984"/>
    <w:rsid w:val="00FA0A35"/>
    <w:rsid w:val="00FA1031"/>
    <w:rsid w:val="00FA1280"/>
    <w:rsid w:val="00FA32E4"/>
    <w:rsid w:val="00FA4AF9"/>
    <w:rsid w:val="00FA5115"/>
    <w:rsid w:val="00FA6BE7"/>
    <w:rsid w:val="00FA7128"/>
    <w:rsid w:val="00FA73DD"/>
    <w:rsid w:val="00FB0AF9"/>
    <w:rsid w:val="00FB1215"/>
    <w:rsid w:val="00FB2E89"/>
    <w:rsid w:val="00FB2F46"/>
    <w:rsid w:val="00FB4C44"/>
    <w:rsid w:val="00FB4C5A"/>
    <w:rsid w:val="00FB599F"/>
    <w:rsid w:val="00FB7753"/>
    <w:rsid w:val="00FB7782"/>
    <w:rsid w:val="00FB7C59"/>
    <w:rsid w:val="00FC057D"/>
    <w:rsid w:val="00FC2273"/>
    <w:rsid w:val="00FC246D"/>
    <w:rsid w:val="00FC269D"/>
    <w:rsid w:val="00FC2C8F"/>
    <w:rsid w:val="00FC6715"/>
    <w:rsid w:val="00FC7041"/>
    <w:rsid w:val="00FC70C6"/>
    <w:rsid w:val="00FD1B28"/>
    <w:rsid w:val="00FD4C99"/>
    <w:rsid w:val="00FD4DB0"/>
    <w:rsid w:val="00FD53AD"/>
    <w:rsid w:val="00FD5885"/>
    <w:rsid w:val="00FD68BD"/>
    <w:rsid w:val="00FD6BA3"/>
    <w:rsid w:val="00FD7826"/>
    <w:rsid w:val="00FE033F"/>
    <w:rsid w:val="00FE15FA"/>
    <w:rsid w:val="00FE1A40"/>
    <w:rsid w:val="00FE1E0D"/>
    <w:rsid w:val="00FE2A7D"/>
    <w:rsid w:val="00FE3709"/>
    <w:rsid w:val="00FE4329"/>
    <w:rsid w:val="00FE461B"/>
    <w:rsid w:val="00FE761B"/>
    <w:rsid w:val="00FF1F5F"/>
    <w:rsid w:val="00FF2616"/>
    <w:rsid w:val="00FF2D82"/>
    <w:rsid w:val="00FF56B0"/>
    <w:rsid w:val="00FF6B65"/>
    <w:rsid w:val="00FF72FA"/>
    <w:rsid w:val="00FF73DB"/>
    <w:rsid w:val="0266FC1F"/>
    <w:rsid w:val="038F98AB"/>
    <w:rsid w:val="0A168829"/>
    <w:rsid w:val="0CCC55DF"/>
    <w:rsid w:val="0E1C2282"/>
    <w:rsid w:val="123BB905"/>
    <w:rsid w:val="140C068C"/>
    <w:rsid w:val="27925EE1"/>
    <w:rsid w:val="301B60B9"/>
    <w:rsid w:val="34D958ED"/>
    <w:rsid w:val="3DD8F108"/>
    <w:rsid w:val="54391141"/>
    <w:rsid w:val="55261CE5"/>
    <w:rsid w:val="574BC11F"/>
    <w:rsid w:val="596DCA17"/>
    <w:rsid w:val="5DF9339F"/>
    <w:rsid w:val="7C573AA9"/>
    <w:rsid w:val="7D265A68"/>
    <w:rsid w:val="7EA4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cs:smarttags"/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E5B1D"/>
  <w15:docId w15:val="{E21B70E7-A9E7-41BD-ACB5-5AABCCF5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tyle 65"/>
    <w:qFormat/>
    <w:rsid w:val="006F52A1"/>
    <w:pPr>
      <w:autoSpaceDE w:val="0"/>
      <w:autoSpaceDN w:val="0"/>
      <w:adjustRightInd w:val="0"/>
      <w:jc w:val="both"/>
      <w:pPrChange w:id="0" w:author="Nick Bernal" w:date="2026-08-03T22:17:00Z">
        <w:pPr>
          <w:suppressAutoHyphens/>
        </w:pPr>
      </w:pPrChange>
    </w:pPr>
    <w:rPr>
      <w:rFonts w:eastAsia="Times New Roman" w:cs="Times New Roman"/>
      <w:szCs w:val="24"/>
      <w:rPrChange w:id="0" w:author="Nick Bernal" w:date="2026-08-03T22:17:00Z">
        <w:rPr>
          <w:sz w:val="24"/>
          <w:lang w:val="en-US" w:eastAsia="en-US" w:bidi="ar-SA"/>
        </w:rPr>
      </w:rPrChange>
    </w:rPr>
  </w:style>
  <w:style w:type="paragraph" w:styleId="Heading1">
    <w:name w:val="heading 1"/>
    <w:aliases w:val="Style 36"/>
    <w:basedOn w:val="Normal"/>
    <w:next w:val="BodyTextIndent"/>
    <w:link w:val="Heading1Char"/>
    <w:qFormat/>
    <w:rsid w:val="006F52A1"/>
    <w:pPr>
      <w:keepNext/>
      <w:keepLines/>
      <w:spacing w:before="240" w:line="240" w:lineRule="exact"/>
      <w:ind w:right="720"/>
      <w:outlineLvl w:val="0"/>
      <w:pPrChange w:id="1" w:author="Nick Bernal" w:date="2026-08-03T22:17:00Z">
        <w:pPr>
          <w:numPr>
            <w:numId w:val="29"/>
          </w:numPr>
          <w:autoSpaceDE w:val="0"/>
          <w:autoSpaceDN w:val="0"/>
          <w:adjustRightInd w:val="0"/>
          <w:spacing w:after="240"/>
          <w:ind w:firstLine="720"/>
          <w:jc w:val="both"/>
          <w:outlineLvl w:val="0"/>
        </w:pPr>
      </w:pPrChange>
    </w:pPr>
    <w:rPr>
      <w:b/>
      <w:bCs/>
      <w:caps/>
      <w:rPrChange w:id="1" w:author="Nick Bernal" w:date="2026-08-03T22:17:00Z">
        <w:rPr>
          <w:rFonts w:eastAsiaTheme="majorEastAsia"/>
          <w:bCs/>
          <w:sz w:val="24"/>
          <w:szCs w:val="24"/>
          <w:lang w:val="en-US" w:eastAsia="en-US" w:bidi="ar-SA"/>
        </w:rPr>
      </w:rPrChange>
    </w:rPr>
  </w:style>
  <w:style w:type="paragraph" w:styleId="Heading2">
    <w:name w:val="heading 2"/>
    <w:aliases w:val="Style 38"/>
    <w:basedOn w:val="Normal"/>
    <w:next w:val="BodyTextIndent"/>
    <w:link w:val="Heading2Char"/>
    <w:qFormat/>
    <w:rsid w:val="006F52A1"/>
    <w:pPr>
      <w:keepNext/>
      <w:keepLines/>
      <w:spacing w:before="240" w:line="240" w:lineRule="exact"/>
      <w:ind w:right="720"/>
      <w:outlineLvl w:val="1"/>
      <w:pPrChange w:id="2" w:author="Nick Bernal" w:date="2026-08-03T22:17:00Z">
        <w:pPr>
          <w:numPr>
            <w:ilvl w:val="1"/>
            <w:numId w:val="29"/>
          </w:numPr>
          <w:autoSpaceDE w:val="0"/>
          <w:autoSpaceDN w:val="0"/>
          <w:adjustRightInd w:val="0"/>
          <w:spacing w:after="240"/>
          <w:ind w:firstLine="1440"/>
          <w:jc w:val="both"/>
          <w:outlineLvl w:val="1"/>
        </w:pPr>
      </w:pPrChange>
    </w:pPr>
    <w:rPr>
      <w:b/>
      <w:bCs/>
      <w:rPrChange w:id="2" w:author="Nick Bernal" w:date="2026-08-03T22:17:00Z">
        <w:rPr>
          <w:rFonts w:eastAsiaTheme="majorEastAsia" w:cstheme="majorBidi"/>
          <w:bCs/>
          <w:sz w:val="24"/>
          <w:szCs w:val="26"/>
          <w:lang w:val="en-US" w:eastAsia="en-US" w:bidi="ar-SA"/>
        </w:rPr>
      </w:rPrChange>
    </w:rPr>
  </w:style>
  <w:style w:type="paragraph" w:styleId="Heading3">
    <w:name w:val="heading 3"/>
    <w:aliases w:val="Style 39"/>
    <w:basedOn w:val="Normal"/>
    <w:next w:val="BodyTextIndent"/>
    <w:link w:val="Heading3Char"/>
    <w:qFormat/>
    <w:rsid w:val="006F52A1"/>
    <w:pPr>
      <w:keepNext/>
      <w:keepLines/>
      <w:spacing w:before="240" w:line="240" w:lineRule="exact"/>
      <w:ind w:right="720"/>
      <w:outlineLvl w:val="2"/>
      <w:pPrChange w:id="3" w:author="Nick Bernal" w:date="2026-08-03T22:17:00Z">
        <w:pPr>
          <w:numPr>
            <w:ilvl w:val="2"/>
            <w:numId w:val="29"/>
          </w:numPr>
          <w:autoSpaceDE w:val="0"/>
          <w:autoSpaceDN w:val="0"/>
          <w:adjustRightInd w:val="0"/>
          <w:spacing w:after="240"/>
          <w:ind w:firstLine="2160"/>
          <w:jc w:val="both"/>
          <w:outlineLvl w:val="2"/>
        </w:pPr>
      </w:pPrChange>
    </w:pPr>
    <w:rPr>
      <w:rPrChange w:id="3" w:author="Nick Bernal" w:date="2026-08-03T22:17:00Z">
        <w:rPr>
          <w:rFonts w:eastAsiaTheme="majorEastAsia" w:cstheme="majorBidi"/>
          <w:bCs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aliases w:val="Style 40"/>
    <w:basedOn w:val="Normal"/>
    <w:next w:val="BodyTextIndent"/>
    <w:link w:val="Heading4Char"/>
    <w:qFormat/>
    <w:rsid w:val="006F52A1"/>
    <w:pPr>
      <w:keepNext/>
      <w:keepLines/>
      <w:spacing w:before="240" w:line="240" w:lineRule="exact"/>
      <w:ind w:right="720"/>
      <w:outlineLvl w:val="3"/>
      <w:pPrChange w:id="4" w:author="Nick Bernal" w:date="2026-08-03T22:17:00Z">
        <w:pPr>
          <w:numPr>
            <w:ilvl w:val="3"/>
            <w:numId w:val="29"/>
          </w:numPr>
          <w:autoSpaceDE w:val="0"/>
          <w:autoSpaceDN w:val="0"/>
          <w:adjustRightInd w:val="0"/>
          <w:spacing w:after="240"/>
          <w:ind w:firstLine="2880"/>
          <w:jc w:val="both"/>
          <w:outlineLvl w:val="3"/>
        </w:pPr>
      </w:pPrChange>
    </w:pPr>
    <w:rPr>
      <w:rPrChange w:id="4" w:author="Nick Bernal" w:date="2026-08-03T22:17:00Z">
        <w:rPr>
          <w:rFonts w:eastAsiaTheme="majorEastAsia" w:cstheme="majorBidi"/>
          <w:bCs/>
          <w:iCs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aliases w:val="Style 41"/>
    <w:basedOn w:val="Normal"/>
    <w:next w:val="BodyTextIndent"/>
    <w:link w:val="Heading5Char"/>
    <w:qFormat/>
    <w:rsid w:val="006F52A1"/>
    <w:pPr>
      <w:keepNext/>
      <w:keepLines/>
      <w:spacing w:before="240" w:line="240" w:lineRule="exact"/>
      <w:ind w:right="720"/>
      <w:outlineLvl w:val="4"/>
      <w:pPrChange w:id="5" w:author="Nick Bernal" w:date="2026-08-03T22:17:00Z">
        <w:pPr>
          <w:numPr>
            <w:ilvl w:val="4"/>
            <w:numId w:val="29"/>
          </w:numPr>
          <w:autoSpaceDE w:val="0"/>
          <w:autoSpaceDN w:val="0"/>
          <w:adjustRightInd w:val="0"/>
          <w:spacing w:after="240"/>
          <w:ind w:firstLine="3600"/>
          <w:jc w:val="both"/>
          <w:outlineLvl w:val="4"/>
        </w:pPr>
      </w:pPrChange>
    </w:pPr>
    <w:rPr>
      <w:rPrChange w:id="5" w:author="Nick Bernal" w:date="2026-08-03T22:17:00Z">
        <w:rPr>
          <w:rFonts w:eastAsiaTheme="majorEastAsia" w:cstheme="majorBidi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aliases w:val="Style 42"/>
    <w:basedOn w:val="Normal"/>
    <w:next w:val="BodyTextIndent"/>
    <w:link w:val="Heading6Char"/>
    <w:qFormat/>
    <w:rsid w:val="006F52A1"/>
    <w:pPr>
      <w:keepNext/>
      <w:keepLines/>
      <w:spacing w:before="240" w:line="240" w:lineRule="exact"/>
      <w:ind w:right="720"/>
      <w:outlineLvl w:val="5"/>
      <w:pPrChange w:id="6" w:author="Nick Bernal" w:date="2026-08-03T22:17:00Z">
        <w:pPr>
          <w:numPr>
            <w:ilvl w:val="5"/>
            <w:numId w:val="29"/>
          </w:numPr>
          <w:autoSpaceDE w:val="0"/>
          <w:autoSpaceDN w:val="0"/>
          <w:adjustRightInd w:val="0"/>
          <w:spacing w:after="240"/>
          <w:ind w:firstLine="4320"/>
          <w:jc w:val="both"/>
          <w:outlineLvl w:val="5"/>
        </w:pPr>
      </w:pPrChange>
    </w:pPr>
    <w:rPr>
      <w:rPrChange w:id="6" w:author="Nick Bernal" w:date="2026-08-03T22:17:00Z">
        <w:rPr>
          <w:rFonts w:eastAsiaTheme="majorEastAsia" w:cstheme="majorBidi"/>
          <w:iCs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aliases w:val="Style 43"/>
    <w:basedOn w:val="Normal"/>
    <w:next w:val="BodyTextIndent"/>
    <w:link w:val="Heading7Char"/>
    <w:qFormat/>
    <w:rsid w:val="006F52A1"/>
    <w:pPr>
      <w:keepNext/>
      <w:keepLines/>
      <w:spacing w:before="240" w:line="240" w:lineRule="exact"/>
      <w:ind w:right="720"/>
      <w:outlineLvl w:val="6"/>
      <w:pPrChange w:id="7" w:author="Nick Bernal" w:date="2026-08-03T22:17:00Z">
        <w:pPr>
          <w:numPr>
            <w:ilvl w:val="6"/>
            <w:numId w:val="29"/>
          </w:numPr>
          <w:autoSpaceDE w:val="0"/>
          <w:autoSpaceDN w:val="0"/>
          <w:adjustRightInd w:val="0"/>
          <w:spacing w:after="240"/>
          <w:ind w:firstLine="5040"/>
          <w:jc w:val="both"/>
          <w:outlineLvl w:val="6"/>
        </w:pPr>
      </w:pPrChange>
    </w:pPr>
    <w:rPr>
      <w:rPrChange w:id="7" w:author="Nick Bernal" w:date="2026-08-03T22:17:00Z">
        <w:rPr>
          <w:rFonts w:eastAsiaTheme="majorEastAsia" w:cstheme="majorBidi"/>
          <w:iCs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aliases w:val="Style 44"/>
    <w:basedOn w:val="Normal"/>
    <w:next w:val="BodyTextIndent"/>
    <w:link w:val="Heading8Char"/>
    <w:qFormat/>
    <w:rsid w:val="006F52A1"/>
    <w:pPr>
      <w:keepNext/>
      <w:keepLines/>
      <w:spacing w:before="240" w:line="240" w:lineRule="exact"/>
      <w:ind w:right="720"/>
      <w:outlineLvl w:val="7"/>
      <w:pPrChange w:id="8" w:author="Nick Bernal" w:date="2026-08-03T22:17:00Z">
        <w:pPr>
          <w:numPr>
            <w:ilvl w:val="7"/>
            <w:numId w:val="29"/>
          </w:numPr>
          <w:autoSpaceDE w:val="0"/>
          <w:autoSpaceDN w:val="0"/>
          <w:adjustRightInd w:val="0"/>
          <w:spacing w:after="240"/>
          <w:ind w:firstLine="5760"/>
          <w:jc w:val="both"/>
          <w:outlineLvl w:val="7"/>
        </w:pPr>
      </w:pPrChange>
    </w:pPr>
    <w:rPr>
      <w:rPrChange w:id="8" w:author="Nick Bernal" w:date="2026-08-03T22:17:00Z">
        <w:rPr>
          <w:rFonts w:eastAsiaTheme="majorEastAsia" w:cstheme="majorBidi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aliases w:val="Style 45"/>
    <w:basedOn w:val="Normal"/>
    <w:next w:val="BodyTextIndent"/>
    <w:link w:val="Heading9Char"/>
    <w:qFormat/>
    <w:rsid w:val="006F52A1"/>
    <w:pPr>
      <w:keepNext/>
      <w:keepLines/>
      <w:spacing w:before="240" w:line="240" w:lineRule="exact"/>
      <w:ind w:right="720"/>
      <w:outlineLvl w:val="8"/>
      <w:pPrChange w:id="9" w:author="Nick Bernal" w:date="2026-08-03T22:17:00Z">
        <w:pPr>
          <w:numPr>
            <w:ilvl w:val="8"/>
            <w:numId w:val="19"/>
          </w:numPr>
          <w:autoSpaceDE w:val="0"/>
          <w:autoSpaceDN w:val="0"/>
          <w:adjustRightInd w:val="0"/>
          <w:spacing w:after="240"/>
          <w:ind w:firstLine="6480"/>
          <w:jc w:val="both"/>
          <w:outlineLvl w:val="8"/>
        </w:pPr>
      </w:pPrChange>
    </w:pPr>
    <w:rPr>
      <w:rPrChange w:id="9" w:author="Nick Bernal" w:date="2026-08-03T22:17:00Z">
        <w:rPr>
          <w:rFonts w:eastAsiaTheme="majorEastAsia" w:cstheme="majorBidi"/>
          <w:iCs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">
    <w:name w:val="Bod"/>
    <w:basedOn w:val="Normal"/>
    <w:link w:val="BodChar"/>
    <w:qFormat/>
    <w:rsid w:val="009710E0"/>
    <w:pPr>
      <w:spacing w:after="240"/>
      <w:ind w:firstLine="720"/>
    </w:pPr>
  </w:style>
  <w:style w:type="character" w:customStyle="1" w:styleId="Heading1Char">
    <w:name w:val="Heading 1 Char"/>
    <w:aliases w:val="Style 36 Char"/>
    <w:basedOn w:val="DefaultParagraphFont"/>
    <w:link w:val="Heading1"/>
    <w:rsid w:val="00FB4C5A"/>
    <w:rPr>
      <w:rFonts w:eastAsia="Times New Roman" w:cs="Times New Roman"/>
      <w:b/>
      <w:bCs/>
      <w:caps/>
      <w:szCs w:val="24"/>
    </w:rPr>
  </w:style>
  <w:style w:type="character" w:customStyle="1" w:styleId="Heading2Char">
    <w:name w:val="Heading 2 Char"/>
    <w:aliases w:val="Style 38 Char"/>
    <w:basedOn w:val="DefaultParagraphFont"/>
    <w:link w:val="Heading2"/>
    <w:rsid w:val="00FB4C5A"/>
    <w:rPr>
      <w:rFonts w:eastAsia="Times New Roman" w:cs="Times New Roman"/>
      <w:b/>
      <w:bCs/>
      <w:szCs w:val="24"/>
    </w:rPr>
  </w:style>
  <w:style w:type="character" w:customStyle="1" w:styleId="Heading3Char">
    <w:name w:val="Heading 3 Char"/>
    <w:aliases w:val="Style 39 Char"/>
    <w:basedOn w:val="DefaultParagraphFont"/>
    <w:link w:val="Heading3"/>
    <w:rsid w:val="00FB4C5A"/>
    <w:rPr>
      <w:rFonts w:eastAsia="Times New Roman" w:cs="Times New Roman"/>
      <w:szCs w:val="24"/>
    </w:rPr>
  </w:style>
  <w:style w:type="character" w:customStyle="1" w:styleId="Heading4Char">
    <w:name w:val="Heading 4 Char"/>
    <w:aliases w:val="Style 40 Char"/>
    <w:basedOn w:val="DefaultParagraphFont"/>
    <w:link w:val="Heading4"/>
    <w:rsid w:val="00FB4C5A"/>
    <w:rPr>
      <w:rFonts w:eastAsia="Times New Roman" w:cs="Times New Roman"/>
      <w:szCs w:val="24"/>
    </w:rPr>
  </w:style>
  <w:style w:type="character" w:customStyle="1" w:styleId="Heading5Char">
    <w:name w:val="Heading 5 Char"/>
    <w:aliases w:val="Style 41 Char"/>
    <w:basedOn w:val="DefaultParagraphFont"/>
    <w:link w:val="Heading5"/>
    <w:rsid w:val="00FB4C5A"/>
    <w:rPr>
      <w:rFonts w:eastAsia="Times New Roman" w:cs="Times New Roman"/>
      <w:szCs w:val="24"/>
    </w:rPr>
  </w:style>
  <w:style w:type="character" w:customStyle="1" w:styleId="Heading6Char">
    <w:name w:val="Heading 6 Char"/>
    <w:aliases w:val="Style 42 Char"/>
    <w:basedOn w:val="DefaultParagraphFont"/>
    <w:link w:val="Heading6"/>
    <w:rsid w:val="00FB4C5A"/>
    <w:rPr>
      <w:rFonts w:eastAsia="Times New Roman" w:cs="Times New Roman"/>
      <w:szCs w:val="24"/>
    </w:rPr>
  </w:style>
  <w:style w:type="character" w:customStyle="1" w:styleId="Heading7Char">
    <w:name w:val="Heading 7 Char"/>
    <w:aliases w:val="Style 43 Char"/>
    <w:basedOn w:val="DefaultParagraphFont"/>
    <w:link w:val="Heading7"/>
    <w:rsid w:val="00FB4C5A"/>
    <w:rPr>
      <w:rFonts w:eastAsia="Times New Roman" w:cs="Times New Roman"/>
      <w:szCs w:val="24"/>
    </w:rPr>
  </w:style>
  <w:style w:type="character" w:customStyle="1" w:styleId="Heading8Char">
    <w:name w:val="Heading 8 Char"/>
    <w:aliases w:val="Style 44 Char"/>
    <w:basedOn w:val="DefaultParagraphFont"/>
    <w:link w:val="Heading8"/>
    <w:rsid w:val="00FB4C5A"/>
    <w:rPr>
      <w:rFonts w:eastAsia="Times New Roman" w:cs="Times New Roman"/>
      <w:szCs w:val="24"/>
    </w:rPr>
  </w:style>
  <w:style w:type="character" w:customStyle="1" w:styleId="Heading9Char">
    <w:name w:val="Heading 9 Char"/>
    <w:aliases w:val="Style 45 Char"/>
    <w:basedOn w:val="DefaultParagraphFont"/>
    <w:link w:val="Heading9"/>
    <w:rsid w:val="009710E0"/>
    <w:rPr>
      <w:rFonts w:eastAsia="Times New Roman" w:cs="Times New Roman"/>
      <w:szCs w:val="24"/>
    </w:rPr>
  </w:style>
  <w:style w:type="paragraph" w:styleId="Header">
    <w:name w:val="header"/>
    <w:aliases w:val="Style 34"/>
    <w:basedOn w:val="Normal"/>
    <w:link w:val="HeaderChar"/>
    <w:uiPriority w:val="99"/>
    <w:rsid w:val="006F52A1"/>
    <w:pPr>
      <w:tabs>
        <w:tab w:val="center" w:pos="4320"/>
        <w:tab w:val="right" w:pos="8640"/>
      </w:tabs>
      <w:pPrChange w:id="10" w:author="Nick Bernal" w:date="2026-08-03T22:17:00Z">
        <w:pPr>
          <w:tabs>
            <w:tab w:val="center" w:pos="4680"/>
            <w:tab w:val="right" w:pos="9360"/>
          </w:tabs>
          <w:autoSpaceDE w:val="0"/>
          <w:autoSpaceDN w:val="0"/>
          <w:adjustRightInd w:val="0"/>
          <w:jc w:val="both"/>
        </w:pPr>
      </w:pPrChange>
    </w:pPr>
    <w:rPr>
      <w:lang w:val="x-none" w:eastAsia="x-none"/>
      <w:rPrChange w:id="10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character" w:customStyle="1" w:styleId="HeaderChar">
    <w:name w:val="Header Char"/>
    <w:aliases w:val="Style 34 Char"/>
    <w:basedOn w:val="DefaultParagraphFont"/>
    <w:link w:val="Header"/>
    <w:uiPriority w:val="99"/>
    <w:rsid w:val="002F6B13"/>
    <w:rPr>
      <w:rFonts w:eastAsia="Times New Roman" w:cs="Times New Roman"/>
      <w:szCs w:val="24"/>
      <w:lang w:val="x-none" w:eastAsia="x-none"/>
    </w:rPr>
  </w:style>
  <w:style w:type="paragraph" w:styleId="Footer">
    <w:name w:val="footer"/>
    <w:aliases w:val="Style 32"/>
    <w:basedOn w:val="Normal"/>
    <w:link w:val="FooterChar"/>
    <w:uiPriority w:val="99"/>
    <w:rsid w:val="006F52A1"/>
    <w:pPr>
      <w:tabs>
        <w:tab w:val="center" w:pos="4680"/>
        <w:tab w:val="right" w:pos="10800"/>
      </w:tabs>
      <w:pPrChange w:id="11" w:author="Nick Bernal" w:date="2026-08-03T22:17:00Z">
        <w:pPr>
          <w:tabs>
            <w:tab w:val="center" w:pos="4680"/>
            <w:tab w:val="right" w:pos="9360"/>
          </w:tabs>
          <w:autoSpaceDE w:val="0"/>
          <w:autoSpaceDN w:val="0"/>
          <w:adjustRightInd w:val="0"/>
          <w:jc w:val="both"/>
        </w:pPr>
      </w:pPrChange>
    </w:pPr>
    <w:rPr>
      <w:lang w:val="x-none" w:eastAsia="x-none"/>
      <w:rPrChange w:id="11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character" w:customStyle="1" w:styleId="FooterChar">
    <w:name w:val="Footer Char"/>
    <w:aliases w:val="Style 32 Char"/>
    <w:basedOn w:val="DefaultParagraphFont"/>
    <w:link w:val="Footer"/>
    <w:uiPriority w:val="99"/>
    <w:rsid w:val="002F6B13"/>
    <w:rPr>
      <w:rFonts w:eastAsia="Times New Roman" w:cs="Times New Roman"/>
      <w:szCs w:val="24"/>
      <w:lang w:val="x-none" w:eastAsia="x-none"/>
    </w:rPr>
  </w:style>
  <w:style w:type="paragraph" w:styleId="Title">
    <w:name w:val="Title"/>
    <w:basedOn w:val="Normal"/>
    <w:next w:val="Normal"/>
    <w:link w:val="TitleChar"/>
    <w:uiPriority w:val="10"/>
    <w:rsid w:val="002A485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A485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MainTitle">
    <w:name w:val="MainTitle"/>
    <w:basedOn w:val="Normal"/>
    <w:next w:val="Bod"/>
    <w:qFormat/>
    <w:rsid w:val="00D874D2"/>
    <w:pPr>
      <w:keepNext/>
      <w:spacing w:after="600"/>
      <w:jc w:val="center"/>
    </w:pPr>
    <w:rPr>
      <w:b/>
      <w:caps/>
    </w:rPr>
  </w:style>
  <w:style w:type="paragraph" w:customStyle="1" w:styleId="Plain">
    <w:name w:val="Plain"/>
    <w:basedOn w:val="Normal"/>
    <w:qFormat/>
    <w:rsid w:val="00D874D2"/>
    <w:pPr>
      <w:spacing w:after="240"/>
    </w:pPr>
  </w:style>
  <w:style w:type="paragraph" w:customStyle="1" w:styleId="Bullet">
    <w:name w:val="Bullet"/>
    <w:basedOn w:val="Normal"/>
    <w:qFormat/>
    <w:rsid w:val="00D874D2"/>
    <w:pPr>
      <w:numPr>
        <w:numId w:val="20"/>
      </w:numPr>
      <w:spacing w:after="240"/>
    </w:pPr>
  </w:style>
  <w:style w:type="paragraph" w:customStyle="1" w:styleId="Center">
    <w:name w:val="Center"/>
    <w:basedOn w:val="Normal"/>
    <w:next w:val="Bod"/>
    <w:qFormat/>
    <w:rsid w:val="00D874D2"/>
    <w:pPr>
      <w:spacing w:after="240"/>
      <w:jc w:val="center"/>
    </w:pPr>
    <w:rPr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3AD"/>
    <w:pPr>
      <w:pPrChange w:id="12" w:author="Nick Bernal" w:date="2026-08-03T22:17:00Z">
        <w:pPr>
          <w:autoSpaceDE w:val="0"/>
          <w:autoSpaceDN w:val="0"/>
          <w:adjustRightInd w:val="0"/>
          <w:jc w:val="both"/>
        </w:pPr>
      </w:pPrChange>
    </w:pPr>
    <w:rPr>
      <w:rFonts w:ascii="Tahoma" w:hAnsi="Tahoma"/>
      <w:sz w:val="16"/>
      <w:szCs w:val="16"/>
      <w:lang w:val="x-none" w:eastAsia="x-none"/>
      <w:rPrChange w:id="12" w:author="Nick Bernal" w:date="2026-08-03T22:17:00Z">
        <w:rPr>
          <w:rFonts w:ascii="Tahoma" w:hAnsi="Tahoma" w:cs="Tahoma"/>
          <w:sz w:val="28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rsid w:val="004A5DF1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CommentText">
    <w:name w:val="annotation text"/>
    <w:basedOn w:val="Normal"/>
    <w:link w:val="CommentTextChar"/>
    <w:uiPriority w:val="99"/>
    <w:unhideWhenUsed/>
    <w:rsid w:val="00210EE6"/>
    <w:pPr>
      <w:pPrChange w:id="13" w:author="Nick Bernal" w:date="2026-08-03T22:17:00Z">
        <w:pPr>
          <w:autoSpaceDE w:val="0"/>
          <w:autoSpaceDN w:val="0"/>
          <w:adjustRightInd w:val="0"/>
          <w:jc w:val="both"/>
        </w:pPr>
      </w:pPrChange>
    </w:pPr>
    <w:rPr>
      <w:sz w:val="20"/>
      <w:szCs w:val="20"/>
      <w:rPrChange w:id="13" w:author="Nick Bernal" w:date="2026-08-03T22:17:00Z">
        <w:rPr>
          <w:rFonts w:ascii="Tahoma" w:hAnsi="Tahoma"/>
          <w:sz w:val="28"/>
          <w:szCs w:val="24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4A5DF1"/>
    <w:rPr>
      <w:rFonts w:eastAsia="Times New Roman" w:cs="Times New Roman"/>
      <w:sz w:val="20"/>
      <w:szCs w:val="20"/>
    </w:rPr>
  </w:style>
  <w:style w:type="character" w:styleId="PageNumber">
    <w:name w:val="page number"/>
    <w:aliases w:val="Style 68"/>
    <w:basedOn w:val="DefaultParagraphFont"/>
    <w:rsid w:val="00CD64E2"/>
  </w:style>
  <w:style w:type="paragraph" w:customStyle="1" w:styleId="zDocID">
    <w:name w:val="zDocID"/>
    <w:rsid w:val="00DE7995"/>
    <w:pPr>
      <w:framePr w:w="10800" w:wrap="around" w:vAnchor="text" w:hAnchor="page" w:x="721" w:y="1" w:anchorLock="1"/>
      <w:tabs>
        <w:tab w:val="right" w:pos="10800"/>
      </w:tabs>
    </w:pPr>
    <w:rPr>
      <w:rFonts w:eastAsia="Times New Roman" w:cs="Times New Roman"/>
      <w:noProof/>
      <w:sz w:val="16"/>
      <w:szCs w:val="20"/>
    </w:rPr>
  </w:style>
  <w:style w:type="paragraph" w:customStyle="1" w:styleId="Legend">
    <w:name w:val="Legend"/>
    <w:basedOn w:val="Normal"/>
    <w:rsid w:val="00CD64E2"/>
    <w:pPr>
      <w:spacing w:after="240"/>
      <w:ind w:left="720" w:right="720"/>
    </w:pPr>
  </w:style>
  <w:style w:type="paragraph" w:styleId="BodyText">
    <w:name w:val="Body Text"/>
    <w:aliases w:val="Style 3"/>
    <w:basedOn w:val="Normal"/>
    <w:link w:val="BodyTextChar"/>
    <w:uiPriority w:val="1"/>
    <w:qFormat/>
    <w:rsid w:val="006F52A1"/>
    <w:pPr>
      <w:jc w:val="left"/>
      <w:pPrChange w:id="14" w:author="Nick Bernal" w:date="2026-08-03T22:17:00Z">
        <w:pPr>
          <w:tabs>
            <w:tab w:val="left" w:pos="-180"/>
          </w:tabs>
          <w:autoSpaceDE w:val="0"/>
          <w:autoSpaceDN w:val="0"/>
          <w:adjustRightInd w:val="0"/>
          <w:spacing w:after="480"/>
          <w:jc w:val="both"/>
        </w:pPr>
      </w:pPrChange>
    </w:pPr>
    <w:rPr>
      <w:rPrChange w:id="14" w:author="Nick Bernal" w:date="2026-08-03T22:17:00Z">
        <w:rPr>
          <w:sz w:val="22"/>
          <w:szCs w:val="24"/>
          <w:lang w:val="en-US" w:eastAsia="en-US" w:bidi="ar-SA"/>
        </w:rPr>
      </w:rPrChange>
    </w:rPr>
  </w:style>
  <w:style w:type="character" w:customStyle="1" w:styleId="BodyTextChar">
    <w:name w:val="Body Text Char"/>
    <w:aliases w:val="Style 3 Char"/>
    <w:basedOn w:val="DefaultParagraphFont"/>
    <w:link w:val="BodyText"/>
    <w:uiPriority w:val="1"/>
    <w:rsid w:val="00CD64E2"/>
    <w:rPr>
      <w:rFonts w:eastAsia="Times New Roman" w:cs="Times New Roman"/>
      <w:szCs w:val="24"/>
    </w:rPr>
  </w:style>
  <w:style w:type="paragraph" w:styleId="BodyTextIndent">
    <w:name w:val="Body Text Indent"/>
    <w:aliases w:val="Style 5"/>
    <w:basedOn w:val="Normal"/>
    <w:link w:val="BodyTextIndentChar"/>
    <w:rsid w:val="006F52A1"/>
    <w:pPr>
      <w:autoSpaceDE/>
      <w:autoSpaceDN/>
      <w:adjustRightInd/>
      <w:jc w:val="left"/>
      <w:pPrChange w:id="15" w:author="Nick Bernal" w:date="2026-08-03T22:17:00Z">
        <w:pPr>
          <w:autoSpaceDE w:val="0"/>
          <w:autoSpaceDN w:val="0"/>
          <w:adjustRightInd w:val="0"/>
          <w:spacing w:after="240"/>
          <w:ind w:firstLine="1440"/>
          <w:jc w:val="both"/>
        </w:pPr>
      </w:pPrChange>
    </w:pPr>
    <w:rPr>
      <w:sz w:val="20"/>
      <w:szCs w:val="20"/>
      <w:rPrChange w:id="15" w:author="Nick Bernal" w:date="2026-08-03T22:17:00Z">
        <w:rPr>
          <w:sz w:val="22"/>
          <w:szCs w:val="24"/>
          <w:lang w:val="en-US" w:eastAsia="en-US" w:bidi="ar-SA"/>
        </w:rPr>
      </w:rPrChange>
    </w:rPr>
  </w:style>
  <w:style w:type="character" w:customStyle="1" w:styleId="BodyTextIndentChar">
    <w:name w:val="Body Text Indent Char"/>
    <w:aliases w:val="Style 5 Char"/>
    <w:basedOn w:val="DefaultParagraphFont"/>
    <w:link w:val="BodyTextIndent"/>
    <w:rsid w:val="00CD64E2"/>
    <w:rPr>
      <w:rFonts w:eastAsia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2C2883"/>
    <w:rPr>
      <w:b/>
      <w:bCs/>
      <w:rPrChange w:id="16" w:author="Nick Bernal" w:date="2026-08-03T22:17:00Z">
        <w:rPr>
          <w:b/>
          <w:bCs/>
        </w:rPr>
      </w:rPrChange>
    </w:rPr>
  </w:style>
  <w:style w:type="paragraph" w:customStyle="1" w:styleId="bod0">
    <w:name w:val="bod"/>
    <w:basedOn w:val="Normal"/>
    <w:rsid w:val="00CD64E2"/>
    <w:pPr>
      <w:spacing w:after="240"/>
      <w:ind w:firstLine="1440"/>
    </w:pPr>
  </w:style>
  <w:style w:type="paragraph" w:customStyle="1" w:styleId="Title1">
    <w:name w:val="Title1"/>
    <w:basedOn w:val="Normal"/>
    <w:rsid w:val="00CD64E2"/>
    <w:pPr>
      <w:jc w:val="center"/>
    </w:pPr>
    <w:rPr>
      <w:b/>
      <w:smallCaps/>
      <w:sz w:val="36"/>
    </w:rPr>
  </w:style>
  <w:style w:type="paragraph" w:customStyle="1" w:styleId="Name">
    <w:name w:val="Name"/>
    <w:basedOn w:val="Normal"/>
    <w:rsid w:val="00CD64E2"/>
    <w:pPr>
      <w:tabs>
        <w:tab w:val="left" w:pos="2880"/>
        <w:tab w:val="left" w:pos="6480"/>
      </w:tabs>
      <w:ind w:left="720"/>
    </w:pPr>
  </w:style>
  <w:style w:type="character" w:customStyle="1" w:styleId="BodChar">
    <w:name w:val="Bod Char"/>
    <w:link w:val="Bod"/>
    <w:rsid w:val="00CD64E2"/>
    <w:rPr>
      <w:szCs w:val="24"/>
    </w:rPr>
  </w:style>
  <w:style w:type="character" w:customStyle="1" w:styleId="zcDocID">
    <w:name w:val="zcDocID"/>
    <w:rsid w:val="00CD64E2"/>
    <w:rPr>
      <w:rFonts w:ascii="Times New Roman" w:hAnsi="Times New Roman" w:cs="Times New Roman"/>
      <w:b w:val="0"/>
      <w:i w:val="0"/>
      <w:caps w:val="0"/>
      <w:smallCaps w:val="0"/>
      <w:strike w:val="0"/>
      <w:dstrike w:val="0"/>
      <w:noProof/>
      <w:vanish w:val="0"/>
      <w:color w:val="auto"/>
      <w:w w:val="100"/>
      <w:kern w:val="0"/>
      <w:sz w:val="16"/>
      <w:szCs w:val="22"/>
      <w:u w:val="none"/>
      <w:effect w:val="none"/>
      <w:bdr w:val="none" w:sz="0" w:space="0" w:color="auto"/>
      <w:shd w:val="clear" w:color="auto" w:fill="auto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Style97">
    <w:name w:val="Style 97"/>
    <w:basedOn w:val="Normal"/>
    <w:rsid w:val="006F52A1"/>
    <w:pPr>
      <w:spacing w:after="240"/>
      <w:pPrChange w:id="17" w:author="Nick Bernal" w:date="2026-08-03T22:17:00Z">
        <w:pPr>
          <w:autoSpaceDE w:val="0"/>
          <w:autoSpaceDN w:val="0"/>
          <w:adjustRightInd w:val="0"/>
          <w:spacing w:after="240"/>
          <w:jc w:val="both"/>
        </w:pPr>
      </w:pPrChange>
    </w:pPr>
    <w:rPr>
      <w:b/>
      <w:bCs/>
      <w:caps/>
      <w:rPrChange w:id="17" w:author="Nick Bernal" w:date="2026-08-03T22:17:00Z">
        <w:rPr>
          <w:b/>
          <w:bCs/>
          <w:caps/>
          <w:sz w:val="24"/>
          <w:szCs w:val="24"/>
          <w:lang w:val="en-US" w:eastAsia="en-US" w:bidi="ar-SA"/>
        </w:rPr>
      </w:rPrChange>
    </w:rPr>
  </w:style>
  <w:style w:type="paragraph" w:customStyle="1" w:styleId="Style60">
    <w:name w:val="Style 60"/>
    <w:basedOn w:val="Normal"/>
    <w:rsid w:val="006F52A1"/>
    <w:pPr>
      <w:keepNext/>
      <w:keepLines/>
      <w:ind w:left="4320"/>
      <w:jc w:val="left"/>
      <w:pPrChange w:id="18" w:author="Nick Bernal" w:date="2026-08-03T22:17:00Z">
        <w:pPr>
          <w:keepNext/>
          <w:keepLines/>
          <w:autoSpaceDE w:val="0"/>
          <w:autoSpaceDN w:val="0"/>
          <w:adjustRightInd w:val="0"/>
          <w:ind w:left="4320"/>
          <w:jc w:val="both"/>
        </w:pPr>
      </w:pPrChange>
    </w:pPr>
    <w:rPr>
      <w:rPrChange w:id="18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4">
    <w:name w:val="Style 4"/>
    <w:basedOn w:val="BodyTextIndent"/>
    <w:next w:val="BodyTextIndent"/>
    <w:rsid w:val="006F52A1"/>
    <w:pPr>
      <w:spacing w:after="240"/>
      <w:pPrChange w:id="19" w:author="Nick Bernal" w:date="2026-08-03T22:17:00Z">
        <w:pPr/>
      </w:pPrChange>
    </w:pPr>
    <w:rPr>
      <w:rPrChange w:id="19" w:author="Nick Bernal" w:date="2026-08-03T22:17:00Z">
        <w:rPr>
          <w:lang w:val="en-US" w:eastAsia="en-US" w:bidi="ar-SA"/>
        </w:rPr>
      </w:rPrChange>
    </w:rPr>
  </w:style>
  <w:style w:type="paragraph" w:customStyle="1" w:styleId="Style7">
    <w:name w:val="Style 7"/>
    <w:basedOn w:val="Normal"/>
    <w:next w:val="BodyTextIndent"/>
    <w:rsid w:val="006F52A1"/>
    <w:pPr>
      <w:spacing w:after="240" w:line="240" w:lineRule="exact"/>
      <w:jc w:val="center"/>
      <w:pPrChange w:id="20" w:author="Nick Bernal" w:date="2026-08-03T22:17:00Z">
        <w:pPr>
          <w:autoSpaceDE w:val="0"/>
          <w:autoSpaceDN w:val="0"/>
          <w:adjustRightInd w:val="0"/>
          <w:spacing w:after="240" w:line="240" w:lineRule="exact"/>
          <w:jc w:val="center"/>
        </w:pPr>
      </w:pPrChange>
    </w:pPr>
    <w:rPr>
      <w:rPrChange w:id="20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35">
    <w:name w:val="Style 35"/>
    <w:basedOn w:val="Normal"/>
    <w:rsid w:val="006F52A1"/>
    <w:pPr>
      <w:spacing w:before="720" w:line="480" w:lineRule="exact"/>
      <w:ind w:right="144"/>
      <w:jc w:val="right"/>
      <w:pPrChange w:id="21" w:author="Nick Bernal" w:date="2026-08-03T22:17:00Z">
        <w:pPr>
          <w:autoSpaceDE w:val="0"/>
          <w:autoSpaceDN w:val="0"/>
          <w:adjustRightInd w:val="0"/>
          <w:spacing w:before="720" w:line="480" w:lineRule="exact"/>
          <w:ind w:right="144"/>
          <w:jc w:val="right"/>
        </w:pPr>
      </w:pPrChange>
    </w:pPr>
    <w:rPr>
      <w:rPrChange w:id="21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46">
    <w:name w:val="Style 46"/>
    <w:basedOn w:val="BodyTextIndent"/>
    <w:next w:val="BodyTextIndent"/>
    <w:rsid w:val="006F52A1"/>
    <w:pPr>
      <w:spacing w:after="240"/>
      <w:jc w:val="center"/>
      <w:pPrChange w:id="22" w:author="Nick Bernal" w:date="2026-08-03T22:17:00Z">
        <w:pPr>
          <w:jc w:val="center"/>
        </w:pPr>
      </w:pPrChange>
    </w:pPr>
    <w:rPr>
      <w:rPrChange w:id="22" w:author="Nick Bernal" w:date="2026-08-03T22:17:00Z">
        <w:rPr>
          <w:lang w:val="en-US" w:eastAsia="en-US" w:bidi="ar-SA"/>
        </w:rPr>
      </w:rPrChange>
    </w:rPr>
  </w:style>
  <w:style w:type="paragraph" w:customStyle="1" w:styleId="Style47">
    <w:name w:val="Style 47"/>
    <w:basedOn w:val="BodyTextIndent"/>
    <w:next w:val="BodyTextIndent"/>
    <w:rsid w:val="006F52A1"/>
    <w:pPr>
      <w:spacing w:after="240"/>
      <w:pPrChange w:id="23" w:author="Nick Bernal" w:date="2026-08-03T22:17:00Z">
        <w:pPr/>
      </w:pPrChange>
    </w:pPr>
    <w:rPr>
      <w:rPrChange w:id="23" w:author="Nick Bernal" w:date="2026-08-03T22:17:00Z">
        <w:rPr>
          <w:lang w:val="en-US" w:eastAsia="en-US" w:bidi="ar-SA"/>
        </w:rPr>
      </w:rPrChange>
    </w:rPr>
  </w:style>
  <w:style w:type="paragraph" w:customStyle="1" w:styleId="Style48">
    <w:name w:val="Style 48"/>
    <w:basedOn w:val="BodyTextIndent"/>
    <w:next w:val="BodyTextIndent"/>
    <w:rsid w:val="006F52A1"/>
    <w:pPr>
      <w:spacing w:after="240"/>
      <w:ind w:firstLine="1440"/>
      <w:pPrChange w:id="24" w:author="Nick Bernal" w:date="2026-08-03T22:17:00Z">
        <w:pPr/>
      </w:pPrChange>
    </w:pPr>
    <w:rPr>
      <w:rPrChange w:id="24" w:author="Nick Bernal" w:date="2026-08-03T22:17:00Z">
        <w:rPr>
          <w:lang w:val="en-US" w:eastAsia="en-US" w:bidi="ar-SA"/>
        </w:rPr>
      </w:rPrChange>
    </w:rPr>
  </w:style>
  <w:style w:type="paragraph" w:customStyle="1" w:styleId="Style49">
    <w:name w:val="Style 49"/>
    <w:basedOn w:val="BodyTextIndent"/>
    <w:next w:val="BodyTextIndent"/>
    <w:rsid w:val="006F52A1"/>
    <w:pPr>
      <w:spacing w:after="240"/>
      <w:ind w:firstLine="2160"/>
      <w:pPrChange w:id="25" w:author="Nick Bernal" w:date="2026-08-03T22:17:00Z">
        <w:pPr>
          <w:ind w:firstLine="2160"/>
        </w:pPr>
      </w:pPrChange>
    </w:pPr>
    <w:rPr>
      <w:rPrChange w:id="25" w:author="Nick Bernal" w:date="2026-08-03T22:17:00Z">
        <w:rPr>
          <w:lang w:val="en-US" w:eastAsia="en-US" w:bidi="ar-SA"/>
        </w:rPr>
      </w:rPrChange>
    </w:rPr>
  </w:style>
  <w:style w:type="paragraph" w:customStyle="1" w:styleId="Style50">
    <w:name w:val="Style 50"/>
    <w:basedOn w:val="BodyTextIndent"/>
    <w:next w:val="BodyTextIndent"/>
    <w:rsid w:val="006F52A1"/>
    <w:pPr>
      <w:spacing w:after="240"/>
      <w:ind w:firstLine="2880"/>
      <w:pPrChange w:id="26" w:author="Nick Bernal" w:date="2026-08-03T22:17:00Z">
        <w:pPr>
          <w:ind w:firstLine="2880"/>
        </w:pPr>
      </w:pPrChange>
    </w:pPr>
    <w:rPr>
      <w:rPrChange w:id="26" w:author="Nick Bernal" w:date="2026-08-03T22:17:00Z">
        <w:rPr>
          <w:lang w:val="en-US" w:eastAsia="en-US" w:bidi="ar-SA"/>
        </w:rPr>
      </w:rPrChange>
    </w:rPr>
  </w:style>
  <w:style w:type="paragraph" w:customStyle="1" w:styleId="Style51">
    <w:name w:val="Style 51"/>
    <w:basedOn w:val="BodyTextIndent"/>
    <w:next w:val="BodyTextIndent"/>
    <w:rsid w:val="006F52A1"/>
    <w:pPr>
      <w:spacing w:after="240"/>
      <w:ind w:firstLine="3600"/>
      <w:pPrChange w:id="27" w:author="Nick Bernal" w:date="2026-08-03T22:17:00Z">
        <w:pPr>
          <w:ind w:firstLine="3600"/>
        </w:pPr>
      </w:pPrChange>
    </w:pPr>
    <w:rPr>
      <w:rPrChange w:id="27" w:author="Nick Bernal" w:date="2026-08-03T22:17:00Z">
        <w:rPr>
          <w:lang w:val="en-US" w:eastAsia="en-US" w:bidi="ar-SA"/>
        </w:rPr>
      </w:rPrChange>
    </w:rPr>
  </w:style>
  <w:style w:type="paragraph" w:customStyle="1" w:styleId="Style52">
    <w:name w:val="Style 52"/>
    <w:basedOn w:val="BodyTextIndent"/>
    <w:next w:val="BodyTextIndent"/>
    <w:rsid w:val="006F52A1"/>
    <w:pPr>
      <w:spacing w:after="240"/>
      <w:ind w:firstLine="4320"/>
      <w:pPrChange w:id="28" w:author="Nick Bernal" w:date="2026-08-03T22:17:00Z">
        <w:pPr>
          <w:ind w:firstLine="4320"/>
        </w:pPr>
      </w:pPrChange>
    </w:pPr>
    <w:rPr>
      <w:rPrChange w:id="28" w:author="Nick Bernal" w:date="2026-08-03T22:17:00Z">
        <w:rPr>
          <w:lang w:val="en-US" w:eastAsia="en-US" w:bidi="ar-SA"/>
        </w:rPr>
      </w:rPrChange>
    </w:rPr>
  </w:style>
  <w:style w:type="paragraph" w:customStyle="1" w:styleId="Style53">
    <w:name w:val="Style 53"/>
    <w:basedOn w:val="BodyTextIndent"/>
    <w:next w:val="BodyTextIndent"/>
    <w:rsid w:val="006F52A1"/>
    <w:pPr>
      <w:spacing w:after="240"/>
      <w:ind w:firstLine="5040"/>
      <w:pPrChange w:id="29" w:author="Nick Bernal" w:date="2026-08-03T22:17:00Z">
        <w:pPr>
          <w:ind w:firstLine="5040"/>
        </w:pPr>
      </w:pPrChange>
    </w:pPr>
    <w:rPr>
      <w:rPrChange w:id="29" w:author="Nick Bernal" w:date="2026-08-03T22:17:00Z">
        <w:rPr>
          <w:lang w:val="en-US" w:eastAsia="en-US" w:bidi="ar-SA"/>
        </w:rPr>
      </w:rPrChange>
    </w:rPr>
  </w:style>
  <w:style w:type="paragraph" w:customStyle="1" w:styleId="Style54">
    <w:name w:val="Style 54"/>
    <w:basedOn w:val="BodyTextIndent"/>
    <w:next w:val="BodyTextIndent"/>
    <w:rsid w:val="006F52A1"/>
    <w:pPr>
      <w:spacing w:after="240"/>
      <w:ind w:firstLine="5760"/>
      <w:pPrChange w:id="30" w:author="Nick Bernal" w:date="2026-08-03T22:17:00Z">
        <w:pPr>
          <w:ind w:firstLine="5760"/>
        </w:pPr>
      </w:pPrChange>
    </w:pPr>
    <w:rPr>
      <w:rPrChange w:id="30" w:author="Nick Bernal" w:date="2026-08-03T22:17:00Z">
        <w:rPr>
          <w:lang w:val="en-US" w:eastAsia="en-US" w:bidi="ar-SA"/>
        </w:rPr>
      </w:rPrChange>
    </w:rPr>
  </w:style>
  <w:style w:type="paragraph" w:customStyle="1" w:styleId="Style58">
    <w:name w:val="Style 58"/>
    <w:basedOn w:val="Normal"/>
    <w:next w:val="Normal"/>
    <w:rsid w:val="006F52A1"/>
    <w:pPr>
      <w:pPrChange w:id="31" w:author="Nick Bernal" w:date="2026-08-03T22:17:00Z">
        <w:pPr>
          <w:autoSpaceDE w:val="0"/>
          <w:autoSpaceDN w:val="0"/>
          <w:adjustRightInd w:val="0"/>
          <w:jc w:val="both"/>
        </w:pPr>
      </w:pPrChange>
    </w:pPr>
    <w:rPr>
      <w:b/>
      <w:bCs/>
      <w:rPrChange w:id="31" w:author="Nick Bernal" w:date="2026-08-03T22:17:00Z">
        <w:rPr>
          <w:b/>
          <w:bCs/>
          <w:sz w:val="24"/>
          <w:szCs w:val="24"/>
          <w:lang w:val="en-US" w:eastAsia="en-US" w:bidi="ar-SA"/>
        </w:rPr>
      </w:rPrChange>
    </w:rPr>
  </w:style>
  <w:style w:type="paragraph" w:customStyle="1" w:styleId="Style59">
    <w:name w:val="Style 59"/>
    <w:basedOn w:val="Normal"/>
    <w:next w:val="BodyTextIndent"/>
    <w:rsid w:val="006F52A1"/>
    <w:pPr>
      <w:pPrChange w:id="32" w:author="Nick Bernal" w:date="2026-08-03T22:17:00Z">
        <w:pPr>
          <w:autoSpaceDE w:val="0"/>
          <w:autoSpaceDN w:val="0"/>
          <w:adjustRightInd w:val="0"/>
          <w:jc w:val="both"/>
        </w:pPr>
      </w:pPrChange>
    </w:pPr>
    <w:rPr>
      <w:rPrChange w:id="32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61">
    <w:name w:val="Style 61"/>
    <w:basedOn w:val="Normal"/>
    <w:next w:val="Normal"/>
    <w:rsid w:val="006F52A1"/>
    <w:pPr>
      <w:pPrChange w:id="33" w:author="Nick Bernal" w:date="2026-08-03T22:17:00Z">
        <w:pPr>
          <w:autoSpaceDE w:val="0"/>
          <w:autoSpaceDN w:val="0"/>
          <w:adjustRightInd w:val="0"/>
          <w:jc w:val="both"/>
        </w:pPr>
      </w:pPrChange>
    </w:pPr>
    <w:rPr>
      <w:rPrChange w:id="33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paragraph" w:styleId="Signature">
    <w:name w:val="Signature"/>
    <w:aliases w:val="Style 75"/>
    <w:basedOn w:val="Normal"/>
    <w:link w:val="SignatureChar"/>
    <w:rsid w:val="006F52A1"/>
    <w:pPr>
      <w:spacing w:line="240" w:lineRule="exact"/>
      <w:ind w:left="720" w:right="720"/>
      <w:pPrChange w:id="34" w:author="Nick Bernal" w:date="2026-08-03T22:17:00Z">
        <w:pPr>
          <w:autoSpaceDE w:val="0"/>
          <w:autoSpaceDN w:val="0"/>
          <w:adjustRightInd w:val="0"/>
          <w:spacing w:line="240" w:lineRule="exact"/>
          <w:ind w:left="720" w:right="720"/>
          <w:jc w:val="both"/>
        </w:pPr>
      </w:pPrChange>
    </w:pPr>
    <w:rPr>
      <w:rPrChange w:id="34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character" w:customStyle="1" w:styleId="SignatureChar">
    <w:name w:val="Signature Char"/>
    <w:aliases w:val="Style 75 Char"/>
    <w:basedOn w:val="DefaultParagraphFont"/>
    <w:link w:val="Signature"/>
    <w:rsid w:val="00385FFF"/>
    <w:rPr>
      <w:rFonts w:eastAsia="Times New Roman" w:cs="Times New Roman"/>
      <w:szCs w:val="24"/>
    </w:rPr>
  </w:style>
  <w:style w:type="paragraph" w:customStyle="1" w:styleId="Style70">
    <w:name w:val="Style 70"/>
    <w:basedOn w:val="Normal"/>
    <w:rsid w:val="006F52A1"/>
    <w:pPr>
      <w:keepNext/>
      <w:keepLines/>
      <w:tabs>
        <w:tab w:val="left" w:pos="5040"/>
        <w:tab w:val="right" w:pos="9360"/>
      </w:tabs>
      <w:spacing w:line="240" w:lineRule="exact"/>
      <w:ind w:left="4680"/>
      <w:pPrChange w:id="35" w:author="Nick Bernal" w:date="2026-08-03T22:17:00Z">
        <w:pPr>
          <w:keepNext/>
          <w:keepLines/>
          <w:tabs>
            <w:tab w:val="left" w:pos="5040"/>
            <w:tab w:val="right" w:pos="9360"/>
          </w:tabs>
          <w:autoSpaceDE w:val="0"/>
          <w:autoSpaceDN w:val="0"/>
          <w:adjustRightInd w:val="0"/>
          <w:spacing w:line="240" w:lineRule="exact"/>
          <w:ind w:left="4680"/>
          <w:jc w:val="both"/>
        </w:pPr>
      </w:pPrChange>
    </w:pPr>
    <w:rPr>
      <w:rPrChange w:id="35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71">
    <w:name w:val="Style 71"/>
    <w:basedOn w:val="Normal"/>
    <w:next w:val="Style4"/>
    <w:rsid w:val="006F52A1"/>
    <w:pPr>
      <w:spacing w:after="240"/>
      <w:ind w:left="1440" w:right="1440"/>
      <w:pPrChange w:id="36" w:author="Nick Bernal" w:date="2026-08-03T22:17:00Z">
        <w:pPr>
          <w:autoSpaceDE w:val="0"/>
          <w:autoSpaceDN w:val="0"/>
          <w:adjustRightInd w:val="0"/>
          <w:spacing w:after="240"/>
          <w:ind w:left="1440" w:right="1440"/>
          <w:jc w:val="both"/>
        </w:pPr>
      </w:pPrChange>
    </w:pPr>
    <w:rPr>
      <w:rPrChange w:id="36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74">
    <w:name w:val="Style 74"/>
    <w:basedOn w:val="Normal"/>
    <w:next w:val="Normal"/>
    <w:rsid w:val="006F52A1"/>
    <w:pPr>
      <w:spacing w:after="240"/>
      <w:pPrChange w:id="37" w:author="Nick Bernal" w:date="2026-08-03T22:17:00Z">
        <w:pPr>
          <w:autoSpaceDE w:val="0"/>
          <w:autoSpaceDN w:val="0"/>
          <w:adjustRightInd w:val="0"/>
          <w:spacing w:after="240"/>
          <w:jc w:val="both"/>
        </w:pPr>
      </w:pPrChange>
    </w:pPr>
    <w:rPr>
      <w:b/>
      <w:bCs/>
      <w:smallCaps/>
      <w:rPrChange w:id="37" w:author="Nick Bernal" w:date="2026-08-03T22:17:00Z">
        <w:rPr>
          <w:b/>
          <w:bCs/>
          <w:smallCaps/>
          <w:sz w:val="24"/>
          <w:szCs w:val="24"/>
          <w:lang w:val="en-US" w:eastAsia="en-US" w:bidi="ar-SA"/>
        </w:rPr>
      </w:rPrChange>
    </w:rPr>
  </w:style>
  <w:style w:type="paragraph" w:customStyle="1" w:styleId="Style73">
    <w:name w:val="Style 73"/>
    <w:basedOn w:val="Style72"/>
    <w:rsid w:val="006F52A1"/>
    <w:pPr>
      <w:spacing w:before="0"/>
      <w:pPrChange w:id="38" w:author="Nick Bernal" w:date="2026-08-03T22:17:00Z">
        <w:pPr>
          <w:autoSpaceDE w:val="0"/>
          <w:autoSpaceDN w:val="0"/>
          <w:adjustRightInd w:val="0"/>
          <w:spacing w:before="120"/>
          <w:ind w:right="216"/>
          <w:jc w:val="both"/>
        </w:pPr>
      </w:pPrChange>
    </w:pPr>
    <w:rPr>
      <w:rPrChange w:id="38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72">
    <w:name w:val="Style 72"/>
    <w:basedOn w:val="Normal"/>
    <w:next w:val="Style73"/>
    <w:rsid w:val="006F52A1"/>
    <w:pPr>
      <w:spacing w:before="120"/>
      <w:ind w:right="216"/>
      <w:pPrChange w:id="39" w:author="Nick Bernal" w:date="2026-08-03T22:17:00Z">
        <w:pPr>
          <w:autoSpaceDE w:val="0"/>
          <w:autoSpaceDN w:val="0"/>
          <w:adjustRightInd w:val="0"/>
          <w:spacing w:before="120"/>
          <w:ind w:right="216"/>
          <w:jc w:val="both"/>
        </w:pPr>
      </w:pPrChange>
    </w:pPr>
    <w:rPr>
      <w:rPrChange w:id="39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63">
    <w:name w:val="Style 63"/>
    <w:basedOn w:val="Normal"/>
    <w:next w:val="Normal"/>
    <w:rsid w:val="006F52A1"/>
    <w:pPr>
      <w:pPrChange w:id="40" w:author="Nick Bernal" w:date="2026-08-03T22:17:00Z">
        <w:pPr>
          <w:autoSpaceDE w:val="0"/>
          <w:autoSpaceDN w:val="0"/>
          <w:adjustRightInd w:val="0"/>
          <w:jc w:val="both"/>
        </w:pPr>
      </w:pPrChange>
    </w:pPr>
    <w:rPr>
      <w:rPrChange w:id="40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14">
    <w:name w:val="Style 14"/>
    <w:basedOn w:val="Normal"/>
    <w:next w:val="Normal"/>
    <w:rsid w:val="006F52A1"/>
    <w:pPr>
      <w:spacing w:before="240"/>
      <w:pPrChange w:id="41" w:author="Nick Bernal" w:date="2026-08-03T22:17:00Z">
        <w:pPr>
          <w:autoSpaceDE w:val="0"/>
          <w:autoSpaceDN w:val="0"/>
          <w:adjustRightInd w:val="0"/>
          <w:spacing w:before="240"/>
          <w:jc w:val="both"/>
        </w:pPr>
      </w:pPrChange>
    </w:pPr>
    <w:rPr>
      <w:b/>
      <w:bCs/>
      <w:caps/>
      <w:rPrChange w:id="41" w:author="Nick Bernal" w:date="2026-08-03T22:17:00Z">
        <w:rPr>
          <w:b/>
          <w:bCs/>
          <w:caps/>
          <w:sz w:val="24"/>
          <w:szCs w:val="24"/>
          <w:lang w:val="en-US" w:eastAsia="en-US" w:bidi="ar-SA"/>
        </w:rPr>
      </w:rPrChange>
    </w:rPr>
  </w:style>
  <w:style w:type="paragraph" w:customStyle="1" w:styleId="Style12">
    <w:name w:val="Style 12"/>
    <w:basedOn w:val="Normal"/>
    <w:rsid w:val="006F52A1"/>
    <w:pPr>
      <w:spacing w:before="120" w:after="240"/>
      <w:jc w:val="left"/>
      <w:pPrChange w:id="42" w:author="Nick Bernal" w:date="2026-08-03T22:17:00Z">
        <w:pPr>
          <w:autoSpaceDE w:val="0"/>
          <w:autoSpaceDN w:val="0"/>
          <w:adjustRightInd w:val="0"/>
          <w:spacing w:before="120" w:after="240"/>
          <w:jc w:val="both"/>
        </w:pPr>
      </w:pPrChange>
    </w:pPr>
    <w:rPr>
      <w:b/>
      <w:bCs/>
      <w:smallCaps/>
      <w:sz w:val="22"/>
      <w:szCs w:val="22"/>
      <w:rPrChange w:id="42" w:author="Nick Bernal" w:date="2026-08-03T22:17:00Z">
        <w:rPr>
          <w:b/>
          <w:bCs/>
          <w:smallCaps/>
          <w:sz w:val="22"/>
          <w:szCs w:val="22"/>
          <w:lang w:val="en-US" w:eastAsia="en-US" w:bidi="ar-SA"/>
        </w:rPr>
      </w:rPrChange>
    </w:rPr>
  </w:style>
  <w:style w:type="paragraph" w:customStyle="1" w:styleId="Style8">
    <w:name w:val="Style 8"/>
    <w:basedOn w:val="Normal"/>
    <w:rsid w:val="006F52A1"/>
    <w:pPr>
      <w:pPrChange w:id="43" w:author="Nick Bernal" w:date="2026-08-03T22:17:00Z">
        <w:pPr>
          <w:autoSpaceDE w:val="0"/>
          <w:autoSpaceDN w:val="0"/>
          <w:adjustRightInd w:val="0"/>
          <w:jc w:val="both"/>
        </w:pPr>
      </w:pPrChange>
    </w:pPr>
    <w:rPr>
      <w:rPrChange w:id="43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30">
    <w:name w:val="Style 30"/>
    <w:basedOn w:val="Normal"/>
    <w:rsid w:val="006F52A1"/>
    <w:pPr>
      <w:framePr w:w="720" w:hSpace="187" w:vSpace="187" w:wrap="auto" w:vAnchor="page" w:hAnchor="page" w:x="360" w:y="6336"/>
      <w:jc w:val="right"/>
      <w:pPrChange w:id="44" w:author="Nick Bernal" w:date="2026-08-03T22:17:00Z">
        <w:pPr>
          <w:framePr w:w="720" w:hSpace="187" w:vSpace="187" w:wrap="auto" w:vAnchor="page" w:hAnchor="page" w:x="360" w:y="6336"/>
          <w:autoSpaceDE w:val="0"/>
          <w:autoSpaceDN w:val="0"/>
          <w:adjustRightInd w:val="0"/>
          <w:jc w:val="right"/>
        </w:pPr>
      </w:pPrChange>
    </w:pPr>
    <w:rPr>
      <w:b/>
      <w:bCs/>
      <w:color w:val="FF0000"/>
      <w:sz w:val="20"/>
      <w:szCs w:val="20"/>
      <w:rPrChange w:id="44" w:author="Nick Bernal" w:date="2026-08-03T22:17:00Z">
        <w:rPr>
          <w:b/>
          <w:bCs/>
          <w:color w:val="FF0000"/>
          <w:szCs w:val="24"/>
          <w:lang w:val="en-US" w:eastAsia="en-US" w:bidi="ar-SA"/>
        </w:rPr>
      </w:rPrChange>
    </w:rPr>
  </w:style>
  <w:style w:type="paragraph" w:styleId="PlainText">
    <w:name w:val="Plain Text"/>
    <w:aliases w:val="Style 69"/>
    <w:basedOn w:val="Normal"/>
    <w:link w:val="PlainTextChar"/>
    <w:rsid w:val="006F52A1"/>
    <w:pPr>
      <w:pPrChange w:id="45" w:author="Nick Bernal" w:date="2026-08-03T22:17:00Z">
        <w:pPr>
          <w:autoSpaceDE w:val="0"/>
          <w:autoSpaceDN w:val="0"/>
          <w:adjustRightInd w:val="0"/>
          <w:jc w:val="both"/>
        </w:pPr>
      </w:pPrChange>
    </w:pPr>
    <w:rPr>
      <w:rFonts w:ascii="Courier New" w:hAnsi="Courier New" w:cs="Courier New"/>
      <w:sz w:val="20"/>
      <w:szCs w:val="20"/>
      <w:rPrChange w:id="45" w:author="Nick Bernal" w:date="2026-08-03T22:17:00Z">
        <w:rPr>
          <w:rFonts w:ascii="Courier New" w:hAnsi="Courier New" w:cs="Courier New"/>
          <w:szCs w:val="24"/>
          <w:lang w:val="en-US" w:eastAsia="en-US" w:bidi="ar-SA"/>
        </w:rPr>
      </w:rPrChange>
    </w:rPr>
  </w:style>
  <w:style w:type="character" w:customStyle="1" w:styleId="PlainTextChar">
    <w:name w:val="Plain Text Char"/>
    <w:aliases w:val="Style 69 Char"/>
    <w:basedOn w:val="DefaultParagraphFont"/>
    <w:link w:val="PlainText"/>
    <w:rsid w:val="00385FFF"/>
    <w:rPr>
      <w:rFonts w:ascii="Courier New" w:eastAsia="Times New Roman" w:hAnsi="Courier New" w:cs="Courier New"/>
      <w:sz w:val="20"/>
      <w:szCs w:val="20"/>
    </w:rPr>
  </w:style>
  <w:style w:type="paragraph" w:customStyle="1" w:styleId="Style66">
    <w:name w:val="Style 66"/>
    <w:basedOn w:val="BodyTextIndent"/>
    <w:rsid w:val="006F52A1"/>
    <w:pPr>
      <w:spacing w:before="120"/>
      <w:ind w:firstLine="720"/>
      <w:pPrChange w:id="46" w:author="Nick Bernal" w:date="2026-08-03T22:17:00Z">
        <w:pPr>
          <w:spacing w:before="120"/>
          <w:ind w:firstLine="720"/>
        </w:pPr>
      </w:pPrChange>
    </w:pPr>
    <w:rPr>
      <w:sz w:val="22"/>
      <w:szCs w:val="22"/>
      <w:rPrChange w:id="46" w:author="Nick Bernal" w:date="2026-08-03T22:17:00Z">
        <w:rPr>
          <w:szCs w:val="22"/>
          <w:lang w:val="en-US" w:eastAsia="en-US" w:bidi="ar-SA"/>
        </w:rPr>
      </w:rPrChange>
    </w:rPr>
  </w:style>
  <w:style w:type="paragraph" w:customStyle="1" w:styleId="Style67">
    <w:name w:val="Style 67"/>
    <w:basedOn w:val="BodyTextIndent"/>
    <w:rsid w:val="006F52A1"/>
    <w:pPr>
      <w:spacing w:after="240"/>
      <w:ind w:firstLine="1440"/>
      <w:pPrChange w:id="47" w:author="Nick Bernal" w:date="2026-08-03T22:17:00Z">
        <w:pPr/>
      </w:pPrChange>
    </w:pPr>
    <w:rPr>
      <w:rPrChange w:id="47" w:author="Nick Bernal" w:date="2026-08-03T22:17:00Z">
        <w:rPr>
          <w:lang w:val="en-US" w:eastAsia="en-US" w:bidi="ar-SA"/>
        </w:rPr>
      </w:rPrChange>
    </w:rPr>
  </w:style>
  <w:style w:type="paragraph" w:customStyle="1" w:styleId="Style78">
    <w:name w:val="Style 78"/>
    <w:basedOn w:val="Normal"/>
    <w:next w:val="Style66"/>
    <w:rsid w:val="006F52A1"/>
    <w:pPr>
      <w:tabs>
        <w:tab w:val="left" w:pos="1080"/>
      </w:tabs>
      <w:spacing w:after="240"/>
      <w:ind w:firstLine="720"/>
      <w:pPrChange w:id="48" w:author="Nick Bernal" w:date="2026-08-03T22:17:00Z">
        <w:pPr>
          <w:tabs>
            <w:tab w:val="left" w:pos="1080"/>
          </w:tabs>
          <w:autoSpaceDE w:val="0"/>
          <w:autoSpaceDN w:val="0"/>
          <w:adjustRightInd w:val="0"/>
          <w:spacing w:after="240"/>
          <w:ind w:firstLine="720"/>
          <w:jc w:val="both"/>
        </w:pPr>
      </w:pPrChange>
    </w:pPr>
    <w:rPr>
      <w:rPrChange w:id="48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79">
    <w:name w:val="Style 79"/>
    <w:basedOn w:val="Style78"/>
    <w:next w:val="Style66"/>
    <w:rsid w:val="006F52A1"/>
    <w:pPr>
      <w:tabs>
        <w:tab w:val="clear" w:pos="1080"/>
        <w:tab w:val="left" w:pos="1800"/>
      </w:tabs>
      <w:ind w:firstLine="1440"/>
      <w:pPrChange w:id="49" w:author="Nick Bernal" w:date="2026-08-03T22:17:00Z">
        <w:pPr>
          <w:tabs>
            <w:tab w:val="left" w:pos="1080"/>
          </w:tabs>
          <w:autoSpaceDE w:val="0"/>
          <w:autoSpaceDN w:val="0"/>
          <w:adjustRightInd w:val="0"/>
          <w:spacing w:after="240"/>
          <w:ind w:firstLine="720"/>
          <w:jc w:val="both"/>
        </w:pPr>
      </w:pPrChange>
    </w:pPr>
    <w:rPr>
      <w:rPrChange w:id="49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80">
    <w:name w:val="Style 80"/>
    <w:basedOn w:val="Style79"/>
    <w:next w:val="Style66"/>
    <w:rsid w:val="006F52A1"/>
    <w:pPr>
      <w:tabs>
        <w:tab w:val="clear" w:pos="1800"/>
        <w:tab w:val="left" w:pos="2880"/>
      </w:tabs>
      <w:ind w:firstLine="2160"/>
      <w:pPrChange w:id="50" w:author="Nick Bernal" w:date="2026-08-03T22:17:00Z">
        <w:pPr>
          <w:tabs>
            <w:tab w:val="left" w:pos="1800"/>
          </w:tabs>
          <w:autoSpaceDE w:val="0"/>
          <w:autoSpaceDN w:val="0"/>
          <w:adjustRightInd w:val="0"/>
          <w:spacing w:after="240"/>
          <w:ind w:firstLine="1440"/>
          <w:jc w:val="both"/>
        </w:pPr>
      </w:pPrChange>
    </w:pPr>
    <w:rPr>
      <w:rPrChange w:id="50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81">
    <w:name w:val="Style 81"/>
    <w:basedOn w:val="Style80"/>
    <w:next w:val="Style66"/>
    <w:rsid w:val="006F52A1"/>
    <w:pPr>
      <w:tabs>
        <w:tab w:val="clear" w:pos="2880"/>
        <w:tab w:val="left" w:pos="3600"/>
      </w:tabs>
      <w:ind w:firstLine="2880"/>
      <w:pPrChange w:id="51" w:author="Nick Bernal" w:date="2026-08-03T22:17:00Z">
        <w:pPr>
          <w:tabs>
            <w:tab w:val="left" w:pos="2880"/>
          </w:tabs>
          <w:autoSpaceDE w:val="0"/>
          <w:autoSpaceDN w:val="0"/>
          <w:adjustRightInd w:val="0"/>
          <w:spacing w:after="240"/>
          <w:ind w:firstLine="2160"/>
          <w:jc w:val="both"/>
        </w:pPr>
      </w:pPrChange>
    </w:pPr>
    <w:rPr>
      <w:rPrChange w:id="51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82">
    <w:name w:val="Style 82"/>
    <w:basedOn w:val="Style81"/>
    <w:next w:val="Style66"/>
    <w:rsid w:val="00385FFF"/>
    <w:pPr>
      <w:tabs>
        <w:tab w:val="left" w:pos="4320"/>
      </w:tabs>
      <w:ind w:firstLine="3600"/>
    </w:pPr>
  </w:style>
  <w:style w:type="paragraph" w:customStyle="1" w:styleId="Style83">
    <w:name w:val="Style 83"/>
    <w:basedOn w:val="Style82"/>
    <w:next w:val="Style66"/>
    <w:rsid w:val="00385FFF"/>
    <w:pPr>
      <w:tabs>
        <w:tab w:val="clear" w:pos="4320"/>
        <w:tab w:val="left" w:pos="5040"/>
      </w:tabs>
      <w:ind w:firstLine="4320"/>
    </w:pPr>
  </w:style>
  <w:style w:type="paragraph" w:customStyle="1" w:styleId="Style84">
    <w:name w:val="Style 84"/>
    <w:basedOn w:val="Style83"/>
    <w:next w:val="Style66"/>
    <w:rsid w:val="00385FFF"/>
    <w:pPr>
      <w:tabs>
        <w:tab w:val="clear" w:pos="5040"/>
        <w:tab w:val="left" w:pos="5760"/>
      </w:tabs>
      <w:ind w:firstLine="5040"/>
    </w:pPr>
  </w:style>
  <w:style w:type="paragraph" w:customStyle="1" w:styleId="Style85">
    <w:name w:val="Style 85"/>
    <w:basedOn w:val="Style84"/>
    <w:next w:val="Style66"/>
    <w:rsid w:val="00385FFF"/>
    <w:pPr>
      <w:tabs>
        <w:tab w:val="clear" w:pos="5760"/>
        <w:tab w:val="left" w:pos="6480"/>
      </w:tabs>
      <w:ind w:firstLine="5760"/>
    </w:pPr>
  </w:style>
  <w:style w:type="paragraph" w:customStyle="1" w:styleId="Style86">
    <w:name w:val="Style 86"/>
    <w:basedOn w:val="Style85"/>
    <w:next w:val="Style66"/>
    <w:rsid w:val="00385FFF"/>
    <w:pPr>
      <w:tabs>
        <w:tab w:val="clear" w:pos="6480"/>
        <w:tab w:val="left" w:pos="7200"/>
      </w:tabs>
      <w:ind w:firstLine="6480"/>
    </w:pPr>
  </w:style>
  <w:style w:type="character" w:styleId="Hyperlink">
    <w:name w:val="Hyperlink"/>
    <w:aliases w:val="Style 55"/>
    <w:uiPriority w:val="99"/>
    <w:rsid w:val="00385FFF"/>
    <w:rPr>
      <w:color w:val="0000FF"/>
      <w:spacing w:val="0"/>
      <w:u w:val="single"/>
    </w:rPr>
  </w:style>
  <w:style w:type="paragraph" w:customStyle="1" w:styleId="Style77">
    <w:name w:val="Style 77"/>
    <w:basedOn w:val="Normal"/>
    <w:rsid w:val="006F52A1"/>
    <w:pPr>
      <w:widowControl w:val="0"/>
      <w:suppressAutoHyphens/>
      <w:ind w:left="720" w:hanging="720"/>
      <w:pPrChange w:id="52" w:author="Nick Bernal" w:date="2026-08-03T22:17:00Z">
        <w:pPr>
          <w:widowControl w:val="0"/>
          <w:autoSpaceDE w:val="0"/>
          <w:autoSpaceDN w:val="0"/>
          <w:adjustRightInd w:val="0"/>
          <w:ind w:left="720" w:hanging="720"/>
          <w:jc w:val="both"/>
        </w:pPr>
      </w:pPrChange>
    </w:pPr>
    <w:rPr>
      <w:rFonts w:ascii="Times" w:hAnsi="Times" w:cs="Times"/>
      <w:rPrChange w:id="52" w:author="Nick Bernal" w:date="2026-08-03T22:17:00Z">
        <w:rPr>
          <w:rFonts w:ascii="Times" w:hAnsi="Times" w:cs="Times"/>
          <w:sz w:val="24"/>
          <w:szCs w:val="24"/>
          <w:lang w:val="en-US" w:eastAsia="en-US" w:bidi="ar-SA"/>
        </w:rPr>
      </w:rPrChange>
    </w:rPr>
  </w:style>
  <w:style w:type="paragraph" w:customStyle="1" w:styleId="Style6">
    <w:name w:val="Style 6"/>
    <w:basedOn w:val="Normal"/>
    <w:rsid w:val="006F52A1"/>
    <w:pPr>
      <w:numPr>
        <w:numId w:val="32"/>
      </w:numPr>
      <w:spacing w:before="120"/>
      <w:jc w:val="left"/>
      <w:pPrChange w:id="53" w:author="Nick Bernal" w:date="2026-08-03T22:17:00Z">
        <w:pPr>
          <w:numPr>
            <w:numId w:val="32"/>
          </w:numPr>
          <w:tabs>
            <w:tab w:val="num" w:pos="2160"/>
          </w:tabs>
          <w:autoSpaceDE w:val="0"/>
          <w:autoSpaceDN w:val="0"/>
          <w:adjustRightInd w:val="0"/>
          <w:spacing w:before="120"/>
          <w:ind w:left="2160" w:hanging="360"/>
          <w:jc w:val="both"/>
        </w:pPr>
      </w:pPrChange>
    </w:pPr>
    <w:rPr>
      <w:rFonts w:ascii="Arial" w:hAnsi="Arial" w:cs="Arial"/>
      <w:sz w:val="20"/>
      <w:szCs w:val="20"/>
      <w:rPrChange w:id="53" w:author="Nick Bernal" w:date="2026-08-03T22:17:00Z">
        <w:rPr>
          <w:rFonts w:ascii="Arial" w:hAnsi="Arial" w:cs="Arial"/>
          <w:szCs w:val="24"/>
          <w:lang w:val="en-US" w:eastAsia="en-US" w:bidi="ar-SA"/>
        </w:rPr>
      </w:rPrChange>
    </w:rPr>
  </w:style>
  <w:style w:type="paragraph" w:customStyle="1" w:styleId="Style64">
    <w:name w:val="Style 64"/>
    <w:rsid w:val="006F52A1"/>
    <w:pPr>
      <w:autoSpaceDE w:val="0"/>
      <w:autoSpaceDN w:val="0"/>
      <w:adjustRightInd w:val="0"/>
      <w:spacing w:after="240"/>
      <w:ind w:left="720"/>
      <w:pPrChange w:id="54" w:author="Nick Bernal" w:date="2026-08-03T22:17:00Z">
        <w:pPr>
          <w:autoSpaceDE w:val="0"/>
          <w:autoSpaceDN w:val="0"/>
          <w:adjustRightInd w:val="0"/>
          <w:spacing w:after="240"/>
          <w:ind w:left="720"/>
        </w:pPr>
      </w:pPrChange>
    </w:pPr>
    <w:rPr>
      <w:rFonts w:ascii="Arial" w:eastAsia="Times New Roman" w:hAnsi="Arial" w:cs="Arial"/>
      <w:color w:val="000000"/>
      <w:sz w:val="20"/>
      <w:szCs w:val="20"/>
      <w:rPrChange w:id="54" w:author="Nick Bernal" w:date="2026-08-03T22:17:00Z">
        <w:rPr>
          <w:rFonts w:ascii="Arial" w:hAnsi="Arial" w:cs="Arial"/>
          <w:color w:val="000000"/>
          <w:lang w:val="en-US" w:eastAsia="en-US" w:bidi="ar-SA"/>
        </w:rPr>
      </w:rPrChange>
    </w:rPr>
  </w:style>
  <w:style w:type="character" w:customStyle="1" w:styleId="Style31">
    <w:name w:val="Style 31"/>
    <w:rsid w:val="00385FFF"/>
    <w:rPr>
      <w:rFonts w:ascii="Arial Narrow" w:hAnsi="Arial Narrow" w:cs="Arial Narrow"/>
      <w:color w:val="auto"/>
      <w:spacing w:val="0"/>
      <w:sz w:val="22"/>
      <w:szCs w:val="22"/>
      <w:u w:val="none"/>
    </w:rPr>
  </w:style>
  <w:style w:type="paragraph" w:customStyle="1" w:styleId="Style37">
    <w:name w:val="Style 37"/>
    <w:basedOn w:val="Normal"/>
    <w:rsid w:val="006F52A1"/>
    <w:pPr>
      <w:spacing w:before="240"/>
      <w:ind w:firstLine="720"/>
      <w:jc w:val="left"/>
      <w:pPrChange w:id="55" w:author="Nick Bernal" w:date="2026-08-03T22:17:00Z">
        <w:pPr>
          <w:autoSpaceDE w:val="0"/>
          <w:autoSpaceDN w:val="0"/>
          <w:adjustRightInd w:val="0"/>
          <w:spacing w:before="240"/>
          <w:ind w:firstLine="720"/>
          <w:jc w:val="both"/>
        </w:pPr>
      </w:pPrChange>
    </w:pPr>
    <w:rPr>
      <w:rPrChange w:id="55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0">
    <w:name w:val="Style 0"/>
    <w:next w:val="Style1"/>
    <w:rsid w:val="006F52A1"/>
    <w:pPr>
      <w:numPr>
        <w:numId w:val="33"/>
      </w:numPr>
      <w:autoSpaceDE w:val="0"/>
      <w:autoSpaceDN w:val="0"/>
      <w:adjustRightInd w:val="0"/>
      <w:spacing w:before="120" w:after="180"/>
      <w:pPrChange w:id="56" w:author="Nick Bernal" w:date="2026-08-03T22:17:00Z">
        <w:pPr>
          <w:numPr>
            <w:numId w:val="33"/>
          </w:numPr>
          <w:tabs>
            <w:tab w:val="num" w:pos="720"/>
          </w:tabs>
          <w:autoSpaceDE w:val="0"/>
          <w:autoSpaceDN w:val="0"/>
          <w:adjustRightInd w:val="0"/>
          <w:spacing w:before="120" w:after="180"/>
          <w:ind w:left="720" w:hanging="720"/>
        </w:pPr>
      </w:pPrChange>
    </w:pPr>
    <w:rPr>
      <w:rFonts w:ascii="Arial" w:eastAsia="Times New Roman" w:hAnsi="Arial" w:cs="Arial"/>
      <w:b/>
      <w:bCs/>
      <w:color w:val="000080"/>
      <w:szCs w:val="24"/>
      <w:rPrChange w:id="56" w:author="Nick Bernal" w:date="2026-08-03T22:17:00Z">
        <w:rPr>
          <w:rFonts w:ascii="Arial" w:hAnsi="Arial" w:cs="Arial"/>
          <w:b/>
          <w:bCs/>
          <w:color w:val="000080"/>
          <w:sz w:val="24"/>
          <w:szCs w:val="24"/>
          <w:lang w:val="en-US" w:eastAsia="en-US" w:bidi="ar-SA"/>
        </w:rPr>
      </w:rPrChange>
    </w:rPr>
  </w:style>
  <w:style w:type="paragraph" w:customStyle="1" w:styleId="Style1">
    <w:name w:val="Style 1"/>
    <w:basedOn w:val="Style0"/>
    <w:rsid w:val="006F52A1"/>
    <w:pPr>
      <w:numPr>
        <w:ilvl w:val="1"/>
      </w:numPr>
      <w:tabs>
        <w:tab w:val="left" w:pos="1440"/>
      </w:tabs>
      <w:spacing w:before="0" w:after="120" w:line="240" w:lineRule="atLeast"/>
      <w:jc w:val="both"/>
      <w:pPrChange w:id="57" w:author="Nick Bernal" w:date="2026-08-03T22:17:00Z">
        <w:pPr>
          <w:numPr>
            <w:ilvl w:val="1"/>
            <w:numId w:val="33"/>
          </w:numPr>
          <w:tabs>
            <w:tab w:val="left" w:pos="1440"/>
            <w:tab w:val="num" w:pos="4050"/>
          </w:tabs>
          <w:autoSpaceDE w:val="0"/>
          <w:autoSpaceDN w:val="0"/>
          <w:adjustRightInd w:val="0"/>
          <w:spacing w:after="120" w:line="240" w:lineRule="atLeast"/>
          <w:ind w:left="4050" w:hanging="360"/>
          <w:jc w:val="both"/>
        </w:pPr>
      </w:pPrChange>
    </w:pPr>
    <w:rPr>
      <w:b w:val="0"/>
      <w:bCs w:val="0"/>
      <w:sz w:val="20"/>
      <w:szCs w:val="20"/>
      <w:rPrChange w:id="57" w:author="Nick Bernal" w:date="2026-08-03T22:17:00Z">
        <w:rPr>
          <w:rFonts w:ascii="Arial" w:hAnsi="Arial" w:cs="Arial"/>
          <w:color w:val="000080"/>
          <w:lang w:val="en-US" w:eastAsia="en-US" w:bidi="ar-SA"/>
        </w:rPr>
      </w:rPrChange>
    </w:rPr>
  </w:style>
  <w:style w:type="paragraph" w:customStyle="1" w:styleId="Style76">
    <w:name w:val="Style 76"/>
    <w:basedOn w:val="Style1"/>
    <w:rsid w:val="00385FFF"/>
    <w:pPr>
      <w:tabs>
        <w:tab w:val="clear" w:pos="1440"/>
        <w:tab w:val="left" w:pos="540"/>
        <w:tab w:val="left" w:pos="1584"/>
      </w:tabs>
      <w:ind w:left="540" w:hanging="450"/>
    </w:pPr>
    <w:rPr>
      <w:color w:val="auto"/>
    </w:rPr>
  </w:style>
  <w:style w:type="paragraph" w:customStyle="1" w:styleId="Style62">
    <w:name w:val="Style 62"/>
    <w:basedOn w:val="Normal"/>
    <w:rsid w:val="006F52A1"/>
    <w:pPr>
      <w:ind w:left="720"/>
      <w:pPrChange w:id="58" w:author="Nick Bernal" w:date="2026-08-03T22:17:00Z">
        <w:pPr>
          <w:autoSpaceDE w:val="0"/>
          <w:autoSpaceDN w:val="0"/>
          <w:adjustRightInd w:val="0"/>
          <w:ind w:left="720"/>
          <w:jc w:val="both"/>
        </w:pPr>
      </w:pPrChange>
    </w:pPr>
    <w:rPr>
      <w:rPrChange w:id="58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paragraph" w:customStyle="1" w:styleId="Style28">
    <w:name w:val="Style 28"/>
    <w:basedOn w:val="Normal"/>
    <w:rsid w:val="006F52A1"/>
    <w:pPr>
      <w:spacing w:after="120"/>
      <w:jc w:val="left"/>
      <w:pPrChange w:id="59" w:author="Nick Bernal" w:date="2026-08-03T22:17:00Z">
        <w:pPr>
          <w:autoSpaceDE w:val="0"/>
          <w:autoSpaceDN w:val="0"/>
          <w:adjustRightInd w:val="0"/>
          <w:spacing w:after="120"/>
          <w:jc w:val="both"/>
        </w:pPr>
      </w:pPrChange>
    </w:pPr>
    <w:rPr>
      <w:rFonts w:ascii="Arial" w:hAnsi="Arial" w:cs="Arial"/>
      <w:b/>
      <w:bCs/>
      <w:rPrChange w:id="59" w:author="Nick Bernal" w:date="2026-08-03T22:17:00Z">
        <w:rPr>
          <w:rFonts w:ascii="Arial" w:hAnsi="Arial" w:cs="Arial"/>
          <w:b/>
          <w:bCs/>
          <w:sz w:val="24"/>
          <w:szCs w:val="24"/>
          <w:lang w:val="en-US" w:eastAsia="en-US" w:bidi="ar-SA"/>
        </w:rPr>
      </w:rPrChange>
    </w:rPr>
  </w:style>
  <w:style w:type="paragraph" w:customStyle="1" w:styleId="Style27">
    <w:name w:val="Style 27"/>
    <w:basedOn w:val="Normal"/>
    <w:rsid w:val="006F52A1"/>
    <w:pPr>
      <w:jc w:val="left"/>
      <w:pPrChange w:id="60" w:author="Nick Bernal" w:date="2026-08-03T22:17:00Z">
        <w:pPr>
          <w:autoSpaceDE w:val="0"/>
          <w:autoSpaceDN w:val="0"/>
          <w:adjustRightInd w:val="0"/>
          <w:jc w:val="both"/>
        </w:pPr>
      </w:pPrChange>
    </w:pPr>
    <w:rPr>
      <w:rFonts w:ascii="Arial" w:hAnsi="Arial" w:cs="Arial"/>
      <w:rPrChange w:id="60" w:author="Nick Bernal" w:date="2026-08-03T22:17:00Z">
        <w:rPr>
          <w:rFonts w:ascii="Arial" w:hAnsi="Arial" w:cs="Arial"/>
          <w:sz w:val="24"/>
          <w:szCs w:val="24"/>
          <w:lang w:val="en-US" w:eastAsia="en-US" w:bidi="ar-SA"/>
        </w:rPr>
      </w:rPrChange>
    </w:rPr>
  </w:style>
  <w:style w:type="paragraph" w:customStyle="1" w:styleId="Style15">
    <w:name w:val="Style 15"/>
    <w:rsid w:val="006F52A1"/>
    <w:pPr>
      <w:autoSpaceDE w:val="0"/>
      <w:autoSpaceDN w:val="0"/>
      <w:adjustRightInd w:val="0"/>
      <w:spacing w:before="100" w:beforeAutospacing="1" w:after="100" w:afterAutospacing="1"/>
      <w:pPrChange w:id="61" w:author="Nick Bernal" w:date="2026-08-03T22:17:00Z">
        <w:pPr>
          <w:autoSpaceDE w:val="0"/>
          <w:autoSpaceDN w:val="0"/>
          <w:adjustRightInd w:val="0"/>
          <w:spacing w:before="100" w:beforeAutospacing="1" w:after="100" w:afterAutospacing="1"/>
        </w:pPr>
      </w:pPrChange>
    </w:pPr>
    <w:rPr>
      <w:rFonts w:ascii="Arial" w:eastAsia="Times New Roman" w:hAnsi="Arial" w:cs="Arial"/>
      <w:szCs w:val="24"/>
      <w:lang w:val="en-GB"/>
      <w:rPrChange w:id="61" w:author="Nick Bernal" w:date="2026-08-03T22:17:00Z">
        <w:rPr>
          <w:rFonts w:ascii="Arial" w:hAnsi="Arial" w:cs="Arial"/>
          <w:sz w:val="24"/>
          <w:szCs w:val="24"/>
          <w:lang w:val="en-GB" w:eastAsia="en-US" w:bidi="ar-SA"/>
        </w:rPr>
      </w:rPrChange>
    </w:rPr>
  </w:style>
  <w:style w:type="character" w:customStyle="1" w:styleId="Style21">
    <w:name w:val="Style 21"/>
    <w:rsid w:val="00385FFF"/>
    <w:rPr>
      <w:color w:val="0000FF"/>
      <w:spacing w:val="0"/>
      <w:u w:val="double"/>
    </w:rPr>
  </w:style>
  <w:style w:type="character" w:customStyle="1" w:styleId="Style17">
    <w:name w:val="Style 17"/>
    <w:rsid w:val="00385FFF"/>
    <w:rPr>
      <w:strike/>
      <w:color w:val="FF0000"/>
      <w:spacing w:val="0"/>
    </w:rPr>
  </w:style>
  <w:style w:type="character" w:customStyle="1" w:styleId="Style23">
    <w:name w:val="Style 23"/>
    <w:rsid w:val="00385FFF"/>
    <w:rPr>
      <w:strike/>
      <w:color w:val="auto"/>
      <w:spacing w:val="0"/>
    </w:rPr>
  </w:style>
  <w:style w:type="character" w:customStyle="1" w:styleId="Style22">
    <w:name w:val="Style 22"/>
    <w:rsid w:val="00385FFF"/>
    <w:rPr>
      <w:color w:val="auto"/>
      <w:spacing w:val="0"/>
      <w:u w:val="double"/>
    </w:rPr>
  </w:style>
  <w:style w:type="character" w:customStyle="1" w:styleId="Style16">
    <w:name w:val="Style 16"/>
    <w:rsid w:val="00385FFF"/>
    <w:rPr>
      <w:color w:val="000000"/>
      <w:spacing w:val="0"/>
      <w:vertAlign w:val="superscript"/>
    </w:rPr>
  </w:style>
  <w:style w:type="character" w:customStyle="1" w:styleId="Style18">
    <w:name w:val="Style 18"/>
    <w:rsid w:val="00385FFF"/>
    <w:rPr>
      <w:spacing w:val="0"/>
    </w:rPr>
  </w:style>
  <w:style w:type="character" w:customStyle="1" w:styleId="Style20">
    <w:name w:val="Style 20"/>
    <w:rsid w:val="00385FFF"/>
    <w:rPr>
      <w:color w:val="000000"/>
      <w:spacing w:val="0"/>
    </w:rPr>
  </w:style>
  <w:style w:type="character" w:customStyle="1" w:styleId="Style24">
    <w:name w:val="Style 24"/>
    <w:rsid w:val="00385FFF"/>
    <w:rPr>
      <w:strike/>
      <w:color w:val="auto"/>
      <w:spacing w:val="0"/>
    </w:rPr>
  </w:style>
  <w:style w:type="character" w:customStyle="1" w:styleId="Style19">
    <w:name w:val="Style 19"/>
    <w:rsid w:val="00385FFF"/>
    <w:rPr>
      <w:color w:val="0000FF"/>
      <w:spacing w:val="0"/>
      <w:u w:val="double"/>
    </w:rPr>
  </w:style>
  <w:style w:type="character" w:customStyle="1" w:styleId="Style26">
    <w:name w:val="Style 26"/>
    <w:rsid w:val="00385FFF"/>
    <w:rPr>
      <w:color w:val="000000"/>
      <w:spacing w:val="0"/>
      <w:u w:val="double"/>
    </w:rPr>
  </w:style>
  <w:style w:type="character" w:customStyle="1" w:styleId="Style25">
    <w:name w:val="Style 25"/>
    <w:rsid w:val="00385FFF"/>
    <w:rPr>
      <w:color w:val="000000"/>
      <w:spacing w:val="0"/>
    </w:rPr>
  </w:style>
  <w:style w:type="paragraph" w:customStyle="1" w:styleId="CM34">
    <w:name w:val="CM34"/>
    <w:basedOn w:val="Normal"/>
    <w:next w:val="Normal"/>
    <w:rsid w:val="00AA6FA5"/>
    <w:pPr>
      <w:jc w:val="left"/>
      <w:pPrChange w:id="62" w:author="Nick Bernal" w:date="2026-08-03T22:17:00Z">
        <w:pPr>
          <w:autoSpaceDE w:val="0"/>
          <w:autoSpaceDN w:val="0"/>
          <w:adjustRightInd w:val="0"/>
          <w:jc w:val="both"/>
        </w:pPr>
      </w:pPrChange>
    </w:pPr>
    <w:rPr>
      <w:rFonts w:eastAsia="SimSun" w:cs="Angsana New"/>
      <w:lang w:eastAsia="zh-CN" w:bidi="th-TH"/>
      <w:rPrChange w:id="62" w:author="Nick Bernal" w:date="2026-08-03T22:17:00Z">
        <w:rPr>
          <w:rFonts w:eastAsia="SimSun" w:cs="Angsana New"/>
          <w:sz w:val="24"/>
          <w:szCs w:val="24"/>
          <w:lang w:val="en-US" w:eastAsia="zh-CN" w:bidi="th-TH"/>
        </w:rPr>
      </w:rPrChange>
    </w:rPr>
  </w:style>
  <w:style w:type="paragraph" w:customStyle="1" w:styleId="CM6">
    <w:name w:val="CM6"/>
    <w:basedOn w:val="Normal"/>
    <w:next w:val="Normal"/>
    <w:rsid w:val="00AA6FA5"/>
    <w:pPr>
      <w:spacing w:line="256" w:lineRule="atLeast"/>
      <w:jc w:val="left"/>
      <w:pPrChange w:id="63" w:author="Nick Bernal" w:date="2026-08-03T22:17:00Z">
        <w:pPr>
          <w:autoSpaceDE w:val="0"/>
          <w:autoSpaceDN w:val="0"/>
          <w:adjustRightInd w:val="0"/>
          <w:spacing w:line="256" w:lineRule="atLeast"/>
          <w:jc w:val="both"/>
        </w:pPr>
      </w:pPrChange>
    </w:pPr>
    <w:rPr>
      <w:rFonts w:eastAsia="SimSun" w:cs="Angsana New"/>
      <w:lang w:eastAsia="zh-CN" w:bidi="th-TH"/>
      <w:rPrChange w:id="63" w:author="Nick Bernal" w:date="2026-08-03T22:17:00Z">
        <w:rPr>
          <w:rFonts w:eastAsia="SimSun" w:cs="Angsana New"/>
          <w:sz w:val="24"/>
          <w:szCs w:val="24"/>
          <w:lang w:val="en-US" w:eastAsia="zh-CN" w:bidi="th-TH"/>
        </w:rPr>
      </w:rPrChange>
    </w:rPr>
  </w:style>
  <w:style w:type="paragraph" w:customStyle="1" w:styleId="Default">
    <w:name w:val="Default"/>
    <w:rsid w:val="00AA6FA5"/>
    <w:pPr>
      <w:autoSpaceDE w:val="0"/>
      <w:autoSpaceDN w:val="0"/>
      <w:adjustRightInd w:val="0"/>
      <w:pPrChange w:id="64" w:author="Nick Bernal" w:date="2026-08-03T22:17:00Z">
        <w:pPr>
          <w:autoSpaceDE w:val="0"/>
          <w:autoSpaceDN w:val="0"/>
          <w:adjustRightInd w:val="0"/>
        </w:pPr>
      </w:pPrChange>
    </w:pPr>
    <w:rPr>
      <w:rFonts w:eastAsia="SimSun" w:cs="Times New Roman"/>
      <w:color w:val="000000"/>
      <w:szCs w:val="24"/>
      <w:lang w:eastAsia="zh-CN" w:bidi="th-TH"/>
      <w:rPrChange w:id="64" w:author="Nick Bernal" w:date="2026-08-03T22:17:00Z">
        <w:rPr>
          <w:rFonts w:eastAsia="SimSun"/>
          <w:color w:val="000000"/>
          <w:sz w:val="24"/>
          <w:szCs w:val="24"/>
          <w:lang w:val="en-US" w:eastAsia="zh-CN" w:bidi="th-TH"/>
        </w:rPr>
      </w:rPrChange>
    </w:rPr>
  </w:style>
  <w:style w:type="paragraph" w:styleId="ListParagraph">
    <w:name w:val="List Paragraph"/>
    <w:basedOn w:val="Normal"/>
    <w:uiPriority w:val="34"/>
    <w:qFormat/>
    <w:rsid w:val="00B038CE"/>
    <w:pPr>
      <w:ind w:left="720"/>
      <w:pPrChange w:id="65" w:author="Nick Bernal" w:date="2026-08-03T22:17:00Z">
        <w:pPr>
          <w:autoSpaceDE w:val="0"/>
          <w:autoSpaceDN w:val="0"/>
          <w:adjustRightInd w:val="0"/>
          <w:ind w:left="720"/>
          <w:jc w:val="both"/>
        </w:pPr>
      </w:pPrChange>
    </w:pPr>
    <w:rPr>
      <w:rPrChange w:id="65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character" w:customStyle="1" w:styleId="StylefirstindentBoldChar">
    <w:name w:val="Style first indent + Bold Char"/>
    <w:uiPriority w:val="99"/>
    <w:rsid w:val="00385FFF"/>
    <w:rPr>
      <w:rFonts w:ascii="Arial Narrow" w:hAnsi="Arial Narrow" w:cs="Arial Narrow"/>
      <w:b/>
      <w:bCs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385FFF"/>
    <w:rPr>
      <w:rFonts w:ascii="Calibri" w:eastAsia="Calibri" w:hAnsi="Calibri" w:cs="Times New Roman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sid w:val="00385FFF"/>
    <w:rPr>
      <w:i/>
      <w:iCs/>
    </w:rPr>
  </w:style>
  <w:style w:type="paragraph" w:customStyle="1" w:styleId="StandardL1">
    <w:name w:val="Standard_L1"/>
    <w:basedOn w:val="Normal"/>
    <w:next w:val="BodyText"/>
    <w:rsid w:val="00396DA8"/>
    <w:pPr>
      <w:numPr>
        <w:numId w:val="42"/>
      </w:numPr>
      <w:autoSpaceDE/>
      <w:autoSpaceDN/>
      <w:adjustRightInd/>
      <w:spacing w:before="240" w:after="240"/>
      <w:jc w:val="center"/>
      <w:outlineLvl w:val="0"/>
      <w:pPrChange w:id="66" w:author="Nick Bernal" w:date="2026-08-03T22:17:00Z">
        <w:pPr>
          <w:numPr>
            <w:numId w:val="42"/>
          </w:numPr>
          <w:tabs>
            <w:tab w:val="num" w:pos="720"/>
          </w:tabs>
          <w:autoSpaceDE w:val="0"/>
          <w:autoSpaceDN w:val="0"/>
          <w:adjustRightInd w:val="0"/>
          <w:spacing w:before="240" w:after="240"/>
          <w:jc w:val="center"/>
          <w:outlineLvl w:val="0"/>
        </w:pPr>
      </w:pPrChange>
    </w:pPr>
    <w:rPr>
      <w:rFonts w:ascii="Arial" w:eastAsia="SimSun" w:hAnsi="Arial" w:cs="Arial"/>
      <w:sz w:val="22"/>
      <w:szCs w:val="22"/>
      <w:lang w:bidi="he-IL"/>
      <w:rPrChange w:id="66" w:author="Nick Bernal" w:date="2026-08-03T22:17:00Z">
        <w:rPr>
          <w:rFonts w:ascii="Arial" w:eastAsia="SimSun" w:hAnsi="Arial" w:cs="Arial"/>
          <w:sz w:val="22"/>
          <w:szCs w:val="22"/>
          <w:lang w:val="en-US" w:eastAsia="en-US" w:bidi="he-IL"/>
        </w:rPr>
      </w:rPrChange>
    </w:rPr>
  </w:style>
  <w:style w:type="paragraph" w:customStyle="1" w:styleId="StandardL2">
    <w:name w:val="Standard_L2"/>
    <w:basedOn w:val="StandardL1"/>
    <w:next w:val="BodyText"/>
    <w:rsid w:val="00396DA8"/>
    <w:pPr>
      <w:numPr>
        <w:ilvl w:val="1"/>
      </w:numPr>
      <w:spacing w:before="0"/>
      <w:jc w:val="both"/>
      <w:outlineLvl w:val="1"/>
      <w:pPrChange w:id="67" w:author="Nick Bernal" w:date="2026-08-03T22:17:00Z">
        <w:pPr>
          <w:numPr>
            <w:ilvl w:val="1"/>
            <w:numId w:val="42"/>
          </w:numPr>
          <w:tabs>
            <w:tab w:val="num" w:pos="1440"/>
          </w:tabs>
          <w:spacing w:after="240"/>
          <w:ind w:firstLine="720"/>
          <w:jc w:val="both"/>
          <w:outlineLvl w:val="1"/>
        </w:pPr>
      </w:pPrChange>
    </w:pPr>
    <w:rPr>
      <w:rPrChange w:id="67" w:author="Nick Bernal" w:date="2026-08-03T22:17:00Z">
        <w:rPr>
          <w:rFonts w:ascii="Arial" w:eastAsia="SimSun" w:hAnsi="Arial" w:cs="Arial"/>
          <w:sz w:val="22"/>
          <w:szCs w:val="22"/>
          <w:lang w:val="en-US" w:eastAsia="en-US" w:bidi="he-IL"/>
        </w:rPr>
      </w:rPrChange>
    </w:rPr>
  </w:style>
  <w:style w:type="paragraph" w:customStyle="1" w:styleId="StandardL3">
    <w:name w:val="Standard_L3"/>
    <w:basedOn w:val="StandardL2"/>
    <w:next w:val="BodyText"/>
    <w:rsid w:val="00396DA8"/>
    <w:pPr>
      <w:numPr>
        <w:ilvl w:val="2"/>
      </w:numPr>
      <w:tabs>
        <w:tab w:val="num" w:pos="360"/>
      </w:tabs>
      <w:spacing w:after="120"/>
      <w:outlineLvl w:val="2"/>
      <w:pPrChange w:id="68" w:author="Nick Bernal" w:date="2026-08-03T22:17:00Z">
        <w:pPr>
          <w:numPr>
            <w:ilvl w:val="2"/>
            <w:numId w:val="42"/>
          </w:numPr>
          <w:tabs>
            <w:tab w:val="num" w:pos="360"/>
          </w:tabs>
          <w:spacing w:after="120"/>
          <w:ind w:firstLine="1440"/>
          <w:jc w:val="both"/>
          <w:outlineLvl w:val="2"/>
        </w:pPr>
      </w:pPrChange>
    </w:pPr>
    <w:rPr>
      <w:rPrChange w:id="68" w:author="Nick Bernal" w:date="2026-08-03T22:17:00Z">
        <w:rPr>
          <w:rFonts w:ascii="Arial" w:eastAsia="SimSun" w:hAnsi="Arial" w:cs="Arial"/>
          <w:sz w:val="22"/>
          <w:szCs w:val="22"/>
          <w:lang w:val="en-US" w:eastAsia="en-US" w:bidi="he-IL"/>
        </w:rPr>
      </w:rPrChange>
    </w:rPr>
  </w:style>
  <w:style w:type="paragraph" w:customStyle="1" w:styleId="StandardL4">
    <w:name w:val="Standard_L4"/>
    <w:basedOn w:val="StandardL3"/>
    <w:next w:val="BodyText"/>
    <w:rsid w:val="00396DA8"/>
    <w:pPr>
      <w:numPr>
        <w:ilvl w:val="3"/>
      </w:numPr>
      <w:tabs>
        <w:tab w:val="clear" w:pos="2880"/>
        <w:tab w:val="num" w:pos="360"/>
      </w:tabs>
      <w:outlineLvl w:val="3"/>
      <w:pPrChange w:id="69" w:author="Nick Bernal" w:date="2026-08-03T22:17:00Z">
        <w:pPr>
          <w:numPr>
            <w:ilvl w:val="3"/>
            <w:numId w:val="42"/>
          </w:numPr>
          <w:tabs>
            <w:tab w:val="num" w:pos="360"/>
          </w:tabs>
          <w:spacing w:after="120"/>
          <w:ind w:firstLine="2160"/>
          <w:jc w:val="both"/>
          <w:outlineLvl w:val="3"/>
        </w:pPr>
      </w:pPrChange>
    </w:pPr>
    <w:rPr>
      <w:rFonts w:ascii="Times New Roman" w:hAnsi="Times New Roman"/>
      <w:rPrChange w:id="69" w:author="Nick Bernal" w:date="2026-08-03T22:17:00Z">
        <w:rPr>
          <w:rFonts w:eastAsia="SimSun" w:cs="Arial"/>
          <w:sz w:val="22"/>
          <w:szCs w:val="22"/>
          <w:lang w:val="en-US" w:eastAsia="en-US" w:bidi="he-IL"/>
        </w:rPr>
      </w:rPrChange>
    </w:rPr>
  </w:style>
  <w:style w:type="paragraph" w:customStyle="1" w:styleId="StandardL5">
    <w:name w:val="Standard_L5"/>
    <w:basedOn w:val="StandardL4"/>
    <w:next w:val="BodyText"/>
    <w:rsid w:val="00396DA8"/>
    <w:pPr>
      <w:numPr>
        <w:ilvl w:val="4"/>
      </w:numPr>
      <w:tabs>
        <w:tab w:val="num" w:pos="360"/>
      </w:tabs>
      <w:spacing w:after="240"/>
      <w:jc w:val="left"/>
      <w:outlineLvl w:val="4"/>
      <w:pPrChange w:id="70" w:author="Nick Bernal" w:date="2026-08-03T22:17:00Z">
        <w:pPr>
          <w:numPr>
            <w:ilvl w:val="4"/>
            <w:numId w:val="42"/>
          </w:numPr>
          <w:tabs>
            <w:tab w:val="num" w:pos="360"/>
          </w:tabs>
          <w:spacing w:after="240"/>
          <w:ind w:firstLine="2880"/>
          <w:outlineLvl w:val="4"/>
        </w:pPr>
      </w:pPrChange>
    </w:pPr>
    <w:rPr>
      <w:rPrChange w:id="70" w:author="Nick Bernal" w:date="2026-08-03T22:17:00Z">
        <w:rPr>
          <w:rFonts w:eastAsia="SimSun" w:cs="Arial"/>
          <w:sz w:val="22"/>
          <w:szCs w:val="22"/>
          <w:lang w:val="en-US" w:eastAsia="en-US" w:bidi="he-IL"/>
        </w:rPr>
      </w:rPrChange>
    </w:rPr>
  </w:style>
  <w:style w:type="paragraph" w:customStyle="1" w:styleId="StandardL6">
    <w:name w:val="Standard_L6"/>
    <w:basedOn w:val="StandardL5"/>
    <w:next w:val="BodyText"/>
    <w:rsid w:val="00396DA8"/>
    <w:pPr>
      <w:numPr>
        <w:ilvl w:val="5"/>
      </w:numPr>
      <w:tabs>
        <w:tab w:val="clear" w:pos="4320"/>
        <w:tab w:val="num" w:pos="360"/>
      </w:tabs>
      <w:outlineLvl w:val="5"/>
      <w:pPrChange w:id="71" w:author="Nick Bernal" w:date="2026-08-03T22:17:00Z">
        <w:pPr>
          <w:numPr>
            <w:ilvl w:val="5"/>
            <w:numId w:val="42"/>
          </w:numPr>
          <w:tabs>
            <w:tab w:val="num" w:pos="360"/>
          </w:tabs>
          <w:spacing w:after="240"/>
          <w:ind w:firstLine="3600"/>
          <w:outlineLvl w:val="5"/>
        </w:pPr>
      </w:pPrChange>
    </w:pPr>
    <w:rPr>
      <w:rPrChange w:id="71" w:author="Nick Bernal" w:date="2026-08-03T22:17:00Z">
        <w:rPr>
          <w:rFonts w:eastAsia="SimSun" w:cs="Arial"/>
          <w:sz w:val="22"/>
          <w:szCs w:val="22"/>
          <w:lang w:val="en-US" w:eastAsia="en-US" w:bidi="he-IL"/>
        </w:rPr>
      </w:rPrChange>
    </w:rPr>
  </w:style>
  <w:style w:type="paragraph" w:customStyle="1" w:styleId="StandardL7">
    <w:name w:val="Standard_L7"/>
    <w:basedOn w:val="StandardL6"/>
    <w:next w:val="BodyText"/>
    <w:rsid w:val="00396DA8"/>
    <w:pPr>
      <w:numPr>
        <w:ilvl w:val="6"/>
      </w:numPr>
      <w:tabs>
        <w:tab w:val="num" w:pos="360"/>
      </w:tabs>
      <w:outlineLvl w:val="6"/>
      <w:pPrChange w:id="72" w:author="Nick Bernal" w:date="2026-08-03T22:17:00Z">
        <w:pPr>
          <w:numPr>
            <w:ilvl w:val="6"/>
            <w:numId w:val="42"/>
          </w:numPr>
          <w:tabs>
            <w:tab w:val="num" w:pos="360"/>
          </w:tabs>
          <w:spacing w:after="240"/>
          <w:ind w:firstLine="4320"/>
          <w:outlineLvl w:val="6"/>
        </w:pPr>
      </w:pPrChange>
    </w:pPr>
    <w:rPr>
      <w:rPrChange w:id="72" w:author="Nick Bernal" w:date="2026-08-03T22:17:00Z">
        <w:rPr>
          <w:rFonts w:eastAsia="SimSun" w:cs="Arial"/>
          <w:sz w:val="22"/>
          <w:szCs w:val="22"/>
          <w:lang w:val="en-US" w:eastAsia="en-US" w:bidi="he-IL"/>
        </w:rPr>
      </w:rPrChange>
    </w:rPr>
  </w:style>
  <w:style w:type="paragraph" w:customStyle="1" w:styleId="StandardL8">
    <w:name w:val="Standard_L8"/>
    <w:basedOn w:val="StandardL7"/>
    <w:next w:val="BodyText"/>
    <w:rsid w:val="00396DA8"/>
    <w:pPr>
      <w:numPr>
        <w:ilvl w:val="7"/>
      </w:numPr>
      <w:tabs>
        <w:tab w:val="clear" w:pos="5760"/>
        <w:tab w:val="num" w:pos="360"/>
      </w:tabs>
      <w:outlineLvl w:val="7"/>
      <w:pPrChange w:id="73" w:author="Nick Bernal" w:date="2026-08-03T22:17:00Z">
        <w:pPr>
          <w:numPr>
            <w:ilvl w:val="7"/>
            <w:numId w:val="42"/>
          </w:numPr>
          <w:tabs>
            <w:tab w:val="num" w:pos="360"/>
          </w:tabs>
          <w:spacing w:after="240"/>
          <w:ind w:firstLine="5040"/>
          <w:outlineLvl w:val="7"/>
        </w:pPr>
      </w:pPrChange>
    </w:pPr>
    <w:rPr>
      <w:rPrChange w:id="73" w:author="Nick Bernal" w:date="2026-08-03T22:17:00Z">
        <w:rPr>
          <w:rFonts w:eastAsia="SimSun" w:cs="Arial"/>
          <w:sz w:val="22"/>
          <w:szCs w:val="22"/>
          <w:lang w:val="en-US" w:eastAsia="en-US" w:bidi="he-IL"/>
        </w:rPr>
      </w:rPrChange>
    </w:rPr>
  </w:style>
  <w:style w:type="paragraph" w:customStyle="1" w:styleId="StandardL9">
    <w:name w:val="Standard_L9"/>
    <w:basedOn w:val="StandardL8"/>
    <w:next w:val="BodyText"/>
    <w:rsid w:val="00396DA8"/>
    <w:pPr>
      <w:numPr>
        <w:ilvl w:val="8"/>
      </w:numPr>
      <w:tabs>
        <w:tab w:val="num" w:pos="360"/>
      </w:tabs>
      <w:outlineLvl w:val="8"/>
      <w:pPrChange w:id="74" w:author="Nick Bernal" w:date="2026-08-03T22:17:00Z">
        <w:pPr>
          <w:numPr>
            <w:ilvl w:val="8"/>
            <w:numId w:val="42"/>
          </w:numPr>
          <w:tabs>
            <w:tab w:val="num" w:pos="360"/>
          </w:tabs>
          <w:spacing w:after="240"/>
          <w:ind w:firstLine="5760"/>
          <w:outlineLvl w:val="8"/>
        </w:pPr>
      </w:pPrChange>
    </w:pPr>
    <w:rPr>
      <w:rPrChange w:id="74" w:author="Nick Bernal" w:date="2026-08-03T22:17:00Z">
        <w:rPr>
          <w:rFonts w:eastAsia="SimSun" w:cs="Arial"/>
          <w:sz w:val="22"/>
          <w:szCs w:val="22"/>
          <w:lang w:val="en-US" w:eastAsia="en-US" w:bidi="he-IL"/>
        </w:rPr>
      </w:rPrChange>
    </w:rPr>
  </w:style>
  <w:style w:type="paragraph" w:customStyle="1" w:styleId="Outline1Cont1">
    <w:name w:val="Outline1 Cont 1"/>
    <w:basedOn w:val="Normal"/>
    <w:rsid w:val="00396DA8"/>
    <w:pPr>
      <w:autoSpaceDE/>
      <w:autoSpaceDN/>
      <w:adjustRightInd/>
      <w:spacing w:after="240"/>
      <w:pPrChange w:id="75" w:author="Nick Bernal" w:date="2026-08-03T22:17:00Z">
        <w:pPr>
          <w:autoSpaceDE w:val="0"/>
          <w:autoSpaceDN w:val="0"/>
          <w:adjustRightInd w:val="0"/>
          <w:spacing w:after="240"/>
          <w:jc w:val="both"/>
        </w:pPr>
      </w:pPrChange>
    </w:pPr>
    <w:rPr>
      <w:sz w:val="20"/>
      <w:szCs w:val="20"/>
      <w:rPrChange w:id="75" w:author="Nick Bernal" w:date="2026-08-03T22:17:00Z">
        <w:rPr>
          <w:szCs w:val="24"/>
          <w:lang w:val="en-US" w:eastAsia="en-US" w:bidi="ar-SA"/>
        </w:rPr>
      </w:rPrChange>
    </w:rPr>
  </w:style>
  <w:style w:type="paragraph" w:customStyle="1" w:styleId="Outline1L1">
    <w:name w:val="Outline1_L1"/>
    <w:basedOn w:val="Normal"/>
    <w:next w:val="BodyText"/>
    <w:rsid w:val="00396DA8"/>
    <w:pPr>
      <w:numPr>
        <w:numId w:val="43"/>
      </w:numPr>
      <w:autoSpaceDE/>
      <w:autoSpaceDN/>
      <w:adjustRightInd/>
      <w:spacing w:after="240"/>
      <w:jc w:val="center"/>
      <w:outlineLvl w:val="0"/>
      <w:pPrChange w:id="76" w:author="Nick Bernal" w:date="2026-08-03T22:17:00Z">
        <w:pPr>
          <w:numPr>
            <w:numId w:val="43"/>
          </w:numPr>
          <w:autoSpaceDE w:val="0"/>
          <w:autoSpaceDN w:val="0"/>
          <w:adjustRightInd w:val="0"/>
          <w:spacing w:after="240"/>
          <w:ind w:left="4200"/>
          <w:jc w:val="center"/>
          <w:outlineLvl w:val="0"/>
        </w:pPr>
      </w:pPrChange>
    </w:pPr>
    <w:rPr>
      <w:b/>
      <w:szCs w:val="20"/>
      <w:rPrChange w:id="76" w:author="Nick Bernal" w:date="2026-08-03T22:17:00Z">
        <w:rPr>
          <w:b/>
          <w:sz w:val="24"/>
          <w:szCs w:val="24"/>
          <w:lang w:val="en-US" w:eastAsia="en-US" w:bidi="ar-SA"/>
        </w:rPr>
      </w:rPrChange>
    </w:rPr>
  </w:style>
  <w:style w:type="paragraph" w:customStyle="1" w:styleId="Outline1L2">
    <w:name w:val="Outline1_L2"/>
    <w:basedOn w:val="Outline1L1"/>
    <w:next w:val="BodyText"/>
    <w:rsid w:val="00396DA8"/>
    <w:pPr>
      <w:numPr>
        <w:ilvl w:val="1"/>
      </w:numPr>
      <w:jc w:val="both"/>
      <w:outlineLvl w:val="1"/>
      <w:pPrChange w:id="77" w:author="Nick Bernal" w:date="2026-08-03T22:17:00Z">
        <w:pPr>
          <w:numPr>
            <w:ilvl w:val="1"/>
            <w:numId w:val="43"/>
          </w:numPr>
          <w:tabs>
            <w:tab w:val="num" w:pos="432"/>
          </w:tabs>
          <w:spacing w:after="240"/>
          <w:jc w:val="both"/>
          <w:outlineLvl w:val="1"/>
        </w:pPr>
      </w:pPrChange>
    </w:pPr>
    <w:rPr>
      <w:b w:val="0"/>
      <w:rPrChange w:id="77" w:author="Nick Bernal" w:date="2026-08-03T22:17:00Z">
        <w:rPr>
          <w:sz w:val="24"/>
          <w:lang w:val="en-US" w:eastAsia="en-US" w:bidi="ar-SA"/>
        </w:rPr>
      </w:rPrChange>
    </w:rPr>
  </w:style>
  <w:style w:type="paragraph" w:customStyle="1" w:styleId="Outline1L3">
    <w:name w:val="Outline1_L3"/>
    <w:basedOn w:val="Outline1L2"/>
    <w:next w:val="BodyText"/>
    <w:rsid w:val="00396DA8"/>
    <w:pPr>
      <w:numPr>
        <w:ilvl w:val="2"/>
      </w:numPr>
      <w:outlineLvl w:val="2"/>
      <w:pPrChange w:id="78" w:author="Nick Bernal" w:date="2026-08-03T22:17:00Z">
        <w:pPr>
          <w:numPr>
            <w:ilvl w:val="2"/>
            <w:numId w:val="43"/>
          </w:numPr>
          <w:tabs>
            <w:tab w:val="num" w:pos="432"/>
          </w:tabs>
          <w:spacing w:after="240"/>
          <w:ind w:left="432" w:hanging="432"/>
          <w:jc w:val="both"/>
          <w:outlineLvl w:val="2"/>
        </w:pPr>
      </w:pPrChange>
    </w:pPr>
    <w:rPr>
      <w:rPrChange w:id="78" w:author="Nick Bernal" w:date="2026-08-03T22:17:00Z">
        <w:rPr>
          <w:sz w:val="24"/>
          <w:lang w:val="en-US" w:eastAsia="en-US" w:bidi="ar-SA"/>
        </w:rPr>
      </w:rPrChange>
    </w:rPr>
  </w:style>
  <w:style w:type="paragraph" w:customStyle="1" w:styleId="Outline1L4">
    <w:name w:val="Outline1_L4"/>
    <w:basedOn w:val="Outline1L3"/>
    <w:next w:val="BodyText"/>
    <w:rsid w:val="00396DA8"/>
    <w:pPr>
      <w:numPr>
        <w:ilvl w:val="3"/>
      </w:numPr>
      <w:outlineLvl w:val="3"/>
      <w:pPrChange w:id="79" w:author="Nick Bernal" w:date="2026-08-03T22:17:00Z">
        <w:pPr>
          <w:numPr>
            <w:ilvl w:val="3"/>
            <w:numId w:val="43"/>
          </w:numPr>
          <w:tabs>
            <w:tab w:val="num" w:pos="1440"/>
          </w:tabs>
          <w:spacing w:after="240"/>
          <w:ind w:left="1152" w:hanging="432"/>
          <w:jc w:val="both"/>
          <w:outlineLvl w:val="3"/>
        </w:pPr>
      </w:pPrChange>
    </w:pPr>
    <w:rPr>
      <w:rPrChange w:id="79" w:author="Nick Bernal" w:date="2026-08-03T22:17:00Z">
        <w:rPr>
          <w:sz w:val="24"/>
          <w:lang w:val="en-US" w:eastAsia="en-US" w:bidi="ar-SA"/>
        </w:rPr>
      </w:rPrChange>
    </w:rPr>
  </w:style>
  <w:style w:type="paragraph" w:customStyle="1" w:styleId="Outline1L5">
    <w:name w:val="Outline1_L5"/>
    <w:basedOn w:val="Outline1L4"/>
    <w:next w:val="BodyText"/>
    <w:rsid w:val="00396DA8"/>
    <w:pPr>
      <w:numPr>
        <w:ilvl w:val="4"/>
      </w:numPr>
      <w:jc w:val="left"/>
      <w:outlineLvl w:val="4"/>
      <w:pPrChange w:id="80" w:author="Nick Bernal" w:date="2026-08-03T22:17:00Z">
        <w:pPr>
          <w:numPr>
            <w:ilvl w:val="4"/>
            <w:numId w:val="43"/>
          </w:numPr>
          <w:tabs>
            <w:tab w:val="num" w:pos="3600"/>
          </w:tabs>
          <w:spacing w:after="240"/>
          <w:ind w:firstLine="2880"/>
          <w:outlineLvl w:val="4"/>
        </w:pPr>
      </w:pPrChange>
    </w:pPr>
    <w:rPr>
      <w:rPrChange w:id="80" w:author="Nick Bernal" w:date="2026-08-03T22:17:00Z">
        <w:rPr>
          <w:sz w:val="24"/>
          <w:lang w:val="en-US" w:eastAsia="en-US" w:bidi="ar-SA"/>
        </w:rPr>
      </w:rPrChange>
    </w:rPr>
  </w:style>
  <w:style w:type="paragraph" w:customStyle="1" w:styleId="Outline1L6">
    <w:name w:val="Outline1_L6"/>
    <w:basedOn w:val="Outline1L5"/>
    <w:next w:val="BodyText"/>
    <w:rsid w:val="00396DA8"/>
    <w:pPr>
      <w:numPr>
        <w:ilvl w:val="5"/>
      </w:numPr>
      <w:outlineLvl w:val="5"/>
      <w:pPrChange w:id="81" w:author="Nick Bernal" w:date="2026-08-03T22:17:00Z">
        <w:pPr>
          <w:numPr>
            <w:ilvl w:val="5"/>
            <w:numId w:val="43"/>
          </w:numPr>
          <w:tabs>
            <w:tab w:val="num" w:pos="4320"/>
          </w:tabs>
          <w:spacing w:after="240"/>
          <w:ind w:firstLine="3600"/>
          <w:outlineLvl w:val="5"/>
        </w:pPr>
      </w:pPrChange>
    </w:pPr>
    <w:rPr>
      <w:rPrChange w:id="81" w:author="Nick Bernal" w:date="2026-08-03T22:17:00Z">
        <w:rPr>
          <w:sz w:val="24"/>
          <w:lang w:val="en-US" w:eastAsia="en-US" w:bidi="ar-SA"/>
        </w:rPr>
      </w:rPrChange>
    </w:rPr>
  </w:style>
  <w:style w:type="paragraph" w:customStyle="1" w:styleId="Outline1L7">
    <w:name w:val="Outline1_L7"/>
    <w:basedOn w:val="Outline1L6"/>
    <w:next w:val="BodyText"/>
    <w:rsid w:val="00396DA8"/>
    <w:pPr>
      <w:numPr>
        <w:ilvl w:val="6"/>
      </w:numPr>
      <w:outlineLvl w:val="6"/>
      <w:pPrChange w:id="82" w:author="Nick Bernal" w:date="2026-08-03T22:17:00Z">
        <w:pPr>
          <w:numPr>
            <w:ilvl w:val="6"/>
            <w:numId w:val="43"/>
          </w:numPr>
          <w:tabs>
            <w:tab w:val="num" w:pos="5040"/>
          </w:tabs>
          <w:spacing w:after="240"/>
          <w:ind w:firstLine="4320"/>
          <w:outlineLvl w:val="6"/>
        </w:pPr>
      </w:pPrChange>
    </w:pPr>
    <w:rPr>
      <w:rPrChange w:id="82" w:author="Nick Bernal" w:date="2026-08-03T22:17:00Z">
        <w:rPr>
          <w:sz w:val="24"/>
          <w:lang w:val="en-US" w:eastAsia="en-US" w:bidi="ar-SA"/>
        </w:rPr>
      </w:rPrChange>
    </w:rPr>
  </w:style>
  <w:style w:type="paragraph" w:customStyle="1" w:styleId="Outline1L8">
    <w:name w:val="Outline1_L8"/>
    <w:basedOn w:val="Outline1L7"/>
    <w:next w:val="BodyText"/>
    <w:rsid w:val="00396DA8"/>
    <w:pPr>
      <w:numPr>
        <w:ilvl w:val="7"/>
      </w:numPr>
      <w:outlineLvl w:val="7"/>
      <w:pPrChange w:id="83" w:author="Nick Bernal" w:date="2026-08-03T22:17:00Z">
        <w:pPr>
          <w:numPr>
            <w:ilvl w:val="7"/>
            <w:numId w:val="43"/>
          </w:numPr>
          <w:tabs>
            <w:tab w:val="num" w:pos="5760"/>
          </w:tabs>
          <w:spacing w:after="240"/>
          <w:ind w:firstLine="5040"/>
          <w:outlineLvl w:val="7"/>
        </w:pPr>
      </w:pPrChange>
    </w:pPr>
    <w:rPr>
      <w:rPrChange w:id="83" w:author="Nick Bernal" w:date="2026-08-03T22:17:00Z">
        <w:rPr>
          <w:sz w:val="24"/>
          <w:lang w:val="en-US" w:eastAsia="en-US" w:bidi="ar-SA"/>
        </w:rPr>
      </w:rPrChange>
    </w:rPr>
  </w:style>
  <w:style w:type="paragraph" w:customStyle="1" w:styleId="Outline1L9">
    <w:name w:val="Outline1_L9"/>
    <w:basedOn w:val="Outline1L8"/>
    <w:next w:val="BodyText"/>
    <w:rsid w:val="00396DA8"/>
    <w:pPr>
      <w:numPr>
        <w:ilvl w:val="8"/>
      </w:numPr>
      <w:outlineLvl w:val="8"/>
      <w:pPrChange w:id="84" w:author="Nick Bernal" w:date="2026-08-03T22:17:00Z">
        <w:pPr>
          <w:numPr>
            <w:ilvl w:val="8"/>
            <w:numId w:val="43"/>
          </w:numPr>
          <w:tabs>
            <w:tab w:val="num" w:pos="2160"/>
          </w:tabs>
          <w:spacing w:after="240"/>
          <w:ind w:firstLine="1440"/>
          <w:outlineLvl w:val="8"/>
        </w:pPr>
      </w:pPrChange>
    </w:pPr>
    <w:rPr>
      <w:rPrChange w:id="84" w:author="Nick Bernal" w:date="2026-08-03T22:17:00Z">
        <w:rPr>
          <w:sz w:val="24"/>
          <w:lang w:val="en-US" w:eastAsia="en-US" w:bidi="ar-SA"/>
        </w:rPr>
      </w:rPrChange>
    </w:rPr>
  </w:style>
  <w:style w:type="paragraph" w:customStyle="1" w:styleId="Body">
    <w:name w:val="Body"/>
    <w:basedOn w:val="Normal"/>
    <w:link w:val="BodyChar"/>
    <w:qFormat/>
    <w:rsid w:val="00396DA8"/>
    <w:pPr>
      <w:tabs>
        <w:tab w:val="left" w:pos="851"/>
        <w:tab w:val="left" w:pos="1843"/>
        <w:tab w:val="left" w:pos="3119"/>
        <w:tab w:val="left" w:pos="4253"/>
      </w:tabs>
      <w:autoSpaceDE/>
      <w:autoSpaceDN/>
      <w:adjustRightInd/>
      <w:spacing w:after="240" w:line="312" w:lineRule="auto"/>
      <w:pPrChange w:id="85" w:author="Nick Bernal" w:date="2026-08-03T22:17:00Z">
        <w:pPr>
          <w:tabs>
            <w:tab w:val="left" w:pos="851"/>
            <w:tab w:val="left" w:pos="1843"/>
            <w:tab w:val="left" w:pos="3119"/>
            <w:tab w:val="left" w:pos="4253"/>
          </w:tabs>
          <w:autoSpaceDE w:val="0"/>
          <w:autoSpaceDN w:val="0"/>
          <w:adjustRightInd w:val="0"/>
          <w:spacing w:after="240" w:line="312" w:lineRule="auto"/>
          <w:jc w:val="both"/>
        </w:pPr>
      </w:pPrChange>
    </w:pPr>
    <w:rPr>
      <w:rFonts w:ascii="Verdana" w:hAnsi="Verdana"/>
      <w:sz w:val="20"/>
      <w:szCs w:val="20"/>
      <w:lang w:val="en-GB" w:eastAsia="en-GB"/>
      <w:rPrChange w:id="85" w:author="Nick Bernal" w:date="2026-08-03T22:17:00Z">
        <w:rPr>
          <w:rFonts w:ascii="Verdana" w:hAnsi="Verdana"/>
          <w:szCs w:val="24"/>
          <w:lang w:val="en-GB" w:eastAsia="en-GB" w:bidi="ar-SA"/>
        </w:rPr>
      </w:rPrChange>
    </w:rPr>
  </w:style>
  <w:style w:type="paragraph" w:customStyle="1" w:styleId="TextCentered">
    <w:name w:val="Text Centered"/>
    <w:basedOn w:val="Normal"/>
    <w:rsid w:val="00396DA8"/>
    <w:pPr>
      <w:tabs>
        <w:tab w:val="left" w:pos="9240"/>
      </w:tabs>
      <w:autoSpaceDE/>
      <w:autoSpaceDN/>
      <w:adjustRightInd/>
      <w:spacing w:after="240"/>
      <w:jc w:val="center"/>
      <w:pPrChange w:id="86" w:author="Nick Bernal" w:date="2026-08-03T22:17:00Z">
        <w:pPr>
          <w:tabs>
            <w:tab w:val="left" w:pos="9240"/>
          </w:tabs>
          <w:autoSpaceDE w:val="0"/>
          <w:autoSpaceDN w:val="0"/>
          <w:adjustRightInd w:val="0"/>
          <w:spacing w:after="240"/>
          <w:jc w:val="center"/>
        </w:pPr>
      </w:pPrChange>
    </w:pPr>
    <w:rPr>
      <w:sz w:val="20"/>
      <w:szCs w:val="20"/>
      <w:rPrChange w:id="86" w:author="Nick Bernal" w:date="2026-08-03T22:17:00Z">
        <w:rPr>
          <w:szCs w:val="24"/>
          <w:lang w:val="en-US" w:eastAsia="en-US" w:bidi="ar-SA"/>
        </w:rPr>
      </w:rPrChange>
    </w:rPr>
  </w:style>
  <w:style w:type="paragraph" w:customStyle="1" w:styleId="Bodytextbold">
    <w:name w:val="Body text bold"/>
    <w:basedOn w:val="BodyText"/>
    <w:rsid w:val="00396DA8"/>
    <w:pPr>
      <w:autoSpaceDE/>
      <w:autoSpaceDN/>
      <w:adjustRightInd/>
      <w:spacing w:after="240"/>
      <w:jc w:val="both"/>
      <w:pPrChange w:id="87" w:author="Nick Bernal" w:date="2026-08-03T22:17:00Z">
        <w:pPr>
          <w:autoSpaceDE w:val="0"/>
          <w:autoSpaceDN w:val="0"/>
          <w:adjustRightInd w:val="0"/>
          <w:spacing w:after="240"/>
        </w:pPr>
      </w:pPrChange>
    </w:pPr>
    <w:rPr>
      <w:b/>
      <w:sz w:val="20"/>
      <w:szCs w:val="20"/>
      <w:rPrChange w:id="87" w:author="Nick Bernal" w:date="2026-08-03T22:17:00Z">
        <w:rPr>
          <w:b/>
          <w:szCs w:val="24"/>
          <w:lang w:val="en-US" w:eastAsia="en-US" w:bidi="ar-SA"/>
        </w:rPr>
      </w:rPrChange>
    </w:rPr>
  </w:style>
  <w:style w:type="character" w:customStyle="1" w:styleId="zzmpTrailerItem">
    <w:name w:val="zzmpTrailerItem"/>
    <w:rsid w:val="00385FFF"/>
    <w:rPr>
      <w:rFonts w:ascii="Times New Roman" w:hAnsi="Times New Roman" w:cs="Times New Roman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Revision">
    <w:name w:val="Revision"/>
    <w:hidden/>
    <w:uiPriority w:val="99"/>
    <w:semiHidden/>
    <w:rsid w:val="000E4946"/>
    <w:pPr>
      <w:pPrChange w:id="88" w:author="Nick Bernal" w:date="2026-08-03T22:17:00Z">
        <w:pPr/>
      </w:pPrChange>
    </w:pPr>
    <w:rPr>
      <w:rFonts w:eastAsia="Times New Roman" w:cs="Times New Roman"/>
      <w:szCs w:val="24"/>
      <w:rPrChange w:id="88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A118D"/>
    <w:pPr>
      <w:pPrChange w:id="89" w:author="Nick Bernal" w:date="2026-08-03T22:17:00Z">
        <w:pPr>
          <w:autoSpaceDE w:val="0"/>
          <w:autoSpaceDN w:val="0"/>
          <w:adjustRightInd w:val="0"/>
          <w:jc w:val="both"/>
        </w:pPr>
      </w:pPrChange>
    </w:pPr>
    <w:rPr>
      <w:rPrChange w:id="89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85FFF"/>
    <w:rPr>
      <w:rFonts w:eastAsia="Times New Roman" w:cs="Times New Roman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85FF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0EE6"/>
    <w:pPr>
      <w:pPrChange w:id="90" w:author="Nick Bernal" w:date="2026-08-03T22:17:00Z">
        <w:pPr>
          <w:autoSpaceDE w:val="0"/>
          <w:autoSpaceDN w:val="0"/>
          <w:adjustRightInd w:val="0"/>
          <w:jc w:val="both"/>
        </w:pPr>
      </w:pPrChange>
    </w:pPr>
    <w:rPr>
      <w:b/>
      <w:bCs/>
      <w:rPrChange w:id="90" w:author="Nick Bernal" w:date="2026-08-03T22:17:00Z">
        <w:rPr>
          <w:b/>
          <w:bCs/>
          <w:lang w:val="en-US" w:eastAsia="en-US" w:bidi="ar-SA"/>
        </w:rPr>
      </w:rPrChange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5FFF"/>
    <w:rPr>
      <w:rFonts w:eastAsia="Times New Roman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rsid w:val="00385FFF"/>
    <w:rPr>
      <w:color w:val="605E5C"/>
      <w:shd w:val="clear" w:color="auto" w:fill="E1DFDD"/>
    </w:rPr>
  </w:style>
  <w:style w:type="paragraph" w:customStyle="1" w:styleId="Level1">
    <w:name w:val="Level 1"/>
    <w:basedOn w:val="Normal"/>
    <w:next w:val="Normal"/>
    <w:rsid w:val="00952634"/>
    <w:pPr>
      <w:keepNext/>
      <w:numPr>
        <w:numId w:val="50"/>
      </w:numPr>
      <w:autoSpaceDE/>
      <w:autoSpaceDN/>
      <w:adjustRightInd/>
      <w:spacing w:before="280" w:after="140" w:line="290" w:lineRule="auto"/>
      <w:outlineLvl w:val="0"/>
      <w:pPrChange w:id="91" w:author="Nick Bernal" w:date="2026-08-03T22:17:00Z">
        <w:pPr>
          <w:keepNext/>
          <w:numPr>
            <w:numId w:val="50"/>
          </w:numPr>
          <w:tabs>
            <w:tab w:val="num" w:pos="680"/>
          </w:tabs>
          <w:autoSpaceDE w:val="0"/>
          <w:autoSpaceDN w:val="0"/>
          <w:adjustRightInd w:val="0"/>
          <w:spacing w:before="280" w:after="140" w:line="290" w:lineRule="auto"/>
          <w:ind w:left="680" w:hanging="680"/>
          <w:jc w:val="both"/>
          <w:outlineLvl w:val="0"/>
        </w:pPr>
      </w:pPrChange>
    </w:pPr>
    <w:rPr>
      <w:rFonts w:ascii="Arial" w:eastAsiaTheme="minorHAnsi" w:hAnsi="Arial" w:cstheme="minorBidi"/>
      <w:b/>
      <w:bCs/>
      <w:kern w:val="20"/>
      <w:sz w:val="22"/>
      <w:szCs w:val="32"/>
      <w:lang w:val="en-GB"/>
      <w:rPrChange w:id="91" w:author="Nick Bernal" w:date="2026-08-03T22:17:00Z">
        <w:rPr>
          <w:rFonts w:ascii="Arial" w:eastAsiaTheme="minorHAnsi" w:hAnsi="Arial" w:cstheme="minorBidi"/>
          <w:b/>
          <w:bCs/>
          <w:kern w:val="20"/>
          <w:sz w:val="22"/>
          <w:szCs w:val="32"/>
          <w:lang w:val="en-GB" w:eastAsia="en-US" w:bidi="ar-SA"/>
        </w:rPr>
      </w:rPrChange>
    </w:rPr>
  </w:style>
  <w:style w:type="paragraph" w:customStyle="1" w:styleId="Level2">
    <w:name w:val="Level 2"/>
    <w:basedOn w:val="Normal"/>
    <w:rsid w:val="00952634"/>
    <w:pPr>
      <w:numPr>
        <w:ilvl w:val="1"/>
        <w:numId w:val="50"/>
      </w:numPr>
      <w:autoSpaceDE/>
      <w:autoSpaceDN/>
      <w:adjustRightInd/>
      <w:spacing w:before="240" w:after="140" w:line="290" w:lineRule="auto"/>
      <w:pPrChange w:id="92" w:author="Nick Bernal" w:date="2026-08-03T22:17:00Z">
        <w:pPr>
          <w:numPr>
            <w:ilvl w:val="1"/>
            <w:numId w:val="50"/>
          </w:numPr>
          <w:tabs>
            <w:tab w:val="num" w:pos="680"/>
          </w:tabs>
          <w:autoSpaceDE w:val="0"/>
          <w:autoSpaceDN w:val="0"/>
          <w:adjustRightInd w:val="0"/>
          <w:spacing w:before="240" w:after="140" w:line="290" w:lineRule="auto"/>
          <w:ind w:left="680" w:hanging="680"/>
          <w:jc w:val="both"/>
        </w:pPr>
      </w:pPrChange>
    </w:pPr>
    <w:rPr>
      <w:rFonts w:ascii="Arial" w:eastAsiaTheme="minorHAnsi" w:hAnsi="Arial" w:cstheme="minorBidi"/>
      <w:kern w:val="20"/>
      <w:sz w:val="20"/>
      <w:szCs w:val="28"/>
      <w:lang w:val="en-GB"/>
      <w:rPrChange w:id="92" w:author="Nick Bernal" w:date="2026-08-03T22:17:00Z">
        <w:rPr>
          <w:rFonts w:ascii="Arial" w:eastAsiaTheme="minorHAnsi" w:hAnsi="Arial" w:cstheme="minorBidi"/>
          <w:kern w:val="20"/>
          <w:szCs w:val="28"/>
          <w:lang w:val="en-GB" w:eastAsia="en-US" w:bidi="ar-SA"/>
        </w:rPr>
      </w:rPrChange>
    </w:rPr>
  </w:style>
  <w:style w:type="paragraph" w:customStyle="1" w:styleId="Level3">
    <w:name w:val="Level 3"/>
    <w:basedOn w:val="Normal"/>
    <w:link w:val="Level3Char"/>
    <w:rsid w:val="00952634"/>
    <w:pPr>
      <w:numPr>
        <w:ilvl w:val="2"/>
        <w:numId w:val="50"/>
      </w:numPr>
      <w:autoSpaceDE/>
      <w:autoSpaceDN/>
      <w:adjustRightInd/>
      <w:spacing w:before="240" w:after="140" w:line="290" w:lineRule="auto"/>
      <w:pPrChange w:id="93" w:author="Nick Bernal" w:date="2026-08-03T22:17:00Z">
        <w:pPr>
          <w:numPr>
            <w:ilvl w:val="2"/>
            <w:numId w:val="50"/>
          </w:numPr>
          <w:tabs>
            <w:tab w:val="num" w:pos="1361"/>
          </w:tabs>
          <w:autoSpaceDE w:val="0"/>
          <w:autoSpaceDN w:val="0"/>
          <w:adjustRightInd w:val="0"/>
          <w:spacing w:before="240" w:after="140" w:line="290" w:lineRule="auto"/>
          <w:ind w:left="1361" w:hanging="681"/>
          <w:jc w:val="both"/>
        </w:pPr>
      </w:pPrChange>
    </w:pPr>
    <w:rPr>
      <w:rFonts w:ascii="Arial" w:eastAsiaTheme="minorHAnsi" w:hAnsi="Arial" w:cstheme="minorBidi"/>
      <w:kern w:val="20"/>
      <w:sz w:val="20"/>
      <w:szCs w:val="28"/>
      <w:lang w:val="en-GB"/>
      <w:rPrChange w:id="93" w:author="Nick Bernal" w:date="2026-08-03T22:17:00Z">
        <w:rPr>
          <w:rFonts w:ascii="Arial" w:eastAsiaTheme="minorHAnsi" w:hAnsi="Arial" w:cstheme="minorBidi"/>
          <w:kern w:val="20"/>
          <w:szCs w:val="28"/>
          <w:lang w:val="en-GB" w:eastAsia="en-US" w:bidi="ar-SA"/>
        </w:rPr>
      </w:rPrChange>
    </w:rPr>
  </w:style>
  <w:style w:type="paragraph" w:customStyle="1" w:styleId="Level4">
    <w:name w:val="Level 4"/>
    <w:basedOn w:val="Normal"/>
    <w:rsid w:val="00952634"/>
    <w:pPr>
      <w:numPr>
        <w:ilvl w:val="3"/>
        <w:numId w:val="50"/>
      </w:numPr>
      <w:autoSpaceDE/>
      <w:autoSpaceDN/>
      <w:adjustRightInd/>
      <w:spacing w:before="240" w:after="140" w:line="290" w:lineRule="auto"/>
      <w:pPrChange w:id="94" w:author="Nick Bernal" w:date="2026-08-03T22:17:00Z">
        <w:pPr>
          <w:numPr>
            <w:ilvl w:val="3"/>
            <w:numId w:val="50"/>
          </w:numPr>
          <w:tabs>
            <w:tab w:val="num" w:pos="2041"/>
          </w:tabs>
          <w:autoSpaceDE w:val="0"/>
          <w:autoSpaceDN w:val="0"/>
          <w:adjustRightInd w:val="0"/>
          <w:spacing w:before="240" w:after="140" w:line="290" w:lineRule="auto"/>
          <w:ind w:left="2041" w:hanging="680"/>
          <w:jc w:val="both"/>
        </w:pPr>
      </w:pPrChange>
    </w:pPr>
    <w:rPr>
      <w:rFonts w:ascii="Arial" w:eastAsiaTheme="minorHAnsi" w:hAnsi="Arial" w:cstheme="minorBidi"/>
      <w:kern w:val="20"/>
      <w:sz w:val="20"/>
      <w:szCs w:val="22"/>
      <w:lang w:val="en-GB"/>
      <w:rPrChange w:id="94" w:author="Nick Bernal" w:date="2026-08-03T22:17:00Z">
        <w:rPr>
          <w:rFonts w:ascii="Arial" w:eastAsiaTheme="minorHAnsi" w:hAnsi="Arial" w:cstheme="minorBidi"/>
          <w:kern w:val="20"/>
          <w:szCs w:val="22"/>
          <w:lang w:val="en-GB" w:eastAsia="en-US" w:bidi="ar-SA"/>
        </w:rPr>
      </w:rPrChange>
    </w:rPr>
  </w:style>
  <w:style w:type="paragraph" w:customStyle="1" w:styleId="Level5">
    <w:name w:val="Level 5"/>
    <w:basedOn w:val="Normal"/>
    <w:rsid w:val="00952634"/>
    <w:pPr>
      <w:numPr>
        <w:ilvl w:val="4"/>
        <w:numId w:val="50"/>
      </w:numPr>
      <w:autoSpaceDE/>
      <w:autoSpaceDN/>
      <w:adjustRightInd/>
      <w:spacing w:before="240" w:after="140" w:line="290" w:lineRule="auto"/>
      <w:pPrChange w:id="95" w:author="Nick Bernal" w:date="2026-08-03T22:17:00Z">
        <w:pPr>
          <w:numPr>
            <w:ilvl w:val="4"/>
            <w:numId w:val="50"/>
          </w:numPr>
          <w:tabs>
            <w:tab w:val="num" w:pos="2608"/>
          </w:tabs>
          <w:autoSpaceDE w:val="0"/>
          <w:autoSpaceDN w:val="0"/>
          <w:adjustRightInd w:val="0"/>
          <w:spacing w:before="240" w:after="140" w:line="290" w:lineRule="auto"/>
          <w:ind w:left="2608" w:hanging="567"/>
          <w:jc w:val="both"/>
        </w:pPr>
      </w:pPrChange>
    </w:pPr>
    <w:rPr>
      <w:rFonts w:ascii="Arial" w:eastAsiaTheme="minorHAnsi" w:hAnsi="Arial" w:cstheme="minorBidi"/>
      <w:kern w:val="20"/>
      <w:sz w:val="20"/>
      <w:szCs w:val="22"/>
      <w:lang w:val="en-GB"/>
      <w:rPrChange w:id="95" w:author="Nick Bernal" w:date="2026-08-03T22:17:00Z">
        <w:rPr>
          <w:rFonts w:ascii="Arial" w:eastAsiaTheme="minorHAnsi" w:hAnsi="Arial" w:cstheme="minorBidi"/>
          <w:kern w:val="20"/>
          <w:szCs w:val="22"/>
          <w:lang w:val="en-GB" w:eastAsia="en-US" w:bidi="ar-SA"/>
        </w:rPr>
      </w:rPrChange>
    </w:rPr>
  </w:style>
  <w:style w:type="paragraph" w:customStyle="1" w:styleId="Level6">
    <w:name w:val="Level 6"/>
    <w:basedOn w:val="Normal"/>
    <w:rsid w:val="00952634"/>
    <w:pPr>
      <w:numPr>
        <w:ilvl w:val="5"/>
        <w:numId w:val="50"/>
      </w:numPr>
      <w:autoSpaceDE/>
      <w:autoSpaceDN/>
      <w:adjustRightInd/>
      <w:spacing w:before="240" w:after="140" w:line="290" w:lineRule="auto"/>
      <w:pPrChange w:id="96" w:author="Nick Bernal" w:date="2026-08-03T22:17:00Z">
        <w:pPr>
          <w:numPr>
            <w:ilvl w:val="5"/>
            <w:numId w:val="50"/>
          </w:numPr>
          <w:tabs>
            <w:tab w:val="num" w:pos="3288"/>
          </w:tabs>
          <w:autoSpaceDE w:val="0"/>
          <w:autoSpaceDN w:val="0"/>
          <w:adjustRightInd w:val="0"/>
          <w:spacing w:before="240" w:after="140" w:line="290" w:lineRule="auto"/>
          <w:ind w:left="3288" w:hanging="680"/>
          <w:jc w:val="both"/>
        </w:pPr>
      </w:pPrChange>
    </w:pPr>
    <w:rPr>
      <w:rFonts w:ascii="Arial" w:eastAsiaTheme="minorHAnsi" w:hAnsi="Arial" w:cstheme="minorBidi"/>
      <w:kern w:val="20"/>
      <w:sz w:val="20"/>
      <w:szCs w:val="22"/>
      <w:lang w:val="en-GB"/>
      <w:rPrChange w:id="96" w:author="Nick Bernal" w:date="2026-08-03T22:17:00Z">
        <w:rPr>
          <w:rFonts w:ascii="Arial" w:eastAsiaTheme="minorHAnsi" w:hAnsi="Arial" w:cstheme="minorBidi"/>
          <w:kern w:val="20"/>
          <w:szCs w:val="22"/>
          <w:lang w:val="en-GB" w:eastAsia="en-US" w:bidi="ar-SA"/>
        </w:rPr>
      </w:rPrChange>
    </w:rPr>
  </w:style>
  <w:style w:type="paragraph" w:customStyle="1" w:styleId="Level7">
    <w:name w:val="Level 7"/>
    <w:basedOn w:val="Normal"/>
    <w:rsid w:val="00952634"/>
    <w:pPr>
      <w:numPr>
        <w:ilvl w:val="6"/>
        <w:numId w:val="50"/>
      </w:numPr>
      <w:autoSpaceDE/>
      <w:autoSpaceDN/>
      <w:adjustRightInd/>
      <w:spacing w:before="240" w:after="140" w:line="290" w:lineRule="auto"/>
      <w:outlineLvl w:val="6"/>
      <w:pPrChange w:id="97" w:author="Nick Bernal" w:date="2026-08-03T22:17:00Z">
        <w:pPr>
          <w:numPr>
            <w:ilvl w:val="6"/>
            <w:numId w:val="50"/>
          </w:numPr>
          <w:tabs>
            <w:tab w:val="num" w:pos="3288"/>
          </w:tabs>
          <w:autoSpaceDE w:val="0"/>
          <w:autoSpaceDN w:val="0"/>
          <w:adjustRightInd w:val="0"/>
          <w:spacing w:before="240" w:after="140" w:line="290" w:lineRule="auto"/>
          <w:ind w:left="3288" w:hanging="680"/>
          <w:jc w:val="both"/>
          <w:outlineLvl w:val="6"/>
        </w:pPr>
      </w:pPrChange>
    </w:pPr>
    <w:rPr>
      <w:rFonts w:ascii="Arial" w:eastAsiaTheme="minorHAnsi" w:hAnsi="Arial" w:cstheme="minorBidi"/>
      <w:kern w:val="20"/>
      <w:sz w:val="20"/>
      <w:szCs w:val="22"/>
      <w:lang w:val="en-GB"/>
      <w:rPrChange w:id="97" w:author="Nick Bernal" w:date="2026-08-03T22:17:00Z">
        <w:rPr>
          <w:rFonts w:ascii="Arial" w:eastAsiaTheme="minorHAnsi" w:hAnsi="Arial" w:cstheme="minorBidi"/>
          <w:kern w:val="20"/>
          <w:szCs w:val="22"/>
          <w:lang w:val="en-GB" w:eastAsia="en-US" w:bidi="ar-SA"/>
        </w:rPr>
      </w:rPrChange>
    </w:rPr>
  </w:style>
  <w:style w:type="paragraph" w:customStyle="1" w:styleId="Level8">
    <w:name w:val="Level 8"/>
    <w:basedOn w:val="Normal"/>
    <w:rsid w:val="00952634"/>
    <w:pPr>
      <w:numPr>
        <w:ilvl w:val="7"/>
        <w:numId w:val="50"/>
      </w:numPr>
      <w:autoSpaceDE/>
      <w:autoSpaceDN/>
      <w:adjustRightInd/>
      <w:spacing w:before="240" w:after="140" w:line="290" w:lineRule="auto"/>
      <w:outlineLvl w:val="7"/>
      <w:pPrChange w:id="98" w:author="Nick Bernal" w:date="2026-08-03T22:17:00Z">
        <w:pPr>
          <w:numPr>
            <w:ilvl w:val="7"/>
            <w:numId w:val="50"/>
          </w:numPr>
          <w:tabs>
            <w:tab w:val="num" w:pos="3288"/>
          </w:tabs>
          <w:autoSpaceDE w:val="0"/>
          <w:autoSpaceDN w:val="0"/>
          <w:adjustRightInd w:val="0"/>
          <w:spacing w:before="240" w:after="140" w:line="290" w:lineRule="auto"/>
          <w:ind w:left="3288" w:hanging="680"/>
          <w:jc w:val="both"/>
          <w:outlineLvl w:val="7"/>
        </w:pPr>
      </w:pPrChange>
    </w:pPr>
    <w:rPr>
      <w:rFonts w:ascii="Arial" w:eastAsiaTheme="minorHAnsi" w:hAnsi="Arial" w:cstheme="minorBidi"/>
      <w:kern w:val="20"/>
      <w:sz w:val="20"/>
      <w:szCs w:val="22"/>
      <w:lang w:val="en-GB"/>
      <w:rPrChange w:id="98" w:author="Nick Bernal" w:date="2026-08-03T22:17:00Z">
        <w:rPr>
          <w:rFonts w:ascii="Arial" w:eastAsiaTheme="minorHAnsi" w:hAnsi="Arial" w:cstheme="minorBidi"/>
          <w:kern w:val="20"/>
          <w:szCs w:val="22"/>
          <w:lang w:val="en-GB" w:eastAsia="en-US" w:bidi="ar-SA"/>
        </w:rPr>
      </w:rPrChange>
    </w:rPr>
  </w:style>
  <w:style w:type="paragraph" w:customStyle="1" w:styleId="Level9">
    <w:name w:val="Level 9"/>
    <w:basedOn w:val="Normal"/>
    <w:rsid w:val="00952634"/>
    <w:pPr>
      <w:numPr>
        <w:ilvl w:val="8"/>
        <w:numId w:val="50"/>
      </w:numPr>
      <w:autoSpaceDE/>
      <w:autoSpaceDN/>
      <w:adjustRightInd/>
      <w:spacing w:before="240" w:after="140" w:line="290" w:lineRule="auto"/>
      <w:outlineLvl w:val="8"/>
      <w:pPrChange w:id="99" w:author="Nick Bernal" w:date="2026-08-03T22:17:00Z">
        <w:pPr>
          <w:numPr>
            <w:ilvl w:val="8"/>
            <w:numId w:val="50"/>
          </w:numPr>
          <w:tabs>
            <w:tab w:val="num" w:pos="3288"/>
          </w:tabs>
          <w:autoSpaceDE w:val="0"/>
          <w:autoSpaceDN w:val="0"/>
          <w:adjustRightInd w:val="0"/>
          <w:spacing w:before="240" w:after="140" w:line="290" w:lineRule="auto"/>
          <w:ind w:left="3288" w:hanging="680"/>
          <w:jc w:val="both"/>
          <w:outlineLvl w:val="8"/>
        </w:pPr>
      </w:pPrChange>
    </w:pPr>
    <w:rPr>
      <w:rFonts w:ascii="Arial" w:eastAsiaTheme="minorHAnsi" w:hAnsi="Arial" w:cstheme="minorBidi"/>
      <w:kern w:val="20"/>
      <w:sz w:val="20"/>
      <w:szCs w:val="22"/>
      <w:lang w:val="en-GB"/>
      <w:rPrChange w:id="99" w:author="Nick Bernal" w:date="2026-08-03T22:17:00Z">
        <w:rPr>
          <w:rFonts w:ascii="Arial" w:eastAsiaTheme="minorHAnsi" w:hAnsi="Arial" w:cstheme="minorBidi"/>
          <w:kern w:val="20"/>
          <w:szCs w:val="22"/>
          <w:lang w:val="en-GB" w:eastAsia="en-US" w:bidi="ar-SA"/>
        </w:rPr>
      </w:rPrChange>
    </w:rPr>
  </w:style>
  <w:style w:type="character" w:customStyle="1" w:styleId="Level3Char">
    <w:name w:val="Level 3 Char"/>
    <w:basedOn w:val="DefaultParagraphFont"/>
    <w:link w:val="Level3"/>
    <w:rsid w:val="00385FFF"/>
    <w:rPr>
      <w:rFonts w:ascii="Arial" w:hAnsi="Arial"/>
      <w:kern w:val="20"/>
      <w:sz w:val="20"/>
      <w:szCs w:val="28"/>
      <w:lang w:val="en-GB"/>
    </w:rPr>
  </w:style>
  <w:style w:type="paragraph" w:customStyle="1" w:styleId="FFWBody1">
    <w:name w:val="FFW Body 1"/>
    <w:basedOn w:val="Normal"/>
    <w:uiPriority w:val="6"/>
    <w:rsid w:val="00952634"/>
    <w:pPr>
      <w:numPr>
        <w:numId w:val="51"/>
      </w:numPr>
      <w:autoSpaceDE/>
      <w:autoSpaceDN/>
      <w:adjustRightInd/>
      <w:spacing w:before="240" w:line="260" w:lineRule="atLeast"/>
      <w:pPrChange w:id="100" w:author="Nick Bernal" w:date="2026-08-03T22:17:00Z">
        <w:pPr>
          <w:numPr>
            <w:numId w:val="51"/>
          </w:numPr>
          <w:autoSpaceDE w:val="0"/>
          <w:autoSpaceDN w:val="0"/>
          <w:adjustRightInd w:val="0"/>
          <w:spacing w:before="240" w:line="260" w:lineRule="atLeast"/>
          <w:ind w:left="794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100" w:author="Nick Bernal" w:date="2026-08-03T22:17:00Z">
        <w:rPr>
          <w:rFonts w:ascii="Arial" w:eastAsiaTheme="minorHAnsi" w:hAnsi="Arial" w:cstheme="minorBidi"/>
          <w:szCs w:val="22"/>
          <w:lang w:val="en-GB" w:eastAsia="en-US" w:bidi="ar-SA"/>
        </w:rPr>
      </w:rPrChange>
    </w:rPr>
  </w:style>
  <w:style w:type="paragraph" w:customStyle="1" w:styleId="FFWBody2">
    <w:name w:val="FFW Body 2"/>
    <w:basedOn w:val="Normal"/>
    <w:uiPriority w:val="6"/>
    <w:qFormat/>
    <w:rsid w:val="00952634"/>
    <w:pPr>
      <w:numPr>
        <w:ilvl w:val="1"/>
        <w:numId w:val="51"/>
      </w:numPr>
      <w:autoSpaceDE/>
      <w:autoSpaceDN/>
      <w:adjustRightInd/>
      <w:spacing w:before="240" w:line="260" w:lineRule="atLeast"/>
      <w:pPrChange w:id="101" w:author="Nick Bernal" w:date="2026-08-03T22:17:00Z">
        <w:pPr>
          <w:numPr>
            <w:ilvl w:val="1"/>
            <w:numId w:val="51"/>
          </w:numPr>
          <w:autoSpaceDE w:val="0"/>
          <w:autoSpaceDN w:val="0"/>
          <w:adjustRightInd w:val="0"/>
          <w:spacing w:before="240" w:line="260" w:lineRule="atLeast"/>
          <w:ind w:left="794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101" w:author="Nick Bernal" w:date="2026-08-03T22:17:00Z">
        <w:rPr>
          <w:rFonts w:ascii="Arial" w:eastAsiaTheme="minorHAnsi" w:hAnsi="Arial" w:cstheme="minorBidi"/>
          <w:szCs w:val="22"/>
          <w:lang w:val="en-GB" w:eastAsia="en-US" w:bidi="ar-SA"/>
        </w:rPr>
      </w:rPrChange>
    </w:rPr>
  </w:style>
  <w:style w:type="paragraph" w:customStyle="1" w:styleId="FFWBody3">
    <w:name w:val="FFW Body 3"/>
    <w:basedOn w:val="Normal"/>
    <w:uiPriority w:val="6"/>
    <w:qFormat/>
    <w:rsid w:val="00952634"/>
    <w:pPr>
      <w:numPr>
        <w:ilvl w:val="2"/>
        <w:numId w:val="51"/>
      </w:numPr>
      <w:autoSpaceDE/>
      <w:autoSpaceDN/>
      <w:adjustRightInd/>
      <w:spacing w:before="240" w:line="260" w:lineRule="atLeast"/>
      <w:pPrChange w:id="102" w:author="Nick Bernal" w:date="2026-08-03T22:17:00Z">
        <w:pPr>
          <w:numPr>
            <w:ilvl w:val="2"/>
            <w:numId w:val="51"/>
          </w:numPr>
          <w:autoSpaceDE w:val="0"/>
          <w:autoSpaceDN w:val="0"/>
          <w:adjustRightInd w:val="0"/>
          <w:spacing w:before="240" w:line="260" w:lineRule="atLeast"/>
          <w:ind w:left="794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102" w:author="Nick Bernal" w:date="2026-08-03T22:17:00Z">
        <w:rPr>
          <w:rFonts w:ascii="Arial" w:eastAsiaTheme="minorHAnsi" w:hAnsi="Arial" w:cstheme="minorBidi"/>
          <w:szCs w:val="22"/>
          <w:lang w:val="en-GB" w:eastAsia="en-US" w:bidi="ar-SA"/>
        </w:rPr>
      </w:rPrChange>
    </w:rPr>
  </w:style>
  <w:style w:type="paragraph" w:customStyle="1" w:styleId="FFWBody4">
    <w:name w:val="FFW Body 4"/>
    <w:basedOn w:val="Normal"/>
    <w:uiPriority w:val="6"/>
    <w:qFormat/>
    <w:rsid w:val="00952634"/>
    <w:pPr>
      <w:numPr>
        <w:ilvl w:val="3"/>
        <w:numId w:val="51"/>
      </w:numPr>
      <w:autoSpaceDE/>
      <w:autoSpaceDN/>
      <w:adjustRightInd/>
      <w:spacing w:before="240" w:line="260" w:lineRule="atLeast"/>
      <w:pPrChange w:id="103" w:author="Nick Bernal" w:date="2026-08-03T22:17:00Z">
        <w:pPr>
          <w:numPr>
            <w:ilvl w:val="3"/>
            <w:numId w:val="51"/>
          </w:numPr>
          <w:autoSpaceDE w:val="0"/>
          <w:autoSpaceDN w:val="0"/>
          <w:adjustRightInd w:val="0"/>
          <w:spacing w:before="240" w:line="260" w:lineRule="atLeast"/>
          <w:ind w:left="1588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103" w:author="Nick Bernal" w:date="2026-08-03T22:17:00Z">
        <w:rPr>
          <w:rFonts w:ascii="Arial" w:eastAsiaTheme="minorHAnsi" w:hAnsi="Arial" w:cstheme="minorBidi"/>
          <w:szCs w:val="22"/>
          <w:lang w:val="en-GB" w:eastAsia="en-US" w:bidi="ar-SA"/>
        </w:rPr>
      </w:rPrChange>
    </w:rPr>
  </w:style>
  <w:style w:type="paragraph" w:customStyle="1" w:styleId="FFWBody5">
    <w:name w:val="FFW Body 5"/>
    <w:basedOn w:val="Normal"/>
    <w:uiPriority w:val="6"/>
    <w:qFormat/>
    <w:rsid w:val="00952634"/>
    <w:pPr>
      <w:numPr>
        <w:ilvl w:val="4"/>
        <w:numId w:val="51"/>
      </w:numPr>
      <w:autoSpaceDE/>
      <w:autoSpaceDN/>
      <w:adjustRightInd/>
      <w:spacing w:before="240" w:line="260" w:lineRule="atLeast"/>
      <w:pPrChange w:id="104" w:author="Nick Bernal" w:date="2026-08-03T22:17:00Z">
        <w:pPr>
          <w:numPr>
            <w:ilvl w:val="4"/>
            <w:numId w:val="51"/>
          </w:numPr>
          <w:autoSpaceDE w:val="0"/>
          <w:autoSpaceDN w:val="0"/>
          <w:adjustRightInd w:val="0"/>
          <w:spacing w:before="240" w:line="260" w:lineRule="atLeast"/>
          <w:ind w:left="2381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104" w:author="Nick Bernal" w:date="2026-08-03T22:17:00Z">
        <w:rPr>
          <w:rFonts w:ascii="Arial" w:eastAsiaTheme="minorHAnsi" w:hAnsi="Arial" w:cstheme="minorBidi"/>
          <w:szCs w:val="22"/>
          <w:lang w:val="en-GB" w:eastAsia="en-US" w:bidi="ar-SA"/>
        </w:rPr>
      </w:rPrChange>
    </w:rPr>
  </w:style>
  <w:style w:type="paragraph" w:customStyle="1" w:styleId="FFWBody6">
    <w:name w:val="FFW Body 6"/>
    <w:basedOn w:val="Normal"/>
    <w:uiPriority w:val="6"/>
    <w:qFormat/>
    <w:rsid w:val="00952634"/>
    <w:pPr>
      <w:numPr>
        <w:ilvl w:val="5"/>
        <w:numId w:val="51"/>
      </w:numPr>
      <w:autoSpaceDE/>
      <w:autoSpaceDN/>
      <w:adjustRightInd/>
      <w:spacing w:before="240" w:line="260" w:lineRule="atLeast"/>
      <w:pPrChange w:id="105" w:author="Nick Bernal" w:date="2026-08-03T22:17:00Z">
        <w:pPr>
          <w:numPr>
            <w:ilvl w:val="5"/>
            <w:numId w:val="51"/>
          </w:numPr>
          <w:autoSpaceDE w:val="0"/>
          <w:autoSpaceDN w:val="0"/>
          <w:adjustRightInd w:val="0"/>
          <w:spacing w:before="240" w:line="260" w:lineRule="atLeast"/>
          <w:ind w:left="3175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105" w:author="Nick Bernal" w:date="2026-08-03T22:17:00Z">
        <w:rPr>
          <w:rFonts w:ascii="Arial" w:eastAsiaTheme="minorHAnsi" w:hAnsi="Arial" w:cstheme="minorBidi"/>
          <w:szCs w:val="22"/>
          <w:lang w:val="en-GB" w:eastAsia="en-US" w:bidi="ar-SA"/>
        </w:rPr>
      </w:rPrChange>
    </w:rPr>
  </w:style>
  <w:style w:type="paragraph" w:customStyle="1" w:styleId="FFWLetteredList">
    <w:name w:val="FFW Lettered List"/>
    <w:basedOn w:val="Normal"/>
    <w:uiPriority w:val="30"/>
    <w:qFormat/>
    <w:rsid w:val="00952634"/>
    <w:pPr>
      <w:numPr>
        <w:numId w:val="55"/>
      </w:numPr>
      <w:autoSpaceDE/>
      <w:autoSpaceDN/>
      <w:adjustRightInd/>
      <w:spacing w:before="240" w:line="260" w:lineRule="atLeast"/>
      <w:pPrChange w:id="106" w:author="Nick Bernal" w:date="2026-08-03T22:17:00Z">
        <w:pPr>
          <w:numPr>
            <w:numId w:val="55"/>
          </w:numPr>
          <w:tabs>
            <w:tab w:val="num" w:pos="794"/>
          </w:tabs>
          <w:autoSpaceDE w:val="0"/>
          <w:autoSpaceDN w:val="0"/>
          <w:adjustRightInd w:val="0"/>
          <w:spacing w:before="240" w:line="260" w:lineRule="atLeast"/>
          <w:ind w:left="794" w:hanging="794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106" w:author="Nick Bernal" w:date="2026-08-03T22:17:00Z">
        <w:rPr>
          <w:rFonts w:ascii="Arial" w:eastAsiaTheme="minorHAnsi" w:hAnsi="Arial" w:cstheme="minorBidi"/>
          <w:szCs w:val="22"/>
          <w:lang w:val="en-GB" w:eastAsia="en-US" w:bidi="ar-SA"/>
        </w:rPr>
      </w:rPrChange>
    </w:rPr>
  </w:style>
  <w:style w:type="paragraph" w:customStyle="1" w:styleId="FFWLevel1">
    <w:name w:val="FFW Level 1"/>
    <w:basedOn w:val="Normal"/>
    <w:uiPriority w:val="4"/>
    <w:qFormat/>
    <w:rsid w:val="00952634"/>
    <w:pPr>
      <w:numPr>
        <w:numId w:val="54"/>
      </w:numPr>
      <w:autoSpaceDE/>
      <w:autoSpaceDN/>
      <w:adjustRightInd/>
      <w:spacing w:before="240" w:line="260" w:lineRule="atLeast"/>
      <w:outlineLvl w:val="0"/>
      <w:pPrChange w:id="107" w:author="Nick Bernal" w:date="2026-08-03T22:17:00Z">
        <w:pPr>
          <w:numPr>
            <w:numId w:val="54"/>
          </w:numPr>
          <w:tabs>
            <w:tab w:val="num" w:pos="794"/>
          </w:tabs>
          <w:autoSpaceDE w:val="0"/>
          <w:autoSpaceDN w:val="0"/>
          <w:adjustRightInd w:val="0"/>
          <w:spacing w:before="240" w:line="260" w:lineRule="atLeast"/>
          <w:ind w:left="794" w:hanging="794"/>
          <w:jc w:val="both"/>
          <w:outlineLvl w:val="0"/>
        </w:pPr>
      </w:pPrChange>
    </w:pPr>
    <w:rPr>
      <w:rFonts w:ascii="Arial" w:eastAsiaTheme="minorHAnsi" w:hAnsi="Arial" w:cstheme="minorBidi"/>
      <w:sz w:val="20"/>
      <w:szCs w:val="22"/>
      <w:lang w:val="en-GB"/>
      <w:rPrChange w:id="107" w:author="Nick Bernal" w:date="2026-08-03T22:17:00Z">
        <w:rPr>
          <w:rFonts w:ascii="Arial" w:eastAsiaTheme="minorHAnsi" w:hAnsi="Arial" w:cstheme="minorBidi"/>
          <w:szCs w:val="22"/>
          <w:lang w:val="en-GB" w:eastAsia="en-US" w:bidi="ar-SA"/>
        </w:rPr>
      </w:rPrChange>
    </w:rPr>
  </w:style>
  <w:style w:type="paragraph" w:customStyle="1" w:styleId="FFWLevel2">
    <w:name w:val="FFW Level 2"/>
    <w:basedOn w:val="Normal"/>
    <w:uiPriority w:val="4"/>
    <w:qFormat/>
    <w:rsid w:val="00952634"/>
    <w:pPr>
      <w:numPr>
        <w:ilvl w:val="1"/>
        <w:numId w:val="54"/>
      </w:numPr>
      <w:autoSpaceDE/>
      <w:autoSpaceDN/>
      <w:adjustRightInd/>
      <w:spacing w:before="240" w:line="260" w:lineRule="atLeast"/>
      <w:outlineLvl w:val="1"/>
      <w:pPrChange w:id="108" w:author="Nick Bernal" w:date="2026-08-03T22:17:00Z">
        <w:pPr>
          <w:numPr>
            <w:ilvl w:val="1"/>
            <w:numId w:val="54"/>
          </w:numPr>
          <w:tabs>
            <w:tab w:val="num" w:pos="794"/>
          </w:tabs>
          <w:autoSpaceDE w:val="0"/>
          <w:autoSpaceDN w:val="0"/>
          <w:adjustRightInd w:val="0"/>
          <w:spacing w:before="240" w:line="260" w:lineRule="atLeast"/>
          <w:ind w:left="794" w:hanging="794"/>
          <w:jc w:val="both"/>
          <w:outlineLvl w:val="1"/>
        </w:pPr>
      </w:pPrChange>
    </w:pPr>
    <w:rPr>
      <w:rFonts w:ascii="Arial" w:eastAsiaTheme="minorHAnsi" w:hAnsi="Arial" w:cstheme="minorBidi"/>
      <w:sz w:val="20"/>
      <w:szCs w:val="22"/>
      <w:lang w:val="en-GB"/>
      <w:rPrChange w:id="108" w:author="Nick Bernal" w:date="2026-08-03T22:17:00Z">
        <w:rPr>
          <w:rFonts w:ascii="Arial" w:eastAsiaTheme="minorHAnsi" w:hAnsi="Arial" w:cstheme="minorBidi"/>
          <w:szCs w:val="22"/>
          <w:lang w:val="en-GB" w:eastAsia="en-US" w:bidi="ar-SA"/>
        </w:rPr>
      </w:rPrChange>
    </w:rPr>
  </w:style>
  <w:style w:type="paragraph" w:customStyle="1" w:styleId="FFWLevel3">
    <w:name w:val="FFW Level 3"/>
    <w:basedOn w:val="Normal"/>
    <w:uiPriority w:val="4"/>
    <w:qFormat/>
    <w:rsid w:val="00952634"/>
    <w:pPr>
      <w:numPr>
        <w:ilvl w:val="2"/>
        <w:numId w:val="54"/>
      </w:numPr>
      <w:autoSpaceDE/>
      <w:autoSpaceDN/>
      <w:adjustRightInd/>
      <w:spacing w:before="240" w:line="260" w:lineRule="atLeast"/>
      <w:outlineLvl w:val="2"/>
      <w:pPrChange w:id="109" w:author="Nick Bernal" w:date="2026-08-03T22:17:00Z">
        <w:pPr>
          <w:numPr>
            <w:ilvl w:val="2"/>
            <w:numId w:val="54"/>
          </w:numPr>
          <w:tabs>
            <w:tab w:val="num" w:pos="794"/>
          </w:tabs>
          <w:autoSpaceDE w:val="0"/>
          <w:autoSpaceDN w:val="0"/>
          <w:adjustRightInd w:val="0"/>
          <w:spacing w:before="240" w:line="260" w:lineRule="atLeast"/>
          <w:ind w:left="794" w:hanging="794"/>
          <w:jc w:val="both"/>
          <w:outlineLvl w:val="2"/>
        </w:pPr>
      </w:pPrChange>
    </w:pPr>
    <w:rPr>
      <w:rFonts w:ascii="Arial" w:eastAsiaTheme="minorHAnsi" w:hAnsi="Arial" w:cstheme="minorBidi"/>
      <w:sz w:val="20"/>
      <w:szCs w:val="22"/>
      <w:lang w:val="en-GB"/>
      <w:rPrChange w:id="109" w:author="Nick Bernal" w:date="2026-08-03T22:17:00Z">
        <w:rPr>
          <w:rFonts w:ascii="Arial" w:eastAsiaTheme="minorHAnsi" w:hAnsi="Arial" w:cstheme="minorBidi"/>
          <w:szCs w:val="22"/>
          <w:lang w:val="en-GB" w:eastAsia="en-US" w:bidi="ar-SA"/>
        </w:rPr>
      </w:rPrChange>
    </w:rPr>
  </w:style>
  <w:style w:type="paragraph" w:customStyle="1" w:styleId="FFWLevel4">
    <w:name w:val="FFW Level 4"/>
    <w:basedOn w:val="Normal"/>
    <w:uiPriority w:val="5"/>
    <w:qFormat/>
    <w:rsid w:val="00952634"/>
    <w:pPr>
      <w:numPr>
        <w:ilvl w:val="3"/>
        <w:numId w:val="54"/>
      </w:numPr>
      <w:autoSpaceDE/>
      <w:autoSpaceDN/>
      <w:adjustRightInd/>
      <w:spacing w:before="240" w:line="260" w:lineRule="atLeast"/>
      <w:outlineLvl w:val="3"/>
      <w:pPrChange w:id="110" w:author="Nick Bernal" w:date="2026-08-03T22:17:00Z">
        <w:pPr>
          <w:numPr>
            <w:ilvl w:val="3"/>
            <w:numId w:val="54"/>
          </w:numPr>
          <w:tabs>
            <w:tab w:val="num" w:pos="1588"/>
          </w:tabs>
          <w:autoSpaceDE w:val="0"/>
          <w:autoSpaceDN w:val="0"/>
          <w:adjustRightInd w:val="0"/>
          <w:spacing w:before="240" w:line="260" w:lineRule="atLeast"/>
          <w:ind w:left="1588" w:hanging="794"/>
          <w:jc w:val="both"/>
          <w:outlineLvl w:val="3"/>
        </w:pPr>
      </w:pPrChange>
    </w:pPr>
    <w:rPr>
      <w:rFonts w:ascii="Arial" w:eastAsiaTheme="minorHAnsi" w:hAnsi="Arial" w:cstheme="minorBidi"/>
      <w:sz w:val="20"/>
      <w:szCs w:val="22"/>
      <w:lang w:val="en-GB"/>
      <w:rPrChange w:id="110" w:author="Nick Bernal" w:date="2026-08-03T22:17:00Z">
        <w:rPr>
          <w:rFonts w:ascii="Arial" w:eastAsiaTheme="minorHAnsi" w:hAnsi="Arial" w:cstheme="minorBidi"/>
          <w:szCs w:val="22"/>
          <w:lang w:val="en-GB" w:eastAsia="en-US" w:bidi="ar-SA"/>
        </w:rPr>
      </w:rPrChange>
    </w:rPr>
  </w:style>
  <w:style w:type="paragraph" w:customStyle="1" w:styleId="FFWLevel5">
    <w:name w:val="FFW Level 5"/>
    <w:basedOn w:val="Normal"/>
    <w:uiPriority w:val="5"/>
    <w:qFormat/>
    <w:rsid w:val="00952634"/>
    <w:pPr>
      <w:numPr>
        <w:ilvl w:val="4"/>
        <w:numId w:val="54"/>
      </w:numPr>
      <w:autoSpaceDE/>
      <w:autoSpaceDN/>
      <w:adjustRightInd/>
      <w:spacing w:before="240" w:line="260" w:lineRule="atLeast"/>
      <w:outlineLvl w:val="4"/>
      <w:pPrChange w:id="111" w:author="Nick Bernal" w:date="2026-08-03T22:17:00Z">
        <w:pPr>
          <w:numPr>
            <w:ilvl w:val="4"/>
            <w:numId w:val="54"/>
          </w:numPr>
          <w:tabs>
            <w:tab w:val="num" w:pos="2381"/>
          </w:tabs>
          <w:autoSpaceDE w:val="0"/>
          <w:autoSpaceDN w:val="0"/>
          <w:adjustRightInd w:val="0"/>
          <w:spacing w:before="240" w:line="260" w:lineRule="atLeast"/>
          <w:ind w:left="2381" w:hanging="793"/>
          <w:jc w:val="both"/>
          <w:outlineLvl w:val="4"/>
        </w:pPr>
      </w:pPrChange>
    </w:pPr>
    <w:rPr>
      <w:rFonts w:ascii="Arial" w:eastAsiaTheme="minorHAnsi" w:hAnsi="Arial" w:cstheme="minorBidi"/>
      <w:sz w:val="20"/>
      <w:szCs w:val="22"/>
      <w:lang w:val="en-GB"/>
      <w:rPrChange w:id="111" w:author="Nick Bernal" w:date="2026-08-03T22:17:00Z">
        <w:rPr>
          <w:rFonts w:ascii="Arial" w:eastAsiaTheme="minorHAnsi" w:hAnsi="Arial" w:cstheme="minorBidi"/>
          <w:szCs w:val="22"/>
          <w:lang w:val="en-GB" w:eastAsia="en-US" w:bidi="ar-SA"/>
        </w:rPr>
      </w:rPrChange>
    </w:rPr>
  </w:style>
  <w:style w:type="paragraph" w:customStyle="1" w:styleId="FFWLevel6">
    <w:name w:val="FFW Level 6"/>
    <w:basedOn w:val="Normal"/>
    <w:uiPriority w:val="5"/>
    <w:qFormat/>
    <w:rsid w:val="00952634"/>
    <w:pPr>
      <w:numPr>
        <w:ilvl w:val="5"/>
        <w:numId w:val="54"/>
      </w:numPr>
      <w:autoSpaceDE/>
      <w:autoSpaceDN/>
      <w:adjustRightInd/>
      <w:spacing w:before="240" w:line="260" w:lineRule="atLeast"/>
      <w:outlineLvl w:val="5"/>
      <w:pPrChange w:id="112" w:author="Nick Bernal" w:date="2026-08-03T22:17:00Z">
        <w:pPr>
          <w:numPr>
            <w:ilvl w:val="5"/>
            <w:numId w:val="54"/>
          </w:numPr>
          <w:tabs>
            <w:tab w:val="num" w:pos="3175"/>
          </w:tabs>
          <w:autoSpaceDE w:val="0"/>
          <w:autoSpaceDN w:val="0"/>
          <w:adjustRightInd w:val="0"/>
          <w:spacing w:before="240" w:line="260" w:lineRule="atLeast"/>
          <w:ind w:left="3175" w:hanging="794"/>
          <w:jc w:val="both"/>
          <w:outlineLvl w:val="5"/>
        </w:pPr>
      </w:pPrChange>
    </w:pPr>
    <w:rPr>
      <w:rFonts w:ascii="Arial" w:eastAsiaTheme="minorHAnsi" w:hAnsi="Arial" w:cstheme="minorBidi"/>
      <w:sz w:val="20"/>
      <w:szCs w:val="22"/>
      <w:lang w:val="en-GB"/>
      <w:rPrChange w:id="112" w:author="Nick Bernal" w:date="2026-08-03T22:17:00Z">
        <w:rPr>
          <w:rFonts w:ascii="Arial" w:eastAsiaTheme="minorHAnsi" w:hAnsi="Arial" w:cstheme="minorBidi"/>
          <w:szCs w:val="22"/>
          <w:lang w:val="en-GB" w:eastAsia="en-US" w:bidi="ar-SA"/>
        </w:rPr>
      </w:rPrChange>
    </w:rPr>
  </w:style>
  <w:style w:type="numbering" w:customStyle="1" w:styleId="NumbListBodyText">
    <w:name w:val="NumbList Body Text"/>
    <w:uiPriority w:val="99"/>
    <w:rsid w:val="00385FFF"/>
    <w:pPr>
      <w:numPr>
        <w:numId w:val="51"/>
      </w:numPr>
    </w:pPr>
  </w:style>
  <w:style w:type="numbering" w:customStyle="1" w:styleId="NumbListLegal">
    <w:name w:val="NumbList Legal"/>
    <w:uiPriority w:val="99"/>
    <w:rsid w:val="00385FFF"/>
    <w:pPr>
      <w:numPr>
        <w:numId w:val="52"/>
      </w:numPr>
    </w:pPr>
  </w:style>
  <w:style w:type="numbering" w:customStyle="1" w:styleId="NumbListNumberedLists">
    <w:name w:val="NumbList NumberedLists"/>
    <w:uiPriority w:val="99"/>
    <w:rsid w:val="00385FFF"/>
    <w:pPr>
      <w:numPr>
        <w:numId w:val="53"/>
      </w:numPr>
    </w:pPr>
  </w:style>
  <w:style w:type="paragraph" w:styleId="FootnoteText">
    <w:name w:val="footnote text"/>
    <w:basedOn w:val="Normal"/>
    <w:link w:val="FootnoteTextChar"/>
    <w:uiPriority w:val="99"/>
    <w:unhideWhenUsed/>
    <w:rsid w:val="00952634"/>
    <w:pPr>
      <w:autoSpaceDE/>
      <w:autoSpaceDN/>
      <w:adjustRightInd/>
      <w:spacing w:before="120"/>
      <w:pPrChange w:id="113" w:author="Nick Bernal" w:date="2026-08-03T22:17:00Z">
        <w:pPr>
          <w:autoSpaceDE w:val="0"/>
          <w:autoSpaceDN w:val="0"/>
          <w:adjustRightInd w:val="0"/>
          <w:spacing w:before="120"/>
          <w:jc w:val="both"/>
        </w:pPr>
      </w:pPrChange>
    </w:pPr>
    <w:rPr>
      <w:rFonts w:ascii="Arial" w:eastAsiaTheme="minorHAnsi" w:hAnsi="Arial" w:cstheme="minorBidi"/>
      <w:sz w:val="14"/>
      <w:szCs w:val="20"/>
      <w:lang w:val="en-GB"/>
      <w:rPrChange w:id="113" w:author="Nick Bernal" w:date="2026-08-03T22:17:00Z">
        <w:rPr>
          <w:rFonts w:ascii="Arial" w:eastAsiaTheme="minorHAnsi" w:hAnsi="Arial" w:cstheme="minorBidi"/>
          <w:sz w:val="14"/>
          <w:szCs w:val="24"/>
          <w:lang w:val="en-GB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85FFF"/>
    <w:rPr>
      <w:rFonts w:ascii="Arial" w:hAnsi="Arial"/>
      <w:sz w:val="14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rsid w:val="00385FFF"/>
    <w:rPr>
      <w:vertAlign w:val="superscript"/>
    </w:rPr>
  </w:style>
  <w:style w:type="table" w:customStyle="1" w:styleId="TableGrid1">
    <w:name w:val="Table Grid1"/>
    <w:basedOn w:val="TableNormal"/>
    <w:next w:val="TableGrid"/>
    <w:uiPriority w:val="39"/>
    <w:rsid w:val="00385FFF"/>
    <w:rPr>
      <w:rFonts w:asciiTheme="minorHAnsi" w:hAnsiTheme="minorHAns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85FFF"/>
    <w:rPr>
      <w:rFonts w:asciiTheme="minorHAnsi" w:hAnsiTheme="minorHAns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385FFF"/>
    <w:rPr>
      <w:rFonts w:asciiTheme="minorHAnsi" w:hAnsiTheme="minorHAns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385FFF"/>
  </w:style>
  <w:style w:type="character" w:customStyle="1" w:styleId="UnresolvedMention1">
    <w:name w:val="Unresolved Mention1"/>
    <w:basedOn w:val="DefaultParagraphFont"/>
    <w:uiPriority w:val="99"/>
    <w:rsid w:val="00385FFF"/>
    <w:rPr>
      <w:color w:val="605E5C"/>
      <w:shd w:val="clear" w:color="auto" w:fill="E1DFDD"/>
    </w:rPr>
  </w:style>
  <w:style w:type="character" w:customStyle="1" w:styleId="BodyChar">
    <w:name w:val="Body Char"/>
    <w:link w:val="Body"/>
    <w:locked/>
    <w:rsid w:val="00385FFF"/>
    <w:rPr>
      <w:rFonts w:ascii="Verdana" w:eastAsia="Times New Roman" w:hAnsi="Verdana" w:cs="Times New Roman"/>
      <w:sz w:val="20"/>
      <w:szCs w:val="20"/>
      <w:lang w:val="en-GB" w:eastAsia="en-GB"/>
    </w:rPr>
  </w:style>
  <w:style w:type="paragraph" w:customStyle="1" w:styleId="Bodyindent">
    <w:name w:val="Body indent"/>
    <w:basedOn w:val="Body"/>
    <w:link w:val="BodyindentChar"/>
    <w:qFormat/>
    <w:rsid w:val="00385FFF"/>
    <w:pPr>
      <w:tabs>
        <w:tab w:val="clear" w:pos="851"/>
      </w:tabs>
      <w:spacing w:before="120" w:after="120" w:line="276" w:lineRule="auto"/>
      <w:ind w:left="261" w:hanging="261"/>
      <w:jc w:val="left"/>
    </w:pPr>
    <w:rPr>
      <w:kern w:val="20"/>
      <w:sz w:val="22"/>
      <w:szCs w:val="18"/>
    </w:rPr>
  </w:style>
  <w:style w:type="character" w:customStyle="1" w:styleId="BodyindentChar">
    <w:name w:val="Body indent Char"/>
    <w:basedOn w:val="BodyChar"/>
    <w:link w:val="Bodyindent"/>
    <w:rsid w:val="00385FFF"/>
    <w:rPr>
      <w:rFonts w:ascii="Verdana" w:eastAsia="Times New Roman" w:hAnsi="Verdana" w:cs="Times New Roman"/>
      <w:kern w:val="20"/>
      <w:sz w:val="22"/>
      <w:szCs w:val="18"/>
      <w:lang w:val="en-GB" w:eastAsia="en-GB"/>
    </w:rPr>
  </w:style>
  <w:style w:type="paragraph" w:customStyle="1" w:styleId="NormalNumbered">
    <w:name w:val="Normal Numbered"/>
    <w:basedOn w:val="Normal"/>
    <w:link w:val="NormalNumberedChar"/>
    <w:qFormat/>
    <w:rsid w:val="00876312"/>
    <w:pPr>
      <w:numPr>
        <w:numId w:val="80"/>
      </w:numPr>
      <w:autoSpaceDE/>
      <w:autoSpaceDN/>
      <w:adjustRightInd/>
      <w:spacing w:after="200" w:line="276" w:lineRule="auto"/>
      <w:ind w:left="454" w:hanging="454"/>
      <w:jc w:val="left"/>
      <w:pPrChange w:id="114" w:author="Nick Bernal" w:date="2026-08-03T22:17:00Z">
        <w:pPr>
          <w:numPr>
            <w:numId w:val="80"/>
          </w:numPr>
          <w:autoSpaceDE w:val="0"/>
          <w:autoSpaceDN w:val="0"/>
          <w:adjustRightInd w:val="0"/>
          <w:spacing w:after="200" w:line="276" w:lineRule="auto"/>
          <w:ind w:left="360"/>
          <w:jc w:val="both"/>
        </w:pPr>
      </w:pPrChange>
    </w:pPr>
    <w:rPr>
      <w:rFonts w:ascii="Verdana" w:eastAsia="Verdana" w:hAnsi="Verdana" w:cs="Verdana"/>
      <w:color w:val="000000"/>
      <w:sz w:val="22"/>
      <w:szCs w:val="22"/>
      <w:lang w:val="en-GB" w:eastAsia="en-GB"/>
      <w:rPrChange w:id="114" w:author="Nick Bernal" w:date="2026-08-03T22:17:00Z">
        <w:rPr>
          <w:rFonts w:ascii="Verdana" w:eastAsia="Verdana" w:hAnsi="Verdana" w:cs="Verdana"/>
          <w:color w:val="000000"/>
          <w:sz w:val="22"/>
          <w:szCs w:val="22"/>
          <w:lang w:val="en-GB" w:eastAsia="en-GB" w:bidi="ar-SA"/>
        </w:rPr>
      </w:rPrChange>
    </w:rPr>
  </w:style>
  <w:style w:type="character" w:customStyle="1" w:styleId="NormalNumberedChar">
    <w:name w:val="Normal Numbered Char"/>
    <w:basedOn w:val="DefaultParagraphFont"/>
    <w:link w:val="NormalNumbered"/>
    <w:rsid w:val="00385FFF"/>
    <w:rPr>
      <w:rFonts w:ascii="Verdana" w:eastAsia="Verdana" w:hAnsi="Verdana" w:cs="Verdana"/>
      <w:color w:val="000000"/>
      <w:sz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7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BB75AC-EDA9-6F4A-A0AA-65D50F5AA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/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2025-04-18T21:45:00Z</dcterms:created>
  <dcterms:modified xsi:type="dcterms:W3CDTF">2026-08-04T02:17:00Z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>GDSVF&amp;H\8129231.1</vt:lpwstr>
  </property>
  <property fmtid="{D5CDD505-2E9C-101B-9397-08002B2CF9AE}" pid="3" name="vDocIDInserted">
    <vt:lpwstr>Y</vt:lpwstr>
  </property>
</Properties>
</file>