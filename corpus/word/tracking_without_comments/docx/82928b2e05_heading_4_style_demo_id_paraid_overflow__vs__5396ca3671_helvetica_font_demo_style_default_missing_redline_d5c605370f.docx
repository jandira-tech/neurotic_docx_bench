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9229CD" w14:textId="77777777" w:rsidR="00DA7EA2" w:rsidRDefault="005C1A7E">
      <w:ins w:id="0" w:author="Author" w:date="2026-06-29T11:03:00Z" w16du:dateUtc="2026-06-29T15:03:00Z">
        <w:r>
          <w:rPr>
            <w:rFonts w:ascii="Helvetica, Arial, sans-serif" w:hAnsi="Helvetica, Arial, sans-serif" w:cs="Helvetica, Arial, sans-serif"/>
          </w:rPr>
          <w:t>Helvetica Font</w:t>
        </w:r>
      </w:ins>
      <w:del w:id="1" w:author="Author" w:date="2026-06-29T11:03:00Z" w16du:dateUtc="2026-06-29T15:03:00Z">
        <w:r>
          <w:rPr>
            <w:rFonts w:ascii="Arial" w:hAnsi="Arial" w:cs="Arial"/>
            <w:b/>
            <w:bCs/>
            <w:sz w:val="24"/>
            <w:szCs w:val="24"/>
          </w:rPr>
          <w:delText>Heading 4 Style</w:delText>
        </w:r>
      </w:del>
      <w:r>
        <w:rPr>
          <w:rFonts w:ascii="Helvetica, Arial, sans-serif" w:hAnsi="Helvetica, Arial, sans-serif"/>
          <w:rPrChange w:id="2" w:author="Author" w:date="2026-06-29T11:03:00Z" w16du:dateUtc="2026-06-29T15:03:00Z">
            <w:rPr>
              <w:rFonts w:ascii="Arial" w:hAnsi="Arial" w:cs="Arial"/>
              <w:b/>
              <w:bCs/>
              <w:sz w:val="24"/>
              <w:szCs w:val="24"/>
            </w:rPr>
          </w:rPrChange>
        </w:rPr>
        <w:t xml:space="preserve"> Demo</w:t>
      </w:r>
    </w:p>
    <w:p w14:paraId="55394DD1" w14:textId="77777777" w:rsidR="00CC2A85" w:rsidRDefault="005C1A7E">
      <w:pPr>
        <w:rPr>
          <w:ins w:id="3" w:author="Author" w:date="2026-06-29T11:03:00Z" w16du:dateUtc="2026-06-29T15:03:00Z"/>
        </w:rPr>
      </w:pPr>
      <w:ins w:id="4" w:author="Author" w:date="2026-06-29T11:03:00Z" w16du:dateUtc="2026-06-29T15:03:00Z">
        <w:r>
          <w:rPr>
            <w:rFonts w:ascii="Helvetica, Arial, sans-serif" w:hAnsi="Helvetica, Arial, sans-serif" w:cs="Helvetica, Arial, sans-serif"/>
          </w:rPr>
          <w:t>This document demonstrates the Helvetica font family.</w:t>
        </w:r>
      </w:ins>
    </w:p>
    <w:p w14:paraId="665A7390" w14:textId="77777777" w:rsidR="00DA7EA2" w:rsidRDefault="005C1A7E">
      <w:pPr>
        <w:spacing w:before="280" w:after="80" w:line="240" w:lineRule="auto"/>
        <w:rPr>
          <w:del w:id="5" w:author="Author" w:date="2026-06-29T11:03:00Z" w16du:dateUtc="2026-06-29T15:03:00Z"/>
        </w:rPr>
      </w:pPr>
      <w:ins w:id="6" w:author="Author" w:date="2026-06-29T11:03:00Z" w16du:dateUtc="2026-06-29T15:03:00Z">
        <w:r>
          <w:rPr>
            <w:rFonts w:ascii="Helvetica, Arial, sans-serif" w:hAnsi="Helvetica, Arial, sans-serif" w:cs="Helvetica, Arial, sans-serif"/>
          </w:rPr>
          <w:t>Helvetica is a classic Swiss sans-serif typeface.</w:t>
        </w:r>
      </w:ins>
      <w:del w:id="7" w:author="Author" w:date="2026-06-29T11:03:00Z" w16du:dateUtc="2026-06-29T15:03:00Z">
        <w:r>
          <w:rPr>
            <w:rFonts w:ascii="Arial" w:hAnsi="Arial" w:cs="Arial"/>
            <w:b/>
            <w:bCs/>
            <w:sz w:val="24"/>
            <w:szCs w:val="24"/>
          </w:rPr>
          <w:delText>Demonstrating Heading 4 paragraph style.</w:delText>
        </w:r>
      </w:del>
    </w:p>
    <w:p w14:paraId="37105034" w14:textId="77777777" w:rsidR="00DA7EA2" w:rsidRDefault="005C1A7E">
      <w:pPr>
        <w:pPrChange w:id="8" w:author="Author" w:date="2026-06-29T11:03:00Z" w16du:dateUtc="2026-06-29T15:03:00Z">
          <w:pPr>
            <w:spacing w:before="280" w:after="80" w:line="240" w:lineRule="auto"/>
          </w:pPr>
        </w:pPrChange>
      </w:pPr>
      <w:del w:id="9" w:author="Author" w:date="2026-06-29T11:03:00Z" w16du:dateUtc="2026-06-29T15:03:00Z">
        <w:r>
          <w:rPr>
            <w:rFonts w:ascii="Arial" w:hAnsi="Arial" w:cs="Arial"/>
            <w:b/>
            <w:bCs/>
            <w:sz w:val="24"/>
            <w:szCs w:val="24"/>
          </w:rPr>
          <w:delText>Small Section Header</w:delText>
        </w:r>
      </w:del>
    </w:p>
    <w:sectPr w:rsidR="00DA7EA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, Arial, sans-serif">
    <w:altName w:val="Helvetic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7EA2"/>
    <w:rsid w:val="005C1A7E"/>
    <w:rsid w:val="008F27EB"/>
    <w:rsid w:val="00914C6C"/>
    <w:rsid w:val="00CC2A85"/>
    <w:rsid w:val="00DA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7FB688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2026-05-14T16:54:00Z</dcterms:created>
  <dcterms:modified xsi:type="dcterms:W3CDTF">2026-06-29T15:03:00Z</dcterms:modified>
</cp:coreProperties>
</file>