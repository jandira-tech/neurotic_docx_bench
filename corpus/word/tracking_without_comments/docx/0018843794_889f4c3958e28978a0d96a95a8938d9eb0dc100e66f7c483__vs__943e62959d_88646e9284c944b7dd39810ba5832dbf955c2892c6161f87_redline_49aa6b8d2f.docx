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CB563" w14:textId="77777777" w:rsidR="00074BCD" w:rsidRDefault="130165DB">
      <w:pPr>
        <w:widowControl w:val="0"/>
        <w:pBdr>
          <w:top w:val="nil"/>
          <w:left w:val="nil"/>
          <w:bottom w:val="nil"/>
          <w:right w:val="nil"/>
          <w:between w:val="nil"/>
        </w:pBdr>
        <w:spacing w:after="0"/>
        <w:rPr>
          <w:del w:id="4" w:author="Goott, David" w:date="2026-09-25T20:00:00Z" w16du:dateUtc="2026-09-26T00:00:00Z"/>
          <w:rFonts w:ascii="Arial" w:eastAsia="Arial" w:hAnsi="Arial" w:cs="Arial"/>
          <w:color w:val="000000"/>
        </w:rPr>
      </w:pPr>
      <w:ins w:id="5" w:author="Goott, David" w:date="2026-09-25T20:00:00Z" w16du:dateUtc="2026-09-26T00:00:00Z">
        <w:r w:rsidRPr="003329CC">
          <w:t>F</w:t>
        </w:r>
        <w:r w:rsidR="00366668">
          <w:t>orm</w:t>
        </w:r>
        <w:r w:rsidRPr="003329CC">
          <w:t xml:space="preserve"> </w:t>
        </w:r>
        <w:r w:rsidR="00143D55">
          <w:t>A</w:t>
        </w:r>
        <w:r w:rsidRPr="003329CC">
          <w:t xml:space="preserve"> – Applica</w:t>
        </w:r>
        <w:r w:rsidR="00AC1E62" w:rsidRPr="003329CC">
          <w:t>nt Information &amp; Signature</w:t>
        </w:r>
      </w:ins>
    </w:p>
    <w:p w14:paraId="7B16251D" w14:textId="77777777" w:rsidR="00074BCD" w:rsidRDefault="00074BCD" w:rsidP="009A03AE">
      <w:pPr>
        <w:pStyle w:val="Heading1"/>
        <w:rPr>
          <w:moveTo w:id="6" w:author="Goott, David" w:date="2026-09-25T20:00:00Z" w16du:dateUtc="2026-09-26T00:00:00Z"/>
          <w:rPrChange w:id="7" w:author="Goott, David" w:date="2026-09-25T20:00:00Z" w16du:dateUtc="2026-09-26T00:00:00Z">
            <w:rPr>
              <w:moveTo w:id="8" w:author="Goott, David" w:date="2026-09-25T20:00:00Z" w16du:dateUtc="2026-09-26T00:00:00Z"/>
              <w:rFonts w:ascii="Cambria" w:eastAsia="Cambria" w:hAnsi="Cambria" w:cs="Cambria"/>
              <w:sz w:val="20"/>
              <w:szCs w:val="20"/>
            </w:rPr>
          </w:rPrChange>
        </w:rPr>
        <w:pPrChange w:id="9" w:author="Goott, David" w:date="2026-09-25T20:00:00Z" w16du:dateUtc="2026-09-26T00:00:00Z">
          <w:pPr>
            <w:tabs>
              <w:tab w:val="left" w:pos="360"/>
              <w:tab w:val="left" w:pos="720"/>
            </w:tabs>
            <w:spacing w:after="0" w:line="240" w:lineRule="auto"/>
          </w:pPr>
        </w:pPrChange>
      </w:pPr>
      <w:bookmarkStart w:id="10" w:name="_heading=h.gjdgxs" w:colFirst="0" w:colLast="0"/>
      <w:bookmarkEnd w:id="10"/>
      <w:moveToRangeStart w:id="11" w:author="Goott, David" w:date="2026-09-25T20:00:00Z" w:name="move241258841"/>
    </w:p>
    <w:p w14:paraId="2440FCC3" w14:textId="6537281D" w:rsidR="00902479" w:rsidRPr="00E625FC" w:rsidRDefault="00E71FEA" w:rsidP="00E625FC">
      <w:pPr>
        <w:rPr>
          <w:ins w:id="12" w:author="Goott, David" w:date="2026-09-25T20:00:00Z" w16du:dateUtc="2026-09-26T00:00:00Z"/>
          <w:i/>
          <w:iCs/>
          <w:sz w:val="24"/>
          <w:szCs w:val="24"/>
        </w:rPr>
      </w:pPr>
      <w:moveTo w:id="13" w:author="Goott, David" w:date="2026-09-25T20:00:00Z" w16du:dateUtc="2026-09-26T00:00:00Z">
        <w:r w:rsidRPr="00E625FC">
          <w:rPr>
            <w:i/>
            <w:sz w:val="24"/>
            <w:rPrChange w:id="14" w:author="Goott, David" w:date="2026-09-25T20:00:00Z" w16du:dateUtc="2026-09-26T00:00:00Z">
              <w:rPr>
                <w:rFonts w:ascii="Cambria" w:eastAsia="Cambria" w:hAnsi="Cambria" w:cs="Cambria"/>
                <w:b/>
                <w:sz w:val="28"/>
                <w:szCs w:val="28"/>
                <w:u w:val="single"/>
              </w:rPr>
            </w:rPrChange>
          </w:rPr>
          <w:t>Instructions:</w:t>
        </w:r>
      </w:moveTo>
      <w:moveToRangeEnd w:id="11"/>
      <w:ins w:id="15" w:author="Goott, David" w:date="2026-09-25T20:00:00Z" w16du:dateUtc="2026-09-26T00:00:00Z">
        <w:r w:rsidR="6FBAA6F6" w:rsidRPr="00E625FC">
          <w:rPr>
            <w:i/>
            <w:iCs/>
            <w:sz w:val="24"/>
            <w:szCs w:val="24"/>
          </w:rPr>
          <w:t xml:space="preserve"> </w:t>
        </w:r>
        <w:r w:rsidR="00C33CBF">
          <w:rPr>
            <w:i/>
            <w:iCs/>
            <w:sz w:val="24"/>
            <w:szCs w:val="24"/>
          </w:rPr>
          <w:t>Complete</w:t>
        </w:r>
        <w:r w:rsidR="6FBAA6F6" w:rsidRPr="00E625FC">
          <w:rPr>
            <w:i/>
            <w:iCs/>
            <w:sz w:val="24"/>
            <w:szCs w:val="24"/>
          </w:rPr>
          <w:t xml:space="preserve"> the </w:t>
        </w:r>
        <w:r w:rsidR="00FA749C">
          <w:rPr>
            <w:i/>
            <w:iCs/>
            <w:sz w:val="24"/>
            <w:szCs w:val="24"/>
          </w:rPr>
          <w:t>applicant information</w:t>
        </w:r>
        <w:r w:rsidR="003A7ACE">
          <w:rPr>
            <w:i/>
            <w:iCs/>
            <w:sz w:val="24"/>
            <w:szCs w:val="24"/>
          </w:rPr>
          <w:t xml:space="preserve"> below</w:t>
        </w:r>
        <w:r w:rsidR="005A770B">
          <w:rPr>
            <w:i/>
            <w:iCs/>
            <w:sz w:val="24"/>
            <w:szCs w:val="24"/>
          </w:rPr>
          <w:t xml:space="preserve">. </w:t>
        </w:r>
        <w:r w:rsidR="00593854" w:rsidRPr="00E625FC">
          <w:rPr>
            <w:i/>
            <w:iCs/>
            <w:sz w:val="24"/>
            <w:szCs w:val="24"/>
          </w:rPr>
          <w:t>Items</w:t>
        </w:r>
        <w:r w:rsidR="6FBAA6F6" w:rsidRPr="00E625FC">
          <w:rPr>
            <w:i/>
            <w:iCs/>
            <w:sz w:val="24"/>
            <w:szCs w:val="24"/>
          </w:rPr>
          <w:t xml:space="preserve"> with an asterisk</w:t>
        </w:r>
        <w:r w:rsidR="00F2261B">
          <w:rPr>
            <w:i/>
            <w:iCs/>
            <w:sz w:val="24"/>
            <w:szCs w:val="24"/>
          </w:rPr>
          <w:t xml:space="preserve"> (*)</w:t>
        </w:r>
        <w:r w:rsidR="6FBAA6F6" w:rsidRPr="00E625FC">
          <w:rPr>
            <w:i/>
            <w:iCs/>
            <w:sz w:val="24"/>
            <w:szCs w:val="24"/>
          </w:rPr>
          <w:t xml:space="preserve"> </w:t>
        </w:r>
        <w:r w:rsidR="00B95862">
          <w:rPr>
            <w:i/>
            <w:iCs/>
            <w:sz w:val="24"/>
            <w:szCs w:val="24"/>
          </w:rPr>
          <w:t xml:space="preserve">should be completed </w:t>
        </w:r>
        <w:r w:rsidR="00FA749C">
          <w:rPr>
            <w:i/>
            <w:iCs/>
            <w:sz w:val="24"/>
            <w:szCs w:val="24"/>
          </w:rPr>
          <w:t xml:space="preserve">only </w:t>
        </w:r>
        <w:r w:rsidR="00B95862">
          <w:rPr>
            <w:i/>
            <w:iCs/>
            <w:sz w:val="24"/>
            <w:szCs w:val="24"/>
          </w:rPr>
          <w:t>if applicable</w:t>
        </w:r>
        <w:r w:rsidR="6FBAA6F6" w:rsidRPr="00E625FC">
          <w:rPr>
            <w:i/>
            <w:iCs/>
            <w:sz w:val="24"/>
            <w:szCs w:val="24"/>
          </w:rPr>
          <w:t>.</w:t>
        </w:r>
        <w:r w:rsidR="00A3084A">
          <w:rPr>
            <w:i/>
            <w:iCs/>
            <w:sz w:val="24"/>
            <w:szCs w:val="24"/>
          </w:rPr>
          <w:t xml:space="preserve"> </w:t>
        </w:r>
        <w:r w:rsidR="008D1B16">
          <w:rPr>
            <w:i/>
            <w:iCs/>
            <w:sz w:val="24"/>
            <w:szCs w:val="24"/>
          </w:rPr>
          <w:t xml:space="preserve">For further instructions, refer to </w:t>
        </w:r>
        <w:r w:rsidR="00181C93">
          <w:rPr>
            <w:i/>
            <w:iCs/>
            <w:sz w:val="24"/>
            <w:szCs w:val="24"/>
          </w:rPr>
          <w:t xml:space="preserve">the </w:t>
        </w:r>
        <w:r w:rsidR="00181C93" w:rsidRPr="00181C93">
          <w:rPr>
            <w:i/>
            <w:iCs/>
            <w:sz w:val="24"/>
            <w:szCs w:val="24"/>
          </w:rPr>
          <w:t>Form A –</w:t>
        </w:r>
        <w:r w:rsidR="008D1B16">
          <w:rPr>
            <w:i/>
            <w:iCs/>
            <w:sz w:val="24"/>
            <w:szCs w:val="24"/>
          </w:rPr>
          <w:t xml:space="preserve"> </w:t>
        </w:r>
        <w:r w:rsidR="00BC7829">
          <w:rPr>
            <w:i/>
            <w:iCs/>
            <w:sz w:val="24"/>
            <w:szCs w:val="24"/>
          </w:rPr>
          <w:t xml:space="preserve">Applicant </w:t>
        </w:r>
        <w:r w:rsidR="00181C93" w:rsidRPr="00181C93">
          <w:rPr>
            <w:i/>
            <w:iCs/>
            <w:sz w:val="24"/>
            <w:szCs w:val="24"/>
          </w:rPr>
          <w:t xml:space="preserve">Information &amp; </w:t>
        </w:r>
        <w:r w:rsidR="00BC7829">
          <w:rPr>
            <w:i/>
            <w:iCs/>
            <w:sz w:val="24"/>
            <w:szCs w:val="24"/>
          </w:rPr>
          <w:t>Signature</w:t>
        </w:r>
        <w:r w:rsidR="00181C93">
          <w:rPr>
            <w:i/>
            <w:iCs/>
            <w:sz w:val="24"/>
            <w:szCs w:val="24"/>
          </w:rPr>
          <w:t xml:space="preserve"> section of the application. </w:t>
        </w:r>
      </w:ins>
    </w:p>
    <w:tbl>
      <w:tblPr>
        <w:tblStyle w:val="TableGrid"/>
        <w:tblW w:w="5000" w:type="pct"/>
        <w:tblLook w:val="04A0" w:firstRow="1" w:lastRow="0" w:firstColumn="1" w:lastColumn="0" w:noHBand="0" w:noVBand="1"/>
      </w:tblPr>
      <w:tblGrid>
        <w:gridCol w:w="4137"/>
        <w:gridCol w:w="989"/>
        <w:gridCol w:w="4224"/>
        <w:tblGridChange w:id="16">
          <w:tblGrid>
            <w:gridCol w:w="1710"/>
            <w:gridCol w:w="1211"/>
            <w:gridCol w:w="1216"/>
            <w:gridCol w:w="5213"/>
          </w:tblGrid>
        </w:tblGridChange>
      </w:tblGrid>
      <w:tr w:rsidR="00B95862" w:rsidRPr="007114DA" w14:paraId="0FF2B93F" w14:textId="77777777" w:rsidTr="00660C09">
        <w:trPr>
          <w:trHeight w:val="346"/>
          <w:ins w:id="17" w:author="Goott, David" w:date="2026-09-25T20:00:00Z" w16du:dateUtc="2026-09-26T00:00:00Z"/>
        </w:trPr>
        <w:tc>
          <w:tcPr>
            <w:tcW w:w="5000" w:type="pct"/>
            <w:gridSpan w:val="3"/>
            <w:shd w:val="clear" w:color="auto" w:fill="002060"/>
          </w:tcPr>
          <w:p w14:paraId="1176A709" w14:textId="77777777" w:rsidR="00B95862" w:rsidRPr="007114DA" w:rsidRDefault="00B95862" w:rsidP="00E403AB">
            <w:pPr>
              <w:pStyle w:val="ListParagraph"/>
              <w:numPr>
                <w:ilvl w:val="0"/>
                <w:numId w:val="28"/>
              </w:numPr>
              <w:tabs>
                <w:tab w:val="center" w:pos="7278"/>
                <w:tab w:val="right" w:pos="14506"/>
              </w:tabs>
              <w:rPr>
                <w:ins w:id="18" w:author="Goott, David" w:date="2026-09-25T20:00:00Z" w16du:dateUtc="2026-09-26T00:00:00Z"/>
                <w:rFonts w:eastAsia="Arial" w:cstheme="minorHAnsi"/>
                <w:b/>
                <w:bCs/>
                <w:sz w:val="24"/>
                <w:szCs w:val="24"/>
              </w:rPr>
            </w:pPr>
            <w:ins w:id="19" w:author="Goott, David" w:date="2026-09-25T20:00:00Z" w16du:dateUtc="2026-09-26T00:00:00Z">
              <w:r w:rsidRPr="00DC0F5C">
                <w:rPr>
                  <w:rFonts w:eastAsia="Arial" w:cstheme="minorHAnsi"/>
                  <w:b/>
                  <w:bCs/>
                  <w:sz w:val="24"/>
                  <w:szCs w:val="24"/>
                </w:rPr>
                <w:t>A</w:t>
              </w:r>
              <w:r>
                <w:rPr>
                  <w:rFonts w:eastAsia="Arial" w:cstheme="minorHAnsi"/>
                  <w:b/>
                  <w:bCs/>
                  <w:sz w:val="24"/>
                  <w:szCs w:val="24"/>
                </w:rPr>
                <w:t>pplicant Organization Information</w:t>
              </w:r>
            </w:ins>
          </w:p>
        </w:tc>
      </w:tr>
      <w:tr w:rsidR="00902479" w:rsidRPr="007114DA" w14:paraId="4A45E1BE" w14:textId="77777777" w:rsidTr="0029308E">
        <w:trPr>
          <w:ins w:id="20" w:author="Goott, David" w:date="2026-09-25T20:00:00Z" w16du:dateUtc="2026-09-26T00:00:00Z"/>
        </w:trPr>
        <w:tc>
          <w:tcPr>
            <w:tcW w:w="2212" w:type="pct"/>
            <w:shd w:val="clear" w:color="auto" w:fill="F2F2F2" w:themeFill="background1" w:themeFillShade="F2"/>
          </w:tcPr>
          <w:p w14:paraId="6E2F3D71" w14:textId="77777777" w:rsidR="00902479" w:rsidRPr="007114DA" w:rsidRDefault="001A601B" w:rsidP="002A7F63">
            <w:pPr>
              <w:pStyle w:val="ListParagraph"/>
              <w:numPr>
                <w:ilvl w:val="0"/>
                <w:numId w:val="11"/>
              </w:numPr>
              <w:tabs>
                <w:tab w:val="center" w:pos="7278"/>
                <w:tab w:val="right" w:pos="14506"/>
              </w:tabs>
              <w:rPr>
                <w:ins w:id="21" w:author="Goott, David" w:date="2026-09-25T20:00:00Z" w16du:dateUtc="2026-09-26T00:00:00Z"/>
                <w:rFonts w:eastAsia="Arial" w:cstheme="minorHAnsi"/>
                <w:b/>
                <w:bCs/>
                <w:sz w:val="24"/>
                <w:szCs w:val="24"/>
              </w:rPr>
            </w:pPr>
            <w:ins w:id="22" w:author="Goott, David" w:date="2026-09-25T20:00:00Z" w16du:dateUtc="2026-09-26T00:00:00Z">
              <w:r>
                <w:rPr>
                  <w:rFonts w:eastAsia="Arial" w:cstheme="minorHAnsi"/>
                  <w:b/>
                  <w:bCs/>
                  <w:sz w:val="24"/>
                  <w:szCs w:val="24"/>
                </w:rPr>
                <w:t xml:space="preserve">Organization’s </w:t>
              </w:r>
              <w:r w:rsidR="6FBAA6F6" w:rsidRPr="007114DA">
                <w:rPr>
                  <w:rFonts w:eastAsia="Arial" w:cstheme="minorHAnsi"/>
                  <w:b/>
                  <w:bCs/>
                  <w:sz w:val="24"/>
                  <w:szCs w:val="24"/>
                </w:rPr>
                <w:t>Legal Name</w:t>
              </w:r>
            </w:ins>
          </w:p>
        </w:tc>
        <w:tc>
          <w:tcPr>
            <w:tcW w:w="2788" w:type="pct"/>
            <w:gridSpan w:val="2"/>
          </w:tcPr>
          <w:p w14:paraId="255508F8" w14:textId="77777777" w:rsidR="00902479" w:rsidRPr="007114DA" w:rsidRDefault="00902479" w:rsidP="006C0D99">
            <w:pPr>
              <w:tabs>
                <w:tab w:val="center" w:pos="7278"/>
                <w:tab w:val="right" w:pos="14506"/>
              </w:tabs>
              <w:contextualSpacing/>
              <w:rPr>
                <w:ins w:id="23" w:author="Goott, David" w:date="2026-09-25T20:00:00Z" w16du:dateUtc="2026-09-26T00:00:00Z"/>
                <w:rFonts w:eastAsia="Arial" w:cstheme="minorHAnsi"/>
                <w:b/>
                <w:bCs/>
                <w:sz w:val="24"/>
                <w:szCs w:val="24"/>
              </w:rPr>
            </w:pPr>
          </w:p>
        </w:tc>
      </w:tr>
      <w:tr w:rsidR="00C8542E" w:rsidRPr="007114DA" w14:paraId="43EB8670" w14:textId="77777777" w:rsidTr="0029308E">
        <w:trPr>
          <w:ins w:id="24" w:author="Goott, David" w:date="2026-09-25T20:00:00Z" w16du:dateUtc="2026-09-26T00:00:00Z"/>
        </w:trPr>
        <w:tc>
          <w:tcPr>
            <w:tcW w:w="2212" w:type="pct"/>
            <w:shd w:val="clear" w:color="auto" w:fill="F2F2F2" w:themeFill="background1" w:themeFillShade="F2"/>
          </w:tcPr>
          <w:p w14:paraId="031BE145" w14:textId="77777777" w:rsidR="00C8542E" w:rsidRPr="007114DA" w:rsidRDefault="00C8542E" w:rsidP="002A7F63">
            <w:pPr>
              <w:pStyle w:val="ListParagraph"/>
              <w:numPr>
                <w:ilvl w:val="0"/>
                <w:numId w:val="11"/>
              </w:numPr>
              <w:tabs>
                <w:tab w:val="center" w:pos="7278"/>
                <w:tab w:val="right" w:pos="14506"/>
              </w:tabs>
              <w:rPr>
                <w:ins w:id="25" w:author="Goott, David" w:date="2026-09-25T20:00:00Z" w16du:dateUtc="2026-09-26T00:00:00Z"/>
                <w:rFonts w:eastAsia="Arial" w:cstheme="minorHAnsi"/>
                <w:b/>
                <w:bCs/>
                <w:sz w:val="24"/>
                <w:szCs w:val="24"/>
              </w:rPr>
            </w:pPr>
            <w:ins w:id="26" w:author="Goott, David" w:date="2026-09-25T20:00:00Z" w16du:dateUtc="2026-09-26T00:00:00Z">
              <w:r w:rsidRPr="007114DA">
                <w:rPr>
                  <w:rFonts w:eastAsia="Arial" w:cstheme="minorHAnsi"/>
                  <w:b/>
                  <w:bCs/>
                  <w:sz w:val="24"/>
                  <w:szCs w:val="24"/>
                </w:rPr>
                <w:t>Employer Identification Number (EIN)</w:t>
              </w:r>
            </w:ins>
          </w:p>
        </w:tc>
        <w:tc>
          <w:tcPr>
            <w:tcW w:w="2788" w:type="pct"/>
            <w:gridSpan w:val="2"/>
          </w:tcPr>
          <w:p w14:paraId="5F9DCDC2" w14:textId="77777777" w:rsidR="00C8542E" w:rsidRPr="007114DA" w:rsidRDefault="00C8542E" w:rsidP="006C0D99">
            <w:pPr>
              <w:tabs>
                <w:tab w:val="center" w:pos="7278"/>
                <w:tab w:val="right" w:pos="14506"/>
              </w:tabs>
              <w:contextualSpacing/>
              <w:rPr>
                <w:ins w:id="27" w:author="Goott, David" w:date="2026-09-25T20:00:00Z" w16du:dateUtc="2026-09-26T00:00:00Z"/>
                <w:rFonts w:eastAsia="Arial" w:cstheme="minorHAnsi"/>
                <w:b/>
                <w:bCs/>
                <w:sz w:val="24"/>
                <w:szCs w:val="24"/>
              </w:rPr>
            </w:pPr>
          </w:p>
        </w:tc>
      </w:tr>
      <w:tr w:rsidR="0053180F" w:rsidRPr="007114DA" w14:paraId="49789761" w14:textId="77777777" w:rsidTr="0029308E">
        <w:trPr>
          <w:ins w:id="28" w:author="Goott, David" w:date="2026-09-25T20:00:00Z" w16du:dateUtc="2026-09-26T00:00:00Z"/>
        </w:trPr>
        <w:tc>
          <w:tcPr>
            <w:tcW w:w="2212" w:type="pct"/>
            <w:shd w:val="clear" w:color="auto" w:fill="F2F2F2" w:themeFill="background1" w:themeFillShade="F2"/>
          </w:tcPr>
          <w:p w14:paraId="6CC308E2" w14:textId="77777777" w:rsidR="0053180F" w:rsidRPr="007114DA" w:rsidRDefault="0010787F" w:rsidP="002A7F63">
            <w:pPr>
              <w:pStyle w:val="ListParagraph"/>
              <w:numPr>
                <w:ilvl w:val="0"/>
                <w:numId w:val="11"/>
              </w:numPr>
              <w:tabs>
                <w:tab w:val="center" w:pos="7278"/>
                <w:tab w:val="right" w:pos="14506"/>
              </w:tabs>
              <w:rPr>
                <w:ins w:id="29" w:author="Goott, David" w:date="2026-09-25T20:00:00Z" w16du:dateUtc="2026-09-26T00:00:00Z"/>
                <w:rFonts w:eastAsia="Arial" w:cstheme="minorHAnsi"/>
                <w:b/>
                <w:bCs/>
                <w:sz w:val="24"/>
                <w:szCs w:val="24"/>
              </w:rPr>
            </w:pPr>
            <w:ins w:id="30" w:author="Goott, David" w:date="2026-09-25T20:00:00Z" w16du:dateUtc="2026-09-26T00:00:00Z">
              <w:r>
                <w:rPr>
                  <w:rFonts w:eastAsia="Arial" w:cstheme="minorHAnsi"/>
                  <w:b/>
                  <w:bCs/>
                  <w:sz w:val="24"/>
                  <w:szCs w:val="24"/>
                </w:rPr>
                <w:t>Organization</w:t>
              </w:r>
              <w:r w:rsidR="008E6F98" w:rsidRPr="007114DA">
                <w:rPr>
                  <w:rFonts w:eastAsia="Arial" w:cstheme="minorHAnsi"/>
                  <w:b/>
                  <w:bCs/>
                  <w:sz w:val="24"/>
                  <w:szCs w:val="24"/>
                </w:rPr>
                <w:t xml:space="preserve"> Type </w:t>
              </w:r>
              <w:r>
                <w:rPr>
                  <w:rFonts w:eastAsia="Arial" w:cstheme="minorHAnsi"/>
                  <w:b/>
                  <w:bCs/>
                  <w:sz w:val="24"/>
                  <w:szCs w:val="24"/>
                </w:rPr>
                <w:t>(</w:t>
              </w:r>
              <w:r w:rsidR="008E6F98" w:rsidRPr="007114DA">
                <w:rPr>
                  <w:rFonts w:eastAsia="Arial" w:cstheme="minorHAnsi"/>
                  <w:b/>
                  <w:bCs/>
                  <w:sz w:val="24"/>
                  <w:szCs w:val="24"/>
                </w:rPr>
                <w:t>Non-Profit / For-Profit / Other</w:t>
              </w:r>
              <w:r>
                <w:rPr>
                  <w:rFonts w:eastAsia="Arial" w:cstheme="minorHAnsi"/>
                  <w:b/>
                  <w:bCs/>
                  <w:sz w:val="24"/>
                  <w:szCs w:val="24"/>
                </w:rPr>
                <w:t>)</w:t>
              </w:r>
            </w:ins>
          </w:p>
        </w:tc>
        <w:tc>
          <w:tcPr>
            <w:tcW w:w="2788" w:type="pct"/>
            <w:gridSpan w:val="2"/>
          </w:tcPr>
          <w:p w14:paraId="1138C209" w14:textId="77777777" w:rsidR="0053180F" w:rsidRPr="007114DA" w:rsidRDefault="0053180F" w:rsidP="006C0D99">
            <w:pPr>
              <w:tabs>
                <w:tab w:val="center" w:pos="7278"/>
                <w:tab w:val="right" w:pos="14506"/>
              </w:tabs>
              <w:contextualSpacing/>
              <w:rPr>
                <w:ins w:id="31" w:author="Goott, David" w:date="2026-09-25T20:00:00Z" w16du:dateUtc="2026-09-26T00:00:00Z"/>
                <w:rFonts w:eastAsia="Arial" w:cstheme="minorHAnsi"/>
                <w:b/>
                <w:bCs/>
                <w:sz w:val="24"/>
                <w:szCs w:val="24"/>
              </w:rPr>
            </w:pPr>
          </w:p>
        </w:tc>
      </w:tr>
      <w:tr w:rsidR="00902479" w:rsidRPr="007114DA" w14:paraId="6A7BD56B" w14:textId="77777777" w:rsidTr="0029308E">
        <w:trPr>
          <w:ins w:id="32" w:author="Goott, David" w:date="2026-09-25T20:00:00Z" w16du:dateUtc="2026-09-26T00:00:00Z"/>
        </w:trPr>
        <w:tc>
          <w:tcPr>
            <w:tcW w:w="2212" w:type="pct"/>
            <w:shd w:val="clear" w:color="auto" w:fill="F2F2F2" w:themeFill="background1" w:themeFillShade="F2"/>
          </w:tcPr>
          <w:p w14:paraId="502A90EB" w14:textId="77777777" w:rsidR="00902479" w:rsidRPr="007114DA" w:rsidRDefault="6FBAA6F6" w:rsidP="002A7F63">
            <w:pPr>
              <w:pStyle w:val="ListParagraph"/>
              <w:numPr>
                <w:ilvl w:val="0"/>
                <w:numId w:val="11"/>
              </w:numPr>
              <w:tabs>
                <w:tab w:val="center" w:pos="7278"/>
                <w:tab w:val="right" w:pos="14506"/>
              </w:tabs>
              <w:ind w:left="341"/>
              <w:rPr>
                <w:ins w:id="33" w:author="Goott, David" w:date="2026-09-25T20:00:00Z" w16du:dateUtc="2026-09-26T00:00:00Z"/>
                <w:rFonts w:eastAsia="Arial" w:cstheme="minorHAnsi"/>
                <w:b/>
                <w:bCs/>
                <w:sz w:val="24"/>
                <w:szCs w:val="24"/>
              </w:rPr>
            </w:pPr>
            <w:ins w:id="34" w:author="Goott, David" w:date="2026-09-25T20:00:00Z" w16du:dateUtc="2026-09-26T00:00:00Z">
              <w:r w:rsidRPr="007114DA">
                <w:rPr>
                  <w:rFonts w:eastAsia="Arial" w:cstheme="minorHAnsi"/>
                  <w:b/>
                  <w:bCs/>
                  <w:sz w:val="24"/>
                  <w:szCs w:val="24"/>
                </w:rPr>
                <w:t>Organizational System for Award Management (SAM)</w:t>
              </w:r>
              <w:r w:rsidR="00C8542E" w:rsidRPr="007114DA">
                <w:rPr>
                  <w:rFonts w:eastAsia="Arial" w:cstheme="minorHAnsi"/>
                  <w:b/>
                  <w:bCs/>
                  <w:sz w:val="24"/>
                  <w:szCs w:val="24"/>
                </w:rPr>
                <w:t xml:space="preserve"> Number*</w:t>
              </w:r>
            </w:ins>
          </w:p>
        </w:tc>
        <w:tc>
          <w:tcPr>
            <w:tcW w:w="2788" w:type="pct"/>
            <w:gridSpan w:val="2"/>
          </w:tcPr>
          <w:p w14:paraId="0C065872" w14:textId="77777777" w:rsidR="00902479" w:rsidRPr="007114DA" w:rsidRDefault="00902479" w:rsidP="006C0D99">
            <w:pPr>
              <w:tabs>
                <w:tab w:val="center" w:pos="7278"/>
                <w:tab w:val="right" w:pos="14506"/>
              </w:tabs>
              <w:contextualSpacing/>
              <w:rPr>
                <w:ins w:id="35" w:author="Goott, David" w:date="2026-09-25T20:00:00Z" w16du:dateUtc="2026-09-26T00:00:00Z"/>
                <w:rFonts w:eastAsia="Arial" w:cstheme="minorHAnsi"/>
                <w:b/>
                <w:bCs/>
                <w:sz w:val="24"/>
                <w:szCs w:val="24"/>
              </w:rPr>
            </w:pPr>
          </w:p>
        </w:tc>
      </w:tr>
      <w:tr w:rsidR="0026367F" w:rsidRPr="007114DA" w14:paraId="0E05BA2E" w14:textId="77777777" w:rsidTr="0029308E">
        <w:trPr>
          <w:ins w:id="36" w:author="Goott, David" w:date="2026-09-25T20:00:00Z" w16du:dateUtc="2026-09-26T00:00:00Z"/>
        </w:trPr>
        <w:tc>
          <w:tcPr>
            <w:tcW w:w="2212" w:type="pct"/>
            <w:shd w:val="clear" w:color="auto" w:fill="F2F2F2" w:themeFill="background1" w:themeFillShade="F2"/>
          </w:tcPr>
          <w:p w14:paraId="6FFDDC8F" w14:textId="77777777" w:rsidR="0026367F" w:rsidRPr="007114DA" w:rsidRDefault="0026367F" w:rsidP="002A7F63">
            <w:pPr>
              <w:pStyle w:val="ListParagraph"/>
              <w:numPr>
                <w:ilvl w:val="0"/>
                <w:numId w:val="11"/>
              </w:numPr>
              <w:tabs>
                <w:tab w:val="center" w:pos="7278"/>
                <w:tab w:val="right" w:pos="14506"/>
              </w:tabs>
              <w:ind w:left="341"/>
              <w:rPr>
                <w:ins w:id="37" w:author="Goott, David" w:date="2026-09-25T20:00:00Z" w16du:dateUtc="2026-09-26T00:00:00Z"/>
                <w:rFonts w:eastAsia="Arial" w:cstheme="minorHAnsi"/>
                <w:b/>
                <w:bCs/>
                <w:sz w:val="24"/>
                <w:szCs w:val="24"/>
              </w:rPr>
            </w:pPr>
            <w:ins w:id="38" w:author="Goott, David" w:date="2026-09-25T20:00:00Z" w16du:dateUtc="2026-09-26T00:00:00Z">
              <w:r w:rsidRPr="007114DA">
                <w:rPr>
                  <w:rFonts w:eastAsia="Arial" w:cstheme="minorHAnsi"/>
                  <w:b/>
                  <w:bCs/>
                  <w:sz w:val="24"/>
                  <w:szCs w:val="24"/>
                </w:rPr>
                <w:t xml:space="preserve">Website </w:t>
              </w:r>
              <w:r w:rsidR="00836975">
                <w:rPr>
                  <w:rFonts w:eastAsia="Arial" w:cstheme="minorHAnsi"/>
                  <w:b/>
                  <w:bCs/>
                  <w:sz w:val="24"/>
                  <w:szCs w:val="24"/>
                </w:rPr>
                <w:t>URL</w:t>
              </w:r>
            </w:ins>
          </w:p>
        </w:tc>
        <w:tc>
          <w:tcPr>
            <w:tcW w:w="2788" w:type="pct"/>
            <w:gridSpan w:val="2"/>
          </w:tcPr>
          <w:p w14:paraId="7903489D" w14:textId="77777777" w:rsidR="0026367F" w:rsidRPr="007114DA" w:rsidRDefault="0026367F" w:rsidP="006C0D99">
            <w:pPr>
              <w:tabs>
                <w:tab w:val="center" w:pos="7278"/>
                <w:tab w:val="right" w:pos="14506"/>
              </w:tabs>
              <w:contextualSpacing/>
              <w:rPr>
                <w:ins w:id="39" w:author="Goott, David" w:date="2026-09-25T20:00:00Z" w16du:dateUtc="2026-09-26T00:00:00Z"/>
                <w:rFonts w:eastAsia="Arial" w:cstheme="minorHAnsi"/>
                <w:b/>
                <w:bCs/>
                <w:sz w:val="24"/>
                <w:szCs w:val="24"/>
              </w:rPr>
            </w:pPr>
          </w:p>
        </w:tc>
      </w:tr>
      <w:tr w:rsidR="00902479" w:rsidRPr="007114DA" w14:paraId="4C0704C4" w14:textId="77777777" w:rsidTr="0029308E">
        <w:trPr>
          <w:ins w:id="40" w:author="Goott, David" w:date="2026-09-25T20:00:00Z" w16du:dateUtc="2026-09-26T00:00:00Z"/>
        </w:trPr>
        <w:tc>
          <w:tcPr>
            <w:tcW w:w="5000" w:type="pct"/>
            <w:gridSpan w:val="3"/>
            <w:shd w:val="clear" w:color="auto" w:fill="F2F2F2" w:themeFill="background1" w:themeFillShade="F2"/>
          </w:tcPr>
          <w:p w14:paraId="5DBD8E40" w14:textId="77777777" w:rsidR="00902479" w:rsidRPr="00E15317" w:rsidRDefault="004B143F" w:rsidP="00E15317">
            <w:pPr>
              <w:pStyle w:val="ListParagraph"/>
              <w:numPr>
                <w:ilvl w:val="0"/>
                <w:numId w:val="11"/>
              </w:numPr>
              <w:tabs>
                <w:tab w:val="center" w:pos="7278"/>
                <w:tab w:val="right" w:pos="14506"/>
              </w:tabs>
              <w:ind w:left="341"/>
              <w:rPr>
                <w:ins w:id="41" w:author="Goott, David" w:date="2026-09-25T20:00:00Z" w16du:dateUtc="2026-09-26T00:00:00Z"/>
                <w:rFonts w:eastAsia="Arial" w:cstheme="minorHAnsi"/>
                <w:b/>
                <w:bCs/>
                <w:sz w:val="24"/>
                <w:szCs w:val="24"/>
              </w:rPr>
            </w:pPr>
            <w:ins w:id="42" w:author="Goott, David" w:date="2026-09-25T20:00:00Z" w16du:dateUtc="2026-09-26T00:00:00Z">
              <w:r>
                <w:rPr>
                  <w:rFonts w:eastAsia="Arial" w:cstheme="minorHAnsi"/>
                  <w:b/>
                  <w:bCs/>
                  <w:sz w:val="24"/>
                  <w:szCs w:val="24"/>
                </w:rPr>
                <w:t>Physical</w:t>
              </w:r>
              <w:r w:rsidR="00DC05CE">
                <w:rPr>
                  <w:rFonts w:eastAsia="Arial" w:cstheme="minorHAnsi"/>
                  <w:b/>
                  <w:bCs/>
                  <w:sz w:val="24"/>
                  <w:szCs w:val="24"/>
                </w:rPr>
                <w:t xml:space="preserve"> </w:t>
              </w:r>
              <w:r w:rsidR="6FBAA6F6" w:rsidRPr="007114DA">
                <w:rPr>
                  <w:rFonts w:eastAsia="Arial" w:cstheme="minorHAnsi"/>
                  <w:b/>
                  <w:bCs/>
                  <w:sz w:val="24"/>
                  <w:szCs w:val="24"/>
                </w:rPr>
                <w:t>Address</w:t>
              </w:r>
            </w:ins>
          </w:p>
        </w:tc>
      </w:tr>
      <w:tr w:rsidR="00902479" w:rsidRPr="007114DA" w14:paraId="524FE4DC" w14:textId="77777777" w:rsidTr="0029308E">
        <w:trPr>
          <w:ins w:id="43" w:author="Goott, David" w:date="2026-09-25T20:00:00Z" w16du:dateUtc="2026-09-26T00:00:00Z"/>
        </w:trPr>
        <w:tc>
          <w:tcPr>
            <w:tcW w:w="2212" w:type="pct"/>
            <w:shd w:val="clear" w:color="auto" w:fill="F2F2F2" w:themeFill="background1" w:themeFillShade="F2"/>
          </w:tcPr>
          <w:p w14:paraId="67E368AE" w14:textId="77777777" w:rsidR="00902479" w:rsidRPr="007114DA" w:rsidRDefault="6FBAA6F6" w:rsidP="005B2332">
            <w:pPr>
              <w:tabs>
                <w:tab w:val="center" w:pos="7278"/>
                <w:tab w:val="right" w:pos="14506"/>
              </w:tabs>
              <w:ind w:left="720"/>
              <w:contextualSpacing/>
              <w:rPr>
                <w:ins w:id="44" w:author="Goott, David" w:date="2026-09-25T20:00:00Z" w16du:dateUtc="2026-09-26T00:00:00Z"/>
                <w:rFonts w:eastAsia="Arial" w:cstheme="minorHAnsi"/>
                <w:sz w:val="24"/>
                <w:szCs w:val="24"/>
              </w:rPr>
            </w:pPr>
            <w:ins w:id="45" w:author="Goott, David" w:date="2026-09-25T20:00:00Z" w16du:dateUtc="2026-09-26T00:00:00Z">
              <w:r w:rsidRPr="007114DA">
                <w:rPr>
                  <w:rFonts w:eastAsia="Arial" w:cstheme="minorHAnsi"/>
                  <w:sz w:val="24"/>
                  <w:szCs w:val="24"/>
                </w:rPr>
                <w:t>Street</w:t>
              </w:r>
            </w:ins>
          </w:p>
        </w:tc>
        <w:tc>
          <w:tcPr>
            <w:tcW w:w="2788" w:type="pct"/>
            <w:gridSpan w:val="2"/>
          </w:tcPr>
          <w:p w14:paraId="1A33DA71" w14:textId="77777777" w:rsidR="00902479" w:rsidRPr="007114DA" w:rsidRDefault="00902479" w:rsidP="006C0D99">
            <w:pPr>
              <w:tabs>
                <w:tab w:val="center" w:pos="7278"/>
                <w:tab w:val="right" w:pos="14506"/>
              </w:tabs>
              <w:contextualSpacing/>
              <w:rPr>
                <w:ins w:id="46" w:author="Goott, David" w:date="2026-09-25T20:00:00Z" w16du:dateUtc="2026-09-26T00:00:00Z"/>
                <w:rFonts w:eastAsia="Arial" w:cstheme="minorHAnsi"/>
                <w:b/>
                <w:bCs/>
                <w:sz w:val="24"/>
                <w:szCs w:val="24"/>
              </w:rPr>
            </w:pPr>
          </w:p>
        </w:tc>
      </w:tr>
      <w:tr w:rsidR="00902479" w:rsidRPr="007114DA" w14:paraId="746C643C" w14:textId="77777777" w:rsidTr="0029308E">
        <w:trPr>
          <w:ins w:id="47" w:author="Goott, David" w:date="2026-09-25T20:00:00Z" w16du:dateUtc="2026-09-26T00:00:00Z"/>
        </w:trPr>
        <w:tc>
          <w:tcPr>
            <w:tcW w:w="2212" w:type="pct"/>
            <w:shd w:val="clear" w:color="auto" w:fill="F2F2F2" w:themeFill="background1" w:themeFillShade="F2"/>
          </w:tcPr>
          <w:p w14:paraId="5D5D228D" w14:textId="77777777" w:rsidR="00902479" w:rsidRPr="007114DA" w:rsidRDefault="6FBAA6F6" w:rsidP="005B2332">
            <w:pPr>
              <w:tabs>
                <w:tab w:val="center" w:pos="7278"/>
                <w:tab w:val="right" w:pos="14506"/>
              </w:tabs>
              <w:ind w:left="720"/>
              <w:contextualSpacing/>
              <w:rPr>
                <w:ins w:id="48" w:author="Goott, David" w:date="2026-09-25T20:00:00Z" w16du:dateUtc="2026-09-26T00:00:00Z"/>
                <w:rFonts w:eastAsia="Arial" w:cstheme="minorHAnsi"/>
                <w:sz w:val="24"/>
                <w:szCs w:val="24"/>
              </w:rPr>
            </w:pPr>
            <w:ins w:id="49" w:author="Goott, David" w:date="2026-09-25T20:00:00Z" w16du:dateUtc="2026-09-26T00:00:00Z">
              <w:r w:rsidRPr="007114DA">
                <w:rPr>
                  <w:rFonts w:eastAsia="Arial" w:cstheme="minorHAnsi"/>
                  <w:sz w:val="24"/>
                  <w:szCs w:val="24"/>
                </w:rPr>
                <w:t>City</w:t>
              </w:r>
            </w:ins>
          </w:p>
        </w:tc>
        <w:tc>
          <w:tcPr>
            <w:tcW w:w="2788" w:type="pct"/>
            <w:gridSpan w:val="2"/>
          </w:tcPr>
          <w:p w14:paraId="59037355" w14:textId="77777777" w:rsidR="00902479" w:rsidRPr="007114DA" w:rsidRDefault="00902479" w:rsidP="006C0D99">
            <w:pPr>
              <w:tabs>
                <w:tab w:val="center" w:pos="7278"/>
                <w:tab w:val="right" w:pos="14506"/>
              </w:tabs>
              <w:contextualSpacing/>
              <w:rPr>
                <w:ins w:id="50" w:author="Goott, David" w:date="2026-09-25T20:00:00Z" w16du:dateUtc="2026-09-26T00:00:00Z"/>
                <w:rFonts w:eastAsia="Arial" w:cstheme="minorHAnsi"/>
                <w:b/>
                <w:bCs/>
                <w:sz w:val="24"/>
                <w:szCs w:val="24"/>
              </w:rPr>
            </w:pPr>
          </w:p>
        </w:tc>
      </w:tr>
      <w:tr w:rsidR="00525493" w:rsidRPr="007114DA" w14:paraId="308A6C2B" w14:textId="77777777" w:rsidTr="0029308E">
        <w:trPr>
          <w:trHeight w:val="70"/>
          <w:ins w:id="51" w:author="Goott, David" w:date="2026-09-25T20:00:00Z" w16du:dateUtc="2026-09-26T00:00:00Z"/>
        </w:trPr>
        <w:tc>
          <w:tcPr>
            <w:tcW w:w="2212" w:type="pct"/>
            <w:shd w:val="clear" w:color="auto" w:fill="F2F2F2" w:themeFill="background1" w:themeFillShade="F2"/>
          </w:tcPr>
          <w:p w14:paraId="7E0B7CAC" w14:textId="77777777" w:rsidR="00525493" w:rsidRPr="007114DA" w:rsidRDefault="00525493" w:rsidP="005B2332">
            <w:pPr>
              <w:tabs>
                <w:tab w:val="center" w:pos="7278"/>
                <w:tab w:val="right" w:pos="14506"/>
              </w:tabs>
              <w:ind w:left="720"/>
              <w:contextualSpacing/>
              <w:rPr>
                <w:ins w:id="52" w:author="Goott, David" w:date="2026-09-25T20:00:00Z" w16du:dateUtc="2026-09-26T00:00:00Z"/>
                <w:rFonts w:eastAsia="Arial" w:cstheme="minorHAnsi"/>
                <w:sz w:val="24"/>
                <w:szCs w:val="24"/>
              </w:rPr>
            </w:pPr>
            <w:ins w:id="53" w:author="Goott, David" w:date="2026-09-25T20:00:00Z" w16du:dateUtc="2026-09-26T00:00:00Z">
              <w:r w:rsidRPr="007114DA">
                <w:rPr>
                  <w:rFonts w:eastAsia="Arial" w:cstheme="minorHAnsi"/>
                  <w:sz w:val="24"/>
                  <w:szCs w:val="24"/>
                </w:rPr>
                <w:t>State</w:t>
              </w:r>
            </w:ins>
          </w:p>
        </w:tc>
        <w:tc>
          <w:tcPr>
            <w:tcW w:w="2788" w:type="pct"/>
            <w:gridSpan w:val="2"/>
          </w:tcPr>
          <w:p w14:paraId="19BADBAE" w14:textId="77777777" w:rsidR="00525493" w:rsidRPr="007114DA" w:rsidRDefault="00525493" w:rsidP="006C0D99">
            <w:pPr>
              <w:tabs>
                <w:tab w:val="center" w:pos="7278"/>
                <w:tab w:val="right" w:pos="14506"/>
              </w:tabs>
              <w:contextualSpacing/>
              <w:rPr>
                <w:ins w:id="54" w:author="Goott, David" w:date="2026-09-25T20:00:00Z" w16du:dateUtc="2026-09-26T00:00:00Z"/>
                <w:rFonts w:eastAsia="Arial" w:cstheme="minorHAnsi"/>
                <w:b/>
                <w:bCs/>
                <w:sz w:val="24"/>
                <w:szCs w:val="24"/>
              </w:rPr>
            </w:pPr>
          </w:p>
        </w:tc>
      </w:tr>
      <w:tr w:rsidR="00525493" w:rsidRPr="007114DA" w14:paraId="26D64F9C" w14:textId="77777777" w:rsidTr="0029308E">
        <w:trPr>
          <w:ins w:id="55" w:author="Goott, David" w:date="2026-09-25T20:00:00Z" w16du:dateUtc="2026-09-26T00:00:00Z"/>
        </w:trPr>
        <w:tc>
          <w:tcPr>
            <w:tcW w:w="2212" w:type="pct"/>
            <w:shd w:val="clear" w:color="auto" w:fill="F2F2F2" w:themeFill="background1" w:themeFillShade="F2"/>
          </w:tcPr>
          <w:p w14:paraId="030F9AB3" w14:textId="77777777" w:rsidR="00525493" w:rsidRPr="007114DA" w:rsidRDefault="00525493" w:rsidP="005B2332">
            <w:pPr>
              <w:tabs>
                <w:tab w:val="center" w:pos="7278"/>
                <w:tab w:val="right" w:pos="14506"/>
              </w:tabs>
              <w:ind w:left="720"/>
              <w:contextualSpacing/>
              <w:rPr>
                <w:ins w:id="56" w:author="Goott, David" w:date="2026-09-25T20:00:00Z" w16du:dateUtc="2026-09-26T00:00:00Z"/>
                <w:rFonts w:eastAsia="Arial" w:cstheme="minorHAnsi"/>
                <w:sz w:val="24"/>
                <w:szCs w:val="24"/>
              </w:rPr>
            </w:pPr>
            <w:ins w:id="57" w:author="Goott, David" w:date="2026-09-25T20:00:00Z" w16du:dateUtc="2026-09-26T00:00:00Z">
              <w:r w:rsidRPr="007114DA">
                <w:rPr>
                  <w:rFonts w:eastAsia="Arial" w:cstheme="minorHAnsi"/>
                  <w:sz w:val="24"/>
                  <w:szCs w:val="24"/>
                </w:rPr>
                <w:t>Zip / Postal Code</w:t>
              </w:r>
            </w:ins>
          </w:p>
        </w:tc>
        <w:tc>
          <w:tcPr>
            <w:tcW w:w="2788" w:type="pct"/>
            <w:gridSpan w:val="2"/>
          </w:tcPr>
          <w:p w14:paraId="08AE6E9E" w14:textId="77777777" w:rsidR="00525493" w:rsidRPr="007114DA" w:rsidRDefault="00525493" w:rsidP="006C0D99">
            <w:pPr>
              <w:tabs>
                <w:tab w:val="center" w:pos="7278"/>
                <w:tab w:val="right" w:pos="14506"/>
              </w:tabs>
              <w:contextualSpacing/>
              <w:rPr>
                <w:ins w:id="58" w:author="Goott, David" w:date="2026-09-25T20:00:00Z" w16du:dateUtc="2026-09-26T00:00:00Z"/>
                <w:rFonts w:eastAsia="Arial" w:cstheme="minorHAnsi"/>
                <w:b/>
                <w:bCs/>
                <w:sz w:val="24"/>
                <w:szCs w:val="24"/>
              </w:rPr>
            </w:pPr>
          </w:p>
        </w:tc>
      </w:tr>
      <w:tr w:rsidR="0010787F" w:rsidRPr="007114DA" w14:paraId="7B66659F" w14:textId="77777777" w:rsidTr="0029308E">
        <w:trPr>
          <w:ins w:id="59" w:author="Goott, David" w:date="2026-09-25T20:00:00Z" w16du:dateUtc="2026-09-26T00:00:00Z"/>
        </w:trPr>
        <w:tc>
          <w:tcPr>
            <w:tcW w:w="2212" w:type="pct"/>
            <w:shd w:val="clear" w:color="auto" w:fill="F2F2F2" w:themeFill="background1" w:themeFillShade="F2"/>
          </w:tcPr>
          <w:p w14:paraId="165D6750" w14:textId="77777777" w:rsidR="0010787F" w:rsidRPr="0010787F" w:rsidRDefault="004B143F" w:rsidP="0010787F">
            <w:pPr>
              <w:pStyle w:val="ListParagraph"/>
              <w:numPr>
                <w:ilvl w:val="0"/>
                <w:numId w:val="11"/>
              </w:numPr>
              <w:tabs>
                <w:tab w:val="center" w:pos="7278"/>
                <w:tab w:val="right" w:pos="14506"/>
              </w:tabs>
              <w:rPr>
                <w:ins w:id="60" w:author="Goott, David" w:date="2026-09-25T20:00:00Z" w16du:dateUtc="2026-09-26T00:00:00Z"/>
                <w:rFonts w:eastAsia="Arial" w:cstheme="minorHAnsi"/>
                <w:sz w:val="24"/>
                <w:szCs w:val="24"/>
              </w:rPr>
            </w:pPr>
            <w:ins w:id="61" w:author="Goott, David" w:date="2026-09-25T20:00:00Z" w16du:dateUtc="2026-09-26T00:00:00Z">
              <w:r>
                <w:rPr>
                  <w:rFonts w:eastAsia="Arial" w:cstheme="minorHAnsi"/>
                  <w:b/>
                  <w:bCs/>
                  <w:sz w:val="24"/>
                  <w:szCs w:val="24"/>
                </w:rPr>
                <w:t xml:space="preserve">Mailing </w:t>
              </w:r>
              <w:r w:rsidR="0010787F" w:rsidRPr="0010787F">
                <w:rPr>
                  <w:rFonts w:eastAsia="Arial" w:cstheme="minorHAnsi"/>
                  <w:b/>
                  <w:bCs/>
                  <w:sz w:val="24"/>
                  <w:szCs w:val="24"/>
                </w:rPr>
                <w:t>Address</w:t>
              </w:r>
              <w:r w:rsidR="00A3084A">
                <w:rPr>
                  <w:rFonts w:eastAsia="Arial" w:cstheme="minorHAnsi"/>
                  <w:b/>
                  <w:bCs/>
                  <w:sz w:val="24"/>
                  <w:szCs w:val="24"/>
                </w:rPr>
                <w:t>*</w:t>
              </w:r>
              <w:r w:rsidR="0010787F">
                <w:rPr>
                  <w:rFonts w:eastAsia="Arial" w:cstheme="minorHAnsi"/>
                  <w:sz w:val="24"/>
                  <w:szCs w:val="24"/>
                </w:rPr>
                <w:t xml:space="preserve"> (if different from above</w:t>
              </w:r>
              <w:r w:rsidR="00E15317">
                <w:rPr>
                  <w:rFonts w:eastAsia="Arial" w:cstheme="minorHAnsi"/>
                  <w:sz w:val="24"/>
                  <w:szCs w:val="24"/>
                </w:rPr>
                <w:t>; P.O. Boxes allowed</w:t>
              </w:r>
              <w:r w:rsidR="00AB1D44">
                <w:rPr>
                  <w:rFonts w:eastAsia="Arial" w:cstheme="minorHAnsi"/>
                  <w:sz w:val="24"/>
                  <w:szCs w:val="24"/>
                </w:rPr>
                <w:t>)</w:t>
              </w:r>
            </w:ins>
          </w:p>
        </w:tc>
        <w:tc>
          <w:tcPr>
            <w:tcW w:w="2788" w:type="pct"/>
            <w:gridSpan w:val="2"/>
          </w:tcPr>
          <w:p w14:paraId="185120DC" w14:textId="77777777" w:rsidR="0010787F" w:rsidRPr="007114DA" w:rsidRDefault="0010787F" w:rsidP="006C0D99">
            <w:pPr>
              <w:tabs>
                <w:tab w:val="center" w:pos="7278"/>
                <w:tab w:val="right" w:pos="14506"/>
              </w:tabs>
              <w:contextualSpacing/>
              <w:rPr>
                <w:ins w:id="62" w:author="Goott, David" w:date="2026-09-25T20:00:00Z" w16du:dateUtc="2026-09-26T00:00:00Z"/>
                <w:rFonts w:eastAsia="Arial" w:cstheme="minorHAnsi"/>
                <w:b/>
                <w:bCs/>
                <w:sz w:val="24"/>
                <w:szCs w:val="24"/>
              </w:rPr>
            </w:pPr>
          </w:p>
        </w:tc>
      </w:tr>
      <w:tr w:rsidR="0010787F" w:rsidRPr="007114DA" w14:paraId="6F7C0336" w14:textId="77777777" w:rsidTr="0029308E">
        <w:trPr>
          <w:ins w:id="63" w:author="Goott, David" w:date="2026-09-25T20:00:00Z" w16du:dateUtc="2026-09-26T00:00:00Z"/>
        </w:trPr>
        <w:tc>
          <w:tcPr>
            <w:tcW w:w="2212" w:type="pct"/>
            <w:shd w:val="clear" w:color="auto" w:fill="F2F2F2" w:themeFill="background1" w:themeFillShade="F2"/>
          </w:tcPr>
          <w:p w14:paraId="04148C93" w14:textId="77777777" w:rsidR="0010787F" w:rsidRPr="007114DA" w:rsidRDefault="0010787F" w:rsidP="005B2332">
            <w:pPr>
              <w:tabs>
                <w:tab w:val="center" w:pos="7278"/>
                <w:tab w:val="right" w:pos="14506"/>
              </w:tabs>
              <w:ind w:left="720"/>
              <w:contextualSpacing/>
              <w:rPr>
                <w:ins w:id="64" w:author="Goott, David" w:date="2026-09-25T20:00:00Z" w16du:dateUtc="2026-09-26T00:00:00Z"/>
                <w:rFonts w:eastAsia="Arial" w:cstheme="minorHAnsi"/>
                <w:sz w:val="24"/>
                <w:szCs w:val="24"/>
              </w:rPr>
            </w:pPr>
            <w:ins w:id="65" w:author="Goott, David" w:date="2026-09-25T20:00:00Z" w16du:dateUtc="2026-09-26T00:00:00Z">
              <w:r>
                <w:rPr>
                  <w:rFonts w:eastAsia="Arial" w:cstheme="minorHAnsi"/>
                  <w:sz w:val="24"/>
                  <w:szCs w:val="24"/>
                </w:rPr>
                <w:t>Street</w:t>
              </w:r>
            </w:ins>
          </w:p>
        </w:tc>
        <w:tc>
          <w:tcPr>
            <w:tcW w:w="2788" w:type="pct"/>
            <w:gridSpan w:val="2"/>
          </w:tcPr>
          <w:p w14:paraId="236186C5" w14:textId="77777777" w:rsidR="0010787F" w:rsidRPr="007114DA" w:rsidRDefault="0010787F" w:rsidP="006C0D99">
            <w:pPr>
              <w:tabs>
                <w:tab w:val="center" w:pos="7278"/>
                <w:tab w:val="right" w:pos="14506"/>
              </w:tabs>
              <w:contextualSpacing/>
              <w:rPr>
                <w:ins w:id="66" w:author="Goott, David" w:date="2026-09-25T20:00:00Z" w16du:dateUtc="2026-09-26T00:00:00Z"/>
                <w:rFonts w:eastAsia="Arial" w:cstheme="minorHAnsi"/>
                <w:b/>
                <w:bCs/>
                <w:sz w:val="24"/>
                <w:szCs w:val="24"/>
              </w:rPr>
            </w:pPr>
          </w:p>
        </w:tc>
      </w:tr>
      <w:tr w:rsidR="0010787F" w:rsidRPr="007114DA" w14:paraId="069D319F" w14:textId="77777777" w:rsidTr="0029308E">
        <w:trPr>
          <w:ins w:id="67" w:author="Goott, David" w:date="2026-09-25T20:00:00Z" w16du:dateUtc="2026-09-26T00:00:00Z"/>
        </w:trPr>
        <w:tc>
          <w:tcPr>
            <w:tcW w:w="2212" w:type="pct"/>
            <w:shd w:val="clear" w:color="auto" w:fill="F2F2F2" w:themeFill="background1" w:themeFillShade="F2"/>
          </w:tcPr>
          <w:p w14:paraId="3064CA03" w14:textId="77777777" w:rsidR="0010787F" w:rsidRPr="007114DA" w:rsidRDefault="0010787F" w:rsidP="005B2332">
            <w:pPr>
              <w:tabs>
                <w:tab w:val="center" w:pos="7278"/>
                <w:tab w:val="right" w:pos="14506"/>
              </w:tabs>
              <w:ind w:left="720"/>
              <w:contextualSpacing/>
              <w:rPr>
                <w:ins w:id="68" w:author="Goott, David" w:date="2026-09-25T20:00:00Z" w16du:dateUtc="2026-09-26T00:00:00Z"/>
                <w:rFonts w:eastAsia="Arial" w:cstheme="minorHAnsi"/>
                <w:sz w:val="24"/>
                <w:szCs w:val="24"/>
              </w:rPr>
            </w:pPr>
            <w:ins w:id="69" w:author="Goott, David" w:date="2026-09-25T20:00:00Z" w16du:dateUtc="2026-09-26T00:00:00Z">
              <w:r>
                <w:rPr>
                  <w:rFonts w:eastAsia="Arial" w:cstheme="minorHAnsi"/>
                  <w:sz w:val="24"/>
                  <w:szCs w:val="24"/>
                </w:rPr>
                <w:t>City</w:t>
              </w:r>
            </w:ins>
          </w:p>
        </w:tc>
        <w:tc>
          <w:tcPr>
            <w:tcW w:w="2788" w:type="pct"/>
            <w:gridSpan w:val="2"/>
          </w:tcPr>
          <w:p w14:paraId="25A6AF3B" w14:textId="77777777" w:rsidR="0010787F" w:rsidRPr="007114DA" w:rsidRDefault="0010787F" w:rsidP="006C0D99">
            <w:pPr>
              <w:tabs>
                <w:tab w:val="center" w:pos="7278"/>
                <w:tab w:val="right" w:pos="14506"/>
              </w:tabs>
              <w:contextualSpacing/>
              <w:rPr>
                <w:ins w:id="70" w:author="Goott, David" w:date="2026-09-25T20:00:00Z" w16du:dateUtc="2026-09-26T00:00:00Z"/>
                <w:rFonts w:eastAsia="Arial" w:cstheme="minorHAnsi"/>
                <w:b/>
                <w:bCs/>
                <w:sz w:val="24"/>
                <w:szCs w:val="24"/>
              </w:rPr>
            </w:pPr>
          </w:p>
        </w:tc>
      </w:tr>
      <w:tr w:rsidR="0010787F" w:rsidRPr="007114DA" w14:paraId="160379E6" w14:textId="77777777" w:rsidTr="0029308E">
        <w:trPr>
          <w:ins w:id="71" w:author="Goott, David" w:date="2026-09-25T20:00:00Z" w16du:dateUtc="2026-09-26T00:00:00Z"/>
        </w:trPr>
        <w:tc>
          <w:tcPr>
            <w:tcW w:w="2212" w:type="pct"/>
            <w:shd w:val="clear" w:color="auto" w:fill="F2F2F2" w:themeFill="background1" w:themeFillShade="F2"/>
          </w:tcPr>
          <w:p w14:paraId="46B005F8" w14:textId="77777777" w:rsidR="0010787F" w:rsidRPr="007114DA" w:rsidRDefault="0010787F" w:rsidP="005B2332">
            <w:pPr>
              <w:tabs>
                <w:tab w:val="center" w:pos="7278"/>
                <w:tab w:val="right" w:pos="14506"/>
              </w:tabs>
              <w:ind w:left="720"/>
              <w:contextualSpacing/>
              <w:rPr>
                <w:ins w:id="72" w:author="Goott, David" w:date="2026-09-25T20:00:00Z" w16du:dateUtc="2026-09-26T00:00:00Z"/>
                <w:rFonts w:eastAsia="Arial" w:cstheme="minorHAnsi"/>
                <w:sz w:val="24"/>
                <w:szCs w:val="24"/>
              </w:rPr>
            </w:pPr>
            <w:ins w:id="73" w:author="Goott, David" w:date="2026-09-25T20:00:00Z" w16du:dateUtc="2026-09-26T00:00:00Z">
              <w:r>
                <w:rPr>
                  <w:rFonts w:eastAsia="Arial" w:cstheme="minorHAnsi"/>
                  <w:sz w:val="24"/>
                  <w:szCs w:val="24"/>
                </w:rPr>
                <w:t>State</w:t>
              </w:r>
            </w:ins>
          </w:p>
        </w:tc>
        <w:tc>
          <w:tcPr>
            <w:tcW w:w="2788" w:type="pct"/>
            <w:gridSpan w:val="2"/>
          </w:tcPr>
          <w:p w14:paraId="69E1C9B1" w14:textId="77777777" w:rsidR="0010787F" w:rsidRPr="007114DA" w:rsidRDefault="0010787F" w:rsidP="006C0D99">
            <w:pPr>
              <w:tabs>
                <w:tab w:val="center" w:pos="7278"/>
                <w:tab w:val="right" w:pos="14506"/>
              </w:tabs>
              <w:contextualSpacing/>
              <w:rPr>
                <w:ins w:id="74" w:author="Goott, David" w:date="2026-09-25T20:00:00Z" w16du:dateUtc="2026-09-26T00:00:00Z"/>
                <w:rFonts w:eastAsia="Arial" w:cstheme="minorHAnsi"/>
                <w:b/>
                <w:bCs/>
                <w:sz w:val="24"/>
                <w:szCs w:val="24"/>
              </w:rPr>
            </w:pPr>
          </w:p>
        </w:tc>
      </w:tr>
      <w:tr w:rsidR="0010787F" w:rsidRPr="007114DA" w14:paraId="6D2A6B29" w14:textId="77777777" w:rsidTr="0029308E">
        <w:trPr>
          <w:ins w:id="75" w:author="Goott, David" w:date="2026-09-25T20:00:00Z" w16du:dateUtc="2026-09-26T00:00:00Z"/>
        </w:trPr>
        <w:tc>
          <w:tcPr>
            <w:tcW w:w="2212" w:type="pct"/>
            <w:shd w:val="clear" w:color="auto" w:fill="F2F2F2" w:themeFill="background1" w:themeFillShade="F2"/>
          </w:tcPr>
          <w:p w14:paraId="509455C3" w14:textId="77777777" w:rsidR="0010787F" w:rsidRPr="007114DA" w:rsidRDefault="0010787F" w:rsidP="005B2332">
            <w:pPr>
              <w:tabs>
                <w:tab w:val="center" w:pos="7278"/>
                <w:tab w:val="right" w:pos="14506"/>
              </w:tabs>
              <w:ind w:left="720"/>
              <w:contextualSpacing/>
              <w:rPr>
                <w:ins w:id="76" w:author="Goott, David" w:date="2026-09-25T20:00:00Z" w16du:dateUtc="2026-09-26T00:00:00Z"/>
                <w:rFonts w:eastAsia="Arial" w:cstheme="minorHAnsi"/>
                <w:sz w:val="24"/>
                <w:szCs w:val="24"/>
              </w:rPr>
            </w:pPr>
            <w:ins w:id="77" w:author="Goott, David" w:date="2026-09-25T20:00:00Z" w16du:dateUtc="2026-09-26T00:00:00Z">
              <w:r>
                <w:rPr>
                  <w:rFonts w:eastAsia="Arial" w:cstheme="minorHAnsi"/>
                  <w:sz w:val="24"/>
                  <w:szCs w:val="24"/>
                </w:rPr>
                <w:t>Zip / Postal Code</w:t>
              </w:r>
            </w:ins>
          </w:p>
        </w:tc>
        <w:tc>
          <w:tcPr>
            <w:tcW w:w="2788" w:type="pct"/>
            <w:gridSpan w:val="2"/>
          </w:tcPr>
          <w:p w14:paraId="65AB06A2" w14:textId="77777777" w:rsidR="0010787F" w:rsidRPr="007114DA" w:rsidRDefault="0010787F" w:rsidP="006C0D99">
            <w:pPr>
              <w:tabs>
                <w:tab w:val="center" w:pos="7278"/>
                <w:tab w:val="right" w:pos="14506"/>
              </w:tabs>
              <w:contextualSpacing/>
              <w:rPr>
                <w:ins w:id="78" w:author="Goott, David" w:date="2026-09-25T20:00:00Z" w16du:dateUtc="2026-09-26T00:00:00Z"/>
                <w:rFonts w:eastAsia="Arial" w:cstheme="minorHAnsi"/>
                <w:b/>
                <w:bCs/>
                <w:sz w:val="24"/>
                <w:szCs w:val="24"/>
              </w:rPr>
            </w:pPr>
          </w:p>
        </w:tc>
      </w:tr>
      <w:tr w:rsidR="00902479" w:rsidRPr="007114DA" w14:paraId="09EA653C" w14:textId="77777777" w:rsidTr="0029308E">
        <w:trPr>
          <w:ins w:id="79" w:author="Goott, David" w:date="2026-09-25T20:00:00Z" w16du:dateUtc="2026-09-26T00:00:00Z"/>
        </w:trPr>
        <w:tc>
          <w:tcPr>
            <w:tcW w:w="5000" w:type="pct"/>
            <w:gridSpan w:val="3"/>
            <w:shd w:val="clear" w:color="auto" w:fill="F2F2F2" w:themeFill="background1" w:themeFillShade="F2"/>
          </w:tcPr>
          <w:p w14:paraId="6A3EE52A" w14:textId="77777777" w:rsidR="00902479" w:rsidRPr="007114DA" w:rsidRDefault="6FBAA6F6" w:rsidP="002A7F63">
            <w:pPr>
              <w:pStyle w:val="ListParagraph"/>
              <w:numPr>
                <w:ilvl w:val="0"/>
                <w:numId w:val="11"/>
              </w:numPr>
              <w:tabs>
                <w:tab w:val="center" w:pos="7278"/>
                <w:tab w:val="right" w:pos="14506"/>
              </w:tabs>
              <w:ind w:left="341"/>
              <w:rPr>
                <w:ins w:id="80" w:author="Goott, David" w:date="2026-09-25T20:00:00Z" w16du:dateUtc="2026-09-26T00:00:00Z"/>
                <w:rFonts w:eastAsia="Arial" w:cstheme="minorHAnsi"/>
                <w:b/>
                <w:bCs/>
                <w:sz w:val="24"/>
                <w:szCs w:val="24"/>
              </w:rPr>
            </w:pPr>
            <w:ins w:id="81" w:author="Goott, David" w:date="2026-09-25T20:00:00Z" w16du:dateUtc="2026-09-26T00:00:00Z">
              <w:r w:rsidRPr="007114DA">
                <w:rPr>
                  <w:rFonts w:eastAsia="Arial" w:cstheme="minorHAnsi"/>
                  <w:b/>
                  <w:bCs/>
                  <w:sz w:val="24"/>
                  <w:szCs w:val="24"/>
                </w:rPr>
                <w:t>Organizational Unit</w:t>
              </w:r>
              <w:r w:rsidR="00657632">
                <w:rPr>
                  <w:rFonts w:eastAsia="Arial" w:cstheme="minorHAnsi"/>
                  <w:b/>
                  <w:bCs/>
                  <w:sz w:val="24"/>
                  <w:szCs w:val="24"/>
                </w:rPr>
                <w:t>*</w:t>
              </w:r>
            </w:ins>
          </w:p>
        </w:tc>
      </w:tr>
      <w:tr w:rsidR="00902479" w:rsidRPr="007114DA" w14:paraId="150D2B8E" w14:textId="77777777" w:rsidTr="0029308E">
        <w:trPr>
          <w:ins w:id="82" w:author="Goott, David" w:date="2026-09-25T20:00:00Z" w16du:dateUtc="2026-09-26T00:00:00Z"/>
        </w:trPr>
        <w:tc>
          <w:tcPr>
            <w:tcW w:w="2212" w:type="pct"/>
            <w:shd w:val="clear" w:color="auto" w:fill="F2F2F2" w:themeFill="background1" w:themeFillShade="F2"/>
          </w:tcPr>
          <w:p w14:paraId="010E980B" w14:textId="77777777" w:rsidR="00902479" w:rsidRPr="007114DA" w:rsidRDefault="6FBAA6F6" w:rsidP="005B2332">
            <w:pPr>
              <w:tabs>
                <w:tab w:val="center" w:pos="7278"/>
                <w:tab w:val="right" w:pos="14506"/>
              </w:tabs>
              <w:ind w:left="720"/>
              <w:contextualSpacing/>
              <w:rPr>
                <w:ins w:id="83" w:author="Goott, David" w:date="2026-09-25T20:00:00Z" w16du:dateUtc="2026-09-26T00:00:00Z"/>
                <w:rFonts w:eastAsia="Arial" w:cstheme="minorHAnsi"/>
                <w:sz w:val="24"/>
                <w:szCs w:val="24"/>
              </w:rPr>
            </w:pPr>
            <w:ins w:id="84" w:author="Goott, David" w:date="2026-09-25T20:00:00Z" w16du:dateUtc="2026-09-26T00:00:00Z">
              <w:r w:rsidRPr="007114DA">
                <w:rPr>
                  <w:rFonts w:eastAsia="Arial" w:cstheme="minorHAnsi"/>
                  <w:sz w:val="24"/>
                  <w:szCs w:val="24"/>
                </w:rPr>
                <w:t>Department</w:t>
              </w:r>
              <w:r w:rsidR="00657632">
                <w:rPr>
                  <w:rFonts w:eastAsia="Arial" w:cstheme="minorHAnsi"/>
                  <w:sz w:val="24"/>
                  <w:szCs w:val="24"/>
                </w:rPr>
                <w:t>/Division</w:t>
              </w:r>
              <w:r w:rsidR="000059D8">
                <w:rPr>
                  <w:rFonts w:eastAsia="Arial" w:cstheme="minorHAnsi"/>
                  <w:sz w:val="24"/>
                  <w:szCs w:val="24"/>
                </w:rPr>
                <w:t xml:space="preserve"> </w:t>
              </w:r>
              <w:r w:rsidRPr="007114DA">
                <w:rPr>
                  <w:rFonts w:eastAsia="Arial" w:cstheme="minorHAnsi"/>
                  <w:sz w:val="24"/>
                  <w:szCs w:val="24"/>
                </w:rPr>
                <w:t>Name</w:t>
              </w:r>
              <w:r w:rsidR="000059D8">
                <w:rPr>
                  <w:rFonts w:eastAsia="Arial" w:cstheme="minorHAnsi"/>
                  <w:sz w:val="24"/>
                  <w:szCs w:val="24"/>
                </w:rPr>
                <w:t>*</w:t>
              </w:r>
            </w:ins>
          </w:p>
        </w:tc>
        <w:tc>
          <w:tcPr>
            <w:tcW w:w="2788" w:type="pct"/>
            <w:gridSpan w:val="2"/>
          </w:tcPr>
          <w:p w14:paraId="27EB9DB0" w14:textId="77777777" w:rsidR="00902479" w:rsidRPr="007114DA" w:rsidRDefault="00902479" w:rsidP="006C0D99">
            <w:pPr>
              <w:tabs>
                <w:tab w:val="center" w:pos="7278"/>
                <w:tab w:val="right" w:pos="14506"/>
              </w:tabs>
              <w:contextualSpacing/>
              <w:rPr>
                <w:ins w:id="85" w:author="Goott, David" w:date="2026-09-25T20:00:00Z" w16du:dateUtc="2026-09-26T00:00:00Z"/>
                <w:rFonts w:eastAsia="Arial" w:cstheme="minorHAnsi"/>
                <w:b/>
                <w:bCs/>
                <w:sz w:val="24"/>
                <w:szCs w:val="24"/>
              </w:rPr>
            </w:pPr>
          </w:p>
        </w:tc>
      </w:tr>
      <w:tr w:rsidR="00175794" w:rsidRPr="007114DA" w14:paraId="45587E73" w14:textId="77777777" w:rsidTr="0029308E">
        <w:trPr>
          <w:ins w:id="86" w:author="Goott, David" w:date="2026-09-25T20:00:00Z" w16du:dateUtc="2026-09-26T00:00:00Z"/>
        </w:trPr>
        <w:tc>
          <w:tcPr>
            <w:tcW w:w="2212" w:type="pct"/>
            <w:shd w:val="clear" w:color="auto" w:fill="F2F2F2" w:themeFill="background1" w:themeFillShade="F2"/>
          </w:tcPr>
          <w:p w14:paraId="538BD699" w14:textId="77777777" w:rsidR="00175794" w:rsidRPr="007114DA" w:rsidRDefault="00175794" w:rsidP="00175794">
            <w:pPr>
              <w:pStyle w:val="ListParagraph"/>
              <w:numPr>
                <w:ilvl w:val="0"/>
                <w:numId w:val="11"/>
              </w:numPr>
              <w:tabs>
                <w:tab w:val="center" w:pos="7278"/>
                <w:tab w:val="right" w:pos="14506"/>
              </w:tabs>
              <w:rPr>
                <w:ins w:id="87" w:author="Goott, David" w:date="2026-09-25T20:00:00Z" w16du:dateUtc="2026-09-26T00:00:00Z"/>
                <w:rFonts w:eastAsia="Arial" w:cstheme="minorHAnsi"/>
                <w:b/>
                <w:bCs/>
                <w:sz w:val="24"/>
                <w:szCs w:val="24"/>
              </w:rPr>
            </w:pPr>
            <w:ins w:id="88" w:author="Goott, David" w:date="2026-09-25T20:00:00Z" w16du:dateUtc="2026-09-26T00:00:00Z">
              <w:r w:rsidRPr="007114DA">
                <w:rPr>
                  <w:rFonts w:eastAsia="Arial" w:cstheme="minorHAnsi"/>
                  <w:b/>
                  <w:bCs/>
                  <w:sz w:val="24"/>
                  <w:szCs w:val="24"/>
                </w:rPr>
                <w:t>Is the applicant delinquent on any state</w:t>
              </w:r>
              <w:r w:rsidR="00BF702F">
                <w:rPr>
                  <w:rFonts w:eastAsia="Arial" w:cstheme="minorHAnsi"/>
                  <w:b/>
                  <w:bCs/>
                  <w:sz w:val="24"/>
                  <w:szCs w:val="24"/>
                </w:rPr>
                <w:t>,</w:t>
              </w:r>
              <w:r w:rsidRPr="007114DA">
                <w:rPr>
                  <w:rFonts w:eastAsia="Arial" w:cstheme="minorHAnsi"/>
                  <w:b/>
                  <w:bCs/>
                  <w:sz w:val="24"/>
                  <w:szCs w:val="24"/>
                </w:rPr>
                <w:t xml:space="preserve"> federal </w:t>
              </w:r>
              <w:r w:rsidR="00BF702F">
                <w:rPr>
                  <w:rFonts w:eastAsia="Arial" w:cstheme="minorHAnsi"/>
                  <w:b/>
                  <w:bCs/>
                  <w:sz w:val="24"/>
                  <w:szCs w:val="24"/>
                </w:rPr>
                <w:t xml:space="preserve">or other </w:t>
              </w:r>
              <w:r w:rsidRPr="007114DA">
                <w:rPr>
                  <w:rFonts w:eastAsia="Arial" w:cstheme="minorHAnsi"/>
                  <w:b/>
                  <w:bCs/>
                  <w:sz w:val="24"/>
                  <w:szCs w:val="24"/>
                </w:rPr>
                <w:t>debt</w:t>
              </w:r>
              <w:r w:rsidR="00D01A34" w:rsidRPr="007114DA">
                <w:rPr>
                  <w:rFonts w:eastAsia="Arial" w:cstheme="minorHAnsi"/>
                  <w:b/>
                  <w:bCs/>
                  <w:sz w:val="24"/>
                  <w:szCs w:val="24"/>
                </w:rPr>
                <w:t xml:space="preserve"> (Yes/No)</w:t>
              </w:r>
              <w:r w:rsidRPr="007114DA">
                <w:rPr>
                  <w:rFonts w:eastAsia="Arial" w:cstheme="minorHAnsi"/>
                  <w:b/>
                  <w:bCs/>
                  <w:sz w:val="24"/>
                  <w:szCs w:val="24"/>
                </w:rPr>
                <w:t>?</w:t>
              </w:r>
            </w:ins>
          </w:p>
        </w:tc>
        <w:tc>
          <w:tcPr>
            <w:tcW w:w="2788" w:type="pct"/>
            <w:gridSpan w:val="2"/>
          </w:tcPr>
          <w:p w14:paraId="36B47E27" w14:textId="77777777" w:rsidR="00175794" w:rsidRPr="007114DA" w:rsidRDefault="00175794" w:rsidP="00E11DF3">
            <w:pPr>
              <w:tabs>
                <w:tab w:val="center" w:pos="7278"/>
                <w:tab w:val="right" w:pos="14506"/>
              </w:tabs>
              <w:contextualSpacing/>
              <w:rPr>
                <w:ins w:id="89" w:author="Goott, David" w:date="2026-09-25T20:00:00Z" w16du:dateUtc="2026-09-26T00:00:00Z"/>
                <w:rFonts w:eastAsia="Arial" w:cstheme="minorHAnsi"/>
                <w:sz w:val="24"/>
                <w:szCs w:val="24"/>
              </w:rPr>
            </w:pPr>
          </w:p>
        </w:tc>
      </w:tr>
      <w:tr w:rsidR="00175794" w:rsidRPr="007114DA" w14:paraId="467CDF82" w14:textId="77777777" w:rsidTr="0029308E">
        <w:trPr>
          <w:ins w:id="90" w:author="Goott, David" w:date="2026-09-25T20:00:00Z" w16du:dateUtc="2026-09-26T00:00:00Z"/>
        </w:trPr>
        <w:tc>
          <w:tcPr>
            <w:tcW w:w="2212" w:type="pct"/>
            <w:shd w:val="clear" w:color="auto" w:fill="F2F2F2" w:themeFill="background1" w:themeFillShade="F2"/>
          </w:tcPr>
          <w:p w14:paraId="0A59EF8B" w14:textId="77777777" w:rsidR="00175794" w:rsidRPr="007114DA" w:rsidRDefault="00175794" w:rsidP="005B2332">
            <w:pPr>
              <w:tabs>
                <w:tab w:val="center" w:pos="7278"/>
                <w:tab w:val="right" w:pos="14506"/>
              </w:tabs>
              <w:ind w:left="720"/>
              <w:rPr>
                <w:ins w:id="91" w:author="Goott, David" w:date="2026-09-25T20:00:00Z" w16du:dateUtc="2026-09-26T00:00:00Z"/>
                <w:rFonts w:eastAsia="Arial" w:cstheme="minorHAnsi"/>
                <w:sz w:val="24"/>
                <w:szCs w:val="24"/>
              </w:rPr>
            </w:pPr>
            <w:ins w:id="92" w:author="Goott, David" w:date="2026-09-25T20:00:00Z" w16du:dateUtc="2026-09-26T00:00:00Z">
              <w:r w:rsidRPr="007114DA">
                <w:rPr>
                  <w:rFonts w:eastAsia="Arial" w:cstheme="minorHAnsi"/>
                  <w:sz w:val="24"/>
                  <w:szCs w:val="24"/>
                </w:rPr>
                <w:t>If yes, provide an explanation</w:t>
              </w:r>
            </w:ins>
          </w:p>
        </w:tc>
        <w:tc>
          <w:tcPr>
            <w:tcW w:w="2788" w:type="pct"/>
            <w:gridSpan w:val="2"/>
          </w:tcPr>
          <w:p w14:paraId="37475461" w14:textId="77777777" w:rsidR="00175794" w:rsidRPr="007114DA" w:rsidRDefault="00175794" w:rsidP="00E11DF3">
            <w:pPr>
              <w:tabs>
                <w:tab w:val="center" w:pos="7278"/>
                <w:tab w:val="right" w:pos="14506"/>
              </w:tabs>
              <w:contextualSpacing/>
              <w:rPr>
                <w:ins w:id="93" w:author="Goott, David" w:date="2026-09-25T20:00:00Z" w16du:dateUtc="2026-09-26T00:00:00Z"/>
                <w:rFonts w:eastAsia="Arial" w:cstheme="minorHAnsi"/>
                <w:sz w:val="24"/>
                <w:szCs w:val="24"/>
              </w:rPr>
            </w:pPr>
          </w:p>
        </w:tc>
      </w:tr>
      <w:tr w:rsidR="0026367F" w:rsidRPr="007114DA" w14:paraId="605B81A4" w14:textId="77777777" w:rsidTr="0029308E">
        <w:trPr>
          <w:ins w:id="94" w:author="Goott, David" w:date="2026-09-25T20:00:00Z" w16du:dateUtc="2026-09-26T00:00:00Z"/>
        </w:trPr>
        <w:tc>
          <w:tcPr>
            <w:tcW w:w="2212" w:type="pct"/>
            <w:shd w:val="clear" w:color="auto" w:fill="F2F2F2" w:themeFill="background1" w:themeFillShade="F2"/>
          </w:tcPr>
          <w:p w14:paraId="0BD555C2" w14:textId="77777777" w:rsidR="0026367F" w:rsidRPr="007114DA" w:rsidRDefault="0026367F" w:rsidP="009120C2">
            <w:pPr>
              <w:pStyle w:val="ListParagraph"/>
              <w:numPr>
                <w:ilvl w:val="0"/>
                <w:numId w:val="11"/>
              </w:numPr>
              <w:tabs>
                <w:tab w:val="center" w:pos="7278"/>
                <w:tab w:val="right" w:pos="14506"/>
              </w:tabs>
              <w:rPr>
                <w:ins w:id="95" w:author="Goott, David" w:date="2026-09-25T20:00:00Z" w16du:dateUtc="2026-09-26T00:00:00Z"/>
                <w:rFonts w:eastAsia="Arial" w:cstheme="minorHAnsi"/>
                <w:b/>
                <w:bCs/>
                <w:sz w:val="24"/>
                <w:szCs w:val="24"/>
              </w:rPr>
            </w:pPr>
            <w:ins w:id="96" w:author="Goott, David" w:date="2026-09-25T20:00:00Z" w16du:dateUtc="2026-09-26T00:00:00Z">
              <w:r w:rsidRPr="007114DA">
                <w:rPr>
                  <w:rFonts w:eastAsia="Arial" w:cstheme="minorHAnsi"/>
                  <w:b/>
                  <w:bCs/>
                  <w:sz w:val="24"/>
                  <w:szCs w:val="24"/>
                </w:rPr>
                <w:t xml:space="preserve">Has the applicant </w:t>
              </w:r>
              <w:r w:rsidR="009120C2" w:rsidRPr="007114DA">
                <w:rPr>
                  <w:rFonts w:eastAsia="Arial" w:cstheme="minorHAnsi"/>
                  <w:b/>
                  <w:bCs/>
                  <w:sz w:val="24"/>
                  <w:szCs w:val="24"/>
                </w:rPr>
                <w:t>served as a Federal Navigator Grantee</w:t>
              </w:r>
              <w:r w:rsidR="00D01A34" w:rsidRPr="007114DA">
                <w:rPr>
                  <w:rFonts w:eastAsia="Arial" w:cstheme="minorHAnsi"/>
                  <w:b/>
                  <w:bCs/>
                  <w:sz w:val="24"/>
                  <w:szCs w:val="24"/>
                </w:rPr>
                <w:t xml:space="preserve"> (Yes/No)?</w:t>
              </w:r>
            </w:ins>
          </w:p>
        </w:tc>
        <w:tc>
          <w:tcPr>
            <w:tcW w:w="2788" w:type="pct"/>
            <w:gridSpan w:val="2"/>
          </w:tcPr>
          <w:p w14:paraId="12479CEA" w14:textId="77777777" w:rsidR="0026367F" w:rsidRPr="007114DA" w:rsidRDefault="0026367F" w:rsidP="00E11DF3">
            <w:pPr>
              <w:tabs>
                <w:tab w:val="center" w:pos="7278"/>
                <w:tab w:val="right" w:pos="14506"/>
              </w:tabs>
              <w:contextualSpacing/>
              <w:rPr>
                <w:ins w:id="97" w:author="Goott, David" w:date="2026-09-25T20:00:00Z" w16du:dateUtc="2026-09-26T00:00:00Z"/>
                <w:rFonts w:eastAsia="Arial" w:cstheme="minorHAnsi"/>
                <w:sz w:val="24"/>
                <w:szCs w:val="24"/>
              </w:rPr>
            </w:pPr>
          </w:p>
        </w:tc>
      </w:tr>
      <w:tr w:rsidR="0026367F" w:rsidRPr="007114DA" w14:paraId="1DC73A79" w14:textId="77777777" w:rsidTr="0029308E">
        <w:trPr>
          <w:ins w:id="98" w:author="Goott, David" w:date="2026-09-25T20:00:00Z" w16du:dateUtc="2026-09-26T00:00:00Z"/>
        </w:trPr>
        <w:tc>
          <w:tcPr>
            <w:tcW w:w="2212" w:type="pct"/>
            <w:shd w:val="clear" w:color="auto" w:fill="F2F2F2" w:themeFill="background1" w:themeFillShade="F2"/>
          </w:tcPr>
          <w:p w14:paraId="7AE4D9DB" w14:textId="77777777" w:rsidR="0026367F" w:rsidRPr="007114DA" w:rsidRDefault="009120C2" w:rsidP="00F95E14">
            <w:pPr>
              <w:tabs>
                <w:tab w:val="center" w:pos="7278"/>
                <w:tab w:val="right" w:pos="14506"/>
              </w:tabs>
              <w:jc w:val="right"/>
              <w:rPr>
                <w:ins w:id="99" w:author="Goott, David" w:date="2026-09-25T20:00:00Z" w16du:dateUtc="2026-09-26T00:00:00Z"/>
                <w:rFonts w:eastAsia="Arial" w:cstheme="minorHAnsi"/>
                <w:sz w:val="24"/>
                <w:szCs w:val="24"/>
              </w:rPr>
            </w:pPr>
            <w:ins w:id="100" w:author="Goott, David" w:date="2026-09-25T20:00:00Z" w16du:dateUtc="2026-09-26T00:00:00Z">
              <w:r w:rsidRPr="007114DA">
                <w:rPr>
                  <w:rFonts w:eastAsia="Arial" w:cstheme="minorHAnsi"/>
                  <w:sz w:val="24"/>
                  <w:szCs w:val="24"/>
                </w:rPr>
                <w:t>If yes, provide start and end dates</w:t>
              </w:r>
            </w:ins>
          </w:p>
        </w:tc>
        <w:tc>
          <w:tcPr>
            <w:tcW w:w="2788" w:type="pct"/>
            <w:gridSpan w:val="2"/>
          </w:tcPr>
          <w:p w14:paraId="38869321" w14:textId="77777777" w:rsidR="0026367F" w:rsidRPr="007114DA" w:rsidRDefault="0026367F" w:rsidP="00E11DF3">
            <w:pPr>
              <w:tabs>
                <w:tab w:val="center" w:pos="7278"/>
                <w:tab w:val="right" w:pos="14506"/>
              </w:tabs>
              <w:contextualSpacing/>
              <w:rPr>
                <w:ins w:id="101" w:author="Goott, David" w:date="2026-09-25T20:00:00Z" w16du:dateUtc="2026-09-26T00:00:00Z"/>
                <w:rFonts w:eastAsia="Arial" w:cstheme="minorHAnsi"/>
                <w:sz w:val="24"/>
                <w:szCs w:val="24"/>
              </w:rPr>
            </w:pPr>
          </w:p>
        </w:tc>
      </w:tr>
      <w:tr w:rsidR="00FF7627" w:rsidRPr="007114DA" w14:paraId="233FB9D2" w14:textId="77777777" w:rsidTr="00660C09">
        <w:trPr>
          <w:trHeight w:val="346"/>
          <w:ins w:id="102" w:author="Goott, David" w:date="2026-09-25T20:00:00Z" w16du:dateUtc="2026-09-26T00:00:00Z"/>
        </w:trPr>
        <w:tc>
          <w:tcPr>
            <w:tcW w:w="5000" w:type="pct"/>
            <w:gridSpan w:val="3"/>
            <w:shd w:val="clear" w:color="auto" w:fill="002060"/>
          </w:tcPr>
          <w:p w14:paraId="7F921BC1" w14:textId="77777777" w:rsidR="00FF7627" w:rsidRPr="00E403AB" w:rsidRDefault="00B95862" w:rsidP="00E403AB">
            <w:pPr>
              <w:pStyle w:val="ListParagraph"/>
              <w:numPr>
                <w:ilvl w:val="0"/>
                <w:numId w:val="28"/>
              </w:numPr>
              <w:tabs>
                <w:tab w:val="center" w:pos="7278"/>
                <w:tab w:val="right" w:pos="14506"/>
              </w:tabs>
              <w:rPr>
                <w:ins w:id="103" w:author="Goott, David" w:date="2026-09-25T20:00:00Z" w16du:dateUtc="2026-09-26T00:00:00Z"/>
                <w:rFonts w:eastAsia="Arial" w:cstheme="minorHAnsi"/>
                <w:b/>
                <w:bCs/>
                <w:sz w:val="24"/>
                <w:szCs w:val="24"/>
              </w:rPr>
            </w:pPr>
            <w:ins w:id="104" w:author="Goott, David" w:date="2026-09-25T20:00:00Z" w16du:dateUtc="2026-09-26T00:00:00Z">
              <w:r w:rsidRPr="00E403AB">
                <w:rPr>
                  <w:rFonts w:eastAsia="Arial" w:cstheme="minorHAnsi"/>
                  <w:b/>
                  <w:bCs/>
                  <w:sz w:val="24"/>
                  <w:szCs w:val="24"/>
                </w:rPr>
                <w:t xml:space="preserve">Application Point </w:t>
              </w:r>
              <w:r w:rsidR="00836975">
                <w:rPr>
                  <w:rFonts w:eastAsia="Arial" w:cstheme="minorHAnsi"/>
                  <w:b/>
                  <w:bCs/>
                  <w:sz w:val="24"/>
                  <w:szCs w:val="24"/>
                </w:rPr>
                <w:t>o</w:t>
              </w:r>
              <w:r w:rsidRPr="00E403AB">
                <w:rPr>
                  <w:rFonts w:eastAsia="Arial" w:cstheme="minorHAnsi"/>
                  <w:b/>
                  <w:bCs/>
                  <w:sz w:val="24"/>
                  <w:szCs w:val="24"/>
                </w:rPr>
                <w:t>f Contact</w:t>
              </w:r>
            </w:ins>
          </w:p>
        </w:tc>
      </w:tr>
      <w:tr w:rsidR="00902479" w:rsidRPr="007114DA" w14:paraId="64A8FBEF" w14:textId="77777777" w:rsidTr="0029308E">
        <w:trPr>
          <w:ins w:id="105" w:author="Goott, David" w:date="2026-09-25T20:00:00Z" w16du:dateUtc="2026-09-26T00:00:00Z"/>
        </w:trPr>
        <w:tc>
          <w:tcPr>
            <w:tcW w:w="5000" w:type="pct"/>
            <w:gridSpan w:val="3"/>
            <w:shd w:val="clear" w:color="auto" w:fill="F2F2F2" w:themeFill="background1" w:themeFillShade="F2"/>
          </w:tcPr>
          <w:p w14:paraId="5A50B127" w14:textId="77777777" w:rsidR="00902479" w:rsidRPr="007114DA" w:rsidRDefault="00F95E14" w:rsidP="002A7F63">
            <w:pPr>
              <w:pStyle w:val="ListParagraph"/>
              <w:numPr>
                <w:ilvl w:val="0"/>
                <w:numId w:val="11"/>
              </w:numPr>
              <w:tabs>
                <w:tab w:val="center" w:pos="7278"/>
                <w:tab w:val="right" w:pos="14506"/>
              </w:tabs>
              <w:ind w:left="341"/>
              <w:rPr>
                <w:ins w:id="106" w:author="Goott, David" w:date="2026-09-25T20:00:00Z" w16du:dateUtc="2026-09-26T00:00:00Z"/>
                <w:rFonts w:eastAsia="Arial" w:cstheme="minorHAnsi"/>
                <w:b/>
                <w:bCs/>
                <w:sz w:val="24"/>
                <w:szCs w:val="24"/>
              </w:rPr>
            </w:pPr>
            <w:ins w:id="107" w:author="Goott, David" w:date="2026-09-25T20:00:00Z" w16du:dateUtc="2026-09-26T00:00:00Z">
              <w:r w:rsidRPr="007114DA">
                <w:rPr>
                  <w:rFonts w:eastAsia="Arial" w:cstheme="minorHAnsi"/>
                  <w:b/>
                  <w:bCs/>
                  <w:sz w:val="24"/>
                  <w:szCs w:val="24"/>
                </w:rPr>
                <w:t>Point of Contact</w:t>
              </w:r>
            </w:ins>
          </w:p>
        </w:tc>
      </w:tr>
      <w:tr w:rsidR="00716D28" w:rsidRPr="007114DA" w14:paraId="3022B05C" w14:textId="77777777" w:rsidTr="0029308E">
        <w:trPr>
          <w:ins w:id="108" w:author="Goott, David" w:date="2026-09-25T20:00:00Z" w16du:dateUtc="2026-09-26T00:00:00Z"/>
        </w:trPr>
        <w:tc>
          <w:tcPr>
            <w:tcW w:w="2212" w:type="pct"/>
            <w:shd w:val="clear" w:color="auto" w:fill="F2F2F2" w:themeFill="background1" w:themeFillShade="F2"/>
          </w:tcPr>
          <w:p w14:paraId="2E2F9888" w14:textId="77777777" w:rsidR="00716D28" w:rsidRPr="007114DA" w:rsidRDefault="000059D8" w:rsidP="005B2332">
            <w:pPr>
              <w:tabs>
                <w:tab w:val="center" w:pos="7278"/>
                <w:tab w:val="right" w:pos="14506"/>
              </w:tabs>
              <w:ind w:left="720"/>
              <w:contextualSpacing/>
              <w:rPr>
                <w:ins w:id="109" w:author="Goott, David" w:date="2026-09-25T20:00:00Z" w16du:dateUtc="2026-09-26T00:00:00Z"/>
                <w:rFonts w:eastAsia="Arial" w:cstheme="minorHAnsi"/>
                <w:sz w:val="24"/>
                <w:szCs w:val="24"/>
              </w:rPr>
            </w:pPr>
            <w:ins w:id="110" w:author="Goott, David" w:date="2026-09-25T20:00:00Z" w16du:dateUtc="2026-09-26T00:00:00Z">
              <w:r>
                <w:rPr>
                  <w:rFonts w:eastAsia="Arial" w:cstheme="minorHAnsi"/>
                  <w:sz w:val="24"/>
                  <w:szCs w:val="24"/>
                </w:rPr>
                <w:t>Last Name</w:t>
              </w:r>
            </w:ins>
          </w:p>
        </w:tc>
        <w:tc>
          <w:tcPr>
            <w:tcW w:w="2788" w:type="pct"/>
            <w:gridSpan w:val="2"/>
          </w:tcPr>
          <w:p w14:paraId="72FB5CC4" w14:textId="77777777" w:rsidR="00716D28" w:rsidRPr="007114DA" w:rsidRDefault="00716D28" w:rsidP="006C0D99">
            <w:pPr>
              <w:tabs>
                <w:tab w:val="center" w:pos="7278"/>
                <w:tab w:val="right" w:pos="14506"/>
              </w:tabs>
              <w:contextualSpacing/>
              <w:rPr>
                <w:ins w:id="111" w:author="Goott, David" w:date="2026-09-25T20:00:00Z" w16du:dateUtc="2026-09-26T00:00:00Z"/>
                <w:rFonts w:eastAsia="Arial" w:cstheme="minorHAnsi"/>
                <w:b/>
                <w:bCs/>
                <w:sz w:val="24"/>
                <w:szCs w:val="24"/>
              </w:rPr>
            </w:pPr>
          </w:p>
        </w:tc>
      </w:tr>
      <w:tr w:rsidR="00716D28" w:rsidRPr="007114DA" w14:paraId="2D3AFF48" w14:textId="77777777" w:rsidTr="0029308E">
        <w:trPr>
          <w:ins w:id="112" w:author="Goott, David" w:date="2026-09-25T20:00:00Z" w16du:dateUtc="2026-09-26T00:00:00Z"/>
        </w:trPr>
        <w:tc>
          <w:tcPr>
            <w:tcW w:w="2212" w:type="pct"/>
            <w:shd w:val="clear" w:color="auto" w:fill="F2F2F2" w:themeFill="background1" w:themeFillShade="F2"/>
          </w:tcPr>
          <w:p w14:paraId="326556A9" w14:textId="77777777" w:rsidR="00716D28" w:rsidRPr="007114DA" w:rsidRDefault="005278D3" w:rsidP="005B2332">
            <w:pPr>
              <w:tabs>
                <w:tab w:val="center" w:pos="7278"/>
                <w:tab w:val="right" w:pos="14506"/>
              </w:tabs>
              <w:ind w:left="720"/>
              <w:contextualSpacing/>
              <w:rPr>
                <w:ins w:id="113" w:author="Goott, David" w:date="2026-09-25T20:00:00Z" w16du:dateUtc="2026-09-26T00:00:00Z"/>
                <w:rFonts w:eastAsia="Arial" w:cstheme="minorHAnsi"/>
                <w:sz w:val="24"/>
                <w:szCs w:val="24"/>
              </w:rPr>
            </w:pPr>
            <w:ins w:id="114" w:author="Goott, David" w:date="2026-09-25T20:00:00Z" w16du:dateUtc="2026-09-26T00:00:00Z">
              <w:r w:rsidRPr="007114DA">
                <w:rPr>
                  <w:rFonts w:eastAsia="Arial" w:cstheme="minorHAnsi"/>
                  <w:sz w:val="24"/>
                  <w:szCs w:val="24"/>
                </w:rPr>
                <w:t>First</w:t>
              </w:r>
              <w:r w:rsidR="002A7F63" w:rsidRPr="007114DA">
                <w:rPr>
                  <w:rFonts w:eastAsia="Arial" w:cstheme="minorHAnsi"/>
                  <w:sz w:val="24"/>
                  <w:szCs w:val="24"/>
                </w:rPr>
                <w:t xml:space="preserve"> Name</w:t>
              </w:r>
            </w:ins>
          </w:p>
        </w:tc>
        <w:tc>
          <w:tcPr>
            <w:tcW w:w="2788" w:type="pct"/>
            <w:gridSpan w:val="2"/>
          </w:tcPr>
          <w:p w14:paraId="74BA617D" w14:textId="77777777" w:rsidR="00716D28" w:rsidRPr="007114DA" w:rsidRDefault="00716D28" w:rsidP="006C0D99">
            <w:pPr>
              <w:tabs>
                <w:tab w:val="center" w:pos="7278"/>
                <w:tab w:val="right" w:pos="14506"/>
              </w:tabs>
              <w:contextualSpacing/>
              <w:rPr>
                <w:ins w:id="115" w:author="Goott, David" w:date="2026-09-25T20:00:00Z" w16du:dateUtc="2026-09-26T00:00:00Z"/>
                <w:rFonts w:eastAsia="Arial" w:cstheme="minorHAnsi"/>
                <w:b/>
                <w:bCs/>
                <w:sz w:val="24"/>
                <w:szCs w:val="24"/>
              </w:rPr>
            </w:pPr>
          </w:p>
        </w:tc>
      </w:tr>
      <w:tr w:rsidR="00902479" w:rsidRPr="007114DA" w14:paraId="0638ECC9" w14:textId="77777777" w:rsidTr="0029308E">
        <w:trPr>
          <w:ins w:id="116" w:author="Goott, David" w:date="2026-09-25T20:00:00Z" w16du:dateUtc="2026-09-26T00:00:00Z"/>
        </w:trPr>
        <w:tc>
          <w:tcPr>
            <w:tcW w:w="2212" w:type="pct"/>
            <w:shd w:val="clear" w:color="auto" w:fill="F2F2F2" w:themeFill="background1" w:themeFillShade="F2"/>
          </w:tcPr>
          <w:p w14:paraId="61787AFD" w14:textId="77777777" w:rsidR="00902479" w:rsidRPr="007114DA" w:rsidRDefault="005D4ABD" w:rsidP="00B7581E">
            <w:pPr>
              <w:pStyle w:val="ListParagraph"/>
              <w:numPr>
                <w:ilvl w:val="0"/>
                <w:numId w:val="11"/>
              </w:numPr>
              <w:tabs>
                <w:tab w:val="center" w:pos="7278"/>
                <w:tab w:val="right" w:pos="14506"/>
              </w:tabs>
              <w:rPr>
                <w:ins w:id="117" w:author="Goott, David" w:date="2026-09-25T20:00:00Z" w16du:dateUtc="2026-09-26T00:00:00Z"/>
                <w:rFonts w:eastAsia="Arial" w:cstheme="minorHAnsi"/>
                <w:b/>
                <w:bCs/>
                <w:sz w:val="24"/>
                <w:szCs w:val="24"/>
              </w:rPr>
            </w:pPr>
            <w:ins w:id="118" w:author="Goott, David" w:date="2026-09-25T20:00:00Z" w16du:dateUtc="2026-09-26T00:00:00Z">
              <w:r>
                <w:rPr>
                  <w:rFonts w:eastAsia="Arial" w:cstheme="minorHAnsi"/>
                  <w:b/>
                  <w:bCs/>
                  <w:sz w:val="24"/>
                  <w:szCs w:val="24"/>
                </w:rPr>
                <w:t>Job T</w:t>
              </w:r>
              <w:r w:rsidR="6FBAA6F6" w:rsidRPr="007114DA">
                <w:rPr>
                  <w:rFonts w:eastAsia="Arial" w:cstheme="minorHAnsi"/>
                  <w:b/>
                  <w:bCs/>
                  <w:sz w:val="24"/>
                  <w:szCs w:val="24"/>
                </w:rPr>
                <w:t>itle</w:t>
              </w:r>
            </w:ins>
          </w:p>
        </w:tc>
        <w:tc>
          <w:tcPr>
            <w:tcW w:w="2788" w:type="pct"/>
            <w:gridSpan w:val="2"/>
          </w:tcPr>
          <w:p w14:paraId="66131C7E" w14:textId="77777777" w:rsidR="00902479" w:rsidRPr="007114DA" w:rsidRDefault="00902479" w:rsidP="006C0D99">
            <w:pPr>
              <w:tabs>
                <w:tab w:val="center" w:pos="7278"/>
                <w:tab w:val="right" w:pos="14506"/>
              </w:tabs>
              <w:contextualSpacing/>
              <w:rPr>
                <w:ins w:id="119" w:author="Goott, David" w:date="2026-09-25T20:00:00Z" w16du:dateUtc="2026-09-26T00:00:00Z"/>
                <w:rFonts w:eastAsia="Arial" w:cstheme="minorHAnsi"/>
                <w:b/>
                <w:bCs/>
                <w:sz w:val="24"/>
                <w:szCs w:val="24"/>
              </w:rPr>
            </w:pPr>
          </w:p>
        </w:tc>
      </w:tr>
      <w:tr w:rsidR="00902479" w:rsidRPr="007114DA" w14:paraId="4D54AC70" w14:textId="77777777" w:rsidTr="0029308E">
        <w:trPr>
          <w:ins w:id="120" w:author="Goott, David" w:date="2026-09-25T20:00:00Z" w16du:dateUtc="2026-09-26T00:00:00Z"/>
        </w:trPr>
        <w:tc>
          <w:tcPr>
            <w:tcW w:w="2212" w:type="pct"/>
            <w:shd w:val="clear" w:color="auto" w:fill="F2F2F2" w:themeFill="background1" w:themeFillShade="F2"/>
          </w:tcPr>
          <w:p w14:paraId="3F46EB73" w14:textId="77777777" w:rsidR="00902479" w:rsidRPr="007114DA" w:rsidRDefault="6FBAA6F6" w:rsidP="00B7581E">
            <w:pPr>
              <w:pStyle w:val="ListParagraph"/>
              <w:numPr>
                <w:ilvl w:val="0"/>
                <w:numId w:val="11"/>
              </w:numPr>
              <w:tabs>
                <w:tab w:val="center" w:pos="7278"/>
                <w:tab w:val="right" w:pos="14506"/>
              </w:tabs>
              <w:rPr>
                <w:ins w:id="121" w:author="Goott, David" w:date="2026-09-25T20:00:00Z" w16du:dateUtc="2026-09-26T00:00:00Z"/>
                <w:rFonts w:eastAsia="Arial" w:cstheme="minorHAnsi"/>
                <w:b/>
                <w:bCs/>
                <w:sz w:val="24"/>
                <w:szCs w:val="24"/>
              </w:rPr>
            </w:pPr>
            <w:ins w:id="122" w:author="Goott, David" w:date="2026-09-25T20:00:00Z" w16du:dateUtc="2026-09-26T00:00:00Z">
              <w:r w:rsidRPr="007114DA">
                <w:rPr>
                  <w:rFonts w:eastAsia="Arial" w:cstheme="minorHAnsi"/>
                  <w:b/>
                  <w:bCs/>
                  <w:sz w:val="24"/>
                  <w:szCs w:val="24"/>
                </w:rPr>
                <w:lastRenderedPageBreak/>
                <w:t xml:space="preserve">Organizational Affiliation </w:t>
              </w:r>
            </w:ins>
          </w:p>
        </w:tc>
        <w:tc>
          <w:tcPr>
            <w:tcW w:w="2788" w:type="pct"/>
            <w:gridSpan w:val="2"/>
          </w:tcPr>
          <w:p w14:paraId="1EC381BB" w14:textId="77777777" w:rsidR="00902479" w:rsidRPr="007114DA" w:rsidRDefault="00902479" w:rsidP="006C0D99">
            <w:pPr>
              <w:tabs>
                <w:tab w:val="center" w:pos="7278"/>
                <w:tab w:val="right" w:pos="14506"/>
              </w:tabs>
              <w:contextualSpacing/>
              <w:rPr>
                <w:ins w:id="123" w:author="Goott, David" w:date="2026-09-25T20:00:00Z" w16du:dateUtc="2026-09-26T00:00:00Z"/>
                <w:rFonts w:eastAsia="Arial" w:cstheme="minorHAnsi"/>
                <w:b/>
                <w:bCs/>
                <w:sz w:val="24"/>
                <w:szCs w:val="24"/>
              </w:rPr>
            </w:pPr>
          </w:p>
        </w:tc>
      </w:tr>
      <w:tr w:rsidR="00902479" w:rsidRPr="007114DA" w14:paraId="0D2756E4" w14:textId="77777777" w:rsidTr="0029308E">
        <w:trPr>
          <w:ins w:id="124" w:author="Goott, David" w:date="2026-09-25T20:00:00Z" w16du:dateUtc="2026-09-26T00:00:00Z"/>
        </w:trPr>
        <w:tc>
          <w:tcPr>
            <w:tcW w:w="2212" w:type="pct"/>
            <w:shd w:val="clear" w:color="auto" w:fill="F2F2F2" w:themeFill="background1" w:themeFillShade="F2"/>
          </w:tcPr>
          <w:p w14:paraId="291B3C46" w14:textId="77777777" w:rsidR="00902479" w:rsidRPr="007114DA" w:rsidRDefault="6FBAA6F6" w:rsidP="00B7581E">
            <w:pPr>
              <w:pStyle w:val="ListParagraph"/>
              <w:numPr>
                <w:ilvl w:val="0"/>
                <w:numId w:val="11"/>
              </w:numPr>
              <w:tabs>
                <w:tab w:val="center" w:pos="7278"/>
                <w:tab w:val="right" w:pos="14506"/>
              </w:tabs>
              <w:rPr>
                <w:ins w:id="125" w:author="Goott, David" w:date="2026-09-25T20:00:00Z" w16du:dateUtc="2026-09-26T00:00:00Z"/>
                <w:rFonts w:eastAsia="Arial" w:cstheme="minorHAnsi"/>
                <w:b/>
                <w:bCs/>
                <w:sz w:val="24"/>
                <w:szCs w:val="24"/>
              </w:rPr>
            </w:pPr>
            <w:ins w:id="126" w:author="Goott, David" w:date="2026-09-25T20:00:00Z" w16du:dateUtc="2026-09-26T00:00:00Z">
              <w:r w:rsidRPr="007114DA">
                <w:rPr>
                  <w:rFonts w:eastAsia="Arial" w:cstheme="minorHAnsi"/>
                  <w:b/>
                  <w:bCs/>
                  <w:sz w:val="24"/>
                  <w:szCs w:val="24"/>
                </w:rPr>
                <w:t xml:space="preserve">Telephone Number </w:t>
              </w:r>
            </w:ins>
          </w:p>
        </w:tc>
        <w:tc>
          <w:tcPr>
            <w:tcW w:w="2788" w:type="pct"/>
            <w:gridSpan w:val="2"/>
          </w:tcPr>
          <w:p w14:paraId="14E415DC" w14:textId="77777777" w:rsidR="00902479" w:rsidRPr="007114DA" w:rsidRDefault="00902479" w:rsidP="006C0D99">
            <w:pPr>
              <w:tabs>
                <w:tab w:val="center" w:pos="7278"/>
                <w:tab w:val="right" w:pos="14506"/>
              </w:tabs>
              <w:contextualSpacing/>
              <w:rPr>
                <w:ins w:id="127" w:author="Goott, David" w:date="2026-09-25T20:00:00Z" w16du:dateUtc="2026-09-26T00:00:00Z"/>
                <w:rFonts w:eastAsia="Arial" w:cstheme="minorHAnsi"/>
                <w:b/>
                <w:bCs/>
                <w:sz w:val="24"/>
                <w:szCs w:val="24"/>
              </w:rPr>
            </w:pPr>
          </w:p>
        </w:tc>
      </w:tr>
      <w:tr w:rsidR="00902479" w:rsidRPr="007114DA" w14:paraId="36778920" w14:textId="77777777" w:rsidTr="0029308E">
        <w:trPr>
          <w:ins w:id="128" w:author="Goott, David" w:date="2026-09-25T20:00:00Z" w16du:dateUtc="2026-09-26T00:00:00Z"/>
        </w:trPr>
        <w:tc>
          <w:tcPr>
            <w:tcW w:w="2212" w:type="pct"/>
            <w:shd w:val="clear" w:color="auto" w:fill="F2F2F2" w:themeFill="background1" w:themeFillShade="F2"/>
          </w:tcPr>
          <w:p w14:paraId="4D93AA8A" w14:textId="77777777" w:rsidR="00902479" w:rsidRPr="007114DA" w:rsidRDefault="6FBAA6F6" w:rsidP="00B7581E">
            <w:pPr>
              <w:pStyle w:val="ListParagraph"/>
              <w:numPr>
                <w:ilvl w:val="0"/>
                <w:numId w:val="11"/>
              </w:numPr>
              <w:tabs>
                <w:tab w:val="center" w:pos="7278"/>
                <w:tab w:val="right" w:pos="14506"/>
              </w:tabs>
              <w:rPr>
                <w:ins w:id="129" w:author="Goott, David" w:date="2026-09-25T20:00:00Z" w16du:dateUtc="2026-09-26T00:00:00Z"/>
                <w:rFonts w:eastAsia="Arial" w:cstheme="minorHAnsi"/>
                <w:b/>
                <w:bCs/>
                <w:sz w:val="24"/>
                <w:szCs w:val="24"/>
              </w:rPr>
            </w:pPr>
            <w:ins w:id="130" w:author="Goott, David" w:date="2026-09-25T20:00:00Z" w16du:dateUtc="2026-09-26T00:00:00Z">
              <w:r w:rsidRPr="007114DA">
                <w:rPr>
                  <w:rFonts w:eastAsia="Arial" w:cstheme="minorHAnsi"/>
                  <w:b/>
                  <w:bCs/>
                  <w:sz w:val="24"/>
                  <w:szCs w:val="24"/>
                </w:rPr>
                <w:t xml:space="preserve">Email </w:t>
              </w:r>
              <w:r w:rsidR="0026118D">
                <w:rPr>
                  <w:rFonts w:eastAsia="Arial" w:cstheme="minorHAnsi"/>
                  <w:b/>
                  <w:bCs/>
                  <w:sz w:val="24"/>
                  <w:szCs w:val="24"/>
                </w:rPr>
                <w:t>Address</w:t>
              </w:r>
            </w:ins>
          </w:p>
        </w:tc>
        <w:tc>
          <w:tcPr>
            <w:tcW w:w="2788" w:type="pct"/>
            <w:gridSpan w:val="2"/>
          </w:tcPr>
          <w:p w14:paraId="35025B5B" w14:textId="77777777" w:rsidR="00902479" w:rsidRPr="007114DA" w:rsidRDefault="00902479" w:rsidP="006C0D99">
            <w:pPr>
              <w:tabs>
                <w:tab w:val="center" w:pos="7278"/>
                <w:tab w:val="right" w:pos="14506"/>
              </w:tabs>
              <w:contextualSpacing/>
              <w:rPr>
                <w:ins w:id="131" w:author="Goott, David" w:date="2026-09-25T20:00:00Z" w16du:dateUtc="2026-09-26T00:00:00Z"/>
                <w:rFonts w:eastAsia="Arial" w:cstheme="minorHAnsi"/>
                <w:b/>
                <w:bCs/>
                <w:sz w:val="24"/>
                <w:szCs w:val="24"/>
              </w:rPr>
            </w:pPr>
          </w:p>
        </w:tc>
      </w:tr>
      <w:tr w:rsidR="00B95862" w:rsidRPr="007114DA" w14:paraId="6B18E880" w14:textId="77777777" w:rsidTr="00183B88">
        <w:trPr>
          <w:trHeight w:val="346"/>
          <w:ins w:id="132" w:author="Goott, David" w:date="2026-09-25T20:00:00Z" w16du:dateUtc="2026-09-26T00:00:00Z"/>
        </w:trPr>
        <w:tc>
          <w:tcPr>
            <w:tcW w:w="5000" w:type="pct"/>
            <w:gridSpan w:val="3"/>
            <w:shd w:val="clear" w:color="auto" w:fill="F2F2F2" w:themeFill="background1" w:themeFillShade="F2"/>
          </w:tcPr>
          <w:p w14:paraId="6272D9C3" w14:textId="77777777" w:rsidR="00B95862" w:rsidRPr="00E403AB" w:rsidRDefault="00B95862" w:rsidP="00E403AB">
            <w:pPr>
              <w:pStyle w:val="ListParagraph"/>
              <w:numPr>
                <w:ilvl w:val="0"/>
                <w:numId w:val="28"/>
              </w:numPr>
              <w:tabs>
                <w:tab w:val="center" w:pos="7278"/>
                <w:tab w:val="right" w:pos="14506"/>
              </w:tabs>
              <w:rPr>
                <w:ins w:id="133" w:author="Goott, David" w:date="2026-09-25T20:00:00Z" w16du:dateUtc="2026-09-26T00:00:00Z"/>
                <w:rFonts w:eastAsia="Arial" w:cstheme="minorHAnsi"/>
                <w:b/>
                <w:bCs/>
                <w:sz w:val="24"/>
                <w:szCs w:val="24"/>
              </w:rPr>
            </w:pPr>
            <w:ins w:id="134" w:author="Goott, David" w:date="2026-09-25T20:00:00Z" w16du:dateUtc="2026-09-26T00:00:00Z">
              <w:r w:rsidRPr="00E403AB">
                <w:rPr>
                  <w:rFonts w:eastAsia="Arial" w:cstheme="minorHAnsi"/>
                  <w:b/>
                  <w:bCs/>
                  <w:sz w:val="24"/>
                  <w:szCs w:val="24"/>
                </w:rPr>
                <w:t>Project Information</w:t>
              </w:r>
            </w:ins>
          </w:p>
        </w:tc>
      </w:tr>
      <w:tr w:rsidR="00B82481" w:rsidRPr="007114DA" w14:paraId="577B81BC" w14:textId="77777777" w:rsidTr="0029308E">
        <w:trPr>
          <w:ins w:id="135" w:author="Goott, David" w:date="2026-09-25T20:00:00Z" w16du:dateUtc="2026-09-26T00:00:00Z"/>
        </w:trPr>
        <w:tc>
          <w:tcPr>
            <w:tcW w:w="2212" w:type="pct"/>
            <w:shd w:val="clear" w:color="auto" w:fill="F2F2F2" w:themeFill="background1" w:themeFillShade="F2"/>
          </w:tcPr>
          <w:p w14:paraId="29D08D70" w14:textId="77777777" w:rsidR="00380CF8" w:rsidRPr="007114DA" w:rsidRDefault="00344B57" w:rsidP="00380CF8">
            <w:pPr>
              <w:pStyle w:val="ListParagraph"/>
              <w:numPr>
                <w:ilvl w:val="0"/>
                <w:numId w:val="11"/>
              </w:numPr>
              <w:tabs>
                <w:tab w:val="center" w:pos="7278"/>
                <w:tab w:val="right" w:pos="14506"/>
              </w:tabs>
              <w:rPr>
                <w:ins w:id="136" w:author="Goott, David" w:date="2026-09-25T20:00:00Z" w16du:dateUtc="2026-09-26T00:00:00Z"/>
                <w:rFonts w:eastAsia="Arial" w:cstheme="minorHAnsi"/>
                <w:b/>
                <w:bCs/>
                <w:sz w:val="24"/>
                <w:szCs w:val="24"/>
              </w:rPr>
            </w:pPr>
            <w:ins w:id="137" w:author="Goott, David" w:date="2026-09-25T20:00:00Z" w16du:dateUtc="2026-09-26T00:00:00Z">
              <w:r w:rsidRPr="007114DA">
                <w:rPr>
                  <w:rFonts w:eastAsia="Arial" w:cstheme="minorHAnsi"/>
                  <w:b/>
                  <w:bCs/>
                  <w:sz w:val="24"/>
                  <w:szCs w:val="24"/>
                </w:rPr>
                <w:t>Proposed</w:t>
              </w:r>
              <w:r w:rsidR="0026118D">
                <w:rPr>
                  <w:rFonts w:eastAsia="Arial" w:cstheme="minorHAnsi"/>
                  <w:b/>
                  <w:bCs/>
                  <w:sz w:val="24"/>
                  <w:szCs w:val="24"/>
                </w:rPr>
                <w:t xml:space="preserve"> Service Area</w:t>
              </w:r>
              <w:r w:rsidRPr="007114DA">
                <w:rPr>
                  <w:rFonts w:eastAsia="Arial" w:cstheme="minorHAnsi"/>
                  <w:b/>
                  <w:bCs/>
                  <w:sz w:val="24"/>
                  <w:szCs w:val="24"/>
                </w:rPr>
                <w:t xml:space="preserve"> </w:t>
              </w:r>
              <w:r w:rsidRPr="007114DA">
                <w:rPr>
                  <w:rFonts w:eastAsia="Arial" w:cstheme="minorHAnsi"/>
                  <w:sz w:val="24"/>
                  <w:szCs w:val="24"/>
                </w:rPr>
                <w:t>(</w:t>
              </w:r>
              <w:r w:rsidR="001C602D" w:rsidRPr="007114DA">
                <w:rPr>
                  <w:rFonts w:eastAsia="Arial" w:cstheme="minorHAnsi"/>
                  <w:sz w:val="24"/>
                  <w:szCs w:val="24"/>
                </w:rPr>
                <w:t xml:space="preserve">e.g., </w:t>
              </w:r>
              <w:r w:rsidRPr="007114DA">
                <w:rPr>
                  <w:rFonts w:eastAsia="Arial" w:cstheme="minorHAnsi"/>
                  <w:sz w:val="24"/>
                  <w:szCs w:val="24"/>
                </w:rPr>
                <w:t>Statewide</w:t>
              </w:r>
              <w:r w:rsidR="00436BEC">
                <w:rPr>
                  <w:rFonts w:eastAsia="Arial" w:cstheme="minorHAnsi"/>
                  <w:sz w:val="24"/>
                  <w:szCs w:val="24"/>
                </w:rPr>
                <w:t xml:space="preserve"> or specific</w:t>
              </w:r>
              <w:r w:rsidRPr="007114DA">
                <w:rPr>
                  <w:rFonts w:eastAsia="Arial" w:cstheme="minorHAnsi"/>
                  <w:sz w:val="24"/>
                  <w:szCs w:val="24"/>
                </w:rPr>
                <w:t xml:space="preserve"> Regions,</w:t>
              </w:r>
              <w:r w:rsidR="001C602D" w:rsidRPr="007114DA">
                <w:rPr>
                  <w:rFonts w:eastAsia="Arial" w:cstheme="minorHAnsi"/>
                  <w:sz w:val="24"/>
                  <w:szCs w:val="24"/>
                </w:rPr>
                <w:t xml:space="preserve"> Cities,</w:t>
              </w:r>
              <w:r w:rsidRPr="007114DA">
                <w:rPr>
                  <w:rFonts w:eastAsia="Arial" w:cstheme="minorHAnsi"/>
                  <w:sz w:val="24"/>
                  <w:szCs w:val="24"/>
                </w:rPr>
                <w:t xml:space="preserve"> Counties</w:t>
              </w:r>
              <w:r w:rsidR="00436BEC">
                <w:rPr>
                  <w:rFonts w:eastAsia="Arial" w:cstheme="minorHAnsi"/>
                  <w:sz w:val="24"/>
                  <w:szCs w:val="24"/>
                </w:rPr>
                <w:t>, etc.</w:t>
              </w:r>
              <w:r w:rsidRPr="007114DA">
                <w:rPr>
                  <w:rFonts w:eastAsia="Arial" w:cstheme="minorHAnsi"/>
                  <w:sz w:val="24"/>
                  <w:szCs w:val="24"/>
                </w:rPr>
                <w:t>)</w:t>
              </w:r>
            </w:ins>
          </w:p>
        </w:tc>
        <w:tc>
          <w:tcPr>
            <w:tcW w:w="2788" w:type="pct"/>
            <w:gridSpan w:val="2"/>
          </w:tcPr>
          <w:p w14:paraId="40CEC57F" w14:textId="77777777" w:rsidR="00B82481" w:rsidRPr="007114DA" w:rsidRDefault="00B82481" w:rsidP="00E11DF3">
            <w:pPr>
              <w:tabs>
                <w:tab w:val="center" w:pos="7278"/>
                <w:tab w:val="right" w:pos="14506"/>
              </w:tabs>
              <w:contextualSpacing/>
              <w:rPr>
                <w:ins w:id="138" w:author="Goott, David" w:date="2026-09-25T20:00:00Z" w16du:dateUtc="2026-09-26T00:00:00Z"/>
                <w:rFonts w:eastAsia="Arial" w:cstheme="minorHAnsi"/>
                <w:b/>
                <w:bCs/>
                <w:sz w:val="24"/>
                <w:szCs w:val="24"/>
              </w:rPr>
            </w:pPr>
          </w:p>
        </w:tc>
      </w:tr>
      <w:tr w:rsidR="001E3B48" w:rsidRPr="007114DA" w14:paraId="1321CF22" w14:textId="77777777" w:rsidTr="0029308E">
        <w:trPr>
          <w:ins w:id="139" w:author="Goott, David" w:date="2026-09-25T20:00:00Z" w16du:dateUtc="2026-09-26T00:00:00Z"/>
        </w:trPr>
        <w:tc>
          <w:tcPr>
            <w:tcW w:w="2212" w:type="pct"/>
            <w:shd w:val="clear" w:color="auto" w:fill="F2F2F2" w:themeFill="background1" w:themeFillShade="F2"/>
          </w:tcPr>
          <w:p w14:paraId="6506673B" w14:textId="77777777" w:rsidR="001E3B48" w:rsidRPr="007114DA" w:rsidRDefault="001E3B48" w:rsidP="00380CF8">
            <w:pPr>
              <w:pStyle w:val="ListParagraph"/>
              <w:numPr>
                <w:ilvl w:val="0"/>
                <w:numId w:val="11"/>
              </w:numPr>
              <w:tabs>
                <w:tab w:val="center" w:pos="7278"/>
                <w:tab w:val="right" w:pos="14506"/>
              </w:tabs>
              <w:rPr>
                <w:ins w:id="140" w:author="Goott, David" w:date="2026-09-25T20:00:00Z" w16du:dateUtc="2026-09-26T00:00:00Z"/>
                <w:rFonts w:eastAsia="Arial" w:cstheme="minorHAnsi"/>
                <w:b/>
                <w:bCs/>
                <w:sz w:val="24"/>
                <w:szCs w:val="24"/>
              </w:rPr>
            </w:pPr>
            <w:ins w:id="141" w:author="Goott, David" w:date="2026-09-25T20:00:00Z" w16du:dateUtc="2026-09-26T00:00:00Z">
              <w:r w:rsidRPr="007114DA">
                <w:rPr>
                  <w:rFonts w:eastAsia="Arial" w:cstheme="minorHAnsi"/>
                  <w:b/>
                  <w:bCs/>
                  <w:sz w:val="24"/>
                  <w:szCs w:val="24"/>
                </w:rPr>
                <w:t>Number of In-Person Sites</w:t>
              </w:r>
            </w:ins>
          </w:p>
        </w:tc>
        <w:tc>
          <w:tcPr>
            <w:tcW w:w="2788" w:type="pct"/>
            <w:gridSpan w:val="2"/>
          </w:tcPr>
          <w:p w14:paraId="41B335C0" w14:textId="77777777" w:rsidR="001E3B48" w:rsidRPr="007114DA" w:rsidRDefault="001E3B48" w:rsidP="00E11DF3">
            <w:pPr>
              <w:tabs>
                <w:tab w:val="center" w:pos="7278"/>
                <w:tab w:val="right" w:pos="14506"/>
              </w:tabs>
              <w:contextualSpacing/>
              <w:rPr>
                <w:ins w:id="142" w:author="Goott, David" w:date="2026-09-25T20:00:00Z" w16du:dateUtc="2026-09-26T00:00:00Z"/>
                <w:rFonts w:eastAsia="Arial" w:cstheme="minorHAnsi"/>
                <w:b/>
                <w:bCs/>
                <w:sz w:val="24"/>
                <w:szCs w:val="24"/>
              </w:rPr>
            </w:pPr>
          </w:p>
        </w:tc>
      </w:tr>
      <w:tr w:rsidR="001E3B48" w:rsidRPr="007114DA" w14:paraId="329C92C7" w14:textId="77777777" w:rsidTr="0029308E">
        <w:trPr>
          <w:ins w:id="143" w:author="Goott, David" w:date="2026-09-25T20:00:00Z" w16du:dateUtc="2026-09-26T00:00:00Z"/>
        </w:trPr>
        <w:tc>
          <w:tcPr>
            <w:tcW w:w="2212" w:type="pct"/>
            <w:shd w:val="clear" w:color="auto" w:fill="F2F2F2" w:themeFill="background1" w:themeFillShade="F2"/>
          </w:tcPr>
          <w:p w14:paraId="50398B08" w14:textId="77777777" w:rsidR="001E3B48" w:rsidRPr="007114DA" w:rsidRDefault="001E3B48" w:rsidP="00380CF8">
            <w:pPr>
              <w:pStyle w:val="ListParagraph"/>
              <w:numPr>
                <w:ilvl w:val="0"/>
                <w:numId w:val="11"/>
              </w:numPr>
              <w:tabs>
                <w:tab w:val="center" w:pos="7278"/>
                <w:tab w:val="right" w:pos="14506"/>
              </w:tabs>
              <w:rPr>
                <w:ins w:id="144" w:author="Goott, David" w:date="2026-09-25T20:00:00Z" w16du:dateUtc="2026-09-26T00:00:00Z"/>
                <w:rFonts w:eastAsia="Arial" w:cstheme="minorHAnsi"/>
                <w:b/>
                <w:bCs/>
                <w:sz w:val="24"/>
                <w:szCs w:val="24"/>
              </w:rPr>
            </w:pPr>
            <w:ins w:id="145" w:author="Goott, David" w:date="2026-09-25T20:00:00Z" w16du:dateUtc="2026-09-26T00:00:00Z">
              <w:r w:rsidRPr="007114DA">
                <w:rPr>
                  <w:rFonts w:eastAsia="Arial" w:cstheme="minorHAnsi"/>
                  <w:b/>
                  <w:bCs/>
                  <w:sz w:val="24"/>
                  <w:szCs w:val="24"/>
                </w:rPr>
                <w:t xml:space="preserve"> Total number of Planned </w:t>
              </w:r>
              <w:r w:rsidR="0026118D">
                <w:rPr>
                  <w:rFonts w:eastAsia="Arial" w:cstheme="minorHAnsi"/>
                  <w:b/>
                  <w:bCs/>
                  <w:sz w:val="24"/>
                  <w:szCs w:val="24"/>
                </w:rPr>
                <w:t xml:space="preserve">Individual </w:t>
              </w:r>
              <w:r w:rsidRPr="007114DA">
                <w:rPr>
                  <w:rFonts w:eastAsia="Arial" w:cstheme="minorHAnsi"/>
                  <w:b/>
                  <w:bCs/>
                  <w:sz w:val="24"/>
                  <w:szCs w:val="24"/>
                </w:rPr>
                <w:t>Navigators</w:t>
              </w:r>
            </w:ins>
          </w:p>
        </w:tc>
        <w:tc>
          <w:tcPr>
            <w:tcW w:w="2788" w:type="pct"/>
            <w:gridSpan w:val="2"/>
          </w:tcPr>
          <w:p w14:paraId="4A978A2C" w14:textId="77777777" w:rsidR="001E3B48" w:rsidRPr="007114DA" w:rsidRDefault="001E3B48" w:rsidP="00E11DF3">
            <w:pPr>
              <w:tabs>
                <w:tab w:val="center" w:pos="7278"/>
                <w:tab w:val="right" w:pos="14506"/>
              </w:tabs>
              <w:contextualSpacing/>
              <w:rPr>
                <w:ins w:id="146" w:author="Goott, David" w:date="2026-09-25T20:00:00Z" w16du:dateUtc="2026-09-26T00:00:00Z"/>
                <w:rFonts w:eastAsia="Arial" w:cstheme="minorHAnsi"/>
                <w:b/>
                <w:bCs/>
                <w:sz w:val="24"/>
                <w:szCs w:val="24"/>
              </w:rPr>
            </w:pPr>
          </w:p>
        </w:tc>
      </w:tr>
      <w:tr w:rsidR="00862B9A" w:rsidRPr="007114DA" w14:paraId="7C21EAA0" w14:textId="77777777" w:rsidTr="00660C09">
        <w:trPr>
          <w:trHeight w:val="346"/>
          <w:ins w:id="147" w:author="Goott, David" w:date="2026-09-25T20:00:00Z" w16du:dateUtc="2026-09-26T00:00:00Z"/>
        </w:trPr>
        <w:tc>
          <w:tcPr>
            <w:tcW w:w="5000" w:type="pct"/>
            <w:gridSpan w:val="3"/>
            <w:shd w:val="clear" w:color="auto" w:fill="002060"/>
          </w:tcPr>
          <w:p w14:paraId="620BDCC9" w14:textId="77777777" w:rsidR="00862B9A" w:rsidRPr="00E403AB" w:rsidRDefault="00B95862" w:rsidP="00E403AB">
            <w:pPr>
              <w:pStyle w:val="ListParagraph"/>
              <w:numPr>
                <w:ilvl w:val="0"/>
                <w:numId w:val="28"/>
              </w:numPr>
              <w:tabs>
                <w:tab w:val="center" w:pos="7278"/>
                <w:tab w:val="right" w:pos="14506"/>
              </w:tabs>
              <w:rPr>
                <w:ins w:id="148" w:author="Goott, David" w:date="2026-09-25T20:00:00Z" w16du:dateUtc="2026-09-26T00:00:00Z"/>
                <w:rFonts w:eastAsia="Arial" w:cstheme="minorHAnsi"/>
                <w:b/>
                <w:bCs/>
                <w:sz w:val="24"/>
                <w:szCs w:val="24"/>
              </w:rPr>
            </w:pPr>
            <w:ins w:id="149" w:author="Goott, David" w:date="2026-09-25T20:00:00Z" w16du:dateUtc="2026-09-26T00:00:00Z">
              <w:r w:rsidRPr="00E403AB">
                <w:rPr>
                  <w:rFonts w:eastAsia="Arial" w:cstheme="minorHAnsi"/>
                  <w:b/>
                  <w:bCs/>
                  <w:sz w:val="24"/>
                  <w:szCs w:val="24"/>
                </w:rPr>
                <w:t xml:space="preserve">Authorized </w:t>
              </w:r>
              <w:r w:rsidR="00F15DE6">
                <w:rPr>
                  <w:rFonts w:eastAsia="Arial" w:cstheme="minorHAnsi"/>
                  <w:b/>
                  <w:bCs/>
                  <w:sz w:val="24"/>
                  <w:szCs w:val="24"/>
                </w:rPr>
                <w:t xml:space="preserve">Organizational </w:t>
              </w:r>
              <w:r w:rsidRPr="00E403AB">
                <w:rPr>
                  <w:rFonts w:eastAsia="Arial" w:cstheme="minorHAnsi"/>
                  <w:b/>
                  <w:bCs/>
                  <w:sz w:val="24"/>
                  <w:szCs w:val="24"/>
                </w:rPr>
                <w:t>Representative</w:t>
              </w:r>
              <w:r w:rsidR="0043118F">
                <w:rPr>
                  <w:rFonts w:eastAsia="Arial" w:cstheme="minorHAnsi"/>
                  <w:b/>
                  <w:bCs/>
                  <w:sz w:val="24"/>
                  <w:szCs w:val="24"/>
                </w:rPr>
                <w:t xml:space="preserve">: </w:t>
              </w:r>
              <w:r w:rsidR="00990065" w:rsidRPr="00990065">
                <w:rPr>
                  <w:rFonts w:eastAsia="Arial" w:cstheme="minorHAnsi"/>
                  <w:i/>
                  <w:iCs/>
                  <w:sz w:val="24"/>
                  <w:szCs w:val="24"/>
                </w:rPr>
                <w:t xml:space="preserve">The </w:t>
              </w:r>
              <w:r w:rsidR="00990065">
                <w:rPr>
                  <w:rFonts w:eastAsia="Arial" w:cstheme="minorHAnsi"/>
                  <w:i/>
                  <w:iCs/>
                  <w:sz w:val="24"/>
                  <w:szCs w:val="24"/>
                </w:rPr>
                <w:t xml:space="preserve">Authorized </w:t>
              </w:r>
              <w:r w:rsidR="00BA1DD6">
                <w:rPr>
                  <w:rFonts w:eastAsia="Arial" w:cstheme="minorHAnsi"/>
                  <w:i/>
                  <w:iCs/>
                  <w:sz w:val="24"/>
                  <w:szCs w:val="24"/>
                </w:rPr>
                <w:t xml:space="preserve">Organizational </w:t>
              </w:r>
              <w:r w:rsidR="00990065">
                <w:rPr>
                  <w:rFonts w:eastAsia="Arial" w:cstheme="minorHAnsi"/>
                  <w:i/>
                  <w:iCs/>
                  <w:sz w:val="24"/>
                  <w:szCs w:val="24"/>
                </w:rPr>
                <w:t>Representative</w:t>
              </w:r>
              <w:r w:rsidR="00CC6396">
                <w:rPr>
                  <w:rFonts w:eastAsia="Arial" w:cstheme="minorHAnsi"/>
                  <w:i/>
                  <w:iCs/>
                  <w:sz w:val="24"/>
                  <w:szCs w:val="24"/>
                </w:rPr>
                <w:t>, or Authorized Representative,</w:t>
              </w:r>
              <w:r w:rsidR="00990065" w:rsidRPr="00990065">
                <w:rPr>
                  <w:rFonts w:eastAsia="Arial" w:cstheme="minorHAnsi"/>
                  <w:i/>
                  <w:iCs/>
                  <w:sz w:val="24"/>
                  <w:szCs w:val="24"/>
                </w:rPr>
                <w:t xml:space="preserve"> is the designated representative of the applicant organization with authority to act on the organization’s behalf in matters related to the award and administration of grants</w:t>
              </w:r>
              <w:r w:rsidR="00990065">
                <w:rPr>
                  <w:rFonts w:eastAsia="Arial" w:cstheme="minorHAnsi"/>
                  <w:i/>
                  <w:iCs/>
                  <w:sz w:val="24"/>
                  <w:szCs w:val="24"/>
                </w:rPr>
                <w:t>.</w:t>
              </w:r>
            </w:ins>
          </w:p>
        </w:tc>
      </w:tr>
      <w:tr w:rsidR="002D5470" w:rsidRPr="007114DA" w14:paraId="1967FAA0" w14:textId="77777777" w:rsidTr="0029308E">
        <w:trPr>
          <w:ins w:id="150" w:author="Goott, David" w:date="2026-09-25T20:00:00Z" w16du:dateUtc="2026-09-26T00:00:00Z"/>
        </w:trPr>
        <w:tc>
          <w:tcPr>
            <w:tcW w:w="5000" w:type="pct"/>
            <w:gridSpan w:val="3"/>
            <w:shd w:val="clear" w:color="auto" w:fill="F2F2F2" w:themeFill="background1" w:themeFillShade="F2"/>
          </w:tcPr>
          <w:p w14:paraId="57F97E1D" w14:textId="77777777" w:rsidR="002D5470" w:rsidRPr="007114DA" w:rsidRDefault="00B15396" w:rsidP="00E11DF3">
            <w:pPr>
              <w:pStyle w:val="ListParagraph"/>
              <w:numPr>
                <w:ilvl w:val="0"/>
                <w:numId w:val="11"/>
              </w:numPr>
              <w:tabs>
                <w:tab w:val="center" w:pos="7278"/>
                <w:tab w:val="right" w:pos="14506"/>
              </w:tabs>
              <w:ind w:left="341"/>
              <w:rPr>
                <w:ins w:id="151" w:author="Goott, David" w:date="2026-09-25T20:00:00Z" w16du:dateUtc="2026-09-26T00:00:00Z"/>
                <w:rFonts w:eastAsia="Arial" w:cstheme="minorHAnsi"/>
                <w:b/>
                <w:bCs/>
                <w:sz w:val="24"/>
                <w:szCs w:val="24"/>
              </w:rPr>
            </w:pPr>
            <w:ins w:id="152" w:author="Goott, David" w:date="2026-09-25T20:00:00Z" w16du:dateUtc="2026-09-26T00:00:00Z">
              <w:r w:rsidRPr="007114DA">
                <w:rPr>
                  <w:rFonts w:eastAsia="Arial" w:cstheme="minorHAnsi"/>
                  <w:b/>
                  <w:bCs/>
                  <w:sz w:val="24"/>
                  <w:szCs w:val="24"/>
                </w:rPr>
                <w:t xml:space="preserve">Authorized </w:t>
              </w:r>
              <w:r w:rsidR="00BA1DD6">
                <w:rPr>
                  <w:rFonts w:eastAsia="Arial" w:cstheme="minorHAnsi"/>
                  <w:b/>
                  <w:bCs/>
                  <w:sz w:val="24"/>
                  <w:szCs w:val="24"/>
                </w:rPr>
                <w:t xml:space="preserve">Organizational </w:t>
              </w:r>
              <w:r w:rsidR="00D82BFD" w:rsidRPr="007114DA">
                <w:rPr>
                  <w:rFonts w:eastAsia="Arial" w:cstheme="minorHAnsi"/>
                  <w:b/>
                  <w:bCs/>
                  <w:sz w:val="24"/>
                  <w:szCs w:val="24"/>
                </w:rPr>
                <w:t xml:space="preserve">Representative </w:t>
              </w:r>
            </w:ins>
          </w:p>
        </w:tc>
      </w:tr>
      <w:tr w:rsidR="002D5470" w:rsidRPr="007114DA" w14:paraId="3F1FEB47" w14:textId="77777777" w:rsidTr="0029308E">
        <w:trPr>
          <w:ins w:id="153" w:author="Goott, David" w:date="2026-09-25T20:00:00Z" w16du:dateUtc="2026-09-26T00:00:00Z"/>
        </w:trPr>
        <w:tc>
          <w:tcPr>
            <w:tcW w:w="2212" w:type="pct"/>
            <w:shd w:val="clear" w:color="auto" w:fill="F2F2F2" w:themeFill="background1" w:themeFillShade="F2"/>
          </w:tcPr>
          <w:p w14:paraId="1A62BE18" w14:textId="77777777" w:rsidR="002D5470" w:rsidRPr="007114DA" w:rsidRDefault="000059D8" w:rsidP="005B2332">
            <w:pPr>
              <w:tabs>
                <w:tab w:val="center" w:pos="7278"/>
                <w:tab w:val="right" w:pos="14506"/>
              </w:tabs>
              <w:ind w:left="720"/>
              <w:contextualSpacing/>
              <w:rPr>
                <w:ins w:id="154" w:author="Goott, David" w:date="2026-09-25T20:00:00Z" w16du:dateUtc="2026-09-26T00:00:00Z"/>
                <w:rFonts w:eastAsia="Arial" w:cstheme="minorHAnsi"/>
                <w:sz w:val="24"/>
                <w:szCs w:val="24"/>
              </w:rPr>
            </w:pPr>
            <w:ins w:id="155" w:author="Goott, David" w:date="2026-09-25T20:00:00Z" w16du:dateUtc="2026-09-26T00:00:00Z">
              <w:r>
                <w:rPr>
                  <w:rFonts w:eastAsia="Arial" w:cstheme="minorHAnsi"/>
                  <w:sz w:val="24"/>
                  <w:szCs w:val="24"/>
                </w:rPr>
                <w:t xml:space="preserve">Last Name </w:t>
              </w:r>
            </w:ins>
          </w:p>
        </w:tc>
        <w:tc>
          <w:tcPr>
            <w:tcW w:w="2788" w:type="pct"/>
            <w:gridSpan w:val="2"/>
          </w:tcPr>
          <w:p w14:paraId="59236D2B" w14:textId="77777777" w:rsidR="002D5470" w:rsidRPr="007114DA" w:rsidRDefault="002D5470" w:rsidP="00E11DF3">
            <w:pPr>
              <w:tabs>
                <w:tab w:val="center" w:pos="7278"/>
                <w:tab w:val="right" w:pos="14506"/>
              </w:tabs>
              <w:contextualSpacing/>
              <w:rPr>
                <w:ins w:id="156" w:author="Goott, David" w:date="2026-09-25T20:00:00Z" w16du:dateUtc="2026-09-26T00:00:00Z"/>
                <w:rFonts w:eastAsia="Arial" w:cstheme="minorHAnsi"/>
                <w:b/>
                <w:bCs/>
                <w:sz w:val="24"/>
                <w:szCs w:val="24"/>
              </w:rPr>
            </w:pPr>
          </w:p>
        </w:tc>
      </w:tr>
      <w:tr w:rsidR="002D5470" w:rsidRPr="007114DA" w14:paraId="6A89DCAF" w14:textId="77777777" w:rsidTr="0029308E">
        <w:trPr>
          <w:ins w:id="157" w:author="Goott, David" w:date="2026-09-25T20:00:00Z" w16du:dateUtc="2026-09-26T00:00:00Z"/>
        </w:trPr>
        <w:tc>
          <w:tcPr>
            <w:tcW w:w="2212" w:type="pct"/>
            <w:shd w:val="clear" w:color="auto" w:fill="F2F2F2" w:themeFill="background1" w:themeFillShade="F2"/>
          </w:tcPr>
          <w:p w14:paraId="15E67279" w14:textId="77777777" w:rsidR="002D5470" w:rsidRPr="007114DA" w:rsidRDefault="002D5470" w:rsidP="005B2332">
            <w:pPr>
              <w:tabs>
                <w:tab w:val="center" w:pos="7278"/>
                <w:tab w:val="right" w:pos="14506"/>
              </w:tabs>
              <w:ind w:left="720"/>
              <w:contextualSpacing/>
              <w:rPr>
                <w:ins w:id="158" w:author="Goott, David" w:date="2026-09-25T20:00:00Z" w16du:dateUtc="2026-09-26T00:00:00Z"/>
                <w:rFonts w:eastAsia="Arial" w:cstheme="minorHAnsi"/>
                <w:sz w:val="24"/>
                <w:szCs w:val="24"/>
              </w:rPr>
            </w:pPr>
            <w:ins w:id="159" w:author="Goott, David" w:date="2026-09-25T20:00:00Z" w16du:dateUtc="2026-09-26T00:00:00Z">
              <w:r w:rsidRPr="007114DA">
                <w:rPr>
                  <w:rFonts w:eastAsia="Arial" w:cstheme="minorHAnsi"/>
                  <w:sz w:val="24"/>
                  <w:szCs w:val="24"/>
                </w:rPr>
                <w:t>First Name</w:t>
              </w:r>
            </w:ins>
          </w:p>
        </w:tc>
        <w:tc>
          <w:tcPr>
            <w:tcW w:w="2788" w:type="pct"/>
            <w:gridSpan w:val="2"/>
          </w:tcPr>
          <w:p w14:paraId="44C23C23" w14:textId="77777777" w:rsidR="002D5470" w:rsidRPr="007114DA" w:rsidRDefault="002D5470" w:rsidP="00E11DF3">
            <w:pPr>
              <w:tabs>
                <w:tab w:val="center" w:pos="7278"/>
                <w:tab w:val="right" w:pos="14506"/>
              </w:tabs>
              <w:contextualSpacing/>
              <w:rPr>
                <w:ins w:id="160" w:author="Goott, David" w:date="2026-09-25T20:00:00Z" w16du:dateUtc="2026-09-26T00:00:00Z"/>
                <w:rFonts w:eastAsia="Arial" w:cstheme="minorHAnsi"/>
                <w:b/>
                <w:bCs/>
                <w:sz w:val="24"/>
                <w:szCs w:val="24"/>
              </w:rPr>
            </w:pPr>
          </w:p>
        </w:tc>
      </w:tr>
      <w:tr w:rsidR="00F95E14" w:rsidRPr="007114DA" w14:paraId="1038E4E0" w14:textId="77777777" w:rsidTr="0029308E">
        <w:trPr>
          <w:ins w:id="161" w:author="Goott, David" w:date="2026-09-25T20:00:00Z" w16du:dateUtc="2026-09-26T00:00:00Z"/>
        </w:trPr>
        <w:tc>
          <w:tcPr>
            <w:tcW w:w="2212" w:type="pct"/>
            <w:shd w:val="clear" w:color="auto" w:fill="F2F2F2" w:themeFill="background1" w:themeFillShade="F2"/>
          </w:tcPr>
          <w:p w14:paraId="33F1A0A4" w14:textId="77777777" w:rsidR="00B15396" w:rsidRPr="007114DA" w:rsidRDefault="00B15396" w:rsidP="00E11DF3">
            <w:pPr>
              <w:pStyle w:val="ListParagraph"/>
              <w:numPr>
                <w:ilvl w:val="0"/>
                <w:numId w:val="11"/>
              </w:numPr>
              <w:tabs>
                <w:tab w:val="center" w:pos="7278"/>
                <w:tab w:val="right" w:pos="14506"/>
              </w:tabs>
              <w:rPr>
                <w:ins w:id="162" w:author="Goott, David" w:date="2026-09-25T20:00:00Z" w16du:dateUtc="2026-09-26T00:00:00Z"/>
                <w:rFonts w:eastAsia="Arial" w:cstheme="minorHAnsi"/>
                <w:b/>
                <w:bCs/>
                <w:sz w:val="24"/>
                <w:szCs w:val="24"/>
              </w:rPr>
            </w:pPr>
            <w:ins w:id="163" w:author="Goott, David" w:date="2026-09-25T20:00:00Z" w16du:dateUtc="2026-09-26T00:00:00Z">
              <w:r w:rsidRPr="007114DA">
                <w:rPr>
                  <w:rFonts w:eastAsia="Arial" w:cstheme="minorHAnsi"/>
                  <w:b/>
                  <w:bCs/>
                  <w:sz w:val="24"/>
                  <w:szCs w:val="24"/>
                </w:rPr>
                <w:t>Title</w:t>
              </w:r>
            </w:ins>
          </w:p>
        </w:tc>
        <w:tc>
          <w:tcPr>
            <w:tcW w:w="2788" w:type="pct"/>
            <w:gridSpan w:val="2"/>
          </w:tcPr>
          <w:p w14:paraId="57AC8360" w14:textId="77777777" w:rsidR="00B15396" w:rsidRPr="007114DA" w:rsidRDefault="00B15396" w:rsidP="00E11DF3">
            <w:pPr>
              <w:tabs>
                <w:tab w:val="center" w:pos="7278"/>
                <w:tab w:val="right" w:pos="14506"/>
              </w:tabs>
              <w:contextualSpacing/>
              <w:rPr>
                <w:ins w:id="164" w:author="Goott, David" w:date="2026-09-25T20:00:00Z" w16du:dateUtc="2026-09-26T00:00:00Z"/>
                <w:rFonts w:eastAsia="Arial" w:cstheme="minorHAnsi"/>
                <w:b/>
                <w:bCs/>
                <w:sz w:val="24"/>
                <w:szCs w:val="24"/>
              </w:rPr>
            </w:pPr>
          </w:p>
        </w:tc>
      </w:tr>
      <w:tr w:rsidR="00F95E14" w:rsidRPr="007114DA" w14:paraId="556047CC" w14:textId="77777777" w:rsidTr="0029308E">
        <w:trPr>
          <w:ins w:id="165" w:author="Goott, David" w:date="2026-09-25T20:00:00Z" w16du:dateUtc="2026-09-26T00:00:00Z"/>
        </w:trPr>
        <w:tc>
          <w:tcPr>
            <w:tcW w:w="2212" w:type="pct"/>
            <w:shd w:val="clear" w:color="auto" w:fill="F2F2F2" w:themeFill="background1" w:themeFillShade="F2"/>
          </w:tcPr>
          <w:p w14:paraId="0B298F3D" w14:textId="77777777" w:rsidR="00B15396" w:rsidRPr="007114DA" w:rsidRDefault="00B15396" w:rsidP="00E11DF3">
            <w:pPr>
              <w:pStyle w:val="ListParagraph"/>
              <w:numPr>
                <w:ilvl w:val="0"/>
                <w:numId w:val="11"/>
              </w:numPr>
              <w:tabs>
                <w:tab w:val="center" w:pos="7278"/>
                <w:tab w:val="right" w:pos="14506"/>
              </w:tabs>
              <w:rPr>
                <w:ins w:id="166" w:author="Goott, David" w:date="2026-09-25T20:00:00Z" w16du:dateUtc="2026-09-26T00:00:00Z"/>
                <w:rFonts w:eastAsia="Arial" w:cstheme="minorHAnsi"/>
                <w:b/>
                <w:bCs/>
                <w:sz w:val="24"/>
                <w:szCs w:val="24"/>
              </w:rPr>
            </w:pPr>
            <w:ins w:id="167" w:author="Goott, David" w:date="2026-09-25T20:00:00Z" w16du:dateUtc="2026-09-26T00:00:00Z">
              <w:r w:rsidRPr="007114DA">
                <w:rPr>
                  <w:rFonts w:eastAsia="Arial" w:cstheme="minorHAnsi"/>
                  <w:b/>
                  <w:bCs/>
                  <w:sz w:val="24"/>
                  <w:szCs w:val="24"/>
                </w:rPr>
                <w:t xml:space="preserve">Telephone Number </w:t>
              </w:r>
            </w:ins>
          </w:p>
        </w:tc>
        <w:tc>
          <w:tcPr>
            <w:tcW w:w="2788" w:type="pct"/>
            <w:gridSpan w:val="2"/>
          </w:tcPr>
          <w:p w14:paraId="5468D92C" w14:textId="77777777" w:rsidR="00B15396" w:rsidRPr="007114DA" w:rsidRDefault="00B15396" w:rsidP="00E11DF3">
            <w:pPr>
              <w:tabs>
                <w:tab w:val="center" w:pos="7278"/>
                <w:tab w:val="right" w:pos="14506"/>
              </w:tabs>
              <w:contextualSpacing/>
              <w:rPr>
                <w:ins w:id="168" w:author="Goott, David" w:date="2026-09-25T20:00:00Z" w16du:dateUtc="2026-09-26T00:00:00Z"/>
                <w:rFonts w:eastAsia="Arial" w:cstheme="minorHAnsi"/>
                <w:b/>
                <w:bCs/>
                <w:sz w:val="24"/>
                <w:szCs w:val="24"/>
              </w:rPr>
            </w:pPr>
          </w:p>
        </w:tc>
      </w:tr>
      <w:tr w:rsidR="00F95E14" w:rsidRPr="007114DA" w14:paraId="365065B8" w14:textId="77777777" w:rsidTr="0029308E">
        <w:trPr>
          <w:ins w:id="169" w:author="Goott, David" w:date="2026-09-25T20:00:00Z" w16du:dateUtc="2026-09-26T00:00:00Z"/>
        </w:trPr>
        <w:tc>
          <w:tcPr>
            <w:tcW w:w="2212" w:type="pct"/>
            <w:shd w:val="clear" w:color="auto" w:fill="F2F2F2" w:themeFill="background1" w:themeFillShade="F2"/>
          </w:tcPr>
          <w:p w14:paraId="10E03773" w14:textId="77777777" w:rsidR="00B15396" w:rsidRPr="007114DA" w:rsidRDefault="00B15396" w:rsidP="00E11DF3">
            <w:pPr>
              <w:pStyle w:val="ListParagraph"/>
              <w:numPr>
                <w:ilvl w:val="0"/>
                <w:numId w:val="11"/>
              </w:numPr>
              <w:tabs>
                <w:tab w:val="center" w:pos="7278"/>
                <w:tab w:val="right" w:pos="14506"/>
              </w:tabs>
              <w:rPr>
                <w:ins w:id="170" w:author="Goott, David" w:date="2026-09-25T20:00:00Z" w16du:dateUtc="2026-09-26T00:00:00Z"/>
                <w:rFonts w:eastAsia="Arial" w:cstheme="minorHAnsi"/>
                <w:b/>
                <w:bCs/>
                <w:sz w:val="24"/>
                <w:szCs w:val="24"/>
              </w:rPr>
            </w:pPr>
            <w:ins w:id="171" w:author="Goott, David" w:date="2026-09-25T20:00:00Z" w16du:dateUtc="2026-09-26T00:00:00Z">
              <w:r w:rsidRPr="007114DA">
                <w:rPr>
                  <w:rFonts w:eastAsia="Arial" w:cstheme="minorHAnsi"/>
                  <w:b/>
                  <w:bCs/>
                  <w:sz w:val="24"/>
                  <w:szCs w:val="24"/>
                </w:rPr>
                <w:t xml:space="preserve">Email </w:t>
              </w:r>
            </w:ins>
          </w:p>
        </w:tc>
        <w:tc>
          <w:tcPr>
            <w:tcW w:w="2788" w:type="pct"/>
            <w:gridSpan w:val="2"/>
          </w:tcPr>
          <w:p w14:paraId="04BBDE6B" w14:textId="77777777" w:rsidR="00B15396" w:rsidRPr="007114DA" w:rsidRDefault="00B15396" w:rsidP="00E11DF3">
            <w:pPr>
              <w:tabs>
                <w:tab w:val="center" w:pos="7278"/>
                <w:tab w:val="right" w:pos="14506"/>
              </w:tabs>
              <w:contextualSpacing/>
              <w:rPr>
                <w:ins w:id="172" w:author="Goott, David" w:date="2026-09-25T20:00:00Z" w16du:dateUtc="2026-09-26T00:00:00Z"/>
                <w:rFonts w:eastAsia="Arial" w:cstheme="minorHAnsi"/>
                <w:b/>
                <w:bCs/>
                <w:sz w:val="24"/>
                <w:szCs w:val="24"/>
              </w:rPr>
            </w:pPr>
          </w:p>
        </w:tc>
      </w:tr>
      <w:tr w:rsidR="001B2081" w:rsidRPr="007114DA" w14:paraId="20B195E5" w14:textId="77777777" w:rsidTr="00660C09">
        <w:trPr>
          <w:trHeight w:val="346"/>
          <w:ins w:id="173" w:author="Goott, David" w:date="2026-09-25T20:00:00Z" w16du:dateUtc="2026-09-26T00:00:00Z"/>
        </w:trPr>
        <w:tc>
          <w:tcPr>
            <w:tcW w:w="5000" w:type="pct"/>
            <w:gridSpan w:val="3"/>
            <w:shd w:val="clear" w:color="auto" w:fill="002060"/>
          </w:tcPr>
          <w:p w14:paraId="57CE4ECB" w14:textId="77777777" w:rsidR="001B2081" w:rsidRPr="00E403AB" w:rsidRDefault="00B95862" w:rsidP="00E403AB">
            <w:pPr>
              <w:pStyle w:val="ListParagraph"/>
              <w:numPr>
                <w:ilvl w:val="0"/>
                <w:numId w:val="28"/>
              </w:numPr>
              <w:tabs>
                <w:tab w:val="center" w:pos="7278"/>
                <w:tab w:val="right" w:pos="14506"/>
              </w:tabs>
              <w:rPr>
                <w:ins w:id="174" w:author="Goott, David" w:date="2026-09-25T20:00:00Z" w16du:dateUtc="2026-09-26T00:00:00Z"/>
                <w:rFonts w:eastAsia="Arial" w:cstheme="minorHAnsi"/>
                <w:b/>
                <w:bCs/>
                <w:sz w:val="24"/>
                <w:szCs w:val="24"/>
              </w:rPr>
            </w:pPr>
            <w:ins w:id="175" w:author="Goott, David" w:date="2026-09-25T20:00:00Z" w16du:dateUtc="2026-09-26T00:00:00Z">
              <w:r w:rsidRPr="00E403AB">
                <w:rPr>
                  <w:rFonts w:eastAsia="Arial" w:cstheme="minorHAnsi"/>
                  <w:b/>
                  <w:bCs/>
                  <w:sz w:val="24"/>
                  <w:szCs w:val="24"/>
                </w:rPr>
                <w:t>Assurances</w:t>
              </w:r>
            </w:ins>
          </w:p>
        </w:tc>
      </w:tr>
      <w:tr w:rsidR="00074BCD" w14:paraId="1270743A" w14:textId="77777777" w:rsidTr="00666DEC">
        <w:tblPrEx>
          <w:tblW w:w="5000" w:type="pct"/>
          <w:tblPrExChange w:id="176" w:author="Goott, David" w:date="2026-09-25T20:00:00Z" w16du:dateUtc="2026-09-26T00:00:00Z">
            <w:tblPrEx>
              <w:tblW w:w="2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trPrChange w:id="177" w:author="Goott, David" w:date="2026-09-25T20:00:00Z" w16du:dateUtc="2026-09-26T00:00:00Z">
            <w:trPr>
              <w:gridAfter w:val="2"/>
            </w:trPr>
          </w:trPrChange>
        </w:trPr>
        <w:tc>
          <w:tcPr>
            <w:tcW w:w="5000" w:type="pct"/>
            <w:gridSpan w:val="3"/>
            <w:shd w:val="clear" w:color="auto" w:fill="F2F2F2" w:themeFill="background1" w:themeFillShade="F2"/>
            <w:tcPrChange w:id="178" w:author="Goott, David" w:date="2026-09-25T20:00:00Z" w16du:dateUtc="2026-09-26T00:00:00Z">
              <w:tcPr>
                <w:tcW w:w="2921" w:type="dxa"/>
                <w:gridSpan w:val="2"/>
                <w:tcBorders>
                  <w:top w:val="single" w:sz="4" w:space="0" w:color="000000"/>
                  <w:left w:val="single" w:sz="4" w:space="0" w:color="000000"/>
                  <w:bottom w:val="single" w:sz="4" w:space="0" w:color="000000"/>
                  <w:right w:val="single" w:sz="4" w:space="0" w:color="000000"/>
                </w:tcBorders>
                <w:shd w:val="clear" w:color="auto" w:fill="D9D9D9"/>
              </w:tcPr>
            </w:tcPrChange>
          </w:tcPr>
          <w:p w14:paraId="7EC04B90" w14:textId="1A13468D" w:rsidR="007114DA" w:rsidRPr="00E403AB" w:rsidRDefault="007114DA" w:rsidP="0079122A">
            <w:pPr>
              <w:pStyle w:val="ListParagraph"/>
              <w:numPr>
                <w:ilvl w:val="0"/>
                <w:numId w:val="11"/>
              </w:numPr>
              <w:tabs>
                <w:tab w:val="center" w:pos="7278"/>
                <w:tab w:val="right" w:pos="14506"/>
              </w:tabs>
              <w:spacing w:after="40"/>
              <w:contextualSpacing w:val="0"/>
              <w:rPr>
                <w:ins w:id="179" w:author="Goott, David" w:date="2026-09-25T20:00:00Z" w16du:dateUtc="2026-09-26T00:00:00Z"/>
                <w:rFonts w:eastAsia="Arial" w:cstheme="minorHAnsi"/>
                <w:b/>
                <w:bCs/>
                <w:sz w:val="24"/>
                <w:szCs w:val="24"/>
              </w:rPr>
            </w:pPr>
            <w:ins w:id="180" w:author="Goott, David" w:date="2026-09-25T20:00:00Z" w16du:dateUtc="2026-09-26T00:00:00Z">
              <w:r w:rsidRPr="00E403AB">
                <w:rPr>
                  <w:rFonts w:eastAsia="Arial" w:cstheme="minorHAnsi"/>
                  <w:b/>
                  <w:bCs/>
                  <w:sz w:val="24"/>
                  <w:szCs w:val="24"/>
                </w:rPr>
                <w:t xml:space="preserve">As the duly </w:t>
              </w:r>
              <w:r w:rsidR="00FE49D8">
                <w:rPr>
                  <w:rFonts w:eastAsia="Arial" w:cstheme="minorHAnsi"/>
                  <w:b/>
                  <w:bCs/>
                  <w:sz w:val="24"/>
                  <w:szCs w:val="24"/>
                </w:rPr>
                <w:t>A</w:t>
              </w:r>
              <w:r w:rsidR="0003151E">
                <w:rPr>
                  <w:rFonts w:eastAsia="Arial" w:cstheme="minorHAnsi"/>
                  <w:b/>
                  <w:bCs/>
                  <w:sz w:val="24"/>
                  <w:szCs w:val="24"/>
                </w:rPr>
                <w:t>uthorized</w:t>
              </w:r>
              <w:r w:rsidR="00BA1DD6">
                <w:rPr>
                  <w:rFonts w:eastAsia="Arial" w:cstheme="minorHAnsi"/>
                  <w:b/>
                  <w:bCs/>
                  <w:sz w:val="24"/>
                  <w:szCs w:val="24"/>
                </w:rPr>
                <w:t xml:space="preserve"> Organizational</w:t>
              </w:r>
              <w:r w:rsidR="0003151E">
                <w:rPr>
                  <w:rFonts w:eastAsia="Arial" w:cstheme="minorHAnsi"/>
                  <w:b/>
                  <w:bCs/>
                  <w:sz w:val="24"/>
                  <w:szCs w:val="24"/>
                </w:rPr>
                <w:t xml:space="preserve"> Representative</w:t>
              </w:r>
              <w:r w:rsidRPr="00E403AB">
                <w:rPr>
                  <w:rFonts w:eastAsia="Arial" w:cstheme="minorHAnsi"/>
                  <w:b/>
                  <w:bCs/>
                  <w:sz w:val="24"/>
                  <w:szCs w:val="24"/>
                </w:rPr>
                <w:t xml:space="preserve">, I am aware that submission to the </w:t>
              </w:r>
              <w:r w:rsidR="008F39FF" w:rsidRPr="00E403AB">
                <w:rPr>
                  <w:rFonts w:eastAsia="Arial" w:cstheme="minorHAnsi"/>
                  <w:b/>
                  <w:bCs/>
                  <w:sz w:val="24"/>
                  <w:szCs w:val="24"/>
                </w:rPr>
                <w:t xml:space="preserve">Office of Commissioner of </w:t>
              </w:r>
              <w:r w:rsidR="007926E3" w:rsidRPr="00E403AB">
                <w:rPr>
                  <w:rFonts w:eastAsia="Arial" w:cstheme="minorHAnsi"/>
                  <w:b/>
                  <w:bCs/>
                  <w:sz w:val="24"/>
                  <w:szCs w:val="24"/>
                </w:rPr>
                <w:t>Insurance and Safety Fire</w:t>
              </w:r>
              <w:r w:rsidRPr="00E403AB">
                <w:rPr>
                  <w:rFonts w:eastAsia="Arial" w:cstheme="minorHAnsi"/>
                  <w:b/>
                  <w:bCs/>
                  <w:sz w:val="24"/>
                  <w:szCs w:val="24"/>
                </w:rPr>
                <w:t xml:space="preserve"> of the accompanying application constitutes the creation of a public document that may be made available upon request at the completion of the </w:t>
              </w:r>
              <w:r w:rsidR="002B7F0B" w:rsidRPr="00E403AB">
                <w:rPr>
                  <w:rFonts w:eastAsia="Arial" w:cstheme="minorHAnsi"/>
                  <w:b/>
                  <w:bCs/>
                  <w:sz w:val="24"/>
                  <w:szCs w:val="24"/>
                </w:rPr>
                <w:t xml:space="preserve">award </w:t>
              </w:r>
              <w:r w:rsidRPr="00E403AB">
                <w:rPr>
                  <w:rFonts w:eastAsia="Arial" w:cstheme="minorHAnsi"/>
                  <w:b/>
                  <w:bCs/>
                  <w:sz w:val="24"/>
                  <w:szCs w:val="24"/>
                </w:rPr>
                <w:t>process. This may include the application, budget, and list of applicants</w:t>
              </w:r>
              <w:r w:rsidR="00563A45" w:rsidRPr="00E403AB">
                <w:rPr>
                  <w:rFonts w:eastAsia="Arial" w:cstheme="minorHAnsi"/>
                  <w:b/>
                  <w:bCs/>
                  <w:sz w:val="24"/>
                  <w:szCs w:val="24"/>
                </w:rPr>
                <w:t xml:space="preserve">. </w:t>
              </w:r>
              <w:r w:rsidRPr="00E403AB">
                <w:rPr>
                  <w:rFonts w:eastAsia="Arial" w:cstheme="minorHAnsi"/>
                  <w:b/>
                  <w:bCs/>
                  <w:sz w:val="24"/>
                  <w:szCs w:val="24"/>
                </w:rPr>
                <w:t xml:space="preserve">In addition, I certify that the applicant: </w:t>
              </w:r>
            </w:ins>
          </w:p>
          <w:p w14:paraId="4579E6C2" w14:textId="366FB119" w:rsidR="007114DA" w:rsidRDefault="007114DA" w:rsidP="0079122A">
            <w:pPr>
              <w:pStyle w:val="Default"/>
              <w:numPr>
                <w:ilvl w:val="0"/>
                <w:numId w:val="27"/>
              </w:numPr>
              <w:spacing w:after="40"/>
              <w:rPr>
                <w:ins w:id="181" w:author="Goott, David" w:date="2026-09-25T20:00:00Z" w16du:dateUtc="2026-09-26T00:00:00Z"/>
                <w:rFonts w:asciiTheme="minorHAnsi" w:eastAsia="Arial" w:hAnsiTheme="minorHAnsi" w:cstheme="minorHAnsi"/>
                <w:color w:val="auto"/>
              </w:rPr>
            </w:pPr>
            <w:ins w:id="182" w:author="Goott, David" w:date="2026-09-25T20:00:00Z" w16du:dateUtc="2026-09-26T00:00:00Z">
              <w:r w:rsidRPr="007114DA">
                <w:rPr>
                  <w:rFonts w:asciiTheme="minorHAnsi" w:eastAsia="Arial" w:hAnsiTheme="minorHAnsi" w:cstheme="minorHAnsi"/>
                  <w:color w:val="auto"/>
                </w:rPr>
                <w:t xml:space="preserve">Has legal authority to apply for the funds made available under the requirements of the </w:t>
              </w:r>
              <w:r w:rsidR="00326B76">
                <w:rPr>
                  <w:rFonts w:asciiTheme="minorHAnsi" w:eastAsia="Arial" w:hAnsiTheme="minorHAnsi" w:cstheme="minorHAnsi"/>
                  <w:color w:val="auto"/>
                </w:rPr>
                <w:t>application</w:t>
              </w:r>
              <w:r w:rsidRPr="007114DA">
                <w:rPr>
                  <w:rFonts w:asciiTheme="minorHAnsi" w:eastAsia="Arial" w:hAnsiTheme="minorHAnsi" w:cstheme="minorHAnsi"/>
                  <w:color w:val="auto"/>
                </w:rPr>
                <w:t xml:space="preserve">, and has the institutional, </w:t>
              </w:r>
              <w:r w:rsidR="003F3D98" w:rsidRPr="007114DA">
                <w:rPr>
                  <w:rFonts w:asciiTheme="minorHAnsi" w:eastAsia="Arial" w:hAnsiTheme="minorHAnsi" w:cstheme="minorHAnsi"/>
                  <w:color w:val="auto"/>
                </w:rPr>
                <w:t>managerial,</w:t>
              </w:r>
              <w:r w:rsidRPr="007114DA">
                <w:rPr>
                  <w:rFonts w:asciiTheme="minorHAnsi" w:eastAsia="Arial" w:hAnsiTheme="minorHAnsi" w:cstheme="minorHAnsi"/>
                  <w:color w:val="auto"/>
                </w:rPr>
                <w:t xml:space="preserve"> and financial capacity (including funds sufficient to pay the non-State share of project costs, as appropriate) to ensure proper planning, management and completion of the project described in this application. </w:t>
              </w:r>
            </w:ins>
          </w:p>
          <w:p w14:paraId="19D5CB2B" w14:textId="0106E86C" w:rsidR="007114DA" w:rsidRDefault="007114DA" w:rsidP="0079122A">
            <w:pPr>
              <w:pStyle w:val="Default"/>
              <w:numPr>
                <w:ilvl w:val="0"/>
                <w:numId w:val="27"/>
              </w:numPr>
              <w:spacing w:after="40"/>
              <w:rPr>
                <w:ins w:id="183" w:author="Goott, David" w:date="2026-09-25T20:00:00Z" w16du:dateUtc="2026-09-26T00:00:00Z"/>
                <w:rFonts w:asciiTheme="minorHAnsi" w:eastAsia="Arial" w:hAnsiTheme="minorHAnsi" w:cstheme="minorHAnsi"/>
                <w:color w:val="auto"/>
              </w:rPr>
            </w:pPr>
            <w:ins w:id="184" w:author="Goott, David" w:date="2026-09-25T20:00:00Z" w16du:dateUtc="2026-09-26T00:00:00Z">
              <w:r w:rsidRPr="007114DA">
                <w:rPr>
                  <w:rFonts w:asciiTheme="minorHAnsi" w:eastAsia="Arial" w:hAnsiTheme="minorHAnsi" w:cstheme="minorHAnsi"/>
                  <w:color w:val="auto"/>
                </w:rPr>
                <w:t xml:space="preserve">Will give the </w:t>
              </w:r>
              <w:r w:rsidR="009C5A90">
                <w:rPr>
                  <w:rFonts w:asciiTheme="minorHAnsi" w:eastAsia="Arial" w:hAnsiTheme="minorHAnsi" w:cstheme="minorHAnsi"/>
                  <w:color w:val="auto"/>
                </w:rPr>
                <w:t>Georgia Office of Commissioner of Insurance and Safety Fire</w:t>
              </w:r>
              <w:r w:rsidRPr="007114DA">
                <w:rPr>
                  <w:rFonts w:asciiTheme="minorHAnsi" w:eastAsia="Arial" w:hAnsiTheme="minorHAnsi" w:cstheme="minorHAnsi"/>
                  <w:color w:val="auto"/>
                </w:rPr>
                <w:t>, or its authorized representatives, access to and the right to examine all records, books, papers, or documents related to the award</w:t>
              </w:r>
              <w:r w:rsidR="008720C0">
                <w:rPr>
                  <w:rFonts w:asciiTheme="minorHAnsi" w:eastAsia="Arial" w:hAnsiTheme="minorHAnsi" w:cstheme="minorHAnsi"/>
                  <w:color w:val="auto"/>
                </w:rPr>
                <w:t>,</w:t>
              </w:r>
              <w:r w:rsidRPr="007114DA">
                <w:rPr>
                  <w:rFonts w:asciiTheme="minorHAnsi" w:eastAsia="Arial" w:hAnsiTheme="minorHAnsi" w:cstheme="minorHAnsi"/>
                  <w:color w:val="auto"/>
                </w:rPr>
                <w:t xml:space="preserve"> and will establish a proper accounting system in accordance with Generally Accepted Accounting Principles (GAAP). </w:t>
              </w:r>
            </w:ins>
          </w:p>
          <w:p w14:paraId="4FA8F00A" w14:textId="58419A58" w:rsidR="007114DA" w:rsidRDefault="007114DA" w:rsidP="0079122A">
            <w:pPr>
              <w:pStyle w:val="Default"/>
              <w:numPr>
                <w:ilvl w:val="0"/>
                <w:numId w:val="27"/>
              </w:numPr>
              <w:spacing w:after="40"/>
              <w:rPr>
                <w:ins w:id="185" w:author="Goott, David" w:date="2026-09-25T20:00:00Z" w16du:dateUtc="2026-09-26T00:00:00Z"/>
                <w:rFonts w:asciiTheme="minorHAnsi" w:eastAsia="Arial" w:hAnsiTheme="minorHAnsi" w:cstheme="minorHAnsi"/>
                <w:color w:val="auto"/>
              </w:rPr>
            </w:pPr>
            <w:ins w:id="186" w:author="Goott, David" w:date="2026-09-25T20:00:00Z" w16du:dateUtc="2026-09-26T00:00:00Z">
              <w:r w:rsidRPr="007114DA">
                <w:rPr>
                  <w:rFonts w:asciiTheme="minorHAnsi" w:eastAsia="Arial" w:hAnsiTheme="minorHAnsi" w:cstheme="minorHAnsi"/>
                  <w:color w:val="auto"/>
                </w:rPr>
                <w:t xml:space="preserve">Will establish safeguards to prohibit employees from using their positions for a purpose that constitutes or presents </w:t>
              </w:r>
              <w:r w:rsidR="003F3D98">
                <w:rPr>
                  <w:rFonts w:asciiTheme="minorHAnsi" w:eastAsia="Arial" w:hAnsiTheme="minorHAnsi" w:cstheme="minorHAnsi"/>
                  <w:color w:val="auto"/>
                </w:rPr>
                <w:t>a real or perceived</w:t>
              </w:r>
              <w:r w:rsidRPr="007114DA">
                <w:rPr>
                  <w:rFonts w:asciiTheme="minorHAnsi" w:eastAsia="Arial" w:hAnsiTheme="minorHAnsi" w:cstheme="minorHAnsi"/>
                  <w:color w:val="auto"/>
                </w:rPr>
                <w:t xml:space="preserve"> personal or organizational conflict of interest, or personal gain. This means that the applicant did not have any involvement in the preparation of the </w:t>
              </w:r>
              <w:r w:rsidR="00455016">
                <w:rPr>
                  <w:rFonts w:asciiTheme="minorHAnsi" w:eastAsia="Arial" w:hAnsiTheme="minorHAnsi" w:cstheme="minorHAnsi"/>
                  <w:color w:val="auto"/>
                </w:rPr>
                <w:t>application instructions</w:t>
              </w:r>
              <w:r w:rsidRPr="007114DA">
                <w:rPr>
                  <w:rFonts w:asciiTheme="minorHAnsi" w:eastAsia="Arial" w:hAnsiTheme="minorHAnsi" w:cstheme="minorHAnsi"/>
                  <w:color w:val="auto"/>
                </w:rPr>
                <w:t>, including development of specifications, requirements, or the evaluation of the</w:t>
              </w:r>
              <w:r w:rsidR="00886F33">
                <w:rPr>
                  <w:rFonts w:asciiTheme="minorHAnsi" w:eastAsia="Arial" w:hAnsiTheme="minorHAnsi" w:cstheme="minorHAnsi"/>
                  <w:color w:val="auto"/>
                </w:rPr>
                <w:t xml:space="preserve"> submitted</w:t>
              </w:r>
              <w:r w:rsidRPr="007114DA">
                <w:rPr>
                  <w:rFonts w:asciiTheme="minorHAnsi" w:eastAsia="Arial" w:hAnsiTheme="minorHAnsi" w:cstheme="minorHAnsi"/>
                  <w:color w:val="auto"/>
                </w:rPr>
                <w:t xml:space="preserve"> applications. </w:t>
              </w:r>
            </w:ins>
          </w:p>
          <w:p w14:paraId="6F006926" w14:textId="1BFF576D" w:rsidR="000D287C" w:rsidRDefault="000D287C" w:rsidP="0079122A">
            <w:pPr>
              <w:pStyle w:val="Default"/>
              <w:numPr>
                <w:ilvl w:val="0"/>
                <w:numId w:val="27"/>
              </w:numPr>
              <w:spacing w:after="40"/>
              <w:rPr>
                <w:ins w:id="187" w:author="Goott, David" w:date="2026-09-25T20:00:00Z" w16du:dateUtc="2026-09-26T00:00:00Z"/>
                <w:rFonts w:asciiTheme="minorHAnsi" w:eastAsia="Arial" w:hAnsiTheme="minorHAnsi" w:cstheme="minorHAnsi"/>
                <w:color w:val="auto"/>
              </w:rPr>
            </w:pPr>
            <w:ins w:id="188" w:author="Goott, David" w:date="2026-09-25T20:00:00Z" w16du:dateUtc="2026-09-26T00:00:00Z">
              <w:r>
                <w:rPr>
                  <w:rFonts w:asciiTheme="minorHAnsi" w:eastAsia="Arial" w:hAnsiTheme="minorHAnsi" w:cstheme="minorHAnsi"/>
                  <w:color w:val="auto"/>
                </w:rPr>
                <w:t>Will maintain necessary operational and financial systems to effectively manage and safeguard award monies</w:t>
              </w:r>
              <w:r w:rsidR="00711EE4">
                <w:rPr>
                  <w:rFonts w:asciiTheme="minorHAnsi" w:eastAsia="Arial" w:hAnsiTheme="minorHAnsi" w:cstheme="minorHAnsi"/>
                  <w:color w:val="auto"/>
                </w:rPr>
                <w:t xml:space="preserve"> and data.</w:t>
              </w:r>
            </w:ins>
          </w:p>
          <w:p w14:paraId="6DA4F78B" w14:textId="135CE4BE" w:rsidR="007114DA" w:rsidRDefault="007114DA" w:rsidP="0079122A">
            <w:pPr>
              <w:pStyle w:val="Default"/>
              <w:numPr>
                <w:ilvl w:val="0"/>
                <w:numId w:val="27"/>
              </w:numPr>
              <w:spacing w:after="40"/>
              <w:rPr>
                <w:ins w:id="189" w:author="Goott, David" w:date="2026-09-25T20:00:00Z" w16du:dateUtc="2026-09-26T00:00:00Z"/>
                <w:rFonts w:asciiTheme="minorHAnsi" w:eastAsia="Arial" w:hAnsiTheme="minorHAnsi" w:cstheme="minorHAnsi"/>
                <w:color w:val="auto"/>
              </w:rPr>
            </w:pPr>
            <w:ins w:id="190" w:author="Goott, David" w:date="2026-09-25T20:00:00Z" w16du:dateUtc="2026-09-26T00:00:00Z">
              <w:r w:rsidRPr="007114DA">
                <w:rPr>
                  <w:rFonts w:asciiTheme="minorHAnsi" w:eastAsia="Arial" w:hAnsiTheme="minorHAnsi" w:cstheme="minorHAnsi"/>
                  <w:color w:val="auto"/>
                </w:rPr>
                <w:t xml:space="preserve">Will comply with all federal and </w:t>
              </w:r>
              <w:r w:rsidR="003710DF">
                <w:rPr>
                  <w:rFonts w:asciiTheme="minorHAnsi" w:eastAsia="Arial" w:hAnsiTheme="minorHAnsi" w:cstheme="minorHAnsi"/>
                  <w:color w:val="auto"/>
                </w:rPr>
                <w:t>s</w:t>
              </w:r>
              <w:r w:rsidRPr="007114DA">
                <w:rPr>
                  <w:rFonts w:asciiTheme="minorHAnsi" w:eastAsia="Arial" w:hAnsiTheme="minorHAnsi" w:cstheme="minorHAnsi"/>
                  <w:color w:val="auto"/>
                </w:rPr>
                <w:t>tate statutes and regulations relating to non-discrimination. These include but are not limited to: 1</w:t>
              </w:r>
              <w:r w:rsidR="00356C52">
                <w:rPr>
                  <w:rFonts w:asciiTheme="minorHAnsi" w:eastAsia="Arial" w:hAnsiTheme="minorHAnsi" w:cstheme="minorHAnsi"/>
                  <w:color w:val="auto"/>
                </w:rPr>
                <w:t>)</w:t>
              </w:r>
              <w:r w:rsidRPr="007114DA">
                <w:rPr>
                  <w:rFonts w:asciiTheme="minorHAnsi" w:eastAsia="Arial" w:hAnsiTheme="minorHAnsi" w:cstheme="minorHAnsi"/>
                  <w:color w:val="auto"/>
                </w:rPr>
                <w:t xml:space="preserve"> Title VI of the Civil Rights Act of 1964 (P.L. 88-352;34 CFR Part 100) which prohibits discrimination based on race, color or national origin; 2) Section 504 of the Rehabilitation Act of 1973, as amended (29 U.S.C. 794; 34 CFR Part 104), which prohibits discrimination based on handicaps and the Americans with Disabilities Act (ADA), 42 U.S.C. 12101 et seq.; 3) Age Discrimination Act of 1975, as amended (42 U.S.C. 6101 et. seq.; 45 CFR part 90), which prohibits discrimination on the basis of age; and associated executive orders pertaining to affirmative action and non-discrimination on public contracts; </w:t>
              </w:r>
              <w:r w:rsidR="00B0447B">
                <w:rPr>
                  <w:rFonts w:asciiTheme="minorHAnsi" w:eastAsia="Arial" w:hAnsiTheme="minorHAnsi" w:cstheme="minorHAnsi"/>
                  <w:color w:val="auto"/>
                </w:rPr>
                <w:t>4</w:t>
              </w:r>
              <w:r w:rsidRPr="007114DA">
                <w:rPr>
                  <w:rFonts w:asciiTheme="minorHAnsi" w:eastAsia="Arial" w:hAnsiTheme="minorHAnsi" w:cstheme="minorHAnsi"/>
                  <w:color w:val="auto"/>
                </w:rPr>
                <w:t>) federal Equal Employment Opportunities Ac</w:t>
              </w:r>
              <w:r w:rsidR="00E603F6">
                <w:rPr>
                  <w:rFonts w:asciiTheme="minorHAnsi" w:eastAsia="Arial" w:hAnsiTheme="minorHAnsi" w:cstheme="minorHAnsi"/>
                  <w:color w:val="auto"/>
                </w:rPr>
                <w:t>t.</w:t>
              </w:r>
              <w:r w:rsidRPr="007114DA">
                <w:rPr>
                  <w:rFonts w:asciiTheme="minorHAnsi" w:eastAsia="Arial" w:hAnsiTheme="minorHAnsi" w:cstheme="minorHAnsi"/>
                  <w:color w:val="auto"/>
                </w:rPr>
                <w:t xml:space="preserve"> </w:t>
              </w:r>
            </w:ins>
          </w:p>
          <w:p w14:paraId="2DADA5F8" w14:textId="4BC176D4" w:rsidR="007114DA" w:rsidRDefault="007114DA" w:rsidP="0079122A">
            <w:pPr>
              <w:pStyle w:val="Default"/>
              <w:numPr>
                <w:ilvl w:val="0"/>
                <w:numId w:val="27"/>
              </w:numPr>
              <w:spacing w:after="40"/>
              <w:rPr>
                <w:ins w:id="191" w:author="Goott, David" w:date="2026-09-25T20:00:00Z" w16du:dateUtc="2026-09-26T00:00:00Z"/>
                <w:rFonts w:asciiTheme="minorHAnsi" w:eastAsia="Arial" w:hAnsiTheme="minorHAnsi" w:cstheme="minorHAnsi"/>
                <w:color w:val="auto"/>
              </w:rPr>
            </w:pPr>
            <w:ins w:id="192" w:author="Goott, David" w:date="2026-09-25T20:00:00Z" w16du:dateUtc="2026-09-26T00:00:00Z">
              <w:r w:rsidRPr="007114DA">
                <w:rPr>
                  <w:rFonts w:asciiTheme="minorHAnsi" w:eastAsia="Arial" w:hAnsiTheme="minorHAnsi" w:cstheme="minorHAnsi"/>
                  <w:color w:val="auto"/>
                </w:rPr>
                <w:t xml:space="preserve">Will comply with all applicable federal and </w:t>
              </w:r>
              <w:r w:rsidR="00B77F09">
                <w:rPr>
                  <w:rFonts w:asciiTheme="minorHAnsi" w:eastAsia="Arial" w:hAnsiTheme="minorHAnsi" w:cstheme="minorHAnsi"/>
                  <w:color w:val="auto"/>
                </w:rPr>
                <w:t>s</w:t>
              </w:r>
              <w:r w:rsidRPr="007114DA">
                <w:rPr>
                  <w:rFonts w:asciiTheme="minorHAnsi" w:eastAsia="Arial" w:hAnsiTheme="minorHAnsi" w:cstheme="minorHAnsi"/>
                  <w:color w:val="auto"/>
                </w:rPr>
                <w:t>tate laws and regulations.</w:t>
              </w:r>
            </w:ins>
          </w:p>
          <w:p w14:paraId="0B832BC4" w14:textId="493B86D0" w:rsidR="00430CA5" w:rsidRPr="009C0921" w:rsidRDefault="007114DA" w:rsidP="0079122A">
            <w:pPr>
              <w:pStyle w:val="Default"/>
              <w:numPr>
                <w:ilvl w:val="0"/>
                <w:numId w:val="27"/>
              </w:numPr>
              <w:spacing w:after="40"/>
              <w:rPr>
                <w:ins w:id="193" w:author="Goott, David" w:date="2026-09-25T20:00:00Z" w16du:dateUtc="2026-09-26T00:00:00Z"/>
                <w:rFonts w:asciiTheme="minorHAnsi" w:eastAsia="Arial" w:hAnsiTheme="minorHAnsi" w:cstheme="minorHAnsi"/>
                <w:color w:val="auto"/>
              </w:rPr>
            </w:pPr>
            <w:ins w:id="194" w:author="Goott, David" w:date="2026-09-25T20:00:00Z" w16du:dateUtc="2026-09-26T00:00:00Z">
              <w:r w:rsidRPr="007114DA">
                <w:rPr>
                  <w:rFonts w:asciiTheme="minorHAnsi" w:eastAsia="Arial" w:hAnsiTheme="minorHAnsi" w:cstheme="minorHAnsi"/>
                  <w:color w:val="auto"/>
                </w:rPr>
                <w:t>Will comply with</w:t>
              </w:r>
              <w:r w:rsidR="00E47E9C">
                <w:rPr>
                  <w:rFonts w:asciiTheme="minorHAnsi" w:eastAsia="Arial" w:hAnsiTheme="minorHAnsi" w:cstheme="minorHAnsi"/>
                  <w:color w:val="auto"/>
                </w:rPr>
                <w:t xml:space="preserve"> the</w:t>
              </w:r>
              <w:r w:rsidR="00B876B1">
                <w:rPr>
                  <w:rFonts w:asciiTheme="minorHAnsi" w:eastAsia="Arial" w:hAnsiTheme="minorHAnsi" w:cstheme="minorHAnsi"/>
                  <w:color w:val="auto"/>
                </w:rPr>
                <w:t xml:space="preserve"> </w:t>
              </w:r>
              <w:r w:rsidR="00E47E9C" w:rsidRPr="00E47E9C">
                <w:rPr>
                  <w:rFonts w:asciiTheme="minorHAnsi" w:eastAsia="Arial" w:hAnsiTheme="minorHAnsi" w:cstheme="minorHAnsi"/>
                  <w:color w:val="auto"/>
                </w:rPr>
                <w:t>Davis-Bacon Act, 40 U.S.C. 276a-276a-5 (29 CFR 5.5)</w:t>
              </w:r>
              <w:r w:rsidR="006B68A0">
                <w:rPr>
                  <w:rFonts w:asciiTheme="minorHAnsi" w:eastAsia="Arial" w:hAnsiTheme="minorHAnsi" w:cstheme="minorHAnsi"/>
                  <w:color w:val="auto"/>
                </w:rPr>
                <w:t>.</w:t>
              </w:r>
            </w:ins>
          </w:p>
          <w:p w14:paraId="49D6835C" w14:textId="76CA4CDB" w:rsidR="007114DA" w:rsidRPr="009C0921" w:rsidRDefault="007114DA" w:rsidP="0079122A">
            <w:pPr>
              <w:pStyle w:val="Default"/>
              <w:numPr>
                <w:ilvl w:val="0"/>
                <w:numId w:val="27"/>
              </w:numPr>
              <w:spacing w:after="40"/>
              <w:rPr>
                <w:ins w:id="195" w:author="Goott, David" w:date="2026-09-25T20:00:00Z" w16du:dateUtc="2026-09-26T00:00:00Z"/>
                <w:rFonts w:asciiTheme="minorHAnsi" w:eastAsia="Arial" w:hAnsiTheme="minorHAnsi" w:cstheme="minorHAnsi"/>
                <w:color w:val="auto"/>
              </w:rPr>
            </w:pPr>
            <w:ins w:id="196" w:author="Goott, David" w:date="2026-09-25T20:00:00Z" w16du:dateUtc="2026-09-26T00:00:00Z">
              <w:r w:rsidRPr="009C0921">
                <w:rPr>
                  <w:rFonts w:asciiTheme="minorHAnsi" w:hAnsiTheme="minorHAnsi"/>
                  <w:color w:val="auto"/>
                </w:rPr>
                <w:t>Is in compliance, for all contracts in excess of $100,000, with the Byrd Anti-Lobbying amendment, incorporated at Title 31 U.S.C. 1352.</w:t>
              </w:r>
              <w:r w:rsidRPr="009C0921">
                <w:rPr>
                  <w:rFonts w:asciiTheme="minorHAnsi" w:eastAsia="Arial" w:hAnsiTheme="minorHAnsi" w:cstheme="minorHAnsi"/>
                  <w:color w:val="auto"/>
                </w:rPr>
                <w:t xml:space="preserve"> This certification extends to all lower tier subcontracts as well. </w:t>
              </w:r>
            </w:ins>
          </w:p>
          <w:p w14:paraId="35727F58" w14:textId="49F35615" w:rsidR="007114DA" w:rsidRDefault="007114DA" w:rsidP="0079122A">
            <w:pPr>
              <w:pStyle w:val="Default"/>
              <w:numPr>
                <w:ilvl w:val="0"/>
                <w:numId w:val="27"/>
              </w:numPr>
              <w:spacing w:after="40"/>
              <w:rPr>
                <w:ins w:id="197" w:author="Goott, David" w:date="2026-09-25T20:00:00Z" w16du:dateUtc="2026-09-26T00:00:00Z"/>
                <w:rFonts w:asciiTheme="minorHAnsi" w:eastAsia="Arial" w:hAnsiTheme="minorHAnsi" w:cstheme="minorHAnsi"/>
                <w:color w:val="auto"/>
              </w:rPr>
            </w:pPr>
            <w:ins w:id="198" w:author="Goott, David" w:date="2026-09-25T20:00:00Z" w16du:dateUtc="2026-09-26T00:00:00Z">
              <w:r w:rsidRPr="007114DA">
                <w:rPr>
                  <w:rFonts w:asciiTheme="minorHAnsi" w:eastAsia="Arial" w:hAnsiTheme="minorHAnsi" w:cstheme="minorHAnsi"/>
                  <w:color w:val="auto"/>
                </w:rPr>
                <w:t xml:space="preserve">Has included a statement of explanation regarding any and all involvement in any litigation, criminal or civil. </w:t>
              </w:r>
            </w:ins>
          </w:p>
          <w:p w14:paraId="54394C8B" w14:textId="073419EE" w:rsidR="007114DA" w:rsidRDefault="00F8096D" w:rsidP="0079122A">
            <w:pPr>
              <w:pStyle w:val="Default"/>
              <w:numPr>
                <w:ilvl w:val="0"/>
                <w:numId w:val="27"/>
              </w:numPr>
              <w:spacing w:after="40"/>
              <w:rPr>
                <w:ins w:id="199" w:author="Goott, David" w:date="2026-09-25T20:00:00Z" w16du:dateUtc="2026-09-26T00:00:00Z"/>
                <w:rFonts w:asciiTheme="minorHAnsi" w:eastAsia="Arial" w:hAnsiTheme="minorHAnsi" w:cstheme="minorHAnsi"/>
                <w:color w:val="auto"/>
              </w:rPr>
            </w:pPr>
            <w:ins w:id="200" w:author="Goott, David" w:date="2026-09-25T20:00:00Z" w16du:dateUtc="2026-09-26T00:00:00Z">
              <w:r>
                <w:rPr>
                  <w:rFonts w:asciiTheme="minorHAnsi" w:eastAsia="Arial" w:hAnsiTheme="minorHAnsi" w:cstheme="minorHAnsi"/>
                  <w:color w:val="auto"/>
                </w:rPr>
                <w:t xml:space="preserve">Attests that </w:t>
              </w:r>
              <w:r w:rsidR="00D57DC4">
                <w:rPr>
                  <w:rFonts w:asciiTheme="minorHAnsi" w:eastAsia="Arial" w:hAnsiTheme="minorHAnsi" w:cstheme="minorHAnsi"/>
                  <w:color w:val="auto"/>
                </w:rPr>
                <w:t xml:space="preserve">the </w:t>
              </w:r>
              <w:r>
                <w:rPr>
                  <w:rFonts w:asciiTheme="minorHAnsi" w:eastAsia="Arial" w:hAnsiTheme="minorHAnsi" w:cstheme="minorHAnsi"/>
                  <w:color w:val="auto"/>
                </w:rPr>
                <w:t xml:space="preserve">applicant and all subrecipients are </w:t>
              </w:r>
              <w:r w:rsidR="007114DA" w:rsidRPr="007114DA">
                <w:rPr>
                  <w:rFonts w:asciiTheme="minorHAnsi" w:eastAsia="Arial" w:hAnsiTheme="minorHAnsi" w:cstheme="minorHAnsi"/>
                  <w:color w:val="auto"/>
                </w:rPr>
                <w:t xml:space="preserve">not presently debarred, proposed for debarment, declared ineligible, or voluntarily excluded. </w:t>
              </w:r>
            </w:ins>
          </w:p>
          <w:p w14:paraId="6795C87B" w14:textId="26ACE61A" w:rsidR="009A06CF" w:rsidRPr="009A06CF" w:rsidRDefault="007114DA" w:rsidP="0079122A">
            <w:pPr>
              <w:pStyle w:val="Default"/>
              <w:numPr>
                <w:ilvl w:val="0"/>
                <w:numId w:val="27"/>
              </w:numPr>
              <w:spacing w:after="40"/>
              <w:rPr>
                <w:ins w:id="201" w:author="Goott, David" w:date="2026-09-25T20:00:00Z" w16du:dateUtc="2026-09-26T00:00:00Z"/>
                <w:rFonts w:asciiTheme="minorHAnsi" w:eastAsia="Arial" w:hAnsiTheme="minorHAnsi" w:cstheme="minorHAnsi"/>
                <w:color w:val="auto"/>
              </w:rPr>
            </w:pPr>
            <w:ins w:id="202" w:author="Goott, David" w:date="2026-09-25T20:00:00Z" w16du:dateUtc="2026-09-26T00:00:00Z">
              <w:r w:rsidRPr="007114DA">
                <w:rPr>
                  <w:rFonts w:asciiTheme="minorHAnsi" w:eastAsia="Arial" w:hAnsiTheme="minorHAnsi" w:cstheme="minorHAnsi"/>
                  <w:color w:val="auto"/>
                </w:rPr>
                <w:t>Understands that unresolved monies owed</w:t>
              </w:r>
              <w:r w:rsidR="009121A5">
                <w:rPr>
                  <w:rFonts w:asciiTheme="minorHAnsi" w:eastAsia="Arial" w:hAnsiTheme="minorHAnsi" w:cstheme="minorHAnsi"/>
                  <w:color w:val="auto"/>
                </w:rPr>
                <w:t xml:space="preserve"> to</w:t>
              </w:r>
              <w:r w:rsidRPr="007114DA">
                <w:rPr>
                  <w:rFonts w:asciiTheme="minorHAnsi" w:eastAsia="Arial" w:hAnsiTheme="minorHAnsi" w:cstheme="minorHAnsi"/>
                  <w:color w:val="auto"/>
                </w:rPr>
                <w:t xml:space="preserve"> the </w:t>
              </w:r>
              <w:r w:rsidR="009121A5">
                <w:rPr>
                  <w:rFonts w:asciiTheme="minorHAnsi" w:eastAsia="Arial" w:hAnsiTheme="minorHAnsi" w:cstheme="minorHAnsi"/>
                  <w:color w:val="auto"/>
                </w:rPr>
                <w:t xml:space="preserve">federal agencies or </w:t>
              </w:r>
              <w:r w:rsidRPr="007114DA">
                <w:rPr>
                  <w:rFonts w:asciiTheme="minorHAnsi" w:eastAsia="Arial" w:hAnsiTheme="minorHAnsi" w:cstheme="minorHAnsi"/>
                  <w:color w:val="auto"/>
                </w:rPr>
                <w:t xml:space="preserve">the State of </w:t>
              </w:r>
              <w:r w:rsidR="00F72C2A">
                <w:rPr>
                  <w:rFonts w:asciiTheme="minorHAnsi" w:eastAsia="Arial" w:hAnsiTheme="minorHAnsi" w:cstheme="minorHAnsi"/>
                  <w:color w:val="auto"/>
                </w:rPr>
                <w:t>Georgia</w:t>
              </w:r>
              <w:r w:rsidRPr="007114DA">
                <w:rPr>
                  <w:rFonts w:asciiTheme="minorHAnsi" w:eastAsia="Arial" w:hAnsiTheme="minorHAnsi" w:cstheme="minorHAnsi"/>
                  <w:color w:val="auto"/>
                </w:rPr>
                <w:t xml:space="preserve"> may preclude the receipt of this award. </w:t>
              </w:r>
            </w:ins>
          </w:p>
          <w:p w14:paraId="0FD20581" w14:textId="413D5687" w:rsidR="009A06CF" w:rsidRDefault="006D2BE7" w:rsidP="0079122A">
            <w:pPr>
              <w:pStyle w:val="Default"/>
              <w:numPr>
                <w:ilvl w:val="0"/>
                <w:numId w:val="27"/>
              </w:numPr>
              <w:spacing w:after="40"/>
              <w:rPr>
                <w:ins w:id="203" w:author="Goott, David" w:date="2026-09-25T20:00:00Z" w16du:dateUtc="2026-09-26T00:00:00Z"/>
                <w:rFonts w:asciiTheme="minorHAnsi" w:eastAsia="Arial" w:hAnsiTheme="minorHAnsi" w:cstheme="minorHAnsi"/>
                <w:color w:val="auto"/>
              </w:rPr>
            </w:pPr>
            <w:ins w:id="204" w:author="Goott, David" w:date="2026-09-25T20:00:00Z" w16du:dateUtc="2026-09-26T00:00:00Z">
              <w:r>
                <w:rPr>
                  <w:rFonts w:asciiTheme="minorHAnsi" w:eastAsia="Arial" w:hAnsiTheme="minorHAnsi" w:cstheme="minorHAnsi"/>
                  <w:color w:val="auto"/>
                </w:rPr>
                <w:t>Understands</w:t>
              </w:r>
              <w:r w:rsidR="009A06CF" w:rsidRPr="00680055">
                <w:rPr>
                  <w:rFonts w:asciiTheme="minorHAnsi" w:eastAsia="Arial" w:hAnsiTheme="minorHAnsi" w:cstheme="minorHAnsi"/>
                  <w:color w:val="auto"/>
                </w:rPr>
                <w:t xml:space="preserve"> that any false, fictitious, or fraudulent statements or claims may subjec</w:t>
              </w:r>
              <w:r w:rsidR="007F0098">
                <w:rPr>
                  <w:rFonts w:asciiTheme="minorHAnsi" w:eastAsia="Arial" w:hAnsiTheme="minorHAnsi" w:cstheme="minorHAnsi"/>
                  <w:color w:val="auto"/>
                </w:rPr>
                <w:t>t the applicant</w:t>
              </w:r>
              <w:r w:rsidR="009A06CF" w:rsidRPr="00680055">
                <w:rPr>
                  <w:rFonts w:asciiTheme="minorHAnsi" w:eastAsia="Arial" w:hAnsiTheme="minorHAnsi" w:cstheme="minorHAnsi"/>
                  <w:color w:val="auto"/>
                </w:rPr>
                <w:t xml:space="preserve"> to criminal, civil, or administrative penalties.</w:t>
              </w:r>
            </w:ins>
          </w:p>
          <w:p w14:paraId="7C10E6D3" w14:textId="28A6D8D8" w:rsidR="00680055" w:rsidRPr="007114DA" w:rsidRDefault="009A06CF" w:rsidP="0079122A">
            <w:pPr>
              <w:pStyle w:val="ListParagraph"/>
              <w:numPr>
                <w:ilvl w:val="0"/>
                <w:numId w:val="27"/>
              </w:numPr>
              <w:tabs>
                <w:tab w:val="center" w:pos="7278"/>
                <w:tab w:val="right" w:pos="14506"/>
              </w:tabs>
              <w:spacing w:after="40"/>
              <w:contextualSpacing w:val="0"/>
              <w:rPr>
                <w:ins w:id="205" w:author="Goott, David" w:date="2026-09-25T20:00:00Z" w16du:dateUtc="2026-09-26T00:00:00Z"/>
                <w:rFonts w:eastAsia="Arial" w:cstheme="minorHAnsi"/>
                <w:sz w:val="24"/>
                <w:szCs w:val="24"/>
              </w:rPr>
            </w:pPr>
            <w:ins w:id="206" w:author="Goott, David" w:date="2026-09-25T20:00:00Z" w16du:dateUtc="2026-09-26T00:00:00Z">
              <w:r>
                <w:rPr>
                  <w:rFonts w:eastAsia="Arial" w:cstheme="minorHAnsi"/>
                  <w:sz w:val="24"/>
                  <w:szCs w:val="24"/>
                </w:rPr>
                <w:t>Attests t</w:t>
              </w:r>
              <w:r w:rsidR="00680055">
                <w:rPr>
                  <w:rFonts w:eastAsia="Arial" w:cstheme="minorHAnsi"/>
                  <w:sz w:val="24"/>
                  <w:szCs w:val="24"/>
                </w:rPr>
                <w:t>hat a</w:t>
              </w:r>
              <w:r w:rsidR="00680055" w:rsidRPr="007114DA">
                <w:rPr>
                  <w:rFonts w:eastAsia="Arial" w:cstheme="minorHAnsi"/>
                  <w:sz w:val="24"/>
                  <w:szCs w:val="24"/>
                </w:rPr>
                <w:t>ll statements contained within the submitted Georgia Access Navigator Grant Application are true, complete, and accurate to the best of my knowledge.</w:t>
              </w:r>
            </w:ins>
          </w:p>
          <w:p w14:paraId="6E6777EB" w14:textId="77777777" w:rsidR="00074BCD" w:rsidRPr="007114DA" w:rsidRDefault="005F216F" w:rsidP="0079122A">
            <w:pPr>
              <w:pStyle w:val="Default"/>
              <w:numPr>
                <w:ilvl w:val="0"/>
                <w:numId w:val="27"/>
              </w:numPr>
              <w:spacing w:after="40"/>
              <w:rPr>
                <w:rPrChange w:id="207" w:author="Goott, David" w:date="2026-09-25T20:00:00Z" w16du:dateUtc="2026-09-26T00:00:00Z">
                  <w:rPr>
                    <w:rFonts w:ascii="Cambria" w:eastAsia="Cambria" w:hAnsi="Cambria" w:cs="Cambria"/>
                    <w:color w:val="000000"/>
                    <w:sz w:val="24"/>
                    <w:szCs w:val="24"/>
                  </w:rPr>
                </w:rPrChange>
              </w:rPr>
              <w:pPrChange w:id="208" w:author="Goott, David" w:date="2026-09-25T20:00:00Z" w16du:dateUtc="2026-09-26T00:00:00Z">
                <w:pPr>
                  <w:pBdr>
                    <w:top w:val="nil"/>
                    <w:left w:val="nil"/>
                    <w:bottom w:val="nil"/>
                    <w:right w:val="nil"/>
                    <w:between w:val="nil"/>
                  </w:pBdr>
                  <w:tabs>
                    <w:tab w:val="center" w:pos="4680"/>
                    <w:tab w:val="right" w:pos="9360"/>
                  </w:tabs>
                  <w:jc w:val="center"/>
                </w:pPr>
              </w:pPrChange>
            </w:pPr>
            <w:ins w:id="209" w:author="Goott, David" w:date="2026-09-25T20:00:00Z" w16du:dateUtc="2026-09-26T00:00:00Z">
              <w:r>
                <w:rPr>
                  <w:rFonts w:asciiTheme="minorHAnsi" w:eastAsia="Arial" w:hAnsiTheme="minorHAnsi" w:cstheme="minorHAnsi"/>
                  <w:color w:val="auto"/>
                </w:rPr>
                <w:t xml:space="preserve">Certifies that the applying organization and its subrecipients will </w:t>
              </w:r>
              <w:r w:rsidR="009A06CF">
                <w:rPr>
                  <w:rFonts w:asciiTheme="minorHAnsi" w:eastAsia="Arial" w:hAnsiTheme="minorHAnsi" w:cstheme="minorHAnsi"/>
                  <w:color w:val="auto"/>
                </w:rPr>
                <w:t>comply with all the assurances above.</w:t>
              </w:r>
            </w:ins>
            <w:del w:id="210" w:author="Goott, David" w:date="2026-09-25T20:00:00Z" w16du:dateUtc="2026-09-26T00:00:00Z">
              <w:r w:rsidR="00E71FEA">
                <w:rPr>
                  <w:rFonts w:ascii="Cambria" w:eastAsia="Cambria" w:hAnsi="Cambria" w:cs="Cambria"/>
                </w:rPr>
                <w:delText>For Academic Affairs and Research Use Only</w:delText>
              </w:r>
            </w:del>
          </w:p>
        </w:tc>
      </w:tr>
      <w:tr w:rsidR="00074BCD" w14:paraId="15E09ED3" w14:textId="77777777" w:rsidTr="004F3F3E">
        <w:tblPrEx>
          <w:tblW w:w="5000" w:type="pct"/>
          <w:tblPrExChange w:id="211" w:author="Goott, David" w:date="2026-09-25T20:00:00Z" w16du:dateUtc="2026-09-26T00:00:00Z">
            <w:tblPrEx>
              <w:tblW w:w="2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trHeight w:val="1296"/>
          <w:trPrChange w:id="212" w:author="Goott, David" w:date="2026-09-25T20:00:00Z" w16du:dateUtc="2026-09-26T00:00:00Z">
            <w:trPr>
              <w:gridAfter w:val="2"/>
            </w:trPr>
          </w:trPrChange>
        </w:trPr>
        <w:tc>
          <w:tcPr>
            <w:tcW w:w="2741" w:type="pct"/>
            <w:gridSpan w:val="2"/>
            <w:tcPrChange w:id="213" w:author="Goott, David" w:date="2026-09-25T20:00:00Z" w16du:dateUtc="2026-09-26T00:00:00Z">
              <w:tcPr>
                <w:tcW w:w="1710"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7F27804D" w14:textId="77777777" w:rsidR="00074BCD" w:rsidRPr="007114DA" w:rsidRDefault="00B7269A" w:rsidP="00A730F2">
            <w:pPr>
              <w:tabs>
                <w:tab w:val="center" w:pos="7278"/>
                <w:tab w:val="right" w:pos="14506"/>
              </w:tabs>
              <w:contextualSpacing/>
              <w:rPr>
                <w:b/>
                <w:sz w:val="24"/>
                <w:rPrChange w:id="214" w:author="Goott, David" w:date="2026-09-25T20:00:00Z" w16du:dateUtc="2026-09-26T00:00:00Z">
                  <w:rPr>
                    <w:color w:val="000000"/>
                    <w:sz w:val="20"/>
                    <w:szCs w:val="20"/>
                  </w:rPr>
                </w:rPrChange>
              </w:rPr>
              <w:pPrChange w:id="215" w:author="Goott, David" w:date="2026-09-25T20:00:00Z" w16du:dateUtc="2026-09-26T00:00:00Z">
                <w:pPr>
                  <w:pBdr>
                    <w:top w:val="nil"/>
                    <w:left w:val="nil"/>
                    <w:bottom w:val="nil"/>
                    <w:right w:val="nil"/>
                    <w:between w:val="nil"/>
                  </w:pBdr>
                  <w:tabs>
                    <w:tab w:val="center" w:pos="4680"/>
                    <w:tab w:val="right" w:pos="9360"/>
                  </w:tabs>
                  <w:jc w:val="right"/>
                </w:pPr>
              </w:pPrChange>
            </w:pPr>
            <w:ins w:id="216" w:author="Goott, David" w:date="2026-09-25T20:00:00Z" w16du:dateUtc="2026-09-26T00:00:00Z">
              <w:r>
                <w:rPr>
                  <w:rFonts w:eastAsia="Arial" w:cstheme="minorHAnsi"/>
                  <w:b/>
                  <w:bCs/>
                  <w:i/>
                  <w:iCs/>
                  <w:sz w:val="24"/>
                  <w:szCs w:val="24"/>
                </w:rPr>
                <w:t>A</w:t>
              </w:r>
              <w:r w:rsidR="0003151E">
                <w:rPr>
                  <w:rFonts w:eastAsia="Arial" w:cstheme="minorHAnsi"/>
                  <w:b/>
                  <w:bCs/>
                  <w:i/>
                  <w:iCs/>
                  <w:sz w:val="24"/>
                  <w:szCs w:val="24"/>
                </w:rPr>
                <w:t xml:space="preserve">uthorized </w:t>
              </w:r>
              <w:r w:rsidR="00F15DE6">
                <w:rPr>
                  <w:rFonts w:eastAsia="Arial" w:cstheme="minorHAnsi"/>
                  <w:b/>
                  <w:bCs/>
                  <w:i/>
                  <w:iCs/>
                  <w:sz w:val="24"/>
                  <w:szCs w:val="24"/>
                </w:rPr>
                <w:t xml:space="preserve">Organizational </w:t>
              </w:r>
              <w:r w:rsidR="0003151E">
                <w:rPr>
                  <w:rFonts w:eastAsia="Arial" w:cstheme="minorHAnsi"/>
                  <w:b/>
                  <w:bCs/>
                  <w:i/>
                  <w:iCs/>
                  <w:sz w:val="24"/>
                  <w:szCs w:val="24"/>
                </w:rPr>
                <w:t>Representative</w:t>
              </w:r>
              <w:r>
                <w:rPr>
                  <w:rFonts w:eastAsia="Arial" w:cstheme="minorHAnsi"/>
                  <w:b/>
                  <w:bCs/>
                  <w:i/>
                  <w:iCs/>
                  <w:sz w:val="24"/>
                  <w:szCs w:val="24"/>
                </w:rPr>
                <w:t xml:space="preserve"> </w:t>
              </w:r>
              <w:r w:rsidR="00A730F2" w:rsidRPr="007114DA">
                <w:rPr>
                  <w:rFonts w:eastAsia="Arial" w:cstheme="minorHAnsi"/>
                  <w:b/>
                  <w:bCs/>
                  <w:i/>
                  <w:iCs/>
                  <w:sz w:val="24"/>
                  <w:szCs w:val="24"/>
                </w:rPr>
                <w:t>Signature</w:t>
              </w:r>
            </w:ins>
            <w:del w:id="217" w:author="Goott, David" w:date="2026-09-25T20:00:00Z" w16du:dateUtc="2026-09-26T00:00:00Z">
              <w:r w:rsidR="00E71FEA">
                <w:rPr>
                  <w:color w:val="000000"/>
                  <w:sz w:val="20"/>
                  <w:szCs w:val="20"/>
                </w:rPr>
                <w:delText>Proposal Number</w:delText>
              </w:r>
            </w:del>
          </w:p>
        </w:tc>
        <w:tc>
          <w:tcPr>
            <w:tcW w:w="2259" w:type="pct"/>
            <w:tcPrChange w:id="218" w:author="Goott, David" w:date="2026-09-25T20:00:00Z" w16du:dateUtc="2026-09-26T00:00:00Z">
              <w:tcPr>
                <w:tcW w:w="1211"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297202C2" w14:textId="7686C88C" w:rsidR="00074BCD" w:rsidRPr="007114DA" w:rsidRDefault="00A730F2" w:rsidP="00A730F2">
            <w:pPr>
              <w:tabs>
                <w:tab w:val="center" w:pos="7278"/>
                <w:tab w:val="right" w:pos="14506"/>
              </w:tabs>
              <w:contextualSpacing/>
              <w:rPr>
                <w:b/>
                <w:sz w:val="24"/>
                <w:rPrChange w:id="219" w:author="Goott, David" w:date="2026-09-25T20:00:00Z" w16du:dateUtc="2026-09-26T00:00:00Z">
                  <w:rPr/>
                </w:rPrChange>
              </w:rPr>
              <w:pPrChange w:id="220" w:author="Goott, David" w:date="2026-09-25T20:00:00Z" w16du:dateUtc="2026-09-26T00:00:00Z">
                <w:pPr/>
              </w:pPrChange>
            </w:pPr>
            <w:ins w:id="221" w:author="Goott, David" w:date="2026-09-25T20:00:00Z" w16du:dateUtc="2026-09-26T00:00:00Z">
              <w:r w:rsidRPr="007114DA">
                <w:rPr>
                  <w:rFonts w:cstheme="minorHAnsi"/>
                  <w:b/>
                  <w:bCs/>
                  <w:i/>
                  <w:iCs/>
                  <w:sz w:val="24"/>
                  <w:szCs w:val="24"/>
                </w:rPr>
                <w:t>Date</w:t>
              </w:r>
            </w:ins>
            <w:del w:id="222" w:author="Goott, David" w:date="2026-09-25T20:00:00Z" w16du:dateUtc="2026-09-26T00:00:00Z">
              <w:r w:rsidR="00A94209">
                <w:delText>NHP53</w:delText>
              </w:r>
            </w:del>
          </w:p>
        </w:tc>
      </w:tr>
    </w:tbl>
    <w:tbl>
      <w:tblPr>
        <w:tblStyle w:val="af4"/>
        <w:tblW w:w="2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211"/>
      </w:tblGrid>
      <w:tr w:rsidR="00074BCD" w14:paraId="5C736EE7" w14:textId="77777777">
        <w:trPr>
          <w:del w:id="223" w:author="Goott, David" w:date="2026-09-25T20:00:00Z" w16du:dateUtc="2026-09-26T00:00:00Z"/>
        </w:trPr>
        <w:tc>
          <w:tcPr>
            <w:tcW w:w="1710" w:type="dxa"/>
            <w:tcBorders>
              <w:top w:val="single" w:sz="4" w:space="0" w:color="000000"/>
              <w:left w:val="single" w:sz="4" w:space="0" w:color="000000"/>
              <w:bottom w:val="single" w:sz="4" w:space="0" w:color="000000"/>
              <w:right w:val="single" w:sz="4" w:space="0" w:color="000000"/>
            </w:tcBorders>
            <w:shd w:val="clear" w:color="auto" w:fill="D9D9D9"/>
          </w:tcPr>
          <w:p w14:paraId="6539D007" w14:textId="77777777" w:rsidR="00074BCD" w:rsidRDefault="00E71FEA">
            <w:pPr>
              <w:pBdr>
                <w:top w:val="nil"/>
                <w:left w:val="nil"/>
                <w:bottom w:val="nil"/>
                <w:right w:val="nil"/>
                <w:between w:val="nil"/>
              </w:pBdr>
              <w:tabs>
                <w:tab w:val="center" w:pos="4680"/>
                <w:tab w:val="right" w:pos="9360"/>
              </w:tabs>
              <w:jc w:val="right"/>
              <w:rPr>
                <w:del w:id="224" w:author="Goott, David" w:date="2026-09-25T20:00:00Z" w16du:dateUtc="2026-09-26T00:00:00Z"/>
                <w:color w:val="000000"/>
              </w:rPr>
            </w:pPr>
            <w:del w:id="225" w:author="Goott, David" w:date="2026-09-25T20:00:00Z" w16du:dateUtc="2026-09-26T00:00:00Z">
              <w:r>
                <w:rPr>
                  <w:color w:val="000000"/>
                </w:rPr>
                <w:delText>CIP Code:</w:delText>
              </w:r>
              <w:r>
                <w:rPr>
                  <w:rFonts w:ascii="Arial Narrow" w:eastAsia="Arial Narrow" w:hAnsi="Arial Narrow" w:cs="Arial Narrow"/>
                  <w:color w:val="000000"/>
                  <w:sz w:val="16"/>
                  <w:szCs w:val="16"/>
                </w:rPr>
                <w:delText xml:space="preserve"> </w:delText>
              </w:r>
              <w:r>
                <w:rPr>
                  <w:rFonts w:ascii="Cambria" w:eastAsia="Cambria" w:hAnsi="Cambria" w:cs="Cambria"/>
                  <w:color w:val="000000"/>
                  <w:sz w:val="24"/>
                  <w:szCs w:val="24"/>
                </w:rPr>
                <w:delText xml:space="preserve"> </w:delText>
              </w:r>
            </w:del>
          </w:p>
        </w:tc>
        <w:tc>
          <w:tcPr>
            <w:tcW w:w="1211" w:type="dxa"/>
            <w:tcBorders>
              <w:top w:val="single" w:sz="4" w:space="0" w:color="000000"/>
              <w:left w:val="single" w:sz="4" w:space="0" w:color="000000"/>
              <w:bottom w:val="single" w:sz="4" w:space="0" w:color="000000"/>
              <w:right w:val="single" w:sz="4" w:space="0" w:color="000000"/>
            </w:tcBorders>
            <w:shd w:val="clear" w:color="auto" w:fill="D9D9D9"/>
          </w:tcPr>
          <w:p w14:paraId="75EE9267" w14:textId="77777777" w:rsidR="00074BCD" w:rsidRDefault="00074BCD">
            <w:pPr>
              <w:rPr>
                <w:del w:id="226" w:author="Goott, David" w:date="2026-09-25T20:00:00Z" w16du:dateUtc="2026-09-26T00:00:00Z"/>
              </w:rPr>
            </w:pPr>
          </w:p>
        </w:tc>
      </w:tr>
      <w:tr w:rsidR="00074BCD" w14:paraId="35DF06B6" w14:textId="77777777">
        <w:trPr>
          <w:del w:id="227" w:author="Goott, David" w:date="2026-09-25T20:00:00Z" w16du:dateUtc="2026-09-26T00:00:00Z"/>
        </w:trPr>
        <w:tc>
          <w:tcPr>
            <w:tcW w:w="1710" w:type="dxa"/>
            <w:tcBorders>
              <w:top w:val="single" w:sz="4" w:space="0" w:color="000000"/>
              <w:left w:val="single" w:sz="4" w:space="0" w:color="000000"/>
              <w:bottom w:val="single" w:sz="4" w:space="0" w:color="000000"/>
              <w:right w:val="single" w:sz="4" w:space="0" w:color="000000"/>
            </w:tcBorders>
            <w:shd w:val="clear" w:color="auto" w:fill="D9D9D9"/>
          </w:tcPr>
          <w:p w14:paraId="53728CED" w14:textId="77777777" w:rsidR="00074BCD" w:rsidRDefault="00E71FEA">
            <w:pPr>
              <w:pBdr>
                <w:top w:val="nil"/>
                <w:left w:val="nil"/>
                <w:bottom w:val="nil"/>
                <w:right w:val="nil"/>
                <w:between w:val="nil"/>
              </w:pBdr>
              <w:tabs>
                <w:tab w:val="center" w:pos="4680"/>
                <w:tab w:val="right" w:pos="9360"/>
              </w:tabs>
              <w:jc w:val="right"/>
              <w:rPr>
                <w:del w:id="228" w:author="Goott, David" w:date="2026-09-25T20:00:00Z" w16du:dateUtc="2026-09-26T00:00:00Z"/>
                <w:color w:val="000000"/>
              </w:rPr>
            </w:pPr>
            <w:del w:id="229" w:author="Goott, David" w:date="2026-09-25T20:00:00Z" w16du:dateUtc="2026-09-26T00:00:00Z">
              <w:r>
                <w:rPr>
                  <w:color w:val="000000"/>
                </w:rPr>
                <w:delText>Degree Code:</w:delText>
              </w:r>
            </w:del>
          </w:p>
        </w:tc>
        <w:tc>
          <w:tcPr>
            <w:tcW w:w="1211" w:type="dxa"/>
            <w:tcBorders>
              <w:top w:val="single" w:sz="4" w:space="0" w:color="000000"/>
              <w:left w:val="single" w:sz="4" w:space="0" w:color="000000"/>
              <w:bottom w:val="single" w:sz="4" w:space="0" w:color="000000"/>
              <w:right w:val="single" w:sz="4" w:space="0" w:color="000000"/>
            </w:tcBorders>
            <w:shd w:val="clear" w:color="auto" w:fill="D9D9D9"/>
          </w:tcPr>
          <w:p w14:paraId="6C954759" w14:textId="77777777" w:rsidR="00074BCD" w:rsidRDefault="00074BCD">
            <w:pPr>
              <w:rPr>
                <w:del w:id="230" w:author="Goott, David" w:date="2026-09-25T20:00:00Z" w16du:dateUtc="2026-09-26T00:00:00Z"/>
              </w:rPr>
            </w:pPr>
          </w:p>
        </w:tc>
      </w:tr>
    </w:tbl>
    <w:p w14:paraId="481144D1" w14:textId="77777777" w:rsidR="00074BCD" w:rsidRPr="001E79BA" w:rsidRDefault="00074BCD">
      <w:pPr>
        <w:rPr>
          <w:rFonts w:asciiTheme="majorHAnsi" w:hAnsiTheme="majorHAnsi"/>
          <w:rPrChange w:id="231" w:author="Goott, David" w:date="2026-09-25T20:00:00Z" w16du:dateUtc="2026-09-26T00:00:00Z">
            <w:rPr/>
          </w:rPrChange>
        </w:rPr>
      </w:pPr>
    </w:p>
    <w:p w14:paraId="5989D174" w14:textId="77777777" w:rsidR="00074BCD" w:rsidRDefault="00E71FEA">
      <w:pPr>
        <w:jc w:val="center"/>
        <w:rPr>
          <w:del w:id="232" w:author="Goott, David" w:date="2026-09-25T20:00:00Z" w16du:dateUtc="2026-09-26T00:00:00Z"/>
          <w:rFonts w:ascii="Cambria" w:eastAsia="Cambria" w:hAnsi="Cambria" w:cs="Cambria"/>
          <w:b/>
          <w:smallCaps/>
          <w:sz w:val="34"/>
          <w:szCs w:val="34"/>
        </w:rPr>
      </w:pPr>
      <w:del w:id="233" w:author="Goott, David" w:date="2026-09-25T20:00:00Z" w16du:dateUtc="2026-09-26T00:00:00Z">
        <w:r>
          <w:rPr>
            <w:rFonts w:ascii="Cambria" w:eastAsia="Cambria" w:hAnsi="Cambria" w:cs="Cambria"/>
            <w:b/>
            <w:smallCaps/>
            <w:sz w:val="34"/>
            <w:szCs w:val="34"/>
          </w:rPr>
          <w:delText>NEW OR MODIFIED COURSE PROPOSAL FORM</w:delText>
        </w:r>
      </w:del>
    </w:p>
    <w:p w14:paraId="17352C94" w14:textId="77777777" w:rsidR="00074BCD" w:rsidRDefault="00E71FEA">
      <w:pPr>
        <w:rPr>
          <w:del w:id="234" w:author="Goott, David" w:date="2026-09-25T20:00:00Z" w16du:dateUtc="2026-09-26T00:00:00Z"/>
          <w:rFonts w:ascii="Cambria" w:eastAsia="Cambria" w:hAnsi="Cambria" w:cs="Cambria"/>
          <w:b/>
        </w:rPr>
      </w:pPr>
      <w:del w:id="235" w:author="Goott, David" w:date="2026-09-25T20:00:00Z" w16du:dateUtc="2026-09-26T00:00:00Z">
        <w:r>
          <w:rPr>
            <w:rFonts w:ascii="MS Gothic" w:eastAsia="MS Gothic" w:hAnsi="MS Gothic" w:cs="MS Gothic"/>
            <w:b/>
          </w:rPr>
          <w:delText>[✔ ]</w:delText>
        </w:r>
        <w:r>
          <w:rPr>
            <w:rFonts w:ascii="Cambria" w:eastAsia="Cambria" w:hAnsi="Cambria" w:cs="Cambria"/>
            <w:b/>
          </w:rPr>
          <w:tab/>
          <w:delText>Undergraduate Curriculum Council</w:delText>
        </w:r>
        <w:r>
          <w:rPr>
            <w:rFonts w:ascii="Cambria" w:eastAsia="Cambria" w:hAnsi="Cambria" w:cs="Cambria"/>
          </w:rPr>
          <w:delText xml:space="preserve"> </w:delText>
        </w:r>
        <w:r>
          <w:rPr>
            <w:rFonts w:ascii="Cambria" w:eastAsia="Cambria" w:hAnsi="Cambria" w:cs="Cambria"/>
            <w:b/>
          </w:rPr>
          <w:delText xml:space="preserve"> </w:delText>
        </w:r>
      </w:del>
    </w:p>
    <w:p w14:paraId="6DFBF0A5" w14:textId="77777777" w:rsidR="00074BCD" w:rsidRDefault="00E71FEA">
      <w:pPr>
        <w:spacing w:after="120"/>
        <w:rPr>
          <w:del w:id="236" w:author="Goott, David" w:date="2026-09-25T20:00:00Z" w16du:dateUtc="2026-09-26T00:00:00Z"/>
          <w:rFonts w:ascii="Cambria" w:eastAsia="Cambria" w:hAnsi="Cambria" w:cs="Cambria"/>
          <w:b/>
        </w:rPr>
      </w:pPr>
      <w:del w:id="237" w:author="Goott, David" w:date="2026-09-25T20:00:00Z" w16du:dateUtc="2026-09-26T00:00:00Z">
        <w:r>
          <w:rPr>
            <w:rFonts w:ascii="MS Gothic" w:eastAsia="MS Gothic" w:hAnsi="MS Gothic" w:cs="MS Gothic"/>
            <w:b/>
          </w:rPr>
          <w:delText>[ ]</w:delText>
        </w:r>
        <w:r>
          <w:rPr>
            <w:rFonts w:ascii="Cambria" w:eastAsia="Cambria" w:hAnsi="Cambria" w:cs="Cambria"/>
            <w:b/>
          </w:rPr>
          <w:tab/>
          <w:delText>Graduate Council</w:delText>
        </w:r>
      </w:del>
    </w:p>
    <w:tbl>
      <w:tblPr>
        <w:tblStyle w:val="af5"/>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8"/>
      </w:tblGrid>
      <w:tr w:rsidR="00074BCD" w14:paraId="7B6B2A4F" w14:textId="77777777">
        <w:trPr>
          <w:del w:id="238" w:author="Goott, David" w:date="2026-09-25T20:00:00Z" w16du:dateUtc="2026-09-26T00:00:00Z"/>
        </w:trPr>
        <w:tc>
          <w:tcPr>
            <w:tcW w:w="10908" w:type="dxa"/>
            <w:tcBorders>
              <w:top w:val="single" w:sz="4" w:space="0" w:color="000000"/>
              <w:left w:val="single" w:sz="4" w:space="0" w:color="000000"/>
              <w:bottom w:val="single" w:sz="4" w:space="0" w:color="000000"/>
              <w:right w:val="single" w:sz="4" w:space="0" w:color="000000"/>
            </w:tcBorders>
            <w:shd w:val="clear" w:color="auto" w:fill="CCFFFF"/>
          </w:tcPr>
          <w:p w14:paraId="754BE3B2" w14:textId="77777777" w:rsidR="00074BCD" w:rsidRDefault="00E71FEA">
            <w:pPr>
              <w:spacing w:before="120" w:after="120"/>
              <w:ind w:left="360" w:hanging="360"/>
              <w:rPr>
                <w:del w:id="239" w:author="Goott, David" w:date="2026-09-25T20:00:00Z" w16du:dateUtc="2026-09-26T00:00:00Z"/>
                <w:rFonts w:ascii="Cambria" w:eastAsia="Cambria" w:hAnsi="Cambria" w:cs="Cambria"/>
                <w:b/>
                <w:sz w:val="20"/>
                <w:szCs w:val="20"/>
              </w:rPr>
            </w:pPr>
            <w:del w:id="240" w:author="Goott, David" w:date="2026-09-25T20:00:00Z" w16du:dateUtc="2026-09-26T00:00:00Z">
              <w:r>
                <w:rPr>
                  <w:rFonts w:ascii="MS Gothic" w:eastAsia="MS Gothic" w:hAnsi="MS Gothic" w:cs="MS Gothic"/>
                  <w:b/>
                </w:rPr>
                <w:delText>[ ]</w:delText>
              </w:r>
              <w:r>
                <w:rPr>
                  <w:rFonts w:ascii="Cambria" w:eastAsia="Cambria" w:hAnsi="Cambria" w:cs="Cambria"/>
                  <w:b/>
                  <w:sz w:val="20"/>
                  <w:szCs w:val="20"/>
                </w:rPr>
                <w:delText xml:space="preserve">New Course,  </w:delText>
              </w:r>
              <w:r>
                <w:rPr>
                  <w:rFonts w:ascii="MS Gothic" w:eastAsia="MS Gothic" w:hAnsi="MS Gothic" w:cs="MS Gothic"/>
                  <w:b/>
                </w:rPr>
                <w:delText>[ ]</w:delText>
              </w:r>
              <w:r>
                <w:rPr>
                  <w:rFonts w:ascii="Cambria" w:eastAsia="Cambria" w:hAnsi="Cambria" w:cs="Cambria"/>
                  <w:b/>
                  <w:sz w:val="20"/>
                  <w:szCs w:val="20"/>
                </w:rPr>
                <w:delText xml:space="preserve">Experimental Course (1-time offering),  or  </w:delText>
              </w:r>
              <w:r>
                <w:rPr>
                  <w:rFonts w:ascii="MS Gothic" w:eastAsia="MS Gothic" w:hAnsi="MS Gothic" w:cs="MS Gothic"/>
                  <w:b/>
                  <w:highlight w:val="yellow"/>
                </w:rPr>
                <w:delText>[✔ ]</w:delText>
              </w:r>
              <w:r>
                <w:rPr>
                  <w:rFonts w:ascii="Cambria" w:eastAsia="Cambria" w:hAnsi="Cambria" w:cs="Cambria"/>
                  <w:b/>
                  <w:sz w:val="20"/>
                  <w:szCs w:val="20"/>
                  <w:highlight w:val="yellow"/>
                </w:rPr>
                <w:delText>Modified Course</w:delText>
              </w:r>
              <w:r>
                <w:rPr>
                  <w:rFonts w:ascii="Cambria" w:eastAsia="Cambria" w:hAnsi="Cambria" w:cs="Cambria"/>
                  <w:b/>
                  <w:sz w:val="20"/>
                  <w:szCs w:val="20"/>
                </w:rPr>
                <w:delText xml:space="preserve">                    (Check one box)</w:delText>
              </w:r>
            </w:del>
          </w:p>
        </w:tc>
      </w:tr>
    </w:tbl>
    <w:p w14:paraId="59430246" w14:textId="77777777" w:rsidR="00074BCD" w:rsidRDefault="00E71FEA">
      <w:pPr>
        <w:spacing w:before="120"/>
        <w:rPr>
          <w:del w:id="241" w:author="Goott, David" w:date="2026-09-25T20:00:00Z" w16du:dateUtc="2026-09-26T00:00:00Z"/>
          <w:rFonts w:ascii="Arial" w:eastAsia="Arial" w:hAnsi="Arial" w:cs="Arial"/>
        </w:rPr>
      </w:pPr>
      <w:del w:id="242" w:author="Goott, David" w:date="2026-09-25T20:00:00Z" w16du:dateUtc="2026-09-26T00:00:00Z">
        <w:r>
          <w:rPr>
            <w:rFonts w:ascii="Arial" w:eastAsia="Arial" w:hAnsi="Arial" w:cs="Arial"/>
          </w:rPr>
          <w:delText xml:space="preserve">Signed paper copies of proposals submitted for consideration are no longer required. Please type approver name and enter date of approval.  </w:delText>
        </w:r>
      </w:del>
    </w:p>
    <w:p w14:paraId="7ABB0EB8" w14:textId="77777777" w:rsidR="00074BCD" w:rsidRDefault="00074BCD">
      <w:pPr>
        <w:rPr>
          <w:del w:id="243" w:author="Goott, David" w:date="2026-09-25T20:00:00Z" w16du:dateUtc="2026-09-26T00:00:00Z"/>
          <w:rFonts w:ascii="Arial" w:eastAsia="Arial" w:hAnsi="Arial" w:cs="Arial"/>
        </w:rPr>
      </w:pPr>
    </w:p>
    <w:tbl>
      <w:tblPr>
        <w:tblStyle w:val="af6"/>
        <w:tblW w:w="10902" w:type="dxa"/>
        <w:tblBorders>
          <w:top w:val="nil"/>
          <w:left w:val="nil"/>
          <w:bottom w:val="nil"/>
          <w:right w:val="nil"/>
          <w:insideH w:val="nil"/>
          <w:insideV w:val="nil"/>
        </w:tblBorders>
        <w:tblLayout w:type="fixed"/>
        <w:tblLook w:val="0400" w:firstRow="0" w:lastRow="0" w:firstColumn="0" w:lastColumn="0" w:noHBand="0" w:noVBand="1"/>
      </w:tblPr>
      <w:tblGrid>
        <w:gridCol w:w="5451"/>
        <w:gridCol w:w="5451"/>
      </w:tblGrid>
      <w:tr w:rsidR="00074BCD" w14:paraId="78C6705A" w14:textId="77777777">
        <w:trPr>
          <w:trHeight w:val="1089"/>
          <w:del w:id="244" w:author="Goott, David" w:date="2026-09-25T20:00:00Z" w16du:dateUtc="2026-09-26T00:00:00Z"/>
        </w:trPr>
        <w:tc>
          <w:tcPr>
            <w:tcW w:w="5451" w:type="dxa"/>
            <w:vAlign w:val="center"/>
          </w:tcPr>
          <w:p w14:paraId="75309A22" w14:textId="77777777" w:rsidR="00074BCD" w:rsidRDefault="00E71FEA">
            <w:pPr>
              <w:rPr>
                <w:del w:id="245" w:author="Goott, David" w:date="2026-09-25T20:00:00Z" w16du:dateUtc="2026-09-26T00:00:00Z"/>
                <w:rFonts w:ascii="Cambria" w:eastAsia="Cambria" w:hAnsi="Cambria" w:cs="Cambria"/>
                <w:sz w:val="20"/>
                <w:szCs w:val="20"/>
              </w:rPr>
            </w:pPr>
            <w:del w:id="246" w:author="Goott, David" w:date="2026-09-25T20:00:00Z" w16du:dateUtc="2026-09-26T00:00:00Z">
              <w:r>
                <w:rPr>
                  <w:rFonts w:ascii="Cambria" w:eastAsia="Cambria" w:hAnsi="Cambria" w:cs="Cambria"/>
                  <w:color w:val="808080"/>
                  <w:sz w:val="24"/>
                  <w:szCs w:val="24"/>
                  <w:shd w:val="clear" w:color="auto" w:fill="D9D9D9"/>
                </w:rPr>
                <w:delText>Addie Fleming, MNSc, RN, CCRN CNE, ACUE</w:delText>
              </w:r>
              <w:r>
                <w:rPr>
                  <w:rFonts w:ascii="Cambria" w:eastAsia="Cambria" w:hAnsi="Cambria" w:cs="Cambria"/>
                  <w:color w:val="808080"/>
                  <w:sz w:val="52"/>
                  <w:szCs w:val="52"/>
                  <w:shd w:val="clear" w:color="auto" w:fill="D9D9D9"/>
                </w:rPr>
                <w:delText>________________</w:delText>
              </w:r>
              <w:r>
                <w:rPr>
                  <w:rFonts w:ascii="Cambria" w:eastAsia="Cambria" w:hAnsi="Cambria" w:cs="Cambria"/>
                  <w:sz w:val="20"/>
                  <w:szCs w:val="20"/>
                </w:rPr>
                <w:delText xml:space="preserve"> </w:delText>
              </w:r>
              <w:r>
                <w:rPr>
                  <w:rFonts w:ascii="Cambria" w:eastAsia="Cambria" w:hAnsi="Cambria" w:cs="Cambria"/>
                  <w:smallCaps/>
                  <w:color w:val="808080"/>
                  <w:sz w:val="20"/>
                  <w:szCs w:val="20"/>
                  <w:shd w:val="clear" w:color="auto" w:fill="D9D9D9"/>
                </w:rPr>
                <w:delText>3/27/2023</w:delText>
              </w:r>
              <w:r>
                <w:rPr>
                  <w:rFonts w:ascii="Cambria" w:eastAsia="Cambria" w:hAnsi="Cambria" w:cs="Cambria"/>
                  <w:sz w:val="20"/>
                  <w:szCs w:val="20"/>
                </w:rPr>
                <w:br/>
              </w:r>
              <w:r>
                <w:rPr>
                  <w:rFonts w:ascii="Cambria" w:eastAsia="Cambria" w:hAnsi="Cambria" w:cs="Cambria"/>
                  <w:b/>
                  <w:sz w:val="20"/>
                  <w:szCs w:val="20"/>
                </w:rPr>
                <w:delText>Department Curriculum Committee Chair</w:delText>
              </w:r>
            </w:del>
          </w:p>
        </w:tc>
        <w:tc>
          <w:tcPr>
            <w:tcW w:w="5451" w:type="dxa"/>
            <w:vAlign w:val="center"/>
          </w:tcPr>
          <w:p w14:paraId="6495FCC4" w14:textId="77777777" w:rsidR="00074BCD" w:rsidRDefault="00E71FEA">
            <w:pPr>
              <w:rPr>
                <w:del w:id="247" w:author="Goott, David" w:date="2026-09-25T20:00:00Z" w16du:dateUtc="2026-09-26T00:00:00Z"/>
                <w:rFonts w:ascii="Cambria" w:eastAsia="Cambria" w:hAnsi="Cambria" w:cs="Cambria"/>
                <w:sz w:val="16"/>
                <w:szCs w:val="16"/>
              </w:rPr>
            </w:pPr>
            <w:del w:id="248" w:author="Goott, David" w:date="2026-09-25T20:00:00Z" w16du:dateUtc="2026-09-26T00:00:00Z">
              <w:r>
                <w:rPr>
                  <w:rFonts w:ascii="Cambria" w:eastAsia="Cambria" w:hAnsi="Cambria" w:cs="Cambria"/>
                  <w:color w:val="808080"/>
                  <w:sz w:val="52"/>
                  <w:szCs w:val="52"/>
                  <w:shd w:val="clear" w:color="auto" w:fill="D9D9D9"/>
                </w:rPr>
                <w:delText>___________________</w:delText>
              </w:r>
              <w:r>
                <w:rPr>
                  <w:rFonts w:ascii="Cambria" w:eastAsia="Cambria" w:hAnsi="Cambria" w:cs="Cambria"/>
                  <w:sz w:val="20"/>
                  <w:szCs w:val="20"/>
                </w:rPr>
                <w:delText xml:space="preserve"> </w:delText>
              </w:r>
              <w:r>
                <w:rPr>
                  <w:rFonts w:ascii="Cambria" w:eastAsia="Cambria" w:hAnsi="Cambria" w:cs="Cambria"/>
                  <w:sz w:val="16"/>
                  <w:szCs w:val="16"/>
                </w:rPr>
                <w:delText xml:space="preserve"> </w:delText>
              </w:r>
              <w:r>
                <w:rPr>
                  <w:rFonts w:ascii="Cambria" w:eastAsia="Cambria" w:hAnsi="Cambria" w:cs="Cambria"/>
                  <w:smallCaps/>
                  <w:color w:val="808080"/>
                  <w:sz w:val="20"/>
                  <w:szCs w:val="20"/>
                  <w:shd w:val="clear" w:color="auto" w:fill="D9D9D9"/>
                </w:rPr>
                <w:delText>Enter date…</w:delText>
              </w:r>
            </w:del>
          </w:p>
          <w:p w14:paraId="690ED320" w14:textId="77777777" w:rsidR="00074BCD" w:rsidRDefault="00E71FEA">
            <w:pPr>
              <w:rPr>
                <w:del w:id="249" w:author="Goott, David" w:date="2026-09-25T20:00:00Z" w16du:dateUtc="2026-09-26T00:00:00Z"/>
                <w:rFonts w:ascii="Cambria" w:eastAsia="Cambria" w:hAnsi="Cambria" w:cs="Cambria"/>
                <w:sz w:val="20"/>
                <w:szCs w:val="20"/>
              </w:rPr>
            </w:pPr>
            <w:del w:id="250" w:author="Goott, David" w:date="2026-09-25T20:00:00Z" w16du:dateUtc="2026-09-26T00:00:00Z">
              <w:r>
                <w:rPr>
                  <w:rFonts w:ascii="Cambria" w:eastAsia="Cambria" w:hAnsi="Cambria" w:cs="Cambria"/>
                  <w:b/>
                  <w:sz w:val="20"/>
                  <w:szCs w:val="20"/>
                </w:rPr>
                <w:delText>COPE Chair (if applicable)</w:delText>
              </w:r>
            </w:del>
          </w:p>
        </w:tc>
      </w:tr>
      <w:tr w:rsidR="00074BCD" w14:paraId="4A98E05C" w14:textId="77777777">
        <w:trPr>
          <w:trHeight w:val="1089"/>
          <w:del w:id="251" w:author="Goott, David" w:date="2026-09-25T20:00:00Z" w16du:dateUtc="2026-09-26T00:00:00Z"/>
        </w:trPr>
        <w:tc>
          <w:tcPr>
            <w:tcW w:w="5451" w:type="dxa"/>
            <w:vAlign w:val="center"/>
          </w:tcPr>
          <w:p w14:paraId="6FD124F4" w14:textId="77777777" w:rsidR="00074BCD" w:rsidRDefault="00E71FEA">
            <w:pPr>
              <w:rPr>
                <w:del w:id="252" w:author="Goott, David" w:date="2026-09-25T20:00:00Z" w16du:dateUtc="2026-09-26T00:00:00Z"/>
                <w:rFonts w:ascii="Cambria" w:eastAsia="Cambria" w:hAnsi="Cambria" w:cs="Cambria"/>
                <w:sz w:val="20"/>
                <w:szCs w:val="20"/>
              </w:rPr>
            </w:pPr>
            <w:del w:id="253" w:author="Goott, David" w:date="2026-09-25T20:00:00Z" w16du:dateUtc="2026-09-26T00:00:00Z">
              <w:r>
                <w:rPr>
                  <w:rFonts w:ascii="Cambria" w:eastAsia="Cambria" w:hAnsi="Cambria" w:cs="Cambria"/>
                  <w:color w:val="808080"/>
                  <w:sz w:val="24"/>
                  <w:szCs w:val="24"/>
                  <w:shd w:val="clear" w:color="auto" w:fill="D9D9D9"/>
                </w:rPr>
                <w:delText>_Kathryn Flannigan, EdD, MSN, RN</w:delText>
              </w:r>
              <w:r>
                <w:rPr>
                  <w:rFonts w:ascii="Cambria" w:eastAsia="Cambria" w:hAnsi="Cambria" w:cs="Cambria"/>
                  <w:color w:val="808080"/>
                  <w:sz w:val="52"/>
                  <w:szCs w:val="52"/>
                  <w:shd w:val="clear" w:color="auto" w:fill="D9D9D9"/>
                </w:rPr>
                <w:delText xml:space="preserve"> </w:delText>
              </w:r>
              <w:r>
                <w:rPr>
                  <w:rFonts w:ascii="Cambria" w:eastAsia="Cambria" w:hAnsi="Cambria" w:cs="Cambria"/>
                  <w:smallCaps/>
                  <w:color w:val="808080"/>
                  <w:sz w:val="20"/>
                  <w:szCs w:val="20"/>
                  <w:shd w:val="clear" w:color="auto" w:fill="D9D9D9"/>
                </w:rPr>
                <w:delText>3/30/2023…</w:delText>
              </w:r>
              <w:r>
                <w:rPr>
                  <w:rFonts w:ascii="Cambria" w:eastAsia="Cambria" w:hAnsi="Cambria" w:cs="Cambria"/>
                  <w:sz w:val="20"/>
                  <w:szCs w:val="20"/>
                </w:rPr>
                <w:br/>
              </w:r>
              <w:r>
                <w:rPr>
                  <w:rFonts w:ascii="Cambria" w:eastAsia="Cambria" w:hAnsi="Cambria" w:cs="Cambria"/>
                  <w:b/>
                  <w:sz w:val="20"/>
                  <w:szCs w:val="20"/>
                </w:rPr>
                <w:delText>Department Chair</w:delText>
              </w:r>
            </w:del>
          </w:p>
        </w:tc>
        <w:tc>
          <w:tcPr>
            <w:tcW w:w="5451" w:type="dxa"/>
            <w:vAlign w:val="center"/>
          </w:tcPr>
          <w:p w14:paraId="45839303" w14:textId="77777777" w:rsidR="00074BCD" w:rsidRDefault="00E71FEA">
            <w:pPr>
              <w:rPr>
                <w:del w:id="254" w:author="Goott, David" w:date="2026-09-25T20:00:00Z" w16du:dateUtc="2026-09-26T00:00:00Z"/>
                <w:rFonts w:ascii="Cambria" w:eastAsia="Cambria" w:hAnsi="Cambria" w:cs="Cambria"/>
                <w:sz w:val="20"/>
                <w:szCs w:val="20"/>
              </w:rPr>
            </w:pPr>
            <w:del w:id="255" w:author="Goott, David" w:date="2026-09-25T20:00:00Z" w16du:dateUtc="2026-09-26T00:00:00Z">
              <w:r>
                <w:rPr>
                  <w:rFonts w:ascii="Cambria" w:eastAsia="Cambria" w:hAnsi="Cambria" w:cs="Cambria"/>
                  <w:color w:val="808080"/>
                  <w:sz w:val="52"/>
                  <w:szCs w:val="52"/>
                  <w:shd w:val="clear" w:color="auto" w:fill="D9D9D9"/>
                </w:rPr>
                <w:delText>___________________</w:delText>
              </w:r>
              <w:r>
                <w:rPr>
                  <w:rFonts w:ascii="Cambria" w:eastAsia="Cambria" w:hAnsi="Cambria" w:cs="Cambria"/>
                  <w:sz w:val="20"/>
                  <w:szCs w:val="20"/>
                </w:rPr>
                <w:delText xml:space="preserve">  </w:delText>
              </w:r>
              <w:r>
                <w:rPr>
                  <w:rFonts w:ascii="Cambria" w:eastAsia="Cambria" w:hAnsi="Cambria" w:cs="Cambria"/>
                  <w:smallCaps/>
                  <w:color w:val="808080"/>
                  <w:sz w:val="20"/>
                  <w:szCs w:val="20"/>
                  <w:shd w:val="clear" w:color="auto" w:fill="D9D9D9"/>
                </w:rPr>
                <w:delText>Enter date…</w:delText>
              </w:r>
            </w:del>
          </w:p>
          <w:p w14:paraId="63ABA2FE" w14:textId="77777777" w:rsidR="00074BCD" w:rsidRDefault="00E71FEA">
            <w:pPr>
              <w:rPr>
                <w:del w:id="256" w:author="Goott, David" w:date="2026-09-25T20:00:00Z" w16du:dateUtc="2026-09-26T00:00:00Z"/>
                <w:rFonts w:ascii="Cambria" w:eastAsia="Cambria" w:hAnsi="Cambria" w:cs="Cambria"/>
                <w:sz w:val="20"/>
                <w:szCs w:val="20"/>
              </w:rPr>
            </w:pPr>
            <w:del w:id="257" w:author="Goott, David" w:date="2026-09-25T20:00:00Z" w16du:dateUtc="2026-09-26T00:00:00Z">
              <w:r>
                <w:rPr>
                  <w:rFonts w:ascii="Cambria" w:eastAsia="Cambria" w:hAnsi="Cambria" w:cs="Cambria"/>
                  <w:b/>
                  <w:sz w:val="20"/>
                  <w:szCs w:val="20"/>
                </w:rPr>
                <w:delText xml:space="preserve">Head of Unit (if applicable) </w:delText>
              </w:r>
              <w:r>
                <w:rPr>
                  <w:rFonts w:ascii="Cambria" w:eastAsia="Cambria" w:hAnsi="Cambria" w:cs="Cambria"/>
                  <w:sz w:val="20"/>
                  <w:szCs w:val="20"/>
                </w:rPr>
                <w:delText xml:space="preserve">                        </w:delText>
              </w:r>
            </w:del>
          </w:p>
        </w:tc>
      </w:tr>
      <w:tr w:rsidR="00074BCD" w14:paraId="4C2598E3" w14:textId="77777777">
        <w:trPr>
          <w:trHeight w:val="1466"/>
          <w:del w:id="258" w:author="Goott, David" w:date="2026-09-25T20:00:00Z" w16du:dateUtc="2026-09-26T00:00:00Z"/>
        </w:trPr>
        <w:tc>
          <w:tcPr>
            <w:tcW w:w="5451" w:type="dxa"/>
            <w:vAlign w:val="center"/>
          </w:tcPr>
          <w:p w14:paraId="65E40D73" w14:textId="77777777" w:rsidR="00074BCD" w:rsidRDefault="00074BCD">
            <w:pPr>
              <w:rPr>
                <w:del w:id="259" w:author="Goott, David" w:date="2026-09-25T20:00:00Z" w16du:dateUtc="2026-09-26T00:00:00Z"/>
                <w:rFonts w:ascii="Cambria" w:eastAsia="Cambria" w:hAnsi="Cambria" w:cs="Cambria"/>
                <w:sz w:val="20"/>
                <w:szCs w:val="20"/>
              </w:rPr>
            </w:pPr>
          </w:p>
          <w:p w14:paraId="78E4E16C" w14:textId="41E45477" w:rsidR="00074BCD" w:rsidRDefault="00CF1E2C">
            <w:pPr>
              <w:rPr>
                <w:del w:id="260" w:author="Goott, David" w:date="2026-09-25T20:00:00Z" w16du:dateUtc="2026-09-26T00:00:00Z"/>
                <w:rFonts w:ascii="Cambria" w:eastAsia="Cambria" w:hAnsi="Cambria" w:cs="Cambria"/>
                <w:sz w:val="20"/>
                <w:szCs w:val="20"/>
              </w:rPr>
            </w:pPr>
            <w:del w:id="261" w:author="Goott, David" w:date="2026-09-25T20:00:00Z" w16du:dateUtc="2026-09-26T00:00:00Z">
              <w:r>
                <w:rPr>
                  <w:rFonts w:ascii="Cambria" w:eastAsia="Cambria" w:hAnsi="Cambria" w:cs="Cambria"/>
                  <w:color w:val="808080"/>
                  <w:sz w:val="20"/>
                  <w:szCs w:val="20"/>
                  <w:shd w:val="clear" w:color="auto" w:fill="D9D9D9"/>
                </w:rPr>
                <w:delText xml:space="preserve">Amy Hyman.  </w:delText>
              </w:r>
              <w:r>
                <w:rPr>
                  <w:rFonts w:ascii="Cambria" w:eastAsia="Cambria" w:hAnsi="Cambria" w:cs="Cambria"/>
                  <w:smallCaps/>
                  <w:color w:val="808080"/>
                  <w:sz w:val="20"/>
                  <w:szCs w:val="20"/>
                  <w:shd w:val="clear" w:color="auto" w:fill="D9D9D9"/>
                </w:rPr>
                <w:delText>03/31/2023…</w:delText>
              </w:r>
            </w:del>
          </w:p>
          <w:p w14:paraId="7FA8D49B" w14:textId="77777777" w:rsidR="00074BCD" w:rsidRDefault="00E71FEA">
            <w:pPr>
              <w:rPr>
                <w:del w:id="262" w:author="Goott, David" w:date="2026-09-25T20:00:00Z" w16du:dateUtc="2026-09-26T00:00:00Z"/>
                <w:rFonts w:ascii="Cambria" w:eastAsia="Cambria" w:hAnsi="Cambria" w:cs="Cambria"/>
                <w:b/>
                <w:sz w:val="20"/>
                <w:szCs w:val="20"/>
              </w:rPr>
            </w:pPr>
            <w:del w:id="263" w:author="Goott, David" w:date="2026-09-25T20:00:00Z" w16du:dateUtc="2026-09-26T00:00:00Z">
              <w:r>
                <w:rPr>
                  <w:rFonts w:ascii="Cambria" w:eastAsia="Cambria" w:hAnsi="Cambria" w:cs="Cambria"/>
                  <w:b/>
                  <w:sz w:val="20"/>
                  <w:szCs w:val="20"/>
                </w:rPr>
                <w:delText>College Curriculum Committee Chair</w:delText>
              </w:r>
            </w:del>
          </w:p>
          <w:p w14:paraId="0AF13F90" w14:textId="77777777" w:rsidR="00074BCD" w:rsidRDefault="00074BCD">
            <w:pPr>
              <w:rPr>
                <w:del w:id="264" w:author="Goott, David" w:date="2026-09-25T20:00:00Z" w16du:dateUtc="2026-09-26T00:00:00Z"/>
                <w:rFonts w:ascii="Cambria" w:eastAsia="Cambria" w:hAnsi="Cambria" w:cs="Cambria"/>
                <w:b/>
                <w:sz w:val="20"/>
                <w:szCs w:val="20"/>
              </w:rPr>
            </w:pPr>
          </w:p>
        </w:tc>
        <w:tc>
          <w:tcPr>
            <w:tcW w:w="5451" w:type="dxa"/>
            <w:vAlign w:val="center"/>
          </w:tcPr>
          <w:p w14:paraId="64203786" w14:textId="77777777" w:rsidR="00074BCD" w:rsidRDefault="00E71FEA">
            <w:pPr>
              <w:rPr>
                <w:del w:id="265" w:author="Goott, David" w:date="2026-09-25T20:00:00Z" w16du:dateUtc="2026-09-26T00:00:00Z"/>
                <w:rFonts w:ascii="Cambria" w:eastAsia="Cambria" w:hAnsi="Cambria" w:cs="Cambria"/>
                <w:sz w:val="20"/>
                <w:szCs w:val="20"/>
              </w:rPr>
            </w:pPr>
            <w:del w:id="266" w:author="Goott, David" w:date="2026-09-25T20:00:00Z" w16du:dateUtc="2026-09-26T00:00:00Z">
              <w:r>
                <w:rPr>
                  <w:rFonts w:ascii="Cambria" w:eastAsia="Cambria" w:hAnsi="Cambria" w:cs="Cambria"/>
                  <w:color w:val="808080"/>
                  <w:sz w:val="52"/>
                  <w:szCs w:val="52"/>
                  <w:shd w:val="clear" w:color="auto" w:fill="D9D9D9"/>
                </w:rPr>
                <w:delText>___________________</w:delText>
              </w:r>
              <w:r>
                <w:rPr>
                  <w:rFonts w:ascii="Cambria" w:eastAsia="Cambria" w:hAnsi="Cambria" w:cs="Cambria"/>
                  <w:sz w:val="20"/>
                  <w:szCs w:val="20"/>
                </w:rPr>
                <w:delText xml:space="preserve">  </w:delText>
              </w:r>
              <w:r>
                <w:rPr>
                  <w:rFonts w:ascii="Cambria" w:eastAsia="Cambria" w:hAnsi="Cambria" w:cs="Cambria"/>
                  <w:smallCaps/>
                  <w:color w:val="808080"/>
                  <w:sz w:val="20"/>
                  <w:szCs w:val="20"/>
                  <w:shd w:val="clear" w:color="auto" w:fill="D9D9D9"/>
                </w:rPr>
                <w:delText>Enter date…</w:delText>
              </w:r>
            </w:del>
          </w:p>
          <w:p w14:paraId="42FF0312" w14:textId="77777777" w:rsidR="00074BCD" w:rsidRDefault="00E71FEA">
            <w:pPr>
              <w:rPr>
                <w:del w:id="267" w:author="Goott, David" w:date="2026-09-25T20:00:00Z" w16du:dateUtc="2026-09-26T00:00:00Z"/>
                <w:rFonts w:ascii="Cambria" w:eastAsia="Cambria" w:hAnsi="Cambria" w:cs="Cambria"/>
                <w:sz w:val="20"/>
                <w:szCs w:val="20"/>
              </w:rPr>
            </w:pPr>
            <w:del w:id="268" w:author="Goott, David" w:date="2026-09-25T20:00:00Z" w16du:dateUtc="2026-09-26T00:00:00Z">
              <w:r>
                <w:rPr>
                  <w:rFonts w:ascii="Cambria" w:eastAsia="Cambria" w:hAnsi="Cambria" w:cs="Cambria"/>
                  <w:b/>
                  <w:sz w:val="20"/>
                  <w:szCs w:val="20"/>
                </w:rPr>
                <w:delText>Undergraduate Curriculum Council Chair</w:delText>
              </w:r>
            </w:del>
          </w:p>
        </w:tc>
      </w:tr>
      <w:tr w:rsidR="00074BCD" w14:paraId="0474F03C" w14:textId="77777777">
        <w:trPr>
          <w:trHeight w:val="1089"/>
          <w:del w:id="269" w:author="Goott, David" w:date="2026-09-25T20:00:00Z" w16du:dateUtc="2026-09-26T00:00:00Z"/>
        </w:trPr>
        <w:tc>
          <w:tcPr>
            <w:tcW w:w="5451" w:type="dxa"/>
            <w:vAlign w:val="center"/>
          </w:tcPr>
          <w:p w14:paraId="59672404" w14:textId="77777777" w:rsidR="00074BCD" w:rsidRDefault="00E71FEA">
            <w:pPr>
              <w:rPr>
                <w:del w:id="270" w:author="Goott, David" w:date="2026-09-25T20:00:00Z" w16du:dateUtc="2026-09-26T00:00:00Z"/>
                <w:rFonts w:ascii="Cambria" w:eastAsia="Cambria" w:hAnsi="Cambria" w:cs="Cambria"/>
                <w:sz w:val="20"/>
                <w:szCs w:val="20"/>
              </w:rPr>
            </w:pPr>
            <w:del w:id="271" w:author="Goott, David" w:date="2026-09-25T20:00:00Z" w16du:dateUtc="2026-09-26T00:00:00Z">
              <w:r>
                <w:rPr>
                  <w:rFonts w:ascii="Cambria" w:eastAsia="Cambria" w:hAnsi="Cambria" w:cs="Cambria"/>
                  <w:color w:val="808080"/>
                  <w:sz w:val="52"/>
                  <w:szCs w:val="52"/>
                  <w:shd w:val="clear" w:color="auto" w:fill="D9D9D9"/>
                </w:rPr>
                <w:delText>___________________</w:delText>
              </w:r>
              <w:r>
                <w:rPr>
                  <w:rFonts w:ascii="Cambria" w:eastAsia="Cambria" w:hAnsi="Cambria" w:cs="Cambria"/>
                  <w:sz w:val="20"/>
                  <w:szCs w:val="20"/>
                </w:rPr>
                <w:delText xml:space="preserve"> </w:delText>
              </w:r>
              <w:r>
                <w:rPr>
                  <w:rFonts w:ascii="Cambria" w:eastAsia="Cambria" w:hAnsi="Cambria" w:cs="Cambria"/>
                  <w:smallCaps/>
                  <w:color w:val="808080"/>
                  <w:sz w:val="20"/>
                  <w:szCs w:val="20"/>
                  <w:shd w:val="clear" w:color="auto" w:fill="D9D9D9"/>
                </w:rPr>
                <w:delText>Enter date…</w:delText>
              </w:r>
              <w:r>
                <w:rPr>
                  <w:rFonts w:ascii="Cambria" w:eastAsia="Cambria" w:hAnsi="Cambria" w:cs="Cambria"/>
                  <w:sz w:val="20"/>
                  <w:szCs w:val="20"/>
                </w:rPr>
                <w:br/>
              </w:r>
              <w:r>
                <w:rPr>
                  <w:rFonts w:ascii="Cambria" w:eastAsia="Cambria" w:hAnsi="Cambria" w:cs="Cambria"/>
                  <w:b/>
                  <w:sz w:val="20"/>
                  <w:szCs w:val="20"/>
                </w:rPr>
                <w:delText>Director of Assessment (new courses only)</w:delText>
              </w:r>
            </w:del>
          </w:p>
        </w:tc>
        <w:tc>
          <w:tcPr>
            <w:tcW w:w="5451" w:type="dxa"/>
            <w:vAlign w:val="center"/>
          </w:tcPr>
          <w:p w14:paraId="64DD8857" w14:textId="77777777" w:rsidR="00074BCD" w:rsidRDefault="00E71FEA">
            <w:pPr>
              <w:rPr>
                <w:del w:id="272" w:author="Goott, David" w:date="2026-09-25T20:00:00Z" w16du:dateUtc="2026-09-26T00:00:00Z"/>
                <w:rFonts w:ascii="Cambria" w:eastAsia="Cambria" w:hAnsi="Cambria" w:cs="Cambria"/>
                <w:sz w:val="20"/>
                <w:szCs w:val="20"/>
              </w:rPr>
            </w:pPr>
            <w:del w:id="273" w:author="Goott, David" w:date="2026-09-25T20:00:00Z" w16du:dateUtc="2026-09-26T00:00:00Z">
              <w:r>
                <w:rPr>
                  <w:rFonts w:ascii="Cambria" w:eastAsia="Cambria" w:hAnsi="Cambria" w:cs="Cambria"/>
                  <w:color w:val="808080"/>
                  <w:sz w:val="52"/>
                  <w:szCs w:val="52"/>
                  <w:shd w:val="clear" w:color="auto" w:fill="D9D9D9"/>
                </w:rPr>
                <w:delText>___________________</w:delText>
              </w:r>
              <w:r>
                <w:rPr>
                  <w:rFonts w:ascii="Cambria" w:eastAsia="Cambria" w:hAnsi="Cambria" w:cs="Cambria"/>
                  <w:sz w:val="20"/>
                  <w:szCs w:val="20"/>
                </w:rPr>
                <w:delText xml:space="preserve">  </w:delText>
              </w:r>
              <w:r>
                <w:rPr>
                  <w:rFonts w:ascii="Cambria" w:eastAsia="Cambria" w:hAnsi="Cambria" w:cs="Cambria"/>
                  <w:smallCaps/>
                  <w:color w:val="808080"/>
                  <w:sz w:val="20"/>
                  <w:szCs w:val="20"/>
                  <w:shd w:val="clear" w:color="auto" w:fill="D9D9D9"/>
                </w:rPr>
                <w:delText>Enter date…</w:delText>
              </w:r>
            </w:del>
          </w:p>
          <w:p w14:paraId="21C4581C" w14:textId="77777777" w:rsidR="00074BCD" w:rsidRDefault="00E71FEA">
            <w:pPr>
              <w:rPr>
                <w:del w:id="274" w:author="Goott, David" w:date="2026-09-25T20:00:00Z" w16du:dateUtc="2026-09-26T00:00:00Z"/>
                <w:rFonts w:ascii="Cambria" w:eastAsia="Cambria" w:hAnsi="Cambria" w:cs="Cambria"/>
                <w:sz w:val="20"/>
                <w:szCs w:val="20"/>
              </w:rPr>
            </w:pPr>
            <w:del w:id="275" w:author="Goott, David" w:date="2026-09-25T20:00:00Z" w16du:dateUtc="2026-09-26T00:00:00Z">
              <w:r>
                <w:rPr>
                  <w:rFonts w:ascii="Cambria" w:eastAsia="Cambria" w:hAnsi="Cambria" w:cs="Cambria"/>
                  <w:b/>
                  <w:sz w:val="20"/>
                  <w:szCs w:val="20"/>
                </w:rPr>
                <w:delText>Graduate Curriculum Committee Chair</w:delText>
              </w:r>
            </w:del>
          </w:p>
        </w:tc>
      </w:tr>
      <w:tr w:rsidR="00074BCD" w14:paraId="4C7BB0BB" w14:textId="77777777">
        <w:trPr>
          <w:trHeight w:val="1089"/>
          <w:del w:id="276" w:author="Goott, David" w:date="2026-09-25T20:00:00Z" w16du:dateUtc="2026-09-26T00:00:00Z"/>
        </w:trPr>
        <w:tc>
          <w:tcPr>
            <w:tcW w:w="5451" w:type="dxa"/>
            <w:vAlign w:val="center"/>
          </w:tcPr>
          <w:p w14:paraId="1530DAE8" w14:textId="609397BC" w:rsidR="00074BCD" w:rsidRDefault="0070468C">
            <w:pPr>
              <w:rPr>
                <w:del w:id="277" w:author="Goott, David" w:date="2026-09-25T20:00:00Z" w16du:dateUtc="2026-09-26T00:00:00Z"/>
                <w:rFonts w:ascii="Cambria" w:eastAsia="Cambria" w:hAnsi="Cambria" w:cs="Cambria"/>
                <w:sz w:val="20"/>
                <w:szCs w:val="20"/>
              </w:rPr>
            </w:pPr>
            <w:del w:id="278" w:author="Goott, David" w:date="2026-09-25T20:00:00Z" w16du:dateUtc="2026-09-26T00:00:00Z">
              <w:r>
                <w:rPr>
                  <w:rFonts w:ascii="Cambria" w:eastAsia="Cambria" w:hAnsi="Cambria" w:cs="Cambria"/>
                  <w:color w:val="808080"/>
                  <w:sz w:val="24"/>
                  <w:szCs w:val="24"/>
                  <w:shd w:val="clear" w:color="auto" w:fill="D9D9D9"/>
                </w:rPr>
                <w:delText>_Scott E. Gordon_</w:delText>
              </w:r>
              <w:r>
                <w:rPr>
                  <w:rFonts w:ascii="Cambria" w:eastAsia="Cambria" w:hAnsi="Cambria" w:cs="Cambria"/>
                  <w:sz w:val="24"/>
                  <w:szCs w:val="24"/>
                </w:rPr>
                <w:delText xml:space="preserve"> </w:delText>
              </w:r>
              <w:r>
                <w:rPr>
                  <w:rFonts w:ascii="Cambria" w:eastAsia="Cambria" w:hAnsi="Cambria" w:cs="Cambria"/>
                  <w:smallCaps/>
                  <w:color w:val="808080"/>
                  <w:sz w:val="24"/>
                  <w:szCs w:val="24"/>
                  <w:shd w:val="clear" w:color="auto" w:fill="D9D9D9"/>
                </w:rPr>
                <w:delText>3-31-23</w:delText>
              </w:r>
              <w:r>
                <w:rPr>
                  <w:rFonts w:ascii="Cambria" w:eastAsia="Cambria" w:hAnsi="Cambria" w:cs="Cambria"/>
                  <w:sz w:val="20"/>
                  <w:szCs w:val="20"/>
                </w:rPr>
                <w:br/>
              </w:r>
              <w:r>
                <w:rPr>
                  <w:rFonts w:ascii="Cambria" w:eastAsia="Cambria" w:hAnsi="Cambria" w:cs="Cambria"/>
                  <w:b/>
                  <w:sz w:val="20"/>
                  <w:szCs w:val="20"/>
                </w:rPr>
                <w:delText>College Dean</w:delText>
              </w:r>
            </w:del>
          </w:p>
        </w:tc>
        <w:tc>
          <w:tcPr>
            <w:tcW w:w="5451" w:type="dxa"/>
            <w:vAlign w:val="center"/>
          </w:tcPr>
          <w:p w14:paraId="0E4AB719" w14:textId="1AC69E98" w:rsidR="00074BCD" w:rsidRDefault="00E71FEA">
            <w:pPr>
              <w:rPr>
                <w:del w:id="279" w:author="Goott, David" w:date="2026-09-25T20:00:00Z" w16du:dateUtc="2026-09-26T00:00:00Z"/>
                <w:rFonts w:ascii="Cambria" w:eastAsia="Cambria" w:hAnsi="Cambria" w:cs="Cambria"/>
                <w:sz w:val="20"/>
                <w:szCs w:val="20"/>
              </w:rPr>
            </w:pPr>
            <w:del w:id="280" w:author="Goott, David" w:date="2026-09-25T20:00:00Z" w16du:dateUtc="2026-09-26T00:00:00Z">
              <w:r>
                <w:rPr>
                  <w:rFonts w:ascii="Cambria" w:eastAsia="Cambria" w:hAnsi="Cambria" w:cs="Cambria"/>
                  <w:color w:val="808080"/>
                  <w:sz w:val="52"/>
                  <w:szCs w:val="52"/>
                  <w:shd w:val="clear" w:color="auto" w:fill="D9D9D9"/>
                </w:rPr>
                <w:delText>__</w:delText>
              </w:r>
              <w:r w:rsidR="00D40B64">
                <w:rPr>
                  <w:rFonts w:asciiTheme="majorHAnsi" w:hAnsiTheme="majorHAnsi"/>
                  <w:sz w:val="20"/>
                  <w:szCs w:val="20"/>
                </w:rPr>
                <w:delText xml:space="preserve"> </w:delText>
              </w:r>
            </w:del>
            <w:customXmlDelRangeStart w:id="281" w:author="Goott, David" w:date="2026-09-25T20:00:00Z"/>
            <w:sdt>
              <w:sdtPr>
                <w:rPr>
                  <w:rFonts w:asciiTheme="majorHAnsi" w:hAnsiTheme="majorHAnsi"/>
                  <w:sz w:val="20"/>
                  <w:szCs w:val="20"/>
                </w:rPr>
                <w:id w:val="1197282834"/>
                <w:placeholder>
                  <w:docPart w:val="42439CB6DBE91A418399DAEE36814F96"/>
                </w:placeholder>
              </w:sdtPr>
              <w:sdtEndPr/>
              <w:sdtContent>
                <w:customXmlDelRangeEnd w:id="281"/>
                <w:del w:id="282" w:author="Goott, David" w:date="2026-09-25T20:00:00Z" w16du:dateUtc="2026-09-26T00:00:00Z">
                  <w:r w:rsidR="00D40B64">
                    <w:rPr>
                      <w:rFonts w:asciiTheme="majorHAnsi" w:hAnsiTheme="majorHAnsi"/>
                      <w:sz w:val="20"/>
                      <w:szCs w:val="20"/>
                    </w:rPr>
                    <w:delText>Len Frey</w:delText>
                  </w:r>
                </w:del>
                <w:customXmlDelRangeStart w:id="283" w:author="Goott, David" w:date="2026-09-25T20:00:00Z"/>
              </w:sdtContent>
            </w:sdt>
            <w:customXmlDelRangeEnd w:id="283"/>
            <w:del w:id="284" w:author="Goott, David" w:date="2026-09-25T20:00:00Z" w16du:dateUtc="2026-09-26T00:00:00Z">
              <w:r w:rsidR="00D40B64">
                <w:rPr>
                  <w:rFonts w:ascii="Cambria" w:eastAsia="Cambria" w:hAnsi="Cambria" w:cs="Cambria"/>
                  <w:color w:val="808080"/>
                  <w:sz w:val="52"/>
                  <w:szCs w:val="52"/>
                  <w:shd w:val="clear" w:color="auto" w:fill="D9D9D9"/>
                </w:rPr>
                <w:delText xml:space="preserve"> </w:delText>
              </w:r>
              <w:r>
                <w:rPr>
                  <w:rFonts w:ascii="Cambria" w:eastAsia="Cambria" w:hAnsi="Cambria" w:cs="Cambria"/>
                  <w:color w:val="808080"/>
                  <w:sz w:val="52"/>
                  <w:szCs w:val="52"/>
                  <w:shd w:val="clear" w:color="auto" w:fill="D9D9D9"/>
                </w:rPr>
                <w:delText>____________</w:delText>
              </w:r>
              <w:r>
                <w:rPr>
                  <w:rFonts w:ascii="Cambria" w:eastAsia="Cambria" w:hAnsi="Cambria" w:cs="Cambria"/>
                  <w:sz w:val="20"/>
                  <w:szCs w:val="20"/>
                </w:rPr>
                <w:delText xml:space="preserve">  </w:delText>
              </w:r>
              <w:r w:rsidR="00D40B64">
                <w:rPr>
                  <w:rFonts w:ascii="Cambria" w:eastAsia="Cambria" w:hAnsi="Cambria" w:cs="Cambria"/>
                  <w:smallCaps/>
                  <w:color w:val="808080"/>
                  <w:sz w:val="20"/>
                  <w:szCs w:val="20"/>
                  <w:shd w:val="clear" w:color="auto" w:fill="D9D9D9"/>
                </w:rPr>
                <w:delText>4/20/23</w:delText>
              </w:r>
            </w:del>
          </w:p>
          <w:p w14:paraId="635EF220" w14:textId="77777777" w:rsidR="00074BCD" w:rsidRDefault="00E71FEA">
            <w:pPr>
              <w:rPr>
                <w:del w:id="285" w:author="Goott, David" w:date="2026-09-25T20:00:00Z" w16du:dateUtc="2026-09-26T00:00:00Z"/>
                <w:rFonts w:ascii="Cambria" w:eastAsia="Cambria" w:hAnsi="Cambria" w:cs="Cambria"/>
                <w:sz w:val="20"/>
                <w:szCs w:val="20"/>
              </w:rPr>
            </w:pPr>
            <w:del w:id="286" w:author="Goott, David" w:date="2026-09-25T20:00:00Z" w16du:dateUtc="2026-09-26T00:00:00Z">
              <w:r>
                <w:rPr>
                  <w:rFonts w:ascii="Cambria" w:eastAsia="Cambria" w:hAnsi="Cambria" w:cs="Cambria"/>
                  <w:b/>
                  <w:sz w:val="20"/>
                  <w:szCs w:val="20"/>
                </w:rPr>
                <w:delText>Vice Chancellor for Academic Affairs</w:delText>
              </w:r>
            </w:del>
          </w:p>
        </w:tc>
      </w:tr>
      <w:tr w:rsidR="00074BCD" w14:paraId="1942D7B0" w14:textId="77777777">
        <w:trPr>
          <w:trHeight w:val="1089"/>
          <w:del w:id="287" w:author="Goott, David" w:date="2026-09-25T20:00:00Z" w16du:dateUtc="2026-09-26T00:00:00Z"/>
        </w:trPr>
        <w:tc>
          <w:tcPr>
            <w:tcW w:w="5451" w:type="dxa"/>
            <w:vAlign w:val="center"/>
          </w:tcPr>
          <w:p w14:paraId="4037E07B" w14:textId="77777777" w:rsidR="00074BCD" w:rsidRDefault="00E71FEA">
            <w:pPr>
              <w:ind w:left="-540"/>
              <w:jc w:val="center"/>
              <w:rPr>
                <w:del w:id="288" w:author="Goott, David" w:date="2026-09-25T20:00:00Z" w16du:dateUtc="2026-09-26T00:00:00Z"/>
                <w:rFonts w:ascii="Cambria" w:eastAsia="Cambria" w:hAnsi="Cambria" w:cs="Cambria"/>
                <w:b/>
                <w:sz w:val="20"/>
                <w:szCs w:val="20"/>
              </w:rPr>
            </w:pPr>
            <w:del w:id="289" w:author="Goott, David" w:date="2026-09-25T20:00:00Z" w16du:dateUtc="2026-09-26T00:00:00Z">
              <w:r>
                <w:rPr>
                  <w:rFonts w:ascii="Cambria" w:eastAsia="Cambria" w:hAnsi="Cambria" w:cs="Cambria"/>
                  <w:color w:val="808080"/>
                  <w:sz w:val="52"/>
                  <w:szCs w:val="52"/>
                  <w:shd w:val="clear" w:color="auto" w:fill="D9D9D9"/>
                </w:rPr>
                <w:delText>___________________</w:delText>
              </w:r>
              <w:r>
                <w:rPr>
                  <w:rFonts w:ascii="Cambria" w:eastAsia="Cambria" w:hAnsi="Cambria" w:cs="Cambria"/>
                  <w:sz w:val="20"/>
                  <w:szCs w:val="20"/>
                </w:rPr>
                <w:delText xml:space="preserve"> </w:delText>
              </w:r>
              <w:r>
                <w:rPr>
                  <w:rFonts w:ascii="Cambria" w:eastAsia="Cambria" w:hAnsi="Cambria" w:cs="Cambria"/>
                  <w:smallCaps/>
                  <w:color w:val="808080"/>
                  <w:sz w:val="20"/>
                  <w:szCs w:val="20"/>
                  <w:shd w:val="clear" w:color="auto" w:fill="D9D9D9"/>
                </w:rPr>
                <w:delText>Enter date…</w:delText>
              </w:r>
            </w:del>
          </w:p>
          <w:p w14:paraId="3AABB3C3" w14:textId="77777777" w:rsidR="00074BCD" w:rsidRDefault="00E71FEA">
            <w:pPr>
              <w:ind w:left="-540"/>
              <w:jc w:val="center"/>
              <w:rPr>
                <w:del w:id="290" w:author="Goott, David" w:date="2026-09-25T20:00:00Z" w16du:dateUtc="2026-09-26T00:00:00Z"/>
                <w:rFonts w:ascii="Cambria" w:eastAsia="Cambria" w:hAnsi="Cambria" w:cs="Cambria"/>
                <w:sz w:val="20"/>
                <w:szCs w:val="20"/>
              </w:rPr>
            </w:pPr>
            <w:del w:id="291" w:author="Goott, David" w:date="2026-09-25T20:00:00Z" w16du:dateUtc="2026-09-26T00:00:00Z">
              <w:r>
                <w:rPr>
                  <w:rFonts w:ascii="Cambria" w:eastAsia="Cambria" w:hAnsi="Cambria" w:cs="Cambria"/>
                  <w:b/>
                  <w:sz w:val="20"/>
                  <w:szCs w:val="20"/>
                </w:rPr>
                <w:delText xml:space="preserve">General Education Committee Chair (if applicable) </w:delText>
              </w:r>
              <w:r>
                <w:rPr>
                  <w:rFonts w:ascii="Cambria" w:eastAsia="Cambria" w:hAnsi="Cambria" w:cs="Cambria"/>
                  <w:sz w:val="20"/>
                  <w:szCs w:val="20"/>
                </w:rPr>
                <w:delText xml:space="preserve">                        </w:delText>
              </w:r>
            </w:del>
          </w:p>
        </w:tc>
        <w:tc>
          <w:tcPr>
            <w:tcW w:w="5451" w:type="dxa"/>
            <w:vAlign w:val="center"/>
          </w:tcPr>
          <w:p w14:paraId="681C1AF3" w14:textId="77777777" w:rsidR="00074BCD" w:rsidRDefault="00074BCD">
            <w:pPr>
              <w:rPr>
                <w:del w:id="292" w:author="Goott, David" w:date="2026-09-25T20:00:00Z" w16du:dateUtc="2026-09-26T00:00:00Z"/>
                <w:rFonts w:ascii="Cambria" w:eastAsia="Cambria" w:hAnsi="Cambria" w:cs="Cambria"/>
                <w:sz w:val="20"/>
                <w:szCs w:val="20"/>
              </w:rPr>
            </w:pPr>
          </w:p>
        </w:tc>
      </w:tr>
    </w:tbl>
    <w:p w14:paraId="345934A2" w14:textId="77777777" w:rsidR="00074BCD" w:rsidRDefault="00074BCD">
      <w:pPr>
        <w:pBdr>
          <w:bottom w:val="single" w:sz="12" w:space="1" w:color="000000"/>
        </w:pBdr>
        <w:rPr>
          <w:del w:id="293" w:author="Goott, David" w:date="2026-09-25T20:00:00Z" w16du:dateUtc="2026-09-26T00:00:00Z"/>
          <w:rFonts w:ascii="Cambria" w:eastAsia="Cambria" w:hAnsi="Cambria" w:cs="Cambria"/>
          <w:sz w:val="20"/>
          <w:szCs w:val="20"/>
        </w:rPr>
      </w:pPr>
    </w:p>
    <w:p w14:paraId="5D44FF72" w14:textId="77777777" w:rsidR="00074BCD" w:rsidRDefault="00074BCD">
      <w:pPr>
        <w:tabs>
          <w:tab w:val="left" w:pos="360"/>
          <w:tab w:val="left" w:pos="720"/>
        </w:tabs>
        <w:spacing w:after="0" w:line="240" w:lineRule="auto"/>
        <w:rPr>
          <w:del w:id="294" w:author="Goott, David" w:date="2026-09-25T20:00:00Z" w16du:dateUtc="2026-09-26T00:00:00Z"/>
          <w:rFonts w:ascii="Cambria" w:eastAsia="Cambria" w:hAnsi="Cambria" w:cs="Cambria"/>
          <w:sz w:val="20"/>
          <w:szCs w:val="20"/>
        </w:rPr>
      </w:pPr>
    </w:p>
    <w:p w14:paraId="3B089507"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295" w:author="Goott, David" w:date="2026-09-25T20:00:00Z" w16du:dateUtc="2026-09-26T00:00:00Z"/>
          <w:rFonts w:ascii="Cambria" w:eastAsia="Cambria" w:hAnsi="Cambria" w:cs="Cambria"/>
          <w:b/>
          <w:color w:val="000000"/>
          <w:sz w:val="20"/>
          <w:szCs w:val="20"/>
        </w:rPr>
      </w:pPr>
      <w:del w:id="296" w:author="Goott, David" w:date="2026-09-25T20:00:00Z" w16du:dateUtc="2026-09-26T00:00:00Z">
        <w:r>
          <w:rPr>
            <w:rFonts w:ascii="Cambria" w:eastAsia="Cambria" w:hAnsi="Cambria" w:cs="Cambria"/>
            <w:b/>
            <w:color w:val="000000"/>
            <w:sz w:val="20"/>
            <w:szCs w:val="20"/>
          </w:rPr>
          <w:delText>Contact Person (Name, Email Address, Phone Number)</w:delText>
        </w:r>
      </w:del>
    </w:p>
    <w:p w14:paraId="5349F480" w14:textId="77777777" w:rsidR="00074BCD" w:rsidRDefault="00E71FEA">
      <w:pPr>
        <w:tabs>
          <w:tab w:val="left" w:pos="360"/>
          <w:tab w:val="left" w:pos="720"/>
        </w:tabs>
        <w:spacing w:after="0" w:line="240" w:lineRule="auto"/>
        <w:rPr>
          <w:del w:id="297" w:author="Goott, David" w:date="2026-09-25T20:00:00Z" w16du:dateUtc="2026-09-26T00:00:00Z"/>
          <w:color w:val="808080"/>
          <w:shd w:val="clear" w:color="auto" w:fill="D9D9D9"/>
        </w:rPr>
      </w:pPr>
      <w:del w:id="298" w:author="Goott, David" w:date="2026-09-25T20:00:00Z" w16du:dateUtc="2026-09-26T00:00:00Z">
        <w:r>
          <w:rPr>
            <w:color w:val="808080"/>
            <w:shd w:val="clear" w:color="auto" w:fill="D9D9D9"/>
          </w:rPr>
          <w:delText>Addie Fleming, MNSc, RN, CCRN, CNE</w:delText>
        </w:r>
      </w:del>
    </w:p>
    <w:p w14:paraId="5735ACDD" w14:textId="77777777" w:rsidR="00074BCD" w:rsidRDefault="00E71FEA">
      <w:pPr>
        <w:tabs>
          <w:tab w:val="left" w:pos="360"/>
          <w:tab w:val="left" w:pos="720"/>
        </w:tabs>
        <w:spacing w:after="0" w:line="240" w:lineRule="auto"/>
        <w:rPr>
          <w:del w:id="299" w:author="Goott, David" w:date="2026-09-25T20:00:00Z" w16du:dateUtc="2026-09-26T00:00:00Z"/>
          <w:color w:val="808080"/>
          <w:shd w:val="clear" w:color="auto" w:fill="D9D9D9"/>
        </w:rPr>
      </w:pPr>
      <w:del w:id="300" w:author="Goott, David" w:date="2026-09-25T20:00:00Z" w16du:dateUtc="2026-09-26T00:00:00Z">
        <w:r>
          <w:fldChar w:fldCharType="begin"/>
        </w:r>
        <w:r>
          <w:delInstrText>HYPERLINK "mailto:afleming@astate.edu" \h</w:delInstrText>
        </w:r>
        <w:r>
          <w:fldChar w:fldCharType="separate"/>
        </w:r>
        <w:r>
          <w:rPr>
            <w:color w:val="1155CC"/>
            <w:u w:val="single"/>
            <w:shd w:val="clear" w:color="auto" w:fill="D9D9D9"/>
          </w:rPr>
          <w:delText>afleming@astate.edu</w:delText>
        </w:r>
        <w:r>
          <w:fldChar w:fldCharType="end"/>
        </w:r>
      </w:del>
    </w:p>
    <w:p w14:paraId="4135765F" w14:textId="77777777" w:rsidR="00074BCD" w:rsidRDefault="00E71FEA">
      <w:pPr>
        <w:tabs>
          <w:tab w:val="left" w:pos="360"/>
          <w:tab w:val="left" w:pos="720"/>
        </w:tabs>
        <w:spacing w:after="0" w:line="240" w:lineRule="auto"/>
        <w:rPr>
          <w:del w:id="301" w:author="Goott, David" w:date="2026-09-25T20:00:00Z" w16du:dateUtc="2026-09-26T00:00:00Z"/>
          <w:rFonts w:ascii="Cambria" w:eastAsia="Cambria" w:hAnsi="Cambria" w:cs="Cambria"/>
          <w:sz w:val="20"/>
          <w:szCs w:val="20"/>
        </w:rPr>
      </w:pPr>
      <w:del w:id="302" w:author="Goott, David" w:date="2026-09-25T20:00:00Z" w16du:dateUtc="2026-09-26T00:00:00Z">
        <w:r>
          <w:rPr>
            <w:color w:val="808080"/>
            <w:shd w:val="clear" w:color="auto" w:fill="D9D9D9"/>
          </w:rPr>
          <w:delText>870-972-2973</w:delText>
        </w:r>
      </w:del>
    </w:p>
    <w:p w14:paraId="3B0AFD6B" w14:textId="77777777" w:rsidR="00074BCD" w:rsidRDefault="00074BCD">
      <w:pPr>
        <w:tabs>
          <w:tab w:val="left" w:pos="360"/>
          <w:tab w:val="left" w:pos="720"/>
        </w:tabs>
        <w:spacing w:after="0" w:line="240" w:lineRule="auto"/>
        <w:rPr>
          <w:del w:id="303" w:author="Goott, David" w:date="2026-09-25T20:00:00Z" w16du:dateUtc="2026-09-26T00:00:00Z"/>
          <w:rFonts w:ascii="Cambria" w:eastAsia="Cambria" w:hAnsi="Cambria" w:cs="Cambria"/>
          <w:sz w:val="20"/>
          <w:szCs w:val="20"/>
        </w:rPr>
      </w:pPr>
    </w:p>
    <w:p w14:paraId="2FA8C2B8" w14:textId="77777777" w:rsidR="00074BCD" w:rsidRDefault="00074BCD">
      <w:pPr>
        <w:tabs>
          <w:tab w:val="left" w:pos="360"/>
          <w:tab w:val="left" w:pos="720"/>
        </w:tabs>
        <w:spacing w:after="0" w:line="240" w:lineRule="auto"/>
        <w:rPr>
          <w:del w:id="304" w:author="Goott, David" w:date="2026-09-25T20:00:00Z" w16du:dateUtc="2026-09-26T00:00:00Z"/>
          <w:rFonts w:ascii="Cambria" w:eastAsia="Cambria" w:hAnsi="Cambria" w:cs="Cambria"/>
          <w:sz w:val="20"/>
          <w:szCs w:val="20"/>
        </w:rPr>
      </w:pPr>
    </w:p>
    <w:p w14:paraId="7842E64E" w14:textId="77777777" w:rsidR="00074BCD" w:rsidRDefault="00074BCD">
      <w:pPr>
        <w:tabs>
          <w:tab w:val="left" w:pos="360"/>
          <w:tab w:val="left" w:pos="720"/>
        </w:tabs>
        <w:spacing w:after="0" w:line="240" w:lineRule="auto"/>
        <w:rPr>
          <w:del w:id="305" w:author="Goott, David" w:date="2026-09-25T20:00:00Z" w16du:dateUtc="2026-09-26T00:00:00Z"/>
          <w:rFonts w:ascii="Cambria" w:eastAsia="Cambria" w:hAnsi="Cambria" w:cs="Cambria"/>
          <w:sz w:val="20"/>
          <w:szCs w:val="20"/>
        </w:rPr>
      </w:pPr>
    </w:p>
    <w:p w14:paraId="398A39E5"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306" w:author="Goott, David" w:date="2026-09-25T20:00:00Z" w16du:dateUtc="2026-09-26T00:00:00Z"/>
          <w:rFonts w:ascii="Cambria" w:eastAsia="Cambria" w:hAnsi="Cambria" w:cs="Cambria"/>
          <w:color w:val="000000"/>
          <w:sz w:val="20"/>
          <w:szCs w:val="20"/>
        </w:rPr>
      </w:pPr>
      <w:del w:id="307" w:author="Goott, David" w:date="2026-09-25T20:00:00Z" w16du:dateUtc="2026-09-26T00:00:00Z">
        <w:r>
          <w:rPr>
            <w:rFonts w:ascii="Cambria" w:eastAsia="Cambria" w:hAnsi="Cambria" w:cs="Cambria"/>
            <w:b/>
            <w:color w:val="000000"/>
            <w:sz w:val="20"/>
            <w:szCs w:val="20"/>
          </w:rPr>
          <w:delText>Proposed starting term and Bulletin year for new course or modification to take effect</w:delText>
        </w:r>
      </w:del>
    </w:p>
    <w:p w14:paraId="06DBCDE7" w14:textId="77777777" w:rsidR="00074BCD" w:rsidRDefault="00E71FEA">
      <w:pPr>
        <w:tabs>
          <w:tab w:val="left" w:pos="360"/>
          <w:tab w:val="left" w:pos="720"/>
        </w:tabs>
        <w:spacing w:after="0" w:line="240" w:lineRule="auto"/>
        <w:rPr>
          <w:del w:id="308" w:author="Goott, David" w:date="2026-09-25T20:00:00Z" w16du:dateUtc="2026-09-26T00:00:00Z"/>
          <w:color w:val="808080"/>
          <w:shd w:val="clear" w:color="auto" w:fill="D9D9D9"/>
        </w:rPr>
      </w:pPr>
      <w:del w:id="309" w:author="Goott, David" w:date="2026-09-25T20:00:00Z" w16du:dateUtc="2026-09-26T00:00:00Z">
        <w:r>
          <w:rPr>
            <w:color w:val="808080"/>
            <w:shd w:val="clear" w:color="auto" w:fill="D9D9D9"/>
          </w:rPr>
          <w:delText>Fall 2023</w:delText>
        </w:r>
      </w:del>
    </w:p>
    <w:p w14:paraId="3976C3E0" w14:textId="77777777" w:rsidR="00074BCD" w:rsidRDefault="00074BCD" w:rsidP="009A03AE">
      <w:pPr>
        <w:pStyle w:val="Heading1"/>
        <w:rPr>
          <w:moveFrom w:id="310" w:author="Goott, David" w:date="2026-09-25T20:00:00Z" w16du:dateUtc="2026-09-26T00:00:00Z"/>
          <w:rPrChange w:id="311" w:author="Goott, David" w:date="2026-09-25T20:00:00Z" w16du:dateUtc="2026-09-26T00:00:00Z">
            <w:rPr>
              <w:moveFrom w:id="312" w:author="Goott, David" w:date="2026-09-25T20:00:00Z" w16du:dateUtc="2026-09-26T00:00:00Z"/>
              <w:rFonts w:ascii="Cambria" w:eastAsia="Cambria" w:hAnsi="Cambria" w:cs="Cambria"/>
              <w:sz w:val="20"/>
              <w:szCs w:val="20"/>
            </w:rPr>
          </w:rPrChange>
        </w:rPr>
        <w:pPrChange w:id="313" w:author="Goott, David" w:date="2026-09-25T20:00:00Z" w16du:dateUtc="2026-09-26T00:00:00Z">
          <w:pPr>
            <w:tabs>
              <w:tab w:val="left" w:pos="360"/>
              <w:tab w:val="left" w:pos="720"/>
            </w:tabs>
            <w:spacing w:after="0" w:line="240" w:lineRule="auto"/>
          </w:pPr>
        </w:pPrChange>
      </w:pPr>
      <w:moveFromRangeStart w:id="314" w:author="Goott, David" w:date="2026-09-25T20:00:00Z" w:name="move241258841"/>
    </w:p>
    <w:p w14:paraId="17E9FFEE" w14:textId="71EB1BFF" w:rsidR="00BD7C3C" w:rsidRPr="001E79BA" w:rsidRDefault="00E71FEA" w:rsidP="001E79BA">
      <w:pPr>
        <w:tabs>
          <w:tab w:val="left" w:pos="1326"/>
        </w:tabs>
        <w:rPr>
          <w:ins w:id="315" w:author="Goott, David" w:date="2026-09-25T20:00:00Z" w16du:dateUtc="2026-09-26T00:00:00Z"/>
          <w:rFonts w:asciiTheme="majorHAnsi" w:hAnsiTheme="majorHAnsi"/>
        </w:rPr>
      </w:pPr>
      <w:moveFrom w:id="316" w:author="Goott, David" w:date="2026-09-25T20:00:00Z" w16du:dateUtc="2026-09-26T00:00:00Z">
        <w:r w:rsidRPr="00E625FC">
          <w:rPr>
            <w:i/>
            <w:sz w:val="24"/>
            <w:rPrChange w:id="317" w:author="Goott, David" w:date="2026-09-25T20:00:00Z" w16du:dateUtc="2026-09-26T00:00:00Z">
              <w:rPr>
                <w:rFonts w:ascii="Cambria" w:eastAsia="Cambria" w:hAnsi="Cambria" w:cs="Cambria"/>
                <w:b/>
                <w:sz w:val="28"/>
                <w:szCs w:val="28"/>
                <w:u w:val="single"/>
              </w:rPr>
            </w:rPrChange>
          </w:rPr>
          <w:t>Instructions:</w:t>
        </w:r>
      </w:moveFrom>
      <w:moveFromRangeEnd w:id="314"/>
    </w:p>
    <w:p w14:paraId="2253F7F3" w14:textId="77777777" w:rsidR="00FA7838" w:rsidRPr="001E79BA" w:rsidRDefault="00FA7838">
      <w:pPr>
        <w:rPr>
          <w:ins w:id="318" w:author="Goott, David" w:date="2026-09-25T20:00:00Z" w16du:dateUtc="2026-09-26T00:00:00Z"/>
          <w:rFonts w:asciiTheme="majorHAnsi" w:hAnsiTheme="majorHAnsi"/>
        </w:rPr>
      </w:pPr>
    </w:p>
    <w:p w14:paraId="1C45419E" w14:textId="77777777" w:rsidR="00074BCD" w:rsidRDefault="00074BCD">
      <w:pPr>
        <w:tabs>
          <w:tab w:val="left" w:pos="360"/>
          <w:tab w:val="left" w:pos="720"/>
        </w:tabs>
        <w:spacing w:after="0" w:line="240" w:lineRule="auto"/>
        <w:rPr>
          <w:del w:id="319" w:author="Goott, David" w:date="2026-09-25T20:00:00Z" w16du:dateUtc="2026-09-26T00:00:00Z"/>
          <w:rFonts w:ascii="Cambria" w:eastAsia="Cambria" w:hAnsi="Cambria" w:cs="Cambria"/>
          <w:b/>
          <w:sz w:val="28"/>
          <w:szCs w:val="28"/>
          <w:u w:val="single"/>
        </w:rPr>
      </w:pPr>
    </w:p>
    <w:p w14:paraId="27F30AB0" w14:textId="77777777" w:rsidR="00074BCD" w:rsidRDefault="00E71FEA">
      <w:pPr>
        <w:tabs>
          <w:tab w:val="left" w:pos="360"/>
          <w:tab w:val="left" w:pos="720"/>
        </w:tabs>
        <w:spacing w:after="0" w:line="240" w:lineRule="auto"/>
        <w:rPr>
          <w:del w:id="320" w:author="Goott, David" w:date="2026-09-25T20:00:00Z" w16du:dateUtc="2026-09-26T00:00:00Z"/>
          <w:rFonts w:ascii="Cambria" w:eastAsia="Cambria" w:hAnsi="Cambria" w:cs="Cambria"/>
          <w:i/>
          <w:sz w:val="28"/>
          <w:szCs w:val="28"/>
          <w:u w:val="single"/>
        </w:rPr>
      </w:pPr>
      <w:del w:id="321" w:author="Goott, David" w:date="2026-09-25T20:00:00Z" w16du:dateUtc="2026-09-26T00:00:00Z">
        <w:r>
          <w:rPr>
            <w:rFonts w:ascii="Cambria" w:eastAsia="Cambria" w:hAnsi="Cambria" w:cs="Cambria"/>
            <w:i/>
            <w:sz w:val="28"/>
            <w:szCs w:val="28"/>
            <w:u w:val="single"/>
          </w:rPr>
          <w:delText>Please complete all sections unless otherwise noted. For course modifications, sections with a “Modification requested?” prompt need not be completed if the answer is “No.”</w:delText>
        </w:r>
      </w:del>
    </w:p>
    <w:p w14:paraId="31EDD5EF" w14:textId="77777777" w:rsidR="00074BCD" w:rsidRDefault="00074BCD">
      <w:pPr>
        <w:tabs>
          <w:tab w:val="left" w:pos="360"/>
          <w:tab w:val="left" w:pos="720"/>
        </w:tabs>
        <w:spacing w:after="0" w:line="240" w:lineRule="auto"/>
        <w:rPr>
          <w:del w:id="322" w:author="Goott, David" w:date="2026-09-25T20:00:00Z" w16du:dateUtc="2026-09-26T00:00:00Z"/>
          <w:rFonts w:ascii="Cambria" w:eastAsia="Cambria" w:hAnsi="Cambria" w:cs="Cambria"/>
          <w:sz w:val="20"/>
          <w:szCs w:val="20"/>
        </w:rPr>
      </w:pPr>
    </w:p>
    <w:p w14:paraId="0C34FD0E" w14:textId="77777777" w:rsidR="00074BCD" w:rsidRDefault="00074BCD">
      <w:pPr>
        <w:numPr>
          <w:ilvl w:val="0"/>
          <w:numId w:val="4"/>
        </w:numPr>
        <w:pBdr>
          <w:top w:val="nil"/>
          <w:left w:val="nil"/>
          <w:bottom w:val="nil"/>
          <w:right w:val="nil"/>
          <w:between w:val="nil"/>
        </w:pBdr>
        <w:tabs>
          <w:tab w:val="left" w:pos="360"/>
          <w:tab w:val="left" w:pos="720"/>
        </w:tabs>
        <w:spacing w:after="0" w:line="240" w:lineRule="auto"/>
        <w:rPr>
          <w:del w:id="323" w:author="Goott, David" w:date="2026-09-25T20:00:00Z" w16du:dateUtc="2026-09-26T00:00:00Z"/>
          <w:rFonts w:ascii="Cambria" w:eastAsia="Cambria" w:hAnsi="Cambria" w:cs="Cambria"/>
          <w:b/>
          <w:color w:val="000000"/>
          <w:sz w:val="20"/>
          <w:szCs w:val="20"/>
        </w:rPr>
      </w:pPr>
    </w:p>
    <w:tbl>
      <w:tblPr>
        <w:tblStyle w:val="af7"/>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4016"/>
        <w:gridCol w:w="4428"/>
      </w:tblGrid>
      <w:tr w:rsidR="00074BCD" w14:paraId="10AFA2A2" w14:textId="77777777">
        <w:trPr>
          <w:del w:id="324" w:author="Goott, David" w:date="2026-09-25T20:00:00Z" w16du:dateUtc="2026-09-26T00:00:00Z"/>
        </w:trPr>
        <w:tc>
          <w:tcPr>
            <w:tcW w:w="2351" w:type="dxa"/>
            <w:tcBorders>
              <w:top w:val="nil"/>
              <w:left w:val="nil"/>
              <w:bottom w:val="single" w:sz="4" w:space="0" w:color="000000"/>
            </w:tcBorders>
          </w:tcPr>
          <w:p w14:paraId="67DCC3A5" w14:textId="77777777" w:rsidR="00074BCD" w:rsidRDefault="00074BCD">
            <w:pPr>
              <w:tabs>
                <w:tab w:val="left" w:pos="360"/>
                <w:tab w:val="left" w:pos="720"/>
              </w:tabs>
              <w:rPr>
                <w:del w:id="325" w:author="Goott, David" w:date="2026-09-25T20:00:00Z" w16du:dateUtc="2026-09-26T00:00:00Z"/>
                <w:rFonts w:ascii="Cambria" w:eastAsia="Cambria" w:hAnsi="Cambria" w:cs="Cambria"/>
                <w:b/>
                <w:sz w:val="20"/>
                <w:szCs w:val="20"/>
              </w:rPr>
            </w:pPr>
          </w:p>
        </w:tc>
        <w:tc>
          <w:tcPr>
            <w:tcW w:w="4016" w:type="dxa"/>
            <w:shd w:val="clear" w:color="auto" w:fill="D9D9D9"/>
          </w:tcPr>
          <w:p w14:paraId="1B4A8EAC" w14:textId="77777777" w:rsidR="00074BCD" w:rsidRDefault="00E71FEA">
            <w:pPr>
              <w:tabs>
                <w:tab w:val="left" w:pos="360"/>
                <w:tab w:val="left" w:pos="720"/>
              </w:tabs>
              <w:rPr>
                <w:del w:id="326" w:author="Goott, David" w:date="2026-09-25T20:00:00Z" w16du:dateUtc="2026-09-26T00:00:00Z"/>
                <w:rFonts w:ascii="Cambria" w:eastAsia="Cambria" w:hAnsi="Cambria" w:cs="Cambria"/>
                <w:b/>
                <w:sz w:val="20"/>
                <w:szCs w:val="20"/>
              </w:rPr>
            </w:pPr>
            <w:del w:id="327" w:author="Goott, David" w:date="2026-09-25T20:00:00Z" w16du:dateUtc="2026-09-26T00:00:00Z">
              <w:r>
                <w:rPr>
                  <w:rFonts w:ascii="Cambria" w:eastAsia="Cambria" w:hAnsi="Cambria" w:cs="Cambria"/>
                  <w:b/>
                  <w:sz w:val="20"/>
                  <w:szCs w:val="20"/>
                </w:rPr>
                <w:delText>Current (</w:delText>
              </w:r>
              <w:r>
                <w:rPr>
                  <w:rFonts w:ascii="Cambria" w:eastAsia="Cambria" w:hAnsi="Cambria" w:cs="Cambria"/>
                  <w:b/>
                  <w:sz w:val="20"/>
                  <w:szCs w:val="20"/>
                  <w:highlight w:val="yellow"/>
                </w:rPr>
                <w:delText>Course Modifications Only</w:delText>
              </w:r>
              <w:r>
                <w:rPr>
                  <w:rFonts w:ascii="Cambria" w:eastAsia="Cambria" w:hAnsi="Cambria" w:cs="Cambria"/>
                  <w:b/>
                  <w:sz w:val="20"/>
                  <w:szCs w:val="20"/>
                </w:rPr>
                <w:delText>)</w:delText>
              </w:r>
            </w:del>
          </w:p>
        </w:tc>
        <w:tc>
          <w:tcPr>
            <w:tcW w:w="4428" w:type="dxa"/>
            <w:shd w:val="clear" w:color="auto" w:fill="BFBFBF"/>
          </w:tcPr>
          <w:p w14:paraId="16502E62" w14:textId="77777777" w:rsidR="00074BCD" w:rsidRDefault="00E71FEA">
            <w:pPr>
              <w:tabs>
                <w:tab w:val="left" w:pos="360"/>
                <w:tab w:val="left" w:pos="720"/>
              </w:tabs>
              <w:rPr>
                <w:del w:id="328" w:author="Goott, David" w:date="2026-09-25T20:00:00Z" w16du:dateUtc="2026-09-26T00:00:00Z"/>
                <w:rFonts w:ascii="Cambria" w:eastAsia="Cambria" w:hAnsi="Cambria" w:cs="Cambria"/>
                <w:b/>
                <w:sz w:val="20"/>
                <w:szCs w:val="20"/>
              </w:rPr>
            </w:pPr>
            <w:del w:id="329" w:author="Goott, David" w:date="2026-09-25T20:00:00Z" w16du:dateUtc="2026-09-26T00:00:00Z">
              <w:r>
                <w:rPr>
                  <w:rFonts w:ascii="Cambria" w:eastAsia="Cambria" w:hAnsi="Cambria" w:cs="Cambria"/>
                  <w:b/>
                  <w:sz w:val="20"/>
                  <w:szCs w:val="20"/>
                </w:rPr>
                <w:delText>Proposed (</w:delText>
              </w:r>
              <w:r>
                <w:rPr>
                  <w:rFonts w:ascii="Cambria" w:eastAsia="Cambria" w:hAnsi="Cambria" w:cs="Cambria"/>
                  <w:b/>
                  <w:sz w:val="20"/>
                  <w:szCs w:val="20"/>
                  <w:highlight w:val="cyan"/>
                </w:rPr>
                <w:delText>New</w:delText>
              </w:r>
              <w:r>
                <w:rPr>
                  <w:rFonts w:ascii="Cambria" w:eastAsia="Cambria" w:hAnsi="Cambria" w:cs="Cambria"/>
                  <w:b/>
                  <w:sz w:val="20"/>
                  <w:szCs w:val="20"/>
                </w:rPr>
                <w:delText xml:space="preserve"> or </w:delText>
              </w:r>
              <w:r>
                <w:rPr>
                  <w:rFonts w:ascii="Cambria" w:eastAsia="Cambria" w:hAnsi="Cambria" w:cs="Cambria"/>
                  <w:b/>
                  <w:sz w:val="20"/>
                  <w:szCs w:val="20"/>
                  <w:highlight w:val="yellow"/>
                </w:rPr>
                <w:delText>Modified</w:delText>
              </w:r>
              <w:r>
                <w:rPr>
                  <w:rFonts w:ascii="Cambria" w:eastAsia="Cambria" w:hAnsi="Cambria" w:cs="Cambria"/>
                  <w:b/>
                  <w:sz w:val="20"/>
                  <w:szCs w:val="20"/>
                </w:rPr>
                <w:delText xml:space="preserve">) </w:delText>
              </w:r>
            </w:del>
          </w:p>
          <w:p w14:paraId="1D102D89" w14:textId="77777777" w:rsidR="00074BCD" w:rsidRDefault="00E71FEA">
            <w:pPr>
              <w:tabs>
                <w:tab w:val="left" w:pos="360"/>
                <w:tab w:val="left" w:pos="720"/>
              </w:tabs>
              <w:rPr>
                <w:del w:id="330" w:author="Goott, David" w:date="2026-09-25T20:00:00Z" w16du:dateUtc="2026-09-26T00:00:00Z"/>
                <w:rFonts w:ascii="Cambria" w:eastAsia="Cambria" w:hAnsi="Cambria" w:cs="Cambria"/>
                <w:i/>
                <w:sz w:val="20"/>
                <w:szCs w:val="20"/>
              </w:rPr>
            </w:pPr>
            <w:del w:id="331" w:author="Goott, David" w:date="2026-09-25T20:00:00Z" w16du:dateUtc="2026-09-26T00:00:00Z">
              <w:r>
                <w:rPr>
                  <w:rFonts w:ascii="Cambria" w:eastAsia="Cambria" w:hAnsi="Cambria" w:cs="Cambria"/>
                  <w:i/>
                  <w:sz w:val="20"/>
                  <w:szCs w:val="20"/>
                </w:rPr>
                <w:delText>(Indicate “N/A” if no modification)</w:delText>
              </w:r>
            </w:del>
          </w:p>
        </w:tc>
      </w:tr>
      <w:tr w:rsidR="00074BCD" w14:paraId="7DB9AFFF" w14:textId="77777777">
        <w:trPr>
          <w:trHeight w:val="703"/>
          <w:del w:id="332" w:author="Goott, David" w:date="2026-09-25T20:00:00Z" w16du:dateUtc="2026-09-26T00:00:00Z"/>
        </w:trPr>
        <w:tc>
          <w:tcPr>
            <w:tcW w:w="2351" w:type="dxa"/>
            <w:tcBorders>
              <w:top w:val="single" w:sz="4" w:space="0" w:color="000000"/>
            </w:tcBorders>
            <w:shd w:val="clear" w:color="auto" w:fill="F2F2F2"/>
          </w:tcPr>
          <w:p w14:paraId="3CFEEDBA" w14:textId="77777777" w:rsidR="00074BCD" w:rsidRDefault="00E71FEA">
            <w:pPr>
              <w:tabs>
                <w:tab w:val="left" w:pos="360"/>
                <w:tab w:val="left" w:pos="720"/>
              </w:tabs>
              <w:rPr>
                <w:del w:id="333" w:author="Goott, David" w:date="2026-09-25T20:00:00Z" w16du:dateUtc="2026-09-26T00:00:00Z"/>
                <w:rFonts w:ascii="Cambria" w:eastAsia="Cambria" w:hAnsi="Cambria" w:cs="Cambria"/>
                <w:b/>
                <w:sz w:val="20"/>
                <w:szCs w:val="20"/>
              </w:rPr>
            </w:pPr>
            <w:del w:id="334" w:author="Goott, David" w:date="2026-09-25T20:00:00Z" w16du:dateUtc="2026-09-26T00:00:00Z">
              <w:r>
                <w:rPr>
                  <w:rFonts w:ascii="Cambria" w:eastAsia="Cambria" w:hAnsi="Cambria" w:cs="Cambria"/>
                  <w:b/>
                  <w:sz w:val="20"/>
                  <w:szCs w:val="20"/>
                </w:rPr>
                <w:delText>Prefix</w:delText>
              </w:r>
            </w:del>
          </w:p>
        </w:tc>
        <w:tc>
          <w:tcPr>
            <w:tcW w:w="4016" w:type="dxa"/>
          </w:tcPr>
          <w:p w14:paraId="1AF2E059" w14:textId="77777777" w:rsidR="00074BCD" w:rsidRDefault="00E71FEA">
            <w:pPr>
              <w:tabs>
                <w:tab w:val="left" w:pos="360"/>
                <w:tab w:val="left" w:pos="720"/>
              </w:tabs>
              <w:rPr>
                <w:del w:id="335" w:author="Goott, David" w:date="2026-09-25T20:00:00Z" w16du:dateUtc="2026-09-26T00:00:00Z"/>
                <w:rFonts w:ascii="Cambria" w:eastAsia="Cambria" w:hAnsi="Cambria" w:cs="Cambria"/>
                <w:b/>
                <w:sz w:val="20"/>
                <w:szCs w:val="20"/>
              </w:rPr>
            </w:pPr>
            <w:del w:id="336" w:author="Goott, David" w:date="2026-09-25T20:00:00Z" w16du:dateUtc="2026-09-26T00:00:00Z">
              <w:r>
                <w:rPr>
                  <w:rFonts w:ascii="Cambria" w:eastAsia="Cambria" w:hAnsi="Cambria" w:cs="Cambria"/>
                  <w:b/>
                  <w:sz w:val="20"/>
                  <w:szCs w:val="20"/>
                </w:rPr>
                <w:delText>NRSP</w:delText>
              </w:r>
            </w:del>
          </w:p>
        </w:tc>
        <w:tc>
          <w:tcPr>
            <w:tcW w:w="4428" w:type="dxa"/>
          </w:tcPr>
          <w:p w14:paraId="72957FC2" w14:textId="77777777" w:rsidR="00074BCD" w:rsidRDefault="00074BCD">
            <w:pPr>
              <w:tabs>
                <w:tab w:val="left" w:pos="360"/>
                <w:tab w:val="left" w:pos="720"/>
              </w:tabs>
              <w:rPr>
                <w:del w:id="337" w:author="Goott, David" w:date="2026-09-25T20:00:00Z" w16du:dateUtc="2026-09-26T00:00:00Z"/>
                <w:rFonts w:ascii="Cambria" w:eastAsia="Cambria" w:hAnsi="Cambria" w:cs="Cambria"/>
                <w:b/>
                <w:sz w:val="20"/>
                <w:szCs w:val="20"/>
              </w:rPr>
            </w:pPr>
          </w:p>
          <w:p w14:paraId="6C5335FA" w14:textId="77777777" w:rsidR="00074BCD" w:rsidRDefault="00E71FEA">
            <w:pPr>
              <w:tabs>
                <w:tab w:val="left" w:pos="360"/>
                <w:tab w:val="left" w:pos="720"/>
              </w:tabs>
              <w:rPr>
                <w:del w:id="338" w:author="Goott, David" w:date="2026-09-25T20:00:00Z" w16du:dateUtc="2026-09-26T00:00:00Z"/>
                <w:rFonts w:ascii="Cambria" w:eastAsia="Cambria" w:hAnsi="Cambria" w:cs="Cambria"/>
                <w:b/>
                <w:sz w:val="20"/>
                <w:szCs w:val="20"/>
              </w:rPr>
            </w:pPr>
            <w:del w:id="339" w:author="Goott, David" w:date="2026-09-25T20:00:00Z" w16du:dateUtc="2026-09-26T00:00:00Z">
              <w:r>
                <w:rPr>
                  <w:rFonts w:ascii="Cambria" w:eastAsia="Cambria" w:hAnsi="Cambria" w:cs="Cambria"/>
                  <w:b/>
                  <w:sz w:val="20"/>
                  <w:szCs w:val="20"/>
                </w:rPr>
                <w:delText>N/A</w:delText>
              </w:r>
            </w:del>
          </w:p>
          <w:p w14:paraId="4F4AA571" w14:textId="77777777" w:rsidR="00074BCD" w:rsidRDefault="00074BCD">
            <w:pPr>
              <w:tabs>
                <w:tab w:val="left" w:pos="360"/>
                <w:tab w:val="left" w:pos="720"/>
              </w:tabs>
              <w:rPr>
                <w:del w:id="340" w:author="Goott, David" w:date="2026-09-25T20:00:00Z" w16du:dateUtc="2026-09-26T00:00:00Z"/>
                <w:rFonts w:ascii="Cambria" w:eastAsia="Cambria" w:hAnsi="Cambria" w:cs="Cambria"/>
                <w:b/>
                <w:sz w:val="20"/>
                <w:szCs w:val="20"/>
              </w:rPr>
            </w:pPr>
          </w:p>
        </w:tc>
      </w:tr>
      <w:tr w:rsidR="00074BCD" w14:paraId="7EDD950F" w14:textId="77777777">
        <w:trPr>
          <w:trHeight w:val="703"/>
          <w:del w:id="341" w:author="Goott, David" w:date="2026-09-25T20:00:00Z" w16du:dateUtc="2026-09-26T00:00:00Z"/>
        </w:trPr>
        <w:tc>
          <w:tcPr>
            <w:tcW w:w="2351" w:type="dxa"/>
            <w:shd w:val="clear" w:color="auto" w:fill="F2F2F2"/>
          </w:tcPr>
          <w:p w14:paraId="57A1C292" w14:textId="77777777" w:rsidR="00074BCD" w:rsidRDefault="00E71FEA">
            <w:pPr>
              <w:tabs>
                <w:tab w:val="left" w:pos="360"/>
                <w:tab w:val="left" w:pos="720"/>
              </w:tabs>
              <w:rPr>
                <w:del w:id="342" w:author="Goott, David" w:date="2026-09-25T20:00:00Z" w16du:dateUtc="2026-09-26T00:00:00Z"/>
                <w:rFonts w:ascii="Cambria" w:eastAsia="Cambria" w:hAnsi="Cambria" w:cs="Cambria"/>
                <w:b/>
                <w:sz w:val="20"/>
                <w:szCs w:val="20"/>
              </w:rPr>
            </w:pPr>
            <w:del w:id="343" w:author="Goott, David" w:date="2026-09-25T20:00:00Z" w16du:dateUtc="2026-09-26T00:00:00Z">
              <w:r>
                <w:rPr>
                  <w:rFonts w:ascii="Cambria" w:eastAsia="Cambria" w:hAnsi="Cambria" w:cs="Cambria"/>
                  <w:b/>
                  <w:sz w:val="20"/>
                  <w:szCs w:val="20"/>
                </w:rPr>
                <w:delText>Number*</w:delText>
              </w:r>
            </w:del>
          </w:p>
        </w:tc>
        <w:tc>
          <w:tcPr>
            <w:tcW w:w="4016" w:type="dxa"/>
          </w:tcPr>
          <w:p w14:paraId="73B23B78" w14:textId="77777777" w:rsidR="00074BCD" w:rsidRDefault="00E71FEA">
            <w:pPr>
              <w:tabs>
                <w:tab w:val="left" w:pos="360"/>
                <w:tab w:val="left" w:pos="720"/>
              </w:tabs>
              <w:rPr>
                <w:del w:id="344" w:author="Goott, David" w:date="2026-09-25T20:00:00Z" w16du:dateUtc="2026-09-26T00:00:00Z"/>
                <w:rFonts w:ascii="Cambria" w:eastAsia="Cambria" w:hAnsi="Cambria" w:cs="Cambria"/>
                <w:b/>
                <w:sz w:val="20"/>
                <w:szCs w:val="20"/>
              </w:rPr>
            </w:pPr>
            <w:del w:id="345" w:author="Goott, David" w:date="2026-09-25T20:00:00Z" w16du:dateUtc="2026-09-26T00:00:00Z">
              <w:r>
                <w:rPr>
                  <w:rFonts w:ascii="Cambria" w:eastAsia="Cambria" w:hAnsi="Cambria" w:cs="Cambria"/>
                  <w:b/>
                  <w:sz w:val="20"/>
                  <w:szCs w:val="20"/>
                </w:rPr>
                <w:delText>3105</w:delText>
              </w:r>
            </w:del>
          </w:p>
        </w:tc>
        <w:tc>
          <w:tcPr>
            <w:tcW w:w="4428" w:type="dxa"/>
          </w:tcPr>
          <w:p w14:paraId="17A06208" w14:textId="77777777" w:rsidR="00074BCD" w:rsidRDefault="00E71FEA">
            <w:pPr>
              <w:tabs>
                <w:tab w:val="left" w:pos="360"/>
                <w:tab w:val="left" w:pos="720"/>
              </w:tabs>
              <w:rPr>
                <w:del w:id="346" w:author="Goott, David" w:date="2026-09-25T20:00:00Z" w16du:dateUtc="2026-09-26T00:00:00Z"/>
                <w:rFonts w:ascii="Cambria" w:eastAsia="Cambria" w:hAnsi="Cambria" w:cs="Cambria"/>
                <w:b/>
                <w:sz w:val="20"/>
                <w:szCs w:val="20"/>
              </w:rPr>
            </w:pPr>
            <w:del w:id="347" w:author="Goott, David" w:date="2026-09-25T20:00:00Z" w16du:dateUtc="2026-09-26T00:00:00Z">
              <w:r>
                <w:rPr>
                  <w:rFonts w:ascii="Cambria" w:eastAsia="Cambria" w:hAnsi="Cambria" w:cs="Cambria"/>
                  <w:b/>
                  <w:sz w:val="20"/>
                  <w:szCs w:val="20"/>
                </w:rPr>
                <w:delText>N/A</w:delText>
              </w:r>
            </w:del>
          </w:p>
        </w:tc>
      </w:tr>
      <w:tr w:rsidR="00074BCD" w14:paraId="34288A51" w14:textId="77777777">
        <w:trPr>
          <w:trHeight w:val="703"/>
          <w:del w:id="348" w:author="Goott, David" w:date="2026-09-25T20:00:00Z" w16du:dateUtc="2026-09-26T00:00:00Z"/>
        </w:trPr>
        <w:tc>
          <w:tcPr>
            <w:tcW w:w="2351" w:type="dxa"/>
            <w:shd w:val="clear" w:color="auto" w:fill="F2F2F2"/>
          </w:tcPr>
          <w:p w14:paraId="15AC5D95" w14:textId="77777777" w:rsidR="00074BCD" w:rsidRDefault="00E71FEA">
            <w:pPr>
              <w:tabs>
                <w:tab w:val="left" w:pos="360"/>
                <w:tab w:val="left" w:pos="720"/>
              </w:tabs>
              <w:rPr>
                <w:del w:id="349" w:author="Goott, David" w:date="2026-09-25T20:00:00Z" w16du:dateUtc="2026-09-26T00:00:00Z"/>
                <w:rFonts w:ascii="Cambria" w:eastAsia="Cambria" w:hAnsi="Cambria" w:cs="Cambria"/>
                <w:b/>
                <w:sz w:val="20"/>
                <w:szCs w:val="20"/>
              </w:rPr>
            </w:pPr>
            <w:del w:id="350" w:author="Goott, David" w:date="2026-09-25T20:00:00Z" w16du:dateUtc="2026-09-26T00:00:00Z">
              <w:r>
                <w:rPr>
                  <w:rFonts w:ascii="Cambria" w:eastAsia="Cambria" w:hAnsi="Cambria" w:cs="Cambria"/>
                  <w:b/>
                  <w:sz w:val="20"/>
                  <w:szCs w:val="20"/>
                </w:rPr>
                <w:delText xml:space="preserve">Title </w:delText>
              </w:r>
            </w:del>
          </w:p>
          <w:p w14:paraId="108EDDCC" w14:textId="77777777" w:rsidR="00074BCD" w:rsidRDefault="00E71FEA">
            <w:pPr>
              <w:tabs>
                <w:tab w:val="left" w:pos="360"/>
                <w:tab w:val="left" w:pos="720"/>
              </w:tabs>
              <w:rPr>
                <w:del w:id="351" w:author="Goott, David" w:date="2026-09-25T20:00:00Z" w16du:dateUtc="2026-09-26T00:00:00Z"/>
                <w:rFonts w:ascii="Cambria" w:eastAsia="Cambria" w:hAnsi="Cambria" w:cs="Cambria"/>
                <w:sz w:val="20"/>
                <w:szCs w:val="20"/>
              </w:rPr>
            </w:pPr>
            <w:del w:id="352" w:author="Goott, David" w:date="2026-09-25T20:00:00Z" w16du:dateUtc="2026-09-26T00:00:00Z">
              <w:r>
                <w:rPr>
                  <w:rFonts w:ascii="Cambria" w:eastAsia="Cambria" w:hAnsi="Cambria" w:cs="Cambria"/>
                  <w:sz w:val="20"/>
                  <w:szCs w:val="20"/>
                </w:rPr>
                <w:delText>(include a short title that’s 30 characters or fewer)</w:delText>
              </w:r>
            </w:del>
          </w:p>
        </w:tc>
        <w:tc>
          <w:tcPr>
            <w:tcW w:w="4016" w:type="dxa"/>
          </w:tcPr>
          <w:p w14:paraId="53DF8538" w14:textId="77777777" w:rsidR="00074BCD" w:rsidRDefault="00E71FEA">
            <w:pPr>
              <w:tabs>
                <w:tab w:val="left" w:pos="360"/>
                <w:tab w:val="left" w:pos="720"/>
              </w:tabs>
              <w:rPr>
                <w:del w:id="353" w:author="Goott, David" w:date="2026-09-25T20:00:00Z" w16du:dateUtc="2026-09-26T00:00:00Z"/>
                <w:rFonts w:ascii="Cambria" w:eastAsia="Cambria" w:hAnsi="Cambria" w:cs="Cambria"/>
                <w:b/>
                <w:sz w:val="20"/>
                <w:szCs w:val="20"/>
              </w:rPr>
            </w:pPr>
            <w:del w:id="354" w:author="Goott, David" w:date="2026-09-25T20:00:00Z" w16du:dateUtc="2026-09-26T00:00:00Z">
              <w:r>
                <w:rPr>
                  <w:rFonts w:ascii="Cambria" w:eastAsia="Cambria" w:hAnsi="Cambria" w:cs="Cambria"/>
                  <w:b/>
                  <w:sz w:val="20"/>
                  <w:szCs w:val="20"/>
                </w:rPr>
                <w:delText>Nursing Practicum II</w:delText>
              </w:r>
            </w:del>
          </w:p>
        </w:tc>
        <w:tc>
          <w:tcPr>
            <w:tcW w:w="4428" w:type="dxa"/>
          </w:tcPr>
          <w:p w14:paraId="41069254" w14:textId="77777777" w:rsidR="00074BCD" w:rsidRDefault="00E71FEA">
            <w:pPr>
              <w:tabs>
                <w:tab w:val="left" w:pos="360"/>
                <w:tab w:val="left" w:pos="720"/>
              </w:tabs>
              <w:rPr>
                <w:del w:id="355" w:author="Goott, David" w:date="2026-09-25T20:00:00Z" w16du:dateUtc="2026-09-26T00:00:00Z"/>
                <w:rFonts w:ascii="Cambria" w:eastAsia="Cambria" w:hAnsi="Cambria" w:cs="Cambria"/>
                <w:b/>
                <w:sz w:val="20"/>
                <w:szCs w:val="20"/>
              </w:rPr>
            </w:pPr>
            <w:del w:id="356" w:author="Goott, David" w:date="2026-09-25T20:00:00Z" w16du:dateUtc="2026-09-26T00:00:00Z">
              <w:r>
                <w:rPr>
                  <w:rFonts w:ascii="Cambria" w:eastAsia="Cambria" w:hAnsi="Cambria" w:cs="Cambria"/>
                  <w:b/>
                  <w:sz w:val="20"/>
                  <w:szCs w:val="20"/>
                </w:rPr>
                <w:delText>N/A</w:delText>
              </w:r>
            </w:del>
          </w:p>
        </w:tc>
      </w:tr>
      <w:tr w:rsidR="00074BCD" w14:paraId="1A9B254E" w14:textId="77777777">
        <w:trPr>
          <w:trHeight w:val="703"/>
          <w:del w:id="357" w:author="Goott, David" w:date="2026-09-25T20:00:00Z" w16du:dateUtc="2026-09-26T00:00:00Z"/>
        </w:trPr>
        <w:tc>
          <w:tcPr>
            <w:tcW w:w="2351" w:type="dxa"/>
            <w:shd w:val="clear" w:color="auto" w:fill="F2F2F2"/>
          </w:tcPr>
          <w:p w14:paraId="124F0B30" w14:textId="77777777" w:rsidR="00074BCD" w:rsidRDefault="00E71FEA">
            <w:pPr>
              <w:tabs>
                <w:tab w:val="left" w:pos="360"/>
                <w:tab w:val="left" w:pos="720"/>
              </w:tabs>
              <w:rPr>
                <w:del w:id="358" w:author="Goott, David" w:date="2026-09-25T20:00:00Z" w16du:dateUtc="2026-09-26T00:00:00Z"/>
                <w:rFonts w:ascii="Cambria" w:eastAsia="Cambria" w:hAnsi="Cambria" w:cs="Cambria"/>
                <w:b/>
                <w:sz w:val="20"/>
                <w:szCs w:val="20"/>
              </w:rPr>
            </w:pPr>
            <w:del w:id="359" w:author="Goott, David" w:date="2026-09-25T20:00:00Z" w16du:dateUtc="2026-09-26T00:00:00Z">
              <w:r>
                <w:rPr>
                  <w:rFonts w:ascii="Cambria" w:eastAsia="Cambria" w:hAnsi="Cambria" w:cs="Cambria"/>
                  <w:b/>
                  <w:sz w:val="20"/>
                  <w:szCs w:val="20"/>
                </w:rPr>
                <w:delText>Description**</w:delText>
              </w:r>
            </w:del>
          </w:p>
        </w:tc>
        <w:tc>
          <w:tcPr>
            <w:tcW w:w="4016" w:type="dxa"/>
          </w:tcPr>
          <w:p w14:paraId="7D6CE808" w14:textId="77777777" w:rsidR="00074BCD" w:rsidRDefault="00E71FEA">
            <w:pPr>
              <w:spacing w:line="276" w:lineRule="auto"/>
              <w:rPr>
                <w:del w:id="360" w:author="Goott, David" w:date="2026-09-25T20:00:00Z" w16du:dateUtc="2026-09-26T00:00:00Z"/>
                <w:rFonts w:ascii="Arial" w:eastAsia="Arial" w:hAnsi="Arial" w:cs="Arial"/>
                <w:color w:val="0000FF"/>
                <w:highlight w:val="yellow"/>
              </w:rPr>
            </w:pPr>
            <w:del w:id="361" w:author="Goott, David" w:date="2026-09-25T20:00:00Z" w16du:dateUtc="2026-09-26T00:00:00Z">
              <w:r>
                <w:rPr>
                  <w:rFonts w:ascii="Arial" w:eastAsia="Arial" w:hAnsi="Arial" w:cs="Arial"/>
                </w:rPr>
                <w:delText>**Currently this course has no link to a course description on the bulletin website.</w:delText>
              </w:r>
            </w:del>
          </w:p>
          <w:p w14:paraId="560E7291" w14:textId="77777777" w:rsidR="00074BCD" w:rsidRDefault="00E71FEA">
            <w:pPr>
              <w:spacing w:line="276" w:lineRule="auto"/>
              <w:rPr>
                <w:del w:id="362" w:author="Goott, David" w:date="2026-09-25T20:00:00Z" w16du:dateUtc="2026-09-26T00:00:00Z"/>
                <w:rFonts w:ascii="Arial" w:eastAsia="Arial" w:hAnsi="Arial" w:cs="Arial"/>
                <w:color w:val="0000FF"/>
                <w:sz w:val="20"/>
                <w:szCs w:val="20"/>
                <w:highlight w:val="yellow"/>
              </w:rPr>
            </w:pPr>
            <w:del w:id="363" w:author="Goott, David" w:date="2026-09-25T20:00:00Z" w16du:dateUtc="2026-09-26T00:00:00Z">
              <w:r>
                <w:rPr>
                  <w:rFonts w:ascii="Arial" w:eastAsia="Arial" w:hAnsi="Arial" w:cs="Arial"/>
                  <w:color w:val="0000FF"/>
                  <w:sz w:val="20"/>
                  <w:szCs w:val="20"/>
                  <w:highlight w:val="yellow"/>
                </w:rPr>
                <w:delText>Practicum in which the clinical skills associated with medical-surgical nursing care are enhanced. A clinical laboratory fee will be assessed. Fall, Spring.</w:delText>
              </w:r>
            </w:del>
          </w:p>
          <w:p w14:paraId="034E01AA" w14:textId="77777777" w:rsidR="00074BCD" w:rsidRDefault="00E71FEA">
            <w:pPr>
              <w:spacing w:line="276" w:lineRule="auto"/>
              <w:rPr>
                <w:del w:id="364" w:author="Goott, David" w:date="2026-09-25T20:00:00Z" w16du:dateUtc="2026-09-26T00:00:00Z"/>
                <w:rFonts w:ascii="Arial" w:eastAsia="Arial" w:hAnsi="Arial" w:cs="Arial"/>
                <w:color w:val="0000FF"/>
                <w:sz w:val="20"/>
                <w:szCs w:val="20"/>
                <w:highlight w:val="yellow"/>
              </w:rPr>
            </w:pPr>
            <w:del w:id="365" w:author="Goott, David" w:date="2026-09-25T20:00:00Z" w16du:dateUtc="2026-09-26T00:00:00Z">
              <w:r>
                <w:rPr>
                  <w:rFonts w:ascii="Arial" w:eastAsia="Arial" w:hAnsi="Arial" w:cs="Arial"/>
                  <w:color w:val="0000FF"/>
                  <w:sz w:val="20"/>
                  <w:szCs w:val="20"/>
                  <w:highlight w:val="yellow"/>
                </w:rPr>
                <w:delText>Prerequisites: NRS 2002, NRS 2012, NRS 3463, NRSP 2003. Registration is restricted to students who are admitted to the Traditional BSN program option.</w:delText>
              </w:r>
            </w:del>
          </w:p>
          <w:p w14:paraId="62A29A31" w14:textId="77777777" w:rsidR="00074BCD" w:rsidRDefault="00E71FEA">
            <w:pPr>
              <w:spacing w:line="276" w:lineRule="auto"/>
              <w:rPr>
                <w:del w:id="366" w:author="Goott, David" w:date="2026-09-25T20:00:00Z" w16du:dateUtc="2026-09-26T00:00:00Z"/>
                <w:rFonts w:ascii="Arial" w:eastAsia="Arial" w:hAnsi="Arial" w:cs="Arial"/>
                <w:color w:val="0000FF"/>
                <w:sz w:val="20"/>
                <w:szCs w:val="20"/>
                <w:highlight w:val="yellow"/>
              </w:rPr>
            </w:pPr>
            <w:del w:id="367" w:author="Goott, David" w:date="2026-09-25T20:00:00Z" w16du:dateUtc="2026-09-26T00:00:00Z">
              <w:r>
                <w:rPr>
                  <w:rFonts w:ascii="Arial" w:eastAsia="Arial" w:hAnsi="Arial" w:cs="Arial"/>
                  <w:color w:val="0000FF"/>
                  <w:sz w:val="20"/>
                  <w:szCs w:val="20"/>
                  <w:highlight w:val="yellow"/>
                </w:rPr>
                <w:delText>Corequisite: NRS 3103</w:delText>
              </w:r>
            </w:del>
          </w:p>
          <w:p w14:paraId="130235ED" w14:textId="77777777" w:rsidR="00074BCD" w:rsidRDefault="00074BCD">
            <w:pPr>
              <w:spacing w:line="276" w:lineRule="auto"/>
              <w:rPr>
                <w:del w:id="368" w:author="Goott, David" w:date="2026-09-25T20:00:00Z" w16du:dateUtc="2026-09-26T00:00:00Z"/>
                <w:rFonts w:ascii="Arial" w:eastAsia="Arial" w:hAnsi="Arial" w:cs="Arial"/>
                <w:sz w:val="20"/>
                <w:szCs w:val="20"/>
                <w:shd w:val="clear" w:color="auto" w:fill="EEEEEE"/>
              </w:rPr>
            </w:pPr>
          </w:p>
        </w:tc>
        <w:tc>
          <w:tcPr>
            <w:tcW w:w="4428" w:type="dxa"/>
          </w:tcPr>
          <w:p w14:paraId="56DB93B2" w14:textId="77777777" w:rsidR="00074BCD" w:rsidRDefault="00E71FEA">
            <w:pPr>
              <w:spacing w:line="276" w:lineRule="auto"/>
              <w:rPr>
                <w:del w:id="369" w:author="Goott, David" w:date="2026-09-25T20:00:00Z" w16du:dateUtc="2026-09-26T00:00:00Z"/>
                <w:rFonts w:ascii="Arial" w:eastAsia="Arial" w:hAnsi="Arial" w:cs="Arial"/>
                <w:sz w:val="20"/>
                <w:szCs w:val="20"/>
              </w:rPr>
            </w:pPr>
            <w:del w:id="370" w:author="Goott, David" w:date="2026-09-25T20:00:00Z" w16du:dateUtc="2026-09-26T00:00:00Z">
              <w:r>
                <w:rPr>
                  <w:rFonts w:ascii="Arial" w:eastAsia="Arial" w:hAnsi="Arial" w:cs="Arial"/>
                  <w:sz w:val="20"/>
                  <w:szCs w:val="20"/>
                </w:rPr>
                <w:delText>Practicum in which the clinical skills associated with medical-surgical nursing care are enhanced. A clinical laboratory fee will be assessed. Fall, Spring.</w:delText>
              </w:r>
            </w:del>
          </w:p>
          <w:p w14:paraId="40BE0242" w14:textId="77777777" w:rsidR="00074BCD" w:rsidRDefault="00E71FEA">
            <w:pPr>
              <w:spacing w:line="276" w:lineRule="auto"/>
              <w:rPr>
                <w:del w:id="371" w:author="Goott, David" w:date="2026-09-25T20:00:00Z" w16du:dateUtc="2026-09-26T00:00:00Z"/>
                <w:rFonts w:ascii="Arial" w:eastAsia="Arial" w:hAnsi="Arial" w:cs="Arial"/>
                <w:sz w:val="20"/>
                <w:szCs w:val="20"/>
              </w:rPr>
            </w:pPr>
            <w:del w:id="372" w:author="Goott, David" w:date="2026-09-25T20:00:00Z" w16du:dateUtc="2026-09-26T00:00:00Z">
              <w:r>
                <w:rPr>
                  <w:rFonts w:ascii="Arial" w:eastAsia="Arial" w:hAnsi="Arial" w:cs="Arial"/>
                  <w:sz w:val="20"/>
                  <w:szCs w:val="20"/>
                </w:rPr>
                <w:delText>Prerequisites: NRS 2002, NRS 2012, NRS 3463, NRSP 2003. Registration is restricted to students who are admitted to the Traditional BSN program option.</w:delText>
              </w:r>
            </w:del>
          </w:p>
          <w:p w14:paraId="54697BB6" w14:textId="77777777" w:rsidR="00074BCD" w:rsidRDefault="00E71FEA">
            <w:pPr>
              <w:spacing w:line="276" w:lineRule="auto"/>
              <w:rPr>
                <w:del w:id="373" w:author="Goott, David" w:date="2026-09-25T20:00:00Z" w16du:dateUtc="2026-09-26T00:00:00Z"/>
                <w:rFonts w:ascii="Arial" w:eastAsia="Arial" w:hAnsi="Arial" w:cs="Arial"/>
              </w:rPr>
            </w:pPr>
            <w:del w:id="374" w:author="Goott, David" w:date="2026-09-25T20:00:00Z" w16du:dateUtc="2026-09-26T00:00:00Z">
              <w:r>
                <w:rPr>
                  <w:rFonts w:ascii="Arial" w:eastAsia="Arial" w:hAnsi="Arial" w:cs="Arial"/>
                  <w:sz w:val="20"/>
                  <w:szCs w:val="20"/>
                </w:rPr>
                <w:delText>Corequisite: NRS 3103</w:delText>
              </w:r>
            </w:del>
          </w:p>
          <w:p w14:paraId="6DBBD7DF" w14:textId="77777777" w:rsidR="00074BCD" w:rsidRDefault="00074BCD">
            <w:pPr>
              <w:spacing w:line="276" w:lineRule="auto"/>
              <w:rPr>
                <w:del w:id="375" w:author="Goott, David" w:date="2026-09-25T20:00:00Z" w16du:dateUtc="2026-09-26T00:00:00Z"/>
                <w:rFonts w:ascii="Arial" w:eastAsia="Arial" w:hAnsi="Arial" w:cs="Arial"/>
                <w:sz w:val="20"/>
                <w:szCs w:val="20"/>
                <w:shd w:val="clear" w:color="auto" w:fill="EEEEEE"/>
              </w:rPr>
            </w:pPr>
          </w:p>
          <w:p w14:paraId="5A556F49" w14:textId="77777777" w:rsidR="00074BCD" w:rsidRDefault="00074BCD">
            <w:pPr>
              <w:tabs>
                <w:tab w:val="left" w:pos="360"/>
                <w:tab w:val="left" w:pos="720"/>
              </w:tabs>
              <w:rPr>
                <w:del w:id="376" w:author="Goott, David" w:date="2026-09-25T20:00:00Z" w16du:dateUtc="2026-09-26T00:00:00Z"/>
                <w:rFonts w:ascii="Cambria" w:eastAsia="Cambria" w:hAnsi="Cambria" w:cs="Cambria"/>
                <w:b/>
                <w:sz w:val="20"/>
                <w:szCs w:val="20"/>
              </w:rPr>
            </w:pPr>
          </w:p>
        </w:tc>
      </w:tr>
    </w:tbl>
    <w:p w14:paraId="4CF2D662" w14:textId="77777777" w:rsidR="00074BCD" w:rsidRDefault="00074BCD">
      <w:pPr>
        <w:tabs>
          <w:tab w:val="left" w:pos="360"/>
          <w:tab w:val="left" w:pos="720"/>
        </w:tabs>
        <w:spacing w:after="0" w:line="240" w:lineRule="auto"/>
        <w:rPr>
          <w:del w:id="377" w:author="Goott, David" w:date="2026-09-25T20:00:00Z" w16du:dateUtc="2026-09-26T00:00:00Z"/>
          <w:rFonts w:ascii="Cambria" w:eastAsia="Cambria" w:hAnsi="Cambria" w:cs="Cambria"/>
          <w:sz w:val="20"/>
          <w:szCs w:val="20"/>
        </w:rPr>
      </w:pPr>
    </w:p>
    <w:p w14:paraId="1B175E85" w14:textId="77777777" w:rsidR="00074BCD" w:rsidRDefault="00E71FEA">
      <w:pPr>
        <w:tabs>
          <w:tab w:val="left" w:pos="360"/>
          <w:tab w:val="left" w:pos="720"/>
        </w:tabs>
        <w:spacing w:after="0" w:line="240" w:lineRule="auto"/>
        <w:rPr>
          <w:del w:id="378" w:author="Goott, David" w:date="2026-09-25T20:00:00Z" w16du:dateUtc="2026-09-26T00:00:00Z"/>
          <w:rFonts w:ascii="Cambria" w:eastAsia="Cambria" w:hAnsi="Cambria" w:cs="Cambria"/>
          <w:i/>
          <w:u w:val="single"/>
        </w:rPr>
      </w:pPr>
      <w:del w:id="379" w:author="Goott, David" w:date="2026-09-25T20:00:00Z" w16du:dateUtc="2026-09-26T00:00:00Z">
        <w:r>
          <w:rPr>
            <w:rFonts w:ascii="Cambria" w:eastAsia="Cambria" w:hAnsi="Cambria" w:cs="Cambria"/>
            <w:b/>
            <w:i/>
            <w:sz w:val="20"/>
            <w:szCs w:val="20"/>
          </w:rPr>
          <w:delText xml:space="preserve"> </w:delText>
        </w:r>
        <w:r>
          <w:rPr>
            <w:rFonts w:ascii="Cambria" w:eastAsia="Cambria" w:hAnsi="Cambria" w:cs="Cambria"/>
            <w:b/>
            <w:i/>
          </w:rPr>
          <w:delText>*</w:delText>
        </w:r>
        <w:r>
          <w:rPr>
            <w:rFonts w:ascii="Cambria" w:eastAsia="Cambria" w:hAnsi="Cambria" w:cs="Cambria"/>
            <w:sz w:val="20"/>
            <w:szCs w:val="20"/>
          </w:rPr>
          <w:delText xml:space="preserve"> Confirm with the Registrar’s Office that number chosen has not been used before and is available for use. For variable credit courses, indicate variable range. </w:delText>
        </w:r>
        <w:r>
          <w:rPr>
            <w:rFonts w:ascii="Cambria" w:eastAsia="Cambria" w:hAnsi="Cambria" w:cs="Cambria"/>
            <w:i/>
            <w:color w:val="FF0000"/>
            <w:sz w:val="20"/>
            <w:szCs w:val="20"/>
          </w:rPr>
          <w:delText>Proposed number for experimental course is 9</w:delText>
        </w:r>
        <w:r>
          <w:rPr>
            <w:rFonts w:ascii="Cambria" w:eastAsia="Cambria" w:hAnsi="Cambria" w:cs="Cambria"/>
            <w:sz w:val="20"/>
            <w:szCs w:val="20"/>
          </w:rPr>
          <w:delText xml:space="preserve">. </w:delText>
        </w:r>
      </w:del>
    </w:p>
    <w:p w14:paraId="6A91E3E3" w14:textId="77777777" w:rsidR="00074BCD" w:rsidRDefault="00E71FEA">
      <w:pPr>
        <w:tabs>
          <w:tab w:val="left" w:pos="360"/>
          <w:tab w:val="left" w:pos="720"/>
        </w:tabs>
        <w:spacing w:after="0" w:line="240" w:lineRule="auto"/>
        <w:rPr>
          <w:del w:id="380" w:author="Goott, David" w:date="2026-09-25T20:00:00Z" w16du:dateUtc="2026-09-26T00:00:00Z"/>
          <w:rFonts w:ascii="Cambria" w:eastAsia="Cambria" w:hAnsi="Cambria" w:cs="Cambria"/>
          <w:sz w:val="20"/>
          <w:szCs w:val="20"/>
        </w:rPr>
      </w:pPr>
      <w:del w:id="381" w:author="Goott, David" w:date="2026-09-25T20:00:00Z" w16du:dateUtc="2026-09-26T00:00:00Z">
        <w:r>
          <w:rPr>
            <w:rFonts w:ascii="Cambria" w:eastAsia="Cambria" w:hAnsi="Cambria" w:cs="Cambria"/>
            <w:sz w:val="20"/>
            <w:szCs w:val="20"/>
          </w:rPr>
          <w:delText>**Forty words or fewer (excepting prerequisites and other restrictions) as it should appear in the Bulletin.</w:delText>
        </w:r>
      </w:del>
    </w:p>
    <w:p w14:paraId="79E077EB" w14:textId="77777777" w:rsidR="00074BCD" w:rsidRDefault="00074BCD">
      <w:pPr>
        <w:tabs>
          <w:tab w:val="left" w:pos="360"/>
          <w:tab w:val="left" w:pos="720"/>
        </w:tabs>
        <w:spacing w:after="0" w:line="240" w:lineRule="auto"/>
        <w:rPr>
          <w:del w:id="382" w:author="Goott, David" w:date="2026-09-25T20:00:00Z" w16du:dateUtc="2026-09-26T00:00:00Z"/>
          <w:rFonts w:ascii="Cambria" w:eastAsia="Cambria" w:hAnsi="Cambria" w:cs="Cambria"/>
          <w:sz w:val="20"/>
          <w:szCs w:val="20"/>
        </w:rPr>
      </w:pPr>
    </w:p>
    <w:p w14:paraId="33656743"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383" w:author="Goott, David" w:date="2026-09-25T20:00:00Z" w16du:dateUtc="2026-09-26T00:00:00Z"/>
          <w:rFonts w:ascii="Cambria" w:eastAsia="Cambria" w:hAnsi="Cambria" w:cs="Cambria"/>
          <w:color w:val="000000"/>
          <w:sz w:val="20"/>
          <w:szCs w:val="20"/>
        </w:rPr>
      </w:pPr>
      <w:del w:id="384" w:author="Goott, David" w:date="2026-09-25T20:00:00Z" w16du:dateUtc="2026-09-26T00:00:00Z">
        <w:r>
          <w:rPr>
            <w:rFonts w:ascii="Cambria" w:eastAsia="Cambria" w:hAnsi="Cambria" w:cs="Cambria"/>
            <w:b/>
            <w:color w:val="000000"/>
            <w:sz w:val="20"/>
            <w:szCs w:val="20"/>
          </w:rPr>
          <w:delText>Proposed prerequisites and major restrictions</w:delText>
        </w:r>
        <w:r>
          <w:rPr>
            <w:rFonts w:ascii="Cambria" w:eastAsia="Cambria" w:hAnsi="Cambria" w:cs="Cambria"/>
            <w:color w:val="000000"/>
            <w:sz w:val="20"/>
            <w:szCs w:val="20"/>
          </w:rPr>
          <w:tab/>
        </w:r>
        <w:r>
          <w:rPr>
            <w:rFonts w:ascii="Cambria" w:eastAsia="Cambria" w:hAnsi="Cambria" w:cs="Cambria"/>
            <w:b/>
            <w:color w:val="000000"/>
            <w:sz w:val="20"/>
            <w:szCs w:val="20"/>
            <w:highlight w:val="yellow"/>
          </w:rPr>
          <w:delText>[Modification requested?</w:delText>
        </w:r>
        <w:r>
          <w:rPr>
            <w:rFonts w:ascii="Cambria" w:eastAsia="Cambria" w:hAnsi="Cambria" w:cs="Cambria"/>
            <w:b/>
            <w:color w:val="000000"/>
            <w:sz w:val="20"/>
            <w:szCs w:val="20"/>
          </w:rPr>
          <w:delText xml:space="preserve"> Yes/</w:delText>
        </w:r>
        <w:r>
          <w:rPr>
            <w:rFonts w:ascii="Cambria" w:eastAsia="Cambria" w:hAnsi="Cambria" w:cs="Cambria"/>
            <w:b/>
            <w:color w:val="000000"/>
            <w:sz w:val="20"/>
            <w:szCs w:val="20"/>
            <w:highlight w:val="yellow"/>
          </w:rPr>
          <w:delText>No]</w:delText>
        </w:r>
      </w:del>
    </w:p>
    <w:p w14:paraId="5437369A" w14:textId="77777777" w:rsidR="00074BCD" w:rsidRDefault="00E71FEA">
      <w:pPr>
        <w:tabs>
          <w:tab w:val="left" w:pos="360"/>
          <w:tab w:val="left" w:pos="720"/>
        </w:tabs>
        <w:spacing w:after="0" w:line="240" w:lineRule="auto"/>
        <w:rPr>
          <w:del w:id="385" w:author="Goott, David" w:date="2026-09-25T20:00:00Z" w16du:dateUtc="2026-09-26T00:00:00Z"/>
          <w:rFonts w:ascii="Cambria" w:eastAsia="Cambria" w:hAnsi="Cambria" w:cs="Cambria"/>
          <w:sz w:val="20"/>
          <w:szCs w:val="20"/>
        </w:rPr>
      </w:pPr>
      <w:del w:id="386" w:author="Goott, David" w:date="2026-09-25T20:00:00Z" w16du:dateUtc="2026-09-26T00:00:00Z">
        <w:r>
          <w:rPr>
            <w:rFonts w:ascii="Cambria" w:eastAsia="Cambria" w:hAnsi="Cambria" w:cs="Cambria"/>
            <w:sz w:val="20"/>
            <w:szCs w:val="20"/>
          </w:rPr>
          <w:delText>(Indicate all prerequisites. If this course is restricted to a specific major, which major. If a student does not have the prerequisites or does not have the appropriate major, the student will not be allowed to register).</w:delText>
        </w:r>
      </w:del>
    </w:p>
    <w:p w14:paraId="653693CD" w14:textId="77777777" w:rsidR="00074BCD" w:rsidRDefault="00E71FEA">
      <w:pPr>
        <w:numPr>
          <w:ilvl w:val="0"/>
          <w:numId w:val="5"/>
        </w:numPr>
        <w:pBdr>
          <w:top w:val="nil"/>
          <w:left w:val="nil"/>
          <w:bottom w:val="nil"/>
          <w:right w:val="nil"/>
          <w:between w:val="nil"/>
        </w:pBdr>
        <w:tabs>
          <w:tab w:val="left" w:pos="720"/>
        </w:tabs>
        <w:spacing w:after="0" w:line="240" w:lineRule="auto"/>
        <w:rPr>
          <w:del w:id="387" w:author="Goott, David" w:date="2026-09-25T20:00:00Z" w16du:dateUtc="2026-09-26T00:00:00Z"/>
          <w:rFonts w:ascii="Cambria" w:eastAsia="Cambria" w:hAnsi="Cambria" w:cs="Cambria"/>
          <w:color w:val="000000"/>
          <w:sz w:val="20"/>
          <w:szCs w:val="20"/>
        </w:rPr>
      </w:pPr>
      <w:del w:id="388" w:author="Goott, David" w:date="2026-09-25T20:00:00Z" w16du:dateUtc="2026-09-26T00:00:00Z">
        <w:r>
          <w:rPr>
            <w:b/>
            <w:color w:val="000000"/>
            <w:highlight w:val="yellow"/>
          </w:rPr>
          <w:delText>Yes</w:delText>
        </w:r>
        <w:r>
          <w:rPr>
            <w:b/>
            <w:color w:val="000000"/>
          </w:rPr>
          <w:delText xml:space="preserve"> / No</w:delText>
        </w:r>
        <w:r>
          <w:rPr>
            <w:rFonts w:ascii="Cambria" w:eastAsia="Cambria" w:hAnsi="Cambria" w:cs="Cambria"/>
            <w:color w:val="000000"/>
            <w:sz w:val="20"/>
            <w:szCs w:val="20"/>
          </w:rPr>
          <w:delText xml:space="preserve"> </w:delText>
        </w:r>
        <w:r>
          <w:rPr>
            <w:rFonts w:ascii="Cambria" w:eastAsia="Cambria" w:hAnsi="Cambria" w:cs="Cambria"/>
            <w:color w:val="000000"/>
            <w:sz w:val="20"/>
            <w:szCs w:val="20"/>
          </w:rPr>
          <w:tab/>
          <w:delText xml:space="preserve">Are there any prerequisites?   </w:delText>
        </w:r>
      </w:del>
    </w:p>
    <w:p w14:paraId="79D101DA" w14:textId="77777777" w:rsidR="00074BCD" w:rsidRDefault="00E71FEA">
      <w:pPr>
        <w:numPr>
          <w:ilvl w:val="1"/>
          <w:numId w:val="5"/>
        </w:numPr>
        <w:pBdr>
          <w:top w:val="nil"/>
          <w:left w:val="nil"/>
          <w:bottom w:val="nil"/>
          <w:right w:val="nil"/>
          <w:between w:val="nil"/>
        </w:pBdr>
        <w:tabs>
          <w:tab w:val="left" w:pos="720"/>
        </w:tabs>
        <w:spacing w:after="0" w:line="240" w:lineRule="auto"/>
        <w:rPr>
          <w:del w:id="389" w:author="Goott, David" w:date="2026-09-25T20:00:00Z" w16du:dateUtc="2026-09-26T00:00:00Z"/>
          <w:rFonts w:ascii="Cambria" w:eastAsia="Cambria" w:hAnsi="Cambria" w:cs="Cambria"/>
          <w:color w:val="000000"/>
          <w:sz w:val="20"/>
          <w:szCs w:val="20"/>
        </w:rPr>
      </w:pPr>
      <w:del w:id="390" w:author="Goott, David" w:date="2026-09-25T20:00:00Z" w16du:dateUtc="2026-09-26T00:00:00Z">
        <w:r>
          <w:rPr>
            <w:rFonts w:ascii="Cambria" w:eastAsia="Cambria" w:hAnsi="Cambria" w:cs="Cambria"/>
            <w:color w:val="000000"/>
            <w:sz w:val="20"/>
            <w:szCs w:val="20"/>
          </w:rPr>
          <w:delText xml:space="preserve">If yes, which ones?  </w:delText>
        </w:r>
      </w:del>
    </w:p>
    <w:p w14:paraId="6240F4FD" w14:textId="77777777" w:rsidR="00074BCD" w:rsidRDefault="00E71FEA">
      <w:pPr>
        <w:spacing w:after="0"/>
        <w:ind w:left="2160"/>
        <w:rPr>
          <w:del w:id="391" w:author="Goott, David" w:date="2026-09-25T20:00:00Z" w16du:dateUtc="2026-09-26T00:00:00Z"/>
          <w:rFonts w:ascii="Arial" w:eastAsia="Arial" w:hAnsi="Arial" w:cs="Arial"/>
        </w:rPr>
      </w:pPr>
      <w:del w:id="392" w:author="Goott, David" w:date="2026-09-25T20:00:00Z" w16du:dateUtc="2026-09-26T00:00:00Z">
        <w:r>
          <w:rPr>
            <w:rFonts w:ascii="Arial" w:eastAsia="Arial" w:hAnsi="Arial" w:cs="Arial"/>
            <w:sz w:val="20"/>
            <w:szCs w:val="20"/>
          </w:rPr>
          <w:delText>NRS 2002, NRS 2012, NRS 3463, NRSP 2003. Registration is restricted to students who are admitted to the Traditional BSN program option.</w:delText>
        </w:r>
      </w:del>
    </w:p>
    <w:p w14:paraId="71038438" w14:textId="77777777" w:rsidR="00074BCD" w:rsidRDefault="00074BCD">
      <w:pPr>
        <w:spacing w:after="0"/>
        <w:rPr>
          <w:del w:id="393" w:author="Goott, David" w:date="2026-09-25T20:00:00Z" w16du:dateUtc="2026-09-26T00:00:00Z"/>
          <w:rFonts w:ascii="Arial" w:eastAsia="Arial" w:hAnsi="Arial" w:cs="Arial"/>
        </w:rPr>
      </w:pPr>
    </w:p>
    <w:p w14:paraId="2EF45148" w14:textId="77777777" w:rsidR="00074BCD" w:rsidRDefault="00E71FEA">
      <w:pPr>
        <w:numPr>
          <w:ilvl w:val="1"/>
          <w:numId w:val="5"/>
        </w:numPr>
        <w:pBdr>
          <w:top w:val="nil"/>
          <w:left w:val="nil"/>
          <w:bottom w:val="nil"/>
          <w:right w:val="nil"/>
          <w:between w:val="nil"/>
        </w:pBdr>
        <w:tabs>
          <w:tab w:val="left" w:pos="360"/>
          <w:tab w:val="left" w:pos="720"/>
        </w:tabs>
        <w:spacing w:after="0" w:line="240" w:lineRule="auto"/>
        <w:rPr>
          <w:del w:id="394" w:author="Goott, David" w:date="2026-09-25T20:00:00Z" w16du:dateUtc="2026-09-26T00:00:00Z"/>
          <w:rFonts w:ascii="Cambria" w:eastAsia="Cambria" w:hAnsi="Cambria" w:cs="Cambria"/>
          <w:color w:val="000000"/>
          <w:sz w:val="20"/>
          <w:szCs w:val="20"/>
        </w:rPr>
      </w:pPr>
      <w:del w:id="395" w:author="Goott, David" w:date="2026-09-25T20:00:00Z" w16du:dateUtc="2026-09-26T00:00:00Z">
        <w:r>
          <w:rPr>
            <w:rFonts w:ascii="Cambria" w:eastAsia="Cambria" w:hAnsi="Cambria" w:cs="Cambria"/>
            <w:color w:val="000000"/>
            <w:sz w:val="20"/>
            <w:szCs w:val="20"/>
          </w:rPr>
          <w:delText xml:space="preserve">Why or why not? </w:delText>
        </w:r>
      </w:del>
    </w:p>
    <w:p w14:paraId="6DDEF139" w14:textId="77777777" w:rsidR="00074BCD" w:rsidRDefault="00E71FEA">
      <w:pPr>
        <w:pBdr>
          <w:top w:val="nil"/>
          <w:left w:val="nil"/>
          <w:bottom w:val="nil"/>
          <w:right w:val="nil"/>
          <w:between w:val="nil"/>
        </w:pBdr>
        <w:tabs>
          <w:tab w:val="left" w:pos="360"/>
          <w:tab w:val="left" w:pos="720"/>
        </w:tabs>
        <w:spacing w:after="0" w:line="240" w:lineRule="auto"/>
        <w:ind w:left="2160"/>
        <w:rPr>
          <w:del w:id="396" w:author="Goott, David" w:date="2026-09-25T20:00:00Z" w16du:dateUtc="2026-09-26T00:00:00Z"/>
          <w:rFonts w:ascii="Cambria" w:eastAsia="Cambria" w:hAnsi="Cambria" w:cs="Cambria"/>
          <w:sz w:val="20"/>
          <w:szCs w:val="20"/>
        </w:rPr>
      </w:pPr>
      <w:del w:id="397" w:author="Goott, David" w:date="2026-09-25T20:00:00Z" w16du:dateUtc="2026-09-26T00:00:00Z">
        <w:r>
          <w:rPr>
            <w:rFonts w:ascii="Cambria" w:eastAsia="Cambria" w:hAnsi="Cambria" w:cs="Cambria"/>
            <w:color w:val="000000"/>
            <w:sz w:val="20"/>
            <w:szCs w:val="20"/>
          </w:rPr>
          <w:delText xml:space="preserve"> This course r</w:delText>
        </w:r>
        <w:r>
          <w:rPr>
            <w:rFonts w:ascii="Cambria" w:eastAsia="Cambria" w:hAnsi="Cambria" w:cs="Cambria"/>
            <w:sz w:val="20"/>
            <w:szCs w:val="20"/>
          </w:rPr>
          <w:delText>equires prior knowledge learned in these prerequisite courses. This course is specific for students in the Traditional BSN program option.</w:delText>
        </w:r>
      </w:del>
    </w:p>
    <w:p w14:paraId="1CD90F25" w14:textId="77777777" w:rsidR="00074BCD" w:rsidRDefault="00074BCD">
      <w:pPr>
        <w:pBdr>
          <w:top w:val="nil"/>
          <w:left w:val="nil"/>
          <w:bottom w:val="nil"/>
          <w:right w:val="nil"/>
          <w:between w:val="nil"/>
        </w:pBdr>
        <w:tabs>
          <w:tab w:val="left" w:pos="360"/>
          <w:tab w:val="left" w:pos="720"/>
        </w:tabs>
        <w:spacing w:after="0" w:line="240" w:lineRule="auto"/>
        <w:ind w:left="2160"/>
        <w:rPr>
          <w:del w:id="398" w:author="Goott, David" w:date="2026-09-25T20:00:00Z" w16du:dateUtc="2026-09-26T00:00:00Z"/>
          <w:rFonts w:ascii="Cambria" w:eastAsia="Cambria" w:hAnsi="Cambria" w:cs="Cambria"/>
          <w:color w:val="000000"/>
          <w:sz w:val="20"/>
          <w:szCs w:val="20"/>
        </w:rPr>
      </w:pPr>
    </w:p>
    <w:p w14:paraId="4E26C699" w14:textId="77777777" w:rsidR="00074BCD" w:rsidRDefault="00074BCD">
      <w:pPr>
        <w:tabs>
          <w:tab w:val="left" w:pos="360"/>
          <w:tab w:val="left" w:pos="720"/>
        </w:tabs>
        <w:spacing w:after="0" w:line="240" w:lineRule="auto"/>
        <w:rPr>
          <w:del w:id="399" w:author="Goott, David" w:date="2026-09-25T20:00:00Z" w16du:dateUtc="2026-09-26T00:00:00Z"/>
          <w:rFonts w:ascii="Cambria" w:eastAsia="Cambria" w:hAnsi="Cambria" w:cs="Cambria"/>
          <w:sz w:val="20"/>
          <w:szCs w:val="20"/>
        </w:rPr>
      </w:pPr>
    </w:p>
    <w:p w14:paraId="409DB259" w14:textId="77777777" w:rsidR="00074BCD" w:rsidRDefault="00E71FEA">
      <w:pPr>
        <w:numPr>
          <w:ilvl w:val="0"/>
          <w:numId w:val="5"/>
        </w:numPr>
        <w:pBdr>
          <w:top w:val="nil"/>
          <w:left w:val="nil"/>
          <w:bottom w:val="nil"/>
          <w:right w:val="nil"/>
          <w:between w:val="nil"/>
        </w:pBdr>
        <w:tabs>
          <w:tab w:val="left" w:pos="360"/>
          <w:tab w:val="left" w:pos="720"/>
        </w:tabs>
        <w:spacing w:after="0" w:line="240" w:lineRule="auto"/>
        <w:rPr>
          <w:del w:id="400" w:author="Goott, David" w:date="2026-09-25T20:00:00Z" w16du:dateUtc="2026-09-26T00:00:00Z"/>
          <w:rFonts w:ascii="Cambria" w:eastAsia="Cambria" w:hAnsi="Cambria" w:cs="Cambria"/>
          <w:color w:val="000000"/>
          <w:sz w:val="20"/>
          <w:szCs w:val="20"/>
        </w:rPr>
      </w:pPr>
      <w:del w:id="401" w:author="Goott, David" w:date="2026-09-25T20:00:00Z" w16du:dateUtc="2026-09-26T00:00:00Z">
        <w:r>
          <w:rPr>
            <w:b/>
            <w:color w:val="000000"/>
            <w:highlight w:val="yellow"/>
          </w:rPr>
          <w:delText>Yes</w:delText>
        </w:r>
        <w:r>
          <w:rPr>
            <w:b/>
            <w:color w:val="000000"/>
          </w:rPr>
          <w:delText xml:space="preserve"> / No</w:delText>
        </w:r>
        <w:r>
          <w:rPr>
            <w:rFonts w:ascii="Cambria" w:eastAsia="Cambria" w:hAnsi="Cambria" w:cs="Cambria"/>
            <w:color w:val="000000"/>
            <w:sz w:val="20"/>
            <w:szCs w:val="20"/>
          </w:rPr>
          <w:delText xml:space="preserve"> </w:delText>
        </w:r>
        <w:r>
          <w:rPr>
            <w:rFonts w:ascii="Cambria" w:eastAsia="Cambria" w:hAnsi="Cambria" w:cs="Cambria"/>
            <w:color w:val="000000"/>
            <w:sz w:val="20"/>
            <w:szCs w:val="20"/>
          </w:rPr>
          <w:tab/>
          <w:delText xml:space="preserve">Is this course restricted to a specific major?  </w:delText>
        </w:r>
      </w:del>
    </w:p>
    <w:p w14:paraId="7CCFE735" w14:textId="77777777" w:rsidR="00074BCD" w:rsidRDefault="00E71FEA">
      <w:pPr>
        <w:numPr>
          <w:ilvl w:val="1"/>
          <w:numId w:val="5"/>
        </w:numPr>
        <w:pBdr>
          <w:top w:val="nil"/>
          <w:left w:val="nil"/>
          <w:bottom w:val="nil"/>
          <w:right w:val="nil"/>
          <w:between w:val="nil"/>
        </w:pBdr>
        <w:tabs>
          <w:tab w:val="left" w:pos="360"/>
          <w:tab w:val="left" w:pos="720"/>
        </w:tabs>
        <w:spacing w:after="0" w:line="240" w:lineRule="auto"/>
        <w:rPr>
          <w:del w:id="402" w:author="Goott, David" w:date="2026-09-25T20:00:00Z" w16du:dateUtc="2026-09-26T00:00:00Z"/>
          <w:rFonts w:ascii="Cambria" w:eastAsia="Cambria" w:hAnsi="Cambria" w:cs="Cambria"/>
          <w:color w:val="000000"/>
          <w:sz w:val="20"/>
          <w:szCs w:val="20"/>
        </w:rPr>
      </w:pPr>
      <w:del w:id="403" w:author="Goott, David" w:date="2026-09-25T20:00:00Z" w16du:dateUtc="2026-09-26T00:00:00Z">
        <w:r>
          <w:rPr>
            <w:rFonts w:ascii="Cambria" w:eastAsia="Cambria" w:hAnsi="Cambria" w:cs="Cambria"/>
            <w:color w:val="000000"/>
            <w:sz w:val="20"/>
            <w:szCs w:val="20"/>
          </w:rPr>
          <w:delText>If yes, which major?</w:delText>
        </w:r>
        <w:r>
          <w:rPr>
            <w:rFonts w:ascii="Cambria" w:eastAsia="Cambria" w:hAnsi="Cambria" w:cs="Cambria"/>
            <w:color w:val="000000"/>
            <w:sz w:val="20"/>
            <w:szCs w:val="20"/>
          </w:rPr>
          <w:tab/>
          <w:delText xml:space="preserve"> </w:delText>
        </w:r>
        <w:r>
          <w:rPr>
            <w:color w:val="808080"/>
            <w:shd w:val="clear" w:color="auto" w:fill="D9D9D9"/>
          </w:rPr>
          <w:delText>Nursing (BSN)- Traditional BSN program option</w:delText>
        </w:r>
      </w:del>
    </w:p>
    <w:p w14:paraId="4EE5C527" w14:textId="77777777" w:rsidR="00074BCD" w:rsidRDefault="00074BCD">
      <w:pPr>
        <w:tabs>
          <w:tab w:val="left" w:pos="360"/>
          <w:tab w:val="left" w:pos="720"/>
        </w:tabs>
        <w:spacing w:after="0"/>
        <w:rPr>
          <w:del w:id="404" w:author="Goott, David" w:date="2026-09-25T20:00:00Z" w16du:dateUtc="2026-09-26T00:00:00Z"/>
          <w:rFonts w:ascii="Cambria" w:eastAsia="Cambria" w:hAnsi="Cambria" w:cs="Cambria"/>
          <w:sz w:val="20"/>
          <w:szCs w:val="20"/>
        </w:rPr>
      </w:pPr>
    </w:p>
    <w:p w14:paraId="5FC94E65"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05" w:author="Goott, David" w:date="2026-09-25T20:00:00Z" w16du:dateUtc="2026-09-26T00:00:00Z"/>
          <w:rFonts w:ascii="Cambria" w:eastAsia="Cambria" w:hAnsi="Cambria" w:cs="Cambria"/>
          <w:color w:val="FF0000"/>
          <w:sz w:val="20"/>
          <w:szCs w:val="20"/>
        </w:rPr>
      </w:pPr>
      <w:del w:id="406" w:author="Goott, David" w:date="2026-09-25T20:00:00Z" w16du:dateUtc="2026-09-26T00:00:00Z">
        <w:r>
          <w:rPr>
            <w:rFonts w:ascii="Cambria" w:eastAsia="Cambria" w:hAnsi="Cambria" w:cs="Cambria"/>
            <w:b/>
            <w:color w:val="000000"/>
            <w:sz w:val="20"/>
            <w:szCs w:val="20"/>
          </w:rPr>
          <w:delText>Proposed course frequency</w:delText>
        </w:r>
        <w:r>
          <w:rPr>
            <w:rFonts w:ascii="Cambria" w:eastAsia="Cambria" w:hAnsi="Cambria" w:cs="Cambria"/>
            <w:b/>
            <w:color w:val="000000"/>
            <w:sz w:val="20"/>
            <w:szCs w:val="20"/>
          </w:rPr>
          <w:tab/>
        </w:r>
        <w:r>
          <w:rPr>
            <w:rFonts w:ascii="Cambria" w:eastAsia="Cambria" w:hAnsi="Cambria" w:cs="Cambria"/>
            <w:b/>
            <w:color w:val="000000"/>
            <w:sz w:val="20"/>
            <w:szCs w:val="20"/>
          </w:rPr>
          <w:tab/>
          <w:delText>[</w:delText>
        </w:r>
        <w:r>
          <w:rPr>
            <w:rFonts w:ascii="Cambria" w:eastAsia="Cambria" w:hAnsi="Cambria" w:cs="Cambria"/>
            <w:b/>
            <w:color w:val="000000"/>
            <w:sz w:val="20"/>
            <w:szCs w:val="20"/>
            <w:highlight w:val="yellow"/>
          </w:rPr>
          <w:delText>Modification requested?</w:delText>
        </w:r>
        <w:r>
          <w:rPr>
            <w:rFonts w:ascii="Cambria" w:eastAsia="Cambria" w:hAnsi="Cambria" w:cs="Cambria"/>
            <w:b/>
            <w:color w:val="000000"/>
            <w:sz w:val="20"/>
            <w:szCs w:val="20"/>
          </w:rPr>
          <w:delText xml:space="preserve"> </w:delText>
        </w:r>
        <w:r>
          <w:rPr>
            <w:rFonts w:ascii="Cambria" w:eastAsia="Cambria" w:hAnsi="Cambria" w:cs="Cambria"/>
            <w:b/>
            <w:color w:val="000000"/>
            <w:sz w:val="20"/>
            <w:szCs w:val="20"/>
            <w:highlight w:val="yellow"/>
          </w:rPr>
          <w:delText>Yes</w:delText>
        </w:r>
        <w:r>
          <w:rPr>
            <w:rFonts w:ascii="Cambria" w:eastAsia="Cambria" w:hAnsi="Cambria" w:cs="Cambria"/>
            <w:b/>
            <w:color w:val="000000"/>
            <w:sz w:val="20"/>
            <w:szCs w:val="20"/>
          </w:rPr>
          <w:delText>/No]</w:delText>
        </w:r>
      </w:del>
    </w:p>
    <w:p w14:paraId="48D161BE" w14:textId="77777777" w:rsidR="00074BCD" w:rsidRDefault="00E71FEA">
      <w:pPr>
        <w:tabs>
          <w:tab w:val="left" w:pos="360"/>
          <w:tab w:val="left" w:pos="720"/>
        </w:tabs>
        <w:spacing w:after="0" w:line="240" w:lineRule="auto"/>
        <w:rPr>
          <w:del w:id="407" w:author="Goott, David" w:date="2026-09-25T20:00:00Z" w16du:dateUtc="2026-09-26T00:00:00Z"/>
          <w:rFonts w:ascii="Cambria" w:eastAsia="Cambria" w:hAnsi="Cambria" w:cs="Cambria"/>
          <w:color w:val="FF0000"/>
          <w:sz w:val="20"/>
          <w:szCs w:val="20"/>
        </w:rPr>
      </w:pPr>
      <w:del w:id="408" w:author="Goott, David" w:date="2026-09-25T20:00:00Z" w16du:dateUtc="2026-09-26T00:00:00Z">
        <w:r>
          <w:rPr>
            <w:rFonts w:ascii="Cambria" w:eastAsia="Cambria" w:hAnsi="Cambria" w:cs="Cambria"/>
            <w:b/>
            <w:sz w:val="20"/>
            <w:szCs w:val="20"/>
          </w:rPr>
          <w:delText xml:space="preserve"> </w:delText>
        </w:r>
        <w:r>
          <w:rPr>
            <w:rFonts w:ascii="Cambria" w:eastAsia="Cambria" w:hAnsi="Cambria" w:cs="Cambria"/>
            <w:sz w:val="20"/>
            <w:szCs w:val="20"/>
          </w:rPr>
          <w:delText xml:space="preserve">(e.g. Fall, Spring, Summer; if irregularly offered, please indicate, “irregular.”)  </w:delText>
        </w:r>
        <w:r>
          <w:rPr>
            <w:rFonts w:ascii="Cambria" w:eastAsia="Cambria" w:hAnsi="Cambria" w:cs="Cambria"/>
            <w:i/>
            <w:color w:val="FF0000"/>
            <w:sz w:val="20"/>
            <w:szCs w:val="20"/>
          </w:rPr>
          <w:delText>Not applicable to Graduate courses.</w:delText>
        </w:r>
      </w:del>
    </w:p>
    <w:p w14:paraId="239F82D4" w14:textId="77777777" w:rsidR="00074BCD" w:rsidRDefault="00074BCD">
      <w:pPr>
        <w:tabs>
          <w:tab w:val="left" w:pos="360"/>
          <w:tab w:val="left" w:pos="720"/>
        </w:tabs>
        <w:spacing w:after="0" w:line="240" w:lineRule="auto"/>
        <w:rPr>
          <w:del w:id="409" w:author="Goott, David" w:date="2026-09-25T20:00:00Z" w16du:dateUtc="2026-09-26T00:00:00Z"/>
          <w:rFonts w:ascii="Cambria" w:eastAsia="Cambria" w:hAnsi="Cambria" w:cs="Cambria"/>
          <w:color w:val="FF0000"/>
          <w:sz w:val="20"/>
          <w:szCs w:val="20"/>
        </w:rPr>
      </w:pPr>
    </w:p>
    <w:p w14:paraId="396AB976" w14:textId="77777777" w:rsidR="00074BCD" w:rsidRDefault="00E71FEA">
      <w:pPr>
        <w:tabs>
          <w:tab w:val="left" w:pos="360"/>
          <w:tab w:val="left" w:pos="720"/>
        </w:tabs>
        <w:spacing w:after="0" w:line="240" w:lineRule="auto"/>
        <w:rPr>
          <w:del w:id="410" w:author="Goott, David" w:date="2026-09-25T20:00:00Z" w16du:dateUtc="2026-09-26T00:00:00Z"/>
          <w:rFonts w:ascii="Cambria" w:eastAsia="Cambria" w:hAnsi="Cambria" w:cs="Cambria"/>
          <w:sz w:val="20"/>
          <w:szCs w:val="20"/>
        </w:rPr>
      </w:pPr>
      <w:del w:id="411" w:author="Goott, David" w:date="2026-09-25T20:00:00Z" w16du:dateUtc="2026-09-26T00:00:00Z">
        <w:r>
          <w:rPr>
            <w:color w:val="808080"/>
            <w:shd w:val="clear" w:color="auto" w:fill="D9D9D9"/>
          </w:rPr>
          <w:delText>Fall, Spring.</w:delText>
        </w:r>
      </w:del>
    </w:p>
    <w:p w14:paraId="4E59B16B" w14:textId="77777777" w:rsidR="00074BCD" w:rsidRDefault="00074BCD">
      <w:pPr>
        <w:tabs>
          <w:tab w:val="left" w:pos="360"/>
          <w:tab w:val="left" w:pos="720"/>
        </w:tabs>
        <w:spacing w:after="0" w:line="240" w:lineRule="auto"/>
        <w:rPr>
          <w:del w:id="412" w:author="Goott, David" w:date="2026-09-25T20:00:00Z" w16du:dateUtc="2026-09-26T00:00:00Z"/>
          <w:rFonts w:ascii="Cambria" w:eastAsia="Cambria" w:hAnsi="Cambria" w:cs="Cambria"/>
          <w:sz w:val="20"/>
          <w:szCs w:val="20"/>
        </w:rPr>
      </w:pPr>
    </w:p>
    <w:p w14:paraId="61F82FA2" w14:textId="77777777" w:rsidR="00074BCD" w:rsidRDefault="00074BCD">
      <w:pPr>
        <w:tabs>
          <w:tab w:val="left" w:pos="360"/>
          <w:tab w:val="left" w:pos="720"/>
        </w:tabs>
        <w:spacing w:after="0" w:line="240" w:lineRule="auto"/>
        <w:rPr>
          <w:del w:id="413" w:author="Goott, David" w:date="2026-09-25T20:00:00Z" w16du:dateUtc="2026-09-26T00:00:00Z"/>
          <w:rFonts w:ascii="Cambria" w:eastAsia="Cambria" w:hAnsi="Cambria" w:cs="Cambria"/>
          <w:sz w:val="20"/>
          <w:szCs w:val="20"/>
        </w:rPr>
      </w:pPr>
    </w:p>
    <w:p w14:paraId="09484AEC"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14" w:author="Goott, David" w:date="2026-09-25T20:00:00Z" w16du:dateUtc="2026-09-26T00:00:00Z"/>
          <w:rFonts w:ascii="Cambria" w:eastAsia="Cambria" w:hAnsi="Cambria" w:cs="Cambria"/>
          <w:color w:val="000000"/>
          <w:sz w:val="20"/>
          <w:szCs w:val="20"/>
        </w:rPr>
      </w:pPr>
      <w:del w:id="415" w:author="Goott, David" w:date="2026-09-25T20:00:00Z" w16du:dateUtc="2026-09-26T00:00:00Z">
        <w:r>
          <w:rPr>
            <w:rFonts w:ascii="Cambria" w:eastAsia="Cambria" w:hAnsi="Cambria" w:cs="Cambria"/>
            <w:b/>
            <w:color w:val="000000"/>
            <w:sz w:val="20"/>
            <w:szCs w:val="20"/>
          </w:rPr>
          <w:delText>Proposed course type</w:delText>
        </w:r>
        <w:r>
          <w:rPr>
            <w:rFonts w:ascii="Cambria" w:eastAsia="Cambria" w:hAnsi="Cambria" w:cs="Cambria"/>
            <w:b/>
            <w:color w:val="000000"/>
            <w:sz w:val="20"/>
            <w:szCs w:val="20"/>
          </w:rPr>
          <w:tab/>
        </w:r>
        <w:r>
          <w:rPr>
            <w:rFonts w:ascii="Cambria" w:eastAsia="Cambria" w:hAnsi="Cambria" w:cs="Cambria"/>
            <w:b/>
            <w:color w:val="000000"/>
            <w:sz w:val="20"/>
            <w:szCs w:val="20"/>
            <w:highlight w:val="yellow"/>
          </w:rPr>
          <w:delText>[Modification requested?</w:delText>
        </w:r>
        <w:r>
          <w:rPr>
            <w:rFonts w:ascii="Cambria" w:eastAsia="Cambria" w:hAnsi="Cambria" w:cs="Cambria"/>
            <w:b/>
            <w:color w:val="000000"/>
            <w:sz w:val="20"/>
            <w:szCs w:val="20"/>
          </w:rPr>
          <w:delText xml:space="preserve"> Yes/</w:delText>
        </w:r>
        <w:r>
          <w:rPr>
            <w:rFonts w:ascii="Cambria" w:eastAsia="Cambria" w:hAnsi="Cambria" w:cs="Cambria"/>
            <w:b/>
            <w:color w:val="000000"/>
            <w:sz w:val="20"/>
            <w:szCs w:val="20"/>
            <w:highlight w:val="yellow"/>
          </w:rPr>
          <w:delText>No</w:delText>
        </w:r>
        <w:r>
          <w:rPr>
            <w:rFonts w:ascii="Cambria" w:eastAsia="Cambria" w:hAnsi="Cambria" w:cs="Cambria"/>
            <w:b/>
            <w:color w:val="000000"/>
            <w:sz w:val="20"/>
            <w:szCs w:val="20"/>
          </w:rPr>
          <w:delText>]</w:delText>
        </w:r>
      </w:del>
    </w:p>
    <w:p w14:paraId="356EF6E2" w14:textId="77777777" w:rsidR="00074BCD" w:rsidRDefault="00E71FEA">
      <w:pPr>
        <w:tabs>
          <w:tab w:val="left" w:pos="360"/>
          <w:tab w:val="left" w:pos="720"/>
        </w:tabs>
        <w:spacing w:after="0" w:line="240" w:lineRule="auto"/>
        <w:rPr>
          <w:del w:id="416" w:author="Goott, David" w:date="2026-09-25T20:00:00Z" w16du:dateUtc="2026-09-26T00:00:00Z"/>
          <w:rFonts w:ascii="Cambria" w:eastAsia="Cambria" w:hAnsi="Cambria" w:cs="Cambria"/>
          <w:sz w:val="20"/>
          <w:szCs w:val="20"/>
        </w:rPr>
      </w:pPr>
      <w:del w:id="417" w:author="Goott, David" w:date="2026-09-25T20:00:00Z" w16du:dateUtc="2026-09-26T00:00:00Z">
        <w:r>
          <w:rPr>
            <w:rFonts w:ascii="Cambria" w:eastAsia="Cambria" w:hAnsi="Cambria" w:cs="Cambria"/>
            <w:sz w:val="20"/>
            <w:szCs w:val="20"/>
          </w:rPr>
          <w:delText>Will this course be lecture only, lab only, lecture and lab, activity (e.g., physical education), dissertation/thesis, capstone, independent study, internship/practicum, seminar, special topics, or studio?  Please choose one.</w:delText>
        </w:r>
      </w:del>
    </w:p>
    <w:p w14:paraId="7D0209F3" w14:textId="77777777" w:rsidR="00074BCD" w:rsidRDefault="00E71FEA">
      <w:pPr>
        <w:tabs>
          <w:tab w:val="left" w:pos="360"/>
          <w:tab w:val="left" w:pos="720"/>
        </w:tabs>
        <w:spacing w:after="0" w:line="240" w:lineRule="auto"/>
        <w:rPr>
          <w:del w:id="418" w:author="Goott, David" w:date="2026-09-25T20:00:00Z" w16du:dateUtc="2026-09-26T00:00:00Z"/>
          <w:rFonts w:ascii="Cambria" w:eastAsia="Cambria" w:hAnsi="Cambria" w:cs="Cambria"/>
          <w:sz w:val="20"/>
          <w:szCs w:val="20"/>
        </w:rPr>
      </w:pPr>
      <w:del w:id="419" w:author="Goott, David" w:date="2026-09-25T20:00:00Z" w16du:dateUtc="2026-09-26T00:00:00Z">
        <w:r>
          <w:rPr>
            <w:color w:val="808080"/>
            <w:shd w:val="clear" w:color="auto" w:fill="D9D9D9"/>
          </w:rPr>
          <w:delText>Enter text...</w:delText>
        </w:r>
      </w:del>
    </w:p>
    <w:p w14:paraId="5244A4EA" w14:textId="77777777" w:rsidR="00074BCD" w:rsidRDefault="00074BCD">
      <w:pPr>
        <w:tabs>
          <w:tab w:val="left" w:pos="360"/>
          <w:tab w:val="left" w:pos="720"/>
        </w:tabs>
        <w:spacing w:after="0" w:line="240" w:lineRule="auto"/>
        <w:rPr>
          <w:del w:id="420" w:author="Goott, David" w:date="2026-09-25T20:00:00Z" w16du:dateUtc="2026-09-26T00:00:00Z"/>
          <w:rFonts w:ascii="Cambria" w:eastAsia="Cambria" w:hAnsi="Cambria" w:cs="Cambria"/>
          <w:sz w:val="20"/>
          <w:szCs w:val="20"/>
        </w:rPr>
      </w:pPr>
    </w:p>
    <w:p w14:paraId="2E7785BE" w14:textId="77777777" w:rsidR="00074BCD" w:rsidRDefault="00074BCD">
      <w:pPr>
        <w:tabs>
          <w:tab w:val="left" w:pos="360"/>
          <w:tab w:val="left" w:pos="720"/>
        </w:tabs>
        <w:spacing w:after="0" w:line="240" w:lineRule="auto"/>
        <w:rPr>
          <w:del w:id="421" w:author="Goott, David" w:date="2026-09-25T20:00:00Z" w16du:dateUtc="2026-09-26T00:00:00Z"/>
          <w:rFonts w:ascii="Cambria" w:eastAsia="Cambria" w:hAnsi="Cambria" w:cs="Cambria"/>
          <w:sz w:val="20"/>
          <w:szCs w:val="20"/>
        </w:rPr>
      </w:pPr>
    </w:p>
    <w:p w14:paraId="3A52909B"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22" w:author="Goott, David" w:date="2026-09-25T20:00:00Z" w16du:dateUtc="2026-09-26T00:00:00Z"/>
          <w:rFonts w:ascii="Cambria" w:eastAsia="Cambria" w:hAnsi="Cambria" w:cs="Cambria"/>
          <w:color w:val="000000"/>
          <w:sz w:val="20"/>
          <w:szCs w:val="20"/>
        </w:rPr>
      </w:pPr>
      <w:del w:id="423" w:author="Goott, David" w:date="2026-09-25T20:00:00Z" w16du:dateUtc="2026-09-26T00:00:00Z">
        <w:r>
          <w:rPr>
            <w:rFonts w:ascii="Cambria" w:eastAsia="Cambria" w:hAnsi="Cambria" w:cs="Cambria"/>
            <w:b/>
            <w:color w:val="000000"/>
            <w:sz w:val="20"/>
            <w:szCs w:val="20"/>
          </w:rPr>
          <w:delText>Proposed grade type</w:delText>
        </w:r>
        <w:r>
          <w:rPr>
            <w:rFonts w:ascii="Cambria" w:eastAsia="Cambria" w:hAnsi="Cambria" w:cs="Cambria"/>
            <w:b/>
            <w:color w:val="000000"/>
            <w:sz w:val="20"/>
            <w:szCs w:val="20"/>
          </w:rPr>
          <w:tab/>
        </w:r>
        <w:r>
          <w:rPr>
            <w:rFonts w:ascii="Cambria" w:eastAsia="Cambria" w:hAnsi="Cambria" w:cs="Cambria"/>
            <w:b/>
            <w:color w:val="000000"/>
            <w:sz w:val="20"/>
            <w:szCs w:val="20"/>
            <w:highlight w:val="yellow"/>
          </w:rPr>
          <w:delText>[Modification requested?</w:delText>
        </w:r>
        <w:r>
          <w:rPr>
            <w:rFonts w:ascii="Cambria" w:eastAsia="Cambria" w:hAnsi="Cambria" w:cs="Cambria"/>
            <w:b/>
            <w:color w:val="000000"/>
            <w:sz w:val="20"/>
            <w:szCs w:val="20"/>
          </w:rPr>
          <w:delText xml:space="preserve"> Yes/</w:delText>
        </w:r>
        <w:r>
          <w:rPr>
            <w:rFonts w:ascii="Cambria" w:eastAsia="Cambria" w:hAnsi="Cambria" w:cs="Cambria"/>
            <w:b/>
            <w:color w:val="000000"/>
            <w:sz w:val="20"/>
            <w:szCs w:val="20"/>
            <w:highlight w:val="yellow"/>
          </w:rPr>
          <w:delText>No</w:delText>
        </w:r>
        <w:r>
          <w:rPr>
            <w:rFonts w:ascii="Cambria" w:eastAsia="Cambria" w:hAnsi="Cambria" w:cs="Cambria"/>
            <w:b/>
            <w:color w:val="000000"/>
            <w:sz w:val="20"/>
            <w:szCs w:val="20"/>
          </w:rPr>
          <w:delText>]</w:delText>
        </w:r>
      </w:del>
    </w:p>
    <w:p w14:paraId="0C826832" w14:textId="77777777" w:rsidR="00074BCD" w:rsidRDefault="00E71FEA">
      <w:pPr>
        <w:tabs>
          <w:tab w:val="left" w:pos="360"/>
          <w:tab w:val="left" w:pos="720"/>
        </w:tabs>
        <w:spacing w:after="0" w:line="240" w:lineRule="auto"/>
        <w:rPr>
          <w:del w:id="424" w:author="Goott, David" w:date="2026-09-25T20:00:00Z" w16du:dateUtc="2026-09-26T00:00:00Z"/>
          <w:rFonts w:ascii="Cambria" w:eastAsia="Cambria" w:hAnsi="Cambria" w:cs="Cambria"/>
          <w:sz w:val="20"/>
          <w:szCs w:val="20"/>
        </w:rPr>
      </w:pPr>
      <w:del w:id="425" w:author="Goott, David" w:date="2026-09-25T20:00:00Z" w16du:dateUtc="2026-09-26T00:00:00Z">
        <w:r>
          <w:rPr>
            <w:rFonts w:ascii="Cambria" w:eastAsia="Cambria" w:hAnsi="Cambria" w:cs="Cambria"/>
            <w:sz w:val="20"/>
            <w:szCs w:val="20"/>
          </w:rPr>
          <w:delText>What is the grade type (i.e. standard letter, credit/no credit, pass/fail, no grade, developmental, or other [please elaborate])</w:delText>
        </w:r>
      </w:del>
    </w:p>
    <w:p w14:paraId="01E4107F" w14:textId="77777777" w:rsidR="00074BCD" w:rsidRDefault="00E71FEA">
      <w:pPr>
        <w:tabs>
          <w:tab w:val="left" w:pos="360"/>
          <w:tab w:val="left" w:pos="720"/>
        </w:tabs>
        <w:spacing w:after="0" w:line="240" w:lineRule="auto"/>
        <w:rPr>
          <w:del w:id="426" w:author="Goott, David" w:date="2026-09-25T20:00:00Z" w16du:dateUtc="2026-09-26T00:00:00Z"/>
          <w:rFonts w:ascii="Cambria" w:eastAsia="Cambria" w:hAnsi="Cambria" w:cs="Cambria"/>
          <w:sz w:val="20"/>
          <w:szCs w:val="20"/>
        </w:rPr>
      </w:pPr>
      <w:del w:id="427" w:author="Goott, David" w:date="2026-09-25T20:00:00Z" w16du:dateUtc="2026-09-26T00:00:00Z">
        <w:r>
          <w:rPr>
            <w:color w:val="808080"/>
            <w:shd w:val="clear" w:color="auto" w:fill="D9D9D9"/>
          </w:rPr>
          <w:delText>Enter text...</w:delText>
        </w:r>
      </w:del>
    </w:p>
    <w:p w14:paraId="255992CF" w14:textId="77777777" w:rsidR="00074BCD" w:rsidRDefault="00074BCD">
      <w:pPr>
        <w:tabs>
          <w:tab w:val="left" w:pos="360"/>
          <w:tab w:val="left" w:pos="720"/>
        </w:tabs>
        <w:spacing w:after="0" w:line="240" w:lineRule="auto"/>
        <w:rPr>
          <w:del w:id="428" w:author="Goott, David" w:date="2026-09-25T20:00:00Z" w16du:dateUtc="2026-09-26T00:00:00Z"/>
          <w:rFonts w:ascii="Cambria" w:eastAsia="Cambria" w:hAnsi="Cambria" w:cs="Cambria"/>
          <w:sz w:val="20"/>
          <w:szCs w:val="20"/>
        </w:rPr>
      </w:pPr>
    </w:p>
    <w:p w14:paraId="7861CB4A"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29" w:author="Goott, David" w:date="2026-09-25T20:00:00Z" w16du:dateUtc="2026-09-26T00:00:00Z"/>
          <w:rFonts w:ascii="Cambria" w:eastAsia="Cambria" w:hAnsi="Cambria" w:cs="Cambria"/>
          <w:color w:val="000000"/>
          <w:sz w:val="20"/>
          <w:szCs w:val="20"/>
        </w:rPr>
      </w:pPr>
      <w:del w:id="430" w:author="Goott, David" w:date="2026-09-25T20:00:00Z" w16du:dateUtc="2026-09-26T00:00:00Z">
        <w:r>
          <w:rPr>
            <w:rFonts w:ascii="Cambria" w:eastAsia="Cambria" w:hAnsi="Cambria" w:cs="Cambria"/>
            <w:color w:val="000000"/>
            <w:sz w:val="20"/>
            <w:szCs w:val="20"/>
          </w:rPr>
          <w:delText xml:space="preserve"> </w:delText>
        </w:r>
        <w:r>
          <w:rPr>
            <w:b/>
            <w:color w:val="000000"/>
          </w:rPr>
          <w:delText>Yes /</w:delText>
        </w:r>
        <w:r>
          <w:rPr>
            <w:b/>
            <w:color w:val="000000"/>
            <w:highlight w:val="yellow"/>
          </w:rPr>
          <w:delText xml:space="preserve"> No</w:delText>
        </w:r>
        <w:r>
          <w:rPr>
            <w:rFonts w:ascii="Cambria" w:eastAsia="Cambria" w:hAnsi="Cambria" w:cs="Cambria"/>
            <w:color w:val="000000"/>
            <w:sz w:val="20"/>
            <w:szCs w:val="20"/>
          </w:rPr>
          <w:delText xml:space="preserve"> </w:delText>
        </w:r>
        <w:r>
          <w:rPr>
            <w:rFonts w:ascii="Cambria" w:eastAsia="Cambria" w:hAnsi="Cambria" w:cs="Cambria"/>
            <w:color w:val="000000"/>
            <w:sz w:val="20"/>
            <w:szCs w:val="20"/>
          </w:rPr>
          <w:tab/>
          <w:delText xml:space="preserve">Is this course dual-listed (undergraduate/graduate)? </w:delText>
        </w:r>
      </w:del>
    </w:p>
    <w:p w14:paraId="5AC0E0A6" w14:textId="77777777" w:rsidR="00074BCD" w:rsidRDefault="00074BCD">
      <w:pPr>
        <w:tabs>
          <w:tab w:val="left" w:pos="360"/>
        </w:tabs>
        <w:spacing w:after="0" w:line="240" w:lineRule="auto"/>
        <w:rPr>
          <w:del w:id="431" w:author="Goott, David" w:date="2026-09-25T20:00:00Z" w16du:dateUtc="2026-09-26T00:00:00Z"/>
          <w:rFonts w:ascii="Cambria" w:eastAsia="Cambria" w:hAnsi="Cambria" w:cs="Cambria"/>
          <w:sz w:val="20"/>
          <w:szCs w:val="20"/>
        </w:rPr>
      </w:pPr>
    </w:p>
    <w:p w14:paraId="3477296E"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32" w:author="Goott, David" w:date="2026-09-25T20:00:00Z" w16du:dateUtc="2026-09-26T00:00:00Z"/>
          <w:rFonts w:ascii="Cambria" w:eastAsia="Cambria" w:hAnsi="Cambria" w:cs="Cambria"/>
          <w:color w:val="000000"/>
          <w:sz w:val="20"/>
          <w:szCs w:val="20"/>
        </w:rPr>
      </w:pPr>
      <w:del w:id="433" w:author="Goott, David" w:date="2026-09-25T20:00:00Z" w16du:dateUtc="2026-09-26T00:00:00Z">
        <w:r>
          <w:rPr>
            <w:rFonts w:ascii="Cambria" w:eastAsia="Cambria" w:hAnsi="Cambria" w:cs="Cambria"/>
            <w:color w:val="000000"/>
            <w:sz w:val="20"/>
            <w:szCs w:val="20"/>
          </w:rPr>
          <w:delText xml:space="preserve"> </w:delText>
        </w:r>
        <w:r>
          <w:rPr>
            <w:b/>
            <w:color w:val="000000"/>
          </w:rPr>
          <w:delText xml:space="preserve">Yes / </w:delText>
        </w:r>
        <w:r>
          <w:rPr>
            <w:b/>
            <w:color w:val="000000"/>
            <w:highlight w:val="yellow"/>
          </w:rPr>
          <w:delText>No</w:delText>
        </w:r>
        <w:r>
          <w:rPr>
            <w:rFonts w:ascii="Cambria" w:eastAsia="Cambria" w:hAnsi="Cambria" w:cs="Cambria"/>
            <w:color w:val="000000"/>
            <w:sz w:val="20"/>
            <w:szCs w:val="20"/>
          </w:rPr>
          <w:delText xml:space="preserve"> </w:delText>
        </w:r>
        <w:r>
          <w:rPr>
            <w:rFonts w:ascii="Cambria" w:eastAsia="Cambria" w:hAnsi="Cambria" w:cs="Cambria"/>
            <w:color w:val="000000"/>
            <w:sz w:val="20"/>
            <w:szCs w:val="20"/>
          </w:rPr>
          <w:tab/>
          <w:delText xml:space="preserve">Is this course cross-listed?  </w:delText>
        </w:r>
      </w:del>
    </w:p>
    <w:p w14:paraId="5A7D34BB" w14:textId="77777777" w:rsidR="00074BCD" w:rsidRDefault="00E71FEA">
      <w:pPr>
        <w:tabs>
          <w:tab w:val="left" w:pos="360"/>
          <w:tab w:val="left" w:pos="720"/>
        </w:tabs>
        <w:spacing w:after="0" w:line="240" w:lineRule="auto"/>
        <w:ind w:left="360"/>
        <w:rPr>
          <w:del w:id="434" w:author="Goott, David" w:date="2026-09-25T20:00:00Z" w16du:dateUtc="2026-09-26T00:00:00Z"/>
          <w:rFonts w:ascii="Cambria" w:eastAsia="Cambria" w:hAnsi="Cambria" w:cs="Cambria"/>
          <w:i/>
          <w:sz w:val="20"/>
          <w:szCs w:val="20"/>
        </w:rPr>
      </w:pPr>
      <w:del w:id="435" w:author="Goott, David" w:date="2026-09-25T20:00:00Z" w16du:dateUtc="2026-09-26T00:00:00Z">
        <w:r>
          <w:rPr>
            <w:rFonts w:ascii="Cambria" w:eastAsia="Cambria" w:hAnsi="Cambria" w:cs="Cambria"/>
            <w:i/>
            <w:sz w:val="20"/>
            <w:szCs w:val="20"/>
          </w:rPr>
          <w:delText xml:space="preserve">(If it is, all course entries must be identical including course descriptions. </w:delText>
        </w:r>
        <w:r>
          <w:rPr>
            <w:rFonts w:ascii="Cambria" w:eastAsia="Cambria" w:hAnsi="Cambria" w:cs="Cambria"/>
            <w:i/>
            <w:sz w:val="20"/>
            <w:szCs w:val="20"/>
            <w:u w:val="single"/>
          </w:rPr>
          <w:delText>Submit appropriate documentation for requested changes.</w:delText>
        </w:r>
        <w:r>
          <w:rPr>
            <w:rFonts w:ascii="Cambria" w:eastAsia="Cambria" w:hAnsi="Cambria" w:cs="Cambria"/>
            <w:i/>
            <w:sz w:val="20"/>
            <w:szCs w:val="20"/>
          </w:rPr>
          <w:delText xml:space="preserve"> It is important to check the course description of an existing course when adding a new cross-listed course.)</w:delText>
        </w:r>
      </w:del>
    </w:p>
    <w:p w14:paraId="105CC6A0" w14:textId="77777777" w:rsidR="00074BCD" w:rsidRDefault="00074BCD">
      <w:pPr>
        <w:tabs>
          <w:tab w:val="left" w:pos="360"/>
        </w:tabs>
        <w:spacing w:after="0" w:line="240" w:lineRule="auto"/>
        <w:rPr>
          <w:del w:id="436" w:author="Goott, David" w:date="2026-09-25T20:00:00Z" w16du:dateUtc="2026-09-26T00:00:00Z"/>
          <w:rFonts w:ascii="Cambria" w:eastAsia="Cambria" w:hAnsi="Cambria" w:cs="Cambria"/>
          <w:sz w:val="20"/>
          <w:szCs w:val="20"/>
        </w:rPr>
      </w:pPr>
    </w:p>
    <w:p w14:paraId="523C8FB0" w14:textId="77777777" w:rsidR="00074BCD" w:rsidRDefault="00E71FEA">
      <w:pPr>
        <w:pBdr>
          <w:top w:val="nil"/>
          <w:left w:val="nil"/>
          <w:bottom w:val="nil"/>
          <w:right w:val="nil"/>
          <w:between w:val="nil"/>
        </w:pBdr>
        <w:tabs>
          <w:tab w:val="left" w:pos="360"/>
          <w:tab w:val="left" w:pos="720"/>
        </w:tabs>
        <w:spacing w:after="0" w:line="240" w:lineRule="auto"/>
        <w:ind w:left="720"/>
        <w:rPr>
          <w:del w:id="437" w:author="Goott, David" w:date="2026-09-25T20:00:00Z" w16du:dateUtc="2026-09-26T00:00:00Z"/>
          <w:rFonts w:ascii="Cambria" w:eastAsia="Cambria" w:hAnsi="Cambria" w:cs="Cambria"/>
          <w:color w:val="000000"/>
          <w:sz w:val="20"/>
          <w:szCs w:val="20"/>
        </w:rPr>
      </w:pPr>
      <w:del w:id="438" w:author="Goott, David" w:date="2026-09-25T20:00:00Z" w16du:dateUtc="2026-09-26T00:00:00Z">
        <w:r>
          <w:rPr>
            <w:rFonts w:ascii="Cambria" w:eastAsia="Cambria" w:hAnsi="Cambria" w:cs="Cambria"/>
            <w:b/>
            <w:color w:val="000000"/>
            <w:sz w:val="20"/>
            <w:szCs w:val="20"/>
          </w:rPr>
          <w:delText xml:space="preserve">a. </w:delText>
        </w:r>
        <w:r>
          <w:rPr>
            <w:rFonts w:ascii="Cambria" w:eastAsia="Cambria" w:hAnsi="Cambria" w:cs="Cambria"/>
            <w:color w:val="000000"/>
            <w:sz w:val="20"/>
            <w:szCs w:val="20"/>
          </w:rPr>
          <w:delText>– If yes, please list the prefix and course number of the cross-listed course.</w:delText>
        </w:r>
      </w:del>
    </w:p>
    <w:p w14:paraId="7861292D" w14:textId="77777777" w:rsidR="00074BCD" w:rsidRDefault="00E71FEA">
      <w:pPr>
        <w:pBdr>
          <w:top w:val="nil"/>
          <w:left w:val="nil"/>
          <w:bottom w:val="nil"/>
          <w:right w:val="nil"/>
          <w:between w:val="nil"/>
        </w:pBdr>
        <w:tabs>
          <w:tab w:val="left" w:pos="360"/>
          <w:tab w:val="left" w:pos="720"/>
        </w:tabs>
        <w:spacing w:after="0" w:line="240" w:lineRule="auto"/>
        <w:ind w:left="720"/>
        <w:rPr>
          <w:del w:id="439" w:author="Goott, David" w:date="2026-09-25T20:00:00Z" w16du:dateUtc="2026-09-26T00:00:00Z"/>
          <w:rFonts w:ascii="Cambria" w:eastAsia="Cambria" w:hAnsi="Cambria" w:cs="Cambria"/>
          <w:color w:val="000000"/>
          <w:sz w:val="20"/>
          <w:szCs w:val="20"/>
        </w:rPr>
      </w:pPr>
      <w:del w:id="440" w:author="Goott, David" w:date="2026-09-25T20:00:00Z" w16du:dateUtc="2026-09-26T00:00:00Z">
        <w:r>
          <w:rPr>
            <w:rFonts w:ascii="Cambria" w:eastAsia="Cambria" w:hAnsi="Cambria" w:cs="Cambria"/>
            <w:color w:val="000000"/>
            <w:sz w:val="20"/>
            <w:szCs w:val="20"/>
          </w:rPr>
          <w:tab/>
          <w:delText xml:space="preserve"> </w:delText>
        </w:r>
        <w:r>
          <w:rPr>
            <w:color w:val="808080"/>
            <w:shd w:val="clear" w:color="auto" w:fill="D9D9D9"/>
          </w:rPr>
          <w:delText>Enter text...</w:delText>
        </w:r>
      </w:del>
    </w:p>
    <w:p w14:paraId="4275A62C" w14:textId="77777777" w:rsidR="00074BCD" w:rsidRDefault="00E71FEA">
      <w:pPr>
        <w:pBdr>
          <w:top w:val="nil"/>
          <w:left w:val="nil"/>
          <w:bottom w:val="nil"/>
          <w:right w:val="nil"/>
          <w:between w:val="nil"/>
        </w:pBdr>
        <w:tabs>
          <w:tab w:val="left" w:pos="360"/>
          <w:tab w:val="left" w:pos="720"/>
        </w:tabs>
        <w:spacing w:after="0" w:line="240" w:lineRule="auto"/>
        <w:ind w:left="360"/>
        <w:rPr>
          <w:del w:id="441" w:author="Goott, David" w:date="2026-09-25T20:00:00Z" w16du:dateUtc="2026-09-26T00:00:00Z"/>
          <w:rFonts w:ascii="Cambria" w:eastAsia="Cambria" w:hAnsi="Cambria" w:cs="Cambria"/>
          <w:color w:val="000000"/>
          <w:sz w:val="20"/>
          <w:szCs w:val="20"/>
        </w:rPr>
      </w:pPr>
      <w:del w:id="442" w:author="Goott, David" w:date="2026-09-25T20:00:00Z" w16du:dateUtc="2026-09-26T00:00:00Z">
        <w:r>
          <w:rPr>
            <w:rFonts w:ascii="Cambria" w:eastAsia="Cambria" w:hAnsi="Cambria" w:cs="Cambria"/>
            <w:b/>
            <w:color w:val="000000"/>
            <w:sz w:val="20"/>
            <w:szCs w:val="20"/>
          </w:rPr>
          <w:tab/>
          <w:delText xml:space="preserve">b. </w:delText>
        </w:r>
        <w:r>
          <w:rPr>
            <w:rFonts w:ascii="Cambria" w:eastAsia="Cambria" w:hAnsi="Cambria" w:cs="Cambria"/>
            <w:color w:val="000000"/>
            <w:sz w:val="20"/>
            <w:szCs w:val="20"/>
          </w:rPr>
          <w:delText xml:space="preserve">– </w:delText>
        </w:r>
        <w:r>
          <w:rPr>
            <w:b/>
            <w:color w:val="000000"/>
          </w:rPr>
          <w:delText>Yes / No</w:delText>
        </w:r>
        <w:r>
          <w:rPr>
            <w:rFonts w:ascii="Cambria" w:eastAsia="Cambria" w:hAnsi="Cambria" w:cs="Cambria"/>
            <w:color w:val="000000"/>
            <w:sz w:val="20"/>
            <w:szCs w:val="20"/>
          </w:rPr>
          <w:delText xml:space="preserve">   Can the cross-listed course be used to satisfy the prerequisite or degree requirements this course satisfies?</w:delText>
        </w:r>
      </w:del>
    </w:p>
    <w:p w14:paraId="3674C585" w14:textId="77777777" w:rsidR="00074BCD" w:rsidRDefault="00E71FEA">
      <w:pPr>
        <w:pBdr>
          <w:top w:val="nil"/>
          <w:left w:val="nil"/>
          <w:bottom w:val="nil"/>
          <w:right w:val="nil"/>
          <w:between w:val="nil"/>
        </w:pBdr>
        <w:tabs>
          <w:tab w:val="left" w:pos="360"/>
          <w:tab w:val="left" w:pos="720"/>
        </w:tabs>
        <w:spacing w:after="0" w:line="240" w:lineRule="auto"/>
        <w:ind w:left="360"/>
        <w:rPr>
          <w:del w:id="443" w:author="Goott, David" w:date="2026-09-25T20:00:00Z" w16du:dateUtc="2026-09-26T00:00:00Z"/>
          <w:rFonts w:ascii="Cambria" w:eastAsia="Cambria" w:hAnsi="Cambria" w:cs="Cambria"/>
          <w:color w:val="000000"/>
          <w:sz w:val="20"/>
          <w:szCs w:val="20"/>
        </w:rPr>
      </w:pPr>
      <w:del w:id="444" w:author="Goott, David" w:date="2026-09-25T20:00:00Z" w16du:dateUtc="2026-09-26T00:00:00Z">
        <w:r>
          <w:rPr>
            <w:rFonts w:ascii="Cambria" w:eastAsia="Cambria" w:hAnsi="Cambria" w:cs="Cambria"/>
            <w:b/>
            <w:color w:val="000000"/>
            <w:sz w:val="20"/>
            <w:szCs w:val="20"/>
          </w:rPr>
          <w:delText xml:space="preserve">                       </w:delText>
        </w:r>
        <w:r>
          <w:rPr>
            <w:rFonts w:ascii="Cambria" w:eastAsia="Cambria" w:hAnsi="Cambria" w:cs="Cambria"/>
            <w:color w:val="000000"/>
            <w:sz w:val="20"/>
            <w:szCs w:val="20"/>
          </w:rPr>
          <w:delText xml:space="preserve">  </w:delText>
        </w:r>
        <w:r>
          <w:rPr>
            <w:color w:val="808080"/>
            <w:shd w:val="clear" w:color="auto" w:fill="D9D9D9"/>
          </w:rPr>
          <w:delText>Enter text...</w:delText>
        </w:r>
      </w:del>
    </w:p>
    <w:p w14:paraId="38CA497F" w14:textId="77777777" w:rsidR="00074BCD" w:rsidRDefault="00074BCD">
      <w:pPr>
        <w:pBdr>
          <w:top w:val="nil"/>
          <w:left w:val="nil"/>
          <w:bottom w:val="nil"/>
          <w:right w:val="nil"/>
          <w:between w:val="nil"/>
        </w:pBdr>
        <w:tabs>
          <w:tab w:val="left" w:pos="360"/>
          <w:tab w:val="left" w:pos="720"/>
        </w:tabs>
        <w:spacing w:after="0" w:line="240" w:lineRule="auto"/>
        <w:ind w:left="1440"/>
        <w:rPr>
          <w:del w:id="445" w:author="Goott, David" w:date="2026-09-25T20:00:00Z" w16du:dateUtc="2026-09-26T00:00:00Z"/>
          <w:rFonts w:ascii="Cambria" w:eastAsia="Cambria" w:hAnsi="Cambria" w:cs="Cambria"/>
          <w:color w:val="000000"/>
          <w:sz w:val="20"/>
          <w:szCs w:val="20"/>
        </w:rPr>
      </w:pPr>
    </w:p>
    <w:p w14:paraId="4372603B"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46" w:author="Goott, David" w:date="2026-09-25T20:00:00Z" w16du:dateUtc="2026-09-26T00:00:00Z"/>
          <w:rFonts w:ascii="Cambria" w:eastAsia="Cambria" w:hAnsi="Cambria" w:cs="Cambria"/>
          <w:color w:val="000000"/>
          <w:sz w:val="20"/>
          <w:szCs w:val="20"/>
        </w:rPr>
      </w:pPr>
      <w:del w:id="447" w:author="Goott, David" w:date="2026-09-25T20:00:00Z" w16du:dateUtc="2026-09-26T00:00:00Z">
        <w:r>
          <w:rPr>
            <w:rFonts w:ascii="Cambria" w:eastAsia="Cambria" w:hAnsi="Cambria" w:cs="Cambria"/>
            <w:color w:val="000000"/>
            <w:sz w:val="20"/>
            <w:szCs w:val="20"/>
          </w:rPr>
          <w:delText xml:space="preserve"> </w:delText>
        </w:r>
        <w:r>
          <w:rPr>
            <w:b/>
            <w:color w:val="000000"/>
          </w:rPr>
          <w:delText>Yes /</w:delText>
        </w:r>
        <w:r>
          <w:rPr>
            <w:b/>
            <w:color w:val="000000"/>
            <w:highlight w:val="yellow"/>
          </w:rPr>
          <w:delText xml:space="preserve"> No</w:delText>
        </w:r>
        <w:r>
          <w:rPr>
            <w:rFonts w:ascii="Cambria" w:eastAsia="Cambria" w:hAnsi="Cambria" w:cs="Cambria"/>
            <w:color w:val="000000"/>
            <w:sz w:val="20"/>
            <w:szCs w:val="20"/>
            <w:highlight w:val="yellow"/>
          </w:rPr>
          <w:delText xml:space="preserve"> </w:delText>
        </w:r>
        <w:r>
          <w:rPr>
            <w:rFonts w:ascii="Cambria" w:eastAsia="Cambria" w:hAnsi="Cambria" w:cs="Cambria"/>
            <w:color w:val="000000"/>
            <w:sz w:val="20"/>
            <w:szCs w:val="20"/>
          </w:rPr>
          <w:tab/>
          <w:delText xml:space="preserve">Is this course in support of a new program?  </w:delText>
        </w:r>
      </w:del>
    </w:p>
    <w:p w14:paraId="15E2A222" w14:textId="77777777" w:rsidR="00074BCD" w:rsidRDefault="00E71FEA">
      <w:pPr>
        <w:tabs>
          <w:tab w:val="left" w:pos="360"/>
          <w:tab w:val="left" w:pos="720"/>
        </w:tabs>
        <w:spacing w:after="0" w:line="240" w:lineRule="auto"/>
        <w:ind w:left="720"/>
        <w:rPr>
          <w:del w:id="448" w:author="Goott, David" w:date="2026-09-25T20:00:00Z" w16du:dateUtc="2026-09-26T00:00:00Z"/>
          <w:rFonts w:ascii="Cambria" w:eastAsia="Cambria" w:hAnsi="Cambria" w:cs="Cambria"/>
          <w:sz w:val="20"/>
          <w:szCs w:val="20"/>
        </w:rPr>
      </w:pPr>
      <w:del w:id="449" w:author="Goott, David" w:date="2026-09-25T20:00:00Z" w16du:dateUtc="2026-09-26T00:00:00Z">
        <w:r>
          <w:rPr>
            <w:rFonts w:ascii="Cambria" w:eastAsia="Cambria" w:hAnsi="Cambria" w:cs="Cambria"/>
            <w:sz w:val="20"/>
            <w:szCs w:val="20"/>
          </w:rPr>
          <w:delText xml:space="preserve">a.    If yes, what program? </w:delText>
        </w:r>
      </w:del>
    </w:p>
    <w:p w14:paraId="3272BF01" w14:textId="77777777" w:rsidR="00074BCD" w:rsidRDefault="00E71FEA">
      <w:pPr>
        <w:tabs>
          <w:tab w:val="left" w:pos="360"/>
          <w:tab w:val="left" w:pos="720"/>
        </w:tabs>
        <w:spacing w:after="0" w:line="240" w:lineRule="auto"/>
        <w:rPr>
          <w:del w:id="450" w:author="Goott, David" w:date="2026-09-25T20:00:00Z" w16du:dateUtc="2026-09-26T00:00:00Z"/>
          <w:rFonts w:ascii="Cambria" w:eastAsia="Cambria" w:hAnsi="Cambria" w:cs="Cambria"/>
          <w:sz w:val="20"/>
          <w:szCs w:val="20"/>
        </w:rPr>
      </w:pPr>
      <w:del w:id="451" w:author="Goott, David" w:date="2026-09-25T20:00:00Z" w16du:dateUtc="2026-09-26T00:00:00Z">
        <w:r>
          <w:rPr>
            <w:rFonts w:ascii="Cambria" w:eastAsia="Cambria" w:hAnsi="Cambria" w:cs="Cambria"/>
            <w:sz w:val="20"/>
            <w:szCs w:val="20"/>
          </w:rPr>
          <w:tab/>
        </w:r>
        <w:r>
          <w:rPr>
            <w:rFonts w:ascii="Cambria" w:eastAsia="Cambria" w:hAnsi="Cambria" w:cs="Cambria"/>
            <w:sz w:val="20"/>
            <w:szCs w:val="20"/>
          </w:rPr>
          <w:tab/>
        </w:r>
        <w:r>
          <w:rPr>
            <w:rFonts w:ascii="Cambria" w:eastAsia="Cambria" w:hAnsi="Cambria" w:cs="Cambria"/>
            <w:sz w:val="20"/>
            <w:szCs w:val="20"/>
          </w:rPr>
          <w:tab/>
        </w:r>
        <w:r>
          <w:rPr>
            <w:color w:val="808080"/>
            <w:shd w:val="clear" w:color="auto" w:fill="D9D9D9"/>
          </w:rPr>
          <w:delText>Enter text...</w:delText>
        </w:r>
      </w:del>
    </w:p>
    <w:p w14:paraId="77165C3B" w14:textId="77777777" w:rsidR="00074BCD" w:rsidRDefault="00074BCD">
      <w:pPr>
        <w:tabs>
          <w:tab w:val="left" w:pos="360"/>
          <w:tab w:val="left" w:pos="720"/>
        </w:tabs>
        <w:spacing w:after="0" w:line="240" w:lineRule="auto"/>
        <w:rPr>
          <w:del w:id="452" w:author="Goott, David" w:date="2026-09-25T20:00:00Z" w16du:dateUtc="2026-09-26T00:00:00Z"/>
          <w:rFonts w:ascii="Cambria" w:eastAsia="Cambria" w:hAnsi="Cambria" w:cs="Cambria"/>
          <w:sz w:val="20"/>
          <w:szCs w:val="20"/>
        </w:rPr>
      </w:pPr>
    </w:p>
    <w:p w14:paraId="2FDD3F97"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53" w:author="Goott, David" w:date="2026-09-25T20:00:00Z" w16du:dateUtc="2026-09-26T00:00:00Z"/>
          <w:rFonts w:ascii="Cambria" w:eastAsia="Cambria" w:hAnsi="Cambria" w:cs="Cambria"/>
          <w:color w:val="000000"/>
          <w:sz w:val="20"/>
          <w:szCs w:val="20"/>
        </w:rPr>
      </w:pPr>
      <w:del w:id="454" w:author="Goott, David" w:date="2026-09-25T20:00:00Z" w16du:dateUtc="2026-09-26T00:00:00Z">
        <w:r>
          <w:rPr>
            <w:rFonts w:ascii="Cambria" w:eastAsia="Cambria" w:hAnsi="Cambria" w:cs="Cambria"/>
            <w:color w:val="000000"/>
            <w:sz w:val="20"/>
            <w:szCs w:val="20"/>
          </w:rPr>
          <w:delText xml:space="preserve"> </w:delText>
        </w:r>
        <w:r>
          <w:rPr>
            <w:b/>
            <w:color w:val="000000"/>
          </w:rPr>
          <w:delText xml:space="preserve">Yes / </w:delText>
        </w:r>
        <w:r>
          <w:rPr>
            <w:b/>
            <w:color w:val="000000"/>
            <w:highlight w:val="yellow"/>
          </w:rPr>
          <w:delText>No</w:delText>
        </w:r>
        <w:r>
          <w:rPr>
            <w:rFonts w:ascii="Cambria" w:eastAsia="Cambria" w:hAnsi="Cambria" w:cs="Cambria"/>
            <w:color w:val="000000"/>
            <w:sz w:val="20"/>
            <w:szCs w:val="20"/>
            <w:highlight w:val="yellow"/>
          </w:rPr>
          <w:delText xml:space="preserve"> </w:delText>
        </w:r>
        <w:r>
          <w:rPr>
            <w:rFonts w:ascii="Cambria" w:eastAsia="Cambria" w:hAnsi="Cambria" w:cs="Cambria"/>
            <w:color w:val="000000"/>
            <w:sz w:val="20"/>
            <w:szCs w:val="20"/>
          </w:rPr>
          <w:tab/>
          <w:delText>Will this course be a one-to-one equivalent to a deleted course or previous version of this course (please check with the Registrar if unsure)?</w:delText>
        </w:r>
      </w:del>
    </w:p>
    <w:p w14:paraId="55DD5CF2" w14:textId="77777777" w:rsidR="00074BCD" w:rsidRDefault="00E71FEA">
      <w:pPr>
        <w:tabs>
          <w:tab w:val="left" w:pos="360"/>
        </w:tabs>
        <w:spacing w:after="0"/>
        <w:ind w:left="720"/>
        <w:rPr>
          <w:del w:id="455" w:author="Goott, David" w:date="2026-09-25T20:00:00Z" w16du:dateUtc="2026-09-26T00:00:00Z"/>
          <w:rFonts w:ascii="Cambria" w:eastAsia="Cambria" w:hAnsi="Cambria" w:cs="Cambria"/>
          <w:sz w:val="20"/>
          <w:szCs w:val="20"/>
        </w:rPr>
      </w:pPr>
      <w:del w:id="456" w:author="Goott, David" w:date="2026-09-25T20:00:00Z" w16du:dateUtc="2026-09-26T00:00:00Z">
        <w:r>
          <w:rPr>
            <w:rFonts w:ascii="Cambria" w:eastAsia="Cambria" w:hAnsi="Cambria" w:cs="Cambria"/>
            <w:sz w:val="20"/>
            <w:szCs w:val="20"/>
          </w:rPr>
          <w:delText>a.    If yes, which course?</w:delText>
        </w:r>
      </w:del>
    </w:p>
    <w:p w14:paraId="284388A2" w14:textId="77777777" w:rsidR="00074BCD" w:rsidRDefault="00E71FEA">
      <w:pPr>
        <w:tabs>
          <w:tab w:val="left" w:pos="360"/>
          <w:tab w:val="left" w:pos="720"/>
        </w:tabs>
        <w:spacing w:after="0" w:line="240" w:lineRule="auto"/>
        <w:ind w:left="720" w:firstLine="720"/>
        <w:rPr>
          <w:del w:id="457" w:author="Goott, David" w:date="2026-09-25T20:00:00Z" w16du:dateUtc="2026-09-26T00:00:00Z"/>
          <w:rFonts w:ascii="Cambria" w:eastAsia="Cambria" w:hAnsi="Cambria" w:cs="Cambria"/>
          <w:sz w:val="20"/>
          <w:szCs w:val="20"/>
        </w:rPr>
      </w:pPr>
      <w:del w:id="458" w:author="Goott, David" w:date="2026-09-25T20:00:00Z" w16du:dateUtc="2026-09-26T00:00:00Z">
        <w:r>
          <w:rPr>
            <w:color w:val="808080"/>
            <w:shd w:val="clear" w:color="auto" w:fill="D9D9D9"/>
          </w:rPr>
          <w:delText>Enter text...</w:delText>
        </w:r>
      </w:del>
    </w:p>
    <w:p w14:paraId="41DD64BA" w14:textId="77777777" w:rsidR="00074BCD" w:rsidRDefault="00074BCD">
      <w:pPr>
        <w:rPr>
          <w:del w:id="459" w:author="Goott, David" w:date="2026-09-25T20:00:00Z" w16du:dateUtc="2026-09-26T00:00:00Z"/>
          <w:rFonts w:ascii="Cambria" w:eastAsia="Cambria" w:hAnsi="Cambria" w:cs="Cambria"/>
          <w:b/>
          <w:sz w:val="28"/>
          <w:szCs w:val="28"/>
        </w:rPr>
      </w:pPr>
    </w:p>
    <w:p w14:paraId="656DFE0C" w14:textId="77777777" w:rsidR="00074BCD" w:rsidRDefault="00074BCD">
      <w:pPr>
        <w:jc w:val="center"/>
        <w:rPr>
          <w:del w:id="460" w:author="Goott, David" w:date="2026-09-25T20:00:00Z" w16du:dateUtc="2026-09-26T00:00:00Z"/>
          <w:rFonts w:ascii="Cambria" w:eastAsia="Cambria" w:hAnsi="Cambria" w:cs="Cambria"/>
          <w:b/>
          <w:sz w:val="28"/>
          <w:szCs w:val="28"/>
        </w:rPr>
      </w:pPr>
    </w:p>
    <w:p w14:paraId="47B80154" w14:textId="77777777" w:rsidR="00074BCD" w:rsidRDefault="00074BCD">
      <w:pPr>
        <w:jc w:val="center"/>
        <w:rPr>
          <w:del w:id="461" w:author="Goott, David" w:date="2026-09-25T20:00:00Z" w16du:dateUtc="2026-09-26T00:00:00Z"/>
          <w:rFonts w:ascii="Cambria" w:eastAsia="Cambria" w:hAnsi="Cambria" w:cs="Cambria"/>
          <w:b/>
          <w:sz w:val="28"/>
          <w:szCs w:val="28"/>
        </w:rPr>
      </w:pPr>
    </w:p>
    <w:p w14:paraId="7917CDBA" w14:textId="77777777" w:rsidR="00074BCD" w:rsidRDefault="00E71FEA">
      <w:pPr>
        <w:jc w:val="center"/>
        <w:rPr>
          <w:del w:id="462" w:author="Goott, David" w:date="2026-09-25T20:00:00Z" w16du:dateUtc="2026-09-26T00:00:00Z"/>
          <w:rFonts w:ascii="Cambria" w:eastAsia="Cambria" w:hAnsi="Cambria" w:cs="Cambria"/>
          <w:b/>
          <w:sz w:val="28"/>
          <w:szCs w:val="28"/>
        </w:rPr>
      </w:pPr>
      <w:del w:id="463" w:author="Goott, David" w:date="2026-09-25T20:00:00Z" w16du:dateUtc="2026-09-26T00:00:00Z">
        <w:r>
          <w:rPr>
            <w:rFonts w:ascii="Cambria" w:eastAsia="Cambria" w:hAnsi="Cambria" w:cs="Cambria"/>
            <w:b/>
            <w:sz w:val="28"/>
            <w:szCs w:val="28"/>
          </w:rPr>
          <w:delText>Course Details</w:delText>
        </w:r>
      </w:del>
    </w:p>
    <w:p w14:paraId="213C4D16" w14:textId="77777777" w:rsidR="00074BCD" w:rsidRDefault="00074BCD">
      <w:pPr>
        <w:tabs>
          <w:tab w:val="left" w:pos="360"/>
          <w:tab w:val="left" w:pos="720"/>
        </w:tabs>
        <w:spacing w:after="0" w:line="240" w:lineRule="auto"/>
        <w:jc w:val="center"/>
        <w:rPr>
          <w:del w:id="464" w:author="Goott, David" w:date="2026-09-25T20:00:00Z" w16du:dateUtc="2026-09-26T00:00:00Z"/>
          <w:rFonts w:ascii="Cambria" w:eastAsia="Cambria" w:hAnsi="Cambria" w:cs="Cambria"/>
          <w:b/>
          <w:sz w:val="28"/>
          <w:szCs w:val="28"/>
        </w:rPr>
      </w:pPr>
    </w:p>
    <w:p w14:paraId="216609DA" w14:textId="77777777" w:rsidR="00074BCD" w:rsidRDefault="00E71FEA">
      <w:pPr>
        <w:numPr>
          <w:ilvl w:val="0"/>
          <w:numId w:val="4"/>
        </w:numPr>
        <w:pBdr>
          <w:top w:val="nil"/>
          <w:left w:val="nil"/>
          <w:bottom w:val="nil"/>
          <w:right w:val="nil"/>
          <w:between w:val="nil"/>
        </w:pBdr>
        <w:tabs>
          <w:tab w:val="left" w:pos="360"/>
          <w:tab w:val="left" w:pos="720"/>
        </w:tabs>
        <w:spacing w:after="0"/>
        <w:rPr>
          <w:del w:id="465" w:author="Goott, David" w:date="2026-09-25T20:00:00Z" w16du:dateUtc="2026-09-26T00:00:00Z"/>
          <w:rFonts w:ascii="Cambria" w:eastAsia="Cambria" w:hAnsi="Cambria" w:cs="Cambria"/>
          <w:color w:val="000000"/>
          <w:sz w:val="20"/>
          <w:szCs w:val="20"/>
        </w:rPr>
      </w:pPr>
      <w:del w:id="466" w:author="Goott, David" w:date="2026-09-25T20:00:00Z" w16du:dateUtc="2026-09-26T00:00:00Z">
        <w:r>
          <w:rPr>
            <w:rFonts w:ascii="Cambria" w:eastAsia="Cambria" w:hAnsi="Cambria" w:cs="Cambria"/>
            <w:color w:val="000000"/>
            <w:sz w:val="20"/>
            <w:szCs w:val="20"/>
          </w:rPr>
          <w:delText xml:space="preserve"> </w:delText>
        </w:r>
        <w:r>
          <w:rPr>
            <w:rFonts w:ascii="Cambria" w:eastAsia="Cambria" w:hAnsi="Cambria" w:cs="Cambria"/>
            <w:b/>
            <w:color w:val="000000"/>
            <w:sz w:val="20"/>
            <w:szCs w:val="20"/>
          </w:rPr>
          <w:delText>Proposed outline</w:delText>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b/>
            <w:color w:val="000000"/>
            <w:sz w:val="20"/>
            <w:szCs w:val="20"/>
            <w:highlight w:val="yellow"/>
          </w:rPr>
          <w:delText>[Modification requested?</w:delText>
        </w:r>
        <w:r>
          <w:rPr>
            <w:rFonts w:ascii="Cambria" w:eastAsia="Cambria" w:hAnsi="Cambria" w:cs="Cambria"/>
            <w:b/>
            <w:color w:val="000000"/>
            <w:sz w:val="20"/>
            <w:szCs w:val="20"/>
          </w:rPr>
          <w:delText xml:space="preserve"> Yes/</w:delText>
        </w:r>
        <w:r>
          <w:rPr>
            <w:rFonts w:ascii="Cambria" w:eastAsia="Cambria" w:hAnsi="Cambria" w:cs="Cambria"/>
            <w:b/>
            <w:color w:val="000000"/>
            <w:sz w:val="20"/>
            <w:szCs w:val="20"/>
            <w:highlight w:val="yellow"/>
          </w:rPr>
          <w:delText>No</w:delText>
        </w:r>
        <w:r>
          <w:rPr>
            <w:rFonts w:ascii="Cambria" w:eastAsia="Cambria" w:hAnsi="Cambria" w:cs="Cambria"/>
            <w:b/>
            <w:color w:val="000000"/>
            <w:sz w:val="20"/>
            <w:szCs w:val="20"/>
          </w:rPr>
          <w:delText>]</w:delText>
        </w:r>
      </w:del>
    </w:p>
    <w:p w14:paraId="6294C743" w14:textId="77777777" w:rsidR="00074BCD" w:rsidRDefault="00E71FEA">
      <w:pPr>
        <w:tabs>
          <w:tab w:val="left" w:pos="360"/>
          <w:tab w:val="left" w:pos="720"/>
        </w:tabs>
        <w:spacing w:after="0"/>
        <w:rPr>
          <w:del w:id="467" w:author="Goott, David" w:date="2026-09-25T20:00:00Z" w16du:dateUtc="2026-09-26T00:00:00Z"/>
          <w:rFonts w:ascii="Cambria" w:eastAsia="Cambria" w:hAnsi="Cambria" w:cs="Cambria"/>
          <w:sz w:val="20"/>
          <w:szCs w:val="20"/>
        </w:rPr>
      </w:pPr>
      <w:del w:id="468" w:author="Goott, David" w:date="2026-09-25T20:00:00Z" w16du:dateUtc="2026-09-26T00:00:00Z">
        <w:r>
          <w:rPr>
            <w:rFonts w:ascii="Cambria" w:eastAsia="Cambria" w:hAnsi="Cambria" w:cs="Cambria"/>
            <w:sz w:val="20"/>
            <w:szCs w:val="20"/>
          </w:rPr>
          <w:delText>(The course outline should be topical by weeks and should be sufficient in detail to allow for judgment of the content of the course.)</w:delText>
        </w:r>
      </w:del>
    </w:p>
    <w:p w14:paraId="00AD31BB" w14:textId="77777777" w:rsidR="00074BCD" w:rsidRDefault="00E71FEA">
      <w:pPr>
        <w:tabs>
          <w:tab w:val="left" w:pos="360"/>
          <w:tab w:val="left" w:pos="720"/>
        </w:tabs>
        <w:spacing w:after="0" w:line="240" w:lineRule="auto"/>
        <w:rPr>
          <w:del w:id="469" w:author="Goott, David" w:date="2026-09-25T20:00:00Z" w16du:dateUtc="2026-09-26T00:00:00Z"/>
          <w:rFonts w:ascii="Cambria" w:eastAsia="Cambria" w:hAnsi="Cambria" w:cs="Cambria"/>
          <w:sz w:val="20"/>
          <w:szCs w:val="20"/>
        </w:rPr>
      </w:pPr>
      <w:del w:id="470" w:author="Goott, David" w:date="2026-09-25T20:00:00Z" w16du:dateUtc="2026-09-26T00:00:00Z">
        <w:r>
          <w:rPr>
            <w:color w:val="808080"/>
            <w:shd w:val="clear" w:color="auto" w:fill="D9D9D9"/>
          </w:rPr>
          <w:delText>Enter text...</w:delText>
        </w:r>
      </w:del>
    </w:p>
    <w:p w14:paraId="0F5984FD" w14:textId="77777777" w:rsidR="00074BCD" w:rsidRDefault="00074BCD">
      <w:pPr>
        <w:tabs>
          <w:tab w:val="left" w:pos="360"/>
          <w:tab w:val="left" w:pos="720"/>
        </w:tabs>
        <w:spacing w:after="0" w:line="240" w:lineRule="auto"/>
        <w:rPr>
          <w:del w:id="471" w:author="Goott, David" w:date="2026-09-25T20:00:00Z" w16du:dateUtc="2026-09-26T00:00:00Z"/>
          <w:rFonts w:ascii="Cambria" w:eastAsia="Cambria" w:hAnsi="Cambria" w:cs="Cambria"/>
          <w:sz w:val="20"/>
          <w:szCs w:val="20"/>
        </w:rPr>
      </w:pPr>
    </w:p>
    <w:p w14:paraId="784F9E46"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72" w:author="Goott, David" w:date="2026-09-25T20:00:00Z" w16du:dateUtc="2026-09-26T00:00:00Z"/>
          <w:rFonts w:ascii="Cambria" w:eastAsia="Cambria" w:hAnsi="Cambria" w:cs="Cambria"/>
          <w:color w:val="000000"/>
          <w:sz w:val="20"/>
          <w:szCs w:val="20"/>
        </w:rPr>
      </w:pPr>
      <w:del w:id="473" w:author="Goott, David" w:date="2026-09-25T20:00:00Z" w16du:dateUtc="2026-09-26T00:00:00Z">
        <w:r>
          <w:rPr>
            <w:rFonts w:ascii="Cambria" w:eastAsia="Cambria" w:hAnsi="Cambria" w:cs="Cambria"/>
            <w:b/>
            <w:color w:val="000000"/>
            <w:sz w:val="20"/>
            <w:szCs w:val="20"/>
          </w:rPr>
          <w:delText>Proposed special features</w:delText>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b/>
            <w:color w:val="000000"/>
            <w:sz w:val="20"/>
            <w:szCs w:val="20"/>
            <w:highlight w:val="yellow"/>
          </w:rPr>
          <w:delText>[Modification requested?</w:delText>
        </w:r>
        <w:r>
          <w:rPr>
            <w:rFonts w:ascii="Cambria" w:eastAsia="Cambria" w:hAnsi="Cambria" w:cs="Cambria"/>
            <w:b/>
            <w:color w:val="000000"/>
            <w:sz w:val="20"/>
            <w:szCs w:val="20"/>
          </w:rPr>
          <w:delText xml:space="preserve"> Yes/</w:delText>
        </w:r>
        <w:r>
          <w:rPr>
            <w:rFonts w:ascii="Cambria" w:eastAsia="Cambria" w:hAnsi="Cambria" w:cs="Cambria"/>
            <w:b/>
            <w:color w:val="000000"/>
            <w:sz w:val="20"/>
            <w:szCs w:val="20"/>
            <w:highlight w:val="yellow"/>
          </w:rPr>
          <w:delText>No</w:delText>
        </w:r>
        <w:r>
          <w:rPr>
            <w:rFonts w:ascii="Cambria" w:eastAsia="Cambria" w:hAnsi="Cambria" w:cs="Cambria"/>
            <w:b/>
            <w:color w:val="000000"/>
            <w:sz w:val="20"/>
            <w:szCs w:val="20"/>
          </w:rPr>
          <w:delText>]</w:delText>
        </w:r>
      </w:del>
    </w:p>
    <w:p w14:paraId="2177C9E5" w14:textId="77777777" w:rsidR="00074BCD" w:rsidRDefault="00E71FEA">
      <w:pPr>
        <w:tabs>
          <w:tab w:val="left" w:pos="360"/>
          <w:tab w:val="left" w:pos="720"/>
        </w:tabs>
        <w:spacing w:after="0" w:line="240" w:lineRule="auto"/>
        <w:rPr>
          <w:del w:id="474" w:author="Goott, David" w:date="2026-09-25T20:00:00Z" w16du:dateUtc="2026-09-26T00:00:00Z"/>
          <w:rFonts w:ascii="Cambria" w:eastAsia="Cambria" w:hAnsi="Cambria" w:cs="Cambria"/>
          <w:sz w:val="20"/>
          <w:szCs w:val="20"/>
        </w:rPr>
      </w:pPr>
      <w:del w:id="475" w:author="Goott, David" w:date="2026-09-25T20:00:00Z" w16du:dateUtc="2026-09-26T00:00:00Z">
        <w:r>
          <w:rPr>
            <w:rFonts w:ascii="Cambria" w:eastAsia="Cambria" w:hAnsi="Cambria" w:cs="Cambria"/>
            <w:sz w:val="20"/>
            <w:szCs w:val="20"/>
          </w:rPr>
          <w:delText>(e.g. labs, exhibits, site visitations, etc.)</w:delText>
        </w:r>
      </w:del>
    </w:p>
    <w:p w14:paraId="0B892BFD" w14:textId="77777777" w:rsidR="00074BCD" w:rsidRDefault="00E71FEA">
      <w:pPr>
        <w:tabs>
          <w:tab w:val="left" w:pos="360"/>
          <w:tab w:val="left" w:pos="720"/>
        </w:tabs>
        <w:spacing w:after="0" w:line="240" w:lineRule="auto"/>
        <w:rPr>
          <w:del w:id="476" w:author="Goott, David" w:date="2026-09-25T20:00:00Z" w16du:dateUtc="2026-09-26T00:00:00Z"/>
          <w:rFonts w:ascii="Cambria" w:eastAsia="Cambria" w:hAnsi="Cambria" w:cs="Cambria"/>
          <w:sz w:val="20"/>
          <w:szCs w:val="20"/>
        </w:rPr>
      </w:pPr>
      <w:del w:id="477" w:author="Goott, David" w:date="2026-09-25T20:00:00Z" w16du:dateUtc="2026-09-26T00:00:00Z">
        <w:r>
          <w:rPr>
            <w:color w:val="808080"/>
            <w:shd w:val="clear" w:color="auto" w:fill="D9D9D9"/>
          </w:rPr>
          <w:delText>Enter text...</w:delText>
        </w:r>
      </w:del>
    </w:p>
    <w:p w14:paraId="28693B90" w14:textId="77777777" w:rsidR="00074BCD" w:rsidRDefault="00074BCD">
      <w:pPr>
        <w:tabs>
          <w:tab w:val="left" w:pos="360"/>
          <w:tab w:val="left" w:pos="720"/>
        </w:tabs>
        <w:spacing w:after="0" w:line="240" w:lineRule="auto"/>
        <w:rPr>
          <w:del w:id="478" w:author="Goott, David" w:date="2026-09-25T20:00:00Z" w16du:dateUtc="2026-09-26T00:00:00Z"/>
          <w:rFonts w:ascii="Cambria" w:eastAsia="Cambria" w:hAnsi="Cambria" w:cs="Cambria"/>
          <w:sz w:val="20"/>
          <w:szCs w:val="20"/>
        </w:rPr>
      </w:pPr>
    </w:p>
    <w:p w14:paraId="681ED50F"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79" w:author="Goott, David" w:date="2026-09-25T20:00:00Z" w16du:dateUtc="2026-09-26T00:00:00Z"/>
          <w:rFonts w:ascii="Cambria" w:eastAsia="Cambria" w:hAnsi="Cambria" w:cs="Cambria"/>
          <w:color w:val="000000"/>
          <w:sz w:val="20"/>
          <w:szCs w:val="20"/>
        </w:rPr>
      </w:pPr>
      <w:del w:id="480" w:author="Goott, David" w:date="2026-09-25T20:00:00Z" w16du:dateUtc="2026-09-26T00:00:00Z">
        <w:r>
          <w:rPr>
            <w:rFonts w:ascii="Cambria" w:eastAsia="Cambria" w:hAnsi="Cambria" w:cs="Cambria"/>
            <w:b/>
            <w:color w:val="000000"/>
            <w:sz w:val="20"/>
            <w:szCs w:val="20"/>
          </w:rPr>
          <w:delText>Department staffing and classroom/lab resources</w:delText>
        </w:r>
        <w:r>
          <w:rPr>
            <w:rFonts w:ascii="Cambria" w:eastAsia="Cambria" w:hAnsi="Cambria" w:cs="Cambria"/>
            <w:color w:val="000000"/>
            <w:sz w:val="20"/>
            <w:szCs w:val="20"/>
          </w:rPr>
          <w:delText xml:space="preserve"> </w:delText>
        </w:r>
      </w:del>
    </w:p>
    <w:p w14:paraId="01E080D0" w14:textId="77777777" w:rsidR="00074BCD" w:rsidRDefault="00E71FEA">
      <w:pPr>
        <w:tabs>
          <w:tab w:val="left" w:pos="360"/>
          <w:tab w:val="left" w:pos="720"/>
        </w:tabs>
        <w:spacing w:after="0" w:line="240" w:lineRule="auto"/>
        <w:rPr>
          <w:del w:id="481" w:author="Goott, David" w:date="2026-09-25T20:00:00Z" w16du:dateUtc="2026-09-26T00:00:00Z"/>
          <w:rFonts w:ascii="Cambria" w:eastAsia="Cambria" w:hAnsi="Cambria" w:cs="Cambria"/>
          <w:sz w:val="20"/>
          <w:szCs w:val="20"/>
        </w:rPr>
      </w:pPr>
      <w:del w:id="482" w:author="Goott, David" w:date="2026-09-25T20:00:00Z" w16du:dateUtc="2026-09-26T00:00:00Z">
        <w:r>
          <w:rPr>
            <w:color w:val="808080"/>
            <w:shd w:val="clear" w:color="auto" w:fill="D9D9D9"/>
          </w:rPr>
          <w:delText>Enter text...</w:delText>
        </w:r>
      </w:del>
    </w:p>
    <w:p w14:paraId="1CBA4F4E" w14:textId="77777777" w:rsidR="00074BCD" w:rsidRDefault="00E71FEA">
      <w:pPr>
        <w:numPr>
          <w:ilvl w:val="0"/>
          <w:numId w:val="3"/>
        </w:numPr>
        <w:pBdr>
          <w:top w:val="nil"/>
          <w:left w:val="nil"/>
          <w:bottom w:val="nil"/>
          <w:right w:val="nil"/>
          <w:between w:val="nil"/>
        </w:pBdr>
        <w:tabs>
          <w:tab w:val="left" w:pos="360"/>
          <w:tab w:val="left" w:pos="720"/>
        </w:tabs>
        <w:spacing w:after="0" w:line="240" w:lineRule="auto"/>
        <w:rPr>
          <w:del w:id="483" w:author="Goott, David" w:date="2026-09-25T20:00:00Z" w16du:dateUtc="2026-09-26T00:00:00Z"/>
          <w:rFonts w:ascii="Cambria" w:eastAsia="Cambria" w:hAnsi="Cambria" w:cs="Cambria"/>
          <w:color w:val="000000"/>
          <w:sz w:val="20"/>
          <w:szCs w:val="20"/>
        </w:rPr>
      </w:pPr>
      <w:del w:id="484" w:author="Goott, David" w:date="2026-09-25T20:00:00Z" w16du:dateUtc="2026-09-26T00:00:00Z">
        <w:r>
          <w:rPr>
            <w:rFonts w:ascii="Cambria" w:eastAsia="Cambria" w:hAnsi="Cambria" w:cs="Cambria"/>
            <w:color w:val="000000"/>
            <w:sz w:val="20"/>
            <w:szCs w:val="20"/>
          </w:rPr>
          <w:delText>Will this require additional faculty, supplies, etc.?</w:delText>
        </w:r>
      </w:del>
    </w:p>
    <w:p w14:paraId="32812F77" w14:textId="77777777" w:rsidR="00074BCD" w:rsidRDefault="00E71FEA">
      <w:pPr>
        <w:tabs>
          <w:tab w:val="left" w:pos="360"/>
          <w:tab w:val="left" w:pos="720"/>
        </w:tabs>
        <w:spacing w:after="0" w:line="240" w:lineRule="auto"/>
        <w:rPr>
          <w:del w:id="485" w:author="Goott, David" w:date="2026-09-25T20:00:00Z" w16du:dateUtc="2026-09-26T00:00:00Z"/>
          <w:rFonts w:ascii="Cambria" w:eastAsia="Cambria" w:hAnsi="Cambria" w:cs="Cambria"/>
          <w:sz w:val="20"/>
          <w:szCs w:val="20"/>
        </w:rPr>
      </w:pPr>
      <w:del w:id="486" w:author="Goott, David" w:date="2026-09-25T20:00:00Z" w16du:dateUtc="2026-09-26T00:00:00Z">
        <w:r>
          <w:rPr>
            <w:rFonts w:ascii="Cambria" w:eastAsia="Cambria" w:hAnsi="Cambria" w:cs="Cambria"/>
            <w:sz w:val="20"/>
            <w:szCs w:val="20"/>
          </w:rPr>
          <w:tab/>
        </w:r>
        <w:r>
          <w:rPr>
            <w:rFonts w:ascii="Cambria" w:eastAsia="Cambria" w:hAnsi="Cambria" w:cs="Cambria"/>
            <w:sz w:val="20"/>
            <w:szCs w:val="20"/>
          </w:rPr>
          <w:tab/>
        </w:r>
        <w:r>
          <w:rPr>
            <w:color w:val="808080"/>
            <w:shd w:val="clear" w:color="auto" w:fill="D9D9D9"/>
          </w:rPr>
          <w:delText>NO.</w:delText>
        </w:r>
      </w:del>
    </w:p>
    <w:p w14:paraId="2106C7B1" w14:textId="77777777" w:rsidR="00074BCD" w:rsidRDefault="00074BCD">
      <w:pPr>
        <w:tabs>
          <w:tab w:val="left" w:pos="360"/>
          <w:tab w:val="left" w:pos="720"/>
        </w:tabs>
        <w:spacing w:after="0" w:line="240" w:lineRule="auto"/>
        <w:rPr>
          <w:del w:id="487" w:author="Goott, David" w:date="2026-09-25T20:00:00Z" w16du:dateUtc="2026-09-26T00:00:00Z"/>
          <w:rFonts w:ascii="Cambria" w:eastAsia="Cambria" w:hAnsi="Cambria" w:cs="Cambria"/>
          <w:b/>
          <w:sz w:val="24"/>
          <w:szCs w:val="24"/>
        </w:rPr>
      </w:pPr>
    </w:p>
    <w:p w14:paraId="1C279484"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488" w:author="Goott, David" w:date="2026-09-25T20:00:00Z" w16du:dateUtc="2026-09-26T00:00:00Z"/>
          <w:rFonts w:ascii="Cambria" w:eastAsia="Cambria" w:hAnsi="Cambria" w:cs="Cambria"/>
          <w:color w:val="000000"/>
          <w:sz w:val="20"/>
          <w:szCs w:val="20"/>
        </w:rPr>
      </w:pPr>
      <w:del w:id="489" w:author="Goott, David" w:date="2026-09-25T20:00:00Z" w16du:dateUtc="2026-09-26T00:00:00Z">
        <w:r>
          <w:rPr>
            <w:rFonts w:ascii="Cambria" w:eastAsia="Cambria" w:hAnsi="Cambria" w:cs="Cambria"/>
            <w:color w:val="000000"/>
            <w:sz w:val="20"/>
            <w:szCs w:val="20"/>
          </w:rPr>
          <w:delText xml:space="preserve"> </w:delText>
        </w:r>
        <w:r>
          <w:rPr>
            <w:b/>
            <w:color w:val="000000"/>
            <w:highlight w:val="yellow"/>
          </w:rPr>
          <w:delText>Yes</w:delText>
        </w:r>
        <w:r>
          <w:rPr>
            <w:b/>
            <w:color w:val="000000"/>
          </w:rPr>
          <w:delText xml:space="preserve"> / No</w:delText>
        </w:r>
        <w:r>
          <w:rPr>
            <w:rFonts w:ascii="Cambria" w:eastAsia="Cambria" w:hAnsi="Cambria" w:cs="Cambria"/>
            <w:color w:val="000000"/>
            <w:sz w:val="20"/>
            <w:szCs w:val="20"/>
          </w:rPr>
          <w:delText xml:space="preserve"> </w:delText>
        </w:r>
        <w:r>
          <w:rPr>
            <w:rFonts w:ascii="Cambria" w:eastAsia="Cambria" w:hAnsi="Cambria" w:cs="Cambria"/>
            <w:color w:val="000000"/>
            <w:sz w:val="20"/>
            <w:szCs w:val="20"/>
          </w:rPr>
          <w:tab/>
          <w:delText xml:space="preserve">Does this course require course fees?  </w:delText>
        </w:r>
      </w:del>
    </w:p>
    <w:p w14:paraId="35793CCF" w14:textId="77777777" w:rsidR="00074BCD" w:rsidRDefault="00E71FEA">
      <w:pPr>
        <w:tabs>
          <w:tab w:val="left" w:pos="360"/>
          <w:tab w:val="left" w:pos="720"/>
        </w:tabs>
        <w:spacing w:after="0" w:line="240" w:lineRule="auto"/>
        <w:rPr>
          <w:del w:id="490" w:author="Goott, David" w:date="2026-09-25T20:00:00Z" w16du:dateUtc="2026-09-26T00:00:00Z"/>
          <w:rFonts w:ascii="Cambria" w:eastAsia="Cambria" w:hAnsi="Cambria" w:cs="Cambria"/>
          <w:i/>
          <w:color w:val="FF0000"/>
          <w:sz w:val="20"/>
          <w:szCs w:val="20"/>
        </w:rPr>
      </w:pPr>
      <w:del w:id="491" w:author="Goott, David" w:date="2026-09-25T20:00:00Z" w16du:dateUtc="2026-09-26T00:00:00Z">
        <w:r>
          <w:rPr>
            <w:rFonts w:ascii="Cambria" w:eastAsia="Cambria" w:hAnsi="Cambria" w:cs="Cambria"/>
            <w:i/>
            <w:color w:val="FF0000"/>
            <w:sz w:val="20"/>
            <w:szCs w:val="20"/>
          </w:rPr>
          <w:tab/>
          <w:delText>If yes: please attach the New Program Tuition and Fees form, which is available from the UCC website.</w:delText>
        </w:r>
      </w:del>
    </w:p>
    <w:p w14:paraId="071E952A" w14:textId="77777777" w:rsidR="00074BCD" w:rsidRDefault="00E71FEA">
      <w:pPr>
        <w:ind w:firstLine="720"/>
        <w:rPr>
          <w:del w:id="492" w:author="Goott, David" w:date="2026-09-25T20:00:00Z" w16du:dateUtc="2026-09-26T00:00:00Z"/>
          <w:rFonts w:ascii="Cambria" w:eastAsia="Cambria" w:hAnsi="Cambria" w:cs="Cambria"/>
          <w:i/>
          <w:color w:val="FF0000"/>
          <w:sz w:val="20"/>
          <w:szCs w:val="20"/>
        </w:rPr>
      </w:pPr>
      <w:del w:id="493" w:author="Goott, David" w:date="2026-09-25T20:00:00Z" w16du:dateUtc="2026-09-26T00:00:00Z">
        <w:r>
          <w:rPr>
            <w:rFonts w:ascii="Cambria" w:eastAsia="Cambria" w:hAnsi="Cambria" w:cs="Cambria"/>
            <w:sz w:val="20"/>
            <w:szCs w:val="20"/>
          </w:rPr>
          <w:delText xml:space="preserve">No changes to the existing course fee. </w:delText>
        </w:r>
        <w:r>
          <w:br w:type="page"/>
        </w:r>
      </w:del>
    </w:p>
    <w:p w14:paraId="3B4D1612" w14:textId="77777777" w:rsidR="00074BCD" w:rsidRDefault="00074BCD">
      <w:pPr>
        <w:tabs>
          <w:tab w:val="left" w:pos="360"/>
          <w:tab w:val="left" w:pos="720"/>
        </w:tabs>
        <w:spacing w:after="0" w:line="240" w:lineRule="auto"/>
        <w:rPr>
          <w:del w:id="494" w:author="Goott, David" w:date="2026-09-25T20:00:00Z" w16du:dateUtc="2026-09-26T00:00:00Z"/>
          <w:rFonts w:ascii="Cambria" w:eastAsia="Cambria" w:hAnsi="Cambria" w:cs="Cambria"/>
          <w:i/>
          <w:color w:val="FF0000"/>
          <w:sz w:val="20"/>
          <w:szCs w:val="20"/>
        </w:rPr>
      </w:pPr>
    </w:p>
    <w:p w14:paraId="175471A8" w14:textId="77777777" w:rsidR="00074BCD" w:rsidRDefault="00074BCD">
      <w:pPr>
        <w:tabs>
          <w:tab w:val="left" w:pos="360"/>
          <w:tab w:val="left" w:pos="720"/>
        </w:tabs>
        <w:spacing w:after="0" w:line="240" w:lineRule="auto"/>
        <w:rPr>
          <w:del w:id="495" w:author="Goott, David" w:date="2026-09-25T20:00:00Z" w16du:dateUtc="2026-09-26T00:00:00Z"/>
          <w:rFonts w:ascii="Cambria" w:eastAsia="Cambria" w:hAnsi="Cambria" w:cs="Cambria"/>
          <w:i/>
          <w:color w:val="FF0000"/>
          <w:sz w:val="20"/>
          <w:szCs w:val="20"/>
        </w:rPr>
      </w:pPr>
    </w:p>
    <w:p w14:paraId="1D98E797" w14:textId="77777777" w:rsidR="00074BCD" w:rsidRDefault="00E71FEA">
      <w:pPr>
        <w:tabs>
          <w:tab w:val="left" w:pos="360"/>
          <w:tab w:val="left" w:pos="720"/>
        </w:tabs>
        <w:spacing w:after="0"/>
        <w:jc w:val="center"/>
        <w:rPr>
          <w:del w:id="496" w:author="Goott, David" w:date="2026-09-25T20:00:00Z" w16du:dateUtc="2026-09-26T00:00:00Z"/>
          <w:rFonts w:ascii="Cambria" w:eastAsia="Cambria" w:hAnsi="Cambria" w:cs="Cambria"/>
          <w:b/>
          <w:sz w:val="24"/>
          <w:szCs w:val="24"/>
        </w:rPr>
      </w:pPr>
      <w:del w:id="497" w:author="Goott, David" w:date="2026-09-25T20:00:00Z" w16du:dateUtc="2026-09-26T00:00:00Z">
        <w:r>
          <w:rPr>
            <w:rFonts w:ascii="Cambria" w:eastAsia="Cambria" w:hAnsi="Cambria" w:cs="Cambria"/>
            <w:b/>
            <w:sz w:val="24"/>
            <w:szCs w:val="24"/>
          </w:rPr>
          <w:delText>Justification</w:delText>
        </w:r>
      </w:del>
    </w:p>
    <w:p w14:paraId="0DF9501E" w14:textId="77777777" w:rsidR="00074BCD" w:rsidRDefault="00074BCD">
      <w:pPr>
        <w:tabs>
          <w:tab w:val="left" w:pos="360"/>
          <w:tab w:val="left" w:pos="720"/>
        </w:tabs>
        <w:spacing w:after="0"/>
        <w:rPr>
          <w:del w:id="498" w:author="Goott, David" w:date="2026-09-25T20:00:00Z" w16du:dateUtc="2026-09-26T00:00:00Z"/>
          <w:rFonts w:ascii="Cambria" w:eastAsia="Cambria" w:hAnsi="Cambria" w:cs="Cambria"/>
          <w:b/>
          <w:sz w:val="20"/>
          <w:szCs w:val="20"/>
        </w:rPr>
      </w:pPr>
    </w:p>
    <w:p w14:paraId="30835495" w14:textId="77777777" w:rsidR="00074BCD" w:rsidRDefault="00E71FEA">
      <w:pPr>
        <w:tabs>
          <w:tab w:val="left" w:pos="360"/>
          <w:tab w:val="left" w:pos="720"/>
        </w:tabs>
        <w:spacing w:after="0"/>
        <w:rPr>
          <w:del w:id="499" w:author="Goott, David" w:date="2026-09-25T20:00:00Z" w16du:dateUtc="2026-09-26T00:00:00Z"/>
          <w:rFonts w:ascii="Cambria" w:eastAsia="Cambria" w:hAnsi="Cambria" w:cs="Cambria"/>
          <w:b/>
          <w:sz w:val="20"/>
          <w:szCs w:val="20"/>
        </w:rPr>
      </w:pPr>
      <w:del w:id="500" w:author="Goott, David" w:date="2026-09-25T20:00:00Z" w16du:dateUtc="2026-09-26T00:00:00Z">
        <w:r>
          <w:rPr>
            <w:rFonts w:ascii="Cambria" w:eastAsia="Cambria" w:hAnsi="Cambria" w:cs="Cambria"/>
            <w:b/>
            <w:sz w:val="20"/>
            <w:szCs w:val="20"/>
          </w:rPr>
          <w:delText>Modification Justification (</w:delText>
        </w:r>
        <w:r>
          <w:rPr>
            <w:rFonts w:ascii="Cambria" w:eastAsia="Cambria" w:hAnsi="Cambria" w:cs="Cambria"/>
            <w:b/>
            <w:sz w:val="20"/>
            <w:szCs w:val="20"/>
            <w:highlight w:val="yellow"/>
          </w:rPr>
          <w:delText>Course Modifications Only</w:delText>
        </w:r>
        <w:r>
          <w:rPr>
            <w:rFonts w:ascii="Cambria" w:eastAsia="Cambria" w:hAnsi="Cambria" w:cs="Cambria"/>
            <w:b/>
            <w:sz w:val="20"/>
            <w:szCs w:val="20"/>
          </w:rPr>
          <w:delText>)</w:delText>
        </w:r>
      </w:del>
    </w:p>
    <w:p w14:paraId="3950AF1F" w14:textId="77777777" w:rsidR="00074BCD" w:rsidRDefault="00E71FEA">
      <w:pPr>
        <w:numPr>
          <w:ilvl w:val="0"/>
          <w:numId w:val="4"/>
        </w:numPr>
        <w:pBdr>
          <w:top w:val="nil"/>
          <w:left w:val="nil"/>
          <w:bottom w:val="nil"/>
          <w:right w:val="nil"/>
          <w:between w:val="nil"/>
        </w:pBdr>
        <w:tabs>
          <w:tab w:val="left" w:pos="360"/>
          <w:tab w:val="left" w:pos="720"/>
        </w:tabs>
        <w:spacing w:after="0"/>
        <w:rPr>
          <w:del w:id="501" w:author="Goott, David" w:date="2026-09-25T20:00:00Z" w16du:dateUtc="2026-09-26T00:00:00Z"/>
          <w:rFonts w:ascii="Cambria" w:eastAsia="Cambria" w:hAnsi="Cambria" w:cs="Cambria"/>
          <w:color w:val="000000"/>
          <w:sz w:val="20"/>
          <w:szCs w:val="20"/>
        </w:rPr>
      </w:pPr>
      <w:del w:id="502" w:author="Goott, David" w:date="2026-09-25T20:00:00Z" w16du:dateUtc="2026-09-26T00:00:00Z">
        <w:r>
          <w:rPr>
            <w:rFonts w:ascii="Cambria" w:eastAsia="Cambria" w:hAnsi="Cambria" w:cs="Cambria"/>
            <w:color w:val="000000"/>
            <w:sz w:val="20"/>
            <w:szCs w:val="20"/>
          </w:rPr>
          <w:delText xml:space="preserve">Justification for Modification(s) </w:delText>
        </w:r>
      </w:del>
    </w:p>
    <w:p w14:paraId="675B0DAE" w14:textId="77777777" w:rsidR="00074BCD" w:rsidRDefault="00E71FEA">
      <w:pPr>
        <w:tabs>
          <w:tab w:val="left" w:pos="360"/>
          <w:tab w:val="left" w:pos="720"/>
        </w:tabs>
        <w:spacing w:after="0"/>
        <w:rPr>
          <w:del w:id="503" w:author="Goott, David" w:date="2026-09-25T20:00:00Z" w16du:dateUtc="2026-09-26T00:00:00Z"/>
          <w:color w:val="808080"/>
          <w:shd w:val="clear" w:color="auto" w:fill="D9D9D9"/>
        </w:rPr>
      </w:pPr>
      <w:del w:id="504" w:author="Goott, David" w:date="2026-09-25T20:00:00Z" w16du:dateUtc="2026-09-26T00:00:00Z">
        <w:r>
          <w:rPr>
            <w:rFonts w:ascii="Arial" w:eastAsia="Arial" w:hAnsi="Arial" w:cs="Arial"/>
          </w:rPr>
          <w:delText>Currently this course had no link to a course description on the bulletin website, so this needed to be corrected. It needed to reflect the current course description that is being utilized in course syllabi. It also needed to reflect that that course is also now offered twice a year with us offering biannual admissions to our Traditional BSN program option (started 1/2022). Prerequisites needed to be listed. One corequisite is listed as this is a practicum course and must be taken concurrently with the corresponding didactic course.</w:delText>
        </w:r>
      </w:del>
    </w:p>
    <w:p w14:paraId="2B28A8C0" w14:textId="77777777" w:rsidR="00074BCD" w:rsidRDefault="00074BCD">
      <w:pPr>
        <w:tabs>
          <w:tab w:val="left" w:pos="360"/>
          <w:tab w:val="left" w:pos="720"/>
        </w:tabs>
        <w:spacing w:after="0"/>
        <w:rPr>
          <w:del w:id="505" w:author="Goott, David" w:date="2026-09-25T20:00:00Z" w16du:dateUtc="2026-09-26T00:00:00Z"/>
          <w:color w:val="808080"/>
          <w:shd w:val="clear" w:color="auto" w:fill="D9D9D9"/>
        </w:rPr>
      </w:pPr>
    </w:p>
    <w:p w14:paraId="51DE8DBD" w14:textId="77777777" w:rsidR="00074BCD" w:rsidRDefault="00E71FEA">
      <w:pPr>
        <w:tabs>
          <w:tab w:val="left" w:pos="360"/>
          <w:tab w:val="left" w:pos="720"/>
        </w:tabs>
        <w:spacing w:after="0"/>
        <w:jc w:val="both"/>
        <w:rPr>
          <w:del w:id="506" w:author="Goott, David" w:date="2026-09-25T20:00:00Z" w16du:dateUtc="2026-09-26T00:00:00Z"/>
          <w:rFonts w:ascii="Cambria" w:eastAsia="Cambria" w:hAnsi="Cambria" w:cs="Cambria"/>
          <w:b/>
          <w:sz w:val="20"/>
          <w:szCs w:val="20"/>
        </w:rPr>
      </w:pPr>
      <w:del w:id="507" w:author="Goott, David" w:date="2026-09-25T20:00:00Z" w16du:dateUtc="2026-09-26T00:00:00Z">
        <w:r>
          <w:rPr>
            <w:rFonts w:ascii="Cambria" w:eastAsia="Cambria" w:hAnsi="Cambria" w:cs="Cambria"/>
            <w:b/>
            <w:sz w:val="20"/>
            <w:szCs w:val="20"/>
          </w:rPr>
          <w:delText>N/A New Course Justification (</w:delText>
        </w:r>
        <w:r>
          <w:rPr>
            <w:rFonts w:ascii="Cambria" w:eastAsia="Cambria" w:hAnsi="Cambria" w:cs="Cambria"/>
            <w:b/>
            <w:sz w:val="20"/>
            <w:szCs w:val="20"/>
            <w:highlight w:val="cyan"/>
          </w:rPr>
          <w:delText>New Courses Only</w:delText>
        </w:r>
        <w:r>
          <w:rPr>
            <w:rFonts w:ascii="Cambria" w:eastAsia="Cambria" w:hAnsi="Cambria" w:cs="Cambria"/>
            <w:b/>
            <w:sz w:val="20"/>
            <w:szCs w:val="20"/>
          </w:rPr>
          <w:delText>)</w:delText>
        </w:r>
      </w:del>
    </w:p>
    <w:p w14:paraId="61F06A25" w14:textId="77777777" w:rsidR="00074BCD" w:rsidRDefault="00E71FEA">
      <w:pPr>
        <w:numPr>
          <w:ilvl w:val="0"/>
          <w:numId w:val="4"/>
        </w:numPr>
        <w:pBdr>
          <w:top w:val="nil"/>
          <w:left w:val="nil"/>
          <w:bottom w:val="nil"/>
          <w:right w:val="nil"/>
          <w:between w:val="nil"/>
        </w:pBdr>
        <w:tabs>
          <w:tab w:val="left" w:pos="360"/>
          <w:tab w:val="left" w:pos="720"/>
        </w:tabs>
        <w:spacing w:after="0"/>
        <w:rPr>
          <w:del w:id="508" w:author="Goott, David" w:date="2026-09-25T20:00:00Z" w16du:dateUtc="2026-09-26T00:00:00Z"/>
          <w:rFonts w:ascii="Cambria" w:eastAsia="Cambria" w:hAnsi="Cambria" w:cs="Cambria"/>
          <w:color w:val="000000"/>
          <w:sz w:val="20"/>
          <w:szCs w:val="20"/>
        </w:rPr>
      </w:pPr>
      <w:del w:id="509" w:author="Goott, David" w:date="2026-09-25T20:00:00Z" w16du:dateUtc="2026-09-26T00:00:00Z">
        <w:r>
          <w:rPr>
            <w:rFonts w:ascii="Cambria" w:eastAsia="Cambria" w:hAnsi="Cambria" w:cs="Cambria"/>
            <w:color w:val="000000"/>
            <w:sz w:val="20"/>
            <w:szCs w:val="20"/>
          </w:rPr>
          <w:delText>Justification for course. Must include:</w:delText>
        </w:r>
      </w:del>
    </w:p>
    <w:p w14:paraId="5F24E927" w14:textId="77777777" w:rsidR="00074BCD" w:rsidRDefault="00E71FEA">
      <w:pPr>
        <w:tabs>
          <w:tab w:val="left" w:pos="360"/>
          <w:tab w:val="left" w:pos="720"/>
        </w:tabs>
        <w:spacing w:after="0"/>
        <w:rPr>
          <w:del w:id="510" w:author="Goott, David" w:date="2026-09-25T20:00:00Z" w16du:dateUtc="2026-09-26T00:00:00Z"/>
          <w:rFonts w:ascii="Cambria" w:eastAsia="Cambria" w:hAnsi="Cambria" w:cs="Cambria"/>
          <w:sz w:val="20"/>
          <w:szCs w:val="20"/>
        </w:rPr>
      </w:pPr>
      <w:del w:id="511" w:author="Goott, David" w:date="2026-09-25T20:00:00Z" w16du:dateUtc="2026-09-26T00:00:00Z">
        <w:r>
          <w:rPr>
            <w:rFonts w:ascii="Cambria" w:eastAsia="Cambria" w:hAnsi="Cambria" w:cs="Cambria"/>
            <w:sz w:val="20"/>
            <w:szCs w:val="20"/>
          </w:rPr>
          <w:tab/>
          <w:delText>a. Academic rationale and goals for the course (skills or level of knowledge students can be expected to attain)</w:delText>
        </w:r>
      </w:del>
    </w:p>
    <w:p w14:paraId="26116399" w14:textId="77777777" w:rsidR="00074BCD" w:rsidRDefault="00E71FEA">
      <w:pPr>
        <w:tabs>
          <w:tab w:val="left" w:pos="360"/>
          <w:tab w:val="left" w:pos="720"/>
        </w:tabs>
        <w:spacing w:after="0" w:line="240" w:lineRule="auto"/>
        <w:rPr>
          <w:del w:id="512" w:author="Goott, David" w:date="2026-09-25T20:00:00Z" w16du:dateUtc="2026-09-26T00:00:00Z"/>
          <w:rFonts w:ascii="Cambria" w:eastAsia="Cambria" w:hAnsi="Cambria" w:cs="Cambria"/>
          <w:sz w:val="20"/>
          <w:szCs w:val="20"/>
        </w:rPr>
      </w:pPr>
      <w:del w:id="513" w:author="Goott, David" w:date="2026-09-25T20:00:00Z" w16du:dateUtc="2026-09-26T00:00:00Z">
        <w:r>
          <w:rPr>
            <w:rFonts w:ascii="Cambria" w:eastAsia="Cambria" w:hAnsi="Cambria" w:cs="Cambria"/>
            <w:sz w:val="20"/>
            <w:szCs w:val="20"/>
          </w:rPr>
          <w:tab/>
        </w:r>
        <w:r>
          <w:rPr>
            <w:rFonts w:ascii="Cambria" w:eastAsia="Cambria" w:hAnsi="Cambria" w:cs="Cambria"/>
            <w:sz w:val="20"/>
            <w:szCs w:val="20"/>
          </w:rPr>
          <w:tab/>
        </w:r>
        <w:r>
          <w:rPr>
            <w:color w:val="808080"/>
            <w:shd w:val="clear" w:color="auto" w:fill="D9D9D9"/>
          </w:rPr>
          <w:delText>Enter text...</w:delText>
        </w:r>
      </w:del>
    </w:p>
    <w:p w14:paraId="0426A3AD" w14:textId="77777777" w:rsidR="00074BCD" w:rsidRDefault="00074BCD">
      <w:pPr>
        <w:tabs>
          <w:tab w:val="left" w:pos="360"/>
          <w:tab w:val="left" w:pos="720"/>
        </w:tabs>
        <w:spacing w:after="0"/>
        <w:rPr>
          <w:del w:id="514" w:author="Goott, David" w:date="2026-09-25T20:00:00Z" w16du:dateUtc="2026-09-26T00:00:00Z"/>
          <w:rFonts w:ascii="Cambria" w:eastAsia="Cambria" w:hAnsi="Cambria" w:cs="Cambria"/>
          <w:sz w:val="20"/>
          <w:szCs w:val="20"/>
        </w:rPr>
      </w:pPr>
    </w:p>
    <w:p w14:paraId="5961D513" w14:textId="77777777" w:rsidR="00074BCD" w:rsidRDefault="00E71FEA">
      <w:pPr>
        <w:tabs>
          <w:tab w:val="left" w:pos="360"/>
          <w:tab w:val="left" w:pos="810"/>
        </w:tabs>
        <w:spacing w:after="0"/>
        <w:ind w:left="360"/>
        <w:rPr>
          <w:del w:id="515" w:author="Goott, David" w:date="2026-09-25T20:00:00Z" w16du:dateUtc="2026-09-26T00:00:00Z"/>
          <w:rFonts w:ascii="Cambria" w:eastAsia="Cambria" w:hAnsi="Cambria" w:cs="Cambria"/>
          <w:sz w:val="20"/>
          <w:szCs w:val="20"/>
        </w:rPr>
      </w:pPr>
      <w:del w:id="516" w:author="Goott, David" w:date="2026-09-25T20:00:00Z" w16du:dateUtc="2026-09-26T00:00:00Z">
        <w:r>
          <w:rPr>
            <w:rFonts w:ascii="Cambria" w:eastAsia="Cambria" w:hAnsi="Cambria" w:cs="Cambria"/>
            <w:sz w:val="20"/>
            <w:szCs w:val="20"/>
          </w:rPr>
          <w:delText>b. How does the course fit with the mission of the department?  If course is mandated by an accrediting or certifying agency, include the directive.</w:delText>
        </w:r>
      </w:del>
    </w:p>
    <w:p w14:paraId="193820B5" w14:textId="77777777" w:rsidR="00074BCD" w:rsidRDefault="00E71FEA">
      <w:pPr>
        <w:tabs>
          <w:tab w:val="left" w:pos="360"/>
          <w:tab w:val="left" w:pos="720"/>
        </w:tabs>
        <w:spacing w:after="0" w:line="240" w:lineRule="auto"/>
        <w:ind w:left="360"/>
        <w:rPr>
          <w:del w:id="517" w:author="Goott, David" w:date="2026-09-25T20:00:00Z" w16du:dateUtc="2026-09-26T00:00:00Z"/>
          <w:rFonts w:ascii="Cambria" w:eastAsia="Cambria" w:hAnsi="Cambria" w:cs="Cambria"/>
          <w:sz w:val="20"/>
          <w:szCs w:val="20"/>
        </w:rPr>
      </w:pPr>
      <w:del w:id="518" w:author="Goott, David" w:date="2026-09-25T20:00:00Z" w16du:dateUtc="2026-09-26T00:00:00Z">
        <w:r>
          <w:rPr>
            <w:rFonts w:ascii="Cambria" w:eastAsia="Cambria" w:hAnsi="Cambria" w:cs="Cambria"/>
            <w:sz w:val="20"/>
            <w:szCs w:val="20"/>
          </w:rPr>
          <w:tab/>
        </w:r>
        <w:r>
          <w:rPr>
            <w:color w:val="808080"/>
            <w:shd w:val="clear" w:color="auto" w:fill="D9D9D9"/>
          </w:rPr>
          <w:delText>Enter text...</w:delText>
        </w:r>
      </w:del>
    </w:p>
    <w:p w14:paraId="194B7B53" w14:textId="77777777" w:rsidR="00074BCD" w:rsidRDefault="00074BCD">
      <w:pPr>
        <w:tabs>
          <w:tab w:val="left" w:pos="360"/>
          <w:tab w:val="left" w:pos="810"/>
        </w:tabs>
        <w:spacing w:after="0"/>
        <w:ind w:left="360"/>
        <w:rPr>
          <w:del w:id="519" w:author="Goott, David" w:date="2026-09-25T20:00:00Z" w16du:dateUtc="2026-09-26T00:00:00Z"/>
          <w:rFonts w:ascii="Cambria" w:eastAsia="Cambria" w:hAnsi="Cambria" w:cs="Cambria"/>
          <w:sz w:val="20"/>
          <w:szCs w:val="20"/>
        </w:rPr>
      </w:pPr>
    </w:p>
    <w:p w14:paraId="7FC6E222" w14:textId="77777777" w:rsidR="00074BCD" w:rsidRDefault="00E71FEA">
      <w:pPr>
        <w:tabs>
          <w:tab w:val="left" w:pos="360"/>
          <w:tab w:val="left" w:pos="810"/>
        </w:tabs>
        <w:spacing w:after="0"/>
        <w:ind w:left="360"/>
        <w:rPr>
          <w:del w:id="520" w:author="Goott, David" w:date="2026-09-25T20:00:00Z" w16du:dateUtc="2026-09-26T00:00:00Z"/>
          <w:rFonts w:ascii="Cambria" w:eastAsia="Cambria" w:hAnsi="Cambria" w:cs="Cambria"/>
          <w:sz w:val="20"/>
          <w:szCs w:val="20"/>
        </w:rPr>
      </w:pPr>
      <w:del w:id="521" w:author="Goott, David" w:date="2026-09-25T20:00:00Z" w16du:dateUtc="2026-09-26T00:00:00Z">
        <w:r>
          <w:rPr>
            <w:rFonts w:ascii="Cambria" w:eastAsia="Cambria" w:hAnsi="Cambria" w:cs="Cambria"/>
            <w:sz w:val="20"/>
            <w:szCs w:val="20"/>
          </w:rPr>
          <w:delText xml:space="preserve">c. Student population served. </w:delText>
        </w:r>
      </w:del>
    </w:p>
    <w:p w14:paraId="0BDE4165" w14:textId="77777777" w:rsidR="00074BCD" w:rsidRDefault="00E71FEA">
      <w:pPr>
        <w:tabs>
          <w:tab w:val="left" w:pos="360"/>
          <w:tab w:val="left" w:pos="720"/>
        </w:tabs>
        <w:spacing w:after="0" w:line="240" w:lineRule="auto"/>
        <w:ind w:left="360" w:firstLine="360"/>
        <w:rPr>
          <w:del w:id="522" w:author="Goott, David" w:date="2026-09-25T20:00:00Z" w16du:dateUtc="2026-09-26T00:00:00Z"/>
          <w:rFonts w:ascii="Cambria" w:eastAsia="Cambria" w:hAnsi="Cambria" w:cs="Cambria"/>
          <w:sz w:val="20"/>
          <w:szCs w:val="20"/>
        </w:rPr>
      </w:pPr>
      <w:del w:id="523" w:author="Goott, David" w:date="2026-09-25T20:00:00Z" w16du:dateUtc="2026-09-26T00:00:00Z">
        <w:r>
          <w:rPr>
            <w:color w:val="808080"/>
            <w:shd w:val="clear" w:color="auto" w:fill="D9D9D9"/>
          </w:rPr>
          <w:delText>Enter text...</w:delText>
        </w:r>
      </w:del>
    </w:p>
    <w:p w14:paraId="687F69B9" w14:textId="77777777" w:rsidR="00074BCD" w:rsidRDefault="00074BCD">
      <w:pPr>
        <w:tabs>
          <w:tab w:val="left" w:pos="360"/>
          <w:tab w:val="left" w:pos="810"/>
        </w:tabs>
        <w:spacing w:after="0"/>
        <w:ind w:left="360"/>
        <w:rPr>
          <w:del w:id="524" w:author="Goott, David" w:date="2026-09-25T20:00:00Z" w16du:dateUtc="2026-09-26T00:00:00Z"/>
          <w:rFonts w:ascii="Cambria" w:eastAsia="Cambria" w:hAnsi="Cambria" w:cs="Cambria"/>
          <w:sz w:val="20"/>
          <w:szCs w:val="20"/>
        </w:rPr>
      </w:pPr>
    </w:p>
    <w:p w14:paraId="7B07DA96" w14:textId="77777777" w:rsidR="00074BCD" w:rsidRDefault="00E71FEA">
      <w:pPr>
        <w:tabs>
          <w:tab w:val="left" w:pos="360"/>
          <w:tab w:val="left" w:pos="810"/>
        </w:tabs>
        <w:spacing w:after="0"/>
        <w:ind w:left="360"/>
        <w:rPr>
          <w:del w:id="525" w:author="Goott, David" w:date="2026-09-25T20:00:00Z" w16du:dateUtc="2026-09-26T00:00:00Z"/>
          <w:rFonts w:ascii="Cambria" w:eastAsia="Cambria" w:hAnsi="Cambria" w:cs="Cambria"/>
          <w:sz w:val="20"/>
          <w:szCs w:val="20"/>
        </w:rPr>
      </w:pPr>
      <w:del w:id="526" w:author="Goott, David" w:date="2026-09-25T20:00:00Z" w16du:dateUtc="2026-09-26T00:00:00Z">
        <w:r>
          <w:rPr>
            <w:rFonts w:ascii="Cambria" w:eastAsia="Cambria" w:hAnsi="Cambria" w:cs="Cambria"/>
            <w:sz w:val="20"/>
            <w:szCs w:val="20"/>
          </w:rPr>
          <w:delText>d. Rationale for the level of the course (lower, upper, or graduate).</w:delText>
        </w:r>
      </w:del>
    </w:p>
    <w:p w14:paraId="77599A69" w14:textId="77777777" w:rsidR="00074BCD" w:rsidRDefault="00E71FEA">
      <w:pPr>
        <w:tabs>
          <w:tab w:val="left" w:pos="360"/>
          <w:tab w:val="left" w:pos="720"/>
        </w:tabs>
        <w:spacing w:after="0" w:line="240" w:lineRule="auto"/>
        <w:ind w:left="360" w:firstLine="360"/>
        <w:rPr>
          <w:del w:id="527" w:author="Goott, David" w:date="2026-09-25T20:00:00Z" w16du:dateUtc="2026-09-26T00:00:00Z"/>
          <w:rFonts w:ascii="Cambria" w:eastAsia="Cambria" w:hAnsi="Cambria" w:cs="Cambria"/>
          <w:sz w:val="20"/>
          <w:szCs w:val="20"/>
        </w:rPr>
      </w:pPr>
      <w:del w:id="528" w:author="Goott, David" w:date="2026-09-25T20:00:00Z" w16du:dateUtc="2026-09-26T00:00:00Z">
        <w:r>
          <w:rPr>
            <w:color w:val="808080"/>
            <w:shd w:val="clear" w:color="auto" w:fill="D9D9D9"/>
          </w:rPr>
          <w:delText>Enter text...</w:delText>
        </w:r>
      </w:del>
    </w:p>
    <w:p w14:paraId="438599F7" w14:textId="77777777" w:rsidR="00074BCD" w:rsidRDefault="00E71FEA">
      <w:pPr>
        <w:tabs>
          <w:tab w:val="left" w:pos="360"/>
          <w:tab w:val="left" w:pos="720"/>
        </w:tabs>
        <w:spacing w:after="0"/>
        <w:rPr>
          <w:del w:id="529" w:author="Goott, David" w:date="2026-09-25T20:00:00Z" w16du:dateUtc="2026-09-26T00:00:00Z"/>
          <w:rFonts w:ascii="Cambria" w:eastAsia="Cambria" w:hAnsi="Cambria" w:cs="Cambria"/>
          <w:b/>
          <w:sz w:val="28"/>
          <w:szCs w:val="28"/>
        </w:rPr>
      </w:pPr>
      <w:del w:id="530" w:author="Goott, David" w:date="2026-09-25T20:00:00Z" w16du:dateUtc="2026-09-26T00:00:00Z">
        <w:r>
          <w:rPr>
            <w:rFonts w:ascii="Cambria" w:eastAsia="Cambria" w:hAnsi="Cambria" w:cs="Cambria"/>
            <w:b/>
            <w:sz w:val="28"/>
            <w:szCs w:val="28"/>
          </w:rPr>
          <w:delText xml:space="preserve"> </w:delText>
        </w:r>
      </w:del>
    </w:p>
    <w:p w14:paraId="77708141" w14:textId="77777777" w:rsidR="00074BCD" w:rsidRDefault="00074BCD">
      <w:pPr>
        <w:tabs>
          <w:tab w:val="left" w:pos="360"/>
          <w:tab w:val="left" w:pos="720"/>
        </w:tabs>
        <w:spacing w:after="0"/>
        <w:rPr>
          <w:del w:id="531" w:author="Goott, David" w:date="2026-09-25T20:00:00Z" w16du:dateUtc="2026-09-26T00:00:00Z"/>
          <w:rFonts w:ascii="Cambria" w:eastAsia="Cambria" w:hAnsi="Cambria" w:cs="Cambria"/>
          <w:b/>
          <w:sz w:val="28"/>
          <w:szCs w:val="28"/>
        </w:rPr>
      </w:pPr>
    </w:p>
    <w:p w14:paraId="321B835D" w14:textId="77777777" w:rsidR="00074BCD" w:rsidRDefault="00074BCD">
      <w:pPr>
        <w:tabs>
          <w:tab w:val="left" w:pos="360"/>
          <w:tab w:val="left" w:pos="720"/>
        </w:tabs>
        <w:spacing w:after="0"/>
        <w:rPr>
          <w:del w:id="532" w:author="Goott, David" w:date="2026-09-25T20:00:00Z" w16du:dateUtc="2026-09-26T00:00:00Z"/>
          <w:rFonts w:ascii="Cambria" w:eastAsia="Cambria" w:hAnsi="Cambria" w:cs="Cambria"/>
          <w:b/>
          <w:sz w:val="28"/>
          <w:szCs w:val="28"/>
        </w:rPr>
      </w:pPr>
    </w:p>
    <w:p w14:paraId="648B5E39" w14:textId="77777777" w:rsidR="00074BCD" w:rsidRDefault="00074BCD">
      <w:pPr>
        <w:tabs>
          <w:tab w:val="left" w:pos="360"/>
          <w:tab w:val="left" w:pos="720"/>
        </w:tabs>
        <w:spacing w:after="0"/>
        <w:rPr>
          <w:del w:id="533" w:author="Goott, David" w:date="2026-09-25T20:00:00Z" w16du:dateUtc="2026-09-26T00:00:00Z"/>
          <w:rFonts w:ascii="Cambria" w:eastAsia="Cambria" w:hAnsi="Cambria" w:cs="Cambria"/>
          <w:b/>
          <w:sz w:val="28"/>
          <w:szCs w:val="28"/>
        </w:rPr>
      </w:pPr>
    </w:p>
    <w:p w14:paraId="51AAAFEF" w14:textId="77777777" w:rsidR="00074BCD" w:rsidRDefault="00074BCD">
      <w:pPr>
        <w:tabs>
          <w:tab w:val="left" w:pos="360"/>
          <w:tab w:val="left" w:pos="720"/>
        </w:tabs>
        <w:spacing w:after="0"/>
        <w:rPr>
          <w:del w:id="534" w:author="Goott, David" w:date="2026-09-25T20:00:00Z" w16du:dateUtc="2026-09-26T00:00:00Z"/>
          <w:rFonts w:ascii="Cambria" w:eastAsia="Cambria" w:hAnsi="Cambria" w:cs="Cambria"/>
          <w:b/>
          <w:sz w:val="28"/>
          <w:szCs w:val="28"/>
        </w:rPr>
      </w:pPr>
    </w:p>
    <w:p w14:paraId="1C2C4E00" w14:textId="77777777" w:rsidR="00074BCD" w:rsidRDefault="00074BCD">
      <w:pPr>
        <w:tabs>
          <w:tab w:val="left" w:pos="360"/>
          <w:tab w:val="left" w:pos="720"/>
        </w:tabs>
        <w:spacing w:after="0"/>
        <w:rPr>
          <w:del w:id="535" w:author="Goott, David" w:date="2026-09-25T20:00:00Z" w16du:dateUtc="2026-09-26T00:00:00Z"/>
          <w:rFonts w:ascii="Cambria" w:eastAsia="Cambria" w:hAnsi="Cambria" w:cs="Cambria"/>
          <w:b/>
          <w:sz w:val="28"/>
          <w:szCs w:val="28"/>
        </w:rPr>
      </w:pPr>
    </w:p>
    <w:p w14:paraId="6AB9183C" w14:textId="77777777" w:rsidR="00074BCD" w:rsidRDefault="00074BCD">
      <w:pPr>
        <w:tabs>
          <w:tab w:val="left" w:pos="360"/>
          <w:tab w:val="left" w:pos="720"/>
        </w:tabs>
        <w:spacing w:after="0"/>
        <w:rPr>
          <w:del w:id="536" w:author="Goott, David" w:date="2026-09-25T20:00:00Z" w16du:dateUtc="2026-09-26T00:00:00Z"/>
          <w:rFonts w:ascii="Cambria" w:eastAsia="Cambria" w:hAnsi="Cambria" w:cs="Cambria"/>
          <w:b/>
          <w:sz w:val="28"/>
          <w:szCs w:val="28"/>
        </w:rPr>
      </w:pPr>
    </w:p>
    <w:p w14:paraId="59E3A584" w14:textId="77777777" w:rsidR="00074BCD" w:rsidRDefault="00074BCD">
      <w:pPr>
        <w:tabs>
          <w:tab w:val="left" w:pos="360"/>
          <w:tab w:val="left" w:pos="720"/>
        </w:tabs>
        <w:spacing w:after="0"/>
        <w:rPr>
          <w:del w:id="537" w:author="Goott, David" w:date="2026-09-25T20:00:00Z" w16du:dateUtc="2026-09-26T00:00:00Z"/>
          <w:rFonts w:ascii="Cambria" w:eastAsia="Cambria" w:hAnsi="Cambria" w:cs="Cambria"/>
          <w:b/>
          <w:sz w:val="28"/>
          <w:szCs w:val="28"/>
        </w:rPr>
      </w:pPr>
    </w:p>
    <w:p w14:paraId="0D518C20" w14:textId="77777777" w:rsidR="00074BCD" w:rsidRDefault="00074BCD">
      <w:pPr>
        <w:tabs>
          <w:tab w:val="left" w:pos="360"/>
          <w:tab w:val="left" w:pos="720"/>
        </w:tabs>
        <w:spacing w:after="0"/>
        <w:rPr>
          <w:del w:id="538" w:author="Goott, David" w:date="2026-09-25T20:00:00Z" w16du:dateUtc="2026-09-26T00:00:00Z"/>
          <w:rFonts w:ascii="Cambria" w:eastAsia="Cambria" w:hAnsi="Cambria" w:cs="Cambria"/>
          <w:b/>
          <w:sz w:val="28"/>
          <w:szCs w:val="28"/>
        </w:rPr>
      </w:pPr>
    </w:p>
    <w:p w14:paraId="0C7972EE" w14:textId="77777777" w:rsidR="00074BCD" w:rsidRDefault="00074BCD">
      <w:pPr>
        <w:tabs>
          <w:tab w:val="left" w:pos="360"/>
          <w:tab w:val="left" w:pos="720"/>
        </w:tabs>
        <w:spacing w:after="0"/>
        <w:rPr>
          <w:del w:id="539" w:author="Goott, David" w:date="2026-09-25T20:00:00Z" w16du:dateUtc="2026-09-26T00:00:00Z"/>
          <w:rFonts w:ascii="Cambria" w:eastAsia="Cambria" w:hAnsi="Cambria" w:cs="Cambria"/>
          <w:b/>
          <w:sz w:val="28"/>
          <w:szCs w:val="28"/>
        </w:rPr>
      </w:pPr>
    </w:p>
    <w:p w14:paraId="2A3ADCFE" w14:textId="77777777" w:rsidR="00074BCD" w:rsidRDefault="00074BCD">
      <w:pPr>
        <w:tabs>
          <w:tab w:val="left" w:pos="360"/>
          <w:tab w:val="left" w:pos="720"/>
        </w:tabs>
        <w:spacing w:after="0"/>
        <w:rPr>
          <w:del w:id="540" w:author="Goott, David" w:date="2026-09-25T20:00:00Z" w16du:dateUtc="2026-09-26T00:00:00Z"/>
          <w:rFonts w:ascii="Cambria" w:eastAsia="Cambria" w:hAnsi="Cambria" w:cs="Cambria"/>
          <w:b/>
          <w:sz w:val="28"/>
          <w:szCs w:val="28"/>
        </w:rPr>
      </w:pPr>
    </w:p>
    <w:p w14:paraId="2F3CCF85" w14:textId="77777777" w:rsidR="00074BCD" w:rsidRDefault="00074BCD">
      <w:pPr>
        <w:tabs>
          <w:tab w:val="left" w:pos="360"/>
          <w:tab w:val="left" w:pos="720"/>
        </w:tabs>
        <w:spacing w:after="0"/>
        <w:rPr>
          <w:del w:id="541" w:author="Goott, David" w:date="2026-09-25T20:00:00Z" w16du:dateUtc="2026-09-26T00:00:00Z"/>
          <w:rFonts w:ascii="Cambria" w:eastAsia="Cambria" w:hAnsi="Cambria" w:cs="Cambria"/>
          <w:b/>
          <w:sz w:val="28"/>
          <w:szCs w:val="28"/>
        </w:rPr>
      </w:pPr>
    </w:p>
    <w:p w14:paraId="4AF1F396" w14:textId="77777777" w:rsidR="00074BCD" w:rsidRDefault="00074BCD">
      <w:pPr>
        <w:tabs>
          <w:tab w:val="left" w:pos="360"/>
          <w:tab w:val="left" w:pos="720"/>
        </w:tabs>
        <w:spacing w:after="0"/>
        <w:rPr>
          <w:del w:id="542" w:author="Goott, David" w:date="2026-09-25T20:00:00Z" w16du:dateUtc="2026-09-26T00:00:00Z"/>
          <w:rFonts w:ascii="Cambria" w:eastAsia="Cambria" w:hAnsi="Cambria" w:cs="Cambria"/>
          <w:b/>
          <w:sz w:val="28"/>
          <w:szCs w:val="28"/>
        </w:rPr>
      </w:pPr>
    </w:p>
    <w:p w14:paraId="3F1AAC44" w14:textId="77777777" w:rsidR="00074BCD" w:rsidRDefault="00074BCD">
      <w:pPr>
        <w:tabs>
          <w:tab w:val="left" w:pos="360"/>
          <w:tab w:val="left" w:pos="720"/>
        </w:tabs>
        <w:spacing w:after="0"/>
        <w:rPr>
          <w:del w:id="543" w:author="Goott, David" w:date="2026-09-25T20:00:00Z" w16du:dateUtc="2026-09-26T00:00:00Z"/>
          <w:rFonts w:ascii="Cambria" w:eastAsia="Cambria" w:hAnsi="Cambria" w:cs="Cambria"/>
          <w:b/>
          <w:sz w:val="28"/>
          <w:szCs w:val="28"/>
        </w:rPr>
      </w:pPr>
    </w:p>
    <w:p w14:paraId="7D4F8052" w14:textId="77777777" w:rsidR="00074BCD" w:rsidRDefault="00074BCD">
      <w:pPr>
        <w:tabs>
          <w:tab w:val="left" w:pos="360"/>
          <w:tab w:val="left" w:pos="720"/>
        </w:tabs>
        <w:spacing w:after="0"/>
        <w:jc w:val="center"/>
        <w:rPr>
          <w:del w:id="544" w:author="Goott, David" w:date="2026-09-25T20:00:00Z" w16du:dateUtc="2026-09-26T00:00:00Z"/>
          <w:rFonts w:ascii="Cambria" w:eastAsia="Cambria" w:hAnsi="Cambria" w:cs="Cambria"/>
          <w:b/>
          <w:sz w:val="28"/>
          <w:szCs w:val="28"/>
        </w:rPr>
      </w:pPr>
    </w:p>
    <w:p w14:paraId="6DFABEE6" w14:textId="77777777" w:rsidR="00074BCD" w:rsidRDefault="00074BCD">
      <w:pPr>
        <w:tabs>
          <w:tab w:val="left" w:pos="360"/>
          <w:tab w:val="left" w:pos="720"/>
        </w:tabs>
        <w:spacing w:after="0"/>
        <w:jc w:val="center"/>
        <w:rPr>
          <w:del w:id="545" w:author="Goott, David" w:date="2026-09-25T20:00:00Z" w16du:dateUtc="2026-09-26T00:00:00Z"/>
          <w:rFonts w:ascii="Cambria" w:eastAsia="Cambria" w:hAnsi="Cambria" w:cs="Cambria"/>
          <w:b/>
          <w:sz w:val="28"/>
          <w:szCs w:val="28"/>
        </w:rPr>
      </w:pPr>
    </w:p>
    <w:p w14:paraId="477A7A29" w14:textId="77777777" w:rsidR="00074BCD" w:rsidRDefault="00E71FEA">
      <w:pPr>
        <w:tabs>
          <w:tab w:val="left" w:pos="360"/>
          <w:tab w:val="left" w:pos="720"/>
        </w:tabs>
        <w:spacing w:after="0"/>
        <w:jc w:val="center"/>
        <w:rPr>
          <w:del w:id="546" w:author="Goott, David" w:date="2026-09-25T20:00:00Z" w16du:dateUtc="2026-09-26T00:00:00Z"/>
          <w:rFonts w:ascii="Cambria" w:eastAsia="Cambria" w:hAnsi="Cambria" w:cs="Cambria"/>
          <w:b/>
          <w:sz w:val="28"/>
          <w:szCs w:val="28"/>
        </w:rPr>
      </w:pPr>
      <w:del w:id="547" w:author="Goott, David" w:date="2026-09-25T20:00:00Z" w16du:dateUtc="2026-09-26T00:00:00Z">
        <w:r>
          <w:rPr>
            <w:rFonts w:ascii="Cambria" w:eastAsia="Cambria" w:hAnsi="Cambria" w:cs="Cambria"/>
            <w:b/>
            <w:sz w:val="28"/>
            <w:szCs w:val="28"/>
          </w:rPr>
          <w:delText>Assessment</w:delText>
        </w:r>
      </w:del>
    </w:p>
    <w:p w14:paraId="40AD536E" w14:textId="77777777" w:rsidR="00074BCD" w:rsidRDefault="00074BCD">
      <w:pPr>
        <w:tabs>
          <w:tab w:val="left" w:pos="360"/>
          <w:tab w:val="left" w:pos="720"/>
        </w:tabs>
        <w:spacing w:after="0"/>
        <w:rPr>
          <w:del w:id="548" w:author="Goott, David" w:date="2026-09-25T20:00:00Z" w16du:dateUtc="2026-09-26T00:00:00Z"/>
          <w:rFonts w:ascii="Cambria" w:eastAsia="Cambria" w:hAnsi="Cambria" w:cs="Cambria"/>
          <w:b/>
        </w:rPr>
      </w:pPr>
    </w:p>
    <w:p w14:paraId="54668950" w14:textId="77777777" w:rsidR="00074BCD" w:rsidRDefault="00E71FEA">
      <w:pPr>
        <w:tabs>
          <w:tab w:val="left" w:pos="360"/>
          <w:tab w:val="left" w:pos="720"/>
        </w:tabs>
        <w:spacing w:after="0"/>
        <w:rPr>
          <w:del w:id="549" w:author="Goott, David" w:date="2026-09-25T20:00:00Z" w16du:dateUtc="2026-09-26T00:00:00Z"/>
          <w:rFonts w:ascii="Cambria" w:eastAsia="Cambria" w:hAnsi="Cambria" w:cs="Cambria"/>
          <w:b/>
        </w:rPr>
      </w:pPr>
      <w:del w:id="550" w:author="Goott, David" w:date="2026-09-25T20:00:00Z" w16du:dateUtc="2026-09-26T00:00:00Z">
        <w:r>
          <w:rPr>
            <w:rFonts w:ascii="Cambria" w:eastAsia="Cambria" w:hAnsi="Cambria" w:cs="Cambria"/>
            <w:b/>
          </w:rPr>
          <w:delText>Assessment Plan Modifications (</w:delText>
        </w:r>
        <w:r>
          <w:rPr>
            <w:rFonts w:ascii="Cambria" w:eastAsia="Cambria" w:hAnsi="Cambria" w:cs="Cambria"/>
            <w:b/>
            <w:highlight w:val="yellow"/>
          </w:rPr>
          <w:delText>Course Modifications Only</w:delText>
        </w:r>
        <w:r>
          <w:rPr>
            <w:rFonts w:ascii="Cambria" w:eastAsia="Cambria" w:hAnsi="Cambria" w:cs="Cambria"/>
            <w:b/>
          </w:rPr>
          <w:delText>)</w:delText>
        </w:r>
      </w:del>
    </w:p>
    <w:p w14:paraId="7CAEA08B"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551" w:author="Goott, David" w:date="2026-09-25T20:00:00Z" w16du:dateUtc="2026-09-26T00:00:00Z"/>
          <w:rFonts w:ascii="Cambria" w:eastAsia="Cambria" w:hAnsi="Cambria" w:cs="Cambria"/>
          <w:color w:val="000000"/>
          <w:sz w:val="20"/>
          <w:szCs w:val="20"/>
        </w:rPr>
      </w:pPr>
      <w:del w:id="552" w:author="Goott, David" w:date="2026-09-25T20:00:00Z" w16du:dateUtc="2026-09-26T00:00:00Z">
        <w:r>
          <w:rPr>
            <w:rFonts w:ascii="Cambria" w:eastAsia="Cambria" w:hAnsi="Cambria" w:cs="Cambria"/>
            <w:color w:val="000000"/>
            <w:sz w:val="20"/>
            <w:szCs w:val="20"/>
          </w:rPr>
          <w:delText xml:space="preserve"> </w:delText>
        </w:r>
        <w:r>
          <w:rPr>
            <w:b/>
            <w:color w:val="000000"/>
          </w:rPr>
          <w:delText xml:space="preserve">Yes / </w:delText>
        </w:r>
        <w:r>
          <w:rPr>
            <w:b/>
            <w:color w:val="000000"/>
            <w:highlight w:val="yellow"/>
          </w:rPr>
          <w:delText>No</w:delText>
        </w:r>
        <w:r>
          <w:rPr>
            <w:rFonts w:ascii="Cambria" w:eastAsia="Cambria" w:hAnsi="Cambria" w:cs="Cambria"/>
            <w:color w:val="000000"/>
            <w:sz w:val="20"/>
            <w:szCs w:val="20"/>
            <w:highlight w:val="yellow"/>
          </w:rPr>
          <w:delText xml:space="preserve"> </w:delText>
        </w:r>
        <w:r>
          <w:rPr>
            <w:rFonts w:ascii="Cambria" w:eastAsia="Cambria" w:hAnsi="Cambria" w:cs="Cambria"/>
            <w:color w:val="000000"/>
            <w:sz w:val="20"/>
            <w:szCs w:val="20"/>
          </w:rPr>
          <w:tab/>
          <w:delText>Do the proposed modifications result in a change to the assessment plan?</w:delText>
        </w:r>
      </w:del>
    </w:p>
    <w:p w14:paraId="5251F692" w14:textId="77777777" w:rsidR="00074BCD" w:rsidRDefault="00E71FEA">
      <w:pPr>
        <w:tabs>
          <w:tab w:val="left" w:pos="360"/>
          <w:tab w:val="left" w:pos="720"/>
        </w:tabs>
        <w:spacing w:after="0" w:line="240" w:lineRule="auto"/>
        <w:rPr>
          <w:del w:id="553" w:author="Goott, David" w:date="2026-09-25T20:00:00Z" w16du:dateUtc="2026-09-26T00:00:00Z"/>
          <w:rFonts w:ascii="Cambria" w:eastAsia="Cambria" w:hAnsi="Cambria" w:cs="Cambria"/>
          <w:sz w:val="20"/>
          <w:szCs w:val="20"/>
        </w:rPr>
      </w:pPr>
      <w:del w:id="554" w:author="Goott, David" w:date="2026-09-25T20:00:00Z" w16du:dateUtc="2026-09-26T00:00:00Z">
        <w:r>
          <w:rPr>
            <w:rFonts w:ascii="Cambria" w:eastAsia="Cambria" w:hAnsi="Cambria" w:cs="Cambria"/>
            <w:i/>
            <w:color w:val="FF0000"/>
            <w:sz w:val="20"/>
            <w:szCs w:val="20"/>
          </w:rPr>
          <w:tab/>
          <w:delText>If yes, please complete the Assessment section of the proposal</w:delText>
        </w:r>
      </w:del>
    </w:p>
    <w:p w14:paraId="2D6D2578" w14:textId="77777777" w:rsidR="00074BCD" w:rsidRDefault="00074BCD">
      <w:pPr>
        <w:tabs>
          <w:tab w:val="left" w:pos="360"/>
          <w:tab w:val="left" w:pos="810"/>
        </w:tabs>
        <w:spacing w:after="0"/>
        <w:rPr>
          <w:del w:id="555" w:author="Goott, David" w:date="2026-09-25T20:00:00Z" w16du:dateUtc="2026-09-26T00:00:00Z"/>
          <w:rFonts w:ascii="Cambria" w:eastAsia="Cambria" w:hAnsi="Cambria" w:cs="Cambria"/>
          <w:sz w:val="20"/>
          <w:szCs w:val="20"/>
        </w:rPr>
      </w:pPr>
    </w:p>
    <w:p w14:paraId="4F432BAF" w14:textId="77777777" w:rsidR="00074BCD" w:rsidRDefault="00E71FEA">
      <w:pPr>
        <w:tabs>
          <w:tab w:val="left" w:pos="360"/>
          <w:tab w:val="left" w:pos="810"/>
        </w:tabs>
        <w:spacing w:after="0"/>
        <w:rPr>
          <w:del w:id="556" w:author="Goott, David" w:date="2026-09-25T20:00:00Z" w16du:dateUtc="2026-09-26T00:00:00Z"/>
          <w:rFonts w:ascii="Cambria" w:eastAsia="Cambria" w:hAnsi="Cambria" w:cs="Cambria"/>
          <w:b/>
        </w:rPr>
      </w:pPr>
      <w:del w:id="557" w:author="Goott, David" w:date="2026-09-25T20:00:00Z" w16du:dateUtc="2026-09-26T00:00:00Z">
        <w:r>
          <w:rPr>
            <w:rFonts w:ascii="Cambria" w:eastAsia="Cambria" w:hAnsi="Cambria" w:cs="Cambria"/>
            <w:b/>
            <w:u w:val="single"/>
          </w:rPr>
          <w:delText xml:space="preserve">Relationship with Current Program-Level Assessment Process  </w:delText>
        </w:r>
        <w:r>
          <w:rPr>
            <w:rFonts w:ascii="Cambria" w:eastAsia="Cambria" w:hAnsi="Cambria" w:cs="Cambria"/>
            <w:b/>
            <w:highlight w:val="yellow"/>
          </w:rPr>
          <w:delText>(Course modifications skip this section unless the answer to #18 is “Yes”)</w:delText>
        </w:r>
      </w:del>
    </w:p>
    <w:p w14:paraId="5EEFB02A"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558" w:author="Goott, David" w:date="2026-09-25T20:00:00Z" w16du:dateUtc="2026-09-26T00:00:00Z"/>
          <w:rFonts w:ascii="Cambria" w:eastAsia="Cambria" w:hAnsi="Cambria" w:cs="Cambria"/>
          <w:color w:val="000000"/>
          <w:sz w:val="20"/>
          <w:szCs w:val="20"/>
        </w:rPr>
      </w:pPr>
      <w:del w:id="559" w:author="Goott, David" w:date="2026-09-25T20:00:00Z" w16du:dateUtc="2026-09-26T00:00:00Z">
        <w:r>
          <w:rPr>
            <w:rFonts w:ascii="Cambria" w:eastAsia="Cambria" w:hAnsi="Cambria" w:cs="Cambria"/>
            <w:color w:val="000000"/>
            <w:sz w:val="20"/>
            <w:szCs w:val="20"/>
          </w:rPr>
          <w:delText xml:space="preserve">What is/are the intended program-level learning outcome/s for students enrolled in this course?  Where will this course fit into an already existing program assessment process? </w:delText>
        </w:r>
      </w:del>
    </w:p>
    <w:p w14:paraId="2C462210" w14:textId="77777777" w:rsidR="00074BCD" w:rsidRDefault="00E71FEA">
      <w:pPr>
        <w:tabs>
          <w:tab w:val="left" w:pos="360"/>
          <w:tab w:val="left" w:pos="720"/>
        </w:tabs>
        <w:spacing w:after="0" w:line="240" w:lineRule="auto"/>
        <w:rPr>
          <w:del w:id="560" w:author="Goott, David" w:date="2026-09-25T20:00:00Z" w16du:dateUtc="2026-09-26T00:00:00Z"/>
          <w:rFonts w:ascii="Cambria" w:eastAsia="Cambria" w:hAnsi="Cambria" w:cs="Cambria"/>
          <w:sz w:val="20"/>
          <w:szCs w:val="20"/>
        </w:rPr>
      </w:pPr>
      <w:del w:id="561" w:author="Goott, David" w:date="2026-09-25T20:00:00Z" w16du:dateUtc="2026-09-26T00:00:00Z">
        <w:r>
          <w:rPr>
            <w:color w:val="808080"/>
            <w:shd w:val="clear" w:color="auto" w:fill="D9D9D9"/>
          </w:rPr>
          <w:delText>Enter text...</w:delText>
        </w:r>
      </w:del>
    </w:p>
    <w:p w14:paraId="19957B62" w14:textId="77777777" w:rsidR="00074BCD" w:rsidRDefault="00074BCD">
      <w:pPr>
        <w:tabs>
          <w:tab w:val="left" w:pos="360"/>
          <w:tab w:val="left" w:pos="720"/>
        </w:tabs>
        <w:spacing w:after="0" w:line="240" w:lineRule="auto"/>
        <w:rPr>
          <w:del w:id="562" w:author="Goott, David" w:date="2026-09-25T20:00:00Z" w16du:dateUtc="2026-09-26T00:00:00Z"/>
          <w:rFonts w:ascii="Cambria" w:eastAsia="Cambria" w:hAnsi="Cambria" w:cs="Cambria"/>
          <w:sz w:val="20"/>
          <w:szCs w:val="20"/>
        </w:rPr>
      </w:pPr>
    </w:p>
    <w:p w14:paraId="16AB2197" w14:textId="77777777" w:rsidR="00074BCD" w:rsidRDefault="00E71FEA">
      <w:pPr>
        <w:numPr>
          <w:ilvl w:val="0"/>
          <w:numId w:val="4"/>
        </w:numPr>
        <w:pBdr>
          <w:top w:val="nil"/>
          <w:left w:val="nil"/>
          <w:bottom w:val="nil"/>
          <w:right w:val="nil"/>
          <w:between w:val="nil"/>
        </w:pBdr>
        <w:tabs>
          <w:tab w:val="left" w:pos="360"/>
          <w:tab w:val="left" w:pos="720"/>
        </w:tabs>
        <w:spacing w:after="0" w:line="240" w:lineRule="auto"/>
        <w:rPr>
          <w:del w:id="563" w:author="Goott, David" w:date="2026-09-25T20:00:00Z" w16du:dateUtc="2026-09-26T00:00:00Z"/>
          <w:rFonts w:ascii="Cambria" w:eastAsia="Cambria" w:hAnsi="Cambria" w:cs="Cambria"/>
          <w:color w:val="000000"/>
          <w:sz w:val="20"/>
          <w:szCs w:val="20"/>
        </w:rPr>
      </w:pPr>
      <w:del w:id="564" w:author="Goott, David" w:date="2026-09-25T20:00:00Z" w16du:dateUtc="2026-09-26T00:00:00Z">
        <w:r>
          <w:rPr>
            <w:rFonts w:ascii="Cambria" w:eastAsia="Cambria" w:hAnsi="Cambria" w:cs="Cambria"/>
            <w:color w:val="000000"/>
            <w:sz w:val="20"/>
            <w:szCs w:val="20"/>
          </w:rPr>
          <w:delText xml:space="preserve"> Considering the indicated program-level learning outcome/s (from question #19), please fill out the following table to show how and where this course fits into the program’s continuous improvement assessment process. </w:delText>
        </w:r>
      </w:del>
    </w:p>
    <w:p w14:paraId="3E34602B" w14:textId="77777777" w:rsidR="00074BCD" w:rsidRDefault="00074BCD">
      <w:pPr>
        <w:tabs>
          <w:tab w:val="left" w:pos="360"/>
          <w:tab w:val="left" w:pos="720"/>
        </w:tabs>
        <w:spacing w:after="0" w:line="240" w:lineRule="auto"/>
        <w:rPr>
          <w:del w:id="565" w:author="Goott, David" w:date="2026-09-25T20:00:00Z" w16du:dateUtc="2026-09-26T00:00:00Z"/>
          <w:rFonts w:ascii="Cambria" w:eastAsia="Cambria" w:hAnsi="Cambria" w:cs="Cambria"/>
          <w:sz w:val="20"/>
          <w:szCs w:val="20"/>
        </w:rPr>
      </w:pPr>
    </w:p>
    <w:p w14:paraId="7A5A21F1" w14:textId="77777777" w:rsidR="00074BCD" w:rsidRDefault="00E71FEA">
      <w:pPr>
        <w:spacing w:after="240" w:line="240" w:lineRule="auto"/>
        <w:rPr>
          <w:del w:id="566" w:author="Goott, David" w:date="2026-09-25T20:00:00Z" w16du:dateUtc="2026-09-26T00:00:00Z"/>
          <w:rFonts w:ascii="Cambria" w:eastAsia="Cambria" w:hAnsi="Cambria" w:cs="Cambria"/>
          <w:i/>
          <w:sz w:val="20"/>
          <w:szCs w:val="20"/>
        </w:rPr>
      </w:pPr>
      <w:del w:id="567" w:author="Goott, David" w:date="2026-09-25T20:00:00Z" w16du:dateUtc="2026-09-26T00:00:00Z">
        <w:r>
          <w:rPr>
            <w:rFonts w:ascii="Cambria" w:eastAsia="Cambria" w:hAnsi="Cambria" w:cs="Cambria"/>
            <w:i/>
            <w:sz w:val="20"/>
            <w:szCs w:val="20"/>
          </w:rPr>
          <w:delText xml:space="preserve">For further assistance, please see the ‘Expanded Instructions’ document available on the UCC - Forms website for guidance, or contact the Office of Assessment at 870-972-2989. </w:delText>
        </w:r>
      </w:del>
    </w:p>
    <w:p w14:paraId="6ED50FF6" w14:textId="77777777" w:rsidR="00074BCD" w:rsidRDefault="00074BCD">
      <w:pPr>
        <w:spacing w:after="240" w:line="240" w:lineRule="auto"/>
        <w:rPr>
          <w:del w:id="568" w:author="Goott, David" w:date="2026-09-25T20:00:00Z" w16du:dateUtc="2026-09-26T00:00:00Z"/>
          <w:rFonts w:ascii="Cambria" w:eastAsia="Cambria" w:hAnsi="Cambria" w:cs="Cambria"/>
          <w:b/>
          <w:sz w:val="2"/>
          <w:szCs w:val="2"/>
          <w:u w:val="single"/>
        </w:rPr>
      </w:pPr>
    </w:p>
    <w:tbl>
      <w:tblPr>
        <w:tblStyle w:val="af8"/>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8"/>
        <w:gridCol w:w="7428"/>
      </w:tblGrid>
      <w:tr w:rsidR="00074BCD" w14:paraId="29ACB602" w14:textId="77777777">
        <w:trPr>
          <w:del w:id="569" w:author="Goott, David" w:date="2026-09-25T20:00:00Z" w16du:dateUtc="2026-09-26T00:00:00Z"/>
        </w:trPr>
        <w:tc>
          <w:tcPr>
            <w:tcW w:w="2148" w:type="dxa"/>
          </w:tcPr>
          <w:p w14:paraId="7ED2427B" w14:textId="77777777" w:rsidR="00074BCD" w:rsidRDefault="00E71FEA">
            <w:pPr>
              <w:jc w:val="center"/>
              <w:rPr>
                <w:del w:id="570" w:author="Goott, David" w:date="2026-09-25T20:00:00Z" w16du:dateUtc="2026-09-26T00:00:00Z"/>
                <w:rFonts w:ascii="Cambria" w:eastAsia="Cambria" w:hAnsi="Cambria" w:cs="Cambria"/>
                <w:b/>
                <w:sz w:val="20"/>
                <w:szCs w:val="20"/>
              </w:rPr>
            </w:pPr>
            <w:del w:id="571" w:author="Goott, David" w:date="2026-09-25T20:00:00Z" w16du:dateUtc="2026-09-26T00:00:00Z">
              <w:r>
                <w:rPr>
                  <w:rFonts w:ascii="Cambria" w:eastAsia="Cambria" w:hAnsi="Cambria" w:cs="Cambria"/>
                  <w:b/>
                  <w:sz w:val="20"/>
                  <w:szCs w:val="20"/>
                </w:rPr>
                <w:delText>Program-Level Outcome 1 (from question #19)</w:delText>
              </w:r>
            </w:del>
          </w:p>
        </w:tc>
        <w:tc>
          <w:tcPr>
            <w:tcW w:w="7428" w:type="dxa"/>
          </w:tcPr>
          <w:p w14:paraId="634D5B19" w14:textId="77777777" w:rsidR="00074BCD" w:rsidRDefault="00E71FEA">
            <w:pPr>
              <w:rPr>
                <w:del w:id="572" w:author="Goott, David" w:date="2026-09-25T20:00:00Z" w16du:dateUtc="2026-09-26T00:00:00Z"/>
                <w:rFonts w:ascii="Cambria" w:eastAsia="Cambria" w:hAnsi="Cambria" w:cs="Cambria"/>
                <w:sz w:val="20"/>
                <w:szCs w:val="20"/>
              </w:rPr>
            </w:pPr>
            <w:del w:id="573" w:author="Goott, David" w:date="2026-09-25T20:00:00Z" w16du:dateUtc="2026-09-26T00:00:00Z">
              <w:r>
                <w:rPr>
                  <w:rFonts w:ascii="Cambria" w:eastAsia="Cambria" w:hAnsi="Cambria" w:cs="Cambria"/>
                  <w:color w:val="808080"/>
                  <w:sz w:val="20"/>
                  <w:szCs w:val="20"/>
                </w:rPr>
                <w:delText>Type outcome here. What do you want students to think, know, or do when they have completed the course?</w:delText>
              </w:r>
            </w:del>
          </w:p>
        </w:tc>
      </w:tr>
      <w:tr w:rsidR="00074BCD" w14:paraId="6D4BC954" w14:textId="77777777">
        <w:trPr>
          <w:del w:id="574" w:author="Goott, David" w:date="2026-09-25T20:00:00Z" w16du:dateUtc="2026-09-26T00:00:00Z"/>
        </w:trPr>
        <w:tc>
          <w:tcPr>
            <w:tcW w:w="2148" w:type="dxa"/>
          </w:tcPr>
          <w:p w14:paraId="61CF4217" w14:textId="77777777" w:rsidR="00074BCD" w:rsidRDefault="00E71FEA">
            <w:pPr>
              <w:rPr>
                <w:del w:id="575" w:author="Goott, David" w:date="2026-09-25T20:00:00Z" w16du:dateUtc="2026-09-26T00:00:00Z"/>
                <w:rFonts w:ascii="Cambria" w:eastAsia="Cambria" w:hAnsi="Cambria" w:cs="Cambria"/>
                <w:sz w:val="20"/>
                <w:szCs w:val="20"/>
              </w:rPr>
            </w:pPr>
            <w:del w:id="576" w:author="Goott, David" w:date="2026-09-25T20:00:00Z" w16du:dateUtc="2026-09-26T00:00:00Z">
              <w:r>
                <w:rPr>
                  <w:rFonts w:ascii="Cambria" w:eastAsia="Cambria" w:hAnsi="Cambria" w:cs="Cambria"/>
                  <w:sz w:val="20"/>
                  <w:szCs w:val="20"/>
                </w:rPr>
                <w:delText>Assessment Measure</w:delText>
              </w:r>
            </w:del>
          </w:p>
        </w:tc>
        <w:tc>
          <w:tcPr>
            <w:tcW w:w="7428" w:type="dxa"/>
          </w:tcPr>
          <w:p w14:paraId="6727649D" w14:textId="77777777" w:rsidR="00074BCD" w:rsidRDefault="00E71FEA">
            <w:pPr>
              <w:rPr>
                <w:del w:id="577" w:author="Goott, David" w:date="2026-09-25T20:00:00Z" w16du:dateUtc="2026-09-26T00:00:00Z"/>
                <w:rFonts w:ascii="Cambria" w:eastAsia="Cambria" w:hAnsi="Cambria" w:cs="Cambria"/>
                <w:sz w:val="20"/>
                <w:szCs w:val="20"/>
              </w:rPr>
            </w:pPr>
            <w:del w:id="578" w:author="Goott, David" w:date="2026-09-25T20:00:00Z" w16du:dateUtc="2026-09-26T00:00:00Z">
              <w:r>
                <w:rPr>
                  <w:rFonts w:ascii="Cambria" w:eastAsia="Cambria" w:hAnsi="Cambria" w:cs="Cambria"/>
                  <w:color w:val="808080"/>
                  <w:sz w:val="20"/>
                  <w:szCs w:val="20"/>
                </w:rPr>
                <w:delText>Please include direct and indirect assessment measure for outcome.</w:delText>
              </w:r>
              <w:r>
                <w:rPr>
                  <w:rFonts w:ascii="Cambria" w:eastAsia="Cambria" w:hAnsi="Cambria" w:cs="Cambria"/>
                  <w:sz w:val="20"/>
                  <w:szCs w:val="20"/>
                </w:rPr>
                <w:delText xml:space="preserve"> </w:delText>
              </w:r>
            </w:del>
          </w:p>
        </w:tc>
      </w:tr>
      <w:tr w:rsidR="00074BCD" w14:paraId="5CB52F59" w14:textId="77777777">
        <w:trPr>
          <w:del w:id="579" w:author="Goott, David" w:date="2026-09-25T20:00:00Z" w16du:dateUtc="2026-09-26T00:00:00Z"/>
        </w:trPr>
        <w:tc>
          <w:tcPr>
            <w:tcW w:w="2148" w:type="dxa"/>
          </w:tcPr>
          <w:p w14:paraId="0F7783BF" w14:textId="77777777" w:rsidR="00074BCD" w:rsidRDefault="00E71FEA">
            <w:pPr>
              <w:rPr>
                <w:del w:id="580" w:author="Goott, David" w:date="2026-09-25T20:00:00Z" w16du:dateUtc="2026-09-26T00:00:00Z"/>
                <w:rFonts w:ascii="Cambria" w:eastAsia="Cambria" w:hAnsi="Cambria" w:cs="Cambria"/>
                <w:sz w:val="20"/>
                <w:szCs w:val="20"/>
              </w:rPr>
            </w:pPr>
            <w:del w:id="581" w:author="Goott, David" w:date="2026-09-25T20:00:00Z" w16du:dateUtc="2026-09-26T00:00:00Z">
              <w:r>
                <w:rPr>
                  <w:rFonts w:ascii="Cambria" w:eastAsia="Cambria" w:hAnsi="Cambria" w:cs="Cambria"/>
                  <w:sz w:val="20"/>
                  <w:szCs w:val="20"/>
                </w:rPr>
                <w:delText xml:space="preserve">Assessment </w:delText>
              </w:r>
            </w:del>
          </w:p>
          <w:p w14:paraId="7705DCF9" w14:textId="77777777" w:rsidR="00074BCD" w:rsidRDefault="00E71FEA">
            <w:pPr>
              <w:rPr>
                <w:del w:id="582" w:author="Goott, David" w:date="2026-09-25T20:00:00Z" w16du:dateUtc="2026-09-26T00:00:00Z"/>
                <w:rFonts w:ascii="Cambria" w:eastAsia="Cambria" w:hAnsi="Cambria" w:cs="Cambria"/>
                <w:sz w:val="20"/>
                <w:szCs w:val="20"/>
              </w:rPr>
            </w:pPr>
            <w:del w:id="583" w:author="Goott, David" w:date="2026-09-25T20:00:00Z" w16du:dateUtc="2026-09-26T00:00:00Z">
              <w:r>
                <w:rPr>
                  <w:rFonts w:ascii="Cambria" w:eastAsia="Cambria" w:hAnsi="Cambria" w:cs="Cambria"/>
                  <w:sz w:val="20"/>
                  <w:szCs w:val="20"/>
                </w:rPr>
                <w:delText>Timetable</w:delText>
              </w:r>
            </w:del>
          </w:p>
        </w:tc>
        <w:tc>
          <w:tcPr>
            <w:tcW w:w="7428" w:type="dxa"/>
          </w:tcPr>
          <w:p w14:paraId="36FB2B34" w14:textId="77777777" w:rsidR="00074BCD" w:rsidRDefault="00E71FEA">
            <w:pPr>
              <w:rPr>
                <w:del w:id="584" w:author="Goott, David" w:date="2026-09-25T20:00:00Z" w16du:dateUtc="2026-09-26T00:00:00Z"/>
                <w:rFonts w:ascii="Cambria" w:eastAsia="Cambria" w:hAnsi="Cambria" w:cs="Cambria"/>
                <w:sz w:val="20"/>
                <w:szCs w:val="20"/>
              </w:rPr>
            </w:pPr>
            <w:del w:id="585" w:author="Goott, David" w:date="2026-09-25T20:00:00Z" w16du:dateUtc="2026-09-26T00:00:00Z">
              <w:r>
                <w:rPr>
                  <w:rFonts w:ascii="Cambria" w:eastAsia="Cambria" w:hAnsi="Cambria" w:cs="Cambria"/>
                  <w:color w:val="808080"/>
                  <w:sz w:val="20"/>
                  <w:szCs w:val="20"/>
                </w:rPr>
                <w:delText>What semesters, and how often, is the outcome assessed?</w:delText>
              </w:r>
            </w:del>
          </w:p>
        </w:tc>
      </w:tr>
      <w:tr w:rsidR="00074BCD" w14:paraId="58AD6F19" w14:textId="77777777">
        <w:trPr>
          <w:del w:id="586" w:author="Goott, David" w:date="2026-09-25T20:00:00Z" w16du:dateUtc="2026-09-26T00:00:00Z"/>
        </w:trPr>
        <w:tc>
          <w:tcPr>
            <w:tcW w:w="2148" w:type="dxa"/>
          </w:tcPr>
          <w:p w14:paraId="2DE651C9" w14:textId="77777777" w:rsidR="00074BCD" w:rsidRDefault="00E71FEA">
            <w:pPr>
              <w:rPr>
                <w:del w:id="587" w:author="Goott, David" w:date="2026-09-25T20:00:00Z" w16du:dateUtc="2026-09-26T00:00:00Z"/>
                <w:rFonts w:ascii="Cambria" w:eastAsia="Cambria" w:hAnsi="Cambria" w:cs="Cambria"/>
                <w:sz w:val="20"/>
                <w:szCs w:val="20"/>
              </w:rPr>
            </w:pPr>
            <w:del w:id="588" w:author="Goott, David" w:date="2026-09-25T20:00:00Z" w16du:dateUtc="2026-09-26T00:00:00Z">
              <w:r>
                <w:rPr>
                  <w:rFonts w:ascii="Cambria" w:eastAsia="Cambria" w:hAnsi="Cambria" w:cs="Cambria"/>
                  <w:sz w:val="20"/>
                  <w:szCs w:val="20"/>
                </w:rPr>
                <w:delText>Who is responsible for assessing and reporting on the results?</w:delText>
              </w:r>
            </w:del>
          </w:p>
        </w:tc>
        <w:tc>
          <w:tcPr>
            <w:tcW w:w="7428" w:type="dxa"/>
          </w:tcPr>
          <w:p w14:paraId="77DC476F" w14:textId="77777777" w:rsidR="00074BCD" w:rsidRDefault="00E71FEA">
            <w:pPr>
              <w:rPr>
                <w:del w:id="589" w:author="Goott, David" w:date="2026-09-25T20:00:00Z" w16du:dateUtc="2026-09-26T00:00:00Z"/>
                <w:rFonts w:ascii="Cambria" w:eastAsia="Cambria" w:hAnsi="Cambria" w:cs="Cambria"/>
                <w:color w:val="808080"/>
                <w:sz w:val="20"/>
                <w:szCs w:val="20"/>
              </w:rPr>
            </w:pPr>
            <w:del w:id="590" w:author="Goott, David" w:date="2026-09-25T20:00:00Z" w16du:dateUtc="2026-09-26T00:00:00Z">
              <w:r>
                <w:rPr>
                  <w:rFonts w:ascii="Cambria" w:eastAsia="Cambria" w:hAnsi="Cambria" w:cs="Cambria"/>
                  <w:color w:val="808080"/>
                  <w:sz w:val="20"/>
                  <w:szCs w:val="20"/>
                </w:rPr>
                <w:delText>Who (person, position title, or internal committee) is responsible for assessing, evaluating, and analyzing results, and developing action plans?</w:delText>
              </w:r>
            </w:del>
          </w:p>
        </w:tc>
      </w:tr>
    </w:tbl>
    <w:p w14:paraId="108C0301" w14:textId="77777777" w:rsidR="00074BCD" w:rsidRDefault="00E71FEA">
      <w:pPr>
        <w:rPr>
          <w:del w:id="591" w:author="Goott, David" w:date="2026-09-25T20:00:00Z" w16du:dateUtc="2026-09-26T00:00:00Z"/>
          <w:rFonts w:ascii="Cambria" w:eastAsia="Cambria" w:hAnsi="Cambria" w:cs="Cambria"/>
          <w:i/>
          <w:sz w:val="20"/>
          <w:szCs w:val="20"/>
        </w:rPr>
      </w:pPr>
      <w:del w:id="592" w:author="Goott, David" w:date="2026-09-25T20:00:00Z" w16du:dateUtc="2026-09-26T00:00:00Z">
        <w:r>
          <w:rPr>
            <w:rFonts w:ascii="Cambria" w:eastAsia="Cambria" w:hAnsi="Cambria" w:cs="Cambria"/>
            <w:i/>
            <w:sz w:val="20"/>
            <w:szCs w:val="20"/>
          </w:rPr>
          <w:tab/>
          <w:delText>(Repeat if this new course will support additional program-level outcomes)</w:delText>
        </w:r>
      </w:del>
    </w:p>
    <w:p w14:paraId="665BE692" w14:textId="77777777" w:rsidR="00074BCD" w:rsidRDefault="00074BCD">
      <w:pPr>
        <w:rPr>
          <w:del w:id="593" w:author="Goott, David" w:date="2026-09-25T20:00:00Z" w16du:dateUtc="2026-09-26T00:00:00Z"/>
          <w:rFonts w:ascii="Cambria" w:eastAsia="Cambria" w:hAnsi="Cambria" w:cs="Cambria"/>
          <w:i/>
          <w:sz w:val="20"/>
          <w:szCs w:val="20"/>
        </w:rPr>
      </w:pPr>
    </w:p>
    <w:p w14:paraId="6EA96B7E" w14:textId="77777777" w:rsidR="00074BCD" w:rsidRDefault="00E71FEA">
      <w:pPr>
        <w:tabs>
          <w:tab w:val="left" w:pos="360"/>
          <w:tab w:val="left" w:pos="810"/>
        </w:tabs>
        <w:spacing w:after="0"/>
        <w:rPr>
          <w:del w:id="594" w:author="Goott, David" w:date="2026-09-25T20:00:00Z" w16du:dateUtc="2026-09-26T00:00:00Z"/>
          <w:rFonts w:ascii="Cambria" w:eastAsia="Cambria" w:hAnsi="Cambria" w:cs="Cambria"/>
          <w:b/>
          <w:u w:val="single"/>
        </w:rPr>
      </w:pPr>
      <w:del w:id="595" w:author="Goott, David" w:date="2026-09-25T20:00:00Z" w16du:dateUtc="2026-09-26T00:00:00Z">
        <w:r>
          <w:rPr>
            <w:rFonts w:ascii="Cambria" w:eastAsia="Cambria" w:hAnsi="Cambria" w:cs="Cambria"/>
          </w:rPr>
          <w:delText xml:space="preserve"> </w:delText>
        </w:r>
        <w:r>
          <w:rPr>
            <w:rFonts w:ascii="Cambria" w:eastAsia="Cambria" w:hAnsi="Cambria" w:cs="Cambria"/>
            <w:b/>
            <w:u w:val="single"/>
          </w:rPr>
          <w:delText>Course-Level Outcomes</w:delText>
        </w:r>
      </w:del>
    </w:p>
    <w:p w14:paraId="748DB5A9" w14:textId="77777777" w:rsidR="00074BCD" w:rsidRDefault="00E71FEA">
      <w:pPr>
        <w:numPr>
          <w:ilvl w:val="0"/>
          <w:numId w:val="4"/>
        </w:numPr>
        <w:pBdr>
          <w:top w:val="nil"/>
          <w:left w:val="nil"/>
          <w:bottom w:val="nil"/>
          <w:right w:val="nil"/>
          <w:between w:val="nil"/>
        </w:pBdr>
        <w:tabs>
          <w:tab w:val="left" w:pos="360"/>
          <w:tab w:val="left" w:pos="810"/>
        </w:tabs>
        <w:spacing w:after="0"/>
        <w:rPr>
          <w:del w:id="596" w:author="Goott, David" w:date="2026-09-25T20:00:00Z" w16du:dateUtc="2026-09-26T00:00:00Z"/>
          <w:rFonts w:ascii="Cambria" w:eastAsia="Cambria" w:hAnsi="Cambria" w:cs="Cambria"/>
          <w:color w:val="000000"/>
          <w:sz w:val="20"/>
          <w:szCs w:val="20"/>
        </w:rPr>
      </w:pPr>
      <w:del w:id="597" w:author="Goott, David" w:date="2026-09-25T20:00:00Z" w16du:dateUtc="2026-09-26T00:00:00Z">
        <w:r>
          <w:rPr>
            <w:rFonts w:ascii="Cambria" w:eastAsia="Cambria" w:hAnsi="Cambria" w:cs="Cambria"/>
            <w:color w:val="000000"/>
            <w:sz w:val="20"/>
            <w:szCs w:val="20"/>
          </w:rPr>
          <w:delText xml:space="preserve">What are the course-level outcomes for students enrolled in this course and the associated assessment measures? </w:delText>
        </w:r>
      </w:del>
    </w:p>
    <w:p w14:paraId="7B7EFC04" w14:textId="77777777" w:rsidR="00074BCD" w:rsidRDefault="00074BCD">
      <w:pPr>
        <w:tabs>
          <w:tab w:val="left" w:pos="360"/>
          <w:tab w:val="left" w:pos="810"/>
        </w:tabs>
        <w:spacing w:after="0"/>
        <w:rPr>
          <w:del w:id="598" w:author="Goott, David" w:date="2026-09-25T20:00:00Z" w16du:dateUtc="2026-09-26T00:00:00Z"/>
          <w:rFonts w:ascii="Cambria" w:eastAsia="Cambria" w:hAnsi="Cambria" w:cs="Cambria"/>
          <w:sz w:val="20"/>
          <w:szCs w:val="20"/>
        </w:rPr>
      </w:pPr>
    </w:p>
    <w:tbl>
      <w:tblPr>
        <w:tblStyle w:val="af9"/>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8"/>
        <w:gridCol w:w="7428"/>
      </w:tblGrid>
      <w:tr w:rsidR="00074BCD" w14:paraId="3F7C77AC" w14:textId="77777777">
        <w:trPr>
          <w:del w:id="599" w:author="Goott, David" w:date="2026-09-25T20:00:00Z" w16du:dateUtc="2026-09-26T00:00:00Z"/>
        </w:trPr>
        <w:tc>
          <w:tcPr>
            <w:tcW w:w="2148" w:type="dxa"/>
          </w:tcPr>
          <w:p w14:paraId="51972DBF" w14:textId="77777777" w:rsidR="00074BCD" w:rsidRDefault="00E71FEA">
            <w:pPr>
              <w:jc w:val="center"/>
              <w:rPr>
                <w:del w:id="600" w:author="Goott, David" w:date="2026-09-25T20:00:00Z" w16du:dateUtc="2026-09-26T00:00:00Z"/>
                <w:rFonts w:ascii="Cambria" w:eastAsia="Cambria" w:hAnsi="Cambria" w:cs="Cambria"/>
                <w:b/>
                <w:sz w:val="20"/>
                <w:szCs w:val="20"/>
              </w:rPr>
            </w:pPr>
            <w:del w:id="601" w:author="Goott, David" w:date="2026-09-25T20:00:00Z" w16du:dateUtc="2026-09-26T00:00:00Z">
              <w:r>
                <w:rPr>
                  <w:rFonts w:ascii="Cambria" w:eastAsia="Cambria" w:hAnsi="Cambria" w:cs="Cambria"/>
                  <w:b/>
                  <w:sz w:val="20"/>
                  <w:szCs w:val="20"/>
                </w:rPr>
                <w:delText>Outcome 1</w:delText>
              </w:r>
            </w:del>
          </w:p>
          <w:p w14:paraId="2FC2E1D0" w14:textId="77777777" w:rsidR="00074BCD" w:rsidRDefault="00074BCD">
            <w:pPr>
              <w:rPr>
                <w:del w:id="602" w:author="Goott, David" w:date="2026-09-25T20:00:00Z" w16du:dateUtc="2026-09-26T00:00:00Z"/>
                <w:rFonts w:ascii="Cambria" w:eastAsia="Cambria" w:hAnsi="Cambria" w:cs="Cambria"/>
                <w:sz w:val="20"/>
                <w:szCs w:val="20"/>
              </w:rPr>
            </w:pPr>
          </w:p>
        </w:tc>
        <w:tc>
          <w:tcPr>
            <w:tcW w:w="7428" w:type="dxa"/>
          </w:tcPr>
          <w:p w14:paraId="625DB1D7" w14:textId="77777777" w:rsidR="00074BCD" w:rsidRDefault="00E71FEA">
            <w:pPr>
              <w:rPr>
                <w:del w:id="603" w:author="Goott, David" w:date="2026-09-25T20:00:00Z" w16du:dateUtc="2026-09-26T00:00:00Z"/>
                <w:rFonts w:ascii="Cambria" w:eastAsia="Cambria" w:hAnsi="Cambria" w:cs="Cambria"/>
                <w:sz w:val="20"/>
                <w:szCs w:val="20"/>
              </w:rPr>
            </w:pPr>
            <w:del w:id="604" w:author="Goott, David" w:date="2026-09-25T20:00:00Z" w16du:dateUtc="2026-09-26T00:00:00Z">
              <w:r>
                <w:rPr>
                  <w:rFonts w:ascii="Cambria" w:eastAsia="Cambria" w:hAnsi="Cambria" w:cs="Cambria"/>
                  <w:color w:val="808080"/>
                  <w:sz w:val="20"/>
                  <w:szCs w:val="20"/>
                </w:rPr>
                <w:delText>Type outcome here. What do you want students to think, know, or do when they have completed the course?</w:delText>
              </w:r>
            </w:del>
          </w:p>
        </w:tc>
      </w:tr>
      <w:tr w:rsidR="00074BCD" w14:paraId="179D893E" w14:textId="77777777">
        <w:trPr>
          <w:del w:id="605" w:author="Goott, David" w:date="2026-09-25T20:00:00Z" w16du:dateUtc="2026-09-26T00:00:00Z"/>
        </w:trPr>
        <w:tc>
          <w:tcPr>
            <w:tcW w:w="2148" w:type="dxa"/>
          </w:tcPr>
          <w:p w14:paraId="2507D0E9" w14:textId="77777777" w:rsidR="00074BCD" w:rsidRDefault="00E71FEA">
            <w:pPr>
              <w:rPr>
                <w:del w:id="606" w:author="Goott, David" w:date="2026-09-25T20:00:00Z" w16du:dateUtc="2026-09-26T00:00:00Z"/>
                <w:rFonts w:ascii="Cambria" w:eastAsia="Cambria" w:hAnsi="Cambria" w:cs="Cambria"/>
                <w:sz w:val="20"/>
                <w:szCs w:val="20"/>
              </w:rPr>
            </w:pPr>
            <w:del w:id="607" w:author="Goott, David" w:date="2026-09-25T20:00:00Z" w16du:dateUtc="2026-09-26T00:00:00Z">
              <w:r>
                <w:rPr>
                  <w:rFonts w:ascii="Cambria" w:eastAsia="Cambria" w:hAnsi="Cambria" w:cs="Cambria"/>
                  <w:sz w:val="20"/>
                  <w:szCs w:val="20"/>
                </w:rPr>
                <w:delText>Which learning activities are responsible for this outcome?</w:delText>
              </w:r>
            </w:del>
          </w:p>
        </w:tc>
        <w:tc>
          <w:tcPr>
            <w:tcW w:w="7428" w:type="dxa"/>
          </w:tcPr>
          <w:p w14:paraId="37E642CD" w14:textId="77777777" w:rsidR="00074BCD" w:rsidRDefault="00E71FEA">
            <w:pPr>
              <w:rPr>
                <w:del w:id="608" w:author="Goott, David" w:date="2026-09-25T20:00:00Z" w16du:dateUtc="2026-09-26T00:00:00Z"/>
                <w:rFonts w:ascii="Cambria" w:eastAsia="Cambria" w:hAnsi="Cambria" w:cs="Cambria"/>
                <w:sz w:val="20"/>
                <w:szCs w:val="20"/>
              </w:rPr>
            </w:pPr>
            <w:del w:id="609" w:author="Goott, David" w:date="2026-09-25T20:00:00Z" w16du:dateUtc="2026-09-26T00:00:00Z">
              <w:r>
                <w:rPr>
                  <w:rFonts w:ascii="Cambria" w:eastAsia="Cambria" w:hAnsi="Cambria" w:cs="Cambria"/>
                  <w:color w:val="808080"/>
                  <w:sz w:val="20"/>
                  <w:szCs w:val="20"/>
                </w:rPr>
                <w:delText>List learning activities.</w:delText>
              </w:r>
            </w:del>
          </w:p>
        </w:tc>
      </w:tr>
      <w:tr w:rsidR="00074BCD" w14:paraId="4096A0D9" w14:textId="77777777">
        <w:trPr>
          <w:del w:id="610" w:author="Goott, David" w:date="2026-09-25T20:00:00Z" w16du:dateUtc="2026-09-26T00:00:00Z"/>
        </w:trPr>
        <w:tc>
          <w:tcPr>
            <w:tcW w:w="2148" w:type="dxa"/>
          </w:tcPr>
          <w:p w14:paraId="11A6D00A" w14:textId="77777777" w:rsidR="00074BCD" w:rsidRDefault="00E71FEA">
            <w:pPr>
              <w:rPr>
                <w:del w:id="611" w:author="Goott, David" w:date="2026-09-25T20:00:00Z" w16du:dateUtc="2026-09-26T00:00:00Z"/>
                <w:rFonts w:ascii="Cambria" w:eastAsia="Cambria" w:hAnsi="Cambria" w:cs="Cambria"/>
                <w:sz w:val="20"/>
                <w:szCs w:val="20"/>
              </w:rPr>
            </w:pPr>
            <w:del w:id="612" w:author="Goott, David" w:date="2026-09-25T20:00:00Z" w16du:dateUtc="2026-09-26T00:00:00Z">
              <w:r>
                <w:rPr>
                  <w:rFonts w:ascii="Cambria" w:eastAsia="Cambria" w:hAnsi="Cambria" w:cs="Cambria"/>
                  <w:sz w:val="20"/>
                  <w:szCs w:val="20"/>
                </w:rPr>
                <w:delText xml:space="preserve">Assessment Measure </w:delText>
              </w:r>
            </w:del>
          </w:p>
        </w:tc>
        <w:tc>
          <w:tcPr>
            <w:tcW w:w="7428" w:type="dxa"/>
          </w:tcPr>
          <w:p w14:paraId="4787D22B" w14:textId="77777777" w:rsidR="00074BCD" w:rsidRDefault="00E71FEA">
            <w:pPr>
              <w:rPr>
                <w:del w:id="613" w:author="Goott, David" w:date="2026-09-25T20:00:00Z" w16du:dateUtc="2026-09-26T00:00:00Z"/>
                <w:rFonts w:ascii="Cambria" w:eastAsia="Cambria" w:hAnsi="Cambria" w:cs="Cambria"/>
                <w:sz w:val="20"/>
                <w:szCs w:val="20"/>
              </w:rPr>
            </w:pPr>
            <w:del w:id="614" w:author="Goott, David" w:date="2026-09-25T20:00:00Z" w16du:dateUtc="2026-09-26T00:00:00Z">
              <w:r>
                <w:rPr>
                  <w:rFonts w:ascii="Cambria" w:eastAsia="Cambria" w:hAnsi="Cambria" w:cs="Cambria"/>
                  <w:color w:val="808080"/>
                  <w:sz w:val="20"/>
                  <w:szCs w:val="20"/>
                </w:rPr>
                <w:delText xml:space="preserve">What will be your assessment measure for this outcome? </w:delText>
              </w:r>
            </w:del>
          </w:p>
        </w:tc>
      </w:tr>
    </w:tbl>
    <w:p w14:paraId="6DA58DE1" w14:textId="77777777" w:rsidR="00074BCD" w:rsidRDefault="00E71FEA">
      <w:pPr>
        <w:ind w:firstLine="720"/>
        <w:rPr>
          <w:del w:id="615" w:author="Goott, David" w:date="2026-09-25T20:00:00Z" w16du:dateUtc="2026-09-26T00:00:00Z"/>
          <w:rFonts w:ascii="Cambria" w:eastAsia="Cambria" w:hAnsi="Cambria" w:cs="Cambria"/>
          <w:b/>
          <w:sz w:val="16"/>
          <w:szCs w:val="16"/>
          <w:u w:val="single"/>
        </w:rPr>
      </w:pPr>
      <w:del w:id="616" w:author="Goott, David" w:date="2026-09-25T20:00:00Z" w16du:dateUtc="2026-09-26T00:00:00Z">
        <w:r>
          <w:rPr>
            <w:rFonts w:ascii="Cambria" w:eastAsia="Cambria" w:hAnsi="Cambria" w:cs="Cambria"/>
            <w:i/>
            <w:sz w:val="20"/>
            <w:szCs w:val="20"/>
          </w:rPr>
          <w:delText>(Repeat if needed for additional outcomes)</w:delText>
        </w:r>
      </w:del>
    </w:p>
    <w:p w14:paraId="0340E3E8" w14:textId="77777777" w:rsidR="00074BCD" w:rsidRDefault="00E71FEA">
      <w:pPr>
        <w:rPr>
          <w:del w:id="617" w:author="Goott, David" w:date="2026-09-25T20:00:00Z" w16du:dateUtc="2026-09-26T00:00:00Z"/>
          <w:rFonts w:ascii="Cambria" w:eastAsia="Cambria" w:hAnsi="Cambria" w:cs="Cambria"/>
          <w:sz w:val="20"/>
          <w:szCs w:val="20"/>
        </w:rPr>
      </w:pPr>
      <w:del w:id="618" w:author="Goott, David" w:date="2026-09-25T20:00:00Z" w16du:dateUtc="2026-09-26T00:00:00Z">
        <w:r>
          <w:br w:type="page"/>
        </w:r>
      </w:del>
    </w:p>
    <w:p w14:paraId="6B73F5CC" w14:textId="77777777" w:rsidR="00074BCD" w:rsidRDefault="00E71FEA">
      <w:pPr>
        <w:jc w:val="center"/>
        <w:rPr>
          <w:del w:id="619" w:author="Goott, David" w:date="2026-09-25T20:00:00Z" w16du:dateUtc="2026-09-26T00:00:00Z"/>
          <w:rFonts w:ascii="Cambria" w:eastAsia="Cambria" w:hAnsi="Cambria" w:cs="Cambria"/>
          <w:b/>
          <w:sz w:val="28"/>
          <w:szCs w:val="28"/>
        </w:rPr>
      </w:pPr>
      <w:del w:id="620" w:author="Goott, David" w:date="2026-09-25T20:00:00Z" w16du:dateUtc="2026-09-26T00:00:00Z">
        <w:r>
          <w:rPr>
            <w:rFonts w:ascii="Cambria" w:eastAsia="Cambria" w:hAnsi="Cambria" w:cs="Cambria"/>
            <w:b/>
            <w:sz w:val="28"/>
            <w:szCs w:val="28"/>
          </w:rPr>
          <w:delText>Bulletin Changes</w:delText>
        </w:r>
      </w:del>
    </w:p>
    <w:p w14:paraId="5AA98DFE" w14:textId="77777777" w:rsidR="00074BCD" w:rsidRDefault="00074BCD">
      <w:pPr>
        <w:tabs>
          <w:tab w:val="left" w:pos="360"/>
          <w:tab w:val="left" w:pos="720"/>
        </w:tabs>
        <w:spacing w:after="0" w:line="240" w:lineRule="auto"/>
        <w:jc w:val="center"/>
        <w:rPr>
          <w:del w:id="621" w:author="Goott, David" w:date="2026-09-25T20:00:00Z" w16du:dateUtc="2026-09-26T00:00:00Z"/>
          <w:rFonts w:ascii="Cambria" w:eastAsia="Cambria" w:hAnsi="Cambria" w:cs="Cambria"/>
          <w:b/>
          <w:sz w:val="28"/>
          <w:szCs w:val="28"/>
        </w:rPr>
      </w:pPr>
    </w:p>
    <w:tbl>
      <w:tblPr>
        <w:tblStyle w:val="af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074BCD" w14:paraId="1D59409F" w14:textId="77777777">
        <w:trPr>
          <w:del w:id="622" w:author="Goott, David" w:date="2026-09-25T20:00:00Z" w16du:dateUtc="2026-09-26T00:00:00Z"/>
        </w:trPr>
        <w:tc>
          <w:tcPr>
            <w:tcW w:w="10790" w:type="dxa"/>
            <w:shd w:val="clear" w:color="auto" w:fill="D9D9D9"/>
          </w:tcPr>
          <w:p w14:paraId="35B935FF" w14:textId="77777777" w:rsidR="00074BCD" w:rsidRDefault="00E71FEA">
            <w:pPr>
              <w:tabs>
                <w:tab w:val="left" w:pos="360"/>
                <w:tab w:val="left" w:pos="720"/>
              </w:tabs>
              <w:jc w:val="center"/>
              <w:rPr>
                <w:del w:id="623" w:author="Goott, David" w:date="2026-09-25T20:00:00Z" w16du:dateUtc="2026-09-26T00:00:00Z"/>
                <w:rFonts w:ascii="Times New Roman" w:eastAsia="Times New Roman" w:hAnsi="Times New Roman" w:cs="Times New Roman"/>
                <w:b/>
                <w:color w:val="000000"/>
                <w:sz w:val="28"/>
                <w:szCs w:val="28"/>
              </w:rPr>
            </w:pPr>
            <w:del w:id="624" w:author="Goott, David" w:date="2026-09-25T20:00:00Z" w16du:dateUtc="2026-09-26T00:00:00Z">
              <w:r>
                <w:rPr>
                  <w:rFonts w:ascii="Times New Roman" w:eastAsia="Times New Roman" w:hAnsi="Times New Roman" w:cs="Times New Roman"/>
                  <w:b/>
                  <w:color w:val="000000"/>
                  <w:sz w:val="28"/>
                  <w:szCs w:val="28"/>
                </w:rPr>
                <w:delText xml:space="preserve">Instructions </w:delText>
              </w:r>
            </w:del>
          </w:p>
        </w:tc>
      </w:tr>
      <w:tr w:rsidR="00074BCD" w14:paraId="6FB9F9B6" w14:textId="77777777">
        <w:trPr>
          <w:del w:id="625" w:author="Goott, David" w:date="2026-09-25T20:00:00Z" w16du:dateUtc="2026-09-26T00:00:00Z"/>
        </w:trPr>
        <w:tc>
          <w:tcPr>
            <w:tcW w:w="10790" w:type="dxa"/>
            <w:shd w:val="clear" w:color="auto" w:fill="F2F2F2"/>
          </w:tcPr>
          <w:p w14:paraId="0410C418" w14:textId="77777777" w:rsidR="00074BCD" w:rsidRDefault="00074BCD">
            <w:pPr>
              <w:tabs>
                <w:tab w:val="left" w:pos="360"/>
                <w:tab w:val="left" w:pos="720"/>
              </w:tabs>
              <w:jc w:val="center"/>
              <w:rPr>
                <w:del w:id="626" w:author="Goott, David" w:date="2026-09-25T20:00:00Z" w16du:dateUtc="2026-09-26T00:00:00Z"/>
                <w:rFonts w:ascii="Times New Roman" w:eastAsia="Times New Roman" w:hAnsi="Times New Roman" w:cs="Times New Roman"/>
                <w:b/>
                <w:color w:val="000000"/>
                <w:sz w:val="18"/>
                <w:szCs w:val="18"/>
              </w:rPr>
            </w:pPr>
          </w:p>
          <w:p w14:paraId="123F8644" w14:textId="77777777" w:rsidR="00074BCD" w:rsidRDefault="00E71FEA">
            <w:pPr>
              <w:rPr>
                <w:del w:id="627" w:author="Goott, David" w:date="2026-09-25T20:00:00Z" w16du:dateUtc="2026-09-26T00:00:00Z"/>
                <w:rFonts w:ascii="Times New Roman" w:eastAsia="Times New Roman" w:hAnsi="Times New Roman" w:cs="Times New Roman"/>
                <w:b/>
                <w:color w:val="FF0000"/>
                <w:sz w:val="24"/>
                <w:szCs w:val="24"/>
              </w:rPr>
            </w:pPr>
            <w:del w:id="628" w:author="Goott, David" w:date="2026-09-25T20:00:00Z" w16du:dateUtc="2026-09-26T00:00:00Z">
              <w:r>
                <w:rPr>
                  <w:rFonts w:ascii="Times New Roman" w:eastAsia="Times New Roman" w:hAnsi="Times New Roman" w:cs="Times New Roman"/>
                  <w:b/>
                  <w:color w:val="FF0000"/>
                  <w:sz w:val="24"/>
                  <w:szCs w:val="24"/>
                </w:rPr>
                <w:delText xml:space="preserve">Please visit </w:delText>
              </w:r>
              <w:r>
                <w:fldChar w:fldCharType="begin"/>
              </w:r>
              <w:r>
                <w:delInstrText>HYPERLINK "http://www.astate.edu/a/registrar/students/bulletins/index.dot" \h</w:delInstrText>
              </w:r>
              <w:r>
                <w:fldChar w:fldCharType="separate"/>
              </w:r>
              <w:r>
                <w:rPr>
                  <w:rFonts w:ascii="Times New Roman" w:eastAsia="Times New Roman" w:hAnsi="Times New Roman" w:cs="Times New Roman"/>
                  <w:b/>
                  <w:color w:val="0000FF"/>
                  <w:sz w:val="24"/>
                  <w:szCs w:val="24"/>
                  <w:u w:val="single"/>
                </w:rPr>
                <w:delText>http://www.astate.edu/a/registrar/students/bulletins/index.dot</w:delText>
              </w:r>
              <w:r>
                <w:fldChar w:fldCharType="end"/>
              </w:r>
              <w:r>
                <w:rPr>
                  <w:rFonts w:ascii="Times New Roman" w:eastAsia="Times New Roman" w:hAnsi="Times New Roman" w:cs="Times New Roman"/>
                  <w:b/>
                  <w:color w:val="FF0000"/>
                  <w:sz w:val="24"/>
                  <w:szCs w:val="24"/>
                </w:rPr>
                <w:delText xml:space="preserve"> and select the most recent version of the bulletin. Copy and paste all bulletin pages this proposal affects below. Please include a before (with changed areas highlighted) and after of all affected sections. </w:delText>
              </w:r>
            </w:del>
          </w:p>
          <w:p w14:paraId="2A0EA55D" w14:textId="77777777" w:rsidR="00074BCD" w:rsidRDefault="00074BCD">
            <w:pPr>
              <w:rPr>
                <w:del w:id="629" w:author="Goott, David" w:date="2026-09-25T20:00:00Z" w16du:dateUtc="2026-09-26T00:00:00Z"/>
                <w:rFonts w:ascii="Times New Roman" w:eastAsia="Times New Roman" w:hAnsi="Times New Roman" w:cs="Times New Roman"/>
                <w:b/>
                <w:color w:val="FF0000"/>
                <w:sz w:val="14"/>
                <w:szCs w:val="14"/>
              </w:rPr>
            </w:pPr>
          </w:p>
          <w:p w14:paraId="0EEA9F47" w14:textId="77777777" w:rsidR="00074BCD" w:rsidRDefault="00E71FEA">
            <w:pPr>
              <w:ind w:left="360"/>
              <w:rPr>
                <w:del w:id="630" w:author="Goott, David" w:date="2026-09-25T20:00:00Z" w16du:dateUtc="2026-09-26T00:00:00Z"/>
                <w:rFonts w:ascii="Cambria" w:eastAsia="Cambria" w:hAnsi="Cambria" w:cs="Cambria"/>
                <w:b/>
                <w:color w:val="FF0000"/>
                <w:sz w:val="20"/>
                <w:szCs w:val="20"/>
              </w:rPr>
            </w:pPr>
            <w:del w:id="631" w:author="Goott, David" w:date="2026-09-25T20:00:00Z" w16du:dateUtc="2026-09-26T00:00:00Z">
              <w:r>
                <w:rPr>
                  <w:rFonts w:ascii="Cambria" w:eastAsia="Cambria" w:hAnsi="Cambria" w:cs="Cambria"/>
                  <w:b/>
                  <w:color w:val="FF0000"/>
                  <w:sz w:val="20"/>
                  <w:szCs w:val="20"/>
                </w:rPr>
                <w:delText xml:space="preserve">*Please note: Courses are often listed in multiple sections of the bulletin. To ensure that all affected sections have been located, please search the bulletin (ctrl+F) for the appropriate courses before submission of this form. </w:delText>
              </w:r>
            </w:del>
          </w:p>
          <w:p w14:paraId="59ED2D00" w14:textId="77777777" w:rsidR="00074BCD" w:rsidRDefault="00074BCD">
            <w:pPr>
              <w:tabs>
                <w:tab w:val="left" w:pos="360"/>
                <w:tab w:val="left" w:pos="720"/>
              </w:tabs>
              <w:jc w:val="center"/>
              <w:rPr>
                <w:del w:id="632" w:author="Goott, David" w:date="2026-09-25T20:00:00Z" w16du:dateUtc="2026-09-26T00:00:00Z"/>
                <w:rFonts w:ascii="Times New Roman" w:eastAsia="Times New Roman" w:hAnsi="Times New Roman" w:cs="Times New Roman"/>
                <w:b/>
                <w:color w:val="000000"/>
                <w:sz w:val="10"/>
                <w:szCs w:val="10"/>
                <w:u w:val="single"/>
              </w:rPr>
            </w:pPr>
          </w:p>
          <w:p w14:paraId="7AE43A67" w14:textId="77777777" w:rsidR="00074BCD" w:rsidRDefault="00074BCD">
            <w:pPr>
              <w:tabs>
                <w:tab w:val="left" w:pos="360"/>
                <w:tab w:val="left" w:pos="720"/>
              </w:tabs>
              <w:jc w:val="center"/>
              <w:rPr>
                <w:del w:id="633" w:author="Goott, David" w:date="2026-09-25T20:00:00Z" w16du:dateUtc="2026-09-26T00:00:00Z"/>
                <w:rFonts w:ascii="Times New Roman" w:eastAsia="Times New Roman" w:hAnsi="Times New Roman" w:cs="Times New Roman"/>
                <w:b/>
                <w:color w:val="000000"/>
                <w:sz w:val="10"/>
                <w:szCs w:val="10"/>
                <w:u w:val="single"/>
              </w:rPr>
            </w:pPr>
          </w:p>
          <w:p w14:paraId="20A186B8" w14:textId="77777777" w:rsidR="00074BCD" w:rsidRDefault="00074BCD">
            <w:pPr>
              <w:tabs>
                <w:tab w:val="left" w:pos="360"/>
                <w:tab w:val="left" w:pos="720"/>
              </w:tabs>
              <w:ind w:left="360"/>
              <w:jc w:val="center"/>
              <w:rPr>
                <w:del w:id="634" w:author="Goott, David" w:date="2026-09-25T20:00:00Z" w16du:dateUtc="2026-09-26T00:00:00Z"/>
                <w:rFonts w:ascii="Cambria" w:eastAsia="Cambria" w:hAnsi="Cambria" w:cs="Cambria"/>
                <w:sz w:val="18"/>
                <w:szCs w:val="18"/>
              </w:rPr>
            </w:pPr>
          </w:p>
        </w:tc>
      </w:tr>
    </w:tbl>
    <w:p w14:paraId="4CADB626" w14:textId="77777777" w:rsidR="00074BCD" w:rsidRDefault="00E71FEA">
      <w:pPr>
        <w:tabs>
          <w:tab w:val="left" w:pos="360"/>
          <w:tab w:val="left" w:pos="720"/>
        </w:tabs>
        <w:spacing w:after="0" w:line="240" w:lineRule="auto"/>
        <w:jc w:val="center"/>
        <w:rPr>
          <w:del w:id="635" w:author="Goott, David" w:date="2026-09-25T20:00:00Z" w16du:dateUtc="2026-09-26T00:00:00Z"/>
          <w:rFonts w:ascii="Cambria" w:eastAsia="Cambria" w:hAnsi="Cambria" w:cs="Cambria"/>
          <w:b/>
          <w:i/>
          <w:color w:val="FF0000"/>
        </w:rPr>
      </w:pPr>
      <w:del w:id="636" w:author="Goott, David" w:date="2026-09-25T20:00:00Z" w16du:dateUtc="2026-09-26T00:00:00Z">
        <w:r>
          <w:rPr>
            <w:rFonts w:ascii="Cambria" w:eastAsia="Cambria" w:hAnsi="Cambria" w:cs="Cambria"/>
            <w:b/>
            <w:i/>
            <w:color w:val="FF0000"/>
          </w:rPr>
          <w:br/>
        </w:r>
      </w:del>
    </w:p>
    <w:p w14:paraId="3F31B389" w14:textId="77777777" w:rsidR="00074BCD" w:rsidRDefault="00E71FEA">
      <w:pPr>
        <w:rPr>
          <w:del w:id="637" w:author="Goott, David" w:date="2026-09-25T20:00:00Z" w16du:dateUtc="2026-09-26T00:00:00Z"/>
          <w:rFonts w:ascii="Cambria" w:eastAsia="Cambria" w:hAnsi="Cambria" w:cs="Cambria"/>
          <w:sz w:val="24"/>
          <w:szCs w:val="24"/>
        </w:rPr>
      </w:pPr>
      <w:del w:id="638" w:author="Goott, David" w:date="2026-09-25T20:00:00Z" w16du:dateUtc="2026-09-26T00:00:00Z">
        <w:r>
          <w:fldChar w:fldCharType="begin"/>
        </w:r>
        <w:r>
          <w:delInstrText>HYPERLINK "https://catalog.astate.edu/preview_program.php?catoid=3&amp;poid=685&amp;returnto=77" \h</w:delInstrText>
        </w:r>
        <w:r>
          <w:fldChar w:fldCharType="separate"/>
        </w:r>
        <w:r>
          <w:rPr>
            <w:rFonts w:ascii="Cambria" w:eastAsia="Cambria" w:hAnsi="Cambria" w:cs="Cambria"/>
            <w:color w:val="1155CC"/>
            <w:sz w:val="24"/>
            <w:szCs w:val="24"/>
            <w:u w:val="single"/>
          </w:rPr>
          <w:delText>https://catalog.astate.edu/preview_program.php?catoid=3&amp;poid=685&amp;returnto=77</w:delText>
        </w:r>
        <w:r>
          <w:fldChar w:fldCharType="end"/>
        </w:r>
      </w:del>
    </w:p>
    <w:p w14:paraId="70C15F8A" w14:textId="77777777" w:rsidR="00074BCD" w:rsidRDefault="00E71FEA">
      <w:pPr>
        <w:spacing w:after="0"/>
        <w:rPr>
          <w:del w:id="639" w:author="Goott, David" w:date="2026-09-25T20:00:00Z" w16du:dateUtc="2026-09-26T00:00:00Z"/>
          <w:rFonts w:ascii="Arial" w:eastAsia="Arial" w:hAnsi="Arial" w:cs="Arial"/>
          <w:b/>
          <w:highlight w:val="yellow"/>
          <w:u w:val="single"/>
        </w:rPr>
      </w:pPr>
      <w:del w:id="640" w:author="Goott, David" w:date="2026-09-25T20:00:00Z" w16du:dateUtc="2026-09-26T00:00:00Z">
        <w:r>
          <w:rPr>
            <w:rFonts w:ascii="Arial" w:eastAsia="Arial" w:hAnsi="Arial" w:cs="Arial"/>
            <w:b/>
            <w:highlight w:val="yellow"/>
            <w:u w:val="single"/>
          </w:rPr>
          <w:delText>BEFORE:</w:delText>
        </w:r>
      </w:del>
    </w:p>
    <w:p w14:paraId="457B29FE" w14:textId="77777777" w:rsidR="00074BCD" w:rsidRDefault="00E71FEA">
      <w:pPr>
        <w:numPr>
          <w:ilvl w:val="0"/>
          <w:numId w:val="1"/>
        </w:numPr>
        <w:spacing w:before="320" w:after="360"/>
        <w:rPr>
          <w:del w:id="641" w:author="Goott, David" w:date="2026-09-25T20:00:00Z" w16du:dateUtc="2026-09-26T00:00:00Z"/>
        </w:rPr>
      </w:pPr>
      <w:del w:id="642" w:author="Goott, David" w:date="2026-09-25T20:00:00Z" w16du:dateUtc="2026-09-26T00:00:00Z">
        <w:r>
          <w:rPr>
            <w:rFonts w:ascii="Arial" w:eastAsia="Arial" w:hAnsi="Arial" w:cs="Arial"/>
          </w:rPr>
          <w:delText xml:space="preserve">NRSP 3105 - Nursing Practicum II </w:delText>
        </w:r>
        <w:r>
          <w:rPr>
            <w:rFonts w:ascii="Arial" w:eastAsia="Arial" w:hAnsi="Arial" w:cs="Arial"/>
            <w:b/>
          </w:rPr>
          <w:delText>Sem. Hrs: 5</w:delText>
        </w:r>
      </w:del>
    </w:p>
    <w:p w14:paraId="2106CEAA" w14:textId="77777777" w:rsidR="00074BCD" w:rsidRDefault="00E71FEA">
      <w:pPr>
        <w:spacing w:after="0"/>
        <w:rPr>
          <w:del w:id="643" w:author="Goott, David" w:date="2026-09-25T20:00:00Z" w16du:dateUtc="2026-09-26T00:00:00Z"/>
          <w:rFonts w:ascii="Arial" w:eastAsia="Arial" w:hAnsi="Arial" w:cs="Arial"/>
          <w:b/>
          <w:sz w:val="24"/>
          <w:szCs w:val="24"/>
          <w:highlight w:val="yellow"/>
          <w:u w:val="single"/>
        </w:rPr>
      </w:pPr>
      <w:del w:id="644" w:author="Goott, David" w:date="2026-09-25T20:00:00Z" w16du:dateUtc="2026-09-26T00:00:00Z">
        <w:r>
          <w:rPr>
            <w:rFonts w:ascii="Arial" w:eastAsia="Arial" w:hAnsi="Arial" w:cs="Arial"/>
            <w:sz w:val="24"/>
            <w:szCs w:val="24"/>
          </w:rPr>
          <w:delText xml:space="preserve">**Currently this course has no link to a description. </w:delText>
        </w:r>
      </w:del>
    </w:p>
    <w:p w14:paraId="1D331DFC" w14:textId="77777777" w:rsidR="00074BCD" w:rsidRDefault="00074BCD">
      <w:pPr>
        <w:spacing w:after="0"/>
        <w:rPr>
          <w:del w:id="645" w:author="Goott, David" w:date="2026-09-25T20:00:00Z" w16du:dateUtc="2026-09-26T00:00:00Z"/>
          <w:rFonts w:ascii="Arial" w:eastAsia="Arial" w:hAnsi="Arial" w:cs="Arial"/>
          <w:b/>
          <w:highlight w:val="yellow"/>
          <w:u w:val="single"/>
        </w:rPr>
      </w:pPr>
    </w:p>
    <w:p w14:paraId="4D12184D" w14:textId="77777777" w:rsidR="00074BCD" w:rsidRDefault="00E71FEA">
      <w:pPr>
        <w:spacing w:after="0"/>
        <w:rPr>
          <w:del w:id="646" w:author="Goott, David" w:date="2026-09-25T20:00:00Z" w16du:dateUtc="2026-09-26T00:00:00Z"/>
          <w:rFonts w:ascii="Arial" w:eastAsia="Arial" w:hAnsi="Arial" w:cs="Arial"/>
          <w:b/>
          <w:highlight w:val="yellow"/>
          <w:u w:val="single"/>
        </w:rPr>
      </w:pPr>
      <w:del w:id="647" w:author="Goott, David" w:date="2026-09-25T20:00:00Z" w16du:dateUtc="2026-09-26T00:00:00Z">
        <w:r>
          <w:rPr>
            <w:rFonts w:ascii="Arial" w:eastAsia="Arial" w:hAnsi="Arial" w:cs="Arial"/>
            <w:b/>
            <w:highlight w:val="yellow"/>
            <w:u w:val="single"/>
          </w:rPr>
          <w:delText>AFTER:</w:delText>
        </w:r>
      </w:del>
    </w:p>
    <w:p w14:paraId="4A3B0DF3" w14:textId="77777777" w:rsidR="00074BCD" w:rsidRDefault="00074BCD">
      <w:pPr>
        <w:spacing w:after="0"/>
        <w:rPr>
          <w:del w:id="648" w:author="Goott, David" w:date="2026-09-25T20:00:00Z" w16du:dateUtc="2026-09-26T00:00:00Z"/>
          <w:rFonts w:ascii="Arial" w:eastAsia="Arial" w:hAnsi="Arial" w:cs="Arial"/>
          <w:b/>
          <w:highlight w:val="yellow"/>
          <w:u w:val="single"/>
        </w:rPr>
      </w:pPr>
    </w:p>
    <w:p w14:paraId="56930429" w14:textId="77777777" w:rsidR="00074BCD" w:rsidRDefault="00E71FEA">
      <w:pPr>
        <w:numPr>
          <w:ilvl w:val="0"/>
          <w:numId w:val="2"/>
        </w:numPr>
        <w:spacing w:before="320" w:after="360"/>
        <w:rPr>
          <w:del w:id="649" w:author="Goott, David" w:date="2026-09-25T20:00:00Z" w16du:dateUtc="2026-09-26T00:00:00Z"/>
        </w:rPr>
      </w:pPr>
      <w:del w:id="650" w:author="Goott, David" w:date="2026-09-25T20:00:00Z" w16du:dateUtc="2026-09-26T00:00:00Z">
        <w:r>
          <w:rPr>
            <w:rFonts w:ascii="Arial" w:eastAsia="Arial" w:hAnsi="Arial" w:cs="Arial"/>
          </w:rPr>
          <w:delText xml:space="preserve">NRSP 3105 - Nursing Practicum II </w:delText>
        </w:r>
        <w:r>
          <w:rPr>
            <w:rFonts w:ascii="Arial" w:eastAsia="Arial" w:hAnsi="Arial" w:cs="Arial"/>
            <w:b/>
          </w:rPr>
          <w:delText>Sem. Hrs: 5</w:delText>
        </w:r>
      </w:del>
    </w:p>
    <w:p w14:paraId="61136D69" w14:textId="77777777" w:rsidR="00074BCD" w:rsidRDefault="00E71FEA">
      <w:pPr>
        <w:spacing w:after="0"/>
        <w:rPr>
          <w:del w:id="651" w:author="Goott, David" w:date="2026-09-25T20:00:00Z" w16du:dateUtc="2026-09-26T00:00:00Z"/>
          <w:rFonts w:ascii="Arial" w:eastAsia="Arial" w:hAnsi="Arial" w:cs="Arial"/>
        </w:rPr>
      </w:pPr>
      <w:del w:id="652" w:author="Goott, David" w:date="2026-09-25T20:00:00Z" w16du:dateUtc="2026-09-26T00:00:00Z">
        <w:r>
          <w:rPr>
            <w:rFonts w:ascii="Arial" w:eastAsia="Arial" w:hAnsi="Arial" w:cs="Arial"/>
          </w:rPr>
          <w:delText>Practicum in which the clinical skills associated with medical-surgical nursing care are enhanced. A clinical laboratory fee will be assessed. Fall, Spring.</w:delText>
        </w:r>
      </w:del>
    </w:p>
    <w:p w14:paraId="41595127" w14:textId="77777777" w:rsidR="00074BCD" w:rsidRDefault="00E71FEA">
      <w:pPr>
        <w:spacing w:after="0"/>
        <w:rPr>
          <w:del w:id="653" w:author="Goott, David" w:date="2026-09-25T20:00:00Z" w16du:dateUtc="2026-09-26T00:00:00Z"/>
          <w:rFonts w:ascii="Arial" w:eastAsia="Arial" w:hAnsi="Arial" w:cs="Arial"/>
        </w:rPr>
      </w:pPr>
      <w:del w:id="654" w:author="Goott, David" w:date="2026-09-25T20:00:00Z" w16du:dateUtc="2026-09-26T00:00:00Z">
        <w:r>
          <w:rPr>
            <w:rFonts w:ascii="Arial" w:eastAsia="Arial" w:hAnsi="Arial" w:cs="Arial"/>
          </w:rPr>
          <w:delText>Prerequisite: NRS 2002, NRS 2012, NRS 3463, NRSP 2003. Registration is restricted to students who are admitted to the Traditional BSN program option.</w:delText>
        </w:r>
      </w:del>
    </w:p>
    <w:p w14:paraId="1A8B1040" w14:textId="77777777" w:rsidR="00074BCD" w:rsidRDefault="00E71FEA">
      <w:pPr>
        <w:spacing w:after="0"/>
        <w:rPr>
          <w:del w:id="655" w:author="Goott, David" w:date="2026-09-25T20:00:00Z" w16du:dateUtc="2026-09-26T00:00:00Z"/>
          <w:rFonts w:ascii="Arial" w:eastAsia="Arial" w:hAnsi="Arial" w:cs="Arial"/>
        </w:rPr>
      </w:pPr>
      <w:del w:id="656" w:author="Goott, David" w:date="2026-09-25T20:00:00Z" w16du:dateUtc="2026-09-26T00:00:00Z">
        <w:r>
          <w:rPr>
            <w:rFonts w:ascii="Arial" w:eastAsia="Arial" w:hAnsi="Arial" w:cs="Arial"/>
          </w:rPr>
          <w:delText>Corequisite: NRS 3103</w:delText>
        </w:r>
      </w:del>
    </w:p>
    <w:p w14:paraId="63FB1AE0" w14:textId="77777777" w:rsidR="00074BCD" w:rsidRPr="001E79BA" w:rsidRDefault="00074BCD">
      <w:pPr>
        <w:rPr>
          <w:rFonts w:asciiTheme="majorHAnsi" w:hAnsiTheme="majorHAnsi"/>
          <w:rPrChange w:id="657" w:author="Goott, David" w:date="2026-09-25T20:00:00Z" w16du:dateUtc="2026-09-26T00:00:00Z">
            <w:rPr>
              <w:rFonts w:ascii="Arial" w:eastAsia="Arial" w:hAnsi="Arial" w:cs="Arial"/>
              <w:b/>
            </w:rPr>
          </w:rPrChange>
        </w:rPr>
        <w:pPrChange w:id="658" w:author="Goott, David" w:date="2026-09-25T20:00:00Z" w16du:dateUtc="2026-09-26T00:00:00Z">
          <w:pPr>
            <w:spacing w:before="320" w:after="360"/>
          </w:pPr>
        </w:pPrChange>
      </w:pPr>
    </w:p>
    <w:p w14:paraId="3342E2FC" w14:textId="77777777" w:rsidR="00074BCD" w:rsidRPr="001E79BA" w:rsidRDefault="00074BCD">
      <w:pPr>
        <w:rPr>
          <w:rFonts w:asciiTheme="majorHAnsi" w:hAnsiTheme="majorHAnsi"/>
          <w:rPrChange w:id="659" w:author="Goott, David" w:date="2026-09-25T20:00:00Z" w16du:dateUtc="2026-09-26T00:00:00Z">
            <w:rPr>
              <w:rFonts w:ascii="Arial" w:eastAsia="Arial" w:hAnsi="Arial" w:cs="Arial"/>
              <w:b/>
              <w:highlight w:val="yellow"/>
              <w:u w:val="single"/>
            </w:rPr>
          </w:rPrChange>
        </w:rPr>
        <w:pPrChange w:id="660" w:author="Goott, David" w:date="2026-09-25T20:00:00Z" w16du:dateUtc="2026-09-26T00:00:00Z">
          <w:pPr>
            <w:tabs>
              <w:tab w:val="left" w:pos="360"/>
              <w:tab w:val="left" w:pos="720"/>
            </w:tabs>
            <w:spacing w:after="0" w:line="240" w:lineRule="auto"/>
          </w:pPr>
        </w:pPrChange>
      </w:pPr>
    </w:p>
    <w:p w14:paraId="280AAEB2" w14:textId="77777777" w:rsidR="00074BCD" w:rsidRPr="001E79BA" w:rsidRDefault="00074BCD">
      <w:pPr>
        <w:rPr>
          <w:rFonts w:asciiTheme="majorHAnsi" w:hAnsiTheme="majorHAnsi"/>
          <w:rPrChange w:id="661" w:author="Goott, David" w:date="2026-09-25T20:00:00Z" w16du:dateUtc="2026-09-26T00:00:00Z">
            <w:rPr>
              <w:rFonts w:ascii="Arial" w:eastAsia="Arial" w:hAnsi="Arial" w:cs="Arial"/>
              <w:b/>
              <w:sz w:val="20"/>
              <w:szCs w:val="20"/>
            </w:rPr>
          </w:rPrChange>
        </w:rPr>
        <w:pPrChange w:id="662" w:author="Goott, David" w:date="2026-09-25T20:00:00Z" w16du:dateUtc="2026-09-26T00:00:00Z">
          <w:pPr>
            <w:spacing w:after="0" w:line="240" w:lineRule="auto"/>
            <w:jc w:val="center"/>
          </w:pPr>
        </w:pPrChange>
      </w:pPr>
    </w:p>
    <w:p w14:paraId="3CDCB1A4" w14:textId="77777777" w:rsidR="00074BCD" w:rsidRPr="001E79BA" w:rsidRDefault="00074BCD">
      <w:pPr>
        <w:rPr>
          <w:rFonts w:asciiTheme="majorHAnsi" w:hAnsiTheme="majorHAnsi"/>
          <w:rPrChange w:id="663" w:author="Goott, David" w:date="2026-09-25T20:00:00Z" w16du:dateUtc="2026-09-26T00:00:00Z">
            <w:rPr>
              <w:rFonts w:ascii="Cambria" w:eastAsia="Cambria" w:hAnsi="Cambria" w:cs="Cambria"/>
              <w:sz w:val="20"/>
              <w:szCs w:val="20"/>
            </w:rPr>
          </w:rPrChange>
        </w:rPr>
        <w:pPrChange w:id="664" w:author="Goott, David" w:date="2026-09-25T20:00:00Z" w16du:dateUtc="2026-09-26T00:00:00Z">
          <w:pPr>
            <w:tabs>
              <w:tab w:val="left" w:pos="360"/>
              <w:tab w:val="left" w:pos="720"/>
            </w:tabs>
            <w:spacing w:after="0" w:line="240" w:lineRule="auto"/>
            <w:jc w:val="center"/>
          </w:pPr>
        </w:pPrChange>
      </w:pPr>
    </w:p>
    <w:sectPr w:rsidR="00074BCD" w:rsidRPr="001E79BA" w:rsidSect="00056CC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432" w:gutter="0"/>
      <w:pgNumType w:start="1"/>
      <w:cols w:space="720"/>
      <w:docGrid w:linePitch="360"/>
      <w:sectPrChange w:id="686" w:author="Goott, David" w:date="2026-09-25T20:00:00Z" w16du:dateUtc="2026-09-26T00:00:00Z">
        <w:sectPr w:rsidR="00074BCD" w:rsidRPr="001E79BA" w:rsidSect="00056CC1">
          <w:pgMar w:top="1440" w:right="720" w:bottom="1440" w:left="720" w:header="720" w:footer="720" w:gutter="0"/>
          <w:pgNumType w:start="1"/>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9BF5C7" w14:textId="77777777" w:rsidR="00AF726D" w:rsidRDefault="00AF726D">
      <w:pPr>
        <w:spacing w:after="0" w:line="240" w:lineRule="auto"/>
      </w:pPr>
      <w:r>
        <w:separator/>
      </w:r>
    </w:p>
  </w:endnote>
  <w:endnote w:type="continuationSeparator" w:id="0">
    <w:p w14:paraId="0774D9CA" w14:textId="77777777" w:rsidR="00AF726D" w:rsidRDefault="00AF726D">
      <w:pPr>
        <w:spacing w:after="0" w:line="240" w:lineRule="auto"/>
      </w:pPr>
      <w:r>
        <w:continuationSeparator/>
      </w:r>
    </w:p>
  </w:endnote>
  <w:endnote w:type="continuationNotice" w:id="1">
    <w:p w14:paraId="5FF20993" w14:textId="77777777" w:rsidR="00AF726D" w:rsidRDefault="00AF72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34B3F" w14:textId="77777777" w:rsidR="00074BCD" w:rsidRDefault="00E71FEA">
    <w:pPr>
      <w:pBdr>
        <w:top w:val="nil"/>
        <w:left w:val="nil"/>
        <w:bottom w:val="nil"/>
        <w:right w:val="nil"/>
        <w:between w:val="nil"/>
      </w:pBdr>
      <w:tabs>
        <w:tab w:val="center" w:pos="4680"/>
        <w:tab w:val="right" w:pos="9360"/>
      </w:tabs>
      <w:spacing w:after="0" w:line="240" w:lineRule="auto"/>
      <w:jc w:val="right"/>
      <w:rPr>
        <w:del w:id="670" w:author="Goott, David" w:date="2026-09-25T20:00:00Z" w16du:dateUtc="2026-09-26T00:00:00Z"/>
        <w:color w:val="000000"/>
      </w:rPr>
    </w:pPr>
    <w:del w:id="671" w:author="Goott, David" w:date="2026-09-25T20:00:00Z" w16du:dateUtc="2026-09-26T00:00:00Z">
      <w:r>
        <w:rPr>
          <w:color w:val="000000"/>
        </w:rPr>
        <w:fldChar w:fldCharType="begin"/>
      </w:r>
      <w:r>
        <w:rPr>
          <w:color w:val="000000"/>
        </w:rPr>
        <w:delInstrText>PAGE</w:delInstrText>
      </w:r>
      <w:r>
        <w:rPr>
          <w:color w:val="000000"/>
        </w:rPr>
        <w:fldChar w:fldCharType="end"/>
      </w:r>
    </w:del>
  </w:p>
  <w:p w14:paraId="3D0A7A97" w14:textId="77777777" w:rsidR="00074BCD" w:rsidRDefault="00074BCD">
    <w:pPr>
      <w:pStyle w:val="Footer"/>
      <w:rPr>
        <w:rPrChange w:id="672" w:author="Goott, David" w:date="2026-09-25T20:00:00Z" w16du:dateUtc="2026-09-26T00:00:00Z">
          <w:rPr>
            <w:color w:val="000000"/>
          </w:rPr>
        </w:rPrChange>
      </w:rPr>
      <w:pPrChange w:id="673" w:author="Goott, David" w:date="2026-09-25T20:00:00Z" w16du:dateUtc="2026-09-26T00:00:00Z">
        <w:pPr>
          <w:pBdr>
            <w:top w:val="nil"/>
            <w:left w:val="nil"/>
            <w:bottom w:val="nil"/>
            <w:right w:val="nil"/>
            <w:between w:val="nil"/>
          </w:pBdr>
          <w:tabs>
            <w:tab w:val="center" w:pos="4680"/>
            <w:tab w:val="right" w:pos="9360"/>
          </w:tabs>
          <w:spacing w:after="0" w:line="240" w:lineRule="auto"/>
          <w:ind w:right="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F9FCB" w14:textId="2AA1C5FC" w:rsidR="00056CC1" w:rsidRDefault="00056CC1" w:rsidP="00056CC1">
    <w:pPr>
      <w:pStyle w:val="Footer"/>
      <w:rPr>
        <w:ins w:id="674" w:author="Goott, David" w:date="2026-09-25T20:00:00Z" w16du:dateUtc="2026-09-26T00:00:00Z"/>
      </w:rPr>
    </w:pPr>
    <w:ins w:id="675" w:author="Goott, David" w:date="2026-09-25T20:00:00Z" w16du:dateUtc="2026-09-26T00:00:00Z">
      <w:r>
        <w:rPr>
          <w:rFonts w:ascii="Times New Roman" w:hAnsi="Times New Roman" w:cs="Times New Roman"/>
          <w:szCs w:val="20"/>
        </w:rPr>
        <w:t>Georgia Access 2024 Navigator Grant Application 5/12/2023</w:t>
      </w:r>
    </w:ins>
  </w:p>
  <w:p w14:paraId="1E9B8DD0" w14:textId="21613E5A" w:rsidR="00056CC1" w:rsidRDefault="00056CC1">
    <w:pPr>
      <w:pStyle w:val="Footer"/>
      <w:rPr>
        <w:ins w:id="676" w:author="Goott, David" w:date="2026-09-25T20:00:00Z" w16du:dateUtc="2026-09-26T00:00:00Z"/>
      </w:rPr>
    </w:pPr>
  </w:p>
  <w:p w14:paraId="6AFF73FF" w14:textId="77777777" w:rsidR="00074BCD" w:rsidRDefault="00E71FEA">
    <w:pPr>
      <w:pBdr>
        <w:top w:val="nil"/>
        <w:left w:val="nil"/>
        <w:bottom w:val="nil"/>
        <w:right w:val="nil"/>
        <w:between w:val="nil"/>
      </w:pBdr>
      <w:tabs>
        <w:tab w:val="center" w:pos="4680"/>
        <w:tab w:val="right" w:pos="9360"/>
      </w:tabs>
      <w:spacing w:after="0" w:line="240" w:lineRule="auto"/>
      <w:jc w:val="right"/>
      <w:rPr>
        <w:del w:id="677" w:author="Goott, David" w:date="2026-09-25T20:00:00Z" w16du:dateUtc="2026-09-26T00:00:00Z"/>
        <w:color w:val="000000"/>
      </w:rPr>
    </w:pPr>
    <w:del w:id="678" w:author="Goott, David" w:date="2026-09-25T20:00:00Z" w16du:dateUtc="2026-09-26T00:00:00Z">
      <w:r>
        <w:rPr>
          <w:color w:val="000000"/>
        </w:rPr>
        <w:fldChar w:fldCharType="begin"/>
      </w:r>
      <w:r>
        <w:rPr>
          <w:color w:val="000000"/>
        </w:rPr>
        <w:delInstrText>PAGE</w:delInstrText>
      </w:r>
      <w:r>
        <w:rPr>
          <w:color w:val="000000"/>
        </w:rPr>
        <w:fldChar w:fldCharType="separate"/>
      </w:r>
      <w:r w:rsidR="00CF1E2C">
        <w:rPr>
          <w:noProof/>
          <w:color w:val="000000"/>
        </w:rPr>
        <w:delText>1</w:delText>
      </w:r>
      <w:r>
        <w:rPr>
          <w:color w:val="000000"/>
        </w:rPr>
        <w:fldChar w:fldCharType="end"/>
      </w:r>
    </w:del>
  </w:p>
  <w:p w14:paraId="6511F346" w14:textId="77777777" w:rsidR="00074BCD" w:rsidRPr="00E403AB" w:rsidRDefault="00E71FEA" w:rsidP="00E403AB">
    <w:pPr>
      <w:pStyle w:val="Footer"/>
      <w:jc w:val="right"/>
      <w:rPr>
        <w:i/>
        <w:rPrChange w:id="679" w:author="Goott, David" w:date="2026-09-25T20:00:00Z" w16du:dateUtc="2026-09-26T00:00:00Z">
          <w:rPr>
            <w:color w:val="000000"/>
          </w:rPr>
        </w:rPrChange>
      </w:rPr>
      <w:pPrChange w:id="680" w:author="Goott, David" w:date="2026-09-25T20:00:00Z" w16du:dateUtc="2026-09-26T00:00:00Z">
        <w:pPr>
          <w:pBdr>
            <w:top w:val="nil"/>
            <w:left w:val="nil"/>
            <w:bottom w:val="nil"/>
            <w:right w:val="nil"/>
            <w:between w:val="nil"/>
          </w:pBdr>
          <w:tabs>
            <w:tab w:val="center" w:pos="4680"/>
            <w:tab w:val="right" w:pos="9360"/>
          </w:tabs>
          <w:spacing w:after="0" w:line="240" w:lineRule="auto"/>
        </w:pPr>
      </w:pPrChange>
    </w:pPr>
    <w:del w:id="681" w:author="Goott, David" w:date="2026-09-25T20:00:00Z" w16du:dateUtc="2026-09-26T00:00:00Z">
      <w:r>
        <w:rPr>
          <w:color w:val="000000"/>
        </w:rPr>
        <w:delText>Form Revised: 08/06/2019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DCD59" w14:textId="77777777" w:rsidR="00074BCD" w:rsidRDefault="00074BCD">
    <w:pPr>
      <w:pStyle w:val="Footer"/>
      <w:rPr>
        <w:rPrChange w:id="684" w:author="Goott, David" w:date="2026-09-25T20:00:00Z" w16du:dateUtc="2026-09-26T00:00:00Z">
          <w:rPr>
            <w:color w:val="000000"/>
          </w:rPr>
        </w:rPrChange>
      </w:rPr>
      <w:pPrChange w:id="685" w:author="Goott, David" w:date="2026-09-25T20:00:00Z" w16du:dateUtc="2026-09-26T00:00:00Z">
        <w:pPr>
          <w:pBdr>
            <w:top w:val="nil"/>
            <w:left w:val="nil"/>
            <w:bottom w:val="nil"/>
            <w:right w:val="nil"/>
            <w:between w:val="nil"/>
          </w:pBdr>
          <w:tabs>
            <w:tab w:val="center" w:pos="4680"/>
            <w:tab w:val="right" w:pos="9360"/>
          </w:tabs>
          <w:spacing w:after="0" w:line="240" w:lineRule="auto"/>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39D971" w14:textId="77777777" w:rsidR="00AF726D" w:rsidRDefault="00AF726D">
      <w:pPr>
        <w:spacing w:after="0" w:line="240" w:lineRule="auto"/>
      </w:pPr>
      <w:r>
        <w:separator/>
      </w:r>
    </w:p>
  </w:footnote>
  <w:footnote w:type="continuationSeparator" w:id="0">
    <w:p w14:paraId="53F1504B" w14:textId="77777777" w:rsidR="00AF726D" w:rsidRDefault="00AF726D">
      <w:pPr>
        <w:spacing w:after="0" w:line="240" w:lineRule="auto"/>
      </w:pPr>
      <w:r>
        <w:continuationSeparator/>
      </w:r>
    </w:p>
  </w:footnote>
  <w:footnote w:type="continuationNotice" w:id="1">
    <w:p w14:paraId="4640EE7C" w14:textId="77777777" w:rsidR="00AF726D" w:rsidRDefault="00AF72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20699" w14:textId="77777777" w:rsidR="00074BCD" w:rsidRDefault="00074BCD">
    <w:pPr>
      <w:pStyle w:val="Header"/>
      <w:rPr>
        <w:rPrChange w:id="665" w:author="Goott, David" w:date="2026-09-25T20:00:00Z" w16du:dateUtc="2026-09-26T00:00:00Z">
          <w:rPr>
            <w:color w:val="000000"/>
          </w:rPr>
        </w:rPrChange>
      </w:rPr>
      <w:pPrChange w:id="666" w:author="Goott, David" w:date="2026-09-25T20:00:00Z" w16du:dateUtc="2026-09-26T00:00:00Z">
        <w:pPr>
          <w:pBdr>
            <w:top w:val="nil"/>
            <w:left w:val="nil"/>
            <w:bottom w:val="nil"/>
            <w:right w:val="nil"/>
            <w:between w:val="nil"/>
          </w:pBdr>
          <w:tabs>
            <w:tab w:val="center" w:pos="4680"/>
            <w:tab w:val="right" w:pos="9360"/>
          </w:tabs>
          <w:spacing w:after="0" w:line="240" w:lineRule="auto"/>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69632" w14:textId="742ACAB9" w:rsidR="00074BCD" w:rsidRPr="00710CDF" w:rsidRDefault="00710CDF">
    <w:pPr>
      <w:pStyle w:val="Header"/>
      <w:rPr>
        <w:rFonts w:ascii="Times New Roman" w:hAnsi="Times New Roman"/>
        <w:sz w:val="20"/>
        <w:rPrChange w:id="667" w:author="Goott, David" w:date="2026-09-25T20:00:00Z" w16du:dateUtc="2026-09-26T00:00:00Z">
          <w:rPr>
            <w:color w:val="000000"/>
          </w:rPr>
        </w:rPrChange>
      </w:rPr>
      <w:pPrChange w:id="668" w:author="Goott, David" w:date="2026-09-25T20:00:00Z" w16du:dateUtc="2026-09-26T00:00:00Z">
        <w:pPr>
          <w:pBdr>
            <w:top w:val="nil"/>
            <w:left w:val="nil"/>
            <w:bottom w:val="nil"/>
            <w:right w:val="nil"/>
            <w:between w:val="nil"/>
          </w:pBdr>
          <w:tabs>
            <w:tab w:val="center" w:pos="4680"/>
            <w:tab w:val="right" w:pos="9360"/>
          </w:tabs>
          <w:spacing w:after="0" w:line="240" w:lineRule="auto"/>
        </w:pPr>
      </w:pPrChange>
    </w:pPr>
    <w:ins w:id="669" w:author="Goott, David" w:date="2026-09-25T20:00:00Z" w16du:dateUtc="2026-09-26T00:00:00Z">
      <w:r>
        <w:rPr>
          <w:rFonts w:ascii="Times New Roman" w:hAnsi="Times New Roman" w:cs="Times New Roman"/>
          <w:sz w:val="20"/>
          <w:szCs w:val="20"/>
        </w:rPr>
        <w:fldChar w:fldCharType="begin"/>
      </w:r>
      <w:r>
        <w:rPr>
          <w:rFonts w:ascii="Times New Roman" w:hAnsi="Times New Roman" w:cs="Times New Roman"/>
          <w:sz w:val="20"/>
          <w:szCs w:val="20"/>
        </w:rPr>
        <w:instrText xml:space="preserve"> STYLEREF  "Heading 1"  \* MERGEFORMAT </w:instrText>
      </w:r>
      <w:r>
        <w:rPr>
          <w:rFonts w:ascii="Times New Roman" w:hAnsi="Times New Roman" w:cs="Times New Roman"/>
          <w:sz w:val="20"/>
          <w:szCs w:val="20"/>
        </w:rPr>
        <w:fldChar w:fldCharType="end"/>
      </w:r>
      <w:r w:rsidRPr="00215E8D">
        <w:rPr>
          <w:rFonts w:ascii="Times New Roman" w:hAnsi="Times New Roman" w:cs="Times New Roman"/>
          <w:sz w:val="20"/>
          <w:szCs w:val="20"/>
        </w:rPr>
        <w:ptab w:relativeTo="margin" w:alignment="center" w:leader="none"/>
      </w:r>
      <w:r w:rsidRPr="00215E8D">
        <w:rPr>
          <w:rFonts w:ascii="Times New Roman" w:hAnsi="Times New Roman" w:cs="Times New Roman"/>
          <w:sz w:val="20"/>
          <w:szCs w:val="20"/>
        </w:rPr>
        <w:ptab w:relativeTo="margin" w:alignment="right" w:leader="none"/>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302D7" w14:textId="77777777" w:rsidR="00074BCD" w:rsidRDefault="00074BCD">
    <w:pPr>
      <w:pStyle w:val="Header"/>
      <w:rPr>
        <w:rPrChange w:id="682" w:author="Goott, David" w:date="2026-09-25T20:00:00Z" w16du:dateUtc="2026-09-26T00:00:00Z">
          <w:rPr>
            <w:color w:val="000000"/>
          </w:rPr>
        </w:rPrChange>
      </w:rPr>
      <w:pPrChange w:id="683" w:author="Goott, David" w:date="2026-09-25T20:00:00Z" w16du:dateUtc="2026-09-26T00:00:00Z">
        <w:pPr>
          <w:pBdr>
            <w:top w:val="nil"/>
            <w:left w:val="nil"/>
            <w:bottom w:val="nil"/>
            <w:right w:val="nil"/>
            <w:between w:val="nil"/>
          </w:pBdr>
          <w:tabs>
            <w:tab w:val="center" w:pos="4680"/>
            <w:tab w:val="right" w:pos="9360"/>
          </w:tabs>
          <w:spacing w:after="0" w:line="240" w:lineRule="auto"/>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1813D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50B00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A2A09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7093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83278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3F651F"/>
    <w:multiLevelType w:val="hybridMultilevel"/>
    <w:tmpl w:val="1D2ED940"/>
    <w:lvl w:ilvl="0" w:tplc="9D9877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4870C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0B1E7E"/>
    <w:multiLevelType w:val="hybridMultilevel"/>
    <w:tmpl w:val="B00EA7E4"/>
    <w:lvl w:ilvl="0" w:tplc="E9E8035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FC2C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F782104"/>
    <w:multiLevelType w:val="hybridMultilevel"/>
    <w:tmpl w:val="6EBA46CE"/>
    <w:lvl w:ilvl="0" w:tplc="C41019AE">
      <w:start w:val="1"/>
      <w:numFmt w:val="upperLetter"/>
      <w:lvlText w:val="%1."/>
      <w:lvlJc w:val="left"/>
      <w:pPr>
        <w:ind w:left="339" w:hanging="360"/>
      </w:pPr>
      <w:rPr>
        <w:rFonts w:hint="default"/>
      </w:rPr>
    </w:lvl>
    <w:lvl w:ilvl="1" w:tplc="04090019" w:tentative="1">
      <w:start w:val="1"/>
      <w:numFmt w:val="lowerLetter"/>
      <w:lvlText w:val="%2."/>
      <w:lvlJc w:val="left"/>
      <w:pPr>
        <w:ind w:left="1059" w:hanging="360"/>
      </w:pPr>
    </w:lvl>
    <w:lvl w:ilvl="2" w:tplc="0409001B" w:tentative="1">
      <w:start w:val="1"/>
      <w:numFmt w:val="lowerRoman"/>
      <w:lvlText w:val="%3."/>
      <w:lvlJc w:val="right"/>
      <w:pPr>
        <w:ind w:left="1779" w:hanging="180"/>
      </w:pPr>
    </w:lvl>
    <w:lvl w:ilvl="3" w:tplc="0409000F" w:tentative="1">
      <w:start w:val="1"/>
      <w:numFmt w:val="decimal"/>
      <w:lvlText w:val="%4."/>
      <w:lvlJc w:val="left"/>
      <w:pPr>
        <w:ind w:left="2499" w:hanging="360"/>
      </w:pPr>
    </w:lvl>
    <w:lvl w:ilvl="4" w:tplc="04090019" w:tentative="1">
      <w:start w:val="1"/>
      <w:numFmt w:val="lowerLetter"/>
      <w:lvlText w:val="%5."/>
      <w:lvlJc w:val="left"/>
      <w:pPr>
        <w:ind w:left="3219" w:hanging="360"/>
      </w:pPr>
    </w:lvl>
    <w:lvl w:ilvl="5" w:tplc="0409001B" w:tentative="1">
      <w:start w:val="1"/>
      <w:numFmt w:val="lowerRoman"/>
      <w:lvlText w:val="%6."/>
      <w:lvlJc w:val="right"/>
      <w:pPr>
        <w:ind w:left="3939" w:hanging="180"/>
      </w:pPr>
    </w:lvl>
    <w:lvl w:ilvl="6" w:tplc="0409000F" w:tentative="1">
      <w:start w:val="1"/>
      <w:numFmt w:val="decimal"/>
      <w:lvlText w:val="%7."/>
      <w:lvlJc w:val="left"/>
      <w:pPr>
        <w:ind w:left="4659" w:hanging="360"/>
      </w:pPr>
    </w:lvl>
    <w:lvl w:ilvl="7" w:tplc="04090019" w:tentative="1">
      <w:start w:val="1"/>
      <w:numFmt w:val="lowerLetter"/>
      <w:lvlText w:val="%8."/>
      <w:lvlJc w:val="left"/>
      <w:pPr>
        <w:ind w:left="5379" w:hanging="360"/>
      </w:pPr>
    </w:lvl>
    <w:lvl w:ilvl="8" w:tplc="0409001B" w:tentative="1">
      <w:start w:val="1"/>
      <w:numFmt w:val="lowerRoman"/>
      <w:lvlText w:val="%9."/>
      <w:lvlJc w:val="right"/>
      <w:pPr>
        <w:ind w:left="6099" w:hanging="180"/>
      </w:pPr>
    </w:lvl>
  </w:abstractNum>
  <w:abstractNum w:abstractNumId="10" w15:restartNumberingAfterBreak="0">
    <w:nsid w:val="2559EB6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D530F27"/>
    <w:multiLevelType w:val="multilevel"/>
    <w:tmpl w:val="E73CA0A8"/>
    <w:lvl w:ilvl="0">
      <w:start w:val="1"/>
      <w:numFmt w:val="bullet"/>
      <w:lvlText w:val="●"/>
      <w:lvlJc w:val="left"/>
      <w:pPr>
        <w:ind w:left="720" w:hanging="360"/>
      </w:pPr>
      <w:rPr>
        <w:rFonts w:ascii="Arial" w:eastAsia="Arial" w:hAnsi="Arial" w:cs="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04E04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923292B"/>
    <w:multiLevelType w:val="hybridMultilevel"/>
    <w:tmpl w:val="85FC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BD6E30"/>
    <w:multiLevelType w:val="multilevel"/>
    <w:tmpl w:val="CA6040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2551D3"/>
    <w:multiLevelType w:val="hybridMultilevel"/>
    <w:tmpl w:val="9CF4C4D6"/>
    <w:lvl w:ilvl="0" w:tplc="B9A0CA5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1559CC"/>
    <w:multiLevelType w:val="multilevel"/>
    <w:tmpl w:val="5024D8A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3F765798"/>
    <w:multiLevelType w:val="hybridMultilevel"/>
    <w:tmpl w:val="40821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51A23"/>
    <w:multiLevelType w:val="hybridMultilevel"/>
    <w:tmpl w:val="9DAA15DA"/>
    <w:lvl w:ilvl="0" w:tplc="A5540EE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FFBAA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FEB224A"/>
    <w:multiLevelType w:val="hybridMultilevel"/>
    <w:tmpl w:val="AE8A92C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5B2205"/>
    <w:multiLevelType w:val="multilevel"/>
    <w:tmpl w:val="89AE7F9E"/>
    <w:lvl w:ilvl="0">
      <w:start w:val="1"/>
      <w:numFmt w:val="bullet"/>
      <w:lvlText w:val="●"/>
      <w:lvlJc w:val="left"/>
      <w:pPr>
        <w:ind w:left="720" w:hanging="360"/>
      </w:pPr>
      <w:rPr>
        <w:rFonts w:ascii="Arial" w:eastAsia="Arial" w:hAnsi="Arial" w:cs="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2656F2"/>
    <w:multiLevelType w:val="hybridMultilevel"/>
    <w:tmpl w:val="6EFC4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9CCD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0990B4E"/>
    <w:multiLevelType w:val="multilevel"/>
    <w:tmpl w:val="B87E4FC2"/>
    <w:lvl w:ilvl="0">
      <w:start w:val="1"/>
      <w:numFmt w:val="decimal"/>
      <w:lvlText w:val="%1."/>
      <w:lvlJc w:val="left"/>
      <w:pPr>
        <w:ind w:left="360" w:hanging="360"/>
      </w:pPr>
      <w:rPr>
        <w:b/>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D523BCD"/>
    <w:multiLevelType w:val="hybridMultilevel"/>
    <w:tmpl w:val="AEA6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5954D3"/>
    <w:multiLevelType w:val="hybridMultilevel"/>
    <w:tmpl w:val="80B4E626"/>
    <w:lvl w:ilvl="0" w:tplc="87788B24">
      <w:start w:val="2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0D6C1D"/>
    <w:multiLevelType w:val="hybridMultilevel"/>
    <w:tmpl w:val="594E62DE"/>
    <w:lvl w:ilvl="0" w:tplc="723A83E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8760209">
    <w:abstractNumId w:val="11"/>
  </w:num>
  <w:num w:numId="2" w16cid:durableId="37358049">
    <w:abstractNumId w:val="21"/>
  </w:num>
  <w:num w:numId="3" w16cid:durableId="446394153">
    <w:abstractNumId w:val="14"/>
  </w:num>
  <w:num w:numId="4" w16cid:durableId="667558909">
    <w:abstractNumId w:val="24"/>
  </w:num>
  <w:num w:numId="5" w16cid:durableId="816145379">
    <w:abstractNumId w:val="16"/>
  </w:num>
  <w:num w:numId="6" w16cid:durableId="1080248302">
    <w:abstractNumId w:val="13"/>
  </w:num>
  <w:num w:numId="7" w16cid:durableId="953445439">
    <w:abstractNumId w:val="15"/>
  </w:num>
  <w:num w:numId="8" w16cid:durableId="1942108521">
    <w:abstractNumId w:val="26"/>
  </w:num>
  <w:num w:numId="9" w16cid:durableId="799080723">
    <w:abstractNumId w:val="22"/>
  </w:num>
  <w:num w:numId="10" w16cid:durableId="1895893906">
    <w:abstractNumId w:val="20"/>
  </w:num>
  <w:num w:numId="11" w16cid:durableId="1408379055">
    <w:abstractNumId w:val="27"/>
  </w:num>
  <w:num w:numId="12" w16cid:durableId="1063259945">
    <w:abstractNumId w:val="5"/>
  </w:num>
  <w:num w:numId="13" w16cid:durableId="1205487855">
    <w:abstractNumId w:val="17"/>
  </w:num>
  <w:num w:numId="14" w16cid:durableId="35084492">
    <w:abstractNumId w:val="18"/>
  </w:num>
  <w:num w:numId="15" w16cid:durableId="944771569">
    <w:abstractNumId w:val="7"/>
  </w:num>
  <w:num w:numId="16" w16cid:durableId="2054882701">
    <w:abstractNumId w:val="19"/>
  </w:num>
  <w:num w:numId="17" w16cid:durableId="843519401">
    <w:abstractNumId w:val="6"/>
  </w:num>
  <w:num w:numId="18" w16cid:durableId="737172448">
    <w:abstractNumId w:val="8"/>
  </w:num>
  <w:num w:numId="19" w16cid:durableId="1984580948">
    <w:abstractNumId w:val="12"/>
  </w:num>
  <w:num w:numId="20" w16cid:durableId="1246457291">
    <w:abstractNumId w:val="3"/>
  </w:num>
  <w:num w:numId="21" w16cid:durableId="1345590076">
    <w:abstractNumId w:val="4"/>
  </w:num>
  <w:num w:numId="22" w16cid:durableId="648242379">
    <w:abstractNumId w:val="10"/>
  </w:num>
  <w:num w:numId="23" w16cid:durableId="148526864">
    <w:abstractNumId w:val="1"/>
  </w:num>
  <w:num w:numId="24" w16cid:durableId="1379091161">
    <w:abstractNumId w:val="23"/>
  </w:num>
  <w:num w:numId="25" w16cid:durableId="1281306116">
    <w:abstractNumId w:val="0"/>
  </w:num>
  <w:num w:numId="26" w16cid:durableId="359164500">
    <w:abstractNumId w:val="2"/>
  </w:num>
  <w:num w:numId="27" w16cid:durableId="1840578802">
    <w:abstractNumId w:val="25"/>
  </w:num>
  <w:num w:numId="28" w16cid:durableId="21732836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CD"/>
    <w:rsid w:val="000000CA"/>
    <w:rsid w:val="0000101E"/>
    <w:rsid w:val="00001B90"/>
    <w:rsid w:val="000040BA"/>
    <w:rsid w:val="00004129"/>
    <w:rsid w:val="000041A1"/>
    <w:rsid w:val="000059D8"/>
    <w:rsid w:val="0002567E"/>
    <w:rsid w:val="0003151E"/>
    <w:rsid w:val="00041BA1"/>
    <w:rsid w:val="00056CC1"/>
    <w:rsid w:val="00063C2A"/>
    <w:rsid w:val="000646C9"/>
    <w:rsid w:val="00066E19"/>
    <w:rsid w:val="00067C8E"/>
    <w:rsid w:val="00074BCD"/>
    <w:rsid w:val="00076EA1"/>
    <w:rsid w:val="00082D71"/>
    <w:rsid w:val="00087530"/>
    <w:rsid w:val="00090887"/>
    <w:rsid w:val="00091BEA"/>
    <w:rsid w:val="000B238A"/>
    <w:rsid w:val="000B306C"/>
    <w:rsid w:val="000B37D9"/>
    <w:rsid w:val="000D287C"/>
    <w:rsid w:val="000D3DD6"/>
    <w:rsid w:val="000E131E"/>
    <w:rsid w:val="000F1CDD"/>
    <w:rsid w:val="00106C45"/>
    <w:rsid w:val="0010787F"/>
    <w:rsid w:val="00107E50"/>
    <w:rsid w:val="00121602"/>
    <w:rsid w:val="0013164E"/>
    <w:rsid w:val="00143D55"/>
    <w:rsid w:val="0016080F"/>
    <w:rsid w:val="001609DA"/>
    <w:rsid w:val="0016345E"/>
    <w:rsid w:val="00164915"/>
    <w:rsid w:val="00175794"/>
    <w:rsid w:val="001757A9"/>
    <w:rsid w:val="001816F1"/>
    <w:rsid w:val="00181C93"/>
    <w:rsid w:val="00183342"/>
    <w:rsid w:val="00183B88"/>
    <w:rsid w:val="0019189E"/>
    <w:rsid w:val="001A3446"/>
    <w:rsid w:val="001A601B"/>
    <w:rsid w:val="001B2081"/>
    <w:rsid w:val="001C315A"/>
    <w:rsid w:val="001C602D"/>
    <w:rsid w:val="001D3294"/>
    <w:rsid w:val="001E0924"/>
    <w:rsid w:val="001E3B48"/>
    <w:rsid w:val="001E79BA"/>
    <w:rsid w:val="001F478D"/>
    <w:rsid w:val="0020005C"/>
    <w:rsid w:val="0020119A"/>
    <w:rsid w:val="00201410"/>
    <w:rsid w:val="002030D9"/>
    <w:rsid w:val="002040D0"/>
    <w:rsid w:val="00206E5A"/>
    <w:rsid w:val="00210141"/>
    <w:rsid w:val="0021225D"/>
    <w:rsid w:val="00220110"/>
    <w:rsid w:val="00236E6C"/>
    <w:rsid w:val="00247DA0"/>
    <w:rsid w:val="00251B80"/>
    <w:rsid w:val="0025334A"/>
    <w:rsid w:val="0025434B"/>
    <w:rsid w:val="00260BD3"/>
    <w:rsid w:val="00261152"/>
    <w:rsid w:val="0026118D"/>
    <w:rsid w:val="0026367F"/>
    <w:rsid w:val="0027065D"/>
    <w:rsid w:val="00270C11"/>
    <w:rsid w:val="00282574"/>
    <w:rsid w:val="0029308E"/>
    <w:rsid w:val="00295EB1"/>
    <w:rsid w:val="002A2CE3"/>
    <w:rsid w:val="002A3065"/>
    <w:rsid w:val="002A53EA"/>
    <w:rsid w:val="002A7F63"/>
    <w:rsid w:val="002B583A"/>
    <w:rsid w:val="002B7F0B"/>
    <w:rsid w:val="002C6B47"/>
    <w:rsid w:val="002D19B0"/>
    <w:rsid w:val="002D5470"/>
    <w:rsid w:val="002E238A"/>
    <w:rsid w:val="002E4861"/>
    <w:rsid w:val="002E6ED4"/>
    <w:rsid w:val="002E7760"/>
    <w:rsid w:val="002F0742"/>
    <w:rsid w:val="002F1F07"/>
    <w:rsid w:val="002F557A"/>
    <w:rsid w:val="00312684"/>
    <w:rsid w:val="0031433B"/>
    <w:rsid w:val="00326410"/>
    <w:rsid w:val="00326B76"/>
    <w:rsid w:val="003329CC"/>
    <w:rsid w:val="00335208"/>
    <w:rsid w:val="0033712B"/>
    <w:rsid w:val="003410D0"/>
    <w:rsid w:val="00344B57"/>
    <w:rsid w:val="00356C52"/>
    <w:rsid w:val="003647C6"/>
    <w:rsid w:val="00366668"/>
    <w:rsid w:val="003710DF"/>
    <w:rsid w:val="00380CF8"/>
    <w:rsid w:val="0038241F"/>
    <w:rsid w:val="003827C9"/>
    <w:rsid w:val="0038368C"/>
    <w:rsid w:val="003A7553"/>
    <w:rsid w:val="003A7648"/>
    <w:rsid w:val="003A7ACE"/>
    <w:rsid w:val="003C0CC7"/>
    <w:rsid w:val="003C6273"/>
    <w:rsid w:val="003D711E"/>
    <w:rsid w:val="003E0FE8"/>
    <w:rsid w:val="003E2347"/>
    <w:rsid w:val="003E2722"/>
    <w:rsid w:val="003E38D9"/>
    <w:rsid w:val="003E4DEE"/>
    <w:rsid w:val="003F3D98"/>
    <w:rsid w:val="00406F9D"/>
    <w:rsid w:val="00412B3E"/>
    <w:rsid w:val="00415A22"/>
    <w:rsid w:val="00420E8F"/>
    <w:rsid w:val="00430CA5"/>
    <w:rsid w:val="0043118F"/>
    <w:rsid w:val="0043685E"/>
    <w:rsid w:val="00436BEC"/>
    <w:rsid w:val="004429F9"/>
    <w:rsid w:val="00443DC4"/>
    <w:rsid w:val="00445B11"/>
    <w:rsid w:val="00447950"/>
    <w:rsid w:val="00452FB6"/>
    <w:rsid w:val="00455016"/>
    <w:rsid w:val="00455446"/>
    <w:rsid w:val="0046182D"/>
    <w:rsid w:val="00463DA8"/>
    <w:rsid w:val="00486E2E"/>
    <w:rsid w:val="00487D6C"/>
    <w:rsid w:val="00492869"/>
    <w:rsid w:val="0049389D"/>
    <w:rsid w:val="00496B0A"/>
    <w:rsid w:val="004A0B35"/>
    <w:rsid w:val="004A3DA3"/>
    <w:rsid w:val="004A4513"/>
    <w:rsid w:val="004A726E"/>
    <w:rsid w:val="004B143F"/>
    <w:rsid w:val="004C11D5"/>
    <w:rsid w:val="004E399C"/>
    <w:rsid w:val="004E5A0D"/>
    <w:rsid w:val="004E7593"/>
    <w:rsid w:val="004F3F3E"/>
    <w:rsid w:val="004F79EA"/>
    <w:rsid w:val="00513035"/>
    <w:rsid w:val="00524BE1"/>
    <w:rsid w:val="00525493"/>
    <w:rsid w:val="005278D3"/>
    <w:rsid w:val="0053180F"/>
    <w:rsid w:val="00536379"/>
    <w:rsid w:val="0053679C"/>
    <w:rsid w:val="00556467"/>
    <w:rsid w:val="00563A45"/>
    <w:rsid w:val="00576603"/>
    <w:rsid w:val="0059248C"/>
    <w:rsid w:val="00593854"/>
    <w:rsid w:val="00594F4D"/>
    <w:rsid w:val="005A770B"/>
    <w:rsid w:val="005B1AD3"/>
    <w:rsid w:val="005B2332"/>
    <w:rsid w:val="005C3AFF"/>
    <w:rsid w:val="005D3EF4"/>
    <w:rsid w:val="005D4ABD"/>
    <w:rsid w:val="005E33BB"/>
    <w:rsid w:val="005E76C9"/>
    <w:rsid w:val="005F0E33"/>
    <w:rsid w:val="005F109A"/>
    <w:rsid w:val="005F216F"/>
    <w:rsid w:val="00602A09"/>
    <w:rsid w:val="00606CFE"/>
    <w:rsid w:val="00611D90"/>
    <w:rsid w:val="00620802"/>
    <w:rsid w:val="006262FA"/>
    <w:rsid w:val="006341B7"/>
    <w:rsid w:val="00634F75"/>
    <w:rsid w:val="00636D44"/>
    <w:rsid w:val="00640B15"/>
    <w:rsid w:val="00641DB4"/>
    <w:rsid w:val="00641FBC"/>
    <w:rsid w:val="006439F8"/>
    <w:rsid w:val="006446FB"/>
    <w:rsid w:val="006467A5"/>
    <w:rsid w:val="00652DD5"/>
    <w:rsid w:val="0065723A"/>
    <w:rsid w:val="00657632"/>
    <w:rsid w:val="00660C09"/>
    <w:rsid w:val="0066163B"/>
    <w:rsid w:val="00666DEC"/>
    <w:rsid w:val="00672603"/>
    <w:rsid w:val="00680055"/>
    <w:rsid w:val="006802E4"/>
    <w:rsid w:val="00683B4E"/>
    <w:rsid w:val="00697266"/>
    <w:rsid w:val="006A1E4D"/>
    <w:rsid w:val="006A43A4"/>
    <w:rsid w:val="006B25B7"/>
    <w:rsid w:val="006B68A0"/>
    <w:rsid w:val="006C0D99"/>
    <w:rsid w:val="006C31CA"/>
    <w:rsid w:val="006D2BE7"/>
    <w:rsid w:val="006D2D45"/>
    <w:rsid w:val="006D2EAA"/>
    <w:rsid w:val="006E0B54"/>
    <w:rsid w:val="006E4613"/>
    <w:rsid w:val="00701707"/>
    <w:rsid w:val="00703E71"/>
    <w:rsid w:val="0070468C"/>
    <w:rsid w:val="00706DDD"/>
    <w:rsid w:val="00707CBC"/>
    <w:rsid w:val="00710CDF"/>
    <w:rsid w:val="007114DA"/>
    <w:rsid w:val="00711EE4"/>
    <w:rsid w:val="00716D28"/>
    <w:rsid w:val="0072009C"/>
    <w:rsid w:val="007316A6"/>
    <w:rsid w:val="00733E23"/>
    <w:rsid w:val="00744FA1"/>
    <w:rsid w:val="007506FA"/>
    <w:rsid w:val="007543CF"/>
    <w:rsid w:val="00756814"/>
    <w:rsid w:val="00761284"/>
    <w:rsid w:val="00770EB8"/>
    <w:rsid w:val="007740E2"/>
    <w:rsid w:val="007757E2"/>
    <w:rsid w:val="00784AB9"/>
    <w:rsid w:val="0079122A"/>
    <w:rsid w:val="007923E5"/>
    <w:rsid w:val="007926E3"/>
    <w:rsid w:val="00793D9A"/>
    <w:rsid w:val="007B39EB"/>
    <w:rsid w:val="007C55EA"/>
    <w:rsid w:val="007D4D6A"/>
    <w:rsid w:val="007E12AE"/>
    <w:rsid w:val="007E4BC9"/>
    <w:rsid w:val="007F0098"/>
    <w:rsid w:val="007F59FD"/>
    <w:rsid w:val="00803797"/>
    <w:rsid w:val="008049E4"/>
    <w:rsid w:val="00811C89"/>
    <w:rsid w:val="00812F07"/>
    <w:rsid w:val="00815F73"/>
    <w:rsid w:val="00825D1D"/>
    <w:rsid w:val="00836306"/>
    <w:rsid w:val="00836975"/>
    <w:rsid w:val="0083715F"/>
    <w:rsid w:val="00844DF8"/>
    <w:rsid w:val="00846720"/>
    <w:rsid w:val="00847DAF"/>
    <w:rsid w:val="00862B9A"/>
    <w:rsid w:val="008720C0"/>
    <w:rsid w:val="00886F33"/>
    <w:rsid w:val="008A3348"/>
    <w:rsid w:val="008B359C"/>
    <w:rsid w:val="008C4BEE"/>
    <w:rsid w:val="008D1B16"/>
    <w:rsid w:val="008E6F98"/>
    <w:rsid w:val="008F127B"/>
    <w:rsid w:val="008F38AA"/>
    <w:rsid w:val="008F39FF"/>
    <w:rsid w:val="00902479"/>
    <w:rsid w:val="00903DF8"/>
    <w:rsid w:val="00906EFD"/>
    <w:rsid w:val="009120C2"/>
    <w:rsid w:val="009121A5"/>
    <w:rsid w:val="00913F95"/>
    <w:rsid w:val="00914193"/>
    <w:rsid w:val="0091437C"/>
    <w:rsid w:val="00925FBE"/>
    <w:rsid w:val="009300B9"/>
    <w:rsid w:val="0093487A"/>
    <w:rsid w:val="00941AF2"/>
    <w:rsid w:val="009458AC"/>
    <w:rsid w:val="00954BCD"/>
    <w:rsid w:val="00960479"/>
    <w:rsid w:val="00962593"/>
    <w:rsid w:val="00963A5C"/>
    <w:rsid w:val="009641F5"/>
    <w:rsid w:val="0096593C"/>
    <w:rsid w:val="00980370"/>
    <w:rsid w:val="00983BAA"/>
    <w:rsid w:val="00990065"/>
    <w:rsid w:val="00992D47"/>
    <w:rsid w:val="009A03AE"/>
    <w:rsid w:val="009A06CF"/>
    <w:rsid w:val="009A6065"/>
    <w:rsid w:val="009A695E"/>
    <w:rsid w:val="009B52C3"/>
    <w:rsid w:val="009B5340"/>
    <w:rsid w:val="009C0921"/>
    <w:rsid w:val="009C5A90"/>
    <w:rsid w:val="00A11FE9"/>
    <w:rsid w:val="00A24B71"/>
    <w:rsid w:val="00A25943"/>
    <w:rsid w:val="00A3084A"/>
    <w:rsid w:val="00A35DA0"/>
    <w:rsid w:val="00A56B28"/>
    <w:rsid w:val="00A609EF"/>
    <w:rsid w:val="00A730F2"/>
    <w:rsid w:val="00A869E0"/>
    <w:rsid w:val="00A90DF8"/>
    <w:rsid w:val="00A94209"/>
    <w:rsid w:val="00AA01D3"/>
    <w:rsid w:val="00AA0AB2"/>
    <w:rsid w:val="00AA779D"/>
    <w:rsid w:val="00AB1177"/>
    <w:rsid w:val="00AB1D44"/>
    <w:rsid w:val="00AB3D95"/>
    <w:rsid w:val="00AB5173"/>
    <w:rsid w:val="00AC1E62"/>
    <w:rsid w:val="00AE009D"/>
    <w:rsid w:val="00AE3202"/>
    <w:rsid w:val="00AE328D"/>
    <w:rsid w:val="00AE6FF4"/>
    <w:rsid w:val="00AF726D"/>
    <w:rsid w:val="00B0447B"/>
    <w:rsid w:val="00B127B9"/>
    <w:rsid w:val="00B15396"/>
    <w:rsid w:val="00B175D9"/>
    <w:rsid w:val="00B236B2"/>
    <w:rsid w:val="00B2456C"/>
    <w:rsid w:val="00B34DDD"/>
    <w:rsid w:val="00B40517"/>
    <w:rsid w:val="00B46658"/>
    <w:rsid w:val="00B5327B"/>
    <w:rsid w:val="00B536CA"/>
    <w:rsid w:val="00B53E22"/>
    <w:rsid w:val="00B569D2"/>
    <w:rsid w:val="00B66E6C"/>
    <w:rsid w:val="00B7269A"/>
    <w:rsid w:val="00B7581E"/>
    <w:rsid w:val="00B77F09"/>
    <w:rsid w:val="00B81B96"/>
    <w:rsid w:val="00B82481"/>
    <w:rsid w:val="00B876B1"/>
    <w:rsid w:val="00B95862"/>
    <w:rsid w:val="00BA1DD6"/>
    <w:rsid w:val="00BA1E70"/>
    <w:rsid w:val="00BC7659"/>
    <w:rsid w:val="00BC7829"/>
    <w:rsid w:val="00BD6F3B"/>
    <w:rsid w:val="00BD7C3C"/>
    <w:rsid w:val="00BF6C58"/>
    <w:rsid w:val="00BF702F"/>
    <w:rsid w:val="00C07C3A"/>
    <w:rsid w:val="00C22F08"/>
    <w:rsid w:val="00C26B5B"/>
    <w:rsid w:val="00C27E71"/>
    <w:rsid w:val="00C339A0"/>
    <w:rsid w:val="00C33CBF"/>
    <w:rsid w:val="00C37883"/>
    <w:rsid w:val="00C41284"/>
    <w:rsid w:val="00C46BB4"/>
    <w:rsid w:val="00C6424E"/>
    <w:rsid w:val="00C74447"/>
    <w:rsid w:val="00C77633"/>
    <w:rsid w:val="00C8542E"/>
    <w:rsid w:val="00CA5AE5"/>
    <w:rsid w:val="00CB5745"/>
    <w:rsid w:val="00CC3DE0"/>
    <w:rsid w:val="00CC50CD"/>
    <w:rsid w:val="00CC6396"/>
    <w:rsid w:val="00CD1302"/>
    <w:rsid w:val="00CE6A54"/>
    <w:rsid w:val="00CF1E2C"/>
    <w:rsid w:val="00CF5B50"/>
    <w:rsid w:val="00D013CD"/>
    <w:rsid w:val="00D01A34"/>
    <w:rsid w:val="00D024F4"/>
    <w:rsid w:val="00D074F0"/>
    <w:rsid w:val="00D32ADC"/>
    <w:rsid w:val="00D40B64"/>
    <w:rsid w:val="00D457A8"/>
    <w:rsid w:val="00D45CC8"/>
    <w:rsid w:val="00D45DA0"/>
    <w:rsid w:val="00D558AE"/>
    <w:rsid w:val="00D56DAA"/>
    <w:rsid w:val="00D57DC4"/>
    <w:rsid w:val="00D72D09"/>
    <w:rsid w:val="00D7400A"/>
    <w:rsid w:val="00D76485"/>
    <w:rsid w:val="00D82BFD"/>
    <w:rsid w:val="00D9388E"/>
    <w:rsid w:val="00D96291"/>
    <w:rsid w:val="00DA0551"/>
    <w:rsid w:val="00DC05CE"/>
    <w:rsid w:val="00DC3673"/>
    <w:rsid w:val="00DC4EA9"/>
    <w:rsid w:val="00DC6A4A"/>
    <w:rsid w:val="00DC7133"/>
    <w:rsid w:val="00DD4514"/>
    <w:rsid w:val="00DD732A"/>
    <w:rsid w:val="00DE3B14"/>
    <w:rsid w:val="00DF08EF"/>
    <w:rsid w:val="00E01AC5"/>
    <w:rsid w:val="00E0654C"/>
    <w:rsid w:val="00E06F99"/>
    <w:rsid w:val="00E10ACF"/>
    <w:rsid w:val="00E10B08"/>
    <w:rsid w:val="00E11DF3"/>
    <w:rsid w:val="00E15317"/>
    <w:rsid w:val="00E163B3"/>
    <w:rsid w:val="00E173BF"/>
    <w:rsid w:val="00E31355"/>
    <w:rsid w:val="00E403AB"/>
    <w:rsid w:val="00E47E9C"/>
    <w:rsid w:val="00E578C4"/>
    <w:rsid w:val="00E603F6"/>
    <w:rsid w:val="00E625FC"/>
    <w:rsid w:val="00E71FEA"/>
    <w:rsid w:val="00E73A16"/>
    <w:rsid w:val="00E80142"/>
    <w:rsid w:val="00E813A0"/>
    <w:rsid w:val="00E86CFC"/>
    <w:rsid w:val="00EA29CD"/>
    <w:rsid w:val="00EA4664"/>
    <w:rsid w:val="00EA64C9"/>
    <w:rsid w:val="00EB0F4D"/>
    <w:rsid w:val="00EB50F2"/>
    <w:rsid w:val="00EC1759"/>
    <w:rsid w:val="00EC2656"/>
    <w:rsid w:val="00EC3DE0"/>
    <w:rsid w:val="00EC3F28"/>
    <w:rsid w:val="00EE7724"/>
    <w:rsid w:val="00EF5A88"/>
    <w:rsid w:val="00F15DE6"/>
    <w:rsid w:val="00F2261B"/>
    <w:rsid w:val="00F36D9C"/>
    <w:rsid w:val="00F4328C"/>
    <w:rsid w:val="00F46492"/>
    <w:rsid w:val="00F51A73"/>
    <w:rsid w:val="00F57F0B"/>
    <w:rsid w:val="00F66D0B"/>
    <w:rsid w:val="00F72C2A"/>
    <w:rsid w:val="00F8096D"/>
    <w:rsid w:val="00F82080"/>
    <w:rsid w:val="00F95E14"/>
    <w:rsid w:val="00FA5A22"/>
    <w:rsid w:val="00FA749C"/>
    <w:rsid w:val="00FA7838"/>
    <w:rsid w:val="00FC2E85"/>
    <w:rsid w:val="00FC3F23"/>
    <w:rsid w:val="00FD4666"/>
    <w:rsid w:val="00FD59A1"/>
    <w:rsid w:val="00FD670A"/>
    <w:rsid w:val="00FE0C38"/>
    <w:rsid w:val="00FE49D8"/>
    <w:rsid w:val="00FE718A"/>
    <w:rsid w:val="00FF4F64"/>
    <w:rsid w:val="00FF7627"/>
    <w:rsid w:val="130165DB"/>
    <w:rsid w:val="26473DDC"/>
    <w:rsid w:val="3C159EBB"/>
    <w:rsid w:val="52760602"/>
    <w:rsid w:val="55A4DDFB"/>
    <w:rsid w:val="6F5FB8FC"/>
    <w:rsid w:val="6FBAA6F6"/>
    <w:rsid w:val="730F9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1ECE"/>
  <w15:docId w15:val="{FBCD3F27-C1C8-7140-94DD-99355E26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2AB"/>
  </w:style>
  <w:style w:type="paragraph" w:styleId="Heading1">
    <w:name w:val="heading 1"/>
    <w:basedOn w:val="Normal"/>
    <w:next w:val="Normal"/>
    <w:link w:val="Heading1Char"/>
    <w:uiPriority w:val="9"/>
    <w:qFormat/>
    <w:rsid w:val="009A03AE"/>
    <w:pPr>
      <w:keepNext/>
      <w:keepLines/>
      <w:spacing w:after="120" w:line="259" w:lineRule="auto"/>
      <w:outlineLvl w:val="0"/>
      <w:pPrChange w:id="0" w:author="Goott, David" w:date="2026-09-25T20:00:00Z">
        <w:pPr>
          <w:keepNext/>
          <w:keepLines/>
          <w:spacing w:before="480" w:after="120" w:line="276" w:lineRule="auto"/>
          <w:outlineLvl w:val="0"/>
        </w:pPr>
      </w:pPrChange>
    </w:pPr>
    <w:rPr>
      <w:rFonts w:asciiTheme="majorHAnsi" w:eastAsiaTheme="majorEastAsia" w:hAnsiTheme="majorHAnsi" w:cstheme="majorBidi"/>
      <w:color w:val="2F5496"/>
      <w:sz w:val="44"/>
      <w:szCs w:val="32"/>
      <w:rPrChange w:id="0" w:author="Goott, David" w:date="2026-09-25T20:00:00Z">
        <w:rPr>
          <w:rFonts w:ascii="Calibri" w:eastAsia="Calibri" w:hAnsi="Calibri" w:cs="Calibri"/>
          <w:b/>
          <w:sz w:val="48"/>
          <w:szCs w:val="48"/>
          <w:lang w:val="en-US" w:eastAsia="en-US" w:bidi="ar-SA"/>
        </w:rPr>
      </w:rPrChange>
    </w:rPr>
  </w:style>
  <w:style w:type="paragraph" w:styleId="Heading2">
    <w:name w:val="heading 2"/>
    <w:basedOn w:val="Normal"/>
    <w:link w:val="Heading2Char"/>
    <w:uiPriority w:val="9"/>
    <w:unhideWhenUsed/>
    <w:qFormat/>
    <w:rsid w:val="00902479"/>
    <w:pPr>
      <w:widowControl w:val="0"/>
      <w:autoSpaceDE w:val="0"/>
      <w:autoSpaceDN w:val="0"/>
      <w:spacing w:after="0" w:line="240" w:lineRule="auto"/>
      <w:ind w:left="120"/>
      <w:outlineLvl w:val="1"/>
      <w:pPrChange w:id="1" w:author="Goott, David" w:date="2026-09-25T20:00:00Z">
        <w:pPr>
          <w:keepNext/>
          <w:keepLines/>
          <w:spacing w:before="360" w:after="80" w:line="276" w:lineRule="auto"/>
          <w:outlineLvl w:val="1"/>
        </w:pPr>
      </w:pPrChange>
    </w:pPr>
    <w:rPr>
      <w:rFonts w:ascii="Times New Roman" w:eastAsia="Times New Roman" w:hAnsi="Times New Roman" w:cs="Times New Roman"/>
      <w:b/>
      <w:bCs/>
      <w:sz w:val="24"/>
      <w:szCs w:val="24"/>
      <w:rPrChange w:id="1" w:author="Goott, David" w:date="2026-09-25T20:00:00Z">
        <w:rPr>
          <w:rFonts w:ascii="Calibri" w:eastAsia="Calibri" w:hAnsi="Calibri" w:cs="Calibri"/>
          <w:b/>
          <w:sz w:val="36"/>
          <w:szCs w:val="36"/>
          <w:lang w:val="en-US" w:eastAsia="en-US" w:bidi="ar-SA"/>
        </w:rPr>
      </w:rPrChang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F3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758"/>
  </w:style>
  <w:style w:type="paragraph" w:styleId="Footer">
    <w:name w:val="footer"/>
    <w:basedOn w:val="Normal"/>
    <w:link w:val="FooterChar"/>
    <w:uiPriority w:val="99"/>
    <w:unhideWhenUsed/>
    <w:rsid w:val="00AF3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758"/>
  </w:style>
  <w:style w:type="character" w:styleId="PlaceholderText">
    <w:name w:val="Placeholder Text"/>
    <w:basedOn w:val="DefaultParagraphFont"/>
    <w:uiPriority w:val="99"/>
    <w:rsid w:val="00AF3758"/>
    <w:rPr>
      <w:color w:val="808080"/>
    </w:rPr>
  </w:style>
  <w:style w:type="paragraph" w:styleId="BalloonText">
    <w:name w:val="Balloon Text"/>
    <w:basedOn w:val="Normal"/>
    <w:link w:val="BalloonTextChar"/>
    <w:uiPriority w:val="99"/>
    <w:semiHidden/>
    <w:unhideWhenUsed/>
    <w:rsid w:val="00AF37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758"/>
    <w:rPr>
      <w:rFonts w:ascii="Tahoma" w:hAnsi="Tahoma" w:cs="Tahoma"/>
      <w:sz w:val="16"/>
      <w:szCs w:val="16"/>
    </w:rPr>
  </w:style>
  <w:style w:type="character" w:styleId="Hyperlink">
    <w:name w:val="Hyperlink"/>
    <w:rsid w:val="00AF3758"/>
    <w:rPr>
      <w:color w:val="0000FF"/>
      <w:u w:val="single"/>
    </w:rPr>
  </w:style>
  <w:style w:type="table" w:styleId="TableGrid">
    <w:name w:val="Table Grid"/>
    <w:basedOn w:val="TableNormal"/>
    <w:uiPriority w:val="39"/>
    <w:rsid w:val="00A03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ist"/>
    <w:basedOn w:val="Normal"/>
    <w:link w:val="ListParagraphChar"/>
    <w:uiPriority w:val="1"/>
    <w:qFormat/>
    <w:rsid w:val="00C12816"/>
    <w:pPr>
      <w:ind w:left="720"/>
      <w:contextualSpacing/>
    </w:pPr>
  </w:style>
  <w:style w:type="character" w:styleId="FollowedHyperlink">
    <w:name w:val="FollowedHyperlink"/>
    <w:basedOn w:val="DefaultParagraphFont"/>
    <w:uiPriority w:val="99"/>
    <w:semiHidden/>
    <w:unhideWhenUsed/>
    <w:rsid w:val="00393E47"/>
    <w:rPr>
      <w:color w:val="800080" w:themeColor="followedHyperlink"/>
      <w:u w:val="single"/>
    </w:rPr>
  </w:style>
  <w:style w:type="character" w:styleId="PageNumber">
    <w:name w:val="page number"/>
    <w:basedOn w:val="DefaultParagraphFont"/>
    <w:uiPriority w:val="99"/>
    <w:semiHidden/>
    <w:unhideWhenUsed/>
    <w:rsid w:val="00FC569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unhideWhenUsed/>
    <w:rsid w:val="003A7553"/>
    <w:rPr>
      <w:sz w:val="16"/>
      <w:szCs w:val="16"/>
    </w:rPr>
  </w:style>
  <w:style w:type="paragraph" w:styleId="CommentText">
    <w:name w:val="annotation text"/>
    <w:basedOn w:val="Normal"/>
    <w:link w:val="CommentTextChar"/>
    <w:uiPriority w:val="99"/>
    <w:unhideWhenUsed/>
    <w:rsid w:val="00C37883"/>
    <w:pPr>
      <w:spacing w:after="160" w:line="240" w:lineRule="auto"/>
      <w:pPrChange w:id="2" w:author="Goott, David" w:date="2026-09-25T20:00:00Z">
        <w:pPr>
          <w:spacing w:after="160"/>
        </w:pPr>
      </w:pPrChange>
    </w:pPr>
    <w:rPr>
      <w:rFonts w:asciiTheme="minorHAnsi" w:eastAsiaTheme="minorHAnsi" w:hAnsiTheme="minorHAnsi" w:cstheme="minorBidi"/>
      <w:szCs w:val="20"/>
      <w:rPrChange w:id="2" w:author="Goott, David" w:date="2026-09-25T20:00:00Z">
        <w:rPr>
          <w:rFonts w:asciiTheme="minorHAnsi" w:eastAsiaTheme="minorHAnsi" w:hAnsiTheme="minorHAnsi" w:cstheme="minorBidi"/>
          <w:sz w:val="22"/>
          <w:lang w:val="en-US" w:eastAsia="en-US" w:bidi="ar-SA"/>
        </w:rPr>
      </w:rPrChange>
    </w:rPr>
  </w:style>
  <w:style w:type="character" w:customStyle="1" w:styleId="CommentTextChar">
    <w:name w:val="Comment Text Char"/>
    <w:basedOn w:val="DefaultParagraphFont"/>
    <w:link w:val="CommentText"/>
    <w:uiPriority w:val="99"/>
    <w:rsid w:val="003A7553"/>
    <w:rPr>
      <w:rFonts w:asciiTheme="minorHAnsi" w:eastAsiaTheme="minorHAnsi" w:hAnsiTheme="minorHAnsi" w:cstheme="minorBidi"/>
      <w:szCs w:val="20"/>
    </w:rPr>
  </w:style>
  <w:style w:type="paragraph" w:styleId="CommentSubject">
    <w:name w:val="annotation subject"/>
    <w:basedOn w:val="CommentText"/>
    <w:next w:val="CommentText"/>
    <w:link w:val="CommentSubjectChar"/>
    <w:uiPriority w:val="99"/>
    <w:semiHidden/>
    <w:unhideWhenUsed/>
    <w:rsid w:val="003A7553"/>
    <w:rPr>
      <w:b/>
      <w:bCs/>
    </w:rPr>
  </w:style>
  <w:style w:type="character" w:customStyle="1" w:styleId="CommentSubjectChar">
    <w:name w:val="Comment Subject Char"/>
    <w:basedOn w:val="CommentTextChar"/>
    <w:link w:val="CommentSubject"/>
    <w:uiPriority w:val="99"/>
    <w:semiHidden/>
    <w:rsid w:val="003A7553"/>
    <w:rPr>
      <w:rFonts w:asciiTheme="minorHAnsi" w:eastAsiaTheme="minorHAnsi" w:hAnsiTheme="minorHAnsi" w:cstheme="minorBidi"/>
      <w:b/>
      <w:bCs/>
      <w:szCs w:val="20"/>
    </w:rPr>
  </w:style>
  <w:style w:type="character" w:styleId="Mention">
    <w:name w:val="Mention"/>
    <w:basedOn w:val="DefaultParagraphFont"/>
    <w:uiPriority w:val="99"/>
    <w:unhideWhenUsed/>
    <w:rsid w:val="003A7553"/>
    <w:rPr>
      <w:color w:val="2B579A"/>
      <w:shd w:val="clear" w:color="auto" w:fill="E1DFDD"/>
    </w:rPr>
  </w:style>
  <w:style w:type="character" w:customStyle="1" w:styleId="Heading2Char">
    <w:name w:val="Heading 2 Char"/>
    <w:basedOn w:val="DefaultParagraphFont"/>
    <w:link w:val="Heading2"/>
    <w:uiPriority w:val="9"/>
    <w:rsid w:val="003A7553"/>
    <w:rPr>
      <w:rFonts w:ascii="Times New Roman" w:eastAsia="Times New Roman" w:hAnsi="Times New Roman" w:cs="Times New Roman"/>
      <w:b/>
      <w:bCs/>
      <w:sz w:val="24"/>
      <w:szCs w:val="24"/>
    </w:rPr>
  </w:style>
  <w:style w:type="character" w:customStyle="1" w:styleId="ListParagraphChar">
    <w:name w:val="List Paragraph Char"/>
    <w:aliases w:val="Bullet List Char"/>
    <w:link w:val="ListParagraph"/>
    <w:uiPriority w:val="1"/>
    <w:locked/>
    <w:rsid w:val="003A7553"/>
  </w:style>
  <w:style w:type="paragraph" w:styleId="Revision">
    <w:name w:val="Revision"/>
    <w:hidden/>
    <w:uiPriority w:val="99"/>
    <w:semiHidden/>
    <w:rsid w:val="005D3EF4"/>
    <w:pPr>
      <w:spacing w:after="0" w:line="240" w:lineRule="auto"/>
      <w:pPrChange w:id="3" w:author="Goott, David" w:date="2026-09-25T20:00:00Z">
        <w:pPr/>
      </w:pPrChange>
    </w:pPr>
    <w:rPr>
      <w:rFonts w:asciiTheme="minorHAnsi" w:eastAsiaTheme="minorHAnsi" w:hAnsiTheme="minorHAnsi" w:cstheme="minorBidi"/>
      <w:rPrChange w:id="3" w:author="Goott, David" w:date="2026-09-25T20:00:00Z">
        <w:rPr>
          <w:rFonts w:asciiTheme="minorHAnsi" w:eastAsiaTheme="minorHAnsi" w:hAnsiTheme="minorHAnsi" w:cstheme="minorBidi"/>
          <w:sz w:val="22"/>
          <w:szCs w:val="22"/>
          <w:lang w:val="en-US" w:eastAsia="en-US" w:bidi="ar-SA"/>
        </w:rPr>
      </w:rPrChange>
    </w:rPr>
  </w:style>
  <w:style w:type="character" w:customStyle="1" w:styleId="Heading1Char">
    <w:name w:val="Heading 1 Char"/>
    <w:basedOn w:val="DefaultParagraphFont"/>
    <w:link w:val="Heading1"/>
    <w:uiPriority w:val="9"/>
    <w:rsid w:val="003A7553"/>
    <w:rPr>
      <w:rFonts w:asciiTheme="majorHAnsi" w:eastAsiaTheme="majorEastAsia" w:hAnsiTheme="majorHAnsi" w:cstheme="majorBidi"/>
      <w:color w:val="2F5496"/>
      <w:sz w:val="44"/>
      <w:szCs w:val="32"/>
    </w:rPr>
  </w:style>
  <w:style w:type="paragraph" w:customStyle="1" w:styleId="Default">
    <w:name w:val="Default"/>
    <w:rsid w:val="003A7553"/>
    <w:pPr>
      <w:autoSpaceDE w:val="0"/>
      <w:autoSpaceDN w:val="0"/>
      <w:adjustRightInd w:val="0"/>
      <w:spacing w:after="0" w:line="240" w:lineRule="auto"/>
    </w:pPr>
    <w:rPr>
      <w:rFonts w:ascii="Arial" w:eastAsiaTheme="minorHAnsi" w:hAnsi="Arial" w:cs="Arial"/>
      <w:color w:val="000000"/>
      <w:sz w:val="24"/>
      <w:szCs w:val="24"/>
    </w:rPr>
  </w:style>
  <w:style w:type="character" w:styleId="UnresolvedMention">
    <w:name w:val="Unresolved Mention"/>
    <w:basedOn w:val="DefaultParagraphFont"/>
    <w:uiPriority w:val="99"/>
    <w:unhideWhenUsed/>
    <w:rsid w:val="003A7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03654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2439CB6DBE91A418399DAEE36814F96"/>
        <w:category>
          <w:name w:val="General"/>
          <w:gallery w:val="placeholder"/>
        </w:category>
        <w:types>
          <w:type w:val="bbPlcHdr"/>
        </w:types>
        <w:behaviors>
          <w:behavior w:val="content"/>
        </w:behaviors>
        <w:guid w:val="{887500EA-F54B-FF44-A27C-F52D16180759}"/>
      </w:docPartPr>
      <w:docPartBody>
        <w:p w:rsidR="00406D62" w:rsidRDefault="009B5B7B" w:rsidP="009B5B7B">
          <w:pPr>
            <w:pStyle w:val="42439CB6DBE91A418399DAEE36814F96"/>
          </w:pPr>
          <w:r w:rsidRPr="008426D1">
            <w:rPr>
              <w:rFonts w:asciiTheme="majorHAnsi" w:hAnsiTheme="majorHAnsi"/>
              <w:color w:val="808080" w:themeColor="background1" w:themeShade="80"/>
              <w:sz w:val="52"/>
              <w:szCs w:val="52"/>
              <w:shd w:val="clear" w:color="auto" w:fill="D9D9D9" w:themeFill="background1" w:themeFillShade="D9"/>
            </w:rPr>
            <w:t>___________________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7B"/>
    <w:rsid w:val="00406D62"/>
    <w:rsid w:val="005E33BB"/>
    <w:rsid w:val="00837304"/>
    <w:rsid w:val="009B5B7B"/>
    <w:rsid w:val="00FA2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439CB6DBE91A418399DAEE36814F96">
    <w:name w:val="42439CB6DBE91A418399DAEE36814F96"/>
    <w:rsid w:val="009B5B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qx5TrjNJu7Vu/e0nCCG9maeIGQ==">AMUW2mXM+5U6jWAnUlr1Q1OeQOjJGWKnO2cOO9C4R9PI4R+FfdxIMvJH24+4sDV5R4ZBTAxI9idG2EDiT0mFgL4YLKd5ChP14nzTQQHP5/6sdm06PNgktuunG3qkhuQMHeudxJ5KY0S0</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766e028-934a-41e9-b709-ab43d58b10c9" xsi:nil="true"/>
    <lcf76f155ced4ddcb4097134ff3c332f xmlns="1f3eb8db-582c-4054-8964-7975d3fa6d9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165556E976A34293F5420204764EC0" ma:contentTypeVersion="16" ma:contentTypeDescription="Create a new document." ma:contentTypeScope="" ma:versionID="34d50b881a05b1012da12ab0385ede05">
  <xsd:schema xmlns:xsd="http://www.w3.org/2001/XMLSchema" xmlns:xs="http://www.w3.org/2001/XMLSchema" xmlns:p="http://schemas.microsoft.com/office/2006/metadata/properties" xmlns:ns2="1f3eb8db-582c-4054-8964-7975d3fa6d9d" xmlns:ns3="c766e028-934a-41e9-b709-ab43d58b10c9" targetNamespace="http://schemas.microsoft.com/office/2006/metadata/properties" ma:root="true" ma:fieldsID="4da3848aa59240c3c4a9201db4e5e53f" ns2:_="" ns3:_="">
    <xsd:import namespace="1f3eb8db-582c-4054-8964-7975d3fa6d9d"/>
    <xsd:import namespace="c766e028-934a-41e9-b709-ab43d58b10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eb8db-582c-4054-8964-7975d3fa6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6e028-934a-41e9-b709-ab43d58b1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e7fd238-2d2f-4477-bee1-b48ba425b08c}" ma:internalName="TaxCatchAll" ma:showField="CatchAllData" ma:web="c766e028-934a-41e9-b709-ab43d58b10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6320CA-874D-46C5-99FB-ABCCC6FC7134}">
  <ds:schemaRefs>
    <ds:schemaRef ds:uri="http://schemas.microsoft.com/office/2006/metadata/properties"/>
    <ds:schemaRef ds:uri="http://schemas.microsoft.com/office/infopath/2007/PartnerControls"/>
    <ds:schemaRef ds:uri="c766e028-934a-41e9-b709-ab43d58b10c9"/>
    <ds:schemaRef ds:uri="1f3eb8db-582c-4054-8964-7975d3fa6d9d"/>
  </ds:schemaRefs>
</ds:datastoreItem>
</file>

<file path=customXml/itemProps3.xml><?xml version="1.0" encoding="utf-8"?>
<ds:datastoreItem xmlns:ds="http://schemas.openxmlformats.org/officeDocument/2006/customXml" ds:itemID="{9BBCE8AD-51F4-4BF3-89AB-353C22B6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eb8db-582c-4054-8964-7975d3fa6d9d"/>
    <ds:schemaRef ds:uri="c766e028-934a-41e9-b709-ab43d58b1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B92125-FD49-4009-951C-BA7288172BF7}">
  <ds:schemaRefs>
    <ds:schemaRef ds:uri="http://schemas.microsoft.com/sharepoint/v3/contenttype/forms"/>
  </ds:schemaRefs>
</ds:datastoreItem>
</file>

<file path=customXml/itemProps5.xml><?xml version="1.0" encoding="utf-8"?>
<ds:datastoreItem xmlns:ds="http://schemas.openxmlformats.org/officeDocument/2006/customXml" ds:itemID="{7952E35E-C2FF-8F4B-9FED-F0F1709E5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2377</Words>
  <Characters>13550</Characters>
  <Application>Microsoft Office Word</Application>
  <DocSecurity>0</DocSecurity>
  <Lines>112</Lines>
  <Paragraphs>31</Paragraphs>
  <ScaleCrop>false</ScaleCrop>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dc:creator>
  <cp:lastModifiedBy>Arthur Souza Rodrigues</cp:lastModifiedBy>
  <cp:revision>1</cp:revision>
  <dcterms:created xsi:type="dcterms:W3CDTF">2023-03-17T15:24:00Z</dcterms:created>
  <dcterms:modified xsi:type="dcterms:W3CDTF">2026-09-26T00:00:00Z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2023-04-27T19:35:14Z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682d83aa-6d7d-4ad3-81ec-324e38e77ba1</vt:lpwstr>
  </property>
  <property fmtid="{D5CDD505-2E9C-101B-9397-08002B2CF9AE}" pid="8" name="MSIP_Label_ea60d57e-af5b-4752-ac57-3e4f28ca11dc_ContentBits">
    <vt:lpwstr>0</vt:lpwstr>
  </property>
  <property fmtid="{D5CDD505-2E9C-101B-9397-08002B2CF9AE}" pid="9" name="ContentTypeId">
    <vt:lpwstr>0x010100FE165556E976A34293F5420204764EC0</vt:lpwstr>
  </property>
  <property fmtid="{D5CDD505-2E9C-101B-9397-08002B2CF9AE}" pid="10" name="MediaServiceImageTags">
    <vt:lpwstr/>
  </property>
</Properties>
</file>