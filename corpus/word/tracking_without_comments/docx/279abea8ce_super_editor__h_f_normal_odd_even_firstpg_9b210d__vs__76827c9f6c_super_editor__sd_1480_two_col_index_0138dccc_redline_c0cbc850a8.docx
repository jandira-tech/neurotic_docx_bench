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5647F5" w14:textId="51A29DD6" w:rsidR="001B0BB6" w:rsidRDefault="00CB3FF4">
      <w:pPr>
        <w:rPr>
          <w:ins w:id="16" w:author="Priya Seethapathy" w:date="2026-09-26T15:15:00Z" w16du:dateUtc="2026-09-26T19:15:00Z"/>
        </w:rPr>
      </w:pPr>
      <w:ins w:id="17" w:author="Priya Seethapathy" w:date="2026-09-26T15:15:00Z" w16du:dateUtc="2026-09-26T19:15:00Z">
        <w:r>
          <w:t>In addition to the key business terms defined above, an index of the other defined terms used in the text of this Lease is set forth below, with a cross-reference to the page of this Lease in which the definition of such term can be found:</w:t>
        </w:r>
      </w:ins>
    </w:p>
    <w:p w14:paraId="54C7C505" w14:textId="48D55230" w:rsidR="00CB3FF4" w:rsidRDefault="00C63B32" w:rsidP="00C63B32">
      <w:pPr>
        <w:tabs>
          <w:tab w:val="right" w:leader="dot" w:pos="4306"/>
        </w:tabs>
        <w:rPr>
          <w:ins w:id="18" w:author="Priya Seethapathy" w:date="2026-09-26T15:15:00Z" w16du:dateUtc="2026-09-26T19:15:00Z"/>
        </w:rPr>
      </w:pPr>
      <w:ins w:id="19" w:author="Priya Seethapathy" w:date="2026-09-26T15:15:00Z" w16du:dateUtc="2026-09-26T19:15:00Z">
        <w:r>
          <w:t>Page</w:t>
        </w:r>
        <w:r>
          <w:tab/>
          <w:t>1 Page</w:t>
        </w:r>
        <w:r>
          <w:tab/>
        </w:r>
        <w:r>
          <w:tab/>
          <w:t>8</w:t>
        </w:r>
      </w:ins>
    </w:p>
    <w:p w14:paraId="188955BD" w14:textId="35F3B2F4" w:rsidR="00C63B32" w:rsidRDefault="00C63B32" w:rsidP="00C63B32">
      <w:pPr>
        <w:tabs>
          <w:tab w:val="right" w:leader="dot" w:pos="4306"/>
        </w:tabs>
        <w:rPr>
          <w:ins w:id="20" w:author="Priya Seethapathy" w:date="2026-09-26T15:15:00Z" w16du:dateUtc="2026-09-26T19:15:00Z"/>
        </w:rPr>
      </w:pPr>
      <w:ins w:id="21" w:author="Priya Seethapathy" w:date="2026-09-26T15:15:00Z" w16du:dateUtc="2026-09-26T19:15:00Z">
        <w:r>
          <w:t>Page</w:t>
        </w:r>
        <w:r>
          <w:tab/>
          <w:t>2 Page</w:t>
        </w:r>
        <w:r>
          <w:tab/>
        </w:r>
        <w:r>
          <w:tab/>
          <w:t>7</w:t>
        </w:r>
      </w:ins>
    </w:p>
    <w:p w14:paraId="495A41A6" w14:textId="75E6E855" w:rsidR="00C63B32" w:rsidRDefault="00C63B32" w:rsidP="00C63B32">
      <w:pPr>
        <w:tabs>
          <w:tab w:val="right" w:leader="dot" w:pos="4306"/>
        </w:tabs>
        <w:rPr>
          <w:ins w:id="22" w:author="Priya Seethapathy" w:date="2026-09-26T15:15:00Z" w16du:dateUtc="2026-09-26T19:15:00Z"/>
        </w:rPr>
      </w:pPr>
      <w:ins w:id="23" w:author="Priya Seethapathy" w:date="2026-09-26T15:15:00Z" w16du:dateUtc="2026-09-26T19:15:00Z">
        <w:r>
          <w:t>Page</w:t>
        </w:r>
        <w:r>
          <w:tab/>
          <w:t>3 Page</w:t>
        </w:r>
        <w:r>
          <w:tab/>
        </w:r>
        <w:r>
          <w:tab/>
          <w:t>6</w:t>
        </w:r>
      </w:ins>
    </w:p>
    <w:p w14:paraId="7634E65D" w14:textId="77777777" w:rsidR="00707476" w:rsidRPr="00707476" w:rsidRDefault="00C63B32">
      <w:pPr>
        <w:rPr>
          <w:del w:id="24" w:author="Priya Seethapathy" w:date="2026-09-26T15:15:00Z" w16du:dateUtc="2026-09-26T19:15:00Z"/>
          <w:rFonts w:ascii="Arial" w:hAnsi="Arial" w:cs="Arial"/>
          <w:sz w:val="32"/>
          <w:szCs w:val="32"/>
        </w:rPr>
      </w:pPr>
      <w:ins w:id="25" w:author="Priya Seethapathy" w:date="2026-09-26T15:15:00Z" w16du:dateUtc="2026-09-26T19:15:00Z">
        <w:r>
          <w:t>Page</w:t>
        </w:r>
        <w:r>
          <w:tab/>
          <w:t>4 Page</w:t>
        </w:r>
        <w:r>
          <w:tab/>
        </w:r>
        <w:r>
          <w:tab/>
          <w:t>5</w:t>
        </w:r>
      </w:ins>
      <w:del w:id="26" w:author="Priya Seethapathy" w:date="2026-09-26T15:15:00Z" w16du:dateUtc="2026-09-26T19:15:00Z">
        <w:r w:rsidR="004F01DB" w:rsidRPr="00707476">
          <w:rPr>
            <w:rFonts w:ascii="Arial" w:hAnsi="Arial" w:cs="Arial"/>
            <w:sz w:val="32"/>
            <w:szCs w:val="32"/>
          </w:rPr>
          <w:delText>This is a document with</w:delText>
        </w:r>
        <w:r w:rsidR="00707476" w:rsidRPr="00707476">
          <w:rPr>
            <w:rFonts w:ascii="Arial" w:hAnsi="Arial" w:cs="Arial"/>
            <w:sz w:val="32"/>
            <w:szCs w:val="32"/>
          </w:rPr>
          <w:delText>:</w:delText>
        </w:r>
      </w:del>
    </w:p>
    <w:p w14:paraId="3A50CEC0" w14:textId="33B35BAC" w:rsidR="00707476" w:rsidRPr="00707476" w:rsidRDefault="004F01DB" w:rsidP="00707476">
      <w:pPr>
        <w:pStyle w:val="ListParagraph"/>
        <w:numPr>
          <w:ilvl w:val="0"/>
          <w:numId w:val="2"/>
        </w:numPr>
        <w:rPr>
          <w:del w:id="27" w:author="Priya Seethapathy" w:date="2026-09-26T15:15:00Z" w16du:dateUtc="2026-09-26T19:15:00Z"/>
          <w:rFonts w:ascii="Arial" w:hAnsi="Arial" w:cs="Arial"/>
          <w:sz w:val="32"/>
          <w:szCs w:val="32"/>
        </w:rPr>
      </w:pPr>
      <w:del w:id="28" w:author="Priya Seethapathy" w:date="2026-09-26T15:15:00Z" w16du:dateUtc="2026-09-26T19:15:00Z">
        <w:r w:rsidRPr="00707476">
          <w:rPr>
            <w:rFonts w:ascii="Arial" w:hAnsi="Arial" w:cs="Arial"/>
            <w:sz w:val="32"/>
            <w:szCs w:val="32"/>
          </w:rPr>
          <w:delText>normal headers and footers</w:delText>
        </w:r>
        <w:r w:rsidR="00707476" w:rsidRPr="00707476">
          <w:rPr>
            <w:rFonts w:ascii="Arial" w:hAnsi="Arial" w:cs="Arial"/>
            <w:sz w:val="32"/>
            <w:szCs w:val="32"/>
          </w:rPr>
          <w:delText xml:space="preserve"> defined</w:delText>
        </w:r>
        <w:r w:rsidR="006645EC">
          <w:rPr>
            <w:rFonts w:ascii="Arial" w:hAnsi="Arial" w:cs="Arial"/>
            <w:sz w:val="32"/>
            <w:szCs w:val="32"/>
          </w:rPr>
          <w:delText xml:space="preserve"> - ON</w:delText>
        </w:r>
      </w:del>
    </w:p>
    <w:p w14:paraId="478BE5DD" w14:textId="388D1132" w:rsidR="00707476" w:rsidRPr="00707476" w:rsidRDefault="00707476" w:rsidP="00707476">
      <w:pPr>
        <w:pStyle w:val="ListParagraph"/>
        <w:numPr>
          <w:ilvl w:val="0"/>
          <w:numId w:val="2"/>
        </w:numPr>
        <w:rPr>
          <w:del w:id="29" w:author="Priya Seethapathy" w:date="2026-09-26T15:15:00Z" w16du:dateUtc="2026-09-26T19:15:00Z"/>
          <w:rFonts w:ascii="Arial" w:hAnsi="Arial" w:cs="Arial"/>
          <w:sz w:val="32"/>
          <w:szCs w:val="32"/>
        </w:rPr>
      </w:pPr>
      <w:del w:id="30" w:author="Priya Seethapathy" w:date="2026-09-26T15:15:00Z" w16du:dateUtc="2026-09-26T19:15:00Z">
        <w:r w:rsidRPr="00707476">
          <w:rPr>
            <w:rFonts w:ascii="Arial" w:hAnsi="Arial" w:cs="Arial"/>
            <w:sz w:val="32"/>
            <w:szCs w:val="32"/>
          </w:rPr>
          <w:delText>odd/even headers and footers defined</w:delText>
        </w:r>
        <w:r w:rsidR="006645EC">
          <w:rPr>
            <w:rFonts w:ascii="Arial" w:hAnsi="Arial" w:cs="Arial"/>
            <w:sz w:val="32"/>
            <w:szCs w:val="32"/>
          </w:rPr>
          <w:delText xml:space="preserve"> - ON</w:delText>
        </w:r>
      </w:del>
    </w:p>
    <w:p w14:paraId="50705045" w14:textId="37E00D75" w:rsidR="00707476" w:rsidRPr="00707476" w:rsidRDefault="00707476" w:rsidP="00707476">
      <w:pPr>
        <w:pStyle w:val="ListParagraph"/>
        <w:numPr>
          <w:ilvl w:val="0"/>
          <w:numId w:val="2"/>
        </w:numPr>
        <w:rPr>
          <w:del w:id="31" w:author="Priya Seethapathy" w:date="2026-09-26T15:15:00Z" w16du:dateUtc="2026-09-26T19:15:00Z"/>
          <w:rFonts w:ascii="Arial" w:hAnsi="Arial" w:cs="Arial"/>
          <w:sz w:val="32"/>
          <w:szCs w:val="32"/>
        </w:rPr>
      </w:pPr>
      <w:del w:id="32" w:author="Priya Seethapathy" w:date="2026-09-26T15:15:00Z" w16du:dateUtc="2026-09-26T19:15:00Z">
        <w:r w:rsidRPr="00707476">
          <w:rPr>
            <w:rFonts w:ascii="Arial" w:hAnsi="Arial" w:cs="Arial"/>
            <w:sz w:val="32"/>
            <w:szCs w:val="32"/>
          </w:rPr>
          <w:delText>first page header and footer defined</w:delText>
        </w:r>
        <w:r w:rsidR="006645EC">
          <w:rPr>
            <w:rFonts w:ascii="Arial" w:hAnsi="Arial" w:cs="Arial"/>
            <w:sz w:val="32"/>
            <w:szCs w:val="32"/>
          </w:rPr>
          <w:delText xml:space="preserve"> - ON</w:delText>
        </w:r>
      </w:del>
    </w:p>
    <w:p w14:paraId="2B412BFF" w14:textId="77777777" w:rsidR="004F01DB" w:rsidRDefault="004F01DB">
      <w:pPr>
        <w:rPr>
          <w:del w:id="33" w:author="Priya Seethapathy" w:date="2026-09-26T15:15:00Z" w16du:dateUtc="2026-09-26T19:15:00Z"/>
        </w:rPr>
      </w:pPr>
    </w:p>
    <w:p w14:paraId="00CD8ECF" w14:textId="77777777" w:rsidR="004F01DB" w:rsidRDefault="004F01DB" w:rsidP="004F01DB">
      <w:pPr>
        <w:rPr>
          <w:del w:id="34" w:author="Priya Seethapathy" w:date="2026-09-26T15:15:00Z" w16du:dateUtc="2026-09-26T19:15:00Z"/>
        </w:rPr>
      </w:pPr>
      <w:del w:id="35" w:author="Priya Seethapathy" w:date="2026-09-26T15:15:00Z" w16du:dateUtc="2026-09-26T19:15: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36" w:author="Priya Seethapathy" w:date="2026-09-26T15:15:00Z" w16du:dateUtc="2026-09-26T19:15:00Z"/>
        </w:rPr>
      </w:pPr>
    </w:p>
    <w:p w14:paraId="494BBA49" w14:textId="77777777" w:rsidR="004F01DB" w:rsidRDefault="004F01DB" w:rsidP="004F01DB">
      <w:pPr>
        <w:rPr>
          <w:del w:id="37" w:author="Priya Seethapathy" w:date="2026-09-26T15:15:00Z" w16du:dateUtc="2026-09-26T19:15:00Z"/>
        </w:rPr>
      </w:pPr>
      <w:del w:id="38" w:author="Priya Seethapathy" w:date="2026-09-26T15:15:00Z" w16du:dateUtc="2026-09-26T19:15: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39" w:author="Priya Seethapathy" w:date="2026-09-26T15:15:00Z" w16du:dateUtc="2026-09-26T19:15:00Z"/>
        </w:rPr>
      </w:pPr>
    </w:p>
    <w:p w14:paraId="33853DFC" w14:textId="77777777" w:rsidR="004F01DB" w:rsidRDefault="004F01DB" w:rsidP="004F01DB">
      <w:pPr>
        <w:rPr>
          <w:del w:id="40" w:author="Priya Seethapathy" w:date="2026-09-26T15:15:00Z" w16du:dateUtc="2026-09-26T19:15:00Z"/>
        </w:rPr>
      </w:pPr>
      <w:del w:id="41" w:author="Priya Seethapathy" w:date="2026-09-26T15:15:00Z" w16du:dateUtc="2026-09-26T19:15:00Z">
        <w:r>
          <w:lastRenderedPageBreak/>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42" w:author="Priya Seethapathy" w:date="2026-09-26T15:15:00Z" w16du:dateUtc="2026-09-26T19:15:00Z"/>
        </w:rPr>
      </w:pPr>
    </w:p>
    <w:p w14:paraId="54785561" w14:textId="77777777" w:rsidR="004F01DB" w:rsidRDefault="004F01DB" w:rsidP="004F01DB">
      <w:pPr>
        <w:rPr>
          <w:del w:id="43" w:author="Priya Seethapathy" w:date="2026-09-26T15:15:00Z" w16du:dateUtc="2026-09-26T19:15:00Z"/>
        </w:rPr>
      </w:pPr>
      <w:del w:id="44" w:author="Priya Seethapathy" w:date="2026-09-26T15:15:00Z" w16du:dateUtc="2026-09-26T19:15: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45" w:author="Priya Seethapathy" w:date="2026-09-26T15:15:00Z" w16du:dateUtc="2026-09-26T19:15:00Z"/>
        </w:rPr>
      </w:pPr>
    </w:p>
    <w:p w14:paraId="17A313F1" w14:textId="77777777" w:rsidR="004F01DB" w:rsidRDefault="004F01DB" w:rsidP="004F01DB">
      <w:pPr>
        <w:rPr>
          <w:del w:id="46" w:author="Priya Seethapathy" w:date="2026-09-26T15:15:00Z" w16du:dateUtc="2026-09-26T19:15:00Z"/>
        </w:rPr>
      </w:pPr>
      <w:del w:id="47" w:author="Priya Seethapathy" w:date="2026-09-26T15:15:00Z" w16du:dateUtc="2026-09-26T19:15: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48" w:author="Priya Seethapathy" w:date="2026-09-26T15:15:00Z" w16du:dateUtc="2026-09-26T19:15:00Z"/>
        </w:rPr>
      </w:pPr>
    </w:p>
    <w:p w14:paraId="5E75D878" w14:textId="77777777" w:rsidR="004F01DB" w:rsidRDefault="004F01DB" w:rsidP="004F01DB">
      <w:pPr>
        <w:rPr>
          <w:del w:id="49" w:author="Priya Seethapathy" w:date="2026-09-26T15:15:00Z" w16du:dateUtc="2026-09-26T19:15:00Z"/>
        </w:rPr>
      </w:pPr>
      <w:del w:id="50" w:author="Priya Seethapathy" w:date="2026-09-26T15:15:00Z" w16du:dateUtc="2026-09-26T19:15: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51" w:author="Priya Seethapathy" w:date="2026-09-26T15:15:00Z" w16du:dateUtc="2026-09-26T19:15:00Z"/>
        </w:rPr>
      </w:pPr>
    </w:p>
    <w:p w14:paraId="5D8B5A5F" w14:textId="77777777" w:rsidR="004F01DB" w:rsidRDefault="004F01DB" w:rsidP="004F01DB">
      <w:pPr>
        <w:rPr>
          <w:del w:id="52" w:author="Priya Seethapathy" w:date="2026-09-26T15:15:00Z" w16du:dateUtc="2026-09-26T19:15:00Z"/>
        </w:rPr>
      </w:pPr>
      <w:del w:id="53" w:author="Priya Seethapathy" w:date="2026-09-26T15:15:00Z" w16du:dateUtc="2026-09-26T19:15: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54" w:author="Priya Seethapathy" w:date="2026-09-26T15:15:00Z" w16du:dateUtc="2026-09-26T19:15:00Z"/>
        </w:rPr>
      </w:pPr>
    </w:p>
    <w:p w14:paraId="760D93F7" w14:textId="77777777" w:rsidR="004F01DB" w:rsidRDefault="004F01DB" w:rsidP="004F01DB">
      <w:pPr>
        <w:rPr>
          <w:del w:id="55" w:author="Priya Seethapathy" w:date="2026-09-26T15:15:00Z" w16du:dateUtc="2026-09-26T19:15:00Z"/>
        </w:rPr>
      </w:pPr>
      <w:del w:id="56" w:author="Priya Seethapathy" w:date="2026-09-26T15:15:00Z" w16du:dateUtc="2026-09-26T19:15: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57" w:author="Priya Seethapathy" w:date="2026-09-26T15:15:00Z" w16du:dateUtc="2026-09-26T19:15:00Z"/>
        </w:rPr>
      </w:pPr>
    </w:p>
    <w:p w14:paraId="489ECB5E" w14:textId="77777777" w:rsidR="004F01DB" w:rsidRDefault="004F01DB" w:rsidP="004F01DB">
      <w:pPr>
        <w:rPr>
          <w:del w:id="58" w:author="Priya Seethapathy" w:date="2026-09-26T15:15:00Z" w16du:dateUtc="2026-09-26T19:15:00Z"/>
        </w:rPr>
      </w:pPr>
      <w:del w:id="59" w:author="Priya Seethapathy" w:date="2026-09-26T15:15:00Z" w16du:dateUtc="2026-09-26T19:15: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60" w:author="Priya Seethapathy" w:date="2026-09-26T15:15:00Z" w16du:dateUtc="2026-09-26T19:15:00Z"/>
        </w:rPr>
      </w:pPr>
    </w:p>
    <w:p w14:paraId="2B498E55" w14:textId="77777777" w:rsidR="004F01DB" w:rsidRDefault="004F01DB" w:rsidP="004F01DB">
      <w:pPr>
        <w:rPr>
          <w:del w:id="61" w:author="Priya Seethapathy" w:date="2026-09-26T15:15:00Z" w16du:dateUtc="2026-09-26T19:15:00Z"/>
        </w:rPr>
      </w:pPr>
      <w:del w:id="62" w:author="Priya Seethapathy" w:date="2026-09-26T15:15:00Z" w16du:dateUtc="2026-09-26T19:15: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63" w:author="Priya Seethapathy" w:date="2026-09-26T15:15:00Z" w16du:dateUtc="2026-09-26T19:15:00Z"/>
        </w:rPr>
      </w:pPr>
    </w:p>
    <w:p w14:paraId="7BFDE422" w14:textId="77777777" w:rsidR="004F01DB" w:rsidRDefault="004F01DB" w:rsidP="004F01DB">
      <w:pPr>
        <w:rPr>
          <w:del w:id="64" w:author="Priya Seethapathy" w:date="2026-09-26T15:15:00Z" w16du:dateUtc="2026-09-26T19:15:00Z"/>
        </w:rPr>
      </w:pPr>
      <w:del w:id="65" w:author="Priya Seethapathy" w:date="2026-09-26T15:15:00Z" w16du:dateUtc="2026-09-26T19:15: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66" w:author="Priya Seethapathy" w:date="2026-09-26T15:15:00Z" w16du:dateUtc="2026-09-26T19:15:00Z"/>
        </w:rPr>
      </w:pPr>
    </w:p>
    <w:p w14:paraId="07EB1598" w14:textId="77777777" w:rsidR="004F01DB" w:rsidRDefault="004F01DB" w:rsidP="004F01DB">
      <w:pPr>
        <w:rPr>
          <w:del w:id="67" w:author="Priya Seethapathy" w:date="2026-09-26T15:15:00Z" w16du:dateUtc="2026-09-26T19:15:00Z"/>
        </w:rPr>
      </w:pPr>
      <w:del w:id="68" w:author="Priya Seethapathy" w:date="2026-09-26T15:15:00Z" w16du:dateUtc="2026-09-26T19:15: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69" w:author="Priya Seethapathy" w:date="2026-09-26T15:15:00Z" w16du:dateUtc="2026-09-26T19:15:00Z"/>
        </w:rPr>
      </w:pPr>
    </w:p>
    <w:p w14:paraId="3971476F" w14:textId="2E7193DC" w:rsidR="004F01DB" w:rsidRDefault="004F01DB" w:rsidP="004F01DB">
      <w:pPr>
        <w:rPr>
          <w:del w:id="70" w:author="Priya Seethapathy" w:date="2026-09-26T15:15:00Z" w16du:dateUtc="2026-09-26T19:15:00Z"/>
        </w:rPr>
      </w:pPr>
      <w:del w:id="71" w:author="Priya Seethapathy" w:date="2026-09-26T15:15:00Z" w16du:dateUtc="2026-09-26T19:15: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72" w:author="Priya Seethapathy" w:date="2026-09-26T15:15:00Z" w16du:dateUtc="2026-09-26T19:15:00Z"/>
        </w:rPr>
      </w:pPr>
    </w:p>
    <w:p w14:paraId="7C18433F" w14:textId="77777777" w:rsidR="004F01DB" w:rsidRDefault="004F01DB" w:rsidP="004F01DB">
      <w:pPr>
        <w:rPr>
          <w:del w:id="73" w:author="Priya Seethapathy" w:date="2026-09-26T15:15:00Z" w16du:dateUtc="2026-09-26T19:15:00Z"/>
        </w:rPr>
      </w:pPr>
      <w:del w:id="74" w:author="Priya Seethapathy" w:date="2026-09-26T15:15:00Z" w16du:dateUtc="2026-09-26T19:15: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75" w:author="Priya Seethapathy" w:date="2026-09-26T15:15:00Z" w16du:dateUtc="2026-09-26T19:15:00Z"/>
        </w:rPr>
      </w:pPr>
    </w:p>
    <w:p w14:paraId="196D4F8A" w14:textId="77777777" w:rsidR="004F01DB" w:rsidRDefault="004F01DB" w:rsidP="004F01DB">
      <w:pPr>
        <w:rPr>
          <w:del w:id="76" w:author="Priya Seethapathy" w:date="2026-09-26T15:15:00Z" w16du:dateUtc="2026-09-26T19:15:00Z"/>
        </w:rPr>
      </w:pPr>
      <w:del w:id="77" w:author="Priya Seethapathy" w:date="2026-09-26T15:15:00Z" w16du:dateUtc="2026-09-26T19:15: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78" w:author="Priya Seethapathy" w:date="2026-09-26T15:15:00Z" w16du:dateUtc="2026-09-26T19:15:00Z"/>
        </w:rPr>
      </w:pPr>
    </w:p>
    <w:p w14:paraId="0948AE63" w14:textId="77777777" w:rsidR="004F01DB" w:rsidRDefault="004F01DB" w:rsidP="004F01DB">
      <w:pPr>
        <w:rPr>
          <w:del w:id="79" w:author="Priya Seethapathy" w:date="2026-09-26T15:15:00Z" w16du:dateUtc="2026-09-26T19:15:00Z"/>
        </w:rPr>
      </w:pPr>
      <w:del w:id="80" w:author="Priya Seethapathy" w:date="2026-09-26T15:15:00Z" w16du:dateUtc="2026-09-26T19:15: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81" w:author="Priya Seethapathy" w:date="2026-09-26T15:15:00Z" w16du:dateUtc="2026-09-26T19:15:00Z"/>
        </w:rPr>
      </w:pPr>
    </w:p>
    <w:p w14:paraId="4DCD514D" w14:textId="77777777" w:rsidR="004F01DB" w:rsidRDefault="004F01DB" w:rsidP="004F01DB">
      <w:pPr>
        <w:rPr>
          <w:del w:id="82" w:author="Priya Seethapathy" w:date="2026-09-26T15:15:00Z" w16du:dateUtc="2026-09-26T19:15:00Z"/>
        </w:rPr>
      </w:pPr>
      <w:del w:id="83" w:author="Priya Seethapathy" w:date="2026-09-26T15:15:00Z" w16du:dateUtc="2026-09-26T19:15: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84" w:author="Priya Seethapathy" w:date="2026-09-26T15:15:00Z" w16du:dateUtc="2026-09-26T19:15:00Z"/>
        </w:rPr>
      </w:pPr>
    </w:p>
    <w:p w14:paraId="2D455B85" w14:textId="77777777" w:rsidR="004F01DB" w:rsidRDefault="004F01DB" w:rsidP="004F01DB">
      <w:pPr>
        <w:rPr>
          <w:del w:id="85" w:author="Priya Seethapathy" w:date="2026-09-26T15:15:00Z" w16du:dateUtc="2026-09-26T19:15:00Z"/>
        </w:rPr>
      </w:pPr>
      <w:del w:id="86" w:author="Priya Seethapathy" w:date="2026-09-26T15:15:00Z" w16du:dateUtc="2026-09-26T19:15: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87" w:author="Priya Seethapathy" w:date="2026-09-26T15:15:00Z" w16du:dateUtc="2026-09-26T19:15:00Z"/>
        </w:rPr>
      </w:pPr>
    </w:p>
    <w:p w14:paraId="741EBB70" w14:textId="77777777" w:rsidR="004F01DB" w:rsidRDefault="004F01DB" w:rsidP="004F01DB">
      <w:pPr>
        <w:rPr>
          <w:del w:id="88" w:author="Priya Seethapathy" w:date="2026-09-26T15:15:00Z" w16du:dateUtc="2026-09-26T19:15:00Z"/>
        </w:rPr>
      </w:pPr>
      <w:del w:id="89" w:author="Priya Seethapathy" w:date="2026-09-26T15:15:00Z" w16du:dateUtc="2026-09-26T19:15: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90" w:author="Priya Seethapathy" w:date="2026-09-26T15:15:00Z" w16du:dateUtc="2026-09-26T19:15:00Z"/>
        </w:rPr>
      </w:pPr>
    </w:p>
    <w:p w14:paraId="4233D3C0" w14:textId="77777777" w:rsidR="004F01DB" w:rsidRDefault="004F01DB" w:rsidP="004F01DB">
      <w:pPr>
        <w:rPr>
          <w:del w:id="91" w:author="Priya Seethapathy" w:date="2026-09-26T15:15:00Z" w16du:dateUtc="2026-09-26T19:15:00Z"/>
        </w:rPr>
      </w:pPr>
      <w:del w:id="92" w:author="Priya Seethapathy" w:date="2026-09-26T15:15:00Z" w16du:dateUtc="2026-09-26T19:15: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93" w:author="Priya Seethapathy" w:date="2026-09-26T15:15:00Z" w16du:dateUtc="2026-09-26T19:15:00Z"/>
        </w:rPr>
      </w:pPr>
    </w:p>
    <w:p w14:paraId="509908EF" w14:textId="77777777" w:rsidR="004F01DB" w:rsidRDefault="004F01DB" w:rsidP="004F01DB">
      <w:pPr>
        <w:rPr>
          <w:del w:id="94" w:author="Priya Seethapathy" w:date="2026-09-26T15:15:00Z" w16du:dateUtc="2026-09-26T19:15:00Z"/>
        </w:rPr>
      </w:pPr>
      <w:del w:id="95" w:author="Priya Seethapathy" w:date="2026-09-26T15:15:00Z" w16du:dateUtc="2026-09-26T19:15: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96" w:author="Priya Seethapathy" w:date="2026-09-26T15:15:00Z" w16du:dateUtc="2026-09-26T19:15:00Z"/>
        </w:rPr>
      </w:pPr>
    </w:p>
    <w:p w14:paraId="6FF4375E" w14:textId="77777777" w:rsidR="004F01DB" w:rsidRDefault="004F01DB" w:rsidP="004F01DB">
      <w:pPr>
        <w:rPr>
          <w:del w:id="97" w:author="Priya Seethapathy" w:date="2026-09-26T15:15:00Z" w16du:dateUtc="2026-09-26T19:15:00Z"/>
        </w:rPr>
      </w:pPr>
      <w:del w:id="98" w:author="Priya Seethapathy" w:date="2026-09-26T15:15:00Z" w16du:dateUtc="2026-09-26T19:15: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99" w:author="Priya Seethapathy" w:date="2026-09-26T15:15:00Z" w16du:dateUtc="2026-09-26T19:15:00Z"/>
        </w:rPr>
      </w:pPr>
    </w:p>
    <w:p w14:paraId="334235E1" w14:textId="77777777" w:rsidR="004F01DB" w:rsidRDefault="004F01DB" w:rsidP="004F01DB">
      <w:pPr>
        <w:rPr>
          <w:del w:id="100" w:author="Priya Seethapathy" w:date="2026-09-26T15:15:00Z" w16du:dateUtc="2026-09-26T19:15:00Z"/>
        </w:rPr>
      </w:pPr>
      <w:del w:id="101" w:author="Priya Seethapathy" w:date="2026-09-26T15:15:00Z" w16du:dateUtc="2026-09-26T19:15: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02" w:author="Priya Seethapathy" w:date="2026-09-26T15:15:00Z" w16du:dateUtc="2026-09-26T19:15:00Z"/>
        </w:rPr>
      </w:pPr>
    </w:p>
    <w:p w14:paraId="0FBEA8CB" w14:textId="77777777" w:rsidR="004F01DB" w:rsidRDefault="004F01DB" w:rsidP="004F01DB">
      <w:pPr>
        <w:rPr>
          <w:del w:id="103" w:author="Priya Seethapathy" w:date="2026-09-26T15:15:00Z" w16du:dateUtc="2026-09-26T19:15:00Z"/>
        </w:rPr>
      </w:pPr>
      <w:del w:id="104" w:author="Priya Seethapathy" w:date="2026-09-26T15:15:00Z" w16du:dateUtc="2026-09-26T19:15: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05" w:author="Priya Seethapathy" w:date="2026-09-26T15:15:00Z" w16du:dateUtc="2026-09-26T19:15:00Z"/>
        </w:rPr>
      </w:pPr>
    </w:p>
    <w:p w14:paraId="59AB8981" w14:textId="77777777" w:rsidR="004F01DB" w:rsidRDefault="004F01DB" w:rsidP="004F01DB">
      <w:pPr>
        <w:rPr>
          <w:del w:id="106" w:author="Priya Seethapathy" w:date="2026-09-26T15:15:00Z" w16du:dateUtc="2026-09-26T19:15:00Z"/>
        </w:rPr>
      </w:pPr>
      <w:del w:id="107" w:author="Priya Seethapathy" w:date="2026-09-26T15:15:00Z" w16du:dateUtc="2026-09-26T19:15: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08" w:author="Priya Seethapathy" w:date="2026-09-26T15:15:00Z" w16du:dateUtc="2026-09-26T19:15:00Z"/>
        </w:rPr>
      </w:pPr>
    </w:p>
    <w:p w14:paraId="0901CD5E" w14:textId="007FE68F" w:rsidR="004F01DB" w:rsidRDefault="004F01DB" w:rsidP="004F01DB">
      <w:pPr>
        <w:rPr>
          <w:del w:id="109" w:author="Priya Seethapathy" w:date="2026-09-26T15:15:00Z" w16du:dateUtc="2026-09-26T19:15:00Z"/>
        </w:rPr>
      </w:pPr>
      <w:del w:id="110" w:author="Priya Seethapathy" w:date="2026-09-26T15:15:00Z" w16du:dateUtc="2026-09-26T19:15: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11" w:author="Priya Seethapathy" w:date="2026-09-26T15:15:00Z" w16du:dateUtc="2026-09-26T19:15:00Z"/>
        </w:rPr>
      </w:pPr>
    </w:p>
    <w:p w14:paraId="32F3FB69" w14:textId="77777777" w:rsidR="004F01DB" w:rsidRDefault="004F01DB" w:rsidP="004F01DB">
      <w:pPr>
        <w:rPr>
          <w:del w:id="112" w:author="Priya Seethapathy" w:date="2026-09-26T15:15:00Z" w16du:dateUtc="2026-09-26T19:15:00Z"/>
        </w:rPr>
      </w:pPr>
      <w:del w:id="113" w:author="Priya Seethapathy" w:date="2026-09-26T15:15:00Z" w16du:dateUtc="2026-09-26T19:15: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14" w:author="Priya Seethapathy" w:date="2026-09-26T15:15:00Z" w16du:dateUtc="2026-09-26T19:15:00Z"/>
        </w:rPr>
      </w:pPr>
    </w:p>
    <w:p w14:paraId="1544DAC1" w14:textId="77777777" w:rsidR="004F01DB" w:rsidRDefault="004F01DB" w:rsidP="004F01DB">
      <w:pPr>
        <w:rPr>
          <w:del w:id="115" w:author="Priya Seethapathy" w:date="2026-09-26T15:15:00Z" w16du:dateUtc="2026-09-26T19:15:00Z"/>
        </w:rPr>
      </w:pPr>
      <w:del w:id="116" w:author="Priya Seethapathy" w:date="2026-09-26T15:15:00Z" w16du:dateUtc="2026-09-26T19:15: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117" w:author="Priya Seethapathy" w:date="2026-09-26T15:15:00Z" w16du:dateUtc="2026-09-26T19:15:00Z"/>
        </w:rPr>
      </w:pPr>
    </w:p>
    <w:p w14:paraId="559DF6DD" w14:textId="77777777" w:rsidR="004F01DB" w:rsidRDefault="004F01DB" w:rsidP="004F01DB">
      <w:pPr>
        <w:rPr>
          <w:del w:id="118" w:author="Priya Seethapathy" w:date="2026-09-26T15:15:00Z" w16du:dateUtc="2026-09-26T19:15:00Z"/>
        </w:rPr>
      </w:pPr>
      <w:del w:id="119" w:author="Priya Seethapathy" w:date="2026-09-26T15:15:00Z" w16du:dateUtc="2026-09-26T19:15: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120" w:author="Priya Seethapathy" w:date="2026-09-26T15:15:00Z" w16du:dateUtc="2026-09-26T19:15:00Z"/>
        </w:rPr>
      </w:pPr>
    </w:p>
    <w:p w14:paraId="2E054923" w14:textId="77777777" w:rsidR="004F01DB" w:rsidRDefault="004F01DB" w:rsidP="004F01DB">
      <w:pPr>
        <w:rPr>
          <w:del w:id="121" w:author="Priya Seethapathy" w:date="2026-09-26T15:15:00Z" w16du:dateUtc="2026-09-26T19:15:00Z"/>
        </w:rPr>
      </w:pPr>
      <w:del w:id="122" w:author="Priya Seethapathy" w:date="2026-09-26T15:15:00Z" w16du:dateUtc="2026-09-26T19:15: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123" w:author="Priya Seethapathy" w:date="2026-09-26T15:15:00Z" w16du:dateUtc="2026-09-26T19:15:00Z"/>
        </w:rPr>
      </w:pPr>
    </w:p>
    <w:p w14:paraId="1D566488" w14:textId="77777777" w:rsidR="004F01DB" w:rsidRDefault="004F01DB" w:rsidP="004F01DB">
      <w:pPr>
        <w:rPr>
          <w:del w:id="124" w:author="Priya Seethapathy" w:date="2026-09-26T15:15:00Z" w16du:dateUtc="2026-09-26T19:15:00Z"/>
        </w:rPr>
      </w:pPr>
      <w:del w:id="125" w:author="Priya Seethapathy" w:date="2026-09-26T15:15:00Z" w16du:dateUtc="2026-09-26T19:15: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126" w:author="Priya Seethapathy" w:date="2026-09-26T15:15:00Z" w16du:dateUtc="2026-09-26T19:15:00Z"/>
        </w:rPr>
      </w:pPr>
    </w:p>
    <w:p w14:paraId="4E7139A4" w14:textId="77777777" w:rsidR="004F01DB" w:rsidRDefault="004F01DB" w:rsidP="004F01DB">
      <w:pPr>
        <w:rPr>
          <w:del w:id="127" w:author="Priya Seethapathy" w:date="2026-09-26T15:15:00Z" w16du:dateUtc="2026-09-26T19:15:00Z"/>
        </w:rPr>
      </w:pPr>
      <w:del w:id="128" w:author="Priya Seethapathy" w:date="2026-09-26T15:15:00Z" w16du:dateUtc="2026-09-26T19:15: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129" w:author="Priya Seethapathy" w:date="2026-09-26T15:15:00Z" w16du:dateUtc="2026-09-26T19:15:00Z"/>
        </w:rPr>
      </w:pPr>
    </w:p>
    <w:p w14:paraId="3AA1D742" w14:textId="77777777" w:rsidR="004F01DB" w:rsidRDefault="004F01DB" w:rsidP="004F01DB">
      <w:pPr>
        <w:rPr>
          <w:del w:id="130" w:author="Priya Seethapathy" w:date="2026-09-26T15:15:00Z" w16du:dateUtc="2026-09-26T19:15:00Z"/>
        </w:rPr>
      </w:pPr>
      <w:del w:id="131" w:author="Priya Seethapathy" w:date="2026-09-26T15:15:00Z" w16du:dateUtc="2026-09-26T19:15: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132" w:author="Priya Seethapathy" w:date="2026-09-26T15:15:00Z" w16du:dateUtc="2026-09-26T19:15:00Z"/>
        </w:rPr>
      </w:pPr>
    </w:p>
    <w:p w14:paraId="41B0EB6F" w14:textId="77777777" w:rsidR="004F01DB" w:rsidRDefault="004F01DB" w:rsidP="004F01DB">
      <w:pPr>
        <w:rPr>
          <w:del w:id="133" w:author="Priya Seethapathy" w:date="2026-09-26T15:15:00Z" w16du:dateUtc="2026-09-26T19:15:00Z"/>
        </w:rPr>
      </w:pPr>
      <w:del w:id="134" w:author="Priya Seethapathy" w:date="2026-09-26T15:15:00Z" w16du:dateUtc="2026-09-26T19:15: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135" w:author="Priya Seethapathy" w:date="2026-09-26T15:15:00Z" w16du:dateUtc="2026-09-26T19:15:00Z"/>
        </w:rPr>
      </w:pPr>
    </w:p>
    <w:p w14:paraId="5914C8E6" w14:textId="77777777" w:rsidR="004F01DB" w:rsidRDefault="004F01DB" w:rsidP="004F01DB">
      <w:pPr>
        <w:rPr>
          <w:del w:id="136" w:author="Priya Seethapathy" w:date="2026-09-26T15:15:00Z" w16du:dateUtc="2026-09-26T19:15:00Z"/>
        </w:rPr>
      </w:pPr>
      <w:del w:id="137" w:author="Priya Seethapathy" w:date="2026-09-26T15:15:00Z" w16du:dateUtc="2026-09-26T19:15: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138" w:author="Priya Seethapathy" w:date="2026-09-26T15:15:00Z" w16du:dateUtc="2026-09-26T19:15:00Z"/>
        </w:rPr>
      </w:pPr>
    </w:p>
    <w:p w14:paraId="02962601" w14:textId="77777777" w:rsidR="004F01DB" w:rsidRDefault="004F01DB" w:rsidP="004F01DB">
      <w:pPr>
        <w:rPr>
          <w:del w:id="139" w:author="Priya Seethapathy" w:date="2026-09-26T15:15:00Z" w16du:dateUtc="2026-09-26T19:15:00Z"/>
        </w:rPr>
      </w:pPr>
      <w:del w:id="140" w:author="Priya Seethapathy" w:date="2026-09-26T15:15:00Z" w16du:dateUtc="2026-09-26T19:15: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141" w:author="Priya Seethapathy" w:date="2026-09-26T15:15:00Z" w16du:dateUtc="2026-09-26T19:15:00Z"/>
        </w:rPr>
      </w:pPr>
    </w:p>
    <w:p w14:paraId="141F27DA" w14:textId="77777777" w:rsidR="004F01DB" w:rsidRDefault="004F01DB" w:rsidP="004F01DB">
      <w:pPr>
        <w:rPr>
          <w:del w:id="142" w:author="Priya Seethapathy" w:date="2026-09-26T15:15:00Z" w16du:dateUtc="2026-09-26T19:15:00Z"/>
        </w:rPr>
      </w:pPr>
      <w:del w:id="143" w:author="Priya Seethapathy" w:date="2026-09-26T15:15:00Z" w16du:dateUtc="2026-09-26T19:15: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144" w:author="Priya Seethapathy" w:date="2026-09-26T15:15:00Z" w16du:dateUtc="2026-09-26T19:15:00Z"/>
        </w:rPr>
      </w:pPr>
    </w:p>
    <w:p w14:paraId="1AF34760" w14:textId="77777777" w:rsidR="004F01DB" w:rsidRDefault="004F01DB" w:rsidP="004F01DB">
      <w:pPr>
        <w:rPr>
          <w:del w:id="145" w:author="Priya Seethapathy" w:date="2026-09-26T15:15:00Z" w16du:dateUtc="2026-09-26T19:15:00Z"/>
        </w:rPr>
      </w:pPr>
      <w:del w:id="146" w:author="Priya Seethapathy" w:date="2026-09-26T15:15:00Z" w16du:dateUtc="2026-09-26T19:15: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147" w:author="Priya Seethapathy" w:date="2026-09-26T15:15:00Z" w16du:dateUtc="2026-09-26T19:15:00Z"/>
        </w:rPr>
      </w:pPr>
    </w:p>
    <w:p w14:paraId="0A20D19C" w14:textId="395D8BF1" w:rsidR="004F01DB" w:rsidRDefault="004F01DB" w:rsidP="004F01DB">
      <w:pPr>
        <w:rPr>
          <w:del w:id="148" w:author="Priya Seethapathy" w:date="2026-09-26T15:15:00Z" w16du:dateUtc="2026-09-26T19:15:00Z"/>
        </w:rPr>
      </w:pPr>
      <w:del w:id="149" w:author="Priya Seethapathy" w:date="2026-09-26T15:15:00Z" w16du:dateUtc="2026-09-26T19:15: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150" w:author="Priya Seethapathy" w:date="2026-09-26T15:15:00Z" w16du:dateUtc="2026-09-26T19:15:00Z"/>
        </w:rPr>
      </w:pPr>
    </w:p>
    <w:p w14:paraId="6103222C" w14:textId="77777777" w:rsidR="004F01DB" w:rsidRDefault="004F01DB" w:rsidP="004F01DB">
      <w:pPr>
        <w:rPr>
          <w:del w:id="151" w:author="Priya Seethapathy" w:date="2026-09-26T15:15:00Z" w16du:dateUtc="2026-09-26T19:15:00Z"/>
        </w:rPr>
      </w:pPr>
      <w:del w:id="152" w:author="Priya Seethapathy" w:date="2026-09-26T15:15:00Z" w16du:dateUtc="2026-09-26T19:15: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153" w:author="Priya Seethapathy" w:date="2026-09-26T15:15:00Z" w16du:dateUtc="2026-09-26T19:15:00Z"/>
        </w:rPr>
      </w:pPr>
    </w:p>
    <w:p w14:paraId="324F38C0" w14:textId="77777777" w:rsidR="004F01DB" w:rsidRDefault="004F01DB" w:rsidP="004F01DB">
      <w:pPr>
        <w:rPr>
          <w:del w:id="154" w:author="Priya Seethapathy" w:date="2026-09-26T15:15:00Z" w16du:dateUtc="2026-09-26T19:15:00Z"/>
        </w:rPr>
      </w:pPr>
      <w:del w:id="155" w:author="Priya Seethapathy" w:date="2026-09-26T15:15:00Z" w16du:dateUtc="2026-09-26T19:15: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156" w:author="Priya Seethapathy" w:date="2026-09-26T15:15:00Z" w16du:dateUtc="2026-09-26T19:15:00Z"/>
        </w:rPr>
      </w:pPr>
    </w:p>
    <w:p w14:paraId="696D4449" w14:textId="77777777" w:rsidR="004F01DB" w:rsidRDefault="004F01DB" w:rsidP="004F01DB">
      <w:pPr>
        <w:rPr>
          <w:del w:id="157" w:author="Priya Seethapathy" w:date="2026-09-26T15:15:00Z" w16du:dateUtc="2026-09-26T19:15:00Z"/>
        </w:rPr>
      </w:pPr>
      <w:del w:id="158" w:author="Priya Seethapathy" w:date="2026-09-26T15:15:00Z" w16du:dateUtc="2026-09-26T19:15: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159" w:author="Priya Seethapathy" w:date="2026-09-26T15:15:00Z" w16du:dateUtc="2026-09-26T19:15:00Z"/>
        </w:rPr>
      </w:pPr>
    </w:p>
    <w:p w14:paraId="2DDDE5DD" w14:textId="77777777" w:rsidR="004F01DB" w:rsidRDefault="004F01DB" w:rsidP="004F01DB">
      <w:pPr>
        <w:rPr>
          <w:del w:id="160" w:author="Priya Seethapathy" w:date="2026-09-26T15:15:00Z" w16du:dateUtc="2026-09-26T19:15:00Z"/>
        </w:rPr>
      </w:pPr>
      <w:del w:id="161" w:author="Priya Seethapathy" w:date="2026-09-26T15:15:00Z" w16du:dateUtc="2026-09-26T19:15: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162" w:author="Priya Seethapathy" w:date="2026-09-26T15:15:00Z" w16du:dateUtc="2026-09-26T19:15:00Z"/>
        </w:rPr>
      </w:pPr>
    </w:p>
    <w:p w14:paraId="7CA81043" w14:textId="77777777" w:rsidR="004F01DB" w:rsidRDefault="004F01DB" w:rsidP="004F01DB">
      <w:pPr>
        <w:rPr>
          <w:del w:id="163" w:author="Priya Seethapathy" w:date="2026-09-26T15:15:00Z" w16du:dateUtc="2026-09-26T19:15:00Z"/>
        </w:rPr>
      </w:pPr>
      <w:del w:id="164" w:author="Priya Seethapathy" w:date="2026-09-26T15:15:00Z" w16du:dateUtc="2026-09-26T19:15: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165" w:author="Priya Seethapathy" w:date="2026-09-26T15:15:00Z" w16du:dateUtc="2026-09-26T19:15:00Z"/>
        </w:rPr>
      </w:pPr>
    </w:p>
    <w:p w14:paraId="3F653367" w14:textId="77777777" w:rsidR="004F01DB" w:rsidRDefault="004F01DB" w:rsidP="004F01DB">
      <w:pPr>
        <w:rPr>
          <w:del w:id="166" w:author="Priya Seethapathy" w:date="2026-09-26T15:15:00Z" w16du:dateUtc="2026-09-26T19:15:00Z"/>
        </w:rPr>
      </w:pPr>
      <w:del w:id="167" w:author="Priya Seethapathy" w:date="2026-09-26T15:15:00Z" w16du:dateUtc="2026-09-26T19:15: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168" w:author="Priya Seethapathy" w:date="2026-09-26T15:15:00Z" w16du:dateUtc="2026-09-26T19:15:00Z"/>
        </w:rPr>
      </w:pPr>
    </w:p>
    <w:p w14:paraId="2FBFB7A0" w14:textId="77777777" w:rsidR="004F01DB" w:rsidRDefault="004F01DB" w:rsidP="004F01DB">
      <w:pPr>
        <w:rPr>
          <w:del w:id="169" w:author="Priya Seethapathy" w:date="2026-09-26T15:15:00Z" w16du:dateUtc="2026-09-26T19:15:00Z"/>
        </w:rPr>
      </w:pPr>
      <w:del w:id="170" w:author="Priya Seethapathy" w:date="2026-09-26T15:15:00Z" w16du:dateUtc="2026-09-26T19:15: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171" w:author="Priya Seethapathy" w:date="2026-09-26T15:15:00Z" w16du:dateUtc="2026-09-26T19:15:00Z"/>
        </w:rPr>
      </w:pPr>
    </w:p>
    <w:p w14:paraId="7F1050B3" w14:textId="77777777" w:rsidR="004F01DB" w:rsidRDefault="004F01DB" w:rsidP="004F01DB">
      <w:pPr>
        <w:rPr>
          <w:del w:id="172" w:author="Priya Seethapathy" w:date="2026-09-26T15:15:00Z" w16du:dateUtc="2026-09-26T19:15:00Z"/>
        </w:rPr>
      </w:pPr>
      <w:del w:id="173" w:author="Priya Seethapathy" w:date="2026-09-26T15:15:00Z" w16du:dateUtc="2026-09-26T19:15: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174" w:author="Priya Seethapathy" w:date="2026-09-26T15:15:00Z" w16du:dateUtc="2026-09-26T19:15:00Z"/>
        </w:rPr>
      </w:pPr>
    </w:p>
    <w:p w14:paraId="62FFE61C" w14:textId="77777777" w:rsidR="004F01DB" w:rsidRDefault="004F01DB" w:rsidP="004F01DB">
      <w:pPr>
        <w:rPr>
          <w:del w:id="175" w:author="Priya Seethapathy" w:date="2026-09-26T15:15:00Z" w16du:dateUtc="2026-09-26T19:15:00Z"/>
        </w:rPr>
      </w:pPr>
      <w:del w:id="176" w:author="Priya Seethapathy" w:date="2026-09-26T15:15:00Z" w16du:dateUtc="2026-09-26T19:15: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177" w:author="Priya Seethapathy" w:date="2026-09-26T15:15:00Z" w16du:dateUtc="2026-09-26T19:15:00Z"/>
        </w:rPr>
      </w:pPr>
    </w:p>
    <w:p w14:paraId="3C07BC82" w14:textId="77777777" w:rsidR="004F01DB" w:rsidRDefault="004F01DB" w:rsidP="004F01DB">
      <w:pPr>
        <w:rPr>
          <w:del w:id="178" w:author="Priya Seethapathy" w:date="2026-09-26T15:15:00Z" w16du:dateUtc="2026-09-26T19:15:00Z"/>
        </w:rPr>
      </w:pPr>
      <w:del w:id="179" w:author="Priya Seethapathy" w:date="2026-09-26T15:15:00Z" w16du:dateUtc="2026-09-26T19:15: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180" w:author="Priya Seethapathy" w:date="2026-09-26T15:15:00Z" w16du:dateUtc="2026-09-26T19:15:00Z"/>
        </w:rPr>
      </w:pPr>
    </w:p>
    <w:p w14:paraId="5F562ED2" w14:textId="77777777" w:rsidR="004F01DB" w:rsidRDefault="004F01DB" w:rsidP="004F01DB">
      <w:pPr>
        <w:rPr>
          <w:del w:id="181" w:author="Priya Seethapathy" w:date="2026-09-26T15:15:00Z" w16du:dateUtc="2026-09-26T19:15:00Z"/>
        </w:rPr>
      </w:pPr>
      <w:del w:id="182" w:author="Priya Seethapathy" w:date="2026-09-26T15:15:00Z" w16du:dateUtc="2026-09-26T19:15: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183" w:author="Priya Seethapathy" w:date="2026-09-26T15:15:00Z" w16du:dateUtc="2026-09-26T19:15:00Z"/>
        </w:rPr>
      </w:pPr>
    </w:p>
    <w:p w14:paraId="5AF4CBCA" w14:textId="77777777" w:rsidR="004F01DB" w:rsidRDefault="004F01DB" w:rsidP="004F01DB">
      <w:pPr>
        <w:rPr>
          <w:del w:id="184" w:author="Priya Seethapathy" w:date="2026-09-26T15:15:00Z" w16du:dateUtc="2026-09-26T19:15:00Z"/>
        </w:rPr>
      </w:pPr>
      <w:del w:id="185" w:author="Priya Seethapathy" w:date="2026-09-26T15:15:00Z" w16du:dateUtc="2026-09-26T19:15: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186" w:author="Priya Seethapathy" w:date="2026-09-26T15:15:00Z" w16du:dateUtc="2026-09-26T19:15:00Z"/>
        </w:rPr>
      </w:pPr>
    </w:p>
    <w:p w14:paraId="0AFA2C07" w14:textId="79F8DC0A" w:rsidR="004F01DB" w:rsidRDefault="004F01DB" w:rsidP="004F01DB">
      <w:pPr>
        <w:rPr>
          <w:del w:id="187" w:author="Priya Seethapathy" w:date="2026-09-26T15:15:00Z" w16du:dateUtc="2026-09-26T19:15:00Z"/>
        </w:rPr>
      </w:pPr>
      <w:del w:id="188" w:author="Priya Seethapathy" w:date="2026-09-26T15:15:00Z" w16du:dateUtc="2026-09-26T19:15: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189" w:author="Priya Seethapathy" w:date="2026-09-26T15:15:00Z" w16du:dateUtc="2026-09-26T19:15:00Z"/>
        </w:rPr>
      </w:pPr>
    </w:p>
    <w:p w14:paraId="435C6295" w14:textId="77777777" w:rsidR="004F01DB" w:rsidRDefault="004F01DB" w:rsidP="00C63B32">
      <w:pPr>
        <w:tabs>
          <w:tab w:val="right" w:leader="dot" w:pos="4306"/>
        </w:tabs>
        <w:pPrChange w:id="190" w:author="Priya Seethapathy" w:date="2026-09-26T15:15:00Z" w16du:dateUtc="2026-09-26T19:15:00Z">
          <w:pPr/>
        </w:pPrChange>
      </w:pPr>
    </w:p>
    <w:sectPr w:rsidR="004F01D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val="0"/>
      <w:docGrid w:linePitch="360"/>
      <w:sectPrChange w:id="216" w:author="Priya Seethapathy" w:date="2026-09-26T15:15:00Z" w16du:dateUtc="2026-09-26T19:15:00Z">
        <w:sectPr w:rsidR="004F01DB">
          <w:pgMar w:top="1440" w:right="1440" w:bottom="1440" w:left="1440" w:header="720" w:footer="720"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4F6A2F" w14:textId="77777777" w:rsidR="003230A3" w:rsidRDefault="003230A3" w:rsidP="00646114">
      <w:pPr>
        <w:spacing w:after="0" w:line="240" w:lineRule="auto"/>
        <w:pPrChange w:id="14" w:author="Priya Seethapathy" w:date="2026-09-26T15:15:00Z" w16du:dateUtc="2026-09-26T19:15:00Z">
          <w:pPr/>
        </w:pPrChange>
      </w:pPr>
      <w:r>
        <w:separator/>
      </w:r>
    </w:p>
  </w:endnote>
  <w:endnote w:type="continuationSeparator" w:id="0">
    <w:p w14:paraId="61F4EFA5" w14:textId="77777777" w:rsidR="003230A3" w:rsidRDefault="003230A3" w:rsidP="00646114">
      <w:pPr>
        <w:spacing w:after="0" w:line="240" w:lineRule="auto"/>
        <w:pPrChange w:id="15" w:author="Priya Seethapathy" w:date="2026-09-26T15:15:00Z" w16du:dateUtc="2026-09-26T19:15: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del w:id="200" w:author="Priya Seethapathy" w:date="2026-09-26T15:15:00Z" w16du:dateUtc="2026-09-26T19:15:00Z"/>
            <w:rStyle w:val="PageNumber"/>
          </w:rPr>
        </w:pPr>
        <w:del w:id="201" w:author="Priya Seethapathy" w:date="2026-09-26T15:15:00Z" w16du:dateUtc="2026-09-26T19:15: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60B59D" w14:textId="0260E07D" w:rsidR="004F01DB" w:rsidRDefault="00EC5A74">
    <w:pPr>
      <w:pStyle w:val="Footer"/>
      <w:pPrChange w:id="202" w:author="Priya Seethapathy" w:date="2026-09-26T15:15:00Z" w16du:dateUtc="2026-09-26T19:15:00Z">
        <w:pPr>
          <w:pStyle w:val="Footer"/>
          <w:ind w:firstLine="360"/>
        </w:pPr>
      </w:pPrChange>
    </w:pPr>
    <w:del w:id="203" w:author="Priya Seethapathy" w:date="2026-09-26T15:15:00Z" w16du:dateUtc="2026-09-26T19:15: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04" w:author="Priya Seethapathy" w:date="2026-09-26T15:15:00Z" w16du:dateUtc="2026-09-26T19:15:00Z"/>
            <w:rStyle w:val="PageNumber"/>
          </w:rPr>
        </w:pPr>
        <w:del w:id="205" w:author="Priya Seethapathy" w:date="2026-09-26T15:15:00Z" w16du:dateUtc="2026-09-26T19:15: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1DD938F6" w:rsidR="004F01DB" w:rsidRDefault="00EC5A74" w:rsidP="004F01DB">
    <w:pPr>
      <w:pStyle w:val="Header"/>
      <w:ind w:right="360" w:firstLine="360"/>
      <w:rPr>
        <w:del w:id="206" w:author="Priya Seethapathy" w:date="2026-09-26T15:15:00Z" w16du:dateUtc="2026-09-26T19:15:00Z"/>
      </w:rPr>
    </w:pPr>
    <w:del w:id="207" w:author="Priya Seethapathy" w:date="2026-09-26T15:15:00Z" w16du:dateUtc="2026-09-26T19:15:00Z">
      <w:r>
        <w:delText>Odd page</w:delText>
      </w:r>
      <w:r w:rsidR="004F01DB">
        <w:delText xml:space="preserve"> footer, page numbers at the left</w:delText>
      </w:r>
    </w:del>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212" w:author="Priya Seethapathy" w:date="2026-09-26T15:15:00Z" w16du:dateUtc="2026-09-26T19:15:00Z"/>
            <w:rStyle w:val="PageNumber"/>
          </w:rPr>
        </w:pPr>
        <w:del w:id="213" w:author="Priya Seethapathy" w:date="2026-09-26T15:15:00Z" w16du:dateUtc="2026-09-26T19:15: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er"/>
      <w:pPrChange w:id="214" w:author="Priya Seethapathy" w:date="2026-09-26T15:15:00Z" w16du:dateUtc="2026-09-26T19:15:00Z">
        <w:pPr>
          <w:pStyle w:val="Footer"/>
          <w:ind w:firstLine="360"/>
        </w:pPr>
      </w:pPrChange>
    </w:pPr>
    <w:del w:id="215" w:author="Priya Seethapathy" w:date="2026-09-26T15:15:00Z" w16du:dateUtc="2026-09-26T19:15: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183ED8" w14:textId="77777777" w:rsidR="003230A3" w:rsidRDefault="003230A3" w:rsidP="00646114">
      <w:pPr>
        <w:spacing w:after="0" w:line="240" w:lineRule="auto"/>
        <w:pPrChange w:id="12" w:author="Priya Seethapathy" w:date="2026-09-26T15:15:00Z" w16du:dateUtc="2026-09-26T19:15:00Z">
          <w:pPr/>
        </w:pPrChange>
      </w:pPr>
      <w:r>
        <w:separator/>
      </w:r>
    </w:p>
  </w:footnote>
  <w:footnote w:type="continuationSeparator" w:id="0">
    <w:p w14:paraId="198080A0" w14:textId="77777777" w:rsidR="003230A3" w:rsidRDefault="003230A3" w:rsidP="00646114">
      <w:pPr>
        <w:spacing w:after="0" w:line="240" w:lineRule="auto"/>
        <w:pPrChange w:id="13" w:author="Priya Seethapathy" w:date="2026-09-26T15:15:00Z" w16du:dateUtc="2026-09-26T19:15: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del w:id="191" w:author="Priya Seethapathy" w:date="2026-09-26T15:15:00Z" w16du:dateUtc="2026-09-26T19:15:00Z"/>
            <w:rStyle w:val="PageNumber"/>
          </w:rPr>
        </w:pPr>
        <w:del w:id="192" w:author="Priya Seethapathy" w:date="2026-09-26T15:15:00Z" w16du:dateUtc="2026-09-26T19:15: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07BFCC" w14:textId="4116A132" w:rsidR="00EC5A74" w:rsidRDefault="00EC5A74" w:rsidP="00EC5A74">
    <w:pPr>
      <w:pStyle w:val="Header"/>
      <w:ind w:right="360"/>
      <w:rPr>
        <w:del w:id="193" w:author="Priya Seethapathy" w:date="2026-09-26T15:15:00Z" w16du:dateUtc="2026-09-26T19:15:00Z"/>
      </w:rPr>
    </w:pPr>
    <w:del w:id="194" w:author="Priya Seethapathy" w:date="2026-09-26T15:15:00Z" w16du:dateUtc="2026-09-26T19:15:00Z">
      <w:r>
        <w:delText>Even page header, page numbers at the right</w:delText>
      </w:r>
    </w:del>
  </w:p>
  <w:p w14:paraId="50724051" w14:textId="77777777" w:rsidR="004F01DB" w:rsidRDefault="004F01DB">
    <w:pPr>
      <w:pStyle w:val="Header"/>
      <w:pPrChange w:id="195" w:author="Priya Seethapathy" w:date="2026-09-26T15:15:00Z" w16du:dateUtc="2026-09-26T19:15: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del w:id="196" w:author="Priya Seethapathy" w:date="2026-09-26T15:15:00Z" w16du:dateUtc="2026-09-26T19:15:00Z"/>
            <w:rStyle w:val="PageNumber"/>
          </w:rPr>
        </w:pPr>
        <w:del w:id="197" w:author="Priya Seethapathy" w:date="2026-09-26T15:15:00Z" w16du:dateUtc="2026-09-26T19:15: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40DD2F5" w:rsidR="004F01DB" w:rsidRDefault="00EC5A74">
    <w:pPr>
      <w:pStyle w:val="Header"/>
      <w:pPrChange w:id="198" w:author="Priya Seethapathy" w:date="2026-09-26T15:15:00Z" w16du:dateUtc="2026-09-26T19:15:00Z">
        <w:pPr>
          <w:pStyle w:val="Header"/>
          <w:ind w:right="360"/>
        </w:pPr>
      </w:pPrChange>
    </w:pPr>
    <w:del w:id="199" w:author="Priya Seethapathy" w:date="2026-09-26T15:15:00Z" w16du:dateUtc="2026-09-26T19:15:00Z">
      <w:r>
        <w:delText>Odd page</w:delText>
      </w:r>
      <w:r w:rsidR="004F01DB">
        <w:delText xml:space="preserve"> header, page 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208" w:author="Priya Seethapathy" w:date="2026-09-26T15:15:00Z" w16du:dateUtc="2026-09-26T19:15:00Z"/>
            <w:rStyle w:val="PageNumber"/>
          </w:rPr>
        </w:pPr>
        <w:del w:id="209" w:author="Priya Seethapathy" w:date="2026-09-26T15:15:00Z" w16du:dateUtc="2026-09-26T19:15: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Header"/>
      <w:pPrChange w:id="210" w:author="Priya Seethapathy" w:date="2026-09-26T15:15:00Z" w16du:dateUtc="2026-09-26T19:15:00Z">
        <w:pPr>
          <w:pStyle w:val="Header"/>
          <w:ind w:right="360"/>
        </w:pPr>
      </w:pPrChange>
    </w:pPr>
    <w:del w:id="211" w:author="Priya Seethapathy" w:date="2026-09-26T15:15:00Z" w16du:dateUtc="2026-09-26T19:15: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24CEA"/>
    <w:rsid w:val="00175309"/>
    <w:rsid w:val="001B0BB6"/>
    <w:rsid w:val="00206959"/>
    <w:rsid w:val="002E1CBC"/>
    <w:rsid w:val="003230A3"/>
    <w:rsid w:val="003361CB"/>
    <w:rsid w:val="00394854"/>
    <w:rsid w:val="003C095A"/>
    <w:rsid w:val="004F01DB"/>
    <w:rsid w:val="005304EB"/>
    <w:rsid w:val="00646114"/>
    <w:rsid w:val="006645EC"/>
    <w:rsid w:val="00707476"/>
    <w:rsid w:val="00744FED"/>
    <w:rsid w:val="00756C39"/>
    <w:rsid w:val="00903368"/>
    <w:rsid w:val="00A152CE"/>
    <w:rsid w:val="00A22C64"/>
    <w:rsid w:val="00A757C6"/>
    <w:rsid w:val="00AF4127"/>
    <w:rsid w:val="00BA5503"/>
    <w:rsid w:val="00BB67E7"/>
    <w:rsid w:val="00C61D86"/>
    <w:rsid w:val="00C63B32"/>
    <w:rsid w:val="00CB3FF4"/>
    <w:rsid w:val="00D0705C"/>
    <w:rsid w:val="00DD3505"/>
    <w:rsid w:val="00DE684C"/>
    <w:rsid w:val="00EC5A74"/>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394854"/>
    <w:pPr>
      <w:spacing w:after="160" w:line="278" w:lineRule="auto"/>
      <w:pPrChange w:id="0" w:author="Priya Seethapathy" w:date="2026-09-26T15:15:00Z">
        <w:pPr/>
      </w:pPrChange>
    </w:pPr>
    <w:rPr>
      <w:rFonts w:ascii="Times New Roman" w:hAnsi="Times New Roman" w:cs="Times New Roman (Body CS)"/>
      <w:rPrChange w:id="0" w:author="Priya Seethapathy" w:date="2026-09-26T15:15: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FF4"/>
    <w:pPr>
      <w:keepNext/>
      <w:keepLines/>
      <w:spacing w:before="160" w:after="80"/>
      <w:outlineLvl w:val="2"/>
      <w:pPrChange w:id="1" w:author="Priya Seethapathy" w:date="2026-09-26T15:15: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9-26T15:15: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CB3FF4"/>
    <w:pPr>
      <w:keepNext/>
      <w:keepLines/>
      <w:spacing w:before="80" w:after="40"/>
      <w:outlineLvl w:val="3"/>
      <w:pPrChange w:id="2" w:author="Priya Seethapathy" w:date="2026-09-26T15:15: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9-26T15:15: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CB3FF4"/>
    <w:pPr>
      <w:keepNext/>
      <w:keepLines/>
      <w:spacing w:before="80" w:after="40"/>
      <w:outlineLvl w:val="4"/>
      <w:pPrChange w:id="3" w:author="Priya Seethapathy" w:date="2026-09-26T15:15: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9-26T15:15: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CB3FF4"/>
    <w:pPr>
      <w:keepNext/>
      <w:keepLines/>
      <w:spacing w:before="40" w:after="0"/>
      <w:outlineLvl w:val="5"/>
      <w:pPrChange w:id="4" w:author="Priya Seethapathy" w:date="2026-09-26T15:15: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4" w:author="Priya Seethapathy" w:date="2026-09-26T15:15: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CB3FF4"/>
    <w:pPr>
      <w:keepNext/>
      <w:keepLines/>
      <w:spacing w:before="40" w:after="0"/>
      <w:outlineLvl w:val="6"/>
      <w:pPrChange w:id="5" w:author="Priya Seethapathy" w:date="2026-09-26T15:15: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5" w:author="Priya Seethapathy" w:date="2026-09-26T15:15: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CB3FF4"/>
    <w:pPr>
      <w:keepNext/>
      <w:keepLines/>
      <w:spacing w:after="0"/>
      <w:outlineLvl w:val="7"/>
      <w:pPrChange w:id="6" w:author="Priya Seethapathy" w:date="2026-09-26T15:15: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6" w:author="Priya Seethapathy" w:date="2026-09-26T15:15: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CB3FF4"/>
    <w:pPr>
      <w:keepNext/>
      <w:keepLines/>
      <w:spacing w:after="0"/>
      <w:outlineLvl w:val="8"/>
      <w:pPrChange w:id="7" w:author="Priya Seethapathy" w:date="2026-09-26T15:15:00Z">
        <w:pPr>
          <w:keepNext/>
          <w:keepLines/>
          <w:spacing w:after="160" w:line="278" w:lineRule="auto"/>
          <w:outlineLvl w:val="8"/>
        </w:pPr>
      </w:pPrChange>
    </w:pPr>
    <w:rPr>
      <w:rFonts w:asciiTheme="minorHAnsi" w:eastAsiaTheme="majorEastAsia" w:hAnsiTheme="minorHAnsi" w:cstheme="majorBidi"/>
      <w:color w:val="272727" w:themeColor="text1" w:themeTint="D8"/>
      <w:rPrChange w:id="7" w:author="Priya Seethapathy" w:date="2026-09-26T15:15: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FF4"/>
    <w:pPr>
      <w:ind w:left="720"/>
      <w:contextualSpacing/>
      <w:pPrChange w:id="8" w:author="Priya Seethapathy" w:date="2026-09-26T15:15:00Z">
        <w:pPr>
          <w:spacing w:after="120" w:line="264" w:lineRule="auto"/>
        </w:pPr>
      </w:pPrChange>
    </w:pPr>
    <w:rPr>
      <w:rPrChange w:id="8" w:author="Priya Seethapathy" w:date="2026-09-26T15:15: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CB3FF4"/>
    <w:pPr>
      <w:spacing w:after="80" w:line="240" w:lineRule="auto"/>
      <w:contextualSpacing/>
      <w:pPrChange w:id="9" w:author="Priya Seethapathy" w:date="2026-09-26T15:15:00Z">
        <w:pPr>
          <w:spacing w:after="80" w:line="278" w:lineRule="auto"/>
          <w:contextualSpacing/>
        </w:pPr>
      </w:pPrChange>
    </w:pPr>
    <w:rPr>
      <w:rFonts w:asciiTheme="majorHAnsi" w:eastAsiaTheme="majorEastAsia" w:hAnsiTheme="majorHAnsi" w:cstheme="majorBidi"/>
      <w:spacing w:val="-10"/>
      <w:kern w:val="28"/>
      <w:sz w:val="56"/>
      <w:szCs w:val="56"/>
      <w:rPrChange w:id="9" w:author="Priya Seethapathy" w:date="2026-09-26T15:15: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FF4"/>
    <w:pPr>
      <w:numPr>
        <w:ilvl w:val="1"/>
      </w:numPr>
      <w:pPrChange w:id="10" w:author="Priya Seethapathy" w:date="2026-09-26T15:15: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10" w:author="Priya Seethapathy" w:date="2026-09-26T15:15: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FF4"/>
    <w:pPr>
      <w:spacing w:before="160"/>
      <w:jc w:val="center"/>
      <w:pPrChange w:id="11" w:author="Priya Seethapathy" w:date="2026-09-26T15:15:00Z">
        <w:pPr>
          <w:spacing w:before="160" w:after="160" w:line="278" w:lineRule="auto"/>
          <w:jc w:val="center"/>
        </w:pPr>
      </w:pPrChange>
    </w:pPr>
    <w:rPr>
      <w:i/>
      <w:iCs/>
      <w:color w:val="404040" w:themeColor="text1" w:themeTint="BF"/>
      <w:rPrChange w:id="11" w:author="Priya Seethapathy" w:date="2026-09-26T15:15: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4F01DB"/>
    <w:rPr>
      <w:rFonts w:ascii="Times New Roman" w:hAnsi="Times New Roman" w:cs="Times New Roman (Body CS)"/>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5497</Words>
  <Characters>31333</Characters>
  <Application>Microsoft Office Word</Application>
  <DocSecurity>0</DocSecurity>
  <Lines>261</Lines>
  <Paragraphs>73</Paragraphs>
  <ScaleCrop>false</ScaleCrop>
  <Company/>
  <LinksUpToDate>false</LinksUpToDate>
  <CharactersWithSpaces>36757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2026-09-26T19:15:00Z</dcterms:modified>
</cp:coreProperties>
</file>