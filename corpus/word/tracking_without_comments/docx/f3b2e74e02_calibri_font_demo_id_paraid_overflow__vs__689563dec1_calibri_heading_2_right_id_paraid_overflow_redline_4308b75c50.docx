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2673BF" w14:textId="77777777" w:rsidR="00A40C1E" w:rsidRDefault="00341F15">
      <w:r>
        <w:rPr>
          <w:rFonts w:ascii="&quot;Calibri&quot;, Arial, sans-serif" w:hAnsi="&quot;Calibri&quot;, Arial, sans-serif"/>
          <w:b/>
          <w:sz w:val="32"/>
          <w:rPrChange w:id="0" w:author="Author" w:date="2026-06-29T10:54:00Z" w16du:dateUtc="2026-06-29T14:54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</w:t>
      </w:r>
      <w:ins w:id="1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Heading 2 Right</w:t>
        </w:r>
      </w:ins>
      <w:del w:id="2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delText>Font</w:delText>
        </w:r>
      </w:del>
      <w:r>
        <w:rPr>
          <w:rFonts w:ascii="&quot;Calibri&quot;, Arial, sans-serif" w:hAnsi="&quot;Calibri&quot;, Arial, sans-serif"/>
          <w:b/>
          <w:sz w:val="32"/>
          <w:rPrChange w:id="3" w:author="Author" w:date="2026-06-29T10:54:00Z" w16du:dateUtc="2026-06-29T14:54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 Demo</w:t>
      </w:r>
    </w:p>
    <w:p w14:paraId="5F334DDC" w14:textId="77777777" w:rsidR="00A40C1E" w:rsidRDefault="00341F15">
      <w:pPr>
        <w:spacing w:before="360" w:after="80" w:line="240" w:lineRule="auto"/>
        <w:pPrChange w:id="4" w:author="Author" w:date="2026-06-29T10:54:00Z" w16du:dateUtc="2026-06-29T14:54:00Z">
          <w:pPr/>
        </w:pPrChange>
      </w:pPr>
      <w:del w:id="5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delText xml:space="preserve">This document uses the </w:delText>
        </w:r>
      </w:del>
      <w:r>
        <w:rPr>
          <w:rFonts w:ascii="&quot;Calibri&quot;, Arial, sans-serif" w:hAnsi="&quot;Calibri&quot;, Arial, sans-serif"/>
          <w:b/>
          <w:sz w:val="32"/>
          <w:rPrChange w:id="6" w:author="Author" w:date="2026-06-29T10:54:00Z" w16du:dateUtc="2026-06-29T14:54:00Z">
            <w:rPr>
              <w:rFonts w:ascii="&quot;Calibri&quot;, Arial, sans-serif" w:hAnsi="&quot;Calibri&quot;, Arial, sans-serif" w:cs="&quot;Calibri&quot;, Arial, sans-serif"/>
            </w:rPr>
          </w:rPrChange>
        </w:rPr>
        <w:t xml:space="preserve">Calibri font </w:t>
      </w:r>
      <w:ins w:id="7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with Heading 2 style and right alignment</w:t>
        </w:r>
      </w:ins>
      <w:del w:id="8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delText>family</w:delText>
        </w:r>
      </w:del>
      <w:r>
        <w:rPr>
          <w:rFonts w:ascii="&quot;Calibri&quot;, Arial, sans-serif" w:hAnsi="&quot;Calibri&quot;, Arial, sans-serif"/>
          <w:b/>
          <w:sz w:val="32"/>
          <w:rPrChange w:id="9" w:author="Author" w:date="2026-06-29T10:54:00Z" w16du:dateUtc="2026-06-29T14:54:00Z">
            <w:rPr>
              <w:rFonts w:ascii="&quot;Calibri&quot;, Arial, sans-serif" w:hAnsi="&quot;Calibri&quot;, Arial, sans-serif" w:cs="&quot;Calibri&quot;, Arial, sans-serif"/>
            </w:rPr>
          </w:rPrChange>
        </w:rPr>
        <w:t>.</w:t>
      </w:r>
    </w:p>
    <w:p w14:paraId="4E3EEB47" w14:textId="77777777" w:rsidR="00A40C1E" w:rsidRDefault="00341F15">
      <w:pPr>
        <w:spacing w:before="360" w:after="80" w:line="240" w:lineRule="auto"/>
        <w:pPrChange w:id="10" w:author="Author" w:date="2026-06-29T10:54:00Z" w16du:dateUtc="2026-06-29T14:54:00Z">
          <w:pPr/>
        </w:pPrChange>
      </w:pPr>
      <w:ins w:id="11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  <w:b/>
            <w:bCs/>
            <w:sz w:val="32"/>
            <w:szCs w:val="32"/>
          </w:rPr>
          <w:t>This combination creates a distinctive professional style.</w:t>
        </w:r>
      </w:ins>
      <w:del w:id="12" w:author="Author" w:date="2026-06-29T10:54:00Z" w16du:dateUtc="2026-06-29T14:54:00Z">
        <w:r>
          <w:rPr>
            <w:rFonts w:ascii="&quot;Calibri&quot;, Arial, sans-serif" w:hAnsi="&quot;Calibri&quot;, Arial, sans-serif" w:cs="&quot;Calibri&quot;, Arial, sans-serif"/>
          </w:rPr>
          <w:delText>Calibri is the default font in Microsoft Office.</w:delText>
        </w:r>
      </w:del>
    </w:p>
    <w:sectPr w:rsidR="00A40C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0C1E"/>
    <w:rsid w:val="00341F15"/>
    <w:rsid w:val="00A40C1E"/>
    <w:rsid w:val="00A54085"/>
    <w:rsid w:val="00B3365A"/>
    <w:rsid w:val="00E3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B2C1E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2026-06-29T14:55:00Z</dcterms:modified>
</cp:coreProperties>
</file>