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8F07E" w14:textId="77777777" w:rsidR="002E5199" w:rsidRDefault="002E5199" w:rsidP="009700EB">
      <w:pPr>
        <w:pStyle w:val="Default"/>
        <w:rPr>
          <w:ins w:id="3" w:author="uzivatel" w:date="2026-09-22T12:44:00Z" w16du:dateUtc="2026-09-22T16:44:00Z"/>
          <w:b/>
          <w:bCs/>
          <w:sz w:val="22"/>
          <w:szCs w:val="22"/>
          <w:u w:val="single"/>
        </w:rPr>
      </w:pPr>
    </w:p>
    <w:p w14:paraId="114EBF8F" w14:textId="77777777" w:rsidR="002E5199" w:rsidRDefault="002E5199" w:rsidP="002E5199">
      <w:pPr>
        <w:pStyle w:val="Heading4"/>
        <w:jc w:val="center"/>
        <w:rPr>
          <w:ins w:id="4" w:author="uzivatel" w:date="2026-09-22T12:44:00Z" w16du:dateUtc="2026-09-22T16:44:00Z"/>
          <w:sz w:val="34"/>
        </w:rPr>
      </w:pPr>
      <w:ins w:id="5" w:author="uzivatel" w:date="2026-09-22T12:44:00Z" w16du:dateUtc="2026-09-22T16:44:00Z">
        <w:r>
          <w:rPr>
            <w:sz w:val="34"/>
          </w:rPr>
          <w:t>Základní škola Rumburk, U Nemocnice 1132/5, okres Děčín, p. o.</w:t>
        </w:r>
      </w:ins>
    </w:p>
    <w:p w14:paraId="151783C1" w14:textId="77777777" w:rsidR="002E5199" w:rsidRDefault="002E5199" w:rsidP="002E5199">
      <w:pPr>
        <w:rPr>
          <w:ins w:id="6" w:author="uzivatel" w:date="2026-09-22T12:44:00Z" w16du:dateUtc="2026-09-22T16:44:00Z"/>
          <w:sz w:val="16"/>
        </w:rPr>
      </w:pPr>
      <w:ins w:id="7" w:author="uzivatel" w:date="2026-09-22T12:44:00Z" w16du:dateUtc="2026-09-22T16:44:00Z">
        <w:r>
          <w:rPr>
            <w:sz w:val="16"/>
          </w:rPr>
          <w:t>U Nemocnice  1132/5, 408 01 Rumburk          IČ : 72744430             Telefon: 412332730            Fax : 412315800            kontakt@zsunemocnice.cz</w:t>
        </w:r>
      </w:ins>
    </w:p>
    <w:p w14:paraId="42263C6F" w14:textId="77777777" w:rsidR="00067C1B" w:rsidRDefault="00067C1B" w:rsidP="002E5199">
      <w:pPr>
        <w:pStyle w:val="Default"/>
        <w:jc w:val="center"/>
        <w:rPr>
          <w:ins w:id="8" w:author="uzivatel" w:date="2026-09-22T12:44:00Z" w16du:dateUtc="2026-09-22T16:44:00Z"/>
        </w:rPr>
      </w:pPr>
    </w:p>
    <w:p w14:paraId="4FE94670" w14:textId="77777777" w:rsidR="009700EB" w:rsidRPr="00AF69EB" w:rsidRDefault="009700EB" w:rsidP="002E5199">
      <w:pPr>
        <w:pStyle w:val="Default"/>
        <w:jc w:val="center"/>
        <w:rPr>
          <w:ins w:id="9" w:author="uzivatel" w:date="2026-09-22T12:44:00Z" w16du:dateUtc="2026-09-22T16:44:00Z"/>
          <w:b/>
          <w:bCs/>
          <w:sz w:val="22"/>
          <w:szCs w:val="22"/>
          <w:u w:val="single"/>
        </w:rPr>
      </w:pPr>
      <w:ins w:id="10" w:author="uzivatel" w:date="2026-09-22T12:44:00Z" w16du:dateUtc="2026-09-22T16:44: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434027E7" w14:textId="77777777" w:rsidR="009D457F" w:rsidRDefault="009D457F" w:rsidP="009700EB">
      <w:pPr>
        <w:pStyle w:val="Default"/>
        <w:rPr>
          <w:ins w:id="11" w:author="uzivatel" w:date="2026-09-22T12:44:00Z" w16du:dateUtc="2026-09-22T16:44:00Z"/>
          <w:b/>
          <w:bCs/>
          <w:sz w:val="22"/>
          <w:szCs w:val="22"/>
        </w:rPr>
      </w:pPr>
    </w:p>
    <w:p w14:paraId="0F47B45E" w14:textId="77777777" w:rsidR="009700EB" w:rsidRDefault="009700EB" w:rsidP="009700EB">
      <w:pPr>
        <w:pStyle w:val="Default"/>
        <w:rPr>
          <w:ins w:id="12" w:author="uzivatel" w:date="2026-09-22T12:44:00Z" w16du:dateUtc="2026-09-22T16:44:00Z"/>
          <w:rFonts w:ascii="Roboto" w:hAnsi="Roboto"/>
        </w:rPr>
      </w:pPr>
      <w:ins w:id="13" w:author="uzivatel" w:date="2026-09-22T12:44:00Z" w16du:dateUtc="2026-09-22T16:44: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4CDF3FC2" w14:textId="77777777" w:rsidR="004714D6" w:rsidRDefault="003A4848" w:rsidP="003A4848">
      <w:pPr>
        <w:pStyle w:val="Default"/>
        <w:numPr>
          <w:ilvl w:val="0"/>
          <w:numId w:val="10"/>
        </w:numPr>
        <w:rPr>
          <w:ins w:id="14" w:author="uzivatel" w:date="2026-09-22T12:44:00Z" w16du:dateUtc="2026-09-22T16:44:00Z"/>
          <w:rFonts w:ascii="Roboto" w:hAnsi="Roboto"/>
        </w:rPr>
      </w:pPr>
      <w:ins w:id="15" w:author="uzivatel" w:date="2026-09-22T12:44:00Z" w16du:dateUtc="2026-09-22T16:44:00Z">
        <w:r w:rsidRPr="004714D6">
          <w:rPr>
            <w:rFonts w:ascii="Roboto" w:hAnsi="Roboto"/>
          </w:rPr>
          <w:t xml:space="preserve">individuální nebo skupinové (opět do 15 žáků) konzultace </w:t>
        </w:r>
      </w:ins>
    </w:p>
    <w:p w14:paraId="2B9DC580" w14:textId="77777777" w:rsidR="003A4848" w:rsidRPr="004714D6" w:rsidRDefault="003A4848" w:rsidP="003A4848">
      <w:pPr>
        <w:pStyle w:val="Default"/>
        <w:numPr>
          <w:ilvl w:val="0"/>
          <w:numId w:val="10"/>
        </w:numPr>
        <w:rPr>
          <w:ins w:id="16" w:author="uzivatel" w:date="2026-09-22T12:44:00Z" w16du:dateUtc="2026-09-22T16:44:00Z"/>
          <w:rFonts w:ascii="Roboto" w:hAnsi="Roboto"/>
        </w:rPr>
      </w:pPr>
      <w:ins w:id="17" w:author="uzivatel" w:date="2026-09-22T12:44:00Z" w16du:dateUtc="2026-09-22T16:44: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5EAE990A" w14:textId="77777777" w:rsidR="003A4848" w:rsidRDefault="003A4848" w:rsidP="003A4848">
      <w:pPr>
        <w:pStyle w:val="Default"/>
        <w:numPr>
          <w:ilvl w:val="0"/>
          <w:numId w:val="10"/>
        </w:numPr>
        <w:rPr>
          <w:ins w:id="18" w:author="uzivatel" w:date="2026-09-22T12:44:00Z" w16du:dateUtc="2026-09-22T16:44:00Z"/>
          <w:rFonts w:ascii="Roboto" w:hAnsi="Roboto"/>
        </w:rPr>
      </w:pPr>
      <w:ins w:id="19" w:author="uzivatel" w:date="2026-09-22T12:44:00Z" w16du:dateUtc="2026-09-22T16:44:00Z">
        <w:r>
          <w:rPr>
            <w:rFonts w:ascii="Roboto" w:hAnsi="Roboto"/>
          </w:rPr>
          <w:t>s</w:t>
        </w:r>
        <w:r w:rsidRPr="003A4848">
          <w:rPr>
            <w:rFonts w:ascii="Roboto" w:hAnsi="Roboto"/>
          </w:rPr>
          <w:t>ocializační aktivity</w:t>
        </w:r>
      </w:ins>
    </w:p>
    <w:p w14:paraId="6B31F0CB" w14:textId="77777777" w:rsidR="003A4848" w:rsidRDefault="003A4848" w:rsidP="003A4848">
      <w:pPr>
        <w:pStyle w:val="Default"/>
        <w:numPr>
          <w:ilvl w:val="0"/>
          <w:numId w:val="10"/>
        </w:numPr>
        <w:rPr>
          <w:ins w:id="20" w:author="uzivatel" w:date="2026-09-22T12:44:00Z" w16du:dateUtc="2026-09-22T16:44:00Z"/>
          <w:rFonts w:ascii="Roboto" w:hAnsi="Roboto"/>
        </w:rPr>
      </w:pPr>
      <w:ins w:id="21" w:author="uzivatel" w:date="2026-09-22T12:44:00Z" w16du:dateUtc="2026-09-22T16:44: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75EF859E" w14:textId="77777777" w:rsidR="003A4848" w:rsidRDefault="003A4848" w:rsidP="003A4848">
      <w:pPr>
        <w:pStyle w:val="Default"/>
        <w:numPr>
          <w:ilvl w:val="0"/>
          <w:numId w:val="10"/>
        </w:numPr>
        <w:rPr>
          <w:ins w:id="22" w:author="uzivatel" w:date="2026-09-22T12:44:00Z" w16du:dateUtc="2026-09-22T16:44:00Z"/>
          <w:rFonts w:ascii="Roboto" w:hAnsi="Roboto"/>
        </w:rPr>
      </w:pPr>
      <w:ins w:id="23" w:author="uzivatel" w:date="2026-09-22T12:44:00Z" w16du:dateUtc="2026-09-22T16:44: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00E5F191" w14:textId="77777777" w:rsidR="008F695B" w:rsidRPr="009D457F" w:rsidRDefault="003A4848" w:rsidP="009700EB">
      <w:pPr>
        <w:pStyle w:val="Default"/>
        <w:numPr>
          <w:ilvl w:val="0"/>
          <w:numId w:val="10"/>
        </w:numPr>
        <w:rPr>
          <w:ins w:id="24" w:author="uzivatel" w:date="2026-09-22T12:44:00Z" w16du:dateUtc="2026-09-22T16:44:00Z"/>
          <w:b/>
          <w:bCs/>
          <w:sz w:val="22"/>
          <w:szCs w:val="22"/>
        </w:rPr>
      </w:pPr>
      <w:ins w:id="25" w:author="uzivatel" w:date="2026-09-22T12:44:00Z" w16du:dateUtc="2026-09-22T16:44:00Z">
        <w:r w:rsidRPr="009D457F">
          <w:rPr>
            <w:rFonts w:ascii="Roboto" w:hAnsi="Roboto"/>
          </w:rPr>
          <w:t>předání vysvědčení za 2. pololetí školního roku 2019/2020</w:t>
        </w:r>
      </w:ins>
    </w:p>
    <w:p w14:paraId="10710233" w14:textId="77777777" w:rsidR="009D457F" w:rsidRPr="009D457F" w:rsidRDefault="009D457F" w:rsidP="009D457F">
      <w:pPr>
        <w:pStyle w:val="Default"/>
        <w:ind w:left="720"/>
        <w:rPr>
          <w:ins w:id="26" w:author="uzivatel" w:date="2026-09-22T12:44:00Z" w16du:dateUtc="2026-09-22T16:44:00Z"/>
          <w:b/>
          <w:bCs/>
          <w:sz w:val="22"/>
          <w:szCs w:val="22"/>
        </w:rPr>
      </w:pPr>
    </w:p>
    <w:p w14:paraId="5A6E0CAF" w14:textId="77777777" w:rsidR="0071556C" w:rsidRDefault="0043051E" w:rsidP="009700EB">
      <w:pPr>
        <w:pStyle w:val="Default"/>
        <w:rPr>
          <w:ins w:id="27" w:author="uzivatel" w:date="2026-09-22T12:44:00Z" w16du:dateUtc="2026-09-22T16:44:00Z"/>
          <w:b/>
          <w:bCs/>
          <w:sz w:val="22"/>
          <w:szCs w:val="22"/>
          <w:u w:val="single"/>
        </w:rPr>
      </w:pPr>
      <w:ins w:id="28" w:author="uzivatel" w:date="2026-09-22T12:44:00Z" w16du:dateUtc="2026-09-22T16:44:00Z">
        <w:r w:rsidRPr="0043051E">
          <w:rPr>
            <w:b/>
            <w:bCs/>
            <w:sz w:val="22"/>
            <w:szCs w:val="22"/>
            <w:u w:val="single"/>
          </w:rPr>
          <w:t>Hygienická pravidla</w:t>
        </w:r>
      </w:ins>
    </w:p>
    <w:p w14:paraId="4AE976B8" w14:textId="77777777" w:rsidR="002E5199" w:rsidRPr="0043051E" w:rsidRDefault="002E5199" w:rsidP="009700EB">
      <w:pPr>
        <w:pStyle w:val="Default"/>
        <w:rPr>
          <w:ins w:id="29" w:author="uzivatel" w:date="2026-09-22T12:44:00Z" w16du:dateUtc="2026-09-22T16:44:00Z"/>
          <w:b/>
          <w:bCs/>
          <w:sz w:val="22"/>
          <w:szCs w:val="22"/>
          <w:u w:val="single"/>
        </w:rPr>
      </w:pPr>
    </w:p>
    <w:p w14:paraId="797C4A9B" w14:textId="77777777" w:rsidR="00E60474" w:rsidRDefault="00C9043F" w:rsidP="00E2631A">
      <w:pPr>
        <w:pStyle w:val="Default"/>
        <w:rPr>
          <w:ins w:id="30" w:author="uzivatel" w:date="2026-09-22T12:44:00Z" w16du:dateUtc="2026-09-22T16:44:00Z"/>
          <w:rFonts w:ascii="Roboto" w:hAnsi="Roboto"/>
        </w:rPr>
      </w:pPr>
      <w:ins w:id="31" w:author="uzivatel" w:date="2026-09-22T12:44:00Z" w16du:dateUtc="2026-09-22T16:44: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30470D60" w14:textId="77777777" w:rsidR="00E2631A" w:rsidRPr="00E2631A" w:rsidRDefault="00E2631A" w:rsidP="00E2631A">
      <w:pPr>
        <w:pStyle w:val="Default"/>
        <w:rPr>
          <w:ins w:id="32" w:author="uzivatel" w:date="2026-09-22T12:44:00Z" w16du:dateUtc="2026-09-22T16:44:00Z"/>
          <w:rFonts w:ascii="Roboto" w:hAnsi="Roboto"/>
        </w:rPr>
      </w:pPr>
    </w:p>
    <w:p w14:paraId="30D8F976" w14:textId="77777777" w:rsidR="00DF0E9B" w:rsidRPr="00E2631A" w:rsidRDefault="00DF0E9B" w:rsidP="00DF0E9B">
      <w:pPr>
        <w:pStyle w:val="Default"/>
        <w:rPr>
          <w:ins w:id="33" w:author="uzivatel" w:date="2026-09-22T12:44:00Z" w16du:dateUtc="2026-09-22T16:44:00Z"/>
          <w:rFonts w:ascii="Roboto" w:hAnsi="Roboto"/>
          <w:b/>
        </w:rPr>
      </w:pPr>
      <w:ins w:id="34" w:author="uzivatel" w:date="2026-09-22T12:44:00Z" w16du:dateUtc="2026-09-22T16:44: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0EE6F8B0" w14:textId="77777777" w:rsidR="000C1D5B" w:rsidRDefault="000C1D5B" w:rsidP="00222525">
      <w:pPr>
        <w:pStyle w:val="Default"/>
        <w:rPr>
          <w:ins w:id="35" w:author="uzivatel" w:date="2026-09-22T12:44:00Z" w16du:dateUtc="2026-09-22T16:44:00Z"/>
          <w:b/>
          <w:bCs/>
          <w:sz w:val="22"/>
          <w:szCs w:val="22"/>
          <w:u w:val="single"/>
        </w:rPr>
      </w:pPr>
    </w:p>
    <w:p w14:paraId="4DDF4317" w14:textId="77777777" w:rsidR="00222525" w:rsidRDefault="00967EDD" w:rsidP="00222525">
      <w:pPr>
        <w:pStyle w:val="Default"/>
        <w:rPr>
          <w:ins w:id="36" w:author="uzivatel" w:date="2026-09-22T12:44:00Z" w16du:dateUtc="2026-09-22T16:44:00Z"/>
          <w:b/>
          <w:bCs/>
          <w:sz w:val="22"/>
          <w:szCs w:val="22"/>
          <w:u w:val="single"/>
        </w:rPr>
      </w:pPr>
      <w:ins w:id="37" w:author="uzivatel" w:date="2026-09-22T12:44:00Z" w16du:dateUtc="2026-09-22T16:44:00Z">
        <w:r>
          <w:rPr>
            <w:b/>
            <w:bCs/>
            <w:sz w:val="22"/>
            <w:szCs w:val="22"/>
            <w:u w:val="single"/>
          </w:rPr>
          <w:t xml:space="preserve">Organizační </w:t>
        </w:r>
        <w:r w:rsidR="00905D4F" w:rsidRPr="0043051E">
          <w:rPr>
            <w:b/>
            <w:bCs/>
            <w:sz w:val="22"/>
            <w:szCs w:val="22"/>
            <w:u w:val="single"/>
          </w:rPr>
          <w:t xml:space="preserve"> pravidla</w:t>
        </w:r>
      </w:ins>
    </w:p>
    <w:p w14:paraId="091DAA51" w14:textId="77777777" w:rsidR="000C1D5B" w:rsidRDefault="000C1D5B" w:rsidP="00222525">
      <w:pPr>
        <w:pStyle w:val="Default"/>
        <w:rPr>
          <w:ins w:id="38" w:author="uzivatel" w:date="2026-09-22T12:44:00Z" w16du:dateUtc="2026-09-22T16:44:00Z"/>
          <w:b/>
          <w:bCs/>
          <w:sz w:val="22"/>
          <w:szCs w:val="22"/>
          <w:u w:val="single"/>
        </w:rPr>
      </w:pPr>
    </w:p>
    <w:p w14:paraId="521B9A8D" w14:textId="77777777" w:rsidR="00393DFA" w:rsidRPr="009E4030" w:rsidRDefault="005F4481" w:rsidP="00222525">
      <w:pPr>
        <w:pStyle w:val="Default"/>
        <w:numPr>
          <w:ilvl w:val="0"/>
          <w:numId w:val="7"/>
        </w:numPr>
        <w:rPr>
          <w:ins w:id="39" w:author="uzivatel" w:date="2026-09-22T12:44:00Z" w16du:dateUtc="2026-09-22T16:44:00Z"/>
          <w:rFonts w:ascii="Roboto" w:hAnsi="Roboto"/>
        </w:rPr>
      </w:pPr>
      <w:ins w:id="40" w:author="uzivatel" w:date="2026-09-22T12:44:00Z" w16du:dateUtc="2026-09-22T16:44: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0804E4C0" w14:textId="77777777" w:rsidR="005F4481" w:rsidRPr="009E4030" w:rsidRDefault="005F4481" w:rsidP="009E4030">
      <w:pPr>
        <w:pStyle w:val="Default"/>
        <w:numPr>
          <w:ilvl w:val="0"/>
          <w:numId w:val="12"/>
        </w:numPr>
        <w:rPr>
          <w:ins w:id="41" w:author="uzivatel" w:date="2026-09-22T12:44:00Z" w16du:dateUtc="2026-09-22T16:44:00Z"/>
          <w:rFonts w:ascii="Roboto" w:hAnsi="Roboto"/>
        </w:rPr>
      </w:pPr>
      <w:ins w:id="42" w:author="uzivatel" w:date="2026-09-22T12:44:00Z" w16du:dateUtc="2026-09-22T16:44: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3EC83ED7" w14:textId="77777777" w:rsidR="00393DFA" w:rsidRPr="009E4030" w:rsidRDefault="00393DFA" w:rsidP="009E4030">
      <w:pPr>
        <w:pStyle w:val="Default"/>
        <w:numPr>
          <w:ilvl w:val="0"/>
          <w:numId w:val="12"/>
        </w:numPr>
        <w:rPr>
          <w:ins w:id="43" w:author="uzivatel" w:date="2026-09-22T12:44:00Z" w16du:dateUtc="2026-09-22T16:44:00Z"/>
          <w:rFonts w:ascii="Roboto" w:hAnsi="Roboto"/>
        </w:rPr>
      </w:pPr>
      <w:ins w:id="44" w:author="uzivatel" w:date="2026-09-22T12:44:00Z" w16du:dateUtc="2026-09-22T16:44:00Z">
        <w:r w:rsidRPr="009E4030">
          <w:rPr>
            <w:rFonts w:ascii="Roboto" w:hAnsi="Roboto"/>
          </w:rPr>
          <w:t>individuální konzultace</w:t>
        </w:r>
      </w:ins>
    </w:p>
    <w:p w14:paraId="231F9493" w14:textId="77777777" w:rsidR="00AB7A30" w:rsidRPr="00222525" w:rsidRDefault="00393DFA" w:rsidP="009E4030">
      <w:pPr>
        <w:pStyle w:val="Default"/>
        <w:numPr>
          <w:ilvl w:val="0"/>
          <w:numId w:val="7"/>
        </w:numPr>
        <w:rPr>
          <w:ins w:id="45" w:author="uzivatel" w:date="2026-09-22T12:44:00Z" w16du:dateUtc="2026-09-22T16:44:00Z"/>
          <w:b/>
          <w:bCs/>
          <w:sz w:val="22"/>
          <w:szCs w:val="22"/>
          <w:u w:val="single"/>
        </w:rPr>
      </w:pPr>
      <w:ins w:id="46" w:author="uzivatel" w:date="2026-09-22T12:44:00Z" w16du:dateUtc="2026-09-22T16:44:00Z">
        <w:r>
          <w:rPr>
            <w:rFonts w:ascii="Roboto" w:hAnsi="Roboto"/>
          </w:rPr>
          <w:t>na konzultace se žáci přihlašují s dostatečným předstihem vyučujícímu předmětu</w:t>
        </w:r>
      </w:ins>
    </w:p>
    <w:p w14:paraId="0D939669" w14:textId="77777777" w:rsidR="00AB7A30" w:rsidRPr="00ED3AF5" w:rsidRDefault="006B75D9" w:rsidP="009E4030">
      <w:pPr>
        <w:pStyle w:val="Default"/>
        <w:numPr>
          <w:ilvl w:val="0"/>
          <w:numId w:val="7"/>
        </w:numPr>
        <w:rPr>
          <w:ins w:id="47" w:author="uzivatel" w:date="2026-09-22T12:44:00Z" w16du:dateUtc="2026-09-22T16:44:00Z"/>
          <w:rFonts w:ascii="Roboto" w:hAnsi="Roboto"/>
        </w:rPr>
      </w:pPr>
      <w:ins w:id="48" w:author="uzivatel" w:date="2026-09-22T12:44:00Z" w16du:dateUtc="2026-09-22T16:44: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71FDE6CD" w14:textId="77777777" w:rsidR="000C1D5B" w:rsidRPr="00067C1B" w:rsidRDefault="008E16D0" w:rsidP="009E4030">
      <w:pPr>
        <w:pStyle w:val="Default"/>
        <w:numPr>
          <w:ilvl w:val="0"/>
          <w:numId w:val="7"/>
        </w:numPr>
        <w:rPr>
          <w:ins w:id="49" w:author="uzivatel" w:date="2026-09-22T12:44:00Z" w16du:dateUtc="2026-09-22T16:44:00Z"/>
          <w:rFonts w:ascii="Roboto" w:hAnsi="Roboto"/>
        </w:rPr>
      </w:pPr>
      <w:ins w:id="50" w:author="uzivatel" w:date="2026-09-22T12:44:00Z" w16du:dateUtc="2026-09-22T16:44: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348C2A34" w14:textId="77777777" w:rsidR="00F01D59" w:rsidRDefault="00EF2DAF" w:rsidP="009E4030">
      <w:pPr>
        <w:pStyle w:val="Default"/>
        <w:numPr>
          <w:ilvl w:val="0"/>
          <w:numId w:val="7"/>
        </w:numPr>
        <w:rPr>
          <w:ins w:id="51" w:author="uzivatel" w:date="2026-09-22T12:44:00Z" w16du:dateUtc="2026-09-22T16:44:00Z"/>
          <w:rFonts w:ascii="Roboto" w:hAnsi="Roboto"/>
        </w:rPr>
      </w:pPr>
      <w:ins w:id="52" w:author="uzivatel" w:date="2026-09-22T12:44:00Z" w16du:dateUtc="2026-09-22T16:44: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003BDDBE" w14:textId="77777777" w:rsidR="00E2631A" w:rsidRDefault="00EF2DAF" w:rsidP="009E4030">
      <w:pPr>
        <w:pStyle w:val="Default"/>
        <w:numPr>
          <w:ilvl w:val="0"/>
          <w:numId w:val="7"/>
        </w:numPr>
        <w:rPr>
          <w:ins w:id="53" w:author="uzivatel" w:date="2026-09-22T12:44:00Z" w16du:dateUtc="2026-09-22T16:44:00Z"/>
          <w:rFonts w:ascii="Roboto" w:hAnsi="Roboto"/>
        </w:rPr>
      </w:pPr>
      <w:ins w:id="54" w:author="uzivatel" w:date="2026-09-22T12:44:00Z" w16du:dateUtc="2026-09-22T16:44:00Z">
        <w:r>
          <w:rPr>
            <w:rFonts w:ascii="Roboto" w:hAnsi="Roboto"/>
          </w:rPr>
          <w:t xml:space="preserve">v prostoru </w:t>
        </w:r>
        <w:r w:rsidR="00F01D59">
          <w:rPr>
            <w:rFonts w:ascii="Roboto" w:hAnsi="Roboto"/>
          </w:rPr>
          <w:t>šaten si žáky vyzvedne vyučující, který odvede skupinu do vyhrazené konzultační místnosti</w:t>
        </w:r>
      </w:ins>
    </w:p>
    <w:p w14:paraId="13B67521" w14:textId="77777777" w:rsidR="005406F7" w:rsidRPr="00F91991" w:rsidRDefault="005406F7" w:rsidP="005406F7">
      <w:pPr>
        <w:pStyle w:val="Default"/>
        <w:numPr>
          <w:ilvl w:val="0"/>
          <w:numId w:val="7"/>
        </w:numPr>
        <w:rPr>
          <w:ins w:id="55" w:author="uzivatel" w:date="2026-09-22T12:44:00Z" w16du:dateUtc="2026-09-22T16:44:00Z"/>
          <w:rFonts w:ascii="Times New Roman" w:hAnsi="Times New Roman" w:cs="Times New Roman"/>
        </w:rPr>
      </w:pPr>
      <w:ins w:id="56" w:author="uzivatel" w:date="2026-09-22T12:44:00Z" w16du:dateUtc="2026-09-22T16:44: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59B821D2" w14:textId="77777777" w:rsidR="00EF2DAF" w:rsidRPr="00EF2DAF" w:rsidRDefault="005406F7" w:rsidP="009E4030">
      <w:pPr>
        <w:pStyle w:val="Default"/>
        <w:numPr>
          <w:ilvl w:val="0"/>
          <w:numId w:val="7"/>
        </w:numPr>
        <w:rPr>
          <w:ins w:id="57" w:author="uzivatel" w:date="2026-09-22T12:44:00Z" w16du:dateUtc="2026-09-22T16:44:00Z"/>
          <w:rFonts w:ascii="Roboto" w:hAnsi="Roboto"/>
        </w:rPr>
      </w:pPr>
      <w:ins w:id="58" w:author="uzivatel" w:date="2026-09-22T12:44:00Z" w16du:dateUtc="2026-09-22T16:44: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07F64B4B" w14:textId="77777777" w:rsidR="000C1D5B" w:rsidRDefault="000C1D5B" w:rsidP="000C1D5B">
      <w:pPr>
        <w:pStyle w:val="Default"/>
        <w:numPr>
          <w:ilvl w:val="0"/>
          <w:numId w:val="2"/>
        </w:numPr>
        <w:rPr>
          <w:ins w:id="59" w:author="uzivatel" w:date="2026-09-22T12:44:00Z" w16du:dateUtc="2026-09-22T16:44:00Z"/>
          <w:rFonts w:ascii="Roboto" w:hAnsi="Roboto"/>
        </w:rPr>
      </w:pPr>
      <w:ins w:id="60" w:author="uzivatel" w:date="2026-09-22T12:44:00Z" w16du:dateUtc="2026-09-22T16:44:00Z">
        <w:r>
          <w:rPr>
            <w:rFonts w:ascii="Roboto" w:hAnsi="Roboto"/>
          </w:rPr>
          <w:t>žáci si přinesou:</w:t>
        </w:r>
      </w:ins>
    </w:p>
    <w:p w14:paraId="0EB3254F" w14:textId="77777777" w:rsidR="00992F5A" w:rsidRDefault="000C1D5B" w:rsidP="000C1D5B">
      <w:pPr>
        <w:pStyle w:val="Default"/>
        <w:numPr>
          <w:ilvl w:val="0"/>
          <w:numId w:val="8"/>
        </w:numPr>
        <w:rPr>
          <w:ins w:id="61" w:author="uzivatel" w:date="2026-09-22T12:44:00Z" w16du:dateUtc="2026-09-22T16:44:00Z"/>
          <w:rFonts w:ascii="Roboto" w:hAnsi="Roboto"/>
        </w:rPr>
      </w:pPr>
      <w:ins w:id="62" w:author="uzivatel" w:date="2026-09-22T12:44:00Z" w16du:dateUtc="2026-09-22T16:44: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09AB0FDC" w14:textId="77777777" w:rsidR="000C1D5B" w:rsidRPr="00992F5A" w:rsidRDefault="000C1D5B" w:rsidP="000C1D5B">
      <w:pPr>
        <w:pStyle w:val="Default"/>
        <w:numPr>
          <w:ilvl w:val="0"/>
          <w:numId w:val="8"/>
        </w:numPr>
        <w:rPr>
          <w:ins w:id="63" w:author="uzivatel" w:date="2026-09-22T12:44:00Z" w16du:dateUtc="2026-09-22T16:44:00Z"/>
          <w:rFonts w:ascii="Roboto" w:hAnsi="Roboto"/>
        </w:rPr>
      </w:pPr>
      <w:ins w:id="64" w:author="uzivatel" w:date="2026-09-22T12:44:00Z" w16du:dateUtc="2026-09-22T16:44:00Z">
        <w:r w:rsidRPr="00992F5A">
          <w:rPr>
            <w:rFonts w:ascii="Roboto" w:hAnsi="Roboto"/>
          </w:rPr>
          <w:t xml:space="preserve">minimálně dvě roušky a sáček na použitou roušku </w:t>
        </w:r>
      </w:ins>
    </w:p>
    <w:p w14:paraId="028C1B54" w14:textId="77777777" w:rsidR="000C1D5B" w:rsidRDefault="000C1D5B" w:rsidP="000C1D5B">
      <w:pPr>
        <w:pStyle w:val="Default"/>
        <w:numPr>
          <w:ilvl w:val="0"/>
          <w:numId w:val="8"/>
        </w:numPr>
        <w:rPr>
          <w:ins w:id="65" w:author="uzivatel" w:date="2026-09-22T12:44:00Z" w16du:dateUtc="2026-09-22T16:44:00Z"/>
        </w:rPr>
      </w:pPr>
      <w:ins w:id="66" w:author="uzivatel" w:date="2026-09-22T12:44:00Z" w16du:dateUtc="2026-09-22T16:44:00Z">
        <w:r w:rsidRPr="00067C1B">
          <w:rPr>
            <w:rFonts w:ascii="Roboto" w:hAnsi="Roboto"/>
          </w:rPr>
          <w:t xml:space="preserve">svačinu a pití </w:t>
        </w:r>
        <w:r w:rsidR="00992F5A" w:rsidRPr="00067C1B">
          <w:rPr>
            <w:rFonts w:ascii="Roboto" w:hAnsi="Roboto"/>
          </w:rPr>
          <w:t>dle vlastního uvážení</w:t>
        </w:r>
      </w:ins>
    </w:p>
    <w:p w14:paraId="21202360" w14:textId="0CE62444" w:rsidR="00886833" w:rsidRDefault="00D9784C" w:rsidP="00886833">
      <w:pPr>
        <w:rPr>
          <w:del w:id="67" w:author="uzivatel" w:date="2026-09-22T12:44:00Z" w16du:dateUtc="2026-09-22T16:44:00Z"/>
          <w:b/>
          <w:bCs/>
        </w:rPr>
      </w:pPr>
      <w:del w:id="68" w:author="uzivatel" w:date="2026-09-22T12:44:00Z" w16du:dateUtc="2026-09-22T16:44:00Z">
        <w:r>
          <w:rPr>
            <w:b/>
            <w:bCs/>
          </w:rPr>
          <w:lastRenderedPageBreak/>
          <w:delText xml:space="preserve">WAKANDA </w:delText>
        </w:r>
        <w:r w:rsidR="00443FA9">
          <w:rPr>
            <w:b/>
            <w:bCs/>
          </w:rPr>
          <w:delText xml:space="preserve">CITY </w:delText>
        </w:r>
        <w:r>
          <w:rPr>
            <w:b/>
            <w:bCs/>
          </w:rPr>
          <w:delText>GRAND PRIX BID SEEKS ANSWERS</w:delText>
        </w:r>
      </w:del>
    </w:p>
    <w:p w14:paraId="1ACB0F28" w14:textId="28690708" w:rsidR="00D9784C" w:rsidRPr="00D9784C" w:rsidRDefault="00D9784C" w:rsidP="00886833">
      <w:pPr>
        <w:rPr>
          <w:del w:id="69" w:author="uzivatel" w:date="2026-09-22T12:44:00Z" w16du:dateUtc="2026-09-22T16:44:00Z"/>
          <w:i/>
          <w:iCs/>
        </w:rPr>
      </w:pPr>
      <w:del w:id="70" w:author="uzivatel" w:date="2026-09-22T12:44:00Z" w16du:dateUtc="2026-09-22T16:44:00Z">
        <w:r>
          <w:rPr>
            <w:i/>
            <w:iCs/>
          </w:rPr>
          <w:delText>Protocol requires an open bid on government projects</w:delText>
        </w:r>
      </w:del>
    </w:p>
    <w:p w14:paraId="68F9D60A" w14:textId="77777777" w:rsidR="00886833" w:rsidRDefault="00886833" w:rsidP="00886833">
      <w:pPr>
        <w:rPr>
          <w:del w:id="71" w:author="uzivatel" w:date="2026-09-22T12:44:00Z" w16du:dateUtc="2026-09-22T16:44:00Z"/>
        </w:rPr>
      </w:pPr>
      <w:del w:id="72" w:author="uzivatel" w:date="2026-09-22T12:44:00Z" w16du:dateUtc="2026-09-22T16:44:00Z">
        <w:r>
          <w:delText xml:space="preserve"> </w:delText>
        </w:r>
      </w:del>
    </w:p>
    <w:p w14:paraId="5B3782D2" w14:textId="77777777" w:rsidR="00D9784C" w:rsidRDefault="00D9784C" w:rsidP="00886833">
      <w:pPr>
        <w:rPr>
          <w:del w:id="73" w:author="uzivatel" w:date="2026-09-22T12:44:00Z" w16du:dateUtc="2026-09-22T16:44:00Z"/>
        </w:rPr>
      </w:pPr>
    </w:p>
    <w:p w14:paraId="4B8D5855" w14:textId="53A29B77" w:rsidR="00D9784C" w:rsidRDefault="00D9784C" w:rsidP="00886833">
      <w:pPr>
        <w:rPr>
          <w:del w:id="74" w:author="uzivatel" w:date="2026-09-22T12:44:00Z" w16du:dateUtc="2026-09-22T16:44:00Z"/>
        </w:rPr>
      </w:pPr>
      <w:del w:id="75" w:author="uzivatel" w:date="2026-09-22T12:44:00Z" w16du:dateUtc="2026-09-22T16:44: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76" w:author="uzivatel" w:date="2026-09-22T12:44:00Z" w16du:dateUtc="2026-09-22T16:44:00Z"/>
        </w:rPr>
      </w:pPr>
    </w:p>
    <w:p w14:paraId="619926EF" w14:textId="590ED77D" w:rsidR="00D9784C" w:rsidRDefault="00D9784C" w:rsidP="00D9784C">
      <w:pPr>
        <w:rPr>
          <w:del w:id="77" w:author="uzivatel" w:date="2026-09-22T12:44:00Z" w16du:dateUtc="2026-09-22T16:44:00Z"/>
        </w:rPr>
      </w:pPr>
      <w:del w:id="78" w:author="uzivatel" w:date="2026-09-22T12:44:00Z" w16du:dateUtc="2026-09-22T16:44: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79" w:author="uzivatel" w:date="2026-09-22T12:44:00Z" w16du:dateUtc="2026-09-22T16:44:00Z"/>
        </w:rPr>
      </w:pPr>
    </w:p>
    <w:p w14:paraId="62A8530D" w14:textId="056A3D93" w:rsidR="00D9784C" w:rsidRDefault="00D9784C" w:rsidP="00D9784C">
      <w:pPr>
        <w:rPr>
          <w:del w:id="80" w:author="uzivatel" w:date="2026-09-22T12:44:00Z" w16du:dateUtc="2026-09-22T16:44:00Z"/>
        </w:rPr>
      </w:pPr>
      <w:del w:id="81" w:author="uzivatel" w:date="2026-09-22T12:44:00Z" w16du:dateUtc="2026-09-22T16:44: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82" w:author="uzivatel" w:date="2026-09-22T12:44:00Z" w16du:dateUtc="2026-09-22T16:44:00Z"/>
        </w:rPr>
      </w:pPr>
    </w:p>
    <w:p w14:paraId="0B9E1840" w14:textId="4304163F" w:rsidR="009430C9" w:rsidRDefault="00D9784C" w:rsidP="00443FA9">
      <w:pPr>
        <w:rPr>
          <w:del w:id="83" w:author="uzivatel" w:date="2026-09-22T12:44:00Z" w16du:dateUtc="2026-09-22T16:44:00Z"/>
        </w:rPr>
      </w:pPr>
      <w:del w:id="84" w:author="uzivatel" w:date="2026-09-22T12:44:00Z" w16du:dateUtc="2026-09-22T16:44: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85" w:author="uzivatel" w:date="2026-09-22T12:44:00Z" w16du:dateUtc="2026-09-22T16:44:00Z"/>
        </w:rPr>
      </w:pPr>
    </w:p>
    <w:p w14:paraId="433B894F" w14:textId="77777777" w:rsidR="00182104" w:rsidRDefault="00443FA9" w:rsidP="00443FA9">
      <w:pPr>
        <w:rPr>
          <w:del w:id="86" w:author="uzivatel" w:date="2026-09-22T12:44:00Z" w16du:dateUtc="2026-09-22T16:44:00Z"/>
        </w:rPr>
      </w:pPr>
      <w:del w:id="87" w:author="uzivatel" w:date="2026-09-22T12:44:00Z" w16du:dateUtc="2026-09-22T16:44: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88" w:author="uzivatel" w:date="2026-09-22T12:44:00Z" w16du:dateUtc="2026-09-22T16:44:00Z"/>
        </w:rPr>
      </w:pPr>
    </w:p>
    <w:p w14:paraId="4BE95ABB" w14:textId="4DEE3BFD" w:rsidR="00886833" w:rsidRDefault="00182104" w:rsidP="00443FA9">
      <w:pPr>
        <w:rPr>
          <w:del w:id="89" w:author="uzivatel" w:date="2026-09-22T12:44:00Z" w16du:dateUtc="2026-09-22T16:44:00Z"/>
        </w:rPr>
      </w:pPr>
      <w:del w:id="90" w:author="uzivatel" w:date="2026-09-22T12:44:00Z" w16du:dateUtc="2026-09-22T16:44: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Default="00694E63" w:rsidP="006D0779">
      <w:pPr>
        <w:pStyle w:val="Default"/>
        <w:ind w:left="720"/>
        <w:rPr>
          <w:rFonts w:ascii="Roboto" w:hAnsi="Roboto"/>
          <w:rPrChange w:id="91" w:author="uzivatel" w:date="2026-09-22T12:44:00Z" w16du:dateUtc="2026-09-22T16:44:00Z">
            <w:rPr/>
          </w:rPrChange>
        </w:rPr>
        <w:pPrChange w:id="92" w:author="uzivatel" w:date="2026-09-22T12:44:00Z" w16du:dateUtc="2026-09-22T16:44:00Z">
          <w:pPr/>
        </w:pPrChange>
      </w:pPr>
    </w:p>
    <w:sectPr w:rsidR="00694E63" w:rsidSect="00067C1B">
      <w:pgSz w:w="11906" w:h="16838"/>
      <w:pgMar w:top="142" w:right="849" w:bottom="142" w:left="1417" w:header="708" w:footer="708" w:gutter="0"/>
      <w:cols w:space="708"/>
      <w:docGrid w:linePitch="360"/>
      <w:sectPrChange w:id="93" w:author="uzivatel" w:date="2026-09-22T12:44:00Z" w16du:dateUtc="2026-09-22T16:44:00Z">
        <w:sectPr w:rsidR="00694E63" w:rsidSect="00067C1B">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Roboto">
    <w:altName w:val="Times New Roman"/>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631709974">
    <w:abstractNumId w:val="8"/>
  </w:num>
  <w:num w:numId="2" w16cid:durableId="1235629088">
    <w:abstractNumId w:val="10"/>
  </w:num>
  <w:num w:numId="3" w16cid:durableId="904798575">
    <w:abstractNumId w:val="9"/>
  </w:num>
  <w:num w:numId="4" w16cid:durableId="1078745012">
    <w:abstractNumId w:val="2"/>
  </w:num>
  <w:num w:numId="5" w16cid:durableId="592511306">
    <w:abstractNumId w:val="7"/>
  </w:num>
  <w:num w:numId="6" w16cid:durableId="1943611225">
    <w:abstractNumId w:val="4"/>
  </w:num>
  <w:num w:numId="7" w16cid:durableId="1148590296">
    <w:abstractNumId w:val="0"/>
  </w:num>
  <w:num w:numId="8" w16cid:durableId="2114860099">
    <w:abstractNumId w:val="3"/>
  </w:num>
  <w:num w:numId="9" w16cid:durableId="189538115">
    <w:abstractNumId w:val="6"/>
  </w:num>
  <w:num w:numId="10" w16cid:durableId="181171361">
    <w:abstractNumId w:val="11"/>
  </w:num>
  <w:num w:numId="11" w16cid:durableId="126516283">
    <w:abstractNumId w:val="5"/>
  </w:num>
  <w:num w:numId="12" w16cid:durableId="9049946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21D99"/>
    <w:rsid w:val="0002301B"/>
    <w:rsid w:val="00054CD6"/>
    <w:rsid w:val="00067C1B"/>
    <w:rsid w:val="00070B7A"/>
    <w:rsid w:val="0009186C"/>
    <w:rsid w:val="000C1D5B"/>
    <w:rsid w:val="000E3B54"/>
    <w:rsid w:val="00107972"/>
    <w:rsid w:val="00131188"/>
    <w:rsid w:val="00182104"/>
    <w:rsid w:val="001C2982"/>
    <w:rsid w:val="001D66D1"/>
    <w:rsid w:val="00222525"/>
    <w:rsid w:val="00260EE1"/>
    <w:rsid w:val="0028602A"/>
    <w:rsid w:val="00292762"/>
    <w:rsid w:val="002A20C1"/>
    <w:rsid w:val="002B27AF"/>
    <w:rsid w:val="002C6880"/>
    <w:rsid w:val="002E5199"/>
    <w:rsid w:val="00332BB9"/>
    <w:rsid w:val="003377F2"/>
    <w:rsid w:val="00355828"/>
    <w:rsid w:val="00393DFA"/>
    <w:rsid w:val="003A4848"/>
    <w:rsid w:val="003B0726"/>
    <w:rsid w:val="00405037"/>
    <w:rsid w:val="00421D86"/>
    <w:rsid w:val="0043051E"/>
    <w:rsid w:val="004435CB"/>
    <w:rsid w:val="00443FA9"/>
    <w:rsid w:val="004714D6"/>
    <w:rsid w:val="00494AC3"/>
    <w:rsid w:val="004A259F"/>
    <w:rsid w:val="004A5136"/>
    <w:rsid w:val="005379D3"/>
    <w:rsid w:val="005406F7"/>
    <w:rsid w:val="005631B3"/>
    <w:rsid w:val="005940DB"/>
    <w:rsid w:val="00596269"/>
    <w:rsid w:val="005E48CB"/>
    <w:rsid w:val="005F4481"/>
    <w:rsid w:val="00663F98"/>
    <w:rsid w:val="00674BF0"/>
    <w:rsid w:val="00694E63"/>
    <w:rsid w:val="0069557F"/>
    <w:rsid w:val="006B75D9"/>
    <w:rsid w:val="006D0779"/>
    <w:rsid w:val="0071556C"/>
    <w:rsid w:val="00875E83"/>
    <w:rsid w:val="00886833"/>
    <w:rsid w:val="008E16D0"/>
    <w:rsid w:val="008F695B"/>
    <w:rsid w:val="00905D4F"/>
    <w:rsid w:val="00926BE8"/>
    <w:rsid w:val="009430C9"/>
    <w:rsid w:val="00967EDD"/>
    <w:rsid w:val="009700EB"/>
    <w:rsid w:val="00975CE3"/>
    <w:rsid w:val="00992F5A"/>
    <w:rsid w:val="009B14F4"/>
    <w:rsid w:val="009D457F"/>
    <w:rsid w:val="009E4030"/>
    <w:rsid w:val="00AB1EDF"/>
    <w:rsid w:val="00AB7A30"/>
    <w:rsid w:val="00AF69EB"/>
    <w:rsid w:val="00B0374C"/>
    <w:rsid w:val="00B06B01"/>
    <w:rsid w:val="00BD1EDF"/>
    <w:rsid w:val="00C9043F"/>
    <w:rsid w:val="00D166A3"/>
    <w:rsid w:val="00D9784C"/>
    <w:rsid w:val="00DB23CA"/>
    <w:rsid w:val="00DF0E9B"/>
    <w:rsid w:val="00DF77E8"/>
    <w:rsid w:val="00E2631A"/>
    <w:rsid w:val="00E60474"/>
    <w:rsid w:val="00ED3AF5"/>
    <w:rsid w:val="00EF2DAF"/>
    <w:rsid w:val="00F01D59"/>
    <w:rsid w:val="00F635E6"/>
    <w:rsid w:val="00F91991"/>
    <w:rsid w:val="00F92274"/>
    <w:rsid w:val="00FB2884"/>
    <w:rsid w:val="00FB3432"/>
    <w:rsid w:val="00FE5E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rsid w:val="002E5199"/>
    <w:pPr>
      <w:keepNext/>
      <w:pBdr>
        <w:bottom w:val="double" w:sz="6" w:space="1" w:color="auto"/>
      </w:pBdr>
      <w:jc w:val="both"/>
      <w:outlineLvl w:val="3"/>
      <w:pPrChange w:id="0" w:author="uzivatel" w:date="2026-09-22T12:44:00Z">
        <w:pPr>
          <w:keepNext/>
          <w:keepLines/>
          <w:spacing w:before="80" w:after="40"/>
          <w:outlineLvl w:val="3"/>
        </w:pPr>
      </w:pPrChange>
    </w:pPr>
    <w:rPr>
      <w:rFonts w:ascii="Times New Roman" w:eastAsia="Times New Roman" w:hAnsi="Times New Roman" w:cs="Times New Roman"/>
      <w:b/>
      <w:kern w:val="0"/>
      <w:sz w:val="32"/>
      <w:szCs w:val="20"/>
      <w:lang w:val="cs-CZ" w:eastAsia="cs-CZ"/>
      <w14:ligatures w14:val="none"/>
      <w:rPrChange w:id="0" w:author="uzivatel" w:date="2026-09-22T12:44:00Z">
        <w:rPr>
          <w:rFonts w:asciiTheme="minorHAnsi" w:eastAsiaTheme="majorEastAsia" w:hAnsiTheme="minorHAnsi" w:cstheme="majorBidi"/>
          <w:i/>
          <w:iCs/>
          <w:color w:val="0F4761" w:themeColor="accent1" w:themeShade="BF"/>
          <w:kern w:val="2"/>
          <w:sz w:val="24"/>
          <w:szCs w:val="24"/>
          <w:lang w:val="en-GB" w:eastAsia="en-US" w:bidi="ar-SA"/>
          <w14:ligatures w14:val="standardContextual"/>
        </w:rPr>
      </w:rPrChange>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semiHidden/>
    <w:rsid w:val="00886833"/>
    <w:rPr>
      <w:rFonts w:ascii="Times New Roman" w:eastAsia="Times New Roman" w:hAnsi="Times New Roman" w:cs="Times New Roman"/>
      <w:b/>
      <w:kern w:val="0"/>
      <w:sz w:val="32"/>
      <w:szCs w:val="20"/>
      <w:lang w:val="cs-CZ" w:eastAsia="cs-CZ"/>
      <w14:ligatures w14:val="none"/>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semiHidden/>
    <w:unhideWhenUsed/>
    <w:rsid w:val="009700EB"/>
    <w:rPr>
      <w:color w:val="03375F"/>
      <w:u w:val="single"/>
      <w:shd w:val="clear" w:color="auto" w:fill="auto"/>
      <w:rPrChange w:id="1" w:author="uzivatel" w:date="2026-09-22T12:44:00Z">
        <w:rPr>
          <w:color w:val="467886" w:themeColor="hyperlink"/>
          <w:u w:val="single"/>
        </w:rPr>
      </w:rPrChange>
    </w:rPr>
  </w:style>
  <w:style w:type="character" w:styleId="UnresolvedMention">
    <w:name w:val="Unresolved Mention"/>
    <w:basedOn w:val="DefaultParagraphFont"/>
    <w:uiPriority w:val="99"/>
    <w:semiHidden/>
    <w:unhideWhenUsed/>
    <w:rsid w:val="00886833"/>
    <w:rPr>
      <w:color w:val="605E5C"/>
      <w:shd w:val="clear" w:color="auto" w:fill="E1DFDD"/>
    </w:rPr>
  </w:style>
  <w:style w:type="paragraph" w:customStyle="1" w:styleId="Default">
    <w:name w:val="Default"/>
    <w:rsid w:val="009700EB"/>
    <w:pPr>
      <w:autoSpaceDE w:val="0"/>
      <w:autoSpaceDN w:val="0"/>
      <w:adjustRightInd w:val="0"/>
      <w:pPrChange w:id="2" w:author="uzivatel" w:date="2026-09-22T12:44:00Z">
        <w:pPr>
          <w:autoSpaceDE w:val="0"/>
          <w:autoSpaceDN w:val="0"/>
          <w:adjustRightInd w:val="0"/>
        </w:pPr>
      </w:pPrChange>
    </w:pPr>
    <w:rPr>
      <w:rFonts w:ascii="Calibri" w:hAnsi="Calibri" w:cs="Calibri"/>
      <w:color w:val="000000"/>
      <w:kern w:val="0"/>
      <w:lang w:val="cs-CZ"/>
      <w14:ligatures w14:val="none"/>
      <w:rPrChange w:id="2" w:author="uzivatel" w:date="2026-09-22T12:44:00Z">
        <w:rPr>
          <w:rFonts w:ascii="Calibri" w:eastAsiaTheme="minorHAnsi" w:hAnsi="Calibri" w:cs="Calibri"/>
          <w:color w:val="000000"/>
          <w:sz w:val="24"/>
          <w:szCs w:val="24"/>
          <w:lang w:val="cs-CZ" w:eastAsia="en-US" w:bidi="ar-SA"/>
        </w:rPr>
      </w:rPrChange>
    </w:rPr>
  </w:style>
  <w:style w:type="table" w:styleId="TableGrid">
    <w:name w:val="Table Grid"/>
    <w:basedOn w:val="TableNormal"/>
    <w:uiPriority w:val="59"/>
    <w:rsid w:val="001C2982"/>
    <w:rPr>
      <w:kern w:val="0"/>
      <w:sz w:val="22"/>
      <w:szCs w:val="22"/>
      <w:lang w:val="cs-C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2026-09-22T16:44:00Z</dcterms:modified>
</cp:coreProperties>
</file>