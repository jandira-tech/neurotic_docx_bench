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5:00Z" w16du:dateUtc="2026-09-22T16:15:00Z"/>
          <w:rFonts w:ascii="Californian FB" w:hAnsi="Californian FB"/>
        </w:rPr>
      </w:pPr>
      <w:ins w:id="2" w:author="NAZ, Mamoona (OLDHAM MEDICAL SERVICES)" w:date="2026-09-22T12:15:00Z" w16du:dateUtc="2026-09-22T16:1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5:00Z" w16du:dateUtc="2026-09-22T16:15:00Z"/>
          <w:rFonts w:ascii="Californian FB" w:hAnsi="Californian FB"/>
          <w:b/>
          <w:bCs/>
        </w:rPr>
      </w:pPr>
    </w:p>
    <w:p w14:paraId="43260A16" w14:textId="77777777" w:rsidR="006F1C2D" w:rsidRDefault="006F1C2D" w:rsidP="006F1C2D">
      <w:pPr>
        <w:jc w:val="center"/>
        <w:rPr>
          <w:ins w:id="4" w:author="NAZ, Mamoona (OLDHAM MEDICAL SERVICES)" w:date="2026-09-22T12:15:00Z" w16du:dateUtc="2026-09-22T16:15:00Z"/>
          <w:rFonts w:cstheme="minorHAnsi"/>
          <w:b/>
          <w:bCs/>
          <w:sz w:val="28"/>
          <w:szCs w:val="28"/>
          <w:u w:val="single"/>
        </w:rPr>
      </w:pPr>
      <w:ins w:id="5" w:author="NAZ, Mamoona (OLDHAM MEDICAL SERVICES)" w:date="2026-09-22T12:15:00Z" w16du:dateUtc="2026-09-22T16:15: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5:00Z" w16du:dateUtc="2026-09-22T16:15:00Z"/>
          <w:rFonts w:cstheme="minorHAnsi"/>
          <w:b/>
          <w:bCs/>
          <w:sz w:val="28"/>
          <w:szCs w:val="28"/>
          <w:u w:val="single"/>
        </w:rPr>
      </w:pPr>
      <w:ins w:id="7" w:author="NAZ, Mamoona (OLDHAM MEDICAL SERVICES)" w:date="2026-09-22T12:15:00Z" w16du:dateUtc="2026-09-22T16:1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5:00Z" w16du:dateUtc="2026-09-22T16:15:00Z"/>
          <w:rFonts w:cstheme="minorHAnsi"/>
          <w:b/>
          <w:bCs/>
          <w:sz w:val="28"/>
          <w:szCs w:val="28"/>
          <w:u w:val="single"/>
        </w:rPr>
      </w:pPr>
    </w:p>
    <w:p w14:paraId="1E230469" w14:textId="77777777" w:rsidR="006F1C2D" w:rsidRDefault="006F1C2D" w:rsidP="006F1C2D">
      <w:pPr>
        <w:rPr>
          <w:ins w:id="9" w:author="NAZ, Mamoona (OLDHAM MEDICAL SERVICES)" w:date="2026-09-22T12:15:00Z" w16du:dateUtc="2026-09-22T16:15:00Z"/>
          <w:rFonts w:cstheme="minorHAnsi"/>
          <w:b/>
          <w:bCs/>
        </w:rPr>
      </w:pPr>
      <w:ins w:id="10" w:author="NAZ, Mamoona (OLDHAM MEDICAL SERVICES)" w:date="2026-09-22T12:15:00Z" w16du:dateUtc="2026-09-22T16:15:00Z">
        <w:r w:rsidRPr="00FA0E32">
          <w:rPr>
            <w:rFonts w:cstheme="minorHAnsi"/>
            <w:b/>
            <w:bCs/>
          </w:rPr>
          <w:t>Attendees:</w:t>
        </w:r>
      </w:ins>
    </w:p>
    <w:p w14:paraId="406CF681" w14:textId="77777777" w:rsidR="006F1C2D" w:rsidRDefault="006F1C2D" w:rsidP="006F1C2D">
      <w:pPr>
        <w:rPr>
          <w:ins w:id="11" w:author="NAZ, Mamoona (OLDHAM MEDICAL SERVICES)" w:date="2026-09-22T12:15:00Z" w16du:dateUtc="2026-09-22T16:15:00Z"/>
          <w:rFonts w:cstheme="minorHAnsi"/>
        </w:rPr>
      </w:pPr>
      <w:ins w:id="12" w:author="NAZ, Mamoona (OLDHAM MEDICAL SERVICES)" w:date="2026-09-22T12:15:00Z" w16du:dateUtc="2026-09-22T16:15: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5:00Z" w16du:dateUtc="2026-09-22T16:15:00Z"/>
          <w:rFonts w:cstheme="minorHAnsi"/>
        </w:rPr>
      </w:pPr>
      <w:ins w:id="14" w:author="NAZ, Mamoona (OLDHAM MEDICAL SERVICES)" w:date="2026-09-22T12:15:00Z" w16du:dateUtc="2026-09-22T16:15:00Z">
        <w:r>
          <w:rPr>
            <w:rFonts w:cstheme="minorHAnsi"/>
          </w:rPr>
          <w:t xml:space="preserve">SA – Practice Manager </w:t>
        </w:r>
      </w:ins>
    </w:p>
    <w:p w14:paraId="4B50E429" w14:textId="77777777" w:rsidR="006F1C2D" w:rsidRDefault="006F1C2D" w:rsidP="006F1C2D">
      <w:pPr>
        <w:rPr>
          <w:ins w:id="15" w:author="NAZ, Mamoona (OLDHAM MEDICAL SERVICES)" w:date="2026-09-22T12:15:00Z" w16du:dateUtc="2026-09-22T16:15:00Z"/>
          <w:rFonts w:cstheme="minorHAnsi"/>
        </w:rPr>
      </w:pPr>
    </w:p>
    <w:p w14:paraId="5F6386BB" w14:textId="77777777" w:rsidR="0008331C" w:rsidRDefault="006F1C2D" w:rsidP="0008331C">
      <w:pPr>
        <w:rPr>
          <w:ins w:id="16" w:author="NAZ, Mamoona (OLDHAM MEDICAL SERVICES)" w:date="2026-09-22T12:15:00Z" w16du:dateUtc="2026-09-22T16:15:00Z"/>
        </w:rPr>
      </w:pPr>
      <w:ins w:id="17" w:author="NAZ, Mamoona (OLDHAM MEDICAL SERVICES)" w:date="2026-09-22T12:15:00Z" w16du:dateUtc="2026-09-22T16:15: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5:00Z" w16du:dateUtc="2026-09-22T16:15:00Z"/>
        </w:rPr>
      </w:pPr>
      <w:ins w:id="19" w:author="NAZ, Mamoona (OLDHAM MEDICAL SERVICES)" w:date="2026-09-22T12:15:00Z" w16du:dateUtc="2026-09-22T16:15: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5:00Z" w16du:dateUtc="2026-09-22T16:15:00Z"/>
          <w:rFonts w:cstheme="minorHAnsi"/>
        </w:rPr>
      </w:pPr>
    </w:p>
    <w:p w14:paraId="2302B3A6" w14:textId="77777777" w:rsidR="006F1C2D" w:rsidRPr="00FA0E32" w:rsidRDefault="006F1C2D" w:rsidP="006F1C2D">
      <w:pPr>
        <w:rPr>
          <w:ins w:id="21" w:author="NAZ, Mamoona (OLDHAM MEDICAL SERVICES)" w:date="2026-09-22T12:15:00Z" w16du:dateUtc="2026-09-22T16:15:00Z"/>
          <w:rFonts w:cstheme="minorHAnsi"/>
        </w:rPr>
      </w:pPr>
    </w:p>
    <w:p w14:paraId="794DD8CD" w14:textId="77777777" w:rsidR="006F1C2D" w:rsidRDefault="006F1C2D" w:rsidP="006F1C2D">
      <w:pPr>
        <w:rPr>
          <w:ins w:id="22" w:author="NAZ, Mamoona (OLDHAM MEDICAL SERVICES)" w:date="2026-09-22T12:15:00Z" w16du:dateUtc="2026-09-22T16:15:00Z"/>
          <w:rFonts w:cstheme="minorHAnsi"/>
          <w:b/>
          <w:bCs/>
        </w:rPr>
      </w:pPr>
      <w:ins w:id="23" w:author="NAZ, Mamoona (OLDHAM MEDICAL SERVICES)" w:date="2026-09-22T12:15:00Z" w16du:dateUtc="2026-09-22T16:15:00Z">
        <w:r w:rsidRPr="00FA0E32">
          <w:rPr>
            <w:rFonts w:cstheme="minorHAnsi"/>
            <w:b/>
            <w:bCs/>
          </w:rPr>
          <w:t>Apologies:</w:t>
        </w:r>
      </w:ins>
    </w:p>
    <w:p w14:paraId="50FA62A7" w14:textId="77777777" w:rsidR="00677B90" w:rsidRDefault="00677B90" w:rsidP="006F1C2D">
      <w:pPr>
        <w:rPr>
          <w:ins w:id="24" w:author="NAZ, Mamoona (OLDHAM MEDICAL SERVICES)" w:date="2026-09-22T12:15:00Z" w16du:dateUtc="2026-09-22T16:15:00Z"/>
          <w:rFonts w:cstheme="minorHAnsi"/>
          <w:b/>
          <w:bCs/>
        </w:rPr>
      </w:pPr>
    </w:p>
    <w:p w14:paraId="27E4F2EE" w14:textId="6226EC7C" w:rsidR="00677B90" w:rsidRPr="00677B90" w:rsidRDefault="00677B90" w:rsidP="006F1C2D">
      <w:pPr>
        <w:rPr>
          <w:ins w:id="25" w:author="NAZ, Mamoona (OLDHAM MEDICAL SERVICES)" w:date="2026-09-22T12:15:00Z" w16du:dateUtc="2026-09-22T16:15:00Z"/>
          <w:rFonts w:cstheme="minorHAnsi"/>
        </w:rPr>
      </w:pPr>
      <w:ins w:id="26" w:author="NAZ, Mamoona (OLDHAM MEDICAL SERVICES)" w:date="2026-09-22T12:15:00Z" w16du:dateUtc="2026-09-22T16:15:00Z">
        <w:r>
          <w:rPr>
            <w:rFonts w:cstheme="minorHAnsi"/>
          </w:rPr>
          <w:t>CC, AK, LU, MAS, DR</w:t>
        </w:r>
      </w:ins>
    </w:p>
    <w:p w14:paraId="1282E9CD" w14:textId="77777777" w:rsidR="00A8494F" w:rsidRDefault="00A8494F">
      <w:pPr>
        <w:rPr>
          <w:ins w:id="27" w:author="NAZ, Mamoona (OLDHAM MEDICAL SERVICES)" w:date="2026-09-22T12:15:00Z" w16du:dateUtc="2026-09-22T16:15:00Z"/>
        </w:rPr>
      </w:pPr>
    </w:p>
    <w:p w14:paraId="09A61C5A" w14:textId="77777777" w:rsidR="006F1C2D" w:rsidRDefault="006F1C2D">
      <w:pPr>
        <w:rPr>
          <w:ins w:id="28" w:author="NAZ, Mamoona (OLDHAM MEDICAL SERVICES)" w:date="2026-09-22T12:15:00Z" w16du:dateUtc="2026-09-22T16:15:00Z"/>
        </w:rPr>
      </w:pPr>
    </w:p>
    <w:p w14:paraId="71B1EB70" w14:textId="6B3B9867" w:rsidR="006F1C2D" w:rsidRDefault="00FD25EC" w:rsidP="006F1C2D">
      <w:pPr>
        <w:pStyle w:val="ListParagraph"/>
        <w:numPr>
          <w:ilvl w:val="0"/>
          <w:numId w:val="2"/>
        </w:numPr>
        <w:rPr>
          <w:ins w:id="29" w:author="NAZ, Mamoona (OLDHAM MEDICAL SERVICES)" w:date="2026-09-22T12:15:00Z" w16du:dateUtc="2026-09-22T16:15:00Z"/>
        </w:rPr>
      </w:pPr>
      <w:ins w:id="30" w:author="NAZ, Mamoona (OLDHAM MEDICAL SERVICES)" w:date="2026-09-22T12:15:00Z" w16du:dateUtc="2026-09-22T16:15:00Z">
        <w:r>
          <w:t>Review of last minutes of meeting – everyone agreed no changes were needed.</w:t>
        </w:r>
      </w:ins>
    </w:p>
    <w:p w14:paraId="2F83712F" w14:textId="53312079" w:rsidR="00FF174A" w:rsidRDefault="00FF174A" w:rsidP="00FF174A">
      <w:pPr>
        <w:pStyle w:val="ListParagraph"/>
        <w:numPr>
          <w:ilvl w:val="0"/>
          <w:numId w:val="2"/>
        </w:numPr>
        <w:rPr>
          <w:ins w:id="31" w:author="NAZ, Mamoona (OLDHAM MEDICAL SERVICES)" w:date="2026-09-22T12:15:00Z" w16du:dateUtc="2026-09-22T16:15:00Z"/>
        </w:rPr>
      </w:pPr>
      <w:ins w:id="32" w:author="NAZ, Mamoona (OLDHAM MEDICAL SERVICES)" w:date="2026-09-22T12:15:00Z" w16du:dateUtc="2026-09-22T16:15:00Z">
        <w:r>
          <w:t>Meeting started at 13:</w:t>
        </w:r>
        <w:r w:rsidR="00677B90">
          <w:t>13</w:t>
        </w:r>
      </w:ins>
    </w:p>
    <w:p w14:paraId="04EF1223" w14:textId="0C5D5E3B" w:rsidR="00677B90" w:rsidRDefault="00677B90" w:rsidP="00FF174A">
      <w:pPr>
        <w:pStyle w:val="ListParagraph"/>
        <w:numPr>
          <w:ilvl w:val="0"/>
          <w:numId w:val="2"/>
        </w:numPr>
        <w:rPr>
          <w:ins w:id="33" w:author="NAZ, Mamoona (OLDHAM MEDICAL SERVICES)" w:date="2026-09-22T12:15:00Z" w16du:dateUtc="2026-09-22T16:15:00Z"/>
        </w:rPr>
      </w:pPr>
      <w:ins w:id="34" w:author="NAZ, Mamoona (OLDHAM MEDICAL SERVICES)" w:date="2026-09-22T12:15:00Z" w16du:dateUtc="2026-09-22T16:1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35" w:author="NAZ, Mamoona (OLDHAM MEDICAL SERVICES)" w:date="2026-09-22T12:15:00Z" w16du:dateUtc="2026-09-22T16:15:00Z"/>
        </w:rPr>
      </w:pPr>
      <w:ins w:id="36" w:author="NAZ, Mamoona (OLDHAM MEDICAL SERVICES)" w:date="2026-09-22T12:15:00Z" w16du:dateUtc="2026-09-22T16:1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37" w:author="NAZ, Mamoona (OLDHAM MEDICAL SERVICES)" w:date="2026-09-22T12:15:00Z" w16du:dateUtc="2026-09-22T16:15:00Z"/>
        </w:rPr>
      </w:pPr>
      <w:ins w:id="38" w:author="NAZ, Mamoona (OLDHAM MEDICAL SERVICES)" w:date="2026-09-22T12:15:00Z" w16du:dateUtc="2026-09-22T16:1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39" w:author="NAZ, Mamoona (OLDHAM MEDICAL SERVICES)" w:date="2026-09-22T12:15:00Z" w16du:dateUtc="2026-09-22T16:15:00Z"/>
        </w:rPr>
      </w:pPr>
      <w:ins w:id="40" w:author="NAZ, Mamoona (OLDHAM MEDICAL SERVICES)" w:date="2026-09-22T12:15:00Z" w16du:dateUtc="2026-09-22T16:1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1" w:author="NAZ, Mamoona (OLDHAM MEDICAL SERVICES)" w:date="2026-09-22T12:15:00Z" w16du:dateUtc="2026-09-22T16:15:00Z"/>
        </w:rPr>
      </w:pPr>
      <w:ins w:id="42" w:author="NAZ, Mamoona (OLDHAM MEDICAL SERVICES)" w:date="2026-09-22T12:15:00Z" w16du:dateUtc="2026-09-22T16:1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43" w:author="NAZ, Mamoona (OLDHAM MEDICAL SERVICES)" w:date="2026-09-22T12:15:00Z" w16du:dateUtc="2026-09-22T16:15:00Z"/>
        </w:rPr>
      </w:pPr>
      <w:ins w:id="44" w:author="NAZ, Mamoona (OLDHAM MEDICAL SERVICES)" w:date="2026-09-22T12:15:00Z" w16du:dateUtc="2026-09-22T16:1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45" w:author="NAZ, Mamoona (OLDHAM MEDICAL SERVICES)" w:date="2026-09-22T12:15:00Z" w16du:dateUtc="2026-09-22T16:15:00Z"/>
        </w:rPr>
      </w:pPr>
      <w:ins w:id="46" w:author="NAZ, Mamoona (OLDHAM MEDICAL SERVICES)" w:date="2026-09-22T12:15:00Z" w16du:dateUtc="2026-09-22T16:1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47" w:author="NAZ, Mamoona (OLDHAM MEDICAL SERVICES)" w:date="2026-09-22T12:15:00Z" w16du:dateUtc="2026-09-22T16:15:00Z"/>
        </w:rPr>
      </w:pPr>
      <w:ins w:id="48" w:author="NAZ, Mamoona (OLDHAM MEDICAL SERVICES)" w:date="2026-09-22T12:15:00Z" w16du:dateUtc="2026-09-22T16:1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49" w:author="NAZ, Mamoona (OLDHAM MEDICAL SERVICES)" w:date="2026-09-22T12:15:00Z" w16du:dateUtc="2026-09-22T16:15:00Z"/>
        </w:rPr>
      </w:pPr>
      <w:ins w:id="50" w:author="NAZ, Mamoona (OLDHAM MEDICAL SERVICES)" w:date="2026-09-22T12:15:00Z" w16du:dateUtc="2026-09-22T16:15: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1" w:author="NAZ, Mamoona (OLDHAM MEDICAL SERVICES)" w:date="2026-09-22T12:15:00Z" w16du:dateUtc="2026-09-22T16:15:00Z"/>
        </w:rPr>
      </w:pPr>
      <w:ins w:id="52" w:author="NAZ, Mamoona (OLDHAM MEDICAL SERVICES)" w:date="2026-09-22T12:15:00Z" w16du:dateUtc="2026-09-22T16:15: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53" w:author="NAZ, Mamoona (OLDHAM MEDICAL SERVICES)" w:date="2026-09-22T12:15:00Z" w16du:dateUtc="2026-09-22T16:15:00Z"/>
        </w:rPr>
      </w:pPr>
      <w:ins w:id="54" w:author="NAZ, Mamoona (OLDHAM MEDICAL SERVICES)" w:date="2026-09-22T12:15:00Z" w16du:dateUtc="2026-09-22T16:15:00Z">
        <w:r>
          <w:t xml:space="preserve">Also decided to display notices before they get sent out. </w:t>
        </w:r>
      </w:ins>
    </w:p>
    <w:p w14:paraId="0AD56979" w14:textId="7FA4E76F" w:rsidR="00677B90" w:rsidRDefault="00677B90" w:rsidP="00FF174A">
      <w:pPr>
        <w:pStyle w:val="ListParagraph"/>
        <w:numPr>
          <w:ilvl w:val="0"/>
          <w:numId w:val="2"/>
        </w:numPr>
        <w:rPr>
          <w:ins w:id="55" w:author="NAZ, Mamoona (OLDHAM MEDICAL SERVICES)" w:date="2026-09-22T12:15:00Z" w16du:dateUtc="2026-09-22T16:15:00Z"/>
        </w:rPr>
      </w:pPr>
      <w:ins w:id="56" w:author="NAZ, Mamoona (OLDHAM MEDICAL SERVICES)" w:date="2026-09-22T12:15:00Z" w16du:dateUtc="2026-09-22T16:1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57" w:author="NAZ, Mamoona (OLDHAM MEDICAL SERVICES)" w:date="2026-09-22T12:15:00Z" w16du:dateUtc="2026-09-22T16:15:00Z"/>
        </w:rPr>
      </w:pPr>
      <w:ins w:id="58" w:author="NAZ, Mamoona (OLDHAM MEDICAL SERVICES)" w:date="2026-09-22T12:15:00Z" w16du:dateUtc="2026-09-22T16:1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59" w:author="NAZ, Mamoona (OLDHAM MEDICAL SERVICES)" w:date="2026-09-22T12:15:00Z" w16du:dateUtc="2026-09-22T16:15:00Z"/>
        </w:rPr>
      </w:pPr>
      <w:ins w:id="60" w:author="NAZ, Mamoona (OLDHAM MEDICAL SERVICES)" w:date="2026-09-22T12:15:00Z" w16du:dateUtc="2026-09-22T16:15: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1" w:author="NAZ, Mamoona (OLDHAM MEDICAL SERVICES)" w:date="2026-09-22T12:15:00Z" w16du:dateUtc="2026-09-22T16:15:00Z"/>
        </w:rPr>
      </w:pPr>
      <w:ins w:id="62" w:author="NAZ, Mamoona (OLDHAM MEDICAL SERVICES)" w:date="2026-09-22T12:15:00Z" w16du:dateUtc="2026-09-22T16:15:00Z">
        <w:r>
          <w:t xml:space="preserve">Updates around the PCN clinics were shared. </w:t>
        </w:r>
      </w:ins>
    </w:p>
    <w:p w14:paraId="02B8F5B2" w14:textId="001EA95A" w:rsidR="00677B90" w:rsidRDefault="00677B90" w:rsidP="00FF174A">
      <w:pPr>
        <w:pStyle w:val="ListParagraph"/>
        <w:numPr>
          <w:ilvl w:val="0"/>
          <w:numId w:val="2"/>
        </w:numPr>
        <w:rPr>
          <w:ins w:id="63" w:author="NAZ, Mamoona (OLDHAM MEDICAL SERVICES)" w:date="2026-09-22T12:15:00Z" w16du:dateUtc="2026-09-22T16:15:00Z"/>
        </w:rPr>
      </w:pPr>
      <w:ins w:id="64" w:author="NAZ, Mamoona (OLDHAM MEDICAL SERVICES)" w:date="2026-09-22T12:15:00Z" w16du:dateUtc="2026-09-22T16:15: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5:00Z" w16du:dateUtc="2026-09-22T16:15:00Z"/>
          <w:b/>
          <w:bCs/>
        </w:rPr>
      </w:pPr>
      <w:ins w:id="66" w:author="NAZ, Mamoona (OLDHAM MEDICAL SERVICES)" w:date="2026-09-22T12:15:00Z" w16du:dateUtc="2026-09-22T16:1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5:00Z" w16du:dateUtc="2026-09-22T16:15:00Z"/>
          <w:b/>
          <w:bCs/>
        </w:rPr>
      </w:pPr>
    </w:p>
    <w:p w14:paraId="304584AB" w14:textId="77777777" w:rsidR="007F1C0B" w:rsidRPr="004C61D7" w:rsidRDefault="006F1C2D" w:rsidP="007F1C0B">
      <w:pPr>
        <w:jc w:val="center"/>
        <w:rPr>
          <w:del w:id="68" w:author="NAZ, Mamoona (OLDHAM MEDICAL SERVICES)" w:date="2026-09-22T12:15:00Z" w16du:dateUtc="2026-09-22T16:15:00Z"/>
          <w:sz w:val="32"/>
          <w:szCs w:val="32"/>
        </w:rPr>
      </w:pPr>
      <w:ins w:id="69" w:author="NAZ, Mamoona (OLDHAM MEDICAL SERVICES)" w:date="2026-09-22T12:15:00Z" w16du:dateUtc="2026-09-22T16:1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15:00Z" w16du:dateUtc="2026-09-22T16:15:00Z">
        <w:r w:rsidR="007F1C0B" w:rsidRPr="004C61D7">
          <w:rPr>
            <w:sz w:val="32"/>
            <w:szCs w:val="32"/>
          </w:rPr>
          <w:delText>ВОЛЧИХИНСКИЙ РАЙОННЫЙ СОВЕТ НАРОДНЫХ ДЕПУТАТОВ АЛТАЙСКОГО КРАЯ</w:delText>
        </w:r>
      </w:del>
    </w:p>
    <w:p w14:paraId="75FF6843" w14:textId="77777777" w:rsidR="007F1C0B" w:rsidRPr="004C61D7" w:rsidRDefault="007F1C0B" w:rsidP="007F1C0B">
      <w:pPr>
        <w:jc w:val="center"/>
        <w:rPr>
          <w:del w:id="71" w:author="NAZ, Mamoona (OLDHAM MEDICAL SERVICES)" w:date="2026-09-22T12:15:00Z" w16du:dateUtc="2026-09-22T16:15:00Z"/>
          <w:sz w:val="32"/>
          <w:szCs w:val="32"/>
        </w:rPr>
      </w:pPr>
    </w:p>
    <w:p w14:paraId="624FD1DE" w14:textId="77777777" w:rsidR="007F1C0B" w:rsidRPr="004C61D7" w:rsidRDefault="007F1C0B" w:rsidP="007F1C0B">
      <w:pPr>
        <w:jc w:val="center"/>
        <w:rPr>
          <w:del w:id="72" w:author="NAZ, Mamoona (OLDHAM MEDICAL SERVICES)" w:date="2026-09-22T12:15:00Z" w16du:dateUtc="2026-09-22T16:15:00Z"/>
          <w:sz w:val="32"/>
          <w:szCs w:val="32"/>
        </w:rPr>
      </w:pPr>
      <w:del w:id="73" w:author="NAZ, Mamoona (OLDHAM MEDICAL SERVICES)" w:date="2026-09-22T12:15:00Z" w16du:dateUtc="2026-09-22T16:15:00Z">
        <w:r w:rsidRPr="004C61D7">
          <w:rPr>
            <w:sz w:val="32"/>
            <w:szCs w:val="32"/>
          </w:rPr>
          <w:delText>РЕШЕНИ</w:delText>
        </w:r>
        <w:r>
          <w:rPr>
            <w:sz w:val="32"/>
            <w:szCs w:val="32"/>
          </w:rPr>
          <w:delText>Е</w:delText>
        </w:r>
      </w:del>
    </w:p>
    <w:p w14:paraId="2B331155" w14:textId="77777777" w:rsidR="007F1C0B" w:rsidRPr="004C61D7" w:rsidRDefault="007F1C0B" w:rsidP="007F1C0B">
      <w:pPr>
        <w:jc w:val="center"/>
        <w:rPr>
          <w:del w:id="74" w:author="NAZ, Mamoona (OLDHAM MEDICAL SERVICES)" w:date="2026-09-22T12:15:00Z" w16du:dateUtc="2026-09-22T16:15:00Z"/>
          <w:sz w:val="28"/>
          <w:szCs w:val="28"/>
        </w:rPr>
      </w:pPr>
    </w:p>
    <w:p w14:paraId="612CC1FE" w14:textId="77777777" w:rsidR="007F1C0B" w:rsidRPr="004C61D7" w:rsidRDefault="007F1C0B" w:rsidP="007F1C0B">
      <w:pPr>
        <w:jc w:val="center"/>
        <w:rPr>
          <w:del w:id="75" w:author="NAZ, Mamoona (OLDHAM MEDICAL SERVICES)" w:date="2026-09-22T12:15:00Z" w16du:dateUtc="2026-09-22T16:15:00Z"/>
          <w:sz w:val="28"/>
          <w:szCs w:val="28"/>
        </w:rPr>
      </w:pPr>
    </w:p>
    <w:p w14:paraId="0D1B1E7E" w14:textId="77777777" w:rsidR="007F1C0B" w:rsidRPr="004C61D7" w:rsidRDefault="007F1C0B" w:rsidP="007F1C0B">
      <w:pPr>
        <w:rPr>
          <w:del w:id="76" w:author="NAZ, Mamoona (OLDHAM MEDICAL SERVICES)" w:date="2026-09-22T12:15:00Z" w16du:dateUtc="2026-09-22T16:15:00Z"/>
          <w:sz w:val="28"/>
          <w:szCs w:val="28"/>
        </w:rPr>
      </w:pPr>
      <w:del w:id="77" w:author="NAZ, Mamoona (OLDHAM MEDICAL SERVICES)" w:date="2026-09-22T12:15:00Z" w16du:dateUtc="2026-09-22T16:15:00Z">
        <w:r>
          <w:rPr>
            <w:sz w:val="28"/>
            <w:szCs w:val="28"/>
          </w:rPr>
          <w:delText>_______________</w:delText>
        </w:r>
        <w:r w:rsidRPr="004C61D7">
          <w:rPr>
            <w:sz w:val="28"/>
            <w:szCs w:val="28"/>
          </w:rPr>
          <w:delText xml:space="preserve">                                                          </w:delText>
        </w:r>
        <w:r>
          <w:rPr>
            <w:sz w:val="28"/>
            <w:szCs w:val="28"/>
          </w:rPr>
          <w:delText xml:space="preserve">                          </w:delText>
        </w:r>
        <w:r w:rsidRPr="004C61D7">
          <w:rPr>
            <w:sz w:val="28"/>
            <w:szCs w:val="28"/>
          </w:rPr>
          <w:delText xml:space="preserve"> № </w:delText>
        </w:r>
        <w:r>
          <w:rPr>
            <w:sz w:val="28"/>
            <w:szCs w:val="28"/>
          </w:rPr>
          <w:delText>______</w:delText>
        </w:r>
      </w:del>
    </w:p>
    <w:p w14:paraId="646D8CDB" w14:textId="77777777" w:rsidR="007F1C0B" w:rsidRPr="004C61D7" w:rsidRDefault="007F1C0B" w:rsidP="007F1C0B">
      <w:pPr>
        <w:jc w:val="center"/>
        <w:rPr>
          <w:del w:id="78" w:author="NAZ, Mamoona (OLDHAM MEDICAL SERVICES)" w:date="2026-09-22T12:15:00Z" w16du:dateUtc="2026-09-22T16:15:00Z"/>
          <w:rFonts w:ascii="Arial" w:hAnsi="Arial" w:cs="Arial"/>
        </w:rPr>
      </w:pPr>
      <w:del w:id="79" w:author="NAZ, Mamoona (OLDHAM MEDICAL SERVICES)" w:date="2026-09-22T12:15:00Z" w16du:dateUtc="2026-09-22T16:15:00Z">
        <w:r w:rsidRPr="004C61D7">
          <w:rPr>
            <w:rFonts w:ascii="Arial" w:hAnsi="Arial" w:cs="Arial"/>
          </w:rPr>
          <w:delText>с. Волчиха</w:delText>
        </w:r>
      </w:del>
    </w:p>
    <w:p w14:paraId="59C19987" w14:textId="77777777" w:rsidR="007F1C0B" w:rsidRPr="004C61D7" w:rsidRDefault="007F1C0B" w:rsidP="007F1C0B">
      <w:pPr>
        <w:rPr>
          <w:del w:id="80" w:author="NAZ, Mamoona (OLDHAM MEDICAL SERVICES)" w:date="2026-09-22T12:15:00Z" w16du:dateUtc="2026-09-22T16:15:00Z"/>
          <w:sz w:val="28"/>
          <w:szCs w:val="28"/>
        </w:rPr>
      </w:pPr>
    </w:p>
    <w:p w14:paraId="732BC66D" w14:textId="77777777" w:rsidR="007F1C0B" w:rsidRPr="004C61D7" w:rsidRDefault="007F1C0B" w:rsidP="007F1C0B">
      <w:pPr>
        <w:rPr>
          <w:del w:id="81" w:author="NAZ, Mamoona (OLDHAM MEDICAL SERVICES)" w:date="2026-09-22T12:15:00Z" w16du:dateUtc="2026-09-22T16:15:00Z"/>
          <w:sz w:val="28"/>
          <w:szCs w:val="28"/>
        </w:rPr>
      </w:pPr>
    </w:p>
    <w:p w14:paraId="7168437F" w14:textId="77777777" w:rsidR="007F1C0B" w:rsidRPr="004C61D7" w:rsidRDefault="007F1C0B" w:rsidP="007F1C0B">
      <w:pPr>
        <w:pStyle w:val="BodyText3"/>
        <w:tabs>
          <w:tab w:val="left" w:pos="3969"/>
        </w:tabs>
        <w:ind w:right="5386"/>
        <w:rPr>
          <w:del w:id="82" w:author="NAZ, Mamoona (OLDHAM MEDICAL SERVICES)" w:date="2026-09-22T12:15:00Z" w16du:dateUtc="2026-09-22T16:15:00Z"/>
          <w:szCs w:val="28"/>
        </w:rPr>
      </w:pPr>
      <w:del w:id="83" w:author="NAZ, Mamoona (OLDHAM MEDICAL SERVICES)" w:date="2026-09-22T12:15:00Z" w16du:dateUtc="2026-09-22T16:15:00Z">
        <w:r>
          <w:rPr>
            <w:szCs w:val="28"/>
          </w:rPr>
          <w:delText>О внесении изменений в решение Волчихинского районного Совета народных депутатов от 28.01.2021 № 3 «Об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w:delText>
        </w:r>
      </w:del>
    </w:p>
    <w:p w14:paraId="47F261BD" w14:textId="77777777" w:rsidR="007F1C0B" w:rsidRPr="004C61D7" w:rsidRDefault="007F1C0B" w:rsidP="007F1C0B">
      <w:pPr>
        <w:rPr>
          <w:del w:id="84" w:author="NAZ, Mamoona (OLDHAM MEDICAL SERVICES)" w:date="2026-09-22T12:15:00Z" w16du:dateUtc="2026-09-22T16:15:00Z"/>
          <w:sz w:val="28"/>
          <w:szCs w:val="28"/>
        </w:rPr>
      </w:pPr>
    </w:p>
    <w:p w14:paraId="389C5A37" w14:textId="77777777" w:rsidR="007F1C0B" w:rsidRPr="004C61D7" w:rsidRDefault="007F1C0B" w:rsidP="007F1C0B">
      <w:pPr>
        <w:jc w:val="both"/>
        <w:rPr>
          <w:del w:id="85" w:author="NAZ, Mamoona (OLDHAM MEDICAL SERVICES)" w:date="2026-09-22T12:15:00Z" w16du:dateUtc="2026-09-22T16:15:00Z"/>
          <w:sz w:val="28"/>
          <w:szCs w:val="28"/>
        </w:rPr>
      </w:pPr>
    </w:p>
    <w:p w14:paraId="613DBF8D" w14:textId="77777777" w:rsidR="007F1C0B" w:rsidRPr="004C61D7" w:rsidRDefault="007F1C0B" w:rsidP="007F1C0B">
      <w:pPr>
        <w:ind w:firstLine="720"/>
        <w:jc w:val="both"/>
        <w:rPr>
          <w:del w:id="86" w:author="NAZ, Mamoona (OLDHAM MEDICAL SERVICES)" w:date="2026-09-22T12:15:00Z" w16du:dateUtc="2026-09-22T16:15:00Z"/>
          <w:spacing w:val="40"/>
          <w:sz w:val="28"/>
          <w:szCs w:val="28"/>
        </w:rPr>
      </w:pPr>
      <w:del w:id="87" w:author="NAZ, Mamoona (OLDHAM MEDICAL SERVICES)" w:date="2026-09-22T12:15:00Z" w16du:dateUtc="2026-09-22T16:15:00Z">
        <w:r>
          <w:rPr>
            <w:sz w:val="28"/>
            <w:szCs w:val="28"/>
          </w:rPr>
          <w:delText xml:space="preserve">В соответствии с Земельным кодексом Российской Федерации от 25.10.2001 № 136 – ФЗ, </w:delText>
        </w:r>
        <w:r w:rsidRPr="004C61D7">
          <w:rPr>
            <w:sz w:val="28"/>
            <w:szCs w:val="28"/>
          </w:rPr>
          <w:delText xml:space="preserve">Волчихинский районный Совет народных депутатов </w:delText>
        </w:r>
        <w:r w:rsidRPr="004C61D7">
          <w:rPr>
            <w:spacing w:val="40"/>
            <w:sz w:val="28"/>
            <w:szCs w:val="28"/>
          </w:rPr>
          <w:delText>решил:</w:delText>
        </w:r>
      </w:del>
    </w:p>
    <w:p w14:paraId="18EA80AE" w14:textId="77777777" w:rsidR="007F1C0B" w:rsidRDefault="007F1C0B" w:rsidP="007F1C0B">
      <w:pPr>
        <w:pStyle w:val="ListParagraph"/>
        <w:numPr>
          <w:ilvl w:val="0"/>
          <w:numId w:val="1"/>
        </w:numPr>
        <w:ind w:left="0" w:firstLine="0"/>
        <w:jc w:val="both"/>
        <w:rPr>
          <w:del w:id="88" w:author="NAZ, Mamoona (OLDHAM MEDICAL SERVICES)" w:date="2026-09-22T12:15:00Z" w16du:dateUtc="2026-09-22T16:15:00Z"/>
          <w:sz w:val="28"/>
          <w:szCs w:val="28"/>
        </w:rPr>
      </w:pPr>
      <w:del w:id="89" w:author="NAZ, Mamoona (OLDHAM MEDICAL SERVICES)" w:date="2026-09-22T12:15:00Z" w16du:dateUtc="2026-09-22T16:15:00Z">
        <w:r>
          <w:rPr>
            <w:sz w:val="28"/>
            <w:szCs w:val="28"/>
          </w:rPr>
          <w:delText>Внести</w:delText>
        </w:r>
        <w:r w:rsidRPr="00816C13">
          <w:rPr>
            <w:sz w:val="28"/>
            <w:szCs w:val="28"/>
          </w:rPr>
          <w:delText xml:space="preserve"> в решение Волчихинского районного Совета народных депутатов от 28.01.2021 № 3 «Об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w:delText>
        </w:r>
        <w:r>
          <w:rPr>
            <w:sz w:val="28"/>
            <w:szCs w:val="28"/>
          </w:rPr>
          <w:delText xml:space="preserve"> (далее  - Решение) следующие изменения:</w:delText>
        </w:r>
      </w:del>
    </w:p>
    <w:p w14:paraId="775761BC" w14:textId="77777777" w:rsidR="007F1C0B" w:rsidRPr="00816C13" w:rsidRDefault="007F1C0B" w:rsidP="007F1C0B">
      <w:pPr>
        <w:pStyle w:val="ListParagraph"/>
        <w:ind w:left="0"/>
        <w:jc w:val="both"/>
        <w:rPr>
          <w:del w:id="90" w:author="NAZ, Mamoona (OLDHAM MEDICAL SERVICES)" w:date="2026-09-22T12:15:00Z" w16du:dateUtc="2026-09-22T16:15:00Z"/>
          <w:sz w:val="28"/>
          <w:szCs w:val="28"/>
        </w:rPr>
      </w:pPr>
      <w:del w:id="91" w:author="NAZ, Mamoona (OLDHAM MEDICAL SERVICES)" w:date="2026-09-22T12:15:00Z" w16du:dateUtc="2026-09-22T16:15:00Z">
        <w:r>
          <w:rPr>
            <w:sz w:val="28"/>
            <w:szCs w:val="28"/>
          </w:rPr>
          <w:delText xml:space="preserve">пункт 3.5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 </w:delText>
        </w:r>
      </w:del>
    </w:p>
    <w:p w14:paraId="6E4D50EC" w14:textId="77777777" w:rsidR="007F1C0B" w:rsidRPr="007A4333" w:rsidRDefault="007F1C0B" w:rsidP="007F1C0B">
      <w:pPr>
        <w:pStyle w:val="ListParagraph"/>
        <w:numPr>
          <w:ilvl w:val="0"/>
          <w:numId w:val="1"/>
        </w:numPr>
        <w:ind w:left="0" w:firstLine="0"/>
        <w:jc w:val="both"/>
        <w:rPr>
          <w:del w:id="92" w:author="NAZ, Mamoona (OLDHAM MEDICAL SERVICES)" w:date="2026-09-22T12:15:00Z" w16du:dateUtc="2026-09-22T16:15:00Z"/>
          <w:sz w:val="28"/>
          <w:szCs w:val="28"/>
        </w:rPr>
      </w:pPr>
      <w:del w:id="93" w:author="NAZ, Mamoona (OLDHAM MEDICAL SERVICES)" w:date="2026-09-22T12:15:00Z" w16du:dateUtc="2026-09-22T16:15:00Z">
        <w:r>
          <w:rPr>
            <w:sz w:val="28"/>
            <w:szCs w:val="28"/>
          </w:rPr>
          <w:delText>Опубликовать настоящее решение на официальном сайте Администрации Волчихинского района в информационно – телекоммуникационной сети «Интернет».</w:delText>
        </w:r>
      </w:del>
    </w:p>
    <w:p w14:paraId="27264FAB" w14:textId="77777777" w:rsidR="007F1C0B" w:rsidRPr="004C61D7" w:rsidRDefault="007F1C0B" w:rsidP="007F1C0B">
      <w:pPr>
        <w:tabs>
          <w:tab w:val="left" w:pos="993"/>
          <w:tab w:val="left" w:pos="1276"/>
        </w:tabs>
        <w:jc w:val="both"/>
        <w:rPr>
          <w:del w:id="94" w:author="NAZ, Mamoona (OLDHAM MEDICAL SERVICES)" w:date="2026-09-22T12:15:00Z" w16du:dateUtc="2026-09-22T16:15:00Z"/>
          <w:sz w:val="28"/>
          <w:szCs w:val="28"/>
        </w:rPr>
      </w:pPr>
      <w:del w:id="95" w:author="NAZ, Mamoona (OLDHAM MEDICAL SERVICES)" w:date="2026-09-22T12:15:00Z" w16du:dateUtc="2026-09-22T16:15:00Z">
        <w:r w:rsidRPr="004C61D7">
          <w:rPr>
            <w:sz w:val="28"/>
            <w:szCs w:val="28"/>
          </w:rPr>
          <w:tab/>
        </w:r>
      </w:del>
    </w:p>
    <w:p w14:paraId="03CB1630" w14:textId="77777777" w:rsidR="007F1C0B" w:rsidRPr="004C61D7" w:rsidRDefault="007F1C0B" w:rsidP="007F1C0B">
      <w:pPr>
        <w:tabs>
          <w:tab w:val="left" w:pos="993"/>
          <w:tab w:val="left" w:pos="1276"/>
        </w:tabs>
        <w:jc w:val="both"/>
        <w:rPr>
          <w:del w:id="96" w:author="NAZ, Mamoona (OLDHAM MEDICAL SERVICES)" w:date="2026-09-22T12:15:00Z" w16du:dateUtc="2026-09-22T16:15:00Z"/>
          <w:sz w:val="28"/>
          <w:szCs w:val="28"/>
        </w:rPr>
      </w:pPr>
    </w:p>
    <w:p w14:paraId="211ED25B" w14:textId="77777777" w:rsidR="007F1C0B" w:rsidRPr="004C61D7" w:rsidRDefault="007F1C0B" w:rsidP="007F1C0B">
      <w:pPr>
        <w:tabs>
          <w:tab w:val="left" w:pos="993"/>
          <w:tab w:val="left" w:pos="1276"/>
        </w:tabs>
        <w:jc w:val="both"/>
        <w:rPr>
          <w:del w:id="97" w:author="NAZ, Mamoona (OLDHAM MEDICAL SERVICES)" w:date="2026-09-22T12:15:00Z" w16du:dateUtc="2026-09-22T16:15:00Z"/>
          <w:sz w:val="28"/>
          <w:szCs w:val="28"/>
        </w:rPr>
      </w:pPr>
    </w:p>
    <w:p w14:paraId="3678B943" w14:textId="77777777" w:rsidR="007F1C0B" w:rsidRPr="004C61D7" w:rsidRDefault="007F1C0B" w:rsidP="007F1C0B">
      <w:pPr>
        <w:pStyle w:val="Title"/>
        <w:ind w:firstLine="0"/>
        <w:jc w:val="left"/>
        <w:rPr>
          <w:del w:id="98" w:author="NAZ, Mamoona (OLDHAM MEDICAL SERVICES)" w:date="2026-09-22T12:15:00Z" w16du:dateUtc="2026-09-22T16:15:00Z"/>
          <w:szCs w:val="28"/>
        </w:rPr>
      </w:pPr>
      <w:del w:id="99" w:author="NAZ, Mamoona (OLDHAM MEDICAL SERVICES)" w:date="2026-09-22T12:15:00Z" w16du:dateUtc="2026-09-22T16:15:00Z">
        <w:r>
          <w:rPr>
            <w:szCs w:val="28"/>
          </w:rPr>
          <w:delText>Глава района</w:delText>
        </w:r>
        <w:r>
          <w:rPr>
            <w:szCs w:val="28"/>
          </w:rPr>
          <w:tab/>
        </w:r>
        <w:r>
          <w:rPr>
            <w:szCs w:val="28"/>
          </w:rPr>
          <w:tab/>
        </w:r>
        <w:r>
          <w:rPr>
            <w:szCs w:val="28"/>
          </w:rPr>
          <w:tab/>
        </w:r>
        <w:r>
          <w:rPr>
            <w:szCs w:val="28"/>
          </w:rPr>
          <w:tab/>
        </w:r>
        <w:r>
          <w:rPr>
            <w:szCs w:val="28"/>
          </w:rPr>
          <w:tab/>
        </w:r>
        <w:r>
          <w:rPr>
            <w:szCs w:val="28"/>
          </w:rPr>
          <w:tab/>
        </w:r>
        <w:r>
          <w:rPr>
            <w:szCs w:val="28"/>
          </w:rPr>
          <w:tab/>
        </w:r>
        <w:r>
          <w:rPr>
            <w:szCs w:val="28"/>
          </w:rPr>
          <w:tab/>
          <w:delText xml:space="preserve">   Е.В. Артюшкина</w:delText>
        </w:r>
      </w:del>
    </w:p>
    <w:p w14:paraId="50680EC3" w14:textId="77777777" w:rsidR="007F1C0B" w:rsidRDefault="007F1C0B" w:rsidP="007F1C0B">
      <w:pPr>
        <w:pStyle w:val="NormalWeb"/>
        <w:spacing w:before="0" w:beforeAutospacing="0" w:after="0" w:afterAutospacing="0"/>
        <w:ind w:left="4820"/>
        <w:jc w:val="both"/>
        <w:rPr>
          <w:del w:id="100" w:author="NAZ, Mamoona (OLDHAM MEDICAL SERVICES)" w:date="2026-09-22T12:15:00Z" w16du:dateUtc="2026-09-22T16:15:00Z"/>
          <w:sz w:val="28"/>
          <w:szCs w:val="28"/>
        </w:rPr>
      </w:pPr>
    </w:p>
    <w:p w14:paraId="430B3D5C" w14:textId="77777777" w:rsidR="007F1C0B" w:rsidRDefault="007F1C0B" w:rsidP="007F1C0B">
      <w:pPr>
        <w:rPr>
          <w:del w:id="101" w:author="NAZ, Mamoona (OLDHAM MEDICAL SERVICES)" w:date="2026-09-22T12:15:00Z" w16du:dateUtc="2026-09-22T16:15:00Z"/>
        </w:rPr>
      </w:pPr>
    </w:p>
    <w:p w14:paraId="213DC931" w14:textId="77777777" w:rsidR="003031B2" w:rsidRPr="006F1C2D" w:rsidRDefault="003031B2">
      <w:pPr>
        <w:rPr>
          <w:b/>
          <w:rPrChange w:id="102" w:author="NAZ, Mamoona (OLDHAM MEDICAL SERVICES)" w:date="2026-09-22T12:15:00Z" w16du:dateUtc="2026-09-22T16:15:00Z">
            <w:rPr/>
          </w:rPrChange>
        </w:rPr>
      </w:pPr>
    </w:p>
    <w:sectPr w:rsidR="003031B2" w:rsidRPr="006F1C2D">
      <w:pgSz w:w="11906" w:h="16838"/>
      <w:pgMar w:top="1440" w:right="1440" w:bottom="1440" w:left="1440" w:header="708" w:footer="708" w:gutter="0"/>
      <w:cols w:space="708"/>
      <w:docGrid w:linePitch="360"/>
      <w:sectPrChange w:id="103" w:author="NAZ, Mamoona (OLDHAM MEDICAL SERVICES)" w:date="2026-09-22T12:15:00Z" w16du:dateUtc="2026-09-22T16:15:00Z">
        <w:sectPr w:rsidR="003031B2" w:rsidRPr="006F1C2D">
          <w:pgMar w:top="1134" w:right="850" w:bottom="1134"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C63E0C"/>
    <w:multiLevelType w:val="multilevel"/>
    <w:tmpl w:val="9998E84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943683413">
    <w:abstractNumId w:val="1"/>
  </w:num>
  <w:num w:numId="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6D0"/>
    <w:rsid w:val="0008331C"/>
    <w:rsid w:val="00147CB9"/>
    <w:rsid w:val="00254AB7"/>
    <w:rsid w:val="003031B2"/>
    <w:rsid w:val="00435120"/>
    <w:rsid w:val="005C7B20"/>
    <w:rsid w:val="00677B90"/>
    <w:rsid w:val="006F1C2D"/>
    <w:rsid w:val="007336D0"/>
    <w:rsid w:val="00796251"/>
    <w:rsid w:val="007F1C0B"/>
    <w:rsid w:val="00875E83"/>
    <w:rsid w:val="009337CB"/>
    <w:rsid w:val="00A8494F"/>
    <w:rsid w:val="00C44FC3"/>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A475"/>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urier New" w:eastAsia="Courier New" w:hAnsi="Courier New" w:cs="Courier New"/>
        <w:sz w:val="24"/>
        <w:szCs w:val="24"/>
        <w:lang w:val="ru-RU"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widowControl/>
      <w:pPrChange w:id="0" w:author="NAZ, Mamoona (OLDHAM MEDICAL SERVICES)" w:date="2026-09-22T12:15:00Z">
        <w:pPr/>
      </w:pPrChange>
    </w:pPr>
    <w:rPr>
      <w:rFonts w:asciiTheme="minorHAnsi" w:eastAsiaTheme="minorHAnsi" w:hAnsiTheme="minorHAnsi" w:cs="Times New Roman"/>
      <w:lang w:val="en-GB"/>
      <w:rPrChange w:id="0" w:author="NAZ, Mamoona (OLDHAM MEDICAL SERVICES)" w:date="2026-09-22T12:15:00Z">
        <w:rPr>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35120"/>
    <w:rPr>
      <w:rFonts w:ascii="Times New Roman" w:hAnsi="Times New Roman"/>
      <w:sz w:val="28"/>
    </w:rPr>
  </w:style>
  <w:style w:type="paragraph" w:styleId="BodyText3">
    <w:name w:val="Body Text 3"/>
    <w:basedOn w:val="Normal"/>
    <w:link w:val="BodyText3Char"/>
    <w:semiHidden/>
    <w:rsid w:val="007F1C0B"/>
    <w:pPr>
      <w:ind w:right="5385"/>
      <w:jc w:val="both"/>
    </w:pPr>
    <w:rPr>
      <w:sz w:val="28"/>
    </w:rPr>
  </w:style>
  <w:style w:type="character" w:customStyle="1" w:styleId="BodyText3Char">
    <w:name w:val="Body Text 3 Char"/>
    <w:basedOn w:val="DefaultParagraphFont"/>
    <w:link w:val="BodyText3"/>
    <w:semiHidden/>
    <w:rsid w:val="007F1C0B"/>
    <w:rPr>
      <w:rFonts w:ascii="Times New Roman" w:eastAsia="Times New Roman" w:hAnsi="Times New Roman" w:cs="Times New Roman"/>
      <w:sz w:val="28"/>
      <w:szCs w:val="20"/>
      <w:lang w:eastAsia="ru-RU"/>
    </w:rPr>
  </w:style>
  <w:style w:type="paragraph" w:styleId="Title">
    <w:name w:val="Title"/>
    <w:basedOn w:val="Normal"/>
    <w:link w:val="TitleChar"/>
    <w:qFormat/>
    <w:rsid w:val="007F1C0B"/>
    <w:pPr>
      <w:ind w:firstLine="720"/>
      <w:jc w:val="center"/>
    </w:pPr>
    <w:rPr>
      <w:sz w:val="28"/>
    </w:rPr>
  </w:style>
  <w:style w:type="character" w:customStyle="1" w:styleId="TitleChar">
    <w:name w:val="Title Char"/>
    <w:basedOn w:val="DefaultParagraphFont"/>
    <w:link w:val="Title"/>
    <w:rsid w:val="007F1C0B"/>
    <w:rPr>
      <w:rFonts w:ascii="Times New Roman" w:eastAsia="Times New Roman" w:hAnsi="Times New Roman" w:cs="Times New Roman"/>
      <w:sz w:val="28"/>
      <w:szCs w:val="20"/>
      <w:lang w:eastAsia="ru-RU"/>
    </w:rPr>
  </w:style>
  <w:style w:type="paragraph" w:styleId="NormalWeb">
    <w:name w:val="Normal (Web)"/>
    <w:basedOn w:val="Normal"/>
    <w:rsid w:val="007F1C0B"/>
    <w:pPr>
      <w:spacing w:before="100" w:beforeAutospacing="1" w:after="100" w:afterAutospacing="1"/>
    </w:pPr>
  </w:style>
  <w:style w:type="paragraph" w:styleId="ListParagraph">
    <w:name w:val="List Paragraph"/>
    <w:basedOn w:val="Normal"/>
    <w:uiPriority w:val="34"/>
    <w:qFormat/>
    <w:rsid w:val="007F1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3573</Characters>
  <Application>Microsoft Office Word</Application>
  <DocSecurity>0</DocSecurity>
  <Lines>29</Lines>
  <Paragraphs>8</Paragraphs>
  <ScaleCrop>false</ScaleCrop>
  <Company>SPecialiST RePack</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dcterms:created xsi:type="dcterms:W3CDTF">2021-08-13T07:44:00Z</dcterms:created>
  <dcterms:modified xsi:type="dcterms:W3CDTF">2026-09-22T16:15:00Z</dcterms:modified>
</cp:coreProperties>
</file>