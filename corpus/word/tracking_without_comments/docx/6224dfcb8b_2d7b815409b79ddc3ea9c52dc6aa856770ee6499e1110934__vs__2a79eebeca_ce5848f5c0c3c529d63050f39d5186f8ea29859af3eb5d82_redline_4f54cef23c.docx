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349026" w14:textId="77777777" w:rsidR="00CB1C15" w:rsidRPr="00CB1C15" w:rsidRDefault="00CB1C15" w:rsidP="00CB1C15">
      <w:pPr>
        <w:pStyle w:val="Default"/>
        <w:pageBreakBefore/>
        <w:rPr>
          <w:ins w:id="4" w:author="Susan Buescher" w:date="2026-09-25T21:08:00Z" w16du:dateUtc="2026-09-26T01:08:00Z"/>
          <w:color w:val="auto"/>
        </w:rPr>
      </w:pPr>
      <w:ins w:id="5" w:author="Susan Buescher" w:date="2026-09-25T21:08:00Z" w16du:dateUtc="2026-09-26T01:08:00Z">
        <w:r w:rsidRPr="00CB1C15">
          <w:rPr>
            <w:b/>
            <w:bCs/>
            <w:color w:val="auto"/>
          </w:rPr>
          <w:t xml:space="preserve">Mackay School District No. 182 </w:t>
        </w:r>
      </w:ins>
    </w:p>
    <w:p w14:paraId="158AE3AA" w14:textId="77777777" w:rsidR="00CB1C15" w:rsidRPr="00CB1C15" w:rsidRDefault="00CB1C15" w:rsidP="00CB1C15">
      <w:pPr>
        <w:pStyle w:val="Default"/>
        <w:rPr>
          <w:ins w:id="6" w:author="Susan Buescher" w:date="2026-09-25T21:08:00Z" w16du:dateUtc="2026-09-26T01:08:00Z"/>
          <w:color w:val="auto"/>
        </w:rPr>
      </w:pPr>
      <w:ins w:id="7" w:author="Susan Buescher" w:date="2026-09-25T21:08:00Z" w16du:dateUtc="2026-09-26T01:08:00Z">
        <w:r w:rsidRPr="00CB1C15">
          <w:rPr>
            <w:color w:val="auto"/>
          </w:rPr>
          <w:t xml:space="preserve"> </w:t>
        </w:r>
      </w:ins>
    </w:p>
    <w:p w14:paraId="0C4CACC7" w14:textId="77777777" w:rsidR="00CB1C15" w:rsidRPr="00CB1C15" w:rsidRDefault="00CB1C15" w:rsidP="00CB1C15">
      <w:pPr>
        <w:pStyle w:val="Default"/>
        <w:rPr>
          <w:ins w:id="8" w:author="Susan Buescher" w:date="2026-09-25T21:08:00Z" w16du:dateUtc="2026-09-26T01:08:00Z"/>
          <w:color w:val="auto"/>
        </w:rPr>
      </w:pPr>
      <w:ins w:id="9" w:author="Susan Buescher" w:date="2026-09-25T21:08:00Z" w16du:dateUtc="2026-09-26T01:08:00Z">
        <w:r w:rsidRPr="00CB1C15">
          <w:rPr>
            <w:b/>
            <w:bCs/>
            <w:color w:val="auto"/>
          </w:rPr>
          <w:t xml:space="preserve">INSTRUCTION </w:t>
        </w:r>
        <w:r w:rsidRPr="00CB1C15">
          <w:rPr>
            <w:b/>
            <w:bCs/>
            <w:color w:val="auto"/>
          </w:rPr>
          <w:tab/>
        </w:r>
        <w:r w:rsidRPr="00CB1C15">
          <w:rPr>
            <w:b/>
            <w:bCs/>
            <w:color w:val="auto"/>
          </w:rPr>
          <w:tab/>
        </w:r>
        <w:r w:rsidRPr="00CB1C15">
          <w:rPr>
            <w:b/>
            <w:bCs/>
            <w:color w:val="auto"/>
          </w:rPr>
          <w:tab/>
        </w:r>
        <w:r w:rsidRPr="00CB1C15">
          <w:rPr>
            <w:b/>
            <w:bCs/>
            <w:color w:val="auto"/>
          </w:rPr>
          <w:tab/>
        </w:r>
        <w:r w:rsidRPr="00CB1C15">
          <w:rPr>
            <w:b/>
            <w:bCs/>
            <w:color w:val="auto"/>
          </w:rPr>
          <w:tab/>
        </w:r>
        <w:r w:rsidRPr="00CB1C15">
          <w:rPr>
            <w:b/>
            <w:bCs/>
            <w:color w:val="auto"/>
          </w:rPr>
          <w:tab/>
        </w:r>
        <w:r w:rsidRPr="00CB1C15">
          <w:rPr>
            <w:b/>
            <w:bCs/>
            <w:color w:val="auto"/>
          </w:rPr>
          <w:tab/>
        </w:r>
        <w:r w:rsidRPr="00CB1C15">
          <w:rPr>
            <w:b/>
            <w:bCs/>
            <w:color w:val="auto"/>
          </w:rPr>
          <w:tab/>
        </w:r>
        <w:r w:rsidRPr="00CB1C15">
          <w:rPr>
            <w:b/>
            <w:bCs/>
            <w:color w:val="auto"/>
          </w:rPr>
          <w:tab/>
        </w:r>
        <w:r w:rsidRPr="00CB1C15">
          <w:rPr>
            <w:b/>
            <w:bCs/>
            <w:color w:val="auto"/>
          </w:rPr>
          <w:tab/>
          <w:t>2320</w:t>
        </w:r>
      </w:ins>
    </w:p>
    <w:p w14:paraId="748D14B9" w14:textId="77777777" w:rsidR="00CB1C15" w:rsidRPr="00CB1C15" w:rsidRDefault="00CB1C15" w:rsidP="00CB1C15">
      <w:pPr>
        <w:pStyle w:val="Default"/>
        <w:rPr>
          <w:ins w:id="10" w:author="Susan Buescher" w:date="2026-09-25T21:08:00Z" w16du:dateUtc="2026-09-26T01:08:00Z"/>
          <w:color w:val="auto"/>
        </w:rPr>
      </w:pPr>
      <w:ins w:id="11" w:author="Susan Buescher" w:date="2026-09-25T21:08:00Z" w16du:dateUtc="2026-09-26T01:08:00Z">
        <w:r w:rsidRPr="00CB1C15">
          <w:rPr>
            <w:color w:val="auto"/>
          </w:rPr>
          <w:t xml:space="preserve"> </w:t>
        </w:r>
      </w:ins>
    </w:p>
    <w:p w14:paraId="6360F384" w14:textId="77777777" w:rsidR="00CB1C15" w:rsidRPr="00CB1C15" w:rsidRDefault="00CB1C15" w:rsidP="00CB1C15">
      <w:pPr>
        <w:pStyle w:val="Default"/>
        <w:rPr>
          <w:ins w:id="12" w:author="Susan Buescher" w:date="2026-09-25T21:08:00Z" w16du:dateUtc="2026-09-26T01:08:00Z"/>
          <w:color w:val="auto"/>
        </w:rPr>
      </w:pPr>
      <w:ins w:id="13" w:author="Susan Buescher" w:date="2026-09-25T21:08:00Z" w16du:dateUtc="2026-09-26T01:08:00Z">
        <w:r w:rsidRPr="00CB1C15">
          <w:rPr>
            <w:color w:val="auto"/>
            <w:u w:val="single"/>
          </w:rPr>
          <w:t xml:space="preserve">Health Enhancement Education </w:t>
        </w:r>
      </w:ins>
    </w:p>
    <w:p w14:paraId="196B07F7" w14:textId="77777777" w:rsidR="00CB1C15" w:rsidRPr="00CB1C15" w:rsidRDefault="00CB1C15" w:rsidP="00CB1C15">
      <w:pPr>
        <w:pStyle w:val="Default"/>
        <w:rPr>
          <w:ins w:id="14" w:author="Susan Buescher" w:date="2026-09-25T21:08:00Z" w16du:dateUtc="2026-09-26T01:08:00Z"/>
          <w:color w:val="auto"/>
        </w:rPr>
      </w:pPr>
      <w:ins w:id="15" w:author="Susan Buescher" w:date="2026-09-25T21:08:00Z" w16du:dateUtc="2026-09-26T01:08:00Z">
        <w:r w:rsidRPr="00CB1C15">
          <w:rPr>
            <w:color w:val="auto"/>
          </w:rPr>
          <w:t xml:space="preserve"> </w:t>
        </w:r>
      </w:ins>
    </w:p>
    <w:p w14:paraId="3A1D4F9E" w14:textId="77777777" w:rsidR="00CB1C15" w:rsidRPr="0071288C" w:rsidRDefault="00CB1C15" w:rsidP="00CB1C15">
      <w:pPr>
        <w:pStyle w:val="Default"/>
        <w:rPr>
          <w:ins w:id="16" w:author="Susan Buescher" w:date="2026-09-25T21:08:00Z" w16du:dateUtc="2026-09-26T01:08:00Z"/>
          <w:color w:val="auto"/>
        </w:rPr>
      </w:pPr>
      <w:ins w:id="17" w:author="Susan Buescher" w:date="2026-09-25T21:08:00Z" w16du:dateUtc="2026-09-26T01:08:00Z">
        <w:r w:rsidRPr="00CB1C15">
          <w:rPr>
            <w:color w:val="auto"/>
          </w:rPr>
          <w:t xml:space="preserve">Health, family life, and sex education, including information about parts of the body, reproduction, and related topics, shall be included in the instructional program as appropriate to the grade level and course of study.  The instructional approach shall be developed after </w:t>
        </w:r>
        <w:r w:rsidRPr="0071288C">
          <w:rPr>
            <w:color w:val="auto"/>
          </w:rPr>
          <w:t xml:space="preserve">consultation with parents and other community representatives.  Parents </w:t>
        </w:r>
        <w:r w:rsidR="003D4091" w:rsidRPr="0071288C">
          <w:rPr>
            <w:color w:val="auto"/>
          </w:rPr>
          <w:t xml:space="preserve">shall be given the opportunity </w:t>
        </w:r>
        <w:r w:rsidRPr="0071288C">
          <w:rPr>
            <w:color w:val="auto"/>
          </w:rPr>
          <w:t xml:space="preserve">to review the materials to be used and may request that their child be excluded from sex education class sessions without prejudice. </w:t>
        </w:r>
        <w:r w:rsidR="003D4091" w:rsidRPr="0071288C">
          <w:rPr>
            <w:color w:val="auto"/>
          </w:rPr>
          <w:t>Any parent/legal guardian may have their child excused from any planned sex education instruction upon filing a written request with the Superintendent or the Superintendent’s designee. The Superintendent or designee shall make a form available for such requests. Alternative educational activities shall be provided for those excused.</w:t>
        </w:r>
      </w:ins>
    </w:p>
    <w:p w14:paraId="118445C8" w14:textId="77777777" w:rsidR="003D4091" w:rsidRPr="0071288C" w:rsidRDefault="003D4091" w:rsidP="00CB1C15">
      <w:pPr>
        <w:pStyle w:val="Default"/>
        <w:rPr>
          <w:ins w:id="18" w:author="Susan Buescher" w:date="2026-09-25T21:08:00Z" w16du:dateUtc="2026-09-26T01:08:00Z"/>
          <w:color w:val="auto"/>
        </w:rPr>
      </w:pPr>
    </w:p>
    <w:p w14:paraId="1A75B3EB" w14:textId="77777777" w:rsidR="003D4091" w:rsidRPr="0071288C" w:rsidRDefault="003D4091" w:rsidP="00CB1C15">
      <w:pPr>
        <w:pStyle w:val="Default"/>
        <w:rPr>
          <w:ins w:id="19" w:author="Susan Buescher" w:date="2026-09-25T21:08:00Z" w16du:dateUtc="2026-09-26T01:08:00Z"/>
          <w:color w:val="auto"/>
        </w:rPr>
      </w:pPr>
      <w:ins w:id="20" w:author="Susan Buescher" w:date="2026-09-25T21:08:00Z" w16du:dateUtc="2026-09-26T01:08:00Z">
        <w:r w:rsidRPr="0071288C">
          <w:rPr>
            <w:color w:val="auto"/>
          </w:rPr>
          <w:t>Sex Education</w:t>
        </w:r>
      </w:ins>
    </w:p>
    <w:p w14:paraId="308402EF" w14:textId="77777777" w:rsidR="003D4091" w:rsidRPr="003D4091" w:rsidRDefault="003D4091" w:rsidP="00CB1C15">
      <w:pPr>
        <w:pStyle w:val="Default"/>
        <w:rPr>
          <w:ins w:id="21" w:author="Susan Buescher" w:date="2026-09-25T21:08:00Z" w16du:dateUtc="2026-09-26T01:08:00Z"/>
          <w:color w:val="auto"/>
          <w:highlight w:val="lightGray"/>
        </w:rPr>
      </w:pPr>
    </w:p>
    <w:p w14:paraId="53714604" w14:textId="77777777" w:rsidR="003D4091" w:rsidRPr="0071288C" w:rsidRDefault="003D4091" w:rsidP="00CB1C15">
      <w:pPr>
        <w:pStyle w:val="Default"/>
        <w:rPr>
          <w:ins w:id="22" w:author="Susan Buescher" w:date="2026-09-25T21:08:00Z" w16du:dateUtc="2026-09-26T01:08:00Z"/>
          <w:color w:val="auto"/>
        </w:rPr>
      </w:pPr>
      <w:ins w:id="23" w:author="Susan Buescher" w:date="2026-09-25T21:08:00Z" w16du:dateUtc="2026-09-26T01:08:00Z">
        <w:r w:rsidRPr="0071288C">
          <w:rPr>
            <w:color w:val="auto"/>
          </w:rPr>
          <w:t>The Board directs that sex education instruction shall include instruction on abstinence. However, it is recognized that this alone may not prevent pregnancies and sexually transmitted infections (STIs). Therefore, the Board allows for instruction in sex education including STIs, birth control, adoption, and general human sexuality. In all cases the known facts will be taught, not the opinions or moral judgment of the instructor. This does not preclude giving impartial viewpoints on both sides of issues such as abortion or on the use of birth control methods.</w:t>
        </w:r>
      </w:ins>
    </w:p>
    <w:p w14:paraId="3B97F453" w14:textId="77777777" w:rsidR="003D4091" w:rsidRPr="0071288C" w:rsidRDefault="003D4091" w:rsidP="00CB1C15">
      <w:pPr>
        <w:pStyle w:val="Default"/>
        <w:rPr>
          <w:ins w:id="24" w:author="Susan Buescher" w:date="2026-09-25T21:08:00Z" w16du:dateUtc="2026-09-26T01:08:00Z"/>
          <w:color w:val="auto"/>
        </w:rPr>
      </w:pPr>
    </w:p>
    <w:p w14:paraId="4F84EB12" w14:textId="77777777" w:rsidR="003D4091" w:rsidRPr="0071288C" w:rsidRDefault="003D4091" w:rsidP="00CB1C15">
      <w:pPr>
        <w:pStyle w:val="Default"/>
        <w:rPr>
          <w:ins w:id="25" w:author="Susan Buescher" w:date="2026-09-25T21:08:00Z" w16du:dateUtc="2026-09-26T01:08:00Z"/>
          <w:color w:val="auto"/>
        </w:rPr>
      </w:pPr>
      <w:ins w:id="26" w:author="Susan Buescher" w:date="2026-09-25T21:08:00Z" w16du:dateUtc="2026-09-26T01:08:00Z">
        <w:r w:rsidRPr="0071288C">
          <w:rPr>
            <w:color w:val="auto"/>
          </w:rPr>
          <w:t>Any sex education instruction shall include instruction on:</w:t>
        </w:r>
      </w:ins>
    </w:p>
    <w:p w14:paraId="393ADFFD" w14:textId="77777777" w:rsidR="003D4091" w:rsidRPr="0071288C" w:rsidRDefault="003D4091" w:rsidP="00CB1C15">
      <w:pPr>
        <w:pStyle w:val="Default"/>
        <w:rPr>
          <w:ins w:id="27" w:author="Susan Buescher" w:date="2026-09-25T21:08:00Z" w16du:dateUtc="2026-09-26T01:08:00Z"/>
          <w:color w:val="auto"/>
        </w:rPr>
      </w:pPr>
    </w:p>
    <w:p w14:paraId="22AFCD92" w14:textId="77777777" w:rsidR="003D4091" w:rsidRPr="0071288C" w:rsidRDefault="003D4091" w:rsidP="003D4091">
      <w:pPr>
        <w:pStyle w:val="Default"/>
        <w:numPr>
          <w:ilvl w:val="0"/>
          <w:numId w:val="11"/>
        </w:numPr>
        <w:rPr>
          <w:ins w:id="28" w:author="Susan Buescher" w:date="2026-09-25T21:08:00Z" w16du:dateUtc="2026-09-26T01:08:00Z"/>
          <w:color w:val="auto"/>
        </w:rPr>
      </w:pPr>
      <w:ins w:id="29" w:author="Susan Buescher" w:date="2026-09-25T21:08:00Z" w16du:dateUtc="2026-09-26T01:08:00Z">
        <w:r w:rsidRPr="0071288C">
          <w:rPr>
            <w:color w:val="auto"/>
          </w:rPr>
          <w:t>Available adoption resources and current adoption practices in the United States as a means of providing for the well-being of a child;</w:t>
        </w:r>
      </w:ins>
    </w:p>
    <w:p w14:paraId="4D6E19A7" w14:textId="77777777" w:rsidR="003D4091" w:rsidRPr="0071288C" w:rsidRDefault="003D4091" w:rsidP="003D4091">
      <w:pPr>
        <w:pStyle w:val="Default"/>
        <w:numPr>
          <w:ilvl w:val="0"/>
          <w:numId w:val="11"/>
        </w:numPr>
        <w:rPr>
          <w:ins w:id="30" w:author="Susan Buescher" w:date="2026-09-25T21:08:00Z" w16du:dateUtc="2026-09-26T01:08:00Z"/>
          <w:color w:val="auto"/>
        </w:rPr>
      </w:pPr>
      <w:ins w:id="31" w:author="Susan Buescher" w:date="2026-09-25T21:08:00Z" w16du:dateUtc="2026-09-26T01:08:00Z">
        <w:r w:rsidRPr="0071288C">
          <w:rPr>
            <w:color w:val="auto"/>
          </w:rPr>
          <w:t>The Idaho Safe Haven Act, I.C. 39-8201 et seq.; and</w:t>
        </w:r>
      </w:ins>
    </w:p>
    <w:p w14:paraId="13DAFDAD" w14:textId="77777777" w:rsidR="003D4091" w:rsidRPr="0071288C" w:rsidRDefault="003D4091" w:rsidP="003D4091">
      <w:pPr>
        <w:pStyle w:val="Default"/>
        <w:numPr>
          <w:ilvl w:val="0"/>
          <w:numId w:val="11"/>
        </w:numPr>
        <w:rPr>
          <w:ins w:id="32" w:author="Susan Buescher" w:date="2026-09-25T21:08:00Z" w16du:dateUtc="2026-09-26T01:08:00Z"/>
          <w:color w:val="auto"/>
        </w:rPr>
      </w:pPr>
      <w:ins w:id="33" w:author="Susan Buescher" w:date="2026-09-25T21:08:00Z" w16du:dateUtc="2026-09-26T01:08:00Z">
        <w:r w:rsidRPr="0071288C">
          <w:rPr>
            <w:color w:val="auto"/>
          </w:rPr>
          <w:t>Where to find resources and support in the State of Idaho.</w:t>
        </w:r>
      </w:ins>
    </w:p>
    <w:p w14:paraId="53429FCD" w14:textId="77777777" w:rsidR="00CB1C15" w:rsidRPr="00CB1C15" w:rsidRDefault="00CB1C15" w:rsidP="00CB1C15">
      <w:pPr>
        <w:pStyle w:val="Default"/>
        <w:rPr>
          <w:ins w:id="34" w:author="Susan Buescher" w:date="2026-09-25T21:08:00Z" w16du:dateUtc="2026-09-26T01:08:00Z"/>
          <w:color w:val="auto"/>
        </w:rPr>
      </w:pPr>
      <w:ins w:id="35" w:author="Susan Buescher" w:date="2026-09-25T21:08:00Z" w16du:dateUtc="2026-09-26T01:08:00Z">
        <w:r w:rsidRPr="00CB1C15">
          <w:rPr>
            <w:color w:val="auto"/>
          </w:rPr>
          <w:t xml:space="preserve"> </w:t>
        </w:r>
      </w:ins>
    </w:p>
    <w:p w14:paraId="3DF96007" w14:textId="77777777" w:rsidR="00CB1C15" w:rsidRPr="00CB1C15" w:rsidRDefault="00CB1C15" w:rsidP="00CB1C15">
      <w:pPr>
        <w:pStyle w:val="Default"/>
        <w:rPr>
          <w:ins w:id="36" w:author="Susan Buescher" w:date="2026-09-25T21:08:00Z" w16du:dateUtc="2026-09-26T01:08:00Z"/>
          <w:color w:val="auto"/>
        </w:rPr>
      </w:pPr>
      <w:ins w:id="37" w:author="Susan Buescher" w:date="2026-09-25T21:08:00Z" w16du:dateUtc="2026-09-26T01:08:00Z">
        <w:r w:rsidRPr="00CB1C15">
          <w:rPr>
            <w:color w:val="auto"/>
          </w:rPr>
          <w:t xml:space="preserve">The Board believes that </w:t>
        </w:r>
        <w:r w:rsidRPr="0071288C">
          <w:rPr>
            <w:color w:val="auto"/>
          </w:rPr>
          <w:t xml:space="preserve">instruction </w:t>
        </w:r>
        <w:r w:rsidR="003D4091" w:rsidRPr="0071288C">
          <w:rPr>
            <w:color w:val="auto"/>
          </w:rPr>
          <w:t>on S</w:t>
        </w:r>
        <w:r w:rsidR="0071288C" w:rsidRPr="0071288C">
          <w:rPr>
            <w:color w:val="auto"/>
          </w:rPr>
          <w:t>TIs</w:t>
        </w:r>
        <w:r w:rsidR="0071288C">
          <w:rPr>
            <w:color w:val="auto"/>
          </w:rPr>
          <w:t xml:space="preserve"> </w:t>
        </w:r>
        <w:r w:rsidR="003D4091">
          <w:rPr>
            <w:color w:val="auto"/>
          </w:rPr>
          <w:t>is</w:t>
        </w:r>
        <w:r w:rsidRPr="00CB1C15">
          <w:rPr>
            <w:color w:val="auto"/>
          </w:rPr>
          <w:t xml:space="preserve"> most effective when integrated into a comprehensive health education program.  Instruction shall be developmentally appropriate to the grade level of the students and shall occur in a systematic manner.  The Board particularly desires that </w:t>
        </w:r>
        <w:r w:rsidRPr="0071288C">
          <w:rPr>
            <w:color w:val="auto"/>
          </w:rPr>
          <w:t xml:space="preserve">students receive proper education about </w:t>
        </w:r>
        <w:r w:rsidR="003D4091" w:rsidRPr="0071288C">
          <w:rPr>
            <w:color w:val="auto"/>
          </w:rPr>
          <w:t xml:space="preserve">STIs </w:t>
        </w:r>
        <w:r w:rsidRPr="0071288C">
          <w:rPr>
            <w:color w:val="auto"/>
          </w:rPr>
          <w:t xml:space="preserve">before they reach the age when they may adopt behaviors that </w:t>
        </w:r>
        <w:r w:rsidR="003D4091" w:rsidRPr="0071288C">
          <w:rPr>
            <w:color w:val="auto"/>
          </w:rPr>
          <w:t xml:space="preserve">increase their </w:t>
        </w:r>
        <w:r w:rsidRPr="0071288C">
          <w:rPr>
            <w:color w:val="auto"/>
          </w:rPr>
          <w:t>risk of contracting</w:t>
        </w:r>
        <w:r w:rsidR="003D4091" w:rsidRPr="0071288C">
          <w:rPr>
            <w:color w:val="auto"/>
          </w:rPr>
          <w:t xml:space="preserve"> an STI.</w:t>
        </w:r>
        <w:r w:rsidRPr="00CB1C15">
          <w:rPr>
            <w:color w:val="auto"/>
          </w:rPr>
          <w:t xml:space="preserve"> </w:t>
        </w:r>
      </w:ins>
    </w:p>
    <w:p w14:paraId="22E5BD3E" w14:textId="77777777" w:rsidR="00CB1C15" w:rsidRPr="00CB1C15" w:rsidRDefault="00CB1C15" w:rsidP="00CB1C15">
      <w:pPr>
        <w:pStyle w:val="Default"/>
        <w:rPr>
          <w:ins w:id="38" w:author="Susan Buescher" w:date="2026-09-25T21:08:00Z" w16du:dateUtc="2026-09-26T01:08:00Z"/>
          <w:color w:val="auto"/>
        </w:rPr>
      </w:pPr>
      <w:ins w:id="39" w:author="Susan Buescher" w:date="2026-09-25T21:08:00Z" w16du:dateUtc="2026-09-26T01:08:00Z">
        <w:r w:rsidRPr="00CB1C15">
          <w:rPr>
            <w:color w:val="auto"/>
          </w:rPr>
          <w:t xml:space="preserve"> </w:t>
        </w:r>
      </w:ins>
    </w:p>
    <w:p w14:paraId="6299BF0D" w14:textId="77777777" w:rsidR="0071288C" w:rsidRDefault="00CB1C15" w:rsidP="0071288C">
      <w:pPr>
        <w:pStyle w:val="Default"/>
        <w:rPr>
          <w:ins w:id="40" w:author="Susan Buescher" w:date="2026-09-25T21:08:00Z" w16du:dateUtc="2026-09-26T01:08:00Z"/>
          <w:color w:val="auto"/>
        </w:rPr>
      </w:pPr>
      <w:ins w:id="41" w:author="Susan Buescher" w:date="2026-09-25T21:08:00Z" w16du:dateUtc="2026-09-26T01:08:00Z">
        <w:r w:rsidRPr="00CB1C15">
          <w:rPr>
            <w:color w:val="auto"/>
          </w:rPr>
          <w:t xml:space="preserve">In order for education about </w:t>
        </w:r>
        <w:r w:rsidR="003D4091" w:rsidRPr="0071288C">
          <w:rPr>
            <w:color w:val="auto"/>
          </w:rPr>
          <w:t xml:space="preserve">STIs </w:t>
        </w:r>
        <w:r w:rsidRPr="0071288C">
          <w:rPr>
            <w:color w:val="auto"/>
          </w:rPr>
          <w:t>to</w:t>
        </w:r>
        <w:r w:rsidRPr="00CB1C15">
          <w:rPr>
            <w:color w:val="auto"/>
          </w:rPr>
          <w:t xml:space="preserve"> be most effective, the Superintendent shall require that faculty members who present this instruction receive continuing in-service training that includes appropriate teaching strategies and techniques.</w:t>
        </w:r>
      </w:ins>
    </w:p>
    <w:p w14:paraId="3F433329" w14:textId="77777777" w:rsidR="0000290F" w:rsidRDefault="0000290F" w:rsidP="00CB1C15">
      <w:pPr>
        <w:pStyle w:val="Default"/>
        <w:rPr>
          <w:ins w:id="42" w:author="Susan Buescher" w:date="2026-09-25T21:08:00Z" w16du:dateUtc="2026-09-26T01:08:00Z"/>
          <w:strike/>
          <w:color w:val="auto"/>
        </w:rPr>
      </w:pPr>
    </w:p>
    <w:p w14:paraId="100E72C8" w14:textId="77777777" w:rsidR="0000290F" w:rsidRPr="0000290F" w:rsidRDefault="0000290F" w:rsidP="00CB1C15">
      <w:pPr>
        <w:pStyle w:val="Default"/>
        <w:rPr>
          <w:ins w:id="43" w:author="Susan Buescher" w:date="2026-09-25T21:08:00Z" w16du:dateUtc="2026-09-26T01:08:00Z"/>
          <w:color w:val="auto"/>
        </w:rPr>
      </w:pPr>
      <w:ins w:id="44" w:author="Susan Buescher" w:date="2026-09-25T21:08:00Z" w16du:dateUtc="2026-09-26T01:08:00Z">
        <w:r w:rsidRPr="0071288C">
          <w:rPr>
            <w:color w:val="auto"/>
          </w:rPr>
          <w:t>No sex education materials or instruction may be provided by any individual or organization that is an abortion provider.</w:t>
        </w:r>
      </w:ins>
    </w:p>
    <w:p w14:paraId="15560FB1" w14:textId="77777777" w:rsidR="00CB1C15" w:rsidRPr="0000290F" w:rsidRDefault="00CB1C15" w:rsidP="00A6529C">
      <w:pPr>
        <w:pStyle w:val="Default"/>
        <w:rPr>
          <w:ins w:id="45" w:author="Susan Buescher" w:date="2026-09-25T21:08:00Z" w16du:dateUtc="2026-09-26T01:08:00Z"/>
          <w:color w:val="auto"/>
        </w:rPr>
      </w:pPr>
      <w:ins w:id="46" w:author="Susan Buescher" w:date="2026-09-25T21:08:00Z" w16du:dateUtc="2026-09-26T01:08:00Z">
        <w:r w:rsidRPr="0000290F">
          <w:rPr>
            <w:color w:val="auto"/>
          </w:rPr>
          <w:t xml:space="preserve">  </w:t>
        </w:r>
      </w:ins>
    </w:p>
    <w:p w14:paraId="21A4B326" w14:textId="77777777" w:rsidR="00CB1C15" w:rsidRPr="00CB1C15" w:rsidRDefault="00CB1C15" w:rsidP="00CB1C15">
      <w:pPr>
        <w:pStyle w:val="Default"/>
        <w:rPr>
          <w:ins w:id="47" w:author="Susan Buescher" w:date="2026-09-25T21:08:00Z" w16du:dateUtc="2026-09-26T01:08:00Z"/>
          <w:color w:val="auto"/>
        </w:rPr>
      </w:pPr>
      <w:ins w:id="48" w:author="Susan Buescher" w:date="2026-09-25T21:08:00Z" w16du:dateUtc="2026-09-26T01:08:00Z">
        <w:r w:rsidRPr="00CB1C15">
          <w:rPr>
            <w:color w:val="auto"/>
            <w:u w:val="single"/>
          </w:rPr>
          <w:lastRenderedPageBreak/>
          <w:t xml:space="preserve">Alcohol, Tobacco, and Drug Education </w:t>
        </w:r>
      </w:ins>
    </w:p>
    <w:p w14:paraId="467974F9" w14:textId="77777777" w:rsidR="00CB1C15" w:rsidRPr="00CB1C15" w:rsidRDefault="00CB1C15" w:rsidP="00CB1C15">
      <w:pPr>
        <w:pStyle w:val="Default"/>
        <w:rPr>
          <w:ins w:id="49" w:author="Susan Buescher" w:date="2026-09-25T21:08:00Z" w16du:dateUtc="2026-09-26T01:08:00Z"/>
          <w:color w:val="auto"/>
        </w:rPr>
      </w:pPr>
      <w:ins w:id="50" w:author="Susan Buescher" w:date="2026-09-25T21:08:00Z" w16du:dateUtc="2026-09-26T01:08:00Z">
        <w:r w:rsidRPr="00CB1C15">
          <w:rPr>
            <w:color w:val="auto"/>
          </w:rPr>
          <w:t xml:space="preserve"> </w:t>
        </w:r>
      </w:ins>
    </w:p>
    <w:p w14:paraId="3C8948D4" w14:textId="77777777" w:rsidR="00CB1C15" w:rsidRPr="00CB1C15" w:rsidRDefault="00CB1C15" w:rsidP="00CB1C15">
      <w:pPr>
        <w:pStyle w:val="Default"/>
        <w:rPr>
          <w:ins w:id="51" w:author="Susan Buescher" w:date="2026-09-25T21:08:00Z" w16du:dateUtc="2026-09-26T01:08:00Z"/>
          <w:color w:val="auto"/>
        </w:rPr>
      </w:pPr>
      <w:ins w:id="52" w:author="Susan Buescher" w:date="2026-09-25T21:08:00Z" w16du:dateUtc="2026-09-26T01:08:00Z">
        <w:r w:rsidRPr="00CB1C15">
          <w:rPr>
            <w:color w:val="auto"/>
          </w:rPr>
          <w:t xml:space="preserve">Students may receive education regarding the use of alcohol, tobacco, and drugs.  The Superintendent, or designee, may develop curriculum for use in health education that provides instruction to students in the areas of prevention, education, treatment, rehabilitation, and legal consequences of alcohol, tobacco, and drug use. </w:t>
        </w:r>
      </w:ins>
    </w:p>
    <w:p w14:paraId="79BBB4B8" w14:textId="77777777" w:rsidR="00CB1C15" w:rsidRPr="00CB1C15" w:rsidRDefault="00CB1C15" w:rsidP="00CB1C15">
      <w:pPr>
        <w:pStyle w:val="Default"/>
        <w:rPr>
          <w:ins w:id="53" w:author="Susan Buescher" w:date="2026-09-25T21:08:00Z" w16du:dateUtc="2026-09-26T01:08:00Z"/>
          <w:color w:val="auto"/>
        </w:rPr>
      </w:pPr>
      <w:ins w:id="54" w:author="Susan Buescher" w:date="2026-09-25T21:08:00Z" w16du:dateUtc="2026-09-26T01:08:00Z">
        <w:r w:rsidRPr="00CB1C15">
          <w:rPr>
            <w:color w:val="auto"/>
          </w:rPr>
          <w:t xml:space="preserve"> </w:t>
        </w:r>
      </w:ins>
    </w:p>
    <w:p w14:paraId="3110F087" w14:textId="77777777" w:rsidR="00A6529C" w:rsidRDefault="00A6529C" w:rsidP="00CB1C15">
      <w:pPr>
        <w:pStyle w:val="Default"/>
        <w:ind w:left="3600" w:hanging="3600"/>
        <w:rPr>
          <w:ins w:id="55" w:author="Susan Buescher" w:date="2026-09-25T21:08:00Z" w16du:dateUtc="2026-09-26T01:08:00Z"/>
          <w:color w:val="auto"/>
        </w:rPr>
      </w:pPr>
    </w:p>
    <w:p w14:paraId="71E84448" w14:textId="77777777" w:rsidR="00A6529C" w:rsidRDefault="00CB1C15" w:rsidP="00CB1C15">
      <w:pPr>
        <w:pStyle w:val="Default"/>
        <w:ind w:hanging="1440"/>
        <w:rPr>
          <w:ins w:id="56" w:author="Susan Buescher" w:date="2026-09-25T21:08:00Z" w16du:dateUtc="2026-09-26T01:08:00Z"/>
          <w:color w:val="auto"/>
        </w:rPr>
      </w:pPr>
      <w:ins w:id="57" w:author="Susan Buescher" w:date="2026-09-25T21:08:00Z" w16du:dateUtc="2026-09-26T01:08:00Z">
        <w:r w:rsidRPr="00CB1C15">
          <w:rPr>
            <w:color w:val="auto"/>
          </w:rPr>
          <w:tab/>
          <w:t xml:space="preserve">Cross Reference: </w:t>
        </w:r>
        <w:r w:rsidR="00A6529C">
          <w:rPr>
            <w:color w:val="auto"/>
          </w:rPr>
          <w:tab/>
        </w:r>
        <w:r w:rsidR="00AE50F5">
          <w:rPr>
            <w:color w:val="auto"/>
          </w:rPr>
          <w:t xml:space="preserve">Policy </w:t>
        </w:r>
        <w:r w:rsidRPr="00CB1C15">
          <w:rPr>
            <w:color w:val="auto"/>
          </w:rPr>
          <w:t>23</w:t>
        </w:r>
        <w:r w:rsidR="0071288C">
          <w:rPr>
            <w:color w:val="auto"/>
          </w:rPr>
          <w:t>15</w:t>
        </w:r>
        <w:r w:rsidRPr="00CB1C15">
          <w:rPr>
            <w:color w:val="auto"/>
          </w:rPr>
          <w:t xml:space="preserve">  </w:t>
        </w:r>
        <w:r w:rsidR="00A6529C">
          <w:rPr>
            <w:color w:val="auto"/>
          </w:rPr>
          <w:tab/>
        </w:r>
        <w:r w:rsidR="00A6529C">
          <w:rPr>
            <w:color w:val="auto"/>
          </w:rPr>
          <w:tab/>
        </w:r>
        <w:r w:rsidR="00A6529C">
          <w:rPr>
            <w:color w:val="auto"/>
          </w:rPr>
          <w:tab/>
        </w:r>
        <w:r w:rsidRPr="00CB1C15">
          <w:rPr>
            <w:color w:val="auto"/>
          </w:rPr>
          <w:t>Physical Activity Opportunities and Physical</w:t>
        </w:r>
      </w:ins>
    </w:p>
    <w:p w14:paraId="769064CE" w14:textId="77777777" w:rsidR="00CB1C15" w:rsidRDefault="00CB1C15" w:rsidP="00A6529C">
      <w:pPr>
        <w:pStyle w:val="Default"/>
        <w:ind w:left="4320" w:firstLine="720"/>
        <w:rPr>
          <w:ins w:id="58" w:author="Susan Buescher" w:date="2026-09-25T21:08:00Z" w16du:dateUtc="2026-09-26T01:08:00Z"/>
          <w:color w:val="auto"/>
        </w:rPr>
      </w:pPr>
      <w:ins w:id="59" w:author="Susan Buescher" w:date="2026-09-25T21:08:00Z" w16du:dateUtc="2026-09-26T01:08:00Z">
        <w:r w:rsidRPr="00CB1C15">
          <w:rPr>
            <w:color w:val="auto"/>
          </w:rPr>
          <w:t xml:space="preserve">Education </w:t>
        </w:r>
      </w:ins>
    </w:p>
    <w:p w14:paraId="1C782D32" w14:textId="77777777" w:rsidR="0000290F" w:rsidRDefault="0000290F" w:rsidP="0000290F">
      <w:pPr>
        <w:pStyle w:val="Default"/>
        <w:rPr>
          <w:ins w:id="60" w:author="Susan Buescher" w:date="2026-09-25T21:08:00Z" w16du:dateUtc="2026-09-26T01:08:00Z"/>
          <w:color w:val="auto"/>
        </w:rPr>
      </w:pPr>
      <w:ins w:id="61" w:author="Susan Buescher" w:date="2026-09-25T21:08:00Z" w16du:dateUtc="2026-09-26T01:08:00Z">
        <w:r>
          <w:rPr>
            <w:color w:val="auto"/>
          </w:rPr>
          <w:tab/>
        </w:r>
        <w:r>
          <w:rPr>
            <w:color w:val="auto"/>
          </w:rPr>
          <w:tab/>
        </w:r>
        <w:r>
          <w:rPr>
            <w:color w:val="auto"/>
          </w:rPr>
          <w:tab/>
        </w:r>
        <w:r w:rsidR="00AE50F5">
          <w:rPr>
            <w:color w:val="auto"/>
          </w:rPr>
          <w:t>Policy 2340</w:t>
        </w:r>
        <w:r>
          <w:rPr>
            <w:color w:val="auto"/>
          </w:rPr>
          <w:tab/>
        </w:r>
        <w:r>
          <w:rPr>
            <w:color w:val="auto"/>
          </w:rPr>
          <w:tab/>
        </w:r>
        <w:r>
          <w:rPr>
            <w:color w:val="auto"/>
          </w:rPr>
          <w:tab/>
          <w:t>Controversial Issues and Academic Freedom</w:t>
        </w:r>
      </w:ins>
    </w:p>
    <w:p w14:paraId="496AA277" w14:textId="77777777" w:rsidR="0000290F" w:rsidRDefault="0000290F" w:rsidP="0000290F">
      <w:pPr>
        <w:pStyle w:val="Default"/>
        <w:rPr>
          <w:ins w:id="62" w:author="Susan Buescher" w:date="2026-09-25T21:08:00Z" w16du:dateUtc="2026-09-26T01:08:00Z"/>
          <w:color w:val="auto"/>
        </w:rPr>
      </w:pPr>
      <w:ins w:id="63" w:author="Susan Buescher" w:date="2026-09-25T21:08:00Z" w16du:dateUtc="2026-09-26T01:08:00Z">
        <w:r>
          <w:rPr>
            <w:color w:val="auto"/>
          </w:rPr>
          <w:tab/>
        </w:r>
        <w:r>
          <w:rPr>
            <w:color w:val="auto"/>
          </w:rPr>
          <w:tab/>
        </w:r>
        <w:r>
          <w:rPr>
            <w:color w:val="auto"/>
          </w:rPr>
          <w:tab/>
        </w:r>
        <w:r w:rsidR="00AE50F5">
          <w:rPr>
            <w:color w:val="auto"/>
          </w:rPr>
          <w:t>Policy 2340 F1</w:t>
        </w:r>
        <w:r>
          <w:rPr>
            <w:color w:val="auto"/>
          </w:rPr>
          <w:tab/>
        </w:r>
        <w:r>
          <w:rPr>
            <w:color w:val="auto"/>
          </w:rPr>
          <w:tab/>
          <w:t>Controversial Issues and Academic Freedom</w:t>
        </w:r>
      </w:ins>
    </w:p>
    <w:p w14:paraId="1AE79E20" w14:textId="77777777" w:rsidR="0000290F" w:rsidRPr="00CB1C15" w:rsidRDefault="0000290F" w:rsidP="0000290F">
      <w:pPr>
        <w:pStyle w:val="Default"/>
        <w:rPr>
          <w:ins w:id="64" w:author="Susan Buescher" w:date="2026-09-25T21:08:00Z" w16du:dateUtc="2026-09-26T01:08:00Z"/>
          <w:color w:val="auto"/>
        </w:rPr>
      </w:pPr>
      <w:ins w:id="65" w:author="Susan Buescher" w:date="2026-09-25T21:08:00Z" w16du:dateUtc="2026-09-26T01:08:00Z">
        <w:r>
          <w:rPr>
            <w:color w:val="auto"/>
          </w:rPr>
          <w:tab/>
        </w:r>
        <w:r>
          <w:rPr>
            <w:color w:val="auto"/>
          </w:rPr>
          <w:tab/>
        </w:r>
        <w:r>
          <w:rPr>
            <w:color w:val="auto"/>
          </w:rPr>
          <w:tab/>
        </w:r>
        <w:r>
          <w:rPr>
            <w:color w:val="auto"/>
          </w:rPr>
          <w:tab/>
        </w:r>
        <w:r>
          <w:rPr>
            <w:color w:val="auto"/>
          </w:rPr>
          <w:tab/>
        </w:r>
        <w:r>
          <w:rPr>
            <w:color w:val="auto"/>
          </w:rPr>
          <w:tab/>
        </w:r>
        <w:r>
          <w:rPr>
            <w:color w:val="auto"/>
          </w:rPr>
          <w:tab/>
          <w:t xml:space="preserve">Parental Opt-Out Form for Sex </w:t>
        </w:r>
        <w:r w:rsidR="000434B6">
          <w:rPr>
            <w:color w:val="auto"/>
          </w:rPr>
          <w:t>Education</w:t>
        </w:r>
      </w:ins>
    </w:p>
    <w:p w14:paraId="42AA04DF" w14:textId="77777777" w:rsidR="00CB1C15" w:rsidRDefault="00CB1C15" w:rsidP="00CB1C15">
      <w:pPr>
        <w:pStyle w:val="Default"/>
        <w:rPr>
          <w:ins w:id="66" w:author="Susan Buescher" w:date="2026-09-25T21:08:00Z" w16du:dateUtc="2026-09-26T01:08:00Z"/>
          <w:color w:val="auto"/>
        </w:rPr>
      </w:pPr>
      <w:ins w:id="67" w:author="Susan Buescher" w:date="2026-09-25T21:08:00Z" w16du:dateUtc="2026-09-26T01:08:00Z">
        <w:r w:rsidRPr="00CB1C15">
          <w:rPr>
            <w:color w:val="auto"/>
          </w:rPr>
          <w:t xml:space="preserve"> </w:t>
        </w:r>
      </w:ins>
    </w:p>
    <w:p w14:paraId="0F89B149" w14:textId="77777777" w:rsidR="000434B6" w:rsidRDefault="00A6529C" w:rsidP="00A6529C">
      <w:pPr>
        <w:pStyle w:val="Default"/>
        <w:ind w:left="2160" w:hanging="2160"/>
        <w:rPr>
          <w:ins w:id="68" w:author="Susan Buescher" w:date="2026-09-25T21:08:00Z" w16du:dateUtc="2026-09-26T01:08:00Z"/>
          <w:color w:val="auto"/>
        </w:rPr>
      </w:pPr>
      <w:ins w:id="69" w:author="Susan Buescher" w:date="2026-09-25T21:08:00Z" w16du:dateUtc="2026-09-26T01:08:00Z">
        <w:r w:rsidRPr="00CB1C15">
          <w:rPr>
            <w:color w:val="auto"/>
          </w:rPr>
          <w:t xml:space="preserve">Legal Reference: </w:t>
        </w:r>
        <w:r>
          <w:rPr>
            <w:color w:val="auto"/>
          </w:rPr>
          <w:tab/>
        </w:r>
        <w:r w:rsidR="000434B6">
          <w:rPr>
            <w:color w:val="auto"/>
          </w:rPr>
          <w:t xml:space="preserve">I.C. </w:t>
        </w:r>
        <w:r w:rsidR="000434B6">
          <w:t xml:space="preserve">§ </w:t>
        </w:r>
        <w:r w:rsidR="000434B6">
          <w:rPr>
            <w:color w:val="auto"/>
          </w:rPr>
          <w:t>18-8707</w:t>
        </w:r>
        <w:r w:rsidR="000434B6">
          <w:rPr>
            <w:color w:val="auto"/>
          </w:rPr>
          <w:tab/>
        </w:r>
        <w:r w:rsidR="000434B6">
          <w:rPr>
            <w:color w:val="auto"/>
          </w:rPr>
          <w:tab/>
        </w:r>
        <w:r w:rsidR="000434B6">
          <w:rPr>
            <w:color w:val="auto"/>
          </w:rPr>
          <w:tab/>
          <w:t>Abortion-Related Activities Prohibited in</w:t>
        </w:r>
      </w:ins>
    </w:p>
    <w:p w14:paraId="306301EE" w14:textId="77777777" w:rsidR="000434B6" w:rsidRDefault="000434B6" w:rsidP="00A6529C">
      <w:pPr>
        <w:pStyle w:val="Default"/>
        <w:ind w:left="2160" w:hanging="2160"/>
        <w:rPr>
          <w:ins w:id="70" w:author="Susan Buescher" w:date="2026-09-25T21:08:00Z" w16du:dateUtc="2026-09-26T01:08:00Z"/>
          <w:color w:val="auto"/>
        </w:rPr>
      </w:pPr>
      <w:ins w:id="71" w:author="Susan Buescher" w:date="2026-09-25T21:08:00Z" w16du:dateUtc="2026-09-26T01:08:00Z">
        <w:r>
          <w:rPr>
            <w:color w:val="auto"/>
          </w:rPr>
          <w:tab/>
        </w:r>
        <w:r>
          <w:rPr>
            <w:color w:val="auto"/>
          </w:rPr>
          <w:tab/>
        </w:r>
        <w:r>
          <w:rPr>
            <w:color w:val="auto"/>
          </w:rPr>
          <w:tab/>
        </w:r>
        <w:r>
          <w:rPr>
            <w:color w:val="auto"/>
          </w:rPr>
          <w:tab/>
        </w:r>
        <w:r>
          <w:rPr>
            <w:color w:val="auto"/>
          </w:rPr>
          <w:tab/>
          <w:t xml:space="preserve">School-Based Health Clinics and Sex </w:t>
        </w:r>
      </w:ins>
    </w:p>
    <w:p w14:paraId="614DDB14" w14:textId="77777777" w:rsidR="000434B6" w:rsidRDefault="000434B6" w:rsidP="00A6529C">
      <w:pPr>
        <w:pStyle w:val="Default"/>
        <w:ind w:left="2160" w:hanging="2160"/>
        <w:rPr>
          <w:ins w:id="72" w:author="Susan Buescher" w:date="2026-09-25T21:08:00Z" w16du:dateUtc="2026-09-26T01:08:00Z"/>
          <w:color w:val="auto"/>
        </w:rPr>
      </w:pPr>
      <w:ins w:id="73" w:author="Susan Buescher" w:date="2026-09-25T21:08:00Z" w16du:dateUtc="2026-09-26T01:08:00Z">
        <w:r>
          <w:rPr>
            <w:color w:val="auto"/>
          </w:rPr>
          <w:tab/>
        </w:r>
        <w:r>
          <w:rPr>
            <w:color w:val="auto"/>
          </w:rPr>
          <w:tab/>
        </w:r>
        <w:r>
          <w:rPr>
            <w:color w:val="auto"/>
          </w:rPr>
          <w:tab/>
        </w:r>
        <w:r>
          <w:rPr>
            <w:color w:val="auto"/>
          </w:rPr>
          <w:tab/>
        </w:r>
        <w:r>
          <w:rPr>
            <w:color w:val="auto"/>
          </w:rPr>
          <w:tab/>
          <w:t>Education Curricula</w:t>
        </w:r>
      </w:ins>
    </w:p>
    <w:p w14:paraId="02DA8362" w14:textId="77777777" w:rsidR="00A6529C" w:rsidRDefault="00A6529C" w:rsidP="000434B6">
      <w:pPr>
        <w:pStyle w:val="Default"/>
        <w:ind w:left="2160"/>
        <w:rPr>
          <w:ins w:id="74" w:author="Susan Buescher" w:date="2026-09-25T21:08:00Z" w16du:dateUtc="2026-09-26T01:08:00Z"/>
          <w:color w:val="auto"/>
        </w:rPr>
      </w:pPr>
      <w:ins w:id="75" w:author="Susan Buescher" w:date="2026-09-25T21:08:00Z" w16du:dateUtc="2026-09-26T01:08:00Z">
        <w:r w:rsidRPr="00CB1C15">
          <w:rPr>
            <w:color w:val="auto"/>
          </w:rPr>
          <w:t xml:space="preserve">I.C. § 33-1605  </w:t>
        </w:r>
        <w:r>
          <w:rPr>
            <w:color w:val="auto"/>
          </w:rPr>
          <w:tab/>
        </w:r>
        <w:r>
          <w:rPr>
            <w:color w:val="auto"/>
          </w:rPr>
          <w:tab/>
        </w:r>
        <w:r w:rsidRPr="00CB1C15">
          <w:rPr>
            <w:color w:val="auto"/>
          </w:rPr>
          <w:t xml:space="preserve">Health and Physical Fitness – Effects of </w:t>
        </w:r>
      </w:ins>
    </w:p>
    <w:p w14:paraId="13EEF669" w14:textId="77777777" w:rsidR="00A6529C" w:rsidRPr="00CB1C15" w:rsidRDefault="00A6529C" w:rsidP="00A6529C">
      <w:pPr>
        <w:pStyle w:val="Default"/>
        <w:ind w:left="2160" w:hanging="2160"/>
        <w:rPr>
          <w:ins w:id="76" w:author="Susan Buescher" w:date="2026-09-25T21:08:00Z" w16du:dateUtc="2026-09-26T01:08:00Z"/>
          <w:color w:val="auto"/>
        </w:rPr>
      </w:pPr>
      <w:ins w:id="77" w:author="Susan Buescher" w:date="2026-09-25T21:08:00Z" w16du:dateUtc="2026-09-26T01:08:00Z">
        <w:r>
          <w:rPr>
            <w:color w:val="auto"/>
          </w:rPr>
          <w:tab/>
        </w:r>
        <w:r>
          <w:rPr>
            <w:color w:val="auto"/>
          </w:rPr>
          <w:tab/>
        </w:r>
        <w:r>
          <w:rPr>
            <w:color w:val="auto"/>
          </w:rPr>
          <w:tab/>
        </w:r>
        <w:r>
          <w:rPr>
            <w:color w:val="auto"/>
          </w:rPr>
          <w:tab/>
        </w:r>
        <w:r>
          <w:rPr>
            <w:color w:val="auto"/>
          </w:rPr>
          <w:tab/>
        </w:r>
        <w:r w:rsidRPr="00CB1C15">
          <w:rPr>
            <w:color w:val="auto"/>
          </w:rPr>
          <w:t>Alcohol,</w:t>
        </w:r>
        <w:r>
          <w:rPr>
            <w:color w:val="auto"/>
          </w:rPr>
          <w:t xml:space="preserve"> </w:t>
        </w:r>
        <w:r w:rsidRPr="00CB1C15">
          <w:rPr>
            <w:color w:val="auto"/>
          </w:rPr>
          <w:t xml:space="preserve">Tobacco, Stimulants and Narcotics </w:t>
        </w:r>
      </w:ins>
    </w:p>
    <w:p w14:paraId="516FC947" w14:textId="77777777" w:rsidR="00A6529C" w:rsidRDefault="00A6529C" w:rsidP="00A6529C">
      <w:pPr>
        <w:pStyle w:val="Default"/>
        <w:ind w:left="2160" w:hanging="2160"/>
        <w:rPr>
          <w:ins w:id="78" w:author="Susan Buescher" w:date="2026-09-25T21:08:00Z" w16du:dateUtc="2026-09-26T01:08:00Z"/>
          <w:color w:val="auto"/>
        </w:rPr>
      </w:pPr>
      <w:ins w:id="79" w:author="Susan Buescher" w:date="2026-09-25T21:08:00Z" w16du:dateUtc="2026-09-26T01:08:00Z">
        <w:r w:rsidRPr="00CB1C15">
          <w:rPr>
            <w:color w:val="auto"/>
          </w:rPr>
          <w:t xml:space="preserve">                       </w:t>
        </w:r>
        <w:r>
          <w:rPr>
            <w:color w:val="auto"/>
          </w:rPr>
          <w:tab/>
        </w:r>
        <w:r w:rsidRPr="00CB1C15">
          <w:rPr>
            <w:color w:val="auto"/>
          </w:rPr>
          <w:t xml:space="preserve">I.C. § 33-1608 </w:t>
        </w:r>
        <w:r w:rsidRPr="00A6529C">
          <w:rPr>
            <w:i/>
            <w:color w:val="auto"/>
          </w:rPr>
          <w:t>et seq.</w:t>
        </w:r>
        <w:r w:rsidRPr="00CB1C15">
          <w:rPr>
            <w:color w:val="auto"/>
          </w:rPr>
          <w:t xml:space="preserve"> </w:t>
        </w:r>
        <w:r>
          <w:rPr>
            <w:color w:val="auto"/>
          </w:rPr>
          <w:tab/>
        </w:r>
        <w:r>
          <w:rPr>
            <w:color w:val="auto"/>
          </w:rPr>
          <w:tab/>
        </w:r>
        <w:r w:rsidRPr="00CB1C15">
          <w:rPr>
            <w:color w:val="auto"/>
          </w:rPr>
          <w:t>Family Life and Sex Education – Legislative</w:t>
        </w:r>
      </w:ins>
    </w:p>
    <w:p w14:paraId="48897CF0" w14:textId="77777777" w:rsidR="00A6529C" w:rsidRDefault="00A6529C" w:rsidP="00A6529C">
      <w:pPr>
        <w:pStyle w:val="Default"/>
        <w:ind w:left="4320" w:firstLine="720"/>
        <w:rPr>
          <w:ins w:id="80" w:author="Susan Buescher" w:date="2026-09-25T21:08:00Z" w16du:dateUtc="2026-09-26T01:08:00Z"/>
          <w:color w:val="auto"/>
        </w:rPr>
      </w:pPr>
      <w:ins w:id="81" w:author="Susan Buescher" w:date="2026-09-25T21:08:00Z" w16du:dateUtc="2026-09-26T01:08:00Z">
        <w:r w:rsidRPr="00CB1C15">
          <w:rPr>
            <w:color w:val="auto"/>
          </w:rPr>
          <w:t xml:space="preserve">Policy </w:t>
        </w:r>
      </w:ins>
    </w:p>
    <w:p w14:paraId="5D8ADC5A" w14:textId="77777777" w:rsidR="0000290F" w:rsidRDefault="0000290F" w:rsidP="0000290F">
      <w:pPr>
        <w:pStyle w:val="Default"/>
        <w:rPr>
          <w:ins w:id="82" w:author="Susan Buescher" w:date="2026-09-25T21:08:00Z" w16du:dateUtc="2026-09-26T01:08:00Z"/>
        </w:rPr>
      </w:pPr>
      <w:ins w:id="83" w:author="Susan Buescher" w:date="2026-09-25T21:08:00Z" w16du:dateUtc="2026-09-26T01:08:00Z">
        <w:r>
          <w:rPr>
            <w:color w:val="auto"/>
          </w:rPr>
          <w:tab/>
        </w:r>
        <w:r>
          <w:rPr>
            <w:color w:val="auto"/>
          </w:rPr>
          <w:tab/>
        </w:r>
        <w:r>
          <w:rPr>
            <w:color w:val="auto"/>
          </w:rPr>
          <w:tab/>
          <w:t xml:space="preserve">I.C. </w:t>
        </w:r>
        <w:r>
          <w:t>§ 33-342</w:t>
        </w:r>
        <w:r>
          <w:tab/>
        </w:r>
        <w:r>
          <w:tab/>
        </w:r>
        <w:r>
          <w:tab/>
          <w:t>Adoption Education</w:t>
        </w:r>
      </w:ins>
    </w:p>
    <w:p w14:paraId="33344861" w14:textId="77777777" w:rsidR="0000290F" w:rsidRPr="0000290F" w:rsidRDefault="0000290F" w:rsidP="0000290F">
      <w:pPr>
        <w:pStyle w:val="Default"/>
        <w:rPr>
          <w:ins w:id="84" w:author="Susan Buescher" w:date="2026-09-25T21:08:00Z" w16du:dateUtc="2026-09-26T01:08:00Z"/>
        </w:rPr>
      </w:pPr>
      <w:ins w:id="85" w:author="Susan Buescher" w:date="2026-09-25T21:08:00Z" w16du:dateUtc="2026-09-26T01:08:00Z">
        <w:r>
          <w:tab/>
        </w:r>
        <w:r>
          <w:tab/>
        </w:r>
        <w:r>
          <w:tab/>
          <w:t>I.C. § 39-8201 et. Seq.</w:t>
        </w:r>
        <w:r>
          <w:tab/>
          <w:t>Idaho Safe Haven Act</w:t>
        </w:r>
      </w:ins>
    </w:p>
    <w:p w14:paraId="77C9895A" w14:textId="77777777" w:rsidR="00A6529C" w:rsidRPr="00CB1C15" w:rsidRDefault="00A6529C" w:rsidP="00A6529C">
      <w:pPr>
        <w:pStyle w:val="Default"/>
        <w:ind w:left="2160" w:hanging="2160"/>
        <w:rPr>
          <w:ins w:id="86" w:author="Susan Buescher" w:date="2026-09-25T21:08:00Z" w16du:dateUtc="2026-09-26T01:08:00Z"/>
          <w:color w:val="auto"/>
        </w:rPr>
      </w:pPr>
      <w:ins w:id="87" w:author="Susan Buescher" w:date="2026-09-25T21:08:00Z" w16du:dateUtc="2026-09-26T01:08:00Z">
        <w:r w:rsidRPr="00CB1C15">
          <w:rPr>
            <w:color w:val="auto"/>
          </w:rPr>
          <w:t xml:space="preserve">                       </w:t>
        </w:r>
        <w:r>
          <w:rPr>
            <w:color w:val="auto"/>
          </w:rPr>
          <w:tab/>
        </w:r>
        <w:r w:rsidRPr="00CB1C15">
          <w:rPr>
            <w:color w:val="auto"/>
          </w:rPr>
          <w:t>IDAPA 08.02.03.</w:t>
        </w:r>
        <w:r>
          <w:rPr>
            <w:color w:val="auto"/>
          </w:rPr>
          <w:t>160</w:t>
        </w:r>
        <w:r w:rsidRPr="00CB1C15">
          <w:rPr>
            <w:color w:val="auto"/>
          </w:rPr>
          <w:t xml:space="preserve"> </w:t>
        </w:r>
        <w:r>
          <w:rPr>
            <w:color w:val="auto"/>
          </w:rPr>
          <w:tab/>
        </w:r>
        <w:r>
          <w:rPr>
            <w:color w:val="auto"/>
          </w:rPr>
          <w:tab/>
          <w:t>Safe Environment and Discipline</w:t>
        </w:r>
        <w:r w:rsidRPr="00CB1C15">
          <w:rPr>
            <w:color w:val="auto"/>
          </w:rPr>
          <w:t xml:space="preserve"> </w:t>
        </w:r>
      </w:ins>
    </w:p>
    <w:p w14:paraId="09A732EA" w14:textId="77777777" w:rsidR="00A6529C" w:rsidRDefault="00A6529C" w:rsidP="00CB1C15">
      <w:pPr>
        <w:pStyle w:val="Default"/>
        <w:rPr>
          <w:ins w:id="88" w:author="Susan Buescher" w:date="2026-09-25T21:08:00Z" w16du:dateUtc="2026-09-26T01:08:00Z"/>
          <w:color w:val="auto"/>
        </w:rPr>
      </w:pPr>
    </w:p>
    <w:p w14:paraId="6E59002A" w14:textId="77777777" w:rsidR="00A6529C" w:rsidRPr="00CB1C15" w:rsidRDefault="00A6529C" w:rsidP="00CB1C15">
      <w:pPr>
        <w:pStyle w:val="Default"/>
        <w:rPr>
          <w:ins w:id="89" w:author="Susan Buescher" w:date="2026-09-25T21:08:00Z" w16du:dateUtc="2026-09-26T01:08:00Z"/>
          <w:color w:val="auto"/>
        </w:rPr>
      </w:pPr>
    </w:p>
    <w:p w14:paraId="67683E32" w14:textId="77777777" w:rsidR="00CB1C15" w:rsidRPr="00CB1C15" w:rsidRDefault="00CB1C15" w:rsidP="00CB1C15">
      <w:pPr>
        <w:pStyle w:val="Default"/>
        <w:rPr>
          <w:ins w:id="90" w:author="Susan Buescher" w:date="2026-09-25T21:08:00Z" w16du:dateUtc="2026-09-26T01:08:00Z"/>
          <w:color w:val="auto"/>
        </w:rPr>
      </w:pPr>
      <w:ins w:id="91" w:author="Susan Buescher" w:date="2026-09-25T21:08:00Z" w16du:dateUtc="2026-09-26T01:08:00Z">
        <w:r w:rsidRPr="00CB1C15">
          <w:rPr>
            <w:color w:val="auto"/>
            <w:u w:val="single"/>
          </w:rPr>
          <w:t>Policy History:</w:t>
        </w:r>
      </w:ins>
    </w:p>
    <w:p w14:paraId="7D14B825" w14:textId="00BD3010" w:rsidR="00411B0B" w:rsidRPr="00411B0B" w:rsidRDefault="00D278F7" w:rsidP="00D278F7">
      <w:pPr>
        <w:spacing w:after="0" w:line="240" w:lineRule="auto"/>
        <w:rPr>
          <w:del w:id="92" w:author="Susan Buescher" w:date="2026-09-25T21:08:00Z" w16du:dateUtc="2026-09-26T01:08:00Z"/>
          <w:rFonts w:ascii="Times New Roman" w:hAnsi="Times New Roman" w:cs="Times New Roman"/>
          <w:b/>
          <w:bCs/>
          <w:sz w:val="28"/>
          <w:szCs w:val="28"/>
        </w:rPr>
      </w:pPr>
      <w:del w:id="93" w:author="Susan Buescher" w:date="2026-09-25T21:08:00Z" w16du:dateUtc="2026-09-26T01:08:00Z">
        <w:r w:rsidRPr="00621679">
          <w:rPr>
            <w:b/>
            <w:noProof/>
            <w:sz w:val="24"/>
            <w:szCs w:val="24"/>
          </w:rPr>
          <w:drawing>
            <wp:inline distT="0" distB="0" distL="0" distR="0" wp14:anchorId="1D0B6A8D" wp14:editId="5A03623C">
              <wp:extent cx="609600" cy="514985"/>
              <wp:effectExtent l="0" t="0" r="0" b="0"/>
              <wp:docPr id="1" name="Picture 1" descr="logo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sig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600" cy="514985"/>
                      </a:xfrm>
                      <a:prstGeom prst="rect">
                        <a:avLst/>
                      </a:prstGeom>
                      <a:noFill/>
                    </pic:spPr>
                  </pic:pic>
                </a:graphicData>
              </a:graphic>
            </wp:inline>
          </w:drawing>
        </w:r>
        <w:r w:rsidR="00CD6676">
          <w:rPr>
            <w:rFonts w:ascii="Times New Roman" w:hAnsi="Times New Roman" w:cs="Times New Roman"/>
            <w:b/>
            <w:bCs/>
            <w:sz w:val="28"/>
            <w:szCs w:val="28"/>
          </w:rPr>
          <w:delText xml:space="preserve">                                    </w:delText>
        </w:r>
        <w:r w:rsidR="000D19B5" w:rsidRPr="00411B0B">
          <w:rPr>
            <w:rFonts w:ascii="Times New Roman" w:hAnsi="Times New Roman" w:cs="Times New Roman"/>
            <w:b/>
            <w:bCs/>
            <w:sz w:val="28"/>
            <w:szCs w:val="28"/>
          </w:rPr>
          <w:delText xml:space="preserve">Bradley Stoke </w:delText>
        </w:r>
        <w:r w:rsidR="002A15EE" w:rsidRPr="00411B0B">
          <w:rPr>
            <w:rFonts w:ascii="Times New Roman" w:hAnsi="Times New Roman" w:cs="Times New Roman"/>
            <w:b/>
            <w:bCs/>
            <w:sz w:val="28"/>
            <w:szCs w:val="28"/>
          </w:rPr>
          <w:delText>T</w:delText>
        </w:r>
        <w:r w:rsidR="000D19B5" w:rsidRPr="00411B0B">
          <w:rPr>
            <w:rFonts w:ascii="Times New Roman" w:hAnsi="Times New Roman" w:cs="Times New Roman"/>
            <w:b/>
            <w:bCs/>
            <w:sz w:val="28"/>
            <w:szCs w:val="28"/>
          </w:rPr>
          <w:delText>own Council</w:delText>
        </w:r>
      </w:del>
    </w:p>
    <w:p w14:paraId="68F53A96" w14:textId="11CEBA64" w:rsidR="00515B85" w:rsidRPr="00411B0B" w:rsidRDefault="00702492" w:rsidP="00411B0B">
      <w:pPr>
        <w:spacing w:after="0" w:line="240" w:lineRule="auto"/>
        <w:jc w:val="center"/>
        <w:rPr>
          <w:del w:id="94" w:author="Susan Buescher" w:date="2026-09-25T21:08:00Z" w16du:dateUtc="2026-09-26T01:08:00Z"/>
          <w:rFonts w:ascii="Times New Roman" w:hAnsi="Times New Roman" w:cs="Times New Roman"/>
          <w:b/>
          <w:bCs/>
          <w:sz w:val="28"/>
          <w:szCs w:val="28"/>
        </w:rPr>
      </w:pPr>
      <w:del w:id="95" w:author="Susan Buescher" w:date="2026-09-25T21:08:00Z" w16du:dateUtc="2026-09-26T01:08:00Z">
        <w:r w:rsidRPr="00411B0B">
          <w:rPr>
            <w:rFonts w:ascii="Times New Roman" w:hAnsi="Times New Roman" w:cs="Times New Roman"/>
            <w:b/>
            <w:bCs/>
            <w:sz w:val="28"/>
            <w:szCs w:val="28"/>
          </w:rPr>
          <w:delText>Healthy, E</w:delText>
        </w:r>
        <w:r w:rsidR="000D19B5" w:rsidRPr="00411B0B">
          <w:rPr>
            <w:rFonts w:ascii="Times New Roman" w:hAnsi="Times New Roman" w:cs="Times New Roman"/>
            <w:b/>
            <w:bCs/>
            <w:sz w:val="28"/>
            <w:szCs w:val="28"/>
          </w:rPr>
          <w:delText xml:space="preserve">thical and </w:delText>
        </w:r>
        <w:r w:rsidRPr="00411B0B">
          <w:rPr>
            <w:rFonts w:ascii="Times New Roman" w:hAnsi="Times New Roman" w:cs="Times New Roman"/>
            <w:b/>
            <w:bCs/>
            <w:sz w:val="28"/>
            <w:szCs w:val="28"/>
          </w:rPr>
          <w:delText>S</w:delText>
        </w:r>
        <w:r w:rsidR="000D19B5" w:rsidRPr="00411B0B">
          <w:rPr>
            <w:rFonts w:ascii="Times New Roman" w:hAnsi="Times New Roman" w:cs="Times New Roman"/>
            <w:b/>
            <w:bCs/>
            <w:sz w:val="28"/>
            <w:szCs w:val="28"/>
          </w:rPr>
          <w:delText>ustainab</w:delText>
        </w:r>
        <w:r w:rsidR="00012755" w:rsidRPr="00411B0B">
          <w:rPr>
            <w:rFonts w:ascii="Times New Roman" w:hAnsi="Times New Roman" w:cs="Times New Roman"/>
            <w:b/>
            <w:bCs/>
            <w:sz w:val="28"/>
            <w:szCs w:val="28"/>
          </w:rPr>
          <w:delText xml:space="preserve">le Procurement </w:delText>
        </w:r>
        <w:r w:rsidR="007850AE">
          <w:rPr>
            <w:rFonts w:ascii="Times New Roman" w:hAnsi="Times New Roman" w:cs="Times New Roman"/>
            <w:b/>
            <w:bCs/>
            <w:sz w:val="28"/>
            <w:szCs w:val="28"/>
          </w:rPr>
          <w:delText>Guidelines</w:delText>
        </w:r>
      </w:del>
    </w:p>
    <w:p w14:paraId="494AA07B" w14:textId="77777777" w:rsidR="00411B0B" w:rsidRDefault="00411B0B" w:rsidP="00411B0B">
      <w:pPr>
        <w:spacing w:after="0" w:line="240" w:lineRule="auto"/>
        <w:rPr>
          <w:del w:id="96" w:author="Susan Buescher" w:date="2026-09-25T21:08:00Z" w16du:dateUtc="2026-09-26T01:08:00Z"/>
          <w:rFonts w:ascii="Times New Roman" w:hAnsi="Times New Roman" w:cs="Times New Roman"/>
          <w:b/>
          <w:bCs/>
          <w:sz w:val="24"/>
          <w:szCs w:val="24"/>
        </w:rPr>
      </w:pPr>
    </w:p>
    <w:p w14:paraId="745E2786" w14:textId="19EA36F2" w:rsidR="000D19B5" w:rsidRPr="00411B0B" w:rsidRDefault="00DF3321" w:rsidP="00411B0B">
      <w:pPr>
        <w:spacing w:after="0" w:line="240" w:lineRule="auto"/>
        <w:rPr>
          <w:del w:id="97" w:author="Susan Buescher" w:date="2026-09-25T21:08:00Z" w16du:dateUtc="2026-09-26T01:08:00Z"/>
          <w:rFonts w:ascii="Times New Roman" w:hAnsi="Times New Roman" w:cs="Times New Roman"/>
          <w:b/>
          <w:bCs/>
          <w:sz w:val="24"/>
          <w:szCs w:val="24"/>
        </w:rPr>
      </w:pPr>
      <w:del w:id="98" w:author="Susan Buescher" w:date="2026-09-25T21:08:00Z" w16du:dateUtc="2026-09-26T01:08:00Z">
        <w:r w:rsidRPr="00411B0B">
          <w:rPr>
            <w:rFonts w:ascii="Times New Roman" w:hAnsi="Times New Roman" w:cs="Times New Roman"/>
            <w:b/>
            <w:bCs/>
            <w:sz w:val="24"/>
            <w:szCs w:val="24"/>
          </w:rPr>
          <w:delText>INTRODUCTION</w:delText>
        </w:r>
        <w:r w:rsidR="000D19B5" w:rsidRPr="00411B0B">
          <w:rPr>
            <w:rFonts w:ascii="Times New Roman" w:hAnsi="Times New Roman" w:cs="Times New Roman"/>
            <w:b/>
            <w:bCs/>
            <w:sz w:val="24"/>
            <w:szCs w:val="24"/>
          </w:rPr>
          <w:delText xml:space="preserve"> </w:delText>
        </w:r>
      </w:del>
    </w:p>
    <w:p w14:paraId="5B1F3DC8" w14:textId="3F6A7FE5" w:rsidR="00CF3D5C" w:rsidRPr="00411B0B" w:rsidRDefault="000D19B5" w:rsidP="00411B0B">
      <w:pPr>
        <w:spacing w:after="0" w:line="240" w:lineRule="auto"/>
        <w:jc w:val="both"/>
        <w:rPr>
          <w:del w:id="99" w:author="Susan Buescher" w:date="2026-09-25T21:08:00Z" w16du:dateUtc="2026-09-26T01:08:00Z"/>
          <w:rFonts w:ascii="Times New Roman" w:hAnsi="Times New Roman" w:cs="Times New Roman"/>
          <w:sz w:val="24"/>
          <w:szCs w:val="24"/>
        </w:rPr>
      </w:pPr>
      <w:del w:id="100" w:author="Susan Buescher" w:date="2026-09-25T21:08:00Z" w16du:dateUtc="2026-09-26T01:08:00Z">
        <w:r w:rsidRPr="00411B0B">
          <w:rPr>
            <w:rFonts w:ascii="Times New Roman" w:hAnsi="Times New Roman" w:cs="Times New Roman"/>
            <w:sz w:val="24"/>
            <w:szCs w:val="24"/>
          </w:rPr>
          <w:delText>Th</w:delText>
        </w:r>
        <w:r w:rsidR="007850AE">
          <w:rPr>
            <w:rFonts w:ascii="Times New Roman" w:hAnsi="Times New Roman" w:cs="Times New Roman"/>
            <w:sz w:val="24"/>
            <w:szCs w:val="24"/>
          </w:rPr>
          <w:delText xml:space="preserve">ese guidelines are </w:delText>
        </w:r>
        <w:r w:rsidRPr="00411B0B">
          <w:rPr>
            <w:rFonts w:ascii="Times New Roman" w:hAnsi="Times New Roman" w:cs="Times New Roman"/>
            <w:sz w:val="24"/>
            <w:szCs w:val="24"/>
          </w:rPr>
          <w:delText xml:space="preserve">designed to embed the principles of </w:delText>
        </w:r>
        <w:r w:rsidR="00012755" w:rsidRPr="00411B0B">
          <w:rPr>
            <w:rFonts w:ascii="Times New Roman" w:hAnsi="Times New Roman" w:cs="Times New Roman"/>
            <w:sz w:val="24"/>
            <w:szCs w:val="24"/>
          </w:rPr>
          <w:delText xml:space="preserve">healthy, ethical and </w:delText>
        </w:r>
        <w:r w:rsidRPr="00411B0B">
          <w:rPr>
            <w:rFonts w:ascii="Times New Roman" w:hAnsi="Times New Roman" w:cs="Times New Roman"/>
            <w:sz w:val="24"/>
            <w:szCs w:val="24"/>
          </w:rPr>
          <w:delText xml:space="preserve">sustainable development into aspects of </w:delText>
        </w:r>
        <w:r w:rsidR="00702492" w:rsidRPr="00411B0B">
          <w:rPr>
            <w:rFonts w:ascii="Times New Roman" w:hAnsi="Times New Roman" w:cs="Times New Roman"/>
            <w:sz w:val="24"/>
            <w:szCs w:val="24"/>
          </w:rPr>
          <w:delText>Bradley Stoke Town Council (</w:delText>
        </w:r>
        <w:r w:rsidRPr="00411B0B">
          <w:rPr>
            <w:rFonts w:ascii="Times New Roman" w:hAnsi="Times New Roman" w:cs="Times New Roman"/>
            <w:sz w:val="24"/>
            <w:szCs w:val="24"/>
          </w:rPr>
          <w:delText>BSTC</w:delText>
        </w:r>
        <w:r w:rsidR="00702492" w:rsidRPr="00411B0B">
          <w:rPr>
            <w:rFonts w:ascii="Times New Roman" w:hAnsi="Times New Roman" w:cs="Times New Roman"/>
            <w:sz w:val="24"/>
            <w:szCs w:val="24"/>
          </w:rPr>
          <w:delText>)</w:delText>
        </w:r>
        <w:r w:rsidRPr="00411B0B">
          <w:rPr>
            <w:rFonts w:ascii="Times New Roman" w:hAnsi="Times New Roman" w:cs="Times New Roman"/>
            <w:sz w:val="24"/>
            <w:szCs w:val="24"/>
          </w:rPr>
          <w:delText xml:space="preserve"> activity. There will be a specific focus on </w:delText>
        </w:r>
        <w:r w:rsidR="00012755" w:rsidRPr="00411B0B">
          <w:rPr>
            <w:rFonts w:ascii="Times New Roman" w:hAnsi="Times New Roman" w:cs="Times New Roman"/>
            <w:sz w:val="24"/>
            <w:szCs w:val="24"/>
          </w:rPr>
          <w:delText xml:space="preserve">healthy, </w:delText>
        </w:r>
        <w:r w:rsidRPr="00411B0B">
          <w:rPr>
            <w:rFonts w:ascii="Times New Roman" w:hAnsi="Times New Roman" w:cs="Times New Roman"/>
            <w:sz w:val="24"/>
            <w:szCs w:val="24"/>
          </w:rPr>
          <w:delText>ethical and sustainable procurement with the aim of achieving positive social</w:delText>
        </w:r>
        <w:r w:rsidR="002A15EE" w:rsidRPr="00411B0B">
          <w:rPr>
            <w:rFonts w:ascii="Times New Roman" w:hAnsi="Times New Roman" w:cs="Times New Roman"/>
            <w:sz w:val="24"/>
            <w:szCs w:val="24"/>
          </w:rPr>
          <w:delText>,</w:delText>
        </w:r>
        <w:r w:rsidRPr="00411B0B">
          <w:rPr>
            <w:rFonts w:ascii="Times New Roman" w:hAnsi="Times New Roman" w:cs="Times New Roman"/>
            <w:sz w:val="24"/>
            <w:szCs w:val="24"/>
          </w:rPr>
          <w:delText xml:space="preserve"> economic and environmental impacts </w:delText>
        </w:r>
        <w:r w:rsidR="008565B2" w:rsidRPr="00411B0B">
          <w:rPr>
            <w:rFonts w:ascii="Times New Roman" w:hAnsi="Times New Roman" w:cs="Times New Roman"/>
            <w:sz w:val="24"/>
            <w:szCs w:val="24"/>
          </w:rPr>
          <w:delText xml:space="preserve">for the </w:delText>
        </w:r>
        <w:r w:rsidRPr="00411B0B">
          <w:rPr>
            <w:rFonts w:ascii="Times New Roman" w:hAnsi="Times New Roman" w:cs="Times New Roman"/>
            <w:sz w:val="24"/>
            <w:szCs w:val="24"/>
          </w:rPr>
          <w:delText>purchase</w:delText>
        </w:r>
        <w:r w:rsidR="008565B2" w:rsidRPr="00411B0B">
          <w:rPr>
            <w:rFonts w:ascii="Times New Roman" w:hAnsi="Times New Roman" w:cs="Times New Roman"/>
            <w:sz w:val="24"/>
            <w:szCs w:val="24"/>
          </w:rPr>
          <w:delText xml:space="preserve"> of</w:delText>
        </w:r>
        <w:r w:rsidRPr="00411B0B">
          <w:rPr>
            <w:rFonts w:ascii="Times New Roman" w:hAnsi="Times New Roman" w:cs="Times New Roman"/>
            <w:sz w:val="24"/>
            <w:szCs w:val="24"/>
          </w:rPr>
          <w:delText xml:space="preserve"> goods</w:delText>
        </w:r>
        <w:r w:rsidR="00C409E4" w:rsidRPr="00411B0B">
          <w:rPr>
            <w:rFonts w:ascii="Times New Roman" w:hAnsi="Times New Roman" w:cs="Times New Roman"/>
            <w:sz w:val="24"/>
            <w:szCs w:val="24"/>
          </w:rPr>
          <w:delText>,</w:delText>
        </w:r>
        <w:r w:rsidRPr="00411B0B">
          <w:rPr>
            <w:rFonts w:ascii="Times New Roman" w:hAnsi="Times New Roman" w:cs="Times New Roman"/>
            <w:sz w:val="24"/>
            <w:szCs w:val="24"/>
          </w:rPr>
          <w:delText xml:space="preserve"> </w:delText>
        </w:r>
        <w:r w:rsidR="007A1056" w:rsidRPr="00411B0B">
          <w:rPr>
            <w:rFonts w:ascii="Times New Roman" w:hAnsi="Times New Roman" w:cs="Times New Roman"/>
            <w:sz w:val="24"/>
            <w:szCs w:val="24"/>
          </w:rPr>
          <w:delText>works</w:delText>
        </w:r>
        <w:r w:rsidRPr="00411B0B">
          <w:rPr>
            <w:rFonts w:ascii="Times New Roman" w:hAnsi="Times New Roman" w:cs="Times New Roman"/>
            <w:sz w:val="24"/>
            <w:szCs w:val="24"/>
          </w:rPr>
          <w:delText xml:space="preserve"> a</w:delText>
        </w:r>
        <w:r w:rsidR="00A15ECC" w:rsidRPr="00411B0B">
          <w:rPr>
            <w:rFonts w:ascii="Times New Roman" w:hAnsi="Times New Roman" w:cs="Times New Roman"/>
            <w:sz w:val="24"/>
            <w:szCs w:val="24"/>
          </w:rPr>
          <w:delText>n</w:delText>
        </w:r>
        <w:r w:rsidRPr="00411B0B">
          <w:rPr>
            <w:rFonts w:ascii="Times New Roman" w:hAnsi="Times New Roman" w:cs="Times New Roman"/>
            <w:sz w:val="24"/>
            <w:szCs w:val="24"/>
          </w:rPr>
          <w:delText>d service</w:delText>
        </w:r>
        <w:r w:rsidR="001C0759" w:rsidRPr="00411B0B">
          <w:rPr>
            <w:rFonts w:ascii="Times New Roman" w:hAnsi="Times New Roman" w:cs="Times New Roman"/>
            <w:sz w:val="24"/>
            <w:szCs w:val="24"/>
          </w:rPr>
          <w:delText>s</w:delText>
        </w:r>
        <w:r w:rsidRPr="00411B0B">
          <w:rPr>
            <w:rFonts w:ascii="Times New Roman" w:hAnsi="Times New Roman" w:cs="Times New Roman"/>
            <w:sz w:val="24"/>
            <w:szCs w:val="24"/>
          </w:rPr>
          <w:delText xml:space="preserve">. </w:delText>
        </w:r>
      </w:del>
    </w:p>
    <w:p w14:paraId="796EFAA5" w14:textId="77777777" w:rsidR="00411B0B" w:rsidRPr="00411B0B" w:rsidRDefault="00411B0B" w:rsidP="00411B0B">
      <w:pPr>
        <w:spacing w:after="0" w:line="240" w:lineRule="auto"/>
        <w:jc w:val="both"/>
        <w:rPr>
          <w:del w:id="101" w:author="Susan Buescher" w:date="2026-09-25T21:08:00Z" w16du:dateUtc="2026-09-26T01:08:00Z"/>
          <w:rFonts w:ascii="Times New Roman" w:hAnsi="Times New Roman" w:cs="Times New Roman"/>
          <w:sz w:val="16"/>
          <w:szCs w:val="16"/>
        </w:rPr>
      </w:pPr>
    </w:p>
    <w:p w14:paraId="58921678" w14:textId="68C6A617" w:rsidR="000D19B5" w:rsidRPr="00411B0B" w:rsidRDefault="000D19B5" w:rsidP="00411B0B">
      <w:pPr>
        <w:spacing w:after="0" w:line="240" w:lineRule="auto"/>
        <w:jc w:val="both"/>
        <w:rPr>
          <w:del w:id="102" w:author="Susan Buescher" w:date="2026-09-25T21:08:00Z" w16du:dateUtc="2026-09-26T01:08:00Z"/>
          <w:rFonts w:ascii="Times New Roman" w:hAnsi="Times New Roman" w:cs="Times New Roman"/>
          <w:sz w:val="24"/>
          <w:szCs w:val="24"/>
        </w:rPr>
      </w:pPr>
      <w:del w:id="103" w:author="Susan Buescher" w:date="2026-09-25T21:08:00Z" w16du:dateUtc="2026-09-26T01:08:00Z">
        <w:r w:rsidRPr="00411B0B">
          <w:rPr>
            <w:rFonts w:ascii="Times New Roman" w:hAnsi="Times New Roman" w:cs="Times New Roman"/>
            <w:sz w:val="24"/>
            <w:szCs w:val="24"/>
          </w:rPr>
          <w:delText xml:space="preserve">This is required under the Public </w:delText>
        </w:r>
        <w:r w:rsidR="001C0759" w:rsidRPr="00411B0B">
          <w:rPr>
            <w:rFonts w:ascii="Times New Roman" w:hAnsi="Times New Roman" w:cs="Times New Roman"/>
            <w:sz w:val="24"/>
            <w:szCs w:val="24"/>
          </w:rPr>
          <w:delText>Services</w:delText>
        </w:r>
        <w:r w:rsidRPr="00411B0B">
          <w:rPr>
            <w:rFonts w:ascii="Times New Roman" w:hAnsi="Times New Roman" w:cs="Times New Roman"/>
            <w:sz w:val="24"/>
            <w:szCs w:val="24"/>
          </w:rPr>
          <w:delText xml:space="preserve"> </w:delText>
        </w:r>
        <w:r w:rsidR="001C0759" w:rsidRPr="00411B0B">
          <w:rPr>
            <w:rFonts w:ascii="Times New Roman" w:hAnsi="Times New Roman" w:cs="Times New Roman"/>
            <w:sz w:val="24"/>
            <w:szCs w:val="24"/>
          </w:rPr>
          <w:delText>Social</w:delText>
        </w:r>
        <w:r w:rsidRPr="00411B0B">
          <w:rPr>
            <w:rFonts w:ascii="Times New Roman" w:hAnsi="Times New Roman" w:cs="Times New Roman"/>
            <w:sz w:val="24"/>
            <w:szCs w:val="24"/>
          </w:rPr>
          <w:delText xml:space="preserve"> Value Act </w:delText>
        </w:r>
        <w:r w:rsidR="007A1056" w:rsidRPr="00411B0B">
          <w:rPr>
            <w:rFonts w:ascii="Times New Roman" w:hAnsi="Times New Roman" w:cs="Times New Roman"/>
            <w:sz w:val="24"/>
            <w:szCs w:val="24"/>
          </w:rPr>
          <w:delText>2012</w:delText>
        </w:r>
        <w:r w:rsidR="00411B0B">
          <w:rPr>
            <w:rStyle w:val="FootnoteReference"/>
            <w:rFonts w:ascii="Times New Roman" w:hAnsi="Times New Roman" w:cs="Times New Roman"/>
            <w:sz w:val="24"/>
            <w:szCs w:val="24"/>
          </w:rPr>
          <w:footnoteReference w:id="1"/>
        </w:r>
        <w:r w:rsidR="00411B0B">
          <w:rPr>
            <w:rFonts w:ascii="Times New Roman" w:hAnsi="Times New Roman" w:cs="Times New Roman"/>
            <w:sz w:val="24"/>
            <w:szCs w:val="24"/>
          </w:rPr>
          <w:delText xml:space="preserve"> </w:delText>
        </w:r>
        <w:r w:rsidRPr="00411B0B">
          <w:rPr>
            <w:rFonts w:ascii="Times New Roman" w:hAnsi="Times New Roman" w:cs="Times New Roman"/>
            <w:sz w:val="24"/>
            <w:szCs w:val="24"/>
          </w:rPr>
          <w:delText>where pro</w:delText>
        </w:r>
        <w:r w:rsidR="001C0759" w:rsidRPr="00411B0B">
          <w:rPr>
            <w:rFonts w:ascii="Times New Roman" w:hAnsi="Times New Roman" w:cs="Times New Roman"/>
            <w:sz w:val="24"/>
            <w:szCs w:val="24"/>
          </w:rPr>
          <w:delText>c</w:delText>
        </w:r>
        <w:r w:rsidRPr="00411B0B">
          <w:rPr>
            <w:rFonts w:ascii="Times New Roman" w:hAnsi="Times New Roman" w:cs="Times New Roman"/>
            <w:sz w:val="24"/>
            <w:szCs w:val="24"/>
          </w:rPr>
          <w:delText xml:space="preserve">uring </w:delText>
        </w:r>
        <w:r w:rsidR="001C0759" w:rsidRPr="00411B0B">
          <w:rPr>
            <w:rFonts w:ascii="Times New Roman" w:hAnsi="Times New Roman" w:cs="Times New Roman"/>
            <w:sz w:val="24"/>
            <w:szCs w:val="24"/>
          </w:rPr>
          <w:delText>authorities</w:delText>
        </w:r>
        <w:r w:rsidRPr="00411B0B">
          <w:rPr>
            <w:rFonts w:ascii="Times New Roman" w:hAnsi="Times New Roman" w:cs="Times New Roman"/>
            <w:sz w:val="24"/>
            <w:szCs w:val="24"/>
          </w:rPr>
          <w:delText xml:space="preserve"> are required to consider the economic, </w:delText>
        </w:r>
        <w:r w:rsidR="007A1056" w:rsidRPr="00411B0B">
          <w:rPr>
            <w:rFonts w:ascii="Times New Roman" w:hAnsi="Times New Roman" w:cs="Times New Roman"/>
            <w:sz w:val="24"/>
            <w:szCs w:val="24"/>
          </w:rPr>
          <w:delText>environmental,</w:delText>
        </w:r>
        <w:r w:rsidRPr="00411B0B">
          <w:rPr>
            <w:rFonts w:ascii="Times New Roman" w:hAnsi="Times New Roman" w:cs="Times New Roman"/>
            <w:sz w:val="24"/>
            <w:szCs w:val="24"/>
          </w:rPr>
          <w:delText xml:space="preserve"> and social benefits of their approaches to procurement before the process starts.</w:delText>
        </w:r>
      </w:del>
    </w:p>
    <w:p w14:paraId="5D8A5F99" w14:textId="77777777" w:rsidR="00411B0B" w:rsidRDefault="00411B0B" w:rsidP="00411B0B">
      <w:pPr>
        <w:spacing w:after="0" w:line="240" w:lineRule="auto"/>
        <w:jc w:val="both"/>
        <w:rPr>
          <w:del w:id="106" w:author="Susan Buescher" w:date="2026-09-25T21:08:00Z" w16du:dateUtc="2026-09-26T01:08:00Z"/>
          <w:rFonts w:ascii="Times New Roman" w:hAnsi="Times New Roman" w:cs="Times New Roman"/>
          <w:b/>
          <w:bCs/>
          <w:sz w:val="24"/>
          <w:szCs w:val="24"/>
        </w:rPr>
      </w:pPr>
    </w:p>
    <w:p w14:paraId="7774DA40" w14:textId="31928879" w:rsidR="00284CDC" w:rsidRPr="00411B0B" w:rsidRDefault="00CF3D5C" w:rsidP="00411B0B">
      <w:pPr>
        <w:spacing w:after="0" w:line="240" w:lineRule="auto"/>
        <w:jc w:val="both"/>
        <w:rPr>
          <w:del w:id="107" w:author="Susan Buescher" w:date="2026-09-25T21:08:00Z" w16du:dateUtc="2026-09-26T01:08:00Z"/>
          <w:rFonts w:ascii="Times New Roman" w:hAnsi="Times New Roman" w:cs="Times New Roman"/>
          <w:b/>
          <w:bCs/>
          <w:sz w:val="24"/>
          <w:szCs w:val="24"/>
        </w:rPr>
      </w:pPr>
      <w:del w:id="108" w:author="Susan Buescher" w:date="2026-09-25T21:08:00Z" w16du:dateUtc="2026-09-26T01:08:00Z">
        <w:r w:rsidRPr="00411B0B">
          <w:rPr>
            <w:rFonts w:ascii="Times New Roman" w:hAnsi="Times New Roman" w:cs="Times New Roman"/>
            <w:b/>
            <w:bCs/>
            <w:sz w:val="24"/>
            <w:szCs w:val="24"/>
          </w:rPr>
          <w:delText xml:space="preserve">AIMS AND </w:delText>
        </w:r>
        <w:r w:rsidR="00284CDC" w:rsidRPr="00411B0B">
          <w:rPr>
            <w:rFonts w:ascii="Times New Roman" w:hAnsi="Times New Roman" w:cs="Times New Roman"/>
            <w:b/>
            <w:bCs/>
            <w:sz w:val="24"/>
            <w:szCs w:val="24"/>
          </w:rPr>
          <w:delText>OBJECTIVES</w:delText>
        </w:r>
      </w:del>
    </w:p>
    <w:p w14:paraId="58E5AF3A" w14:textId="20826207" w:rsidR="004A0EC2" w:rsidRPr="00411B0B" w:rsidRDefault="00CF3D5C" w:rsidP="00411B0B">
      <w:pPr>
        <w:spacing w:after="0" w:line="240" w:lineRule="auto"/>
        <w:jc w:val="both"/>
        <w:rPr>
          <w:del w:id="109" w:author="Susan Buescher" w:date="2026-09-25T21:08:00Z" w16du:dateUtc="2026-09-26T01:08:00Z"/>
          <w:rFonts w:ascii="Times New Roman" w:hAnsi="Times New Roman" w:cs="Times New Roman"/>
          <w:sz w:val="24"/>
          <w:szCs w:val="24"/>
        </w:rPr>
      </w:pPr>
      <w:del w:id="110" w:author="Susan Buescher" w:date="2026-09-25T21:08:00Z" w16du:dateUtc="2026-09-26T01:08:00Z">
        <w:r w:rsidRPr="00411B0B">
          <w:rPr>
            <w:rFonts w:ascii="Times New Roman" w:hAnsi="Times New Roman" w:cs="Times New Roman"/>
            <w:sz w:val="24"/>
            <w:szCs w:val="24"/>
          </w:rPr>
          <w:delText xml:space="preserve">The aim </w:delText>
        </w:r>
        <w:r w:rsidR="00635687" w:rsidRPr="00411B0B">
          <w:rPr>
            <w:rFonts w:ascii="Times New Roman" w:hAnsi="Times New Roman" w:cs="Times New Roman"/>
            <w:sz w:val="24"/>
            <w:szCs w:val="24"/>
          </w:rPr>
          <w:delText>is to</w:delText>
        </w:r>
        <w:r w:rsidR="004A0EC2" w:rsidRPr="00411B0B">
          <w:rPr>
            <w:rFonts w:ascii="Times New Roman" w:hAnsi="Times New Roman" w:cs="Times New Roman"/>
            <w:sz w:val="24"/>
            <w:szCs w:val="24"/>
          </w:rPr>
          <w:delText>:</w:delText>
        </w:r>
      </w:del>
    </w:p>
    <w:p w14:paraId="7E802626" w14:textId="77777777" w:rsidR="00CF3D5C" w:rsidRPr="00411B0B" w:rsidRDefault="00635687" w:rsidP="00411B0B">
      <w:pPr>
        <w:pStyle w:val="ListParagraph"/>
        <w:numPr>
          <w:ilvl w:val="0"/>
          <w:numId w:val="10"/>
        </w:numPr>
        <w:spacing w:after="0" w:line="240" w:lineRule="auto"/>
        <w:jc w:val="both"/>
        <w:rPr>
          <w:del w:id="111" w:author="Susan Buescher" w:date="2026-09-25T21:08:00Z" w16du:dateUtc="2026-09-26T01:08:00Z"/>
          <w:rFonts w:ascii="Times New Roman" w:hAnsi="Times New Roman" w:cs="Times New Roman"/>
          <w:sz w:val="24"/>
          <w:szCs w:val="24"/>
        </w:rPr>
      </w:pPr>
      <w:del w:id="112" w:author="Susan Buescher" w:date="2026-09-25T21:08:00Z" w16du:dateUtc="2026-09-26T01:08:00Z">
        <w:r w:rsidRPr="00411B0B">
          <w:rPr>
            <w:rFonts w:ascii="Times New Roman" w:hAnsi="Times New Roman" w:cs="Times New Roman"/>
            <w:sz w:val="24"/>
            <w:szCs w:val="24"/>
          </w:rPr>
          <w:delText>meet or exceed all Government Buying Standards (GBS) relating to health and sust</w:delText>
        </w:r>
        <w:r w:rsidR="004A0EC2" w:rsidRPr="00411B0B">
          <w:rPr>
            <w:rFonts w:ascii="Times New Roman" w:hAnsi="Times New Roman" w:cs="Times New Roman"/>
            <w:sz w:val="24"/>
            <w:szCs w:val="24"/>
          </w:rPr>
          <w:delText>ainability</w:delText>
        </w:r>
      </w:del>
    </w:p>
    <w:p w14:paraId="7E998DC9" w14:textId="0286AA5D" w:rsidR="00AC34C2" w:rsidRPr="00411B0B" w:rsidRDefault="004A0EC2" w:rsidP="00411B0B">
      <w:pPr>
        <w:pStyle w:val="ListParagraph"/>
        <w:numPr>
          <w:ilvl w:val="0"/>
          <w:numId w:val="10"/>
        </w:numPr>
        <w:spacing w:after="0" w:line="240" w:lineRule="auto"/>
        <w:jc w:val="both"/>
        <w:rPr>
          <w:del w:id="113" w:author="Susan Buescher" w:date="2026-09-25T21:08:00Z" w16du:dateUtc="2026-09-26T01:08:00Z"/>
          <w:rFonts w:ascii="Times New Roman" w:hAnsi="Times New Roman" w:cs="Times New Roman"/>
          <w:sz w:val="24"/>
          <w:szCs w:val="24"/>
        </w:rPr>
      </w:pPr>
      <w:del w:id="114" w:author="Susan Buescher" w:date="2026-09-25T21:08:00Z" w16du:dateUtc="2026-09-26T01:08:00Z">
        <w:r w:rsidRPr="00411B0B">
          <w:rPr>
            <w:rFonts w:ascii="Times New Roman" w:hAnsi="Times New Roman" w:cs="Times New Roman"/>
            <w:sz w:val="24"/>
            <w:szCs w:val="24"/>
          </w:rPr>
          <w:delText>encourage and enable suppliers</w:delText>
        </w:r>
        <w:r w:rsidR="00AC34C2" w:rsidRPr="00411B0B">
          <w:rPr>
            <w:rFonts w:ascii="Times New Roman" w:hAnsi="Times New Roman" w:cs="Times New Roman"/>
            <w:sz w:val="24"/>
            <w:szCs w:val="24"/>
          </w:rPr>
          <w:delText xml:space="preserve"> to contribute towards Climate and Ecological targets</w:delText>
        </w:r>
      </w:del>
    </w:p>
    <w:p w14:paraId="63E14F74" w14:textId="74F16295" w:rsidR="00EE43C1" w:rsidRPr="00411B0B" w:rsidRDefault="00EE43C1" w:rsidP="00411B0B">
      <w:pPr>
        <w:pStyle w:val="ListParagraph"/>
        <w:numPr>
          <w:ilvl w:val="0"/>
          <w:numId w:val="10"/>
        </w:numPr>
        <w:spacing w:after="0" w:line="240" w:lineRule="auto"/>
        <w:jc w:val="both"/>
        <w:rPr>
          <w:del w:id="115" w:author="Susan Buescher" w:date="2026-09-25T21:08:00Z" w16du:dateUtc="2026-09-26T01:08:00Z"/>
          <w:rFonts w:ascii="Times New Roman" w:hAnsi="Times New Roman" w:cs="Times New Roman"/>
          <w:sz w:val="24"/>
          <w:szCs w:val="24"/>
        </w:rPr>
      </w:pPr>
      <w:del w:id="116" w:author="Susan Buescher" w:date="2026-09-25T21:08:00Z" w16du:dateUtc="2026-09-26T01:08:00Z">
        <w:r w:rsidRPr="00411B0B">
          <w:rPr>
            <w:rFonts w:ascii="Times New Roman" w:hAnsi="Times New Roman" w:cs="Times New Roman"/>
            <w:sz w:val="24"/>
            <w:szCs w:val="24"/>
          </w:rPr>
          <w:delText xml:space="preserve">be compliant with </w:delText>
        </w:r>
        <w:r w:rsidR="005729C6" w:rsidRPr="00411B0B">
          <w:rPr>
            <w:rFonts w:ascii="Times New Roman" w:hAnsi="Times New Roman" w:cs="Times New Roman"/>
            <w:sz w:val="24"/>
            <w:szCs w:val="24"/>
          </w:rPr>
          <w:delText>the 2</w:delText>
        </w:r>
        <w:r w:rsidR="00B25BBA" w:rsidRPr="00411B0B">
          <w:rPr>
            <w:rFonts w:ascii="Times New Roman" w:hAnsi="Times New Roman" w:cs="Times New Roman"/>
            <w:sz w:val="24"/>
            <w:szCs w:val="24"/>
          </w:rPr>
          <w:delText xml:space="preserve">023 Procurement Act which received Royal Assent in October that year, </w:delText>
        </w:r>
        <w:r w:rsidR="00EC4539" w:rsidRPr="00411B0B">
          <w:rPr>
            <w:rFonts w:ascii="Times New Roman" w:hAnsi="Times New Roman" w:cs="Times New Roman"/>
            <w:sz w:val="24"/>
            <w:szCs w:val="24"/>
          </w:rPr>
          <w:delText xml:space="preserve">and </w:delText>
        </w:r>
        <w:r w:rsidR="00B25BBA" w:rsidRPr="00411B0B">
          <w:rPr>
            <w:rFonts w:ascii="Times New Roman" w:hAnsi="Times New Roman" w:cs="Times New Roman"/>
            <w:sz w:val="24"/>
            <w:szCs w:val="24"/>
          </w:rPr>
          <w:delText xml:space="preserve">due to come into force by February 2025 and </w:delText>
        </w:r>
        <w:r w:rsidR="005444F6" w:rsidRPr="00411B0B">
          <w:rPr>
            <w:rFonts w:ascii="Times New Roman" w:hAnsi="Times New Roman" w:cs="Times New Roman"/>
            <w:sz w:val="24"/>
            <w:szCs w:val="24"/>
          </w:rPr>
          <w:delText>requires contracting authorities to consider social value in procurement activity</w:delText>
        </w:r>
        <w:r w:rsidR="0042304F">
          <w:rPr>
            <w:rStyle w:val="FootnoteReference"/>
            <w:rFonts w:ascii="Times New Roman" w:hAnsi="Times New Roman" w:cs="Times New Roman"/>
            <w:sz w:val="24"/>
            <w:szCs w:val="24"/>
          </w:rPr>
          <w:footnoteReference w:id="2"/>
        </w:r>
        <w:r w:rsidR="00BD017D" w:rsidRPr="00411B0B">
          <w:rPr>
            <w:rFonts w:ascii="Times New Roman" w:hAnsi="Times New Roman" w:cs="Times New Roman"/>
            <w:sz w:val="24"/>
            <w:szCs w:val="24"/>
          </w:rPr>
          <w:delText xml:space="preserve"> </w:delText>
        </w:r>
      </w:del>
    </w:p>
    <w:p w14:paraId="38C7BF95" w14:textId="77777777" w:rsidR="00411B0B" w:rsidRPr="00411B0B" w:rsidRDefault="00411B0B" w:rsidP="00411B0B">
      <w:pPr>
        <w:spacing w:after="0" w:line="240" w:lineRule="auto"/>
        <w:jc w:val="both"/>
        <w:rPr>
          <w:del w:id="119" w:author="Susan Buescher" w:date="2026-09-25T21:08:00Z" w16du:dateUtc="2026-09-26T01:08:00Z"/>
          <w:rFonts w:ascii="Times New Roman" w:hAnsi="Times New Roman" w:cs="Times New Roman"/>
          <w:sz w:val="16"/>
          <w:szCs w:val="16"/>
        </w:rPr>
      </w:pPr>
    </w:p>
    <w:p w14:paraId="55B203A9" w14:textId="604B033A" w:rsidR="00E0340F" w:rsidRPr="00411B0B" w:rsidRDefault="00FF63D8" w:rsidP="00411B0B">
      <w:pPr>
        <w:spacing w:after="0" w:line="240" w:lineRule="auto"/>
        <w:jc w:val="both"/>
        <w:rPr>
          <w:del w:id="120" w:author="Susan Buescher" w:date="2026-09-25T21:08:00Z" w16du:dateUtc="2026-09-26T01:08:00Z"/>
          <w:rFonts w:ascii="Times New Roman" w:hAnsi="Times New Roman" w:cs="Times New Roman"/>
          <w:sz w:val="24"/>
          <w:szCs w:val="24"/>
        </w:rPr>
      </w:pPr>
      <w:del w:id="121" w:author="Susan Buescher" w:date="2026-09-25T21:08:00Z" w16du:dateUtc="2026-09-26T01:08:00Z">
        <w:r w:rsidRPr="00411B0B">
          <w:rPr>
            <w:rFonts w:ascii="Times New Roman" w:hAnsi="Times New Roman" w:cs="Times New Roman"/>
            <w:sz w:val="24"/>
            <w:szCs w:val="24"/>
          </w:rPr>
          <w:delText xml:space="preserve">Accordingly, </w:delText>
        </w:r>
        <w:r w:rsidR="00E0340F" w:rsidRPr="00411B0B">
          <w:rPr>
            <w:rFonts w:ascii="Times New Roman" w:hAnsi="Times New Roman" w:cs="Times New Roman"/>
            <w:sz w:val="24"/>
            <w:szCs w:val="24"/>
          </w:rPr>
          <w:delText xml:space="preserve">BSTC will: </w:delText>
        </w:r>
      </w:del>
    </w:p>
    <w:p w14:paraId="2943412A" w14:textId="77777777" w:rsidR="004C64A8" w:rsidRPr="00411B0B" w:rsidRDefault="00E0340F" w:rsidP="00411B0B">
      <w:pPr>
        <w:pStyle w:val="ListParagraph"/>
        <w:numPr>
          <w:ilvl w:val="0"/>
          <w:numId w:val="1"/>
        </w:numPr>
        <w:spacing w:after="0" w:line="240" w:lineRule="auto"/>
        <w:jc w:val="both"/>
        <w:rPr>
          <w:del w:id="122" w:author="Susan Buescher" w:date="2026-09-25T21:08:00Z" w16du:dateUtc="2026-09-26T01:08:00Z"/>
          <w:rFonts w:ascii="Times New Roman" w:hAnsi="Times New Roman" w:cs="Times New Roman"/>
          <w:sz w:val="24"/>
          <w:szCs w:val="24"/>
        </w:rPr>
      </w:pPr>
      <w:del w:id="123" w:author="Susan Buescher" w:date="2026-09-25T21:08:00Z" w16du:dateUtc="2026-09-26T01:08:00Z">
        <w:r w:rsidRPr="00411B0B">
          <w:rPr>
            <w:rFonts w:ascii="Times New Roman" w:hAnsi="Times New Roman" w:cs="Times New Roman"/>
            <w:sz w:val="24"/>
            <w:szCs w:val="24"/>
          </w:rPr>
          <w:delText xml:space="preserve">specify </w:delText>
        </w:r>
        <w:r w:rsidR="00AC34C2" w:rsidRPr="00411B0B">
          <w:rPr>
            <w:rFonts w:ascii="Times New Roman" w:hAnsi="Times New Roman" w:cs="Times New Roman"/>
            <w:sz w:val="24"/>
            <w:szCs w:val="24"/>
          </w:rPr>
          <w:delText xml:space="preserve">healthy and </w:delText>
        </w:r>
        <w:r w:rsidRPr="00411B0B">
          <w:rPr>
            <w:rFonts w:ascii="Times New Roman" w:hAnsi="Times New Roman" w:cs="Times New Roman"/>
            <w:sz w:val="24"/>
            <w:szCs w:val="24"/>
          </w:rPr>
          <w:delText>environmentally beneficial goods and services</w:delText>
        </w:r>
      </w:del>
    </w:p>
    <w:p w14:paraId="1427A8C6" w14:textId="77777777" w:rsidR="004C64A8" w:rsidRPr="00411B0B" w:rsidRDefault="00E0340F" w:rsidP="00411B0B">
      <w:pPr>
        <w:pStyle w:val="ListParagraph"/>
        <w:numPr>
          <w:ilvl w:val="0"/>
          <w:numId w:val="1"/>
        </w:numPr>
        <w:spacing w:after="0" w:line="240" w:lineRule="auto"/>
        <w:jc w:val="both"/>
        <w:rPr>
          <w:del w:id="124" w:author="Susan Buescher" w:date="2026-09-25T21:08:00Z" w16du:dateUtc="2026-09-26T01:08:00Z"/>
          <w:rFonts w:ascii="Times New Roman" w:hAnsi="Times New Roman" w:cs="Times New Roman"/>
          <w:sz w:val="24"/>
          <w:szCs w:val="24"/>
        </w:rPr>
      </w:pPr>
      <w:del w:id="125" w:author="Susan Buescher" w:date="2026-09-25T21:08:00Z" w16du:dateUtc="2026-09-26T01:08:00Z">
        <w:r w:rsidRPr="00411B0B">
          <w:rPr>
            <w:rFonts w:ascii="Times New Roman" w:hAnsi="Times New Roman" w:cs="Times New Roman"/>
            <w:sz w:val="24"/>
            <w:szCs w:val="24"/>
          </w:rPr>
          <w:delText xml:space="preserve">consider whole of life costs </w:delText>
        </w:r>
        <w:r w:rsidR="00982561" w:rsidRPr="00411B0B">
          <w:rPr>
            <w:rFonts w:ascii="Times New Roman" w:hAnsi="Times New Roman" w:cs="Times New Roman"/>
            <w:sz w:val="24"/>
            <w:szCs w:val="24"/>
          </w:rPr>
          <w:delText>of purchases</w:delText>
        </w:r>
      </w:del>
    </w:p>
    <w:p w14:paraId="50827677" w14:textId="77777777" w:rsidR="004D4066" w:rsidRPr="00411B0B" w:rsidRDefault="00E0340F" w:rsidP="00411B0B">
      <w:pPr>
        <w:pStyle w:val="ListParagraph"/>
        <w:numPr>
          <w:ilvl w:val="0"/>
          <w:numId w:val="1"/>
        </w:numPr>
        <w:spacing w:after="0" w:line="240" w:lineRule="auto"/>
        <w:jc w:val="both"/>
        <w:rPr>
          <w:del w:id="126" w:author="Susan Buescher" w:date="2026-09-25T21:08:00Z" w16du:dateUtc="2026-09-26T01:08:00Z"/>
          <w:rFonts w:ascii="Times New Roman" w:hAnsi="Times New Roman" w:cs="Times New Roman"/>
          <w:sz w:val="24"/>
          <w:szCs w:val="24"/>
        </w:rPr>
      </w:pPr>
      <w:del w:id="127" w:author="Susan Buescher" w:date="2026-09-25T21:08:00Z" w16du:dateUtc="2026-09-26T01:08:00Z">
        <w:r w:rsidRPr="00411B0B">
          <w:rPr>
            <w:rFonts w:ascii="Times New Roman" w:hAnsi="Times New Roman" w:cs="Times New Roman"/>
            <w:sz w:val="24"/>
            <w:szCs w:val="24"/>
          </w:rPr>
          <w:delText>contract with suppliers who are concerned about their environmental performance</w:delText>
        </w:r>
      </w:del>
    </w:p>
    <w:p w14:paraId="38079876" w14:textId="77777777" w:rsidR="004D4066" w:rsidRPr="00411B0B" w:rsidRDefault="004D4066" w:rsidP="00411B0B">
      <w:pPr>
        <w:pStyle w:val="ListParagraph"/>
        <w:numPr>
          <w:ilvl w:val="0"/>
          <w:numId w:val="1"/>
        </w:numPr>
        <w:spacing w:after="0" w:line="240" w:lineRule="auto"/>
        <w:jc w:val="both"/>
        <w:rPr>
          <w:del w:id="128" w:author="Susan Buescher" w:date="2026-09-25T21:08:00Z" w16du:dateUtc="2026-09-26T01:08:00Z"/>
          <w:rFonts w:ascii="Times New Roman" w:hAnsi="Times New Roman" w:cs="Times New Roman"/>
          <w:sz w:val="24"/>
          <w:szCs w:val="24"/>
        </w:rPr>
      </w:pPr>
      <w:del w:id="129" w:author="Susan Buescher" w:date="2026-09-25T21:08:00Z" w16du:dateUtc="2026-09-26T01:08:00Z">
        <w:r w:rsidRPr="00411B0B">
          <w:rPr>
            <w:rFonts w:ascii="Times New Roman" w:hAnsi="Times New Roman" w:cs="Times New Roman"/>
            <w:sz w:val="24"/>
            <w:szCs w:val="24"/>
          </w:rPr>
          <w:delText xml:space="preserve">use contractors </w:delText>
        </w:r>
        <w:r w:rsidR="00E0340F" w:rsidRPr="00411B0B">
          <w:rPr>
            <w:rFonts w:ascii="Times New Roman" w:hAnsi="Times New Roman" w:cs="Times New Roman"/>
            <w:sz w:val="24"/>
            <w:szCs w:val="24"/>
          </w:rPr>
          <w:delText xml:space="preserve">who </w:delText>
        </w:r>
        <w:r w:rsidRPr="00411B0B">
          <w:rPr>
            <w:rFonts w:ascii="Times New Roman" w:hAnsi="Times New Roman" w:cs="Times New Roman"/>
            <w:sz w:val="24"/>
            <w:szCs w:val="24"/>
          </w:rPr>
          <w:delText xml:space="preserve">can </w:delText>
        </w:r>
        <w:r w:rsidR="00E0340F" w:rsidRPr="00411B0B">
          <w:rPr>
            <w:rFonts w:ascii="Times New Roman" w:hAnsi="Times New Roman" w:cs="Times New Roman"/>
            <w:sz w:val="24"/>
            <w:szCs w:val="24"/>
          </w:rPr>
          <w:delText xml:space="preserve">demonstrate policies and procedures to address </w:delText>
        </w:r>
        <w:r w:rsidR="003D7F9B" w:rsidRPr="00411B0B">
          <w:rPr>
            <w:rFonts w:ascii="Times New Roman" w:hAnsi="Times New Roman" w:cs="Times New Roman"/>
            <w:sz w:val="24"/>
            <w:szCs w:val="24"/>
          </w:rPr>
          <w:delText xml:space="preserve">healthy, ethical and </w:delText>
        </w:r>
        <w:r w:rsidR="00E0340F" w:rsidRPr="00411B0B">
          <w:rPr>
            <w:rFonts w:ascii="Times New Roman" w:hAnsi="Times New Roman" w:cs="Times New Roman"/>
            <w:sz w:val="24"/>
            <w:szCs w:val="24"/>
          </w:rPr>
          <w:delText>environmental issues</w:delText>
        </w:r>
      </w:del>
    </w:p>
    <w:p w14:paraId="1670A98E" w14:textId="77777777" w:rsidR="004D4066" w:rsidRPr="00411B0B" w:rsidRDefault="00E0340F" w:rsidP="00411B0B">
      <w:pPr>
        <w:pStyle w:val="ListParagraph"/>
        <w:numPr>
          <w:ilvl w:val="0"/>
          <w:numId w:val="1"/>
        </w:numPr>
        <w:spacing w:after="0" w:line="240" w:lineRule="auto"/>
        <w:jc w:val="both"/>
        <w:rPr>
          <w:del w:id="130" w:author="Susan Buescher" w:date="2026-09-25T21:08:00Z" w16du:dateUtc="2026-09-26T01:08:00Z"/>
          <w:rFonts w:ascii="Times New Roman" w:hAnsi="Times New Roman" w:cs="Times New Roman"/>
          <w:sz w:val="24"/>
          <w:szCs w:val="24"/>
        </w:rPr>
      </w:pPr>
      <w:del w:id="131" w:author="Susan Buescher" w:date="2026-09-25T21:08:00Z" w16du:dateUtc="2026-09-26T01:08:00Z">
        <w:r w:rsidRPr="00411B0B">
          <w:rPr>
            <w:rFonts w:ascii="Times New Roman" w:hAnsi="Times New Roman" w:cs="Times New Roman"/>
            <w:sz w:val="24"/>
            <w:szCs w:val="24"/>
          </w:rPr>
          <w:delText>minimis</w:delText>
        </w:r>
        <w:r w:rsidR="007611BE" w:rsidRPr="00411B0B">
          <w:rPr>
            <w:rFonts w:ascii="Times New Roman" w:hAnsi="Times New Roman" w:cs="Times New Roman"/>
            <w:sz w:val="24"/>
            <w:szCs w:val="24"/>
          </w:rPr>
          <w:delText xml:space="preserve">e </w:delText>
        </w:r>
        <w:r w:rsidRPr="00411B0B">
          <w:rPr>
            <w:rFonts w:ascii="Times New Roman" w:hAnsi="Times New Roman" w:cs="Times New Roman"/>
            <w:sz w:val="24"/>
            <w:szCs w:val="24"/>
          </w:rPr>
          <w:delText>waste</w:delText>
        </w:r>
      </w:del>
    </w:p>
    <w:p w14:paraId="7B257962" w14:textId="77777777" w:rsidR="00E0340F" w:rsidRPr="00411B0B" w:rsidRDefault="00E0340F" w:rsidP="00411B0B">
      <w:pPr>
        <w:pStyle w:val="ListParagraph"/>
        <w:numPr>
          <w:ilvl w:val="0"/>
          <w:numId w:val="1"/>
        </w:numPr>
        <w:spacing w:after="0" w:line="240" w:lineRule="auto"/>
        <w:jc w:val="both"/>
        <w:rPr>
          <w:del w:id="132" w:author="Susan Buescher" w:date="2026-09-25T21:08:00Z" w16du:dateUtc="2026-09-26T01:08:00Z"/>
          <w:rFonts w:ascii="Times New Roman" w:hAnsi="Times New Roman" w:cs="Times New Roman"/>
          <w:sz w:val="24"/>
          <w:szCs w:val="24"/>
        </w:rPr>
      </w:pPr>
      <w:del w:id="133" w:author="Susan Buescher" w:date="2026-09-25T21:08:00Z" w16du:dateUtc="2026-09-26T01:08:00Z">
        <w:r w:rsidRPr="00411B0B">
          <w:rPr>
            <w:rFonts w:ascii="Times New Roman" w:hAnsi="Times New Roman" w:cs="Times New Roman"/>
            <w:sz w:val="24"/>
            <w:szCs w:val="24"/>
          </w:rPr>
          <w:delText>us</w:delText>
        </w:r>
        <w:r w:rsidR="004D4066" w:rsidRPr="00411B0B">
          <w:rPr>
            <w:rFonts w:ascii="Times New Roman" w:hAnsi="Times New Roman" w:cs="Times New Roman"/>
            <w:sz w:val="24"/>
            <w:szCs w:val="24"/>
          </w:rPr>
          <w:delText xml:space="preserve">e </w:delText>
        </w:r>
        <w:r w:rsidRPr="00411B0B">
          <w:rPr>
            <w:rFonts w:ascii="Times New Roman" w:hAnsi="Times New Roman" w:cs="Times New Roman"/>
            <w:sz w:val="24"/>
            <w:szCs w:val="24"/>
          </w:rPr>
          <w:delText>goods that have recognised</w:delText>
        </w:r>
        <w:r w:rsidR="008B5DC0" w:rsidRPr="00411B0B">
          <w:rPr>
            <w:rFonts w:ascii="Times New Roman" w:hAnsi="Times New Roman" w:cs="Times New Roman"/>
            <w:sz w:val="24"/>
            <w:szCs w:val="24"/>
          </w:rPr>
          <w:delText xml:space="preserve"> and trusted</w:delText>
        </w:r>
        <w:r w:rsidRPr="00411B0B">
          <w:rPr>
            <w:rFonts w:ascii="Times New Roman" w:hAnsi="Times New Roman" w:cs="Times New Roman"/>
            <w:sz w:val="24"/>
            <w:szCs w:val="24"/>
          </w:rPr>
          <w:delText xml:space="preserve"> environmental or ethical standards' labels</w:delText>
        </w:r>
      </w:del>
    </w:p>
    <w:p w14:paraId="67AEABC5" w14:textId="77777777" w:rsidR="00E0340F" w:rsidRPr="00411B0B" w:rsidRDefault="00E0340F" w:rsidP="00411B0B">
      <w:pPr>
        <w:spacing w:after="0" w:line="240" w:lineRule="auto"/>
        <w:jc w:val="both"/>
        <w:rPr>
          <w:del w:id="134" w:author="Susan Buescher" w:date="2026-09-25T21:08:00Z" w16du:dateUtc="2026-09-26T01:08:00Z"/>
          <w:rFonts w:ascii="Times New Roman" w:hAnsi="Times New Roman" w:cs="Times New Roman"/>
          <w:sz w:val="24"/>
          <w:szCs w:val="24"/>
        </w:rPr>
      </w:pPr>
    </w:p>
    <w:p w14:paraId="3300987B" w14:textId="77777777" w:rsidR="00DF3321" w:rsidRPr="00411B0B" w:rsidRDefault="0033449C" w:rsidP="00411B0B">
      <w:pPr>
        <w:spacing w:after="0" w:line="240" w:lineRule="auto"/>
        <w:jc w:val="both"/>
        <w:rPr>
          <w:del w:id="135" w:author="Susan Buescher" w:date="2026-09-25T21:08:00Z" w16du:dateUtc="2026-09-26T01:08:00Z"/>
          <w:rFonts w:ascii="Times New Roman" w:hAnsi="Times New Roman" w:cs="Times New Roman"/>
          <w:b/>
          <w:bCs/>
          <w:sz w:val="24"/>
          <w:szCs w:val="24"/>
        </w:rPr>
      </w:pPr>
      <w:del w:id="136" w:author="Susan Buescher" w:date="2026-09-25T21:08:00Z" w16du:dateUtc="2026-09-26T01:08:00Z">
        <w:r w:rsidRPr="00411B0B">
          <w:rPr>
            <w:rFonts w:ascii="Times New Roman" w:hAnsi="Times New Roman" w:cs="Times New Roman"/>
            <w:b/>
            <w:bCs/>
            <w:sz w:val="24"/>
            <w:szCs w:val="24"/>
          </w:rPr>
          <w:delText>ACTIONS</w:delText>
        </w:r>
      </w:del>
    </w:p>
    <w:p w14:paraId="38E68073" w14:textId="620D861A" w:rsidR="0033449C" w:rsidRPr="00411B0B" w:rsidRDefault="00BD5A2B" w:rsidP="00411B0B">
      <w:pPr>
        <w:spacing w:after="0" w:line="240" w:lineRule="auto"/>
        <w:jc w:val="both"/>
        <w:rPr>
          <w:del w:id="137" w:author="Susan Buescher" w:date="2026-09-25T21:08:00Z" w16du:dateUtc="2026-09-26T01:08:00Z"/>
          <w:rFonts w:ascii="Times New Roman" w:hAnsi="Times New Roman" w:cs="Times New Roman"/>
          <w:sz w:val="24"/>
          <w:szCs w:val="24"/>
        </w:rPr>
      </w:pPr>
      <w:del w:id="138" w:author="Susan Buescher" w:date="2026-09-25T21:08:00Z" w16du:dateUtc="2026-09-26T01:08:00Z">
        <w:r w:rsidRPr="00411B0B">
          <w:rPr>
            <w:rFonts w:ascii="Times New Roman" w:hAnsi="Times New Roman" w:cs="Times New Roman"/>
            <w:sz w:val="24"/>
            <w:szCs w:val="24"/>
          </w:rPr>
          <w:delText xml:space="preserve">When </w:delText>
        </w:r>
        <w:r w:rsidR="00EC1EDE" w:rsidRPr="00411B0B">
          <w:rPr>
            <w:rFonts w:ascii="Times New Roman" w:hAnsi="Times New Roman" w:cs="Times New Roman"/>
            <w:sz w:val="24"/>
            <w:szCs w:val="24"/>
          </w:rPr>
          <w:delText xml:space="preserve">considering awarding procurement contracts, </w:delText>
        </w:r>
        <w:r w:rsidR="0033449C" w:rsidRPr="00411B0B">
          <w:rPr>
            <w:rFonts w:ascii="Times New Roman" w:hAnsi="Times New Roman" w:cs="Times New Roman"/>
            <w:sz w:val="24"/>
            <w:szCs w:val="24"/>
          </w:rPr>
          <w:delText>B</w:delText>
        </w:r>
        <w:r w:rsidR="00FC2590" w:rsidRPr="00411B0B">
          <w:rPr>
            <w:rFonts w:ascii="Times New Roman" w:hAnsi="Times New Roman" w:cs="Times New Roman"/>
            <w:sz w:val="24"/>
            <w:szCs w:val="24"/>
          </w:rPr>
          <w:delText>STC</w:delText>
        </w:r>
        <w:r w:rsidR="0033449C" w:rsidRPr="00411B0B">
          <w:rPr>
            <w:rFonts w:ascii="Times New Roman" w:hAnsi="Times New Roman" w:cs="Times New Roman"/>
            <w:sz w:val="24"/>
            <w:szCs w:val="24"/>
          </w:rPr>
          <w:delText xml:space="preserve"> </w:delText>
        </w:r>
        <w:r w:rsidR="00EC1EDE" w:rsidRPr="00411B0B">
          <w:rPr>
            <w:rFonts w:ascii="Times New Roman" w:hAnsi="Times New Roman" w:cs="Times New Roman"/>
            <w:sz w:val="24"/>
            <w:szCs w:val="24"/>
          </w:rPr>
          <w:delText xml:space="preserve">will take </w:delText>
        </w:r>
        <w:r w:rsidR="0033449C" w:rsidRPr="00411B0B">
          <w:rPr>
            <w:rFonts w:ascii="Times New Roman" w:hAnsi="Times New Roman" w:cs="Times New Roman"/>
            <w:sz w:val="24"/>
            <w:szCs w:val="24"/>
          </w:rPr>
          <w:delText xml:space="preserve">“social value” into account </w:delText>
        </w:r>
        <w:r w:rsidR="00EC1EDE" w:rsidRPr="00411B0B">
          <w:rPr>
            <w:rFonts w:ascii="Times New Roman" w:hAnsi="Times New Roman" w:cs="Times New Roman"/>
            <w:sz w:val="24"/>
            <w:szCs w:val="24"/>
          </w:rPr>
          <w:delText>having regard t</w:delText>
        </w:r>
        <w:r w:rsidR="000173E2" w:rsidRPr="00411B0B">
          <w:rPr>
            <w:rFonts w:ascii="Times New Roman" w:hAnsi="Times New Roman" w:cs="Times New Roman"/>
            <w:sz w:val="24"/>
            <w:szCs w:val="24"/>
          </w:rPr>
          <w:delText>o</w:delText>
        </w:r>
        <w:r w:rsidR="0033449C" w:rsidRPr="00411B0B">
          <w:rPr>
            <w:rFonts w:ascii="Times New Roman" w:hAnsi="Times New Roman" w:cs="Times New Roman"/>
            <w:sz w:val="24"/>
            <w:szCs w:val="24"/>
          </w:rPr>
          <w:delText xml:space="preserve"> statutory guidance from the government to include economic</w:delText>
        </w:r>
        <w:r w:rsidR="00FF63D8" w:rsidRPr="00411B0B">
          <w:rPr>
            <w:rFonts w:ascii="Times New Roman" w:hAnsi="Times New Roman" w:cs="Times New Roman"/>
            <w:sz w:val="24"/>
            <w:szCs w:val="24"/>
          </w:rPr>
          <w:delText>,</w:delText>
        </w:r>
        <w:r w:rsidR="0033449C" w:rsidRPr="00411B0B">
          <w:rPr>
            <w:rFonts w:ascii="Times New Roman" w:hAnsi="Times New Roman" w:cs="Times New Roman"/>
            <w:sz w:val="24"/>
            <w:szCs w:val="24"/>
          </w:rPr>
          <w:delText xml:space="preserve"> social</w:delText>
        </w:r>
        <w:r w:rsidR="00FF63D8" w:rsidRPr="00411B0B">
          <w:rPr>
            <w:rFonts w:ascii="Times New Roman" w:hAnsi="Times New Roman" w:cs="Times New Roman"/>
            <w:sz w:val="24"/>
            <w:szCs w:val="24"/>
          </w:rPr>
          <w:delText>,</w:delText>
        </w:r>
        <w:r w:rsidR="0033449C" w:rsidRPr="00411B0B">
          <w:rPr>
            <w:rFonts w:ascii="Times New Roman" w:hAnsi="Times New Roman" w:cs="Times New Roman"/>
            <w:sz w:val="24"/>
            <w:szCs w:val="24"/>
          </w:rPr>
          <w:delText xml:space="preserve"> and environmental </w:delText>
        </w:r>
        <w:r w:rsidR="00585627" w:rsidRPr="00411B0B">
          <w:rPr>
            <w:rFonts w:ascii="Times New Roman" w:hAnsi="Times New Roman" w:cs="Times New Roman"/>
            <w:sz w:val="24"/>
            <w:szCs w:val="24"/>
          </w:rPr>
          <w:delText xml:space="preserve">evaluation </w:delText>
        </w:r>
        <w:r w:rsidR="0033449C" w:rsidRPr="00411B0B">
          <w:rPr>
            <w:rFonts w:ascii="Times New Roman" w:hAnsi="Times New Roman" w:cs="Times New Roman"/>
            <w:sz w:val="24"/>
            <w:szCs w:val="24"/>
          </w:rPr>
          <w:delText>facto</w:delText>
        </w:r>
        <w:r w:rsidR="00585627" w:rsidRPr="00411B0B">
          <w:rPr>
            <w:rFonts w:ascii="Times New Roman" w:hAnsi="Times New Roman" w:cs="Times New Roman"/>
            <w:sz w:val="24"/>
            <w:szCs w:val="24"/>
          </w:rPr>
          <w:delText>rs into procurement decisions</w:delText>
        </w:r>
        <w:r w:rsidR="00812D99" w:rsidRPr="00411B0B">
          <w:rPr>
            <w:rFonts w:ascii="Times New Roman" w:hAnsi="Times New Roman" w:cs="Times New Roman"/>
            <w:sz w:val="24"/>
            <w:szCs w:val="24"/>
          </w:rPr>
          <w:delText>.</w:delText>
        </w:r>
      </w:del>
    </w:p>
    <w:p w14:paraId="17E1630C" w14:textId="77777777" w:rsidR="00411B0B" w:rsidRPr="00411B0B" w:rsidRDefault="00411B0B" w:rsidP="00411B0B">
      <w:pPr>
        <w:spacing w:after="0" w:line="240" w:lineRule="auto"/>
        <w:jc w:val="both"/>
        <w:rPr>
          <w:del w:id="139" w:author="Susan Buescher" w:date="2026-09-25T21:08:00Z" w16du:dateUtc="2026-09-26T01:08:00Z"/>
          <w:rFonts w:ascii="Times New Roman" w:hAnsi="Times New Roman" w:cs="Times New Roman"/>
          <w:sz w:val="16"/>
          <w:szCs w:val="16"/>
        </w:rPr>
      </w:pPr>
    </w:p>
    <w:p w14:paraId="7DDA867A" w14:textId="61A87D72" w:rsidR="00F87946" w:rsidRPr="00411B0B" w:rsidRDefault="002449AC" w:rsidP="00411B0B">
      <w:pPr>
        <w:spacing w:after="0" w:line="240" w:lineRule="auto"/>
        <w:jc w:val="both"/>
        <w:rPr>
          <w:del w:id="140" w:author="Susan Buescher" w:date="2026-09-25T21:08:00Z" w16du:dateUtc="2026-09-26T01:08:00Z"/>
          <w:rFonts w:ascii="Times New Roman" w:hAnsi="Times New Roman" w:cs="Times New Roman"/>
          <w:sz w:val="24"/>
          <w:szCs w:val="24"/>
        </w:rPr>
      </w:pPr>
      <w:del w:id="141" w:author="Susan Buescher" w:date="2026-09-25T21:08:00Z" w16du:dateUtc="2026-09-26T01:08:00Z">
        <w:r w:rsidRPr="00411B0B">
          <w:rPr>
            <w:rFonts w:ascii="Times New Roman" w:hAnsi="Times New Roman" w:cs="Times New Roman"/>
            <w:sz w:val="24"/>
            <w:szCs w:val="24"/>
          </w:rPr>
          <w:delText>BSTC will follow sustainable principles as outlined by South Gloucestershire Council</w:delText>
        </w:r>
        <w:r w:rsidR="003E3896" w:rsidRPr="00411B0B">
          <w:rPr>
            <w:rFonts w:ascii="Times New Roman" w:hAnsi="Times New Roman" w:cs="Times New Roman"/>
            <w:sz w:val="24"/>
            <w:szCs w:val="24"/>
          </w:rPr>
          <w:delText xml:space="preserve"> </w:delText>
        </w:r>
        <w:r w:rsidR="00CC010B" w:rsidRPr="00411B0B">
          <w:rPr>
            <w:rFonts w:ascii="Times New Roman" w:hAnsi="Times New Roman" w:cs="Times New Roman"/>
            <w:sz w:val="24"/>
            <w:szCs w:val="24"/>
          </w:rPr>
          <w:delText xml:space="preserve">and elsewhere </w:delText>
        </w:r>
        <w:r w:rsidR="003E3896" w:rsidRPr="00411B0B">
          <w:rPr>
            <w:rFonts w:ascii="Times New Roman" w:hAnsi="Times New Roman" w:cs="Times New Roman"/>
            <w:sz w:val="24"/>
            <w:szCs w:val="24"/>
          </w:rPr>
          <w:delText>which in</w:delText>
        </w:r>
        <w:r w:rsidR="00932C1C" w:rsidRPr="00411B0B">
          <w:rPr>
            <w:rFonts w:ascii="Times New Roman" w:hAnsi="Times New Roman" w:cs="Times New Roman"/>
            <w:sz w:val="24"/>
            <w:szCs w:val="24"/>
          </w:rPr>
          <w:delText>volves</w:delText>
        </w:r>
        <w:r w:rsidRPr="00411B0B">
          <w:rPr>
            <w:rFonts w:ascii="Times New Roman" w:hAnsi="Times New Roman" w:cs="Times New Roman"/>
            <w:sz w:val="24"/>
            <w:szCs w:val="24"/>
          </w:rPr>
          <w:delText>:</w:delText>
        </w:r>
      </w:del>
    </w:p>
    <w:p w14:paraId="5415A0FB" w14:textId="77777777" w:rsidR="00411B0B" w:rsidRDefault="00060691" w:rsidP="00411B0B">
      <w:pPr>
        <w:pStyle w:val="ListParagraph"/>
        <w:numPr>
          <w:ilvl w:val="0"/>
          <w:numId w:val="8"/>
        </w:numPr>
        <w:spacing w:after="0" w:line="240" w:lineRule="auto"/>
        <w:jc w:val="both"/>
        <w:rPr>
          <w:del w:id="142" w:author="Susan Buescher" w:date="2026-09-25T21:08:00Z" w16du:dateUtc="2026-09-26T01:08:00Z"/>
          <w:rFonts w:ascii="Times New Roman" w:hAnsi="Times New Roman" w:cs="Times New Roman"/>
          <w:i/>
          <w:iCs/>
          <w:sz w:val="24"/>
          <w:szCs w:val="24"/>
        </w:rPr>
      </w:pPr>
      <w:del w:id="143" w:author="Susan Buescher" w:date="2026-09-25T21:08:00Z" w16du:dateUtc="2026-09-26T01:08:00Z">
        <w:r w:rsidRPr="00411B0B">
          <w:rPr>
            <w:rFonts w:ascii="Times New Roman" w:hAnsi="Times New Roman" w:cs="Times New Roman"/>
            <w:i/>
            <w:iCs/>
            <w:sz w:val="24"/>
            <w:szCs w:val="24"/>
          </w:rPr>
          <w:delText>ensuring procurement seeks to offset carbon emissions from procured goods and services into Council delivered projects which also protect and restore nature and promotes healthy lifestyles. This is in line with South Gloucestershire Council</w:delText>
        </w:r>
        <w:r w:rsidR="006B7E8E" w:rsidRPr="00411B0B">
          <w:rPr>
            <w:rFonts w:ascii="Times New Roman" w:hAnsi="Times New Roman" w:cs="Times New Roman"/>
            <w:i/>
            <w:iCs/>
            <w:sz w:val="24"/>
            <w:szCs w:val="24"/>
          </w:rPr>
          <w:delText>’s</w:delText>
        </w:r>
        <w:r w:rsidRPr="00411B0B">
          <w:rPr>
            <w:rFonts w:ascii="Times New Roman" w:hAnsi="Times New Roman" w:cs="Times New Roman"/>
            <w:i/>
            <w:iCs/>
            <w:sz w:val="24"/>
            <w:szCs w:val="24"/>
          </w:rPr>
          <w:delText xml:space="preserve"> Climate </w:delText>
        </w:r>
        <w:r w:rsidR="002C41C3" w:rsidRPr="00411B0B">
          <w:rPr>
            <w:rFonts w:ascii="Times New Roman" w:hAnsi="Times New Roman" w:cs="Times New Roman"/>
            <w:i/>
            <w:iCs/>
            <w:sz w:val="24"/>
            <w:szCs w:val="24"/>
          </w:rPr>
          <w:delText>C</w:delText>
        </w:r>
        <w:r w:rsidRPr="00411B0B">
          <w:rPr>
            <w:rFonts w:ascii="Times New Roman" w:hAnsi="Times New Roman" w:cs="Times New Roman"/>
            <w:i/>
            <w:iCs/>
            <w:sz w:val="24"/>
            <w:szCs w:val="24"/>
          </w:rPr>
          <w:delText xml:space="preserve">hange </w:delText>
        </w:r>
        <w:r w:rsidR="002C41C3" w:rsidRPr="00411B0B">
          <w:rPr>
            <w:rFonts w:ascii="Times New Roman" w:hAnsi="Times New Roman" w:cs="Times New Roman"/>
            <w:i/>
            <w:iCs/>
            <w:sz w:val="24"/>
            <w:szCs w:val="24"/>
          </w:rPr>
          <w:delText>S</w:delText>
        </w:r>
        <w:r w:rsidRPr="00411B0B">
          <w:rPr>
            <w:rFonts w:ascii="Times New Roman" w:hAnsi="Times New Roman" w:cs="Times New Roman"/>
            <w:i/>
            <w:iCs/>
            <w:sz w:val="24"/>
            <w:szCs w:val="24"/>
          </w:rPr>
          <w:delText xml:space="preserve">trategy </w:delText>
        </w:r>
        <w:r w:rsidR="00CF6B71" w:rsidRPr="00411B0B">
          <w:rPr>
            <w:rFonts w:ascii="Times New Roman" w:hAnsi="Times New Roman" w:cs="Times New Roman"/>
            <w:i/>
            <w:iCs/>
            <w:sz w:val="24"/>
            <w:szCs w:val="24"/>
          </w:rPr>
          <w:delText>2020-2030</w:delText>
        </w:r>
      </w:del>
    </w:p>
    <w:p w14:paraId="4365FA32" w14:textId="3CAD013F" w:rsidR="00060691" w:rsidRPr="00411B0B" w:rsidRDefault="00CF6B71" w:rsidP="00411B0B">
      <w:pPr>
        <w:pStyle w:val="ListParagraph"/>
        <w:spacing w:after="0" w:line="240" w:lineRule="auto"/>
        <w:jc w:val="both"/>
        <w:rPr>
          <w:del w:id="144" w:author="Susan Buescher" w:date="2026-09-25T21:08:00Z" w16du:dateUtc="2026-09-26T01:08:00Z"/>
          <w:rFonts w:ascii="Times New Roman" w:hAnsi="Times New Roman" w:cs="Times New Roman"/>
          <w:i/>
          <w:iCs/>
          <w:sz w:val="20"/>
          <w:szCs w:val="20"/>
        </w:rPr>
      </w:pPr>
      <w:del w:id="145" w:author="Susan Buescher" w:date="2026-09-25T21:08:00Z" w16du:dateUtc="2026-09-26T01:08:00Z">
        <w:r w:rsidRPr="00411B0B">
          <w:rPr>
            <w:rFonts w:ascii="Times New Roman" w:hAnsi="Times New Roman" w:cs="Times New Roman"/>
            <w:i/>
            <w:iCs/>
            <w:sz w:val="20"/>
            <w:szCs w:val="20"/>
          </w:rPr>
          <w:delText xml:space="preserve"> </w:delText>
        </w:r>
        <w:r w:rsidR="000E7888">
          <w:fldChar w:fldCharType="begin"/>
        </w:r>
        <w:r w:rsidR="000E7888">
          <w:delInstrText>HYPERLINK "https://beta.southglos.gov.uk/static/2f6a99c0e8736dfa043ddfacdd8614aa/Climate-Emergency-Strategy.pdf"</w:delInstrText>
        </w:r>
        <w:r w:rsidR="000E7888">
          <w:fldChar w:fldCharType="separate"/>
        </w:r>
        <w:r w:rsidR="000E7888" w:rsidRPr="00411B0B">
          <w:rPr>
            <w:rStyle w:val="Hyperlink"/>
            <w:rFonts w:ascii="Times New Roman" w:hAnsi="Times New Roman" w:cs="Times New Roman"/>
            <w:i/>
            <w:iCs/>
            <w:sz w:val="20"/>
            <w:szCs w:val="20"/>
          </w:rPr>
          <w:delText>https://beta.southglos.gov.uk/static/2f6a99c0e8736dfa043ddfacdd8614aa/Climate-Emergency-Strategy.pdf</w:delText>
        </w:r>
        <w:r w:rsidR="000E7888">
          <w:fldChar w:fldCharType="end"/>
        </w:r>
      </w:del>
    </w:p>
    <w:p w14:paraId="2F584EBB" w14:textId="77777777" w:rsidR="00BF22F9" w:rsidRPr="00411B0B" w:rsidRDefault="00BF22F9" w:rsidP="00411B0B">
      <w:pPr>
        <w:pStyle w:val="ListParagraph"/>
        <w:numPr>
          <w:ilvl w:val="0"/>
          <w:numId w:val="8"/>
        </w:numPr>
        <w:spacing w:after="0" w:line="240" w:lineRule="auto"/>
        <w:jc w:val="both"/>
        <w:rPr>
          <w:del w:id="146" w:author="Susan Buescher" w:date="2026-09-25T21:08:00Z" w16du:dateUtc="2026-09-26T01:08:00Z"/>
          <w:rFonts w:ascii="Times New Roman" w:hAnsi="Times New Roman" w:cs="Times New Roman"/>
          <w:sz w:val="24"/>
          <w:szCs w:val="24"/>
        </w:rPr>
      </w:pPr>
      <w:del w:id="147" w:author="Susan Buescher" w:date="2026-09-25T21:08:00Z" w16du:dateUtc="2026-09-26T01:08:00Z">
        <w:r w:rsidRPr="00411B0B">
          <w:rPr>
            <w:rFonts w:ascii="Times New Roman" w:hAnsi="Times New Roman" w:cs="Times New Roman"/>
            <w:i/>
            <w:iCs/>
            <w:sz w:val="24"/>
            <w:szCs w:val="24"/>
          </w:rPr>
          <w:delText xml:space="preserve">identifying significant </w:delText>
        </w:r>
        <w:r w:rsidR="007C0FFF" w:rsidRPr="00411B0B">
          <w:rPr>
            <w:rFonts w:ascii="Times New Roman" w:hAnsi="Times New Roman" w:cs="Times New Roman"/>
            <w:i/>
            <w:iCs/>
            <w:sz w:val="24"/>
            <w:szCs w:val="24"/>
          </w:rPr>
          <w:delText xml:space="preserve">health, ethical and </w:delText>
        </w:r>
        <w:r w:rsidRPr="00411B0B">
          <w:rPr>
            <w:rFonts w:ascii="Times New Roman" w:hAnsi="Times New Roman" w:cs="Times New Roman"/>
            <w:i/>
            <w:iCs/>
            <w:sz w:val="24"/>
            <w:szCs w:val="24"/>
          </w:rPr>
          <w:delText xml:space="preserve">environmental risks and opportunities associated with procurement projects and </w:delText>
        </w:r>
        <w:r w:rsidR="003E3896" w:rsidRPr="00411B0B">
          <w:rPr>
            <w:rFonts w:ascii="Times New Roman" w:hAnsi="Times New Roman" w:cs="Times New Roman"/>
            <w:i/>
            <w:iCs/>
            <w:sz w:val="24"/>
            <w:szCs w:val="24"/>
          </w:rPr>
          <w:delText xml:space="preserve">ensure </w:delText>
        </w:r>
        <w:r w:rsidRPr="00411B0B">
          <w:rPr>
            <w:rFonts w:ascii="Times New Roman" w:hAnsi="Times New Roman" w:cs="Times New Roman"/>
            <w:i/>
            <w:iCs/>
            <w:sz w:val="24"/>
            <w:szCs w:val="24"/>
          </w:rPr>
          <w:delText>they are addressed</w:delText>
        </w:r>
        <w:r w:rsidR="00932C1C" w:rsidRPr="00411B0B">
          <w:rPr>
            <w:rFonts w:ascii="Times New Roman" w:hAnsi="Times New Roman" w:cs="Times New Roman"/>
            <w:i/>
            <w:iCs/>
            <w:sz w:val="24"/>
            <w:szCs w:val="24"/>
          </w:rPr>
          <w:delText xml:space="preserve">; </w:delText>
        </w:r>
      </w:del>
    </w:p>
    <w:p w14:paraId="69D11627" w14:textId="77777777" w:rsidR="00BF22F9" w:rsidRPr="00411B0B" w:rsidRDefault="00BF22F9" w:rsidP="00411B0B">
      <w:pPr>
        <w:pStyle w:val="ListParagraph"/>
        <w:numPr>
          <w:ilvl w:val="0"/>
          <w:numId w:val="7"/>
        </w:numPr>
        <w:spacing w:after="0" w:line="240" w:lineRule="auto"/>
        <w:jc w:val="both"/>
        <w:rPr>
          <w:del w:id="148" w:author="Susan Buescher" w:date="2026-09-25T21:08:00Z" w16du:dateUtc="2026-09-26T01:08:00Z"/>
          <w:rFonts w:ascii="Times New Roman" w:hAnsi="Times New Roman" w:cs="Times New Roman"/>
          <w:i/>
          <w:iCs/>
          <w:sz w:val="24"/>
          <w:szCs w:val="24"/>
        </w:rPr>
      </w:pPr>
      <w:del w:id="149" w:author="Susan Buescher" w:date="2026-09-25T21:08:00Z" w16du:dateUtc="2026-09-26T01:08:00Z">
        <w:r w:rsidRPr="00411B0B">
          <w:rPr>
            <w:rFonts w:ascii="Times New Roman" w:hAnsi="Times New Roman" w:cs="Times New Roman"/>
            <w:i/>
            <w:iCs/>
            <w:sz w:val="24"/>
            <w:szCs w:val="24"/>
          </w:rPr>
          <w:delText xml:space="preserve">requesting information from potential suppliers on how they will help environmental objectives as part of </w:delText>
        </w:r>
        <w:r w:rsidR="00932C1C" w:rsidRPr="00411B0B">
          <w:rPr>
            <w:rFonts w:ascii="Times New Roman" w:hAnsi="Times New Roman" w:cs="Times New Roman"/>
            <w:i/>
            <w:iCs/>
            <w:sz w:val="24"/>
            <w:szCs w:val="24"/>
          </w:rPr>
          <w:delText xml:space="preserve">contract </w:delText>
        </w:r>
        <w:r w:rsidRPr="00411B0B">
          <w:rPr>
            <w:rFonts w:ascii="Times New Roman" w:hAnsi="Times New Roman" w:cs="Times New Roman"/>
            <w:i/>
            <w:iCs/>
            <w:sz w:val="24"/>
            <w:szCs w:val="24"/>
          </w:rPr>
          <w:delText>deliver</w:delText>
        </w:r>
        <w:r w:rsidR="00932C1C" w:rsidRPr="00411B0B">
          <w:rPr>
            <w:rFonts w:ascii="Times New Roman" w:hAnsi="Times New Roman" w:cs="Times New Roman"/>
            <w:i/>
            <w:iCs/>
            <w:sz w:val="24"/>
            <w:szCs w:val="24"/>
          </w:rPr>
          <w:delText>y</w:delText>
        </w:r>
        <w:r w:rsidR="009A46C9" w:rsidRPr="00411B0B">
          <w:rPr>
            <w:rFonts w:ascii="Times New Roman" w:hAnsi="Times New Roman" w:cs="Times New Roman"/>
            <w:i/>
            <w:iCs/>
            <w:sz w:val="24"/>
            <w:szCs w:val="24"/>
          </w:rPr>
          <w:delText>,</w:delText>
        </w:r>
        <w:r w:rsidR="00932C1C" w:rsidRPr="00411B0B">
          <w:rPr>
            <w:rFonts w:ascii="Times New Roman" w:hAnsi="Times New Roman" w:cs="Times New Roman"/>
            <w:i/>
            <w:iCs/>
            <w:sz w:val="24"/>
            <w:szCs w:val="24"/>
          </w:rPr>
          <w:delText xml:space="preserve"> </w:delText>
        </w:r>
        <w:r w:rsidRPr="00411B0B">
          <w:rPr>
            <w:rFonts w:ascii="Times New Roman" w:hAnsi="Times New Roman" w:cs="Times New Roman"/>
            <w:i/>
            <w:iCs/>
            <w:sz w:val="24"/>
            <w:szCs w:val="24"/>
          </w:rPr>
          <w:delText xml:space="preserve">and take their response into account in </w:delText>
        </w:r>
        <w:r w:rsidR="00720623" w:rsidRPr="00411B0B">
          <w:rPr>
            <w:rFonts w:ascii="Times New Roman" w:hAnsi="Times New Roman" w:cs="Times New Roman"/>
            <w:i/>
            <w:iCs/>
            <w:sz w:val="24"/>
            <w:szCs w:val="24"/>
          </w:rPr>
          <w:delText>tender evaluation</w:delText>
        </w:r>
      </w:del>
    </w:p>
    <w:p w14:paraId="154BB52E" w14:textId="77777777" w:rsidR="00504956" w:rsidRPr="00411B0B" w:rsidRDefault="00504956" w:rsidP="00411B0B">
      <w:pPr>
        <w:pStyle w:val="ListParagraph"/>
        <w:numPr>
          <w:ilvl w:val="0"/>
          <w:numId w:val="7"/>
        </w:numPr>
        <w:spacing w:after="0" w:line="240" w:lineRule="auto"/>
        <w:jc w:val="both"/>
        <w:rPr>
          <w:del w:id="150" w:author="Susan Buescher" w:date="2026-09-25T21:08:00Z" w16du:dateUtc="2026-09-26T01:08:00Z"/>
          <w:rFonts w:ascii="Times New Roman" w:hAnsi="Times New Roman" w:cs="Times New Roman"/>
          <w:i/>
          <w:iCs/>
          <w:sz w:val="24"/>
          <w:szCs w:val="24"/>
        </w:rPr>
      </w:pPr>
      <w:del w:id="151" w:author="Susan Buescher" w:date="2026-09-25T21:08:00Z" w16du:dateUtc="2026-09-26T01:08:00Z">
        <w:r w:rsidRPr="00411B0B">
          <w:rPr>
            <w:rFonts w:ascii="Times New Roman" w:hAnsi="Times New Roman" w:cs="Times New Roman"/>
            <w:i/>
            <w:iCs/>
            <w:sz w:val="24"/>
            <w:szCs w:val="24"/>
          </w:rPr>
          <w:delText>mandat</w:delText>
        </w:r>
        <w:r w:rsidR="001F2A3F" w:rsidRPr="00411B0B">
          <w:rPr>
            <w:rFonts w:ascii="Times New Roman" w:hAnsi="Times New Roman" w:cs="Times New Roman"/>
            <w:i/>
            <w:iCs/>
            <w:sz w:val="24"/>
            <w:szCs w:val="24"/>
          </w:rPr>
          <w:delText>ing any health, ethical and sustainability objectives that have been identified</w:delText>
        </w:r>
        <w:r w:rsidR="00CC010B" w:rsidRPr="00411B0B">
          <w:rPr>
            <w:rFonts w:ascii="Times New Roman" w:hAnsi="Times New Roman" w:cs="Times New Roman"/>
            <w:i/>
            <w:iCs/>
            <w:sz w:val="24"/>
            <w:szCs w:val="24"/>
          </w:rPr>
          <w:delText xml:space="preserve"> in the tender </w:delText>
        </w:r>
        <w:r w:rsidR="00AF4F7E" w:rsidRPr="00411B0B">
          <w:rPr>
            <w:rFonts w:ascii="Times New Roman" w:hAnsi="Times New Roman" w:cs="Times New Roman"/>
            <w:i/>
            <w:iCs/>
            <w:sz w:val="24"/>
            <w:szCs w:val="24"/>
          </w:rPr>
          <w:delText>specification</w:delText>
        </w:r>
      </w:del>
    </w:p>
    <w:p w14:paraId="1472657A" w14:textId="77777777" w:rsidR="00AF4F7E" w:rsidRPr="00411B0B" w:rsidRDefault="009F67AF" w:rsidP="00411B0B">
      <w:pPr>
        <w:pStyle w:val="ListParagraph"/>
        <w:numPr>
          <w:ilvl w:val="0"/>
          <w:numId w:val="7"/>
        </w:numPr>
        <w:spacing w:after="0" w:line="240" w:lineRule="auto"/>
        <w:jc w:val="both"/>
        <w:rPr>
          <w:del w:id="152" w:author="Susan Buescher" w:date="2026-09-25T21:08:00Z" w16du:dateUtc="2026-09-26T01:08:00Z"/>
          <w:rFonts w:ascii="Times New Roman" w:hAnsi="Times New Roman" w:cs="Times New Roman"/>
          <w:i/>
          <w:iCs/>
          <w:sz w:val="24"/>
          <w:szCs w:val="24"/>
        </w:rPr>
      </w:pPr>
      <w:del w:id="153" w:author="Susan Buescher" w:date="2026-09-25T21:08:00Z" w16du:dateUtc="2026-09-26T01:08:00Z">
        <w:r w:rsidRPr="00411B0B">
          <w:rPr>
            <w:rFonts w:ascii="Times New Roman" w:hAnsi="Times New Roman" w:cs="Times New Roman"/>
            <w:i/>
            <w:iCs/>
            <w:sz w:val="24"/>
            <w:szCs w:val="24"/>
          </w:rPr>
          <w:delText xml:space="preserve">ensuring that the health, ethical and </w:delText>
        </w:r>
        <w:r w:rsidR="0015194E" w:rsidRPr="00411B0B">
          <w:rPr>
            <w:rFonts w:ascii="Times New Roman" w:hAnsi="Times New Roman" w:cs="Times New Roman"/>
            <w:i/>
            <w:iCs/>
            <w:sz w:val="24"/>
            <w:szCs w:val="24"/>
          </w:rPr>
          <w:delText>sustainability</w:delText>
        </w:r>
        <w:r w:rsidRPr="00411B0B">
          <w:rPr>
            <w:rFonts w:ascii="Times New Roman" w:hAnsi="Times New Roman" w:cs="Times New Roman"/>
            <w:i/>
            <w:iCs/>
            <w:sz w:val="24"/>
            <w:szCs w:val="24"/>
          </w:rPr>
          <w:delText xml:space="preserve"> objectives </w:delText>
        </w:r>
        <w:r w:rsidR="0015194E" w:rsidRPr="00411B0B">
          <w:rPr>
            <w:rFonts w:ascii="Times New Roman" w:hAnsi="Times New Roman" w:cs="Times New Roman"/>
            <w:i/>
            <w:iCs/>
            <w:sz w:val="24"/>
            <w:szCs w:val="24"/>
          </w:rPr>
          <w:delText>identified</w:delText>
        </w:r>
        <w:r w:rsidRPr="00411B0B">
          <w:rPr>
            <w:rFonts w:ascii="Times New Roman" w:hAnsi="Times New Roman" w:cs="Times New Roman"/>
            <w:i/>
            <w:iCs/>
            <w:sz w:val="24"/>
            <w:szCs w:val="24"/>
          </w:rPr>
          <w:delText xml:space="preserve"> are </w:delText>
        </w:r>
        <w:r w:rsidR="0015194E" w:rsidRPr="00411B0B">
          <w:rPr>
            <w:rFonts w:ascii="Times New Roman" w:hAnsi="Times New Roman" w:cs="Times New Roman"/>
            <w:i/>
            <w:iCs/>
            <w:sz w:val="24"/>
            <w:szCs w:val="24"/>
          </w:rPr>
          <w:delText>embedded int</w:delText>
        </w:r>
        <w:r w:rsidR="00073AA3" w:rsidRPr="00411B0B">
          <w:rPr>
            <w:rFonts w:ascii="Times New Roman" w:hAnsi="Times New Roman" w:cs="Times New Roman"/>
            <w:i/>
            <w:iCs/>
            <w:sz w:val="24"/>
            <w:szCs w:val="24"/>
          </w:rPr>
          <w:delText xml:space="preserve">o the contract and </w:delText>
        </w:r>
        <w:r w:rsidRPr="00411B0B">
          <w:rPr>
            <w:rFonts w:ascii="Times New Roman" w:hAnsi="Times New Roman" w:cs="Times New Roman"/>
            <w:i/>
            <w:iCs/>
            <w:sz w:val="24"/>
            <w:szCs w:val="24"/>
          </w:rPr>
          <w:delText>incl</w:delText>
        </w:r>
        <w:r w:rsidR="0015194E" w:rsidRPr="00411B0B">
          <w:rPr>
            <w:rFonts w:ascii="Times New Roman" w:hAnsi="Times New Roman" w:cs="Times New Roman"/>
            <w:i/>
            <w:iCs/>
            <w:sz w:val="24"/>
            <w:szCs w:val="24"/>
          </w:rPr>
          <w:delText>uded in any contact monitoring</w:delText>
        </w:r>
      </w:del>
    </w:p>
    <w:p w14:paraId="03ABC2E7" w14:textId="283670B3" w:rsidR="00E74885" w:rsidRPr="00411B0B" w:rsidRDefault="00E74885" w:rsidP="00411B0B">
      <w:pPr>
        <w:pStyle w:val="ListParagraph"/>
        <w:spacing w:after="0" w:line="240" w:lineRule="auto"/>
        <w:jc w:val="both"/>
        <w:rPr>
          <w:del w:id="154" w:author="Susan Buescher" w:date="2026-09-25T21:08:00Z" w16du:dateUtc="2026-09-26T01:08:00Z"/>
          <w:rFonts w:ascii="Times New Roman" w:hAnsi="Times New Roman" w:cs="Times New Roman"/>
          <w:i/>
          <w:iCs/>
          <w:sz w:val="24"/>
          <w:szCs w:val="24"/>
        </w:rPr>
      </w:pPr>
      <w:del w:id="155" w:author="Susan Buescher" w:date="2026-09-25T21:08:00Z" w16du:dateUtc="2026-09-26T01:08:00Z">
        <w:r w:rsidRPr="00411B0B">
          <w:rPr>
            <w:rFonts w:ascii="Times New Roman" w:hAnsi="Times New Roman" w:cs="Times New Roman"/>
            <w:i/>
            <w:iCs/>
            <w:sz w:val="24"/>
            <w:szCs w:val="24"/>
          </w:rPr>
          <w:delText>https://council.southglos.gov.uk/documents/s156834/Appendix%203%20Climate%20and%20Nature%20Emergency%20Action%20Plan%20Year%206.pdf</w:delText>
        </w:r>
      </w:del>
    </w:p>
    <w:p w14:paraId="6F60D9A1" w14:textId="77777777" w:rsidR="00BF22F9" w:rsidRPr="00411B0B" w:rsidRDefault="00BF22F9" w:rsidP="00411B0B">
      <w:pPr>
        <w:pStyle w:val="ListParagraph"/>
        <w:numPr>
          <w:ilvl w:val="0"/>
          <w:numId w:val="7"/>
        </w:numPr>
        <w:spacing w:after="0" w:line="240" w:lineRule="auto"/>
        <w:jc w:val="both"/>
        <w:rPr>
          <w:del w:id="156" w:author="Susan Buescher" w:date="2026-09-25T21:08:00Z" w16du:dateUtc="2026-09-26T01:08:00Z"/>
          <w:rFonts w:ascii="Times New Roman" w:hAnsi="Times New Roman" w:cs="Times New Roman"/>
          <w:i/>
          <w:iCs/>
          <w:sz w:val="24"/>
          <w:szCs w:val="24"/>
        </w:rPr>
      </w:pPr>
      <w:del w:id="157" w:author="Susan Buescher" w:date="2026-09-25T21:08:00Z" w16du:dateUtc="2026-09-26T01:08:00Z">
        <w:r w:rsidRPr="00411B0B">
          <w:rPr>
            <w:rFonts w:ascii="Times New Roman" w:hAnsi="Times New Roman" w:cs="Times New Roman"/>
            <w:i/>
            <w:iCs/>
            <w:sz w:val="24"/>
            <w:szCs w:val="24"/>
          </w:rPr>
          <w:delText>ensuring timber and wood-derived products are procured from legal</w:delText>
        </w:r>
        <w:r w:rsidR="00A3488B" w:rsidRPr="00411B0B">
          <w:rPr>
            <w:rFonts w:ascii="Times New Roman" w:hAnsi="Times New Roman" w:cs="Times New Roman"/>
            <w:i/>
            <w:iCs/>
            <w:sz w:val="24"/>
            <w:szCs w:val="24"/>
          </w:rPr>
          <w:delText>,</w:delText>
        </w:r>
        <w:r w:rsidRPr="00411B0B">
          <w:rPr>
            <w:rFonts w:ascii="Times New Roman" w:hAnsi="Times New Roman" w:cs="Times New Roman"/>
            <w:i/>
            <w:iCs/>
            <w:sz w:val="24"/>
            <w:szCs w:val="24"/>
          </w:rPr>
          <w:delText xml:space="preserve"> and sustainable sources</w:delText>
        </w:r>
      </w:del>
    </w:p>
    <w:p w14:paraId="5C471DE0" w14:textId="77777777" w:rsidR="006B7E8E" w:rsidRPr="00411B0B" w:rsidRDefault="00BF22F9" w:rsidP="00411B0B">
      <w:pPr>
        <w:pStyle w:val="ListParagraph"/>
        <w:numPr>
          <w:ilvl w:val="0"/>
          <w:numId w:val="7"/>
        </w:numPr>
        <w:spacing w:after="0" w:line="240" w:lineRule="auto"/>
        <w:jc w:val="both"/>
        <w:rPr>
          <w:del w:id="158" w:author="Susan Buescher" w:date="2026-09-25T21:08:00Z" w16du:dateUtc="2026-09-26T01:08:00Z"/>
          <w:rFonts w:ascii="Times New Roman" w:hAnsi="Times New Roman" w:cs="Times New Roman"/>
          <w:i/>
          <w:iCs/>
          <w:sz w:val="24"/>
          <w:szCs w:val="24"/>
        </w:rPr>
      </w:pPr>
      <w:del w:id="159" w:author="Susan Buescher" w:date="2026-09-25T21:08:00Z" w16du:dateUtc="2026-09-26T01:08:00Z">
        <w:r w:rsidRPr="00411B0B">
          <w:rPr>
            <w:rFonts w:ascii="Times New Roman" w:hAnsi="Times New Roman" w:cs="Times New Roman"/>
            <w:i/>
            <w:iCs/>
            <w:sz w:val="24"/>
            <w:szCs w:val="24"/>
          </w:rPr>
          <w:delText>strengthening local supply chains and promoting the use of local goods and services within the parameters of procurement legislation</w:delText>
        </w:r>
      </w:del>
    </w:p>
    <w:p w14:paraId="509B6766" w14:textId="3379A1F6" w:rsidR="00771827" w:rsidRPr="00411B0B" w:rsidRDefault="00771827" w:rsidP="00411B0B">
      <w:pPr>
        <w:pStyle w:val="ListParagraph"/>
        <w:numPr>
          <w:ilvl w:val="0"/>
          <w:numId w:val="7"/>
        </w:numPr>
        <w:spacing w:after="0" w:line="240" w:lineRule="auto"/>
        <w:jc w:val="both"/>
        <w:rPr>
          <w:del w:id="160" w:author="Susan Buescher" w:date="2026-09-25T21:08:00Z" w16du:dateUtc="2026-09-26T01:08:00Z"/>
          <w:rFonts w:ascii="Times New Roman" w:hAnsi="Times New Roman" w:cs="Times New Roman"/>
          <w:i/>
          <w:iCs/>
          <w:sz w:val="24"/>
          <w:szCs w:val="24"/>
        </w:rPr>
      </w:pPr>
      <w:del w:id="161" w:author="Susan Buescher" w:date="2026-09-25T21:08:00Z" w16du:dateUtc="2026-09-26T01:08:00Z">
        <w:r w:rsidRPr="00411B0B">
          <w:rPr>
            <w:rFonts w:ascii="Times New Roman" w:hAnsi="Times New Roman" w:cs="Times New Roman"/>
            <w:i/>
            <w:iCs/>
            <w:sz w:val="24"/>
            <w:szCs w:val="24"/>
          </w:rPr>
          <w:delText>support the work of</w:delText>
        </w:r>
        <w:r w:rsidR="004C4059" w:rsidRPr="00411B0B">
          <w:rPr>
            <w:rFonts w:ascii="Times New Roman" w:hAnsi="Times New Roman" w:cs="Times New Roman"/>
            <w:i/>
            <w:iCs/>
            <w:sz w:val="24"/>
            <w:szCs w:val="24"/>
          </w:rPr>
          <w:delText xml:space="preserve"> </w:delText>
        </w:r>
        <w:r w:rsidRPr="00411B0B">
          <w:rPr>
            <w:rFonts w:ascii="Times New Roman" w:hAnsi="Times New Roman" w:cs="Times New Roman"/>
            <w:i/>
            <w:iCs/>
            <w:sz w:val="24"/>
            <w:szCs w:val="24"/>
          </w:rPr>
          <w:delText xml:space="preserve">events </w:delText>
        </w:r>
        <w:r w:rsidR="005C1632" w:rsidRPr="00411B0B">
          <w:rPr>
            <w:rFonts w:ascii="Times New Roman" w:hAnsi="Times New Roman" w:cs="Times New Roman"/>
            <w:i/>
            <w:iCs/>
            <w:sz w:val="24"/>
            <w:szCs w:val="24"/>
          </w:rPr>
          <w:delText xml:space="preserve">to increase </w:delText>
        </w:r>
        <w:r w:rsidRPr="00411B0B">
          <w:rPr>
            <w:rFonts w:ascii="Times New Roman" w:hAnsi="Times New Roman" w:cs="Times New Roman"/>
            <w:i/>
            <w:iCs/>
            <w:sz w:val="24"/>
            <w:szCs w:val="24"/>
          </w:rPr>
          <w:delText xml:space="preserve">the </w:delText>
        </w:r>
        <w:r w:rsidR="00E138F1" w:rsidRPr="00411B0B">
          <w:rPr>
            <w:rFonts w:ascii="Times New Roman" w:hAnsi="Times New Roman" w:cs="Times New Roman"/>
            <w:i/>
            <w:iCs/>
            <w:sz w:val="24"/>
            <w:szCs w:val="24"/>
          </w:rPr>
          <w:delText xml:space="preserve">provision of more </w:delText>
        </w:r>
        <w:r w:rsidR="00B47385" w:rsidRPr="00411B0B">
          <w:rPr>
            <w:rFonts w:ascii="Times New Roman" w:hAnsi="Times New Roman" w:cs="Times New Roman"/>
            <w:i/>
            <w:iCs/>
            <w:sz w:val="24"/>
            <w:szCs w:val="24"/>
          </w:rPr>
          <w:delText>sustainable</w:delText>
        </w:r>
        <w:r w:rsidR="00AF76FD" w:rsidRPr="00411B0B">
          <w:rPr>
            <w:rFonts w:ascii="Times New Roman" w:hAnsi="Times New Roman" w:cs="Times New Roman"/>
            <w:i/>
            <w:iCs/>
            <w:sz w:val="24"/>
            <w:szCs w:val="24"/>
          </w:rPr>
          <w:delText xml:space="preserve"> (plant-based</w:delText>
        </w:r>
        <w:r w:rsidR="005B38EE" w:rsidRPr="00411B0B">
          <w:rPr>
            <w:rFonts w:ascii="Times New Roman" w:hAnsi="Times New Roman" w:cs="Times New Roman"/>
            <w:i/>
            <w:iCs/>
            <w:sz w:val="24"/>
            <w:szCs w:val="24"/>
          </w:rPr>
          <w:delText>, produced/grown locally</w:delText>
        </w:r>
        <w:r w:rsidR="009221ED" w:rsidRPr="00411B0B">
          <w:rPr>
            <w:rFonts w:ascii="Times New Roman" w:hAnsi="Times New Roman" w:cs="Times New Roman"/>
            <w:i/>
            <w:iCs/>
            <w:sz w:val="24"/>
            <w:szCs w:val="24"/>
          </w:rPr>
          <w:delText xml:space="preserve">) </w:delText>
        </w:r>
        <w:r w:rsidR="00B47385" w:rsidRPr="00411B0B">
          <w:rPr>
            <w:rFonts w:ascii="Times New Roman" w:hAnsi="Times New Roman" w:cs="Times New Roman"/>
            <w:i/>
            <w:iCs/>
            <w:sz w:val="24"/>
            <w:szCs w:val="24"/>
          </w:rPr>
          <w:delText>and healthy food</w:delText>
        </w:r>
        <w:r w:rsidRPr="00411B0B">
          <w:rPr>
            <w:rFonts w:ascii="Times New Roman" w:hAnsi="Times New Roman" w:cs="Times New Roman"/>
            <w:i/>
            <w:iCs/>
            <w:sz w:val="24"/>
            <w:szCs w:val="24"/>
          </w:rPr>
          <w:delText xml:space="preserve"> related requirements</w:delText>
        </w:r>
        <w:r w:rsidR="00022A63" w:rsidRPr="00411B0B">
          <w:rPr>
            <w:rFonts w:ascii="Times New Roman" w:hAnsi="Times New Roman" w:cs="Times New Roman"/>
            <w:i/>
            <w:iCs/>
            <w:sz w:val="24"/>
            <w:szCs w:val="24"/>
          </w:rPr>
          <w:delText xml:space="preserve">. Please refer to </w:delText>
        </w:r>
        <w:r w:rsidR="00702805" w:rsidRPr="00411B0B">
          <w:rPr>
            <w:rFonts w:ascii="Times New Roman" w:hAnsi="Times New Roman" w:cs="Times New Roman"/>
            <w:i/>
            <w:iCs/>
            <w:sz w:val="24"/>
            <w:szCs w:val="24"/>
          </w:rPr>
          <w:delText xml:space="preserve">the </w:delText>
        </w:r>
        <w:r w:rsidR="00022A63" w:rsidRPr="00411B0B">
          <w:rPr>
            <w:rFonts w:ascii="Times New Roman" w:hAnsi="Times New Roman" w:cs="Times New Roman"/>
            <w:i/>
            <w:iCs/>
            <w:sz w:val="24"/>
            <w:szCs w:val="24"/>
          </w:rPr>
          <w:delText>separate healthy</w:delText>
        </w:r>
        <w:r w:rsidR="00702805" w:rsidRPr="00411B0B">
          <w:rPr>
            <w:rFonts w:ascii="Times New Roman" w:hAnsi="Times New Roman" w:cs="Times New Roman"/>
            <w:i/>
            <w:iCs/>
            <w:sz w:val="24"/>
            <w:szCs w:val="24"/>
          </w:rPr>
          <w:delText xml:space="preserve"> and sustainable food policy.</w:delText>
        </w:r>
      </w:del>
    </w:p>
    <w:p w14:paraId="1905652B" w14:textId="77777777" w:rsidR="00411B0B" w:rsidRPr="00411B0B" w:rsidRDefault="00411B0B" w:rsidP="00411B0B">
      <w:pPr>
        <w:spacing w:after="0" w:line="240" w:lineRule="auto"/>
        <w:jc w:val="both"/>
        <w:rPr>
          <w:del w:id="162" w:author="Susan Buescher" w:date="2026-09-25T21:08:00Z" w16du:dateUtc="2026-09-26T01:08:00Z"/>
          <w:rFonts w:ascii="Times New Roman" w:hAnsi="Times New Roman" w:cs="Times New Roman"/>
          <w:sz w:val="16"/>
          <w:szCs w:val="16"/>
        </w:rPr>
      </w:pPr>
    </w:p>
    <w:p w14:paraId="74DAA32C" w14:textId="3CA174AA" w:rsidR="002449AC" w:rsidRPr="00411B0B" w:rsidRDefault="009E63D2" w:rsidP="00411B0B">
      <w:pPr>
        <w:spacing w:after="0" w:line="240" w:lineRule="auto"/>
        <w:jc w:val="both"/>
        <w:rPr>
          <w:del w:id="163" w:author="Susan Buescher" w:date="2026-09-25T21:08:00Z" w16du:dateUtc="2026-09-26T01:08:00Z"/>
          <w:rFonts w:ascii="Times New Roman" w:hAnsi="Times New Roman" w:cs="Times New Roman"/>
          <w:sz w:val="24"/>
          <w:szCs w:val="24"/>
        </w:rPr>
      </w:pPr>
      <w:del w:id="164" w:author="Susan Buescher" w:date="2026-09-25T21:08:00Z" w16du:dateUtc="2026-09-26T01:08:00Z">
        <w:r w:rsidRPr="00411B0B">
          <w:rPr>
            <w:rFonts w:ascii="Times New Roman" w:hAnsi="Times New Roman" w:cs="Times New Roman"/>
            <w:sz w:val="24"/>
            <w:szCs w:val="24"/>
          </w:rPr>
          <w:delText>See</w:delText>
        </w:r>
        <w:r w:rsidR="00A3488B" w:rsidRPr="00411B0B">
          <w:rPr>
            <w:rFonts w:ascii="Times New Roman" w:hAnsi="Times New Roman" w:cs="Times New Roman"/>
            <w:sz w:val="24"/>
            <w:szCs w:val="24"/>
          </w:rPr>
          <w:delText xml:space="preserve">: </w:delText>
        </w:r>
        <w:r w:rsidR="002449AC">
          <w:fldChar w:fldCharType="begin"/>
        </w:r>
        <w:r w:rsidR="002449AC">
          <w:delInstrText>HYPERLINK "https://beta.southglos.gov.uk/how-to-do-business-with-us/" \l "sustainable-procurement"</w:delInstrText>
        </w:r>
        <w:r w:rsidR="002449AC">
          <w:fldChar w:fldCharType="separate"/>
        </w:r>
        <w:r w:rsidR="002449AC" w:rsidRPr="00411B0B">
          <w:rPr>
            <w:rStyle w:val="Hyperlink"/>
            <w:rFonts w:ascii="Times New Roman" w:hAnsi="Times New Roman" w:cs="Times New Roman"/>
            <w:sz w:val="24"/>
            <w:szCs w:val="24"/>
          </w:rPr>
          <w:delText>How to do business with us | BETA - South Gloucestershire Council</w:delText>
        </w:r>
        <w:r w:rsidR="002449AC">
          <w:fldChar w:fldCharType="end"/>
        </w:r>
      </w:del>
    </w:p>
    <w:p w14:paraId="02B2B724" w14:textId="77777777" w:rsidR="00517FFA" w:rsidRPr="00411B0B" w:rsidRDefault="005E5439" w:rsidP="00411B0B">
      <w:pPr>
        <w:spacing w:after="0" w:line="240" w:lineRule="auto"/>
        <w:jc w:val="both"/>
        <w:rPr>
          <w:del w:id="165" w:author="Susan Buescher" w:date="2026-09-25T21:08:00Z" w16du:dateUtc="2026-09-26T01:08:00Z"/>
          <w:rFonts w:ascii="Times New Roman" w:hAnsi="Times New Roman" w:cs="Times New Roman"/>
          <w:b/>
          <w:bCs/>
          <w:sz w:val="24"/>
          <w:szCs w:val="24"/>
        </w:rPr>
      </w:pPr>
      <w:del w:id="166" w:author="Susan Buescher" w:date="2026-09-25T21:08:00Z" w16du:dateUtc="2026-09-26T01:08:00Z">
        <w:r w:rsidRPr="00411B0B">
          <w:rPr>
            <w:rFonts w:ascii="Times New Roman" w:hAnsi="Times New Roman" w:cs="Times New Roman"/>
            <w:b/>
            <w:bCs/>
            <w:sz w:val="24"/>
            <w:szCs w:val="24"/>
          </w:rPr>
          <w:delText xml:space="preserve"> </w:delText>
        </w:r>
      </w:del>
    </w:p>
    <w:p w14:paraId="1D287FC6" w14:textId="66AAF521" w:rsidR="00877DD2" w:rsidRPr="00411B0B" w:rsidRDefault="005C57F6" w:rsidP="00411B0B">
      <w:pPr>
        <w:spacing w:after="0" w:line="240" w:lineRule="auto"/>
        <w:jc w:val="both"/>
        <w:rPr>
          <w:del w:id="167" w:author="Susan Buescher" w:date="2026-09-25T21:08:00Z" w16du:dateUtc="2026-09-26T01:08:00Z"/>
          <w:rFonts w:ascii="Times New Roman" w:hAnsi="Times New Roman" w:cs="Times New Roman"/>
          <w:sz w:val="24"/>
          <w:szCs w:val="24"/>
        </w:rPr>
      </w:pPr>
      <w:del w:id="168" w:author="Susan Buescher" w:date="2026-09-25T21:08:00Z" w16du:dateUtc="2026-09-26T01:08:00Z">
        <w:r w:rsidRPr="00411B0B">
          <w:rPr>
            <w:rFonts w:ascii="Times New Roman" w:hAnsi="Times New Roman" w:cs="Times New Roman"/>
            <w:b/>
            <w:bCs/>
            <w:sz w:val="24"/>
            <w:szCs w:val="24"/>
          </w:rPr>
          <w:delText>CHECKLIST</w:delText>
        </w:r>
        <w:r w:rsidR="00517FFA" w:rsidRPr="00411B0B">
          <w:rPr>
            <w:rFonts w:ascii="Times New Roman" w:hAnsi="Times New Roman" w:cs="Times New Roman"/>
            <w:b/>
            <w:bCs/>
            <w:sz w:val="24"/>
            <w:szCs w:val="24"/>
          </w:rPr>
          <w:delText>/</w:delText>
        </w:r>
        <w:r w:rsidR="00B779F1" w:rsidRPr="00411B0B">
          <w:rPr>
            <w:rFonts w:ascii="Times New Roman" w:hAnsi="Times New Roman" w:cs="Times New Roman"/>
            <w:b/>
            <w:bCs/>
            <w:sz w:val="24"/>
            <w:szCs w:val="24"/>
          </w:rPr>
          <w:delText>DECISION MATRIX</w:delText>
        </w:r>
        <w:r w:rsidR="00B558CF" w:rsidRPr="00411B0B">
          <w:rPr>
            <w:rFonts w:ascii="Times New Roman" w:hAnsi="Times New Roman" w:cs="Times New Roman"/>
            <w:sz w:val="24"/>
            <w:szCs w:val="24"/>
          </w:rPr>
          <w:delText>:</w:delText>
        </w:r>
        <w:r w:rsidR="006712F3" w:rsidRPr="00411B0B">
          <w:rPr>
            <w:rFonts w:ascii="Times New Roman" w:hAnsi="Times New Roman" w:cs="Times New Roman"/>
            <w:sz w:val="24"/>
            <w:szCs w:val="24"/>
          </w:rPr>
          <w:delText xml:space="preserve"> (Use this when assessing procurement </w:delText>
        </w:r>
        <w:r w:rsidR="00E03A62" w:rsidRPr="00411B0B">
          <w:rPr>
            <w:rFonts w:ascii="Times New Roman" w:hAnsi="Times New Roman" w:cs="Times New Roman"/>
            <w:sz w:val="24"/>
            <w:szCs w:val="24"/>
          </w:rPr>
          <w:delText>bids)</w:delText>
        </w:r>
        <w:r w:rsidR="00C26B45">
          <w:rPr>
            <w:rStyle w:val="FootnoteReference"/>
            <w:rFonts w:ascii="Times New Roman" w:hAnsi="Times New Roman" w:cs="Times New Roman"/>
            <w:sz w:val="24"/>
            <w:szCs w:val="24"/>
          </w:rPr>
          <w:footnoteReference w:id="3"/>
        </w:r>
      </w:del>
    </w:p>
    <w:p w14:paraId="44E8A7E6" w14:textId="77777777" w:rsidR="00411B0B" w:rsidRPr="00C26B45" w:rsidRDefault="00411B0B" w:rsidP="00411B0B">
      <w:pPr>
        <w:spacing w:after="0" w:line="240" w:lineRule="auto"/>
        <w:jc w:val="both"/>
        <w:rPr>
          <w:del w:id="173" w:author="Susan Buescher" w:date="2026-09-25T21:08:00Z" w16du:dateUtc="2026-09-26T01:08:00Z"/>
          <w:rFonts w:ascii="Times New Roman" w:hAnsi="Times New Roman" w:cs="Times New Roman"/>
          <w:sz w:val="16"/>
          <w:szCs w:val="16"/>
        </w:rPr>
      </w:pPr>
    </w:p>
    <w:p w14:paraId="35BAA267" w14:textId="7F06DA11" w:rsidR="00B558CF" w:rsidRPr="00411B0B" w:rsidRDefault="00B558CF" w:rsidP="00411B0B">
      <w:pPr>
        <w:spacing w:after="0" w:line="240" w:lineRule="auto"/>
        <w:jc w:val="both"/>
        <w:rPr>
          <w:del w:id="174" w:author="Susan Buescher" w:date="2026-09-25T21:08:00Z" w16du:dateUtc="2026-09-26T01:08:00Z"/>
          <w:rFonts w:ascii="Times New Roman" w:hAnsi="Times New Roman" w:cs="Times New Roman"/>
          <w:sz w:val="24"/>
          <w:szCs w:val="24"/>
        </w:rPr>
      </w:pPr>
      <w:del w:id="175" w:author="Susan Buescher" w:date="2026-09-25T21:08:00Z" w16du:dateUtc="2026-09-26T01:08:00Z">
        <w:r w:rsidRPr="00411B0B">
          <w:rPr>
            <w:rFonts w:ascii="Times New Roman" w:hAnsi="Times New Roman" w:cs="Times New Roman"/>
            <w:sz w:val="24"/>
            <w:szCs w:val="24"/>
          </w:rPr>
          <w:delText>Are costs above £5,000? Y</w:delText>
        </w:r>
        <w:r w:rsidR="00207C74" w:rsidRPr="00411B0B">
          <w:rPr>
            <w:rFonts w:ascii="Times New Roman" w:hAnsi="Times New Roman" w:cs="Times New Roman"/>
            <w:sz w:val="24"/>
            <w:szCs w:val="24"/>
          </w:rPr>
          <w:delText>es</w:delText>
        </w:r>
        <w:r w:rsidRPr="00411B0B">
          <w:rPr>
            <w:rFonts w:ascii="Times New Roman" w:hAnsi="Times New Roman" w:cs="Times New Roman"/>
            <w:sz w:val="24"/>
            <w:szCs w:val="24"/>
          </w:rPr>
          <w:delText>/N</w:delText>
        </w:r>
        <w:r w:rsidR="00207C74" w:rsidRPr="00411B0B">
          <w:rPr>
            <w:rFonts w:ascii="Times New Roman" w:hAnsi="Times New Roman" w:cs="Times New Roman"/>
            <w:sz w:val="24"/>
            <w:szCs w:val="24"/>
          </w:rPr>
          <w:delText>o</w:delText>
        </w:r>
      </w:del>
    </w:p>
    <w:p w14:paraId="53F5213C" w14:textId="77777777" w:rsidR="007D319E" w:rsidRPr="00411B0B" w:rsidRDefault="007D319E" w:rsidP="00411B0B">
      <w:pPr>
        <w:spacing w:after="0" w:line="240" w:lineRule="auto"/>
        <w:jc w:val="both"/>
        <w:rPr>
          <w:del w:id="176" w:author="Susan Buescher" w:date="2026-09-25T21:08:00Z" w16du:dateUtc="2026-09-26T01:08:00Z"/>
          <w:rFonts w:ascii="Times New Roman" w:hAnsi="Times New Roman" w:cs="Times New Roman"/>
          <w:sz w:val="24"/>
          <w:szCs w:val="24"/>
        </w:rPr>
      </w:pPr>
      <w:del w:id="177" w:author="Susan Buescher" w:date="2026-09-25T21:08:00Z" w16du:dateUtc="2026-09-26T01:08:00Z">
        <w:r w:rsidRPr="00411B0B">
          <w:rPr>
            <w:rFonts w:ascii="Times New Roman" w:hAnsi="Times New Roman" w:cs="Times New Roman"/>
            <w:sz w:val="24"/>
            <w:szCs w:val="24"/>
          </w:rPr>
          <w:delText>If no, a lighter</w:delText>
        </w:r>
        <w:r w:rsidR="008A0A65" w:rsidRPr="00411B0B">
          <w:rPr>
            <w:rFonts w:ascii="Times New Roman" w:hAnsi="Times New Roman" w:cs="Times New Roman"/>
            <w:sz w:val="24"/>
            <w:szCs w:val="24"/>
          </w:rPr>
          <w:delText xml:space="preserve"> touch will be applied to assessment.</w:delText>
        </w:r>
        <w:r w:rsidRPr="00411B0B">
          <w:rPr>
            <w:rFonts w:ascii="Times New Roman" w:hAnsi="Times New Roman" w:cs="Times New Roman"/>
            <w:sz w:val="24"/>
            <w:szCs w:val="24"/>
          </w:rPr>
          <w:delText xml:space="preserve"> </w:delText>
        </w:r>
      </w:del>
    </w:p>
    <w:p w14:paraId="79FD6CB4" w14:textId="77777777" w:rsidR="00411B0B" w:rsidRPr="00C26B45" w:rsidRDefault="00411B0B" w:rsidP="00411B0B">
      <w:pPr>
        <w:spacing w:after="0" w:line="240" w:lineRule="auto"/>
        <w:jc w:val="both"/>
        <w:rPr>
          <w:del w:id="178" w:author="Susan Buescher" w:date="2026-09-25T21:08:00Z" w16du:dateUtc="2026-09-26T01:08:00Z"/>
          <w:rFonts w:ascii="Times New Roman" w:hAnsi="Times New Roman" w:cs="Times New Roman"/>
          <w:sz w:val="16"/>
          <w:szCs w:val="16"/>
        </w:rPr>
      </w:pPr>
    </w:p>
    <w:p w14:paraId="7E08D023" w14:textId="2C7E07C9" w:rsidR="00EC1EDE" w:rsidRPr="00411B0B" w:rsidRDefault="00EC1EDE" w:rsidP="00411B0B">
      <w:pPr>
        <w:spacing w:after="0" w:line="240" w:lineRule="auto"/>
        <w:jc w:val="both"/>
        <w:rPr>
          <w:del w:id="179" w:author="Susan Buescher" w:date="2026-09-25T21:08:00Z" w16du:dateUtc="2026-09-26T01:08:00Z"/>
          <w:rFonts w:ascii="Times New Roman" w:hAnsi="Times New Roman" w:cs="Times New Roman"/>
          <w:sz w:val="24"/>
          <w:szCs w:val="24"/>
        </w:rPr>
      </w:pPr>
      <w:del w:id="180" w:author="Susan Buescher" w:date="2026-09-25T21:08:00Z" w16du:dateUtc="2026-09-26T01:08:00Z">
        <w:r w:rsidRPr="00411B0B">
          <w:rPr>
            <w:rFonts w:ascii="Times New Roman" w:hAnsi="Times New Roman" w:cs="Times New Roman"/>
            <w:sz w:val="24"/>
            <w:szCs w:val="24"/>
          </w:rPr>
          <w:delText>Does the contractor have their own environmental/sustainability policy</w:delText>
        </w:r>
        <w:r w:rsidR="00E36067" w:rsidRPr="00411B0B">
          <w:rPr>
            <w:rFonts w:ascii="Times New Roman" w:hAnsi="Times New Roman" w:cs="Times New Roman"/>
            <w:sz w:val="24"/>
            <w:szCs w:val="24"/>
          </w:rPr>
          <w:delText xml:space="preserve"> which identifies major impacts they are tackling</w:delText>
        </w:r>
        <w:r w:rsidRPr="00411B0B">
          <w:rPr>
            <w:rFonts w:ascii="Times New Roman" w:hAnsi="Times New Roman" w:cs="Times New Roman"/>
            <w:sz w:val="24"/>
            <w:szCs w:val="24"/>
          </w:rPr>
          <w:delText>? Y/N</w:delText>
        </w:r>
      </w:del>
    </w:p>
    <w:p w14:paraId="5A60B078" w14:textId="77777777" w:rsidR="00411B0B" w:rsidRPr="00C26B45" w:rsidRDefault="00411B0B" w:rsidP="00411B0B">
      <w:pPr>
        <w:spacing w:after="0" w:line="240" w:lineRule="auto"/>
        <w:jc w:val="both"/>
        <w:rPr>
          <w:del w:id="181" w:author="Susan Buescher" w:date="2026-09-25T21:08:00Z" w16du:dateUtc="2026-09-26T01:08:00Z"/>
          <w:rFonts w:ascii="Times New Roman" w:hAnsi="Times New Roman" w:cs="Times New Roman"/>
          <w:sz w:val="16"/>
          <w:szCs w:val="16"/>
        </w:rPr>
      </w:pPr>
    </w:p>
    <w:p w14:paraId="3325CAA6" w14:textId="0A40288F" w:rsidR="00B558CF" w:rsidRPr="00411B0B" w:rsidRDefault="00B558CF" w:rsidP="00411B0B">
      <w:pPr>
        <w:spacing w:after="0" w:line="240" w:lineRule="auto"/>
        <w:jc w:val="both"/>
        <w:rPr>
          <w:del w:id="182" w:author="Susan Buescher" w:date="2026-09-25T21:08:00Z" w16du:dateUtc="2026-09-26T01:08:00Z"/>
          <w:rFonts w:ascii="Times New Roman" w:hAnsi="Times New Roman" w:cs="Times New Roman"/>
          <w:sz w:val="24"/>
          <w:szCs w:val="24"/>
        </w:rPr>
      </w:pPr>
      <w:del w:id="183" w:author="Susan Buescher" w:date="2026-09-25T21:08:00Z" w16du:dateUtc="2026-09-26T01:08:00Z">
        <w:r w:rsidRPr="00411B0B">
          <w:rPr>
            <w:rFonts w:ascii="Times New Roman" w:hAnsi="Times New Roman" w:cs="Times New Roman"/>
            <w:sz w:val="24"/>
            <w:szCs w:val="24"/>
          </w:rPr>
          <w:delText>Will the purchase decision negatively impact vulnerable people locally./globally?</w:delText>
        </w:r>
        <w:r w:rsidR="00207C74" w:rsidRPr="00411B0B">
          <w:rPr>
            <w:rFonts w:ascii="Times New Roman" w:hAnsi="Times New Roman" w:cs="Times New Roman"/>
            <w:sz w:val="24"/>
            <w:szCs w:val="24"/>
          </w:rPr>
          <w:delText xml:space="preserve"> Y/N</w:delText>
        </w:r>
      </w:del>
    </w:p>
    <w:p w14:paraId="2FFCEE2E" w14:textId="77777777" w:rsidR="00411B0B" w:rsidRPr="00C26B45" w:rsidRDefault="00411B0B" w:rsidP="00411B0B">
      <w:pPr>
        <w:spacing w:after="0" w:line="240" w:lineRule="auto"/>
        <w:jc w:val="both"/>
        <w:rPr>
          <w:del w:id="184" w:author="Susan Buescher" w:date="2026-09-25T21:08:00Z" w16du:dateUtc="2026-09-26T01:08:00Z"/>
          <w:rFonts w:ascii="Times New Roman" w:hAnsi="Times New Roman" w:cs="Times New Roman"/>
          <w:sz w:val="16"/>
          <w:szCs w:val="16"/>
        </w:rPr>
      </w:pPr>
    </w:p>
    <w:p w14:paraId="4BDC0690" w14:textId="4A5EC01D" w:rsidR="00B558CF" w:rsidRPr="00411B0B" w:rsidRDefault="00E15F87" w:rsidP="00411B0B">
      <w:pPr>
        <w:spacing w:after="0" w:line="240" w:lineRule="auto"/>
        <w:jc w:val="both"/>
        <w:rPr>
          <w:del w:id="185" w:author="Susan Buescher" w:date="2026-09-25T21:08:00Z" w16du:dateUtc="2026-09-26T01:08:00Z"/>
          <w:rFonts w:ascii="Times New Roman" w:hAnsi="Times New Roman" w:cs="Times New Roman"/>
          <w:sz w:val="24"/>
          <w:szCs w:val="24"/>
        </w:rPr>
      </w:pPr>
      <w:del w:id="186" w:author="Susan Buescher" w:date="2026-09-25T21:08:00Z" w16du:dateUtc="2026-09-26T01:08:00Z">
        <w:r w:rsidRPr="00411B0B">
          <w:rPr>
            <w:rFonts w:ascii="Times New Roman" w:hAnsi="Times New Roman" w:cs="Times New Roman"/>
            <w:sz w:val="24"/>
            <w:szCs w:val="24"/>
          </w:rPr>
          <w:delText xml:space="preserve">Will the decision negatively impact future generations, economically, </w:delText>
        </w:r>
        <w:r w:rsidR="00052A8E" w:rsidRPr="00411B0B">
          <w:rPr>
            <w:rFonts w:ascii="Times New Roman" w:hAnsi="Times New Roman" w:cs="Times New Roman"/>
            <w:sz w:val="24"/>
            <w:szCs w:val="24"/>
          </w:rPr>
          <w:delText>socially</w:delText>
        </w:r>
        <w:r w:rsidRPr="00411B0B">
          <w:rPr>
            <w:rFonts w:ascii="Times New Roman" w:hAnsi="Times New Roman" w:cs="Times New Roman"/>
            <w:sz w:val="24"/>
            <w:szCs w:val="24"/>
          </w:rPr>
          <w:delText>, environmentally?</w:delText>
        </w:r>
        <w:r w:rsidR="00207C74" w:rsidRPr="00411B0B">
          <w:rPr>
            <w:rFonts w:ascii="Times New Roman" w:hAnsi="Times New Roman" w:cs="Times New Roman"/>
            <w:sz w:val="24"/>
            <w:szCs w:val="24"/>
          </w:rPr>
          <w:delText xml:space="preserve"> Y/N</w:delText>
        </w:r>
      </w:del>
    </w:p>
    <w:p w14:paraId="52F4AE5C" w14:textId="77777777" w:rsidR="00E15F87" w:rsidRPr="00411B0B" w:rsidRDefault="00146CA6" w:rsidP="00411B0B">
      <w:pPr>
        <w:spacing w:after="0" w:line="240" w:lineRule="auto"/>
        <w:jc w:val="both"/>
        <w:rPr>
          <w:del w:id="187" w:author="Susan Buescher" w:date="2026-09-25T21:08:00Z" w16du:dateUtc="2026-09-26T01:08:00Z"/>
          <w:rFonts w:ascii="Times New Roman" w:hAnsi="Times New Roman" w:cs="Times New Roman"/>
          <w:sz w:val="24"/>
          <w:szCs w:val="24"/>
        </w:rPr>
      </w:pPr>
      <w:del w:id="188" w:author="Susan Buescher" w:date="2026-09-25T21:08:00Z" w16du:dateUtc="2026-09-26T01:08:00Z">
        <w:r w:rsidRPr="00411B0B">
          <w:rPr>
            <w:rFonts w:ascii="Times New Roman" w:hAnsi="Times New Roman" w:cs="Times New Roman"/>
            <w:sz w:val="24"/>
            <w:szCs w:val="24"/>
          </w:rPr>
          <w:delText xml:space="preserve">If so, to what extent (On a </w:delText>
        </w:r>
        <w:r w:rsidR="00D51385" w:rsidRPr="00411B0B">
          <w:rPr>
            <w:rFonts w:ascii="Times New Roman" w:hAnsi="Times New Roman" w:cs="Times New Roman"/>
            <w:sz w:val="24"/>
            <w:szCs w:val="24"/>
          </w:rPr>
          <w:delText>scale</w:delText>
        </w:r>
        <w:r w:rsidRPr="00411B0B">
          <w:rPr>
            <w:rFonts w:ascii="Times New Roman" w:hAnsi="Times New Roman" w:cs="Times New Roman"/>
            <w:sz w:val="24"/>
            <w:szCs w:val="24"/>
          </w:rPr>
          <w:delText xml:space="preserve"> of 1-10 where 1 is minimal, 10 is very extensive)</w:delText>
        </w:r>
      </w:del>
    </w:p>
    <w:p w14:paraId="5898905F" w14:textId="77777777" w:rsidR="00411B0B" w:rsidRPr="00C26B45" w:rsidRDefault="00411B0B" w:rsidP="00411B0B">
      <w:pPr>
        <w:spacing w:after="0" w:line="240" w:lineRule="auto"/>
        <w:jc w:val="both"/>
        <w:rPr>
          <w:del w:id="189" w:author="Susan Buescher" w:date="2026-09-25T21:08:00Z" w16du:dateUtc="2026-09-26T01:08:00Z"/>
          <w:rFonts w:ascii="Times New Roman" w:hAnsi="Times New Roman" w:cs="Times New Roman"/>
          <w:sz w:val="16"/>
          <w:szCs w:val="16"/>
        </w:rPr>
      </w:pPr>
    </w:p>
    <w:p w14:paraId="0FD1D66B" w14:textId="154A25CB" w:rsidR="00146CA6" w:rsidRPr="00411B0B" w:rsidRDefault="00146CA6" w:rsidP="00411B0B">
      <w:pPr>
        <w:spacing w:after="0" w:line="240" w:lineRule="auto"/>
        <w:jc w:val="both"/>
        <w:rPr>
          <w:del w:id="190" w:author="Susan Buescher" w:date="2026-09-25T21:08:00Z" w16du:dateUtc="2026-09-26T01:08:00Z"/>
          <w:rFonts w:ascii="Times New Roman" w:hAnsi="Times New Roman" w:cs="Times New Roman"/>
          <w:sz w:val="24"/>
          <w:szCs w:val="24"/>
        </w:rPr>
      </w:pPr>
      <w:del w:id="191" w:author="Susan Buescher" w:date="2026-09-25T21:08:00Z" w16du:dateUtc="2026-09-26T01:08:00Z">
        <w:r w:rsidRPr="00411B0B">
          <w:rPr>
            <w:rFonts w:ascii="Times New Roman" w:hAnsi="Times New Roman" w:cs="Times New Roman"/>
            <w:sz w:val="24"/>
            <w:szCs w:val="24"/>
          </w:rPr>
          <w:delText>Will the decision have a negative environmental impact in the short term</w:delText>
        </w:r>
        <w:r w:rsidR="00767103" w:rsidRPr="00411B0B">
          <w:rPr>
            <w:rFonts w:ascii="Times New Roman" w:hAnsi="Times New Roman" w:cs="Times New Roman"/>
            <w:sz w:val="24"/>
            <w:szCs w:val="24"/>
          </w:rPr>
          <w:delText xml:space="preserve"> including boioth local and global </w:delText>
        </w:r>
        <w:r w:rsidR="00E669AD" w:rsidRPr="00411B0B">
          <w:rPr>
            <w:rFonts w:ascii="Times New Roman" w:hAnsi="Times New Roman" w:cs="Times New Roman"/>
            <w:sz w:val="24"/>
            <w:szCs w:val="24"/>
          </w:rPr>
          <w:delText>effects</w:delText>
        </w:r>
        <w:r w:rsidR="00D51385" w:rsidRPr="00411B0B">
          <w:rPr>
            <w:rFonts w:ascii="Times New Roman" w:hAnsi="Times New Roman" w:cs="Times New Roman"/>
            <w:sz w:val="24"/>
            <w:szCs w:val="24"/>
          </w:rPr>
          <w:delText>?</w:delText>
        </w:r>
      </w:del>
    </w:p>
    <w:p w14:paraId="001B75EE" w14:textId="77777777" w:rsidR="00D51385" w:rsidRPr="00411B0B" w:rsidRDefault="00D51385" w:rsidP="00411B0B">
      <w:pPr>
        <w:spacing w:after="0" w:line="240" w:lineRule="auto"/>
        <w:jc w:val="both"/>
        <w:rPr>
          <w:del w:id="192" w:author="Susan Buescher" w:date="2026-09-25T21:08:00Z" w16du:dateUtc="2026-09-26T01:08:00Z"/>
          <w:rFonts w:ascii="Times New Roman" w:hAnsi="Times New Roman" w:cs="Times New Roman"/>
          <w:sz w:val="24"/>
          <w:szCs w:val="24"/>
        </w:rPr>
      </w:pPr>
      <w:del w:id="193" w:author="Susan Buescher" w:date="2026-09-25T21:08:00Z" w16du:dateUtc="2026-09-26T01:08:00Z">
        <w:r w:rsidRPr="00411B0B">
          <w:rPr>
            <w:rFonts w:ascii="Times New Roman" w:hAnsi="Times New Roman" w:cs="Times New Roman"/>
            <w:sz w:val="24"/>
            <w:szCs w:val="24"/>
          </w:rPr>
          <w:delText>If so, to what extent ? On a scale of 1-10 where 1 is minimal, 10 is very extensive)</w:delText>
        </w:r>
      </w:del>
    </w:p>
    <w:p w14:paraId="1C2BB269" w14:textId="77777777" w:rsidR="00411B0B" w:rsidRPr="00C26B45" w:rsidRDefault="00411B0B" w:rsidP="00411B0B">
      <w:pPr>
        <w:spacing w:after="0" w:line="240" w:lineRule="auto"/>
        <w:jc w:val="both"/>
        <w:rPr>
          <w:del w:id="194" w:author="Susan Buescher" w:date="2026-09-25T21:08:00Z" w16du:dateUtc="2026-09-26T01:08:00Z"/>
          <w:rFonts w:ascii="Times New Roman" w:hAnsi="Times New Roman" w:cs="Times New Roman"/>
          <w:sz w:val="16"/>
          <w:szCs w:val="16"/>
        </w:rPr>
      </w:pPr>
    </w:p>
    <w:p w14:paraId="3887E1A3" w14:textId="6FE76C1E" w:rsidR="00D51385" w:rsidRPr="00411B0B" w:rsidRDefault="00B053A9" w:rsidP="00411B0B">
      <w:pPr>
        <w:spacing w:after="0" w:line="240" w:lineRule="auto"/>
        <w:jc w:val="both"/>
        <w:rPr>
          <w:del w:id="195" w:author="Susan Buescher" w:date="2026-09-25T21:08:00Z" w16du:dateUtc="2026-09-26T01:08:00Z"/>
          <w:rFonts w:ascii="Times New Roman" w:hAnsi="Times New Roman" w:cs="Times New Roman"/>
          <w:sz w:val="24"/>
          <w:szCs w:val="24"/>
        </w:rPr>
      </w:pPr>
      <w:del w:id="196" w:author="Susan Buescher" w:date="2026-09-25T21:08:00Z" w16du:dateUtc="2026-09-26T01:08:00Z">
        <w:r w:rsidRPr="00411B0B">
          <w:rPr>
            <w:rFonts w:ascii="Times New Roman" w:hAnsi="Times New Roman" w:cs="Times New Roman"/>
            <w:sz w:val="24"/>
            <w:szCs w:val="24"/>
          </w:rPr>
          <w:delText>Does the contractor support the living wage?</w:delText>
        </w:r>
      </w:del>
    </w:p>
    <w:p w14:paraId="34B1ACB7" w14:textId="77777777" w:rsidR="00411B0B" w:rsidRPr="00C26B45" w:rsidRDefault="00411B0B" w:rsidP="00411B0B">
      <w:pPr>
        <w:spacing w:after="0" w:line="240" w:lineRule="auto"/>
        <w:jc w:val="both"/>
        <w:rPr>
          <w:del w:id="197" w:author="Susan Buescher" w:date="2026-09-25T21:08:00Z" w16du:dateUtc="2026-09-26T01:08:00Z"/>
          <w:rFonts w:ascii="Times New Roman" w:hAnsi="Times New Roman" w:cs="Times New Roman"/>
          <w:i/>
          <w:iCs/>
          <w:sz w:val="16"/>
          <w:szCs w:val="16"/>
        </w:rPr>
      </w:pPr>
    </w:p>
    <w:p w14:paraId="4FE7EA34" w14:textId="166B7D46" w:rsidR="002D7C19" w:rsidRPr="00411B0B" w:rsidRDefault="002D7C19" w:rsidP="00411B0B">
      <w:pPr>
        <w:spacing w:after="0" w:line="240" w:lineRule="auto"/>
        <w:jc w:val="both"/>
        <w:rPr>
          <w:del w:id="198" w:author="Susan Buescher" w:date="2026-09-25T21:08:00Z" w16du:dateUtc="2026-09-26T01:08:00Z"/>
          <w:rFonts w:ascii="Times New Roman" w:hAnsi="Times New Roman" w:cs="Times New Roman"/>
          <w:sz w:val="24"/>
          <w:szCs w:val="24"/>
        </w:rPr>
      </w:pPr>
      <w:del w:id="199" w:author="Susan Buescher" w:date="2026-09-25T21:08:00Z" w16du:dateUtc="2026-09-26T01:08:00Z">
        <w:r w:rsidRPr="00411B0B">
          <w:rPr>
            <w:rFonts w:ascii="Times New Roman" w:hAnsi="Times New Roman" w:cs="Times New Roman"/>
            <w:sz w:val="24"/>
            <w:szCs w:val="24"/>
          </w:rPr>
          <w:delText xml:space="preserve">Will the decision </w:delText>
        </w:r>
        <w:r w:rsidR="00284CDC" w:rsidRPr="00411B0B">
          <w:rPr>
            <w:rFonts w:ascii="Times New Roman" w:hAnsi="Times New Roman" w:cs="Times New Roman"/>
            <w:sz w:val="24"/>
            <w:szCs w:val="24"/>
          </w:rPr>
          <w:delText>adversely impact</w:delText>
        </w:r>
        <w:r w:rsidRPr="00411B0B">
          <w:rPr>
            <w:rFonts w:ascii="Times New Roman" w:hAnsi="Times New Roman" w:cs="Times New Roman"/>
            <w:sz w:val="24"/>
            <w:szCs w:val="24"/>
          </w:rPr>
          <w:delText xml:space="preserve"> </w:delText>
        </w:r>
        <w:r w:rsidR="00073270" w:rsidRPr="00411B0B">
          <w:rPr>
            <w:rFonts w:ascii="Times New Roman" w:hAnsi="Times New Roman" w:cs="Times New Roman"/>
            <w:sz w:val="24"/>
            <w:szCs w:val="24"/>
          </w:rPr>
          <w:delText xml:space="preserve">modern slavery/ </w:delText>
        </w:r>
        <w:r w:rsidRPr="00411B0B">
          <w:rPr>
            <w:rFonts w:ascii="Times New Roman" w:hAnsi="Times New Roman" w:cs="Times New Roman"/>
            <w:sz w:val="24"/>
            <w:szCs w:val="24"/>
          </w:rPr>
          <w:delText>human rights?</w:delText>
        </w:r>
      </w:del>
    </w:p>
    <w:p w14:paraId="5FCD8AD7" w14:textId="77777777" w:rsidR="00411B0B" w:rsidRPr="00C26B45" w:rsidRDefault="00411B0B" w:rsidP="00411B0B">
      <w:pPr>
        <w:spacing w:after="0" w:line="240" w:lineRule="auto"/>
        <w:jc w:val="both"/>
        <w:rPr>
          <w:del w:id="200" w:author="Susan Buescher" w:date="2026-09-25T21:08:00Z" w16du:dateUtc="2026-09-26T01:08:00Z"/>
          <w:rFonts w:ascii="Times New Roman" w:hAnsi="Times New Roman" w:cs="Times New Roman"/>
          <w:sz w:val="16"/>
          <w:szCs w:val="16"/>
        </w:rPr>
      </w:pPr>
    </w:p>
    <w:p w14:paraId="0F10B9C4" w14:textId="712B03CE" w:rsidR="00D32362" w:rsidRPr="00411B0B" w:rsidRDefault="00D32362" w:rsidP="00411B0B">
      <w:pPr>
        <w:spacing w:after="0" w:line="240" w:lineRule="auto"/>
        <w:jc w:val="both"/>
        <w:rPr>
          <w:del w:id="201" w:author="Susan Buescher" w:date="2026-09-25T21:08:00Z" w16du:dateUtc="2026-09-26T01:08:00Z"/>
          <w:rFonts w:ascii="Times New Roman" w:hAnsi="Times New Roman" w:cs="Times New Roman"/>
          <w:sz w:val="24"/>
          <w:szCs w:val="24"/>
        </w:rPr>
      </w:pPr>
      <w:del w:id="202" w:author="Susan Buescher" w:date="2026-09-25T21:08:00Z" w16du:dateUtc="2026-09-26T01:08:00Z">
        <w:r w:rsidRPr="00411B0B">
          <w:rPr>
            <w:rFonts w:ascii="Times New Roman" w:hAnsi="Times New Roman" w:cs="Times New Roman"/>
            <w:sz w:val="24"/>
            <w:szCs w:val="24"/>
          </w:rPr>
          <w:delText>Is BSTC happy for this decision to be scrutinised in public</w:delText>
        </w:r>
        <w:r w:rsidR="0042304F">
          <w:rPr>
            <w:rStyle w:val="FootnoteReference"/>
            <w:rFonts w:ascii="Times New Roman" w:hAnsi="Times New Roman" w:cs="Times New Roman"/>
            <w:sz w:val="24"/>
            <w:szCs w:val="24"/>
          </w:rPr>
          <w:footnoteReference w:id="4"/>
        </w:r>
        <w:r w:rsidR="00EB3A15" w:rsidRPr="00411B0B">
          <w:rPr>
            <w:rFonts w:ascii="Times New Roman" w:hAnsi="Times New Roman" w:cs="Times New Roman"/>
            <w:sz w:val="24"/>
            <w:szCs w:val="24"/>
          </w:rPr>
          <w:delText xml:space="preserve">  </w:delText>
        </w:r>
      </w:del>
    </w:p>
    <w:p w14:paraId="4F087E96" w14:textId="77777777" w:rsidR="00411B0B" w:rsidRPr="00C26B45" w:rsidRDefault="00411B0B" w:rsidP="00411B0B">
      <w:pPr>
        <w:spacing w:after="0" w:line="240" w:lineRule="auto"/>
        <w:jc w:val="both"/>
        <w:rPr>
          <w:del w:id="204" w:author="Susan Buescher" w:date="2026-09-25T21:08:00Z" w16du:dateUtc="2026-09-26T01:08:00Z"/>
          <w:rFonts w:ascii="Times New Roman" w:hAnsi="Times New Roman" w:cs="Times New Roman"/>
          <w:i/>
          <w:iCs/>
          <w:sz w:val="16"/>
          <w:szCs w:val="16"/>
        </w:rPr>
      </w:pPr>
    </w:p>
    <w:p w14:paraId="0FB344C3" w14:textId="47DF68F5" w:rsidR="002D7C19" w:rsidRPr="00411B0B" w:rsidRDefault="002D7C19" w:rsidP="00411B0B">
      <w:pPr>
        <w:spacing w:after="0" w:line="240" w:lineRule="auto"/>
        <w:jc w:val="both"/>
        <w:rPr>
          <w:del w:id="205" w:author="Susan Buescher" w:date="2026-09-25T21:08:00Z" w16du:dateUtc="2026-09-26T01:08:00Z"/>
          <w:rFonts w:ascii="Times New Roman" w:hAnsi="Times New Roman" w:cs="Times New Roman"/>
          <w:i/>
          <w:iCs/>
          <w:sz w:val="24"/>
          <w:szCs w:val="24"/>
        </w:rPr>
      </w:pPr>
      <w:del w:id="206" w:author="Susan Buescher" w:date="2026-09-25T21:08:00Z" w16du:dateUtc="2026-09-26T01:08:00Z">
        <w:r w:rsidRPr="00411B0B">
          <w:rPr>
            <w:rFonts w:ascii="Times New Roman" w:hAnsi="Times New Roman" w:cs="Times New Roman"/>
            <w:i/>
            <w:iCs/>
            <w:sz w:val="24"/>
            <w:szCs w:val="24"/>
          </w:rPr>
          <w:delText>(Source: Frome Town Counci</w:delText>
        </w:r>
        <w:r w:rsidR="005521D9" w:rsidRPr="00411B0B">
          <w:rPr>
            <w:rFonts w:ascii="Times New Roman" w:hAnsi="Times New Roman" w:cs="Times New Roman"/>
            <w:i/>
            <w:iCs/>
            <w:sz w:val="24"/>
            <w:szCs w:val="24"/>
          </w:rPr>
          <w:delText>l</w:delText>
        </w:r>
        <w:r w:rsidRPr="00411B0B">
          <w:rPr>
            <w:rFonts w:ascii="Times New Roman" w:hAnsi="Times New Roman" w:cs="Times New Roman"/>
            <w:i/>
            <w:iCs/>
            <w:sz w:val="24"/>
            <w:szCs w:val="24"/>
          </w:rPr>
          <w:delText xml:space="preserve"> Ethical Decision Matrix)</w:delText>
        </w:r>
      </w:del>
    </w:p>
    <w:p w14:paraId="6B6194ED" w14:textId="77777777" w:rsidR="00B053A9" w:rsidRPr="00411B0B" w:rsidRDefault="00B053A9" w:rsidP="00411B0B">
      <w:pPr>
        <w:spacing w:after="0" w:line="240" w:lineRule="auto"/>
        <w:jc w:val="both"/>
        <w:rPr>
          <w:del w:id="207" w:author="Susan Buescher" w:date="2026-09-25T21:08:00Z" w16du:dateUtc="2026-09-26T01:08:00Z"/>
          <w:rFonts w:ascii="Times New Roman" w:hAnsi="Times New Roman" w:cs="Times New Roman"/>
          <w:sz w:val="24"/>
          <w:szCs w:val="24"/>
        </w:rPr>
      </w:pPr>
    </w:p>
    <w:p w14:paraId="199B28C2" w14:textId="77777777" w:rsidR="00146CA6" w:rsidRPr="00411B0B" w:rsidRDefault="00B54DBE" w:rsidP="00411B0B">
      <w:pPr>
        <w:spacing w:after="0" w:line="240" w:lineRule="auto"/>
        <w:jc w:val="both"/>
        <w:rPr>
          <w:del w:id="208" w:author="Susan Buescher" w:date="2026-09-25T21:08:00Z" w16du:dateUtc="2026-09-26T01:08:00Z"/>
          <w:rFonts w:ascii="Times New Roman" w:hAnsi="Times New Roman" w:cs="Times New Roman"/>
          <w:b/>
          <w:bCs/>
          <w:sz w:val="24"/>
          <w:szCs w:val="24"/>
        </w:rPr>
      </w:pPr>
      <w:del w:id="209" w:author="Susan Buescher" w:date="2026-09-25T21:08:00Z" w16du:dateUtc="2026-09-26T01:08:00Z">
        <w:r w:rsidRPr="00411B0B">
          <w:rPr>
            <w:rFonts w:ascii="Times New Roman" w:hAnsi="Times New Roman" w:cs="Times New Roman"/>
            <w:b/>
            <w:bCs/>
            <w:sz w:val="24"/>
            <w:szCs w:val="24"/>
          </w:rPr>
          <w:delText>ETHICAL BANK</w:delText>
        </w:r>
        <w:r w:rsidR="00465F60" w:rsidRPr="00411B0B">
          <w:rPr>
            <w:rFonts w:ascii="Times New Roman" w:hAnsi="Times New Roman" w:cs="Times New Roman"/>
            <w:b/>
            <w:bCs/>
            <w:sz w:val="24"/>
            <w:szCs w:val="24"/>
          </w:rPr>
          <w:delText>I</w:delText>
        </w:r>
        <w:r w:rsidRPr="00411B0B">
          <w:rPr>
            <w:rFonts w:ascii="Times New Roman" w:hAnsi="Times New Roman" w:cs="Times New Roman"/>
            <w:b/>
            <w:bCs/>
            <w:sz w:val="24"/>
            <w:szCs w:val="24"/>
          </w:rPr>
          <w:delText>NG/INVESTMENT</w:delText>
        </w:r>
      </w:del>
    </w:p>
    <w:p w14:paraId="70775A3D" w14:textId="77777777" w:rsidR="00465F60" w:rsidRPr="00411B0B" w:rsidRDefault="000264F0" w:rsidP="00411B0B">
      <w:pPr>
        <w:spacing w:after="0" w:line="240" w:lineRule="auto"/>
        <w:jc w:val="both"/>
        <w:rPr>
          <w:del w:id="210" w:author="Susan Buescher" w:date="2026-09-25T21:08:00Z" w16du:dateUtc="2026-09-26T01:08:00Z"/>
          <w:rFonts w:ascii="Times New Roman" w:hAnsi="Times New Roman" w:cs="Times New Roman"/>
          <w:i/>
          <w:iCs/>
          <w:sz w:val="24"/>
          <w:szCs w:val="24"/>
        </w:rPr>
      </w:pPr>
      <w:del w:id="211" w:author="Susan Buescher" w:date="2026-09-25T21:08:00Z" w16du:dateUtc="2026-09-26T01:08:00Z">
        <w:r w:rsidRPr="00411B0B">
          <w:rPr>
            <w:rFonts w:ascii="Times New Roman" w:hAnsi="Times New Roman" w:cs="Times New Roman"/>
            <w:sz w:val="24"/>
            <w:szCs w:val="24"/>
          </w:rPr>
          <w:delText xml:space="preserve">Covered in previous financial reports </w:delText>
        </w:r>
        <w:r w:rsidR="00866077" w:rsidRPr="00411B0B">
          <w:rPr>
            <w:rFonts w:ascii="Times New Roman" w:hAnsi="Times New Roman" w:cs="Times New Roman"/>
            <w:sz w:val="24"/>
            <w:szCs w:val="24"/>
          </w:rPr>
          <w:delText>by RFO Rachel Pullen</w:delText>
        </w:r>
        <w:r w:rsidR="007A1056" w:rsidRPr="00411B0B">
          <w:rPr>
            <w:rFonts w:ascii="Times New Roman" w:hAnsi="Times New Roman" w:cs="Times New Roman"/>
            <w:sz w:val="24"/>
            <w:szCs w:val="24"/>
          </w:rPr>
          <w:delText xml:space="preserve">: </w:delText>
        </w:r>
        <w:r w:rsidR="00465F60" w:rsidRPr="00411B0B">
          <w:rPr>
            <w:rFonts w:ascii="Times New Roman" w:hAnsi="Times New Roman" w:cs="Times New Roman"/>
            <w:sz w:val="24"/>
            <w:szCs w:val="24"/>
          </w:rPr>
          <w:delText xml:space="preserve">Finance: Environmental, Social and Governance risk ratings: </w:delText>
        </w:r>
        <w:r w:rsidR="00786E49" w:rsidRPr="00411B0B">
          <w:rPr>
            <w:rFonts w:ascii="Times New Roman" w:hAnsi="Times New Roman" w:cs="Times New Roman"/>
            <w:sz w:val="24"/>
            <w:szCs w:val="24"/>
          </w:rPr>
          <w:delText xml:space="preserve">See: </w:delText>
        </w:r>
        <w:r w:rsidR="00465F60">
          <w:fldChar w:fldCharType="begin"/>
        </w:r>
        <w:r w:rsidR="00465F60">
          <w:delInstrText>HYPERLINK "https://www.sustainalytics.com/esg-ratings"</w:delInstrText>
        </w:r>
        <w:r w:rsidR="00465F60">
          <w:fldChar w:fldCharType="separate"/>
        </w:r>
        <w:r w:rsidR="00465F60" w:rsidRPr="00411B0B">
          <w:rPr>
            <w:rStyle w:val="Hyperlink"/>
            <w:rFonts w:ascii="Times New Roman" w:hAnsi="Times New Roman" w:cs="Times New Roman"/>
            <w:i/>
            <w:iCs/>
            <w:sz w:val="24"/>
            <w:szCs w:val="24"/>
          </w:rPr>
          <w:delText>Company ESG Risk Ratings and scores - Sustainalytics</w:delText>
        </w:r>
        <w:r w:rsidR="00465F60">
          <w:fldChar w:fldCharType="end"/>
        </w:r>
      </w:del>
    </w:p>
    <w:p w14:paraId="2DCDC61B" w14:textId="77777777" w:rsidR="00397FE0" w:rsidRPr="00CD6676" w:rsidRDefault="00397FE0" w:rsidP="00411B0B">
      <w:pPr>
        <w:spacing w:after="0" w:line="240" w:lineRule="auto"/>
        <w:jc w:val="both"/>
        <w:rPr>
          <w:del w:id="212" w:author="Susan Buescher" w:date="2026-09-25T21:08:00Z" w16du:dateUtc="2026-09-26T01:08:00Z"/>
          <w:rFonts w:ascii="Times New Roman" w:hAnsi="Times New Roman" w:cs="Times New Roman"/>
          <w:sz w:val="16"/>
          <w:szCs w:val="16"/>
        </w:rPr>
      </w:pPr>
    </w:p>
    <w:p w14:paraId="5760EB4D" w14:textId="77777777" w:rsidR="00C26B45" w:rsidRPr="00411B0B" w:rsidRDefault="00C26B45" w:rsidP="00C26B45">
      <w:pPr>
        <w:spacing w:after="0" w:line="240" w:lineRule="auto"/>
        <w:jc w:val="both"/>
        <w:rPr>
          <w:del w:id="213" w:author="Susan Buescher" w:date="2026-09-25T21:08:00Z" w16du:dateUtc="2026-09-26T01:08:00Z"/>
          <w:rFonts w:ascii="Times New Roman" w:hAnsi="Times New Roman" w:cs="Times New Roman"/>
          <w:sz w:val="24"/>
          <w:szCs w:val="24"/>
        </w:rPr>
      </w:pPr>
      <w:del w:id="214" w:author="Susan Buescher" w:date="2026-09-25T21:08:00Z" w16du:dateUtc="2026-09-26T01:08:00Z">
        <w:r w:rsidRPr="00411B0B">
          <w:rPr>
            <w:rFonts w:ascii="Times New Roman" w:hAnsi="Times New Roman" w:cs="Times New Roman"/>
            <w:b/>
            <w:bCs/>
            <w:sz w:val="24"/>
            <w:szCs w:val="24"/>
          </w:rPr>
          <w:delText>Other sources/ references consulted:</w:delText>
        </w:r>
      </w:del>
    </w:p>
    <w:p w14:paraId="3C2FCB34" w14:textId="77777777" w:rsidR="00C26B45" w:rsidRPr="00C26B45" w:rsidRDefault="00C26B45" w:rsidP="00C26B45">
      <w:pPr>
        <w:spacing w:after="0" w:line="240" w:lineRule="auto"/>
        <w:jc w:val="both"/>
        <w:rPr>
          <w:del w:id="215" w:author="Susan Buescher" w:date="2026-09-25T21:08:00Z" w16du:dateUtc="2026-09-26T01:08:00Z"/>
          <w:rFonts w:ascii="Times New Roman" w:hAnsi="Times New Roman" w:cs="Times New Roman"/>
          <w:sz w:val="20"/>
          <w:szCs w:val="20"/>
        </w:rPr>
      </w:pPr>
      <w:del w:id="216" w:author="Susan Buescher" w:date="2026-09-25T21:08:00Z" w16du:dateUtc="2026-09-26T01:08:00Z">
        <w:r w:rsidRPr="00C26B45">
          <w:rPr>
            <w:rFonts w:ascii="Times New Roman" w:hAnsi="Times New Roman" w:cs="Times New Roman"/>
            <w:sz w:val="20"/>
            <w:szCs w:val="20"/>
          </w:rPr>
          <w:delText xml:space="preserve">Frome Town Council: </w:delText>
        </w:r>
        <w:r>
          <w:fldChar w:fldCharType="begin"/>
        </w:r>
        <w:r>
          <w:delInstrText>HYPERLINK "https://ethicalrevolution.co.uk/"</w:delInstrText>
        </w:r>
        <w:r>
          <w:fldChar w:fldCharType="separate"/>
        </w:r>
        <w:r w:rsidRPr="00C26B45">
          <w:rPr>
            <w:rStyle w:val="Hyperlink"/>
            <w:rFonts w:ascii="Times New Roman" w:hAnsi="Times New Roman" w:cs="Times New Roman"/>
            <w:sz w:val="20"/>
            <w:szCs w:val="20"/>
          </w:rPr>
          <w:delText>Welcome aboard the Ethical Revolution</w:delText>
        </w:r>
        <w:r>
          <w:fldChar w:fldCharType="end"/>
        </w:r>
      </w:del>
    </w:p>
    <w:p w14:paraId="109368C1" w14:textId="458FA838" w:rsidR="00C26B45" w:rsidRPr="00C26B45" w:rsidRDefault="00C26B45" w:rsidP="00C26B45">
      <w:pPr>
        <w:spacing w:after="0" w:line="240" w:lineRule="auto"/>
        <w:rPr>
          <w:del w:id="217" w:author="Susan Buescher" w:date="2026-09-25T21:08:00Z" w16du:dateUtc="2026-09-26T01:08:00Z"/>
          <w:rFonts w:ascii="Times New Roman" w:hAnsi="Times New Roman" w:cs="Times New Roman"/>
          <w:sz w:val="20"/>
          <w:szCs w:val="20"/>
        </w:rPr>
      </w:pPr>
      <w:del w:id="218" w:author="Susan Buescher" w:date="2026-09-25T21:08:00Z" w16du:dateUtc="2026-09-26T01:08:00Z">
        <w:r w:rsidRPr="00C26B45">
          <w:rPr>
            <w:rFonts w:ascii="Times New Roman" w:hAnsi="Times New Roman" w:cs="Times New Roman"/>
            <w:sz w:val="20"/>
            <w:szCs w:val="20"/>
          </w:rPr>
          <w:delText>Gwynedd Council:</w:delText>
        </w:r>
        <w:r>
          <w:fldChar w:fldCharType="begin"/>
        </w:r>
        <w:r>
          <w:delInstrText>HYPERLINK "https://www.gwynedd.llyw.cymru/en/Council/Documents---Council/Strategies-and-policies/Sustainable-procurement-policy.pdf"</w:delInstrText>
        </w:r>
        <w:r>
          <w:fldChar w:fldCharType="separate"/>
        </w:r>
        <w:r w:rsidRPr="00C26B45">
          <w:rPr>
            <w:rStyle w:val="Hyperlink"/>
            <w:rFonts w:ascii="Times New Roman" w:hAnsi="Times New Roman" w:cs="Times New Roman"/>
            <w:sz w:val="20"/>
            <w:szCs w:val="20"/>
          </w:rPr>
          <w:delText>https://www.gwynedd.llyw.cymru/en/Council/Documents---Council/Strategies-and-policies/Sustainable-procurement-policy.pdf</w:delText>
        </w:r>
        <w:r>
          <w:fldChar w:fldCharType="end"/>
        </w:r>
      </w:del>
    </w:p>
    <w:p w14:paraId="022665F2" w14:textId="77777777" w:rsidR="00C26B45" w:rsidRPr="00C26B45" w:rsidRDefault="00C26B45" w:rsidP="00C26B45">
      <w:pPr>
        <w:spacing w:after="0" w:line="240" w:lineRule="auto"/>
        <w:jc w:val="both"/>
        <w:rPr>
          <w:del w:id="219" w:author="Susan Buescher" w:date="2026-09-25T21:08:00Z" w16du:dateUtc="2026-09-26T01:08:00Z"/>
          <w:rStyle w:val="Hyperlink"/>
          <w:rFonts w:ascii="Times New Roman" w:hAnsi="Times New Roman" w:cs="Times New Roman"/>
          <w:sz w:val="20"/>
          <w:szCs w:val="20"/>
        </w:rPr>
      </w:pPr>
      <w:del w:id="220" w:author="Susan Buescher" w:date="2026-09-25T21:08:00Z" w16du:dateUtc="2026-09-26T01:08:00Z">
        <w:r w:rsidRPr="00C26B45">
          <w:rPr>
            <w:rFonts w:ascii="Times New Roman" w:hAnsi="Times New Roman" w:cs="Times New Roman"/>
            <w:sz w:val="20"/>
            <w:szCs w:val="20"/>
          </w:rPr>
          <w:delText xml:space="preserve">Bridport Town Council : </w:delText>
        </w:r>
        <w:r>
          <w:fldChar w:fldCharType="begin"/>
        </w:r>
        <w:r>
          <w:delInstrText>HYPERLINK "https://www.bridport-tc.gov.uk/wp-content/uploads/2021/02/25-02-21-Ethical-Procurement-and-Investments-ENCL-3592.pdf"</w:delInstrText>
        </w:r>
        <w:r>
          <w:fldChar w:fldCharType="separate"/>
        </w:r>
        <w:r w:rsidRPr="00C26B45">
          <w:rPr>
            <w:rStyle w:val="Hyperlink"/>
            <w:rFonts w:ascii="Times New Roman" w:hAnsi="Times New Roman" w:cs="Times New Roman"/>
            <w:sz w:val="20"/>
            <w:szCs w:val="20"/>
          </w:rPr>
          <w:delText>https://www.bridport-tc.gov.uk/wp-content/uploads/2021/02/25-02-21-Ethical-Procurement-and-Investments-ENCL-3592.pdf</w:delText>
        </w:r>
        <w:r>
          <w:fldChar w:fldCharType="end"/>
        </w:r>
      </w:del>
    </w:p>
    <w:p w14:paraId="1621A060" w14:textId="77777777" w:rsidR="00C26B45" w:rsidRPr="00C26B45" w:rsidRDefault="00C26B45" w:rsidP="00C26B45">
      <w:pPr>
        <w:spacing w:after="0" w:line="240" w:lineRule="auto"/>
        <w:jc w:val="both"/>
        <w:rPr>
          <w:del w:id="221" w:author="Susan Buescher" w:date="2026-09-25T21:08:00Z" w16du:dateUtc="2026-09-26T01:08:00Z"/>
          <w:rFonts w:ascii="Times New Roman" w:hAnsi="Times New Roman" w:cs="Times New Roman"/>
          <w:sz w:val="20"/>
          <w:szCs w:val="20"/>
        </w:rPr>
      </w:pPr>
      <w:del w:id="222" w:author="Susan Buescher" w:date="2026-09-25T21:08:00Z" w16du:dateUtc="2026-09-26T01:08:00Z">
        <w:r>
          <w:fldChar w:fldCharType="begin"/>
        </w:r>
        <w:r>
          <w:delInstrText>HYPERLINK "https://www.bristol.gov.uk/files/documents/769-sustainable-procurement-policy/file"</w:delInstrText>
        </w:r>
        <w:r>
          <w:fldChar w:fldCharType="separate"/>
        </w:r>
        <w:r w:rsidRPr="00C26B45">
          <w:rPr>
            <w:rStyle w:val="Hyperlink"/>
            <w:rFonts w:ascii="Times New Roman" w:hAnsi="Times New Roman" w:cs="Times New Roman"/>
            <w:sz w:val="20"/>
            <w:szCs w:val="20"/>
          </w:rPr>
          <w:delText>https://www.bristol.gov.uk/files/documents/769-sustainable-procurement-policy/file</w:delText>
        </w:r>
        <w:r>
          <w:fldChar w:fldCharType="end"/>
        </w:r>
      </w:del>
    </w:p>
    <w:p w14:paraId="497903B9" w14:textId="77777777" w:rsidR="00121017" w:rsidRDefault="00121017" w:rsidP="00C26B45">
      <w:pPr>
        <w:spacing w:after="0" w:line="240" w:lineRule="auto"/>
        <w:jc w:val="right"/>
        <w:rPr>
          <w:del w:id="223" w:author="Susan Buescher" w:date="2026-09-25T21:08:00Z" w16du:dateUtc="2026-09-26T01:08:00Z"/>
          <w:rFonts w:ascii="Times New Roman" w:hAnsi="Times New Roman" w:cs="Times New Roman"/>
          <w:b/>
          <w:bCs/>
          <w:sz w:val="24"/>
          <w:szCs w:val="24"/>
        </w:rPr>
      </w:pPr>
    </w:p>
    <w:p w14:paraId="2526F66F" w14:textId="77777777" w:rsidR="00CB1C15" w:rsidRPr="00CB1C15" w:rsidRDefault="007850AE" w:rsidP="00CB1C15">
      <w:pPr>
        <w:pStyle w:val="Default"/>
        <w:rPr>
          <w:ins w:id="224" w:author="Susan Buescher" w:date="2026-09-25T21:08:00Z" w16du:dateUtc="2026-09-26T01:08:00Z"/>
          <w:color w:val="auto"/>
        </w:rPr>
      </w:pPr>
      <w:r w:rsidRPr="00CB1C15">
        <w:rPr>
          <w:color w:val="auto"/>
          <w:rPrChange w:id="225" w:author="Susan Buescher" w:date="2026-09-25T21:08:00Z" w16du:dateUtc="2026-09-26T01:08:00Z">
            <w:rPr>
              <w:b/>
              <w:bCs/>
            </w:rPr>
          </w:rPrChange>
        </w:rPr>
        <w:t xml:space="preserve">Adopted </w:t>
      </w:r>
      <w:ins w:id="226" w:author="Susan Buescher" w:date="2026-09-25T21:08:00Z" w16du:dateUtc="2026-09-26T01:08:00Z">
        <w:r w:rsidR="00CB1C15" w:rsidRPr="00CB1C15">
          <w:rPr>
            <w:color w:val="auto"/>
          </w:rPr>
          <w:t>on:</w:t>
        </w:r>
      </w:ins>
      <w:del w:id="227" w:author="Susan Buescher" w:date="2026-09-25T21:08:00Z" w16du:dateUtc="2026-09-26T01:08:00Z">
        <w:r>
          <w:rPr>
            <w:b/>
            <w:bCs/>
          </w:rPr>
          <w:delText xml:space="preserve">by Bradley Stoke Town Council </w:delText>
        </w:r>
        <w:r w:rsidR="00447320">
          <w:rPr>
            <w:b/>
            <w:bCs/>
          </w:rPr>
          <w:delText>on 12</w:delText>
        </w:r>
        <w:r w:rsidR="00447320" w:rsidRPr="00447320">
          <w:rPr>
            <w:b/>
            <w:bCs/>
            <w:vertAlign w:val="superscript"/>
          </w:rPr>
          <w:delText>th</w:delText>
        </w:r>
      </w:del>
      <w:r w:rsidR="00447320" w:rsidRPr="00CB1C15">
        <w:rPr>
          <w:color w:val="auto"/>
          <w:rPrChange w:id="228" w:author="Susan Buescher" w:date="2026-09-25T21:08:00Z" w16du:dateUtc="2026-09-26T01:08:00Z">
            <w:rPr>
              <w:b/>
              <w:bCs/>
            </w:rPr>
          </w:rPrChange>
        </w:rPr>
        <w:t xml:space="preserve"> March </w:t>
      </w:r>
      <w:ins w:id="229" w:author="Susan Buescher" w:date="2026-09-25T21:08:00Z" w16du:dateUtc="2026-09-26T01:08:00Z">
        <w:r w:rsidR="00CB1C15" w:rsidRPr="00CB1C15">
          <w:rPr>
            <w:color w:val="auto"/>
          </w:rPr>
          <w:t>23, 2015</w:t>
        </w:r>
      </w:ins>
    </w:p>
    <w:p w14:paraId="62C8B3E0" w14:textId="77777777" w:rsidR="00CB1C15" w:rsidRDefault="00CB1C15" w:rsidP="00CB1C15">
      <w:pPr>
        <w:pStyle w:val="Default"/>
        <w:rPr>
          <w:ins w:id="230" w:author="Susan Buescher" w:date="2026-09-25T21:08:00Z" w16du:dateUtc="2026-09-26T01:08:00Z"/>
          <w:color w:val="auto"/>
        </w:rPr>
      </w:pPr>
      <w:ins w:id="231" w:author="Susan Buescher" w:date="2026-09-25T21:08:00Z" w16du:dateUtc="2026-09-26T01:08:00Z">
        <w:r w:rsidRPr="00CB1C15">
          <w:rPr>
            <w:color w:val="auto"/>
          </w:rPr>
          <w:t xml:space="preserve">Revised on: </w:t>
        </w:r>
        <w:r w:rsidR="00A6529C">
          <w:rPr>
            <w:color w:val="auto"/>
          </w:rPr>
          <w:t>July 13, 2020</w:t>
        </w:r>
      </w:ins>
    </w:p>
    <w:p w14:paraId="48A97104" w14:textId="77777777" w:rsidR="00A6529C" w:rsidRPr="00CB1C15" w:rsidRDefault="0000290F" w:rsidP="00CB1C15">
      <w:pPr>
        <w:pStyle w:val="Default"/>
        <w:rPr>
          <w:ins w:id="232" w:author="Susan Buescher" w:date="2026-09-25T21:08:00Z" w16du:dateUtc="2026-09-26T01:08:00Z"/>
          <w:color w:val="auto"/>
        </w:rPr>
      </w:pPr>
      <w:ins w:id="233" w:author="Susan Buescher" w:date="2026-09-25T21:08:00Z" w16du:dateUtc="2026-09-26T01:08:00Z">
        <w:r>
          <w:rPr>
            <w:color w:val="auto"/>
          </w:rPr>
          <w:t>Revised on: September 9, 2024</w:t>
        </w:r>
      </w:ins>
    </w:p>
    <w:p w14:paraId="73F3E38A" w14:textId="72949730" w:rsidR="00DF3321" w:rsidRDefault="00447320">
      <w:pPr>
        <w:pPrChange w:id="234" w:author="Susan Buescher" w:date="2026-09-25T21:08:00Z" w16du:dateUtc="2026-09-26T01:08:00Z">
          <w:pPr>
            <w:spacing w:after="0" w:line="240" w:lineRule="auto"/>
            <w:jc w:val="right"/>
          </w:pPr>
        </w:pPrChange>
      </w:pPr>
      <w:del w:id="235" w:author="Susan Buescher" w:date="2026-09-25T21:08:00Z" w16du:dateUtc="2026-09-26T01:08:00Z">
        <w:r>
          <w:rPr>
            <w:rFonts w:ascii="Times New Roman" w:hAnsi="Times New Roman" w:cs="Times New Roman"/>
            <w:b/>
            <w:bCs/>
            <w:sz w:val="24"/>
            <w:szCs w:val="24"/>
          </w:rPr>
          <w:delText>2025</w:delText>
        </w:r>
      </w:del>
    </w:p>
    <w:sectPr w:rsidR="00DF3321" w:rsidSect="003751A9">
      <w:headerReference w:type="default" r:id="rId12"/>
      <w:footerReference w:type="default" r:id="rId13"/>
      <w:pgSz w:w="12240" w:h="15840"/>
      <w:pgMar w:top="1440" w:right="1440" w:bottom="1440" w:left="1440" w:header="720" w:footer="720" w:gutter="0"/>
      <w:cols w:space="720"/>
      <w:docGrid w:linePitch="360"/>
      <w:sectPrChange w:id="241" w:author="Susan Buescher" w:date="2026-09-25T21:08:00Z" w16du:dateUtc="2026-09-26T01:08:00Z">
        <w:sectPr w:rsidR="00DF3321" w:rsidSect="003751A9">
          <w:pgSz w:w="11906" w:h="16838"/>
          <w:pgMar w:top="720" w:right="720" w:bottom="720" w:left="720" w:header="708" w:footer="708" w:gutter="0"/>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6B22AC" w14:textId="77777777" w:rsidR="00A94DF9" w:rsidRDefault="00A94DF9" w:rsidP="00FC2590">
      <w:pPr>
        <w:spacing w:after="0" w:line="240" w:lineRule="auto"/>
      </w:pPr>
      <w:r>
        <w:separator/>
      </w:r>
    </w:p>
  </w:endnote>
  <w:endnote w:type="continuationSeparator" w:id="0">
    <w:p w14:paraId="269A2DEA" w14:textId="77777777" w:rsidR="00A94DF9" w:rsidRDefault="00A94DF9" w:rsidP="00FC2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99523436"/>
      <w:docPartObj>
        <w:docPartGallery w:val="Page Numbers (Bottom of Page)"/>
        <w:docPartUnique/>
      </w:docPartObj>
    </w:sdtPr>
    <w:sdtEndPr/>
    <w:sdtContent>
      <w:p w14:paraId="62D89111" w14:textId="77777777" w:rsidR="00A94DF9" w:rsidRDefault="003D4091">
        <w:pPr>
          <w:pStyle w:val="Footer"/>
          <w:rPr>
            <w:ins w:id="236" w:author="Susan Buescher" w:date="2026-09-25T21:08:00Z" w16du:dateUtc="2026-09-26T01:08:00Z"/>
          </w:rPr>
        </w:pPr>
        <w:ins w:id="237" w:author="Susan Buescher" w:date="2026-09-25T21:08:00Z" w16du:dateUtc="2026-09-26T01:08:00Z">
          <w:r w:rsidRPr="00CB1C15">
            <w:rPr>
              <w:rFonts w:ascii="Times New Roman" w:hAnsi="Times New Roman" w:cs="Times New Roman"/>
            </w:rPr>
            <w:t>2320-</w:t>
          </w:r>
          <w:r w:rsidRPr="00CB1C15">
            <w:rPr>
              <w:rFonts w:ascii="Times New Roman" w:hAnsi="Times New Roman" w:cs="Times New Roman"/>
            </w:rPr>
            <w:fldChar w:fldCharType="begin"/>
          </w:r>
          <w:r w:rsidRPr="00CB1C15">
            <w:rPr>
              <w:rFonts w:ascii="Times New Roman" w:hAnsi="Times New Roman" w:cs="Times New Roman"/>
            </w:rPr>
            <w:instrText xml:space="preserve"> PAGE   \* MERGEFORMAT </w:instrText>
          </w:r>
          <w:r w:rsidRPr="00CB1C15">
            <w:rPr>
              <w:rFonts w:ascii="Times New Roman" w:hAnsi="Times New Roman" w:cs="Times New Roman"/>
            </w:rPr>
            <w:fldChar w:fldCharType="separate"/>
          </w:r>
          <w:r w:rsidR="00AE50F5">
            <w:rPr>
              <w:rFonts w:ascii="Times New Roman" w:hAnsi="Times New Roman" w:cs="Times New Roman"/>
              <w:noProof/>
            </w:rPr>
            <w:t>2</w:t>
          </w:r>
          <w:r w:rsidRPr="00CB1C15">
            <w:rPr>
              <w:rFonts w:ascii="Times New Roman" w:hAnsi="Times New Roman" w:cs="Times New Roman"/>
            </w:rPr>
            <w:fldChar w:fldCharType="end"/>
          </w:r>
        </w:ins>
      </w:p>
      <w:sdt>
        <w:sdtPr>
          <w:id w:val="1728636285"/>
          <w:docPartObj>
            <w:docPartGallery w:val="Page Numbers (Top of Page)"/>
            <w:docPartUnique/>
          </w:docPartObj>
        </w:sdtPr>
        <w:sdtEndPr/>
        <w:sdtContent>
          <w:p w14:paraId="61D436CE" w14:textId="77777777" w:rsidR="003D4091" w:rsidRDefault="00FC2590">
            <w:pPr>
              <w:pStyle w:val="Footer"/>
              <w:jc w:val="center"/>
              <w:rPr>
                <w:ins w:id="238" w:author="Susan Buescher" w:date="2026-09-25T21:08:00Z" w16du:dateUtc="2026-09-26T01:08:00Z"/>
              </w:rPr>
            </w:pPr>
            <w:del w:id="239" w:author="Susan Buescher" w:date="2026-09-25T21:08:00Z" w16du:dateUtc="2026-09-26T01:08:00Z">
              <w:r>
                <w:delText xml:space="preserve">Page </w:delText>
              </w:r>
              <w:r>
                <w:rPr>
                  <w:b/>
                  <w:bCs/>
                  <w:sz w:val="24"/>
                  <w:szCs w:val="24"/>
                </w:rPr>
                <w:fldChar w:fldCharType="begin"/>
              </w:r>
              <w:r>
                <w:rPr>
                  <w:b/>
                  <w:bCs/>
                </w:rPr>
                <w:delInstrText xml:space="preserve"> PAGE </w:delInstrText>
              </w:r>
              <w:r>
                <w:rPr>
                  <w:b/>
                  <w:bCs/>
                  <w:sz w:val="24"/>
                  <w:szCs w:val="24"/>
                </w:rPr>
                <w:fldChar w:fldCharType="separate"/>
              </w:r>
              <w:r>
                <w:rPr>
                  <w:b/>
                  <w:bCs/>
                  <w:noProof/>
                </w:rPr>
                <w:delText>2</w:delText>
              </w:r>
              <w:r>
                <w:rPr>
                  <w:b/>
                  <w:bCs/>
                  <w:sz w:val="24"/>
                  <w:szCs w:val="24"/>
                </w:rPr>
                <w:fldChar w:fldCharType="end"/>
              </w:r>
              <w:r>
                <w:delText xml:space="preserve"> of </w:delText>
              </w:r>
              <w:r>
                <w:rPr>
                  <w:b/>
                  <w:bCs/>
                  <w:sz w:val="24"/>
                  <w:szCs w:val="24"/>
                </w:rPr>
                <w:fldChar w:fldCharType="begin"/>
              </w:r>
              <w:r>
                <w:rPr>
                  <w:b/>
                  <w:bCs/>
                </w:rPr>
                <w:delInstrText xml:space="preserve"> NUMPAGES  </w:delInstrText>
              </w:r>
              <w:r>
                <w:rPr>
                  <w:b/>
                  <w:bCs/>
                  <w:sz w:val="24"/>
                  <w:szCs w:val="24"/>
                </w:rPr>
                <w:fldChar w:fldCharType="separate"/>
              </w:r>
              <w:r>
                <w:rPr>
                  <w:b/>
                  <w:bCs/>
                  <w:noProof/>
                </w:rPr>
                <w:delText>2</w:delText>
              </w:r>
              <w:r>
                <w:rPr>
                  <w:b/>
                  <w:bCs/>
                  <w:sz w:val="24"/>
                  <w:szCs w:val="24"/>
                </w:rPr>
                <w:fldChar w:fldCharType="end"/>
              </w:r>
            </w:del>
          </w:p>
        </w:sdtContent>
      </w:sdt>
    </w:sdtContent>
  </w:sdt>
  <w:p w14:paraId="2C78BC0C" w14:textId="60CE3BCA" w:rsidR="00FC2590" w:rsidRDefault="00FC2590">
    <w:pPr>
      <w:pStyle w:val="Footer"/>
      <w:pPrChange w:id="240" w:author="Susan Buescher" w:date="2026-09-25T21:08:00Z" w16du:dateUtc="2026-09-26T01:08:00Z">
        <w:pPr>
          <w:pStyle w:val="Footer"/>
          <w:jc w:val="cen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2A005D" w14:textId="77777777" w:rsidR="00A94DF9" w:rsidRDefault="00A94DF9" w:rsidP="00FC2590">
      <w:pPr>
        <w:spacing w:after="0" w:line="240" w:lineRule="auto"/>
      </w:pPr>
      <w:r>
        <w:separator/>
      </w:r>
    </w:p>
  </w:footnote>
  <w:footnote w:type="continuationSeparator" w:id="0">
    <w:p w14:paraId="06FBBE02" w14:textId="77777777" w:rsidR="00A94DF9" w:rsidRDefault="00A94DF9" w:rsidP="00FC2590">
      <w:pPr>
        <w:spacing w:after="0" w:line="240" w:lineRule="auto"/>
      </w:pPr>
      <w:r>
        <w:continuationSeparator/>
      </w:r>
    </w:p>
  </w:footnote>
  <w:footnote w:id="1">
    <w:p w14:paraId="016BFA6D" w14:textId="542C33B5" w:rsidR="00411B0B" w:rsidRPr="0042304F" w:rsidRDefault="00411B0B" w:rsidP="0042304F">
      <w:pPr>
        <w:spacing w:after="0" w:line="240" w:lineRule="auto"/>
        <w:rPr>
          <w:del w:id="104" w:author="Susan Buescher" w:date="2026-09-25T21:08:00Z" w16du:dateUtc="2026-09-26T01:08:00Z"/>
          <w:rStyle w:val="Hyperlink"/>
          <w:rFonts w:ascii="Times New Roman" w:hAnsi="Times New Roman" w:cs="Times New Roman"/>
          <w:sz w:val="18"/>
          <w:szCs w:val="18"/>
        </w:rPr>
      </w:pPr>
      <w:del w:id="105" w:author="Susan Buescher" w:date="2026-09-25T21:08:00Z" w16du:dateUtc="2026-09-26T01:08:00Z">
        <w:r w:rsidRPr="0042304F">
          <w:rPr>
            <w:rStyle w:val="FootnoteReference"/>
            <w:sz w:val="18"/>
            <w:szCs w:val="18"/>
          </w:rPr>
          <w:footnoteRef/>
        </w:r>
        <w:r w:rsidRPr="0042304F">
          <w:rPr>
            <w:sz w:val="18"/>
            <w:szCs w:val="18"/>
          </w:rPr>
          <w:delText xml:space="preserve"> </w:delText>
        </w:r>
        <w:r w:rsidRPr="0042304F">
          <w:rPr>
            <w:rFonts w:ascii="Times New Roman" w:hAnsi="Times New Roman" w:cs="Times New Roman"/>
            <w:sz w:val="18"/>
            <w:szCs w:val="18"/>
          </w:rPr>
          <w:delText>The Public Services (Social Value) Act 2012 – advice for commissioners and procurers Information Note 10/12 20 December 2012</w:delText>
        </w:r>
        <w:r w:rsidR="0042304F" w:rsidRPr="0042304F">
          <w:rPr>
            <w:rFonts w:ascii="Times New Roman" w:hAnsi="Times New Roman" w:cs="Times New Roman"/>
            <w:sz w:val="18"/>
            <w:szCs w:val="18"/>
          </w:rPr>
          <w:delText xml:space="preserve"> </w:delText>
        </w:r>
        <w:r w:rsidRPr="0042304F">
          <w:rPr>
            <w:rFonts w:ascii="Times New Roman" w:hAnsi="Times New Roman" w:cs="Times New Roman"/>
            <w:sz w:val="18"/>
            <w:szCs w:val="18"/>
          </w:rPr>
          <w:delText xml:space="preserve"> </w:delText>
        </w:r>
        <w:r w:rsidR="0042304F">
          <w:fldChar w:fldCharType="begin"/>
        </w:r>
        <w:r w:rsidR="0042304F">
          <w:delInstrText>HYPERLINK "https://assets.publishing.service.gov.uk/government/uploads/system/uploads/attachment_data/file/79273/Public_Services_Social_Value_Act_2012_PPN.pdf"</w:delInstrText>
        </w:r>
        <w:r w:rsidR="0042304F">
          <w:fldChar w:fldCharType="separate"/>
        </w:r>
        <w:r w:rsidR="0042304F" w:rsidRPr="0042304F">
          <w:rPr>
            <w:rStyle w:val="Hyperlink"/>
            <w:rFonts w:ascii="Times New Roman" w:hAnsi="Times New Roman" w:cs="Times New Roman"/>
            <w:sz w:val="18"/>
            <w:szCs w:val="18"/>
          </w:rPr>
          <w:delText>https://assets.publishing.service.gov.uk/government/uploads/system/uploads/attachment_data/file/79273/Public_Services_Social_Value_Act_2012_PPN.pdf</w:delText>
        </w:r>
        <w:r w:rsidR="0042304F">
          <w:fldChar w:fldCharType="end"/>
        </w:r>
      </w:del>
    </w:p>
    <w:p w14:paraId="0FA94ECA" w14:textId="2672D036" w:rsidR="00411B0B" w:rsidRDefault="00411B0B">
      <w:pPr>
        <w:pStyle w:val="FootnoteText"/>
      </w:pPr>
    </w:p>
  </w:footnote>
  <w:footnote w:id="2">
    <w:p w14:paraId="1900283D" w14:textId="77777777" w:rsidR="0042304F" w:rsidRPr="0042304F" w:rsidRDefault="0042304F" w:rsidP="0042304F">
      <w:pPr>
        <w:spacing w:after="0" w:line="240" w:lineRule="auto"/>
        <w:jc w:val="both"/>
        <w:rPr>
          <w:del w:id="117" w:author="Susan Buescher" w:date="2026-09-25T21:08:00Z" w16du:dateUtc="2026-09-26T01:08:00Z"/>
          <w:rFonts w:ascii="Times New Roman" w:hAnsi="Times New Roman" w:cs="Times New Roman"/>
          <w:sz w:val="18"/>
          <w:szCs w:val="18"/>
        </w:rPr>
      </w:pPr>
      <w:del w:id="118" w:author="Susan Buescher" w:date="2026-09-25T21:08:00Z" w16du:dateUtc="2026-09-26T01:08:00Z">
        <w:r w:rsidRPr="0042304F">
          <w:rPr>
            <w:rStyle w:val="FootnoteReference"/>
            <w:sz w:val="18"/>
            <w:szCs w:val="18"/>
          </w:rPr>
          <w:footnoteRef/>
        </w:r>
        <w:r w:rsidRPr="0042304F">
          <w:rPr>
            <w:sz w:val="18"/>
            <w:szCs w:val="18"/>
          </w:rPr>
          <w:delText xml:space="preserve"> </w:delText>
        </w:r>
        <w:r>
          <w:fldChar w:fldCharType="begin"/>
        </w:r>
        <w:r>
          <w:delInstrText>HYPERLINK "https://www.gov.uk/government/publications/national-procurement-policy-statement/national-procurement-policy-statement-html" \l "social-value"</w:delInstrText>
        </w:r>
        <w:r>
          <w:fldChar w:fldCharType="separate"/>
        </w:r>
        <w:r w:rsidRPr="0042304F">
          <w:rPr>
            <w:rStyle w:val="Hyperlink"/>
            <w:rFonts w:ascii="Times New Roman" w:hAnsi="Times New Roman" w:cs="Times New Roman"/>
            <w:sz w:val="18"/>
            <w:szCs w:val="18"/>
          </w:rPr>
          <w:delText>https://www.gov.uk/government/publications/national-procurement-policy-statement/national-procurement-policy-statement-html#social-value</w:delText>
        </w:r>
        <w:r>
          <w:fldChar w:fldCharType="end"/>
        </w:r>
      </w:del>
    </w:p>
    <w:p w14:paraId="5EF328A2" w14:textId="36147C42" w:rsidR="0042304F" w:rsidRDefault="0042304F">
      <w:pPr>
        <w:pStyle w:val="FootnoteText"/>
      </w:pPr>
    </w:p>
  </w:footnote>
  <w:footnote w:id="3">
    <w:p w14:paraId="7235F63A" w14:textId="77777777" w:rsidR="00C26B45" w:rsidRPr="00C26B45" w:rsidRDefault="00C26B45" w:rsidP="00C26B45">
      <w:pPr>
        <w:spacing w:after="0" w:line="240" w:lineRule="auto"/>
        <w:jc w:val="both"/>
        <w:rPr>
          <w:del w:id="169" w:author="Susan Buescher" w:date="2026-09-25T21:08:00Z" w16du:dateUtc="2026-09-26T01:08:00Z"/>
          <w:rFonts w:ascii="Times New Roman" w:hAnsi="Times New Roman" w:cs="Times New Roman"/>
          <w:sz w:val="18"/>
          <w:szCs w:val="18"/>
        </w:rPr>
      </w:pPr>
      <w:del w:id="170" w:author="Susan Buescher" w:date="2026-09-25T21:08:00Z" w16du:dateUtc="2026-09-26T01:08:00Z">
        <w:r w:rsidRPr="00C26B45">
          <w:rPr>
            <w:rStyle w:val="FootnoteReference"/>
            <w:sz w:val="18"/>
            <w:szCs w:val="18"/>
          </w:rPr>
          <w:footnoteRef/>
        </w:r>
        <w:r w:rsidRPr="00C26B45">
          <w:rPr>
            <w:sz w:val="18"/>
            <w:szCs w:val="18"/>
          </w:rPr>
          <w:delText xml:space="preserve"> </w:delText>
        </w:r>
        <w:r w:rsidRPr="00C26B45">
          <w:rPr>
            <w:rFonts w:ascii="Times New Roman" w:hAnsi="Times New Roman" w:cs="Times New Roman"/>
            <w:sz w:val="18"/>
            <w:szCs w:val="18"/>
          </w:rPr>
          <w:delText xml:space="preserve">See also: </w:delText>
        </w:r>
        <w:r>
          <w:fldChar w:fldCharType="begin"/>
        </w:r>
        <w:r>
          <w:delInstrText>HYPERLINK "https://www.gov.uk/government/publications/procurement-act-2023-guidance-documents-plan-phase/guidance-national-procurement-policy-statement-html"</w:delInstrText>
        </w:r>
        <w:r>
          <w:fldChar w:fldCharType="separate"/>
        </w:r>
        <w:r w:rsidRPr="00C26B45">
          <w:rPr>
            <w:rStyle w:val="Hyperlink"/>
            <w:rFonts w:ascii="Times New Roman" w:hAnsi="Times New Roman" w:cs="Times New Roman"/>
            <w:sz w:val="18"/>
            <w:szCs w:val="18"/>
          </w:rPr>
          <w:delText>Guidance: National Procurement Policy Statement (HTML) - GOV.UK</w:delText>
        </w:r>
        <w:r>
          <w:fldChar w:fldCharType="end"/>
        </w:r>
      </w:del>
    </w:p>
    <w:p w14:paraId="1B33FF17" w14:textId="77777777" w:rsidR="00C26B45" w:rsidRPr="00C26B45" w:rsidRDefault="00C26B45" w:rsidP="00C26B45">
      <w:pPr>
        <w:spacing w:after="0" w:line="240" w:lineRule="auto"/>
        <w:jc w:val="both"/>
        <w:rPr>
          <w:del w:id="171" w:author="Susan Buescher" w:date="2026-09-25T21:08:00Z" w16du:dateUtc="2026-09-26T01:08:00Z"/>
          <w:rFonts w:ascii="Times New Roman" w:hAnsi="Times New Roman" w:cs="Times New Roman"/>
          <w:i/>
          <w:iCs/>
          <w:sz w:val="20"/>
          <w:szCs w:val="20"/>
        </w:rPr>
      </w:pPr>
      <w:del w:id="172" w:author="Susan Buescher" w:date="2026-09-25T21:08:00Z" w16du:dateUtc="2026-09-26T01:08:00Z">
        <w:r w:rsidRPr="00C26B45">
          <w:rPr>
            <w:rFonts w:ascii="Times New Roman" w:hAnsi="Times New Roman" w:cs="Times New Roman"/>
            <w:i/>
            <w:iCs/>
            <w:sz w:val="20"/>
            <w:szCs w:val="20"/>
          </w:rPr>
          <w:delText>The NPPS is a statutory statement which allows the Government to set and communicate the wider policy objectives to which it expects public procurement to contribute. This might include, for example, objectives to increase skills or jobs in a certain industry or area, or to align with the pledge to achieve net zero by 2050. In 2021/2022 public procurement made up about a third of public sector spending; it can therefore have a large impact on the achievement of these wider objectives.</w:delText>
        </w:r>
      </w:del>
    </w:p>
    <w:p w14:paraId="478ADB23" w14:textId="34CDDE1D" w:rsidR="00C26B45" w:rsidRPr="00121017" w:rsidRDefault="00C26B45">
      <w:pPr>
        <w:pStyle w:val="FootnoteText"/>
        <w:rPr>
          <w:sz w:val="16"/>
          <w:szCs w:val="16"/>
        </w:rPr>
      </w:pPr>
    </w:p>
  </w:footnote>
  <w:footnote w:id="4">
    <w:p w14:paraId="5B3879C3" w14:textId="16732169" w:rsidR="0042304F" w:rsidRDefault="0042304F">
      <w:pPr>
        <w:pStyle w:val="FootnoteText"/>
      </w:pPr>
      <w:del w:id="203" w:author="Susan Buescher" w:date="2026-09-25T21:08:00Z" w16du:dateUtc="2026-09-26T01:08:00Z">
        <w:r>
          <w:rPr>
            <w:rStyle w:val="FootnoteReference"/>
          </w:rPr>
          <w:footnoteRef/>
        </w:r>
        <w:r>
          <w:delText xml:space="preserve"> </w:delText>
        </w:r>
        <w:r>
          <w:fldChar w:fldCharType="begin"/>
        </w:r>
        <w:r>
          <w:delInstrText>HYPERLINK "https://www.gov.uk/government/publications/national-procurement-policy-statement/national-procurement-policy-statement-html" \l "social-value"</w:delInstrText>
        </w:r>
        <w:r>
          <w:fldChar w:fldCharType="separate"/>
        </w:r>
        <w:r w:rsidRPr="0042304F">
          <w:rPr>
            <w:rStyle w:val="Hyperlink"/>
            <w:rFonts w:ascii="Times New Roman" w:hAnsi="Times New Roman" w:cs="Times New Roman"/>
            <w:sz w:val="18"/>
            <w:szCs w:val="18"/>
          </w:rPr>
          <w:delText>https://www.gov.uk/government/publications/national-procurement-policy-statement/national-procurement-policy-statement-html#social-value</w:delText>
        </w:r>
        <w:r>
          <w:fldChar w:fldCharType="end"/>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7AEE4E" w14:textId="77777777" w:rsidR="004C409A" w:rsidRDefault="004C40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461885"/>
    <w:multiLevelType w:val="hybridMultilevel"/>
    <w:tmpl w:val="F7E84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022E5"/>
    <w:multiLevelType w:val="hybridMultilevel"/>
    <w:tmpl w:val="AD5E6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4E2932"/>
    <w:multiLevelType w:val="hybridMultilevel"/>
    <w:tmpl w:val="9E8C0AF4"/>
    <w:lvl w:ilvl="0" w:tplc="1CE60386">
      <w:start w:val="1"/>
      <w:numFmt w:val="decimal"/>
      <w:lvlText w:val="(%1)"/>
      <w:lvlJc w:val="left"/>
      <w:pPr>
        <w:ind w:left="643" w:hanging="360"/>
      </w:pPr>
      <w:rPr>
        <w:rFonts w:hint="default"/>
        <w:color w:val="auto"/>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B5713A"/>
    <w:multiLevelType w:val="hybridMultilevel"/>
    <w:tmpl w:val="206C2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C408C3"/>
    <w:multiLevelType w:val="hybridMultilevel"/>
    <w:tmpl w:val="B8C28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96780B"/>
    <w:multiLevelType w:val="hybridMultilevel"/>
    <w:tmpl w:val="385A236C"/>
    <w:lvl w:ilvl="0" w:tplc="C6F2DF6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5140BD"/>
    <w:multiLevelType w:val="hybridMultilevel"/>
    <w:tmpl w:val="A240075A"/>
    <w:lvl w:ilvl="0" w:tplc="D8828B0A">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E5076A"/>
    <w:multiLevelType w:val="hybridMultilevel"/>
    <w:tmpl w:val="2C729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3641B6"/>
    <w:multiLevelType w:val="hybridMultilevel"/>
    <w:tmpl w:val="F4C009BA"/>
    <w:lvl w:ilvl="0" w:tplc="BB78687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1E5BCA"/>
    <w:multiLevelType w:val="hybridMultilevel"/>
    <w:tmpl w:val="B4E66F76"/>
    <w:lvl w:ilvl="0" w:tplc="3BB88D78">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E882D2F"/>
    <w:multiLevelType w:val="hybridMultilevel"/>
    <w:tmpl w:val="B6C65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3210380">
    <w:abstractNumId w:val="1"/>
  </w:num>
  <w:num w:numId="2" w16cid:durableId="1434859006">
    <w:abstractNumId w:val="9"/>
  </w:num>
  <w:num w:numId="3" w16cid:durableId="2121609498">
    <w:abstractNumId w:val="6"/>
  </w:num>
  <w:num w:numId="4" w16cid:durableId="1160805409">
    <w:abstractNumId w:val="5"/>
  </w:num>
  <w:num w:numId="5" w16cid:durableId="1350327814">
    <w:abstractNumId w:val="8"/>
  </w:num>
  <w:num w:numId="6" w16cid:durableId="269045880">
    <w:abstractNumId w:val="7"/>
  </w:num>
  <w:num w:numId="7" w16cid:durableId="1567765114">
    <w:abstractNumId w:val="3"/>
  </w:num>
  <w:num w:numId="8" w16cid:durableId="1960451315">
    <w:abstractNumId w:val="4"/>
  </w:num>
  <w:num w:numId="9" w16cid:durableId="294915719">
    <w:abstractNumId w:val="2"/>
  </w:num>
  <w:num w:numId="10" w16cid:durableId="238104788">
    <w:abstractNumId w:val="10"/>
  </w:num>
  <w:num w:numId="11" w16cid:durableId="9640014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B5"/>
    <w:rsid w:val="0000290F"/>
    <w:rsid w:val="00007CCF"/>
    <w:rsid w:val="00012755"/>
    <w:rsid w:val="000173E2"/>
    <w:rsid w:val="00022A63"/>
    <w:rsid w:val="000230D0"/>
    <w:rsid w:val="000264F0"/>
    <w:rsid w:val="000434B6"/>
    <w:rsid w:val="00052A8E"/>
    <w:rsid w:val="00060691"/>
    <w:rsid w:val="00073270"/>
    <w:rsid w:val="00073AA3"/>
    <w:rsid w:val="000A3CDA"/>
    <w:rsid w:val="000D19B5"/>
    <w:rsid w:val="000E7888"/>
    <w:rsid w:val="000F41A4"/>
    <w:rsid w:val="0011220E"/>
    <w:rsid w:val="00121017"/>
    <w:rsid w:val="00146CA6"/>
    <w:rsid w:val="0015194E"/>
    <w:rsid w:val="00183AA2"/>
    <w:rsid w:val="001B1129"/>
    <w:rsid w:val="001C0759"/>
    <w:rsid w:val="001F2A3F"/>
    <w:rsid w:val="00207C74"/>
    <w:rsid w:val="002449AC"/>
    <w:rsid w:val="00284CDC"/>
    <w:rsid w:val="002A0BE3"/>
    <w:rsid w:val="002A15EE"/>
    <w:rsid w:val="002C41C3"/>
    <w:rsid w:val="002D7C19"/>
    <w:rsid w:val="0031261F"/>
    <w:rsid w:val="0032767C"/>
    <w:rsid w:val="0033449C"/>
    <w:rsid w:val="003421FA"/>
    <w:rsid w:val="003751A9"/>
    <w:rsid w:val="00397FE0"/>
    <w:rsid w:val="003D3477"/>
    <w:rsid w:val="003D4091"/>
    <w:rsid w:val="003D7F9B"/>
    <w:rsid w:val="003E3896"/>
    <w:rsid w:val="003F51A0"/>
    <w:rsid w:val="00403A39"/>
    <w:rsid w:val="00411B0B"/>
    <w:rsid w:val="00416D34"/>
    <w:rsid w:val="00420C76"/>
    <w:rsid w:val="0042304F"/>
    <w:rsid w:val="00430757"/>
    <w:rsid w:val="0043739E"/>
    <w:rsid w:val="00442139"/>
    <w:rsid w:val="00447320"/>
    <w:rsid w:val="00465F60"/>
    <w:rsid w:val="004A0EC2"/>
    <w:rsid w:val="004C4059"/>
    <w:rsid w:val="004C409A"/>
    <w:rsid w:val="004C64A8"/>
    <w:rsid w:val="004D4066"/>
    <w:rsid w:val="004D4237"/>
    <w:rsid w:val="00504956"/>
    <w:rsid w:val="00510E51"/>
    <w:rsid w:val="00515B85"/>
    <w:rsid w:val="00517FFA"/>
    <w:rsid w:val="005424D7"/>
    <w:rsid w:val="005444F6"/>
    <w:rsid w:val="005521D9"/>
    <w:rsid w:val="005729C6"/>
    <w:rsid w:val="00577C9C"/>
    <w:rsid w:val="00585627"/>
    <w:rsid w:val="005B38EE"/>
    <w:rsid w:val="005C1632"/>
    <w:rsid w:val="005C57F6"/>
    <w:rsid w:val="005E5439"/>
    <w:rsid w:val="00635687"/>
    <w:rsid w:val="00646EFD"/>
    <w:rsid w:val="00670960"/>
    <w:rsid w:val="006712F3"/>
    <w:rsid w:val="00681E94"/>
    <w:rsid w:val="006B3F5C"/>
    <w:rsid w:val="006B7E8E"/>
    <w:rsid w:val="006F2FA7"/>
    <w:rsid w:val="00702492"/>
    <w:rsid w:val="00702805"/>
    <w:rsid w:val="0071288C"/>
    <w:rsid w:val="00720623"/>
    <w:rsid w:val="00731614"/>
    <w:rsid w:val="007611BE"/>
    <w:rsid w:val="0076131A"/>
    <w:rsid w:val="00767103"/>
    <w:rsid w:val="00771827"/>
    <w:rsid w:val="007850AE"/>
    <w:rsid w:val="00786E49"/>
    <w:rsid w:val="007A0895"/>
    <w:rsid w:val="007A1056"/>
    <w:rsid w:val="007C0FFF"/>
    <w:rsid w:val="007D319E"/>
    <w:rsid w:val="007E299F"/>
    <w:rsid w:val="00800761"/>
    <w:rsid w:val="00812D99"/>
    <w:rsid w:val="008565B2"/>
    <w:rsid w:val="00866077"/>
    <w:rsid w:val="00877DD2"/>
    <w:rsid w:val="008A0A65"/>
    <w:rsid w:val="008A42EF"/>
    <w:rsid w:val="008B5DC0"/>
    <w:rsid w:val="008C1AA8"/>
    <w:rsid w:val="008E7EF1"/>
    <w:rsid w:val="008F19B0"/>
    <w:rsid w:val="008F31FB"/>
    <w:rsid w:val="009221ED"/>
    <w:rsid w:val="00931534"/>
    <w:rsid w:val="00932C1C"/>
    <w:rsid w:val="009539AB"/>
    <w:rsid w:val="00955B05"/>
    <w:rsid w:val="00982561"/>
    <w:rsid w:val="009A46C9"/>
    <w:rsid w:val="009E63D2"/>
    <w:rsid w:val="009F5BE3"/>
    <w:rsid w:val="009F67AF"/>
    <w:rsid w:val="00A15ECC"/>
    <w:rsid w:val="00A3488B"/>
    <w:rsid w:val="00A55F0D"/>
    <w:rsid w:val="00A6529C"/>
    <w:rsid w:val="00A94DF9"/>
    <w:rsid w:val="00AC34C2"/>
    <w:rsid w:val="00AE50F5"/>
    <w:rsid w:val="00AF4F7E"/>
    <w:rsid w:val="00AF76FD"/>
    <w:rsid w:val="00B053A9"/>
    <w:rsid w:val="00B25BBA"/>
    <w:rsid w:val="00B47385"/>
    <w:rsid w:val="00B54DBE"/>
    <w:rsid w:val="00B558CF"/>
    <w:rsid w:val="00B779F1"/>
    <w:rsid w:val="00BD017D"/>
    <w:rsid w:val="00BD5A2B"/>
    <w:rsid w:val="00BF22F9"/>
    <w:rsid w:val="00C015CA"/>
    <w:rsid w:val="00C13980"/>
    <w:rsid w:val="00C26B45"/>
    <w:rsid w:val="00C27BFB"/>
    <w:rsid w:val="00C409E4"/>
    <w:rsid w:val="00CA7F51"/>
    <w:rsid w:val="00CB1C15"/>
    <w:rsid w:val="00CC010B"/>
    <w:rsid w:val="00CD6676"/>
    <w:rsid w:val="00CF3D5C"/>
    <w:rsid w:val="00CF6B71"/>
    <w:rsid w:val="00D22D70"/>
    <w:rsid w:val="00D278F7"/>
    <w:rsid w:val="00D32362"/>
    <w:rsid w:val="00D51385"/>
    <w:rsid w:val="00D6080D"/>
    <w:rsid w:val="00DA410B"/>
    <w:rsid w:val="00DB085C"/>
    <w:rsid w:val="00DE09CB"/>
    <w:rsid w:val="00DF3321"/>
    <w:rsid w:val="00E0340F"/>
    <w:rsid w:val="00E03A62"/>
    <w:rsid w:val="00E102F8"/>
    <w:rsid w:val="00E138F1"/>
    <w:rsid w:val="00E15F87"/>
    <w:rsid w:val="00E36067"/>
    <w:rsid w:val="00E669AD"/>
    <w:rsid w:val="00E74885"/>
    <w:rsid w:val="00EA3E3E"/>
    <w:rsid w:val="00EB3A15"/>
    <w:rsid w:val="00EC1EDE"/>
    <w:rsid w:val="00EC4539"/>
    <w:rsid w:val="00EE43C1"/>
    <w:rsid w:val="00EF1F52"/>
    <w:rsid w:val="00F12B37"/>
    <w:rsid w:val="00F464D4"/>
    <w:rsid w:val="00F66797"/>
    <w:rsid w:val="00F87946"/>
    <w:rsid w:val="00FA1777"/>
    <w:rsid w:val="00FC2590"/>
    <w:rsid w:val="00FF63D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E8095"/>
  <w15:chartTrackingRefBased/>
  <w15:docId w15:val="{3C28DA12-6984-475F-9A53-2B763B636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9B5"/>
    <w:rPr>
      <w:rFonts w:eastAsiaTheme="majorEastAsia" w:cstheme="majorBidi"/>
      <w:color w:val="272727" w:themeColor="text1" w:themeTint="D8"/>
    </w:rPr>
  </w:style>
  <w:style w:type="paragraph" w:styleId="Title">
    <w:name w:val="Title"/>
    <w:basedOn w:val="Normal"/>
    <w:next w:val="Normal"/>
    <w:link w:val="TitleChar"/>
    <w:uiPriority w:val="10"/>
    <w:qFormat/>
    <w:rsid w:val="000D1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9B5"/>
    <w:pPr>
      <w:spacing w:before="160"/>
      <w:jc w:val="center"/>
    </w:pPr>
    <w:rPr>
      <w:i/>
      <w:iCs/>
      <w:color w:val="404040" w:themeColor="text1" w:themeTint="BF"/>
    </w:rPr>
  </w:style>
  <w:style w:type="character" w:customStyle="1" w:styleId="QuoteChar">
    <w:name w:val="Quote Char"/>
    <w:basedOn w:val="DefaultParagraphFont"/>
    <w:link w:val="Quote"/>
    <w:uiPriority w:val="29"/>
    <w:rsid w:val="000D19B5"/>
    <w:rPr>
      <w:i/>
      <w:iCs/>
      <w:color w:val="404040" w:themeColor="text1" w:themeTint="BF"/>
    </w:rPr>
  </w:style>
  <w:style w:type="paragraph" w:styleId="ListParagraph">
    <w:name w:val="List Paragraph"/>
    <w:basedOn w:val="Normal"/>
    <w:uiPriority w:val="34"/>
    <w:qFormat/>
    <w:rsid w:val="000D19B5"/>
    <w:pPr>
      <w:ind w:left="720"/>
      <w:contextualSpacing/>
    </w:pPr>
  </w:style>
  <w:style w:type="character" w:styleId="IntenseEmphasis">
    <w:name w:val="Intense Emphasis"/>
    <w:basedOn w:val="DefaultParagraphFont"/>
    <w:uiPriority w:val="21"/>
    <w:qFormat/>
    <w:rsid w:val="000D19B5"/>
    <w:rPr>
      <w:i/>
      <w:iCs/>
      <w:color w:val="0F4761" w:themeColor="accent1" w:themeShade="BF"/>
    </w:rPr>
  </w:style>
  <w:style w:type="paragraph" w:styleId="IntenseQuote">
    <w:name w:val="Intense Quote"/>
    <w:basedOn w:val="Normal"/>
    <w:next w:val="Normal"/>
    <w:link w:val="IntenseQuoteChar"/>
    <w:uiPriority w:val="30"/>
    <w:qFormat/>
    <w:rsid w:val="000D1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9B5"/>
    <w:rPr>
      <w:i/>
      <w:iCs/>
      <w:color w:val="0F4761" w:themeColor="accent1" w:themeShade="BF"/>
    </w:rPr>
  </w:style>
  <w:style w:type="character" w:styleId="IntenseReference">
    <w:name w:val="Intense Reference"/>
    <w:basedOn w:val="DefaultParagraphFont"/>
    <w:uiPriority w:val="32"/>
    <w:qFormat/>
    <w:rsid w:val="000D19B5"/>
    <w:rPr>
      <w:b/>
      <w:bCs/>
      <w:smallCaps/>
      <w:color w:val="0F4761" w:themeColor="accent1" w:themeShade="BF"/>
      <w:spacing w:val="5"/>
    </w:rPr>
  </w:style>
  <w:style w:type="character" w:styleId="Hyperlink">
    <w:name w:val="Hyperlink"/>
    <w:basedOn w:val="DefaultParagraphFont"/>
    <w:uiPriority w:val="99"/>
    <w:unhideWhenUsed/>
    <w:rsid w:val="000D19B5"/>
    <w:rPr>
      <w:color w:val="467886" w:themeColor="hyperlink"/>
      <w:u w:val="single"/>
    </w:rPr>
  </w:style>
  <w:style w:type="character" w:styleId="UnresolvedMention">
    <w:name w:val="Unresolved Mention"/>
    <w:basedOn w:val="DefaultParagraphFont"/>
    <w:uiPriority w:val="99"/>
    <w:semiHidden/>
    <w:unhideWhenUsed/>
    <w:rsid w:val="000D19B5"/>
    <w:rPr>
      <w:color w:val="605E5C"/>
      <w:shd w:val="clear" w:color="auto" w:fill="E1DFDD"/>
    </w:rPr>
  </w:style>
  <w:style w:type="character" w:styleId="FollowedHyperlink">
    <w:name w:val="FollowedHyperlink"/>
    <w:basedOn w:val="DefaultParagraphFont"/>
    <w:uiPriority w:val="99"/>
    <w:semiHidden/>
    <w:unhideWhenUsed/>
    <w:rsid w:val="00CA7F51"/>
    <w:rPr>
      <w:color w:val="96607D" w:themeColor="followedHyperlink"/>
      <w:u w:val="single"/>
    </w:rPr>
  </w:style>
  <w:style w:type="paragraph" w:styleId="Revision">
    <w:name w:val="Revision"/>
    <w:hidden/>
    <w:uiPriority w:val="99"/>
    <w:semiHidden/>
    <w:rsid w:val="00D22D70"/>
    <w:pPr>
      <w:spacing w:after="0" w:line="240" w:lineRule="auto"/>
    </w:pPr>
  </w:style>
  <w:style w:type="paragraph" w:styleId="Header">
    <w:name w:val="header"/>
    <w:basedOn w:val="Normal"/>
    <w:link w:val="HeaderChar"/>
    <w:uiPriority w:val="99"/>
    <w:unhideWhenUsed/>
    <w:rsid w:val="00CB1C15"/>
    <w:pPr>
      <w:tabs>
        <w:tab w:val="center" w:pos="4680"/>
        <w:tab w:val="right" w:pos="9360"/>
      </w:tabs>
      <w:spacing w:after="0" w:line="240" w:lineRule="auto"/>
      <w:pPrChange w:id="0" w:author="Susan Buescher" w:date="2026-09-25T21:08:00Z">
        <w:pPr>
          <w:tabs>
            <w:tab w:val="center" w:pos="4513"/>
            <w:tab w:val="right" w:pos="9026"/>
          </w:tabs>
        </w:pPr>
      </w:pPrChange>
    </w:pPr>
    <w:rPr>
      <w:kern w:val="0"/>
      <w:lang w:val="en-US"/>
      <w14:ligatures w14:val="none"/>
      <w:rPrChange w:id="0" w:author="Susan Buescher" w:date="2026-09-25T21:08:00Z">
        <w:rPr>
          <w:rFonts w:asciiTheme="minorHAnsi" w:eastAsiaTheme="minorHAnsi" w:hAnsiTheme="minorHAnsi" w:cstheme="minorBidi"/>
          <w:kern w:val="2"/>
          <w:sz w:val="22"/>
          <w:szCs w:val="22"/>
          <w:lang w:val="en-GB" w:eastAsia="en-US" w:bidi="ar-SA"/>
          <w14:ligatures w14:val="standardContextual"/>
        </w:rPr>
      </w:rPrChange>
    </w:rPr>
  </w:style>
  <w:style w:type="character" w:customStyle="1" w:styleId="HeaderChar">
    <w:name w:val="Header Char"/>
    <w:basedOn w:val="DefaultParagraphFont"/>
    <w:link w:val="Header"/>
    <w:uiPriority w:val="99"/>
    <w:rsid w:val="00FC2590"/>
    <w:rPr>
      <w:kern w:val="0"/>
      <w:lang w:val="en-US"/>
      <w14:ligatures w14:val="none"/>
    </w:rPr>
  </w:style>
  <w:style w:type="paragraph" w:styleId="Footer">
    <w:name w:val="footer"/>
    <w:basedOn w:val="Normal"/>
    <w:link w:val="FooterChar"/>
    <w:uiPriority w:val="99"/>
    <w:unhideWhenUsed/>
    <w:rsid w:val="00CB1C15"/>
    <w:pPr>
      <w:tabs>
        <w:tab w:val="center" w:pos="4680"/>
        <w:tab w:val="right" w:pos="9360"/>
      </w:tabs>
      <w:spacing w:after="0" w:line="240" w:lineRule="auto"/>
      <w:pPrChange w:id="1" w:author="Susan Buescher" w:date="2026-09-25T21:08:00Z">
        <w:pPr>
          <w:tabs>
            <w:tab w:val="center" w:pos="4513"/>
            <w:tab w:val="right" w:pos="9026"/>
          </w:tabs>
        </w:pPr>
      </w:pPrChange>
    </w:pPr>
    <w:rPr>
      <w:kern w:val="0"/>
      <w:lang w:val="en-US"/>
      <w14:ligatures w14:val="none"/>
      <w:rPrChange w:id="1" w:author="Susan Buescher" w:date="2026-09-25T21:08:00Z">
        <w:rPr>
          <w:rFonts w:asciiTheme="minorHAnsi" w:eastAsiaTheme="minorHAnsi" w:hAnsiTheme="minorHAnsi" w:cstheme="minorBidi"/>
          <w:kern w:val="2"/>
          <w:sz w:val="22"/>
          <w:szCs w:val="22"/>
          <w:lang w:val="en-GB" w:eastAsia="en-US" w:bidi="ar-SA"/>
          <w14:ligatures w14:val="standardContextual"/>
        </w:rPr>
      </w:rPrChange>
    </w:rPr>
  </w:style>
  <w:style w:type="character" w:customStyle="1" w:styleId="FooterChar">
    <w:name w:val="Footer Char"/>
    <w:basedOn w:val="DefaultParagraphFont"/>
    <w:link w:val="Footer"/>
    <w:uiPriority w:val="99"/>
    <w:rsid w:val="00FC2590"/>
    <w:rPr>
      <w:kern w:val="0"/>
      <w:lang w:val="en-US"/>
      <w14:ligatures w14:val="none"/>
    </w:rPr>
  </w:style>
  <w:style w:type="paragraph" w:styleId="FootnoteText">
    <w:name w:val="footnote text"/>
    <w:basedOn w:val="Normal"/>
    <w:link w:val="FootnoteTextChar"/>
    <w:uiPriority w:val="99"/>
    <w:semiHidden/>
    <w:unhideWhenUsed/>
    <w:rsid w:val="00411B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1B0B"/>
    <w:rPr>
      <w:sz w:val="20"/>
      <w:szCs w:val="20"/>
    </w:rPr>
  </w:style>
  <w:style w:type="character" w:styleId="FootnoteReference">
    <w:name w:val="footnote reference"/>
    <w:basedOn w:val="DefaultParagraphFont"/>
    <w:uiPriority w:val="99"/>
    <w:semiHidden/>
    <w:unhideWhenUsed/>
    <w:rsid w:val="00411B0B"/>
    <w:rPr>
      <w:vertAlign w:val="superscript"/>
    </w:rPr>
  </w:style>
  <w:style w:type="paragraph" w:customStyle="1" w:styleId="Default">
    <w:name w:val="Default"/>
    <w:rsid w:val="00CB1C15"/>
    <w:pPr>
      <w:widowControl w:val="0"/>
      <w:autoSpaceDE w:val="0"/>
      <w:autoSpaceDN w:val="0"/>
      <w:adjustRightInd w:val="0"/>
      <w:spacing w:after="0" w:line="240" w:lineRule="auto"/>
      <w:pPrChange w:id="2" w:author="Susan Buescher" w:date="2026-09-25T21:08:00Z">
        <w:pPr>
          <w:widowControl w:val="0"/>
          <w:autoSpaceDE w:val="0"/>
          <w:autoSpaceDN w:val="0"/>
          <w:adjustRightInd w:val="0"/>
        </w:pPr>
      </w:pPrChange>
    </w:pPr>
    <w:rPr>
      <w:rFonts w:ascii="Times New Roman" w:eastAsia="Times New Roman" w:hAnsi="Times New Roman" w:cs="Times New Roman"/>
      <w:color w:val="000000"/>
      <w:kern w:val="0"/>
      <w:sz w:val="24"/>
      <w:szCs w:val="24"/>
      <w:lang w:val="en-US"/>
      <w14:ligatures w14:val="none"/>
      <w:rPrChange w:id="2" w:author="Susan Buescher" w:date="2026-09-25T21:08:00Z">
        <w:rPr>
          <w:color w:val="000000"/>
          <w:sz w:val="24"/>
          <w:szCs w:val="24"/>
          <w:lang w:val="en-US" w:eastAsia="en-US" w:bidi="ar-SA"/>
        </w:rPr>
      </w:rPrChange>
    </w:rPr>
  </w:style>
  <w:style w:type="paragraph" w:styleId="BalloonText">
    <w:name w:val="Balloon Text"/>
    <w:basedOn w:val="Normal"/>
    <w:link w:val="BalloonTextChar"/>
    <w:uiPriority w:val="99"/>
    <w:semiHidden/>
    <w:unhideWhenUsed/>
    <w:rsid w:val="00A6529C"/>
    <w:pPr>
      <w:spacing w:after="0" w:line="240" w:lineRule="auto"/>
      <w:pPrChange w:id="3" w:author="Susan Buescher" w:date="2026-09-25T21:08:00Z">
        <w:pPr/>
      </w:pPrChange>
    </w:pPr>
    <w:rPr>
      <w:rFonts w:ascii="Segoe UI" w:hAnsi="Segoe UI" w:cs="Segoe UI"/>
      <w:kern w:val="0"/>
      <w:sz w:val="18"/>
      <w:szCs w:val="18"/>
      <w:lang w:val="en-US"/>
      <w14:ligatures w14:val="none"/>
      <w:rPrChange w:id="3" w:author="Susan Buescher" w:date="2026-09-25T21:08:00Z">
        <w:rPr>
          <w:rFonts w:ascii="Segoe UI" w:eastAsiaTheme="minorHAns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4C409A"/>
    <w:rPr>
      <w:rFonts w:ascii="Segoe UI" w:hAnsi="Segoe UI" w:cs="Segoe UI"/>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28757526">
      <w:bodyDiv w:val="1"/>
      <w:marLeft w:val="0"/>
      <w:marRight w:val="0"/>
      <w:marTop w:val="0"/>
      <w:marBottom w:val="0"/>
      <w:divBdr>
        <w:top w:val="none" w:sz="0" w:space="0" w:color="auto"/>
        <w:left w:val="none" w:sz="0" w:space="0" w:color="auto"/>
        <w:bottom w:val="none" w:sz="0" w:space="0" w:color="auto"/>
        <w:right w:val="none" w:sz="0" w:space="0" w:color="auto"/>
      </w:divBdr>
      <w:divsChild>
        <w:div w:id="800463858">
          <w:marLeft w:val="0"/>
          <w:marRight w:val="0"/>
          <w:marTop w:val="0"/>
          <w:marBottom w:val="0"/>
          <w:divBdr>
            <w:top w:val="none" w:sz="0" w:space="0" w:color="auto"/>
            <w:left w:val="none" w:sz="0" w:space="0" w:color="auto"/>
            <w:bottom w:val="none" w:sz="0" w:space="0" w:color="auto"/>
            <w:right w:val="none" w:sz="0" w:space="0" w:color="auto"/>
          </w:divBdr>
        </w:div>
      </w:divsChild>
    </w:div>
    <w:div w:id="708721755">
      <w:bodyDiv w:val="1"/>
      <w:marLeft w:val="0"/>
      <w:marRight w:val="0"/>
      <w:marTop w:val="0"/>
      <w:marBottom w:val="0"/>
      <w:divBdr>
        <w:top w:val="none" w:sz="0" w:space="0" w:color="auto"/>
        <w:left w:val="none" w:sz="0" w:space="0" w:color="auto"/>
        <w:bottom w:val="none" w:sz="0" w:space="0" w:color="auto"/>
        <w:right w:val="none" w:sz="0" w:space="0" w:color="auto"/>
      </w:divBdr>
      <w:divsChild>
        <w:div w:id="673803157">
          <w:marLeft w:val="0"/>
          <w:marRight w:val="0"/>
          <w:marTop w:val="0"/>
          <w:marBottom w:val="0"/>
          <w:divBdr>
            <w:top w:val="none" w:sz="0" w:space="0" w:color="auto"/>
            <w:left w:val="none" w:sz="0" w:space="0" w:color="auto"/>
            <w:bottom w:val="none" w:sz="0" w:space="0" w:color="auto"/>
            <w:right w:val="none" w:sz="0" w:space="0" w:color="auto"/>
          </w:divBdr>
        </w:div>
      </w:divsChild>
    </w:div>
    <w:div w:id="937637916">
      <w:bodyDiv w:val="1"/>
      <w:marLeft w:val="0"/>
      <w:marRight w:val="0"/>
      <w:marTop w:val="0"/>
      <w:marBottom w:val="0"/>
      <w:divBdr>
        <w:top w:val="none" w:sz="0" w:space="0" w:color="auto"/>
        <w:left w:val="none" w:sz="0" w:space="0" w:color="auto"/>
        <w:bottom w:val="none" w:sz="0" w:space="0" w:color="auto"/>
        <w:right w:val="none" w:sz="0" w:space="0" w:color="auto"/>
      </w:divBdr>
      <w:divsChild>
        <w:div w:id="2029988336">
          <w:marLeft w:val="0"/>
          <w:marRight w:val="0"/>
          <w:marTop w:val="0"/>
          <w:marBottom w:val="0"/>
          <w:divBdr>
            <w:top w:val="none" w:sz="0" w:space="0" w:color="auto"/>
            <w:left w:val="none" w:sz="0" w:space="0" w:color="auto"/>
            <w:bottom w:val="none" w:sz="0" w:space="0" w:color="auto"/>
            <w:right w:val="none" w:sz="0" w:space="0" w:color="auto"/>
          </w:divBdr>
        </w:div>
      </w:divsChild>
    </w:div>
    <w:div w:id="1115782837">
      <w:bodyDiv w:val="1"/>
      <w:marLeft w:val="0"/>
      <w:marRight w:val="0"/>
      <w:marTop w:val="0"/>
      <w:marBottom w:val="0"/>
      <w:divBdr>
        <w:top w:val="none" w:sz="0" w:space="0" w:color="auto"/>
        <w:left w:val="none" w:sz="0" w:space="0" w:color="auto"/>
        <w:bottom w:val="none" w:sz="0" w:space="0" w:color="auto"/>
        <w:right w:val="none" w:sz="0" w:space="0" w:color="auto"/>
      </w:divBdr>
      <w:divsChild>
        <w:div w:id="1617298036">
          <w:marLeft w:val="0"/>
          <w:marRight w:val="0"/>
          <w:marTop w:val="0"/>
          <w:marBottom w:val="0"/>
          <w:divBdr>
            <w:top w:val="none" w:sz="0" w:space="0" w:color="auto"/>
            <w:left w:val="none" w:sz="0" w:space="0" w:color="auto"/>
            <w:bottom w:val="none" w:sz="0" w:space="0" w:color="auto"/>
            <w:right w:val="none" w:sz="0" w:space="0" w:color="auto"/>
          </w:divBdr>
        </w:div>
      </w:divsChild>
    </w:div>
    <w:div w:id="1226994258">
      <w:bodyDiv w:val="1"/>
      <w:marLeft w:val="0"/>
      <w:marRight w:val="0"/>
      <w:marTop w:val="0"/>
      <w:marBottom w:val="0"/>
      <w:divBdr>
        <w:top w:val="none" w:sz="0" w:space="0" w:color="auto"/>
        <w:left w:val="none" w:sz="0" w:space="0" w:color="auto"/>
        <w:bottom w:val="none" w:sz="0" w:space="0" w:color="auto"/>
        <w:right w:val="none" w:sz="0" w:space="0" w:color="auto"/>
      </w:divBdr>
      <w:divsChild>
        <w:div w:id="607352572">
          <w:marLeft w:val="0"/>
          <w:marRight w:val="0"/>
          <w:marTop w:val="0"/>
          <w:marBottom w:val="0"/>
          <w:divBdr>
            <w:top w:val="none" w:sz="0" w:space="0" w:color="auto"/>
            <w:left w:val="none" w:sz="0" w:space="0" w:color="auto"/>
            <w:bottom w:val="none" w:sz="0" w:space="0" w:color="auto"/>
            <w:right w:val="none" w:sz="0" w:space="0" w:color="auto"/>
          </w:divBdr>
        </w:div>
      </w:divsChild>
    </w:div>
    <w:div w:id="1859269053">
      <w:bodyDiv w:val="1"/>
      <w:marLeft w:val="0"/>
      <w:marRight w:val="0"/>
      <w:marTop w:val="0"/>
      <w:marBottom w:val="0"/>
      <w:divBdr>
        <w:top w:val="none" w:sz="0" w:space="0" w:color="auto"/>
        <w:left w:val="none" w:sz="0" w:space="0" w:color="auto"/>
        <w:bottom w:val="none" w:sz="0" w:space="0" w:color="auto"/>
        <w:right w:val="none" w:sz="0" w:space="0" w:color="auto"/>
      </w:divBdr>
      <w:divsChild>
        <w:div w:id="1748456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891CA46ECE8E43B8599341AF5E98AE" ma:contentTypeVersion="18" ma:contentTypeDescription="Create a new document." ma:contentTypeScope="" ma:versionID="9f5f30d36906804ac015258e6a50f37a">
  <xsd:schema xmlns:xsd="http://www.w3.org/2001/XMLSchema" xmlns:xs="http://www.w3.org/2001/XMLSchema" xmlns:p="http://schemas.microsoft.com/office/2006/metadata/properties" xmlns:ns2="f80bf440-f76c-482a-9ce2-35c54b6728dc" xmlns:ns3="9c812a9a-031c-4ac9-8d4d-6863ba6e9288" targetNamespace="http://schemas.microsoft.com/office/2006/metadata/properties" ma:root="true" ma:fieldsID="277aaee89d9fb04e0aa3b3f354fcf351" ns2:_="" ns3:_="">
    <xsd:import namespace="f80bf440-f76c-482a-9ce2-35c54b6728dc"/>
    <xsd:import namespace="9c812a9a-031c-4ac9-8d4d-6863ba6e928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0bf440-f76c-482a-9ce2-35c54b6728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f1744ca-e981-46e7-8327-cd4cc389d226"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812a9a-031c-4ac9-8d4d-6863ba6e928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fd7847a-2430-4a49-ba58-33dd6ca6afc0}" ma:internalName="TaxCatchAll" ma:showField="CatchAllData" ma:web="9c812a9a-031c-4ac9-8d4d-6863ba6e92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80bf440-f76c-482a-9ce2-35c54b6728dc">
      <Terms xmlns="http://schemas.microsoft.com/office/infopath/2007/PartnerControls"/>
    </lcf76f155ced4ddcb4097134ff3c332f>
    <TaxCatchAll xmlns="9c812a9a-031c-4ac9-8d4d-6863ba6e9288" xsi:nil="true"/>
  </documentManagement>
</p:properties>
</file>

<file path=customXml/itemProps1.xml><?xml version="1.0" encoding="utf-8"?>
<ds:datastoreItem xmlns:ds="http://schemas.openxmlformats.org/officeDocument/2006/customXml" ds:itemID="{9067B079-DD29-4E4D-B46B-30A327505C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0bf440-f76c-482a-9ce2-35c54b6728dc"/>
    <ds:schemaRef ds:uri="9c812a9a-031c-4ac9-8d4d-6863ba6e92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7E7D71-3A56-4A2D-A725-223DED3A8F1D}">
  <ds:schemaRefs>
    <ds:schemaRef ds:uri="http://schemas.microsoft.com/sharepoint/v3/contenttype/forms"/>
  </ds:schemaRefs>
</ds:datastoreItem>
</file>

<file path=customXml/itemProps3.xml><?xml version="1.0" encoding="utf-8"?>
<ds:datastoreItem xmlns:ds="http://schemas.openxmlformats.org/officeDocument/2006/customXml" ds:itemID="{B727A9F3-D753-437D-9A0A-80985732D06B}">
  <ds:schemaRefs>
    <ds:schemaRef ds:uri="http://schemas.openxmlformats.org/officeDocument/2006/bibliography"/>
  </ds:schemaRefs>
</ds:datastoreItem>
</file>

<file path=customXml/itemProps4.xml><?xml version="1.0" encoding="utf-8"?>
<ds:datastoreItem xmlns:ds="http://schemas.openxmlformats.org/officeDocument/2006/customXml" ds:itemID="{13BAB301-6755-4AF5-962D-4623479F3F40}">
  <ds:schemaRefs>
    <ds:schemaRef ds:uri="http://schemas.microsoft.com/office/2006/metadata/properties"/>
    <ds:schemaRef ds:uri="http://schemas.microsoft.com/office/infopath/2007/PartnerControls"/>
    <ds:schemaRef ds:uri="f80bf440-f76c-482a-9ce2-35c54b6728dc"/>
    <ds:schemaRef ds:uri="9c812a9a-031c-4ac9-8d4d-6863ba6e928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1471</Words>
  <Characters>8388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44750</dc:creator>
  <cp:keywords/>
  <dc:description/>
  <cp:lastModifiedBy>Arthur Souza Rodrigues</cp:lastModifiedBy>
  <cp:revision>1</cp:revision>
  <cp:lastPrinted>2025-03-13T16:07:00Z</cp:lastPrinted>
  <dcterms:created xsi:type="dcterms:W3CDTF">2025-03-13T16:09:00Z</dcterms:created>
  <dcterms:modified xsi:type="dcterms:W3CDTF">2026-09-26T01:08:00Z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0x0101009A891CA46ECE8E43B8599341AF5E98AE</vt:lpwstr>
  </property>
</Properties>
</file>