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173D28" w14:textId="77777777" w:rsidR="00E51EDB" w:rsidRDefault="002B3AED">
      <w:pPr>
        <w:jc w:val="both"/>
        <w:pPrChange w:id="0" w:author="Comparison" w:date="2026-07-05T01:09:00Z" w16du:dateUtc="2026-07-05T05:09:00Z">
          <w:pPr/>
        </w:pPrChange>
      </w:pPr>
      <w:r>
        <w:t>Justify Alignment Demo</w:t>
      </w:r>
    </w:p>
    <w:p w14:paraId="45923479" w14:textId="77777777" w:rsidR="00E51EDB" w:rsidRDefault="002B3AED">
      <w:pPr>
        <w:rPr>
          <w:del w:id="1" w:author="Comparison" w:date="2026-07-05T01:09:00Z" w16du:dateUtc="2026-07-05T05:09:00Z"/>
        </w:rPr>
      </w:pPr>
      <w:r>
        <w:t>This document demonstrates justified text alignment</w:t>
      </w:r>
      <w:ins w:id="2" w:author="Comparison" w:date="2026-07-05T01:09:00Z" w16du:dateUtc="2026-07-05T05:09:00Z">
        <w:r>
          <w:t xml:space="preserve"> which </w:t>
        </w:r>
      </w:ins>
      <w:del w:id="3" w:author="Comparison" w:date="2026-07-05T01:09:00Z" w16du:dateUtc="2026-07-05T05:09:00Z">
        <w:r>
          <w:delText>.</w:delText>
        </w:r>
      </w:del>
    </w:p>
    <w:p w14:paraId="14F3D310" w14:textId="77777777" w:rsidR="00E51EDB" w:rsidRDefault="002B3AED">
      <w:pPr>
        <w:jc w:val="both"/>
        <w:pPrChange w:id="4" w:author="Comparison" w:date="2026-07-05T01:09:00Z" w16du:dateUtc="2026-07-05T05:09:00Z">
          <w:pPr/>
        </w:pPrChange>
      </w:pPr>
      <w:del w:id="5" w:author="Comparison" w:date="2026-07-05T01:09:00Z" w16du:dateUtc="2026-07-05T05:09:00Z">
        <w:r>
          <w:delText xml:space="preserve">Justified text </w:delText>
        </w:r>
      </w:del>
      <w:r>
        <w:t xml:space="preserve">spreads </w:t>
      </w:r>
      <w:ins w:id="6" w:author="Comparison" w:date="2026-07-05T01:09:00Z" w16du:dateUtc="2026-07-05T05:09:00Z">
        <w:r>
          <w:t xml:space="preserve">text </w:t>
        </w:r>
      </w:ins>
      <w:r>
        <w:t>evenly across the full width of the line</w:t>
      </w:r>
      <w:ins w:id="7" w:author="Comparison" w:date="2026-07-05T01:09:00Z" w16du:dateUtc="2026-07-05T05:09:00Z">
        <w:r>
          <w:t>, creating clean left and right edges that are perfect for formal documents and publications</w:t>
        </w:r>
      </w:ins>
      <w:r>
        <w:t>.</w:t>
      </w:r>
    </w:p>
    <w:sectPr w:rsidR="00E51E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EDB"/>
    <w:rsid w:val="002B3AED"/>
    <w:rsid w:val="003576EE"/>
    <w:rsid w:val="006A748D"/>
    <w:rsid w:val="00AD7832"/>
    <w:rsid w:val="00B37A4C"/>
    <w:rsid w:val="00E5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A138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2026-07-05T05:09:00Z</dcterms:modified>
</cp:coreProperties>
</file>