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E95F26" w14:textId="77777777" w:rsidR="009B4F23" w:rsidRDefault="009B4F23" w:rsidP="009B4F23">
      <w:pPr>
        <w:jc w:val="center"/>
        <w:rPr>
          <w:ins w:id="13" w:author="Hill, Dawn" w:date="2026-09-25T20:08:00Z" w16du:dateUtc="2026-09-26T00:08:00Z"/>
          <w:rFonts w:ascii="Arial" w:hAnsi="Arial" w:cs="Arial"/>
          <w:b/>
          <w:bCs/>
        </w:rPr>
      </w:pPr>
      <w:ins w:id="14" w:author="Hill, Dawn" w:date="2026-09-25T20:08:00Z" w16du:dateUtc="2026-09-26T00:08:00Z">
        <w:r w:rsidRPr="009B4F23">
          <w:rPr>
            <w:rFonts w:ascii="Arial" w:hAnsi="Arial" w:cs="Arial"/>
            <w:b/>
            <w:bCs/>
            <w:u w:val="single"/>
          </w:rPr>
          <w:t>SOUTH DAKOTA DEPARTMENT OF PUBLIC SAFETY, VICTIMS’ SERVICES PROGRAM</w:t>
        </w:r>
        <w:r w:rsidRPr="009B4F23">
          <w:rPr>
            <w:rFonts w:ascii="Arial" w:hAnsi="Arial" w:cs="Arial"/>
            <w:b/>
            <w:bCs/>
          </w:rPr>
          <w:br/>
          <w:t>Written Statement of Concern/Complaint with Grant Programs</w:t>
        </w:r>
      </w:ins>
    </w:p>
    <w:p w14:paraId="63F3E103" w14:textId="77777777" w:rsidR="009B4F23" w:rsidRDefault="009B4F23" w:rsidP="009B4F23">
      <w:pPr>
        <w:jc w:val="center"/>
        <w:rPr>
          <w:ins w:id="15" w:author="Hill, Dawn" w:date="2026-09-25T20:08:00Z" w16du:dateUtc="2026-09-26T00:08:00Z"/>
          <w:rFonts w:ascii="Arial" w:hAnsi="Arial" w:cs="Arial"/>
          <w:b/>
          <w:bCs/>
        </w:rPr>
      </w:pPr>
      <w:ins w:id="16" w:author="Hill, Dawn" w:date="2026-09-25T20:08:00Z" w16du:dateUtc="2026-09-26T00:08:00Z">
        <w:r>
          <w:rPr>
            <w:rFonts w:ascii="Arial" w:hAnsi="Arial" w:cs="Arial"/>
            <w:b/>
            <w:bCs/>
          </w:rPr>
          <w:t>COVER PAGE</w:t>
        </w:r>
      </w:ins>
    </w:p>
    <w:p w14:paraId="1E0C1060" w14:textId="77777777" w:rsidR="009B4F23" w:rsidRDefault="009B4F23" w:rsidP="009B4F23">
      <w:pPr>
        <w:rPr>
          <w:ins w:id="17" w:author="Hill, Dawn" w:date="2026-09-25T20:08:00Z" w16du:dateUtc="2026-09-26T00:08:00Z"/>
          <w:rFonts w:ascii="Arial" w:hAnsi="Arial" w:cs="Arial"/>
        </w:rPr>
        <w:sectPr w:rsidR="009B4F23" w:rsidSect="009B4F23">
          <w:headerReference w:type="default" r:id="rId10"/>
          <w:footerReference w:type="default" r:id="rId11"/>
          <w:pgSz w:w="12240" w:h="15840"/>
          <w:pgMar w:top="1440" w:right="900" w:bottom="1440" w:left="900" w:header="720" w:footer="720" w:gutter="0"/>
          <w:cols w:space="720"/>
          <w:docGrid w:linePitch="360"/>
        </w:sectPr>
      </w:pPr>
    </w:p>
    <w:p w14:paraId="4FDCF603" w14:textId="77777777" w:rsidR="00996ABC" w:rsidRPr="009B4F23" w:rsidRDefault="009B4F23" w:rsidP="009B4F23">
      <w:pPr>
        <w:rPr>
          <w:ins w:id="18" w:author="Hill, Dawn" w:date="2026-09-25T20:08:00Z" w16du:dateUtc="2026-09-26T00:08:00Z"/>
          <w:rFonts w:ascii="Arial" w:hAnsi="Arial" w:cs="Arial"/>
        </w:rPr>
      </w:pPr>
      <w:ins w:id="19" w:author="Hill, Dawn" w:date="2026-09-25T20:08:00Z" w16du:dateUtc="2026-09-26T00:08:00Z">
        <w:r>
          <w:rPr>
            <w:rFonts w:ascii="Arial" w:hAnsi="Arial" w:cs="Arial"/>
          </w:rPr>
          <w:tab/>
        </w:r>
      </w:ins>
    </w:p>
    <w:tbl>
      <w:tblPr>
        <w:tblStyle w:val="TableGrid"/>
        <w:tblW w:w="0" w:type="auto"/>
        <w:tblLook w:val="04A0" w:firstRow="1" w:lastRow="0" w:firstColumn="1" w:lastColumn="0" w:noHBand="0" w:noVBand="1"/>
      </w:tblPr>
      <w:tblGrid>
        <w:gridCol w:w="3410"/>
        <w:gridCol w:w="7000"/>
      </w:tblGrid>
      <w:tr w:rsidR="00996ABC" w14:paraId="3EEF85E3" w14:textId="77777777" w:rsidTr="00C84768">
        <w:trPr>
          <w:ins w:id="20" w:author="Hill, Dawn" w:date="2026-09-25T20:08:00Z" w16du:dateUtc="2026-09-26T00:08:00Z"/>
        </w:trPr>
        <w:tc>
          <w:tcPr>
            <w:tcW w:w="3410" w:type="dxa"/>
            <w:tcBorders>
              <w:top w:val="single" w:sz="12" w:space="0" w:color="auto"/>
              <w:left w:val="single" w:sz="12" w:space="0" w:color="auto"/>
              <w:bottom w:val="single" w:sz="12" w:space="0" w:color="auto"/>
            </w:tcBorders>
          </w:tcPr>
          <w:p w14:paraId="6AD6A156" w14:textId="77777777" w:rsidR="00996ABC" w:rsidRPr="00996ABC" w:rsidRDefault="00996ABC" w:rsidP="009B4F23">
            <w:pPr>
              <w:rPr>
                <w:ins w:id="21" w:author="Hill, Dawn" w:date="2026-09-25T20:08:00Z" w16du:dateUtc="2026-09-26T00:08:00Z"/>
                <w:rFonts w:ascii="Arial" w:hAnsi="Arial" w:cs="Arial"/>
              </w:rPr>
            </w:pPr>
            <w:ins w:id="22" w:author="Hill, Dawn" w:date="2026-09-25T20:08:00Z" w16du:dateUtc="2026-09-26T00:08:00Z">
              <w:r w:rsidRPr="00996ABC">
                <w:rPr>
                  <w:rFonts w:ascii="Arial" w:hAnsi="Arial" w:cs="Arial"/>
                </w:rPr>
                <w:t>Name:</w:t>
              </w:r>
            </w:ins>
          </w:p>
        </w:tc>
        <w:tc>
          <w:tcPr>
            <w:tcW w:w="7000" w:type="dxa"/>
            <w:tcBorders>
              <w:top w:val="single" w:sz="12" w:space="0" w:color="auto"/>
              <w:bottom w:val="single" w:sz="12" w:space="0" w:color="auto"/>
              <w:right w:val="single" w:sz="12" w:space="0" w:color="auto"/>
            </w:tcBorders>
          </w:tcPr>
          <w:p w14:paraId="46F84EB0" w14:textId="77777777" w:rsidR="00996ABC" w:rsidRPr="00996ABC" w:rsidRDefault="00996ABC" w:rsidP="009B4F23">
            <w:pPr>
              <w:rPr>
                <w:ins w:id="23" w:author="Hill, Dawn" w:date="2026-09-25T20:08:00Z" w16du:dateUtc="2026-09-26T00:08:00Z"/>
                <w:rFonts w:ascii="Arial" w:hAnsi="Arial" w:cs="Arial"/>
              </w:rPr>
            </w:pPr>
          </w:p>
        </w:tc>
      </w:tr>
      <w:tr w:rsidR="00996ABC" w14:paraId="5ADA27B8" w14:textId="77777777" w:rsidTr="00C84768">
        <w:trPr>
          <w:ins w:id="24" w:author="Hill, Dawn" w:date="2026-09-25T20:08:00Z" w16du:dateUtc="2026-09-26T00:08:00Z"/>
        </w:trPr>
        <w:tc>
          <w:tcPr>
            <w:tcW w:w="3410" w:type="dxa"/>
            <w:tcBorders>
              <w:top w:val="single" w:sz="12" w:space="0" w:color="auto"/>
              <w:left w:val="single" w:sz="12" w:space="0" w:color="auto"/>
              <w:bottom w:val="single" w:sz="12" w:space="0" w:color="auto"/>
            </w:tcBorders>
          </w:tcPr>
          <w:p w14:paraId="05F0280A" w14:textId="77777777" w:rsidR="00996ABC" w:rsidRPr="00996ABC" w:rsidRDefault="00996ABC" w:rsidP="009B4F23">
            <w:pPr>
              <w:rPr>
                <w:ins w:id="25" w:author="Hill, Dawn" w:date="2026-09-25T20:08:00Z" w16du:dateUtc="2026-09-26T00:08:00Z"/>
                <w:rFonts w:ascii="Arial" w:hAnsi="Arial" w:cs="Arial"/>
              </w:rPr>
            </w:pPr>
            <w:ins w:id="26" w:author="Hill, Dawn" w:date="2026-09-25T20:08:00Z" w16du:dateUtc="2026-09-26T00:08:00Z">
              <w:r w:rsidRPr="00996ABC">
                <w:rPr>
                  <w:rFonts w:ascii="Arial" w:hAnsi="Arial" w:cs="Arial"/>
                </w:rPr>
                <w:t>Phone #:</w:t>
              </w:r>
            </w:ins>
          </w:p>
        </w:tc>
        <w:tc>
          <w:tcPr>
            <w:tcW w:w="7000" w:type="dxa"/>
            <w:tcBorders>
              <w:top w:val="single" w:sz="12" w:space="0" w:color="auto"/>
              <w:bottom w:val="single" w:sz="12" w:space="0" w:color="auto"/>
              <w:right w:val="single" w:sz="12" w:space="0" w:color="auto"/>
            </w:tcBorders>
          </w:tcPr>
          <w:p w14:paraId="693CC18D" w14:textId="77777777" w:rsidR="00996ABC" w:rsidRPr="00996ABC" w:rsidRDefault="00996ABC" w:rsidP="009B4F23">
            <w:pPr>
              <w:rPr>
                <w:ins w:id="27" w:author="Hill, Dawn" w:date="2026-09-25T20:08:00Z" w16du:dateUtc="2026-09-26T00:08:00Z"/>
                <w:rFonts w:ascii="Arial" w:hAnsi="Arial" w:cs="Arial"/>
              </w:rPr>
            </w:pPr>
          </w:p>
        </w:tc>
      </w:tr>
      <w:tr w:rsidR="00996ABC" w14:paraId="45B9AE71" w14:textId="77777777" w:rsidTr="00C84768">
        <w:trPr>
          <w:ins w:id="28" w:author="Hill, Dawn" w:date="2026-09-25T20:08:00Z" w16du:dateUtc="2026-09-26T00:08:00Z"/>
        </w:trPr>
        <w:tc>
          <w:tcPr>
            <w:tcW w:w="3410" w:type="dxa"/>
            <w:tcBorders>
              <w:top w:val="single" w:sz="12" w:space="0" w:color="auto"/>
              <w:left w:val="single" w:sz="12" w:space="0" w:color="auto"/>
            </w:tcBorders>
          </w:tcPr>
          <w:p w14:paraId="7E32B474" w14:textId="47EE436A" w:rsidR="00996ABC" w:rsidRPr="00996ABC" w:rsidRDefault="00996ABC" w:rsidP="009B4F23">
            <w:pPr>
              <w:rPr>
                <w:ins w:id="29" w:author="Hill, Dawn" w:date="2026-09-25T20:08:00Z" w16du:dateUtc="2026-09-26T00:08:00Z"/>
                <w:rFonts w:ascii="Arial" w:hAnsi="Arial" w:cs="Arial"/>
              </w:rPr>
            </w:pPr>
            <w:ins w:id="30" w:author="Hill, Dawn" w:date="2026-09-25T20:08:00Z" w16du:dateUtc="2026-09-26T00:08:00Z">
              <w:r w:rsidRPr="00996ABC">
                <w:rPr>
                  <w:rFonts w:ascii="Arial" w:hAnsi="Arial" w:cs="Arial"/>
                </w:rPr>
                <w:t>Program</w:t>
              </w:r>
              <w:r w:rsidR="00160A3A">
                <w:rPr>
                  <w:rFonts w:ascii="Arial" w:hAnsi="Arial" w:cs="Arial"/>
                </w:rPr>
                <w:t xml:space="preserve"> of concern</w:t>
              </w:r>
              <w:r w:rsidRPr="00996ABC">
                <w:rPr>
                  <w:rFonts w:ascii="Arial" w:hAnsi="Arial" w:cs="Arial"/>
                </w:rPr>
                <w:t>:</w:t>
              </w:r>
            </w:ins>
          </w:p>
        </w:tc>
        <w:tc>
          <w:tcPr>
            <w:tcW w:w="7000" w:type="dxa"/>
            <w:tcBorders>
              <w:top w:val="single" w:sz="12" w:space="0" w:color="auto"/>
              <w:right w:val="single" w:sz="12" w:space="0" w:color="auto"/>
            </w:tcBorders>
          </w:tcPr>
          <w:p w14:paraId="7A41B495" w14:textId="18270CBE" w:rsidR="00996ABC" w:rsidRPr="00996ABC" w:rsidRDefault="00196B56" w:rsidP="009B4F23">
            <w:pPr>
              <w:rPr>
                <w:ins w:id="31" w:author="Hill, Dawn" w:date="2026-09-25T20:08:00Z" w16du:dateUtc="2026-09-26T00:08:00Z"/>
                <w:rFonts w:ascii="Arial" w:hAnsi="Arial" w:cs="Arial"/>
              </w:rPr>
            </w:pPr>
            <w:ins w:id="32" w:author="Hill, Dawn" w:date="2026-09-25T20:08:00Z" w16du:dateUtc="2026-09-26T00:08:00Z">
              <w:r>
                <w:rPr>
                  <w:rFonts w:ascii="Arial" w:hAnsi="Arial" w:cs="Arial"/>
                </w:rPr>
                <w:fldChar w:fldCharType="begin">
                  <w:ffData>
                    <w:name w:val="Check4"/>
                    <w:enabled/>
                    <w:calcOnExit w:val="0"/>
                    <w:checkBox>
                      <w:sizeAuto/>
                      <w:default w:val="0"/>
                    </w:checkBox>
                  </w:ffData>
                </w:fldChar>
              </w:r>
              <w:bookmarkStart w:id="33" w:name="Check4"/>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33"/>
              <w:r>
                <w:rPr>
                  <w:rFonts w:ascii="Arial" w:hAnsi="Arial" w:cs="Arial"/>
                </w:rPr>
                <w:t xml:space="preserve"> DPS</w:t>
              </w:r>
              <w:r w:rsidR="003D61C6">
                <w:rPr>
                  <w:rFonts w:ascii="Arial" w:hAnsi="Arial" w:cs="Arial"/>
                </w:rPr>
                <w:t xml:space="preserve"> </w:t>
              </w:r>
              <w:r>
                <w:rPr>
                  <w:rFonts w:ascii="Arial" w:hAnsi="Arial" w:cs="Arial"/>
                </w:rPr>
                <w:t xml:space="preserve"> </w:t>
              </w:r>
              <w:r w:rsidR="003D61C6">
                <w:rPr>
                  <w:rFonts w:ascii="Arial" w:hAnsi="Arial" w:cs="Arial"/>
                </w:rPr>
                <w:fldChar w:fldCharType="begin">
                  <w:ffData>
                    <w:name w:val="Check5"/>
                    <w:enabled/>
                    <w:calcOnExit w:val="0"/>
                    <w:checkBox>
                      <w:sizeAuto/>
                      <w:default w:val="0"/>
                    </w:checkBox>
                  </w:ffData>
                </w:fldChar>
              </w:r>
              <w:bookmarkStart w:id="34" w:name="Check5"/>
              <w:r w:rsidR="003D61C6">
                <w:rPr>
                  <w:rFonts w:ascii="Arial" w:hAnsi="Arial" w:cs="Arial"/>
                </w:rPr>
                <w:instrText xml:space="preserve"> FORMCHECKBOX </w:instrText>
              </w:r>
              <w:r w:rsidR="003D61C6">
                <w:rPr>
                  <w:rFonts w:ascii="Arial" w:hAnsi="Arial" w:cs="Arial"/>
                </w:rPr>
              </w:r>
              <w:r w:rsidR="003D61C6">
                <w:rPr>
                  <w:rFonts w:ascii="Arial" w:hAnsi="Arial" w:cs="Arial"/>
                </w:rPr>
                <w:fldChar w:fldCharType="separate"/>
              </w:r>
              <w:r w:rsidR="003D61C6">
                <w:rPr>
                  <w:rFonts w:ascii="Arial" w:hAnsi="Arial" w:cs="Arial"/>
                </w:rPr>
                <w:fldChar w:fldCharType="end"/>
              </w:r>
              <w:bookmarkEnd w:id="34"/>
              <w:r w:rsidR="003D61C6">
                <w:rPr>
                  <w:rFonts w:ascii="Arial" w:hAnsi="Arial" w:cs="Arial"/>
                </w:rPr>
                <w:t xml:space="preserve"> </w:t>
              </w:r>
              <w:r w:rsidR="00160A3A">
                <w:rPr>
                  <w:rFonts w:ascii="Arial" w:hAnsi="Arial" w:cs="Arial"/>
                </w:rPr>
                <w:t xml:space="preserve">Grant or Subgrantee Program </w:t>
              </w:r>
            </w:ins>
          </w:p>
        </w:tc>
      </w:tr>
      <w:tr w:rsidR="00C84768" w14:paraId="2E1C8BAC" w14:textId="77777777" w:rsidTr="00535B5E">
        <w:trPr>
          <w:ins w:id="35" w:author="Hill, Dawn" w:date="2026-09-25T20:08:00Z" w16du:dateUtc="2026-09-26T00:08:00Z"/>
        </w:trPr>
        <w:tc>
          <w:tcPr>
            <w:tcW w:w="10410" w:type="dxa"/>
            <w:gridSpan w:val="2"/>
            <w:tcBorders>
              <w:left w:val="single" w:sz="12" w:space="0" w:color="auto"/>
              <w:bottom w:val="single" w:sz="12" w:space="0" w:color="auto"/>
              <w:right w:val="single" w:sz="12" w:space="0" w:color="auto"/>
            </w:tcBorders>
          </w:tcPr>
          <w:p w14:paraId="6ACF4F27" w14:textId="758AEE18" w:rsidR="00C84768" w:rsidRDefault="00C84768" w:rsidP="009B4F23">
            <w:pPr>
              <w:rPr>
                <w:ins w:id="36" w:author="Hill, Dawn" w:date="2026-09-25T20:08:00Z" w16du:dateUtc="2026-09-26T00:08:00Z"/>
                <w:rFonts w:ascii="Arial" w:hAnsi="Arial" w:cs="Arial"/>
              </w:rPr>
            </w:pPr>
            <w:ins w:id="37" w:author="Hill, Dawn" w:date="2026-09-25T20:08:00Z" w16du:dateUtc="2026-09-26T00:08:00Z">
              <w:r>
                <w:rPr>
                  <w:rFonts w:ascii="Arial" w:hAnsi="Arial" w:cs="Arial"/>
                </w:rPr>
                <w:t>Name of Grant or Subgrantee Program:</w:t>
              </w:r>
            </w:ins>
          </w:p>
        </w:tc>
      </w:tr>
      <w:tr w:rsidR="00996ABC" w14:paraId="6FCC4C88" w14:textId="77777777" w:rsidTr="00C84768">
        <w:trPr>
          <w:ins w:id="38" w:author="Hill, Dawn" w:date="2026-09-25T20:08:00Z" w16du:dateUtc="2026-09-26T00:08:00Z"/>
        </w:trPr>
        <w:tc>
          <w:tcPr>
            <w:tcW w:w="3410" w:type="dxa"/>
            <w:tcBorders>
              <w:top w:val="single" w:sz="12" w:space="0" w:color="auto"/>
              <w:left w:val="single" w:sz="12" w:space="0" w:color="auto"/>
            </w:tcBorders>
          </w:tcPr>
          <w:p w14:paraId="7F65F7B1" w14:textId="77777777" w:rsidR="00996ABC" w:rsidRPr="00996ABC" w:rsidRDefault="00996ABC" w:rsidP="009B4F23">
            <w:pPr>
              <w:rPr>
                <w:ins w:id="39" w:author="Hill, Dawn" w:date="2026-09-25T20:08:00Z" w16du:dateUtc="2026-09-26T00:08:00Z"/>
                <w:rFonts w:ascii="Arial" w:hAnsi="Arial" w:cs="Arial"/>
              </w:rPr>
            </w:pPr>
            <w:ins w:id="40" w:author="Hill, Dawn" w:date="2026-09-25T20:08:00Z" w16du:dateUtc="2026-09-26T00:08:00Z">
              <w:r>
                <w:rPr>
                  <w:rFonts w:ascii="Arial" w:hAnsi="Arial" w:cs="Arial"/>
                </w:rPr>
                <w:t>Relationship to Program:</w:t>
              </w:r>
            </w:ins>
          </w:p>
        </w:tc>
        <w:tc>
          <w:tcPr>
            <w:tcW w:w="7000" w:type="dxa"/>
            <w:tcBorders>
              <w:top w:val="single" w:sz="12" w:space="0" w:color="auto"/>
              <w:right w:val="single" w:sz="12" w:space="0" w:color="auto"/>
            </w:tcBorders>
          </w:tcPr>
          <w:p w14:paraId="05DC4EEB" w14:textId="46DF2A34" w:rsidR="00996ABC" w:rsidRPr="00996ABC" w:rsidRDefault="0020472C" w:rsidP="009B4F23">
            <w:pPr>
              <w:rPr>
                <w:ins w:id="41" w:author="Hill, Dawn" w:date="2026-09-25T20:08:00Z" w16du:dateUtc="2026-09-26T00:08:00Z"/>
                <w:rFonts w:ascii="Arial" w:hAnsi="Arial" w:cs="Arial"/>
              </w:rPr>
            </w:pPr>
            <w:ins w:id="42" w:author="Hill, Dawn" w:date="2026-09-25T20:08:00Z" w16du:dateUtc="2026-09-26T00:08:00Z">
              <w:r>
                <w:rPr>
                  <w:rFonts w:ascii="Arial" w:hAnsi="Arial" w:cs="Arial"/>
                </w:rPr>
                <w:fldChar w:fldCharType="begin">
                  <w:ffData>
                    <w:name w:val="Check1"/>
                    <w:enabled/>
                    <w:calcOnExit w:val="0"/>
                    <w:checkBox>
                      <w:sizeAuto/>
                      <w:default w:val="0"/>
                    </w:checkBox>
                  </w:ffData>
                </w:fldChar>
              </w:r>
              <w:bookmarkStart w:id="43" w:name="Check1"/>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43"/>
              <w:r>
                <w:rPr>
                  <w:rFonts w:ascii="Arial" w:hAnsi="Arial" w:cs="Arial"/>
                </w:rPr>
                <w:t xml:space="preserve"> Employee </w:t>
              </w:r>
              <w:r>
                <w:rPr>
                  <w:rFonts w:ascii="Arial" w:hAnsi="Arial" w:cs="Arial"/>
                </w:rPr>
                <w:fldChar w:fldCharType="begin">
                  <w:ffData>
                    <w:name w:val="Check2"/>
                    <w:enabled/>
                    <w:calcOnExit w:val="0"/>
                    <w:checkBox>
                      <w:sizeAuto/>
                      <w:default w:val="0"/>
                    </w:checkBox>
                  </w:ffData>
                </w:fldChar>
              </w:r>
              <w:bookmarkStart w:id="44" w:name="Check2"/>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44"/>
              <w:r>
                <w:rPr>
                  <w:rFonts w:ascii="Arial" w:hAnsi="Arial" w:cs="Arial"/>
                </w:rPr>
                <w:t xml:space="preserve"> Client </w:t>
              </w:r>
              <w:r>
                <w:rPr>
                  <w:rFonts w:ascii="Arial" w:hAnsi="Arial" w:cs="Arial"/>
                </w:rPr>
                <w:fldChar w:fldCharType="begin">
                  <w:ffData>
                    <w:name w:val="Check3"/>
                    <w:enabled/>
                    <w:calcOnExit w:val="0"/>
                    <w:checkBox>
                      <w:sizeAuto/>
                      <w:default w:val="0"/>
                    </w:checkBox>
                  </w:ffData>
                </w:fldChar>
              </w:r>
              <w:bookmarkStart w:id="45" w:name="Check3"/>
              <w:r>
                <w:rPr>
                  <w:rFonts w:ascii="Arial" w:hAnsi="Arial" w:cs="Arial"/>
                </w:rPr>
                <w:instrText xml:space="preserve"> FORMCHECKBOX </w:instrText>
              </w:r>
              <w:r>
                <w:rPr>
                  <w:rFonts w:ascii="Arial" w:hAnsi="Arial" w:cs="Arial"/>
                </w:rPr>
              </w:r>
              <w:r>
                <w:rPr>
                  <w:rFonts w:ascii="Arial" w:hAnsi="Arial" w:cs="Arial"/>
                </w:rPr>
                <w:fldChar w:fldCharType="separate"/>
              </w:r>
              <w:r>
                <w:rPr>
                  <w:rFonts w:ascii="Arial" w:hAnsi="Arial" w:cs="Arial"/>
                </w:rPr>
                <w:fldChar w:fldCharType="end"/>
              </w:r>
              <w:bookmarkEnd w:id="45"/>
              <w:r>
                <w:rPr>
                  <w:rFonts w:ascii="Arial" w:hAnsi="Arial" w:cs="Arial"/>
                </w:rPr>
                <w:t xml:space="preserve"> </w:t>
              </w:r>
              <w:r w:rsidR="00EC2BBF">
                <w:rPr>
                  <w:rFonts w:ascii="Arial" w:hAnsi="Arial" w:cs="Arial"/>
                </w:rPr>
                <w:t>Other Public Service</w:t>
              </w:r>
            </w:ins>
          </w:p>
        </w:tc>
      </w:tr>
      <w:tr w:rsidR="00C84768" w14:paraId="257C034A" w14:textId="77777777" w:rsidTr="007531E7">
        <w:trPr>
          <w:ins w:id="46" w:author="Hill, Dawn" w:date="2026-09-25T20:08:00Z" w16du:dateUtc="2026-09-26T00:08:00Z"/>
        </w:trPr>
        <w:tc>
          <w:tcPr>
            <w:tcW w:w="10410" w:type="dxa"/>
            <w:gridSpan w:val="2"/>
            <w:tcBorders>
              <w:left w:val="single" w:sz="12" w:space="0" w:color="auto"/>
              <w:bottom w:val="single" w:sz="12" w:space="0" w:color="auto"/>
              <w:right w:val="single" w:sz="12" w:space="0" w:color="auto"/>
            </w:tcBorders>
          </w:tcPr>
          <w:p w14:paraId="35A2113C" w14:textId="46F9FB21" w:rsidR="00C84768" w:rsidRDefault="00C84768" w:rsidP="009B4F23">
            <w:pPr>
              <w:rPr>
                <w:ins w:id="47" w:author="Hill, Dawn" w:date="2026-09-25T20:08:00Z" w16du:dateUtc="2026-09-26T00:08:00Z"/>
                <w:rFonts w:ascii="Arial" w:hAnsi="Arial" w:cs="Arial"/>
              </w:rPr>
            </w:pPr>
            <w:ins w:id="48" w:author="Hill, Dawn" w:date="2026-09-25T20:08:00Z" w16du:dateUtc="2026-09-26T00:08:00Z">
              <w:r>
                <w:rPr>
                  <w:rFonts w:ascii="Arial" w:hAnsi="Arial" w:cs="Arial"/>
                </w:rPr>
                <w:t xml:space="preserve">Name of Other Public Service Relationship: </w:t>
              </w:r>
            </w:ins>
          </w:p>
        </w:tc>
      </w:tr>
      <w:tr w:rsidR="00996ABC" w14:paraId="3935A736" w14:textId="77777777" w:rsidTr="00C84768">
        <w:trPr>
          <w:ins w:id="49" w:author="Hill, Dawn" w:date="2026-09-25T20:08:00Z" w16du:dateUtc="2026-09-26T00:08:00Z"/>
        </w:trPr>
        <w:tc>
          <w:tcPr>
            <w:tcW w:w="3410" w:type="dxa"/>
            <w:tcBorders>
              <w:top w:val="single" w:sz="12" w:space="0" w:color="auto"/>
              <w:left w:val="single" w:sz="12" w:space="0" w:color="auto"/>
              <w:bottom w:val="single" w:sz="12" w:space="0" w:color="auto"/>
            </w:tcBorders>
          </w:tcPr>
          <w:p w14:paraId="0BA10255" w14:textId="77777777" w:rsidR="00996ABC" w:rsidRPr="00996ABC" w:rsidRDefault="00E50638" w:rsidP="009B4F23">
            <w:pPr>
              <w:rPr>
                <w:ins w:id="50" w:author="Hill, Dawn" w:date="2026-09-25T20:08:00Z" w16du:dateUtc="2026-09-26T00:08:00Z"/>
                <w:rFonts w:ascii="Arial" w:hAnsi="Arial" w:cs="Arial"/>
              </w:rPr>
            </w:pPr>
            <w:ins w:id="51" w:author="Hill, Dawn" w:date="2026-09-25T20:08:00Z" w16du:dateUtc="2026-09-26T00:08:00Z">
              <w:r>
                <w:rPr>
                  <w:rFonts w:ascii="Arial" w:hAnsi="Arial" w:cs="Arial"/>
                </w:rPr>
                <w:t>Program Address:</w:t>
              </w:r>
            </w:ins>
          </w:p>
        </w:tc>
        <w:tc>
          <w:tcPr>
            <w:tcW w:w="7000" w:type="dxa"/>
            <w:tcBorders>
              <w:top w:val="single" w:sz="12" w:space="0" w:color="auto"/>
              <w:bottom w:val="single" w:sz="12" w:space="0" w:color="auto"/>
              <w:right w:val="single" w:sz="12" w:space="0" w:color="auto"/>
            </w:tcBorders>
          </w:tcPr>
          <w:p w14:paraId="3AE33359" w14:textId="77777777" w:rsidR="00996ABC" w:rsidRPr="00996ABC" w:rsidRDefault="00996ABC" w:rsidP="009B4F23">
            <w:pPr>
              <w:rPr>
                <w:ins w:id="52" w:author="Hill, Dawn" w:date="2026-09-25T20:08:00Z" w16du:dateUtc="2026-09-26T00:08:00Z"/>
                <w:rFonts w:ascii="Arial" w:hAnsi="Arial" w:cs="Arial"/>
              </w:rPr>
            </w:pPr>
          </w:p>
        </w:tc>
      </w:tr>
    </w:tbl>
    <w:p w14:paraId="5A5CA034" w14:textId="77777777" w:rsidR="00E50638" w:rsidRDefault="00E50638">
      <w:pPr>
        <w:rPr>
          <w:ins w:id="53" w:author="Hill, Dawn" w:date="2026-09-25T20:08:00Z" w16du:dateUtc="2026-09-26T00:08:00Z"/>
          <w:rFonts w:ascii="Arial" w:hAnsi="Arial" w:cs="Arial"/>
        </w:rPr>
      </w:pPr>
    </w:p>
    <w:p w14:paraId="2E7ABFB6" w14:textId="77777777" w:rsidR="009B4F23" w:rsidRDefault="009B4F23">
      <w:pPr>
        <w:rPr>
          <w:ins w:id="54" w:author="Hill, Dawn" w:date="2026-09-25T20:08:00Z" w16du:dateUtc="2026-09-26T00:08:00Z"/>
          <w:rFonts w:ascii="Arial" w:hAnsi="Arial" w:cs="Arial"/>
        </w:rPr>
      </w:pPr>
      <w:ins w:id="55" w:author="Hill, Dawn" w:date="2026-09-25T20:08:00Z" w16du:dateUtc="2026-09-26T00:08:00Z">
        <w:r>
          <w:rPr>
            <w:rFonts w:ascii="Arial" w:hAnsi="Arial" w:cs="Arial"/>
          </w:rPr>
          <w:t>Would you like a response to this statement?</w:t>
        </w:r>
      </w:ins>
    </w:p>
    <w:p w14:paraId="36197445" w14:textId="77777777" w:rsidR="009B4F23" w:rsidRDefault="009B4F23" w:rsidP="009B4F23">
      <w:pPr>
        <w:ind w:firstLine="720"/>
        <w:rPr>
          <w:ins w:id="56" w:author="Hill, Dawn" w:date="2026-09-25T20:08:00Z" w16du:dateUtc="2026-09-26T00:08:00Z"/>
          <w:rFonts w:ascii="Arial" w:hAnsi="Arial" w:cs="Arial"/>
        </w:rPr>
      </w:pPr>
      <w:ins w:id="57" w:author="Hill, Dawn" w:date="2026-09-25T20:08:00Z" w16du:dateUtc="2026-09-26T00:08:00Z">
        <w:r>
          <w:rPr>
            <w:rFonts w:ascii="MS Gothic" w:eastAsia="MS Gothic" w:hAnsi="MS Gothic" w:cs="Arial" w:hint="eastAsia"/>
          </w:rPr>
          <w:t>☐</w:t>
        </w:r>
        <w:r>
          <w:rPr>
            <w:rFonts w:ascii="Arial" w:hAnsi="Arial" w:cs="Arial"/>
          </w:rPr>
          <w:t xml:space="preserve">  Yes</w:t>
        </w:r>
        <w:r>
          <w:rPr>
            <w:rFonts w:ascii="Arial" w:hAnsi="Arial" w:cs="Arial"/>
          </w:rPr>
          <w:tab/>
        </w:r>
        <w:r>
          <w:rPr>
            <w:rFonts w:ascii="MS Gothic" w:eastAsia="MS Gothic" w:hAnsi="MS Gothic" w:cs="Arial" w:hint="eastAsia"/>
          </w:rPr>
          <w:t>☐</w:t>
        </w:r>
        <w:r>
          <w:rPr>
            <w:rFonts w:ascii="Arial" w:hAnsi="Arial" w:cs="Arial"/>
          </w:rPr>
          <w:t xml:space="preserve">  No</w:t>
        </w:r>
      </w:ins>
    </w:p>
    <w:p w14:paraId="098E5C07" w14:textId="77777777" w:rsidR="009B4F23" w:rsidRDefault="009B4F23" w:rsidP="009B4F23">
      <w:pPr>
        <w:ind w:firstLine="720"/>
        <w:rPr>
          <w:ins w:id="58" w:author="Hill, Dawn" w:date="2026-09-25T20:08:00Z" w16du:dateUtc="2026-09-26T00:08:00Z"/>
          <w:rFonts w:ascii="Arial" w:hAnsi="Arial" w:cs="Arial"/>
        </w:rPr>
      </w:pPr>
      <w:ins w:id="59" w:author="Hill, Dawn" w:date="2026-09-25T20:08:00Z" w16du:dateUtc="2026-09-26T00:08:00Z">
        <w:r>
          <w:rPr>
            <w:rFonts w:ascii="Arial" w:hAnsi="Arial" w:cs="Arial"/>
          </w:rPr>
          <w:t>If yes, how would you prefer to be contacted?</w:t>
        </w:r>
      </w:ins>
    </w:p>
    <w:p w14:paraId="356D2DAB" w14:textId="77777777" w:rsidR="009B4F23" w:rsidRDefault="009B4F23" w:rsidP="009B4F23">
      <w:pPr>
        <w:ind w:firstLine="720"/>
        <w:rPr>
          <w:ins w:id="60" w:author="Hill, Dawn" w:date="2026-09-25T20:08:00Z" w16du:dateUtc="2026-09-26T00:08:00Z"/>
          <w:rFonts w:ascii="Arial" w:hAnsi="Arial" w:cs="Arial"/>
        </w:rPr>
      </w:pPr>
      <w:ins w:id="61" w:author="Hill, Dawn" w:date="2026-09-25T20:08:00Z" w16du:dateUtc="2026-09-26T00:08:00Z">
        <w:r>
          <w:rPr>
            <w:rFonts w:ascii="MS Gothic" w:eastAsia="MS Gothic" w:hAnsi="MS Gothic" w:cs="Arial" w:hint="eastAsia"/>
          </w:rPr>
          <w:t>☐</w:t>
        </w:r>
        <w:r>
          <w:rPr>
            <w:rFonts w:ascii="Arial" w:hAnsi="Arial" w:cs="Arial"/>
          </w:rPr>
          <w:t xml:space="preserve">  Email</w:t>
        </w:r>
        <w:r>
          <w:rPr>
            <w:rFonts w:ascii="Arial" w:hAnsi="Arial" w:cs="Arial"/>
          </w:rPr>
          <w:tab/>
        </w:r>
        <w:r>
          <w:rPr>
            <w:rFonts w:ascii="MS Gothic" w:eastAsia="MS Gothic" w:hAnsi="MS Gothic" w:cs="Arial" w:hint="eastAsia"/>
          </w:rPr>
          <w:t>☐</w:t>
        </w:r>
        <w:r>
          <w:rPr>
            <w:rFonts w:ascii="Arial" w:hAnsi="Arial" w:cs="Arial"/>
          </w:rPr>
          <w:t xml:space="preserve">  Phone</w:t>
        </w:r>
        <w:r>
          <w:rPr>
            <w:rFonts w:ascii="Arial" w:hAnsi="Arial" w:cs="Arial"/>
          </w:rPr>
          <w:tab/>
        </w:r>
        <w:r>
          <w:rPr>
            <w:rFonts w:ascii="MS Gothic" w:eastAsia="MS Gothic" w:hAnsi="MS Gothic" w:cs="Arial" w:hint="eastAsia"/>
          </w:rPr>
          <w:t>☐</w:t>
        </w:r>
        <w:r>
          <w:rPr>
            <w:rFonts w:ascii="Arial" w:hAnsi="Arial" w:cs="Arial"/>
          </w:rPr>
          <w:t xml:space="preserve">  U.S. Postal Service/Mail</w:t>
        </w:r>
      </w:ins>
    </w:p>
    <w:p w14:paraId="387DCAA5" w14:textId="77777777" w:rsidR="009B4F23" w:rsidRDefault="009B4F23" w:rsidP="009B4F23">
      <w:pPr>
        <w:rPr>
          <w:ins w:id="62" w:author="Hill, Dawn" w:date="2026-09-25T20:08:00Z" w16du:dateUtc="2026-09-26T00:08:00Z"/>
          <w:rFonts w:ascii="Arial" w:hAnsi="Arial" w:cs="Arial"/>
        </w:rPr>
      </w:pPr>
      <w:ins w:id="63" w:author="Hill, Dawn" w:date="2026-09-25T20:08:00Z" w16du:dateUtc="2026-09-26T00:08:00Z">
        <w:r>
          <w:rPr>
            <w:rFonts w:ascii="Arial" w:hAnsi="Arial" w:cs="Arial"/>
          </w:rPr>
          <w:t>If you would like to be contacted, please provide us with the appropriate contact information below:</w:t>
        </w:r>
      </w:ins>
    </w:p>
    <w:tbl>
      <w:tblPr>
        <w:tblStyle w:val="TableGrid"/>
        <w:tblW w:w="0" w:type="auto"/>
        <w:tblLook w:val="04A0" w:firstRow="1" w:lastRow="0" w:firstColumn="1" w:lastColumn="0" w:noHBand="0" w:noVBand="1"/>
      </w:tblPr>
      <w:tblGrid>
        <w:gridCol w:w="2065"/>
        <w:gridCol w:w="8365"/>
      </w:tblGrid>
      <w:tr w:rsidR="00E50638" w14:paraId="381DC3E6" w14:textId="77777777" w:rsidTr="00E50638">
        <w:trPr>
          <w:ins w:id="64" w:author="Hill, Dawn" w:date="2026-09-25T20:08:00Z" w16du:dateUtc="2026-09-26T00:08:00Z"/>
        </w:trPr>
        <w:tc>
          <w:tcPr>
            <w:tcW w:w="2065" w:type="dxa"/>
          </w:tcPr>
          <w:p w14:paraId="4CD3E765" w14:textId="77777777" w:rsidR="00E50638" w:rsidRDefault="00E50638" w:rsidP="009B4F23">
            <w:pPr>
              <w:rPr>
                <w:ins w:id="65" w:author="Hill, Dawn" w:date="2026-09-25T20:08:00Z" w16du:dateUtc="2026-09-26T00:08:00Z"/>
                <w:rFonts w:ascii="Arial" w:hAnsi="Arial" w:cs="Arial"/>
              </w:rPr>
            </w:pPr>
            <w:ins w:id="66" w:author="Hill, Dawn" w:date="2026-09-25T20:08:00Z" w16du:dateUtc="2026-09-26T00:08:00Z">
              <w:r>
                <w:rPr>
                  <w:rFonts w:ascii="Arial" w:hAnsi="Arial" w:cs="Arial"/>
                </w:rPr>
                <w:t>Email:</w:t>
              </w:r>
            </w:ins>
          </w:p>
        </w:tc>
        <w:tc>
          <w:tcPr>
            <w:tcW w:w="8365" w:type="dxa"/>
          </w:tcPr>
          <w:p w14:paraId="7860E428" w14:textId="77777777" w:rsidR="00E50638" w:rsidRDefault="00E50638" w:rsidP="009B4F23">
            <w:pPr>
              <w:rPr>
                <w:ins w:id="67" w:author="Hill, Dawn" w:date="2026-09-25T20:08:00Z" w16du:dateUtc="2026-09-26T00:08:00Z"/>
                <w:rFonts w:ascii="Arial" w:hAnsi="Arial" w:cs="Arial"/>
              </w:rPr>
            </w:pPr>
          </w:p>
        </w:tc>
      </w:tr>
      <w:tr w:rsidR="00E50638" w14:paraId="1D999B04" w14:textId="77777777" w:rsidTr="00E50638">
        <w:trPr>
          <w:ins w:id="68" w:author="Hill, Dawn" w:date="2026-09-25T20:08:00Z" w16du:dateUtc="2026-09-26T00:08:00Z"/>
        </w:trPr>
        <w:tc>
          <w:tcPr>
            <w:tcW w:w="2065" w:type="dxa"/>
          </w:tcPr>
          <w:p w14:paraId="68F121A6" w14:textId="77777777" w:rsidR="00E50638" w:rsidRDefault="00E50638" w:rsidP="009B4F23">
            <w:pPr>
              <w:rPr>
                <w:ins w:id="69" w:author="Hill, Dawn" w:date="2026-09-25T20:08:00Z" w16du:dateUtc="2026-09-26T00:08:00Z"/>
                <w:rFonts w:ascii="Arial" w:hAnsi="Arial" w:cs="Arial"/>
              </w:rPr>
            </w:pPr>
            <w:ins w:id="70" w:author="Hill, Dawn" w:date="2026-09-25T20:08:00Z" w16du:dateUtc="2026-09-26T00:08:00Z">
              <w:r>
                <w:rPr>
                  <w:rFonts w:ascii="Arial" w:hAnsi="Arial" w:cs="Arial"/>
                </w:rPr>
                <w:t>Phone #:</w:t>
              </w:r>
            </w:ins>
          </w:p>
        </w:tc>
        <w:tc>
          <w:tcPr>
            <w:tcW w:w="8365" w:type="dxa"/>
          </w:tcPr>
          <w:p w14:paraId="05A4C802" w14:textId="77777777" w:rsidR="00E50638" w:rsidRDefault="00E50638" w:rsidP="009B4F23">
            <w:pPr>
              <w:rPr>
                <w:ins w:id="71" w:author="Hill, Dawn" w:date="2026-09-25T20:08:00Z" w16du:dateUtc="2026-09-26T00:08:00Z"/>
                <w:rFonts w:ascii="Arial" w:hAnsi="Arial" w:cs="Arial"/>
              </w:rPr>
            </w:pPr>
          </w:p>
        </w:tc>
      </w:tr>
      <w:tr w:rsidR="00E50638" w14:paraId="43FB00EE" w14:textId="77777777" w:rsidTr="00E50638">
        <w:trPr>
          <w:ins w:id="72" w:author="Hill, Dawn" w:date="2026-09-25T20:08:00Z" w16du:dateUtc="2026-09-26T00:08:00Z"/>
        </w:trPr>
        <w:tc>
          <w:tcPr>
            <w:tcW w:w="2065" w:type="dxa"/>
          </w:tcPr>
          <w:p w14:paraId="28DCBB53" w14:textId="77777777" w:rsidR="00E50638" w:rsidRDefault="00E50638" w:rsidP="009B4F23">
            <w:pPr>
              <w:rPr>
                <w:ins w:id="73" w:author="Hill, Dawn" w:date="2026-09-25T20:08:00Z" w16du:dateUtc="2026-09-26T00:08:00Z"/>
                <w:rFonts w:ascii="Arial" w:hAnsi="Arial" w:cs="Arial"/>
              </w:rPr>
            </w:pPr>
            <w:ins w:id="74" w:author="Hill, Dawn" w:date="2026-09-25T20:08:00Z" w16du:dateUtc="2026-09-26T00:08:00Z">
              <w:r>
                <w:rPr>
                  <w:rFonts w:ascii="Arial" w:hAnsi="Arial" w:cs="Arial"/>
                </w:rPr>
                <w:t>Mailing Address:</w:t>
              </w:r>
            </w:ins>
          </w:p>
        </w:tc>
        <w:tc>
          <w:tcPr>
            <w:tcW w:w="8365" w:type="dxa"/>
          </w:tcPr>
          <w:p w14:paraId="370B34F2" w14:textId="77777777" w:rsidR="00E50638" w:rsidRDefault="00E50638" w:rsidP="009B4F23">
            <w:pPr>
              <w:rPr>
                <w:ins w:id="75" w:author="Hill, Dawn" w:date="2026-09-25T20:08:00Z" w16du:dateUtc="2026-09-26T00:08:00Z"/>
                <w:rFonts w:ascii="Arial" w:hAnsi="Arial" w:cs="Arial"/>
              </w:rPr>
            </w:pPr>
          </w:p>
        </w:tc>
      </w:tr>
    </w:tbl>
    <w:p w14:paraId="0F5F7C36" w14:textId="77777777" w:rsidR="00E50638" w:rsidRDefault="00E50638" w:rsidP="009B4F23">
      <w:pPr>
        <w:rPr>
          <w:ins w:id="76" w:author="Hill, Dawn" w:date="2026-09-25T20:08:00Z" w16du:dateUtc="2026-09-26T00:08:00Z"/>
          <w:rFonts w:ascii="Arial" w:hAnsi="Arial" w:cs="Arial"/>
        </w:rPr>
      </w:pPr>
    </w:p>
    <w:p w14:paraId="5D2CDD9C" w14:textId="77777777" w:rsidR="009B4F23" w:rsidRDefault="009B4F23" w:rsidP="009B4F23">
      <w:pPr>
        <w:rPr>
          <w:ins w:id="77" w:author="Hill, Dawn" w:date="2026-09-25T20:08:00Z" w16du:dateUtc="2026-09-26T00:08:00Z"/>
          <w:rFonts w:ascii="Arial" w:hAnsi="Arial" w:cs="Arial"/>
        </w:rPr>
      </w:pPr>
      <w:ins w:id="78" w:author="Hill, Dawn" w:date="2026-09-25T20:08:00Z" w16du:dateUtc="2026-09-26T00:08:00Z">
        <w:r>
          <w:rPr>
            <w:rFonts w:ascii="Arial" w:hAnsi="Arial" w:cs="Arial"/>
          </w:rPr>
          <w:t xml:space="preserve">Please check one of the following: </w:t>
        </w:r>
      </w:ins>
    </w:p>
    <w:p w14:paraId="1D3E9A24" w14:textId="77777777" w:rsidR="009B4F23" w:rsidRDefault="00996ABC" w:rsidP="00996ABC">
      <w:pPr>
        <w:ind w:left="720" w:hanging="360"/>
        <w:rPr>
          <w:ins w:id="79" w:author="Hill, Dawn" w:date="2026-09-25T20:08:00Z" w16du:dateUtc="2026-09-26T00:08:00Z"/>
          <w:rFonts w:ascii="Arial" w:hAnsi="Arial" w:cs="Arial"/>
        </w:rPr>
      </w:pPr>
      <w:ins w:id="80" w:author="Hill, Dawn" w:date="2026-09-25T20:08:00Z" w16du:dateUtc="2026-09-26T00:08:00Z">
        <w:r>
          <w:rPr>
            <w:rFonts w:ascii="MS Gothic" w:eastAsia="MS Gothic" w:hAnsi="MS Gothic" w:cs="Arial" w:hint="eastAsia"/>
          </w:rPr>
          <w:t>☐</w:t>
        </w:r>
        <w:r w:rsidR="009B4F23">
          <w:rPr>
            <w:rFonts w:ascii="Arial" w:hAnsi="Arial" w:cs="Arial"/>
          </w:rPr>
          <w:t xml:space="preserve">  I prefer to be contacted by the South Dakota Department of Public Safety, Victims’ Services Program</w:t>
        </w:r>
        <w:r>
          <w:rPr>
            <w:rFonts w:ascii="Arial" w:hAnsi="Arial" w:cs="Arial"/>
          </w:rPr>
          <w:t xml:space="preserve">, and </w:t>
        </w:r>
        <w:r>
          <w:rPr>
            <w:rFonts w:ascii="Arial" w:hAnsi="Arial" w:cs="Arial"/>
            <w:b/>
            <w:bCs/>
            <w:i/>
            <w:iCs/>
            <w:u w:val="single"/>
          </w:rPr>
          <w:t>do not</w:t>
        </w:r>
        <w:r>
          <w:rPr>
            <w:rFonts w:ascii="Arial" w:hAnsi="Arial" w:cs="Arial"/>
          </w:rPr>
          <w:t xml:space="preserve"> wish to be contacted by the program in question.  Please note, if this option is selected, this cover page will not be forwarded to the program in question.</w:t>
        </w:r>
      </w:ins>
    </w:p>
    <w:p w14:paraId="05AC2336" w14:textId="77777777" w:rsidR="00996ABC" w:rsidRDefault="00996ABC" w:rsidP="00996ABC">
      <w:pPr>
        <w:ind w:left="720" w:hanging="360"/>
        <w:rPr>
          <w:ins w:id="81" w:author="Hill, Dawn" w:date="2026-09-25T20:08:00Z" w16du:dateUtc="2026-09-26T00:08:00Z"/>
          <w:rFonts w:ascii="Arial" w:hAnsi="Arial" w:cs="Arial"/>
        </w:rPr>
      </w:pPr>
      <w:ins w:id="82" w:author="Hill, Dawn" w:date="2026-09-25T20:08:00Z" w16du:dateUtc="2026-09-26T00:08:00Z">
        <w:r>
          <w:rPr>
            <w:rFonts w:ascii="MS Gothic" w:eastAsia="MS Gothic" w:hAnsi="MS Gothic" w:cs="Arial" w:hint="eastAsia"/>
          </w:rPr>
          <w:t>☐</w:t>
        </w:r>
        <w:r>
          <w:rPr>
            <w:rFonts w:ascii="Arial" w:hAnsi="Arial" w:cs="Arial"/>
          </w:rPr>
          <w:t xml:space="preserve">  I am open to contact from </w:t>
        </w:r>
        <w:r>
          <w:rPr>
            <w:rFonts w:ascii="Arial" w:hAnsi="Arial" w:cs="Arial"/>
            <w:b/>
            <w:bCs/>
            <w:i/>
            <w:iCs/>
            <w:u w:val="single"/>
          </w:rPr>
          <w:t>either</w:t>
        </w:r>
        <w:r>
          <w:rPr>
            <w:rFonts w:ascii="Arial" w:hAnsi="Arial" w:cs="Arial"/>
          </w:rPr>
          <w:t xml:space="preserve"> the South Dakota Department of Public safety, Victims’ Services Program or the program in question.  Please note, if this option is selected, this cover page will not be forwarded to the program in question.  </w:t>
        </w:r>
      </w:ins>
    </w:p>
    <w:p w14:paraId="37CF70B6" w14:textId="77777777" w:rsidR="00996ABC" w:rsidRDefault="00996ABC">
      <w:pPr>
        <w:rPr>
          <w:ins w:id="83" w:author="Hill, Dawn" w:date="2026-09-25T20:08:00Z" w16du:dateUtc="2026-09-26T00:08:00Z"/>
          <w:rFonts w:ascii="Arial" w:hAnsi="Arial" w:cs="Arial"/>
        </w:rPr>
      </w:pPr>
      <w:ins w:id="84" w:author="Hill, Dawn" w:date="2026-09-25T20:08:00Z" w16du:dateUtc="2026-09-26T00:08:00Z">
        <w:r>
          <w:rPr>
            <w:rFonts w:ascii="Arial" w:hAnsi="Arial" w:cs="Arial"/>
          </w:rPr>
          <w:br w:type="page"/>
        </w:r>
      </w:ins>
    </w:p>
    <w:p w14:paraId="2C23C265" w14:textId="77777777" w:rsidR="00996ABC" w:rsidRDefault="00996ABC" w:rsidP="00996ABC">
      <w:pPr>
        <w:rPr>
          <w:ins w:id="85" w:author="Hill, Dawn" w:date="2026-09-25T20:08:00Z" w16du:dateUtc="2026-09-26T00:08:00Z"/>
          <w:rFonts w:ascii="Arial" w:hAnsi="Arial" w:cs="Arial"/>
        </w:rPr>
      </w:pPr>
      <w:ins w:id="86" w:author="Hill, Dawn" w:date="2026-09-25T20:08:00Z" w16du:dateUtc="2026-09-26T00:08:00Z">
        <w:r>
          <w:rPr>
            <w:rFonts w:ascii="Arial" w:hAnsi="Arial" w:cs="Arial"/>
          </w:rPr>
          <w:lastRenderedPageBreak/>
          <w:t>Does this statement contain concern/complaint of alleged discrimination?</w:t>
        </w:r>
      </w:ins>
    </w:p>
    <w:p w14:paraId="72E57315" w14:textId="77777777" w:rsidR="00996ABC" w:rsidRDefault="00996ABC" w:rsidP="00996ABC">
      <w:pPr>
        <w:ind w:firstLine="720"/>
        <w:rPr>
          <w:ins w:id="87" w:author="Hill, Dawn" w:date="2026-09-25T20:08:00Z" w16du:dateUtc="2026-09-26T00:08:00Z"/>
          <w:rFonts w:ascii="Arial" w:hAnsi="Arial" w:cs="Arial"/>
        </w:rPr>
      </w:pPr>
      <w:ins w:id="88" w:author="Hill, Dawn" w:date="2026-09-25T20:08:00Z" w16du:dateUtc="2026-09-26T00:08:00Z">
        <w:r>
          <w:rPr>
            <w:rFonts w:ascii="MS Gothic" w:eastAsia="MS Gothic" w:hAnsi="MS Gothic" w:cs="Arial" w:hint="eastAsia"/>
          </w:rPr>
          <w:t>☐</w:t>
        </w:r>
        <w:r>
          <w:rPr>
            <w:rFonts w:ascii="Arial" w:hAnsi="Arial" w:cs="Arial"/>
          </w:rPr>
          <w:t xml:space="preserve">  Yes</w:t>
        </w:r>
        <w:r>
          <w:rPr>
            <w:rFonts w:ascii="Arial" w:hAnsi="Arial" w:cs="Arial"/>
          </w:rPr>
          <w:tab/>
        </w:r>
        <w:r>
          <w:rPr>
            <w:rFonts w:ascii="MS Gothic" w:eastAsia="MS Gothic" w:hAnsi="MS Gothic" w:cs="Arial" w:hint="eastAsia"/>
          </w:rPr>
          <w:t>☐</w:t>
        </w:r>
        <w:r>
          <w:rPr>
            <w:rFonts w:ascii="Arial" w:hAnsi="Arial" w:cs="Arial"/>
          </w:rPr>
          <w:t xml:space="preserve">  No</w:t>
        </w:r>
      </w:ins>
    </w:p>
    <w:p w14:paraId="677CD706" w14:textId="77777777" w:rsidR="00996ABC" w:rsidRDefault="00996ABC" w:rsidP="00996ABC">
      <w:pPr>
        <w:rPr>
          <w:ins w:id="89" w:author="Hill, Dawn" w:date="2026-09-25T20:08:00Z" w16du:dateUtc="2026-09-26T00:08:00Z"/>
          <w:rFonts w:ascii="Arial" w:hAnsi="Arial" w:cs="Arial"/>
        </w:rPr>
      </w:pPr>
      <w:ins w:id="90" w:author="Hill, Dawn" w:date="2026-09-25T20:08:00Z" w16du:dateUtc="2026-09-26T00:08:00Z">
        <w:r>
          <w:rPr>
            <w:rFonts w:ascii="Arial" w:hAnsi="Arial" w:cs="Arial"/>
          </w:rPr>
          <w:tab/>
          <w:t>If yes, what type of discrimination is alleged?</w:t>
        </w:r>
      </w:ins>
    </w:p>
    <w:p w14:paraId="3B51FEAF" w14:textId="77777777" w:rsidR="00996ABC" w:rsidRDefault="00996ABC" w:rsidP="00996ABC">
      <w:pPr>
        <w:ind w:left="720"/>
        <w:rPr>
          <w:ins w:id="91" w:author="Hill, Dawn" w:date="2026-09-25T20:08:00Z" w16du:dateUtc="2026-09-26T00:08:00Z"/>
          <w:rFonts w:ascii="Arial" w:hAnsi="Arial" w:cs="Arial"/>
        </w:rPr>
      </w:pPr>
      <w:ins w:id="92" w:author="Hill, Dawn" w:date="2026-09-25T20:08:00Z" w16du:dateUtc="2026-09-26T00:08:00Z">
        <w:r>
          <w:rPr>
            <w:rFonts w:ascii="MS Gothic" w:eastAsia="MS Gothic" w:hAnsi="MS Gothic" w:cs="Arial" w:hint="eastAsia"/>
          </w:rPr>
          <w:t>☐</w:t>
        </w:r>
        <w:r>
          <w:rPr>
            <w:rFonts w:ascii="Arial" w:hAnsi="Arial" w:cs="Arial"/>
          </w:rPr>
          <w:t xml:space="preserve">  Age</w:t>
        </w:r>
        <w:r>
          <w:rPr>
            <w:rFonts w:ascii="Arial" w:hAnsi="Arial" w:cs="Arial"/>
          </w:rPr>
          <w:tab/>
        </w:r>
        <w:r>
          <w:rPr>
            <w:rFonts w:ascii="Arial" w:hAnsi="Arial" w:cs="Arial"/>
          </w:rPr>
          <w:tab/>
        </w:r>
        <w:r>
          <w:rPr>
            <w:rFonts w:ascii="MS Gothic" w:eastAsia="MS Gothic" w:hAnsi="MS Gothic" w:cs="Arial" w:hint="eastAsia"/>
          </w:rPr>
          <w:t>☐</w:t>
        </w:r>
        <w:r>
          <w:rPr>
            <w:rFonts w:ascii="Arial" w:hAnsi="Arial" w:cs="Arial"/>
          </w:rPr>
          <w:t xml:space="preserve">  Color</w:t>
        </w:r>
        <w:r>
          <w:rPr>
            <w:rFonts w:ascii="Arial" w:hAnsi="Arial" w:cs="Arial"/>
          </w:rPr>
          <w:tab/>
        </w:r>
        <w:r>
          <w:rPr>
            <w:rFonts w:ascii="Arial" w:hAnsi="Arial" w:cs="Arial"/>
          </w:rPr>
          <w:tab/>
        </w:r>
        <w:r>
          <w:rPr>
            <w:rFonts w:ascii="MS Gothic" w:eastAsia="MS Gothic" w:hAnsi="MS Gothic" w:cs="Arial" w:hint="eastAsia"/>
          </w:rPr>
          <w:t>☐</w:t>
        </w:r>
        <w:r>
          <w:rPr>
            <w:rFonts w:ascii="Arial" w:hAnsi="Arial" w:cs="Arial"/>
          </w:rPr>
          <w:t xml:space="preserve">  Disability</w:t>
        </w:r>
        <w:r>
          <w:rPr>
            <w:rFonts w:ascii="Arial" w:hAnsi="Arial" w:cs="Arial"/>
          </w:rPr>
          <w:br/>
        </w:r>
        <w:r>
          <w:rPr>
            <w:rFonts w:ascii="MS Gothic" w:eastAsia="MS Gothic" w:hAnsi="MS Gothic" w:cs="Arial" w:hint="eastAsia"/>
          </w:rPr>
          <w:t>☐</w:t>
        </w:r>
        <w:r>
          <w:rPr>
            <w:rFonts w:ascii="Arial" w:hAnsi="Arial" w:cs="Arial"/>
          </w:rPr>
          <w:t xml:space="preserve">  Gender Identity</w:t>
        </w:r>
        <w:r>
          <w:rPr>
            <w:rFonts w:ascii="Arial" w:hAnsi="Arial" w:cs="Arial"/>
          </w:rPr>
          <w:tab/>
        </w:r>
        <w:r>
          <w:rPr>
            <w:rFonts w:ascii="MS Gothic" w:eastAsia="MS Gothic" w:hAnsi="MS Gothic" w:cs="Arial" w:hint="eastAsia"/>
          </w:rPr>
          <w:t>☐</w:t>
        </w:r>
        <w:r>
          <w:rPr>
            <w:rFonts w:ascii="Arial" w:hAnsi="Arial" w:cs="Arial"/>
          </w:rPr>
          <w:t xml:space="preserve">  National Origin</w:t>
        </w:r>
        <w:r>
          <w:rPr>
            <w:rFonts w:ascii="Arial" w:hAnsi="Arial" w:cs="Arial"/>
          </w:rPr>
          <w:tab/>
        </w:r>
        <w:r>
          <w:rPr>
            <w:rFonts w:ascii="MS Gothic" w:eastAsia="MS Gothic" w:hAnsi="MS Gothic" w:cs="Arial" w:hint="eastAsia"/>
          </w:rPr>
          <w:t>☐</w:t>
        </w:r>
        <w:r>
          <w:rPr>
            <w:rFonts w:ascii="Arial" w:hAnsi="Arial" w:cs="Arial"/>
          </w:rPr>
          <w:t xml:space="preserve">  Race</w:t>
        </w:r>
        <w:r>
          <w:rPr>
            <w:rFonts w:ascii="Arial" w:hAnsi="Arial" w:cs="Arial"/>
          </w:rPr>
          <w:br/>
        </w:r>
        <w:r>
          <w:rPr>
            <w:rFonts w:ascii="MS Gothic" w:eastAsia="MS Gothic" w:hAnsi="MS Gothic" w:cs="Arial" w:hint="eastAsia"/>
          </w:rPr>
          <w:t>☐</w:t>
        </w:r>
        <w:r>
          <w:rPr>
            <w:rFonts w:ascii="Arial" w:hAnsi="Arial" w:cs="Arial"/>
          </w:rPr>
          <w:t xml:space="preserve">  Religion</w:t>
        </w:r>
        <w:r>
          <w:rPr>
            <w:rFonts w:ascii="Arial" w:hAnsi="Arial" w:cs="Arial"/>
          </w:rPr>
          <w:tab/>
        </w:r>
        <w:r>
          <w:rPr>
            <w:rFonts w:ascii="Arial" w:hAnsi="Arial" w:cs="Arial"/>
          </w:rPr>
          <w:tab/>
        </w:r>
        <w:r>
          <w:rPr>
            <w:rFonts w:ascii="MS Gothic" w:eastAsia="MS Gothic" w:hAnsi="MS Gothic" w:cs="Arial" w:hint="eastAsia"/>
          </w:rPr>
          <w:t>☐</w:t>
        </w:r>
        <w:r>
          <w:rPr>
            <w:rFonts w:ascii="Arial" w:hAnsi="Arial" w:cs="Arial"/>
          </w:rPr>
          <w:t xml:space="preserve">  Sex</w:t>
        </w:r>
        <w:r>
          <w:rPr>
            <w:rFonts w:ascii="Arial" w:hAnsi="Arial" w:cs="Arial"/>
          </w:rPr>
          <w:tab/>
        </w:r>
        <w:r>
          <w:rPr>
            <w:rFonts w:ascii="Arial" w:hAnsi="Arial" w:cs="Arial"/>
          </w:rPr>
          <w:tab/>
        </w:r>
        <w:r>
          <w:rPr>
            <w:rFonts w:ascii="MS Gothic" w:eastAsia="MS Gothic" w:hAnsi="MS Gothic" w:cs="Arial" w:hint="eastAsia"/>
          </w:rPr>
          <w:t>☐</w:t>
        </w:r>
        <w:r>
          <w:rPr>
            <w:rFonts w:ascii="Arial" w:hAnsi="Arial" w:cs="Arial"/>
          </w:rPr>
          <w:t xml:space="preserve">  Sexual Orientation</w:t>
        </w:r>
      </w:ins>
    </w:p>
    <w:p w14:paraId="53A462EE" w14:textId="77777777" w:rsidR="00996ABC" w:rsidRDefault="00996ABC" w:rsidP="00996ABC">
      <w:pPr>
        <w:rPr>
          <w:ins w:id="93" w:author="Hill, Dawn" w:date="2026-09-25T20:08:00Z" w16du:dateUtc="2026-09-26T00:08:00Z"/>
          <w:rFonts w:ascii="Arial" w:hAnsi="Arial" w:cs="Arial"/>
        </w:rPr>
      </w:pPr>
      <w:ins w:id="94" w:author="Hill, Dawn" w:date="2026-09-25T20:08:00Z" w16du:dateUtc="2026-09-26T00:08:00Z">
        <w:r>
          <w:rPr>
            <w:rFonts w:ascii="Arial" w:hAnsi="Arial" w:cs="Arial"/>
          </w:rPr>
          <w:tab/>
          <w:t>If yes, what is the basis for that discrimination?</w:t>
        </w:r>
      </w:ins>
    </w:p>
    <w:tbl>
      <w:tblPr>
        <w:tblStyle w:val="TableGrid"/>
        <w:tblW w:w="0" w:type="auto"/>
        <w:tblInd w:w="715" w:type="dxa"/>
        <w:tblLook w:val="04A0" w:firstRow="1" w:lastRow="0" w:firstColumn="1" w:lastColumn="0" w:noHBand="0" w:noVBand="1"/>
      </w:tblPr>
      <w:tblGrid>
        <w:gridCol w:w="9715"/>
      </w:tblGrid>
      <w:tr w:rsidR="00E50638" w14:paraId="7E313FB8" w14:textId="77777777" w:rsidTr="00E50638">
        <w:trPr>
          <w:ins w:id="95" w:author="Hill, Dawn" w:date="2026-09-25T20:08:00Z" w16du:dateUtc="2026-09-26T00:08:00Z"/>
        </w:trPr>
        <w:tc>
          <w:tcPr>
            <w:tcW w:w="9715" w:type="dxa"/>
          </w:tcPr>
          <w:p w14:paraId="647418C1" w14:textId="77777777" w:rsidR="00E50638" w:rsidRDefault="00E50638" w:rsidP="00996ABC">
            <w:pPr>
              <w:rPr>
                <w:ins w:id="96" w:author="Hill, Dawn" w:date="2026-09-25T20:08:00Z" w16du:dateUtc="2026-09-26T00:08:00Z"/>
                <w:rFonts w:ascii="Arial" w:hAnsi="Arial" w:cs="Arial"/>
              </w:rPr>
            </w:pPr>
          </w:p>
          <w:p w14:paraId="54E68B37" w14:textId="77777777" w:rsidR="00E50638" w:rsidRDefault="00E50638" w:rsidP="00996ABC">
            <w:pPr>
              <w:rPr>
                <w:ins w:id="97" w:author="Hill, Dawn" w:date="2026-09-25T20:08:00Z" w16du:dateUtc="2026-09-26T00:08:00Z"/>
                <w:rFonts w:ascii="Arial" w:hAnsi="Arial" w:cs="Arial"/>
              </w:rPr>
            </w:pPr>
          </w:p>
          <w:p w14:paraId="2B77946C" w14:textId="77777777" w:rsidR="00E50638" w:rsidRDefault="00E50638" w:rsidP="00996ABC">
            <w:pPr>
              <w:rPr>
                <w:ins w:id="98" w:author="Hill, Dawn" w:date="2026-09-25T20:08:00Z" w16du:dateUtc="2026-09-26T00:08:00Z"/>
                <w:rFonts w:ascii="Arial" w:hAnsi="Arial" w:cs="Arial"/>
              </w:rPr>
            </w:pPr>
          </w:p>
          <w:p w14:paraId="2585CC1A" w14:textId="77777777" w:rsidR="00E50638" w:rsidRDefault="00E50638" w:rsidP="00996ABC">
            <w:pPr>
              <w:rPr>
                <w:ins w:id="99" w:author="Hill, Dawn" w:date="2026-09-25T20:08:00Z" w16du:dateUtc="2026-09-26T00:08:00Z"/>
                <w:rFonts w:ascii="Arial" w:hAnsi="Arial" w:cs="Arial"/>
              </w:rPr>
            </w:pPr>
          </w:p>
          <w:p w14:paraId="18F3C542" w14:textId="77777777" w:rsidR="00E50638" w:rsidRDefault="00E50638" w:rsidP="00996ABC">
            <w:pPr>
              <w:rPr>
                <w:ins w:id="100" w:author="Hill, Dawn" w:date="2026-09-25T20:08:00Z" w16du:dateUtc="2026-09-26T00:08:00Z"/>
                <w:rFonts w:ascii="Arial" w:hAnsi="Arial" w:cs="Arial"/>
              </w:rPr>
            </w:pPr>
          </w:p>
          <w:p w14:paraId="5AE33736" w14:textId="77777777" w:rsidR="00E50638" w:rsidRDefault="00E50638" w:rsidP="00996ABC">
            <w:pPr>
              <w:rPr>
                <w:ins w:id="101" w:author="Hill, Dawn" w:date="2026-09-25T20:08:00Z" w16du:dateUtc="2026-09-26T00:08:00Z"/>
                <w:rFonts w:ascii="Arial" w:hAnsi="Arial" w:cs="Arial"/>
              </w:rPr>
            </w:pPr>
          </w:p>
          <w:p w14:paraId="59CA0256" w14:textId="77777777" w:rsidR="00E50638" w:rsidRDefault="00E50638" w:rsidP="00996ABC">
            <w:pPr>
              <w:rPr>
                <w:ins w:id="102" w:author="Hill, Dawn" w:date="2026-09-25T20:08:00Z" w16du:dateUtc="2026-09-26T00:08:00Z"/>
                <w:rFonts w:ascii="Arial" w:hAnsi="Arial" w:cs="Arial"/>
              </w:rPr>
            </w:pPr>
          </w:p>
          <w:p w14:paraId="35C8706A" w14:textId="77777777" w:rsidR="00E50638" w:rsidRDefault="00E50638" w:rsidP="00996ABC">
            <w:pPr>
              <w:rPr>
                <w:ins w:id="103" w:author="Hill, Dawn" w:date="2026-09-25T20:08:00Z" w16du:dateUtc="2026-09-26T00:08:00Z"/>
                <w:rFonts w:ascii="Arial" w:hAnsi="Arial" w:cs="Arial"/>
              </w:rPr>
            </w:pPr>
          </w:p>
          <w:p w14:paraId="658D5DCF" w14:textId="77777777" w:rsidR="00E50638" w:rsidRDefault="00E50638" w:rsidP="00996ABC">
            <w:pPr>
              <w:rPr>
                <w:ins w:id="104" w:author="Hill, Dawn" w:date="2026-09-25T20:08:00Z" w16du:dateUtc="2026-09-26T00:08:00Z"/>
                <w:rFonts w:ascii="Arial" w:hAnsi="Arial" w:cs="Arial"/>
              </w:rPr>
            </w:pPr>
          </w:p>
          <w:p w14:paraId="7B54BD17" w14:textId="77777777" w:rsidR="00E50638" w:rsidRDefault="00E50638" w:rsidP="00996ABC">
            <w:pPr>
              <w:rPr>
                <w:ins w:id="105" w:author="Hill, Dawn" w:date="2026-09-25T20:08:00Z" w16du:dateUtc="2026-09-26T00:08:00Z"/>
                <w:rFonts w:ascii="Arial" w:hAnsi="Arial" w:cs="Arial"/>
              </w:rPr>
            </w:pPr>
          </w:p>
          <w:p w14:paraId="7CE714F6" w14:textId="77777777" w:rsidR="00E50638" w:rsidRDefault="00E50638" w:rsidP="00996ABC">
            <w:pPr>
              <w:rPr>
                <w:ins w:id="106" w:author="Hill, Dawn" w:date="2026-09-25T20:08:00Z" w16du:dateUtc="2026-09-26T00:08:00Z"/>
                <w:rFonts w:ascii="Arial" w:hAnsi="Arial" w:cs="Arial"/>
              </w:rPr>
            </w:pPr>
          </w:p>
          <w:p w14:paraId="481C1A14" w14:textId="77777777" w:rsidR="00E50638" w:rsidRDefault="00E50638" w:rsidP="00996ABC">
            <w:pPr>
              <w:rPr>
                <w:ins w:id="107" w:author="Hill, Dawn" w:date="2026-09-25T20:08:00Z" w16du:dateUtc="2026-09-26T00:08:00Z"/>
                <w:rFonts w:ascii="Arial" w:hAnsi="Arial" w:cs="Arial"/>
              </w:rPr>
            </w:pPr>
          </w:p>
          <w:p w14:paraId="79213CB7" w14:textId="77777777" w:rsidR="00E50638" w:rsidRDefault="00E50638" w:rsidP="00996ABC">
            <w:pPr>
              <w:rPr>
                <w:ins w:id="108" w:author="Hill, Dawn" w:date="2026-09-25T20:08:00Z" w16du:dateUtc="2026-09-26T00:08:00Z"/>
                <w:rFonts w:ascii="Arial" w:hAnsi="Arial" w:cs="Arial"/>
              </w:rPr>
            </w:pPr>
          </w:p>
          <w:p w14:paraId="0B233551" w14:textId="77777777" w:rsidR="00E50638" w:rsidRDefault="00E50638" w:rsidP="00996ABC">
            <w:pPr>
              <w:rPr>
                <w:ins w:id="109" w:author="Hill, Dawn" w:date="2026-09-25T20:08:00Z" w16du:dateUtc="2026-09-26T00:08:00Z"/>
                <w:rFonts w:ascii="Arial" w:hAnsi="Arial" w:cs="Arial"/>
              </w:rPr>
            </w:pPr>
          </w:p>
          <w:p w14:paraId="60C10937" w14:textId="77777777" w:rsidR="00E50638" w:rsidRDefault="00E50638" w:rsidP="00996ABC">
            <w:pPr>
              <w:rPr>
                <w:ins w:id="110" w:author="Hill, Dawn" w:date="2026-09-25T20:08:00Z" w16du:dateUtc="2026-09-26T00:08:00Z"/>
                <w:rFonts w:ascii="Arial" w:hAnsi="Arial" w:cs="Arial"/>
              </w:rPr>
            </w:pPr>
          </w:p>
          <w:p w14:paraId="688B63EF" w14:textId="77777777" w:rsidR="00E50638" w:rsidRDefault="00E50638" w:rsidP="00996ABC">
            <w:pPr>
              <w:rPr>
                <w:ins w:id="111" w:author="Hill, Dawn" w:date="2026-09-25T20:08:00Z" w16du:dateUtc="2026-09-26T00:08:00Z"/>
                <w:rFonts w:ascii="Arial" w:hAnsi="Arial" w:cs="Arial"/>
              </w:rPr>
            </w:pPr>
          </w:p>
          <w:p w14:paraId="4685C9AD" w14:textId="77777777" w:rsidR="00E50638" w:rsidRDefault="00E50638" w:rsidP="00996ABC">
            <w:pPr>
              <w:rPr>
                <w:ins w:id="112" w:author="Hill, Dawn" w:date="2026-09-25T20:08:00Z" w16du:dateUtc="2026-09-26T00:08:00Z"/>
                <w:rFonts w:ascii="Arial" w:hAnsi="Arial" w:cs="Arial"/>
              </w:rPr>
            </w:pPr>
          </w:p>
          <w:p w14:paraId="1596C35F" w14:textId="77777777" w:rsidR="00E50638" w:rsidRDefault="00E50638" w:rsidP="00996ABC">
            <w:pPr>
              <w:rPr>
                <w:ins w:id="113" w:author="Hill, Dawn" w:date="2026-09-25T20:08:00Z" w16du:dateUtc="2026-09-26T00:08:00Z"/>
                <w:rFonts w:ascii="Arial" w:hAnsi="Arial" w:cs="Arial"/>
              </w:rPr>
            </w:pPr>
          </w:p>
          <w:p w14:paraId="53D1DEF7" w14:textId="77777777" w:rsidR="00E50638" w:rsidRDefault="00E50638" w:rsidP="00996ABC">
            <w:pPr>
              <w:rPr>
                <w:ins w:id="114" w:author="Hill, Dawn" w:date="2026-09-25T20:08:00Z" w16du:dateUtc="2026-09-26T00:08:00Z"/>
                <w:rFonts w:ascii="Arial" w:hAnsi="Arial" w:cs="Arial"/>
              </w:rPr>
            </w:pPr>
          </w:p>
          <w:p w14:paraId="35638033" w14:textId="77777777" w:rsidR="00E50638" w:rsidRDefault="00E50638" w:rsidP="00996ABC">
            <w:pPr>
              <w:rPr>
                <w:ins w:id="115" w:author="Hill, Dawn" w:date="2026-09-25T20:08:00Z" w16du:dateUtc="2026-09-26T00:08:00Z"/>
                <w:rFonts w:ascii="Arial" w:hAnsi="Arial" w:cs="Arial"/>
              </w:rPr>
            </w:pPr>
          </w:p>
          <w:p w14:paraId="4539EF88" w14:textId="77777777" w:rsidR="00E50638" w:rsidRDefault="00E50638" w:rsidP="00996ABC">
            <w:pPr>
              <w:rPr>
                <w:ins w:id="116" w:author="Hill, Dawn" w:date="2026-09-25T20:08:00Z" w16du:dateUtc="2026-09-26T00:08:00Z"/>
                <w:rFonts w:ascii="Arial" w:hAnsi="Arial" w:cs="Arial"/>
              </w:rPr>
            </w:pPr>
          </w:p>
          <w:p w14:paraId="5AA7076D" w14:textId="77777777" w:rsidR="00E50638" w:rsidRDefault="00E50638" w:rsidP="00996ABC">
            <w:pPr>
              <w:rPr>
                <w:ins w:id="117" w:author="Hill, Dawn" w:date="2026-09-25T20:08:00Z" w16du:dateUtc="2026-09-26T00:08:00Z"/>
                <w:rFonts w:ascii="Arial" w:hAnsi="Arial" w:cs="Arial"/>
              </w:rPr>
            </w:pPr>
          </w:p>
          <w:p w14:paraId="54D4C454" w14:textId="77777777" w:rsidR="00E50638" w:rsidRDefault="00E50638" w:rsidP="00996ABC">
            <w:pPr>
              <w:rPr>
                <w:ins w:id="118" w:author="Hill, Dawn" w:date="2026-09-25T20:08:00Z" w16du:dateUtc="2026-09-26T00:08:00Z"/>
                <w:rFonts w:ascii="Arial" w:hAnsi="Arial" w:cs="Arial"/>
              </w:rPr>
            </w:pPr>
          </w:p>
          <w:p w14:paraId="017C9B4B" w14:textId="77777777" w:rsidR="00E50638" w:rsidRDefault="00E50638" w:rsidP="00996ABC">
            <w:pPr>
              <w:rPr>
                <w:ins w:id="119" w:author="Hill, Dawn" w:date="2026-09-25T20:08:00Z" w16du:dateUtc="2026-09-26T00:08:00Z"/>
                <w:rFonts w:ascii="Arial" w:hAnsi="Arial" w:cs="Arial"/>
              </w:rPr>
            </w:pPr>
          </w:p>
          <w:p w14:paraId="245E3862" w14:textId="77777777" w:rsidR="00E50638" w:rsidRDefault="00E50638" w:rsidP="00996ABC">
            <w:pPr>
              <w:rPr>
                <w:ins w:id="120" w:author="Hill, Dawn" w:date="2026-09-25T20:08:00Z" w16du:dateUtc="2026-09-26T00:08:00Z"/>
                <w:rFonts w:ascii="Arial" w:hAnsi="Arial" w:cs="Arial"/>
              </w:rPr>
            </w:pPr>
          </w:p>
          <w:p w14:paraId="4DA5BA8E" w14:textId="77777777" w:rsidR="00E50638" w:rsidRDefault="00E50638" w:rsidP="00996ABC">
            <w:pPr>
              <w:rPr>
                <w:ins w:id="121" w:author="Hill, Dawn" w:date="2026-09-25T20:08:00Z" w16du:dateUtc="2026-09-26T00:08:00Z"/>
                <w:rFonts w:ascii="Arial" w:hAnsi="Arial" w:cs="Arial"/>
              </w:rPr>
            </w:pPr>
          </w:p>
          <w:p w14:paraId="69F2AC58" w14:textId="77777777" w:rsidR="00E50638" w:rsidRDefault="00E50638" w:rsidP="00996ABC">
            <w:pPr>
              <w:rPr>
                <w:ins w:id="122" w:author="Hill, Dawn" w:date="2026-09-25T20:08:00Z" w16du:dateUtc="2026-09-26T00:08:00Z"/>
                <w:rFonts w:ascii="Arial" w:hAnsi="Arial" w:cs="Arial"/>
              </w:rPr>
            </w:pPr>
          </w:p>
          <w:p w14:paraId="1DCA8A88" w14:textId="77777777" w:rsidR="00E50638" w:rsidRDefault="00E50638" w:rsidP="00996ABC">
            <w:pPr>
              <w:rPr>
                <w:ins w:id="123" w:author="Hill, Dawn" w:date="2026-09-25T20:08:00Z" w16du:dateUtc="2026-09-26T00:08:00Z"/>
                <w:rFonts w:ascii="Arial" w:hAnsi="Arial" w:cs="Arial"/>
              </w:rPr>
            </w:pPr>
          </w:p>
        </w:tc>
      </w:tr>
    </w:tbl>
    <w:p w14:paraId="42667E83" w14:textId="77777777" w:rsidR="00E50638" w:rsidRDefault="00E50638" w:rsidP="00996ABC">
      <w:pPr>
        <w:rPr>
          <w:ins w:id="124" w:author="Hill, Dawn" w:date="2026-09-25T20:08:00Z" w16du:dateUtc="2026-09-26T00:08:00Z"/>
          <w:rFonts w:ascii="Arial" w:hAnsi="Arial" w:cs="Arial"/>
        </w:rPr>
      </w:pPr>
    </w:p>
    <w:p w14:paraId="71104D6A" w14:textId="77777777" w:rsidR="00E50638" w:rsidRDefault="00E50638" w:rsidP="00996ABC">
      <w:pPr>
        <w:rPr>
          <w:ins w:id="125" w:author="Hill, Dawn" w:date="2026-09-25T20:08:00Z" w16du:dateUtc="2026-09-26T00:08:00Z"/>
          <w:rFonts w:ascii="Arial" w:hAnsi="Arial" w:cs="Arial"/>
        </w:rPr>
      </w:pPr>
      <w:ins w:id="126" w:author="Hill, Dawn" w:date="2026-09-25T20:08:00Z" w16du:dateUtc="2026-09-26T00:08:00Z">
        <w:r>
          <w:rPr>
            <w:rFonts w:ascii="Arial" w:hAnsi="Arial" w:cs="Arial"/>
          </w:rPr>
          <w:tab/>
        </w:r>
      </w:ins>
    </w:p>
    <w:p w14:paraId="1976D5F1" w14:textId="77777777" w:rsidR="00E50638" w:rsidRDefault="00E50638">
      <w:pPr>
        <w:rPr>
          <w:ins w:id="127" w:author="Hill, Dawn" w:date="2026-09-25T20:08:00Z" w16du:dateUtc="2026-09-26T00:08:00Z"/>
          <w:rFonts w:ascii="Arial" w:hAnsi="Arial" w:cs="Arial"/>
        </w:rPr>
      </w:pPr>
      <w:ins w:id="128" w:author="Hill, Dawn" w:date="2026-09-25T20:08:00Z" w16du:dateUtc="2026-09-26T00:08:00Z">
        <w:r>
          <w:rPr>
            <w:rFonts w:ascii="Arial" w:hAnsi="Arial" w:cs="Arial"/>
          </w:rPr>
          <w:br w:type="page"/>
        </w:r>
      </w:ins>
    </w:p>
    <w:p w14:paraId="7EFA50E5" w14:textId="77777777" w:rsidR="00E50638" w:rsidRDefault="00E50638" w:rsidP="00E50638">
      <w:pPr>
        <w:rPr>
          <w:ins w:id="129" w:author="Hill, Dawn" w:date="2026-09-25T20:08:00Z" w16du:dateUtc="2026-09-26T00:08:00Z"/>
          <w:rFonts w:ascii="Arial" w:hAnsi="Arial" w:cs="Arial"/>
          <w:i/>
          <w:iCs/>
        </w:rPr>
      </w:pPr>
      <w:ins w:id="130" w:author="Hill, Dawn" w:date="2026-09-25T20:08:00Z" w16du:dateUtc="2026-09-26T00:08:00Z">
        <w:r>
          <w:rPr>
            <w:rFonts w:ascii="Arial" w:hAnsi="Arial" w:cs="Arial"/>
            <w:b/>
            <w:bCs/>
            <w:i/>
            <w:iCs/>
          </w:rPr>
          <w:t>Statement of Concern:</w:t>
        </w:r>
        <w:r>
          <w:rPr>
            <w:rFonts w:ascii="Arial" w:hAnsi="Arial" w:cs="Arial"/>
            <w:b/>
            <w:bCs/>
            <w:i/>
            <w:iCs/>
          </w:rPr>
          <w:br/>
        </w:r>
        <w:r>
          <w:rPr>
            <w:rFonts w:ascii="Arial" w:hAnsi="Arial" w:cs="Arial"/>
            <w:i/>
            <w:iCs/>
          </w:rPr>
          <w:t>(This information will be forwarded to the program in question)</w:t>
        </w:r>
      </w:ins>
    </w:p>
    <w:tbl>
      <w:tblPr>
        <w:tblStyle w:val="TableGrid"/>
        <w:tblW w:w="0" w:type="auto"/>
        <w:tblLook w:val="04A0" w:firstRow="1" w:lastRow="0" w:firstColumn="1" w:lastColumn="0" w:noHBand="0" w:noVBand="1"/>
      </w:tblPr>
      <w:tblGrid>
        <w:gridCol w:w="2695"/>
        <w:gridCol w:w="7735"/>
      </w:tblGrid>
      <w:tr w:rsidR="00E50638" w14:paraId="26C18105" w14:textId="77777777" w:rsidTr="00E50638">
        <w:trPr>
          <w:ins w:id="131" w:author="Hill, Dawn" w:date="2026-09-25T20:08:00Z" w16du:dateUtc="2026-09-26T00:08:00Z"/>
        </w:trPr>
        <w:tc>
          <w:tcPr>
            <w:tcW w:w="2695" w:type="dxa"/>
          </w:tcPr>
          <w:p w14:paraId="63FE52EE" w14:textId="77777777" w:rsidR="00E50638" w:rsidRPr="00E50638" w:rsidRDefault="00E50638" w:rsidP="00E50638">
            <w:pPr>
              <w:rPr>
                <w:ins w:id="132" w:author="Hill, Dawn" w:date="2026-09-25T20:08:00Z" w16du:dateUtc="2026-09-26T00:08:00Z"/>
                <w:rFonts w:ascii="Arial" w:hAnsi="Arial" w:cs="Arial"/>
              </w:rPr>
            </w:pPr>
            <w:ins w:id="133" w:author="Hill, Dawn" w:date="2026-09-25T20:08:00Z" w16du:dateUtc="2026-09-26T00:08:00Z">
              <w:r w:rsidRPr="00E50638">
                <w:rPr>
                  <w:rFonts w:ascii="Arial" w:hAnsi="Arial" w:cs="Arial"/>
                </w:rPr>
                <w:t>Client Name:</w:t>
              </w:r>
            </w:ins>
          </w:p>
        </w:tc>
        <w:tc>
          <w:tcPr>
            <w:tcW w:w="7735" w:type="dxa"/>
          </w:tcPr>
          <w:p w14:paraId="2EC06A79" w14:textId="77777777" w:rsidR="00E50638" w:rsidRPr="00E50638" w:rsidRDefault="00E50638" w:rsidP="00E50638">
            <w:pPr>
              <w:rPr>
                <w:ins w:id="134" w:author="Hill, Dawn" w:date="2026-09-25T20:08:00Z" w16du:dateUtc="2026-09-26T00:08:00Z"/>
                <w:rFonts w:ascii="Arial" w:hAnsi="Arial" w:cs="Arial"/>
              </w:rPr>
            </w:pPr>
          </w:p>
        </w:tc>
      </w:tr>
      <w:tr w:rsidR="00E50638" w14:paraId="0F31894F" w14:textId="77777777" w:rsidTr="00E50638">
        <w:trPr>
          <w:ins w:id="135" w:author="Hill, Dawn" w:date="2026-09-25T20:08:00Z" w16du:dateUtc="2026-09-26T00:08:00Z"/>
        </w:trPr>
        <w:tc>
          <w:tcPr>
            <w:tcW w:w="2695" w:type="dxa"/>
          </w:tcPr>
          <w:p w14:paraId="687F6738" w14:textId="77777777" w:rsidR="00E50638" w:rsidRPr="00E50638" w:rsidRDefault="00E50638" w:rsidP="00E50638">
            <w:pPr>
              <w:rPr>
                <w:ins w:id="136" w:author="Hill, Dawn" w:date="2026-09-25T20:08:00Z" w16du:dateUtc="2026-09-26T00:08:00Z"/>
                <w:rFonts w:ascii="Arial" w:hAnsi="Arial" w:cs="Arial"/>
              </w:rPr>
            </w:pPr>
            <w:ins w:id="137" w:author="Hill, Dawn" w:date="2026-09-25T20:08:00Z" w16du:dateUtc="2026-09-26T00:08:00Z">
              <w:r w:rsidRPr="00E50638">
                <w:rPr>
                  <w:rFonts w:ascii="Arial" w:hAnsi="Arial" w:cs="Arial"/>
                </w:rPr>
                <w:t>Program Name:</w:t>
              </w:r>
            </w:ins>
          </w:p>
        </w:tc>
        <w:tc>
          <w:tcPr>
            <w:tcW w:w="7735" w:type="dxa"/>
          </w:tcPr>
          <w:p w14:paraId="7AA7B757" w14:textId="77777777" w:rsidR="00E50638" w:rsidRPr="00E50638" w:rsidRDefault="00E50638" w:rsidP="00E50638">
            <w:pPr>
              <w:rPr>
                <w:ins w:id="138" w:author="Hill, Dawn" w:date="2026-09-25T20:08:00Z" w16du:dateUtc="2026-09-26T00:08:00Z"/>
                <w:rFonts w:ascii="Arial" w:hAnsi="Arial" w:cs="Arial"/>
              </w:rPr>
            </w:pPr>
          </w:p>
        </w:tc>
      </w:tr>
      <w:tr w:rsidR="00E50638" w14:paraId="30ACC1DA" w14:textId="77777777" w:rsidTr="00E50638">
        <w:trPr>
          <w:ins w:id="139" w:author="Hill, Dawn" w:date="2026-09-25T20:08:00Z" w16du:dateUtc="2026-09-26T00:08:00Z"/>
        </w:trPr>
        <w:tc>
          <w:tcPr>
            <w:tcW w:w="2695" w:type="dxa"/>
          </w:tcPr>
          <w:p w14:paraId="7A6D432F" w14:textId="77777777" w:rsidR="00E50638" w:rsidRPr="00E50638" w:rsidRDefault="00E50638" w:rsidP="00E50638">
            <w:pPr>
              <w:rPr>
                <w:ins w:id="140" w:author="Hill, Dawn" w:date="2026-09-25T20:08:00Z" w16du:dateUtc="2026-09-26T00:08:00Z"/>
                <w:rFonts w:ascii="Arial" w:hAnsi="Arial" w:cs="Arial"/>
              </w:rPr>
            </w:pPr>
            <w:ins w:id="141" w:author="Hill, Dawn" w:date="2026-09-25T20:08:00Z" w16du:dateUtc="2026-09-26T00:08:00Z">
              <w:r w:rsidRPr="00E50638">
                <w:rPr>
                  <w:rFonts w:ascii="Arial" w:hAnsi="Arial" w:cs="Arial"/>
                </w:rPr>
                <w:t>Program Phone #:</w:t>
              </w:r>
            </w:ins>
          </w:p>
        </w:tc>
        <w:tc>
          <w:tcPr>
            <w:tcW w:w="7735" w:type="dxa"/>
          </w:tcPr>
          <w:p w14:paraId="4CB757B6" w14:textId="77777777" w:rsidR="00E50638" w:rsidRPr="00E50638" w:rsidRDefault="00E50638" w:rsidP="00E50638">
            <w:pPr>
              <w:rPr>
                <w:ins w:id="142" w:author="Hill, Dawn" w:date="2026-09-25T20:08:00Z" w16du:dateUtc="2026-09-26T00:08:00Z"/>
                <w:rFonts w:ascii="Arial" w:hAnsi="Arial" w:cs="Arial"/>
              </w:rPr>
            </w:pPr>
          </w:p>
        </w:tc>
      </w:tr>
      <w:tr w:rsidR="00E50638" w14:paraId="7EF81D1C" w14:textId="77777777" w:rsidTr="00E50638">
        <w:trPr>
          <w:ins w:id="143" w:author="Hill, Dawn" w:date="2026-09-25T20:08:00Z" w16du:dateUtc="2026-09-26T00:08:00Z"/>
        </w:trPr>
        <w:tc>
          <w:tcPr>
            <w:tcW w:w="2695" w:type="dxa"/>
          </w:tcPr>
          <w:p w14:paraId="6E958EC6" w14:textId="77777777" w:rsidR="00E50638" w:rsidRPr="00E50638" w:rsidRDefault="00E50638" w:rsidP="00E50638">
            <w:pPr>
              <w:rPr>
                <w:ins w:id="144" w:author="Hill, Dawn" w:date="2026-09-25T20:08:00Z" w16du:dateUtc="2026-09-26T00:08:00Z"/>
                <w:rFonts w:ascii="Arial" w:hAnsi="Arial" w:cs="Arial"/>
              </w:rPr>
            </w:pPr>
            <w:ins w:id="145" w:author="Hill, Dawn" w:date="2026-09-25T20:08:00Z" w16du:dateUtc="2026-09-26T00:08:00Z">
              <w:r w:rsidRPr="00E50638">
                <w:rPr>
                  <w:rFonts w:ascii="Arial" w:hAnsi="Arial" w:cs="Arial"/>
                </w:rPr>
                <w:t>City Program is Located:</w:t>
              </w:r>
            </w:ins>
          </w:p>
        </w:tc>
        <w:tc>
          <w:tcPr>
            <w:tcW w:w="7735" w:type="dxa"/>
          </w:tcPr>
          <w:p w14:paraId="7A93462D" w14:textId="77777777" w:rsidR="00E50638" w:rsidRPr="00E50638" w:rsidRDefault="00E50638" w:rsidP="00E50638">
            <w:pPr>
              <w:rPr>
                <w:ins w:id="146" w:author="Hill, Dawn" w:date="2026-09-25T20:08:00Z" w16du:dateUtc="2026-09-26T00:08:00Z"/>
                <w:rFonts w:ascii="Arial" w:hAnsi="Arial" w:cs="Arial"/>
              </w:rPr>
            </w:pPr>
          </w:p>
        </w:tc>
      </w:tr>
      <w:tr w:rsidR="00E50638" w14:paraId="4EEC0258" w14:textId="77777777" w:rsidTr="00E50638">
        <w:trPr>
          <w:ins w:id="147" w:author="Hill, Dawn" w:date="2026-09-25T20:08:00Z" w16du:dateUtc="2026-09-26T00:08:00Z"/>
        </w:trPr>
        <w:tc>
          <w:tcPr>
            <w:tcW w:w="2695" w:type="dxa"/>
          </w:tcPr>
          <w:p w14:paraId="0F81C99D" w14:textId="77777777" w:rsidR="00E50638" w:rsidRPr="00E50638" w:rsidRDefault="00E50638" w:rsidP="00E50638">
            <w:pPr>
              <w:rPr>
                <w:ins w:id="148" w:author="Hill, Dawn" w:date="2026-09-25T20:08:00Z" w16du:dateUtc="2026-09-26T00:08:00Z"/>
                <w:rFonts w:ascii="Arial" w:hAnsi="Arial" w:cs="Arial"/>
              </w:rPr>
            </w:pPr>
            <w:ins w:id="149" w:author="Hill, Dawn" w:date="2026-09-25T20:08:00Z" w16du:dateUtc="2026-09-26T00:08:00Z">
              <w:r>
                <w:rPr>
                  <w:rFonts w:ascii="Arial" w:hAnsi="Arial" w:cs="Arial"/>
                </w:rPr>
                <w:t>Name(s) of individual(s) involved in the concern:</w:t>
              </w:r>
            </w:ins>
          </w:p>
        </w:tc>
        <w:tc>
          <w:tcPr>
            <w:tcW w:w="7735" w:type="dxa"/>
          </w:tcPr>
          <w:p w14:paraId="01204B0E" w14:textId="77777777" w:rsidR="00E50638" w:rsidRPr="00E50638" w:rsidRDefault="00E50638" w:rsidP="00E50638">
            <w:pPr>
              <w:rPr>
                <w:ins w:id="150" w:author="Hill, Dawn" w:date="2026-09-25T20:08:00Z" w16du:dateUtc="2026-09-26T00:08:00Z"/>
                <w:rFonts w:ascii="Arial" w:hAnsi="Arial" w:cs="Arial"/>
              </w:rPr>
            </w:pPr>
          </w:p>
        </w:tc>
      </w:tr>
      <w:tr w:rsidR="00E50638" w14:paraId="7D8F38AF" w14:textId="77777777" w:rsidTr="00E50638">
        <w:trPr>
          <w:ins w:id="151" w:author="Hill, Dawn" w:date="2026-09-25T20:08:00Z" w16du:dateUtc="2026-09-26T00:08:00Z"/>
        </w:trPr>
        <w:tc>
          <w:tcPr>
            <w:tcW w:w="2695" w:type="dxa"/>
          </w:tcPr>
          <w:p w14:paraId="4F22D4E4" w14:textId="77777777" w:rsidR="00E50638" w:rsidRPr="00E50638" w:rsidRDefault="00E50638" w:rsidP="00E50638">
            <w:pPr>
              <w:rPr>
                <w:ins w:id="152" w:author="Hill, Dawn" w:date="2026-09-25T20:08:00Z" w16du:dateUtc="2026-09-26T00:08:00Z"/>
                <w:rFonts w:ascii="Arial" w:hAnsi="Arial" w:cs="Arial"/>
              </w:rPr>
            </w:pPr>
            <w:ins w:id="153" w:author="Hill, Dawn" w:date="2026-09-25T20:08:00Z" w16du:dateUtc="2026-09-26T00:08:00Z">
              <w:r>
                <w:rPr>
                  <w:rFonts w:ascii="Arial" w:hAnsi="Arial" w:cs="Arial"/>
                </w:rPr>
                <w:t>Date(s) &amp; Time(s):</w:t>
              </w:r>
            </w:ins>
          </w:p>
        </w:tc>
        <w:tc>
          <w:tcPr>
            <w:tcW w:w="7735" w:type="dxa"/>
          </w:tcPr>
          <w:p w14:paraId="064E1BDA" w14:textId="77777777" w:rsidR="00E50638" w:rsidRPr="00E50638" w:rsidRDefault="00E50638" w:rsidP="00E50638">
            <w:pPr>
              <w:rPr>
                <w:ins w:id="154" w:author="Hill, Dawn" w:date="2026-09-25T20:08:00Z" w16du:dateUtc="2026-09-26T00:08:00Z"/>
                <w:rFonts w:ascii="Arial" w:hAnsi="Arial" w:cs="Arial"/>
              </w:rPr>
            </w:pPr>
          </w:p>
        </w:tc>
      </w:tr>
      <w:tr w:rsidR="00E50638" w14:paraId="25BDC120" w14:textId="77777777" w:rsidTr="00E50638">
        <w:trPr>
          <w:trHeight w:val="70"/>
          <w:ins w:id="155" w:author="Hill, Dawn" w:date="2026-09-25T20:08:00Z" w16du:dateUtc="2026-09-26T00:08:00Z"/>
        </w:trPr>
        <w:tc>
          <w:tcPr>
            <w:tcW w:w="10430" w:type="dxa"/>
            <w:gridSpan w:val="2"/>
            <w:shd w:val="clear" w:color="auto" w:fill="D9D9D9" w:themeFill="background1" w:themeFillShade="D9"/>
          </w:tcPr>
          <w:p w14:paraId="7A7E7E24" w14:textId="77777777" w:rsidR="00E50638" w:rsidRDefault="00E50638" w:rsidP="00E50638">
            <w:pPr>
              <w:rPr>
                <w:ins w:id="156" w:author="Hill, Dawn" w:date="2026-09-25T20:08:00Z" w16du:dateUtc="2026-09-26T00:08:00Z"/>
                <w:rFonts w:ascii="Arial" w:hAnsi="Arial" w:cs="Arial"/>
                <w:b/>
                <w:bCs/>
              </w:rPr>
            </w:pPr>
          </w:p>
          <w:p w14:paraId="61BA32EC" w14:textId="77777777" w:rsidR="00E50638" w:rsidRDefault="00E50638" w:rsidP="00E50638">
            <w:pPr>
              <w:rPr>
                <w:ins w:id="157" w:author="Hill, Dawn" w:date="2026-09-25T20:08:00Z" w16du:dateUtc="2026-09-26T00:08:00Z"/>
                <w:rFonts w:ascii="Arial" w:hAnsi="Arial" w:cs="Arial"/>
                <w:b/>
                <w:bCs/>
              </w:rPr>
            </w:pPr>
            <w:ins w:id="158" w:author="Hill, Dawn" w:date="2026-09-25T20:08:00Z" w16du:dateUtc="2026-09-26T00:08:00Z">
              <w:r>
                <w:rPr>
                  <w:rFonts w:ascii="Arial" w:hAnsi="Arial" w:cs="Arial"/>
                  <w:b/>
                  <w:bCs/>
                </w:rPr>
                <w:t>Please describe the concern/complaint below.  If more space is needed to describe the incident, please attach additional sheets.</w:t>
              </w:r>
            </w:ins>
          </w:p>
          <w:p w14:paraId="3F406DB6" w14:textId="77777777" w:rsidR="00E50638" w:rsidRPr="00E50638" w:rsidRDefault="00E50638" w:rsidP="00E50638">
            <w:pPr>
              <w:rPr>
                <w:ins w:id="159" w:author="Hill, Dawn" w:date="2026-09-25T20:08:00Z" w16du:dateUtc="2026-09-26T00:08:00Z"/>
                <w:rFonts w:ascii="Arial" w:hAnsi="Arial" w:cs="Arial"/>
                <w:b/>
                <w:bCs/>
              </w:rPr>
            </w:pPr>
          </w:p>
        </w:tc>
      </w:tr>
      <w:tr w:rsidR="00E50638" w14:paraId="05A343F2" w14:textId="77777777" w:rsidTr="00454FF9">
        <w:trPr>
          <w:ins w:id="160" w:author="Hill, Dawn" w:date="2026-09-25T20:08:00Z" w16du:dateUtc="2026-09-26T00:08:00Z"/>
        </w:trPr>
        <w:tc>
          <w:tcPr>
            <w:tcW w:w="10430" w:type="dxa"/>
            <w:gridSpan w:val="2"/>
          </w:tcPr>
          <w:p w14:paraId="7BA6B293" w14:textId="77777777" w:rsidR="00E50638" w:rsidRDefault="00E50638" w:rsidP="00E50638">
            <w:pPr>
              <w:rPr>
                <w:ins w:id="161" w:author="Hill, Dawn" w:date="2026-09-25T20:08:00Z" w16du:dateUtc="2026-09-26T00:08:00Z"/>
                <w:rFonts w:ascii="Arial" w:hAnsi="Arial" w:cs="Arial"/>
              </w:rPr>
            </w:pPr>
          </w:p>
          <w:p w14:paraId="451DBC52" w14:textId="77777777" w:rsidR="00E50638" w:rsidRDefault="00E50638" w:rsidP="00E50638">
            <w:pPr>
              <w:rPr>
                <w:ins w:id="162" w:author="Hill, Dawn" w:date="2026-09-25T20:08:00Z" w16du:dateUtc="2026-09-26T00:08:00Z"/>
                <w:rFonts w:ascii="Arial" w:hAnsi="Arial" w:cs="Arial"/>
              </w:rPr>
            </w:pPr>
          </w:p>
          <w:p w14:paraId="20CE66A4" w14:textId="77777777" w:rsidR="00E50638" w:rsidRDefault="00E50638" w:rsidP="00E50638">
            <w:pPr>
              <w:rPr>
                <w:ins w:id="163" w:author="Hill, Dawn" w:date="2026-09-25T20:08:00Z" w16du:dateUtc="2026-09-26T00:08:00Z"/>
                <w:rFonts w:ascii="Arial" w:hAnsi="Arial" w:cs="Arial"/>
              </w:rPr>
            </w:pPr>
          </w:p>
          <w:p w14:paraId="294454AE" w14:textId="77777777" w:rsidR="00E50638" w:rsidRDefault="00E50638" w:rsidP="00E50638">
            <w:pPr>
              <w:rPr>
                <w:ins w:id="164" w:author="Hill, Dawn" w:date="2026-09-25T20:08:00Z" w16du:dateUtc="2026-09-26T00:08:00Z"/>
                <w:rFonts w:ascii="Arial" w:hAnsi="Arial" w:cs="Arial"/>
              </w:rPr>
            </w:pPr>
          </w:p>
          <w:p w14:paraId="3D716C68" w14:textId="77777777" w:rsidR="00E50638" w:rsidRDefault="00E50638" w:rsidP="00E50638">
            <w:pPr>
              <w:rPr>
                <w:ins w:id="165" w:author="Hill, Dawn" w:date="2026-09-25T20:08:00Z" w16du:dateUtc="2026-09-26T00:08:00Z"/>
                <w:rFonts w:ascii="Arial" w:hAnsi="Arial" w:cs="Arial"/>
              </w:rPr>
            </w:pPr>
          </w:p>
          <w:p w14:paraId="4358996A" w14:textId="77777777" w:rsidR="00E50638" w:rsidRDefault="00E50638" w:rsidP="00E50638">
            <w:pPr>
              <w:rPr>
                <w:ins w:id="166" w:author="Hill, Dawn" w:date="2026-09-25T20:08:00Z" w16du:dateUtc="2026-09-26T00:08:00Z"/>
                <w:rFonts w:ascii="Arial" w:hAnsi="Arial" w:cs="Arial"/>
              </w:rPr>
            </w:pPr>
          </w:p>
          <w:p w14:paraId="390243DC" w14:textId="77777777" w:rsidR="00E50638" w:rsidRDefault="00E50638" w:rsidP="00E50638">
            <w:pPr>
              <w:rPr>
                <w:ins w:id="167" w:author="Hill, Dawn" w:date="2026-09-25T20:08:00Z" w16du:dateUtc="2026-09-26T00:08:00Z"/>
                <w:rFonts w:ascii="Arial" w:hAnsi="Arial" w:cs="Arial"/>
              </w:rPr>
            </w:pPr>
          </w:p>
          <w:p w14:paraId="26F22C49" w14:textId="77777777" w:rsidR="00E50638" w:rsidRDefault="00E50638" w:rsidP="00E50638">
            <w:pPr>
              <w:rPr>
                <w:ins w:id="168" w:author="Hill, Dawn" w:date="2026-09-25T20:08:00Z" w16du:dateUtc="2026-09-26T00:08:00Z"/>
                <w:rFonts w:ascii="Arial" w:hAnsi="Arial" w:cs="Arial"/>
              </w:rPr>
            </w:pPr>
          </w:p>
          <w:p w14:paraId="3399AC6F" w14:textId="77777777" w:rsidR="00E50638" w:rsidRDefault="00E50638" w:rsidP="00E50638">
            <w:pPr>
              <w:rPr>
                <w:ins w:id="169" w:author="Hill, Dawn" w:date="2026-09-25T20:08:00Z" w16du:dateUtc="2026-09-26T00:08:00Z"/>
                <w:rFonts w:ascii="Arial" w:hAnsi="Arial" w:cs="Arial"/>
              </w:rPr>
            </w:pPr>
          </w:p>
          <w:p w14:paraId="2978F5D8" w14:textId="77777777" w:rsidR="00E50638" w:rsidRDefault="00E50638" w:rsidP="00E50638">
            <w:pPr>
              <w:rPr>
                <w:ins w:id="170" w:author="Hill, Dawn" w:date="2026-09-25T20:08:00Z" w16du:dateUtc="2026-09-26T00:08:00Z"/>
                <w:rFonts w:ascii="Arial" w:hAnsi="Arial" w:cs="Arial"/>
              </w:rPr>
            </w:pPr>
          </w:p>
          <w:p w14:paraId="207C18F1" w14:textId="77777777" w:rsidR="00E50638" w:rsidRDefault="00E50638" w:rsidP="00E50638">
            <w:pPr>
              <w:rPr>
                <w:ins w:id="171" w:author="Hill, Dawn" w:date="2026-09-25T20:08:00Z" w16du:dateUtc="2026-09-26T00:08:00Z"/>
                <w:rFonts w:ascii="Arial" w:hAnsi="Arial" w:cs="Arial"/>
              </w:rPr>
            </w:pPr>
          </w:p>
          <w:p w14:paraId="53D5953D" w14:textId="77777777" w:rsidR="00E50638" w:rsidRDefault="00E50638" w:rsidP="00E50638">
            <w:pPr>
              <w:rPr>
                <w:ins w:id="172" w:author="Hill, Dawn" w:date="2026-09-25T20:08:00Z" w16du:dateUtc="2026-09-26T00:08:00Z"/>
                <w:rFonts w:ascii="Arial" w:hAnsi="Arial" w:cs="Arial"/>
              </w:rPr>
            </w:pPr>
          </w:p>
          <w:p w14:paraId="43CB2E23" w14:textId="77777777" w:rsidR="00E50638" w:rsidRDefault="00E50638" w:rsidP="00E50638">
            <w:pPr>
              <w:rPr>
                <w:ins w:id="173" w:author="Hill, Dawn" w:date="2026-09-25T20:08:00Z" w16du:dateUtc="2026-09-26T00:08:00Z"/>
                <w:rFonts w:ascii="Arial" w:hAnsi="Arial" w:cs="Arial"/>
              </w:rPr>
            </w:pPr>
          </w:p>
          <w:p w14:paraId="64B5BA8C" w14:textId="77777777" w:rsidR="00E50638" w:rsidRDefault="00E50638" w:rsidP="00E50638">
            <w:pPr>
              <w:rPr>
                <w:ins w:id="174" w:author="Hill, Dawn" w:date="2026-09-25T20:08:00Z" w16du:dateUtc="2026-09-26T00:08:00Z"/>
                <w:rFonts w:ascii="Arial" w:hAnsi="Arial" w:cs="Arial"/>
              </w:rPr>
            </w:pPr>
          </w:p>
          <w:p w14:paraId="2AC271CA" w14:textId="77777777" w:rsidR="00E50638" w:rsidRDefault="00E50638" w:rsidP="00E50638">
            <w:pPr>
              <w:rPr>
                <w:ins w:id="175" w:author="Hill, Dawn" w:date="2026-09-25T20:08:00Z" w16du:dateUtc="2026-09-26T00:08:00Z"/>
                <w:rFonts w:ascii="Arial" w:hAnsi="Arial" w:cs="Arial"/>
              </w:rPr>
            </w:pPr>
          </w:p>
          <w:p w14:paraId="00941F90" w14:textId="77777777" w:rsidR="00E50638" w:rsidRDefault="00E50638" w:rsidP="00E50638">
            <w:pPr>
              <w:rPr>
                <w:ins w:id="176" w:author="Hill, Dawn" w:date="2026-09-25T20:08:00Z" w16du:dateUtc="2026-09-26T00:08:00Z"/>
                <w:rFonts w:ascii="Arial" w:hAnsi="Arial" w:cs="Arial"/>
              </w:rPr>
            </w:pPr>
          </w:p>
          <w:p w14:paraId="4D8B8E3C" w14:textId="77777777" w:rsidR="00E50638" w:rsidRDefault="00E50638" w:rsidP="00E50638">
            <w:pPr>
              <w:rPr>
                <w:ins w:id="177" w:author="Hill, Dawn" w:date="2026-09-25T20:08:00Z" w16du:dateUtc="2026-09-26T00:08:00Z"/>
                <w:rFonts w:ascii="Arial" w:hAnsi="Arial" w:cs="Arial"/>
              </w:rPr>
            </w:pPr>
          </w:p>
          <w:p w14:paraId="7DDC731A" w14:textId="77777777" w:rsidR="00E50638" w:rsidRDefault="00E50638" w:rsidP="00E50638">
            <w:pPr>
              <w:rPr>
                <w:ins w:id="178" w:author="Hill, Dawn" w:date="2026-09-25T20:08:00Z" w16du:dateUtc="2026-09-26T00:08:00Z"/>
                <w:rFonts w:ascii="Arial" w:hAnsi="Arial" w:cs="Arial"/>
              </w:rPr>
            </w:pPr>
          </w:p>
          <w:p w14:paraId="0D38B9EA" w14:textId="77777777" w:rsidR="00E50638" w:rsidRDefault="00E50638" w:rsidP="00E50638">
            <w:pPr>
              <w:rPr>
                <w:ins w:id="179" w:author="Hill, Dawn" w:date="2026-09-25T20:08:00Z" w16du:dateUtc="2026-09-26T00:08:00Z"/>
                <w:rFonts w:ascii="Arial" w:hAnsi="Arial" w:cs="Arial"/>
              </w:rPr>
            </w:pPr>
          </w:p>
          <w:p w14:paraId="5440F716" w14:textId="77777777" w:rsidR="00E50638" w:rsidRDefault="00E50638" w:rsidP="00E50638">
            <w:pPr>
              <w:rPr>
                <w:ins w:id="180" w:author="Hill, Dawn" w:date="2026-09-25T20:08:00Z" w16du:dateUtc="2026-09-26T00:08:00Z"/>
                <w:rFonts w:ascii="Arial" w:hAnsi="Arial" w:cs="Arial"/>
              </w:rPr>
            </w:pPr>
          </w:p>
          <w:p w14:paraId="5B53DFDB" w14:textId="77777777" w:rsidR="00E50638" w:rsidRDefault="00E50638" w:rsidP="00E50638">
            <w:pPr>
              <w:rPr>
                <w:ins w:id="181" w:author="Hill, Dawn" w:date="2026-09-25T20:08:00Z" w16du:dateUtc="2026-09-26T00:08:00Z"/>
                <w:rFonts w:ascii="Arial" w:hAnsi="Arial" w:cs="Arial"/>
              </w:rPr>
            </w:pPr>
          </w:p>
          <w:p w14:paraId="3BBFBEBC" w14:textId="77777777" w:rsidR="00E50638" w:rsidRDefault="00E50638" w:rsidP="00E50638">
            <w:pPr>
              <w:rPr>
                <w:ins w:id="182" w:author="Hill, Dawn" w:date="2026-09-25T20:08:00Z" w16du:dateUtc="2026-09-26T00:08:00Z"/>
                <w:rFonts w:ascii="Arial" w:hAnsi="Arial" w:cs="Arial"/>
              </w:rPr>
            </w:pPr>
          </w:p>
          <w:p w14:paraId="4604F489" w14:textId="77777777" w:rsidR="00E50638" w:rsidRDefault="00E50638" w:rsidP="00E50638">
            <w:pPr>
              <w:rPr>
                <w:ins w:id="183" w:author="Hill, Dawn" w:date="2026-09-25T20:08:00Z" w16du:dateUtc="2026-09-26T00:08:00Z"/>
                <w:rFonts w:ascii="Arial" w:hAnsi="Arial" w:cs="Arial"/>
              </w:rPr>
            </w:pPr>
          </w:p>
          <w:p w14:paraId="4725F520" w14:textId="77777777" w:rsidR="00E50638" w:rsidRDefault="00E50638" w:rsidP="00E50638">
            <w:pPr>
              <w:rPr>
                <w:ins w:id="184" w:author="Hill, Dawn" w:date="2026-09-25T20:08:00Z" w16du:dateUtc="2026-09-26T00:08:00Z"/>
                <w:rFonts w:ascii="Arial" w:hAnsi="Arial" w:cs="Arial"/>
              </w:rPr>
            </w:pPr>
          </w:p>
          <w:p w14:paraId="16399FCC" w14:textId="77777777" w:rsidR="00E50638" w:rsidRDefault="00E50638" w:rsidP="00E50638">
            <w:pPr>
              <w:rPr>
                <w:ins w:id="185" w:author="Hill, Dawn" w:date="2026-09-25T20:08:00Z" w16du:dateUtc="2026-09-26T00:08:00Z"/>
                <w:rFonts w:ascii="Arial" w:hAnsi="Arial" w:cs="Arial"/>
              </w:rPr>
            </w:pPr>
          </w:p>
          <w:p w14:paraId="3BB4206A" w14:textId="77777777" w:rsidR="00E50638" w:rsidRDefault="00E50638" w:rsidP="00E50638">
            <w:pPr>
              <w:rPr>
                <w:ins w:id="186" w:author="Hill, Dawn" w:date="2026-09-25T20:08:00Z" w16du:dateUtc="2026-09-26T00:08:00Z"/>
                <w:rFonts w:ascii="Arial" w:hAnsi="Arial" w:cs="Arial"/>
              </w:rPr>
            </w:pPr>
          </w:p>
          <w:p w14:paraId="084C4B0B" w14:textId="77777777" w:rsidR="00E50638" w:rsidRDefault="00E50638" w:rsidP="00E50638">
            <w:pPr>
              <w:rPr>
                <w:ins w:id="187" w:author="Hill, Dawn" w:date="2026-09-25T20:08:00Z" w16du:dateUtc="2026-09-26T00:08:00Z"/>
                <w:rFonts w:ascii="Arial" w:hAnsi="Arial" w:cs="Arial"/>
              </w:rPr>
            </w:pPr>
          </w:p>
          <w:p w14:paraId="71E791E0" w14:textId="77777777" w:rsidR="00E50638" w:rsidRDefault="00E50638" w:rsidP="00E50638">
            <w:pPr>
              <w:rPr>
                <w:ins w:id="188" w:author="Hill, Dawn" w:date="2026-09-25T20:08:00Z" w16du:dateUtc="2026-09-26T00:08:00Z"/>
                <w:rFonts w:ascii="Arial" w:hAnsi="Arial" w:cs="Arial"/>
              </w:rPr>
            </w:pPr>
          </w:p>
          <w:p w14:paraId="5BD43702" w14:textId="77777777" w:rsidR="00E50638" w:rsidRDefault="00E50638" w:rsidP="00E50638">
            <w:pPr>
              <w:rPr>
                <w:ins w:id="189" w:author="Hill, Dawn" w:date="2026-09-25T20:08:00Z" w16du:dateUtc="2026-09-26T00:08:00Z"/>
                <w:rFonts w:ascii="Arial" w:hAnsi="Arial" w:cs="Arial"/>
              </w:rPr>
            </w:pPr>
          </w:p>
          <w:p w14:paraId="774F32A5" w14:textId="77777777" w:rsidR="00E50638" w:rsidRDefault="00E50638" w:rsidP="00E50638">
            <w:pPr>
              <w:rPr>
                <w:ins w:id="190" w:author="Hill, Dawn" w:date="2026-09-25T20:08:00Z" w16du:dateUtc="2026-09-26T00:08:00Z"/>
                <w:rFonts w:ascii="Arial" w:hAnsi="Arial" w:cs="Arial"/>
              </w:rPr>
            </w:pPr>
          </w:p>
          <w:p w14:paraId="3456EBDD" w14:textId="77777777" w:rsidR="00E50638" w:rsidRPr="00E50638" w:rsidRDefault="00E50638" w:rsidP="00E50638">
            <w:pPr>
              <w:rPr>
                <w:ins w:id="191" w:author="Hill, Dawn" w:date="2026-09-25T20:08:00Z" w16du:dateUtc="2026-09-26T00:08:00Z"/>
                <w:rFonts w:ascii="Arial" w:hAnsi="Arial" w:cs="Arial"/>
              </w:rPr>
            </w:pPr>
          </w:p>
        </w:tc>
      </w:tr>
    </w:tbl>
    <w:p w14:paraId="63725967" w14:textId="77777777" w:rsidR="00E50638" w:rsidRDefault="00E50638" w:rsidP="00E50638">
      <w:pPr>
        <w:rPr>
          <w:ins w:id="192" w:author="Hill, Dawn" w:date="2026-09-25T20:08:00Z" w16du:dateUtc="2026-09-26T00:08:00Z"/>
          <w:rFonts w:ascii="Arial" w:hAnsi="Arial" w:cs="Arial"/>
        </w:rPr>
      </w:pPr>
    </w:p>
    <w:p w14:paraId="34DCB0FD" w14:textId="77777777" w:rsidR="008C0C29" w:rsidRDefault="008C0C29" w:rsidP="00E50638">
      <w:pPr>
        <w:rPr>
          <w:ins w:id="193" w:author="Hill, Dawn" w:date="2026-09-25T20:08:00Z" w16du:dateUtc="2026-09-26T00:08:00Z"/>
          <w:rFonts w:ascii="Arial" w:hAnsi="Arial" w:cs="Arial"/>
        </w:rPr>
      </w:pPr>
    </w:p>
    <w:p w14:paraId="117EBB52" w14:textId="77777777" w:rsidR="008C0C29" w:rsidRPr="00E50638" w:rsidRDefault="008C0C29" w:rsidP="00E50638">
      <w:pPr>
        <w:rPr>
          <w:ins w:id="194" w:author="Hill, Dawn" w:date="2026-09-25T20:08:00Z" w16du:dateUtc="2026-09-26T00:08:00Z"/>
          <w:rFonts w:ascii="Arial" w:hAnsi="Arial" w:cs="Arial"/>
        </w:rPr>
      </w:pPr>
    </w:p>
    <w:tbl>
      <w:tblPr>
        <w:tblStyle w:val="TableGrid"/>
        <w:tblW w:w="0" w:type="auto"/>
        <w:tblLook w:val="04A0" w:firstRow="1" w:lastRow="0" w:firstColumn="1" w:lastColumn="0" w:noHBand="0" w:noVBand="1"/>
      </w:tblPr>
      <w:tblGrid>
        <w:gridCol w:w="3235"/>
        <w:gridCol w:w="7195"/>
      </w:tblGrid>
      <w:tr w:rsidR="00E50638" w14:paraId="1884A32E" w14:textId="77777777" w:rsidTr="00E50638">
        <w:trPr>
          <w:ins w:id="195" w:author="Hill, Dawn" w:date="2026-09-25T20:08:00Z" w16du:dateUtc="2026-09-26T00:08:00Z"/>
        </w:trPr>
        <w:tc>
          <w:tcPr>
            <w:tcW w:w="3235" w:type="dxa"/>
          </w:tcPr>
          <w:p w14:paraId="45E4F15C" w14:textId="77777777" w:rsidR="00E50638" w:rsidRDefault="00E50638" w:rsidP="009B4F23">
            <w:pPr>
              <w:rPr>
                <w:ins w:id="196" w:author="Hill, Dawn" w:date="2026-09-25T20:08:00Z" w16du:dateUtc="2026-09-26T00:08:00Z"/>
                <w:rFonts w:ascii="Arial" w:hAnsi="Arial" w:cs="Arial"/>
              </w:rPr>
            </w:pPr>
            <w:ins w:id="197" w:author="Hill, Dawn" w:date="2026-09-25T20:08:00Z" w16du:dateUtc="2026-09-26T00:08:00Z">
              <w:r>
                <w:rPr>
                  <w:rFonts w:ascii="Arial" w:hAnsi="Arial" w:cs="Arial"/>
                </w:rPr>
                <w:t>Who has already been contacted regarding the concern(s) described above?</w:t>
              </w:r>
            </w:ins>
          </w:p>
          <w:p w14:paraId="7B0C3594" w14:textId="77777777" w:rsidR="00E50638" w:rsidRDefault="00E50638" w:rsidP="009B4F23">
            <w:pPr>
              <w:rPr>
                <w:ins w:id="198" w:author="Hill, Dawn" w:date="2026-09-25T20:08:00Z" w16du:dateUtc="2026-09-26T00:08:00Z"/>
                <w:rFonts w:ascii="Arial" w:hAnsi="Arial" w:cs="Arial"/>
              </w:rPr>
            </w:pPr>
          </w:p>
          <w:p w14:paraId="1E7062D5" w14:textId="77777777" w:rsidR="00E50638" w:rsidRDefault="00E50638" w:rsidP="009B4F23">
            <w:pPr>
              <w:rPr>
                <w:ins w:id="199" w:author="Hill, Dawn" w:date="2026-09-25T20:08:00Z" w16du:dateUtc="2026-09-26T00:08:00Z"/>
                <w:rFonts w:ascii="Arial" w:hAnsi="Arial" w:cs="Arial"/>
              </w:rPr>
            </w:pPr>
          </w:p>
        </w:tc>
        <w:tc>
          <w:tcPr>
            <w:tcW w:w="7195" w:type="dxa"/>
          </w:tcPr>
          <w:p w14:paraId="588C46CA" w14:textId="77777777" w:rsidR="00E50638" w:rsidRDefault="00E50638" w:rsidP="009B4F23">
            <w:pPr>
              <w:rPr>
                <w:ins w:id="200" w:author="Hill, Dawn" w:date="2026-09-25T20:08:00Z" w16du:dateUtc="2026-09-26T00:08:00Z"/>
                <w:rFonts w:ascii="Arial" w:hAnsi="Arial" w:cs="Arial"/>
              </w:rPr>
            </w:pPr>
          </w:p>
        </w:tc>
      </w:tr>
      <w:tr w:rsidR="00E50638" w14:paraId="127808C0" w14:textId="77777777" w:rsidTr="00E50638">
        <w:trPr>
          <w:ins w:id="201" w:author="Hill, Dawn" w:date="2026-09-25T20:08:00Z" w16du:dateUtc="2026-09-26T00:08:00Z"/>
        </w:trPr>
        <w:tc>
          <w:tcPr>
            <w:tcW w:w="3235" w:type="dxa"/>
          </w:tcPr>
          <w:p w14:paraId="3374CF7D" w14:textId="77777777" w:rsidR="00E50638" w:rsidRDefault="00E50638" w:rsidP="009B4F23">
            <w:pPr>
              <w:rPr>
                <w:ins w:id="202" w:author="Hill, Dawn" w:date="2026-09-25T20:08:00Z" w16du:dateUtc="2026-09-26T00:08:00Z"/>
                <w:rFonts w:ascii="Arial" w:hAnsi="Arial" w:cs="Arial"/>
              </w:rPr>
            </w:pPr>
            <w:ins w:id="203" w:author="Hill, Dawn" w:date="2026-09-25T20:08:00Z" w16du:dateUtc="2026-09-26T00:08:00Z">
              <w:r>
                <w:rPr>
                  <w:rFonts w:ascii="Arial" w:hAnsi="Arial" w:cs="Arial"/>
                </w:rPr>
                <w:t>Result of that contact:</w:t>
              </w:r>
            </w:ins>
          </w:p>
          <w:p w14:paraId="2348B598" w14:textId="77777777" w:rsidR="00E50638" w:rsidRDefault="00E50638" w:rsidP="009B4F23">
            <w:pPr>
              <w:rPr>
                <w:ins w:id="204" w:author="Hill, Dawn" w:date="2026-09-25T20:08:00Z" w16du:dateUtc="2026-09-26T00:08:00Z"/>
                <w:rFonts w:ascii="Arial" w:hAnsi="Arial" w:cs="Arial"/>
              </w:rPr>
            </w:pPr>
          </w:p>
          <w:p w14:paraId="376B5120" w14:textId="77777777" w:rsidR="00E50638" w:rsidRDefault="00E50638" w:rsidP="009B4F23">
            <w:pPr>
              <w:rPr>
                <w:ins w:id="205" w:author="Hill, Dawn" w:date="2026-09-25T20:08:00Z" w16du:dateUtc="2026-09-26T00:08:00Z"/>
                <w:rFonts w:ascii="Arial" w:hAnsi="Arial" w:cs="Arial"/>
              </w:rPr>
            </w:pPr>
          </w:p>
          <w:p w14:paraId="2B14085A" w14:textId="77777777" w:rsidR="00E50638" w:rsidRDefault="00E50638" w:rsidP="009B4F23">
            <w:pPr>
              <w:rPr>
                <w:ins w:id="206" w:author="Hill, Dawn" w:date="2026-09-25T20:08:00Z" w16du:dateUtc="2026-09-26T00:08:00Z"/>
                <w:rFonts w:ascii="Arial" w:hAnsi="Arial" w:cs="Arial"/>
              </w:rPr>
            </w:pPr>
          </w:p>
          <w:p w14:paraId="3A91225D" w14:textId="77777777" w:rsidR="00E50638" w:rsidRDefault="00E50638" w:rsidP="009B4F23">
            <w:pPr>
              <w:rPr>
                <w:ins w:id="207" w:author="Hill, Dawn" w:date="2026-09-25T20:08:00Z" w16du:dateUtc="2026-09-26T00:08:00Z"/>
                <w:rFonts w:ascii="Arial" w:hAnsi="Arial" w:cs="Arial"/>
              </w:rPr>
            </w:pPr>
          </w:p>
          <w:p w14:paraId="6CE01011" w14:textId="77777777" w:rsidR="00E50638" w:rsidRDefault="00E50638" w:rsidP="009B4F23">
            <w:pPr>
              <w:rPr>
                <w:ins w:id="208" w:author="Hill, Dawn" w:date="2026-09-25T20:08:00Z" w16du:dateUtc="2026-09-26T00:08:00Z"/>
                <w:rFonts w:ascii="Arial" w:hAnsi="Arial" w:cs="Arial"/>
              </w:rPr>
            </w:pPr>
          </w:p>
          <w:p w14:paraId="6AD5448C" w14:textId="77777777" w:rsidR="00E50638" w:rsidRDefault="00E50638" w:rsidP="009B4F23">
            <w:pPr>
              <w:rPr>
                <w:ins w:id="209" w:author="Hill, Dawn" w:date="2026-09-25T20:08:00Z" w16du:dateUtc="2026-09-26T00:08:00Z"/>
                <w:rFonts w:ascii="Arial" w:hAnsi="Arial" w:cs="Arial"/>
              </w:rPr>
            </w:pPr>
          </w:p>
        </w:tc>
        <w:tc>
          <w:tcPr>
            <w:tcW w:w="7195" w:type="dxa"/>
          </w:tcPr>
          <w:p w14:paraId="12B3B01D" w14:textId="77777777" w:rsidR="00E50638" w:rsidRDefault="00E50638" w:rsidP="009B4F23">
            <w:pPr>
              <w:rPr>
                <w:ins w:id="210" w:author="Hill, Dawn" w:date="2026-09-25T20:08:00Z" w16du:dateUtc="2026-09-26T00:08:00Z"/>
                <w:rFonts w:ascii="Arial" w:hAnsi="Arial" w:cs="Arial"/>
              </w:rPr>
            </w:pPr>
          </w:p>
        </w:tc>
      </w:tr>
    </w:tbl>
    <w:p w14:paraId="21F47AC7" w14:textId="77777777" w:rsidR="009B4F23" w:rsidRPr="009B4F23" w:rsidRDefault="009B4F23" w:rsidP="009B4F23">
      <w:pPr>
        <w:rPr>
          <w:ins w:id="211" w:author="Hill, Dawn" w:date="2026-09-25T20:08:00Z" w16du:dateUtc="2026-09-26T00:08:00Z"/>
          <w:rFonts w:ascii="Arial" w:hAnsi="Arial" w:cs="Arial"/>
        </w:rPr>
      </w:pPr>
    </w:p>
    <w:p w14:paraId="3B16F3A5" w14:textId="77777777" w:rsidR="009B4F23" w:rsidRDefault="00E50638">
      <w:pPr>
        <w:rPr>
          <w:ins w:id="212" w:author="Hill, Dawn" w:date="2026-09-25T20:08:00Z" w16du:dateUtc="2026-09-26T00:08:00Z"/>
          <w:rFonts w:ascii="Arial" w:hAnsi="Arial" w:cs="Arial"/>
          <w:b/>
          <w:bCs/>
        </w:rPr>
      </w:pPr>
      <w:ins w:id="213" w:author="Hill, Dawn" w:date="2026-09-25T20:08:00Z" w16du:dateUtc="2026-09-26T00:08:00Z">
        <w:r>
          <w:rPr>
            <w:rFonts w:ascii="Arial" w:hAnsi="Arial" w:cs="Arial"/>
            <w:b/>
            <w:bCs/>
          </w:rPr>
          <w:t>I hereby authorize the South Dakota Department of Public Safety to share this form and any other documentation related to my concern with the program in question.</w:t>
        </w:r>
      </w:ins>
    </w:p>
    <w:p w14:paraId="7A8DC220" w14:textId="77777777" w:rsidR="00E50638" w:rsidRDefault="00E50638">
      <w:pPr>
        <w:rPr>
          <w:ins w:id="214" w:author="Hill, Dawn" w:date="2026-09-25T20:08:00Z" w16du:dateUtc="2026-09-26T00:08:00Z"/>
          <w:rFonts w:ascii="Arial" w:hAnsi="Arial" w:cs="Arial"/>
          <w:b/>
          <w:bCs/>
        </w:rPr>
      </w:pPr>
    </w:p>
    <w:p w14:paraId="2B5D46E1" w14:textId="77777777" w:rsidR="00E50638" w:rsidRPr="00E50638" w:rsidRDefault="00E50638" w:rsidP="00E50638">
      <w:pPr>
        <w:tabs>
          <w:tab w:val="left" w:pos="4695"/>
        </w:tabs>
        <w:rPr>
          <w:ins w:id="215" w:author="Hill, Dawn" w:date="2026-09-25T20:08:00Z" w16du:dateUtc="2026-09-26T00:08:00Z"/>
          <w:rFonts w:ascii="Arial" w:hAnsi="Arial" w:cs="Arial"/>
          <w:b/>
          <w:bCs/>
        </w:rPr>
      </w:pPr>
      <w:ins w:id="216" w:author="Hill, Dawn" w:date="2026-09-25T20:08:00Z" w16du:dateUtc="2026-09-26T00:08:00Z">
        <w:r>
          <w:rPr>
            <w:rFonts w:ascii="Arial" w:hAnsi="Arial" w:cs="Arial"/>
            <w:b/>
            <w:bCs/>
            <w:noProof/>
          </w:rPr>
          <mc:AlternateContent>
            <mc:Choice Requires="wps">
              <w:drawing>
                <wp:anchor distT="0" distB="0" distL="114300" distR="114300" simplePos="0" relativeHeight="251659264" behindDoc="0" locked="0" layoutInCell="1" allowOverlap="1" wp14:anchorId="0B5F1D65" wp14:editId="5AF7672F">
                  <wp:simplePos x="0" y="0"/>
                  <wp:positionH relativeFrom="column">
                    <wp:posOffset>9524</wp:posOffset>
                  </wp:positionH>
                  <wp:positionV relativeFrom="paragraph">
                    <wp:posOffset>180340</wp:posOffset>
                  </wp:positionV>
                  <wp:extent cx="32861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3286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58E95C"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14.2pt" to="259.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" strokecolor="black [3213]" strokeweight=".5pt">
                  <v:stroke joinstyle="miter"/>
                </v:line>
              </w:pict>
            </mc:Fallback>
          </mc:AlternateContent>
        </w:r>
        <w:r>
          <w:rPr>
            <w:rFonts w:ascii="Arial" w:hAnsi="Arial" w:cs="Arial"/>
            <w:b/>
            <w:bCs/>
          </w:rPr>
          <w:tab/>
        </w:r>
        <w:r>
          <w:rPr>
            <w:rFonts w:ascii="Arial" w:hAnsi="Arial" w:cs="Arial"/>
            <w:b/>
            <w:bCs/>
          </w:rPr>
          <w:br/>
        </w:r>
        <w:r>
          <w:rPr>
            <w:rFonts w:ascii="Arial" w:hAnsi="Arial" w:cs="Arial"/>
            <w:i/>
            <w:iCs/>
          </w:rPr>
          <w:t>Print Name</w:t>
        </w:r>
      </w:ins>
    </w:p>
    <w:p w14:paraId="3474E5F4" w14:textId="77777777" w:rsidR="00E50638" w:rsidRDefault="00E50638" w:rsidP="00E50638">
      <w:pPr>
        <w:tabs>
          <w:tab w:val="left" w:pos="4695"/>
        </w:tabs>
        <w:rPr>
          <w:ins w:id="217" w:author="Hill, Dawn" w:date="2026-09-25T20:08:00Z" w16du:dateUtc="2026-09-26T00:08:00Z"/>
          <w:rFonts w:ascii="Arial" w:hAnsi="Arial" w:cs="Arial"/>
          <w:b/>
          <w:bCs/>
        </w:rPr>
      </w:pPr>
      <w:ins w:id="218" w:author="Hill, Dawn" w:date="2026-09-25T20:08:00Z" w16du:dateUtc="2026-09-26T00:08:00Z">
        <w:r>
          <w:rPr>
            <w:rFonts w:ascii="Arial" w:hAnsi="Arial" w:cs="Arial"/>
            <w:b/>
            <w:bCs/>
            <w:noProof/>
          </w:rPr>
          <mc:AlternateContent>
            <mc:Choice Requires="wps">
              <w:drawing>
                <wp:anchor distT="0" distB="0" distL="114300" distR="114300" simplePos="0" relativeHeight="251661312" behindDoc="0" locked="0" layoutInCell="1" allowOverlap="1" wp14:anchorId="0D4F48A7" wp14:editId="35A2DA81">
                  <wp:simplePos x="0" y="0"/>
                  <wp:positionH relativeFrom="margin">
                    <wp:align>right</wp:align>
                  </wp:positionH>
                  <wp:positionV relativeFrom="paragraph">
                    <wp:posOffset>264795</wp:posOffset>
                  </wp:positionV>
                  <wp:extent cx="197167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flipV="1">
                            <a:off x="0" y="0"/>
                            <a:ext cx="19716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D1D8D" id="Straight Connector 13"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04.05pt,20.85pt" to="259.3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" strokecolor="black [3213]" strokeweight=".5pt">
                  <v:stroke joinstyle="miter"/>
                  <w10:wrap anchorx="margin"/>
                </v:line>
              </w:pict>
            </mc:Fallback>
          </mc:AlternateContent>
        </w:r>
        <w:r>
          <w:rPr>
            <w:rFonts w:ascii="Arial" w:hAnsi="Arial" w:cs="Arial"/>
            <w:b/>
            <w:bCs/>
          </w:rPr>
          <w:tab/>
        </w:r>
      </w:ins>
    </w:p>
    <w:p w14:paraId="03A68EAC" w14:textId="77777777" w:rsidR="00E50638" w:rsidRDefault="00E50638" w:rsidP="00E50638">
      <w:pPr>
        <w:tabs>
          <w:tab w:val="left" w:pos="4695"/>
        </w:tabs>
        <w:rPr>
          <w:ins w:id="219" w:author="Hill, Dawn" w:date="2026-09-25T20:08:00Z" w16du:dateUtc="2026-09-26T00:08:00Z"/>
          <w:rFonts w:ascii="Arial" w:hAnsi="Arial" w:cs="Arial"/>
          <w:i/>
          <w:iCs/>
        </w:rPr>
      </w:pPr>
      <w:ins w:id="220" w:author="Hill, Dawn" w:date="2026-09-25T20:08:00Z" w16du:dateUtc="2026-09-26T00:08:00Z">
        <w:r>
          <w:rPr>
            <w:rFonts w:ascii="Arial" w:hAnsi="Arial" w:cs="Arial"/>
            <w:b/>
            <w:bCs/>
            <w:noProof/>
          </w:rPr>
          <mc:AlternateContent>
            <mc:Choice Requires="wps">
              <w:drawing>
                <wp:anchor distT="0" distB="0" distL="114300" distR="114300" simplePos="0" relativeHeight="251660288" behindDoc="0" locked="0" layoutInCell="1" allowOverlap="1" wp14:anchorId="53A2C42C" wp14:editId="264CAEAB">
                  <wp:simplePos x="0" y="0"/>
                  <wp:positionH relativeFrom="margin">
                    <wp:align>left</wp:align>
                  </wp:positionH>
                  <wp:positionV relativeFrom="paragraph">
                    <wp:posOffset>10160</wp:posOffset>
                  </wp:positionV>
                  <wp:extent cx="328612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3286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8BA36A" id="Straight Connector 12"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8pt" to="258.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" strokecolor="black [3213]" strokeweight=".5pt">
                  <v:stroke joinstyle="miter"/>
                  <w10:wrap anchorx="margin"/>
                </v:line>
              </w:pict>
            </mc:Fallback>
          </mc:AlternateContent>
        </w:r>
        <w:r>
          <w:rPr>
            <w:rFonts w:ascii="Arial" w:hAnsi="Arial" w:cs="Arial"/>
            <w:i/>
            <w:iCs/>
          </w:rPr>
          <w:t>Signature</w:t>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t>Date</w:t>
        </w:r>
      </w:ins>
    </w:p>
    <w:p w14:paraId="27BC0579" w14:textId="77777777" w:rsidR="00E50638" w:rsidRPr="00E50638" w:rsidRDefault="00E50638" w:rsidP="00E50638">
      <w:pPr>
        <w:tabs>
          <w:tab w:val="left" w:pos="4695"/>
        </w:tabs>
        <w:rPr>
          <w:ins w:id="221" w:author="Hill, Dawn" w:date="2026-09-25T20:08:00Z" w16du:dateUtc="2026-09-26T00:08:00Z"/>
          <w:rFonts w:ascii="Arial" w:hAnsi="Arial" w:cs="Arial"/>
          <w:b/>
          <w:bCs/>
        </w:rPr>
      </w:pPr>
      <w:ins w:id="222" w:author="Hill, Dawn" w:date="2026-09-25T20:08:00Z" w16du:dateUtc="2026-09-26T00:08:00Z">
        <w:r>
          <w:rPr>
            <w:rFonts w:ascii="Arial" w:hAnsi="Arial" w:cs="Arial"/>
            <w:b/>
            <w:bCs/>
          </w:rPr>
          <w:t>I hereby authorize the program in question to share any and all information related to my concern (including information regarding my personal situation and interactions with/services received from the program) with the South Dakota Department of Public Safety.</w:t>
        </w:r>
      </w:ins>
    </w:p>
    <w:p w14:paraId="732AB424" w14:textId="77777777" w:rsidR="00E50638" w:rsidRDefault="00E50638" w:rsidP="00E50638">
      <w:pPr>
        <w:rPr>
          <w:ins w:id="223" w:author="Hill, Dawn" w:date="2026-09-25T20:08:00Z" w16du:dateUtc="2026-09-26T00:08:00Z"/>
          <w:rFonts w:ascii="Arial" w:hAnsi="Arial" w:cs="Arial"/>
          <w:b/>
          <w:bCs/>
        </w:rPr>
      </w:pPr>
    </w:p>
    <w:p w14:paraId="484DCA54" w14:textId="77777777" w:rsidR="00E50638" w:rsidRPr="00E50638" w:rsidRDefault="00E50638" w:rsidP="00E50638">
      <w:pPr>
        <w:tabs>
          <w:tab w:val="left" w:pos="4695"/>
        </w:tabs>
        <w:rPr>
          <w:ins w:id="224" w:author="Hill, Dawn" w:date="2026-09-25T20:08:00Z" w16du:dateUtc="2026-09-26T00:08:00Z"/>
          <w:rFonts w:ascii="Arial" w:hAnsi="Arial" w:cs="Arial"/>
          <w:b/>
          <w:bCs/>
        </w:rPr>
      </w:pPr>
      <w:ins w:id="225" w:author="Hill, Dawn" w:date="2026-09-25T20:08:00Z" w16du:dateUtc="2026-09-26T00:08:00Z">
        <w:r>
          <w:rPr>
            <w:rFonts w:ascii="Arial" w:hAnsi="Arial" w:cs="Arial"/>
            <w:b/>
            <w:bCs/>
            <w:noProof/>
          </w:rPr>
          <mc:AlternateContent>
            <mc:Choice Requires="wps">
              <w:drawing>
                <wp:anchor distT="0" distB="0" distL="114300" distR="114300" simplePos="0" relativeHeight="251662336" behindDoc="0" locked="0" layoutInCell="1" allowOverlap="1" wp14:anchorId="1B3A9ACE" wp14:editId="325193F9">
                  <wp:simplePos x="0" y="0"/>
                  <wp:positionH relativeFrom="column">
                    <wp:posOffset>9524</wp:posOffset>
                  </wp:positionH>
                  <wp:positionV relativeFrom="paragraph">
                    <wp:posOffset>180340</wp:posOffset>
                  </wp:positionV>
                  <wp:extent cx="32861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86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EB3CD4" id="Straight Connector 1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5pt,14.2pt" to="259.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" strokecolor="black [3213]" strokeweight=".5pt">
                  <v:stroke joinstyle="miter"/>
                </v:line>
              </w:pict>
            </mc:Fallback>
          </mc:AlternateContent>
        </w:r>
        <w:r>
          <w:rPr>
            <w:rFonts w:ascii="Arial" w:hAnsi="Arial" w:cs="Arial"/>
            <w:b/>
            <w:bCs/>
          </w:rPr>
          <w:tab/>
        </w:r>
        <w:r>
          <w:rPr>
            <w:rFonts w:ascii="Arial" w:hAnsi="Arial" w:cs="Arial"/>
            <w:b/>
            <w:bCs/>
          </w:rPr>
          <w:br/>
        </w:r>
        <w:r>
          <w:rPr>
            <w:rFonts w:ascii="Arial" w:hAnsi="Arial" w:cs="Arial"/>
            <w:i/>
            <w:iCs/>
          </w:rPr>
          <w:t>Print Name</w:t>
        </w:r>
      </w:ins>
    </w:p>
    <w:p w14:paraId="6B57DF17" w14:textId="77777777" w:rsidR="00E50638" w:rsidRDefault="00E50638" w:rsidP="00E50638">
      <w:pPr>
        <w:tabs>
          <w:tab w:val="left" w:pos="4695"/>
        </w:tabs>
        <w:rPr>
          <w:ins w:id="226" w:author="Hill, Dawn" w:date="2026-09-25T20:08:00Z" w16du:dateUtc="2026-09-26T00:08:00Z"/>
          <w:rFonts w:ascii="Arial" w:hAnsi="Arial" w:cs="Arial"/>
          <w:b/>
          <w:bCs/>
        </w:rPr>
      </w:pPr>
      <w:ins w:id="227" w:author="Hill, Dawn" w:date="2026-09-25T20:08:00Z" w16du:dateUtc="2026-09-26T00:08:00Z">
        <w:r>
          <w:rPr>
            <w:rFonts w:ascii="Arial" w:hAnsi="Arial" w:cs="Arial"/>
            <w:b/>
            <w:bCs/>
            <w:noProof/>
          </w:rPr>
          <mc:AlternateContent>
            <mc:Choice Requires="wps">
              <w:drawing>
                <wp:anchor distT="0" distB="0" distL="114300" distR="114300" simplePos="0" relativeHeight="251664384" behindDoc="0" locked="0" layoutInCell="1" allowOverlap="1" wp14:anchorId="7EA687B4" wp14:editId="55B0F2D5">
                  <wp:simplePos x="0" y="0"/>
                  <wp:positionH relativeFrom="margin">
                    <wp:align>right</wp:align>
                  </wp:positionH>
                  <wp:positionV relativeFrom="paragraph">
                    <wp:posOffset>264795</wp:posOffset>
                  </wp:positionV>
                  <wp:extent cx="1971675" cy="9525"/>
                  <wp:effectExtent l="0" t="0" r="28575" b="28575"/>
                  <wp:wrapNone/>
                  <wp:docPr id="15" name="Straight Connector 15"/>
                  <wp:cNvGraphicFramePr/>
                  <a:graphic xmlns:a="http://schemas.openxmlformats.org/drawingml/2006/main">
                    <a:graphicData uri="http://schemas.microsoft.com/office/word/2010/wordprocessingShape">
                      <wps:wsp>
                        <wps:cNvCnPr/>
                        <wps:spPr>
                          <a:xfrm flipV="1">
                            <a:off x="0" y="0"/>
                            <a:ext cx="19716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1DA257" id="Straight Connector 15"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04.05pt,20.85pt" to="259.3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" strokecolor="black [3213]" strokeweight=".5pt">
                  <v:stroke joinstyle="miter"/>
                  <w10:wrap anchorx="margin"/>
                </v:line>
              </w:pict>
            </mc:Fallback>
          </mc:AlternateContent>
        </w:r>
        <w:r>
          <w:rPr>
            <w:rFonts w:ascii="Arial" w:hAnsi="Arial" w:cs="Arial"/>
            <w:b/>
            <w:bCs/>
          </w:rPr>
          <w:tab/>
        </w:r>
      </w:ins>
    </w:p>
    <w:p w14:paraId="251668BF" w14:textId="77777777" w:rsidR="00E50638" w:rsidRDefault="00E50638" w:rsidP="00E50638">
      <w:pPr>
        <w:tabs>
          <w:tab w:val="left" w:pos="4695"/>
        </w:tabs>
        <w:rPr>
          <w:ins w:id="228" w:author="Hill, Dawn" w:date="2026-09-25T20:08:00Z" w16du:dateUtc="2026-09-26T00:08:00Z"/>
          <w:rFonts w:ascii="Arial" w:hAnsi="Arial" w:cs="Arial"/>
          <w:i/>
          <w:iCs/>
        </w:rPr>
      </w:pPr>
      <w:ins w:id="229" w:author="Hill, Dawn" w:date="2026-09-25T20:08:00Z" w16du:dateUtc="2026-09-26T00:08:00Z">
        <w:r>
          <w:rPr>
            <w:rFonts w:ascii="Arial" w:hAnsi="Arial" w:cs="Arial"/>
            <w:b/>
            <w:bCs/>
            <w:noProof/>
          </w:rPr>
          <mc:AlternateContent>
            <mc:Choice Requires="wps">
              <w:drawing>
                <wp:anchor distT="0" distB="0" distL="114300" distR="114300" simplePos="0" relativeHeight="251663360" behindDoc="0" locked="0" layoutInCell="1" allowOverlap="1" wp14:anchorId="0060CBB2" wp14:editId="1C7317E0">
                  <wp:simplePos x="0" y="0"/>
                  <wp:positionH relativeFrom="margin">
                    <wp:align>left</wp:align>
                  </wp:positionH>
                  <wp:positionV relativeFrom="paragraph">
                    <wp:posOffset>10160</wp:posOffset>
                  </wp:positionV>
                  <wp:extent cx="32861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32861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72C78F" id="Straight Connector 16" o:spid="_x0000_s1026" style="position:absolute;z-index:251665408;visibility:visible;mso-wrap-style:square;mso-wrap-distance-left:9pt;mso-wrap-distance-top:0;mso-wrap-distance-right:9pt;mso-wrap-distance-bottom:0;mso-position-horizontal:left;mso-position-horizontal-relative:margin;mso-position-vertical:absolute;mso-position-vertical-relative:text" from="0,.8pt" to="258.7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" strokecolor="black [3213]" strokeweight=".5pt">
                  <v:stroke joinstyle="miter"/>
                  <w10:wrap anchorx="margin"/>
                </v:line>
              </w:pict>
            </mc:Fallback>
          </mc:AlternateContent>
        </w:r>
        <w:r>
          <w:rPr>
            <w:rFonts w:ascii="Arial" w:hAnsi="Arial" w:cs="Arial"/>
            <w:i/>
            <w:iCs/>
          </w:rPr>
          <w:t>Signature</w:t>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r>
        <w:r>
          <w:rPr>
            <w:rFonts w:ascii="Arial" w:hAnsi="Arial" w:cs="Arial"/>
            <w:i/>
            <w:iCs/>
          </w:rPr>
          <w:tab/>
          <w:t>Date</w:t>
        </w:r>
      </w:ins>
    </w:p>
    <w:p w14:paraId="67BD36BC" w14:textId="77777777" w:rsidR="00E50638" w:rsidRDefault="00E50638" w:rsidP="00E50638">
      <w:pPr>
        <w:tabs>
          <w:tab w:val="left" w:pos="4695"/>
        </w:tabs>
        <w:rPr>
          <w:ins w:id="230" w:author="Hill, Dawn" w:date="2026-09-25T20:08:00Z" w16du:dateUtc="2026-09-26T00:08:00Z"/>
          <w:rFonts w:ascii="Arial" w:hAnsi="Arial" w:cs="Arial"/>
          <w:i/>
          <w:iCs/>
        </w:rPr>
      </w:pPr>
    </w:p>
    <w:p w14:paraId="60E9B1D9" w14:textId="77777777" w:rsidR="00E50638" w:rsidRDefault="00983BED" w:rsidP="00E50638">
      <w:pPr>
        <w:tabs>
          <w:tab w:val="left" w:pos="4695"/>
        </w:tabs>
        <w:rPr>
          <w:ins w:id="231" w:author="Hill, Dawn" w:date="2026-09-25T20:08:00Z" w16du:dateUtc="2026-09-26T00:08:00Z"/>
          <w:rFonts w:ascii="Arial" w:hAnsi="Arial" w:cs="Arial"/>
        </w:rPr>
      </w:pPr>
      <w:ins w:id="232" w:author="Hill, Dawn" w:date="2026-09-25T20:08:00Z" w16du:dateUtc="2026-09-26T00:08:00Z">
        <w:r>
          <w:rPr>
            <w:rFonts w:ascii="Arial" w:hAnsi="Arial" w:cs="Arial"/>
          </w:rPr>
          <w:t>Other than sharing this information with the program in question, this form and other documentation that has been provided relating to the concern shall be kept confidential at the discretion of the South Dakota Department of Public Safety, Victims’ Services Program Director.</w:t>
        </w:r>
      </w:ins>
    </w:p>
    <w:p w14:paraId="0058ACB9" w14:textId="77777777" w:rsidR="00983BED" w:rsidRDefault="00983BED" w:rsidP="00E50638">
      <w:pPr>
        <w:tabs>
          <w:tab w:val="left" w:pos="4695"/>
        </w:tabs>
        <w:rPr>
          <w:ins w:id="233" w:author="Hill, Dawn" w:date="2026-09-25T20:08:00Z" w16du:dateUtc="2026-09-26T00:08:00Z"/>
          <w:rFonts w:ascii="Arial" w:hAnsi="Arial" w:cs="Arial"/>
          <w:b/>
          <w:bCs/>
          <w:u w:val="single"/>
        </w:rPr>
      </w:pPr>
      <w:ins w:id="234" w:author="Hill, Dawn" w:date="2026-09-25T20:08:00Z" w16du:dateUtc="2026-09-26T00:08:00Z">
        <w:r>
          <w:rPr>
            <w:rFonts w:ascii="Arial" w:hAnsi="Arial" w:cs="Arial"/>
            <w:b/>
            <w:bCs/>
            <w:u w:val="single"/>
          </w:rPr>
          <w:t>Please return completed form and supporting documents to:</w:t>
        </w:r>
      </w:ins>
    </w:p>
    <w:p w14:paraId="703BD4FB" w14:textId="77777777" w:rsidR="00DE725A" w:rsidRPr="00DE725A" w:rsidRDefault="00983BED" w:rsidP="00DE725A">
      <w:pPr>
        <w:shd w:val="clear" w:color="auto" w:fill="FFFFFF"/>
        <w:spacing w:line="648" w:lineRule="atLeast"/>
        <w:rPr>
          <w:del w:id="235" w:author="Hill, Dawn" w:date="2026-09-25T20:08:00Z" w16du:dateUtc="2026-09-26T00:08:00Z"/>
          <w:rFonts w:ascii="Roboto" w:eastAsia="Times New Roman" w:hAnsi="Roboto" w:cs="Times New Roman"/>
          <w:color w:val="202124"/>
          <w:sz w:val="48"/>
          <w:szCs w:val="48"/>
          <w:lang w:eastAsia="en-GB"/>
        </w:rPr>
      </w:pPr>
      <w:ins w:id="236" w:author="Hill, Dawn" w:date="2026-09-25T20:08:00Z" w16du:dateUtc="2026-09-26T00:08:00Z">
        <w:r>
          <w:rPr>
            <w:rFonts w:ascii="Arial" w:hAnsi="Arial" w:cs="Arial"/>
            <w:b/>
            <w:bCs/>
          </w:rPr>
          <w:t>Victims’ Services Program Director</w:t>
        </w:r>
        <w:r>
          <w:rPr>
            <w:rFonts w:ascii="Arial" w:hAnsi="Arial" w:cs="Arial"/>
            <w:b/>
            <w:bCs/>
          </w:rPr>
          <w:br/>
          <w:t>South Dakota Department of Public Safety</w:t>
        </w:r>
        <w:r w:rsidR="00AF2110">
          <w:rPr>
            <w:rFonts w:ascii="Arial" w:hAnsi="Arial" w:cs="Arial"/>
            <w:b/>
            <w:bCs/>
          </w:rPr>
          <w:br/>
          <w:t>118 W. Capitol Avenue</w:t>
        </w:r>
        <w:r w:rsidR="00AF2110">
          <w:rPr>
            <w:rFonts w:ascii="Arial" w:hAnsi="Arial" w:cs="Arial"/>
            <w:b/>
            <w:bCs/>
          </w:rPr>
          <w:br/>
          <w:t xml:space="preserve">Pierre, SD 57501 </w:t>
        </w:r>
        <w:r w:rsidR="00AF2110">
          <w:rPr>
            <w:rFonts w:ascii="Arial" w:hAnsi="Arial" w:cs="Arial"/>
            <w:b/>
            <w:bCs/>
          </w:rPr>
          <w:br/>
          <w:t xml:space="preserve">or email: </w:t>
        </w:r>
        <w:r w:rsidR="00AF2110">
          <w:fldChar w:fldCharType="begin"/>
        </w:r>
        <w:r w:rsidR="00AF2110">
          <w:instrText>HYPERLINK "mailto:VictimsServices@state.sd.us"</w:instrText>
        </w:r>
        <w:r w:rsidR="00AF2110">
          <w:fldChar w:fldCharType="separate"/>
        </w:r>
        <w:r w:rsidR="00AF2110" w:rsidRPr="007F02B4">
          <w:rPr>
            <w:rStyle w:val="Hyperlink"/>
            <w:rFonts w:ascii="Arial" w:hAnsi="Arial" w:cs="Arial"/>
            <w:b/>
            <w:bCs/>
          </w:rPr>
          <w:t>VictimsServices@state.sd.us</w:t>
        </w:r>
        <w:r w:rsidR="00AF2110">
          <w:fldChar w:fldCharType="end"/>
        </w:r>
        <w:r w:rsidR="00AF2110">
          <w:rPr>
            <w:rFonts w:ascii="Arial" w:hAnsi="Arial" w:cs="Arial"/>
            <w:b/>
            <w:bCs/>
          </w:rPr>
          <w:t xml:space="preserve"> </w:t>
        </w:r>
        <w:r>
          <w:rPr>
            <w:rFonts w:ascii="Arial" w:hAnsi="Arial" w:cs="Arial"/>
            <w:b/>
            <w:bCs/>
          </w:rPr>
          <w:br/>
        </w:r>
      </w:ins>
      <w:del w:id="237" w:author="Hill, Dawn" w:date="2026-09-25T20:08:00Z" w16du:dateUtc="2026-09-26T00:08:00Z">
        <w:r w:rsidR="00DE725A" w:rsidRPr="00DE725A">
          <w:rPr>
            <w:rFonts w:ascii="Roboto" w:eastAsia="Times New Roman" w:hAnsi="Roboto" w:cs="Times New Roman"/>
            <w:color w:val="202124"/>
            <w:sz w:val="48"/>
            <w:szCs w:val="48"/>
            <w:lang w:eastAsia="en-GB"/>
          </w:rPr>
          <w:delText>Fun Palace Activity Plan</w:delText>
        </w:r>
      </w:del>
    </w:p>
    <w:p w14:paraId="426693E6" w14:textId="77777777" w:rsidR="00DE725A" w:rsidRPr="00DE725A" w:rsidRDefault="00DE725A" w:rsidP="00DE725A">
      <w:pPr>
        <w:shd w:val="clear" w:color="auto" w:fill="FFFFFF"/>
        <w:spacing w:line="300" w:lineRule="atLeast"/>
        <w:rPr>
          <w:del w:id="238" w:author="Hill, Dawn" w:date="2026-09-25T20:08:00Z" w16du:dateUtc="2026-09-26T00:08:00Z"/>
          <w:rFonts w:ascii="Roboto" w:eastAsia="Times New Roman" w:hAnsi="Roboto" w:cs="Times New Roman"/>
          <w:color w:val="202124"/>
          <w:spacing w:val="3"/>
          <w:sz w:val="21"/>
          <w:szCs w:val="21"/>
          <w:lang w:eastAsia="en-GB"/>
        </w:rPr>
      </w:pPr>
      <w:del w:id="239" w:author="Hill, Dawn" w:date="2026-09-25T20:08:00Z" w16du:dateUtc="2026-09-26T00:08:00Z">
        <w:r w:rsidRPr="00DE725A">
          <w:rPr>
            <w:rFonts w:ascii="Roboto" w:eastAsia="Times New Roman" w:hAnsi="Roboto" w:cs="Times New Roman"/>
            <w:color w:val="202124"/>
            <w:spacing w:val="3"/>
            <w:sz w:val="21"/>
            <w:szCs w:val="21"/>
            <w:lang w:eastAsia="en-GB"/>
          </w:rPr>
          <w:delText xml:space="preserve">About your activity </w:delText>
        </w:r>
      </w:del>
    </w:p>
    <w:p w14:paraId="7444BBFD" w14:textId="77777777" w:rsidR="00DE725A" w:rsidRPr="00DE725A" w:rsidRDefault="00DE725A" w:rsidP="00DE725A">
      <w:pPr>
        <w:shd w:val="clear" w:color="auto" w:fill="FFFFFF"/>
        <w:spacing w:line="360" w:lineRule="atLeast"/>
        <w:rPr>
          <w:del w:id="240" w:author="Hill, Dawn" w:date="2026-09-25T20:08:00Z" w16du:dateUtc="2026-09-26T00:08:00Z"/>
          <w:rFonts w:ascii="Roboto" w:eastAsia="Times New Roman" w:hAnsi="Roboto" w:cs="Times New Roman"/>
          <w:color w:val="202124"/>
          <w:spacing w:val="2"/>
          <w:lang w:eastAsia="en-GB"/>
        </w:rPr>
      </w:pPr>
      <w:del w:id="241" w:author="Hill, Dawn" w:date="2026-09-25T20:08:00Z" w16du:dateUtc="2026-09-26T00:08:00Z">
        <w:r w:rsidRPr="00DE725A">
          <w:rPr>
            <w:rFonts w:ascii="Roboto" w:eastAsia="Times New Roman" w:hAnsi="Roboto" w:cs="Times New Roman"/>
            <w:color w:val="202124"/>
            <w:spacing w:val="2"/>
            <w:lang w:eastAsia="en-GB"/>
          </w:rPr>
          <w:delText>What kind of community are you going to run this in? (big regional centre, tiny community etc)</w:delText>
        </w:r>
      </w:del>
    </w:p>
    <w:p w14:paraId="0BECC629" w14:textId="487D34F4"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42" w:author="Hill, Dawn" w:date="2026-09-25T20:08:00Z" w16du:dateUtc="2026-09-26T00:08:00Z"/>
          <w:rFonts w:ascii="Roboto" w:eastAsia="Times New Roman" w:hAnsi="Roboto" w:cs="Times New Roman"/>
          <w:color w:val="70757A"/>
          <w:spacing w:val="3"/>
          <w:sz w:val="21"/>
          <w:szCs w:val="21"/>
          <w:lang w:eastAsia="en-GB"/>
        </w:rPr>
      </w:pPr>
      <w:del w:id="243"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06653D66"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44" w:author="Hill, Dawn" w:date="2026-09-25T20:08:00Z" w16du:dateUtc="2026-09-26T00:08:00Z"/>
          <w:rFonts w:ascii="Roboto" w:eastAsia="Times New Roman" w:hAnsi="Roboto" w:cs="Times New Roman"/>
          <w:color w:val="70757A"/>
          <w:spacing w:val="3"/>
          <w:sz w:val="21"/>
          <w:szCs w:val="21"/>
          <w:lang w:eastAsia="en-GB"/>
        </w:rPr>
      </w:pPr>
    </w:p>
    <w:p w14:paraId="157AC014" w14:textId="77777777" w:rsidR="00DE725A" w:rsidRPr="00DE725A" w:rsidRDefault="00DE725A" w:rsidP="00DE725A">
      <w:pPr>
        <w:shd w:val="clear" w:color="auto" w:fill="FFFFFF"/>
        <w:spacing w:line="360" w:lineRule="atLeast"/>
        <w:rPr>
          <w:del w:id="245" w:author="Hill, Dawn" w:date="2026-09-25T20:08:00Z" w16du:dateUtc="2026-09-26T00:08:00Z"/>
          <w:rFonts w:ascii="Roboto" w:eastAsia="Times New Roman" w:hAnsi="Roboto" w:cs="Times New Roman"/>
          <w:color w:val="202124"/>
          <w:spacing w:val="2"/>
          <w:lang w:eastAsia="en-GB"/>
        </w:rPr>
      </w:pPr>
      <w:del w:id="246" w:author="Hill, Dawn" w:date="2026-09-25T20:08:00Z" w16du:dateUtc="2026-09-26T00:08:00Z">
        <w:r w:rsidRPr="00DE725A">
          <w:rPr>
            <w:rFonts w:ascii="Roboto" w:eastAsia="Times New Roman" w:hAnsi="Roboto" w:cs="Times New Roman"/>
            <w:color w:val="202124"/>
            <w:spacing w:val="2"/>
            <w:lang w:eastAsia="en-GB"/>
          </w:rPr>
          <w:delText>Whats the working title for your remotely delivered Fun Palace activity?</w:delText>
        </w:r>
      </w:del>
    </w:p>
    <w:p w14:paraId="2127870D" w14:textId="74F133D7"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47" w:author="Hill, Dawn" w:date="2026-09-25T20:08:00Z" w16du:dateUtc="2026-09-26T00:08:00Z"/>
          <w:rFonts w:ascii="Roboto" w:eastAsia="Times New Roman" w:hAnsi="Roboto" w:cs="Times New Roman"/>
          <w:color w:val="70757A"/>
          <w:spacing w:val="3"/>
          <w:sz w:val="21"/>
          <w:szCs w:val="21"/>
          <w:lang w:eastAsia="en-GB"/>
        </w:rPr>
      </w:pPr>
      <w:del w:id="248"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645EAB60"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49" w:author="Hill, Dawn" w:date="2026-09-25T20:08:00Z" w16du:dateUtc="2026-09-26T00:08:00Z"/>
          <w:rFonts w:ascii="Roboto" w:eastAsia="Times New Roman" w:hAnsi="Roboto" w:cs="Times New Roman"/>
          <w:color w:val="70757A"/>
          <w:spacing w:val="3"/>
          <w:sz w:val="21"/>
          <w:szCs w:val="21"/>
          <w:lang w:eastAsia="en-GB"/>
        </w:rPr>
      </w:pPr>
    </w:p>
    <w:p w14:paraId="0474B1A7" w14:textId="77777777" w:rsidR="00DE725A" w:rsidRPr="00DE725A" w:rsidRDefault="00DE725A" w:rsidP="00DE725A">
      <w:pPr>
        <w:shd w:val="clear" w:color="auto" w:fill="FFFFFF"/>
        <w:spacing w:line="360" w:lineRule="atLeast"/>
        <w:rPr>
          <w:del w:id="250" w:author="Hill, Dawn" w:date="2026-09-25T20:08:00Z" w16du:dateUtc="2026-09-26T00:08:00Z"/>
          <w:rFonts w:ascii="Roboto" w:eastAsia="Times New Roman" w:hAnsi="Roboto" w:cs="Times New Roman"/>
          <w:color w:val="202124"/>
          <w:spacing w:val="2"/>
          <w:lang w:eastAsia="en-GB"/>
        </w:rPr>
      </w:pPr>
      <w:del w:id="251" w:author="Hill, Dawn" w:date="2026-09-25T20:08:00Z" w16du:dateUtc="2026-09-26T00:08:00Z">
        <w:r w:rsidRPr="00DE725A">
          <w:rPr>
            <w:rFonts w:ascii="Roboto" w:eastAsia="Times New Roman" w:hAnsi="Roboto" w:cs="Times New Roman"/>
            <w:color w:val="202124"/>
            <w:spacing w:val="2"/>
            <w:lang w:eastAsia="en-GB"/>
          </w:rPr>
          <w:delText>Whats the background of this activity? How did you come to be running this activity?</w:delText>
        </w:r>
      </w:del>
    </w:p>
    <w:p w14:paraId="0BD0026D" w14:textId="1EE16DD9"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52" w:author="Hill, Dawn" w:date="2026-09-25T20:08:00Z" w16du:dateUtc="2026-09-26T00:08:00Z"/>
          <w:rFonts w:ascii="Roboto" w:eastAsia="Times New Roman" w:hAnsi="Roboto" w:cs="Times New Roman"/>
          <w:color w:val="70757A"/>
          <w:spacing w:val="3"/>
          <w:sz w:val="21"/>
          <w:szCs w:val="21"/>
          <w:lang w:eastAsia="en-GB"/>
        </w:rPr>
      </w:pPr>
      <w:del w:id="253"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493FEDDB" w14:textId="3494C419"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54" w:author="Hill, Dawn" w:date="2026-09-25T20:08:00Z" w16du:dateUtc="2026-09-26T00:08:00Z"/>
          <w:rFonts w:ascii="Roboto" w:eastAsia="Times New Roman" w:hAnsi="Roboto" w:cs="Times New Roman"/>
          <w:color w:val="70757A"/>
          <w:spacing w:val="3"/>
          <w:sz w:val="21"/>
          <w:szCs w:val="21"/>
          <w:lang w:eastAsia="en-GB"/>
        </w:rPr>
      </w:pPr>
    </w:p>
    <w:p w14:paraId="4A33CF3E"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55" w:author="Hill, Dawn" w:date="2026-09-25T20:08:00Z" w16du:dateUtc="2026-09-26T00:08:00Z"/>
          <w:rFonts w:ascii="Roboto" w:eastAsia="Times New Roman" w:hAnsi="Roboto" w:cs="Times New Roman"/>
          <w:color w:val="70757A"/>
          <w:spacing w:val="3"/>
          <w:sz w:val="21"/>
          <w:szCs w:val="21"/>
          <w:lang w:eastAsia="en-GB"/>
        </w:rPr>
      </w:pPr>
    </w:p>
    <w:p w14:paraId="45F9D043" w14:textId="77777777" w:rsidR="00DE725A" w:rsidRPr="00DE725A" w:rsidRDefault="00DE725A" w:rsidP="00DE725A">
      <w:pPr>
        <w:shd w:val="clear" w:color="auto" w:fill="FFFFFF"/>
        <w:spacing w:line="360" w:lineRule="atLeast"/>
        <w:rPr>
          <w:del w:id="256" w:author="Hill, Dawn" w:date="2026-09-25T20:08:00Z" w16du:dateUtc="2026-09-26T00:08:00Z"/>
          <w:rFonts w:ascii="Roboto" w:eastAsia="Times New Roman" w:hAnsi="Roboto" w:cs="Times New Roman"/>
          <w:color w:val="202124"/>
          <w:spacing w:val="2"/>
          <w:lang w:eastAsia="en-GB"/>
        </w:rPr>
      </w:pPr>
      <w:del w:id="257" w:author="Hill, Dawn" w:date="2026-09-25T20:08:00Z" w16du:dateUtc="2026-09-26T00:08:00Z">
        <w:r w:rsidRPr="00DE725A">
          <w:rPr>
            <w:rFonts w:ascii="Roboto" w:eastAsia="Times New Roman" w:hAnsi="Roboto" w:cs="Times New Roman"/>
            <w:color w:val="202124"/>
            <w:spacing w:val="2"/>
            <w:lang w:eastAsia="en-GB"/>
          </w:rPr>
          <w:delText>How will people participate?</w:delText>
        </w:r>
      </w:del>
    </w:p>
    <w:p w14:paraId="1BB76AD1" w14:textId="77777777" w:rsidR="00DE725A" w:rsidRPr="002A6595" w:rsidRDefault="00DE725A" w:rsidP="002A6595">
      <w:pPr>
        <w:pStyle w:val="ListParagraph"/>
        <w:numPr>
          <w:ilvl w:val="0"/>
          <w:numId w:val="3"/>
        </w:numPr>
        <w:shd w:val="clear" w:color="auto" w:fill="FFFFFF"/>
        <w:rPr>
          <w:del w:id="258" w:author="Hill, Dawn" w:date="2026-09-25T20:08:00Z" w16du:dateUtc="2026-09-26T00:08:00Z"/>
          <w:rFonts w:ascii="Times New Roman" w:eastAsia="Times New Roman" w:hAnsi="Times New Roman" w:cs="Times New Roman"/>
          <w:lang w:eastAsia="en-GB"/>
        </w:rPr>
      </w:pPr>
      <w:del w:id="259" w:author="Hill, Dawn" w:date="2026-09-25T20:08:00Z" w16du:dateUtc="2026-09-26T00:08:00Z">
        <w:r w:rsidRPr="002A6595">
          <w:rPr>
            <w:rFonts w:ascii="Roboto" w:eastAsia="Times New Roman" w:hAnsi="Roboto" w:cs="Times New Roman"/>
            <w:color w:val="202124"/>
            <w:spacing w:val="3"/>
            <w:sz w:val="21"/>
            <w:szCs w:val="21"/>
            <w:lang w:eastAsia="en-GB"/>
          </w:rPr>
          <w:delText>Make or test something at home</w:delText>
        </w:r>
      </w:del>
    </w:p>
    <w:p w14:paraId="66898A8C" w14:textId="77777777" w:rsidR="00DE725A" w:rsidRPr="002A6595" w:rsidRDefault="00DE725A" w:rsidP="002A6595">
      <w:pPr>
        <w:pStyle w:val="ListParagraph"/>
        <w:numPr>
          <w:ilvl w:val="0"/>
          <w:numId w:val="3"/>
        </w:numPr>
        <w:shd w:val="clear" w:color="auto" w:fill="FFFFFF"/>
        <w:rPr>
          <w:del w:id="260" w:author="Hill, Dawn" w:date="2026-09-25T20:08:00Z" w16du:dateUtc="2026-09-26T00:08:00Z"/>
          <w:rFonts w:ascii="Times New Roman" w:eastAsia="Times New Roman" w:hAnsi="Times New Roman" w:cs="Times New Roman"/>
          <w:lang w:eastAsia="en-GB"/>
        </w:rPr>
      </w:pPr>
      <w:del w:id="261" w:author="Hill, Dawn" w:date="2026-09-25T20:08:00Z" w16du:dateUtc="2026-09-26T00:08:00Z">
        <w:r w:rsidRPr="002A6595">
          <w:rPr>
            <w:rFonts w:ascii="Roboto" w:eastAsia="Times New Roman" w:hAnsi="Roboto" w:cs="Times New Roman"/>
            <w:color w:val="202124"/>
            <w:spacing w:val="3"/>
            <w:sz w:val="21"/>
            <w:szCs w:val="21"/>
            <w:lang w:eastAsia="en-GB"/>
          </w:rPr>
          <w:delText>Make or test something together online</w:delText>
        </w:r>
      </w:del>
    </w:p>
    <w:p w14:paraId="459506A8" w14:textId="77777777" w:rsidR="00DE725A" w:rsidRPr="002A6595" w:rsidRDefault="00DE725A" w:rsidP="002A6595">
      <w:pPr>
        <w:pStyle w:val="ListParagraph"/>
        <w:numPr>
          <w:ilvl w:val="0"/>
          <w:numId w:val="3"/>
        </w:numPr>
        <w:shd w:val="clear" w:color="auto" w:fill="FFFFFF"/>
        <w:rPr>
          <w:del w:id="262" w:author="Hill, Dawn" w:date="2026-09-25T20:08:00Z" w16du:dateUtc="2026-09-26T00:08:00Z"/>
          <w:rFonts w:ascii="Times New Roman" w:eastAsia="Times New Roman" w:hAnsi="Times New Roman" w:cs="Times New Roman"/>
          <w:lang w:eastAsia="en-GB"/>
        </w:rPr>
      </w:pPr>
      <w:del w:id="263" w:author="Hill, Dawn" w:date="2026-09-25T20:08:00Z" w16du:dateUtc="2026-09-26T00:08:00Z">
        <w:r w:rsidRPr="002A6595">
          <w:rPr>
            <w:rFonts w:ascii="Roboto" w:eastAsia="Times New Roman" w:hAnsi="Roboto" w:cs="Times New Roman"/>
            <w:color w:val="202124"/>
            <w:spacing w:val="3"/>
            <w:sz w:val="21"/>
            <w:szCs w:val="21"/>
            <w:lang w:eastAsia="en-GB"/>
          </w:rPr>
          <w:delText>Other:</w:delText>
        </w:r>
      </w:del>
    </w:p>
    <w:p w14:paraId="012D4728" w14:textId="77777777" w:rsidR="00DE725A" w:rsidRPr="00DE725A" w:rsidRDefault="00DE725A" w:rsidP="00DE725A">
      <w:pPr>
        <w:shd w:val="clear" w:color="auto" w:fill="FFFFFF"/>
        <w:spacing w:line="360" w:lineRule="atLeast"/>
        <w:rPr>
          <w:del w:id="264" w:author="Hill, Dawn" w:date="2026-09-25T20:08:00Z" w16du:dateUtc="2026-09-26T00:08:00Z"/>
          <w:rFonts w:ascii="Roboto" w:eastAsia="Times New Roman" w:hAnsi="Roboto" w:cs="Times New Roman"/>
          <w:color w:val="202124"/>
          <w:spacing w:val="2"/>
          <w:lang w:eastAsia="en-GB"/>
        </w:rPr>
      </w:pPr>
      <w:del w:id="265" w:author="Hill, Dawn" w:date="2026-09-25T20:08:00Z" w16du:dateUtc="2026-09-26T00:08:00Z">
        <w:r w:rsidRPr="00DE725A">
          <w:rPr>
            <w:rFonts w:ascii="Roboto" w:eastAsia="Times New Roman" w:hAnsi="Roboto" w:cs="Times New Roman"/>
            <w:color w:val="202124"/>
            <w:spacing w:val="2"/>
            <w:lang w:eastAsia="en-GB"/>
          </w:rPr>
          <w:delText>Objective 1:</w:delText>
        </w:r>
      </w:del>
    </w:p>
    <w:p w14:paraId="410F8121" w14:textId="40A26766" w:rsidR="00DE725A" w:rsidRDefault="00DE725A" w:rsidP="00DE725A">
      <w:pPr>
        <w:pBdr>
          <w:top w:val="single" w:sz="4" w:space="1" w:color="auto"/>
          <w:left w:val="single" w:sz="4" w:space="4" w:color="auto"/>
          <w:bottom w:val="single" w:sz="4" w:space="1" w:color="auto"/>
          <w:right w:val="single" w:sz="4" w:space="4" w:color="auto"/>
        </w:pBdr>
        <w:shd w:val="clear" w:color="auto" w:fill="FFFFFF"/>
        <w:rPr>
          <w:del w:id="266" w:author="Hill, Dawn" w:date="2026-09-25T20:08:00Z" w16du:dateUtc="2026-09-26T00:08:00Z"/>
          <w:rFonts w:ascii="Roboto" w:eastAsia="Times New Roman" w:hAnsi="Roboto" w:cs="Times New Roman"/>
          <w:color w:val="202124"/>
          <w:spacing w:val="3"/>
          <w:sz w:val="21"/>
          <w:szCs w:val="21"/>
          <w:lang w:eastAsia="en-GB"/>
        </w:rPr>
      </w:pPr>
      <w:del w:id="267" w:author="Hill, Dawn" w:date="2026-09-25T20:08:00Z" w16du:dateUtc="2026-09-26T00:08:00Z">
        <w:r w:rsidRPr="00DE725A">
          <w:rPr>
            <w:rFonts w:ascii="Roboto" w:eastAsia="Times New Roman" w:hAnsi="Roboto" w:cs="Times New Roman"/>
            <w:color w:val="202124"/>
            <w:spacing w:val="3"/>
            <w:sz w:val="21"/>
            <w:szCs w:val="21"/>
            <w:lang w:eastAsia="en-GB"/>
          </w:rPr>
          <w:delText>Have Fun</w:delText>
        </w:r>
      </w:del>
    </w:p>
    <w:p w14:paraId="316580C8"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rPr>
          <w:del w:id="268" w:author="Hill, Dawn" w:date="2026-09-25T20:08:00Z" w16du:dateUtc="2026-09-26T00:08:00Z"/>
          <w:rFonts w:ascii="Times New Roman" w:eastAsia="Times New Roman" w:hAnsi="Times New Roman" w:cs="Times New Roman"/>
          <w:lang w:eastAsia="en-GB"/>
        </w:rPr>
      </w:pPr>
    </w:p>
    <w:p w14:paraId="0AD9A04A" w14:textId="77777777" w:rsidR="00DE725A" w:rsidRPr="00DE725A" w:rsidRDefault="00DE725A" w:rsidP="00DE725A">
      <w:pPr>
        <w:shd w:val="clear" w:color="auto" w:fill="FFFFFF"/>
        <w:spacing w:line="360" w:lineRule="atLeast"/>
        <w:rPr>
          <w:del w:id="269" w:author="Hill, Dawn" w:date="2026-09-25T20:08:00Z" w16du:dateUtc="2026-09-26T00:08:00Z"/>
          <w:rFonts w:ascii="Roboto" w:eastAsia="Times New Roman" w:hAnsi="Roboto" w:cs="Times New Roman"/>
          <w:color w:val="202124"/>
          <w:spacing w:val="2"/>
          <w:lang w:eastAsia="en-GB"/>
        </w:rPr>
      </w:pPr>
      <w:del w:id="270" w:author="Hill, Dawn" w:date="2026-09-25T20:08:00Z" w16du:dateUtc="2026-09-26T00:08:00Z">
        <w:r w:rsidRPr="00DE725A">
          <w:rPr>
            <w:rFonts w:ascii="Roboto" w:eastAsia="Times New Roman" w:hAnsi="Roboto" w:cs="Times New Roman"/>
            <w:color w:val="202124"/>
            <w:spacing w:val="2"/>
            <w:lang w:eastAsia="en-GB"/>
          </w:rPr>
          <w:delText>Objective 2:</w:delText>
        </w:r>
      </w:del>
    </w:p>
    <w:p w14:paraId="59E6F8E5" w14:textId="1E0A527F"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71" w:author="Hill, Dawn" w:date="2026-09-25T20:08:00Z" w16du:dateUtc="2026-09-26T00:08:00Z"/>
          <w:rFonts w:ascii="Roboto" w:eastAsia="Times New Roman" w:hAnsi="Roboto" w:cs="Times New Roman"/>
          <w:color w:val="70757A"/>
          <w:spacing w:val="3"/>
          <w:sz w:val="21"/>
          <w:szCs w:val="21"/>
          <w:lang w:eastAsia="en-GB"/>
        </w:rPr>
      </w:pPr>
      <w:del w:id="272"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0D0BA3D0"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73" w:author="Hill, Dawn" w:date="2026-09-25T20:08:00Z" w16du:dateUtc="2026-09-26T00:08:00Z"/>
          <w:rFonts w:ascii="Roboto" w:eastAsia="Times New Roman" w:hAnsi="Roboto" w:cs="Times New Roman"/>
          <w:color w:val="70757A"/>
          <w:spacing w:val="3"/>
          <w:sz w:val="21"/>
          <w:szCs w:val="21"/>
          <w:lang w:eastAsia="en-GB"/>
        </w:rPr>
      </w:pPr>
    </w:p>
    <w:p w14:paraId="0CE74402" w14:textId="77777777" w:rsidR="00DE725A" w:rsidRPr="00DE725A" w:rsidRDefault="00DE725A" w:rsidP="00DE725A">
      <w:pPr>
        <w:shd w:val="clear" w:color="auto" w:fill="FFFFFF"/>
        <w:spacing w:line="360" w:lineRule="atLeast"/>
        <w:rPr>
          <w:del w:id="274" w:author="Hill, Dawn" w:date="2026-09-25T20:08:00Z" w16du:dateUtc="2026-09-26T00:08:00Z"/>
          <w:rFonts w:ascii="Roboto" w:eastAsia="Times New Roman" w:hAnsi="Roboto" w:cs="Times New Roman"/>
          <w:color w:val="202124"/>
          <w:spacing w:val="2"/>
          <w:lang w:eastAsia="en-GB"/>
        </w:rPr>
      </w:pPr>
      <w:del w:id="275" w:author="Hill, Dawn" w:date="2026-09-25T20:08:00Z" w16du:dateUtc="2026-09-26T00:08:00Z">
        <w:r w:rsidRPr="00DE725A">
          <w:rPr>
            <w:rFonts w:ascii="Roboto" w:eastAsia="Times New Roman" w:hAnsi="Roboto" w:cs="Times New Roman"/>
            <w:color w:val="202124"/>
            <w:spacing w:val="2"/>
            <w:lang w:eastAsia="en-GB"/>
          </w:rPr>
          <w:delText>Objective 3:</w:delText>
        </w:r>
      </w:del>
    </w:p>
    <w:p w14:paraId="1F28B9E6" w14:textId="12981597"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76" w:author="Hill, Dawn" w:date="2026-09-25T20:08:00Z" w16du:dateUtc="2026-09-26T00:08:00Z"/>
          <w:rFonts w:ascii="Roboto" w:eastAsia="Times New Roman" w:hAnsi="Roboto" w:cs="Times New Roman"/>
          <w:color w:val="70757A"/>
          <w:spacing w:val="3"/>
          <w:sz w:val="21"/>
          <w:szCs w:val="21"/>
          <w:lang w:eastAsia="en-GB"/>
        </w:rPr>
      </w:pPr>
      <w:del w:id="277"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6F811014"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78" w:author="Hill, Dawn" w:date="2026-09-25T20:08:00Z" w16du:dateUtc="2026-09-26T00:08:00Z"/>
          <w:rFonts w:ascii="Roboto" w:eastAsia="Times New Roman" w:hAnsi="Roboto" w:cs="Times New Roman"/>
          <w:color w:val="70757A"/>
          <w:spacing w:val="3"/>
          <w:sz w:val="21"/>
          <w:szCs w:val="21"/>
          <w:lang w:eastAsia="en-GB"/>
        </w:rPr>
      </w:pPr>
    </w:p>
    <w:p w14:paraId="787076BB" w14:textId="77777777" w:rsidR="00DE725A" w:rsidRPr="00DE725A" w:rsidRDefault="00DE725A" w:rsidP="00DE725A">
      <w:pPr>
        <w:shd w:val="clear" w:color="auto" w:fill="FFFFFF"/>
        <w:spacing w:line="360" w:lineRule="atLeast"/>
        <w:rPr>
          <w:del w:id="279" w:author="Hill, Dawn" w:date="2026-09-25T20:08:00Z" w16du:dateUtc="2026-09-26T00:08:00Z"/>
          <w:rFonts w:ascii="Roboto" w:eastAsia="Times New Roman" w:hAnsi="Roboto" w:cs="Times New Roman"/>
          <w:color w:val="202124"/>
          <w:spacing w:val="2"/>
          <w:lang w:eastAsia="en-GB"/>
        </w:rPr>
      </w:pPr>
      <w:del w:id="280" w:author="Hill, Dawn" w:date="2026-09-25T20:08:00Z" w16du:dateUtc="2026-09-26T00:08:00Z">
        <w:r w:rsidRPr="00DE725A">
          <w:rPr>
            <w:rFonts w:ascii="Roboto" w:eastAsia="Times New Roman" w:hAnsi="Roboto" w:cs="Times New Roman"/>
            <w:color w:val="202124"/>
            <w:spacing w:val="2"/>
            <w:lang w:eastAsia="en-GB"/>
          </w:rPr>
          <w:delText>What are the key skills / knowledge you’ll need participants to pick up for this activity?</w:delText>
        </w:r>
      </w:del>
    </w:p>
    <w:p w14:paraId="0D87DD65" w14:textId="4552C162"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81" w:author="Hill, Dawn" w:date="2026-09-25T20:08:00Z" w16du:dateUtc="2026-09-26T00:08:00Z"/>
          <w:rFonts w:ascii="Roboto" w:eastAsia="Times New Roman" w:hAnsi="Roboto" w:cs="Times New Roman"/>
          <w:color w:val="70757A"/>
          <w:spacing w:val="3"/>
          <w:sz w:val="21"/>
          <w:szCs w:val="21"/>
          <w:lang w:eastAsia="en-GB"/>
        </w:rPr>
      </w:pPr>
      <w:del w:id="282"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12D198A8"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283" w:author="Hill, Dawn" w:date="2026-09-25T20:08:00Z" w16du:dateUtc="2026-09-26T00:08:00Z"/>
          <w:rFonts w:ascii="Roboto" w:eastAsia="Times New Roman" w:hAnsi="Roboto" w:cs="Times New Roman"/>
          <w:color w:val="70757A"/>
          <w:spacing w:val="3"/>
          <w:sz w:val="21"/>
          <w:szCs w:val="21"/>
          <w:lang w:eastAsia="en-GB"/>
        </w:rPr>
      </w:pPr>
    </w:p>
    <w:p w14:paraId="3045301A" w14:textId="77777777" w:rsidR="00DE725A" w:rsidRPr="00DE725A" w:rsidRDefault="00DE725A" w:rsidP="00DE725A">
      <w:pPr>
        <w:shd w:val="clear" w:color="auto" w:fill="FFFFFF"/>
        <w:spacing w:line="360" w:lineRule="atLeast"/>
        <w:rPr>
          <w:del w:id="284" w:author="Hill, Dawn" w:date="2026-09-25T20:08:00Z" w16du:dateUtc="2026-09-26T00:08:00Z"/>
          <w:rFonts w:ascii="Roboto" w:eastAsia="Times New Roman" w:hAnsi="Roboto" w:cs="Times New Roman"/>
          <w:color w:val="202124"/>
          <w:spacing w:val="2"/>
          <w:lang w:eastAsia="en-GB"/>
        </w:rPr>
      </w:pPr>
      <w:del w:id="285" w:author="Hill, Dawn" w:date="2026-09-25T20:08:00Z" w16du:dateUtc="2026-09-26T00:08:00Z">
        <w:r w:rsidRPr="00DE725A">
          <w:rPr>
            <w:rFonts w:ascii="Roboto" w:eastAsia="Times New Roman" w:hAnsi="Roboto" w:cs="Times New Roman"/>
            <w:color w:val="202124"/>
            <w:spacing w:val="2"/>
            <w:lang w:eastAsia="en-GB"/>
          </w:rPr>
          <w:delText>What type of remote platform are you going to use:Choose one or more</w:delText>
        </w:r>
      </w:del>
    </w:p>
    <w:p w14:paraId="69532910" w14:textId="77777777" w:rsidR="00DE725A" w:rsidRPr="00DE725A" w:rsidRDefault="00DE725A" w:rsidP="00DE725A">
      <w:pPr>
        <w:pStyle w:val="ListParagraph"/>
        <w:numPr>
          <w:ilvl w:val="0"/>
          <w:numId w:val="2"/>
        </w:numPr>
        <w:shd w:val="clear" w:color="auto" w:fill="FFFFFF"/>
        <w:rPr>
          <w:del w:id="286" w:author="Hill, Dawn" w:date="2026-09-25T20:08:00Z" w16du:dateUtc="2026-09-26T00:08:00Z"/>
          <w:rFonts w:ascii="Times New Roman" w:eastAsia="Times New Roman" w:hAnsi="Times New Roman" w:cs="Times New Roman"/>
          <w:lang w:eastAsia="en-GB"/>
        </w:rPr>
      </w:pPr>
      <w:del w:id="287" w:author="Hill, Dawn" w:date="2026-09-25T20:08:00Z" w16du:dateUtc="2026-09-26T00:08:00Z">
        <w:r w:rsidRPr="00DE725A">
          <w:rPr>
            <w:rFonts w:ascii="Roboto" w:eastAsia="Times New Roman" w:hAnsi="Roboto" w:cs="Times New Roman"/>
            <w:color w:val="202124"/>
            <w:spacing w:val="3"/>
            <w:sz w:val="21"/>
            <w:szCs w:val="21"/>
            <w:lang w:eastAsia="en-GB"/>
          </w:rPr>
          <w:delText>Online video conferencing software - Zoom JitSi</w:delText>
        </w:r>
      </w:del>
    </w:p>
    <w:p w14:paraId="365B3FED" w14:textId="77777777" w:rsidR="00DE725A" w:rsidRPr="00DE725A" w:rsidRDefault="00DE725A" w:rsidP="00DE725A">
      <w:pPr>
        <w:pStyle w:val="ListParagraph"/>
        <w:numPr>
          <w:ilvl w:val="0"/>
          <w:numId w:val="2"/>
        </w:numPr>
        <w:shd w:val="clear" w:color="auto" w:fill="FFFFFF"/>
        <w:rPr>
          <w:del w:id="288" w:author="Hill, Dawn" w:date="2026-09-25T20:08:00Z" w16du:dateUtc="2026-09-26T00:08:00Z"/>
          <w:rFonts w:ascii="Times New Roman" w:eastAsia="Times New Roman" w:hAnsi="Times New Roman" w:cs="Times New Roman"/>
          <w:lang w:eastAsia="en-GB"/>
        </w:rPr>
      </w:pPr>
      <w:del w:id="289" w:author="Hill, Dawn" w:date="2026-09-25T20:08:00Z" w16du:dateUtc="2026-09-26T00:08:00Z">
        <w:r w:rsidRPr="00DE725A">
          <w:rPr>
            <w:rFonts w:ascii="Roboto" w:eastAsia="Times New Roman" w:hAnsi="Roboto" w:cs="Times New Roman"/>
            <w:color w:val="202124"/>
            <w:spacing w:val="3"/>
            <w:sz w:val="21"/>
            <w:szCs w:val="21"/>
            <w:lang w:eastAsia="en-GB"/>
          </w:rPr>
          <w:delText>Social media: Facebook, youtube, Insta, Twitter other</w:delText>
        </w:r>
      </w:del>
    </w:p>
    <w:p w14:paraId="65B03D43" w14:textId="77777777" w:rsidR="00DE725A" w:rsidRPr="00DE725A" w:rsidRDefault="00DE725A" w:rsidP="00DE725A">
      <w:pPr>
        <w:pStyle w:val="ListParagraph"/>
        <w:numPr>
          <w:ilvl w:val="0"/>
          <w:numId w:val="2"/>
        </w:numPr>
        <w:shd w:val="clear" w:color="auto" w:fill="FFFFFF"/>
        <w:rPr>
          <w:del w:id="290" w:author="Hill, Dawn" w:date="2026-09-25T20:08:00Z" w16du:dateUtc="2026-09-26T00:08:00Z"/>
          <w:rFonts w:ascii="Times New Roman" w:eastAsia="Times New Roman" w:hAnsi="Times New Roman" w:cs="Times New Roman"/>
          <w:lang w:eastAsia="en-GB"/>
        </w:rPr>
      </w:pPr>
      <w:del w:id="291" w:author="Hill, Dawn" w:date="2026-09-25T20:08:00Z" w16du:dateUtc="2026-09-26T00:08:00Z">
        <w:r w:rsidRPr="00DE725A">
          <w:rPr>
            <w:rFonts w:ascii="Roboto" w:eastAsia="Times New Roman" w:hAnsi="Roboto" w:cs="Times New Roman"/>
            <w:color w:val="202124"/>
            <w:spacing w:val="3"/>
            <w:sz w:val="21"/>
            <w:szCs w:val="21"/>
            <w:lang w:eastAsia="en-GB"/>
          </w:rPr>
          <w:delText>Snail mail</w:delText>
        </w:r>
      </w:del>
    </w:p>
    <w:p w14:paraId="352B2F33" w14:textId="77777777" w:rsidR="00DE725A" w:rsidRPr="00DE725A" w:rsidRDefault="00DE725A" w:rsidP="00DE725A">
      <w:pPr>
        <w:pStyle w:val="ListParagraph"/>
        <w:numPr>
          <w:ilvl w:val="0"/>
          <w:numId w:val="2"/>
        </w:numPr>
        <w:shd w:val="clear" w:color="auto" w:fill="FFFFFF"/>
        <w:rPr>
          <w:del w:id="292" w:author="Hill, Dawn" w:date="2026-09-25T20:08:00Z" w16du:dateUtc="2026-09-26T00:08:00Z"/>
          <w:rFonts w:ascii="Times New Roman" w:eastAsia="Times New Roman" w:hAnsi="Times New Roman" w:cs="Times New Roman"/>
          <w:lang w:eastAsia="en-GB"/>
        </w:rPr>
      </w:pPr>
      <w:del w:id="293" w:author="Hill, Dawn" w:date="2026-09-25T20:08:00Z" w16du:dateUtc="2026-09-26T00:08:00Z">
        <w:r w:rsidRPr="00DE725A">
          <w:rPr>
            <w:rFonts w:ascii="Roboto" w:eastAsia="Times New Roman" w:hAnsi="Roboto" w:cs="Times New Roman"/>
            <w:color w:val="202124"/>
            <w:spacing w:val="3"/>
            <w:sz w:val="21"/>
            <w:szCs w:val="21"/>
            <w:lang w:eastAsia="en-GB"/>
          </w:rPr>
          <w:delText>Online chat/collaboration platform like Slack, Facebook groups</w:delText>
        </w:r>
      </w:del>
    </w:p>
    <w:p w14:paraId="54BE74AB" w14:textId="77777777" w:rsidR="00DE725A" w:rsidRPr="00DE725A" w:rsidRDefault="00DE725A" w:rsidP="00DE725A">
      <w:pPr>
        <w:pStyle w:val="ListParagraph"/>
        <w:numPr>
          <w:ilvl w:val="0"/>
          <w:numId w:val="2"/>
        </w:numPr>
        <w:shd w:val="clear" w:color="auto" w:fill="FFFFFF"/>
        <w:rPr>
          <w:del w:id="294" w:author="Hill, Dawn" w:date="2026-09-25T20:08:00Z" w16du:dateUtc="2026-09-26T00:08:00Z"/>
          <w:rFonts w:ascii="Times New Roman" w:eastAsia="Times New Roman" w:hAnsi="Times New Roman" w:cs="Times New Roman"/>
          <w:lang w:eastAsia="en-GB"/>
        </w:rPr>
      </w:pPr>
      <w:del w:id="295" w:author="Hill, Dawn" w:date="2026-09-25T20:08:00Z" w16du:dateUtc="2026-09-26T00:08:00Z">
        <w:r w:rsidRPr="00DE725A">
          <w:rPr>
            <w:rFonts w:ascii="Roboto" w:eastAsia="Times New Roman" w:hAnsi="Roboto" w:cs="Times New Roman"/>
            <w:color w:val="202124"/>
            <w:spacing w:val="3"/>
            <w:sz w:val="21"/>
            <w:szCs w:val="21"/>
            <w:lang w:eastAsia="en-GB"/>
          </w:rPr>
          <w:delText>Shouting</w:delText>
        </w:r>
      </w:del>
    </w:p>
    <w:p w14:paraId="298EA65B" w14:textId="77777777" w:rsidR="00DE725A" w:rsidRPr="00DE725A" w:rsidRDefault="00DE725A" w:rsidP="00DE725A">
      <w:pPr>
        <w:pStyle w:val="ListParagraph"/>
        <w:numPr>
          <w:ilvl w:val="0"/>
          <w:numId w:val="2"/>
        </w:numPr>
        <w:shd w:val="clear" w:color="auto" w:fill="FFFFFF"/>
        <w:rPr>
          <w:del w:id="296" w:author="Hill, Dawn" w:date="2026-09-25T20:08:00Z" w16du:dateUtc="2026-09-26T00:08:00Z"/>
          <w:rFonts w:ascii="Times New Roman" w:eastAsia="Times New Roman" w:hAnsi="Times New Roman" w:cs="Times New Roman"/>
          <w:lang w:eastAsia="en-GB"/>
        </w:rPr>
      </w:pPr>
      <w:del w:id="297" w:author="Hill, Dawn" w:date="2026-09-25T20:08:00Z" w16du:dateUtc="2026-09-26T00:08:00Z">
        <w:r w:rsidRPr="00DE725A">
          <w:rPr>
            <w:rFonts w:ascii="Roboto" w:eastAsia="Times New Roman" w:hAnsi="Roboto" w:cs="Times New Roman"/>
            <w:color w:val="202124"/>
            <w:spacing w:val="3"/>
            <w:sz w:val="21"/>
            <w:szCs w:val="21"/>
            <w:lang w:eastAsia="en-GB"/>
          </w:rPr>
          <w:delText>Other:</w:delText>
        </w:r>
      </w:del>
    </w:p>
    <w:p w14:paraId="70368633" w14:textId="77777777" w:rsidR="00DE725A" w:rsidRPr="00DE725A" w:rsidRDefault="00DE725A" w:rsidP="00DE725A">
      <w:pPr>
        <w:pBdr>
          <w:bottom w:val="single" w:sz="6" w:space="1" w:color="auto"/>
        </w:pBdr>
        <w:jc w:val="center"/>
        <w:rPr>
          <w:del w:id="298" w:author="Hill, Dawn" w:date="2026-09-25T20:08:00Z" w16du:dateUtc="2026-09-26T00:08:00Z"/>
          <w:rFonts w:ascii="Arial" w:eastAsia="Times New Roman" w:hAnsi="Arial" w:cs="Arial"/>
          <w:vanish/>
          <w:sz w:val="16"/>
          <w:szCs w:val="16"/>
          <w:lang w:eastAsia="en-GB"/>
        </w:rPr>
      </w:pPr>
      <w:del w:id="299" w:author="Hill, Dawn" w:date="2026-09-25T20:08:00Z" w16du:dateUtc="2026-09-26T00:08:00Z">
        <w:r w:rsidRPr="00DE725A">
          <w:rPr>
            <w:rFonts w:ascii="Arial" w:eastAsia="Times New Roman" w:hAnsi="Arial" w:cs="Arial"/>
            <w:vanish/>
            <w:sz w:val="16"/>
            <w:szCs w:val="16"/>
            <w:lang w:eastAsia="en-GB"/>
          </w:rPr>
          <w:delText>Top of Form</w:delText>
        </w:r>
      </w:del>
    </w:p>
    <w:p w14:paraId="76C7350E" w14:textId="77777777" w:rsidR="00DE725A" w:rsidRPr="00DE725A" w:rsidRDefault="00DE725A" w:rsidP="00DE725A">
      <w:pPr>
        <w:shd w:val="clear" w:color="auto" w:fill="00BCD4"/>
        <w:spacing w:line="360" w:lineRule="atLeast"/>
        <w:rPr>
          <w:del w:id="300" w:author="Hill, Dawn" w:date="2026-09-25T20:08:00Z" w16du:dateUtc="2026-09-26T00:08:00Z"/>
          <w:rFonts w:ascii="Roboto" w:eastAsia="Times New Roman" w:hAnsi="Roboto" w:cs="Times New Roman"/>
          <w:color w:val="FFFFFF"/>
          <w:spacing w:val="2"/>
          <w:lang w:eastAsia="en-GB"/>
        </w:rPr>
      </w:pPr>
      <w:del w:id="301" w:author="Hill, Dawn" w:date="2026-09-25T20:08:00Z" w16du:dateUtc="2026-09-26T00:08:00Z">
        <w:r w:rsidRPr="00DE725A">
          <w:rPr>
            <w:rFonts w:ascii="Roboto" w:eastAsia="Times New Roman" w:hAnsi="Roboto" w:cs="Times New Roman"/>
            <w:color w:val="FFFFFF"/>
            <w:spacing w:val="2"/>
            <w:lang w:eastAsia="en-GB"/>
          </w:rPr>
          <w:delText>Activity Plan</w:delText>
        </w:r>
      </w:del>
    </w:p>
    <w:p w14:paraId="534B54E4" w14:textId="77777777" w:rsidR="00DE725A" w:rsidRPr="00DE725A" w:rsidRDefault="00DE725A" w:rsidP="00DE725A">
      <w:pPr>
        <w:shd w:val="clear" w:color="auto" w:fill="FFFFFF"/>
        <w:spacing w:line="240" w:lineRule="atLeast"/>
        <w:rPr>
          <w:del w:id="302" w:author="Hill, Dawn" w:date="2026-09-25T20:08:00Z" w16du:dateUtc="2026-09-26T00:08:00Z"/>
          <w:rFonts w:ascii="Roboto" w:eastAsia="Times New Roman" w:hAnsi="Roboto" w:cs="Times New Roman"/>
          <w:color w:val="202124"/>
          <w:spacing w:val="5"/>
          <w:sz w:val="18"/>
          <w:szCs w:val="18"/>
          <w:lang w:eastAsia="en-GB"/>
        </w:rPr>
      </w:pPr>
      <w:del w:id="303" w:author="Hill, Dawn" w:date="2026-09-25T20:08:00Z" w16du:dateUtc="2026-09-26T00:08:00Z">
        <w:r w:rsidRPr="00DE725A">
          <w:rPr>
            <w:rFonts w:ascii="Roboto" w:eastAsia="Times New Roman" w:hAnsi="Roboto" w:cs="Times New Roman"/>
            <w:color w:val="202124"/>
            <w:spacing w:val="5"/>
            <w:sz w:val="18"/>
            <w:szCs w:val="18"/>
            <w:lang w:eastAsia="en-GB"/>
          </w:rPr>
          <w:delText xml:space="preserve">How you plan to run your activity </w:delText>
        </w:r>
      </w:del>
    </w:p>
    <w:p w14:paraId="0C04A3F2" w14:textId="77777777" w:rsidR="00DE725A" w:rsidRPr="00DE725A" w:rsidRDefault="00DE725A" w:rsidP="00DE725A">
      <w:pPr>
        <w:shd w:val="clear" w:color="auto" w:fill="FFFFFF"/>
        <w:spacing w:line="360" w:lineRule="atLeast"/>
        <w:rPr>
          <w:del w:id="304" w:author="Hill, Dawn" w:date="2026-09-25T20:08:00Z" w16du:dateUtc="2026-09-26T00:08:00Z"/>
          <w:rFonts w:ascii="Roboto" w:eastAsia="Times New Roman" w:hAnsi="Roboto" w:cs="Times New Roman"/>
          <w:color w:val="202124"/>
          <w:spacing w:val="2"/>
          <w:lang w:eastAsia="en-GB"/>
        </w:rPr>
      </w:pPr>
      <w:del w:id="305" w:author="Hill, Dawn" w:date="2026-09-25T20:08:00Z" w16du:dateUtc="2026-09-26T00:08:00Z">
        <w:r w:rsidRPr="00DE725A">
          <w:rPr>
            <w:rFonts w:ascii="Roboto" w:eastAsia="Times New Roman" w:hAnsi="Roboto" w:cs="Times New Roman"/>
            <w:color w:val="202124"/>
            <w:spacing w:val="2"/>
            <w:lang w:eastAsia="en-GB"/>
          </w:rPr>
          <w:delText>Preparation – what do you need to prepare before the session starts? do you need to send out kits the week before? do you need to set up gear? do you need to have a half finished thing for participants to personalise/finish?</w:delText>
        </w:r>
      </w:del>
    </w:p>
    <w:p w14:paraId="29122AB8" w14:textId="3CA59964"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06" w:author="Hill, Dawn" w:date="2026-09-25T20:08:00Z" w16du:dateUtc="2026-09-26T00:08:00Z"/>
          <w:rFonts w:ascii="Roboto" w:eastAsia="Times New Roman" w:hAnsi="Roboto" w:cs="Times New Roman"/>
          <w:color w:val="70757A"/>
          <w:spacing w:val="3"/>
          <w:sz w:val="21"/>
          <w:szCs w:val="21"/>
          <w:lang w:eastAsia="en-GB"/>
        </w:rPr>
      </w:pPr>
      <w:del w:id="307"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37FA664C" w14:textId="255EA536"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08" w:author="Hill, Dawn" w:date="2026-09-25T20:08:00Z" w16du:dateUtc="2026-09-26T00:08:00Z"/>
          <w:rFonts w:ascii="Roboto" w:eastAsia="Times New Roman" w:hAnsi="Roboto" w:cs="Times New Roman"/>
          <w:color w:val="70757A"/>
          <w:spacing w:val="3"/>
          <w:sz w:val="21"/>
          <w:szCs w:val="21"/>
          <w:lang w:eastAsia="en-GB"/>
        </w:rPr>
      </w:pPr>
    </w:p>
    <w:p w14:paraId="3AF4D0D9"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09" w:author="Hill, Dawn" w:date="2026-09-25T20:08:00Z" w16du:dateUtc="2026-09-26T00:08:00Z"/>
          <w:rFonts w:ascii="Roboto" w:eastAsia="Times New Roman" w:hAnsi="Roboto" w:cs="Times New Roman"/>
          <w:color w:val="70757A"/>
          <w:spacing w:val="3"/>
          <w:sz w:val="21"/>
          <w:szCs w:val="21"/>
          <w:lang w:eastAsia="en-GB"/>
        </w:rPr>
      </w:pPr>
    </w:p>
    <w:p w14:paraId="38FDAA56" w14:textId="77777777" w:rsidR="00DE725A" w:rsidRPr="00DE725A" w:rsidRDefault="00DE725A" w:rsidP="00DE725A">
      <w:pPr>
        <w:shd w:val="clear" w:color="auto" w:fill="FFFFFF"/>
        <w:spacing w:line="360" w:lineRule="atLeast"/>
        <w:rPr>
          <w:del w:id="310" w:author="Hill, Dawn" w:date="2026-09-25T20:08:00Z" w16du:dateUtc="2026-09-26T00:08:00Z"/>
          <w:rFonts w:ascii="Roboto" w:eastAsia="Times New Roman" w:hAnsi="Roboto" w:cs="Times New Roman"/>
          <w:color w:val="202124"/>
          <w:spacing w:val="2"/>
          <w:lang w:eastAsia="en-GB"/>
        </w:rPr>
      </w:pPr>
      <w:del w:id="311" w:author="Hill, Dawn" w:date="2026-09-25T20:08:00Z" w16du:dateUtc="2026-09-26T00:08:00Z">
        <w:r w:rsidRPr="00DE725A">
          <w:rPr>
            <w:rFonts w:ascii="Roboto" w:eastAsia="Times New Roman" w:hAnsi="Roboto" w:cs="Times New Roman"/>
            <w:color w:val="202124"/>
            <w:spacing w:val="2"/>
            <w:lang w:eastAsia="en-GB"/>
          </w:rPr>
          <w:delText>Step Zero. Do you have any special equipment or materials you will need for your activity?</w:delText>
        </w:r>
      </w:del>
    </w:p>
    <w:p w14:paraId="767C88BE" w14:textId="1C334AB4"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12" w:author="Hill, Dawn" w:date="2026-09-25T20:08:00Z" w16du:dateUtc="2026-09-26T00:08:00Z"/>
          <w:rFonts w:ascii="Roboto" w:eastAsia="Times New Roman" w:hAnsi="Roboto" w:cs="Times New Roman"/>
          <w:color w:val="70757A"/>
          <w:spacing w:val="3"/>
          <w:sz w:val="21"/>
          <w:szCs w:val="21"/>
          <w:lang w:eastAsia="en-GB"/>
        </w:rPr>
      </w:pPr>
      <w:del w:id="313"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76C58DBD" w14:textId="13DB8E43"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14" w:author="Hill, Dawn" w:date="2026-09-25T20:08:00Z" w16du:dateUtc="2026-09-26T00:08:00Z"/>
          <w:rFonts w:ascii="Roboto" w:eastAsia="Times New Roman" w:hAnsi="Roboto" w:cs="Times New Roman"/>
          <w:color w:val="70757A"/>
          <w:spacing w:val="3"/>
          <w:sz w:val="21"/>
          <w:szCs w:val="21"/>
          <w:lang w:eastAsia="en-GB"/>
        </w:rPr>
      </w:pPr>
    </w:p>
    <w:p w14:paraId="68ED6AE4" w14:textId="772AA2C3"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15" w:author="Hill, Dawn" w:date="2026-09-25T20:08:00Z" w16du:dateUtc="2026-09-26T00:08:00Z"/>
          <w:rFonts w:ascii="Roboto" w:eastAsia="Times New Roman" w:hAnsi="Roboto" w:cs="Times New Roman"/>
          <w:color w:val="70757A"/>
          <w:spacing w:val="3"/>
          <w:sz w:val="21"/>
          <w:szCs w:val="21"/>
          <w:lang w:eastAsia="en-GB"/>
        </w:rPr>
      </w:pPr>
    </w:p>
    <w:p w14:paraId="39B30F4C"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16" w:author="Hill, Dawn" w:date="2026-09-25T20:08:00Z" w16du:dateUtc="2026-09-26T00:08:00Z"/>
          <w:rFonts w:ascii="Roboto" w:eastAsia="Times New Roman" w:hAnsi="Roboto" w:cs="Times New Roman"/>
          <w:color w:val="70757A"/>
          <w:spacing w:val="3"/>
          <w:sz w:val="21"/>
          <w:szCs w:val="21"/>
          <w:lang w:eastAsia="en-GB"/>
        </w:rPr>
      </w:pPr>
    </w:p>
    <w:p w14:paraId="2296E99F" w14:textId="77777777" w:rsidR="00DE725A" w:rsidRPr="00DE725A" w:rsidRDefault="00DE725A" w:rsidP="00DE725A">
      <w:pPr>
        <w:shd w:val="clear" w:color="auto" w:fill="FFFFFF"/>
        <w:spacing w:line="360" w:lineRule="atLeast"/>
        <w:rPr>
          <w:del w:id="317" w:author="Hill, Dawn" w:date="2026-09-25T20:08:00Z" w16du:dateUtc="2026-09-26T00:08:00Z"/>
          <w:rFonts w:ascii="Roboto" w:eastAsia="Times New Roman" w:hAnsi="Roboto" w:cs="Times New Roman"/>
          <w:color w:val="202124"/>
          <w:spacing w:val="2"/>
          <w:lang w:eastAsia="en-GB"/>
        </w:rPr>
      </w:pPr>
      <w:del w:id="318" w:author="Hill, Dawn" w:date="2026-09-25T20:08:00Z" w16du:dateUtc="2026-09-26T00:08:00Z">
        <w:r w:rsidRPr="00DE725A">
          <w:rPr>
            <w:rFonts w:ascii="Roboto" w:eastAsia="Times New Roman" w:hAnsi="Roboto" w:cs="Times New Roman"/>
            <w:color w:val="202124"/>
            <w:spacing w:val="2"/>
            <w:lang w:eastAsia="en-GB"/>
          </w:rPr>
          <w:delText>Step Zero. How are you going to welcome people when the arrive?</w:delText>
        </w:r>
      </w:del>
    </w:p>
    <w:p w14:paraId="128D3156" w14:textId="5CFCF291"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19" w:author="Hill, Dawn" w:date="2026-09-25T20:08:00Z" w16du:dateUtc="2026-09-26T00:08:00Z"/>
          <w:rFonts w:ascii="Roboto" w:eastAsia="Times New Roman" w:hAnsi="Roboto" w:cs="Times New Roman"/>
          <w:color w:val="70757A"/>
          <w:spacing w:val="3"/>
          <w:sz w:val="21"/>
          <w:szCs w:val="21"/>
          <w:lang w:eastAsia="en-GB"/>
        </w:rPr>
      </w:pPr>
      <w:del w:id="320"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6EF2876E" w14:textId="6942703C"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21" w:author="Hill, Dawn" w:date="2026-09-25T20:08:00Z" w16du:dateUtc="2026-09-26T00:08:00Z"/>
          <w:rFonts w:ascii="Roboto" w:eastAsia="Times New Roman" w:hAnsi="Roboto" w:cs="Times New Roman"/>
          <w:color w:val="70757A"/>
          <w:spacing w:val="3"/>
          <w:sz w:val="21"/>
          <w:szCs w:val="21"/>
          <w:lang w:eastAsia="en-GB"/>
        </w:rPr>
      </w:pPr>
    </w:p>
    <w:p w14:paraId="34D88F94"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22" w:author="Hill, Dawn" w:date="2026-09-25T20:08:00Z" w16du:dateUtc="2026-09-26T00:08:00Z"/>
          <w:rFonts w:ascii="Roboto" w:eastAsia="Times New Roman" w:hAnsi="Roboto" w:cs="Times New Roman"/>
          <w:color w:val="70757A"/>
          <w:spacing w:val="3"/>
          <w:sz w:val="21"/>
          <w:szCs w:val="21"/>
          <w:lang w:eastAsia="en-GB"/>
        </w:rPr>
      </w:pPr>
    </w:p>
    <w:p w14:paraId="4DAA690A" w14:textId="77777777" w:rsidR="00DE725A" w:rsidRPr="00DE725A" w:rsidRDefault="00DE725A" w:rsidP="00DE725A">
      <w:pPr>
        <w:shd w:val="clear" w:color="auto" w:fill="FFFFFF"/>
        <w:spacing w:line="360" w:lineRule="atLeast"/>
        <w:rPr>
          <w:del w:id="323" w:author="Hill, Dawn" w:date="2026-09-25T20:08:00Z" w16du:dateUtc="2026-09-26T00:08:00Z"/>
          <w:rFonts w:ascii="Roboto" w:eastAsia="Times New Roman" w:hAnsi="Roboto" w:cs="Times New Roman"/>
          <w:color w:val="202124"/>
          <w:spacing w:val="2"/>
          <w:lang w:eastAsia="en-GB"/>
        </w:rPr>
      </w:pPr>
      <w:del w:id="324" w:author="Hill, Dawn" w:date="2026-09-25T20:08:00Z" w16du:dateUtc="2026-09-26T00:08:00Z">
        <w:r w:rsidRPr="00DE725A">
          <w:rPr>
            <w:rFonts w:ascii="Roboto" w:eastAsia="Times New Roman" w:hAnsi="Roboto" w:cs="Times New Roman"/>
            <w:color w:val="202124"/>
            <w:spacing w:val="2"/>
            <w:lang w:eastAsia="en-GB"/>
          </w:rPr>
          <w:delText>Part 1. Welcome to country- what are you going to say in your official welcome?</w:delText>
        </w:r>
      </w:del>
    </w:p>
    <w:p w14:paraId="1D8C7256" w14:textId="7308FC2D"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25" w:author="Hill, Dawn" w:date="2026-09-25T20:08:00Z" w16du:dateUtc="2026-09-26T00:08:00Z"/>
          <w:rFonts w:ascii="Roboto" w:eastAsia="Times New Roman" w:hAnsi="Roboto" w:cs="Times New Roman"/>
          <w:color w:val="70757A"/>
          <w:spacing w:val="3"/>
          <w:sz w:val="21"/>
          <w:szCs w:val="21"/>
          <w:lang w:eastAsia="en-GB"/>
        </w:rPr>
      </w:pPr>
      <w:del w:id="326"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3ABF3B44" w14:textId="6C6ED511"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27" w:author="Hill, Dawn" w:date="2026-09-25T20:08:00Z" w16du:dateUtc="2026-09-26T00:08:00Z"/>
          <w:rFonts w:ascii="Roboto" w:eastAsia="Times New Roman" w:hAnsi="Roboto" w:cs="Times New Roman"/>
          <w:color w:val="70757A"/>
          <w:spacing w:val="3"/>
          <w:sz w:val="21"/>
          <w:szCs w:val="21"/>
          <w:lang w:eastAsia="en-GB"/>
        </w:rPr>
      </w:pPr>
    </w:p>
    <w:p w14:paraId="72F0DD1E"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28" w:author="Hill, Dawn" w:date="2026-09-25T20:08:00Z" w16du:dateUtc="2026-09-26T00:08:00Z"/>
          <w:rFonts w:ascii="Roboto" w:eastAsia="Times New Roman" w:hAnsi="Roboto" w:cs="Times New Roman"/>
          <w:color w:val="70757A"/>
          <w:spacing w:val="3"/>
          <w:sz w:val="21"/>
          <w:szCs w:val="21"/>
          <w:lang w:eastAsia="en-GB"/>
        </w:rPr>
      </w:pPr>
    </w:p>
    <w:p w14:paraId="300B0E95" w14:textId="77777777" w:rsidR="00DE725A" w:rsidRPr="00DE725A" w:rsidRDefault="00DE725A" w:rsidP="00DE725A">
      <w:pPr>
        <w:shd w:val="clear" w:color="auto" w:fill="FFFFFF"/>
        <w:spacing w:line="360" w:lineRule="atLeast"/>
        <w:rPr>
          <w:del w:id="329" w:author="Hill, Dawn" w:date="2026-09-25T20:08:00Z" w16du:dateUtc="2026-09-26T00:08:00Z"/>
          <w:rFonts w:ascii="Roboto" w:eastAsia="Times New Roman" w:hAnsi="Roboto" w:cs="Times New Roman"/>
          <w:color w:val="202124"/>
          <w:spacing w:val="2"/>
          <w:lang w:eastAsia="en-GB"/>
        </w:rPr>
      </w:pPr>
      <w:del w:id="330" w:author="Hill, Dawn" w:date="2026-09-25T20:08:00Z" w16du:dateUtc="2026-09-26T00:08:00Z">
        <w:r w:rsidRPr="00DE725A">
          <w:rPr>
            <w:rFonts w:ascii="Roboto" w:eastAsia="Times New Roman" w:hAnsi="Roboto" w:cs="Times New Roman"/>
            <w:color w:val="202124"/>
            <w:spacing w:val="2"/>
            <w:lang w:eastAsia="en-GB"/>
          </w:rPr>
          <w:delText>Part 2. What are you going to say in your intro - Who’s running this show? What are going to do? Why would we do that?</w:delText>
        </w:r>
      </w:del>
    </w:p>
    <w:p w14:paraId="333B2C97" w14:textId="7E8594E3"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31" w:author="Hill, Dawn" w:date="2026-09-25T20:08:00Z" w16du:dateUtc="2026-09-26T00:08:00Z"/>
          <w:rFonts w:ascii="Roboto" w:eastAsia="Times New Roman" w:hAnsi="Roboto" w:cs="Times New Roman"/>
          <w:color w:val="70757A"/>
          <w:spacing w:val="3"/>
          <w:sz w:val="21"/>
          <w:szCs w:val="21"/>
          <w:lang w:eastAsia="en-GB"/>
        </w:rPr>
      </w:pPr>
      <w:del w:id="332"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65ADCD29" w14:textId="57A4921B"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33" w:author="Hill, Dawn" w:date="2026-09-25T20:08:00Z" w16du:dateUtc="2026-09-26T00:08:00Z"/>
          <w:rFonts w:ascii="Roboto" w:eastAsia="Times New Roman" w:hAnsi="Roboto" w:cs="Times New Roman"/>
          <w:color w:val="70757A"/>
          <w:spacing w:val="3"/>
          <w:sz w:val="21"/>
          <w:szCs w:val="21"/>
          <w:lang w:eastAsia="en-GB"/>
        </w:rPr>
      </w:pPr>
    </w:p>
    <w:p w14:paraId="5F860B72" w14:textId="3471F4FF"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34" w:author="Hill, Dawn" w:date="2026-09-25T20:08:00Z" w16du:dateUtc="2026-09-26T00:08:00Z"/>
          <w:rFonts w:ascii="Roboto" w:eastAsia="Times New Roman" w:hAnsi="Roboto" w:cs="Times New Roman"/>
          <w:color w:val="70757A"/>
          <w:spacing w:val="3"/>
          <w:sz w:val="21"/>
          <w:szCs w:val="21"/>
          <w:lang w:eastAsia="en-GB"/>
        </w:rPr>
      </w:pPr>
    </w:p>
    <w:p w14:paraId="12D0B9A6"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35" w:author="Hill, Dawn" w:date="2026-09-25T20:08:00Z" w16du:dateUtc="2026-09-26T00:08:00Z"/>
          <w:rFonts w:ascii="Roboto" w:eastAsia="Times New Roman" w:hAnsi="Roboto" w:cs="Times New Roman"/>
          <w:color w:val="70757A"/>
          <w:spacing w:val="3"/>
          <w:sz w:val="21"/>
          <w:szCs w:val="21"/>
          <w:lang w:eastAsia="en-GB"/>
        </w:rPr>
      </w:pPr>
    </w:p>
    <w:p w14:paraId="002A7B1F" w14:textId="77777777" w:rsidR="00DE725A" w:rsidRPr="00DE725A" w:rsidRDefault="00DE725A" w:rsidP="00DE725A">
      <w:pPr>
        <w:shd w:val="clear" w:color="auto" w:fill="FFFFFF"/>
        <w:spacing w:line="360" w:lineRule="atLeast"/>
        <w:rPr>
          <w:del w:id="336" w:author="Hill, Dawn" w:date="2026-09-25T20:08:00Z" w16du:dateUtc="2026-09-26T00:08:00Z"/>
          <w:rFonts w:ascii="Roboto" w:eastAsia="Times New Roman" w:hAnsi="Roboto" w:cs="Times New Roman"/>
          <w:color w:val="202124"/>
          <w:spacing w:val="2"/>
          <w:lang w:eastAsia="en-GB"/>
        </w:rPr>
      </w:pPr>
      <w:del w:id="337" w:author="Hill, Dawn" w:date="2026-09-25T20:08:00Z" w16du:dateUtc="2026-09-26T00:08:00Z">
        <w:r w:rsidRPr="00DE725A">
          <w:rPr>
            <w:rFonts w:ascii="Roboto" w:eastAsia="Times New Roman" w:hAnsi="Roboto" w:cs="Times New Roman"/>
            <w:color w:val="202124"/>
            <w:spacing w:val="2"/>
            <w:lang w:eastAsia="en-GB"/>
          </w:rPr>
          <w:delText>Part 3. How are you going to help people get to know each other</w:delText>
        </w:r>
      </w:del>
    </w:p>
    <w:p w14:paraId="78C1F4B4" w14:textId="171A2738"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38" w:author="Hill, Dawn" w:date="2026-09-25T20:08:00Z" w16du:dateUtc="2026-09-26T00:08:00Z"/>
          <w:rFonts w:ascii="Roboto" w:eastAsia="Times New Roman" w:hAnsi="Roboto" w:cs="Times New Roman"/>
          <w:color w:val="70757A"/>
          <w:spacing w:val="3"/>
          <w:sz w:val="21"/>
          <w:szCs w:val="21"/>
          <w:lang w:eastAsia="en-GB"/>
        </w:rPr>
      </w:pPr>
      <w:del w:id="339"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615F59BF" w14:textId="2202DC64"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40" w:author="Hill, Dawn" w:date="2026-09-25T20:08:00Z" w16du:dateUtc="2026-09-26T00:08:00Z"/>
          <w:rFonts w:ascii="Roboto" w:eastAsia="Times New Roman" w:hAnsi="Roboto" w:cs="Times New Roman"/>
          <w:color w:val="70757A"/>
          <w:spacing w:val="3"/>
          <w:sz w:val="21"/>
          <w:szCs w:val="21"/>
          <w:lang w:eastAsia="en-GB"/>
        </w:rPr>
      </w:pPr>
    </w:p>
    <w:p w14:paraId="62CDA04C" w14:textId="058B77C1"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41" w:author="Hill, Dawn" w:date="2026-09-25T20:08:00Z" w16du:dateUtc="2026-09-26T00:08:00Z"/>
          <w:rFonts w:ascii="Roboto" w:eastAsia="Times New Roman" w:hAnsi="Roboto" w:cs="Times New Roman"/>
          <w:color w:val="70757A"/>
          <w:spacing w:val="3"/>
          <w:sz w:val="21"/>
          <w:szCs w:val="21"/>
          <w:lang w:eastAsia="en-GB"/>
        </w:rPr>
      </w:pPr>
    </w:p>
    <w:p w14:paraId="527DC90E"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42" w:author="Hill, Dawn" w:date="2026-09-25T20:08:00Z" w16du:dateUtc="2026-09-26T00:08:00Z"/>
          <w:rFonts w:ascii="Roboto" w:eastAsia="Times New Roman" w:hAnsi="Roboto" w:cs="Times New Roman"/>
          <w:color w:val="70757A"/>
          <w:spacing w:val="3"/>
          <w:sz w:val="21"/>
          <w:szCs w:val="21"/>
          <w:lang w:eastAsia="en-GB"/>
        </w:rPr>
      </w:pPr>
    </w:p>
    <w:p w14:paraId="43D5902F" w14:textId="77777777" w:rsidR="00DE725A" w:rsidRPr="00DE725A" w:rsidRDefault="00DE725A" w:rsidP="00DE725A">
      <w:pPr>
        <w:shd w:val="clear" w:color="auto" w:fill="FFFFFF"/>
        <w:spacing w:line="360" w:lineRule="atLeast"/>
        <w:rPr>
          <w:del w:id="343" w:author="Hill, Dawn" w:date="2026-09-25T20:08:00Z" w16du:dateUtc="2026-09-26T00:08:00Z"/>
          <w:rFonts w:ascii="Roboto" w:eastAsia="Times New Roman" w:hAnsi="Roboto" w:cs="Times New Roman"/>
          <w:color w:val="202124"/>
          <w:spacing w:val="2"/>
          <w:lang w:eastAsia="en-GB"/>
        </w:rPr>
      </w:pPr>
      <w:del w:id="344" w:author="Hill, Dawn" w:date="2026-09-25T20:08:00Z" w16du:dateUtc="2026-09-26T00:08:00Z">
        <w:r w:rsidRPr="00DE725A">
          <w:rPr>
            <w:rFonts w:ascii="Roboto" w:eastAsia="Times New Roman" w:hAnsi="Roboto" w:cs="Times New Roman"/>
            <w:color w:val="202124"/>
            <w:spacing w:val="2"/>
            <w:lang w:eastAsia="en-GB"/>
          </w:rPr>
          <w:delText>Part 4. What Skills and or knowledge will you need people to have? how are you going to help them develop / share these?</w:delText>
        </w:r>
      </w:del>
    </w:p>
    <w:p w14:paraId="7309276C" w14:textId="3E9702CA"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45" w:author="Hill, Dawn" w:date="2026-09-25T20:08:00Z" w16du:dateUtc="2026-09-26T00:08:00Z"/>
          <w:rFonts w:ascii="Roboto" w:eastAsia="Times New Roman" w:hAnsi="Roboto" w:cs="Times New Roman"/>
          <w:color w:val="70757A"/>
          <w:spacing w:val="3"/>
          <w:sz w:val="21"/>
          <w:szCs w:val="21"/>
          <w:lang w:eastAsia="en-GB"/>
        </w:rPr>
      </w:pPr>
      <w:del w:id="346"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4252DE04" w14:textId="001C291B"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47" w:author="Hill, Dawn" w:date="2026-09-25T20:08:00Z" w16du:dateUtc="2026-09-26T00:08:00Z"/>
          <w:rFonts w:ascii="Roboto" w:eastAsia="Times New Roman" w:hAnsi="Roboto" w:cs="Times New Roman"/>
          <w:color w:val="70757A"/>
          <w:spacing w:val="3"/>
          <w:sz w:val="21"/>
          <w:szCs w:val="21"/>
          <w:lang w:eastAsia="en-GB"/>
        </w:rPr>
      </w:pPr>
    </w:p>
    <w:p w14:paraId="5361A8A1" w14:textId="648F0EB1"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48" w:author="Hill, Dawn" w:date="2026-09-25T20:08:00Z" w16du:dateUtc="2026-09-26T00:08:00Z"/>
          <w:rFonts w:ascii="Roboto" w:eastAsia="Times New Roman" w:hAnsi="Roboto" w:cs="Times New Roman"/>
          <w:color w:val="70757A"/>
          <w:spacing w:val="3"/>
          <w:sz w:val="21"/>
          <w:szCs w:val="21"/>
          <w:lang w:eastAsia="en-GB"/>
        </w:rPr>
      </w:pPr>
    </w:p>
    <w:p w14:paraId="5F337B3C" w14:textId="550B8BF4"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49" w:author="Hill, Dawn" w:date="2026-09-25T20:08:00Z" w16du:dateUtc="2026-09-26T00:08:00Z"/>
          <w:rFonts w:ascii="Roboto" w:eastAsia="Times New Roman" w:hAnsi="Roboto" w:cs="Times New Roman"/>
          <w:color w:val="70757A"/>
          <w:spacing w:val="3"/>
          <w:sz w:val="21"/>
          <w:szCs w:val="21"/>
          <w:lang w:eastAsia="en-GB"/>
        </w:rPr>
      </w:pPr>
    </w:p>
    <w:p w14:paraId="370503B5"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50" w:author="Hill, Dawn" w:date="2026-09-25T20:08:00Z" w16du:dateUtc="2026-09-26T00:08:00Z"/>
          <w:rFonts w:ascii="Roboto" w:eastAsia="Times New Roman" w:hAnsi="Roboto" w:cs="Times New Roman"/>
          <w:color w:val="70757A"/>
          <w:spacing w:val="3"/>
          <w:sz w:val="21"/>
          <w:szCs w:val="21"/>
          <w:lang w:eastAsia="en-GB"/>
        </w:rPr>
      </w:pPr>
    </w:p>
    <w:p w14:paraId="413A5DF5" w14:textId="77777777" w:rsidR="00DE725A" w:rsidRPr="00DE725A" w:rsidRDefault="00DE725A" w:rsidP="00DE725A">
      <w:pPr>
        <w:shd w:val="clear" w:color="auto" w:fill="FFFFFF"/>
        <w:spacing w:line="360" w:lineRule="atLeast"/>
        <w:rPr>
          <w:del w:id="351" w:author="Hill, Dawn" w:date="2026-09-25T20:08:00Z" w16du:dateUtc="2026-09-26T00:08:00Z"/>
          <w:rFonts w:ascii="Roboto" w:eastAsia="Times New Roman" w:hAnsi="Roboto" w:cs="Times New Roman"/>
          <w:color w:val="202124"/>
          <w:spacing w:val="2"/>
          <w:lang w:eastAsia="en-GB"/>
        </w:rPr>
      </w:pPr>
      <w:del w:id="352" w:author="Hill, Dawn" w:date="2026-09-25T20:08:00Z" w16du:dateUtc="2026-09-26T00:08:00Z">
        <w:r w:rsidRPr="00DE725A">
          <w:rPr>
            <w:rFonts w:ascii="Roboto" w:eastAsia="Times New Roman" w:hAnsi="Roboto" w:cs="Times New Roman"/>
            <w:color w:val="202124"/>
            <w:spacing w:val="2"/>
            <w:lang w:eastAsia="en-GB"/>
          </w:rPr>
          <w:delText>Part 5. Agenda - how are you going to approach the Making or experimental part of your artisitc /scientific process.</w:delText>
        </w:r>
      </w:del>
    </w:p>
    <w:p w14:paraId="7733666E" w14:textId="05E8C258"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53" w:author="Hill, Dawn" w:date="2026-09-25T20:08:00Z" w16du:dateUtc="2026-09-26T00:08:00Z"/>
          <w:rFonts w:ascii="Roboto" w:eastAsia="Times New Roman" w:hAnsi="Roboto" w:cs="Times New Roman"/>
          <w:color w:val="70757A"/>
          <w:spacing w:val="3"/>
          <w:sz w:val="21"/>
          <w:szCs w:val="21"/>
          <w:lang w:eastAsia="en-GB"/>
        </w:rPr>
      </w:pPr>
      <w:del w:id="354"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4D747053" w14:textId="07060F80"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55" w:author="Hill, Dawn" w:date="2026-09-25T20:08:00Z" w16du:dateUtc="2026-09-26T00:08:00Z"/>
          <w:rFonts w:ascii="Roboto" w:eastAsia="Times New Roman" w:hAnsi="Roboto" w:cs="Times New Roman"/>
          <w:color w:val="70757A"/>
          <w:spacing w:val="3"/>
          <w:sz w:val="21"/>
          <w:szCs w:val="21"/>
          <w:lang w:eastAsia="en-GB"/>
        </w:rPr>
      </w:pPr>
    </w:p>
    <w:p w14:paraId="0E8D51D5" w14:textId="5E8911EC"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56" w:author="Hill, Dawn" w:date="2026-09-25T20:08:00Z" w16du:dateUtc="2026-09-26T00:08:00Z"/>
          <w:rFonts w:ascii="Roboto" w:eastAsia="Times New Roman" w:hAnsi="Roboto" w:cs="Times New Roman"/>
          <w:color w:val="70757A"/>
          <w:spacing w:val="3"/>
          <w:sz w:val="21"/>
          <w:szCs w:val="21"/>
          <w:lang w:eastAsia="en-GB"/>
        </w:rPr>
      </w:pPr>
    </w:p>
    <w:p w14:paraId="4B8177C1" w14:textId="40DC0BF8"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57" w:author="Hill, Dawn" w:date="2026-09-25T20:08:00Z" w16du:dateUtc="2026-09-26T00:08:00Z"/>
          <w:rFonts w:ascii="Roboto" w:eastAsia="Times New Roman" w:hAnsi="Roboto" w:cs="Times New Roman"/>
          <w:color w:val="70757A"/>
          <w:spacing w:val="3"/>
          <w:sz w:val="21"/>
          <w:szCs w:val="21"/>
          <w:lang w:eastAsia="en-GB"/>
        </w:rPr>
      </w:pPr>
    </w:p>
    <w:p w14:paraId="54C3EF4D" w14:textId="7BC03E60"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58" w:author="Hill, Dawn" w:date="2026-09-25T20:08:00Z" w16du:dateUtc="2026-09-26T00:08:00Z"/>
          <w:rFonts w:ascii="Roboto" w:eastAsia="Times New Roman" w:hAnsi="Roboto" w:cs="Times New Roman"/>
          <w:color w:val="70757A"/>
          <w:spacing w:val="3"/>
          <w:sz w:val="21"/>
          <w:szCs w:val="21"/>
          <w:lang w:eastAsia="en-GB"/>
        </w:rPr>
      </w:pPr>
    </w:p>
    <w:p w14:paraId="1925EE2D" w14:textId="5F2EED37"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59" w:author="Hill, Dawn" w:date="2026-09-25T20:08:00Z" w16du:dateUtc="2026-09-26T00:08:00Z"/>
          <w:rFonts w:ascii="Roboto" w:eastAsia="Times New Roman" w:hAnsi="Roboto" w:cs="Times New Roman"/>
          <w:color w:val="70757A"/>
          <w:spacing w:val="3"/>
          <w:sz w:val="21"/>
          <w:szCs w:val="21"/>
          <w:lang w:eastAsia="en-GB"/>
        </w:rPr>
      </w:pPr>
    </w:p>
    <w:p w14:paraId="264F5204" w14:textId="4C0A20AB"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60" w:author="Hill, Dawn" w:date="2026-09-25T20:08:00Z" w16du:dateUtc="2026-09-26T00:08:00Z"/>
          <w:rFonts w:ascii="Roboto" w:eastAsia="Times New Roman" w:hAnsi="Roboto" w:cs="Times New Roman"/>
          <w:color w:val="70757A"/>
          <w:spacing w:val="3"/>
          <w:sz w:val="21"/>
          <w:szCs w:val="21"/>
          <w:lang w:eastAsia="en-GB"/>
        </w:rPr>
      </w:pPr>
    </w:p>
    <w:p w14:paraId="3B942952" w14:textId="3E020987"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61" w:author="Hill, Dawn" w:date="2026-09-25T20:08:00Z" w16du:dateUtc="2026-09-26T00:08:00Z"/>
          <w:rFonts w:ascii="Roboto" w:eastAsia="Times New Roman" w:hAnsi="Roboto" w:cs="Times New Roman"/>
          <w:color w:val="70757A"/>
          <w:spacing w:val="3"/>
          <w:sz w:val="21"/>
          <w:szCs w:val="21"/>
          <w:lang w:eastAsia="en-GB"/>
        </w:rPr>
      </w:pPr>
    </w:p>
    <w:p w14:paraId="6F34589B" w14:textId="463826F9"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62" w:author="Hill, Dawn" w:date="2026-09-25T20:08:00Z" w16du:dateUtc="2026-09-26T00:08:00Z"/>
          <w:rFonts w:ascii="Roboto" w:eastAsia="Times New Roman" w:hAnsi="Roboto" w:cs="Times New Roman"/>
          <w:color w:val="70757A"/>
          <w:spacing w:val="3"/>
          <w:sz w:val="21"/>
          <w:szCs w:val="21"/>
          <w:lang w:eastAsia="en-GB"/>
        </w:rPr>
      </w:pPr>
    </w:p>
    <w:p w14:paraId="733BF140"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63" w:author="Hill, Dawn" w:date="2026-09-25T20:08:00Z" w16du:dateUtc="2026-09-26T00:08:00Z"/>
          <w:rFonts w:ascii="Roboto" w:eastAsia="Times New Roman" w:hAnsi="Roboto" w:cs="Times New Roman"/>
          <w:color w:val="70757A"/>
          <w:spacing w:val="3"/>
          <w:sz w:val="21"/>
          <w:szCs w:val="21"/>
          <w:lang w:eastAsia="en-GB"/>
        </w:rPr>
      </w:pPr>
    </w:p>
    <w:p w14:paraId="09ED6F6B" w14:textId="77777777" w:rsidR="00DE725A" w:rsidRPr="00DE725A" w:rsidRDefault="00DE725A" w:rsidP="00DE725A">
      <w:pPr>
        <w:shd w:val="clear" w:color="auto" w:fill="FFFFFF"/>
        <w:spacing w:line="360" w:lineRule="atLeast"/>
        <w:rPr>
          <w:del w:id="364" w:author="Hill, Dawn" w:date="2026-09-25T20:08:00Z" w16du:dateUtc="2026-09-26T00:08:00Z"/>
          <w:rFonts w:ascii="Roboto" w:eastAsia="Times New Roman" w:hAnsi="Roboto" w:cs="Times New Roman"/>
          <w:color w:val="202124"/>
          <w:spacing w:val="2"/>
          <w:lang w:eastAsia="en-GB"/>
        </w:rPr>
      </w:pPr>
      <w:del w:id="365" w:author="Hill, Dawn" w:date="2026-09-25T20:08:00Z" w16du:dateUtc="2026-09-26T00:08:00Z">
        <w:r w:rsidRPr="00DE725A">
          <w:rPr>
            <w:rFonts w:ascii="Roboto" w:eastAsia="Times New Roman" w:hAnsi="Roboto" w:cs="Times New Roman"/>
            <w:color w:val="202124"/>
            <w:spacing w:val="2"/>
            <w:lang w:eastAsia="en-GB"/>
          </w:rPr>
          <w:delText>Part 6. Art you going to make time for participants to share what they have made/ discovered? How can we use this experience to refine the final product/ experiment?</w:delText>
        </w:r>
      </w:del>
    </w:p>
    <w:p w14:paraId="74D80D3F" w14:textId="5DA31970"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66" w:author="Hill, Dawn" w:date="2026-09-25T20:08:00Z" w16du:dateUtc="2026-09-26T00:08:00Z"/>
          <w:rFonts w:ascii="Roboto" w:eastAsia="Times New Roman" w:hAnsi="Roboto" w:cs="Times New Roman"/>
          <w:color w:val="70757A"/>
          <w:spacing w:val="3"/>
          <w:sz w:val="21"/>
          <w:szCs w:val="21"/>
          <w:lang w:eastAsia="en-GB"/>
        </w:rPr>
      </w:pPr>
      <w:del w:id="367"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5513BAD3" w14:textId="70F30206"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68" w:author="Hill, Dawn" w:date="2026-09-25T20:08:00Z" w16du:dateUtc="2026-09-26T00:08:00Z"/>
          <w:rFonts w:ascii="Roboto" w:eastAsia="Times New Roman" w:hAnsi="Roboto" w:cs="Times New Roman"/>
          <w:color w:val="70757A"/>
          <w:spacing w:val="3"/>
          <w:sz w:val="21"/>
          <w:szCs w:val="21"/>
          <w:lang w:eastAsia="en-GB"/>
        </w:rPr>
      </w:pPr>
    </w:p>
    <w:p w14:paraId="35A1840F" w14:textId="1054123D"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69" w:author="Hill, Dawn" w:date="2026-09-25T20:08:00Z" w16du:dateUtc="2026-09-26T00:08:00Z"/>
          <w:rFonts w:ascii="Roboto" w:eastAsia="Times New Roman" w:hAnsi="Roboto" w:cs="Times New Roman"/>
          <w:color w:val="70757A"/>
          <w:spacing w:val="3"/>
          <w:sz w:val="21"/>
          <w:szCs w:val="21"/>
          <w:lang w:eastAsia="en-GB"/>
        </w:rPr>
      </w:pPr>
    </w:p>
    <w:p w14:paraId="044C5906" w14:textId="7FFFEAC1"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70" w:author="Hill, Dawn" w:date="2026-09-25T20:08:00Z" w16du:dateUtc="2026-09-26T00:08:00Z"/>
          <w:rFonts w:ascii="Roboto" w:eastAsia="Times New Roman" w:hAnsi="Roboto" w:cs="Times New Roman"/>
          <w:color w:val="70757A"/>
          <w:spacing w:val="3"/>
          <w:sz w:val="21"/>
          <w:szCs w:val="21"/>
          <w:lang w:eastAsia="en-GB"/>
        </w:rPr>
      </w:pPr>
    </w:p>
    <w:p w14:paraId="17DDFB6E" w14:textId="3A03749E"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71" w:author="Hill, Dawn" w:date="2026-09-25T20:08:00Z" w16du:dateUtc="2026-09-26T00:08:00Z"/>
          <w:rFonts w:ascii="Roboto" w:eastAsia="Times New Roman" w:hAnsi="Roboto" w:cs="Times New Roman"/>
          <w:color w:val="70757A"/>
          <w:spacing w:val="3"/>
          <w:sz w:val="21"/>
          <w:szCs w:val="21"/>
          <w:lang w:eastAsia="en-GB"/>
        </w:rPr>
      </w:pPr>
    </w:p>
    <w:p w14:paraId="319D9A15"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72" w:author="Hill, Dawn" w:date="2026-09-25T20:08:00Z" w16du:dateUtc="2026-09-26T00:08:00Z"/>
          <w:rFonts w:ascii="Roboto" w:eastAsia="Times New Roman" w:hAnsi="Roboto" w:cs="Times New Roman"/>
          <w:color w:val="70757A"/>
          <w:spacing w:val="3"/>
          <w:sz w:val="21"/>
          <w:szCs w:val="21"/>
          <w:lang w:eastAsia="en-GB"/>
        </w:rPr>
      </w:pPr>
    </w:p>
    <w:p w14:paraId="1F811EA1" w14:textId="5733247B" w:rsidR="00DE725A" w:rsidRPr="00DE725A" w:rsidRDefault="00DE725A" w:rsidP="00DE725A">
      <w:pPr>
        <w:shd w:val="clear" w:color="auto" w:fill="FFFFFF"/>
        <w:spacing w:line="360" w:lineRule="atLeast"/>
        <w:rPr>
          <w:del w:id="373" w:author="Hill, Dawn" w:date="2026-09-25T20:08:00Z" w16du:dateUtc="2026-09-26T00:08:00Z"/>
          <w:rFonts w:ascii="Roboto" w:eastAsia="Times New Roman" w:hAnsi="Roboto" w:cs="Times New Roman"/>
          <w:color w:val="202124"/>
          <w:spacing w:val="2"/>
          <w:lang w:eastAsia="en-GB"/>
        </w:rPr>
      </w:pPr>
      <w:del w:id="374" w:author="Hill, Dawn" w:date="2026-09-25T20:08:00Z" w16du:dateUtc="2026-09-26T00:08:00Z">
        <w:r w:rsidRPr="00DE725A">
          <w:rPr>
            <w:rFonts w:ascii="Roboto" w:eastAsia="Times New Roman" w:hAnsi="Roboto" w:cs="Times New Roman"/>
            <w:color w:val="202124"/>
            <w:spacing w:val="2"/>
            <w:lang w:eastAsia="en-GB"/>
          </w:rPr>
          <w:delText>Part 7. One last opportunity to refine</w:delText>
        </w:r>
        <w:r>
          <w:rPr>
            <w:rFonts w:ascii="Roboto" w:eastAsia="Times New Roman" w:hAnsi="Roboto" w:cs="Times New Roman"/>
            <w:color w:val="202124"/>
            <w:spacing w:val="2"/>
            <w:lang w:eastAsia="en-GB"/>
          </w:rPr>
          <w:delText xml:space="preserve"> your artwork/ experiement</w:delText>
        </w:r>
      </w:del>
    </w:p>
    <w:p w14:paraId="3780B9F7" w14:textId="062CD274"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75" w:author="Hill, Dawn" w:date="2026-09-25T20:08:00Z" w16du:dateUtc="2026-09-26T00:08:00Z"/>
          <w:rFonts w:ascii="Roboto" w:eastAsia="Times New Roman" w:hAnsi="Roboto" w:cs="Times New Roman"/>
          <w:color w:val="70757A"/>
          <w:spacing w:val="3"/>
          <w:sz w:val="21"/>
          <w:szCs w:val="21"/>
          <w:lang w:eastAsia="en-GB"/>
        </w:rPr>
      </w:pPr>
      <w:del w:id="376"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00924FD0" w14:textId="080C7D5D"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77" w:author="Hill, Dawn" w:date="2026-09-25T20:08:00Z" w16du:dateUtc="2026-09-26T00:08:00Z"/>
          <w:rFonts w:ascii="Roboto" w:eastAsia="Times New Roman" w:hAnsi="Roboto" w:cs="Times New Roman"/>
          <w:color w:val="70757A"/>
          <w:spacing w:val="3"/>
          <w:sz w:val="21"/>
          <w:szCs w:val="21"/>
          <w:lang w:eastAsia="en-GB"/>
        </w:rPr>
      </w:pPr>
    </w:p>
    <w:p w14:paraId="6231FEFF" w14:textId="33107A68"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78" w:author="Hill, Dawn" w:date="2026-09-25T20:08:00Z" w16du:dateUtc="2026-09-26T00:08:00Z"/>
          <w:rFonts w:ascii="Roboto" w:eastAsia="Times New Roman" w:hAnsi="Roboto" w:cs="Times New Roman"/>
          <w:color w:val="70757A"/>
          <w:spacing w:val="3"/>
          <w:sz w:val="21"/>
          <w:szCs w:val="21"/>
          <w:lang w:eastAsia="en-GB"/>
        </w:rPr>
      </w:pPr>
    </w:p>
    <w:p w14:paraId="1A34AA05" w14:textId="716B4B2B"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79" w:author="Hill, Dawn" w:date="2026-09-25T20:08:00Z" w16du:dateUtc="2026-09-26T00:08:00Z"/>
          <w:rFonts w:ascii="Roboto" w:eastAsia="Times New Roman" w:hAnsi="Roboto" w:cs="Times New Roman"/>
          <w:color w:val="70757A"/>
          <w:spacing w:val="3"/>
          <w:sz w:val="21"/>
          <w:szCs w:val="21"/>
          <w:lang w:eastAsia="en-GB"/>
        </w:rPr>
      </w:pPr>
    </w:p>
    <w:p w14:paraId="3C2FAA28" w14:textId="0B9F8BFD"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80" w:author="Hill, Dawn" w:date="2026-09-25T20:08:00Z" w16du:dateUtc="2026-09-26T00:08:00Z"/>
          <w:rFonts w:ascii="Roboto" w:eastAsia="Times New Roman" w:hAnsi="Roboto" w:cs="Times New Roman"/>
          <w:color w:val="70757A"/>
          <w:spacing w:val="3"/>
          <w:sz w:val="21"/>
          <w:szCs w:val="21"/>
          <w:lang w:eastAsia="en-GB"/>
        </w:rPr>
      </w:pPr>
    </w:p>
    <w:p w14:paraId="02CA1905"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81" w:author="Hill, Dawn" w:date="2026-09-25T20:08:00Z" w16du:dateUtc="2026-09-26T00:08:00Z"/>
          <w:rFonts w:ascii="Roboto" w:eastAsia="Times New Roman" w:hAnsi="Roboto" w:cs="Times New Roman"/>
          <w:color w:val="70757A"/>
          <w:spacing w:val="3"/>
          <w:sz w:val="21"/>
          <w:szCs w:val="21"/>
          <w:lang w:eastAsia="en-GB"/>
        </w:rPr>
      </w:pPr>
    </w:p>
    <w:p w14:paraId="606B0A67" w14:textId="77777777" w:rsidR="00DE725A" w:rsidRPr="00DE725A" w:rsidRDefault="00DE725A" w:rsidP="00DE725A">
      <w:pPr>
        <w:shd w:val="clear" w:color="auto" w:fill="FFFFFF"/>
        <w:spacing w:line="360" w:lineRule="atLeast"/>
        <w:rPr>
          <w:del w:id="382" w:author="Hill, Dawn" w:date="2026-09-25T20:08:00Z" w16du:dateUtc="2026-09-26T00:08:00Z"/>
          <w:rFonts w:ascii="Roboto" w:eastAsia="Times New Roman" w:hAnsi="Roboto" w:cs="Times New Roman"/>
          <w:color w:val="202124"/>
          <w:spacing w:val="2"/>
          <w:lang w:eastAsia="en-GB"/>
        </w:rPr>
      </w:pPr>
      <w:del w:id="383" w:author="Hill, Dawn" w:date="2026-09-25T20:08:00Z" w16du:dateUtc="2026-09-26T00:08:00Z">
        <w:r w:rsidRPr="00DE725A">
          <w:rPr>
            <w:rFonts w:ascii="Roboto" w:eastAsia="Times New Roman" w:hAnsi="Roboto" w:cs="Times New Roman"/>
            <w:color w:val="202124"/>
            <w:spacing w:val="2"/>
            <w:lang w:eastAsia="en-GB"/>
          </w:rPr>
          <w:delText>Part 8. Share final result</w:delText>
        </w:r>
      </w:del>
    </w:p>
    <w:p w14:paraId="057AEAD0" w14:textId="1E2E7975"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84" w:author="Hill, Dawn" w:date="2026-09-25T20:08:00Z" w16du:dateUtc="2026-09-26T00:08:00Z"/>
          <w:rFonts w:ascii="Roboto" w:eastAsia="Times New Roman" w:hAnsi="Roboto" w:cs="Times New Roman"/>
          <w:color w:val="70757A"/>
          <w:spacing w:val="3"/>
          <w:sz w:val="21"/>
          <w:szCs w:val="21"/>
          <w:lang w:eastAsia="en-GB"/>
        </w:rPr>
      </w:pPr>
      <w:del w:id="385"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77F65086" w14:textId="3F7C1F6A"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86" w:author="Hill, Dawn" w:date="2026-09-25T20:08:00Z" w16du:dateUtc="2026-09-26T00:08:00Z"/>
          <w:rFonts w:ascii="Roboto" w:eastAsia="Times New Roman" w:hAnsi="Roboto" w:cs="Times New Roman"/>
          <w:color w:val="70757A"/>
          <w:spacing w:val="3"/>
          <w:sz w:val="21"/>
          <w:szCs w:val="21"/>
          <w:lang w:eastAsia="en-GB"/>
        </w:rPr>
      </w:pPr>
    </w:p>
    <w:p w14:paraId="17CDED5E" w14:textId="5217EA0B"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87" w:author="Hill, Dawn" w:date="2026-09-25T20:08:00Z" w16du:dateUtc="2026-09-26T00:08:00Z"/>
          <w:rFonts w:ascii="Roboto" w:eastAsia="Times New Roman" w:hAnsi="Roboto" w:cs="Times New Roman"/>
          <w:color w:val="70757A"/>
          <w:spacing w:val="3"/>
          <w:sz w:val="21"/>
          <w:szCs w:val="21"/>
          <w:lang w:eastAsia="en-GB"/>
        </w:rPr>
      </w:pPr>
    </w:p>
    <w:p w14:paraId="7A7A78FE" w14:textId="47808FAD"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88" w:author="Hill, Dawn" w:date="2026-09-25T20:08:00Z" w16du:dateUtc="2026-09-26T00:08:00Z"/>
          <w:rFonts w:ascii="Roboto" w:eastAsia="Times New Roman" w:hAnsi="Roboto" w:cs="Times New Roman"/>
          <w:color w:val="70757A"/>
          <w:spacing w:val="3"/>
          <w:sz w:val="21"/>
          <w:szCs w:val="21"/>
          <w:lang w:eastAsia="en-GB"/>
        </w:rPr>
      </w:pPr>
    </w:p>
    <w:p w14:paraId="2A14ACCD"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89" w:author="Hill, Dawn" w:date="2026-09-25T20:08:00Z" w16du:dateUtc="2026-09-26T00:08:00Z"/>
          <w:rFonts w:ascii="Roboto" w:eastAsia="Times New Roman" w:hAnsi="Roboto" w:cs="Times New Roman"/>
          <w:color w:val="70757A"/>
          <w:spacing w:val="3"/>
          <w:sz w:val="21"/>
          <w:szCs w:val="21"/>
          <w:lang w:eastAsia="en-GB"/>
        </w:rPr>
      </w:pPr>
    </w:p>
    <w:p w14:paraId="578ED56C" w14:textId="77777777" w:rsidR="00DE725A" w:rsidRPr="00DE725A" w:rsidRDefault="00DE725A" w:rsidP="00DE725A">
      <w:pPr>
        <w:shd w:val="clear" w:color="auto" w:fill="FFFFFF"/>
        <w:spacing w:line="360" w:lineRule="atLeast"/>
        <w:rPr>
          <w:del w:id="390" w:author="Hill, Dawn" w:date="2026-09-25T20:08:00Z" w16du:dateUtc="2026-09-26T00:08:00Z"/>
          <w:rFonts w:ascii="Roboto" w:eastAsia="Times New Roman" w:hAnsi="Roboto" w:cs="Times New Roman"/>
          <w:color w:val="202124"/>
          <w:spacing w:val="2"/>
          <w:lang w:eastAsia="en-GB"/>
        </w:rPr>
      </w:pPr>
      <w:del w:id="391" w:author="Hill, Dawn" w:date="2026-09-25T20:08:00Z" w16du:dateUtc="2026-09-26T00:08:00Z">
        <w:r w:rsidRPr="00DE725A">
          <w:rPr>
            <w:rFonts w:ascii="Roboto" w:eastAsia="Times New Roman" w:hAnsi="Roboto" w:cs="Times New Roman"/>
            <w:color w:val="202124"/>
            <w:spacing w:val="2"/>
            <w:lang w:eastAsia="en-GB"/>
          </w:rPr>
          <w:delText>Part 9. How are you going to help participants to reflect on their experience? What questions could you ask?</w:delText>
        </w:r>
      </w:del>
    </w:p>
    <w:p w14:paraId="1D9E825A" w14:textId="6A1814E2"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92" w:author="Hill, Dawn" w:date="2026-09-25T20:08:00Z" w16du:dateUtc="2026-09-26T00:08:00Z"/>
          <w:rFonts w:ascii="Roboto" w:eastAsia="Times New Roman" w:hAnsi="Roboto" w:cs="Times New Roman"/>
          <w:color w:val="70757A"/>
          <w:spacing w:val="3"/>
          <w:sz w:val="21"/>
          <w:szCs w:val="21"/>
          <w:lang w:eastAsia="en-GB"/>
        </w:rPr>
      </w:pPr>
      <w:del w:id="393"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38E60ADA" w14:textId="6C3B247C"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94" w:author="Hill, Dawn" w:date="2026-09-25T20:08:00Z" w16du:dateUtc="2026-09-26T00:08:00Z"/>
          <w:rFonts w:ascii="Roboto" w:eastAsia="Times New Roman" w:hAnsi="Roboto" w:cs="Times New Roman"/>
          <w:color w:val="70757A"/>
          <w:spacing w:val="3"/>
          <w:sz w:val="21"/>
          <w:szCs w:val="21"/>
          <w:lang w:eastAsia="en-GB"/>
        </w:rPr>
      </w:pPr>
    </w:p>
    <w:p w14:paraId="33F39A57" w14:textId="2374C7A9"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95" w:author="Hill, Dawn" w:date="2026-09-25T20:08:00Z" w16du:dateUtc="2026-09-26T00:08:00Z"/>
          <w:rFonts w:ascii="Roboto" w:eastAsia="Times New Roman" w:hAnsi="Roboto" w:cs="Times New Roman"/>
          <w:color w:val="70757A"/>
          <w:spacing w:val="3"/>
          <w:sz w:val="21"/>
          <w:szCs w:val="21"/>
          <w:lang w:eastAsia="en-GB"/>
        </w:rPr>
      </w:pPr>
    </w:p>
    <w:p w14:paraId="521C5FE2" w14:textId="25973180"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96" w:author="Hill, Dawn" w:date="2026-09-25T20:08:00Z" w16du:dateUtc="2026-09-26T00:08:00Z"/>
          <w:rFonts w:ascii="Roboto" w:eastAsia="Times New Roman" w:hAnsi="Roboto" w:cs="Times New Roman"/>
          <w:color w:val="70757A"/>
          <w:spacing w:val="3"/>
          <w:sz w:val="21"/>
          <w:szCs w:val="21"/>
          <w:lang w:eastAsia="en-GB"/>
        </w:rPr>
      </w:pPr>
    </w:p>
    <w:p w14:paraId="3452D185" w14:textId="683CA2DF"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97" w:author="Hill, Dawn" w:date="2026-09-25T20:08:00Z" w16du:dateUtc="2026-09-26T00:08:00Z"/>
          <w:rFonts w:ascii="Roboto" w:eastAsia="Times New Roman" w:hAnsi="Roboto" w:cs="Times New Roman"/>
          <w:color w:val="70757A"/>
          <w:spacing w:val="3"/>
          <w:sz w:val="21"/>
          <w:szCs w:val="21"/>
          <w:lang w:eastAsia="en-GB"/>
        </w:rPr>
      </w:pPr>
    </w:p>
    <w:p w14:paraId="794130C1"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398" w:author="Hill, Dawn" w:date="2026-09-25T20:08:00Z" w16du:dateUtc="2026-09-26T00:08:00Z"/>
          <w:rFonts w:ascii="Roboto" w:eastAsia="Times New Roman" w:hAnsi="Roboto" w:cs="Times New Roman"/>
          <w:color w:val="70757A"/>
          <w:spacing w:val="3"/>
          <w:sz w:val="21"/>
          <w:szCs w:val="21"/>
          <w:lang w:eastAsia="en-GB"/>
        </w:rPr>
      </w:pPr>
    </w:p>
    <w:p w14:paraId="64FB82AC" w14:textId="77777777" w:rsidR="00DE725A" w:rsidRPr="00DE725A" w:rsidRDefault="00DE725A" w:rsidP="00DE725A">
      <w:pPr>
        <w:shd w:val="clear" w:color="auto" w:fill="FFFFFF"/>
        <w:spacing w:line="360" w:lineRule="atLeast"/>
        <w:rPr>
          <w:del w:id="399" w:author="Hill, Dawn" w:date="2026-09-25T20:08:00Z" w16du:dateUtc="2026-09-26T00:08:00Z"/>
          <w:rFonts w:ascii="Roboto" w:eastAsia="Times New Roman" w:hAnsi="Roboto" w:cs="Times New Roman"/>
          <w:color w:val="202124"/>
          <w:spacing w:val="2"/>
          <w:lang w:eastAsia="en-GB"/>
        </w:rPr>
      </w:pPr>
      <w:del w:id="400" w:author="Hill, Dawn" w:date="2026-09-25T20:08:00Z" w16du:dateUtc="2026-09-26T00:08:00Z">
        <w:r w:rsidRPr="00DE725A">
          <w:rPr>
            <w:rFonts w:ascii="Roboto" w:eastAsia="Times New Roman" w:hAnsi="Roboto" w:cs="Times New Roman"/>
            <w:color w:val="202124"/>
            <w:spacing w:val="2"/>
            <w:lang w:eastAsia="en-GB"/>
          </w:rPr>
          <w:delText>Part 10. How are you going to close off the session and have people ready to go back to their day.</w:delText>
        </w:r>
      </w:del>
    </w:p>
    <w:p w14:paraId="1FD0E15E" w14:textId="415EDEAB"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401" w:author="Hill, Dawn" w:date="2026-09-25T20:08:00Z" w16du:dateUtc="2026-09-26T00:08:00Z"/>
          <w:rFonts w:ascii="Roboto" w:eastAsia="Times New Roman" w:hAnsi="Roboto" w:cs="Times New Roman"/>
          <w:color w:val="70757A"/>
          <w:spacing w:val="3"/>
          <w:sz w:val="21"/>
          <w:szCs w:val="21"/>
          <w:lang w:eastAsia="en-GB"/>
        </w:rPr>
      </w:pPr>
      <w:del w:id="402" w:author="Hill, Dawn" w:date="2026-09-25T20:08:00Z" w16du:dateUtc="2026-09-26T00:08:00Z">
        <w:r w:rsidRPr="00DE725A">
          <w:rPr>
            <w:rFonts w:ascii="Roboto" w:eastAsia="Times New Roman" w:hAnsi="Roboto" w:cs="Times New Roman"/>
            <w:color w:val="70757A"/>
            <w:spacing w:val="3"/>
            <w:sz w:val="21"/>
            <w:szCs w:val="21"/>
            <w:lang w:eastAsia="en-GB"/>
          </w:rPr>
          <w:delText>Your answer</w:delText>
        </w:r>
      </w:del>
    </w:p>
    <w:p w14:paraId="6F910DE6" w14:textId="2ACF3135"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403" w:author="Hill, Dawn" w:date="2026-09-25T20:08:00Z" w16du:dateUtc="2026-09-26T00:08:00Z"/>
          <w:rFonts w:ascii="Roboto" w:eastAsia="Times New Roman" w:hAnsi="Roboto" w:cs="Times New Roman"/>
          <w:color w:val="70757A"/>
          <w:spacing w:val="3"/>
          <w:sz w:val="21"/>
          <w:szCs w:val="21"/>
          <w:lang w:eastAsia="en-GB"/>
        </w:rPr>
      </w:pPr>
    </w:p>
    <w:p w14:paraId="699F9372" w14:textId="29E86A69"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404" w:author="Hill, Dawn" w:date="2026-09-25T20:08:00Z" w16du:dateUtc="2026-09-26T00:08:00Z"/>
          <w:rFonts w:ascii="Roboto" w:eastAsia="Times New Roman" w:hAnsi="Roboto" w:cs="Times New Roman"/>
          <w:color w:val="70757A"/>
          <w:spacing w:val="3"/>
          <w:sz w:val="21"/>
          <w:szCs w:val="21"/>
          <w:lang w:eastAsia="en-GB"/>
        </w:rPr>
      </w:pPr>
    </w:p>
    <w:p w14:paraId="54470A7F" w14:textId="446A877F" w:rsid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405" w:author="Hill, Dawn" w:date="2026-09-25T20:08:00Z" w16du:dateUtc="2026-09-26T00:08:00Z"/>
          <w:rFonts w:ascii="Roboto" w:eastAsia="Times New Roman" w:hAnsi="Roboto" w:cs="Times New Roman"/>
          <w:color w:val="70757A"/>
          <w:spacing w:val="3"/>
          <w:sz w:val="21"/>
          <w:szCs w:val="21"/>
          <w:lang w:eastAsia="en-GB"/>
        </w:rPr>
      </w:pPr>
    </w:p>
    <w:p w14:paraId="45DCF96A" w14:textId="77777777" w:rsidR="00DE725A" w:rsidRPr="00DE725A" w:rsidRDefault="00DE725A" w:rsidP="00DE725A">
      <w:pPr>
        <w:pBdr>
          <w:top w:val="single" w:sz="4" w:space="1" w:color="auto"/>
          <w:left w:val="single" w:sz="4" w:space="4" w:color="auto"/>
          <w:bottom w:val="single" w:sz="4" w:space="1" w:color="auto"/>
          <w:right w:val="single" w:sz="4" w:space="4" w:color="auto"/>
        </w:pBdr>
        <w:shd w:val="clear" w:color="auto" w:fill="FFFFFF"/>
        <w:spacing w:line="300" w:lineRule="atLeast"/>
        <w:textAlignment w:val="top"/>
        <w:rPr>
          <w:del w:id="406" w:author="Hill, Dawn" w:date="2026-09-25T20:08:00Z" w16du:dateUtc="2026-09-26T00:08:00Z"/>
          <w:rFonts w:ascii="Roboto" w:eastAsia="Times New Roman" w:hAnsi="Roboto" w:cs="Times New Roman"/>
          <w:color w:val="70757A"/>
          <w:spacing w:val="3"/>
          <w:sz w:val="21"/>
          <w:szCs w:val="21"/>
          <w:lang w:eastAsia="en-GB"/>
        </w:rPr>
      </w:pPr>
    </w:p>
    <w:p w14:paraId="2B62A7AB" w14:textId="77777777" w:rsidR="00DE725A" w:rsidRPr="00DE725A" w:rsidRDefault="00DE725A" w:rsidP="00DE725A">
      <w:pPr>
        <w:shd w:val="clear" w:color="auto" w:fill="FFFFFF"/>
        <w:spacing w:line="540" w:lineRule="atLeast"/>
        <w:jc w:val="center"/>
        <w:rPr>
          <w:del w:id="407" w:author="Hill, Dawn" w:date="2026-09-25T20:08:00Z" w16du:dateUtc="2026-09-26T00:08:00Z"/>
          <w:rFonts w:ascii="Roboto" w:eastAsia="Times New Roman" w:hAnsi="Roboto" w:cs="Times New Roman"/>
          <w:color w:val="0090B0"/>
          <w:spacing w:val="4"/>
          <w:sz w:val="21"/>
          <w:szCs w:val="21"/>
          <w:lang w:eastAsia="en-GB"/>
        </w:rPr>
      </w:pPr>
      <w:del w:id="408" w:author="Hill, Dawn" w:date="2026-09-25T20:08:00Z" w16du:dateUtc="2026-09-26T00:08:00Z">
        <w:r w:rsidRPr="00DE725A">
          <w:rPr>
            <w:rFonts w:ascii="Roboto" w:eastAsia="Times New Roman" w:hAnsi="Roboto" w:cs="Times New Roman"/>
            <w:color w:val="0090B0"/>
            <w:spacing w:val="4"/>
            <w:sz w:val="21"/>
            <w:szCs w:val="21"/>
            <w:lang w:eastAsia="en-GB"/>
          </w:rPr>
          <w:delText>Back</w:delText>
        </w:r>
      </w:del>
    </w:p>
    <w:p w14:paraId="02C720C5" w14:textId="77777777" w:rsidR="00DE725A" w:rsidRPr="00DE725A" w:rsidRDefault="00DE725A" w:rsidP="00DE725A">
      <w:pPr>
        <w:shd w:val="clear" w:color="auto" w:fill="0090B0"/>
        <w:spacing w:line="540" w:lineRule="atLeast"/>
        <w:jc w:val="center"/>
        <w:rPr>
          <w:del w:id="409" w:author="Hill, Dawn" w:date="2026-09-25T20:08:00Z" w16du:dateUtc="2026-09-26T00:08:00Z"/>
          <w:rFonts w:ascii="Roboto" w:eastAsia="Times New Roman" w:hAnsi="Roboto" w:cs="Times New Roman"/>
          <w:color w:val="FFFFFF"/>
          <w:spacing w:val="4"/>
          <w:sz w:val="21"/>
          <w:szCs w:val="21"/>
          <w:lang w:eastAsia="en-GB"/>
        </w:rPr>
      </w:pPr>
      <w:del w:id="410" w:author="Hill, Dawn" w:date="2026-09-25T20:08:00Z" w16du:dateUtc="2026-09-26T00:08:00Z">
        <w:r w:rsidRPr="00DE725A">
          <w:rPr>
            <w:rFonts w:ascii="Roboto" w:eastAsia="Times New Roman" w:hAnsi="Roboto" w:cs="Times New Roman"/>
            <w:color w:val="FFFFFF"/>
            <w:spacing w:val="4"/>
            <w:sz w:val="21"/>
            <w:szCs w:val="21"/>
            <w:lang w:eastAsia="en-GB"/>
          </w:rPr>
          <w:delText>Submit</w:delText>
        </w:r>
      </w:del>
    </w:p>
    <w:p w14:paraId="28C584C7" w14:textId="77777777" w:rsidR="00DE725A" w:rsidRPr="00DE725A" w:rsidRDefault="00DE725A" w:rsidP="00DE725A">
      <w:pPr>
        <w:rPr>
          <w:del w:id="411" w:author="Hill, Dawn" w:date="2026-09-25T20:08:00Z" w16du:dateUtc="2026-09-26T00:08:00Z"/>
          <w:rFonts w:ascii="Times New Roman" w:eastAsia="Times New Roman" w:hAnsi="Times New Roman" w:cs="Times New Roman"/>
          <w:lang w:eastAsia="en-GB"/>
        </w:rPr>
      </w:pPr>
    </w:p>
    <w:p w14:paraId="498B7C68" w14:textId="77777777" w:rsidR="00082B86" w:rsidRPr="00983BED" w:rsidRDefault="00082B86" w:rsidP="00E50638">
      <w:pPr>
        <w:tabs>
          <w:tab w:val="left" w:pos="4695"/>
        </w:tabs>
        <w:rPr>
          <w:rFonts w:ascii="Arial" w:hAnsi="Arial"/>
          <w:b/>
          <w:rPrChange w:id="412" w:author="Hill, Dawn" w:date="2026-09-25T20:08:00Z" w16du:dateUtc="2026-09-26T00:08:00Z">
            <w:rPr/>
          </w:rPrChange>
        </w:rPr>
        <w:pPrChange w:id="413" w:author="Hill, Dawn" w:date="2026-09-25T20:08:00Z" w16du:dateUtc="2026-09-26T00:08:00Z">
          <w:pPr/>
        </w:pPrChange>
      </w:pPr>
    </w:p>
    <w:sectPr w:rsidR="00082B86" w:rsidRPr="00983BED" w:rsidSect="00996ABC">
      <w:type w:val="continuous"/>
      <w:pgSz w:w="12240" w:h="15840"/>
      <w:pgMar w:top="1440" w:right="900" w:bottom="900" w:left="900" w:header="720" w:footer="360" w:gutter="0"/>
      <w:cols w:space="720"/>
      <w:docGrid w:linePitch="360"/>
      <w:sectPrChange w:id="414" w:author="Hill, Dawn" w:date="2026-09-25T20:08:00Z" w16du:dateUtc="2026-09-26T00:08:00Z">
        <w:sectPr w:rsidR="00082B86" w:rsidRPr="00983BED" w:rsidSect="00996ABC">
          <w:type w:val="nextPage"/>
          <w:pgSz w:w="11900" w:h="16840"/>
          <w:pgMar w:top="1440" w:right="1440" w:bottom="1440" w:left="1440" w:header="708" w:footer="708" w:gutter="0"/>
          <w:cols w:space="708"/>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F2A880" w14:textId="77777777" w:rsidR="00A128A0" w:rsidRDefault="00A128A0" w:rsidP="00996ABC">
      <w:pPr>
        <w:pPrChange w:id="10" w:author="Hill, Dawn" w:date="2026-09-25T20:08:00Z" w16du:dateUtc="2026-09-26T00:08:00Z">
          <w:pPr/>
        </w:pPrChange>
      </w:pPr>
      <w:r>
        <w:separator/>
      </w:r>
    </w:p>
  </w:endnote>
  <w:endnote w:type="continuationSeparator" w:id="0">
    <w:p w14:paraId="4104228A" w14:textId="77777777" w:rsidR="00A128A0" w:rsidRDefault="00A128A0" w:rsidP="00996ABC">
      <w:pPr>
        <w:pPrChange w:id="11" w:author="Hill, Dawn" w:date="2026-09-25T20:08:00Z" w16du:dateUtc="2026-09-26T00:08:00Z">
          <w:pPr/>
        </w:pPrChange>
      </w:pPr>
      <w:r>
        <w:continuationSeparator/>
      </w:r>
    </w:p>
  </w:endnote>
  <w:endnote w:type="continuationNotice" w:id="1">
    <w:p w14:paraId="68A0352B" w14:textId="77777777" w:rsidR="00A128A0" w:rsidRDefault="00A128A0">
      <w:pPr>
        <w:pPrChange w:id="12" w:author="Hill, Dawn" w:date="2026-09-25T20:08:00Z" w16du:dateUtc="2026-09-26T00:08: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ebdings">
    <w:panose1 w:val="05030102010509060703"/>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51179E" w14:textId="77777777" w:rsidR="00996ABC" w:rsidRDefault="00996ABC" w:rsidP="00996ABC">
    <w:pPr>
      <w:pStyle w:val="Footer"/>
      <w:jc w:val="center"/>
      <w:rPr>
        <w:rFonts w:ascii="Arial" w:hAnsi="Arial" w:cs="Arial"/>
      </w:rPr>
    </w:pPr>
    <w:r w:rsidRPr="00996ABC">
      <w:rPr>
        <w:rFonts w:ascii="Arial" w:hAnsi="Arial" w:cs="Arial"/>
      </w:rPr>
      <w:t>Written Complaint Statement of Concern/Complaint with Grant Programs Form</w:t>
    </w:r>
  </w:p>
  <w:p w14:paraId="5C03F74B" w14:textId="77777777" w:rsidR="00996ABC" w:rsidRDefault="00A128A0" w:rsidP="00996ABC">
    <w:pPr>
      <w:pStyle w:val="Footer"/>
      <w:jc w:val="center"/>
    </w:pPr>
    <w:sdt>
      <w:sdtPr>
        <w:id w:val="1398480040"/>
        <w:docPartObj>
          <w:docPartGallery w:val="Page Numbers (Bottom of Page)"/>
          <w:docPartUnique/>
        </w:docPartObj>
      </w:sdtPr>
      <w:sdtEndPr/>
      <w:sdtContent>
        <w:sdt>
          <w:sdtPr>
            <w:id w:val="-1769616900"/>
            <w:docPartObj>
              <w:docPartGallery w:val="Page Numbers (Top of Page)"/>
              <w:docPartUnique/>
            </w:docPartObj>
          </w:sdtPr>
          <w:sdtEndPr/>
          <w:sdtContent>
            <w:r w:rsidR="00996ABC">
              <w:t xml:space="preserve">Page </w:t>
            </w:r>
            <w:r w:rsidR="00996ABC">
              <w:rPr>
                <w:b/>
                <w:bCs/>
                <w:sz w:val="24"/>
                <w:szCs w:val="24"/>
              </w:rPr>
              <w:fldChar w:fldCharType="begin"/>
            </w:r>
            <w:r w:rsidR="00996ABC">
              <w:rPr>
                <w:b/>
                <w:bCs/>
              </w:rPr>
              <w:instrText xml:space="preserve"> PAGE </w:instrText>
            </w:r>
            <w:r w:rsidR="00996ABC">
              <w:rPr>
                <w:b/>
                <w:bCs/>
                <w:sz w:val="24"/>
                <w:szCs w:val="24"/>
              </w:rPr>
              <w:fldChar w:fldCharType="separate"/>
            </w:r>
            <w:r w:rsidR="00996ABC">
              <w:rPr>
                <w:b/>
                <w:bCs/>
                <w:noProof/>
              </w:rPr>
              <w:t>2</w:t>
            </w:r>
            <w:r w:rsidR="00996ABC">
              <w:rPr>
                <w:b/>
                <w:bCs/>
                <w:sz w:val="24"/>
                <w:szCs w:val="24"/>
              </w:rPr>
              <w:fldChar w:fldCharType="end"/>
            </w:r>
            <w:r w:rsidR="00996ABC">
              <w:t xml:space="preserve"> of </w:t>
            </w:r>
            <w:r w:rsidR="00996ABC">
              <w:rPr>
                <w:b/>
                <w:bCs/>
                <w:sz w:val="24"/>
                <w:szCs w:val="24"/>
              </w:rPr>
              <w:fldChar w:fldCharType="begin"/>
            </w:r>
            <w:r w:rsidR="00996ABC">
              <w:rPr>
                <w:b/>
                <w:bCs/>
              </w:rPr>
              <w:instrText xml:space="preserve"> NUMPAGES  </w:instrText>
            </w:r>
            <w:r w:rsidR="00996ABC">
              <w:rPr>
                <w:b/>
                <w:bCs/>
                <w:sz w:val="24"/>
                <w:szCs w:val="24"/>
              </w:rPr>
              <w:fldChar w:fldCharType="separate"/>
            </w:r>
            <w:r w:rsidR="00996ABC">
              <w:rPr>
                <w:b/>
                <w:bCs/>
                <w:noProof/>
              </w:rPr>
              <w:t>2</w:t>
            </w:r>
            <w:r w:rsidR="00996ABC">
              <w:rPr>
                <w:b/>
                <w:bCs/>
                <w:sz w:val="24"/>
                <w:szCs w:val="24"/>
              </w:rPr>
              <w:fldChar w:fldCharType="end"/>
            </w:r>
          </w:sdtContent>
        </w:sdt>
      </w:sdtContent>
    </w:sdt>
  </w:p>
  <w:p w14:paraId="1F32D6F5" w14:textId="77777777" w:rsidR="00996ABC" w:rsidRDefault="00996A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830414" w14:textId="77777777" w:rsidR="00A128A0" w:rsidRDefault="00A128A0" w:rsidP="00996ABC">
      <w:pPr>
        <w:pPrChange w:id="7" w:author="Hill, Dawn" w:date="2026-09-25T20:08:00Z" w16du:dateUtc="2026-09-26T00:08:00Z">
          <w:pPr/>
        </w:pPrChange>
      </w:pPr>
      <w:r>
        <w:separator/>
      </w:r>
    </w:p>
  </w:footnote>
  <w:footnote w:type="continuationSeparator" w:id="0">
    <w:p w14:paraId="381D4A87" w14:textId="77777777" w:rsidR="00A128A0" w:rsidRDefault="00A128A0" w:rsidP="00996ABC">
      <w:pPr>
        <w:pPrChange w:id="8" w:author="Hill, Dawn" w:date="2026-09-25T20:08:00Z" w16du:dateUtc="2026-09-26T00:08:00Z">
          <w:pPr/>
        </w:pPrChange>
      </w:pPr>
      <w:r>
        <w:continuationSeparator/>
      </w:r>
    </w:p>
  </w:footnote>
  <w:footnote w:type="continuationNotice" w:id="1">
    <w:p w14:paraId="41B845B3" w14:textId="77777777" w:rsidR="00A128A0" w:rsidRDefault="00A128A0">
      <w:pPr>
        <w:pPrChange w:id="9" w:author="Hill, Dawn" w:date="2026-09-25T20:08:00Z" w16du:dateUtc="2026-09-26T00:08: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177BF" w14:textId="77777777" w:rsidR="00CE1A29" w:rsidRDefault="00CE1A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FB6752"/>
    <w:multiLevelType w:val="hybridMultilevel"/>
    <w:tmpl w:val="EB7463AE"/>
    <w:lvl w:ilvl="0" w:tplc="352C64F2">
      <w:start w:val="1"/>
      <w:numFmt w:val="bullet"/>
      <w:lvlText w:val="c"/>
      <w:lvlJc w:val="left"/>
      <w:pPr>
        <w:ind w:left="720" w:hanging="360"/>
      </w:pPr>
      <w:rPr>
        <w:rFonts w:ascii="Webdings" w:hAnsi="Web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2B00D7"/>
    <w:multiLevelType w:val="hybridMultilevel"/>
    <w:tmpl w:val="D4729746"/>
    <w:lvl w:ilvl="0" w:tplc="352C64F2">
      <w:start w:val="1"/>
      <w:numFmt w:val="bullet"/>
      <w:lvlText w:val="c"/>
      <w:lvlJc w:val="left"/>
      <w:pPr>
        <w:ind w:left="720" w:hanging="360"/>
      </w:pPr>
      <w:rPr>
        <w:rFonts w:ascii="Webdings" w:hAnsi="Web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7151B9"/>
    <w:multiLevelType w:val="hybridMultilevel"/>
    <w:tmpl w:val="F772642E"/>
    <w:lvl w:ilvl="0" w:tplc="352C64F2">
      <w:start w:val="1"/>
      <w:numFmt w:val="bullet"/>
      <w:lvlText w:val="c"/>
      <w:lvlJc w:val="left"/>
      <w:pPr>
        <w:ind w:left="720" w:hanging="360"/>
      </w:pPr>
      <w:rPr>
        <w:rFonts w:ascii="Webdings" w:hAnsi="Web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1FB6B9C"/>
    <w:multiLevelType w:val="hybridMultilevel"/>
    <w:tmpl w:val="492EED16"/>
    <w:lvl w:ilvl="0" w:tplc="259E886E">
      <w:start w:val="1"/>
      <w:numFmt w:val="bullet"/>
      <w:pStyle w:val="Normalbullet"/>
      <w:lvlText w:val=""/>
      <w:lvlJc w:val="left"/>
      <w:pPr>
        <w:ind w:left="720" w:hanging="360"/>
      </w:pPr>
      <w:rPr>
        <w:rFonts w:ascii="Symbol" w:hAnsi="Symbol" w:hint="default"/>
        <w:strike w:val="0"/>
        <w:dstrike w:val="0"/>
        <w:u w:val="none"/>
        <w:effect w:val="none"/>
      </w:rPr>
    </w:lvl>
    <w:lvl w:ilvl="1" w:tplc="04090003">
      <w:start w:val="1"/>
      <w:numFmt w:val="bullet"/>
      <w:pStyle w:val="Quotedlis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A7F1E8C"/>
    <w:multiLevelType w:val="hybridMultilevel"/>
    <w:tmpl w:val="4FE47728"/>
    <w:lvl w:ilvl="0" w:tplc="0409000F">
      <w:start w:val="1"/>
      <w:numFmt w:val="decimal"/>
      <w:lvlText w:val="%1."/>
      <w:lvlJc w:val="left"/>
      <w:pPr>
        <w:ind w:left="720" w:hanging="360"/>
      </w:pPr>
      <w:rPr>
        <w:rFonts w:hint="default"/>
        <w:strike w:val="0"/>
        <w:dstrike w:val="0"/>
        <w:u w:val="none"/>
        <w:effect w:val="none"/>
      </w:rPr>
    </w:lvl>
    <w:lvl w:ilvl="1" w:tplc="04090003">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594547">
    <w:abstractNumId w:val="0"/>
  </w:num>
  <w:num w:numId="2" w16cid:durableId="1062560373">
    <w:abstractNumId w:val="2"/>
  </w:num>
  <w:num w:numId="3" w16cid:durableId="1539119741">
    <w:abstractNumId w:val="1"/>
  </w:num>
  <w:num w:numId="4" w16cid:durableId="1256593227">
    <w:abstractNumId w:val="3"/>
  </w:num>
  <w:num w:numId="5" w16cid:durableId="206583530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5A"/>
    <w:rsid w:val="0004516D"/>
    <w:rsid w:val="00082B86"/>
    <w:rsid w:val="00143925"/>
    <w:rsid w:val="00160A3A"/>
    <w:rsid w:val="00196B56"/>
    <w:rsid w:val="0020472C"/>
    <w:rsid w:val="0026245F"/>
    <w:rsid w:val="002A6595"/>
    <w:rsid w:val="002F41CB"/>
    <w:rsid w:val="00396ED0"/>
    <w:rsid w:val="003A181E"/>
    <w:rsid w:val="003D61C6"/>
    <w:rsid w:val="004977AA"/>
    <w:rsid w:val="00505435"/>
    <w:rsid w:val="005275EC"/>
    <w:rsid w:val="00560FDA"/>
    <w:rsid w:val="005E33BB"/>
    <w:rsid w:val="00785264"/>
    <w:rsid w:val="007A3A88"/>
    <w:rsid w:val="007D3E96"/>
    <w:rsid w:val="00865FCD"/>
    <w:rsid w:val="008C0C29"/>
    <w:rsid w:val="008D0F4A"/>
    <w:rsid w:val="00983BED"/>
    <w:rsid w:val="00996ABC"/>
    <w:rsid w:val="009B0E8A"/>
    <w:rsid w:val="009B4F23"/>
    <w:rsid w:val="00A128A0"/>
    <w:rsid w:val="00AA21E3"/>
    <w:rsid w:val="00AD1112"/>
    <w:rsid w:val="00AF2110"/>
    <w:rsid w:val="00AF6C51"/>
    <w:rsid w:val="00C17011"/>
    <w:rsid w:val="00C84768"/>
    <w:rsid w:val="00CE1A29"/>
    <w:rsid w:val="00D47548"/>
    <w:rsid w:val="00D92EB0"/>
    <w:rsid w:val="00DE725A"/>
    <w:rsid w:val="00E50638"/>
    <w:rsid w:val="00E77D28"/>
    <w:rsid w:val="00E8148C"/>
    <w:rsid w:val="00EC2BBF"/>
    <w:rsid w:val="00F550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9EC5577"/>
  <w15:chartTrackingRefBased/>
  <w15:docId w15:val="{C2D16254-12E5-2F48-82F6-3535D3BC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ssharedwiztogglelabeledlabeltext">
    <w:name w:val="docssharedwiztogglelabeledlabeltext"/>
    <w:basedOn w:val="DefaultParagraphFont"/>
    <w:rsid w:val="00DE725A"/>
  </w:style>
  <w:style w:type="character" w:customStyle="1" w:styleId="appsmaterialwizbuttonpaperbuttonlabel">
    <w:name w:val="appsmaterialwizbuttonpaperbuttonlabel"/>
    <w:basedOn w:val="DefaultParagraphFont"/>
    <w:rsid w:val="00DE725A"/>
  </w:style>
  <w:style w:type="paragraph" w:styleId="z-TopofForm">
    <w:name w:val="HTML Top of Form"/>
    <w:basedOn w:val="Normal"/>
    <w:next w:val="Normal"/>
    <w:link w:val="z-TopofFormChar"/>
    <w:hidden/>
    <w:uiPriority w:val="99"/>
    <w:semiHidden/>
    <w:unhideWhenUsed/>
    <w:rsid w:val="00DE725A"/>
    <w:pPr>
      <w:pBdr>
        <w:bottom w:val="single" w:sz="6" w:space="1" w:color="auto"/>
      </w:pBdr>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DE725A"/>
    <w:rPr>
      <w:rFonts w:ascii="Arial" w:eastAsia="Times New Roman" w:hAnsi="Arial" w:cs="Arial"/>
      <w:vanish/>
      <w:sz w:val="16"/>
      <w:szCs w:val="16"/>
      <w:lang w:eastAsia="en-GB"/>
    </w:rPr>
  </w:style>
  <w:style w:type="paragraph" w:styleId="z-BottomofForm">
    <w:name w:val="HTML Bottom of Form"/>
    <w:basedOn w:val="Normal"/>
    <w:next w:val="Normal"/>
    <w:link w:val="z-BottomofFormChar"/>
    <w:hidden/>
    <w:uiPriority w:val="99"/>
    <w:semiHidden/>
    <w:unhideWhenUsed/>
    <w:rsid w:val="00DE725A"/>
    <w:pPr>
      <w:pBdr>
        <w:top w:val="single" w:sz="6" w:space="1" w:color="auto"/>
      </w:pBdr>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DE725A"/>
    <w:rPr>
      <w:rFonts w:ascii="Arial" w:eastAsia="Times New Roman" w:hAnsi="Arial" w:cs="Arial"/>
      <w:vanish/>
      <w:sz w:val="16"/>
      <w:szCs w:val="16"/>
      <w:lang w:eastAsia="en-GB"/>
    </w:rPr>
  </w:style>
  <w:style w:type="character" w:styleId="Hyperlink">
    <w:name w:val="Hyperlink"/>
    <w:basedOn w:val="DefaultParagraphFont"/>
    <w:uiPriority w:val="99"/>
    <w:unhideWhenUsed/>
    <w:rsid w:val="00AF2110"/>
    <w:rPr>
      <w:color w:val="0563C1" w:themeColor="hyperlink"/>
      <w:u w:val="single"/>
      <w:rPrChange w:id="0" w:author="Hill, Dawn" w:date="2026-09-25T20:08:00Z">
        <w:rPr>
          <w:color w:val="0000FF"/>
          <w:u w:val="single"/>
        </w:rPr>
      </w:rPrChange>
    </w:rPr>
  </w:style>
  <w:style w:type="character" w:customStyle="1" w:styleId="freebirdcommonviewproductnamelockuptext">
    <w:name w:val="freebirdcommonviewproductnamelockuptext"/>
    <w:basedOn w:val="DefaultParagraphFont"/>
    <w:rsid w:val="00DE725A"/>
  </w:style>
  <w:style w:type="paragraph" w:styleId="ListParagraph">
    <w:name w:val="List Paragraph"/>
    <w:basedOn w:val="Normal"/>
    <w:uiPriority w:val="34"/>
    <w:qFormat/>
    <w:rsid w:val="00DE725A"/>
    <w:pPr>
      <w:ind w:left="720"/>
      <w:contextualSpacing/>
    </w:pPr>
  </w:style>
  <w:style w:type="paragraph" w:styleId="Header">
    <w:name w:val="header"/>
    <w:basedOn w:val="Normal"/>
    <w:link w:val="HeaderChar"/>
    <w:uiPriority w:val="99"/>
    <w:unhideWhenUsed/>
    <w:rsid w:val="00996ABC"/>
    <w:pPr>
      <w:tabs>
        <w:tab w:val="center" w:pos="4680"/>
        <w:tab w:val="right" w:pos="9360"/>
      </w:tabs>
      <w:pPrChange w:id="1" w:author="Hill, Dawn" w:date="2026-09-25T20:08:00Z">
        <w:pPr>
          <w:tabs>
            <w:tab w:val="center" w:pos="4680"/>
            <w:tab w:val="right" w:pos="9360"/>
          </w:tabs>
        </w:pPr>
      </w:pPrChange>
    </w:pPr>
    <w:rPr>
      <w:sz w:val="22"/>
      <w:szCs w:val="22"/>
      <w:lang w:val="en-US"/>
      <w:rPrChange w:id="1" w:author="Hill, Dawn" w:date="2026-09-25T20:08:00Z">
        <w:rPr>
          <w:rFonts w:asciiTheme="minorHAnsi" w:eastAsiaTheme="minorHAnsi"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CE1A29"/>
    <w:rPr>
      <w:sz w:val="22"/>
      <w:szCs w:val="22"/>
      <w:lang w:val="en-US"/>
    </w:rPr>
  </w:style>
  <w:style w:type="paragraph" w:styleId="Footer">
    <w:name w:val="footer"/>
    <w:basedOn w:val="Normal"/>
    <w:link w:val="FooterChar"/>
    <w:uiPriority w:val="99"/>
    <w:unhideWhenUsed/>
    <w:rsid w:val="00996ABC"/>
    <w:pPr>
      <w:tabs>
        <w:tab w:val="center" w:pos="4680"/>
        <w:tab w:val="right" w:pos="9360"/>
      </w:tabs>
      <w:pPrChange w:id="2" w:author="Hill, Dawn" w:date="2026-09-25T20:08:00Z">
        <w:pPr>
          <w:tabs>
            <w:tab w:val="center" w:pos="4680"/>
            <w:tab w:val="right" w:pos="9360"/>
          </w:tabs>
        </w:pPr>
      </w:pPrChange>
    </w:pPr>
    <w:rPr>
      <w:sz w:val="22"/>
      <w:szCs w:val="22"/>
      <w:lang w:val="en-US"/>
      <w:rPrChange w:id="2" w:author="Hill, Dawn" w:date="2026-09-25T20:08: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CE1A29"/>
    <w:rPr>
      <w:sz w:val="22"/>
      <w:szCs w:val="22"/>
      <w:lang w:val="en-US"/>
    </w:rPr>
  </w:style>
  <w:style w:type="table" w:styleId="TableGrid">
    <w:name w:val="Table Grid"/>
    <w:basedOn w:val="TableNormal"/>
    <w:uiPriority w:val="39"/>
    <w:rsid w:val="00CE1A29"/>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E1A29"/>
    <w:rPr>
      <w:color w:val="605E5C"/>
      <w:shd w:val="clear" w:color="auto" w:fill="E1DFDD"/>
    </w:rPr>
  </w:style>
  <w:style w:type="character" w:styleId="CommentReference">
    <w:name w:val="annotation reference"/>
    <w:basedOn w:val="DefaultParagraphFont"/>
    <w:uiPriority w:val="99"/>
    <w:semiHidden/>
    <w:unhideWhenUsed/>
    <w:rsid w:val="00CE1A29"/>
    <w:rPr>
      <w:sz w:val="16"/>
      <w:szCs w:val="16"/>
    </w:rPr>
  </w:style>
  <w:style w:type="paragraph" w:styleId="CommentText">
    <w:name w:val="annotation text"/>
    <w:basedOn w:val="Normal"/>
    <w:link w:val="CommentTextChar"/>
    <w:uiPriority w:val="99"/>
    <w:semiHidden/>
    <w:unhideWhenUsed/>
    <w:rsid w:val="0020472C"/>
    <w:pPr>
      <w:spacing w:after="160"/>
      <w:pPrChange w:id="3" w:author="Hill, Dawn" w:date="2026-09-25T20:08:00Z">
        <w:pPr>
          <w:spacing w:after="160"/>
        </w:pPr>
      </w:pPrChange>
    </w:pPr>
    <w:rPr>
      <w:sz w:val="20"/>
      <w:szCs w:val="20"/>
      <w:lang w:val="en-US"/>
      <w:rPrChange w:id="3" w:author="Hill, Dawn" w:date="2026-09-25T20:08:00Z">
        <w:rPr>
          <w:rFonts w:asciiTheme="minorHAnsi" w:eastAsiaTheme="minorHAnsi" w:hAnsiTheme="minorHAnsi" w:cstheme="minorBidi"/>
          <w:lang w:val="en-US" w:eastAsia="en-US" w:bidi="ar-SA"/>
        </w:rPr>
      </w:rPrChange>
    </w:rPr>
  </w:style>
  <w:style w:type="character" w:customStyle="1" w:styleId="CommentTextChar">
    <w:name w:val="Comment Text Char"/>
    <w:basedOn w:val="DefaultParagraphFont"/>
    <w:link w:val="CommentText"/>
    <w:uiPriority w:val="99"/>
    <w:semiHidden/>
    <w:rsid w:val="00CE1A29"/>
    <w:rPr>
      <w:sz w:val="20"/>
      <w:szCs w:val="20"/>
      <w:lang w:val="en-US"/>
    </w:rPr>
  </w:style>
  <w:style w:type="paragraph" w:styleId="CommentSubject">
    <w:name w:val="annotation subject"/>
    <w:basedOn w:val="CommentText"/>
    <w:next w:val="CommentText"/>
    <w:link w:val="CommentSubjectChar"/>
    <w:uiPriority w:val="99"/>
    <w:semiHidden/>
    <w:unhideWhenUsed/>
    <w:rsid w:val="00CE1A29"/>
    <w:rPr>
      <w:b/>
      <w:bCs/>
    </w:rPr>
  </w:style>
  <w:style w:type="character" w:customStyle="1" w:styleId="CommentSubjectChar">
    <w:name w:val="Comment Subject Char"/>
    <w:basedOn w:val="CommentTextChar"/>
    <w:link w:val="CommentSubject"/>
    <w:uiPriority w:val="99"/>
    <w:semiHidden/>
    <w:rsid w:val="00CE1A29"/>
    <w:rPr>
      <w:b/>
      <w:bCs/>
      <w:sz w:val="20"/>
      <w:szCs w:val="20"/>
      <w:lang w:val="en-US"/>
    </w:rPr>
  </w:style>
  <w:style w:type="paragraph" w:styleId="BalloonText">
    <w:name w:val="Balloon Text"/>
    <w:basedOn w:val="Normal"/>
    <w:link w:val="BalloonTextChar"/>
    <w:uiPriority w:val="99"/>
    <w:semiHidden/>
    <w:unhideWhenUsed/>
    <w:rsid w:val="0020472C"/>
    <w:pPr>
      <w:pPrChange w:id="4" w:author="Hill, Dawn" w:date="2026-09-25T20:08:00Z">
        <w:pPr/>
      </w:pPrChange>
    </w:pPr>
    <w:rPr>
      <w:rFonts w:ascii="Segoe UI" w:hAnsi="Segoe UI" w:cs="Segoe UI"/>
      <w:sz w:val="18"/>
      <w:szCs w:val="18"/>
      <w:lang w:val="en-US"/>
      <w:rPrChange w:id="4" w:author="Hill, Dawn" w:date="2026-09-25T20:08:00Z">
        <w:rPr>
          <w:rFonts w:ascii="Segoe UI" w:eastAsiaTheme="minorHAns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CE1A29"/>
    <w:rPr>
      <w:rFonts w:ascii="Segoe UI" w:hAnsi="Segoe UI" w:cs="Segoe UI"/>
      <w:sz w:val="18"/>
      <w:szCs w:val="18"/>
      <w:lang w:val="en-US"/>
    </w:rPr>
  </w:style>
  <w:style w:type="paragraph" w:customStyle="1" w:styleId="Normalbullet">
    <w:name w:val="Normal bullet"/>
    <w:basedOn w:val="Normal"/>
    <w:rsid w:val="00560FDA"/>
    <w:pPr>
      <w:numPr>
        <w:numId w:val="4"/>
      </w:numPr>
      <w:spacing w:after="120" w:line="252" w:lineRule="auto"/>
      <w:ind w:firstLine="0"/>
      <w:contextualSpacing/>
      <w:pPrChange w:id="5" w:author="Hill, Dawn" w:date="2026-09-25T20:08:00Z">
        <w:pPr>
          <w:numPr>
            <w:numId w:val="4"/>
          </w:numPr>
          <w:spacing w:after="120" w:line="252" w:lineRule="auto"/>
          <w:ind w:left="720" w:hanging="360"/>
          <w:contextualSpacing/>
        </w:pPr>
      </w:pPrChange>
    </w:pPr>
    <w:rPr>
      <w:rFonts w:ascii="Calibri" w:hAnsi="Calibri" w:cs="Calibri"/>
      <w:sz w:val="22"/>
      <w:szCs w:val="22"/>
      <w:lang w:val="en-US"/>
      <w:rPrChange w:id="5" w:author="Hill, Dawn" w:date="2026-09-25T20:08:00Z">
        <w:rPr>
          <w:rFonts w:ascii="Calibri" w:eastAsiaTheme="minorHAnsi" w:hAnsi="Calibri" w:cs="Calibri"/>
          <w:sz w:val="22"/>
          <w:szCs w:val="22"/>
          <w:lang w:val="en-US" w:eastAsia="en-US" w:bidi="ar-SA"/>
        </w:rPr>
      </w:rPrChange>
    </w:rPr>
  </w:style>
  <w:style w:type="paragraph" w:customStyle="1" w:styleId="Quotedlist">
    <w:name w:val="Quoted list"/>
    <w:basedOn w:val="Normal"/>
    <w:rsid w:val="00560FDA"/>
    <w:pPr>
      <w:numPr>
        <w:ilvl w:val="1"/>
        <w:numId w:val="4"/>
      </w:numPr>
      <w:spacing w:after="120" w:line="252" w:lineRule="auto"/>
      <w:contextualSpacing/>
      <w:pPrChange w:id="6" w:author="Hill, Dawn" w:date="2026-09-25T20:08:00Z">
        <w:pPr>
          <w:numPr>
            <w:ilvl w:val="1"/>
            <w:numId w:val="4"/>
          </w:numPr>
          <w:spacing w:after="120" w:line="252" w:lineRule="auto"/>
          <w:ind w:left="1440" w:hanging="360"/>
          <w:contextualSpacing/>
        </w:pPr>
      </w:pPrChange>
    </w:pPr>
    <w:rPr>
      <w:rFonts w:ascii="Calibri" w:hAnsi="Calibri" w:cs="Calibri"/>
      <w:sz w:val="22"/>
      <w:szCs w:val="22"/>
      <w:lang w:val="en-US"/>
      <w:rPrChange w:id="6" w:author="Hill, Dawn" w:date="2026-09-25T20:08:00Z">
        <w:rPr>
          <w:rFonts w:ascii="Calibri" w:eastAsiaTheme="minorHAnsi" w:hAnsi="Calibri" w:cs="Calibr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5383262">
      <w:bodyDiv w:val="1"/>
      <w:marLeft w:val="0"/>
      <w:marRight w:val="0"/>
      <w:marTop w:val="0"/>
      <w:marBottom w:val="0"/>
      <w:divBdr>
        <w:top w:val="none" w:sz="0" w:space="0" w:color="auto"/>
        <w:left w:val="none" w:sz="0" w:space="0" w:color="auto"/>
        <w:bottom w:val="none" w:sz="0" w:space="0" w:color="auto"/>
        <w:right w:val="none" w:sz="0" w:space="0" w:color="auto"/>
      </w:divBdr>
      <w:divsChild>
        <w:div w:id="341780702">
          <w:marLeft w:val="0"/>
          <w:marRight w:val="0"/>
          <w:marTop w:val="0"/>
          <w:marBottom w:val="0"/>
          <w:divBdr>
            <w:top w:val="none" w:sz="0" w:space="0" w:color="auto"/>
            <w:left w:val="none" w:sz="0" w:space="0" w:color="auto"/>
            <w:bottom w:val="none" w:sz="0" w:space="0" w:color="auto"/>
            <w:right w:val="none" w:sz="0" w:space="0" w:color="auto"/>
          </w:divBdr>
          <w:divsChild>
            <w:div w:id="742027986">
              <w:marLeft w:val="0"/>
              <w:marRight w:val="0"/>
              <w:marTop w:val="0"/>
              <w:marBottom w:val="0"/>
              <w:divBdr>
                <w:top w:val="none" w:sz="0" w:space="0" w:color="auto"/>
                <w:left w:val="none" w:sz="0" w:space="0" w:color="auto"/>
                <w:bottom w:val="none" w:sz="0" w:space="0" w:color="auto"/>
                <w:right w:val="none" w:sz="0" w:space="0" w:color="auto"/>
              </w:divBdr>
              <w:divsChild>
                <w:div w:id="1007169932">
                  <w:marLeft w:val="0"/>
                  <w:marRight w:val="0"/>
                  <w:marTop w:val="0"/>
                  <w:marBottom w:val="0"/>
                  <w:divBdr>
                    <w:top w:val="none" w:sz="0" w:space="0" w:color="auto"/>
                    <w:left w:val="none" w:sz="0" w:space="0" w:color="auto"/>
                    <w:bottom w:val="none" w:sz="0" w:space="0" w:color="auto"/>
                    <w:right w:val="none" w:sz="0" w:space="0" w:color="auto"/>
                  </w:divBdr>
                  <w:divsChild>
                    <w:div w:id="637150416">
                      <w:marLeft w:val="0"/>
                      <w:marRight w:val="0"/>
                      <w:marTop w:val="0"/>
                      <w:marBottom w:val="0"/>
                      <w:divBdr>
                        <w:top w:val="none" w:sz="0" w:space="0" w:color="auto"/>
                        <w:left w:val="none" w:sz="0" w:space="0" w:color="auto"/>
                        <w:bottom w:val="none" w:sz="0" w:space="0" w:color="auto"/>
                        <w:right w:val="none" w:sz="0" w:space="0" w:color="auto"/>
                      </w:divBdr>
                      <w:divsChild>
                        <w:div w:id="1590039197">
                          <w:marLeft w:val="0"/>
                          <w:marRight w:val="0"/>
                          <w:marTop w:val="0"/>
                          <w:marBottom w:val="0"/>
                          <w:divBdr>
                            <w:top w:val="none" w:sz="0" w:space="0" w:color="auto"/>
                            <w:left w:val="none" w:sz="0" w:space="0" w:color="auto"/>
                            <w:bottom w:val="none" w:sz="0" w:space="0" w:color="auto"/>
                            <w:right w:val="none" w:sz="0" w:space="0" w:color="auto"/>
                          </w:divBdr>
                          <w:divsChild>
                            <w:div w:id="2101101358">
                              <w:marLeft w:val="0"/>
                              <w:marRight w:val="0"/>
                              <w:marTop w:val="0"/>
                              <w:marBottom w:val="0"/>
                              <w:divBdr>
                                <w:top w:val="none" w:sz="0" w:space="0" w:color="auto"/>
                                <w:left w:val="none" w:sz="0" w:space="0" w:color="auto"/>
                                <w:bottom w:val="none" w:sz="0" w:space="0" w:color="auto"/>
                                <w:right w:val="none" w:sz="0" w:space="0" w:color="auto"/>
                              </w:divBdr>
                              <w:divsChild>
                                <w:div w:id="3075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787">
                          <w:marLeft w:val="0"/>
                          <w:marRight w:val="0"/>
                          <w:marTop w:val="0"/>
                          <w:marBottom w:val="180"/>
                          <w:divBdr>
                            <w:top w:val="none" w:sz="0" w:space="0" w:color="auto"/>
                            <w:left w:val="single" w:sz="6" w:space="13" w:color="DADCE0"/>
                            <w:bottom w:val="single" w:sz="6" w:space="18" w:color="DADCE0"/>
                            <w:right w:val="single" w:sz="6" w:space="18" w:color="DADCE0"/>
                          </w:divBdr>
                        </w:div>
                      </w:divsChild>
                    </w:div>
                    <w:div w:id="1911689095">
                      <w:marLeft w:val="0"/>
                      <w:marRight w:val="0"/>
                      <w:marTop w:val="0"/>
                      <w:marBottom w:val="0"/>
                      <w:divBdr>
                        <w:top w:val="none" w:sz="0" w:space="0" w:color="auto"/>
                        <w:left w:val="none" w:sz="0" w:space="0" w:color="auto"/>
                        <w:bottom w:val="none" w:sz="0" w:space="0" w:color="auto"/>
                        <w:right w:val="none" w:sz="0" w:space="0" w:color="auto"/>
                      </w:divBdr>
                      <w:divsChild>
                        <w:div w:id="566572863">
                          <w:marLeft w:val="0"/>
                          <w:marRight w:val="0"/>
                          <w:marTop w:val="0"/>
                          <w:marBottom w:val="0"/>
                          <w:divBdr>
                            <w:top w:val="none" w:sz="0" w:space="0" w:color="auto"/>
                            <w:left w:val="none" w:sz="0" w:space="0" w:color="auto"/>
                            <w:bottom w:val="none" w:sz="0" w:space="0" w:color="auto"/>
                            <w:right w:val="none" w:sz="0" w:space="0" w:color="auto"/>
                          </w:divBdr>
                          <w:divsChild>
                            <w:div w:id="17311504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5724194">
                                  <w:marLeft w:val="0"/>
                                  <w:marRight w:val="0"/>
                                  <w:marTop w:val="0"/>
                                  <w:marBottom w:val="240"/>
                                  <w:divBdr>
                                    <w:top w:val="none" w:sz="0" w:space="0" w:color="auto"/>
                                    <w:left w:val="none" w:sz="0" w:space="0" w:color="auto"/>
                                    <w:bottom w:val="none" w:sz="0" w:space="0" w:color="auto"/>
                                    <w:right w:val="none" w:sz="0" w:space="0" w:color="auto"/>
                                  </w:divBdr>
                                  <w:divsChild>
                                    <w:div w:id="1609701945">
                                      <w:marLeft w:val="0"/>
                                      <w:marRight w:val="0"/>
                                      <w:marTop w:val="0"/>
                                      <w:marBottom w:val="0"/>
                                      <w:divBdr>
                                        <w:top w:val="none" w:sz="0" w:space="0" w:color="auto"/>
                                        <w:left w:val="none" w:sz="0" w:space="0" w:color="auto"/>
                                        <w:bottom w:val="none" w:sz="0" w:space="0" w:color="auto"/>
                                        <w:right w:val="none" w:sz="0" w:space="0" w:color="auto"/>
                                      </w:divBdr>
                                      <w:divsChild>
                                        <w:div w:id="145051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5710">
                                  <w:marLeft w:val="0"/>
                                  <w:marRight w:val="0"/>
                                  <w:marTop w:val="0"/>
                                  <w:marBottom w:val="0"/>
                                  <w:divBdr>
                                    <w:top w:val="none" w:sz="0" w:space="0" w:color="auto"/>
                                    <w:left w:val="none" w:sz="0" w:space="0" w:color="auto"/>
                                    <w:bottom w:val="none" w:sz="0" w:space="0" w:color="auto"/>
                                    <w:right w:val="none" w:sz="0" w:space="0" w:color="auto"/>
                                  </w:divBdr>
                                  <w:divsChild>
                                    <w:div w:id="1578633278">
                                      <w:marLeft w:val="0"/>
                                      <w:marRight w:val="0"/>
                                      <w:marTop w:val="0"/>
                                      <w:marBottom w:val="0"/>
                                      <w:divBdr>
                                        <w:top w:val="none" w:sz="0" w:space="0" w:color="auto"/>
                                        <w:left w:val="none" w:sz="0" w:space="0" w:color="auto"/>
                                        <w:bottom w:val="none" w:sz="0" w:space="0" w:color="auto"/>
                                        <w:right w:val="none" w:sz="0" w:space="0" w:color="auto"/>
                                      </w:divBdr>
                                      <w:divsChild>
                                        <w:div w:id="1530220849">
                                          <w:marLeft w:val="0"/>
                                          <w:marRight w:val="0"/>
                                          <w:marTop w:val="0"/>
                                          <w:marBottom w:val="0"/>
                                          <w:divBdr>
                                            <w:top w:val="none" w:sz="0" w:space="0" w:color="auto"/>
                                            <w:left w:val="none" w:sz="0" w:space="0" w:color="auto"/>
                                            <w:bottom w:val="none" w:sz="0" w:space="0" w:color="auto"/>
                                            <w:right w:val="none" w:sz="0" w:space="0" w:color="auto"/>
                                          </w:divBdr>
                                          <w:divsChild>
                                            <w:div w:id="18354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876062">
                      <w:marLeft w:val="0"/>
                      <w:marRight w:val="0"/>
                      <w:marTop w:val="0"/>
                      <w:marBottom w:val="0"/>
                      <w:divBdr>
                        <w:top w:val="none" w:sz="0" w:space="0" w:color="auto"/>
                        <w:left w:val="none" w:sz="0" w:space="0" w:color="auto"/>
                        <w:bottom w:val="none" w:sz="0" w:space="0" w:color="auto"/>
                        <w:right w:val="none" w:sz="0" w:space="0" w:color="auto"/>
                      </w:divBdr>
                      <w:divsChild>
                        <w:div w:id="647516208">
                          <w:marLeft w:val="0"/>
                          <w:marRight w:val="0"/>
                          <w:marTop w:val="0"/>
                          <w:marBottom w:val="0"/>
                          <w:divBdr>
                            <w:top w:val="none" w:sz="0" w:space="0" w:color="auto"/>
                            <w:left w:val="none" w:sz="0" w:space="0" w:color="auto"/>
                            <w:bottom w:val="none" w:sz="0" w:space="0" w:color="auto"/>
                            <w:right w:val="none" w:sz="0" w:space="0" w:color="auto"/>
                          </w:divBdr>
                          <w:divsChild>
                            <w:div w:id="5313826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4789871">
                                  <w:marLeft w:val="0"/>
                                  <w:marRight w:val="0"/>
                                  <w:marTop w:val="0"/>
                                  <w:marBottom w:val="240"/>
                                  <w:divBdr>
                                    <w:top w:val="none" w:sz="0" w:space="0" w:color="auto"/>
                                    <w:left w:val="none" w:sz="0" w:space="0" w:color="auto"/>
                                    <w:bottom w:val="none" w:sz="0" w:space="0" w:color="auto"/>
                                    <w:right w:val="none" w:sz="0" w:space="0" w:color="auto"/>
                                  </w:divBdr>
                                  <w:divsChild>
                                    <w:div w:id="1709798639">
                                      <w:marLeft w:val="0"/>
                                      <w:marRight w:val="0"/>
                                      <w:marTop w:val="0"/>
                                      <w:marBottom w:val="0"/>
                                      <w:divBdr>
                                        <w:top w:val="none" w:sz="0" w:space="0" w:color="auto"/>
                                        <w:left w:val="none" w:sz="0" w:space="0" w:color="auto"/>
                                        <w:bottom w:val="none" w:sz="0" w:space="0" w:color="auto"/>
                                        <w:right w:val="none" w:sz="0" w:space="0" w:color="auto"/>
                                      </w:divBdr>
                                      <w:divsChild>
                                        <w:div w:id="7511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7536">
                                  <w:marLeft w:val="0"/>
                                  <w:marRight w:val="0"/>
                                  <w:marTop w:val="0"/>
                                  <w:marBottom w:val="0"/>
                                  <w:divBdr>
                                    <w:top w:val="none" w:sz="0" w:space="0" w:color="auto"/>
                                    <w:left w:val="none" w:sz="0" w:space="0" w:color="auto"/>
                                    <w:bottom w:val="none" w:sz="0" w:space="0" w:color="auto"/>
                                    <w:right w:val="none" w:sz="0" w:space="0" w:color="auto"/>
                                  </w:divBdr>
                                  <w:divsChild>
                                    <w:div w:id="320473695">
                                      <w:marLeft w:val="0"/>
                                      <w:marRight w:val="0"/>
                                      <w:marTop w:val="0"/>
                                      <w:marBottom w:val="0"/>
                                      <w:divBdr>
                                        <w:top w:val="none" w:sz="0" w:space="0" w:color="auto"/>
                                        <w:left w:val="none" w:sz="0" w:space="0" w:color="auto"/>
                                        <w:bottom w:val="none" w:sz="0" w:space="0" w:color="auto"/>
                                        <w:right w:val="none" w:sz="0" w:space="0" w:color="auto"/>
                                      </w:divBdr>
                                      <w:divsChild>
                                        <w:div w:id="1780950466">
                                          <w:marLeft w:val="0"/>
                                          <w:marRight w:val="0"/>
                                          <w:marTop w:val="0"/>
                                          <w:marBottom w:val="0"/>
                                          <w:divBdr>
                                            <w:top w:val="none" w:sz="0" w:space="0" w:color="auto"/>
                                            <w:left w:val="none" w:sz="0" w:space="0" w:color="auto"/>
                                            <w:bottom w:val="none" w:sz="0" w:space="0" w:color="auto"/>
                                            <w:right w:val="none" w:sz="0" w:space="0" w:color="auto"/>
                                          </w:divBdr>
                                          <w:divsChild>
                                            <w:div w:id="12127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623964">
                      <w:marLeft w:val="0"/>
                      <w:marRight w:val="0"/>
                      <w:marTop w:val="0"/>
                      <w:marBottom w:val="0"/>
                      <w:divBdr>
                        <w:top w:val="none" w:sz="0" w:space="0" w:color="auto"/>
                        <w:left w:val="none" w:sz="0" w:space="0" w:color="auto"/>
                        <w:bottom w:val="none" w:sz="0" w:space="0" w:color="auto"/>
                        <w:right w:val="none" w:sz="0" w:space="0" w:color="auto"/>
                      </w:divBdr>
                      <w:divsChild>
                        <w:div w:id="1607498005">
                          <w:marLeft w:val="0"/>
                          <w:marRight w:val="0"/>
                          <w:marTop w:val="0"/>
                          <w:marBottom w:val="0"/>
                          <w:divBdr>
                            <w:top w:val="none" w:sz="0" w:space="0" w:color="auto"/>
                            <w:left w:val="none" w:sz="0" w:space="0" w:color="auto"/>
                            <w:bottom w:val="none" w:sz="0" w:space="0" w:color="auto"/>
                            <w:right w:val="none" w:sz="0" w:space="0" w:color="auto"/>
                          </w:divBdr>
                          <w:divsChild>
                            <w:div w:id="8451702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12319617">
                                  <w:marLeft w:val="0"/>
                                  <w:marRight w:val="0"/>
                                  <w:marTop w:val="0"/>
                                  <w:marBottom w:val="240"/>
                                  <w:divBdr>
                                    <w:top w:val="none" w:sz="0" w:space="0" w:color="auto"/>
                                    <w:left w:val="none" w:sz="0" w:space="0" w:color="auto"/>
                                    <w:bottom w:val="none" w:sz="0" w:space="0" w:color="auto"/>
                                    <w:right w:val="none" w:sz="0" w:space="0" w:color="auto"/>
                                  </w:divBdr>
                                  <w:divsChild>
                                    <w:div w:id="653677203">
                                      <w:marLeft w:val="0"/>
                                      <w:marRight w:val="0"/>
                                      <w:marTop w:val="0"/>
                                      <w:marBottom w:val="0"/>
                                      <w:divBdr>
                                        <w:top w:val="none" w:sz="0" w:space="0" w:color="auto"/>
                                        <w:left w:val="none" w:sz="0" w:space="0" w:color="auto"/>
                                        <w:bottom w:val="none" w:sz="0" w:space="0" w:color="auto"/>
                                        <w:right w:val="none" w:sz="0" w:space="0" w:color="auto"/>
                                      </w:divBdr>
                                      <w:divsChild>
                                        <w:div w:id="82582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8109">
                                  <w:marLeft w:val="0"/>
                                  <w:marRight w:val="0"/>
                                  <w:marTop w:val="0"/>
                                  <w:marBottom w:val="0"/>
                                  <w:divBdr>
                                    <w:top w:val="none" w:sz="0" w:space="0" w:color="auto"/>
                                    <w:left w:val="none" w:sz="0" w:space="0" w:color="auto"/>
                                    <w:bottom w:val="none" w:sz="0" w:space="0" w:color="auto"/>
                                    <w:right w:val="none" w:sz="0" w:space="0" w:color="auto"/>
                                  </w:divBdr>
                                  <w:divsChild>
                                    <w:div w:id="710688903">
                                      <w:marLeft w:val="0"/>
                                      <w:marRight w:val="0"/>
                                      <w:marTop w:val="0"/>
                                      <w:marBottom w:val="0"/>
                                      <w:divBdr>
                                        <w:top w:val="none" w:sz="0" w:space="0" w:color="auto"/>
                                        <w:left w:val="none" w:sz="0" w:space="0" w:color="auto"/>
                                        <w:bottom w:val="none" w:sz="0" w:space="0" w:color="auto"/>
                                        <w:right w:val="none" w:sz="0" w:space="0" w:color="auto"/>
                                      </w:divBdr>
                                      <w:divsChild>
                                        <w:div w:id="1524515959">
                                          <w:marLeft w:val="0"/>
                                          <w:marRight w:val="0"/>
                                          <w:marTop w:val="0"/>
                                          <w:marBottom w:val="0"/>
                                          <w:divBdr>
                                            <w:top w:val="none" w:sz="0" w:space="0" w:color="auto"/>
                                            <w:left w:val="none" w:sz="0" w:space="0" w:color="auto"/>
                                            <w:bottom w:val="none" w:sz="0" w:space="0" w:color="auto"/>
                                            <w:right w:val="none" w:sz="0" w:space="0" w:color="auto"/>
                                          </w:divBdr>
                                          <w:divsChild>
                                            <w:div w:id="617033744">
                                              <w:marLeft w:val="0"/>
                                              <w:marRight w:val="0"/>
                                              <w:marTop w:val="0"/>
                                              <w:marBottom w:val="0"/>
                                              <w:divBdr>
                                                <w:top w:val="none" w:sz="0" w:space="0" w:color="auto"/>
                                                <w:left w:val="none" w:sz="0" w:space="0" w:color="auto"/>
                                                <w:bottom w:val="none" w:sz="0" w:space="0" w:color="auto"/>
                                                <w:right w:val="none" w:sz="0" w:space="0" w:color="auto"/>
                                              </w:divBdr>
                                              <w:divsChild>
                                                <w:div w:id="1799881706">
                                                  <w:marLeft w:val="0"/>
                                                  <w:marRight w:val="0"/>
                                                  <w:marTop w:val="0"/>
                                                  <w:marBottom w:val="0"/>
                                                  <w:divBdr>
                                                    <w:top w:val="none" w:sz="0" w:space="0" w:color="auto"/>
                                                    <w:left w:val="none" w:sz="0" w:space="0" w:color="auto"/>
                                                    <w:bottom w:val="none" w:sz="0" w:space="0" w:color="auto"/>
                                                    <w:right w:val="none" w:sz="0" w:space="0" w:color="auto"/>
                                                  </w:divBdr>
                                                  <w:divsChild>
                                                    <w:div w:id="13138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914752">
                      <w:marLeft w:val="0"/>
                      <w:marRight w:val="0"/>
                      <w:marTop w:val="0"/>
                      <w:marBottom w:val="0"/>
                      <w:divBdr>
                        <w:top w:val="none" w:sz="0" w:space="0" w:color="auto"/>
                        <w:left w:val="none" w:sz="0" w:space="0" w:color="auto"/>
                        <w:bottom w:val="none" w:sz="0" w:space="0" w:color="auto"/>
                        <w:right w:val="none" w:sz="0" w:space="0" w:color="auto"/>
                      </w:divBdr>
                      <w:divsChild>
                        <w:div w:id="976566715">
                          <w:marLeft w:val="0"/>
                          <w:marRight w:val="0"/>
                          <w:marTop w:val="0"/>
                          <w:marBottom w:val="0"/>
                          <w:divBdr>
                            <w:top w:val="none" w:sz="0" w:space="0" w:color="auto"/>
                            <w:left w:val="none" w:sz="0" w:space="0" w:color="auto"/>
                            <w:bottom w:val="none" w:sz="0" w:space="0" w:color="auto"/>
                            <w:right w:val="none" w:sz="0" w:space="0" w:color="auto"/>
                          </w:divBdr>
                          <w:divsChild>
                            <w:div w:id="15226690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537743565">
                                  <w:marLeft w:val="0"/>
                                  <w:marRight w:val="0"/>
                                  <w:marTop w:val="0"/>
                                  <w:marBottom w:val="240"/>
                                  <w:divBdr>
                                    <w:top w:val="none" w:sz="0" w:space="0" w:color="auto"/>
                                    <w:left w:val="none" w:sz="0" w:space="0" w:color="auto"/>
                                    <w:bottom w:val="none" w:sz="0" w:space="0" w:color="auto"/>
                                    <w:right w:val="none" w:sz="0" w:space="0" w:color="auto"/>
                                  </w:divBdr>
                                  <w:divsChild>
                                    <w:div w:id="1403675452">
                                      <w:marLeft w:val="0"/>
                                      <w:marRight w:val="0"/>
                                      <w:marTop w:val="0"/>
                                      <w:marBottom w:val="0"/>
                                      <w:divBdr>
                                        <w:top w:val="none" w:sz="0" w:space="0" w:color="auto"/>
                                        <w:left w:val="none" w:sz="0" w:space="0" w:color="auto"/>
                                        <w:bottom w:val="none" w:sz="0" w:space="0" w:color="auto"/>
                                        <w:right w:val="none" w:sz="0" w:space="0" w:color="auto"/>
                                      </w:divBdr>
                                      <w:divsChild>
                                        <w:div w:id="11726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1881">
                                  <w:marLeft w:val="0"/>
                                  <w:marRight w:val="0"/>
                                  <w:marTop w:val="0"/>
                                  <w:marBottom w:val="0"/>
                                  <w:divBdr>
                                    <w:top w:val="none" w:sz="0" w:space="0" w:color="auto"/>
                                    <w:left w:val="none" w:sz="0" w:space="0" w:color="auto"/>
                                    <w:bottom w:val="none" w:sz="0" w:space="0" w:color="auto"/>
                                    <w:right w:val="none" w:sz="0" w:space="0" w:color="auto"/>
                                  </w:divBdr>
                                  <w:divsChild>
                                    <w:div w:id="776825507">
                                      <w:marLeft w:val="0"/>
                                      <w:marRight w:val="0"/>
                                      <w:marTop w:val="0"/>
                                      <w:marBottom w:val="0"/>
                                      <w:divBdr>
                                        <w:top w:val="none" w:sz="0" w:space="0" w:color="auto"/>
                                        <w:left w:val="none" w:sz="0" w:space="0" w:color="auto"/>
                                        <w:bottom w:val="none" w:sz="0" w:space="0" w:color="auto"/>
                                        <w:right w:val="none" w:sz="0" w:space="0" w:color="auto"/>
                                      </w:divBdr>
                                      <w:divsChild>
                                        <w:div w:id="1738623973">
                                          <w:marLeft w:val="0"/>
                                          <w:marRight w:val="0"/>
                                          <w:marTop w:val="0"/>
                                          <w:marBottom w:val="0"/>
                                          <w:divBdr>
                                            <w:top w:val="none" w:sz="0" w:space="0" w:color="auto"/>
                                            <w:left w:val="none" w:sz="0" w:space="0" w:color="auto"/>
                                            <w:bottom w:val="none" w:sz="0" w:space="0" w:color="auto"/>
                                            <w:right w:val="none" w:sz="0" w:space="0" w:color="auto"/>
                                          </w:divBdr>
                                          <w:divsChild>
                                            <w:div w:id="1979409418">
                                              <w:marLeft w:val="0"/>
                                              <w:marRight w:val="0"/>
                                              <w:marTop w:val="0"/>
                                              <w:marBottom w:val="0"/>
                                              <w:divBdr>
                                                <w:top w:val="none" w:sz="0" w:space="0" w:color="auto"/>
                                                <w:left w:val="none" w:sz="0" w:space="0" w:color="auto"/>
                                                <w:bottom w:val="none" w:sz="0" w:space="0" w:color="auto"/>
                                                <w:right w:val="none" w:sz="0" w:space="0" w:color="auto"/>
                                              </w:divBdr>
                                              <w:divsChild>
                                                <w:div w:id="1575316898">
                                                  <w:marLeft w:val="0"/>
                                                  <w:marRight w:val="0"/>
                                                  <w:marTop w:val="0"/>
                                                  <w:marBottom w:val="0"/>
                                                  <w:divBdr>
                                                    <w:top w:val="none" w:sz="0" w:space="0" w:color="auto"/>
                                                    <w:left w:val="none" w:sz="0" w:space="0" w:color="auto"/>
                                                    <w:bottom w:val="none" w:sz="0" w:space="0" w:color="auto"/>
                                                    <w:right w:val="none" w:sz="0" w:space="0" w:color="auto"/>
                                                  </w:divBdr>
                                                  <w:divsChild>
                                                    <w:div w:id="14981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0254944">
                      <w:marLeft w:val="0"/>
                      <w:marRight w:val="0"/>
                      <w:marTop w:val="0"/>
                      <w:marBottom w:val="0"/>
                      <w:divBdr>
                        <w:top w:val="none" w:sz="0" w:space="0" w:color="auto"/>
                        <w:left w:val="none" w:sz="0" w:space="0" w:color="auto"/>
                        <w:bottom w:val="none" w:sz="0" w:space="0" w:color="auto"/>
                        <w:right w:val="none" w:sz="0" w:space="0" w:color="auto"/>
                      </w:divBdr>
                      <w:divsChild>
                        <w:div w:id="924189664">
                          <w:marLeft w:val="0"/>
                          <w:marRight w:val="0"/>
                          <w:marTop w:val="0"/>
                          <w:marBottom w:val="0"/>
                          <w:divBdr>
                            <w:top w:val="none" w:sz="0" w:space="0" w:color="auto"/>
                            <w:left w:val="none" w:sz="0" w:space="0" w:color="auto"/>
                            <w:bottom w:val="none" w:sz="0" w:space="0" w:color="auto"/>
                            <w:right w:val="none" w:sz="0" w:space="0" w:color="auto"/>
                          </w:divBdr>
                          <w:divsChild>
                            <w:div w:id="6522992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72124901">
                                  <w:marLeft w:val="0"/>
                                  <w:marRight w:val="0"/>
                                  <w:marTop w:val="0"/>
                                  <w:marBottom w:val="240"/>
                                  <w:divBdr>
                                    <w:top w:val="none" w:sz="0" w:space="0" w:color="auto"/>
                                    <w:left w:val="none" w:sz="0" w:space="0" w:color="auto"/>
                                    <w:bottom w:val="none" w:sz="0" w:space="0" w:color="auto"/>
                                    <w:right w:val="none" w:sz="0" w:space="0" w:color="auto"/>
                                  </w:divBdr>
                                  <w:divsChild>
                                    <w:div w:id="1960648341">
                                      <w:marLeft w:val="0"/>
                                      <w:marRight w:val="0"/>
                                      <w:marTop w:val="0"/>
                                      <w:marBottom w:val="0"/>
                                      <w:divBdr>
                                        <w:top w:val="none" w:sz="0" w:space="0" w:color="auto"/>
                                        <w:left w:val="none" w:sz="0" w:space="0" w:color="auto"/>
                                        <w:bottom w:val="none" w:sz="0" w:space="0" w:color="auto"/>
                                        <w:right w:val="none" w:sz="0" w:space="0" w:color="auto"/>
                                      </w:divBdr>
                                      <w:divsChild>
                                        <w:div w:id="2333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2619">
                                  <w:marLeft w:val="0"/>
                                  <w:marRight w:val="0"/>
                                  <w:marTop w:val="0"/>
                                  <w:marBottom w:val="0"/>
                                  <w:divBdr>
                                    <w:top w:val="none" w:sz="0" w:space="0" w:color="auto"/>
                                    <w:left w:val="none" w:sz="0" w:space="0" w:color="auto"/>
                                    <w:bottom w:val="none" w:sz="0" w:space="0" w:color="auto"/>
                                    <w:right w:val="none" w:sz="0" w:space="0" w:color="auto"/>
                                  </w:divBdr>
                                  <w:divsChild>
                                    <w:div w:id="510338637">
                                      <w:marLeft w:val="0"/>
                                      <w:marRight w:val="0"/>
                                      <w:marTop w:val="0"/>
                                      <w:marBottom w:val="0"/>
                                      <w:divBdr>
                                        <w:top w:val="none" w:sz="0" w:space="0" w:color="auto"/>
                                        <w:left w:val="none" w:sz="0" w:space="0" w:color="auto"/>
                                        <w:bottom w:val="none" w:sz="0" w:space="0" w:color="auto"/>
                                        <w:right w:val="none" w:sz="0" w:space="0" w:color="auto"/>
                                      </w:divBdr>
                                      <w:divsChild>
                                        <w:div w:id="2048598843">
                                          <w:marLeft w:val="0"/>
                                          <w:marRight w:val="0"/>
                                          <w:marTop w:val="0"/>
                                          <w:marBottom w:val="0"/>
                                          <w:divBdr>
                                            <w:top w:val="none" w:sz="0" w:space="0" w:color="auto"/>
                                            <w:left w:val="none" w:sz="0" w:space="0" w:color="auto"/>
                                            <w:bottom w:val="none" w:sz="0" w:space="0" w:color="auto"/>
                                            <w:right w:val="none" w:sz="0" w:space="0" w:color="auto"/>
                                          </w:divBdr>
                                          <w:divsChild>
                                            <w:div w:id="3828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0353">
                      <w:marLeft w:val="0"/>
                      <w:marRight w:val="0"/>
                      <w:marTop w:val="0"/>
                      <w:marBottom w:val="0"/>
                      <w:divBdr>
                        <w:top w:val="none" w:sz="0" w:space="0" w:color="auto"/>
                        <w:left w:val="none" w:sz="0" w:space="0" w:color="auto"/>
                        <w:bottom w:val="none" w:sz="0" w:space="0" w:color="auto"/>
                        <w:right w:val="none" w:sz="0" w:space="0" w:color="auto"/>
                      </w:divBdr>
                      <w:divsChild>
                        <w:div w:id="1238172315">
                          <w:marLeft w:val="0"/>
                          <w:marRight w:val="0"/>
                          <w:marTop w:val="0"/>
                          <w:marBottom w:val="0"/>
                          <w:divBdr>
                            <w:top w:val="none" w:sz="0" w:space="0" w:color="auto"/>
                            <w:left w:val="none" w:sz="0" w:space="0" w:color="auto"/>
                            <w:bottom w:val="none" w:sz="0" w:space="0" w:color="auto"/>
                            <w:right w:val="none" w:sz="0" w:space="0" w:color="auto"/>
                          </w:divBdr>
                          <w:divsChild>
                            <w:div w:id="8935904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1444133">
                                  <w:marLeft w:val="0"/>
                                  <w:marRight w:val="0"/>
                                  <w:marTop w:val="0"/>
                                  <w:marBottom w:val="240"/>
                                  <w:divBdr>
                                    <w:top w:val="none" w:sz="0" w:space="0" w:color="auto"/>
                                    <w:left w:val="none" w:sz="0" w:space="0" w:color="auto"/>
                                    <w:bottom w:val="none" w:sz="0" w:space="0" w:color="auto"/>
                                    <w:right w:val="none" w:sz="0" w:space="0" w:color="auto"/>
                                  </w:divBdr>
                                  <w:divsChild>
                                    <w:div w:id="87190904">
                                      <w:marLeft w:val="0"/>
                                      <w:marRight w:val="0"/>
                                      <w:marTop w:val="0"/>
                                      <w:marBottom w:val="0"/>
                                      <w:divBdr>
                                        <w:top w:val="none" w:sz="0" w:space="0" w:color="auto"/>
                                        <w:left w:val="none" w:sz="0" w:space="0" w:color="auto"/>
                                        <w:bottom w:val="none" w:sz="0" w:space="0" w:color="auto"/>
                                        <w:right w:val="none" w:sz="0" w:space="0" w:color="auto"/>
                                      </w:divBdr>
                                      <w:divsChild>
                                        <w:div w:id="11493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8038">
                                  <w:marLeft w:val="0"/>
                                  <w:marRight w:val="0"/>
                                  <w:marTop w:val="0"/>
                                  <w:marBottom w:val="0"/>
                                  <w:divBdr>
                                    <w:top w:val="none" w:sz="0" w:space="0" w:color="auto"/>
                                    <w:left w:val="none" w:sz="0" w:space="0" w:color="auto"/>
                                    <w:bottom w:val="none" w:sz="0" w:space="0" w:color="auto"/>
                                    <w:right w:val="none" w:sz="0" w:space="0" w:color="auto"/>
                                  </w:divBdr>
                                  <w:divsChild>
                                    <w:div w:id="1589148561">
                                      <w:marLeft w:val="0"/>
                                      <w:marRight w:val="0"/>
                                      <w:marTop w:val="0"/>
                                      <w:marBottom w:val="0"/>
                                      <w:divBdr>
                                        <w:top w:val="none" w:sz="0" w:space="0" w:color="auto"/>
                                        <w:left w:val="none" w:sz="0" w:space="0" w:color="auto"/>
                                        <w:bottom w:val="none" w:sz="0" w:space="0" w:color="auto"/>
                                        <w:right w:val="none" w:sz="0" w:space="0" w:color="auto"/>
                                      </w:divBdr>
                                      <w:divsChild>
                                        <w:div w:id="258296993">
                                          <w:marLeft w:val="0"/>
                                          <w:marRight w:val="0"/>
                                          <w:marTop w:val="0"/>
                                          <w:marBottom w:val="0"/>
                                          <w:divBdr>
                                            <w:top w:val="none" w:sz="0" w:space="0" w:color="auto"/>
                                            <w:left w:val="none" w:sz="0" w:space="0" w:color="auto"/>
                                            <w:bottom w:val="none" w:sz="0" w:space="0" w:color="auto"/>
                                            <w:right w:val="none" w:sz="0" w:space="0" w:color="auto"/>
                                          </w:divBdr>
                                          <w:divsChild>
                                            <w:div w:id="19672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405947">
                      <w:marLeft w:val="0"/>
                      <w:marRight w:val="0"/>
                      <w:marTop w:val="0"/>
                      <w:marBottom w:val="0"/>
                      <w:divBdr>
                        <w:top w:val="none" w:sz="0" w:space="0" w:color="auto"/>
                        <w:left w:val="none" w:sz="0" w:space="0" w:color="auto"/>
                        <w:bottom w:val="none" w:sz="0" w:space="0" w:color="auto"/>
                        <w:right w:val="none" w:sz="0" w:space="0" w:color="auto"/>
                      </w:divBdr>
                      <w:divsChild>
                        <w:div w:id="1914076609">
                          <w:marLeft w:val="0"/>
                          <w:marRight w:val="0"/>
                          <w:marTop w:val="0"/>
                          <w:marBottom w:val="0"/>
                          <w:divBdr>
                            <w:top w:val="none" w:sz="0" w:space="0" w:color="auto"/>
                            <w:left w:val="none" w:sz="0" w:space="0" w:color="auto"/>
                            <w:bottom w:val="none" w:sz="0" w:space="0" w:color="auto"/>
                            <w:right w:val="none" w:sz="0" w:space="0" w:color="auto"/>
                          </w:divBdr>
                          <w:divsChild>
                            <w:div w:id="17265619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83892853">
                                  <w:marLeft w:val="0"/>
                                  <w:marRight w:val="0"/>
                                  <w:marTop w:val="0"/>
                                  <w:marBottom w:val="240"/>
                                  <w:divBdr>
                                    <w:top w:val="none" w:sz="0" w:space="0" w:color="auto"/>
                                    <w:left w:val="none" w:sz="0" w:space="0" w:color="auto"/>
                                    <w:bottom w:val="none" w:sz="0" w:space="0" w:color="auto"/>
                                    <w:right w:val="none" w:sz="0" w:space="0" w:color="auto"/>
                                  </w:divBdr>
                                  <w:divsChild>
                                    <w:div w:id="247155515">
                                      <w:marLeft w:val="0"/>
                                      <w:marRight w:val="0"/>
                                      <w:marTop w:val="0"/>
                                      <w:marBottom w:val="0"/>
                                      <w:divBdr>
                                        <w:top w:val="none" w:sz="0" w:space="0" w:color="auto"/>
                                        <w:left w:val="none" w:sz="0" w:space="0" w:color="auto"/>
                                        <w:bottom w:val="none" w:sz="0" w:space="0" w:color="auto"/>
                                        <w:right w:val="none" w:sz="0" w:space="0" w:color="auto"/>
                                      </w:divBdr>
                                      <w:divsChild>
                                        <w:div w:id="186922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7688">
                                  <w:marLeft w:val="0"/>
                                  <w:marRight w:val="0"/>
                                  <w:marTop w:val="0"/>
                                  <w:marBottom w:val="0"/>
                                  <w:divBdr>
                                    <w:top w:val="none" w:sz="0" w:space="0" w:color="auto"/>
                                    <w:left w:val="none" w:sz="0" w:space="0" w:color="auto"/>
                                    <w:bottom w:val="none" w:sz="0" w:space="0" w:color="auto"/>
                                    <w:right w:val="none" w:sz="0" w:space="0" w:color="auto"/>
                                  </w:divBdr>
                                  <w:divsChild>
                                    <w:div w:id="2089576286">
                                      <w:marLeft w:val="0"/>
                                      <w:marRight w:val="0"/>
                                      <w:marTop w:val="0"/>
                                      <w:marBottom w:val="0"/>
                                      <w:divBdr>
                                        <w:top w:val="none" w:sz="0" w:space="0" w:color="auto"/>
                                        <w:left w:val="none" w:sz="0" w:space="0" w:color="auto"/>
                                        <w:bottom w:val="none" w:sz="0" w:space="0" w:color="auto"/>
                                        <w:right w:val="none" w:sz="0" w:space="0" w:color="auto"/>
                                      </w:divBdr>
                                      <w:divsChild>
                                        <w:div w:id="1112676380">
                                          <w:marLeft w:val="0"/>
                                          <w:marRight w:val="0"/>
                                          <w:marTop w:val="0"/>
                                          <w:marBottom w:val="0"/>
                                          <w:divBdr>
                                            <w:top w:val="none" w:sz="0" w:space="0" w:color="auto"/>
                                            <w:left w:val="none" w:sz="0" w:space="0" w:color="auto"/>
                                            <w:bottom w:val="none" w:sz="0" w:space="0" w:color="auto"/>
                                            <w:right w:val="none" w:sz="0" w:space="0" w:color="auto"/>
                                          </w:divBdr>
                                          <w:divsChild>
                                            <w:div w:id="5790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744342">
                      <w:marLeft w:val="0"/>
                      <w:marRight w:val="0"/>
                      <w:marTop w:val="0"/>
                      <w:marBottom w:val="0"/>
                      <w:divBdr>
                        <w:top w:val="none" w:sz="0" w:space="0" w:color="auto"/>
                        <w:left w:val="none" w:sz="0" w:space="0" w:color="auto"/>
                        <w:bottom w:val="none" w:sz="0" w:space="0" w:color="auto"/>
                        <w:right w:val="none" w:sz="0" w:space="0" w:color="auto"/>
                      </w:divBdr>
                      <w:divsChild>
                        <w:div w:id="1249924133">
                          <w:marLeft w:val="0"/>
                          <w:marRight w:val="0"/>
                          <w:marTop w:val="0"/>
                          <w:marBottom w:val="0"/>
                          <w:divBdr>
                            <w:top w:val="none" w:sz="0" w:space="0" w:color="auto"/>
                            <w:left w:val="none" w:sz="0" w:space="0" w:color="auto"/>
                            <w:bottom w:val="none" w:sz="0" w:space="0" w:color="auto"/>
                            <w:right w:val="none" w:sz="0" w:space="0" w:color="auto"/>
                          </w:divBdr>
                          <w:divsChild>
                            <w:div w:id="11381838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54134078">
                                  <w:marLeft w:val="0"/>
                                  <w:marRight w:val="0"/>
                                  <w:marTop w:val="0"/>
                                  <w:marBottom w:val="240"/>
                                  <w:divBdr>
                                    <w:top w:val="none" w:sz="0" w:space="0" w:color="auto"/>
                                    <w:left w:val="none" w:sz="0" w:space="0" w:color="auto"/>
                                    <w:bottom w:val="none" w:sz="0" w:space="0" w:color="auto"/>
                                    <w:right w:val="none" w:sz="0" w:space="0" w:color="auto"/>
                                  </w:divBdr>
                                  <w:divsChild>
                                    <w:div w:id="1546022625">
                                      <w:marLeft w:val="0"/>
                                      <w:marRight w:val="0"/>
                                      <w:marTop w:val="0"/>
                                      <w:marBottom w:val="0"/>
                                      <w:divBdr>
                                        <w:top w:val="none" w:sz="0" w:space="0" w:color="auto"/>
                                        <w:left w:val="none" w:sz="0" w:space="0" w:color="auto"/>
                                        <w:bottom w:val="none" w:sz="0" w:space="0" w:color="auto"/>
                                        <w:right w:val="none" w:sz="0" w:space="0" w:color="auto"/>
                                      </w:divBdr>
                                      <w:divsChild>
                                        <w:div w:id="11160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303">
                                  <w:marLeft w:val="0"/>
                                  <w:marRight w:val="0"/>
                                  <w:marTop w:val="0"/>
                                  <w:marBottom w:val="0"/>
                                  <w:divBdr>
                                    <w:top w:val="none" w:sz="0" w:space="0" w:color="auto"/>
                                    <w:left w:val="none" w:sz="0" w:space="0" w:color="auto"/>
                                    <w:bottom w:val="none" w:sz="0" w:space="0" w:color="auto"/>
                                    <w:right w:val="none" w:sz="0" w:space="0" w:color="auto"/>
                                  </w:divBdr>
                                  <w:divsChild>
                                    <w:div w:id="1665207097">
                                      <w:marLeft w:val="0"/>
                                      <w:marRight w:val="0"/>
                                      <w:marTop w:val="0"/>
                                      <w:marBottom w:val="0"/>
                                      <w:divBdr>
                                        <w:top w:val="none" w:sz="0" w:space="0" w:color="auto"/>
                                        <w:left w:val="none" w:sz="0" w:space="0" w:color="auto"/>
                                        <w:bottom w:val="none" w:sz="0" w:space="0" w:color="auto"/>
                                        <w:right w:val="none" w:sz="0" w:space="0" w:color="auto"/>
                                      </w:divBdr>
                                      <w:divsChild>
                                        <w:div w:id="102384564">
                                          <w:marLeft w:val="0"/>
                                          <w:marRight w:val="0"/>
                                          <w:marTop w:val="0"/>
                                          <w:marBottom w:val="0"/>
                                          <w:divBdr>
                                            <w:top w:val="none" w:sz="0" w:space="0" w:color="auto"/>
                                            <w:left w:val="none" w:sz="0" w:space="0" w:color="auto"/>
                                            <w:bottom w:val="none" w:sz="0" w:space="0" w:color="auto"/>
                                            <w:right w:val="none" w:sz="0" w:space="0" w:color="auto"/>
                                          </w:divBdr>
                                          <w:divsChild>
                                            <w:div w:id="27494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690710">
                      <w:marLeft w:val="0"/>
                      <w:marRight w:val="0"/>
                      <w:marTop w:val="0"/>
                      <w:marBottom w:val="0"/>
                      <w:divBdr>
                        <w:top w:val="none" w:sz="0" w:space="0" w:color="auto"/>
                        <w:left w:val="none" w:sz="0" w:space="0" w:color="auto"/>
                        <w:bottom w:val="none" w:sz="0" w:space="0" w:color="auto"/>
                        <w:right w:val="none" w:sz="0" w:space="0" w:color="auto"/>
                      </w:divBdr>
                      <w:divsChild>
                        <w:div w:id="1236889855">
                          <w:marLeft w:val="0"/>
                          <w:marRight w:val="0"/>
                          <w:marTop w:val="0"/>
                          <w:marBottom w:val="0"/>
                          <w:divBdr>
                            <w:top w:val="none" w:sz="0" w:space="0" w:color="auto"/>
                            <w:left w:val="none" w:sz="0" w:space="0" w:color="auto"/>
                            <w:bottom w:val="none" w:sz="0" w:space="0" w:color="auto"/>
                            <w:right w:val="none" w:sz="0" w:space="0" w:color="auto"/>
                          </w:divBdr>
                          <w:divsChild>
                            <w:div w:id="11453204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2276047">
                                  <w:marLeft w:val="0"/>
                                  <w:marRight w:val="0"/>
                                  <w:marTop w:val="0"/>
                                  <w:marBottom w:val="240"/>
                                  <w:divBdr>
                                    <w:top w:val="none" w:sz="0" w:space="0" w:color="auto"/>
                                    <w:left w:val="none" w:sz="0" w:space="0" w:color="auto"/>
                                    <w:bottom w:val="none" w:sz="0" w:space="0" w:color="auto"/>
                                    <w:right w:val="none" w:sz="0" w:space="0" w:color="auto"/>
                                  </w:divBdr>
                                  <w:divsChild>
                                    <w:div w:id="449321053">
                                      <w:marLeft w:val="0"/>
                                      <w:marRight w:val="0"/>
                                      <w:marTop w:val="0"/>
                                      <w:marBottom w:val="0"/>
                                      <w:divBdr>
                                        <w:top w:val="none" w:sz="0" w:space="0" w:color="auto"/>
                                        <w:left w:val="none" w:sz="0" w:space="0" w:color="auto"/>
                                        <w:bottom w:val="none" w:sz="0" w:space="0" w:color="auto"/>
                                        <w:right w:val="none" w:sz="0" w:space="0" w:color="auto"/>
                                      </w:divBdr>
                                      <w:divsChild>
                                        <w:div w:id="104668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3564">
                                  <w:marLeft w:val="0"/>
                                  <w:marRight w:val="0"/>
                                  <w:marTop w:val="0"/>
                                  <w:marBottom w:val="0"/>
                                  <w:divBdr>
                                    <w:top w:val="none" w:sz="0" w:space="0" w:color="auto"/>
                                    <w:left w:val="none" w:sz="0" w:space="0" w:color="auto"/>
                                    <w:bottom w:val="none" w:sz="0" w:space="0" w:color="auto"/>
                                    <w:right w:val="none" w:sz="0" w:space="0" w:color="auto"/>
                                  </w:divBdr>
                                  <w:divsChild>
                                    <w:div w:id="1494756271">
                                      <w:marLeft w:val="0"/>
                                      <w:marRight w:val="0"/>
                                      <w:marTop w:val="0"/>
                                      <w:marBottom w:val="0"/>
                                      <w:divBdr>
                                        <w:top w:val="none" w:sz="0" w:space="0" w:color="auto"/>
                                        <w:left w:val="none" w:sz="0" w:space="0" w:color="auto"/>
                                        <w:bottom w:val="none" w:sz="0" w:space="0" w:color="auto"/>
                                        <w:right w:val="none" w:sz="0" w:space="0" w:color="auto"/>
                                      </w:divBdr>
                                      <w:divsChild>
                                        <w:div w:id="530609773">
                                          <w:marLeft w:val="0"/>
                                          <w:marRight w:val="0"/>
                                          <w:marTop w:val="0"/>
                                          <w:marBottom w:val="0"/>
                                          <w:divBdr>
                                            <w:top w:val="none" w:sz="0" w:space="0" w:color="auto"/>
                                            <w:left w:val="none" w:sz="0" w:space="0" w:color="auto"/>
                                            <w:bottom w:val="none" w:sz="0" w:space="0" w:color="auto"/>
                                            <w:right w:val="none" w:sz="0" w:space="0" w:color="auto"/>
                                          </w:divBdr>
                                          <w:divsChild>
                                            <w:div w:id="20196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597766">
                      <w:marLeft w:val="0"/>
                      <w:marRight w:val="0"/>
                      <w:marTop w:val="0"/>
                      <w:marBottom w:val="0"/>
                      <w:divBdr>
                        <w:top w:val="none" w:sz="0" w:space="0" w:color="auto"/>
                        <w:left w:val="none" w:sz="0" w:space="0" w:color="auto"/>
                        <w:bottom w:val="none" w:sz="0" w:space="0" w:color="auto"/>
                        <w:right w:val="none" w:sz="0" w:space="0" w:color="auto"/>
                      </w:divBdr>
                      <w:divsChild>
                        <w:div w:id="1407261868">
                          <w:marLeft w:val="0"/>
                          <w:marRight w:val="0"/>
                          <w:marTop w:val="0"/>
                          <w:marBottom w:val="0"/>
                          <w:divBdr>
                            <w:top w:val="none" w:sz="0" w:space="0" w:color="auto"/>
                            <w:left w:val="none" w:sz="0" w:space="0" w:color="auto"/>
                            <w:bottom w:val="none" w:sz="0" w:space="0" w:color="auto"/>
                            <w:right w:val="none" w:sz="0" w:space="0" w:color="auto"/>
                          </w:divBdr>
                          <w:divsChild>
                            <w:div w:id="1205342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22596291">
                                  <w:marLeft w:val="0"/>
                                  <w:marRight w:val="0"/>
                                  <w:marTop w:val="0"/>
                                  <w:marBottom w:val="240"/>
                                  <w:divBdr>
                                    <w:top w:val="none" w:sz="0" w:space="0" w:color="auto"/>
                                    <w:left w:val="none" w:sz="0" w:space="0" w:color="auto"/>
                                    <w:bottom w:val="none" w:sz="0" w:space="0" w:color="auto"/>
                                    <w:right w:val="none" w:sz="0" w:space="0" w:color="auto"/>
                                  </w:divBdr>
                                  <w:divsChild>
                                    <w:div w:id="891502755">
                                      <w:marLeft w:val="0"/>
                                      <w:marRight w:val="0"/>
                                      <w:marTop w:val="0"/>
                                      <w:marBottom w:val="0"/>
                                      <w:divBdr>
                                        <w:top w:val="none" w:sz="0" w:space="0" w:color="auto"/>
                                        <w:left w:val="none" w:sz="0" w:space="0" w:color="auto"/>
                                        <w:bottom w:val="none" w:sz="0" w:space="0" w:color="auto"/>
                                        <w:right w:val="none" w:sz="0" w:space="0" w:color="auto"/>
                                      </w:divBdr>
                                      <w:divsChild>
                                        <w:div w:id="12578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60879">
                                  <w:marLeft w:val="0"/>
                                  <w:marRight w:val="0"/>
                                  <w:marTop w:val="0"/>
                                  <w:marBottom w:val="0"/>
                                  <w:divBdr>
                                    <w:top w:val="none" w:sz="0" w:space="0" w:color="auto"/>
                                    <w:left w:val="none" w:sz="0" w:space="0" w:color="auto"/>
                                    <w:bottom w:val="none" w:sz="0" w:space="0" w:color="auto"/>
                                    <w:right w:val="none" w:sz="0" w:space="0" w:color="auto"/>
                                  </w:divBdr>
                                  <w:divsChild>
                                    <w:div w:id="1641689948">
                                      <w:marLeft w:val="0"/>
                                      <w:marRight w:val="0"/>
                                      <w:marTop w:val="0"/>
                                      <w:marBottom w:val="0"/>
                                      <w:divBdr>
                                        <w:top w:val="none" w:sz="0" w:space="0" w:color="auto"/>
                                        <w:left w:val="none" w:sz="0" w:space="0" w:color="auto"/>
                                        <w:bottom w:val="none" w:sz="0" w:space="0" w:color="auto"/>
                                        <w:right w:val="none" w:sz="0" w:space="0" w:color="auto"/>
                                      </w:divBdr>
                                      <w:divsChild>
                                        <w:div w:id="1434788105">
                                          <w:marLeft w:val="0"/>
                                          <w:marRight w:val="0"/>
                                          <w:marTop w:val="0"/>
                                          <w:marBottom w:val="0"/>
                                          <w:divBdr>
                                            <w:top w:val="none" w:sz="0" w:space="0" w:color="auto"/>
                                            <w:left w:val="none" w:sz="0" w:space="0" w:color="auto"/>
                                            <w:bottom w:val="none" w:sz="0" w:space="0" w:color="auto"/>
                                            <w:right w:val="none" w:sz="0" w:space="0" w:color="auto"/>
                                          </w:divBdr>
                                          <w:divsChild>
                                            <w:div w:id="2213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86467">
                      <w:marLeft w:val="0"/>
                      <w:marRight w:val="0"/>
                      <w:marTop w:val="0"/>
                      <w:marBottom w:val="0"/>
                      <w:divBdr>
                        <w:top w:val="none" w:sz="0" w:space="0" w:color="auto"/>
                        <w:left w:val="none" w:sz="0" w:space="0" w:color="auto"/>
                        <w:bottom w:val="none" w:sz="0" w:space="0" w:color="auto"/>
                        <w:right w:val="none" w:sz="0" w:space="0" w:color="auto"/>
                      </w:divBdr>
                      <w:divsChild>
                        <w:div w:id="177668977">
                          <w:marLeft w:val="0"/>
                          <w:marRight w:val="0"/>
                          <w:marTop w:val="0"/>
                          <w:marBottom w:val="0"/>
                          <w:divBdr>
                            <w:top w:val="none" w:sz="0" w:space="0" w:color="auto"/>
                            <w:left w:val="none" w:sz="0" w:space="0" w:color="auto"/>
                            <w:bottom w:val="none" w:sz="0" w:space="0" w:color="auto"/>
                            <w:right w:val="none" w:sz="0" w:space="0" w:color="auto"/>
                          </w:divBdr>
                          <w:divsChild>
                            <w:div w:id="10842990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5060485">
                                  <w:marLeft w:val="0"/>
                                  <w:marRight w:val="0"/>
                                  <w:marTop w:val="0"/>
                                  <w:marBottom w:val="240"/>
                                  <w:divBdr>
                                    <w:top w:val="none" w:sz="0" w:space="0" w:color="auto"/>
                                    <w:left w:val="none" w:sz="0" w:space="0" w:color="auto"/>
                                    <w:bottom w:val="none" w:sz="0" w:space="0" w:color="auto"/>
                                    <w:right w:val="none" w:sz="0" w:space="0" w:color="auto"/>
                                  </w:divBdr>
                                  <w:divsChild>
                                    <w:div w:id="884946801">
                                      <w:marLeft w:val="0"/>
                                      <w:marRight w:val="0"/>
                                      <w:marTop w:val="0"/>
                                      <w:marBottom w:val="0"/>
                                      <w:divBdr>
                                        <w:top w:val="none" w:sz="0" w:space="0" w:color="auto"/>
                                        <w:left w:val="none" w:sz="0" w:space="0" w:color="auto"/>
                                        <w:bottom w:val="none" w:sz="0" w:space="0" w:color="auto"/>
                                        <w:right w:val="none" w:sz="0" w:space="0" w:color="auto"/>
                                      </w:divBdr>
                                      <w:divsChild>
                                        <w:div w:id="75340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9406">
                                  <w:marLeft w:val="0"/>
                                  <w:marRight w:val="0"/>
                                  <w:marTop w:val="0"/>
                                  <w:marBottom w:val="0"/>
                                  <w:divBdr>
                                    <w:top w:val="none" w:sz="0" w:space="0" w:color="auto"/>
                                    <w:left w:val="none" w:sz="0" w:space="0" w:color="auto"/>
                                    <w:bottom w:val="none" w:sz="0" w:space="0" w:color="auto"/>
                                    <w:right w:val="none" w:sz="0" w:space="0" w:color="auto"/>
                                  </w:divBdr>
                                  <w:divsChild>
                                    <w:div w:id="1740252876">
                                      <w:marLeft w:val="0"/>
                                      <w:marRight w:val="0"/>
                                      <w:marTop w:val="0"/>
                                      <w:marBottom w:val="0"/>
                                      <w:divBdr>
                                        <w:top w:val="none" w:sz="0" w:space="0" w:color="auto"/>
                                        <w:left w:val="none" w:sz="0" w:space="0" w:color="auto"/>
                                        <w:bottom w:val="none" w:sz="0" w:space="0" w:color="auto"/>
                                        <w:right w:val="none" w:sz="0" w:space="0" w:color="auto"/>
                                      </w:divBdr>
                                      <w:divsChild>
                                        <w:div w:id="624501805">
                                          <w:marLeft w:val="0"/>
                                          <w:marRight w:val="0"/>
                                          <w:marTop w:val="0"/>
                                          <w:marBottom w:val="0"/>
                                          <w:divBdr>
                                            <w:top w:val="none" w:sz="0" w:space="0" w:color="auto"/>
                                            <w:left w:val="none" w:sz="0" w:space="0" w:color="auto"/>
                                            <w:bottom w:val="none" w:sz="0" w:space="0" w:color="auto"/>
                                            <w:right w:val="none" w:sz="0" w:space="0" w:color="auto"/>
                                          </w:divBdr>
                                          <w:divsChild>
                                            <w:div w:id="54475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761223">
                      <w:marLeft w:val="0"/>
                      <w:marRight w:val="0"/>
                      <w:marTop w:val="0"/>
                      <w:marBottom w:val="0"/>
                      <w:divBdr>
                        <w:top w:val="none" w:sz="0" w:space="0" w:color="auto"/>
                        <w:left w:val="none" w:sz="0" w:space="0" w:color="auto"/>
                        <w:bottom w:val="none" w:sz="0" w:space="0" w:color="auto"/>
                        <w:right w:val="none" w:sz="0" w:space="0" w:color="auto"/>
                      </w:divBdr>
                      <w:divsChild>
                        <w:div w:id="1295061739">
                          <w:marLeft w:val="0"/>
                          <w:marRight w:val="0"/>
                          <w:marTop w:val="0"/>
                          <w:marBottom w:val="0"/>
                          <w:divBdr>
                            <w:top w:val="none" w:sz="0" w:space="0" w:color="auto"/>
                            <w:left w:val="none" w:sz="0" w:space="0" w:color="auto"/>
                            <w:bottom w:val="none" w:sz="0" w:space="0" w:color="auto"/>
                            <w:right w:val="none" w:sz="0" w:space="0" w:color="auto"/>
                          </w:divBdr>
                          <w:divsChild>
                            <w:div w:id="3432158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5815561">
                                  <w:marLeft w:val="0"/>
                                  <w:marRight w:val="0"/>
                                  <w:marTop w:val="0"/>
                                  <w:marBottom w:val="240"/>
                                  <w:divBdr>
                                    <w:top w:val="none" w:sz="0" w:space="0" w:color="auto"/>
                                    <w:left w:val="none" w:sz="0" w:space="0" w:color="auto"/>
                                    <w:bottom w:val="none" w:sz="0" w:space="0" w:color="auto"/>
                                    <w:right w:val="none" w:sz="0" w:space="0" w:color="auto"/>
                                  </w:divBdr>
                                  <w:divsChild>
                                    <w:div w:id="1053771893">
                                      <w:marLeft w:val="0"/>
                                      <w:marRight w:val="0"/>
                                      <w:marTop w:val="0"/>
                                      <w:marBottom w:val="0"/>
                                      <w:divBdr>
                                        <w:top w:val="none" w:sz="0" w:space="0" w:color="auto"/>
                                        <w:left w:val="none" w:sz="0" w:space="0" w:color="auto"/>
                                        <w:bottom w:val="none" w:sz="0" w:space="0" w:color="auto"/>
                                        <w:right w:val="none" w:sz="0" w:space="0" w:color="auto"/>
                                      </w:divBdr>
                                      <w:divsChild>
                                        <w:div w:id="6345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83365">
                                  <w:marLeft w:val="0"/>
                                  <w:marRight w:val="0"/>
                                  <w:marTop w:val="0"/>
                                  <w:marBottom w:val="0"/>
                                  <w:divBdr>
                                    <w:top w:val="none" w:sz="0" w:space="0" w:color="auto"/>
                                    <w:left w:val="none" w:sz="0" w:space="0" w:color="auto"/>
                                    <w:bottom w:val="none" w:sz="0" w:space="0" w:color="auto"/>
                                    <w:right w:val="none" w:sz="0" w:space="0" w:color="auto"/>
                                  </w:divBdr>
                                  <w:divsChild>
                                    <w:div w:id="624888453">
                                      <w:marLeft w:val="0"/>
                                      <w:marRight w:val="0"/>
                                      <w:marTop w:val="0"/>
                                      <w:marBottom w:val="0"/>
                                      <w:divBdr>
                                        <w:top w:val="none" w:sz="0" w:space="0" w:color="auto"/>
                                        <w:left w:val="none" w:sz="0" w:space="0" w:color="auto"/>
                                        <w:bottom w:val="none" w:sz="0" w:space="0" w:color="auto"/>
                                        <w:right w:val="none" w:sz="0" w:space="0" w:color="auto"/>
                                      </w:divBdr>
                                      <w:divsChild>
                                        <w:div w:id="1787236381">
                                          <w:marLeft w:val="0"/>
                                          <w:marRight w:val="0"/>
                                          <w:marTop w:val="0"/>
                                          <w:marBottom w:val="0"/>
                                          <w:divBdr>
                                            <w:top w:val="none" w:sz="0" w:space="0" w:color="auto"/>
                                            <w:left w:val="none" w:sz="0" w:space="0" w:color="auto"/>
                                            <w:bottom w:val="none" w:sz="0" w:space="0" w:color="auto"/>
                                            <w:right w:val="none" w:sz="0" w:space="0" w:color="auto"/>
                                          </w:divBdr>
                                          <w:divsChild>
                                            <w:div w:id="14231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167285">
                      <w:marLeft w:val="0"/>
                      <w:marRight w:val="0"/>
                      <w:marTop w:val="0"/>
                      <w:marBottom w:val="0"/>
                      <w:divBdr>
                        <w:top w:val="none" w:sz="0" w:space="0" w:color="auto"/>
                        <w:left w:val="none" w:sz="0" w:space="0" w:color="auto"/>
                        <w:bottom w:val="none" w:sz="0" w:space="0" w:color="auto"/>
                        <w:right w:val="none" w:sz="0" w:space="0" w:color="auto"/>
                      </w:divBdr>
                      <w:divsChild>
                        <w:div w:id="1894735681">
                          <w:marLeft w:val="0"/>
                          <w:marRight w:val="0"/>
                          <w:marTop w:val="0"/>
                          <w:marBottom w:val="0"/>
                          <w:divBdr>
                            <w:top w:val="none" w:sz="0" w:space="0" w:color="auto"/>
                            <w:left w:val="none" w:sz="0" w:space="0" w:color="auto"/>
                            <w:bottom w:val="none" w:sz="0" w:space="0" w:color="auto"/>
                            <w:right w:val="none" w:sz="0" w:space="0" w:color="auto"/>
                          </w:divBdr>
                          <w:divsChild>
                            <w:div w:id="15210438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9093697">
                                  <w:marLeft w:val="0"/>
                                  <w:marRight w:val="0"/>
                                  <w:marTop w:val="0"/>
                                  <w:marBottom w:val="240"/>
                                  <w:divBdr>
                                    <w:top w:val="none" w:sz="0" w:space="0" w:color="auto"/>
                                    <w:left w:val="none" w:sz="0" w:space="0" w:color="auto"/>
                                    <w:bottom w:val="none" w:sz="0" w:space="0" w:color="auto"/>
                                    <w:right w:val="none" w:sz="0" w:space="0" w:color="auto"/>
                                  </w:divBdr>
                                  <w:divsChild>
                                    <w:div w:id="694621079">
                                      <w:marLeft w:val="0"/>
                                      <w:marRight w:val="0"/>
                                      <w:marTop w:val="0"/>
                                      <w:marBottom w:val="0"/>
                                      <w:divBdr>
                                        <w:top w:val="none" w:sz="0" w:space="0" w:color="auto"/>
                                        <w:left w:val="none" w:sz="0" w:space="0" w:color="auto"/>
                                        <w:bottom w:val="none" w:sz="0" w:space="0" w:color="auto"/>
                                        <w:right w:val="none" w:sz="0" w:space="0" w:color="auto"/>
                                      </w:divBdr>
                                      <w:divsChild>
                                        <w:div w:id="892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5717">
                                  <w:marLeft w:val="0"/>
                                  <w:marRight w:val="0"/>
                                  <w:marTop w:val="0"/>
                                  <w:marBottom w:val="0"/>
                                  <w:divBdr>
                                    <w:top w:val="none" w:sz="0" w:space="0" w:color="auto"/>
                                    <w:left w:val="none" w:sz="0" w:space="0" w:color="auto"/>
                                    <w:bottom w:val="none" w:sz="0" w:space="0" w:color="auto"/>
                                    <w:right w:val="none" w:sz="0" w:space="0" w:color="auto"/>
                                  </w:divBdr>
                                  <w:divsChild>
                                    <w:div w:id="1210999308">
                                      <w:marLeft w:val="0"/>
                                      <w:marRight w:val="0"/>
                                      <w:marTop w:val="0"/>
                                      <w:marBottom w:val="0"/>
                                      <w:divBdr>
                                        <w:top w:val="none" w:sz="0" w:space="0" w:color="auto"/>
                                        <w:left w:val="none" w:sz="0" w:space="0" w:color="auto"/>
                                        <w:bottom w:val="none" w:sz="0" w:space="0" w:color="auto"/>
                                        <w:right w:val="none" w:sz="0" w:space="0" w:color="auto"/>
                                      </w:divBdr>
                                      <w:divsChild>
                                        <w:div w:id="1081147877">
                                          <w:marLeft w:val="0"/>
                                          <w:marRight w:val="0"/>
                                          <w:marTop w:val="0"/>
                                          <w:marBottom w:val="0"/>
                                          <w:divBdr>
                                            <w:top w:val="none" w:sz="0" w:space="0" w:color="auto"/>
                                            <w:left w:val="none" w:sz="0" w:space="0" w:color="auto"/>
                                            <w:bottom w:val="none" w:sz="0" w:space="0" w:color="auto"/>
                                            <w:right w:val="none" w:sz="0" w:space="0" w:color="auto"/>
                                          </w:divBdr>
                                          <w:divsChild>
                                            <w:div w:id="13678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942875">
                  <w:marLeft w:val="0"/>
                  <w:marRight w:val="0"/>
                  <w:marTop w:val="0"/>
                  <w:marBottom w:val="0"/>
                  <w:divBdr>
                    <w:top w:val="none" w:sz="0" w:space="0" w:color="auto"/>
                    <w:left w:val="none" w:sz="0" w:space="0" w:color="auto"/>
                    <w:bottom w:val="none" w:sz="0" w:space="0" w:color="auto"/>
                    <w:right w:val="none" w:sz="0" w:space="0" w:color="auto"/>
                  </w:divBdr>
                  <w:divsChild>
                    <w:div w:id="980380103">
                      <w:marLeft w:val="0"/>
                      <w:marRight w:val="0"/>
                      <w:marTop w:val="180"/>
                      <w:marBottom w:val="0"/>
                      <w:divBdr>
                        <w:top w:val="none" w:sz="0" w:space="0" w:color="auto"/>
                        <w:left w:val="none" w:sz="0" w:space="0" w:color="auto"/>
                        <w:bottom w:val="none" w:sz="0" w:space="0" w:color="auto"/>
                        <w:right w:val="none" w:sz="0" w:space="0" w:color="auto"/>
                      </w:divBdr>
                      <w:divsChild>
                        <w:div w:id="1855607919">
                          <w:marLeft w:val="0"/>
                          <w:marRight w:val="0"/>
                          <w:marTop w:val="0"/>
                          <w:marBottom w:val="0"/>
                          <w:divBdr>
                            <w:top w:val="none" w:sz="0" w:space="0" w:color="auto"/>
                            <w:left w:val="none" w:sz="0" w:space="0" w:color="auto"/>
                            <w:bottom w:val="none" w:sz="0" w:space="0" w:color="auto"/>
                            <w:right w:val="none" w:sz="0" w:space="0" w:color="auto"/>
                          </w:divBdr>
                          <w:divsChild>
                            <w:div w:id="1703509350">
                              <w:marLeft w:val="0"/>
                              <w:marRight w:val="210"/>
                              <w:marTop w:val="0"/>
                              <w:marBottom w:val="0"/>
                              <w:divBdr>
                                <w:top w:val="none" w:sz="0" w:space="0" w:color="auto"/>
                                <w:left w:val="none" w:sz="0" w:space="0" w:color="auto"/>
                                <w:bottom w:val="none" w:sz="0" w:space="0" w:color="auto"/>
                                <w:right w:val="none" w:sz="0" w:space="0" w:color="auto"/>
                              </w:divBdr>
                            </w:div>
                          </w:divsChild>
                        </w:div>
                      </w:divsChild>
                    </w:div>
                    <w:div w:id="48065622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74784568">
          <w:marLeft w:val="0"/>
          <w:marRight w:val="0"/>
          <w:marTop w:val="0"/>
          <w:marBottom w:val="0"/>
          <w:divBdr>
            <w:top w:val="none" w:sz="0" w:space="0" w:color="auto"/>
            <w:left w:val="none" w:sz="0" w:space="0" w:color="auto"/>
            <w:bottom w:val="none" w:sz="0" w:space="0" w:color="auto"/>
            <w:right w:val="none" w:sz="0" w:space="0" w:color="auto"/>
          </w:divBdr>
          <w:divsChild>
            <w:div w:id="1930311927">
              <w:marLeft w:val="0"/>
              <w:marRight w:val="0"/>
              <w:marTop w:val="240"/>
              <w:marBottom w:val="240"/>
              <w:divBdr>
                <w:top w:val="none" w:sz="0" w:space="0" w:color="auto"/>
                <w:left w:val="none" w:sz="0" w:space="0" w:color="auto"/>
                <w:bottom w:val="none" w:sz="0" w:space="0" w:color="auto"/>
                <w:right w:val="none" w:sz="0" w:space="0" w:color="auto"/>
              </w:divBdr>
            </w:div>
            <w:div w:id="2145804718">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 w:id="1644461976">
      <w:bodyDiv w:val="1"/>
      <w:marLeft w:val="0"/>
      <w:marRight w:val="0"/>
      <w:marTop w:val="0"/>
      <w:marBottom w:val="0"/>
      <w:divBdr>
        <w:top w:val="none" w:sz="0" w:space="0" w:color="auto"/>
        <w:left w:val="none" w:sz="0" w:space="0" w:color="auto"/>
        <w:bottom w:val="none" w:sz="0" w:space="0" w:color="auto"/>
        <w:right w:val="none" w:sz="0" w:space="0" w:color="auto"/>
      </w:divBdr>
      <w:divsChild>
        <w:div w:id="108285014">
          <w:marLeft w:val="0"/>
          <w:marRight w:val="0"/>
          <w:marTop w:val="0"/>
          <w:marBottom w:val="0"/>
          <w:divBdr>
            <w:top w:val="none" w:sz="0" w:space="0" w:color="auto"/>
            <w:left w:val="none" w:sz="0" w:space="0" w:color="auto"/>
            <w:bottom w:val="none" w:sz="0" w:space="0" w:color="auto"/>
            <w:right w:val="none" w:sz="0" w:space="0" w:color="auto"/>
          </w:divBdr>
          <w:divsChild>
            <w:div w:id="938218334">
              <w:marLeft w:val="0"/>
              <w:marRight w:val="0"/>
              <w:marTop w:val="180"/>
              <w:marBottom w:val="180"/>
              <w:divBdr>
                <w:top w:val="single" w:sz="6" w:space="17" w:color="DADCE0"/>
                <w:left w:val="single" w:sz="6" w:space="18" w:color="DADCE0"/>
                <w:bottom w:val="single" w:sz="6" w:space="18" w:color="DADCE0"/>
                <w:right w:val="single" w:sz="6" w:space="18" w:color="DADCE0"/>
              </w:divBdr>
              <w:divsChild>
                <w:div w:id="1492407577">
                  <w:marLeft w:val="0"/>
                  <w:marRight w:val="0"/>
                  <w:marTop w:val="0"/>
                  <w:marBottom w:val="0"/>
                  <w:divBdr>
                    <w:top w:val="none" w:sz="0" w:space="0" w:color="auto"/>
                    <w:left w:val="none" w:sz="0" w:space="0" w:color="auto"/>
                    <w:bottom w:val="none" w:sz="0" w:space="0" w:color="auto"/>
                    <w:right w:val="none" w:sz="0" w:space="0" w:color="auto"/>
                  </w:divBdr>
                  <w:divsChild>
                    <w:div w:id="1996374503">
                      <w:marLeft w:val="0"/>
                      <w:marRight w:val="0"/>
                      <w:marTop w:val="0"/>
                      <w:marBottom w:val="0"/>
                      <w:divBdr>
                        <w:top w:val="none" w:sz="0" w:space="0" w:color="auto"/>
                        <w:left w:val="none" w:sz="0" w:space="0" w:color="auto"/>
                        <w:bottom w:val="none" w:sz="0" w:space="0" w:color="auto"/>
                        <w:right w:val="none" w:sz="0" w:space="0" w:color="auto"/>
                      </w:divBdr>
                    </w:div>
                  </w:divsChild>
                </w:div>
                <w:div w:id="81804083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534007363">
          <w:marLeft w:val="0"/>
          <w:marRight w:val="0"/>
          <w:marTop w:val="0"/>
          <w:marBottom w:val="0"/>
          <w:divBdr>
            <w:top w:val="none" w:sz="0" w:space="0" w:color="auto"/>
            <w:left w:val="none" w:sz="0" w:space="0" w:color="auto"/>
            <w:bottom w:val="none" w:sz="0" w:space="0" w:color="auto"/>
            <w:right w:val="none" w:sz="0" w:space="0" w:color="auto"/>
          </w:divBdr>
          <w:divsChild>
            <w:div w:id="1960255549">
              <w:marLeft w:val="0"/>
              <w:marRight w:val="0"/>
              <w:marTop w:val="0"/>
              <w:marBottom w:val="0"/>
              <w:divBdr>
                <w:top w:val="none" w:sz="0" w:space="0" w:color="auto"/>
                <w:left w:val="none" w:sz="0" w:space="0" w:color="auto"/>
                <w:bottom w:val="none" w:sz="0" w:space="0" w:color="auto"/>
                <w:right w:val="none" w:sz="0" w:space="0" w:color="auto"/>
              </w:divBdr>
              <w:divsChild>
                <w:div w:id="599990194">
                  <w:marLeft w:val="0"/>
                  <w:marRight w:val="0"/>
                  <w:marTop w:val="0"/>
                  <w:marBottom w:val="0"/>
                  <w:divBdr>
                    <w:top w:val="none" w:sz="0" w:space="0" w:color="auto"/>
                    <w:left w:val="none" w:sz="0" w:space="0" w:color="auto"/>
                    <w:bottom w:val="none" w:sz="0" w:space="0" w:color="auto"/>
                    <w:right w:val="none" w:sz="0" w:space="0" w:color="auto"/>
                  </w:divBdr>
                  <w:divsChild>
                    <w:div w:id="4935730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88269527">
                          <w:marLeft w:val="0"/>
                          <w:marRight w:val="0"/>
                          <w:marTop w:val="0"/>
                          <w:marBottom w:val="240"/>
                          <w:divBdr>
                            <w:top w:val="none" w:sz="0" w:space="0" w:color="auto"/>
                            <w:left w:val="none" w:sz="0" w:space="0" w:color="auto"/>
                            <w:bottom w:val="none" w:sz="0" w:space="0" w:color="auto"/>
                            <w:right w:val="none" w:sz="0" w:space="0" w:color="auto"/>
                          </w:divBdr>
                          <w:divsChild>
                            <w:div w:id="382020199">
                              <w:marLeft w:val="0"/>
                              <w:marRight w:val="0"/>
                              <w:marTop w:val="0"/>
                              <w:marBottom w:val="0"/>
                              <w:divBdr>
                                <w:top w:val="none" w:sz="0" w:space="0" w:color="auto"/>
                                <w:left w:val="none" w:sz="0" w:space="0" w:color="auto"/>
                                <w:bottom w:val="none" w:sz="0" w:space="0" w:color="auto"/>
                                <w:right w:val="none" w:sz="0" w:space="0" w:color="auto"/>
                              </w:divBdr>
                              <w:divsChild>
                                <w:div w:id="8068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4760">
                          <w:marLeft w:val="0"/>
                          <w:marRight w:val="0"/>
                          <w:marTop w:val="0"/>
                          <w:marBottom w:val="0"/>
                          <w:divBdr>
                            <w:top w:val="none" w:sz="0" w:space="0" w:color="auto"/>
                            <w:left w:val="none" w:sz="0" w:space="0" w:color="auto"/>
                            <w:bottom w:val="none" w:sz="0" w:space="0" w:color="auto"/>
                            <w:right w:val="none" w:sz="0" w:space="0" w:color="auto"/>
                          </w:divBdr>
                          <w:divsChild>
                            <w:div w:id="1226406837">
                              <w:marLeft w:val="0"/>
                              <w:marRight w:val="0"/>
                              <w:marTop w:val="0"/>
                              <w:marBottom w:val="0"/>
                              <w:divBdr>
                                <w:top w:val="none" w:sz="0" w:space="0" w:color="auto"/>
                                <w:left w:val="none" w:sz="0" w:space="0" w:color="auto"/>
                                <w:bottom w:val="none" w:sz="0" w:space="0" w:color="auto"/>
                                <w:right w:val="none" w:sz="0" w:space="0" w:color="auto"/>
                              </w:divBdr>
                              <w:divsChild>
                                <w:div w:id="893080403">
                                  <w:marLeft w:val="0"/>
                                  <w:marRight w:val="0"/>
                                  <w:marTop w:val="0"/>
                                  <w:marBottom w:val="0"/>
                                  <w:divBdr>
                                    <w:top w:val="none" w:sz="0" w:space="0" w:color="auto"/>
                                    <w:left w:val="none" w:sz="0" w:space="0" w:color="auto"/>
                                    <w:bottom w:val="none" w:sz="0" w:space="0" w:color="auto"/>
                                    <w:right w:val="none" w:sz="0" w:space="0" w:color="auto"/>
                                  </w:divBdr>
                                  <w:divsChild>
                                    <w:div w:id="1354260765">
                                      <w:marLeft w:val="0"/>
                                      <w:marRight w:val="0"/>
                                      <w:marTop w:val="0"/>
                                      <w:marBottom w:val="0"/>
                                      <w:divBdr>
                                        <w:top w:val="none" w:sz="0" w:space="0" w:color="auto"/>
                                        <w:left w:val="none" w:sz="0" w:space="0" w:color="auto"/>
                                        <w:bottom w:val="none" w:sz="0" w:space="0" w:color="auto"/>
                                        <w:right w:val="none" w:sz="0" w:space="0" w:color="auto"/>
                                      </w:divBdr>
                                      <w:divsChild>
                                        <w:div w:id="1242985048">
                                          <w:marLeft w:val="0"/>
                                          <w:marRight w:val="0"/>
                                          <w:marTop w:val="0"/>
                                          <w:marBottom w:val="0"/>
                                          <w:divBdr>
                                            <w:top w:val="none" w:sz="0" w:space="0" w:color="auto"/>
                                            <w:left w:val="none" w:sz="0" w:space="0" w:color="auto"/>
                                            <w:bottom w:val="none" w:sz="0" w:space="0" w:color="auto"/>
                                            <w:right w:val="none" w:sz="0" w:space="0" w:color="auto"/>
                                          </w:divBdr>
                                          <w:divsChild>
                                            <w:div w:id="13514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973003">
              <w:marLeft w:val="0"/>
              <w:marRight w:val="0"/>
              <w:marTop w:val="0"/>
              <w:marBottom w:val="0"/>
              <w:divBdr>
                <w:top w:val="none" w:sz="0" w:space="0" w:color="auto"/>
                <w:left w:val="none" w:sz="0" w:space="0" w:color="auto"/>
                <w:bottom w:val="none" w:sz="0" w:space="0" w:color="auto"/>
                <w:right w:val="none" w:sz="0" w:space="0" w:color="auto"/>
              </w:divBdr>
              <w:divsChild>
                <w:div w:id="363822885">
                  <w:marLeft w:val="0"/>
                  <w:marRight w:val="0"/>
                  <w:marTop w:val="0"/>
                  <w:marBottom w:val="0"/>
                  <w:divBdr>
                    <w:top w:val="none" w:sz="0" w:space="0" w:color="auto"/>
                    <w:left w:val="none" w:sz="0" w:space="0" w:color="auto"/>
                    <w:bottom w:val="none" w:sz="0" w:space="0" w:color="auto"/>
                    <w:right w:val="none" w:sz="0" w:space="0" w:color="auto"/>
                  </w:divBdr>
                  <w:divsChild>
                    <w:div w:id="2933708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0157438">
                          <w:marLeft w:val="0"/>
                          <w:marRight w:val="0"/>
                          <w:marTop w:val="0"/>
                          <w:marBottom w:val="240"/>
                          <w:divBdr>
                            <w:top w:val="none" w:sz="0" w:space="0" w:color="auto"/>
                            <w:left w:val="none" w:sz="0" w:space="0" w:color="auto"/>
                            <w:bottom w:val="none" w:sz="0" w:space="0" w:color="auto"/>
                            <w:right w:val="none" w:sz="0" w:space="0" w:color="auto"/>
                          </w:divBdr>
                          <w:divsChild>
                            <w:div w:id="1828594199">
                              <w:marLeft w:val="0"/>
                              <w:marRight w:val="0"/>
                              <w:marTop w:val="0"/>
                              <w:marBottom w:val="0"/>
                              <w:divBdr>
                                <w:top w:val="none" w:sz="0" w:space="0" w:color="auto"/>
                                <w:left w:val="none" w:sz="0" w:space="0" w:color="auto"/>
                                <w:bottom w:val="none" w:sz="0" w:space="0" w:color="auto"/>
                                <w:right w:val="none" w:sz="0" w:space="0" w:color="auto"/>
                              </w:divBdr>
                              <w:divsChild>
                                <w:div w:id="133244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5855">
                          <w:marLeft w:val="0"/>
                          <w:marRight w:val="0"/>
                          <w:marTop w:val="0"/>
                          <w:marBottom w:val="0"/>
                          <w:divBdr>
                            <w:top w:val="none" w:sz="0" w:space="0" w:color="auto"/>
                            <w:left w:val="none" w:sz="0" w:space="0" w:color="auto"/>
                            <w:bottom w:val="none" w:sz="0" w:space="0" w:color="auto"/>
                            <w:right w:val="none" w:sz="0" w:space="0" w:color="auto"/>
                          </w:divBdr>
                          <w:divsChild>
                            <w:div w:id="808743530">
                              <w:marLeft w:val="0"/>
                              <w:marRight w:val="0"/>
                              <w:marTop w:val="0"/>
                              <w:marBottom w:val="0"/>
                              <w:divBdr>
                                <w:top w:val="none" w:sz="0" w:space="0" w:color="auto"/>
                                <w:left w:val="none" w:sz="0" w:space="0" w:color="auto"/>
                                <w:bottom w:val="none" w:sz="0" w:space="0" w:color="auto"/>
                                <w:right w:val="none" w:sz="0" w:space="0" w:color="auto"/>
                              </w:divBdr>
                              <w:divsChild>
                                <w:div w:id="397435639">
                                  <w:marLeft w:val="0"/>
                                  <w:marRight w:val="0"/>
                                  <w:marTop w:val="0"/>
                                  <w:marBottom w:val="0"/>
                                  <w:divBdr>
                                    <w:top w:val="none" w:sz="0" w:space="0" w:color="auto"/>
                                    <w:left w:val="none" w:sz="0" w:space="0" w:color="auto"/>
                                    <w:bottom w:val="none" w:sz="0" w:space="0" w:color="auto"/>
                                    <w:right w:val="none" w:sz="0" w:space="0" w:color="auto"/>
                                  </w:divBdr>
                                  <w:divsChild>
                                    <w:div w:id="292255846">
                                      <w:marLeft w:val="0"/>
                                      <w:marRight w:val="0"/>
                                      <w:marTop w:val="0"/>
                                      <w:marBottom w:val="0"/>
                                      <w:divBdr>
                                        <w:top w:val="none" w:sz="0" w:space="0" w:color="auto"/>
                                        <w:left w:val="none" w:sz="0" w:space="0" w:color="auto"/>
                                        <w:bottom w:val="none" w:sz="0" w:space="0" w:color="auto"/>
                                        <w:right w:val="none" w:sz="0" w:space="0" w:color="auto"/>
                                      </w:divBdr>
                                      <w:divsChild>
                                        <w:div w:id="2052723894">
                                          <w:marLeft w:val="0"/>
                                          <w:marRight w:val="0"/>
                                          <w:marTop w:val="0"/>
                                          <w:marBottom w:val="0"/>
                                          <w:divBdr>
                                            <w:top w:val="none" w:sz="0" w:space="0" w:color="auto"/>
                                            <w:left w:val="none" w:sz="0" w:space="0" w:color="auto"/>
                                            <w:bottom w:val="none" w:sz="0" w:space="0" w:color="auto"/>
                                            <w:right w:val="none" w:sz="0" w:space="0" w:color="auto"/>
                                          </w:divBdr>
                                          <w:divsChild>
                                            <w:div w:id="21662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577531">
              <w:marLeft w:val="0"/>
              <w:marRight w:val="0"/>
              <w:marTop w:val="0"/>
              <w:marBottom w:val="0"/>
              <w:divBdr>
                <w:top w:val="none" w:sz="0" w:space="0" w:color="auto"/>
                <w:left w:val="none" w:sz="0" w:space="0" w:color="auto"/>
                <w:bottom w:val="none" w:sz="0" w:space="0" w:color="auto"/>
                <w:right w:val="none" w:sz="0" w:space="0" w:color="auto"/>
              </w:divBdr>
              <w:divsChild>
                <w:div w:id="1446730776">
                  <w:marLeft w:val="0"/>
                  <w:marRight w:val="0"/>
                  <w:marTop w:val="0"/>
                  <w:marBottom w:val="0"/>
                  <w:divBdr>
                    <w:top w:val="none" w:sz="0" w:space="0" w:color="auto"/>
                    <w:left w:val="none" w:sz="0" w:space="0" w:color="auto"/>
                    <w:bottom w:val="none" w:sz="0" w:space="0" w:color="auto"/>
                    <w:right w:val="none" w:sz="0" w:space="0" w:color="auto"/>
                  </w:divBdr>
                  <w:divsChild>
                    <w:div w:id="10498389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6705814">
                          <w:marLeft w:val="0"/>
                          <w:marRight w:val="0"/>
                          <w:marTop w:val="0"/>
                          <w:marBottom w:val="240"/>
                          <w:divBdr>
                            <w:top w:val="none" w:sz="0" w:space="0" w:color="auto"/>
                            <w:left w:val="none" w:sz="0" w:space="0" w:color="auto"/>
                            <w:bottom w:val="none" w:sz="0" w:space="0" w:color="auto"/>
                            <w:right w:val="none" w:sz="0" w:space="0" w:color="auto"/>
                          </w:divBdr>
                          <w:divsChild>
                            <w:div w:id="2010478115">
                              <w:marLeft w:val="0"/>
                              <w:marRight w:val="0"/>
                              <w:marTop w:val="0"/>
                              <w:marBottom w:val="0"/>
                              <w:divBdr>
                                <w:top w:val="none" w:sz="0" w:space="0" w:color="auto"/>
                                <w:left w:val="none" w:sz="0" w:space="0" w:color="auto"/>
                                <w:bottom w:val="none" w:sz="0" w:space="0" w:color="auto"/>
                                <w:right w:val="none" w:sz="0" w:space="0" w:color="auto"/>
                              </w:divBdr>
                              <w:divsChild>
                                <w:div w:id="10033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718783">
                          <w:marLeft w:val="0"/>
                          <w:marRight w:val="0"/>
                          <w:marTop w:val="0"/>
                          <w:marBottom w:val="0"/>
                          <w:divBdr>
                            <w:top w:val="none" w:sz="0" w:space="0" w:color="auto"/>
                            <w:left w:val="none" w:sz="0" w:space="0" w:color="auto"/>
                            <w:bottom w:val="none" w:sz="0" w:space="0" w:color="auto"/>
                            <w:right w:val="none" w:sz="0" w:space="0" w:color="auto"/>
                          </w:divBdr>
                          <w:divsChild>
                            <w:div w:id="340015608">
                              <w:marLeft w:val="0"/>
                              <w:marRight w:val="0"/>
                              <w:marTop w:val="0"/>
                              <w:marBottom w:val="0"/>
                              <w:divBdr>
                                <w:top w:val="none" w:sz="0" w:space="0" w:color="auto"/>
                                <w:left w:val="none" w:sz="0" w:space="0" w:color="auto"/>
                                <w:bottom w:val="none" w:sz="0" w:space="0" w:color="auto"/>
                                <w:right w:val="none" w:sz="0" w:space="0" w:color="auto"/>
                              </w:divBdr>
                              <w:divsChild>
                                <w:div w:id="1049306889">
                                  <w:marLeft w:val="0"/>
                                  <w:marRight w:val="0"/>
                                  <w:marTop w:val="0"/>
                                  <w:marBottom w:val="0"/>
                                  <w:divBdr>
                                    <w:top w:val="none" w:sz="0" w:space="0" w:color="auto"/>
                                    <w:left w:val="none" w:sz="0" w:space="0" w:color="auto"/>
                                    <w:bottom w:val="none" w:sz="0" w:space="0" w:color="auto"/>
                                    <w:right w:val="none" w:sz="0" w:space="0" w:color="auto"/>
                                  </w:divBdr>
                                  <w:divsChild>
                                    <w:div w:id="20193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4825">
              <w:marLeft w:val="0"/>
              <w:marRight w:val="0"/>
              <w:marTop w:val="0"/>
              <w:marBottom w:val="0"/>
              <w:divBdr>
                <w:top w:val="none" w:sz="0" w:space="0" w:color="auto"/>
                <w:left w:val="none" w:sz="0" w:space="0" w:color="auto"/>
                <w:bottom w:val="none" w:sz="0" w:space="0" w:color="auto"/>
                <w:right w:val="none" w:sz="0" w:space="0" w:color="auto"/>
              </w:divBdr>
              <w:divsChild>
                <w:div w:id="1078937048">
                  <w:marLeft w:val="0"/>
                  <w:marRight w:val="0"/>
                  <w:marTop w:val="0"/>
                  <w:marBottom w:val="0"/>
                  <w:divBdr>
                    <w:top w:val="none" w:sz="0" w:space="0" w:color="auto"/>
                    <w:left w:val="none" w:sz="0" w:space="0" w:color="auto"/>
                    <w:bottom w:val="none" w:sz="0" w:space="0" w:color="auto"/>
                    <w:right w:val="none" w:sz="0" w:space="0" w:color="auto"/>
                  </w:divBdr>
                  <w:divsChild>
                    <w:div w:id="11354899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0396841">
                          <w:marLeft w:val="0"/>
                          <w:marRight w:val="0"/>
                          <w:marTop w:val="0"/>
                          <w:marBottom w:val="240"/>
                          <w:divBdr>
                            <w:top w:val="none" w:sz="0" w:space="0" w:color="auto"/>
                            <w:left w:val="none" w:sz="0" w:space="0" w:color="auto"/>
                            <w:bottom w:val="none" w:sz="0" w:space="0" w:color="auto"/>
                            <w:right w:val="none" w:sz="0" w:space="0" w:color="auto"/>
                          </w:divBdr>
                          <w:divsChild>
                            <w:div w:id="740757515">
                              <w:marLeft w:val="0"/>
                              <w:marRight w:val="0"/>
                              <w:marTop w:val="0"/>
                              <w:marBottom w:val="0"/>
                              <w:divBdr>
                                <w:top w:val="none" w:sz="0" w:space="0" w:color="auto"/>
                                <w:left w:val="none" w:sz="0" w:space="0" w:color="auto"/>
                                <w:bottom w:val="none" w:sz="0" w:space="0" w:color="auto"/>
                                <w:right w:val="none" w:sz="0" w:space="0" w:color="auto"/>
                              </w:divBdr>
                              <w:divsChild>
                                <w:div w:id="17190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7834">
                          <w:marLeft w:val="0"/>
                          <w:marRight w:val="0"/>
                          <w:marTop w:val="0"/>
                          <w:marBottom w:val="0"/>
                          <w:divBdr>
                            <w:top w:val="none" w:sz="0" w:space="0" w:color="auto"/>
                            <w:left w:val="none" w:sz="0" w:space="0" w:color="auto"/>
                            <w:bottom w:val="none" w:sz="0" w:space="0" w:color="auto"/>
                            <w:right w:val="none" w:sz="0" w:space="0" w:color="auto"/>
                          </w:divBdr>
                          <w:divsChild>
                            <w:div w:id="1202132486">
                              <w:marLeft w:val="0"/>
                              <w:marRight w:val="0"/>
                              <w:marTop w:val="0"/>
                              <w:marBottom w:val="0"/>
                              <w:divBdr>
                                <w:top w:val="none" w:sz="0" w:space="0" w:color="auto"/>
                                <w:left w:val="none" w:sz="0" w:space="0" w:color="auto"/>
                                <w:bottom w:val="none" w:sz="0" w:space="0" w:color="auto"/>
                                <w:right w:val="none" w:sz="0" w:space="0" w:color="auto"/>
                              </w:divBdr>
                              <w:divsChild>
                                <w:div w:id="1025910936">
                                  <w:marLeft w:val="0"/>
                                  <w:marRight w:val="0"/>
                                  <w:marTop w:val="0"/>
                                  <w:marBottom w:val="0"/>
                                  <w:divBdr>
                                    <w:top w:val="none" w:sz="0" w:space="0" w:color="auto"/>
                                    <w:left w:val="none" w:sz="0" w:space="0" w:color="auto"/>
                                    <w:bottom w:val="none" w:sz="0" w:space="0" w:color="auto"/>
                                    <w:right w:val="none" w:sz="0" w:space="0" w:color="auto"/>
                                  </w:divBdr>
                                  <w:divsChild>
                                    <w:div w:id="1945965808">
                                      <w:marLeft w:val="0"/>
                                      <w:marRight w:val="0"/>
                                      <w:marTop w:val="0"/>
                                      <w:marBottom w:val="0"/>
                                      <w:divBdr>
                                        <w:top w:val="none" w:sz="0" w:space="0" w:color="auto"/>
                                        <w:left w:val="none" w:sz="0" w:space="0" w:color="auto"/>
                                        <w:bottom w:val="none" w:sz="0" w:space="0" w:color="auto"/>
                                        <w:right w:val="none" w:sz="0" w:space="0" w:color="auto"/>
                                      </w:divBdr>
                                      <w:divsChild>
                                        <w:div w:id="2118792836">
                                          <w:marLeft w:val="180"/>
                                          <w:marRight w:val="0"/>
                                          <w:marTop w:val="0"/>
                                          <w:marBottom w:val="0"/>
                                          <w:divBdr>
                                            <w:top w:val="none" w:sz="0" w:space="0" w:color="auto"/>
                                            <w:left w:val="none" w:sz="0" w:space="0" w:color="auto"/>
                                            <w:bottom w:val="none" w:sz="0" w:space="0" w:color="auto"/>
                                            <w:right w:val="none" w:sz="0" w:space="0" w:color="auto"/>
                                          </w:divBdr>
                                          <w:divsChild>
                                            <w:div w:id="9477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447740">
                                  <w:marLeft w:val="0"/>
                                  <w:marRight w:val="0"/>
                                  <w:marTop w:val="0"/>
                                  <w:marBottom w:val="0"/>
                                  <w:divBdr>
                                    <w:top w:val="none" w:sz="0" w:space="0" w:color="auto"/>
                                    <w:left w:val="none" w:sz="0" w:space="0" w:color="auto"/>
                                    <w:bottom w:val="none" w:sz="0" w:space="0" w:color="auto"/>
                                    <w:right w:val="none" w:sz="0" w:space="0" w:color="auto"/>
                                  </w:divBdr>
                                  <w:divsChild>
                                    <w:div w:id="1718820794">
                                      <w:marLeft w:val="0"/>
                                      <w:marRight w:val="0"/>
                                      <w:marTop w:val="0"/>
                                      <w:marBottom w:val="0"/>
                                      <w:divBdr>
                                        <w:top w:val="none" w:sz="0" w:space="0" w:color="auto"/>
                                        <w:left w:val="none" w:sz="0" w:space="0" w:color="auto"/>
                                        <w:bottom w:val="none" w:sz="0" w:space="0" w:color="auto"/>
                                        <w:right w:val="none" w:sz="0" w:space="0" w:color="auto"/>
                                      </w:divBdr>
                                      <w:divsChild>
                                        <w:div w:id="1097754303">
                                          <w:marLeft w:val="180"/>
                                          <w:marRight w:val="0"/>
                                          <w:marTop w:val="0"/>
                                          <w:marBottom w:val="0"/>
                                          <w:divBdr>
                                            <w:top w:val="none" w:sz="0" w:space="0" w:color="auto"/>
                                            <w:left w:val="none" w:sz="0" w:space="0" w:color="auto"/>
                                            <w:bottom w:val="none" w:sz="0" w:space="0" w:color="auto"/>
                                            <w:right w:val="none" w:sz="0" w:space="0" w:color="auto"/>
                                          </w:divBdr>
                                          <w:divsChild>
                                            <w:div w:id="17172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645814">
                                  <w:marLeft w:val="0"/>
                                  <w:marRight w:val="0"/>
                                  <w:marTop w:val="0"/>
                                  <w:marBottom w:val="0"/>
                                  <w:divBdr>
                                    <w:top w:val="none" w:sz="0" w:space="0" w:color="auto"/>
                                    <w:left w:val="none" w:sz="0" w:space="0" w:color="auto"/>
                                    <w:bottom w:val="none" w:sz="0" w:space="0" w:color="auto"/>
                                    <w:right w:val="none" w:sz="0" w:space="0" w:color="auto"/>
                                  </w:divBdr>
                                  <w:divsChild>
                                    <w:div w:id="268320230">
                                      <w:marLeft w:val="0"/>
                                      <w:marRight w:val="0"/>
                                      <w:marTop w:val="0"/>
                                      <w:marBottom w:val="0"/>
                                      <w:divBdr>
                                        <w:top w:val="none" w:sz="0" w:space="0" w:color="auto"/>
                                        <w:left w:val="none" w:sz="0" w:space="0" w:color="auto"/>
                                        <w:bottom w:val="none" w:sz="0" w:space="0" w:color="auto"/>
                                        <w:right w:val="none" w:sz="0" w:space="0" w:color="auto"/>
                                      </w:divBdr>
                                      <w:divsChild>
                                        <w:div w:id="1461538291">
                                          <w:marLeft w:val="0"/>
                                          <w:marRight w:val="0"/>
                                          <w:marTop w:val="0"/>
                                          <w:marBottom w:val="0"/>
                                          <w:divBdr>
                                            <w:top w:val="none" w:sz="0" w:space="0" w:color="auto"/>
                                            <w:left w:val="none" w:sz="0" w:space="0" w:color="auto"/>
                                            <w:bottom w:val="none" w:sz="0" w:space="0" w:color="auto"/>
                                            <w:right w:val="none" w:sz="0" w:space="0" w:color="auto"/>
                                          </w:divBdr>
                                          <w:divsChild>
                                            <w:div w:id="1044594655">
                                              <w:marLeft w:val="180"/>
                                              <w:marRight w:val="0"/>
                                              <w:marTop w:val="0"/>
                                              <w:marBottom w:val="0"/>
                                              <w:divBdr>
                                                <w:top w:val="none" w:sz="0" w:space="0" w:color="auto"/>
                                                <w:left w:val="none" w:sz="0" w:space="0" w:color="auto"/>
                                                <w:bottom w:val="none" w:sz="0" w:space="0" w:color="auto"/>
                                                <w:right w:val="none" w:sz="0" w:space="0" w:color="auto"/>
                                              </w:divBdr>
                                              <w:divsChild>
                                                <w:div w:id="46454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232312">
              <w:marLeft w:val="0"/>
              <w:marRight w:val="0"/>
              <w:marTop w:val="0"/>
              <w:marBottom w:val="0"/>
              <w:divBdr>
                <w:top w:val="none" w:sz="0" w:space="0" w:color="auto"/>
                <w:left w:val="none" w:sz="0" w:space="0" w:color="auto"/>
                <w:bottom w:val="none" w:sz="0" w:space="0" w:color="auto"/>
                <w:right w:val="none" w:sz="0" w:space="0" w:color="auto"/>
              </w:divBdr>
              <w:divsChild>
                <w:div w:id="1108769972">
                  <w:marLeft w:val="0"/>
                  <w:marRight w:val="0"/>
                  <w:marTop w:val="0"/>
                  <w:marBottom w:val="0"/>
                  <w:divBdr>
                    <w:top w:val="none" w:sz="0" w:space="0" w:color="auto"/>
                    <w:left w:val="none" w:sz="0" w:space="0" w:color="auto"/>
                    <w:bottom w:val="none" w:sz="0" w:space="0" w:color="auto"/>
                    <w:right w:val="none" w:sz="0" w:space="0" w:color="auto"/>
                  </w:divBdr>
                  <w:divsChild>
                    <w:div w:id="7239862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884489498">
                          <w:marLeft w:val="0"/>
                          <w:marRight w:val="0"/>
                          <w:marTop w:val="0"/>
                          <w:marBottom w:val="240"/>
                          <w:divBdr>
                            <w:top w:val="none" w:sz="0" w:space="0" w:color="auto"/>
                            <w:left w:val="none" w:sz="0" w:space="0" w:color="auto"/>
                            <w:bottom w:val="none" w:sz="0" w:space="0" w:color="auto"/>
                            <w:right w:val="none" w:sz="0" w:space="0" w:color="auto"/>
                          </w:divBdr>
                          <w:divsChild>
                            <w:div w:id="1754278956">
                              <w:marLeft w:val="0"/>
                              <w:marRight w:val="0"/>
                              <w:marTop w:val="0"/>
                              <w:marBottom w:val="0"/>
                              <w:divBdr>
                                <w:top w:val="none" w:sz="0" w:space="0" w:color="auto"/>
                                <w:left w:val="none" w:sz="0" w:space="0" w:color="auto"/>
                                <w:bottom w:val="none" w:sz="0" w:space="0" w:color="auto"/>
                                <w:right w:val="none" w:sz="0" w:space="0" w:color="auto"/>
                              </w:divBdr>
                              <w:divsChild>
                                <w:div w:id="36629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0401">
                          <w:marLeft w:val="0"/>
                          <w:marRight w:val="0"/>
                          <w:marTop w:val="0"/>
                          <w:marBottom w:val="0"/>
                          <w:divBdr>
                            <w:top w:val="none" w:sz="0" w:space="0" w:color="auto"/>
                            <w:left w:val="none" w:sz="0" w:space="0" w:color="auto"/>
                            <w:bottom w:val="none" w:sz="0" w:space="0" w:color="auto"/>
                            <w:right w:val="none" w:sz="0" w:space="0" w:color="auto"/>
                          </w:divBdr>
                          <w:divsChild>
                            <w:div w:id="503713738">
                              <w:marLeft w:val="0"/>
                              <w:marRight w:val="0"/>
                              <w:marTop w:val="0"/>
                              <w:marBottom w:val="0"/>
                              <w:divBdr>
                                <w:top w:val="none" w:sz="0" w:space="0" w:color="auto"/>
                                <w:left w:val="none" w:sz="0" w:space="0" w:color="auto"/>
                                <w:bottom w:val="none" w:sz="0" w:space="0" w:color="auto"/>
                                <w:right w:val="none" w:sz="0" w:space="0" w:color="auto"/>
                              </w:divBdr>
                              <w:divsChild>
                                <w:div w:id="2126534666">
                                  <w:marLeft w:val="0"/>
                                  <w:marRight w:val="0"/>
                                  <w:marTop w:val="0"/>
                                  <w:marBottom w:val="0"/>
                                  <w:divBdr>
                                    <w:top w:val="none" w:sz="0" w:space="0" w:color="auto"/>
                                    <w:left w:val="none" w:sz="0" w:space="0" w:color="auto"/>
                                    <w:bottom w:val="none" w:sz="0" w:space="0" w:color="auto"/>
                                    <w:right w:val="none" w:sz="0" w:space="0" w:color="auto"/>
                                  </w:divBdr>
                                  <w:divsChild>
                                    <w:div w:id="1814447536">
                                      <w:marLeft w:val="0"/>
                                      <w:marRight w:val="0"/>
                                      <w:marTop w:val="0"/>
                                      <w:marBottom w:val="0"/>
                                      <w:divBdr>
                                        <w:top w:val="none" w:sz="0" w:space="0" w:color="auto"/>
                                        <w:left w:val="none" w:sz="0" w:space="0" w:color="auto"/>
                                        <w:bottom w:val="none" w:sz="0" w:space="0" w:color="auto"/>
                                        <w:right w:val="none" w:sz="0" w:space="0" w:color="auto"/>
                                      </w:divBdr>
                                      <w:divsChild>
                                        <w:div w:id="935089734">
                                          <w:marLeft w:val="0"/>
                                          <w:marRight w:val="0"/>
                                          <w:marTop w:val="0"/>
                                          <w:marBottom w:val="0"/>
                                          <w:divBdr>
                                            <w:top w:val="none" w:sz="0" w:space="0" w:color="auto"/>
                                            <w:left w:val="none" w:sz="0" w:space="0" w:color="auto"/>
                                            <w:bottom w:val="none" w:sz="0" w:space="0" w:color="auto"/>
                                            <w:right w:val="none" w:sz="0" w:space="0" w:color="auto"/>
                                          </w:divBdr>
                                          <w:divsChild>
                                            <w:div w:id="1721245339">
                                              <w:marLeft w:val="0"/>
                                              <w:marRight w:val="0"/>
                                              <w:marTop w:val="0"/>
                                              <w:marBottom w:val="0"/>
                                              <w:divBdr>
                                                <w:top w:val="none" w:sz="0" w:space="0" w:color="auto"/>
                                                <w:left w:val="none" w:sz="0" w:space="0" w:color="auto"/>
                                                <w:bottom w:val="none" w:sz="0" w:space="0" w:color="auto"/>
                                                <w:right w:val="none" w:sz="0" w:space="0" w:color="auto"/>
                                              </w:divBdr>
                                              <w:divsChild>
                                                <w:div w:id="198393186">
                                                  <w:marLeft w:val="180"/>
                                                  <w:marRight w:val="0"/>
                                                  <w:marTop w:val="0"/>
                                                  <w:marBottom w:val="0"/>
                                                  <w:divBdr>
                                                    <w:top w:val="none" w:sz="0" w:space="0" w:color="auto"/>
                                                    <w:left w:val="none" w:sz="0" w:space="0" w:color="auto"/>
                                                    <w:bottom w:val="none" w:sz="0" w:space="0" w:color="auto"/>
                                                    <w:right w:val="none" w:sz="0" w:space="0" w:color="auto"/>
                                                  </w:divBdr>
                                                  <w:divsChild>
                                                    <w:div w:id="99911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9854410">
              <w:marLeft w:val="0"/>
              <w:marRight w:val="0"/>
              <w:marTop w:val="0"/>
              <w:marBottom w:val="0"/>
              <w:divBdr>
                <w:top w:val="none" w:sz="0" w:space="0" w:color="auto"/>
                <w:left w:val="none" w:sz="0" w:space="0" w:color="auto"/>
                <w:bottom w:val="none" w:sz="0" w:space="0" w:color="auto"/>
                <w:right w:val="none" w:sz="0" w:space="0" w:color="auto"/>
              </w:divBdr>
              <w:divsChild>
                <w:div w:id="1989749889">
                  <w:marLeft w:val="0"/>
                  <w:marRight w:val="0"/>
                  <w:marTop w:val="0"/>
                  <w:marBottom w:val="0"/>
                  <w:divBdr>
                    <w:top w:val="none" w:sz="0" w:space="0" w:color="auto"/>
                    <w:left w:val="none" w:sz="0" w:space="0" w:color="auto"/>
                    <w:bottom w:val="none" w:sz="0" w:space="0" w:color="auto"/>
                    <w:right w:val="none" w:sz="0" w:space="0" w:color="auto"/>
                  </w:divBdr>
                  <w:divsChild>
                    <w:div w:id="15305304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54073606">
                          <w:marLeft w:val="0"/>
                          <w:marRight w:val="0"/>
                          <w:marTop w:val="0"/>
                          <w:marBottom w:val="240"/>
                          <w:divBdr>
                            <w:top w:val="none" w:sz="0" w:space="0" w:color="auto"/>
                            <w:left w:val="none" w:sz="0" w:space="0" w:color="auto"/>
                            <w:bottom w:val="none" w:sz="0" w:space="0" w:color="auto"/>
                            <w:right w:val="none" w:sz="0" w:space="0" w:color="auto"/>
                          </w:divBdr>
                          <w:divsChild>
                            <w:div w:id="1708943813">
                              <w:marLeft w:val="0"/>
                              <w:marRight w:val="0"/>
                              <w:marTop w:val="0"/>
                              <w:marBottom w:val="0"/>
                              <w:divBdr>
                                <w:top w:val="none" w:sz="0" w:space="0" w:color="auto"/>
                                <w:left w:val="none" w:sz="0" w:space="0" w:color="auto"/>
                                <w:bottom w:val="none" w:sz="0" w:space="0" w:color="auto"/>
                                <w:right w:val="none" w:sz="0" w:space="0" w:color="auto"/>
                              </w:divBdr>
                              <w:divsChild>
                                <w:div w:id="17204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1660">
                          <w:marLeft w:val="0"/>
                          <w:marRight w:val="0"/>
                          <w:marTop w:val="0"/>
                          <w:marBottom w:val="0"/>
                          <w:divBdr>
                            <w:top w:val="none" w:sz="0" w:space="0" w:color="auto"/>
                            <w:left w:val="none" w:sz="0" w:space="0" w:color="auto"/>
                            <w:bottom w:val="none" w:sz="0" w:space="0" w:color="auto"/>
                            <w:right w:val="none" w:sz="0" w:space="0" w:color="auto"/>
                          </w:divBdr>
                          <w:divsChild>
                            <w:div w:id="139198680">
                              <w:marLeft w:val="0"/>
                              <w:marRight w:val="0"/>
                              <w:marTop w:val="0"/>
                              <w:marBottom w:val="0"/>
                              <w:divBdr>
                                <w:top w:val="none" w:sz="0" w:space="0" w:color="auto"/>
                                <w:left w:val="none" w:sz="0" w:space="0" w:color="auto"/>
                                <w:bottom w:val="none" w:sz="0" w:space="0" w:color="auto"/>
                                <w:right w:val="none" w:sz="0" w:space="0" w:color="auto"/>
                              </w:divBdr>
                              <w:divsChild>
                                <w:div w:id="475991468">
                                  <w:marLeft w:val="0"/>
                                  <w:marRight w:val="0"/>
                                  <w:marTop w:val="0"/>
                                  <w:marBottom w:val="0"/>
                                  <w:divBdr>
                                    <w:top w:val="none" w:sz="0" w:space="0" w:color="auto"/>
                                    <w:left w:val="none" w:sz="0" w:space="0" w:color="auto"/>
                                    <w:bottom w:val="none" w:sz="0" w:space="0" w:color="auto"/>
                                    <w:right w:val="none" w:sz="0" w:space="0" w:color="auto"/>
                                  </w:divBdr>
                                  <w:divsChild>
                                    <w:div w:id="2037802292">
                                      <w:marLeft w:val="0"/>
                                      <w:marRight w:val="0"/>
                                      <w:marTop w:val="0"/>
                                      <w:marBottom w:val="0"/>
                                      <w:divBdr>
                                        <w:top w:val="none" w:sz="0" w:space="0" w:color="auto"/>
                                        <w:left w:val="none" w:sz="0" w:space="0" w:color="auto"/>
                                        <w:bottom w:val="none" w:sz="0" w:space="0" w:color="auto"/>
                                        <w:right w:val="none" w:sz="0" w:space="0" w:color="auto"/>
                                      </w:divBdr>
                                      <w:divsChild>
                                        <w:div w:id="2041197338">
                                          <w:marLeft w:val="0"/>
                                          <w:marRight w:val="0"/>
                                          <w:marTop w:val="0"/>
                                          <w:marBottom w:val="0"/>
                                          <w:divBdr>
                                            <w:top w:val="none" w:sz="0" w:space="0" w:color="auto"/>
                                            <w:left w:val="none" w:sz="0" w:space="0" w:color="auto"/>
                                            <w:bottom w:val="none" w:sz="0" w:space="0" w:color="auto"/>
                                            <w:right w:val="none" w:sz="0" w:space="0" w:color="auto"/>
                                          </w:divBdr>
                                          <w:divsChild>
                                            <w:div w:id="6517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353090">
              <w:marLeft w:val="0"/>
              <w:marRight w:val="0"/>
              <w:marTop w:val="0"/>
              <w:marBottom w:val="0"/>
              <w:divBdr>
                <w:top w:val="none" w:sz="0" w:space="0" w:color="auto"/>
                <w:left w:val="none" w:sz="0" w:space="0" w:color="auto"/>
                <w:bottom w:val="none" w:sz="0" w:space="0" w:color="auto"/>
                <w:right w:val="none" w:sz="0" w:space="0" w:color="auto"/>
              </w:divBdr>
              <w:divsChild>
                <w:div w:id="602347073">
                  <w:marLeft w:val="0"/>
                  <w:marRight w:val="0"/>
                  <w:marTop w:val="0"/>
                  <w:marBottom w:val="0"/>
                  <w:divBdr>
                    <w:top w:val="none" w:sz="0" w:space="0" w:color="auto"/>
                    <w:left w:val="none" w:sz="0" w:space="0" w:color="auto"/>
                    <w:bottom w:val="none" w:sz="0" w:space="0" w:color="auto"/>
                    <w:right w:val="none" w:sz="0" w:space="0" w:color="auto"/>
                  </w:divBdr>
                  <w:divsChild>
                    <w:div w:id="149635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973289917">
                          <w:marLeft w:val="0"/>
                          <w:marRight w:val="0"/>
                          <w:marTop w:val="0"/>
                          <w:marBottom w:val="240"/>
                          <w:divBdr>
                            <w:top w:val="none" w:sz="0" w:space="0" w:color="auto"/>
                            <w:left w:val="none" w:sz="0" w:space="0" w:color="auto"/>
                            <w:bottom w:val="none" w:sz="0" w:space="0" w:color="auto"/>
                            <w:right w:val="none" w:sz="0" w:space="0" w:color="auto"/>
                          </w:divBdr>
                          <w:divsChild>
                            <w:div w:id="1960409902">
                              <w:marLeft w:val="0"/>
                              <w:marRight w:val="0"/>
                              <w:marTop w:val="0"/>
                              <w:marBottom w:val="0"/>
                              <w:divBdr>
                                <w:top w:val="none" w:sz="0" w:space="0" w:color="auto"/>
                                <w:left w:val="none" w:sz="0" w:space="0" w:color="auto"/>
                                <w:bottom w:val="none" w:sz="0" w:space="0" w:color="auto"/>
                                <w:right w:val="none" w:sz="0" w:space="0" w:color="auto"/>
                              </w:divBdr>
                              <w:divsChild>
                                <w:div w:id="160938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617722">
                          <w:marLeft w:val="0"/>
                          <w:marRight w:val="0"/>
                          <w:marTop w:val="0"/>
                          <w:marBottom w:val="0"/>
                          <w:divBdr>
                            <w:top w:val="none" w:sz="0" w:space="0" w:color="auto"/>
                            <w:left w:val="none" w:sz="0" w:space="0" w:color="auto"/>
                            <w:bottom w:val="none" w:sz="0" w:space="0" w:color="auto"/>
                            <w:right w:val="none" w:sz="0" w:space="0" w:color="auto"/>
                          </w:divBdr>
                          <w:divsChild>
                            <w:div w:id="728260052">
                              <w:marLeft w:val="0"/>
                              <w:marRight w:val="0"/>
                              <w:marTop w:val="0"/>
                              <w:marBottom w:val="0"/>
                              <w:divBdr>
                                <w:top w:val="none" w:sz="0" w:space="0" w:color="auto"/>
                                <w:left w:val="none" w:sz="0" w:space="0" w:color="auto"/>
                                <w:bottom w:val="none" w:sz="0" w:space="0" w:color="auto"/>
                                <w:right w:val="none" w:sz="0" w:space="0" w:color="auto"/>
                              </w:divBdr>
                              <w:divsChild>
                                <w:div w:id="1313559509">
                                  <w:marLeft w:val="0"/>
                                  <w:marRight w:val="0"/>
                                  <w:marTop w:val="0"/>
                                  <w:marBottom w:val="0"/>
                                  <w:divBdr>
                                    <w:top w:val="none" w:sz="0" w:space="0" w:color="auto"/>
                                    <w:left w:val="none" w:sz="0" w:space="0" w:color="auto"/>
                                    <w:bottom w:val="none" w:sz="0" w:space="0" w:color="auto"/>
                                    <w:right w:val="none" w:sz="0" w:space="0" w:color="auto"/>
                                  </w:divBdr>
                                  <w:divsChild>
                                    <w:div w:id="215549467">
                                      <w:marLeft w:val="0"/>
                                      <w:marRight w:val="0"/>
                                      <w:marTop w:val="0"/>
                                      <w:marBottom w:val="0"/>
                                      <w:divBdr>
                                        <w:top w:val="none" w:sz="0" w:space="0" w:color="auto"/>
                                        <w:left w:val="none" w:sz="0" w:space="0" w:color="auto"/>
                                        <w:bottom w:val="none" w:sz="0" w:space="0" w:color="auto"/>
                                        <w:right w:val="none" w:sz="0" w:space="0" w:color="auto"/>
                                      </w:divBdr>
                                      <w:divsChild>
                                        <w:div w:id="166287883">
                                          <w:marLeft w:val="0"/>
                                          <w:marRight w:val="0"/>
                                          <w:marTop w:val="0"/>
                                          <w:marBottom w:val="0"/>
                                          <w:divBdr>
                                            <w:top w:val="none" w:sz="0" w:space="0" w:color="auto"/>
                                            <w:left w:val="none" w:sz="0" w:space="0" w:color="auto"/>
                                            <w:bottom w:val="none" w:sz="0" w:space="0" w:color="auto"/>
                                            <w:right w:val="none" w:sz="0" w:space="0" w:color="auto"/>
                                          </w:divBdr>
                                          <w:divsChild>
                                            <w:div w:id="4825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666430">
              <w:marLeft w:val="0"/>
              <w:marRight w:val="0"/>
              <w:marTop w:val="0"/>
              <w:marBottom w:val="0"/>
              <w:divBdr>
                <w:top w:val="none" w:sz="0" w:space="0" w:color="auto"/>
                <w:left w:val="none" w:sz="0" w:space="0" w:color="auto"/>
                <w:bottom w:val="none" w:sz="0" w:space="0" w:color="auto"/>
                <w:right w:val="none" w:sz="0" w:space="0" w:color="auto"/>
              </w:divBdr>
              <w:divsChild>
                <w:div w:id="2003973524">
                  <w:marLeft w:val="0"/>
                  <w:marRight w:val="0"/>
                  <w:marTop w:val="0"/>
                  <w:marBottom w:val="0"/>
                  <w:divBdr>
                    <w:top w:val="none" w:sz="0" w:space="0" w:color="auto"/>
                    <w:left w:val="none" w:sz="0" w:space="0" w:color="auto"/>
                    <w:bottom w:val="none" w:sz="0" w:space="0" w:color="auto"/>
                    <w:right w:val="none" w:sz="0" w:space="0" w:color="auto"/>
                  </w:divBdr>
                  <w:divsChild>
                    <w:div w:id="16542922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30716907">
                          <w:marLeft w:val="0"/>
                          <w:marRight w:val="0"/>
                          <w:marTop w:val="0"/>
                          <w:marBottom w:val="240"/>
                          <w:divBdr>
                            <w:top w:val="none" w:sz="0" w:space="0" w:color="auto"/>
                            <w:left w:val="none" w:sz="0" w:space="0" w:color="auto"/>
                            <w:bottom w:val="none" w:sz="0" w:space="0" w:color="auto"/>
                            <w:right w:val="none" w:sz="0" w:space="0" w:color="auto"/>
                          </w:divBdr>
                          <w:divsChild>
                            <w:div w:id="275333352">
                              <w:marLeft w:val="0"/>
                              <w:marRight w:val="0"/>
                              <w:marTop w:val="0"/>
                              <w:marBottom w:val="0"/>
                              <w:divBdr>
                                <w:top w:val="none" w:sz="0" w:space="0" w:color="auto"/>
                                <w:left w:val="none" w:sz="0" w:space="0" w:color="auto"/>
                                <w:bottom w:val="none" w:sz="0" w:space="0" w:color="auto"/>
                                <w:right w:val="none" w:sz="0" w:space="0" w:color="auto"/>
                              </w:divBdr>
                              <w:divsChild>
                                <w:div w:id="8756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91955">
                          <w:marLeft w:val="0"/>
                          <w:marRight w:val="0"/>
                          <w:marTop w:val="0"/>
                          <w:marBottom w:val="0"/>
                          <w:divBdr>
                            <w:top w:val="none" w:sz="0" w:space="0" w:color="auto"/>
                            <w:left w:val="none" w:sz="0" w:space="0" w:color="auto"/>
                            <w:bottom w:val="none" w:sz="0" w:space="0" w:color="auto"/>
                            <w:right w:val="none" w:sz="0" w:space="0" w:color="auto"/>
                          </w:divBdr>
                          <w:divsChild>
                            <w:div w:id="2021347081">
                              <w:marLeft w:val="0"/>
                              <w:marRight w:val="0"/>
                              <w:marTop w:val="0"/>
                              <w:marBottom w:val="0"/>
                              <w:divBdr>
                                <w:top w:val="none" w:sz="0" w:space="0" w:color="auto"/>
                                <w:left w:val="none" w:sz="0" w:space="0" w:color="auto"/>
                                <w:bottom w:val="none" w:sz="0" w:space="0" w:color="auto"/>
                                <w:right w:val="none" w:sz="0" w:space="0" w:color="auto"/>
                              </w:divBdr>
                              <w:divsChild>
                                <w:div w:id="768769216">
                                  <w:marLeft w:val="0"/>
                                  <w:marRight w:val="0"/>
                                  <w:marTop w:val="0"/>
                                  <w:marBottom w:val="0"/>
                                  <w:divBdr>
                                    <w:top w:val="none" w:sz="0" w:space="0" w:color="auto"/>
                                    <w:left w:val="none" w:sz="0" w:space="0" w:color="auto"/>
                                    <w:bottom w:val="none" w:sz="0" w:space="0" w:color="auto"/>
                                    <w:right w:val="none" w:sz="0" w:space="0" w:color="auto"/>
                                  </w:divBdr>
                                  <w:divsChild>
                                    <w:div w:id="37867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869091">
              <w:marLeft w:val="0"/>
              <w:marRight w:val="0"/>
              <w:marTop w:val="0"/>
              <w:marBottom w:val="0"/>
              <w:divBdr>
                <w:top w:val="none" w:sz="0" w:space="0" w:color="auto"/>
                <w:left w:val="none" w:sz="0" w:space="0" w:color="auto"/>
                <w:bottom w:val="none" w:sz="0" w:space="0" w:color="auto"/>
                <w:right w:val="none" w:sz="0" w:space="0" w:color="auto"/>
              </w:divBdr>
              <w:divsChild>
                <w:div w:id="843400438">
                  <w:marLeft w:val="0"/>
                  <w:marRight w:val="0"/>
                  <w:marTop w:val="0"/>
                  <w:marBottom w:val="0"/>
                  <w:divBdr>
                    <w:top w:val="none" w:sz="0" w:space="0" w:color="auto"/>
                    <w:left w:val="none" w:sz="0" w:space="0" w:color="auto"/>
                    <w:bottom w:val="none" w:sz="0" w:space="0" w:color="auto"/>
                    <w:right w:val="none" w:sz="0" w:space="0" w:color="auto"/>
                  </w:divBdr>
                  <w:divsChild>
                    <w:div w:id="7279210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5233365">
                          <w:marLeft w:val="0"/>
                          <w:marRight w:val="0"/>
                          <w:marTop w:val="0"/>
                          <w:marBottom w:val="240"/>
                          <w:divBdr>
                            <w:top w:val="none" w:sz="0" w:space="0" w:color="auto"/>
                            <w:left w:val="none" w:sz="0" w:space="0" w:color="auto"/>
                            <w:bottom w:val="none" w:sz="0" w:space="0" w:color="auto"/>
                            <w:right w:val="none" w:sz="0" w:space="0" w:color="auto"/>
                          </w:divBdr>
                          <w:divsChild>
                            <w:div w:id="216014580">
                              <w:marLeft w:val="0"/>
                              <w:marRight w:val="0"/>
                              <w:marTop w:val="0"/>
                              <w:marBottom w:val="0"/>
                              <w:divBdr>
                                <w:top w:val="none" w:sz="0" w:space="0" w:color="auto"/>
                                <w:left w:val="none" w:sz="0" w:space="0" w:color="auto"/>
                                <w:bottom w:val="none" w:sz="0" w:space="0" w:color="auto"/>
                                <w:right w:val="none" w:sz="0" w:space="0" w:color="auto"/>
                              </w:divBdr>
                              <w:divsChild>
                                <w:div w:id="9783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1904">
                          <w:marLeft w:val="0"/>
                          <w:marRight w:val="0"/>
                          <w:marTop w:val="0"/>
                          <w:marBottom w:val="0"/>
                          <w:divBdr>
                            <w:top w:val="none" w:sz="0" w:space="0" w:color="auto"/>
                            <w:left w:val="none" w:sz="0" w:space="0" w:color="auto"/>
                            <w:bottom w:val="none" w:sz="0" w:space="0" w:color="auto"/>
                            <w:right w:val="none" w:sz="0" w:space="0" w:color="auto"/>
                          </w:divBdr>
                          <w:divsChild>
                            <w:div w:id="533537761">
                              <w:marLeft w:val="0"/>
                              <w:marRight w:val="0"/>
                              <w:marTop w:val="0"/>
                              <w:marBottom w:val="0"/>
                              <w:divBdr>
                                <w:top w:val="none" w:sz="0" w:space="0" w:color="auto"/>
                                <w:left w:val="none" w:sz="0" w:space="0" w:color="auto"/>
                                <w:bottom w:val="none" w:sz="0" w:space="0" w:color="auto"/>
                                <w:right w:val="none" w:sz="0" w:space="0" w:color="auto"/>
                              </w:divBdr>
                              <w:divsChild>
                                <w:div w:id="348532030">
                                  <w:marLeft w:val="0"/>
                                  <w:marRight w:val="0"/>
                                  <w:marTop w:val="0"/>
                                  <w:marBottom w:val="0"/>
                                  <w:divBdr>
                                    <w:top w:val="none" w:sz="0" w:space="0" w:color="auto"/>
                                    <w:left w:val="none" w:sz="0" w:space="0" w:color="auto"/>
                                    <w:bottom w:val="none" w:sz="0" w:space="0" w:color="auto"/>
                                    <w:right w:val="none" w:sz="0" w:space="0" w:color="auto"/>
                                  </w:divBdr>
                                  <w:divsChild>
                                    <w:div w:id="803740261">
                                      <w:marLeft w:val="0"/>
                                      <w:marRight w:val="0"/>
                                      <w:marTop w:val="0"/>
                                      <w:marBottom w:val="0"/>
                                      <w:divBdr>
                                        <w:top w:val="none" w:sz="0" w:space="0" w:color="auto"/>
                                        <w:left w:val="none" w:sz="0" w:space="0" w:color="auto"/>
                                        <w:bottom w:val="none" w:sz="0" w:space="0" w:color="auto"/>
                                        <w:right w:val="none" w:sz="0" w:space="0" w:color="auto"/>
                                      </w:divBdr>
                                      <w:divsChild>
                                        <w:div w:id="1629968898">
                                          <w:marLeft w:val="180"/>
                                          <w:marRight w:val="0"/>
                                          <w:marTop w:val="0"/>
                                          <w:marBottom w:val="0"/>
                                          <w:divBdr>
                                            <w:top w:val="none" w:sz="0" w:space="0" w:color="auto"/>
                                            <w:left w:val="none" w:sz="0" w:space="0" w:color="auto"/>
                                            <w:bottom w:val="none" w:sz="0" w:space="0" w:color="auto"/>
                                            <w:right w:val="none" w:sz="0" w:space="0" w:color="auto"/>
                                          </w:divBdr>
                                          <w:divsChild>
                                            <w:div w:id="71250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08184">
                                  <w:marLeft w:val="0"/>
                                  <w:marRight w:val="0"/>
                                  <w:marTop w:val="0"/>
                                  <w:marBottom w:val="0"/>
                                  <w:divBdr>
                                    <w:top w:val="none" w:sz="0" w:space="0" w:color="auto"/>
                                    <w:left w:val="none" w:sz="0" w:space="0" w:color="auto"/>
                                    <w:bottom w:val="none" w:sz="0" w:space="0" w:color="auto"/>
                                    <w:right w:val="none" w:sz="0" w:space="0" w:color="auto"/>
                                  </w:divBdr>
                                  <w:divsChild>
                                    <w:div w:id="691154402">
                                      <w:marLeft w:val="0"/>
                                      <w:marRight w:val="0"/>
                                      <w:marTop w:val="0"/>
                                      <w:marBottom w:val="0"/>
                                      <w:divBdr>
                                        <w:top w:val="none" w:sz="0" w:space="0" w:color="auto"/>
                                        <w:left w:val="none" w:sz="0" w:space="0" w:color="auto"/>
                                        <w:bottom w:val="none" w:sz="0" w:space="0" w:color="auto"/>
                                        <w:right w:val="none" w:sz="0" w:space="0" w:color="auto"/>
                                      </w:divBdr>
                                      <w:divsChild>
                                        <w:div w:id="617760053">
                                          <w:marLeft w:val="180"/>
                                          <w:marRight w:val="0"/>
                                          <w:marTop w:val="0"/>
                                          <w:marBottom w:val="0"/>
                                          <w:divBdr>
                                            <w:top w:val="none" w:sz="0" w:space="0" w:color="auto"/>
                                            <w:left w:val="none" w:sz="0" w:space="0" w:color="auto"/>
                                            <w:bottom w:val="none" w:sz="0" w:space="0" w:color="auto"/>
                                            <w:right w:val="none" w:sz="0" w:space="0" w:color="auto"/>
                                          </w:divBdr>
                                          <w:divsChild>
                                            <w:div w:id="12705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569333">
                                  <w:marLeft w:val="0"/>
                                  <w:marRight w:val="0"/>
                                  <w:marTop w:val="0"/>
                                  <w:marBottom w:val="0"/>
                                  <w:divBdr>
                                    <w:top w:val="none" w:sz="0" w:space="0" w:color="auto"/>
                                    <w:left w:val="none" w:sz="0" w:space="0" w:color="auto"/>
                                    <w:bottom w:val="none" w:sz="0" w:space="0" w:color="auto"/>
                                    <w:right w:val="none" w:sz="0" w:space="0" w:color="auto"/>
                                  </w:divBdr>
                                  <w:divsChild>
                                    <w:div w:id="1552376708">
                                      <w:marLeft w:val="0"/>
                                      <w:marRight w:val="0"/>
                                      <w:marTop w:val="0"/>
                                      <w:marBottom w:val="0"/>
                                      <w:divBdr>
                                        <w:top w:val="none" w:sz="0" w:space="0" w:color="auto"/>
                                        <w:left w:val="none" w:sz="0" w:space="0" w:color="auto"/>
                                        <w:bottom w:val="none" w:sz="0" w:space="0" w:color="auto"/>
                                        <w:right w:val="none" w:sz="0" w:space="0" w:color="auto"/>
                                      </w:divBdr>
                                      <w:divsChild>
                                        <w:div w:id="1500270500">
                                          <w:marLeft w:val="180"/>
                                          <w:marRight w:val="0"/>
                                          <w:marTop w:val="0"/>
                                          <w:marBottom w:val="0"/>
                                          <w:divBdr>
                                            <w:top w:val="none" w:sz="0" w:space="0" w:color="auto"/>
                                            <w:left w:val="none" w:sz="0" w:space="0" w:color="auto"/>
                                            <w:bottom w:val="none" w:sz="0" w:space="0" w:color="auto"/>
                                            <w:right w:val="none" w:sz="0" w:space="0" w:color="auto"/>
                                          </w:divBdr>
                                          <w:divsChild>
                                            <w:div w:id="135758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127798">
                                  <w:marLeft w:val="0"/>
                                  <w:marRight w:val="0"/>
                                  <w:marTop w:val="0"/>
                                  <w:marBottom w:val="0"/>
                                  <w:divBdr>
                                    <w:top w:val="none" w:sz="0" w:space="0" w:color="auto"/>
                                    <w:left w:val="none" w:sz="0" w:space="0" w:color="auto"/>
                                    <w:bottom w:val="none" w:sz="0" w:space="0" w:color="auto"/>
                                    <w:right w:val="none" w:sz="0" w:space="0" w:color="auto"/>
                                  </w:divBdr>
                                  <w:divsChild>
                                    <w:div w:id="419569518">
                                      <w:marLeft w:val="0"/>
                                      <w:marRight w:val="0"/>
                                      <w:marTop w:val="0"/>
                                      <w:marBottom w:val="0"/>
                                      <w:divBdr>
                                        <w:top w:val="none" w:sz="0" w:space="0" w:color="auto"/>
                                        <w:left w:val="none" w:sz="0" w:space="0" w:color="auto"/>
                                        <w:bottom w:val="none" w:sz="0" w:space="0" w:color="auto"/>
                                        <w:right w:val="none" w:sz="0" w:space="0" w:color="auto"/>
                                      </w:divBdr>
                                      <w:divsChild>
                                        <w:div w:id="1951545415">
                                          <w:marLeft w:val="180"/>
                                          <w:marRight w:val="0"/>
                                          <w:marTop w:val="0"/>
                                          <w:marBottom w:val="0"/>
                                          <w:divBdr>
                                            <w:top w:val="none" w:sz="0" w:space="0" w:color="auto"/>
                                            <w:left w:val="none" w:sz="0" w:space="0" w:color="auto"/>
                                            <w:bottom w:val="none" w:sz="0" w:space="0" w:color="auto"/>
                                            <w:right w:val="none" w:sz="0" w:space="0" w:color="auto"/>
                                          </w:divBdr>
                                          <w:divsChild>
                                            <w:div w:id="35693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46367">
                                  <w:marLeft w:val="0"/>
                                  <w:marRight w:val="0"/>
                                  <w:marTop w:val="0"/>
                                  <w:marBottom w:val="0"/>
                                  <w:divBdr>
                                    <w:top w:val="none" w:sz="0" w:space="0" w:color="auto"/>
                                    <w:left w:val="none" w:sz="0" w:space="0" w:color="auto"/>
                                    <w:bottom w:val="none" w:sz="0" w:space="0" w:color="auto"/>
                                    <w:right w:val="none" w:sz="0" w:space="0" w:color="auto"/>
                                  </w:divBdr>
                                  <w:divsChild>
                                    <w:div w:id="365637702">
                                      <w:marLeft w:val="0"/>
                                      <w:marRight w:val="0"/>
                                      <w:marTop w:val="0"/>
                                      <w:marBottom w:val="0"/>
                                      <w:divBdr>
                                        <w:top w:val="none" w:sz="0" w:space="0" w:color="auto"/>
                                        <w:left w:val="none" w:sz="0" w:space="0" w:color="auto"/>
                                        <w:bottom w:val="none" w:sz="0" w:space="0" w:color="auto"/>
                                        <w:right w:val="none" w:sz="0" w:space="0" w:color="auto"/>
                                      </w:divBdr>
                                      <w:divsChild>
                                        <w:div w:id="1418092775">
                                          <w:marLeft w:val="180"/>
                                          <w:marRight w:val="0"/>
                                          <w:marTop w:val="0"/>
                                          <w:marBottom w:val="0"/>
                                          <w:divBdr>
                                            <w:top w:val="none" w:sz="0" w:space="0" w:color="auto"/>
                                            <w:left w:val="none" w:sz="0" w:space="0" w:color="auto"/>
                                            <w:bottom w:val="none" w:sz="0" w:space="0" w:color="auto"/>
                                            <w:right w:val="none" w:sz="0" w:space="0" w:color="auto"/>
                                          </w:divBdr>
                                          <w:divsChild>
                                            <w:div w:id="13862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70714">
                                  <w:marLeft w:val="0"/>
                                  <w:marRight w:val="0"/>
                                  <w:marTop w:val="0"/>
                                  <w:marBottom w:val="0"/>
                                  <w:divBdr>
                                    <w:top w:val="none" w:sz="0" w:space="0" w:color="auto"/>
                                    <w:left w:val="none" w:sz="0" w:space="0" w:color="auto"/>
                                    <w:bottom w:val="none" w:sz="0" w:space="0" w:color="auto"/>
                                    <w:right w:val="none" w:sz="0" w:space="0" w:color="auto"/>
                                  </w:divBdr>
                                  <w:divsChild>
                                    <w:div w:id="2125147729">
                                      <w:marLeft w:val="0"/>
                                      <w:marRight w:val="0"/>
                                      <w:marTop w:val="0"/>
                                      <w:marBottom w:val="0"/>
                                      <w:divBdr>
                                        <w:top w:val="none" w:sz="0" w:space="0" w:color="auto"/>
                                        <w:left w:val="none" w:sz="0" w:space="0" w:color="auto"/>
                                        <w:bottom w:val="none" w:sz="0" w:space="0" w:color="auto"/>
                                        <w:right w:val="none" w:sz="0" w:space="0" w:color="auto"/>
                                      </w:divBdr>
                                      <w:divsChild>
                                        <w:div w:id="1792282511">
                                          <w:marLeft w:val="0"/>
                                          <w:marRight w:val="0"/>
                                          <w:marTop w:val="0"/>
                                          <w:marBottom w:val="0"/>
                                          <w:divBdr>
                                            <w:top w:val="none" w:sz="0" w:space="0" w:color="auto"/>
                                            <w:left w:val="none" w:sz="0" w:space="0" w:color="auto"/>
                                            <w:bottom w:val="none" w:sz="0" w:space="0" w:color="auto"/>
                                            <w:right w:val="none" w:sz="0" w:space="0" w:color="auto"/>
                                          </w:divBdr>
                                          <w:divsChild>
                                            <w:div w:id="341398924">
                                              <w:marLeft w:val="180"/>
                                              <w:marRight w:val="0"/>
                                              <w:marTop w:val="0"/>
                                              <w:marBottom w:val="0"/>
                                              <w:divBdr>
                                                <w:top w:val="none" w:sz="0" w:space="0" w:color="auto"/>
                                                <w:left w:val="none" w:sz="0" w:space="0" w:color="auto"/>
                                                <w:bottom w:val="none" w:sz="0" w:space="0" w:color="auto"/>
                                                <w:right w:val="none" w:sz="0" w:space="0" w:color="auto"/>
                                              </w:divBdr>
                                              <w:divsChild>
                                                <w:div w:id="16036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428327">
          <w:marLeft w:val="0"/>
          <w:marRight w:val="0"/>
          <w:marTop w:val="0"/>
          <w:marBottom w:val="0"/>
          <w:divBdr>
            <w:top w:val="none" w:sz="0" w:space="0" w:color="auto"/>
            <w:left w:val="none" w:sz="0" w:space="0" w:color="auto"/>
            <w:bottom w:val="none" w:sz="0" w:space="0" w:color="auto"/>
            <w:right w:val="none" w:sz="0" w:space="0" w:color="auto"/>
          </w:divBdr>
          <w:divsChild>
            <w:div w:id="1226722816">
              <w:marLeft w:val="0"/>
              <w:marRight w:val="0"/>
              <w:marTop w:val="180"/>
              <w:marBottom w:val="0"/>
              <w:divBdr>
                <w:top w:val="none" w:sz="0" w:space="0" w:color="auto"/>
                <w:left w:val="none" w:sz="0" w:space="0" w:color="auto"/>
                <w:bottom w:val="none" w:sz="0" w:space="0" w:color="auto"/>
                <w:right w:val="none" w:sz="0" w:space="0" w:color="auto"/>
              </w:divBdr>
              <w:divsChild>
                <w:div w:id="1347056253">
                  <w:marLeft w:val="0"/>
                  <w:marRight w:val="0"/>
                  <w:marTop w:val="0"/>
                  <w:marBottom w:val="0"/>
                  <w:divBdr>
                    <w:top w:val="none" w:sz="0" w:space="0" w:color="auto"/>
                    <w:left w:val="none" w:sz="0" w:space="0" w:color="auto"/>
                    <w:bottom w:val="none" w:sz="0" w:space="0" w:color="auto"/>
                    <w:right w:val="none" w:sz="0" w:space="0" w:color="auto"/>
                  </w:divBdr>
                  <w:divsChild>
                    <w:div w:id="1855530309">
                      <w:marLeft w:val="0"/>
                      <w:marRight w:val="21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1CB512958388429AA3538DD9A6D004" ma:contentTypeVersion="2" ma:contentTypeDescription="Create a new document." ma:contentTypeScope="" ma:versionID="30f7860b877b21af7b734f842e130564">
  <xsd:schema xmlns:xsd="http://www.w3.org/2001/XMLSchema" xmlns:xs="http://www.w3.org/2001/XMLSchema" xmlns:p="http://schemas.microsoft.com/office/2006/metadata/properties" xmlns:ns2="96ad6850-289b-449e-98c6-391aae696198" targetNamespace="http://schemas.microsoft.com/office/2006/metadata/properties" ma:root="true" ma:fieldsID="62bc78cab5859bd79efa68f7ccb741d9" ns2:_="">
    <xsd:import namespace="96ad6850-289b-449e-98c6-391aae696198"/>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d6850-289b-449e-98c6-391aae696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29C50-701F-4CC2-861B-74AA9C9E7437}">
  <ds:schemaRefs>
    <ds:schemaRef ds:uri="http://schemas.microsoft.com/sharepoint/v3/contenttype/forms"/>
  </ds:schemaRefs>
</ds:datastoreItem>
</file>

<file path=customXml/itemProps2.xml><?xml version="1.0" encoding="utf-8"?>
<ds:datastoreItem xmlns:ds="http://schemas.openxmlformats.org/officeDocument/2006/customXml" ds:itemID="{3F820E08-303D-4BC9-B091-D32EA78862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AF81D7-24CD-4C3E-8AEE-202BE45F17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ad6850-289b-449e-98c6-391aae696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 Byrne</dc:creator>
  <cp:keywords/>
  <dc:description/>
  <cp:lastModifiedBy>Arthur Souza Rodrigues</cp:lastModifiedBy>
  <cp:revision>1</cp:revision>
  <dcterms:created xsi:type="dcterms:W3CDTF">2020-10-19T08:04:00Z</dcterms:created>
  <dcterms:modified xsi:type="dcterms:W3CDTF">2026-09-26T00:08:00Z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0x010100C31CB512958388429AA3538DD9A6D004</vt:lpwstr>
  </property>
</Properties>
</file>