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32D1F2" w14:textId="77777777" w:rsidR="002F2F5E" w:rsidRDefault="00A231D4">
      <w:ins w:id="0" w:author="Comparison" w:date="2026-07-05T01:10:00Z" w16du:dateUtc="2026-07-05T05:10:00Z">
        <w:r>
          <w:rPr>
            <w:rFonts w:ascii="Arial" w:hAnsi="Arial" w:cs="Arial"/>
            <w:b/>
            <w:bCs/>
            <w:sz w:val="52"/>
            <w:szCs w:val="52"/>
          </w:rPr>
          <w:t>Title Style Centered</w:t>
        </w:r>
      </w:ins>
      <w:del w:id="1" w:author="Comparison" w:date="2026-07-05T01:10:00Z" w16du:dateUtc="2026-07-05T05:10:00Z">
        <w:r>
          <w:rPr>
            <w:rFonts w:ascii="&quot;Times New Roman&quot;, Times, serif" w:hAnsi="&quot;Times New Roman&quot;, Times, serif" w:cs="&quot;Times New Roman&quot;, Times, serif"/>
          </w:rPr>
          <w:delText>Times New Roman Font</w:delText>
        </w:r>
      </w:del>
      <w:r>
        <w:rPr>
          <w:rFonts w:ascii="Arial" w:hAnsi="Arial"/>
          <w:b/>
          <w:sz w:val="52"/>
          <w:rPrChange w:id="2" w:author="Comparison" w:date="2026-07-05T01:10:00Z" w16du:dateUtc="2026-07-05T05:10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 xml:space="preserve"> Demo</w:t>
      </w:r>
    </w:p>
    <w:p w14:paraId="35ACEDAF" w14:textId="77777777" w:rsidR="002F2F5E" w:rsidRDefault="00A231D4">
      <w:pPr>
        <w:spacing w:line="240" w:lineRule="auto"/>
        <w:pPrChange w:id="3" w:author="Comparison" w:date="2026-07-05T01:10:00Z" w16du:dateUtc="2026-07-05T05:10:00Z">
          <w:pPr/>
        </w:pPrChange>
      </w:pPr>
      <w:r>
        <w:rPr>
          <w:rFonts w:ascii="Arial" w:hAnsi="Arial"/>
          <w:b/>
          <w:sz w:val="52"/>
          <w:rPrChange w:id="4" w:author="Comparison" w:date="2026-07-05T01:10:00Z" w16du:dateUtc="2026-07-05T05:10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 xml:space="preserve">This document </w:t>
      </w:r>
      <w:ins w:id="5" w:author="Comparison" w:date="2026-07-05T01:10:00Z" w16du:dateUtc="2026-07-05T05:10:00Z">
        <w:r>
          <w:rPr>
            <w:rFonts w:ascii="Arial" w:hAnsi="Arial" w:cs="Arial"/>
            <w:b/>
            <w:bCs/>
            <w:sz w:val="52"/>
            <w:szCs w:val="52"/>
          </w:rPr>
          <w:t>shows Title style with center alignment</w:t>
        </w:r>
      </w:ins>
      <w:del w:id="6" w:author="Comparison" w:date="2026-07-05T01:10:00Z" w16du:dateUtc="2026-07-05T05:10:00Z">
        <w:r>
          <w:rPr>
            <w:rFonts w:ascii="&quot;Times New Roman&quot;, Times, serif" w:hAnsi="&quot;Times New Roman&quot;, Times, serif" w:cs="&quot;Times New Roman&quot;, Times, serif"/>
          </w:rPr>
          <w:delText>demonstrates the Times New Roman font</w:delText>
        </w:r>
      </w:del>
      <w:r>
        <w:rPr>
          <w:rFonts w:ascii="Arial" w:hAnsi="Arial"/>
          <w:b/>
          <w:sz w:val="52"/>
          <w:rPrChange w:id="7" w:author="Comparison" w:date="2026-07-05T01:10:00Z" w16du:dateUtc="2026-07-05T05:10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>.</w:t>
      </w:r>
    </w:p>
    <w:p w14:paraId="462711F7" w14:textId="77777777" w:rsidR="002F2F5E" w:rsidRDefault="00A231D4">
      <w:pPr>
        <w:spacing w:line="240" w:lineRule="auto"/>
        <w:pPrChange w:id="8" w:author="Comparison" w:date="2026-07-05T01:10:00Z" w16du:dateUtc="2026-07-05T05:10:00Z">
          <w:pPr/>
        </w:pPrChange>
      </w:pPr>
      <w:ins w:id="9" w:author="Comparison" w:date="2026-07-05T01:10:00Z" w16du:dateUtc="2026-07-05T05:10:00Z">
        <w:r>
          <w:rPr>
            <w:rFonts w:ascii="Arial" w:hAnsi="Arial" w:cs="Arial"/>
            <w:b/>
            <w:bCs/>
            <w:sz w:val="52"/>
            <w:szCs w:val="52"/>
          </w:rPr>
          <w:t>Centered Title style creates an impressive document cover page.</w:t>
        </w:r>
      </w:ins>
      <w:del w:id="10" w:author="Comparison" w:date="2026-07-05T01:10:00Z" w16du:dateUtc="2026-07-05T05:10:00Z">
        <w:r>
          <w:rPr>
            <w:rFonts w:ascii="&quot;Times New Roman&quot;, Times, serif" w:hAnsi="&quot;Times New Roman&quot;, Times, serif" w:cs="&quot;Times New Roman&quot;, Times, serif"/>
          </w:rPr>
          <w:delText>Times New Roman is a classic serif font for formal documents.</w:delText>
        </w:r>
      </w:del>
    </w:p>
    <w:sectPr w:rsidR="002F2F5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2F5E"/>
    <w:rsid w:val="002F2F5E"/>
    <w:rsid w:val="005245D2"/>
    <w:rsid w:val="00777E36"/>
    <w:rsid w:val="00A231D4"/>
    <w:rsid w:val="00B37A4C"/>
    <w:rsid w:val="00CC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A53E0F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2026-05-14T17:10:00Z</dcterms:created>
  <dcterms:modified xsi:type="dcterms:W3CDTF">2026-07-05T05:10:00Z</dcterms:modified>
</cp:coreProperties>
</file>