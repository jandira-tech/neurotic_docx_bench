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DE04B1" w14:textId="77777777" w:rsidR="00A16A04" w:rsidRDefault="00A16A04" w:rsidP="009700EB">
      <w:pPr>
        <w:pStyle w:val="Default"/>
        <w:rPr>
          <w:b/>
          <w:sz w:val="22"/>
          <w:u w:val="single"/>
          <w:rPrChange w:id="8" w:author="uzivatel" w:date="2026-09-22T12:16:00Z" w16du:dateUtc="2026-09-22T16:16:00Z">
            <w:rPr/>
          </w:rPrChange>
        </w:rPr>
        <w:pPrChange w:id="9" w:author="uzivatel" w:date="2026-09-22T12:16:00Z" w16du:dateUtc="2026-09-22T16:16:00Z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PrChange>
      </w:pPr>
    </w:p>
    <w:p w14:paraId="5BBE4F5C" w14:textId="77777777" w:rsidR="002E5199" w:rsidRDefault="002E5199" w:rsidP="002E5199">
      <w:pPr>
        <w:pStyle w:val="Heading4"/>
        <w:jc w:val="center"/>
        <w:rPr>
          <w:ins w:id="10" w:author="uzivatel" w:date="2026-09-22T12:16:00Z" w16du:dateUtc="2026-09-22T16:16:00Z"/>
          <w:sz w:val="34"/>
        </w:rPr>
      </w:pPr>
      <w:ins w:id="11" w:author="uzivatel" w:date="2026-09-22T12:16:00Z" w16du:dateUtc="2026-09-22T16:16:00Z">
        <w:r>
          <w:rPr>
            <w:sz w:val="34"/>
          </w:rPr>
          <w:t>Základní škola Rumburk, U Nemocnice 1132/5, okres Děčín, p. o.</w:t>
        </w:r>
      </w:ins>
    </w:p>
    <w:p w14:paraId="2EF76F37" w14:textId="77777777" w:rsidR="002E5199" w:rsidRDefault="002E5199" w:rsidP="002E5199">
      <w:pPr>
        <w:rPr>
          <w:ins w:id="12" w:author="uzivatel" w:date="2026-09-22T12:16:00Z" w16du:dateUtc="2026-09-22T16:16:00Z"/>
          <w:sz w:val="16"/>
        </w:rPr>
      </w:pPr>
      <w:ins w:id="13" w:author="uzivatel" w:date="2026-09-22T12:16:00Z" w16du:dateUtc="2026-09-22T16:16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65724EF2" w14:textId="77777777" w:rsidR="00067C1B" w:rsidRDefault="00067C1B" w:rsidP="002E5199">
      <w:pPr>
        <w:pStyle w:val="Default"/>
        <w:jc w:val="center"/>
        <w:rPr>
          <w:ins w:id="14" w:author="uzivatel" w:date="2026-09-22T12:16:00Z" w16du:dateUtc="2026-09-22T16:16:00Z"/>
        </w:rPr>
      </w:pPr>
    </w:p>
    <w:p w14:paraId="6D4B7C11" w14:textId="77777777" w:rsidR="009700EB" w:rsidRPr="00AF69EB" w:rsidRDefault="009700EB" w:rsidP="002E5199">
      <w:pPr>
        <w:pStyle w:val="Default"/>
        <w:jc w:val="center"/>
        <w:rPr>
          <w:ins w:id="15" w:author="uzivatel" w:date="2026-09-22T12:16:00Z" w16du:dateUtc="2026-09-22T16:16:00Z"/>
          <w:b/>
          <w:bCs/>
          <w:sz w:val="22"/>
          <w:szCs w:val="22"/>
          <w:u w:val="single"/>
        </w:rPr>
      </w:pPr>
      <w:ins w:id="16" w:author="uzivatel" w:date="2026-09-22T12:16:00Z" w16du:dateUtc="2026-09-22T16:16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03E3966F" w14:textId="77777777" w:rsidR="009D457F" w:rsidRDefault="009D457F" w:rsidP="009700EB">
      <w:pPr>
        <w:pStyle w:val="Default"/>
        <w:rPr>
          <w:ins w:id="17" w:author="uzivatel" w:date="2026-09-22T12:16:00Z" w16du:dateUtc="2026-09-22T16:16:00Z"/>
          <w:b/>
          <w:bCs/>
          <w:sz w:val="22"/>
          <w:szCs w:val="22"/>
        </w:rPr>
      </w:pPr>
    </w:p>
    <w:p w14:paraId="4D0ED659" w14:textId="77777777" w:rsidR="009700EB" w:rsidRDefault="009700EB" w:rsidP="009700EB">
      <w:pPr>
        <w:pStyle w:val="Default"/>
        <w:rPr>
          <w:ins w:id="18" w:author="uzivatel" w:date="2026-09-22T12:16:00Z" w16du:dateUtc="2026-09-22T16:16:00Z"/>
          <w:rFonts w:ascii="Roboto" w:hAnsi="Roboto"/>
        </w:rPr>
      </w:pPr>
      <w:ins w:id="19" w:author="uzivatel" w:date="2026-09-22T12:16:00Z" w16du:dateUtc="2026-09-22T16:16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4D41ECBF" w14:textId="77777777" w:rsidR="004714D6" w:rsidRDefault="003A4848" w:rsidP="003A4848">
      <w:pPr>
        <w:pStyle w:val="Default"/>
        <w:numPr>
          <w:ilvl w:val="0"/>
          <w:numId w:val="37"/>
        </w:numPr>
        <w:rPr>
          <w:ins w:id="20" w:author="uzivatel" w:date="2026-09-22T12:16:00Z" w16du:dateUtc="2026-09-22T16:16:00Z"/>
          <w:rFonts w:ascii="Roboto" w:hAnsi="Roboto"/>
        </w:rPr>
      </w:pPr>
      <w:ins w:id="21" w:author="uzivatel" w:date="2026-09-22T12:16:00Z" w16du:dateUtc="2026-09-22T16:16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7524421C" w14:textId="77777777" w:rsidR="003A4848" w:rsidRPr="004714D6" w:rsidRDefault="003A4848" w:rsidP="003A4848">
      <w:pPr>
        <w:pStyle w:val="Default"/>
        <w:numPr>
          <w:ilvl w:val="0"/>
          <w:numId w:val="37"/>
        </w:numPr>
        <w:rPr>
          <w:ins w:id="22" w:author="uzivatel" w:date="2026-09-22T12:16:00Z" w16du:dateUtc="2026-09-22T16:16:00Z"/>
          <w:rFonts w:ascii="Roboto" w:hAnsi="Roboto"/>
        </w:rPr>
      </w:pPr>
      <w:ins w:id="23" w:author="uzivatel" w:date="2026-09-22T12:16:00Z" w16du:dateUtc="2026-09-22T16:16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0B092D80" w14:textId="77777777" w:rsidR="003A4848" w:rsidRDefault="003A4848" w:rsidP="003A4848">
      <w:pPr>
        <w:pStyle w:val="Default"/>
        <w:numPr>
          <w:ilvl w:val="0"/>
          <w:numId w:val="37"/>
        </w:numPr>
        <w:rPr>
          <w:ins w:id="24" w:author="uzivatel" w:date="2026-09-22T12:16:00Z" w16du:dateUtc="2026-09-22T16:16:00Z"/>
          <w:rFonts w:ascii="Roboto" w:hAnsi="Roboto"/>
        </w:rPr>
      </w:pPr>
      <w:ins w:id="25" w:author="uzivatel" w:date="2026-09-22T12:16:00Z" w16du:dateUtc="2026-09-22T16:16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7A234E9B" w14:textId="77777777" w:rsidR="003A4848" w:rsidRDefault="003A4848" w:rsidP="003A4848">
      <w:pPr>
        <w:pStyle w:val="Default"/>
        <w:numPr>
          <w:ilvl w:val="0"/>
          <w:numId w:val="37"/>
        </w:numPr>
        <w:rPr>
          <w:ins w:id="26" w:author="uzivatel" w:date="2026-09-22T12:16:00Z" w16du:dateUtc="2026-09-22T16:16:00Z"/>
          <w:rFonts w:ascii="Roboto" w:hAnsi="Roboto"/>
        </w:rPr>
      </w:pPr>
      <w:ins w:id="27" w:author="uzivatel" w:date="2026-09-22T12:16:00Z" w16du:dateUtc="2026-09-22T16:16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378B789C" w14:textId="77777777" w:rsidR="003A4848" w:rsidRDefault="003A4848" w:rsidP="003A4848">
      <w:pPr>
        <w:pStyle w:val="Default"/>
        <w:numPr>
          <w:ilvl w:val="0"/>
          <w:numId w:val="37"/>
        </w:numPr>
        <w:rPr>
          <w:ins w:id="28" w:author="uzivatel" w:date="2026-09-22T12:16:00Z" w16du:dateUtc="2026-09-22T16:16:00Z"/>
          <w:rFonts w:ascii="Roboto" w:hAnsi="Roboto"/>
        </w:rPr>
      </w:pPr>
      <w:ins w:id="29" w:author="uzivatel" w:date="2026-09-22T12:16:00Z" w16du:dateUtc="2026-09-22T16:16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7C9ECC83" w14:textId="77777777" w:rsidR="008F695B" w:rsidRPr="009D457F" w:rsidRDefault="003A4848" w:rsidP="009700EB">
      <w:pPr>
        <w:pStyle w:val="Default"/>
        <w:numPr>
          <w:ilvl w:val="0"/>
          <w:numId w:val="37"/>
        </w:numPr>
        <w:rPr>
          <w:ins w:id="30" w:author="uzivatel" w:date="2026-09-22T12:16:00Z" w16du:dateUtc="2026-09-22T16:16:00Z"/>
          <w:b/>
          <w:bCs/>
          <w:sz w:val="22"/>
          <w:szCs w:val="22"/>
        </w:rPr>
      </w:pPr>
      <w:ins w:id="31" w:author="uzivatel" w:date="2026-09-22T12:16:00Z" w16du:dateUtc="2026-09-22T16:16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7318C79B" w14:textId="77777777" w:rsidR="009D457F" w:rsidRPr="009D457F" w:rsidRDefault="009D457F" w:rsidP="009D457F">
      <w:pPr>
        <w:pStyle w:val="Default"/>
        <w:ind w:left="720"/>
        <w:rPr>
          <w:ins w:id="32" w:author="uzivatel" w:date="2026-09-22T12:16:00Z" w16du:dateUtc="2026-09-22T16:16:00Z"/>
          <w:b/>
          <w:bCs/>
          <w:sz w:val="22"/>
          <w:szCs w:val="22"/>
        </w:rPr>
      </w:pPr>
    </w:p>
    <w:p w14:paraId="18AE757B" w14:textId="77777777" w:rsidR="0071556C" w:rsidRDefault="0043051E" w:rsidP="009700EB">
      <w:pPr>
        <w:pStyle w:val="Default"/>
        <w:rPr>
          <w:ins w:id="33" w:author="uzivatel" w:date="2026-09-22T12:16:00Z" w16du:dateUtc="2026-09-22T16:16:00Z"/>
          <w:b/>
          <w:bCs/>
          <w:sz w:val="22"/>
          <w:szCs w:val="22"/>
          <w:u w:val="single"/>
        </w:rPr>
      </w:pPr>
      <w:ins w:id="34" w:author="uzivatel" w:date="2026-09-22T12:16:00Z" w16du:dateUtc="2026-09-22T16:16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77DDA002" w14:textId="77777777" w:rsidR="002E5199" w:rsidRPr="0043051E" w:rsidRDefault="002E5199" w:rsidP="009700EB">
      <w:pPr>
        <w:pStyle w:val="Default"/>
        <w:rPr>
          <w:ins w:id="35" w:author="uzivatel" w:date="2026-09-22T12:16:00Z" w16du:dateUtc="2026-09-22T16:16:00Z"/>
          <w:b/>
          <w:bCs/>
          <w:sz w:val="22"/>
          <w:szCs w:val="22"/>
          <w:u w:val="single"/>
        </w:rPr>
      </w:pPr>
    </w:p>
    <w:p w14:paraId="0C507300" w14:textId="77777777" w:rsidR="00E60474" w:rsidRDefault="00C9043F" w:rsidP="00E2631A">
      <w:pPr>
        <w:pStyle w:val="Default"/>
        <w:rPr>
          <w:ins w:id="36" w:author="uzivatel" w:date="2026-09-22T12:16:00Z" w16du:dateUtc="2026-09-22T16:16:00Z"/>
          <w:rFonts w:ascii="Roboto" w:hAnsi="Roboto"/>
        </w:rPr>
      </w:pPr>
      <w:ins w:id="37" w:author="uzivatel" w:date="2026-09-22T12:16:00Z" w16du:dateUtc="2026-09-22T16:16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05588DA9" w14:textId="77777777" w:rsidR="00E2631A" w:rsidRPr="00E2631A" w:rsidRDefault="00E2631A" w:rsidP="00E2631A">
      <w:pPr>
        <w:pStyle w:val="Default"/>
        <w:rPr>
          <w:ins w:id="38" w:author="uzivatel" w:date="2026-09-22T12:16:00Z" w16du:dateUtc="2026-09-22T16:16:00Z"/>
          <w:rFonts w:ascii="Roboto" w:hAnsi="Roboto"/>
        </w:rPr>
      </w:pPr>
    </w:p>
    <w:p w14:paraId="313F4AE3" w14:textId="77777777" w:rsidR="00DF0E9B" w:rsidRPr="00E2631A" w:rsidRDefault="00DF0E9B" w:rsidP="00DF0E9B">
      <w:pPr>
        <w:pStyle w:val="Default"/>
        <w:rPr>
          <w:ins w:id="39" w:author="uzivatel" w:date="2026-09-22T12:16:00Z" w16du:dateUtc="2026-09-22T16:16:00Z"/>
          <w:rFonts w:ascii="Roboto" w:hAnsi="Roboto"/>
          <w:b/>
        </w:rPr>
      </w:pPr>
      <w:ins w:id="40" w:author="uzivatel" w:date="2026-09-22T12:16:00Z" w16du:dateUtc="2026-09-22T16:16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6428ACAC" w14:textId="77777777" w:rsidR="000C1D5B" w:rsidRDefault="000C1D5B" w:rsidP="00222525">
      <w:pPr>
        <w:pStyle w:val="Default"/>
        <w:rPr>
          <w:ins w:id="41" w:author="uzivatel" w:date="2026-09-22T12:16:00Z" w16du:dateUtc="2026-09-22T16:16:00Z"/>
          <w:b/>
          <w:bCs/>
          <w:sz w:val="22"/>
          <w:szCs w:val="22"/>
          <w:u w:val="single"/>
        </w:rPr>
      </w:pPr>
    </w:p>
    <w:p w14:paraId="077523E5" w14:textId="77777777" w:rsidR="00222525" w:rsidRDefault="00967EDD" w:rsidP="00222525">
      <w:pPr>
        <w:pStyle w:val="Default"/>
        <w:rPr>
          <w:ins w:id="42" w:author="uzivatel" w:date="2026-09-22T12:16:00Z" w16du:dateUtc="2026-09-22T16:16:00Z"/>
          <w:b/>
          <w:bCs/>
          <w:sz w:val="22"/>
          <w:szCs w:val="22"/>
          <w:u w:val="single"/>
        </w:rPr>
      </w:pPr>
      <w:ins w:id="43" w:author="uzivatel" w:date="2026-09-22T12:16:00Z" w16du:dateUtc="2026-09-22T16:16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33EEC0C3" w14:textId="77777777" w:rsidR="000C1D5B" w:rsidRDefault="000C1D5B" w:rsidP="00222525">
      <w:pPr>
        <w:pStyle w:val="Default"/>
        <w:rPr>
          <w:ins w:id="44" w:author="uzivatel" w:date="2026-09-22T12:16:00Z" w16du:dateUtc="2026-09-22T16:16:00Z"/>
          <w:b/>
          <w:bCs/>
          <w:sz w:val="22"/>
          <w:szCs w:val="22"/>
          <w:u w:val="single"/>
        </w:rPr>
      </w:pPr>
    </w:p>
    <w:p w14:paraId="6965D7FF" w14:textId="77777777" w:rsidR="00393DFA" w:rsidRPr="009E4030" w:rsidRDefault="005F4481" w:rsidP="00222525">
      <w:pPr>
        <w:pStyle w:val="Default"/>
        <w:numPr>
          <w:ilvl w:val="0"/>
          <w:numId w:val="34"/>
        </w:numPr>
        <w:rPr>
          <w:ins w:id="45" w:author="uzivatel" w:date="2026-09-22T12:16:00Z" w16du:dateUtc="2026-09-22T16:16:00Z"/>
          <w:rFonts w:ascii="Roboto" w:hAnsi="Roboto"/>
        </w:rPr>
      </w:pPr>
      <w:ins w:id="46" w:author="uzivatel" w:date="2026-09-22T12:16:00Z" w16du:dateUtc="2026-09-22T16:16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031C45B4" w14:textId="77777777" w:rsidR="005F4481" w:rsidRPr="009E4030" w:rsidRDefault="005F4481" w:rsidP="009E4030">
      <w:pPr>
        <w:pStyle w:val="Default"/>
        <w:numPr>
          <w:ilvl w:val="0"/>
          <w:numId w:val="39"/>
        </w:numPr>
        <w:rPr>
          <w:ins w:id="47" w:author="uzivatel" w:date="2026-09-22T12:16:00Z" w16du:dateUtc="2026-09-22T16:16:00Z"/>
          <w:rFonts w:ascii="Roboto" w:hAnsi="Roboto"/>
        </w:rPr>
      </w:pPr>
      <w:ins w:id="48" w:author="uzivatel" w:date="2026-09-22T12:16:00Z" w16du:dateUtc="2026-09-22T16:16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6EAACBBA" w14:textId="77777777" w:rsidR="00393DFA" w:rsidRPr="009E4030" w:rsidRDefault="00393DFA" w:rsidP="009E4030">
      <w:pPr>
        <w:pStyle w:val="Default"/>
        <w:numPr>
          <w:ilvl w:val="0"/>
          <w:numId w:val="39"/>
        </w:numPr>
        <w:rPr>
          <w:ins w:id="49" w:author="uzivatel" w:date="2026-09-22T12:16:00Z" w16du:dateUtc="2026-09-22T16:16:00Z"/>
          <w:rFonts w:ascii="Roboto" w:hAnsi="Roboto"/>
        </w:rPr>
      </w:pPr>
      <w:ins w:id="50" w:author="uzivatel" w:date="2026-09-22T12:16:00Z" w16du:dateUtc="2026-09-22T16:16:00Z">
        <w:r w:rsidRPr="009E4030">
          <w:rPr>
            <w:rFonts w:ascii="Roboto" w:hAnsi="Roboto"/>
          </w:rPr>
          <w:t>individuální konzultace</w:t>
        </w:r>
      </w:ins>
    </w:p>
    <w:p w14:paraId="29568766" w14:textId="77777777" w:rsidR="00AB7A30" w:rsidRPr="00222525" w:rsidRDefault="00393DFA" w:rsidP="009E4030">
      <w:pPr>
        <w:pStyle w:val="Default"/>
        <w:numPr>
          <w:ilvl w:val="0"/>
          <w:numId w:val="34"/>
        </w:numPr>
        <w:rPr>
          <w:ins w:id="51" w:author="uzivatel" w:date="2026-09-22T12:16:00Z" w16du:dateUtc="2026-09-22T16:16:00Z"/>
          <w:b/>
          <w:bCs/>
          <w:sz w:val="22"/>
          <w:szCs w:val="22"/>
          <w:u w:val="single"/>
        </w:rPr>
      </w:pPr>
      <w:ins w:id="52" w:author="uzivatel" w:date="2026-09-22T12:16:00Z" w16du:dateUtc="2026-09-22T16:16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779522F3" w14:textId="77777777" w:rsidR="00AB7A30" w:rsidRPr="00ED3AF5" w:rsidRDefault="006B75D9" w:rsidP="009E4030">
      <w:pPr>
        <w:pStyle w:val="Default"/>
        <w:numPr>
          <w:ilvl w:val="0"/>
          <w:numId w:val="34"/>
        </w:numPr>
        <w:rPr>
          <w:ins w:id="53" w:author="uzivatel" w:date="2026-09-22T12:16:00Z" w16du:dateUtc="2026-09-22T16:16:00Z"/>
          <w:rFonts w:ascii="Roboto" w:hAnsi="Roboto"/>
        </w:rPr>
      </w:pPr>
      <w:ins w:id="54" w:author="uzivatel" w:date="2026-09-22T12:16:00Z" w16du:dateUtc="2026-09-22T16:16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F6ACEBF" w14:textId="77777777" w:rsidR="000C1D5B" w:rsidRPr="00067C1B" w:rsidRDefault="008E16D0" w:rsidP="009E4030">
      <w:pPr>
        <w:pStyle w:val="Default"/>
        <w:numPr>
          <w:ilvl w:val="0"/>
          <w:numId w:val="34"/>
        </w:numPr>
        <w:rPr>
          <w:ins w:id="55" w:author="uzivatel" w:date="2026-09-22T12:16:00Z" w16du:dateUtc="2026-09-22T16:16:00Z"/>
          <w:rFonts w:ascii="Roboto" w:hAnsi="Roboto"/>
        </w:rPr>
      </w:pPr>
      <w:ins w:id="56" w:author="uzivatel" w:date="2026-09-22T12:16:00Z" w16du:dateUtc="2026-09-22T16:16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2F8A42A4" w14:textId="77777777" w:rsidR="00F01D59" w:rsidRDefault="00EF2DAF" w:rsidP="009E4030">
      <w:pPr>
        <w:pStyle w:val="Default"/>
        <w:numPr>
          <w:ilvl w:val="0"/>
          <w:numId w:val="34"/>
        </w:numPr>
        <w:rPr>
          <w:ins w:id="57" w:author="uzivatel" w:date="2026-09-22T12:16:00Z" w16du:dateUtc="2026-09-22T16:16:00Z"/>
          <w:rFonts w:ascii="Roboto" w:hAnsi="Roboto"/>
        </w:rPr>
      </w:pPr>
      <w:ins w:id="58" w:author="uzivatel" w:date="2026-09-22T12:16:00Z" w16du:dateUtc="2026-09-22T16:16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662B4B78" w14:textId="77777777" w:rsidR="00E2631A" w:rsidRDefault="00EF2DAF" w:rsidP="009E4030">
      <w:pPr>
        <w:pStyle w:val="Default"/>
        <w:numPr>
          <w:ilvl w:val="0"/>
          <w:numId w:val="34"/>
        </w:numPr>
        <w:rPr>
          <w:ins w:id="59" w:author="uzivatel" w:date="2026-09-22T12:16:00Z" w16du:dateUtc="2026-09-22T16:16:00Z"/>
          <w:rFonts w:ascii="Roboto" w:hAnsi="Roboto"/>
        </w:rPr>
      </w:pPr>
      <w:ins w:id="60" w:author="uzivatel" w:date="2026-09-22T12:16:00Z" w16du:dateUtc="2026-09-22T16:16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25FB15C9" w14:textId="77777777" w:rsidR="005406F7" w:rsidRPr="00F91991" w:rsidRDefault="005406F7" w:rsidP="005406F7">
      <w:pPr>
        <w:pStyle w:val="Default"/>
        <w:numPr>
          <w:ilvl w:val="0"/>
          <w:numId w:val="34"/>
        </w:numPr>
        <w:rPr>
          <w:ins w:id="61" w:author="uzivatel" w:date="2026-09-22T12:16:00Z" w16du:dateUtc="2026-09-22T16:16:00Z"/>
          <w:rFonts w:ascii="Times New Roman" w:hAnsi="Times New Roman" w:cs="Times New Roman"/>
        </w:rPr>
      </w:pPr>
      <w:ins w:id="62" w:author="uzivatel" w:date="2026-09-22T12:16:00Z" w16du:dateUtc="2026-09-22T16:16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2C7F75AB" w14:textId="77777777" w:rsidR="00EF2DAF" w:rsidRPr="00EF2DAF" w:rsidRDefault="005406F7" w:rsidP="009E4030">
      <w:pPr>
        <w:pStyle w:val="Default"/>
        <w:numPr>
          <w:ilvl w:val="0"/>
          <w:numId w:val="34"/>
        </w:numPr>
        <w:rPr>
          <w:ins w:id="63" w:author="uzivatel" w:date="2026-09-22T12:16:00Z" w16du:dateUtc="2026-09-22T16:16:00Z"/>
          <w:rFonts w:ascii="Roboto" w:hAnsi="Roboto"/>
        </w:rPr>
      </w:pPr>
      <w:ins w:id="64" w:author="uzivatel" w:date="2026-09-22T12:16:00Z" w16du:dateUtc="2026-09-22T16:16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30D1FD0F" w14:textId="77777777" w:rsidR="000C1D5B" w:rsidRDefault="000C1D5B" w:rsidP="000C1D5B">
      <w:pPr>
        <w:pStyle w:val="Default"/>
        <w:numPr>
          <w:ilvl w:val="0"/>
          <w:numId w:val="29"/>
        </w:numPr>
        <w:rPr>
          <w:ins w:id="65" w:author="uzivatel" w:date="2026-09-22T12:16:00Z" w16du:dateUtc="2026-09-22T16:16:00Z"/>
          <w:rFonts w:ascii="Roboto" w:hAnsi="Roboto"/>
        </w:rPr>
      </w:pPr>
      <w:ins w:id="66" w:author="uzivatel" w:date="2026-09-22T12:16:00Z" w16du:dateUtc="2026-09-22T16:16:00Z">
        <w:r>
          <w:rPr>
            <w:rFonts w:ascii="Roboto" w:hAnsi="Roboto"/>
          </w:rPr>
          <w:lastRenderedPageBreak/>
          <w:t>žáci si přinesou:</w:t>
        </w:r>
      </w:ins>
    </w:p>
    <w:p w14:paraId="02E5FD6C" w14:textId="77777777" w:rsidR="00992F5A" w:rsidRDefault="000C1D5B" w:rsidP="000C1D5B">
      <w:pPr>
        <w:pStyle w:val="Default"/>
        <w:numPr>
          <w:ilvl w:val="0"/>
          <w:numId w:val="35"/>
        </w:numPr>
        <w:rPr>
          <w:ins w:id="67" w:author="uzivatel" w:date="2026-09-22T12:16:00Z" w16du:dateUtc="2026-09-22T16:16:00Z"/>
          <w:rFonts w:ascii="Roboto" w:hAnsi="Roboto"/>
        </w:rPr>
      </w:pPr>
      <w:ins w:id="68" w:author="uzivatel" w:date="2026-09-22T12:16:00Z" w16du:dateUtc="2026-09-22T16:16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4C37CAF6" w14:textId="77777777" w:rsidR="000C1D5B" w:rsidRPr="00992F5A" w:rsidRDefault="000C1D5B" w:rsidP="000C1D5B">
      <w:pPr>
        <w:pStyle w:val="Default"/>
        <w:numPr>
          <w:ilvl w:val="0"/>
          <w:numId w:val="35"/>
        </w:numPr>
        <w:rPr>
          <w:ins w:id="69" w:author="uzivatel" w:date="2026-09-22T12:16:00Z" w16du:dateUtc="2026-09-22T16:16:00Z"/>
          <w:rFonts w:ascii="Roboto" w:hAnsi="Roboto"/>
        </w:rPr>
      </w:pPr>
      <w:ins w:id="70" w:author="uzivatel" w:date="2026-09-22T12:16:00Z" w16du:dateUtc="2026-09-22T16:16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13721816" w14:textId="77777777" w:rsidR="000C1D5B" w:rsidRDefault="000C1D5B" w:rsidP="000C1D5B">
      <w:pPr>
        <w:pStyle w:val="Default"/>
        <w:numPr>
          <w:ilvl w:val="0"/>
          <w:numId w:val="35"/>
        </w:numPr>
        <w:rPr>
          <w:ins w:id="71" w:author="uzivatel" w:date="2026-09-22T12:16:00Z" w16du:dateUtc="2026-09-22T16:16:00Z"/>
        </w:rPr>
      </w:pPr>
      <w:ins w:id="72" w:author="uzivatel" w:date="2026-09-22T12:16:00Z" w16du:dateUtc="2026-09-22T16:16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6C66F09C" w14:textId="77777777" w:rsidR="00A16A04" w:rsidRDefault="00A16A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del w:id="73" w:author="uzivatel" w:date="2026-09-22T12:16:00Z" w16du:dateUtc="2026-09-22T16:16:00Z"/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1"/>
        <w:tblW w:w="9412" w:type="dxa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12"/>
      </w:tblGrid>
      <w:tr w:rsidR="00A16A04" w14:paraId="54A1D768" w14:textId="77777777">
        <w:trPr>
          <w:trHeight w:val="11619"/>
          <w:del w:id="74" w:author="uzivatel" w:date="2026-09-22T12:16:00Z" w16du:dateUtc="2026-09-22T16:16:00Z"/>
        </w:trPr>
        <w:tc>
          <w:tcPr>
            <w:tcW w:w="9412" w:type="dxa"/>
          </w:tcPr>
          <w:p w14:paraId="442989AE" w14:textId="77777777" w:rsidR="00A16A04" w:rsidRDefault="00A16A04">
            <w:pPr>
              <w:jc w:val="center"/>
              <w:rPr>
                <w:del w:id="75" w:author="uzivatel" w:date="2026-09-22T12:16:00Z" w16du:dateUtc="2026-09-22T16:16:00Z"/>
              </w:rPr>
            </w:pPr>
          </w:p>
          <w:p w14:paraId="0893BF8A" w14:textId="77777777" w:rsidR="00A16A04" w:rsidRDefault="00DF50C7">
            <w:pPr>
              <w:jc w:val="center"/>
              <w:rPr>
                <w:del w:id="76" w:author="uzivatel" w:date="2026-09-22T12:16:00Z" w16du:dateUtc="2026-09-22T16:16:00Z"/>
              </w:rPr>
            </w:pPr>
            <w:del w:id="77" w:author="uzivatel" w:date="2026-09-22T12:16:00Z" w16du:dateUtc="2026-09-22T16:16:00Z">
              <w:r>
                <w:delText>Кафедра социально-культурного сервиса и туризма</w:delText>
              </w:r>
            </w:del>
          </w:p>
          <w:p w14:paraId="2727D71E" w14:textId="77777777" w:rsidR="00A16A04" w:rsidRDefault="00A16A04">
            <w:pPr>
              <w:jc w:val="both"/>
              <w:rPr>
                <w:del w:id="78" w:author="uzivatel" w:date="2026-09-22T12:16:00Z" w16du:dateUtc="2026-09-22T16:16:00Z"/>
              </w:rPr>
            </w:pPr>
          </w:p>
          <w:p w14:paraId="3E746667" w14:textId="77777777" w:rsidR="00A16A04" w:rsidRDefault="00A16A04">
            <w:pPr>
              <w:ind w:left="4180"/>
              <w:jc w:val="both"/>
              <w:rPr>
                <w:del w:id="79" w:author="uzivatel" w:date="2026-09-22T12:16:00Z" w16du:dateUtc="2026-09-22T16:16:00Z"/>
              </w:rPr>
            </w:pPr>
          </w:p>
          <w:p w14:paraId="1289425B" w14:textId="77777777" w:rsidR="00441BB5" w:rsidRPr="00BB4484" w:rsidRDefault="00441BB5" w:rsidP="00441BB5">
            <w:pPr>
              <w:tabs>
                <w:tab w:val="left" w:pos="1530"/>
              </w:tabs>
              <w:ind w:hanging="40"/>
              <w:jc w:val="center"/>
              <w:rPr>
                <w:del w:id="80" w:author="uzivatel" w:date="2026-09-22T12:16:00Z" w16du:dateUtc="2026-09-22T16:16:00Z"/>
              </w:rPr>
            </w:pPr>
          </w:p>
          <w:p w14:paraId="36C354BB" w14:textId="77777777" w:rsidR="00441BB5" w:rsidRPr="00037309" w:rsidRDefault="00441BB5" w:rsidP="00441BB5">
            <w:pPr>
              <w:ind w:left="5040"/>
              <w:rPr>
                <w:del w:id="81" w:author="uzivatel" w:date="2026-09-22T12:16:00Z" w16du:dateUtc="2026-09-22T16:16:00Z"/>
              </w:rPr>
            </w:pPr>
            <w:del w:id="82" w:author="uzivatel" w:date="2026-09-22T12:16:00Z" w16du:dateUtc="2026-09-22T16:16:00Z">
              <w:r w:rsidRPr="00037309">
                <w:delText>УТВЕРЖДАЮ</w:delText>
              </w:r>
            </w:del>
          </w:p>
          <w:p w14:paraId="7E966232" w14:textId="77777777" w:rsidR="00441BB5" w:rsidRPr="00037309" w:rsidRDefault="00441BB5" w:rsidP="00441BB5">
            <w:pPr>
              <w:ind w:left="5040"/>
              <w:rPr>
                <w:del w:id="83" w:author="uzivatel" w:date="2026-09-22T12:16:00Z" w16du:dateUtc="2026-09-22T16:16:00Z"/>
              </w:rPr>
            </w:pPr>
            <w:del w:id="84" w:author="uzivatel" w:date="2026-09-22T12:16:00Z" w16du:dateUtc="2026-09-22T16:16:00Z">
              <w:r w:rsidRPr="00037309"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1" allowOverlap="1" wp14:anchorId="38C24705" wp14:editId="102B4AE2">
                        <wp:simplePos x="0" y="0"/>
                        <wp:positionH relativeFrom="column">
                          <wp:posOffset>1531620</wp:posOffset>
                        </wp:positionH>
                        <wp:positionV relativeFrom="paragraph">
                          <wp:posOffset>85090</wp:posOffset>
                        </wp:positionV>
                        <wp:extent cx="1028700" cy="457200"/>
                        <wp:effectExtent l="0" t="0" r="0" b="0"/>
                        <wp:wrapNone/>
                        <wp:docPr id="2" name="Прямоугольник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028700" cy="457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411B2B" w14:textId="77777777" w:rsidR="00441BB5" w:rsidRDefault="00441BB5" w:rsidP="00441BB5">
                                    <w:pPr>
                                      <w:jc w:val="center"/>
                                      <w:rPr>
                                        <w:del w:id="85" w:author="uzivatel" w:date="2026-09-22T12:16:00Z" w16du:dateUtc="2026-09-22T16:16:00Z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38C24705" id="Прямоугольник 2" o:spid="_x0000_s1026" style="position:absolute;left:0;text-align:left;margin-left:120.6pt;margin-top:6.7pt;width:81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" stroked="f">
                        <v:textbox>
                          <w:txbxContent>
                            <w:p w14:paraId="54411B2B" w14:textId="77777777" w:rsidR="00441BB5" w:rsidRDefault="00441BB5" w:rsidP="00441BB5">
                              <w:pPr>
                                <w:jc w:val="center"/>
                                <w:rPr>
                                  <w:del w:id="86" w:author="uzivatel" w:date="2026-09-22T12:16:00Z" w16du:dateUtc="2026-09-22T16:16:00Z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037309">
                <w:delText>Проректор</w:delText>
              </w:r>
            </w:del>
          </w:p>
          <w:p w14:paraId="6A421751" w14:textId="77777777" w:rsidR="00441BB5" w:rsidRPr="00037309" w:rsidRDefault="00441BB5" w:rsidP="00441BB5">
            <w:pPr>
              <w:ind w:left="5040"/>
              <w:rPr>
                <w:del w:id="87" w:author="uzivatel" w:date="2026-09-22T12:16:00Z" w16du:dateUtc="2026-09-22T16:16:00Z"/>
              </w:rPr>
            </w:pPr>
            <w:del w:id="88" w:author="uzivatel" w:date="2026-09-22T12:16:00Z" w16du:dateUtc="2026-09-22T16:16:00Z">
              <w:r w:rsidRPr="00037309">
                <w:delText>по учебно-методической работе</w:delText>
              </w:r>
            </w:del>
          </w:p>
          <w:p w14:paraId="048561B6" w14:textId="77777777" w:rsidR="00441BB5" w:rsidRPr="00037309" w:rsidRDefault="00441BB5" w:rsidP="00441BB5">
            <w:pPr>
              <w:ind w:left="5040"/>
              <w:rPr>
                <w:del w:id="89" w:author="uzivatel" w:date="2026-09-22T12:16:00Z" w16du:dateUtc="2026-09-22T16:16:00Z"/>
              </w:rPr>
            </w:pPr>
          </w:p>
          <w:p w14:paraId="0C022A15" w14:textId="77777777" w:rsidR="00441BB5" w:rsidRPr="00037309" w:rsidRDefault="00441BB5" w:rsidP="00441BB5">
            <w:pPr>
              <w:ind w:left="5040"/>
              <w:rPr>
                <w:del w:id="90" w:author="uzivatel" w:date="2026-09-22T12:16:00Z" w16du:dateUtc="2026-09-22T16:16:00Z"/>
              </w:rPr>
            </w:pPr>
            <w:del w:id="91" w:author="uzivatel" w:date="2026-09-22T12:16:00Z" w16du:dateUtc="2026-09-22T16:16:00Z">
              <w:r>
                <w:delText>__________________</w:delText>
              </w:r>
              <w:r w:rsidRPr="00037309">
                <w:delText>С.Н.Большаков</w:delText>
              </w:r>
            </w:del>
          </w:p>
          <w:p w14:paraId="4A152C7D" w14:textId="77777777" w:rsidR="00441BB5" w:rsidRPr="00037309" w:rsidRDefault="00441BB5" w:rsidP="00441BB5">
            <w:pPr>
              <w:suppressAutoHyphens/>
              <w:autoSpaceDE w:val="0"/>
              <w:autoSpaceDN w:val="0"/>
              <w:adjustRightInd w:val="0"/>
              <w:jc w:val="right"/>
              <w:rPr>
                <w:del w:id="92" w:author="uzivatel" w:date="2026-09-22T12:16:00Z" w16du:dateUtc="2026-09-22T16:16:00Z"/>
              </w:rPr>
            </w:pPr>
            <w:del w:id="93" w:author="uzivatel" w:date="2026-09-22T12:16:00Z" w16du:dateUtc="2026-09-22T16:16:00Z">
              <w:r w:rsidRPr="00037309">
                <w:delText xml:space="preserve">«____ »___________20_ г </w:delText>
              </w:r>
            </w:del>
          </w:p>
          <w:p w14:paraId="29588E7B" w14:textId="77777777" w:rsidR="00A16A04" w:rsidRDefault="00A16A04">
            <w:pPr>
              <w:ind w:left="4180"/>
              <w:jc w:val="both"/>
              <w:rPr>
                <w:del w:id="94" w:author="uzivatel" w:date="2026-09-22T12:16:00Z" w16du:dateUtc="2026-09-22T16:16:00Z"/>
              </w:rPr>
            </w:pPr>
          </w:p>
          <w:p w14:paraId="455EBAB5" w14:textId="77777777" w:rsidR="00A16A04" w:rsidRDefault="00A16A04">
            <w:pPr>
              <w:ind w:left="4180"/>
              <w:jc w:val="both"/>
              <w:rPr>
                <w:del w:id="95" w:author="uzivatel" w:date="2026-09-22T12:16:00Z" w16du:dateUtc="2026-09-22T16:16:00Z"/>
              </w:rPr>
            </w:pPr>
          </w:p>
          <w:p w14:paraId="5E2D8A2B" w14:textId="77777777" w:rsidR="00A16A04" w:rsidRDefault="00A16A04">
            <w:pPr>
              <w:ind w:left="4180"/>
              <w:jc w:val="both"/>
              <w:rPr>
                <w:del w:id="96" w:author="uzivatel" w:date="2026-09-22T12:16:00Z" w16du:dateUtc="2026-09-22T16:16:00Z"/>
              </w:rPr>
            </w:pPr>
          </w:p>
          <w:p w14:paraId="141A7A5A" w14:textId="77777777" w:rsidR="00A16A04" w:rsidRDefault="00A16A04">
            <w:pPr>
              <w:jc w:val="both"/>
              <w:rPr>
                <w:del w:id="97" w:author="uzivatel" w:date="2026-09-22T12:16:00Z" w16du:dateUtc="2026-09-22T16:16:00Z"/>
                <w:b/>
              </w:rPr>
            </w:pPr>
          </w:p>
          <w:p w14:paraId="56D4834B" w14:textId="77777777" w:rsidR="00A16A04" w:rsidRDefault="00DF50C7">
            <w:pPr>
              <w:jc w:val="center"/>
              <w:rPr>
                <w:del w:id="98" w:author="uzivatel" w:date="2026-09-22T12:16:00Z" w16du:dateUtc="2026-09-22T16:16:00Z"/>
                <w:b/>
              </w:rPr>
            </w:pPr>
            <w:del w:id="99" w:author="uzivatel" w:date="2026-09-22T12:16:00Z" w16du:dateUtc="2026-09-22T16:16:00Z">
              <w:r>
                <w:rPr>
                  <w:b/>
                </w:rPr>
                <w:delText xml:space="preserve">РАБОЧАЯ ПРОГРАММА ДИСЦИПЛИНЫ </w:delText>
              </w:r>
            </w:del>
          </w:p>
          <w:p w14:paraId="31BDC1B8" w14:textId="77777777" w:rsidR="00A16A04" w:rsidRDefault="00A16A04">
            <w:pPr>
              <w:jc w:val="center"/>
              <w:rPr>
                <w:del w:id="100" w:author="uzivatel" w:date="2026-09-22T12:16:00Z" w16du:dateUtc="2026-09-22T16:16:00Z"/>
                <w:b/>
              </w:rPr>
            </w:pPr>
          </w:p>
          <w:p w14:paraId="57BD71C8" w14:textId="77777777" w:rsidR="00A16A04" w:rsidRDefault="00DF50C7">
            <w:pPr>
              <w:ind w:firstLine="709"/>
              <w:jc w:val="center"/>
              <w:rPr>
                <w:del w:id="101" w:author="uzivatel" w:date="2026-09-22T12:16:00Z" w16du:dateUtc="2026-09-22T16:16:00Z"/>
                <w:sz w:val="32"/>
                <w:szCs w:val="32"/>
              </w:rPr>
            </w:pPr>
            <w:del w:id="102" w:author="uzivatel" w:date="2026-09-22T12:16:00Z" w16du:dateUtc="2026-09-22T16:16:00Z">
              <w:r>
                <w:rPr>
                  <w:b/>
                  <w:sz w:val="32"/>
                  <w:szCs w:val="32"/>
                </w:rPr>
                <w:delText>Б1.В.03.01 ОРГАНИЗАЦИЯ ИССЛЕДОВАНИЙ В ПРОФЕССИОНАЛЬНОЙ ДЕЯТЕЛЬНОСТИ</w:delText>
              </w:r>
            </w:del>
          </w:p>
          <w:p w14:paraId="19C2D981" w14:textId="77777777" w:rsidR="00A16A04" w:rsidRDefault="00A16A04">
            <w:pPr>
              <w:tabs>
                <w:tab w:val="right" w:pos="8505"/>
              </w:tabs>
              <w:rPr>
                <w:del w:id="103" w:author="uzivatel" w:date="2026-09-22T12:16:00Z" w16du:dateUtc="2026-09-22T16:16:00Z"/>
              </w:rPr>
            </w:pPr>
          </w:p>
          <w:p w14:paraId="631EE727" w14:textId="77777777" w:rsidR="00A16A04" w:rsidRDefault="00A16A04">
            <w:pPr>
              <w:tabs>
                <w:tab w:val="right" w:pos="8505"/>
              </w:tabs>
              <w:rPr>
                <w:del w:id="104" w:author="uzivatel" w:date="2026-09-22T12:16:00Z" w16du:dateUtc="2026-09-22T16:16:00Z"/>
              </w:rPr>
            </w:pPr>
          </w:p>
          <w:p w14:paraId="3396B356" w14:textId="77777777" w:rsidR="00A16A04" w:rsidRDefault="00A16A04">
            <w:pPr>
              <w:tabs>
                <w:tab w:val="right" w:pos="8505"/>
              </w:tabs>
              <w:rPr>
                <w:del w:id="105" w:author="uzivatel" w:date="2026-09-22T12:16:00Z" w16du:dateUtc="2026-09-22T16:16:00Z"/>
              </w:rPr>
            </w:pPr>
          </w:p>
          <w:p w14:paraId="376AC0DC" w14:textId="77777777" w:rsidR="00A16A04" w:rsidRDefault="00A16A04">
            <w:pPr>
              <w:tabs>
                <w:tab w:val="right" w:pos="8505"/>
              </w:tabs>
              <w:rPr>
                <w:del w:id="106" w:author="uzivatel" w:date="2026-09-22T12:16:00Z" w16du:dateUtc="2026-09-22T16:16:00Z"/>
              </w:rPr>
            </w:pPr>
          </w:p>
          <w:p w14:paraId="157590DD" w14:textId="77777777" w:rsidR="00A16A04" w:rsidRDefault="00DF50C7">
            <w:pPr>
              <w:tabs>
                <w:tab w:val="right" w:pos="8505"/>
              </w:tabs>
              <w:spacing w:line="360" w:lineRule="auto"/>
              <w:jc w:val="center"/>
              <w:rPr>
                <w:del w:id="107" w:author="uzivatel" w:date="2026-09-22T12:16:00Z" w16du:dateUtc="2026-09-22T16:16:00Z"/>
                <w:b/>
                <w:sz w:val="28"/>
                <w:szCs w:val="28"/>
              </w:rPr>
            </w:pPr>
            <w:del w:id="108" w:author="uzivatel" w:date="2026-09-22T12:16:00Z" w16du:dateUtc="2026-09-22T16:16:00Z">
              <w:r>
                <w:rPr>
                  <w:b/>
                  <w:sz w:val="28"/>
                  <w:szCs w:val="28"/>
                </w:rPr>
                <w:delText>направление подготовки 43.03.03 Гостиничное дело</w:delText>
              </w:r>
            </w:del>
          </w:p>
          <w:p w14:paraId="5A433910" w14:textId="77777777" w:rsidR="00A16A04" w:rsidRDefault="00DF50C7">
            <w:pPr>
              <w:tabs>
                <w:tab w:val="right" w:pos="8505"/>
              </w:tabs>
              <w:spacing w:line="360" w:lineRule="auto"/>
              <w:jc w:val="center"/>
              <w:rPr>
                <w:del w:id="109" w:author="uzivatel" w:date="2026-09-22T12:16:00Z" w16du:dateUtc="2026-09-22T16:16:00Z"/>
                <w:b/>
                <w:sz w:val="28"/>
                <w:szCs w:val="28"/>
              </w:rPr>
            </w:pPr>
            <w:del w:id="110" w:author="uzivatel" w:date="2026-09-22T12:16:00Z" w16du:dateUtc="2026-09-22T16:16:00Z">
              <w:r>
                <w:rPr>
                  <w:b/>
                  <w:sz w:val="28"/>
                  <w:szCs w:val="28"/>
                </w:rPr>
                <w:delText>Направленность (профиль) Гостиничная деятельность</w:delText>
              </w:r>
            </w:del>
          </w:p>
          <w:p w14:paraId="5FF0FF4A" w14:textId="77777777" w:rsidR="00A16A04" w:rsidRDefault="00A16A04">
            <w:pPr>
              <w:spacing w:line="360" w:lineRule="auto"/>
              <w:jc w:val="both"/>
              <w:rPr>
                <w:del w:id="111" w:author="uzivatel" w:date="2026-09-22T12:16:00Z" w16du:dateUtc="2026-09-22T16:16:00Z"/>
                <w:b/>
                <w:i/>
                <w:sz w:val="28"/>
                <w:szCs w:val="28"/>
              </w:rPr>
            </w:pPr>
          </w:p>
          <w:p w14:paraId="3B7EA9FA" w14:textId="77777777" w:rsidR="00A16A04" w:rsidRDefault="00A16A04">
            <w:pPr>
              <w:spacing w:line="360" w:lineRule="auto"/>
              <w:jc w:val="center"/>
              <w:rPr>
                <w:del w:id="112" w:author="uzivatel" w:date="2026-09-22T12:16:00Z" w16du:dateUtc="2026-09-22T16:16:00Z"/>
                <w:sz w:val="28"/>
                <w:szCs w:val="28"/>
              </w:rPr>
            </w:pPr>
          </w:p>
          <w:p w14:paraId="054BAB79" w14:textId="77777777" w:rsidR="00A16A04" w:rsidRDefault="00A16A04">
            <w:pPr>
              <w:spacing w:line="360" w:lineRule="auto"/>
              <w:jc w:val="both"/>
              <w:rPr>
                <w:del w:id="113" w:author="uzivatel" w:date="2026-09-22T12:16:00Z" w16du:dateUtc="2026-09-22T16:16:00Z"/>
                <w:sz w:val="28"/>
                <w:szCs w:val="28"/>
              </w:rPr>
            </w:pPr>
          </w:p>
          <w:p w14:paraId="42FDF7A8" w14:textId="77777777" w:rsidR="00A16A04" w:rsidRDefault="00A16A04">
            <w:pPr>
              <w:spacing w:line="360" w:lineRule="auto"/>
              <w:jc w:val="both"/>
              <w:rPr>
                <w:del w:id="114" w:author="uzivatel" w:date="2026-09-22T12:16:00Z" w16du:dateUtc="2026-09-22T16:16:00Z"/>
                <w:sz w:val="28"/>
                <w:szCs w:val="28"/>
              </w:rPr>
            </w:pPr>
          </w:p>
          <w:p w14:paraId="2412B270" w14:textId="77777777" w:rsidR="00A16A04" w:rsidRDefault="00A16A04">
            <w:pPr>
              <w:spacing w:line="360" w:lineRule="auto"/>
              <w:jc w:val="both"/>
              <w:rPr>
                <w:del w:id="115" w:author="uzivatel" w:date="2026-09-22T12:16:00Z" w16du:dateUtc="2026-09-22T16:16:00Z"/>
                <w:sz w:val="28"/>
                <w:szCs w:val="28"/>
              </w:rPr>
            </w:pPr>
          </w:p>
          <w:p w14:paraId="7C543452" w14:textId="77777777" w:rsidR="00A16A04" w:rsidRDefault="00A16A04">
            <w:pPr>
              <w:spacing w:line="360" w:lineRule="auto"/>
              <w:jc w:val="both"/>
              <w:rPr>
                <w:del w:id="116" w:author="uzivatel" w:date="2026-09-22T12:16:00Z" w16du:dateUtc="2026-09-22T16:16:00Z"/>
                <w:sz w:val="28"/>
                <w:szCs w:val="28"/>
              </w:rPr>
            </w:pPr>
          </w:p>
          <w:p w14:paraId="4568327D" w14:textId="77777777" w:rsidR="00A16A04" w:rsidRDefault="00A16A04">
            <w:pPr>
              <w:spacing w:line="360" w:lineRule="auto"/>
              <w:jc w:val="both"/>
              <w:rPr>
                <w:del w:id="117" w:author="uzivatel" w:date="2026-09-22T12:16:00Z" w16du:dateUtc="2026-09-22T16:16:00Z"/>
                <w:sz w:val="28"/>
                <w:szCs w:val="28"/>
              </w:rPr>
            </w:pPr>
          </w:p>
          <w:p w14:paraId="4965B343" w14:textId="77777777" w:rsidR="00A16A04" w:rsidRDefault="00DF50C7">
            <w:pPr>
              <w:spacing w:line="360" w:lineRule="auto"/>
              <w:jc w:val="center"/>
              <w:rPr>
                <w:del w:id="118" w:author="uzivatel" w:date="2026-09-22T12:16:00Z" w16du:dateUtc="2026-09-22T16:16:00Z"/>
                <w:sz w:val="28"/>
                <w:szCs w:val="28"/>
              </w:rPr>
            </w:pPr>
            <w:del w:id="119" w:author="uzivatel" w:date="2026-09-22T12:16:00Z" w16du:dateUtc="2026-09-22T16:16:00Z">
              <w:r>
                <w:rPr>
                  <w:sz w:val="28"/>
                  <w:szCs w:val="28"/>
                </w:rPr>
                <w:delText xml:space="preserve">Санкт-Петербург </w:delText>
              </w:r>
            </w:del>
          </w:p>
          <w:p w14:paraId="5D9AE09D" w14:textId="77777777" w:rsidR="00A16A04" w:rsidRDefault="00DF50C7">
            <w:pPr>
              <w:spacing w:line="360" w:lineRule="auto"/>
              <w:jc w:val="center"/>
              <w:rPr>
                <w:del w:id="120" w:author="uzivatel" w:date="2026-09-22T12:16:00Z" w16du:dateUtc="2026-09-22T16:16:00Z"/>
                <w:sz w:val="28"/>
                <w:szCs w:val="28"/>
              </w:rPr>
            </w:pPr>
            <w:del w:id="121" w:author="uzivatel" w:date="2026-09-22T12:16:00Z" w16du:dateUtc="2026-09-22T16:16:00Z">
              <w:r>
                <w:rPr>
                  <w:sz w:val="28"/>
                  <w:szCs w:val="28"/>
                </w:rPr>
                <w:delText>2019</w:delText>
              </w:r>
            </w:del>
          </w:p>
          <w:p w14:paraId="19A7C79F" w14:textId="77777777" w:rsidR="00A16A04" w:rsidRDefault="00A16A04">
            <w:pPr>
              <w:jc w:val="center"/>
              <w:rPr>
                <w:del w:id="122" w:author="uzivatel" w:date="2026-09-22T12:16:00Z" w16du:dateUtc="2026-09-22T16:16:00Z"/>
              </w:rPr>
            </w:pPr>
          </w:p>
        </w:tc>
      </w:tr>
    </w:tbl>
    <w:p w14:paraId="5FD196E8" w14:textId="77777777" w:rsidR="00A16A04" w:rsidRDefault="00A16A04">
      <w:pPr>
        <w:tabs>
          <w:tab w:val="left" w:pos="708"/>
        </w:tabs>
        <w:ind w:left="-142" w:firstLine="142"/>
        <w:jc w:val="center"/>
        <w:rPr>
          <w:del w:id="123" w:author="uzivatel" w:date="2026-09-22T12:16:00Z" w16du:dateUtc="2026-09-22T16:16:00Z"/>
          <w:b/>
          <w:i/>
          <w:color w:val="00B050"/>
        </w:rPr>
      </w:pPr>
    </w:p>
    <w:p w14:paraId="0697323A" w14:textId="77777777" w:rsidR="00A16A04" w:rsidRDefault="00DF50C7">
      <w:pPr>
        <w:spacing w:line="360" w:lineRule="auto"/>
        <w:jc w:val="both"/>
        <w:rPr>
          <w:del w:id="124" w:author="uzivatel" w:date="2026-09-22T12:16:00Z" w16du:dateUtc="2026-09-22T16:16:00Z"/>
          <w:b/>
        </w:rPr>
      </w:pPr>
      <w:del w:id="125" w:author="uzivatel" w:date="2026-09-22T12:16:00Z" w16du:dateUtc="2026-09-22T16:16:00Z">
        <w:r>
          <w:rPr>
            <w:b/>
          </w:rPr>
          <w:delText>1. ПЕРЕЧЕНЬ ПЛАНИРУЕМЫХ РЕЗУЛЬТАТОВ ОБУЧЕНИЯ ПО ДИСЦИПЛИНЕ:</w:delText>
        </w:r>
      </w:del>
    </w:p>
    <w:p w14:paraId="716E9CC8" w14:textId="77777777" w:rsidR="00A16A04" w:rsidRDefault="00DF50C7">
      <w:pPr>
        <w:spacing w:line="360" w:lineRule="auto"/>
        <w:jc w:val="both"/>
        <w:rPr>
          <w:del w:id="126" w:author="uzivatel" w:date="2026-09-22T12:16:00Z" w16du:dateUtc="2026-09-22T16:16:00Z"/>
        </w:rPr>
      </w:pPr>
      <w:del w:id="127" w:author="uzivatel" w:date="2026-09-22T12:16:00Z" w16du:dateUtc="2026-09-22T16:16:00Z">
        <w:r>
          <w:delText>Процесс изучения дисциплины направлен на формирование следующих компетенций:</w:delText>
        </w:r>
      </w:del>
    </w:p>
    <w:p w14:paraId="3B8189F6" w14:textId="77777777" w:rsidR="00A16A04" w:rsidRDefault="00A16A04">
      <w:pPr>
        <w:jc w:val="both"/>
        <w:rPr>
          <w:del w:id="128" w:author="uzivatel" w:date="2026-09-22T12:16:00Z" w16du:dateUtc="2026-09-22T16:16:00Z"/>
          <w:i/>
          <w:color w:val="FF0000"/>
        </w:rPr>
      </w:pPr>
    </w:p>
    <w:tbl>
      <w:tblPr>
        <w:tblStyle w:val="a3"/>
        <w:tblW w:w="9199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1417"/>
        <w:gridCol w:w="1985"/>
        <w:gridCol w:w="5263"/>
      </w:tblGrid>
      <w:tr w:rsidR="00441BB5" w14:paraId="6BECF854" w14:textId="77777777" w:rsidTr="00441BB5">
        <w:trPr>
          <w:trHeight w:val="345"/>
          <w:del w:id="129" w:author="uzivatel" w:date="2026-09-22T12:16:00Z" w16du:dateUtc="2026-09-22T16:16:00Z"/>
        </w:trPr>
        <w:tc>
          <w:tcPr>
            <w:tcW w:w="53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3966C05" w14:textId="77777777" w:rsidR="00441BB5" w:rsidRDefault="00441BB5">
            <w:pPr>
              <w:spacing w:line="360" w:lineRule="auto"/>
              <w:jc w:val="center"/>
              <w:rPr>
                <w:del w:id="130" w:author="uzivatel" w:date="2026-09-22T12:16:00Z" w16du:dateUtc="2026-09-22T16:16:00Z"/>
                <w:sz w:val="20"/>
                <w:szCs w:val="20"/>
              </w:rPr>
            </w:pPr>
            <w:del w:id="131" w:author="uzivatel" w:date="2026-09-22T12:16:00Z" w16du:dateUtc="2026-09-22T16:16:00Z">
              <w:r>
                <w:rPr>
                  <w:sz w:val="20"/>
                  <w:szCs w:val="20"/>
                </w:rPr>
                <w:delText>№</w:delText>
              </w:r>
            </w:del>
          </w:p>
          <w:p w14:paraId="6CBAEADC" w14:textId="77777777" w:rsidR="00441BB5" w:rsidRDefault="00441BB5">
            <w:pPr>
              <w:spacing w:line="360" w:lineRule="auto"/>
              <w:jc w:val="center"/>
              <w:rPr>
                <w:del w:id="132" w:author="uzivatel" w:date="2026-09-22T12:16:00Z" w16du:dateUtc="2026-09-22T16:16:00Z"/>
                <w:sz w:val="20"/>
                <w:szCs w:val="20"/>
              </w:rPr>
            </w:pPr>
            <w:del w:id="133" w:author="uzivatel" w:date="2026-09-22T12:16:00Z" w16du:dateUtc="2026-09-22T16:16:00Z">
              <w:r>
                <w:rPr>
                  <w:sz w:val="20"/>
                  <w:szCs w:val="20"/>
                </w:rPr>
                <w:delText>пп</w:delText>
              </w:r>
            </w:del>
          </w:p>
        </w:tc>
        <w:tc>
          <w:tcPr>
            <w:tcW w:w="1417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0DB1A" w14:textId="77777777" w:rsidR="00441BB5" w:rsidRDefault="00441BB5">
            <w:pPr>
              <w:spacing w:line="360" w:lineRule="auto"/>
              <w:jc w:val="center"/>
              <w:rPr>
                <w:del w:id="134" w:author="uzivatel" w:date="2026-09-22T12:16:00Z" w16du:dateUtc="2026-09-22T16:16:00Z"/>
                <w:sz w:val="20"/>
                <w:szCs w:val="20"/>
              </w:rPr>
            </w:pPr>
            <w:del w:id="135" w:author="uzivatel" w:date="2026-09-22T12:16:00Z" w16du:dateUtc="2026-09-22T16:16:00Z">
              <w:r>
                <w:rPr>
                  <w:sz w:val="20"/>
                  <w:szCs w:val="20"/>
                </w:rPr>
                <w:delText>Индекс компетенции</w:delText>
              </w:r>
            </w:del>
          </w:p>
          <w:p w14:paraId="3C7264EA" w14:textId="77777777" w:rsidR="00441BB5" w:rsidRDefault="00441BB5">
            <w:pPr>
              <w:spacing w:line="360" w:lineRule="auto"/>
              <w:jc w:val="center"/>
              <w:rPr>
                <w:del w:id="136" w:author="uzivatel" w:date="2026-09-22T12:16:00Z" w16du:dateUtc="2026-09-22T16:16:00Z"/>
                <w:i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14:paraId="0B963123" w14:textId="77777777" w:rsidR="00441BB5" w:rsidRDefault="00441BB5">
            <w:pPr>
              <w:jc w:val="center"/>
              <w:rPr>
                <w:del w:id="137" w:author="uzivatel" w:date="2026-09-22T12:16:00Z" w16du:dateUtc="2026-09-22T16:16:00Z"/>
                <w:sz w:val="20"/>
                <w:szCs w:val="20"/>
              </w:rPr>
            </w:pPr>
            <w:del w:id="138" w:author="uzivatel" w:date="2026-09-22T12:16:00Z" w16du:dateUtc="2026-09-22T16:16:00Z">
              <w:r>
                <w:rPr>
                  <w:sz w:val="20"/>
                  <w:szCs w:val="20"/>
                </w:rPr>
                <w:delText xml:space="preserve">Содержание компетенции </w:delText>
              </w:r>
            </w:del>
          </w:p>
          <w:p w14:paraId="1BE7D42C" w14:textId="77777777" w:rsidR="00441BB5" w:rsidRDefault="00441BB5">
            <w:pPr>
              <w:jc w:val="center"/>
              <w:rPr>
                <w:del w:id="139" w:author="uzivatel" w:date="2026-09-22T12:16:00Z" w16du:dateUtc="2026-09-22T16:16:00Z"/>
                <w:sz w:val="20"/>
                <w:szCs w:val="20"/>
              </w:rPr>
            </w:pPr>
            <w:del w:id="140" w:author="uzivatel" w:date="2026-09-22T12:16:00Z" w16du:dateUtc="2026-09-22T16:16:00Z">
              <w:r>
                <w:rPr>
                  <w:sz w:val="20"/>
                  <w:szCs w:val="20"/>
                </w:rPr>
                <w:delText>(или ее части)</w:delText>
              </w:r>
            </w:del>
          </w:p>
          <w:p w14:paraId="27C36843" w14:textId="77777777" w:rsidR="00441BB5" w:rsidRDefault="00441BB5">
            <w:pPr>
              <w:jc w:val="center"/>
              <w:rPr>
                <w:del w:id="141" w:author="uzivatel" w:date="2026-09-22T12:16:00Z" w16du:dateUtc="2026-09-22T16:16:00Z"/>
                <w:sz w:val="20"/>
                <w:szCs w:val="20"/>
              </w:rPr>
            </w:pPr>
          </w:p>
        </w:tc>
        <w:tc>
          <w:tcPr>
            <w:tcW w:w="5263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3A8BC" w14:textId="77777777" w:rsidR="00441BB5" w:rsidRDefault="00441BB5">
            <w:pPr>
              <w:jc w:val="center"/>
              <w:rPr>
                <w:del w:id="142" w:author="uzivatel" w:date="2026-09-22T12:16:00Z" w16du:dateUtc="2026-09-22T16:16:00Z"/>
                <w:sz w:val="20"/>
                <w:szCs w:val="20"/>
              </w:rPr>
            </w:pPr>
            <w:del w:id="143" w:author="uzivatel" w:date="2026-09-22T12:16:00Z" w16du:dateUtc="2026-09-22T16:16:00Z">
              <w:r>
                <w:rPr>
                  <w:sz w:val="20"/>
                  <w:szCs w:val="20"/>
                </w:rPr>
                <w:delText>Индикатор</w:delText>
              </w:r>
            </w:del>
          </w:p>
        </w:tc>
      </w:tr>
      <w:tr w:rsidR="00441BB5" w14:paraId="02554B9A" w14:textId="77777777" w:rsidTr="00441BB5">
        <w:trPr>
          <w:trHeight w:val="264"/>
          <w:del w:id="144" w:author="uzivatel" w:date="2026-09-22T12:16:00Z" w16du:dateUtc="2026-09-22T16:16:00Z"/>
        </w:trPr>
        <w:tc>
          <w:tcPr>
            <w:tcW w:w="534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CFFAC04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145" w:author="uzivatel" w:date="2026-09-22T12:16:00Z" w16du:dateUtc="2026-09-22T16:16:00Z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71F3E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146" w:author="uzivatel" w:date="2026-09-22T12:16:00Z" w16du:dateUtc="2026-09-22T16:16:00Z"/>
                <w:sz w:val="20"/>
                <w:szCs w:val="20"/>
              </w:rPr>
            </w:pPr>
          </w:p>
        </w:tc>
        <w:tc>
          <w:tcPr>
            <w:tcW w:w="1985" w:type="dxa"/>
            <w:vMerge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14:paraId="2FF68F3A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147" w:author="uzivatel" w:date="2026-09-22T12:16:00Z" w16du:dateUtc="2026-09-22T16:16:00Z"/>
                <w:sz w:val="20"/>
                <w:szCs w:val="20"/>
              </w:rPr>
            </w:pPr>
          </w:p>
        </w:tc>
        <w:tc>
          <w:tcPr>
            <w:tcW w:w="5263" w:type="dxa"/>
            <w:vMerge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167BC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148" w:author="uzivatel" w:date="2026-09-22T12:16:00Z" w16du:dateUtc="2026-09-22T16:16:00Z"/>
                <w:sz w:val="20"/>
                <w:szCs w:val="20"/>
              </w:rPr>
            </w:pPr>
          </w:p>
        </w:tc>
      </w:tr>
      <w:tr w:rsidR="00441BB5" w14:paraId="122EA588" w14:textId="77777777" w:rsidTr="00441BB5">
        <w:trPr>
          <w:trHeight w:val="424"/>
          <w:del w:id="149" w:author="uzivatel" w:date="2026-09-22T12:16:00Z" w16du:dateUtc="2026-09-22T16:16:00Z"/>
        </w:trPr>
        <w:tc>
          <w:tcPr>
            <w:tcW w:w="53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1D41FE2E" w14:textId="77777777" w:rsidR="00441BB5" w:rsidRDefault="00441BB5">
            <w:pPr>
              <w:spacing w:line="360" w:lineRule="auto"/>
              <w:rPr>
                <w:del w:id="150" w:author="uzivatel" w:date="2026-09-22T12:16:00Z" w16du:dateUtc="2026-09-22T16:16:00Z"/>
                <w:b/>
                <w:sz w:val="20"/>
                <w:szCs w:val="20"/>
              </w:rPr>
            </w:pPr>
            <w:bookmarkStart w:id="151" w:name="_heading=h.gjdgxs" w:colFirst="0" w:colLast="0"/>
            <w:bookmarkEnd w:id="151"/>
            <w:del w:id="152" w:author="uzivatel" w:date="2026-09-22T12:16:00Z" w16du:dateUtc="2026-09-22T16:16:00Z">
              <w:r>
                <w:rPr>
                  <w:b/>
                  <w:sz w:val="20"/>
                  <w:szCs w:val="20"/>
                </w:rPr>
                <w:delText>1.</w:delText>
              </w:r>
            </w:del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07C0FD23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del w:id="153" w:author="uzivatel" w:date="2026-09-22T12:16:00Z" w16du:dateUtc="2026-09-22T16:16:00Z"/>
                <w:color w:val="000000"/>
                <w:sz w:val="20"/>
                <w:szCs w:val="20"/>
              </w:rPr>
            </w:pPr>
            <w:del w:id="154" w:author="uzivatel" w:date="2026-09-22T12:16:00Z" w16du:dateUtc="2026-09-22T16:16:00Z">
              <w:r>
                <w:rPr>
                  <w:color w:val="000000"/>
                  <w:sz w:val="20"/>
                  <w:szCs w:val="20"/>
                </w:rPr>
                <w:delText>ПК-6</w:delText>
              </w:r>
            </w:del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11BBEAB4" w14:textId="77777777" w:rsidR="00441BB5" w:rsidRDefault="00441BB5">
            <w:pPr>
              <w:jc w:val="both"/>
              <w:rPr>
                <w:del w:id="155" w:author="uzivatel" w:date="2026-09-22T12:16:00Z" w16du:dateUtc="2026-09-22T16:16:00Z"/>
                <w:sz w:val="20"/>
                <w:szCs w:val="20"/>
              </w:rPr>
            </w:pPr>
            <w:del w:id="156" w:author="uzivatel" w:date="2026-09-22T12:16:00Z" w16du:dateUtc="2026-09-22T16:16:00Z">
              <w:r>
                <w:rPr>
                  <w:sz w:val="20"/>
                  <w:szCs w:val="20"/>
                </w:rPr>
                <w:delText>Способен применять методы прикладных исследований в избранной сфере профессиональной деятельности</w:delText>
              </w:r>
            </w:del>
          </w:p>
          <w:p w14:paraId="7127BDB3" w14:textId="77777777" w:rsidR="00441BB5" w:rsidRDefault="00441BB5">
            <w:pPr>
              <w:jc w:val="both"/>
              <w:rPr>
                <w:del w:id="157" w:author="uzivatel" w:date="2026-09-22T12:16:00Z" w16du:dateUtc="2026-09-22T16:16:00Z"/>
                <w:color w:val="000000"/>
                <w:sz w:val="20"/>
                <w:szCs w:val="20"/>
              </w:rPr>
            </w:pPr>
          </w:p>
        </w:tc>
        <w:tc>
          <w:tcPr>
            <w:tcW w:w="5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1CA572B7" w14:textId="77777777" w:rsidR="00441BB5" w:rsidRDefault="00441BB5">
            <w:pPr>
              <w:jc w:val="both"/>
              <w:rPr>
                <w:del w:id="158" w:author="uzivatel" w:date="2026-09-22T12:16:00Z" w16du:dateUtc="2026-09-22T16:16:00Z"/>
                <w:sz w:val="20"/>
                <w:szCs w:val="20"/>
                <w:highlight w:val="cyan"/>
              </w:rPr>
            </w:pPr>
            <w:del w:id="159" w:author="uzivatel" w:date="2026-09-22T12:16:00Z" w16du:dateUtc="2026-09-22T16:16:00Z">
              <w:r>
                <w:rPr>
                  <w:color w:val="000000"/>
                  <w:sz w:val="20"/>
                  <w:szCs w:val="20"/>
                </w:rPr>
                <w:delText>ПК-6.2. Организует изучение удовлетворенности и лояльности потребителей, мониторинг качества обслуживания в организациях сферы гостеприимства и общественного питания</w:delText>
              </w:r>
            </w:del>
          </w:p>
        </w:tc>
      </w:tr>
    </w:tbl>
    <w:p w14:paraId="22911E16" w14:textId="77777777" w:rsidR="00A16A04" w:rsidRDefault="00A16A04">
      <w:pPr>
        <w:rPr>
          <w:del w:id="160" w:author="uzivatel" w:date="2026-09-22T12:16:00Z" w16du:dateUtc="2026-09-22T16:16:00Z"/>
          <w:b/>
        </w:rPr>
      </w:pPr>
    </w:p>
    <w:p w14:paraId="343BF701" w14:textId="77777777" w:rsidR="00A16A04" w:rsidRDefault="00DF50C7">
      <w:pPr>
        <w:rPr>
          <w:del w:id="161" w:author="uzivatel" w:date="2026-09-22T12:16:00Z" w16du:dateUtc="2026-09-22T16:16:00Z"/>
        </w:rPr>
      </w:pPr>
      <w:del w:id="162" w:author="uzivatel" w:date="2026-09-22T12:16:00Z" w16du:dateUtc="2026-09-22T16:16:00Z">
        <w:r>
          <w:rPr>
            <w:b/>
          </w:rPr>
          <w:delText xml:space="preserve">2. Место дисциплины  в структуре ОП: </w:delText>
        </w:r>
      </w:del>
    </w:p>
    <w:p w14:paraId="7B7FA000" w14:textId="77777777" w:rsidR="00A16A04" w:rsidRDefault="00DF50C7">
      <w:pPr>
        <w:ind w:firstLine="709"/>
        <w:jc w:val="both"/>
        <w:rPr>
          <w:del w:id="163" w:author="uzivatel" w:date="2026-09-22T12:16:00Z" w16du:dateUtc="2026-09-22T16:16:00Z"/>
        </w:rPr>
      </w:pPr>
      <w:del w:id="164" w:author="uzivatel" w:date="2026-09-22T12:16:00Z" w16du:dateUtc="2026-09-22T16:16:00Z">
        <w:r>
          <w:rPr>
            <w:b/>
          </w:rPr>
          <w:delText>Цель преподавания дисциплины:</w:delText>
        </w:r>
        <w:r>
          <w:delText xml:space="preserve"> </w:delText>
        </w:r>
      </w:del>
    </w:p>
    <w:p w14:paraId="6A2A1A81" w14:textId="77777777" w:rsidR="00A16A04" w:rsidRDefault="00DF50C7">
      <w:pPr>
        <w:ind w:firstLine="709"/>
        <w:jc w:val="both"/>
        <w:rPr>
          <w:del w:id="165" w:author="uzivatel" w:date="2026-09-22T12:16:00Z" w16du:dateUtc="2026-09-22T16:16:00Z"/>
        </w:rPr>
      </w:pPr>
      <w:del w:id="166" w:author="uzivatel" w:date="2026-09-22T12:16:00Z" w16du:dateUtc="2026-09-22T16:16:00Z">
        <w:r>
          <w:delText>подготовить выпускника, обладающего знаниями об организации, конституционных принципах научных исследований и профессиональными компетенциями, необходимыми в научно-исследовательской деятельности.</w:delText>
        </w:r>
      </w:del>
    </w:p>
    <w:p w14:paraId="6C47C677" w14:textId="77777777" w:rsidR="00A16A04" w:rsidRDefault="00DF50C7">
      <w:pPr>
        <w:ind w:firstLine="709"/>
        <w:jc w:val="both"/>
        <w:rPr>
          <w:del w:id="167" w:author="uzivatel" w:date="2026-09-22T12:16:00Z" w16du:dateUtc="2026-09-22T16:16:00Z"/>
        </w:rPr>
      </w:pPr>
      <w:del w:id="168" w:author="uzivatel" w:date="2026-09-22T12:16:00Z" w16du:dateUtc="2026-09-22T16:16:00Z">
        <w:r>
          <w:rPr>
            <w:b/>
          </w:rPr>
          <w:delText>Задачами освоения дисциплины являются:</w:delText>
        </w:r>
        <w:r>
          <w:delText xml:space="preserve"> </w:delText>
        </w:r>
      </w:del>
    </w:p>
    <w:p w14:paraId="1895A9E3" w14:textId="77777777" w:rsidR="00A16A04" w:rsidRDefault="00DF50C7">
      <w:pPr>
        <w:widowControl w:val="0"/>
        <w:numPr>
          <w:ilvl w:val="0"/>
          <w:numId w:val="5"/>
        </w:numPr>
        <w:shd w:val="clear" w:color="auto" w:fill="FFFFFF"/>
        <w:ind w:left="0" w:firstLine="709"/>
        <w:jc w:val="both"/>
        <w:rPr>
          <w:del w:id="169" w:author="uzivatel" w:date="2026-09-22T12:16:00Z" w16du:dateUtc="2026-09-22T16:16:00Z"/>
          <w:color w:val="000000"/>
        </w:rPr>
      </w:pPr>
      <w:del w:id="170" w:author="uzivatel" w:date="2026-09-22T12:16:00Z" w16du:dateUtc="2026-09-22T16:16:00Z">
        <w:r>
          <w:rPr>
            <w:color w:val="000000"/>
          </w:rPr>
          <w:delText>изучить понятие науки, методологические основы научного исследования и особенности методики проведения исследования и написания выпускной квалификационной работы;</w:delText>
        </w:r>
      </w:del>
    </w:p>
    <w:p w14:paraId="40A31719" w14:textId="77777777" w:rsidR="00A16A04" w:rsidRDefault="00DF50C7">
      <w:pPr>
        <w:widowControl w:val="0"/>
        <w:numPr>
          <w:ilvl w:val="0"/>
          <w:numId w:val="5"/>
        </w:numPr>
        <w:shd w:val="clear" w:color="auto" w:fill="FFFFFF"/>
        <w:ind w:left="0" w:firstLine="709"/>
        <w:jc w:val="both"/>
        <w:rPr>
          <w:del w:id="171" w:author="uzivatel" w:date="2026-09-22T12:16:00Z" w16du:dateUtc="2026-09-22T16:16:00Z"/>
          <w:color w:val="000000"/>
        </w:rPr>
      </w:pPr>
      <w:del w:id="172" w:author="uzivatel" w:date="2026-09-22T12:16:00Z" w16du:dateUtc="2026-09-22T16:16:00Z">
        <w:r>
          <w:rPr>
            <w:color w:val="000000"/>
          </w:rPr>
          <w:delText>сформировать умения системного подхода при освоении и применении современных методов научного исследования, анализе научной информации необходимой для решения задач в предметной сфере профессиональной деятельности;</w:delText>
        </w:r>
      </w:del>
    </w:p>
    <w:p w14:paraId="4BB9E54F" w14:textId="77777777" w:rsidR="00A16A04" w:rsidRDefault="00DF50C7">
      <w:pPr>
        <w:widowControl w:val="0"/>
        <w:numPr>
          <w:ilvl w:val="0"/>
          <w:numId w:val="5"/>
        </w:numPr>
        <w:shd w:val="clear" w:color="auto" w:fill="FFFFFF"/>
        <w:ind w:left="0" w:firstLine="709"/>
        <w:jc w:val="both"/>
        <w:rPr>
          <w:del w:id="173" w:author="uzivatel" w:date="2026-09-22T12:16:00Z" w16du:dateUtc="2026-09-22T16:16:00Z"/>
          <w:color w:val="000000"/>
        </w:rPr>
      </w:pPr>
      <w:del w:id="174" w:author="uzivatel" w:date="2026-09-22T12:16:00Z" w16du:dateUtc="2026-09-22T16:16:00Z">
        <w:r>
          <w:rPr>
            <w:color w:val="000000"/>
          </w:rPr>
          <w:delText>сформировать мотивационные установки к организации и самоуправлению научно-исследовательской деятельностью, совершенствованию и развитию собственного общеинтеллектуального, общекультурного, научного потенциала, его применению при решении задач в предметной сфере профессиональной деятельности.</w:delText>
        </w:r>
      </w:del>
    </w:p>
    <w:p w14:paraId="359EEFA0" w14:textId="77777777" w:rsidR="00A16A04" w:rsidRDefault="00441BB5">
      <w:pPr>
        <w:widowControl w:val="0"/>
        <w:ind w:firstLine="709"/>
        <w:jc w:val="both"/>
        <w:rPr>
          <w:del w:id="175" w:author="uzivatel" w:date="2026-09-22T12:16:00Z" w16du:dateUtc="2026-09-22T16:16:00Z"/>
        </w:rPr>
      </w:pPr>
      <w:del w:id="176" w:author="uzivatel" w:date="2026-09-22T12:16:00Z" w16du:dateUtc="2026-09-22T16:16:00Z">
        <w:r w:rsidRPr="00BB4484">
          <w:rPr>
            <w:b/>
            <w:u w:val="single"/>
          </w:rPr>
          <w:delText>Место дисциплины</w:delText>
        </w:r>
        <w:r w:rsidRPr="00BB4484">
          <w:delText xml:space="preserve">: </w:delText>
        </w:r>
        <w:r w:rsidR="00DF50C7">
          <w:delText>Данная дисциплина реализуется в рамках вариативной части Блока 1 «Дисциплины (модули)» программы бакалавриата, определяет направленность (профиль), является обязательной для освоения обучающимися.</w:delText>
        </w:r>
      </w:del>
    </w:p>
    <w:p w14:paraId="2D5BA47E" w14:textId="77777777" w:rsidR="00A16A04" w:rsidRDefault="00A16A04">
      <w:pPr>
        <w:spacing w:line="360" w:lineRule="auto"/>
        <w:rPr>
          <w:del w:id="177" w:author="uzivatel" w:date="2026-09-22T12:16:00Z" w16du:dateUtc="2026-09-22T16:16:00Z"/>
          <w:b/>
        </w:rPr>
      </w:pPr>
    </w:p>
    <w:p w14:paraId="2FC247AC" w14:textId="77777777" w:rsidR="00441BB5" w:rsidRPr="00BB4484" w:rsidRDefault="00441BB5" w:rsidP="00755BC7">
      <w:pPr>
        <w:rPr>
          <w:del w:id="178" w:author="uzivatel" w:date="2026-09-22T12:16:00Z" w16du:dateUtc="2026-09-22T16:16:00Z"/>
        </w:rPr>
      </w:pPr>
      <w:del w:id="179" w:author="uzivatel" w:date="2026-09-22T12:16:00Z" w16du:dateUtc="2026-09-22T16:16:00Z">
        <w:r w:rsidRPr="00BB4484">
          <w:rPr>
            <w:b/>
            <w:bCs/>
            <w:color w:val="000000"/>
          </w:rPr>
          <w:delText xml:space="preserve">3. </w:delText>
        </w:r>
        <w:r w:rsidRPr="00BB4484">
          <w:rPr>
            <w:b/>
            <w:bCs/>
            <w:caps/>
            <w:color w:val="000000"/>
          </w:rPr>
          <w:delText>Объем дисциплины и виды учебной работы:</w:delText>
        </w:r>
      </w:del>
    </w:p>
    <w:p w14:paraId="4B44596A" w14:textId="77777777" w:rsidR="00441BB5" w:rsidRPr="00BB4484" w:rsidRDefault="00441BB5" w:rsidP="00755BC7">
      <w:pPr>
        <w:ind w:firstLine="527"/>
        <w:rPr>
          <w:del w:id="180" w:author="uzivatel" w:date="2026-09-22T12:16:00Z" w16du:dateUtc="2026-09-22T16:16:00Z"/>
        </w:rPr>
      </w:pPr>
      <w:del w:id="181" w:author="uzivatel" w:date="2026-09-22T12:16:00Z" w16du:dateUtc="2026-09-22T16:16:00Z">
        <w:r w:rsidRPr="00BB4484">
          <w:delText xml:space="preserve">Общая трудоемкость освоения дисциплины составляет </w:delText>
        </w:r>
        <w:r>
          <w:delText>3</w:delText>
        </w:r>
        <w:r w:rsidRPr="00BB4484">
          <w:delText xml:space="preserve"> зачетные единицы, </w:delText>
        </w:r>
        <w:r>
          <w:delText>108</w:delText>
        </w:r>
        <w:r w:rsidRPr="00BB4484">
          <w:delText xml:space="preserve"> академических часа</w:delText>
        </w:r>
        <w:r w:rsidRPr="00BB4484">
          <w:rPr>
            <w:i/>
            <w:color w:val="000000"/>
          </w:rPr>
          <w:delText xml:space="preserve"> (1 зачетная единица соответствует 36 академическим часам).</w:delText>
        </w:r>
      </w:del>
    </w:p>
    <w:p w14:paraId="18271FBC" w14:textId="77777777" w:rsidR="00441BB5" w:rsidRPr="00BB4484" w:rsidRDefault="00441BB5" w:rsidP="00755BC7">
      <w:pPr>
        <w:ind w:firstLine="720"/>
        <w:rPr>
          <w:del w:id="182" w:author="uzivatel" w:date="2026-09-22T12:16:00Z" w16du:dateUtc="2026-09-22T16:16:00Z"/>
          <w:i/>
          <w:color w:val="000000"/>
        </w:rPr>
      </w:pPr>
    </w:p>
    <w:p w14:paraId="2FF93C2D" w14:textId="77777777" w:rsidR="00441BB5" w:rsidRPr="00BB4484" w:rsidRDefault="00441BB5" w:rsidP="00441BB5">
      <w:pPr>
        <w:rPr>
          <w:del w:id="183" w:author="uzivatel" w:date="2026-09-22T12:16:00Z" w16du:dateUtc="2026-09-22T16:16:00Z"/>
          <w:color w:val="000000"/>
        </w:rPr>
      </w:pPr>
      <w:del w:id="184" w:author="uzivatel" w:date="2026-09-22T12:16:00Z" w16du:dateUtc="2026-09-22T16:16:00Z">
        <w:r w:rsidRPr="00BB4484">
          <w:rPr>
            <w:color w:val="000000"/>
          </w:rPr>
          <w:delText>Очная форма обучения</w:delText>
        </w:r>
      </w:del>
    </w:p>
    <w:tbl>
      <w:tblPr>
        <w:tblStyle w:val="a4"/>
        <w:tblW w:w="9039" w:type="dxa"/>
        <w:tblInd w:w="-1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04"/>
        <w:gridCol w:w="1417"/>
        <w:gridCol w:w="1418"/>
      </w:tblGrid>
      <w:tr w:rsidR="00A16A04" w14:paraId="1A748E70" w14:textId="77777777">
        <w:trPr>
          <w:trHeight w:val="345"/>
          <w:del w:id="185" w:author="uzivatel" w:date="2026-09-22T12:16:00Z" w16du:dateUtc="2026-09-22T16:16:00Z"/>
        </w:trPr>
        <w:tc>
          <w:tcPr>
            <w:tcW w:w="6204" w:type="dxa"/>
            <w:vMerge w:val="restart"/>
            <w:tcBorders>
              <w:top w:val="single" w:sz="12" w:space="0" w:color="000000"/>
            </w:tcBorders>
          </w:tcPr>
          <w:p w14:paraId="07864BC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86" w:author="uzivatel" w:date="2026-09-22T12:16:00Z" w16du:dateUtc="2026-09-22T16:16:00Z"/>
                <w:i/>
                <w:color w:val="000000"/>
              </w:rPr>
            </w:pPr>
            <w:del w:id="187" w:author="uzivatel" w:date="2026-09-22T12:16:00Z" w16du:dateUtc="2026-09-22T16:16:00Z">
              <w:r>
                <w:rPr>
                  <w:color w:val="000000"/>
                </w:rPr>
                <w:delText>Вид учебной работы</w:delText>
              </w:r>
            </w:del>
          </w:p>
        </w:tc>
        <w:tc>
          <w:tcPr>
            <w:tcW w:w="2835" w:type="dxa"/>
            <w:gridSpan w:val="2"/>
            <w:tcBorders>
              <w:top w:val="single" w:sz="12" w:space="0" w:color="000000"/>
              <w:bottom w:val="single" w:sz="4" w:space="0" w:color="000000"/>
            </w:tcBorders>
          </w:tcPr>
          <w:p w14:paraId="46154145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88" w:author="uzivatel" w:date="2026-09-22T12:16:00Z" w16du:dateUtc="2026-09-22T16:16:00Z"/>
                <w:color w:val="000000"/>
              </w:rPr>
            </w:pPr>
            <w:del w:id="189" w:author="uzivatel" w:date="2026-09-22T12:16:00Z" w16du:dateUtc="2026-09-22T16:16:00Z">
              <w:r>
                <w:rPr>
                  <w:color w:val="000000"/>
                </w:rPr>
                <w:delText>Трудоемкость в акад.час</w:delText>
              </w:r>
            </w:del>
          </w:p>
          <w:p w14:paraId="3875CE35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90" w:author="uzivatel" w:date="2026-09-22T12:16:00Z" w16du:dateUtc="2026-09-22T16:16:00Z"/>
                <w:color w:val="000000"/>
              </w:rPr>
            </w:pPr>
          </w:p>
        </w:tc>
      </w:tr>
      <w:tr w:rsidR="00441BB5" w14:paraId="22EB006A" w14:textId="77777777" w:rsidTr="00383C53">
        <w:trPr>
          <w:trHeight w:val="195"/>
          <w:del w:id="191" w:author="uzivatel" w:date="2026-09-22T12:16:00Z" w16du:dateUtc="2026-09-22T16:16:00Z"/>
        </w:trPr>
        <w:tc>
          <w:tcPr>
            <w:tcW w:w="6204" w:type="dxa"/>
            <w:vMerge/>
            <w:tcBorders>
              <w:top w:val="single" w:sz="12" w:space="0" w:color="000000"/>
            </w:tcBorders>
          </w:tcPr>
          <w:p w14:paraId="04892799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192" w:author="uzivatel" w:date="2026-09-22T12:16:00Z" w16du:dateUtc="2026-09-22T16:16:00Z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 w14:paraId="1CC0C1F2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93" w:author="uzivatel" w:date="2026-09-22T12:16:00Z" w16du:dateUtc="2026-09-22T16:16:00Z"/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14:paraId="29DD1E95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194" w:author="uzivatel" w:date="2026-09-22T12:16:00Z" w16du:dateUtc="2026-09-22T16:16:00Z"/>
                <w:color w:val="000000"/>
              </w:rPr>
            </w:pPr>
            <w:del w:id="195" w:author="uzivatel" w:date="2026-09-22T12:16:00Z" w16du:dateUtc="2026-09-22T16:16:00Z">
              <w:r w:rsidRPr="00BB4484">
                <w:rPr>
                  <w:sz w:val="20"/>
                  <w:szCs w:val="20"/>
                </w:rPr>
                <w:delText>Практическая подготовка</w:delText>
              </w:r>
            </w:del>
          </w:p>
        </w:tc>
      </w:tr>
      <w:tr w:rsidR="00A16A04" w14:paraId="64F89A85" w14:textId="77777777">
        <w:trPr>
          <w:trHeight w:val="424"/>
          <w:del w:id="196" w:author="uzivatel" w:date="2026-09-22T12:16:00Z" w16du:dateUtc="2026-09-22T16:16:00Z"/>
        </w:trPr>
        <w:tc>
          <w:tcPr>
            <w:tcW w:w="6204" w:type="dxa"/>
            <w:shd w:val="clear" w:color="auto" w:fill="E0E0E0"/>
          </w:tcPr>
          <w:p w14:paraId="2C7BA485" w14:textId="77777777" w:rsidR="00A16A04" w:rsidRDefault="00DF50C7">
            <w:pPr>
              <w:rPr>
                <w:del w:id="197" w:author="uzivatel" w:date="2026-09-22T12:16:00Z" w16du:dateUtc="2026-09-22T16:16:00Z"/>
              </w:rPr>
            </w:pPr>
            <w:del w:id="198" w:author="uzivatel" w:date="2026-09-22T12:16:00Z" w16du:dateUtc="2026-09-22T16:16:00Z">
              <w:r>
                <w:rPr>
                  <w:b/>
                  <w:color w:val="000000"/>
                </w:rPr>
                <w:delText>Контактная работа (аудиторные занятия) (всего):</w:delText>
              </w:r>
            </w:del>
          </w:p>
        </w:tc>
        <w:tc>
          <w:tcPr>
            <w:tcW w:w="2835" w:type="dxa"/>
            <w:gridSpan w:val="2"/>
            <w:tcBorders>
              <w:top w:val="single" w:sz="4" w:space="0" w:color="000000"/>
            </w:tcBorders>
            <w:shd w:val="clear" w:color="auto" w:fill="E0E0E0"/>
          </w:tcPr>
          <w:p w14:paraId="1E635D22" w14:textId="77777777" w:rsidR="00A16A04" w:rsidRDefault="00DF50C7">
            <w:pPr>
              <w:jc w:val="center"/>
              <w:rPr>
                <w:del w:id="199" w:author="uzivatel" w:date="2026-09-22T12:16:00Z" w16du:dateUtc="2026-09-22T16:16:00Z"/>
                <w:b/>
              </w:rPr>
            </w:pPr>
            <w:del w:id="200" w:author="uzivatel" w:date="2026-09-22T12:16:00Z" w16du:dateUtc="2026-09-22T16:16:00Z">
              <w:r>
                <w:rPr>
                  <w:b/>
                </w:rPr>
                <w:delText>44</w:delText>
              </w:r>
            </w:del>
          </w:p>
        </w:tc>
      </w:tr>
      <w:tr w:rsidR="00A16A04" w14:paraId="18B19327" w14:textId="77777777">
        <w:trPr>
          <w:del w:id="201" w:author="uzivatel" w:date="2026-09-22T12:16:00Z" w16du:dateUtc="2026-09-22T16:16:00Z"/>
        </w:trPr>
        <w:tc>
          <w:tcPr>
            <w:tcW w:w="6204" w:type="dxa"/>
          </w:tcPr>
          <w:p w14:paraId="304CD0DC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02" w:author="uzivatel" w:date="2026-09-22T12:16:00Z" w16du:dateUtc="2026-09-22T16:16:00Z"/>
                <w:color w:val="000000"/>
              </w:rPr>
            </w:pPr>
            <w:del w:id="203" w:author="uzivatel" w:date="2026-09-22T12:16:00Z" w16du:dateUtc="2026-09-22T16:16:00Z">
              <w:r>
                <w:rPr>
                  <w:color w:val="000000"/>
                </w:rPr>
                <w:delText>В том числе:</w:delText>
              </w:r>
            </w:del>
          </w:p>
        </w:tc>
        <w:tc>
          <w:tcPr>
            <w:tcW w:w="2835" w:type="dxa"/>
            <w:gridSpan w:val="2"/>
          </w:tcPr>
          <w:p w14:paraId="0DF55B05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04" w:author="uzivatel" w:date="2026-09-22T12:16:00Z" w16du:dateUtc="2026-09-22T16:16:00Z"/>
                <w:color w:val="000000"/>
              </w:rPr>
            </w:pPr>
          </w:p>
        </w:tc>
      </w:tr>
      <w:tr w:rsidR="00441BB5" w14:paraId="7EE924F3" w14:textId="77777777" w:rsidTr="00BB518E">
        <w:trPr>
          <w:del w:id="205" w:author="uzivatel" w:date="2026-09-22T12:16:00Z" w16du:dateUtc="2026-09-22T16:16:00Z"/>
        </w:trPr>
        <w:tc>
          <w:tcPr>
            <w:tcW w:w="6204" w:type="dxa"/>
          </w:tcPr>
          <w:p w14:paraId="6F670BD1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06" w:author="uzivatel" w:date="2026-09-22T12:16:00Z" w16du:dateUtc="2026-09-22T16:16:00Z"/>
                <w:color w:val="000000"/>
              </w:rPr>
            </w:pPr>
            <w:del w:id="207" w:author="uzivatel" w:date="2026-09-22T12:16:00Z" w16du:dateUtc="2026-09-22T16:16:00Z">
              <w:r>
                <w:rPr>
                  <w:color w:val="000000"/>
                </w:rPr>
                <w:delText>Лекции</w:delText>
              </w:r>
            </w:del>
          </w:p>
        </w:tc>
        <w:tc>
          <w:tcPr>
            <w:tcW w:w="1417" w:type="dxa"/>
          </w:tcPr>
          <w:p w14:paraId="5F3D4A28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08" w:author="uzivatel" w:date="2026-09-22T12:16:00Z" w16du:dateUtc="2026-09-22T16:16:00Z"/>
                <w:color w:val="000000"/>
              </w:rPr>
            </w:pPr>
            <w:del w:id="209" w:author="uzivatel" w:date="2026-09-22T12:16:00Z" w16du:dateUtc="2026-09-22T16:16:00Z">
              <w:r>
                <w:delText>10</w:delText>
              </w:r>
            </w:del>
          </w:p>
        </w:tc>
        <w:tc>
          <w:tcPr>
            <w:tcW w:w="1418" w:type="dxa"/>
          </w:tcPr>
          <w:p w14:paraId="4D52DCB0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10" w:author="uzivatel" w:date="2026-09-22T12:16:00Z" w16du:dateUtc="2026-09-22T16:16:00Z"/>
                <w:color w:val="000000"/>
              </w:rPr>
            </w:pPr>
            <w:del w:id="211" w:author="uzivatel" w:date="2026-09-22T12:16:00Z" w16du:dateUtc="2026-09-22T16:16:00Z">
              <w:r>
                <w:rPr>
                  <w:color w:val="000000"/>
                </w:rPr>
                <w:delText>-</w:delText>
              </w:r>
            </w:del>
          </w:p>
        </w:tc>
      </w:tr>
      <w:tr w:rsidR="00441BB5" w14:paraId="749C5FFE" w14:textId="77777777" w:rsidTr="000B597A">
        <w:trPr>
          <w:del w:id="212" w:author="uzivatel" w:date="2026-09-22T12:16:00Z" w16du:dateUtc="2026-09-22T16:16:00Z"/>
        </w:trPr>
        <w:tc>
          <w:tcPr>
            <w:tcW w:w="6204" w:type="dxa"/>
          </w:tcPr>
          <w:p w14:paraId="513B7663" w14:textId="77777777" w:rsidR="00441BB5" w:rsidRPr="00BB4484" w:rsidRDefault="00441BB5" w:rsidP="00441BB5">
            <w:pPr>
              <w:pStyle w:val="a0"/>
              <w:ind w:left="57"/>
              <w:rPr>
                <w:del w:id="213" w:author="uzivatel" w:date="2026-09-22T12:16:00Z" w16du:dateUtc="2026-09-22T16:16:00Z"/>
              </w:rPr>
            </w:pPr>
            <w:del w:id="214" w:author="uzivatel" w:date="2026-09-22T12:16:00Z" w16du:dateUtc="2026-09-22T16:16:00Z">
              <w:r w:rsidRPr="00BB4484">
                <w:delText xml:space="preserve">Лабораторные работы / Практические занятия </w:delText>
              </w:r>
            </w:del>
          </w:p>
        </w:tc>
        <w:tc>
          <w:tcPr>
            <w:tcW w:w="1417" w:type="dxa"/>
            <w:vAlign w:val="bottom"/>
          </w:tcPr>
          <w:p w14:paraId="71399465" w14:textId="77777777" w:rsidR="00441BB5" w:rsidRPr="00BB4484" w:rsidRDefault="00441BB5" w:rsidP="00441BB5">
            <w:pPr>
              <w:ind w:hanging="3"/>
              <w:jc w:val="center"/>
              <w:rPr>
                <w:del w:id="215" w:author="uzivatel" w:date="2026-09-22T12:16:00Z" w16du:dateUtc="2026-09-22T16:16:00Z"/>
              </w:rPr>
            </w:pPr>
            <w:del w:id="216" w:author="uzivatel" w:date="2026-09-22T12:16:00Z" w16du:dateUtc="2026-09-22T16:16:00Z">
              <w:r>
                <w:delText>34</w:delText>
              </w:r>
              <w:r w:rsidRPr="00BB4484">
                <w:delText>/</w:delText>
              </w:r>
              <w:r>
                <w:delText>-</w:delText>
              </w:r>
            </w:del>
          </w:p>
        </w:tc>
        <w:tc>
          <w:tcPr>
            <w:tcW w:w="1418" w:type="dxa"/>
            <w:vAlign w:val="bottom"/>
          </w:tcPr>
          <w:p w14:paraId="48FEDE20" w14:textId="77777777" w:rsidR="00441BB5" w:rsidRPr="00BB4484" w:rsidRDefault="00441BB5" w:rsidP="00441BB5">
            <w:pPr>
              <w:ind w:hanging="3"/>
              <w:jc w:val="center"/>
              <w:rPr>
                <w:del w:id="217" w:author="uzivatel" w:date="2026-09-22T12:16:00Z" w16du:dateUtc="2026-09-22T16:16:00Z"/>
              </w:rPr>
            </w:pPr>
            <w:del w:id="218" w:author="uzivatel" w:date="2026-09-22T12:16:00Z" w16du:dateUtc="2026-09-22T16:16:00Z">
              <w:r>
                <w:delText>4/-</w:delText>
              </w:r>
            </w:del>
          </w:p>
        </w:tc>
      </w:tr>
      <w:tr w:rsidR="00A16A04" w14:paraId="06F2847C" w14:textId="77777777">
        <w:trPr>
          <w:del w:id="219" w:author="uzivatel" w:date="2026-09-22T12:16:00Z" w16du:dateUtc="2026-09-22T16:16:00Z"/>
        </w:trPr>
        <w:tc>
          <w:tcPr>
            <w:tcW w:w="6204" w:type="dxa"/>
            <w:shd w:val="clear" w:color="auto" w:fill="E0E0E0"/>
          </w:tcPr>
          <w:p w14:paraId="2E1B8278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20" w:author="uzivatel" w:date="2026-09-22T12:16:00Z" w16du:dateUtc="2026-09-22T16:16:00Z"/>
                <w:b/>
                <w:color w:val="000000"/>
              </w:rPr>
            </w:pPr>
            <w:del w:id="221" w:author="uzivatel" w:date="2026-09-22T12:16:00Z" w16du:dateUtc="2026-09-22T16:16:00Z">
              <w:r>
                <w:rPr>
                  <w:b/>
                  <w:color w:val="000000"/>
                </w:rPr>
                <w:delText>Самостоятельная работа  (всего)</w:delText>
              </w:r>
            </w:del>
          </w:p>
        </w:tc>
        <w:tc>
          <w:tcPr>
            <w:tcW w:w="2835" w:type="dxa"/>
            <w:gridSpan w:val="2"/>
            <w:shd w:val="clear" w:color="auto" w:fill="E0E0E0"/>
          </w:tcPr>
          <w:p w14:paraId="7068FE59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22" w:author="uzivatel" w:date="2026-09-22T12:16:00Z" w16du:dateUtc="2026-09-22T16:16:00Z"/>
                <w:b/>
                <w:color w:val="000000"/>
              </w:rPr>
            </w:pPr>
            <w:del w:id="223" w:author="uzivatel" w:date="2026-09-22T12:16:00Z" w16du:dateUtc="2026-09-22T16:16:00Z">
              <w:r>
                <w:rPr>
                  <w:b/>
                </w:rPr>
                <w:delText>37</w:delText>
              </w:r>
            </w:del>
          </w:p>
        </w:tc>
      </w:tr>
      <w:tr w:rsidR="00A16A04" w14:paraId="516FC130" w14:textId="77777777">
        <w:trPr>
          <w:trHeight w:val="251"/>
          <w:del w:id="224" w:author="uzivatel" w:date="2026-09-22T12:16:00Z" w16du:dateUtc="2026-09-22T16:16:00Z"/>
        </w:trPr>
        <w:tc>
          <w:tcPr>
            <w:tcW w:w="6204" w:type="dxa"/>
            <w:tcBorders>
              <w:bottom w:val="single" w:sz="4" w:space="0" w:color="000000"/>
            </w:tcBorders>
          </w:tcPr>
          <w:p w14:paraId="20D14EF5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25" w:author="uzivatel" w:date="2026-09-22T12:16:00Z" w16du:dateUtc="2026-09-22T16:16:00Z"/>
                <w:color w:val="000000"/>
                <w:highlight w:val="yellow"/>
              </w:rPr>
            </w:pPr>
            <w:del w:id="226" w:author="uzivatel" w:date="2026-09-22T12:16:00Z" w16du:dateUtc="2026-09-22T16:16:00Z">
              <w:r>
                <w:rPr>
                  <w:b/>
                  <w:color w:val="000000"/>
                </w:rPr>
                <w:delText>Вид промежуточной аттестации (экзамен):</w:delText>
              </w:r>
            </w:del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</w:tcPr>
          <w:p w14:paraId="18CED28A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27" w:author="uzivatel" w:date="2026-09-22T12:16:00Z" w16du:dateUtc="2026-09-22T16:16:00Z"/>
                <w:color w:val="000000"/>
              </w:rPr>
            </w:pPr>
            <w:del w:id="228" w:author="uzivatel" w:date="2026-09-22T12:16:00Z" w16du:dateUtc="2026-09-22T16:16:00Z">
              <w:r>
                <w:delText>27</w:delText>
              </w:r>
            </w:del>
          </w:p>
        </w:tc>
      </w:tr>
      <w:tr w:rsidR="00DF50C7" w14:paraId="22DBB00C" w14:textId="77777777">
        <w:trPr>
          <w:trHeight w:val="251"/>
          <w:del w:id="229" w:author="uzivatel" w:date="2026-09-22T12:16:00Z" w16du:dateUtc="2026-09-22T16:16:00Z"/>
        </w:trPr>
        <w:tc>
          <w:tcPr>
            <w:tcW w:w="6204" w:type="dxa"/>
            <w:tcBorders>
              <w:bottom w:val="single" w:sz="4" w:space="0" w:color="000000"/>
            </w:tcBorders>
          </w:tcPr>
          <w:p w14:paraId="47532C19" w14:textId="77777777" w:rsidR="00DF50C7" w:rsidRDefault="00DF50C7" w:rsidP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30" w:author="uzivatel" w:date="2026-09-22T12:16:00Z" w16du:dateUtc="2026-09-22T16:16:00Z"/>
                <w:color w:val="000000"/>
              </w:rPr>
            </w:pPr>
            <w:del w:id="231" w:author="uzivatel" w:date="2026-09-22T12:16:00Z" w16du:dateUtc="2026-09-22T16:16:00Z">
              <w:r>
                <w:rPr>
                  <w:color w:val="000000"/>
                </w:rPr>
                <w:delText>контактная работа</w:delText>
              </w:r>
            </w:del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</w:tcPr>
          <w:p w14:paraId="5CCF96DE" w14:textId="77777777" w:rsidR="00DF50C7" w:rsidRPr="00155CDC" w:rsidRDefault="00DF50C7" w:rsidP="00DF50C7">
            <w:pPr>
              <w:pStyle w:val="a0"/>
              <w:jc w:val="center"/>
              <w:rPr>
                <w:del w:id="232" w:author="uzivatel" w:date="2026-09-22T12:16:00Z" w16du:dateUtc="2026-09-22T16:16:00Z"/>
              </w:rPr>
            </w:pPr>
            <w:del w:id="233" w:author="uzivatel" w:date="2026-09-22T12:16:00Z" w16du:dateUtc="2026-09-22T16:16:00Z">
              <w:r w:rsidRPr="00155CDC">
                <w:delText>2,35</w:delText>
              </w:r>
            </w:del>
          </w:p>
        </w:tc>
      </w:tr>
      <w:tr w:rsidR="00DF50C7" w14:paraId="4A8DB6F7" w14:textId="77777777">
        <w:trPr>
          <w:trHeight w:val="251"/>
          <w:del w:id="234" w:author="uzivatel" w:date="2026-09-22T12:16:00Z" w16du:dateUtc="2026-09-22T16:16:00Z"/>
        </w:trPr>
        <w:tc>
          <w:tcPr>
            <w:tcW w:w="6204" w:type="dxa"/>
            <w:tcBorders>
              <w:bottom w:val="single" w:sz="4" w:space="0" w:color="000000"/>
            </w:tcBorders>
          </w:tcPr>
          <w:p w14:paraId="60FD7754" w14:textId="77777777" w:rsidR="00DF50C7" w:rsidRDefault="00DF50C7" w:rsidP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35" w:author="uzivatel" w:date="2026-09-22T12:16:00Z" w16du:dateUtc="2026-09-22T16:16:00Z"/>
                <w:color w:val="000000"/>
              </w:rPr>
            </w:pPr>
            <w:del w:id="236" w:author="uzivatel" w:date="2026-09-22T12:16:00Z" w16du:dateUtc="2026-09-22T16:16:00Z">
              <w:r>
                <w:rPr>
                  <w:color w:val="000000"/>
                </w:rPr>
                <w:delText>самостоятельная работа по подготовке к экзамену</w:delText>
              </w:r>
            </w:del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</w:tcPr>
          <w:p w14:paraId="76D7A97A" w14:textId="77777777" w:rsidR="00DF50C7" w:rsidRPr="00155CDC" w:rsidRDefault="00DF50C7" w:rsidP="00DF50C7">
            <w:pPr>
              <w:pStyle w:val="a0"/>
              <w:jc w:val="center"/>
              <w:rPr>
                <w:del w:id="237" w:author="uzivatel" w:date="2026-09-22T12:16:00Z" w16du:dateUtc="2026-09-22T16:16:00Z"/>
              </w:rPr>
            </w:pPr>
            <w:del w:id="238" w:author="uzivatel" w:date="2026-09-22T12:16:00Z" w16du:dateUtc="2026-09-22T16:16:00Z">
              <w:r w:rsidRPr="00155CDC">
                <w:delText>24,65</w:delText>
              </w:r>
            </w:del>
          </w:p>
        </w:tc>
      </w:tr>
      <w:tr w:rsidR="00A16A04" w14:paraId="490633CB" w14:textId="77777777">
        <w:trPr>
          <w:trHeight w:val="594"/>
          <w:del w:id="239" w:author="uzivatel" w:date="2026-09-22T12:16:00Z" w16du:dateUtc="2026-09-22T16:16:00Z"/>
        </w:trPr>
        <w:tc>
          <w:tcPr>
            <w:tcW w:w="6204" w:type="dxa"/>
            <w:tcBorders>
              <w:bottom w:val="single" w:sz="12" w:space="0" w:color="000000"/>
            </w:tcBorders>
            <w:shd w:val="clear" w:color="auto" w:fill="E0E0E0"/>
          </w:tcPr>
          <w:p w14:paraId="39B0EF22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40" w:author="uzivatel" w:date="2026-09-22T12:16:00Z" w16du:dateUtc="2026-09-22T16:16:00Z"/>
                <w:color w:val="000000"/>
              </w:rPr>
            </w:pPr>
            <w:del w:id="241" w:author="uzivatel" w:date="2026-09-22T12:16:00Z" w16du:dateUtc="2026-09-22T16:16:00Z">
              <w:r>
                <w:rPr>
                  <w:color w:val="000000"/>
                </w:rPr>
                <w:delText>Общая трудоемкость                                     час</w:delText>
              </w:r>
            </w:del>
          </w:p>
          <w:p w14:paraId="53D2B72E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42" w:author="uzivatel" w:date="2026-09-22T12:16:00Z" w16du:dateUtc="2026-09-22T16:16:00Z"/>
                <w:color w:val="000000"/>
              </w:rPr>
            </w:pPr>
            <w:del w:id="243" w:author="uzivatel" w:date="2026-09-22T12:16:00Z" w16du:dateUtc="2026-09-22T16:16:00Z">
              <w:r>
                <w:rPr>
                  <w:color w:val="000000"/>
                </w:rPr>
                <w:delText xml:space="preserve">                                                                          з.е.</w:delText>
              </w:r>
            </w:del>
          </w:p>
        </w:tc>
        <w:tc>
          <w:tcPr>
            <w:tcW w:w="2835" w:type="dxa"/>
            <w:gridSpan w:val="2"/>
            <w:tcBorders>
              <w:bottom w:val="single" w:sz="12" w:space="0" w:color="000000"/>
            </w:tcBorders>
            <w:shd w:val="clear" w:color="auto" w:fill="E0E0E0"/>
          </w:tcPr>
          <w:p w14:paraId="55CA32A8" w14:textId="77777777" w:rsidR="00A16A04" w:rsidRDefault="00DF50C7" w:rsidP="00666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44" w:author="uzivatel" w:date="2026-09-22T12:16:00Z" w16du:dateUtc="2026-09-22T16:16:00Z"/>
                <w:b/>
                <w:color w:val="000000"/>
              </w:rPr>
            </w:pPr>
            <w:del w:id="245" w:author="uzivatel" w:date="2026-09-22T12:16:00Z" w16du:dateUtc="2026-09-22T16:16:00Z">
              <w:r>
                <w:rPr>
                  <w:b/>
                </w:rPr>
                <w:delText>108</w:delText>
              </w:r>
              <w:r w:rsidR="00666858">
                <w:rPr>
                  <w:b/>
                </w:rPr>
                <w:delText>/3</w:delText>
              </w:r>
            </w:del>
          </w:p>
        </w:tc>
      </w:tr>
    </w:tbl>
    <w:p w14:paraId="0DFDC7A5" w14:textId="77777777" w:rsidR="00A16A04" w:rsidRDefault="00A16A04">
      <w:pPr>
        <w:jc w:val="both"/>
        <w:rPr>
          <w:del w:id="246" w:author="uzivatel" w:date="2026-09-22T12:16:00Z" w16du:dateUtc="2026-09-22T16:16:00Z"/>
          <w:b/>
        </w:rPr>
      </w:pPr>
    </w:p>
    <w:p w14:paraId="5BE0B0B3" w14:textId="77777777" w:rsidR="00A16A04" w:rsidRDefault="00DF50C7">
      <w:pPr>
        <w:ind w:firstLine="720"/>
        <w:jc w:val="center"/>
        <w:rPr>
          <w:del w:id="247" w:author="uzivatel" w:date="2026-09-22T12:16:00Z" w16du:dateUtc="2026-09-22T16:16:00Z"/>
        </w:rPr>
      </w:pPr>
      <w:del w:id="248" w:author="uzivatel" w:date="2026-09-22T12:16:00Z" w16du:dateUtc="2026-09-22T16:16:00Z">
        <w:r>
          <w:delText>Заочная форма обучения</w:delText>
        </w:r>
      </w:del>
    </w:p>
    <w:tbl>
      <w:tblPr>
        <w:tblStyle w:val="a5"/>
        <w:tblW w:w="9039" w:type="dxa"/>
        <w:tblInd w:w="-1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26"/>
        <w:gridCol w:w="1506"/>
        <w:gridCol w:w="1507"/>
      </w:tblGrid>
      <w:tr w:rsidR="00A16A04" w14:paraId="2D27440C" w14:textId="77777777">
        <w:trPr>
          <w:trHeight w:val="315"/>
          <w:del w:id="249" w:author="uzivatel" w:date="2026-09-22T12:16:00Z" w16du:dateUtc="2026-09-22T16:16:00Z"/>
        </w:trPr>
        <w:tc>
          <w:tcPr>
            <w:tcW w:w="6026" w:type="dxa"/>
            <w:vMerge w:val="restart"/>
            <w:tcBorders>
              <w:top w:val="single" w:sz="12" w:space="0" w:color="000000"/>
            </w:tcBorders>
          </w:tcPr>
          <w:p w14:paraId="55E79FDD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50" w:author="uzivatel" w:date="2026-09-22T12:16:00Z" w16du:dateUtc="2026-09-22T16:16:00Z"/>
                <w:color w:val="000000"/>
              </w:rPr>
            </w:pPr>
            <w:del w:id="251" w:author="uzivatel" w:date="2026-09-22T12:16:00Z" w16du:dateUtc="2026-09-22T16:16:00Z">
              <w:r>
                <w:rPr>
                  <w:color w:val="000000"/>
                </w:rPr>
                <w:delText>Вид учебной работы</w:delText>
              </w:r>
            </w:del>
          </w:p>
        </w:tc>
        <w:tc>
          <w:tcPr>
            <w:tcW w:w="3013" w:type="dxa"/>
            <w:gridSpan w:val="2"/>
            <w:tcBorders>
              <w:top w:val="single" w:sz="12" w:space="0" w:color="000000"/>
              <w:bottom w:val="single" w:sz="4" w:space="0" w:color="000000"/>
            </w:tcBorders>
          </w:tcPr>
          <w:p w14:paraId="31ECBD26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52" w:author="uzivatel" w:date="2026-09-22T12:16:00Z" w16du:dateUtc="2026-09-22T16:16:00Z"/>
                <w:color w:val="000000"/>
              </w:rPr>
            </w:pPr>
            <w:del w:id="253" w:author="uzivatel" w:date="2026-09-22T12:16:00Z" w16du:dateUtc="2026-09-22T16:16:00Z">
              <w:r>
                <w:rPr>
                  <w:color w:val="000000"/>
                </w:rPr>
                <w:delText>Трудоемкость в акад.час</w:delText>
              </w:r>
            </w:del>
          </w:p>
          <w:p w14:paraId="622128CE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54" w:author="uzivatel" w:date="2026-09-22T12:16:00Z" w16du:dateUtc="2026-09-22T16:16:00Z"/>
                <w:color w:val="000000"/>
              </w:rPr>
            </w:pPr>
          </w:p>
        </w:tc>
      </w:tr>
      <w:tr w:rsidR="00441BB5" w14:paraId="16CB928B" w14:textId="77777777" w:rsidTr="00762FE2">
        <w:trPr>
          <w:trHeight w:val="225"/>
          <w:del w:id="255" w:author="uzivatel" w:date="2026-09-22T12:16:00Z" w16du:dateUtc="2026-09-22T16:16:00Z"/>
        </w:trPr>
        <w:tc>
          <w:tcPr>
            <w:tcW w:w="6026" w:type="dxa"/>
            <w:vMerge/>
            <w:tcBorders>
              <w:top w:val="single" w:sz="12" w:space="0" w:color="000000"/>
            </w:tcBorders>
          </w:tcPr>
          <w:p w14:paraId="566A58B3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256" w:author="uzivatel" w:date="2026-09-22T12:16:00Z" w16du:dateUtc="2026-09-22T16:16:00Z"/>
                <w:color w:val="000000"/>
              </w:rPr>
            </w:pPr>
          </w:p>
        </w:tc>
        <w:tc>
          <w:tcPr>
            <w:tcW w:w="1506" w:type="dxa"/>
            <w:tcBorders>
              <w:top w:val="single" w:sz="4" w:space="0" w:color="000000"/>
              <w:bottom w:val="single" w:sz="4" w:space="0" w:color="000000"/>
            </w:tcBorders>
          </w:tcPr>
          <w:p w14:paraId="48D9AAC9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57" w:author="uzivatel" w:date="2026-09-22T12:16:00Z" w16du:dateUtc="2026-09-22T16:16:00Z"/>
                <w:color w:val="000000"/>
              </w:rPr>
            </w:pP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6179C01A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58" w:author="uzivatel" w:date="2026-09-22T12:16:00Z" w16du:dateUtc="2026-09-22T16:16:00Z"/>
                <w:color w:val="000000"/>
              </w:rPr>
            </w:pPr>
            <w:del w:id="259" w:author="uzivatel" w:date="2026-09-22T12:16:00Z" w16du:dateUtc="2026-09-22T16:16:00Z">
              <w:r w:rsidRPr="00BB4484">
                <w:rPr>
                  <w:sz w:val="20"/>
                  <w:szCs w:val="20"/>
                </w:rPr>
                <w:delText>Практическая подготовка</w:delText>
              </w:r>
            </w:del>
          </w:p>
        </w:tc>
      </w:tr>
      <w:tr w:rsidR="00A16A04" w14:paraId="685F4422" w14:textId="77777777">
        <w:trPr>
          <w:trHeight w:val="424"/>
          <w:del w:id="260" w:author="uzivatel" w:date="2026-09-22T12:16:00Z" w16du:dateUtc="2026-09-22T16:16:00Z"/>
        </w:trPr>
        <w:tc>
          <w:tcPr>
            <w:tcW w:w="6026" w:type="dxa"/>
            <w:shd w:val="clear" w:color="auto" w:fill="E0E0E0"/>
          </w:tcPr>
          <w:p w14:paraId="1AC1A3F5" w14:textId="77777777" w:rsidR="00A16A04" w:rsidRDefault="00DF50C7">
            <w:pPr>
              <w:rPr>
                <w:del w:id="261" w:author="uzivatel" w:date="2026-09-22T12:16:00Z" w16du:dateUtc="2026-09-22T16:16:00Z"/>
              </w:rPr>
            </w:pPr>
            <w:del w:id="262" w:author="uzivatel" w:date="2026-09-22T12:16:00Z" w16du:dateUtc="2026-09-22T16:16:00Z">
              <w:r>
                <w:rPr>
                  <w:b/>
                  <w:color w:val="000000"/>
                </w:rPr>
                <w:delText>Контактная работа (аудиторные занятия) (всего):</w:delText>
              </w:r>
            </w:del>
          </w:p>
        </w:tc>
        <w:tc>
          <w:tcPr>
            <w:tcW w:w="3013" w:type="dxa"/>
            <w:gridSpan w:val="2"/>
            <w:shd w:val="clear" w:color="auto" w:fill="E0E0E0"/>
          </w:tcPr>
          <w:p w14:paraId="11BBB018" w14:textId="77777777" w:rsidR="00A16A04" w:rsidRDefault="003E65A0">
            <w:pPr>
              <w:jc w:val="center"/>
              <w:rPr>
                <w:del w:id="263" w:author="uzivatel" w:date="2026-09-22T12:16:00Z" w16du:dateUtc="2026-09-22T16:16:00Z"/>
                <w:b/>
              </w:rPr>
            </w:pPr>
            <w:del w:id="264" w:author="uzivatel" w:date="2026-09-22T12:16:00Z" w16du:dateUtc="2026-09-22T16:16:00Z">
              <w:r>
                <w:rPr>
                  <w:b/>
                </w:rPr>
                <w:delText>12</w:delText>
              </w:r>
            </w:del>
          </w:p>
        </w:tc>
      </w:tr>
      <w:tr w:rsidR="00A16A04" w14:paraId="19DFAE13" w14:textId="77777777">
        <w:trPr>
          <w:del w:id="265" w:author="uzivatel" w:date="2026-09-22T12:16:00Z" w16du:dateUtc="2026-09-22T16:16:00Z"/>
        </w:trPr>
        <w:tc>
          <w:tcPr>
            <w:tcW w:w="6026" w:type="dxa"/>
          </w:tcPr>
          <w:p w14:paraId="29C5CE21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66" w:author="uzivatel" w:date="2026-09-22T12:16:00Z" w16du:dateUtc="2026-09-22T16:16:00Z"/>
                <w:color w:val="000000"/>
              </w:rPr>
            </w:pPr>
            <w:del w:id="267" w:author="uzivatel" w:date="2026-09-22T12:16:00Z" w16du:dateUtc="2026-09-22T16:16:00Z">
              <w:r>
                <w:rPr>
                  <w:color w:val="000000"/>
                </w:rPr>
                <w:delText>В том числе:</w:delText>
              </w:r>
            </w:del>
          </w:p>
        </w:tc>
        <w:tc>
          <w:tcPr>
            <w:tcW w:w="3013" w:type="dxa"/>
            <w:gridSpan w:val="2"/>
          </w:tcPr>
          <w:p w14:paraId="2481928B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68" w:author="uzivatel" w:date="2026-09-22T12:16:00Z" w16du:dateUtc="2026-09-22T16:16:00Z"/>
                <w:color w:val="000000"/>
              </w:rPr>
            </w:pPr>
          </w:p>
        </w:tc>
      </w:tr>
      <w:tr w:rsidR="00441BB5" w14:paraId="7CD1255A" w14:textId="77777777" w:rsidTr="00204661">
        <w:trPr>
          <w:del w:id="269" w:author="uzivatel" w:date="2026-09-22T12:16:00Z" w16du:dateUtc="2026-09-22T16:16:00Z"/>
        </w:trPr>
        <w:tc>
          <w:tcPr>
            <w:tcW w:w="6026" w:type="dxa"/>
          </w:tcPr>
          <w:p w14:paraId="3525BEA2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70" w:author="uzivatel" w:date="2026-09-22T12:16:00Z" w16du:dateUtc="2026-09-22T16:16:00Z"/>
                <w:color w:val="000000"/>
              </w:rPr>
            </w:pPr>
            <w:del w:id="271" w:author="uzivatel" w:date="2026-09-22T12:16:00Z" w16du:dateUtc="2026-09-22T16:16:00Z">
              <w:r>
                <w:rPr>
                  <w:color w:val="000000"/>
                </w:rPr>
                <w:delText>Лекции</w:delText>
              </w:r>
            </w:del>
          </w:p>
        </w:tc>
        <w:tc>
          <w:tcPr>
            <w:tcW w:w="1506" w:type="dxa"/>
          </w:tcPr>
          <w:p w14:paraId="040F1B61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72" w:author="uzivatel" w:date="2026-09-22T12:16:00Z" w16du:dateUtc="2026-09-22T16:16:00Z"/>
                <w:color w:val="000000"/>
              </w:rPr>
            </w:pPr>
            <w:del w:id="273" w:author="uzivatel" w:date="2026-09-22T12:16:00Z" w16du:dateUtc="2026-09-22T16:16:00Z">
              <w:r>
                <w:rPr>
                  <w:color w:val="000000"/>
                </w:rPr>
                <w:delText>4</w:delText>
              </w:r>
            </w:del>
          </w:p>
        </w:tc>
        <w:tc>
          <w:tcPr>
            <w:tcW w:w="1507" w:type="dxa"/>
          </w:tcPr>
          <w:p w14:paraId="529A1980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74" w:author="uzivatel" w:date="2026-09-22T12:16:00Z" w16du:dateUtc="2026-09-22T16:16:00Z"/>
                <w:color w:val="000000"/>
              </w:rPr>
            </w:pPr>
            <w:del w:id="275" w:author="uzivatel" w:date="2026-09-22T12:16:00Z" w16du:dateUtc="2026-09-22T16:16:00Z">
              <w:r>
                <w:rPr>
                  <w:color w:val="000000"/>
                </w:rPr>
                <w:delText>-</w:delText>
              </w:r>
            </w:del>
          </w:p>
        </w:tc>
      </w:tr>
      <w:tr w:rsidR="007B77E6" w14:paraId="5BBE91F8" w14:textId="77777777" w:rsidTr="001B633E">
        <w:trPr>
          <w:del w:id="276" w:author="uzivatel" w:date="2026-09-22T12:16:00Z" w16du:dateUtc="2026-09-22T16:16:00Z"/>
        </w:trPr>
        <w:tc>
          <w:tcPr>
            <w:tcW w:w="6026" w:type="dxa"/>
          </w:tcPr>
          <w:p w14:paraId="7E92F670" w14:textId="77777777" w:rsidR="007B77E6" w:rsidRPr="00BB4484" w:rsidRDefault="007B77E6" w:rsidP="007B77E6">
            <w:pPr>
              <w:pStyle w:val="a0"/>
              <w:ind w:left="57"/>
              <w:rPr>
                <w:del w:id="277" w:author="uzivatel" w:date="2026-09-22T12:16:00Z" w16du:dateUtc="2026-09-22T16:16:00Z"/>
              </w:rPr>
            </w:pPr>
            <w:del w:id="278" w:author="uzivatel" w:date="2026-09-22T12:16:00Z" w16du:dateUtc="2026-09-22T16:16:00Z">
              <w:r w:rsidRPr="00BB4484">
                <w:delText xml:space="preserve">Лабораторные работы / Практические занятия </w:delText>
              </w:r>
            </w:del>
          </w:p>
        </w:tc>
        <w:tc>
          <w:tcPr>
            <w:tcW w:w="1506" w:type="dxa"/>
            <w:vAlign w:val="bottom"/>
          </w:tcPr>
          <w:p w14:paraId="6705138E" w14:textId="77777777" w:rsidR="007B77E6" w:rsidRPr="00BB4484" w:rsidRDefault="007B77E6" w:rsidP="007B77E6">
            <w:pPr>
              <w:ind w:hanging="3"/>
              <w:jc w:val="center"/>
              <w:rPr>
                <w:del w:id="279" w:author="uzivatel" w:date="2026-09-22T12:16:00Z" w16du:dateUtc="2026-09-22T16:16:00Z"/>
              </w:rPr>
            </w:pPr>
            <w:del w:id="280" w:author="uzivatel" w:date="2026-09-22T12:16:00Z" w16du:dateUtc="2026-09-22T16:16:00Z">
              <w:r>
                <w:delText>8</w:delText>
              </w:r>
              <w:r w:rsidRPr="00BB4484">
                <w:delText>/</w:delText>
              </w:r>
              <w:r>
                <w:delText>-</w:delText>
              </w:r>
            </w:del>
          </w:p>
        </w:tc>
        <w:tc>
          <w:tcPr>
            <w:tcW w:w="1507" w:type="dxa"/>
            <w:vAlign w:val="bottom"/>
          </w:tcPr>
          <w:p w14:paraId="48CC2BF1" w14:textId="77777777" w:rsidR="007B77E6" w:rsidRPr="00BB4484" w:rsidRDefault="007B77E6" w:rsidP="007B77E6">
            <w:pPr>
              <w:ind w:hanging="3"/>
              <w:jc w:val="center"/>
              <w:rPr>
                <w:del w:id="281" w:author="uzivatel" w:date="2026-09-22T12:16:00Z" w16du:dateUtc="2026-09-22T16:16:00Z"/>
              </w:rPr>
            </w:pPr>
            <w:del w:id="282" w:author="uzivatel" w:date="2026-09-22T12:16:00Z" w16du:dateUtc="2026-09-22T16:16:00Z">
              <w:r>
                <w:delText>4/-</w:delText>
              </w:r>
            </w:del>
          </w:p>
        </w:tc>
      </w:tr>
      <w:tr w:rsidR="00441BB5" w14:paraId="0CDDAF92" w14:textId="77777777" w:rsidTr="00D052C8">
        <w:trPr>
          <w:del w:id="283" w:author="uzivatel" w:date="2026-09-22T12:16:00Z" w16du:dateUtc="2026-09-22T16:16:00Z"/>
        </w:trPr>
        <w:tc>
          <w:tcPr>
            <w:tcW w:w="6026" w:type="dxa"/>
            <w:shd w:val="clear" w:color="auto" w:fill="E0E0E0"/>
          </w:tcPr>
          <w:p w14:paraId="38F2B3A2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84" w:author="uzivatel" w:date="2026-09-22T12:16:00Z" w16du:dateUtc="2026-09-22T16:16:00Z"/>
                <w:b/>
                <w:color w:val="000000"/>
              </w:rPr>
            </w:pPr>
            <w:del w:id="285" w:author="uzivatel" w:date="2026-09-22T12:16:00Z" w16du:dateUtc="2026-09-22T16:16:00Z">
              <w:r>
                <w:rPr>
                  <w:b/>
                  <w:color w:val="000000"/>
                </w:rPr>
                <w:delText>Самостоятельная работа  (всего)</w:delText>
              </w:r>
            </w:del>
          </w:p>
        </w:tc>
        <w:tc>
          <w:tcPr>
            <w:tcW w:w="1506" w:type="dxa"/>
            <w:shd w:val="clear" w:color="auto" w:fill="E0E0E0"/>
          </w:tcPr>
          <w:p w14:paraId="51E20DD7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86" w:author="uzivatel" w:date="2026-09-22T12:16:00Z" w16du:dateUtc="2026-09-22T16:16:00Z"/>
                <w:b/>
                <w:color w:val="000000"/>
              </w:rPr>
            </w:pPr>
            <w:del w:id="287" w:author="uzivatel" w:date="2026-09-22T12:16:00Z" w16du:dateUtc="2026-09-22T16:16:00Z">
              <w:r>
                <w:rPr>
                  <w:b/>
                  <w:color w:val="000000"/>
                </w:rPr>
                <w:delText>87</w:delText>
              </w:r>
            </w:del>
          </w:p>
        </w:tc>
        <w:tc>
          <w:tcPr>
            <w:tcW w:w="1507" w:type="dxa"/>
            <w:shd w:val="clear" w:color="auto" w:fill="E0E0E0"/>
          </w:tcPr>
          <w:p w14:paraId="6839CF97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88" w:author="uzivatel" w:date="2026-09-22T12:16:00Z" w16du:dateUtc="2026-09-22T16:16:00Z"/>
                <w:b/>
                <w:color w:val="000000"/>
              </w:rPr>
            </w:pPr>
            <w:del w:id="289" w:author="uzivatel" w:date="2026-09-22T12:16:00Z" w16du:dateUtc="2026-09-22T16:16:00Z">
              <w:r>
                <w:rPr>
                  <w:b/>
                  <w:color w:val="000000"/>
                </w:rPr>
                <w:delText>-</w:delText>
              </w:r>
            </w:del>
          </w:p>
        </w:tc>
      </w:tr>
      <w:tr w:rsidR="00441BB5" w14:paraId="3726C352" w14:textId="77777777" w:rsidTr="00B40806">
        <w:trPr>
          <w:del w:id="290" w:author="uzivatel" w:date="2026-09-22T12:16:00Z" w16du:dateUtc="2026-09-22T16:16:00Z"/>
        </w:trPr>
        <w:tc>
          <w:tcPr>
            <w:tcW w:w="6026" w:type="dxa"/>
          </w:tcPr>
          <w:p w14:paraId="2FA5341B" w14:textId="77777777" w:rsidR="00441BB5" w:rsidRDefault="00441BB5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91" w:author="uzivatel" w:date="2026-09-22T12:16:00Z" w16du:dateUtc="2026-09-22T16:16:00Z"/>
                <w:color w:val="000000"/>
              </w:rPr>
            </w:pPr>
            <w:del w:id="292" w:author="uzivatel" w:date="2026-09-22T12:16:00Z" w16du:dateUtc="2026-09-22T16:16:00Z">
              <w:r>
                <w:rPr>
                  <w:color w:val="000000"/>
                </w:rPr>
                <w:delText>Вид промежуточной аттестации (зачет c оценкой)</w:delText>
              </w:r>
            </w:del>
          </w:p>
        </w:tc>
        <w:tc>
          <w:tcPr>
            <w:tcW w:w="1506" w:type="dxa"/>
          </w:tcPr>
          <w:p w14:paraId="6FCCAEE5" w14:textId="77777777" w:rsidR="00441BB5" w:rsidRPr="00753817" w:rsidRDefault="00441BB5" w:rsidP="003E65A0">
            <w:pPr>
              <w:pStyle w:val="a0"/>
              <w:jc w:val="center"/>
              <w:rPr>
                <w:del w:id="293" w:author="uzivatel" w:date="2026-09-22T12:16:00Z" w16du:dateUtc="2026-09-22T16:16:00Z"/>
              </w:rPr>
            </w:pPr>
            <w:del w:id="294" w:author="uzivatel" w:date="2026-09-22T12:16:00Z" w16du:dateUtc="2026-09-22T16:16:00Z">
              <w:r w:rsidRPr="00753817">
                <w:delText>-</w:delText>
              </w:r>
            </w:del>
          </w:p>
        </w:tc>
        <w:tc>
          <w:tcPr>
            <w:tcW w:w="1507" w:type="dxa"/>
          </w:tcPr>
          <w:p w14:paraId="1A5E8526" w14:textId="77777777" w:rsidR="00441BB5" w:rsidRPr="00753817" w:rsidRDefault="00441BB5" w:rsidP="003E65A0">
            <w:pPr>
              <w:pStyle w:val="a0"/>
              <w:jc w:val="center"/>
              <w:rPr>
                <w:del w:id="295" w:author="uzivatel" w:date="2026-09-22T12:16:00Z" w16du:dateUtc="2026-09-22T16:16:00Z"/>
              </w:rPr>
            </w:pPr>
            <w:del w:id="296" w:author="uzivatel" w:date="2026-09-22T12:16:00Z" w16du:dateUtc="2026-09-22T16:16:00Z">
              <w:r>
                <w:delText>-</w:delText>
              </w:r>
            </w:del>
          </w:p>
        </w:tc>
      </w:tr>
      <w:tr w:rsidR="00441BB5" w14:paraId="689879AF" w14:textId="77777777" w:rsidTr="00AC2198">
        <w:trPr>
          <w:del w:id="297" w:author="uzivatel" w:date="2026-09-22T12:16:00Z" w16du:dateUtc="2026-09-22T16:16:00Z"/>
        </w:trPr>
        <w:tc>
          <w:tcPr>
            <w:tcW w:w="6026" w:type="dxa"/>
          </w:tcPr>
          <w:p w14:paraId="651FE353" w14:textId="77777777" w:rsidR="00441BB5" w:rsidRDefault="00441BB5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98" w:author="uzivatel" w:date="2026-09-22T12:16:00Z" w16du:dateUtc="2026-09-22T16:16:00Z"/>
                <w:color w:val="000000"/>
              </w:rPr>
            </w:pPr>
            <w:del w:id="299" w:author="uzivatel" w:date="2026-09-22T12:16:00Z" w16du:dateUtc="2026-09-22T16:16:00Z">
              <w:r>
                <w:rPr>
                  <w:color w:val="000000"/>
                </w:rPr>
                <w:delText>контактная работа</w:delText>
              </w:r>
            </w:del>
          </w:p>
        </w:tc>
        <w:tc>
          <w:tcPr>
            <w:tcW w:w="1506" w:type="dxa"/>
          </w:tcPr>
          <w:p w14:paraId="1360CC62" w14:textId="77777777" w:rsidR="00441BB5" w:rsidRPr="00753817" w:rsidRDefault="00441BB5" w:rsidP="003E65A0">
            <w:pPr>
              <w:pStyle w:val="a0"/>
              <w:jc w:val="center"/>
              <w:rPr>
                <w:del w:id="300" w:author="uzivatel" w:date="2026-09-22T12:16:00Z" w16du:dateUtc="2026-09-22T16:16:00Z"/>
              </w:rPr>
            </w:pPr>
            <w:del w:id="301" w:author="uzivatel" w:date="2026-09-22T12:16:00Z" w16du:dateUtc="2026-09-22T16:16:00Z">
              <w:r w:rsidRPr="00753817">
                <w:delText>-</w:delText>
              </w:r>
            </w:del>
          </w:p>
        </w:tc>
        <w:tc>
          <w:tcPr>
            <w:tcW w:w="1507" w:type="dxa"/>
          </w:tcPr>
          <w:p w14:paraId="038D8E4B" w14:textId="77777777" w:rsidR="00441BB5" w:rsidRPr="00753817" w:rsidRDefault="00441BB5" w:rsidP="003E65A0">
            <w:pPr>
              <w:pStyle w:val="a0"/>
              <w:jc w:val="center"/>
              <w:rPr>
                <w:del w:id="302" w:author="uzivatel" w:date="2026-09-22T12:16:00Z" w16du:dateUtc="2026-09-22T16:16:00Z"/>
              </w:rPr>
            </w:pPr>
            <w:del w:id="303" w:author="uzivatel" w:date="2026-09-22T12:16:00Z" w16du:dateUtc="2026-09-22T16:16:00Z">
              <w:r>
                <w:delText>-</w:delText>
              </w:r>
            </w:del>
          </w:p>
        </w:tc>
      </w:tr>
      <w:tr w:rsidR="00441BB5" w14:paraId="6D5C5886" w14:textId="77777777" w:rsidTr="00AC4E5A">
        <w:trPr>
          <w:del w:id="304" w:author="uzivatel" w:date="2026-09-22T12:16:00Z" w16du:dateUtc="2026-09-22T16:16:00Z"/>
        </w:trPr>
        <w:tc>
          <w:tcPr>
            <w:tcW w:w="6026" w:type="dxa"/>
          </w:tcPr>
          <w:p w14:paraId="3C810F62" w14:textId="77777777" w:rsidR="00441BB5" w:rsidRDefault="00441BB5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05" w:author="uzivatel" w:date="2026-09-22T12:16:00Z" w16du:dateUtc="2026-09-22T16:16:00Z"/>
                <w:color w:val="000000"/>
              </w:rPr>
            </w:pPr>
            <w:del w:id="306" w:author="uzivatel" w:date="2026-09-22T12:16:00Z" w16du:dateUtc="2026-09-22T16:16:00Z">
              <w:r>
                <w:rPr>
                  <w:color w:val="000000"/>
                </w:rPr>
                <w:delText>самостоятельная работа по подготовке к зачету</w:delText>
              </w:r>
            </w:del>
          </w:p>
        </w:tc>
        <w:tc>
          <w:tcPr>
            <w:tcW w:w="1506" w:type="dxa"/>
          </w:tcPr>
          <w:p w14:paraId="3E37F027" w14:textId="77777777" w:rsidR="00441BB5" w:rsidRPr="00753817" w:rsidRDefault="00441BB5" w:rsidP="003E65A0">
            <w:pPr>
              <w:pStyle w:val="a0"/>
              <w:jc w:val="center"/>
              <w:rPr>
                <w:del w:id="307" w:author="uzivatel" w:date="2026-09-22T12:16:00Z" w16du:dateUtc="2026-09-22T16:16:00Z"/>
              </w:rPr>
            </w:pPr>
            <w:del w:id="308" w:author="uzivatel" w:date="2026-09-22T12:16:00Z" w16du:dateUtc="2026-09-22T16:16:00Z">
              <w:r w:rsidRPr="00753817">
                <w:delText>-</w:delText>
              </w:r>
            </w:del>
          </w:p>
        </w:tc>
        <w:tc>
          <w:tcPr>
            <w:tcW w:w="1507" w:type="dxa"/>
          </w:tcPr>
          <w:p w14:paraId="0304E1F0" w14:textId="77777777" w:rsidR="00441BB5" w:rsidRPr="00753817" w:rsidRDefault="00441BB5" w:rsidP="003E65A0">
            <w:pPr>
              <w:pStyle w:val="a0"/>
              <w:jc w:val="center"/>
              <w:rPr>
                <w:del w:id="309" w:author="uzivatel" w:date="2026-09-22T12:16:00Z" w16du:dateUtc="2026-09-22T16:16:00Z"/>
              </w:rPr>
            </w:pPr>
            <w:del w:id="310" w:author="uzivatel" w:date="2026-09-22T12:16:00Z" w16du:dateUtc="2026-09-22T16:16:00Z">
              <w:r>
                <w:delText>-</w:delText>
              </w:r>
            </w:del>
          </w:p>
        </w:tc>
      </w:tr>
      <w:tr w:rsidR="003E65A0" w14:paraId="7C4E6162" w14:textId="77777777">
        <w:trPr>
          <w:del w:id="311" w:author="uzivatel" w:date="2026-09-22T12:16:00Z" w16du:dateUtc="2026-09-22T16:16:00Z"/>
        </w:trPr>
        <w:tc>
          <w:tcPr>
            <w:tcW w:w="6026" w:type="dxa"/>
          </w:tcPr>
          <w:p w14:paraId="0ABD108F" w14:textId="77777777" w:rsidR="003E65A0" w:rsidRDefault="003E65A0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12" w:author="uzivatel" w:date="2026-09-22T12:16:00Z" w16du:dateUtc="2026-09-22T16:16:00Z"/>
                <w:color w:val="000000"/>
                <w:highlight w:val="yellow"/>
              </w:rPr>
            </w:pPr>
            <w:del w:id="313" w:author="uzivatel" w:date="2026-09-22T12:16:00Z" w16du:dateUtc="2026-09-22T16:16:00Z">
              <w:r>
                <w:rPr>
                  <w:b/>
                  <w:color w:val="000000"/>
                </w:rPr>
                <w:delText>Вид промежуточной аттестации (экзамен):</w:delText>
              </w:r>
            </w:del>
          </w:p>
        </w:tc>
        <w:tc>
          <w:tcPr>
            <w:tcW w:w="3013" w:type="dxa"/>
            <w:gridSpan w:val="2"/>
          </w:tcPr>
          <w:p w14:paraId="1230FC5E" w14:textId="77777777" w:rsidR="003E65A0" w:rsidRPr="00BB08EC" w:rsidRDefault="003E65A0" w:rsidP="003E65A0">
            <w:pPr>
              <w:pStyle w:val="a0"/>
              <w:jc w:val="center"/>
              <w:rPr>
                <w:del w:id="314" w:author="uzivatel" w:date="2026-09-22T12:16:00Z" w16du:dateUtc="2026-09-22T16:16:00Z"/>
                <w:b/>
                <w:bCs/>
              </w:rPr>
            </w:pPr>
            <w:del w:id="315" w:author="uzivatel" w:date="2026-09-22T12:16:00Z" w16du:dateUtc="2026-09-22T16:16:00Z">
              <w:r w:rsidRPr="00BB08EC">
                <w:rPr>
                  <w:b/>
                  <w:bCs/>
                </w:rPr>
                <w:delText>9</w:delText>
              </w:r>
            </w:del>
          </w:p>
        </w:tc>
      </w:tr>
      <w:tr w:rsidR="003E65A0" w14:paraId="0F49F76F" w14:textId="77777777">
        <w:trPr>
          <w:del w:id="316" w:author="uzivatel" w:date="2026-09-22T12:16:00Z" w16du:dateUtc="2026-09-22T16:16:00Z"/>
        </w:trPr>
        <w:tc>
          <w:tcPr>
            <w:tcW w:w="6026" w:type="dxa"/>
          </w:tcPr>
          <w:p w14:paraId="65FAF87E" w14:textId="77777777" w:rsidR="003E65A0" w:rsidRDefault="003E65A0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17" w:author="uzivatel" w:date="2026-09-22T12:16:00Z" w16du:dateUtc="2026-09-22T16:16:00Z"/>
                <w:color w:val="000000"/>
              </w:rPr>
            </w:pPr>
            <w:del w:id="318" w:author="uzivatel" w:date="2026-09-22T12:16:00Z" w16du:dateUtc="2026-09-22T16:16:00Z">
              <w:r>
                <w:rPr>
                  <w:color w:val="000000"/>
                </w:rPr>
                <w:delText>контактная работа</w:delText>
              </w:r>
            </w:del>
          </w:p>
        </w:tc>
        <w:tc>
          <w:tcPr>
            <w:tcW w:w="3013" w:type="dxa"/>
            <w:gridSpan w:val="2"/>
          </w:tcPr>
          <w:p w14:paraId="681BD868" w14:textId="77777777" w:rsidR="003E65A0" w:rsidRPr="00155CDC" w:rsidRDefault="003E65A0" w:rsidP="003E65A0">
            <w:pPr>
              <w:pStyle w:val="a0"/>
              <w:jc w:val="center"/>
              <w:rPr>
                <w:del w:id="319" w:author="uzivatel" w:date="2026-09-22T12:16:00Z" w16du:dateUtc="2026-09-22T16:16:00Z"/>
              </w:rPr>
            </w:pPr>
            <w:del w:id="320" w:author="uzivatel" w:date="2026-09-22T12:16:00Z" w16du:dateUtc="2026-09-22T16:16:00Z">
              <w:r w:rsidRPr="00155CDC">
                <w:delText>2,35</w:delText>
              </w:r>
            </w:del>
          </w:p>
        </w:tc>
      </w:tr>
      <w:tr w:rsidR="003E65A0" w14:paraId="7386147D" w14:textId="77777777">
        <w:trPr>
          <w:del w:id="321" w:author="uzivatel" w:date="2026-09-22T12:16:00Z" w16du:dateUtc="2026-09-22T16:16:00Z"/>
        </w:trPr>
        <w:tc>
          <w:tcPr>
            <w:tcW w:w="6026" w:type="dxa"/>
          </w:tcPr>
          <w:p w14:paraId="23A61526" w14:textId="77777777" w:rsidR="003E65A0" w:rsidRDefault="003E65A0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22" w:author="uzivatel" w:date="2026-09-22T12:16:00Z" w16du:dateUtc="2026-09-22T16:16:00Z"/>
                <w:color w:val="000000"/>
              </w:rPr>
            </w:pPr>
            <w:del w:id="323" w:author="uzivatel" w:date="2026-09-22T12:16:00Z" w16du:dateUtc="2026-09-22T16:16:00Z">
              <w:r>
                <w:rPr>
                  <w:color w:val="000000"/>
                </w:rPr>
                <w:delText>самостоятельная работа по подготовке к экзамену</w:delText>
              </w:r>
            </w:del>
          </w:p>
        </w:tc>
        <w:tc>
          <w:tcPr>
            <w:tcW w:w="3013" w:type="dxa"/>
            <w:gridSpan w:val="2"/>
          </w:tcPr>
          <w:p w14:paraId="358612A5" w14:textId="77777777" w:rsidR="003E65A0" w:rsidRPr="00155CDC" w:rsidRDefault="003E65A0" w:rsidP="003E65A0">
            <w:pPr>
              <w:pStyle w:val="a0"/>
              <w:jc w:val="center"/>
              <w:rPr>
                <w:del w:id="324" w:author="uzivatel" w:date="2026-09-22T12:16:00Z" w16du:dateUtc="2026-09-22T16:16:00Z"/>
              </w:rPr>
            </w:pPr>
            <w:del w:id="325" w:author="uzivatel" w:date="2026-09-22T12:16:00Z" w16du:dateUtc="2026-09-22T16:16:00Z">
              <w:r w:rsidRPr="00155CDC">
                <w:delText>6,65</w:delText>
              </w:r>
            </w:del>
          </w:p>
        </w:tc>
      </w:tr>
      <w:tr w:rsidR="00A16A04" w14:paraId="0DE8A519" w14:textId="77777777">
        <w:trPr>
          <w:trHeight w:val="583"/>
          <w:del w:id="326" w:author="uzivatel" w:date="2026-09-22T12:16:00Z" w16du:dateUtc="2026-09-22T16:16:00Z"/>
        </w:trPr>
        <w:tc>
          <w:tcPr>
            <w:tcW w:w="6026" w:type="dxa"/>
            <w:tcBorders>
              <w:bottom w:val="single" w:sz="12" w:space="0" w:color="000000"/>
            </w:tcBorders>
            <w:shd w:val="clear" w:color="auto" w:fill="E0E0E0"/>
          </w:tcPr>
          <w:p w14:paraId="79CCE35C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27" w:author="uzivatel" w:date="2026-09-22T12:16:00Z" w16du:dateUtc="2026-09-22T16:16:00Z"/>
                <w:color w:val="000000"/>
              </w:rPr>
            </w:pPr>
            <w:del w:id="328" w:author="uzivatel" w:date="2026-09-22T12:16:00Z" w16du:dateUtc="2026-09-22T16:16:00Z">
              <w:r>
                <w:rPr>
                  <w:color w:val="000000"/>
                </w:rPr>
                <w:delText>Общая трудоемкость                                     час</w:delText>
              </w:r>
            </w:del>
          </w:p>
          <w:p w14:paraId="443B4C77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29" w:author="uzivatel" w:date="2026-09-22T12:16:00Z" w16du:dateUtc="2026-09-22T16:16:00Z"/>
                <w:color w:val="000000"/>
              </w:rPr>
            </w:pPr>
            <w:del w:id="330" w:author="uzivatel" w:date="2026-09-22T12:16:00Z" w16du:dateUtc="2026-09-22T16:16:00Z">
              <w:r>
                <w:rPr>
                  <w:color w:val="000000"/>
                </w:rPr>
                <w:delText xml:space="preserve">                                                                          з.е.</w:delText>
              </w:r>
            </w:del>
          </w:p>
        </w:tc>
        <w:tc>
          <w:tcPr>
            <w:tcW w:w="3013" w:type="dxa"/>
            <w:gridSpan w:val="2"/>
            <w:tcBorders>
              <w:bottom w:val="single" w:sz="12" w:space="0" w:color="000000"/>
            </w:tcBorders>
            <w:shd w:val="clear" w:color="auto" w:fill="E0E0E0"/>
          </w:tcPr>
          <w:p w14:paraId="31F13771" w14:textId="77777777" w:rsidR="00A16A04" w:rsidRDefault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31" w:author="uzivatel" w:date="2026-09-22T12:16:00Z" w16du:dateUtc="2026-09-22T16:16:00Z"/>
                <w:color w:val="000000"/>
              </w:rPr>
            </w:pPr>
            <w:del w:id="332" w:author="uzivatel" w:date="2026-09-22T12:16:00Z" w16du:dateUtc="2026-09-22T16:16:00Z">
              <w:r>
                <w:rPr>
                  <w:b/>
                </w:rPr>
                <w:delText>108/3</w:delText>
              </w:r>
            </w:del>
          </w:p>
        </w:tc>
      </w:tr>
    </w:tbl>
    <w:p w14:paraId="311268A7" w14:textId="77777777" w:rsidR="00A16A04" w:rsidRDefault="00A16A04">
      <w:pPr>
        <w:jc w:val="both"/>
        <w:rPr>
          <w:del w:id="333" w:author="uzivatel" w:date="2026-09-22T12:16:00Z" w16du:dateUtc="2026-09-22T16:16:00Z"/>
          <w:b/>
        </w:rPr>
      </w:pPr>
    </w:p>
    <w:p w14:paraId="2A45ADD4" w14:textId="77777777" w:rsidR="00A16A04" w:rsidRDefault="00A16A04">
      <w:pPr>
        <w:jc w:val="both"/>
        <w:rPr>
          <w:del w:id="334" w:author="uzivatel" w:date="2026-09-22T12:16:00Z" w16du:dateUtc="2026-09-22T16:16:00Z"/>
          <w:b/>
        </w:rPr>
      </w:pPr>
    </w:p>
    <w:p w14:paraId="4E2A6BB7" w14:textId="77777777" w:rsidR="00441BB5" w:rsidRPr="00BB4484" w:rsidRDefault="00441BB5" w:rsidP="00441BB5">
      <w:pPr>
        <w:pStyle w:val="WW-"/>
        <w:tabs>
          <w:tab w:val="left" w:pos="3822"/>
        </w:tabs>
        <w:spacing w:line="240" w:lineRule="auto"/>
        <w:ind w:left="0" w:firstLine="0"/>
        <w:rPr>
          <w:del w:id="335" w:author="uzivatel" w:date="2026-09-22T12:16:00Z" w16du:dateUtc="2026-09-22T16:16:00Z"/>
          <w:b/>
          <w:bCs/>
          <w:color w:val="000000"/>
          <w:sz w:val="24"/>
          <w:szCs w:val="24"/>
        </w:rPr>
      </w:pPr>
      <w:del w:id="336" w:author="uzivatel" w:date="2026-09-22T12:16:00Z" w16du:dateUtc="2026-09-22T16:16:00Z">
        <w:r w:rsidRPr="00BB4484">
          <w:rPr>
            <w:b/>
            <w:bCs/>
            <w:color w:val="000000"/>
            <w:sz w:val="24"/>
            <w:szCs w:val="24"/>
          </w:rPr>
          <w:delText>4.СОДЕРЖАНИЕ ДИСЦИПЛИНЫ:</w:delText>
        </w:r>
      </w:del>
    </w:p>
    <w:p w14:paraId="4C73332E" w14:textId="77777777" w:rsidR="00441BB5" w:rsidRPr="00BB4484" w:rsidRDefault="00441BB5" w:rsidP="00441BB5">
      <w:pPr>
        <w:pStyle w:val="WW-"/>
        <w:tabs>
          <w:tab w:val="left" w:pos="3822"/>
        </w:tabs>
        <w:spacing w:line="240" w:lineRule="auto"/>
        <w:ind w:left="0" w:firstLine="0"/>
        <w:rPr>
          <w:del w:id="337" w:author="uzivatel" w:date="2026-09-22T12:16:00Z" w16du:dateUtc="2026-09-22T16:16:00Z"/>
          <w:sz w:val="24"/>
          <w:szCs w:val="24"/>
        </w:rPr>
      </w:pPr>
    </w:p>
    <w:p w14:paraId="7A7F5488" w14:textId="77777777" w:rsidR="00441BB5" w:rsidRPr="00BB4484" w:rsidRDefault="00441BB5" w:rsidP="00441BB5">
      <w:pPr>
        <w:shd w:val="clear" w:color="auto" w:fill="FFFFFF"/>
        <w:ind w:firstLine="527"/>
        <w:rPr>
          <w:del w:id="338" w:author="uzivatel" w:date="2026-09-22T12:16:00Z" w16du:dateUtc="2026-09-22T16:16:00Z"/>
          <w:b/>
        </w:rPr>
      </w:pPr>
      <w:del w:id="339" w:author="uzivatel" w:date="2026-09-22T12:16:00Z" w16du:dateUtc="2026-09-22T16:16:00Z">
        <w:r w:rsidRPr="00BB4484">
          <w:delText>При проведении учебных занятий обеспечивается развитие у обучающихся навыков командной работы, межличностной коммуникации, принятия решений, лидерских качеств (включая при необходимости проведение интерактивных лекций, групповых дискуссий, ролевых игр, тренингов, анализ ситуаций и имитационных моделей, составленных на основе результатов научных исследований, проводимых организацией, в том числе с учетом региональных особенностей профессиональной деятельности выпускников и потребностей работодателей</w:delText>
        </w:r>
        <w:r w:rsidRPr="00BB4484">
          <w:rPr>
            <w:b/>
          </w:rPr>
          <w:delText xml:space="preserve">). </w:delText>
        </w:r>
      </w:del>
    </w:p>
    <w:p w14:paraId="01DAEA09" w14:textId="77777777" w:rsidR="00441BB5" w:rsidRPr="00BB4484" w:rsidRDefault="00441BB5" w:rsidP="00441BB5">
      <w:pPr>
        <w:shd w:val="clear" w:color="auto" w:fill="FFFFFF"/>
        <w:ind w:firstLine="527"/>
        <w:rPr>
          <w:del w:id="340" w:author="uzivatel" w:date="2026-09-22T12:16:00Z" w16du:dateUtc="2026-09-22T16:16:00Z"/>
          <w:b/>
        </w:rPr>
      </w:pPr>
    </w:p>
    <w:p w14:paraId="4650FBB7" w14:textId="77777777" w:rsidR="00441BB5" w:rsidRPr="00BB4484" w:rsidRDefault="00441BB5" w:rsidP="00441BB5">
      <w:pPr>
        <w:pStyle w:val="WW-"/>
        <w:tabs>
          <w:tab w:val="left" w:pos="3822"/>
        </w:tabs>
        <w:spacing w:line="240" w:lineRule="auto"/>
        <w:ind w:left="720" w:hanging="720"/>
        <w:rPr>
          <w:del w:id="341" w:author="uzivatel" w:date="2026-09-22T12:16:00Z" w16du:dateUtc="2026-09-22T16:16:00Z"/>
          <w:b/>
          <w:bCs/>
          <w:sz w:val="24"/>
          <w:szCs w:val="24"/>
        </w:rPr>
      </w:pPr>
      <w:del w:id="342" w:author="uzivatel" w:date="2026-09-22T12:16:00Z" w16du:dateUtc="2026-09-22T16:16:00Z">
        <w:r w:rsidRPr="00BB4484">
          <w:rPr>
            <w:b/>
            <w:bCs/>
            <w:color w:val="000000"/>
            <w:sz w:val="24"/>
            <w:szCs w:val="24"/>
          </w:rPr>
          <w:delText xml:space="preserve">4.1 </w:delText>
        </w:r>
        <w:r w:rsidRPr="00BB4484">
          <w:rPr>
            <w:b/>
            <w:bCs/>
            <w:sz w:val="24"/>
            <w:szCs w:val="24"/>
          </w:rPr>
          <w:delText>Блоки (разделы) дисциплины.</w:delText>
        </w:r>
      </w:del>
    </w:p>
    <w:p w14:paraId="2BD567E9" w14:textId="77777777" w:rsidR="00A16A04" w:rsidRPr="00441BB5" w:rsidRDefault="00DF50C7">
      <w:pPr>
        <w:ind w:firstLine="709"/>
        <w:rPr>
          <w:del w:id="343" w:author="uzivatel" w:date="2026-09-22T12:16:00Z" w16du:dateUtc="2026-09-22T16:16:00Z"/>
        </w:rPr>
      </w:pPr>
      <w:del w:id="344" w:author="uzivatel" w:date="2026-09-22T12:16:00Z" w16du:dateUtc="2026-09-22T16:16:00Z">
        <w:r w:rsidRPr="00441BB5">
          <w:delText>Тема 1. Наука как система. Роль научных исследований в совершенствовании</w:delText>
        </w:r>
        <w:r>
          <w:rPr>
            <w:b/>
          </w:rPr>
          <w:delText xml:space="preserve"> </w:delText>
        </w:r>
        <w:r w:rsidRPr="00441BB5">
          <w:delText>гостиничных услуг.</w:delText>
        </w:r>
      </w:del>
    </w:p>
    <w:p w14:paraId="35002A9D" w14:textId="77777777" w:rsidR="00A16A04" w:rsidRPr="00441BB5" w:rsidRDefault="00DF50C7">
      <w:pPr>
        <w:ind w:firstLine="709"/>
        <w:jc w:val="both"/>
        <w:rPr>
          <w:del w:id="345" w:author="uzivatel" w:date="2026-09-22T12:16:00Z" w16du:dateUtc="2026-09-22T16:16:00Z"/>
        </w:rPr>
      </w:pPr>
      <w:del w:id="346" w:author="uzivatel" w:date="2026-09-22T12:16:00Z" w16du:dateUtc="2026-09-22T16:16:00Z">
        <w:r w:rsidRPr="00441BB5">
          <w:delText>Тема 2. Системная концепция в науке. Принципы системных исследований.</w:delText>
        </w:r>
      </w:del>
    </w:p>
    <w:p w14:paraId="626FA220" w14:textId="77777777" w:rsidR="00A16A04" w:rsidRPr="00441BB5" w:rsidRDefault="00DF50C7">
      <w:pPr>
        <w:ind w:firstLine="709"/>
        <w:jc w:val="both"/>
        <w:rPr>
          <w:del w:id="347" w:author="uzivatel" w:date="2026-09-22T12:16:00Z" w16du:dateUtc="2026-09-22T16:16:00Z"/>
        </w:rPr>
      </w:pPr>
      <w:del w:id="348" w:author="uzivatel" w:date="2026-09-22T12:16:00Z" w16du:dateUtc="2026-09-22T16:16:00Z">
        <w:r w:rsidRPr="00441BB5">
          <w:delText>Тема 3. Организация научного исследования. Этапы научного исследования.</w:delText>
        </w:r>
      </w:del>
    </w:p>
    <w:p w14:paraId="6FAB7E56" w14:textId="77777777" w:rsidR="00A16A04" w:rsidRPr="00441BB5" w:rsidRDefault="00DF50C7">
      <w:pPr>
        <w:ind w:firstLine="709"/>
        <w:jc w:val="both"/>
        <w:rPr>
          <w:del w:id="349" w:author="uzivatel" w:date="2026-09-22T12:16:00Z" w16du:dateUtc="2026-09-22T16:16:00Z"/>
        </w:rPr>
      </w:pPr>
      <w:del w:id="350" w:author="uzivatel" w:date="2026-09-22T12:16:00Z" w16du:dateUtc="2026-09-22T16:16:00Z">
        <w:r w:rsidRPr="00441BB5">
          <w:delText>Тема 4. Методология научных исследований.</w:delText>
        </w:r>
      </w:del>
    </w:p>
    <w:p w14:paraId="211AABD8" w14:textId="77777777" w:rsidR="00A16A04" w:rsidRPr="00441BB5" w:rsidRDefault="00DF50C7">
      <w:pPr>
        <w:ind w:firstLine="709"/>
        <w:jc w:val="both"/>
        <w:rPr>
          <w:del w:id="351" w:author="uzivatel" w:date="2026-09-22T12:16:00Z" w16du:dateUtc="2026-09-22T16:16:00Z"/>
        </w:rPr>
      </w:pPr>
      <w:del w:id="352" w:author="uzivatel" w:date="2026-09-22T12:16:00Z" w16du:dateUtc="2026-09-22T16:16:00Z">
        <w:r w:rsidRPr="00441BB5">
          <w:delText>Тема 5. Основные методы научного исследования.</w:delText>
        </w:r>
      </w:del>
    </w:p>
    <w:p w14:paraId="173F4806" w14:textId="77777777" w:rsidR="00A16A04" w:rsidRPr="00441BB5" w:rsidRDefault="00DF50C7">
      <w:pPr>
        <w:ind w:firstLine="709"/>
        <w:jc w:val="both"/>
        <w:rPr>
          <w:del w:id="353" w:author="uzivatel" w:date="2026-09-22T12:16:00Z" w16du:dateUtc="2026-09-22T16:16:00Z"/>
        </w:rPr>
      </w:pPr>
      <w:del w:id="354" w:author="uzivatel" w:date="2026-09-22T12:16:00Z" w16du:dateUtc="2026-09-22T16:16:00Z">
        <w:r w:rsidRPr="00441BB5">
          <w:delText>Тема 6. Современные информационные технологии в гостиничном деле.</w:delText>
        </w:r>
      </w:del>
    </w:p>
    <w:p w14:paraId="71BADDC0" w14:textId="77777777" w:rsidR="00A16A04" w:rsidRPr="00441BB5" w:rsidRDefault="00DF50C7">
      <w:pPr>
        <w:ind w:firstLine="709"/>
        <w:jc w:val="both"/>
        <w:rPr>
          <w:del w:id="355" w:author="uzivatel" w:date="2026-09-22T12:16:00Z" w16du:dateUtc="2026-09-22T16:16:00Z"/>
        </w:rPr>
      </w:pPr>
      <w:del w:id="356" w:author="uzivatel" w:date="2026-09-22T12:16:00Z" w16du:dateUtc="2026-09-22T16:16:00Z">
        <w:r w:rsidRPr="00441BB5">
          <w:delText>Тема 7. Методические приемы организации научного исследования.</w:delText>
        </w:r>
      </w:del>
    </w:p>
    <w:p w14:paraId="28DA0B35" w14:textId="77777777" w:rsidR="00A16A04" w:rsidRPr="00441BB5" w:rsidRDefault="00DF50C7">
      <w:pPr>
        <w:ind w:firstLine="709"/>
        <w:jc w:val="both"/>
        <w:rPr>
          <w:del w:id="357" w:author="uzivatel" w:date="2026-09-22T12:16:00Z" w16du:dateUtc="2026-09-22T16:16:00Z"/>
        </w:rPr>
      </w:pPr>
      <w:del w:id="358" w:author="uzivatel" w:date="2026-09-22T12:16:00Z" w16du:dateUtc="2026-09-22T16:16:00Z">
        <w:r w:rsidRPr="00441BB5">
          <w:delText>Тема 8. Правила оформления  и представления результатов исследования.</w:delText>
        </w:r>
      </w:del>
    </w:p>
    <w:p w14:paraId="4FECBEDA" w14:textId="77777777" w:rsidR="00A16A04" w:rsidRPr="00441BB5" w:rsidRDefault="00A16A04">
      <w:pPr>
        <w:spacing w:line="360" w:lineRule="auto"/>
        <w:rPr>
          <w:del w:id="359" w:author="uzivatel" w:date="2026-09-22T12:16:00Z" w16du:dateUtc="2026-09-22T16:16:00Z"/>
        </w:rPr>
      </w:pPr>
    </w:p>
    <w:p w14:paraId="48629FCA" w14:textId="77777777" w:rsidR="00441BB5" w:rsidRPr="00BB4484" w:rsidRDefault="00441BB5" w:rsidP="00441BB5">
      <w:pPr>
        <w:rPr>
          <w:del w:id="360" w:author="uzivatel" w:date="2026-09-22T12:16:00Z" w16du:dateUtc="2026-09-22T16:16:00Z"/>
        </w:rPr>
      </w:pPr>
      <w:del w:id="361" w:author="uzivatel" w:date="2026-09-22T12:16:00Z" w16du:dateUtc="2026-09-22T16:16:00Z">
        <w:r w:rsidRPr="00BB4484">
          <w:rPr>
            <w:b/>
            <w:color w:val="000000"/>
          </w:rPr>
          <w:delText>4.2. Примерная тематика курсовых работ (проектов):</w:delText>
        </w:r>
      </w:del>
    </w:p>
    <w:p w14:paraId="0A98E61F" w14:textId="77777777" w:rsidR="00441BB5" w:rsidRPr="00BB4484" w:rsidRDefault="00441BB5" w:rsidP="00441BB5">
      <w:pPr>
        <w:rPr>
          <w:del w:id="362" w:author="uzivatel" w:date="2026-09-22T12:16:00Z" w16du:dateUtc="2026-09-22T16:16:00Z"/>
        </w:rPr>
      </w:pPr>
      <w:del w:id="363" w:author="uzivatel" w:date="2026-09-22T12:16:00Z" w16du:dateUtc="2026-09-22T16:16:00Z">
        <w:r w:rsidRPr="00BB4484">
          <w:delText>Курсовая работа по дисциплине не предусмотрена учебным планом.</w:delText>
        </w:r>
      </w:del>
    </w:p>
    <w:p w14:paraId="26C0EFA8" w14:textId="77777777" w:rsidR="00441BB5" w:rsidRPr="00BB4484" w:rsidRDefault="00441BB5" w:rsidP="00441BB5">
      <w:pPr>
        <w:rPr>
          <w:del w:id="364" w:author="uzivatel" w:date="2026-09-22T12:16:00Z" w16du:dateUtc="2026-09-22T16:16:00Z"/>
          <w:color w:val="000000"/>
        </w:rPr>
      </w:pPr>
    </w:p>
    <w:p w14:paraId="52B6C2F1" w14:textId="77777777" w:rsidR="00441BB5" w:rsidRPr="00BB4484" w:rsidRDefault="00441BB5" w:rsidP="00441BB5">
      <w:pPr>
        <w:rPr>
          <w:del w:id="365" w:author="uzivatel" w:date="2026-09-22T12:16:00Z" w16du:dateUtc="2026-09-22T16:16:00Z"/>
          <w:b/>
        </w:rPr>
      </w:pPr>
      <w:del w:id="366" w:author="uzivatel" w:date="2026-09-22T12:16:00Z" w16du:dateUtc="2026-09-22T16:16:00Z">
        <w:r w:rsidRPr="00BB4484">
          <w:rPr>
            <w:b/>
            <w:bCs/>
            <w:caps/>
          </w:rPr>
          <w:delText xml:space="preserve">4.3. </w:delText>
        </w:r>
        <w:r w:rsidRPr="00BB4484">
          <w:rPr>
            <w:b/>
          </w:rPr>
          <w:delText>Перечень занятий, проводимых в активной и интерактивной формах, обеспечивающих развитие у обучающихся навыков командной работы, межличностной коммуникации, принятия решений, лидерских качеств. Практическая подготовка*.</w:delText>
        </w:r>
      </w:del>
    </w:p>
    <w:p w14:paraId="48617942" w14:textId="77777777" w:rsidR="00441BB5" w:rsidRPr="00BB4484" w:rsidRDefault="00441BB5" w:rsidP="00441BB5">
      <w:pPr>
        <w:rPr>
          <w:del w:id="367" w:author="uzivatel" w:date="2026-09-22T12:16:00Z" w16du:dateUtc="2026-09-22T16:16:00Z"/>
        </w:rPr>
      </w:pPr>
    </w:p>
    <w:tbl>
      <w:tblPr>
        <w:tblW w:w="9639" w:type="dxa"/>
        <w:tblInd w:w="-15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709"/>
        <w:gridCol w:w="2552"/>
        <w:gridCol w:w="2409"/>
        <w:gridCol w:w="2127"/>
        <w:gridCol w:w="1842"/>
      </w:tblGrid>
      <w:tr w:rsidR="00441BB5" w:rsidRPr="00BB4484" w14:paraId="16C0CFC3" w14:textId="77777777" w:rsidTr="00755BC7">
        <w:trPr>
          <w:trHeight w:val="307"/>
          <w:del w:id="368" w:author="uzivatel" w:date="2026-09-22T12:16:00Z" w16du:dateUtc="2026-09-22T16:16:00Z"/>
        </w:trPr>
        <w:tc>
          <w:tcPr>
            <w:tcW w:w="709" w:type="dxa"/>
            <w:vMerge w:val="restart"/>
            <w:tcBorders>
              <w:top w:val="single" w:sz="12" w:space="0" w:color="00000A"/>
              <w:left w:val="single" w:sz="12" w:space="0" w:color="00000A"/>
            </w:tcBorders>
            <w:vAlign w:val="center"/>
          </w:tcPr>
          <w:p w14:paraId="5E75AD6B" w14:textId="77777777" w:rsidR="00441BB5" w:rsidRPr="00BB4484" w:rsidRDefault="00441BB5" w:rsidP="00755BC7">
            <w:pPr>
              <w:pStyle w:val="a0"/>
              <w:jc w:val="center"/>
              <w:rPr>
                <w:del w:id="369" w:author="uzivatel" w:date="2026-09-22T12:16:00Z" w16du:dateUtc="2026-09-22T16:16:00Z"/>
                <w:b/>
              </w:rPr>
            </w:pPr>
            <w:del w:id="370" w:author="uzivatel" w:date="2026-09-22T12:16:00Z" w16du:dateUtc="2026-09-22T16:16:00Z">
              <w:r w:rsidRPr="00BB4484">
                <w:rPr>
                  <w:b/>
                </w:rPr>
                <w:delText>№ п/п</w:delText>
              </w:r>
            </w:del>
          </w:p>
        </w:tc>
        <w:tc>
          <w:tcPr>
            <w:tcW w:w="2552" w:type="dxa"/>
            <w:vMerge w:val="restart"/>
            <w:tcBorders>
              <w:top w:val="single" w:sz="12" w:space="0" w:color="00000A"/>
              <w:left w:val="single" w:sz="6" w:space="0" w:color="00000A"/>
            </w:tcBorders>
            <w:vAlign w:val="center"/>
          </w:tcPr>
          <w:p w14:paraId="638AD6E8" w14:textId="77777777" w:rsidR="00441BB5" w:rsidRPr="00BB4484" w:rsidRDefault="00441BB5" w:rsidP="00755BC7">
            <w:pPr>
              <w:pStyle w:val="a0"/>
              <w:jc w:val="center"/>
              <w:rPr>
                <w:del w:id="371" w:author="uzivatel" w:date="2026-09-22T12:16:00Z" w16du:dateUtc="2026-09-22T16:16:00Z"/>
                <w:b/>
              </w:rPr>
            </w:pPr>
            <w:del w:id="372" w:author="uzivatel" w:date="2026-09-22T12:16:00Z" w16du:dateUtc="2026-09-22T16:16:00Z">
              <w:r w:rsidRPr="00BB4484">
                <w:rPr>
                  <w:b/>
                </w:rPr>
                <w:delText>Наименование блока (раздела) дисциплины</w:delText>
              </w:r>
            </w:del>
          </w:p>
        </w:tc>
        <w:tc>
          <w:tcPr>
            <w:tcW w:w="4536" w:type="dxa"/>
            <w:gridSpan w:val="2"/>
            <w:tcBorders>
              <w:top w:val="single" w:sz="12" w:space="0" w:color="00000A"/>
              <w:left w:val="single" w:sz="6" w:space="0" w:color="00000A"/>
              <w:bottom w:val="single" w:sz="4" w:space="0" w:color="auto"/>
              <w:right w:val="single" w:sz="4" w:space="0" w:color="auto"/>
            </w:tcBorders>
            <w:vAlign w:val="center"/>
          </w:tcPr>
          <w:p w14:paraId="606377D8" w14:textId="77777777" w:rsidR="00441BB5" w:rsidRPr="00BB4484" w:rsidRDefault="00441BB5" w:rsidP="00755BC7">
            <w:pPr>
              <w:pStyle w:val="a0"/>
              <w:tabs>
                <w:tab w:val="left" w:pos="20"/>
              </w:tabs>
              <w:ind w:firstLine="20"/>
              <w:jc w:val="center"/>
              <w:rPr>
                <w:del w:id="373" w:author="uzivatel" w:date="2026-09-22T12:16:00Z" w16du:dateUtc="2026-09-22T16:16:00Z"/>
                <w:b/>
              </w:rPr>
            </w:pPr>
            <w:del w:id="374" w:author="uzivatel" w:date="2026-09-22T12:16:00Z" w16du:dateUtc="2026-09-22T16:16:00Z">
              <w:r w:rsidRPr="00BB4484">
                <w:rPr>
                  <w:b/>
                </w:rPr>
                <w:delText>Занятия, проводимые в активной и интерактивной формах</w:delText>
              </w:r>
            </w:del>
          </w:p>
        </w:tc>
        <w:tc>
          <w:tcPr>
            <w:tcW w:w="1842" w:type="dxa"/>
            <w:vMerge w:val="restart"/>
            <w:tcBorders>
              <w:top w:val="single" w:sz="12" w:space="0" w:color="00000A"/>
              <w:left w:val="single" w:sz="4" w:space="0" w:color="auto"/>
              <w:right w:val="single" w:sz="12" w:space="0" w:color="00000A"/>
            </w:tcBorders>
          </w:tcPr>
          <w:p w14:paraId="62F97315" w14:textId="77777777" w:rsidR="00441BB5" w:rsidRPr="00BB4484" w:rsidRDefault="00441BB5" w:rsidP="00755BC7">
            <w:pPr>
              <w:pStyle w:val="a0"/>
              <w:jc w:val="center"/>
              <w:rPr>
                <w:del w:id="375" w:author="uzivatel" w:date="2026-09-22T12:16:00Z" w16du:dateUtc="2026-09-22T16:16:00Z"/>
                <w:b/>
              </w:rPr>
            </w:pPr>
            <w:del w:id="376" w:author="uzivatel" w:date="2026-09-22T12:16:00Z" w16du:dateUtc="2026-09-22T16:16:00Z">
              <w:r w:rsidRPr="00BB4484">
                <w:rPr>
                  <w:b/>
                </w:rPr>
                <w:delText>Практическая подготовка*</w:delText>
              </w:r>
            </w:del>
          </w:p>
        </w:tc>
      </w:tr>
      <w:tr w:rsidR="00441BB5" w:rsidRPr="00BB4484" w14:paraId="63994D51" w14:textId="77777777" w:rsidTr="00755BC7">
        <w:trPr>
          <w:trHeight w:val="509"/>
          <w:del w:id="377" w:author="uzivatel" w:date="2026-09-22T12:16:00Z" w16du:dateUtc="2026-09-22T16:16:00Z"/>
        </w:trPr>
        <w:tc>
          <w:tcPr>
            <w:tcW w:w="709" w:type="dxa"/>
            <w:vMerge/>
            <w:tcBorders>
              <w:left w:val="single" w:sz="12" w:space="0" w:color="00000A"/>
              <w:bottom w:val="single" w:sz="6" w:space="0" w:color="00000A"/>
            </w:tcBorders>
            <w:vAlign w:val="center"/>
          </w:tcPr>
          <w:p w14:paraId="7DEF2B3A" w14:textId="77777777" w:rsidR="00441BB5" w:rsidRPr="00BB4484" w:rsidRDefault="00441BB5" w:rsidP="00755BC7">
            <w:pPr>
              <w:pStyle w:val="a0"/>
              <w:jc w:val="center"/>
              <w:rPr>
                <w:del w:id="378" w:author="uzivatel" w:date="2026-09-22T12:16:00Z" w16du:dateUtc="2026-09-22T16:16:00Z"/>
                <w:b/>
              </w:rPr>
            </w:pPr>
          </w:p>
        </w:tc>
        <w:tc>
          <w:tcPr>
            <w:tcW w:w="2552" w:type="dxa"/>
            <w:vMerge/>
            <w:tcBorders>
              <w:left w:val="single" w:sz="6" w:space="0" w:color="00000A"/>
              <w:bottom w:val="single" w:sz="6" w:space="0" w:color="00000A"/>
            </w:tcBorders>
            <w:vAlign w:val="center"/>
          </w:tcPr>
          <w:p w14:paraId="5B5A4389" w14:textId="77777777" w:rsidR="00441BB5" w:rsidRPr="00BB4484" w:rsidRDefault="00441BB5" w:rsidP="00755BC7">
            <w:pPr>
              <w:pStyle w:val="a0"/>
              <w:jc w:val="center"/>
              <w:rPr>
                <w:del w:id="379" w:author="uzivatel" w:date="2026-09-22T12:16:00Z" w16du:dateUtc="2026-09-22T16:16:00Z"/>
                <w:b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</w:tcBorders>
            <w:vAlign w:val="center"/>
          </w:tcPr>
          <w:p w14:paraId="30DDB52A" w14:textId="77777777" w:rsidR="00441BB5" w:rsidRPr="00BB4484" w:rsidRDefault="00441BB5" w:rsidP="00755BC7">
            <w:pPr>
              <w:pStyle w:val="a0"/>
              <w:tabs>
                <w:tab w:val="left" w:pos="0"/>
              </w:tabs>
              <w:ind w:firstLine="20"/>
              <w:jc w:val="center"/>
              <w:rPr>
                <w:del w:id="380" w:author="uzivatel" w:date="2026-09-22T12:16:00Z" w16du:dateUtc="2026-09-22T16:16:00Z"/>
                <w:b/>
              </w:rPr>
            </w:pPr>
            <w:del w:id="381" w:author="uzivatel" w:date="2026-09-22T12:16:00Z" w16du:dateUtc="2026-09-22T16:16:00Z">
              <w:r w:rsidRPr="00BB4484">
                <w:rPr>
                  <w:b/>
                </w:rPr>
                <w:delText>Форма проведения занятия</w:delText>
              </w:r>
            </w:del>
          </w:p>
        </w:tc>
        <w:tc>
          <w:tcPr>
            <w:tcW w:w="2127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  <w:right w:val="single" w:sz="4" w:space="0" w:color="auto"/>
            </w:tcBorders>
            <w:vAlign w:val="center"/>
          </w:tcPr>
          <w:p w14:paraId="447BD04B" w14:textId="77777777" w:rsidR="00441BB5" w:rsidRPr="00BB4484" w:rsidRDefault="00441BB5" w:rsidP="00755BC7">
            <w:pPr>
              <w:pStyle w:val="a0"/>
              <w:tabs>
                <w:tab w:val="left" w:pos="0"/>
              </w:tabs>
              <w:jc w:val="center"/>
              <w:rPr>
                <w:del w:id="382" w:author="uzivatel" w:date="2026-09-22T12:16:00Z" w16du:dateUtc="2026-09-22T16:16:00Z"/>
                <w:b/>
              </w:rPr>
            </w:pPr>
            <w:del w:id="383" w:author="uzivatel" w:date="2026-09-22T12:16:00Z" w16du:dateUtc="2026-09-22T16:16:00Z">
              <w:r w:rsidRPr="00BB4484">
                <w:rPr>
                  <w:b/>
                </w:rPr>
                <w:delText>Наименование видов занятий</w:delText>
              </w:r>
            </w:del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5CF2A463" w14:textId="77777777" w:rsidR="00441BB5" w:rsidRPr="00BB4484" w:rsidRDefault="00441BB5" w:rsidP="00755BC7">
            <w:pPr>
              <w:pStyle w:val="a0"/>
              <w:jc w:val="center"/>
              <w:rPr>
                <w:del w:id="384" w:author="uzivatel" w:date="2026-09-22T12:16:00Z" w16du:dateUtc="2026-09-22T16:16:00Z"/>
                <w:b/>
              </w:rPr>
            </w:pPr>
          </w:p>
        </w:tc>
      </w:tr>
      <w:tr w:rsidR="00BA0E5E" w:rsidRPr="00BB4484" w14:paraId="61A5D346" w14:textId="77777777" w:rsidTr="00755BC7">
        <w:trPr>
          <w:trHeight w:val="422"/>
          <w:del w:id="385" w:author="uzivatel" w:date="2026-09-22T12:16:00Z" w16du:dateUtc="2026-09-22T16:16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0B381716" w14:textId="77777777" w:rsidR="00BA0E5E" w:rsidRPr="00BB4484" w:rsidRDefault="00BA0E5E" w:rsidP="00BA0E5E">
            <w:pPr>
              <w:pStyle w:val="a0"/>
              <w:jc w:val="center"/>
              <w:rPr>
                <w:del w:id="386" w:author="uzivatel" w:date="2026-09-22T12:16:00Z" w16du:dateUtc="2026-09-22T16:16:00Z"/>
                <w:sz w:val="22"/>
                <w:szCs w:val="22"/>
              </w:rPr>
            </w:pPr>
            <w:del w:id="387" w:author="uzivatel" w:date="2026-09-22T12:16:00Z" w16du:dateUtc="2026-09-22T16:16:00Z">
              <w:r w:rsidRPr="00BB4484">
                <w:rPr>
                  <w:sz w:val="22"/>
                  <w:szCs w:val="22"/>
                </w:rPr>
                <w:delText>1.</w:delText>
              </w:r>
            </w:del>
          </w:p>
        </w:tc>
        <w:tc>
          <w:tcPr>
            <w:tcW w:w="25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01DA67BC" w14:textId="77777777" w:rsidR="00BA0E5E" w:rsidRPr="003F7E9B" w:rsidRDefault="00BA0E5E" w:rsidP="00BA0E5E">
            <w:pPr>
              <w:rPr>
                <w:del w:id="388" w:author="uzivatel" w:date="2026-09-22T12:16:00Z" w16du:dateUtc="2026-09-22T16:16:00Z"/>
              </w:rPr>
            </w:pPr>
            <w:del w:id="389" w:author="uzivatel" w:date="2026-09-22T12:16:00Z" w16du:dateUtc="2026-09-22T16:16:00Z">
              <w:r w:rsidRPr="003F7E9B">
                <w:delText>Тема 1. Наука как система. Роль научных исследований в совершенствовании</w:delText>
              </w:r>
              <w:r w:rsidRPr="003F7E9B">
                <w:rPr>
                  <w:b/>
                </w:rPr>
                <w:delText xml:space="preserve"> </w:delText>
              </w:r>
              <w:r w:rsidRPr="003F7E9B">
                <w:delText>гостиничных услуг.</w:delText>
              </w:r>
            </w:del>
          </w:p>
        </w:tc>
        <w:tc>
          <w:tcPr>
            <w:tcW w:w="2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32CA4860" w14:textId="77777777" w:rsidR="00BA0E5E" w:rsidRPr="00BB4484" w:rsidRDefault="00BA0E5E" w:rsidP="00BA0E5E">
            <w:pPr>
              <w:pStyle w:val="a0"/>
              <w:rPr>
                <w:del w:id="390" w:author="uzivatel" w:date="2026-09-22T12:16:00Z" w16du:dateUtc="2026-09-22T16:16:00Z"/>
                <w:sz w:val="22"/>
                <w:szCs w:val="22"/>
              </w:rPr>
            </w:pPr>
            <w:del w:id="391" w:author="uzivatel" w:date="2026-09-22T12:16:00Z" w16du:dateUtc="2026-09-22T16:16:00Z">
              <w:r>
                <w:rPr>
                  <w:sz w:val="22"/>
                  <w:szCs w:val="22"/>
                </w:rPr>
                <w:delText>лабораторное</w:delText>
              </w:r>
              <w:r w:rsidRPr="00BB4484">
                <w:rPr>
                  <w:sz w:val="22"/>
                  <w:szCs w:val="22"/>
                </w:rPr>
                <w:delText xml:space="preserve"> занятие</w:delText>
              </w:r>
            </w:del>
          </w:p>
        </w:tc>
        <w:tc>
          <w:tcPr>
            <w:tcW w:w="212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154763BF" w14:textId="77777777" w:rsidR="00BA0E5E" w:rsidRDefault="00BA0E5E" w:rsidP="00BA0E5E">
            <w:pPr>
              <w:rPr>
                <w:del w:id="392" w:author="uzivatel" w:date="2026-09-22T12:16:00Z" w16du:dateUtc="2026-09-22T16:16:00Z"/>
              </w:rPr>
            </w:pPr>
            <w:del w:id="393" w:author="uzivatel" w:date="2026-09-22T12:16:00Z" w16du:dateUtc="2026-09-22T16:16:00Z">
              <w:r>
                <w:delText>дискуссия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6ECA4AD6" w14:textId="77777777" w:rsidR="00BA0E5E" w:rsidRDefault="00BA0E5E" w:rsidP="00BA0E5E">
            <w:pPr>
              <w:rPr>
                <w:del w:id="394" w:author="uzivatel" w:date="2026-09-22T12:16:00Z" w16du:dateUtc="2026-09-22T16:16:00Z"/>
              </w:rPr>
            </w:pPr>
            <w:del w:id="395" w:author="uzivatel" w:date="2026-09-22T12:16:00Z" w16du:dateUtc="2026-09-22T16:16:00Z">
              <w:r>
                <w:rPr>
                  <w:sz w:val="22"/>
                  <w:szCs w:val="22"/>
                </w:rPr>
                <w:delText>Выполнение лабораторного задания</w:delText>
              </w:r>
            </w:del>
          </w:p>
        </w:tc>
      </w:tr>
      <w:tr w:rsidR="00BA0E5E" w:rsidRPr="00BB4484" w14:paraId="374BE455" w14:textId="77777777" w:rsidTr="00755BC7">
        <w:trPr>
          <w:trHeight w:val="446"/>
          <w:del w:id="396" w:author="uzivatel" w:date="2026-09-22T12:16:00Z" w16du:dateUtc="2026-09-22T16:16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31A7150C" w14:textId="77777777" w:rsidR="00BA0E5E" w:rsidRPr="00BB4484" w:rsidRDefault="00BA0E5E" w:rsidP="00BA0E5E">
            <w:pPr>
              <w:pStyle w:val="a0"/>
              <w:jc w:val="center"/>
              <w:rPr>
                <w:del w:id="397" w:author="uzivatel" w:date="2026-09-22T12:16:00Z" w16du:dateUtc="2026-09-22T16:16:00Z"/>
                <w:sz w:val="22"/>
                <w:szCs w:val="22"/>
              </w:rPr>
            </w:pPr>
            <w:del w:id="398" w:author="uzivatel" w:date="2026-09-22T12:16:00Z" w16du:dateUtc="2026-09-22T16:16:00Z">
              <w:r w:rsidRPr="00BB4484">
                <w:rPr>
                  <w:sz w:val="22"/>
                  <w:szCs w:val="22"/>
                </w:rPr>
                <w:delText>2.</w:delText>
              </w:r>
            </w:del>
          </w:p>
        </w:tc>
        <w:tc>
          <w:tcPr>
            <w:tcW w:w="25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71DF476C" w14:textId="77777777" w:rsidR="00BA0E5E" w:rsidRPr="003F7E9B" w:rsidRDefault="00BA0E5E" w:rsidP="00BA0E5E">
            <w:pPr>
              <w:jc w:val="both"/>
              <w:rPr>
                <w:del w:id="399" w:author="uzivatel" w:date="2026-09-22T12:16:00Z" w16du:dateUtc="2026-09-22T16:16:00Z"/>
              </w:rPr>
            </w:pPr>
            <w:del w:id="400" w:author="uzivatel" w:date="2026-09-22T12:16:00Z" w16du:dateUtc="2026-09-22T16:16:00Z">
              <w:r w:rsidRPr="003F7E9B">
                <w:delText>Тема 2. Системная концепция в науке. Принципы системных исследований.</w:delText>
              </w:r>
            </w:del>
          </w:p>
        </w:tc>
        <w:tc>
          <w:tcPr>
            <w:tcW w:w="2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1DC3E0D0" w14:textId="77777777" w:rsidR="00BA0E5E" w:rsidRDefault="00BA0E5E" w:rsidP="00BA0E5E">
            <w:pPr>
              <w:rPr>
                <w:del w:id="401" w:author="uzivatel" w:date="2026-09-22T12:16:00Z" w16du:dateUtc="2026-09-22T16:16:00Z"/>
              </w:rPr>
            </w:pPr>
            <w:del w:id="402" w:author="uzivatel" w:date="2026-09-22T12:16:00Z" w16du:dateUtc="2026-09-22T16:16:00Z">
              <w:r w:rsidRPr="00E52AED">
                <w:rPr>
                  <w:sz w:val="22"/>
                  <w:szCs w:val="22"/>
                </w:rPr>
                <w:delText>лабораторное занятие</w:delText>
              </w:r>
            </w:del>
          </w:p>
        </w:tc>
        <w:tc>
          <w:tcPr>
            <w:tcW w:w="212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7E9458A9" w14:textId="77777777" w:rsidR="00BA0E5E" w:rsidRDefault="00BA0E5E" w:rsidP="00BA0E5E">
            <w:pPr>
              <w:rPr>
                <w:del w:id="403" w:author="uzivatel" w:date="2026-09-22T12:16:00Z" w16du:dateUtc="2026-09-22T16:16:00Z"/>
              </w:rPr>
            </w:pPr>
            <w:del w:id="404" w:author="uzivatel" w:date="2026-09-22T12:16:00Z" w16du:dateUtc="2026-09-22T16:16:00Z">
              <w:r>
                <w:delText>дискуссия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1C1A4814" w14:textId="77777777" w:rsidR="00BA0E5E" w:rsidRDefault="00BA0E5E" w:rsidP="00BA0E5E">
            <w:pPr>
              <w:rPr>
                <w:del w:id="405" w:author="uzivatel" w:date="2026-09-22T12:16:00Z" w16du:dateUtc="2026-09-22T16:16:00Z"/>
              </w:rPr>
            </w:pPr>
            <w:del w:id="406" w:author="uzivatel" w:date="2026-09-22T12:16:00Z" w16du:dateUtc="2026-09-22T16:16:00Z">
              <w:r>
                <w:rPr>
                  <w:sz w:val="22"/>
                  <w:szCs w:val="22"/>
                </w:rPr>
                <w:delText>Выполнение лабораторного задания</w:delText>
              </w:r>
            </w:del>
          </w:p>
        </w:tc>
      </w:tr>
      <w:tr w:rsidR="00BA0E5E" w:rsidRPr="00BB4484" w14:paraId="4E5828C6" w14:textId="77777777" w:rsidTr="00755BC7">
        <w:trPr>
          <w:trHeight w:val="514"/>
          <w:del w:id="407" w:author="uzivatel" w:date="2026-09-22T12:16:00Z" w16du:dateUtc="2026-09-22T16:16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75836C23" w14:textId="77777777" w:rsidR="00BA0E5E" w:rsidRPr="00BB4484" w:rsidRDefault="00BA0E5E" w:rsidP="00BA0E5E">
            <w:pPr>
              <w:pStyle w:val="a0"/>
              <w:jc w:val="center"/>
              <w:rPr>
                <w:del w:id="408" w:author="uzivatel" w:date="2026-09-22T12:16:00Z" w16du:dateUtc="2026-09-22T16:16:00Z"/>
                <w:sz w:val="22"/>
                <w:szCs w:val="22"/>
              </w:rPr>
            </w:pPr>
            <w:del w:id="409" w:author="uzivatel" w:date="2026-09-22T12:16:00Z" w16du:dateUtc="2026-09-22T16:16:00Z">
              <w:r w:rsidRPr="00BB4484">
                <w:rPr>
                  <w:sz w:val="22"/>
                  <w:szCs w:val="22"/>
                </w:rPr>
                <w:delText>3.</w:delText>
              </w:r>
            </w:del>
          </w:p>
        </w:tc>
        <w:tc>
          <w:tcPr>
            <w:tcW w:w="25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4DD8840F" w14:textId="77777777" w:rsidR="00BA0E5E" w:rsidRPr="003F7E9B" w:rsidRDefault="00BA0E5E" w:rsidP="00BA0E5E">
            <w:pPr>
              <w:jc w:val="both"/>
              <w:rPr>
                <w:del w:id="410" w:author="uzivatel" w:date="2026-09-22T12:16:00Z" w16du:dateUtc="2026-09-22T16:16:00Z"/>
              </w:rPr>
            </w:pPr>
            <w:del w:id="411" w:author="uzivatel" w:date="2026-09-22T12:16:00Z" w16du:dateUtc="2026-09-22T16:16:00Z">
              <w:r w:rsidRPr="003F7E9B">
                <w:delText>Тема 3. Организация научного исследования. Этапы научного исследования.</w:delText>
              </w:r>
            </w:del>
          </w:p>
        </w:tc>
        <w:tc>
          <w:tcPr>
            <w:tcW w:w="2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064F0B58" w14:textId="77777777" w:rsidR="00BA0E5E" w:rsidRDefault="00BA0E5E" w:rsidP="00BA0E5E">
            <w:pPr>
              <w:rPr>
                <w:del w:id="412" w:author="uzivatel" w:date="2026-09-22T12:16:00Z" w16du:dateUtc="2026-09-22T16:16:00Z"/>
              </w:rPr>
            </w:pPr>
            <w:del w:id="413" w:author="uzivatel" w:date="2026-09-22T12:16:00Z" w16du:dateUtc="2026-09-22T16:16:00Z">
              <w:r w:rsidRPr="00E52AED">
                <w:rPr>
                  <w:sz w:val="22"/>
                  <w:szCs w:val="22"/>
                </w:rPr>
                <w:delText>лабораторное занятие</w:delText>
              </w:r>
            </w:del>
          </w:p>
        </w:tc>
        <w:tc>
          <w:tcPr>
            <w:tcW w:w="212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2172E4EB" w14:textId="77777777" w:rsidR="00BA0E5E" w:rsidRDefault="00BA0E5E" w:rsidP="00BA0E5E">
            <w:pPr>
              <w:rPr>
                <w:del w:id="414" w:author="uzivatel" w:date="2026-09-22T12:16:00Z" w16du:dateUtc="2026-09-22T16:16:00Z"/>
              </w:rPr>
            </w:pPr>
            <w:del w:id="415" w:author="uzivatel" w:date="2026-09-22T12:16:00Z" w16du:dateUtc="2026-09-22T16:16:00Z">
              <w:r>
                <w:delText>дискуссия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4FC4DCD1" w14:textId="77777777" w:rsidR="00BA0E5E" w:rsidRDefault="00BA0E5E" w:rsidP="00BA0E5E">
            <w:pPr>
              <w:rPr>
                <w:del w:id="416" w:author="uzivatel" w:date="2026-09-22T12:16:00Z" w16du:dateUtc="2026-09-22T16:16:00Z"/>
              </w:rPr>
            </w:pPr>
            <w:del w:id="417" w:author="uzivatel" w:date="2026-09-22T12:16:00Z" w16du:dateUtc="2026-09-22T16:16:00Z">
              <w:r>
                <w:rPr>
                  <w:sz w:val="22"/>
                  <w:szCs w:val="22"/>
                </w:rPr>
                <w:delText>Выполнение лабораторного задания</w:delText>
              </w:r>
            </w:del>
          </w:p>
        </w:tc>
      </w:tr>
    </w:tbl>
    <w:p w14:paraId="27210E85" w14:textId="77777777" w:rsidR="00441BB5" w:rsidRPr="00BB4484" w:rsidRDefault="00441BB5" w:rsidP="00441BB5">
      <w:pPr>
        <w:rPr>
          <w:del w:id="418" w:author="uzivatel" w:date="2026-09-22T12:16:00Z" w16du:dateUtc="2026-09-22T16:16:00Z"/>
          <w:b/>
          <w:bCs/>
          <w:caps/>
          <w:color w:val="000000"/>
        </w:rPr>
      </w:pPr>
      <w:del w:id="419" w:author="uzivatel" w:date="2026-09-22T12:16:00Z" w16du:dateUtc="2026-09-22T16:16:00Z">
        <w:r w:rsidRPr="00BB4484">
          <w:rPr>
            <w:b/>
          </w:rPr>
          <w:delText>*</w:delText>
        </w:r>
        <w:r w:rsidRPr="00BB4484">
          <w:rPr>
            <w:sz w:val="20"/>
            <w:szCs w:val="20"/>
          </w:rPr>
          <w:delText xml:space="preserve">Практическая подготовка при реализации учебных предметов, курсов, дисциплин (модулей) организуется путем проведения практических занятий, практикумов, лабораторных работ и иных аналогичных видов учебной деятельности, </w:delText>
        </w:r>
        <w:r w:rsidRPr="00BB4484">
          <w:rPr>
            <w:b/>
            <w:sz w:val="20"/>
            <w:szCs w:val="20"/>
            <w:u w:val="single"/>
          </w:rPr>
          <w:delText>предусматривающих участие обучающихся в выполнении отдельных элементов работ, связанных с будущей профессиональной деятельностью.</w:delText>
        </w:r>
      </w:del>
    </w:p>
    <w:p w14:paraId="3A36CEF2" w14:textId="77777777" w:rsidR="00441BB5" w:rsidRPr="00BB4484" w:rsidRDefault="00441BB5" w:rsidP="00441BB5">
      <w:pPr>
        <w:rPr>
          <w:del w:id="420" w:author="uzivatel" w:date="2026-09-22T12:16:00Z" w16du:dateUtc="2026-09-22T16:16:00Z"/>
          <w:b/>
          <w:bCs/>
          <w:caps/>
          <w:color w:val="000000"/>
        </w:rPr>
      </w:pPr>
    </w:p>
    <w:p w14:paraId="63ADF074" w14:textId="77777777" w:rsidR="00441BB5" w:rsidRPr="00BB4484" w:rsidRDefault="00441BB5" w:rsidP="00441BB5">
      <w:pPr>
        <w:rPr>
          <w:del w:id="421" w:author="uzivatel" w:date="2026-09-22T12:16:00Z" w16du:dateUtc="2026-09-22T16:16:00Z"/>
        </w:rPr>
      </w:pPr>
      <w:del w:id="422" w:author="uzivatel" w:date="2026-09-22T12:16:00Z" w16du:dateUtc="2026-09-22T16:16:00Z">
        <w:r w:rsidRPr="00BB4484">
          <w:rPr>
            <w:b/>
            <w:bCs/>
            <w:caps/>
            <w:color w:val="000000"/>
          </w:rPr>
          <w:delText>5. Учебно-методическое обеспечение для самостоятельной работы обучающихся по дисциплине:</w:delText>
        </w:r>
      </w:del>
    </w:p>
    <w:p w14:paraId="22EE8A7A" w14:textId="77777777" w:rsidR="00441BB5" w:rsidRPr="00BB4484" w:rsidRDefault="00441BB5" w:rsidP="00441BB5">
      <w:pPr>
        <w:pStyle w:val="BodyText"/>
        <w:spacing w:after="0"/>
        <w:rPr>
          <w:del w:id="423" w:author="uzivatel" w:date="2026-09-22T12:16:00Z" w16du:dateUtc="2026-09-22T16:16:00Z"/>
          <w:b/>
          <w:bCs/>
          <w:color w:val="000000"/>
        </w:rPr>
      </w:pPr>
    </w:p>
    <w:p w14:paraId="34433939" w14:textId="77777777" w:rsidR="00441BB5" w:rsidRPr="00BB4484" w:rsidRDefault="00441BB5" w:rsidP="00441BB5">
      <w:pPr>
        <w:pStyle w:val="BodyText"/>
        <w:spacing w:after="0"/>
        <w:rPr>
          <w:del w:id="424" w:author="uzivatel" w:date="2026-09-22T12:16:00Z" w16du:dateUtc="2026-09-22T16:16:00Z"/>
        </w:rPr>
      </w:pPr>
      <w:del w:id="425" w:author="uzivatel" w:date="2026-09-22T12:16:00Z" w16du:dateUtc="2026-09-22T16:16:00Z">
        <w:r w:rsidRPr="00BB4484">
          <w:rPr>
            <w:b/>
            <w:bCs/>
          </w:rPr>
          <w:delText>5.1. Темы для творческой самостоятельной работы обучающегося</w:delText>
        </w:r>
      </w:del>
    </w:p>
    <w:p w14:paraId="11F6FD73" w14:textId="77777777" w:rsidR="00441BB5" w:rsidRPr="00BB4484" w:rsidRDefault="00441BB5" w:rsidP="00441BB5">
      <w:pPr>
        <w:pStyle w:val="BodyText"/>
        <w:spacing w:after="0"/>
        <w:rPr>
          <w:del w:id="426" w:author="uzivatel" w:date="2026-09-22T12:16:00Z" w16du:dateUtc="2026-09-22T16:16:00Z"/>
        </w:rPr>
      </w:pPr>
      <w:del w:id="427" w:author="uzivatel" w:date="2026-09-22T12:16:00Z" w16du:dateUtc="2026-09-22T16:16:00Z">
        <w:r w:rsidRPr="00BB4484">
          <w:delText>Темы для творческой самостоятельной работы студента формулируются обучающимся самостоятельно, исходя из перечня тем занятий текущего семестра.</w:delText>
        </w:r>
      </w:del>
    </w:p>
    <w:p w14:paraId="4B65F207" w14:textId="77777777" w:rsidR="00441BB5" w:rsidRPr="00BB4484" w:rsidRDefault="00441BB5" w:rsidP="00441BB5">
      <w:pPr>
        <w:rPr>
          <w:del w:id="428" w:author="uzivatel" w:date="2026-09-22T12:16:00Z" w16du:dateUtc="2026-09-22T16:16:00Z"/>
          <w:b/>
          <w:bCs/>
          <w:color w:val="000000"/>
        </w:rPr>
      </w:pPr>
    </w:p>
    <w:p w14:paraId="2102DACD" w14:textId="77777777" w:rsidR="00A16A04" w:rsidRDefault="00DF50C7">
      <w:pPr>
        <w:rPr>
          <w:del w:id="429" w:author="uzivatel" w:date="2026-09-22T12:16:00Z" w16du:dateUtc="2026-09-22T16:16:00Z"/>
          <w:b/>
        </w:rPr>
      </w:pPr>
      <w:del w:id="430" w:author="uzivatel" w:date="2026-09-22T12:16:00Z" w16du:dateUtc="2026-09-22T16:16:00Z">
        <w:r>
          <w:rPr>
            <w:b/>
          </w:rPr>
          <w:delText>5.2. Вопросы для подготовки к лабораторным занятиям и устного опроса:</w:delText>
        </w:r>
      </w:del>
    </w:p>
    <w:p w14:paraId="05909F4D" w14:textId="77777777" w:rsidR="00A16A04" w:rsidRDefault="00A16A04">
      <w:pPr>
        <w:ind w:left="113" w:right="113"/>
        <w:rPr>
          <w:del w:id="431" w:author="uzivatel" w:date="2026-09-22T12:16:00Z" w16du:dateUtc="2026-09-22T16:16:00Z"/>
          <w:b/>
        </w:rPr>
      </w:pPr>
    </w:p>
    <w:p w14:paraId="183C02A0" w14:textId="77777777" w:rsidR="00A16A04" w:rsidRDefault="00DF50C7">
      <w:pPr>
        <w:ind w:left="113" w:right="113"/>
        <w:rPr>
          <w:del w:id="432" w:author="uzivatel" w:date="2026-09-22T12:16:00Z" w16du:dateUtc="2026-09-22T16:16:00Z"/>
          <w:i/>
        </w:rPr>
      </w:pPr>
      <w:del w:id="433" w:author="uzivatel" w:date="2026-09-22T12:16:00Z" w16du:dateUtc="2026-09-22T16:16:00Z">
        <w:r>
          <w:rPr>
            <w:i/>
          </w:rPr>
          <w:delText>Тема 3: Организация научного исследования. Этапы научного исследования.</w:delText>
        </w:r>
      </w:del>
    </w:p>
    <w:p w14:paraId="513D69B3" w14:textId="77777777" w:rsidR="00A16A04" w:rsidRDefault="00DF50C7">
      <w:pPr>
        <w:numPr>
          <w:ilvl w:val="0"/>
          <w:numId w:val="20"/>
        </w:numPr>
        <w:ind w:right="113"/>
        <w:rPr>
          <w:del w:id="434" w:author="uzivatel" w:date="2026-09-22T12:16:00Z" w16du:dateUtc="2026-09-22T16:16:00Z"/>
        </w:rPr>
      </w:pPr>
      <w:del w:id="435" w:author="uzivatel" w:date="2026-09-22T12:16:00Z" w16du:dateUtc="2026-09-22T16:16:00Z">
        <w:r>
          <w:delText>Логика  и замысел научного исследования.</w:delText>
        </w:r>
      </w:del>
    </w:p>
    <w:p w14:paraId="3C0CCCFF" w14:textId="77777777" w:rsidR="00A16A04" w:rsidRDefault="00DF50C7">
      <w:pPr>
        <w:numPr>
          <w:ilvl w:val="0"/>
          <w:numId w:val="20"/>
        </w:numPr>
        <w:ind w:right="113"/>
        <w:rPr>
          <w:del w:id="436" w:author="uzivatel" w:date="2026-09-22T12:16:00Z" w16du:dateUtc="2026-09-22T16:16:00Z"/>
        </w:rPr>
      </w:pPr>
      <w:del w:id="437" w:author="uzivatel" w:date="2026-09-22T12:16:00Z" w16du:dateUtc="2026-09-22T16:16:00Z">
        <w:r>
          <w:delText>Содержание этапов научного исследования.</w:delText>
        </w:r>
      </w:del>
    </w:p>
    <w:p w14:paraId="52212BBA" w14:textId="77777777" w:rsidR="00A16A04" w:rsidRDefault="00DF50C7">
      <w:pPr>
        <w:numPr>
          <w:ilvl w:val="0"/>
          <w:numId w:val="20"/>
        </w:numPr>
        <w:ind w:right="113"/>
        <w:rPr>
          <w:del w:id="438" w:author="uzivatel" w:date="2026-09-22T12:16:00Z" w16du:dateUtc="2026-09-22T16:16:00Z"/>
        </w:rPr>
      </w:pPr>
      <w:del w:id="439" w:author="uzivatel" w:date="2026-09-22T12:16:00Z" w16du:dateUtc="2026-09-22T16:16:00Z">
        <w:r>
          <w:delText>Составление программы исследования.</w:delText>
        </w:r>
      </w:del>
    </w:p>
    <w:p w14:paraId="5D975749" w14:textId="77777777" w:rsidR="00A16A04" w:rsidRDefault="00DF50C7">
      <w:pPr>
        <w:numPr>
          <w:ilvl w:val="0"/>
          <w:numId w:val="20"/>
        </w:numPr>
        <w:ind w:right="113"/>
        <w:rPr>
          <w:del w:id="440" w:author="uzivatel" w:date="2026-09-22T12:16:00Z" w16du:dateUtc="2026-09-22T16:16:00Z"/>
        </w:rPr>
      </w:pPr>
      <w:del w:id="441" w:author="uzivatel" w:date="2026-09-22T12:16:00Z" w16du:dateUtc="2026-09-22T16:16:00Z">
        <w:r>
          <w:delText>Критерии, предъявляемые к составлению программы исследования.</w:delText>
        </w:r>
      </w:del>
    </w:p>
    <w:p w14:paraId="11FC67C2" w14:textId="77777777" w:rsidR="00A16A04" w:rsidRDefault="00DF50C7">
      <w:pPr>
        <w:numPr>
          <w:ilvl w:val="0"/>
          <w:numId w:val="20"/>
        </w:numPr>
        <w:ind w:right="113"/>
        <w:rPr>
          <w:del w:id="442" w:author="uzivatel" w:date="2026-09-22T12:16:00Z" w16du:dateUtc="2026-09-22T16:16:00Z"/>
        </w:rPr>
      </w:pPr>
      <w:del w:id="443" w:author="uzivatel" w:date="2026-09-22T12:16:00Z" w16du:dateUtc="2026-09-22T16:16:00Z">
        <w:r>
          <w:delText>Определение темы и проблемы исследования.</w:delText>
        </w:r>
      </w:del>
    </w:p>
    <w:p w14:paraId="1B2547F5" w14:textId="77777777" w:rsidR="00A16A04" w:rsidRDefault="00DF50C7">
      <w:pPr>
        <w:numPr>
          <w:ilvl w:val="0"/>
          <w:numId w:val="20"/>
        </w:numPr>
        <w:ind w:right="113"/>
        <w:rPr>
          <w:del w:id="444" w:author="uzivatel" w:date="2026-09-22T12:16:00Z" w16du:dateUtc="2026-09-22T16:16:00Z"/>
        </w:rPr>
      </w:pPr>
      <w:del w:id="445" w:author="uzivatel" w:date="2026-09-22T12:16:00Z" w16du:dateUtc="2026-09-22T16:16:00Z">
        <w:r>
          <w:delText xml:space="preserve">Определение объекта и предмета исследования. </w:delText>
        </w:r>
      </w:del>
    </w:p>
    <w:p w14:paraId="00464A9D" w14:textId="77777777" w:rsidR="00A16A04" w:rsidRDefault="00DF50C7">
      <w:pPr>
        <w:numPr>
          <w:ilvl w:val="0"/>
          <w:numId w:val="20"/>
        </w:numPr>
        <w:ind w:right="113"/>
        <w:rPr>
          <w:del w:id="446" w:author="uzivatel" w:date="2026-09-22T12:16:00Z" w16du:dateUtc="2026-09-22T16:16:00Z"/>
        </w:rPr>
      </w:pPr>
      <w:del w:id="447" w:author="uzivatel" w:date="2026-09-22T12:16:00Z" w16du:dateUtc="2026-09-22T16:16:00Z">
        <w:r>
          <w:delText>Формулировка цели и задач исследования.</w:delText>
        </w:r>
      </w:del>
    </w:p>
    <w:p w14:paraId="23A91CE3" w14:textId="77777777" w:rsidR="00A16A04" w:rsidRDefault="00A16A04">
      <w:pPr>
        <w:ind w:left="113" w:right="113"/>
        <w:rPr>
          <w:del w:id="448" w:author="uzivatel" w:date="2026-09-22T12:16:00Z" w16du:dateUtc="2026-09-22T16:16:00Z"/>
          <w:i/>
        </w:rPr>
      </w:pPr>
    </w:p>
    <w:p w14:paraId="29C5FE9E" w14:textId="77777777" w:rsidR="00A16A04" w:rsidRDefault="00DF50C7">
      <w:pPr>
        <w:ind w:left="113" w:right="113"/>
        <w:rPr>
          <w:del w:id="449" w:author="uzivatel" w:date="2026-09-22T12:16:00Z" w16du:dateUtc="2026-09-22T16:16:00Z"/>
          <w:i/>
        </w:rPr>
      </w:pPr>
      <w:del w:id="450" w:author="uzivatel" w:date="2026-09-22T12:16:00Z" w16du:dateUtc="2026-09-22T16:16:00Z">
        <w:r>
          <w:rPr>
            <w:i/>
          </w:rPr>
          <w:delText>Тема 4: Методология научных исследований.</w:delText>
        </w:r>
      </w:del>
    </w:p>
    <w:p w14:paraId="2BC5C692" w14:textId="77777777" w:rsidR="00A16A04" w:rsidRDefault="00DF50C7">
      <w:pPr>
        <w:numPr>
          <w:ilvl w:val="0"/>
          <w:numId w:val="21"/>
        </w:numPr>
        <w:ind w:right="113"/>
        <w:rPr>
          <w:del w:id="451" w:author="uzivatel" w:date="2026-09-22T12:16:00Z" w16du:dateUtc="2026-09-22T16:16:00Z"/>
        </w:rPr>
      </w:pPr>
      <w:del w:id="452" w:author="uzivatel" w:date="2026-09-22T12:16:00Z" w16du:dateUtc="2026-09-22T16:16:00Z">
        <w:r>
          <w:delText xml:space="preserve">Формирование методологии как общей теории метода. </w:delText>
        </w:r>
      </w:del>
    </w:p>
    <w:p w14:paraId="5D5F9A57" w14:textId="77777777" w:rsidR="00A16A04" w:rsidRDefault="00DF50C7">
      <w:pPr>
        <w:numPr>
          <w:ilvl w:val="0"/>
          <w:numId w:val="21"/>
        </w:numPr>
        <w:ind w:right="113"/>
        <w:rPr>
          <w:del w:id="453" w:author="uzivatel" w:date="2026-09-22T12:16:00Z" w16du:dateUtc="2026-09-22T16:16:00Z"/>
        </w:rPr>
      </w:pPr>
      <w:del w:id="454" w:author="uzivatel" w:date="2026-09-22T12:16:00Z" w16du:dateUtc="2026-09-22T16:16:00Z">
        <w:r>
          <w:delText xml:space="preserve">Связь методологии и логики. </w:delText>
        </w:r>
      </w:del>
    </w:p>
    <w:p w14:paraId="37B0EA80" w14:textId="77777777" w:rsidR="00A16A04" w:rsidRDefault="00DF50C7">
      <w:pPr>
        <w:numPr>
          <w:ilvl w:val="0"/>
          <w:numId w:val="21"/>
        </w:numPr>
        <w:ind w:right="113"/>
        <w:rPr>
          <w:del w:id="455" w:author="uzivatel" w:date="2026-09-22T12:16:00Z" w16du:dateUtc="2026-09-22T16:16:00Z"/>
        </w:rPr>
      </w:pPr>
      <w:del w:id="456" w:author="uzivatel" w:date="2026-09-22T12:16:00Z" w16du:dateUtc="2026-09-22T16:16:00Z">
        <w:r>
          <w:delText>Сходство и различия теории и метода.</w:delText>
        </w:r>
      </w:del>
    </w:p>
    <w:p w14:paraId="192103BF" w14:textId="77777777" w:rsidR="00A16A04" w:rsidRDefault="00DF50C7">
      <w:pPr>
        <w:numPr>
          <w:ilvl w:val="0"/>
          <w:numId w:val="21"/>
        </w:numPr>
        <w:ind w:right="113"/>
        <w:rPr>
          <w:del w:id="457" w:author="uzivatel" w:date="2026-09-22T12:16:00Z" w16du:dateUtc="2026-09-22T16:16:00Z"/>
        </w:rPr>
      </w:pPr>
      <w:del w:id="458" w:author="uzivatel" w:date="2026-09-22T12:16:00Z" w16du:dateUtc="2026-09-22T16:16:00Z">
        <w:r>
          <w:delText>Взаимодействие теории и метода.</w:delText>
        </w:r>
      </w:del>
    </w:p>
    <w:p w14:paraId="229988A9" w14:textId="77777777" w:rsidR="00A16A04" w:rsidRDefault="00DF50C7">
      <w:pPr>
        <w:numPr>
          <w:ilvl w:val="0"/>
          <w:numId w:val="21"/>
        </w:numPr>
        <w:ind w:right="113"/>
        <w:rPr>
          <w:del w:id="459" w:author="uzivatel" w:date="2026-09-22T12:16:00Z" w16du:dateUtc="2026-09-22T16:16:00Z"/>
        </w:rPr>
      </w:pPr>
      <w:del w:id="460" w:author="uzivatel" w:date="2026-09-22T12:16:00Z" w16du:dateUtc="2026-09-22T16:16:00Z">
        <w:r>
          <w:delText xml:space="preserve">Профессиональная методология. </w:delText>
        </w:r>
      </w:del>
    </w:p>
    <w:p w14:paraId="771C7FCD" w14:textId="77777777" w:rsidR="00A16A04" w:rsidRDefault="00A16A04">
      <w:pPr>
        <w:ind w:left="113" w:right="113"/>
        <w:rPr>
          <w:del w:id="461" w:author="uzivatel" w:date="2026-09-22T12:16:00Z" w16du:dateUtc="2026-09-22T16:16:00Z"/>
        </w:rPr>
      </w:pPr>
    </w:p>
    <w:p w14:paraId="1B5FD575" w14:textId="77777777" w:rsidR="00A16A04" w:rsidRDefault="00DF50C7">
      <w:pPr>
        <w:ind w:left="113" w:right="113"/>
        <w:rPr>
          <w:del w:id="462" w:author="uzivatel" w:date="2026-09-22T12:16:00Z" w16du:dateUtc="2026-09-22T16:16:00Z"/>
          <w:i/>
        </w:rPr>
      </w:pPr>
      <w:del w:id="463" w:author="uzivatel" w:date="2026-09-22T12:16:00Z" w16du:dateUtc="2026-09-22T16:16:00Z">
        <w:r>
          <w:rPr>
            <w:i/>
          </w:rPr>
          <w:delText>Тема 5: Основные методы научного исследования.</w:delText>
        </w:r>
      </w:del>
    </w:p>
    <w:p w14:paraId="468CB841" w14:textId="77777777" w:rsidR="00A16A04" w:rsidRDefault="00DF50C7">
      <w:pPr>
        <w:numPr>
          <w:ilvl w:val="0"/>
          <w:numId w:val="23"/>
        </w:numPr>
        <w:ind w:right="113"/>
        <w:rPr>
          <w:del w:id="464" w:author="uzivatel" w:date="2026-09-22T12:16:00Z" w16du:dateUtc="2026-09-22T16:16:00Z"/>
        </w:rPr>
      </w:pPr>
      <w:del w:id="465" w:author="uzivatel" w:date="2026-09-22T12:16:00Z" w16du:dateUtc="2026-09-22T16:16:00Z">
        <w:r>
          <w:delText>Картографические методы исследования</w:delText>
        </w:r>
      </w:del>
    </w:p>
    <w:p w14:paraId="1F856BC8" w14:textId="77777777" w:rsidR="00A16A04" w:rsidRDefault="00DF50C7">
      <w:pPr>
        <w:numPr>
          <w:ilvl w:val="0"/>
          <w:numId w:val="23"/>
        </w:numPr>
        <w:ind w:right="113"/>
        <w:rPr>
          <w:del w:id="466" w:author="uzivatel" w:date="2026-09-22T12:16:00Z" w16du:dateUtc="2026-09-22T16:16:00Z"/>
        </w:rPr>
      </w:pPr>
      <w:del w:id="467" w:author="uzivatel" w:date="2026-09-22T12:16:00Z" w16du:dateUtc="2026-09-22T16:16:00Z">
        <w:r>
          <w:delText>Методы социальных исследований.</w:delText>
        </w:r>
      </w:del>
    </w:p>
    <w:p w14:paraId="5C84AD26" w14:textId="77777777" w:rsidR="00A16A04" w:rsidRDefault="00DF50C7">
      <w:pPr>
        <w:numPr>
          <w:ilvl w:val="0"/>
          <w:numId w:val="23"/>
        </w:numPr>
        <w:ind w:right="113"/>
        <w:rPr>
          <w:del w:id="468" w:author="uzivatel" w:date="2026-09-22T12:16:00Z" w16du:dateUtc="2026-09-22T16:16:00Z"/>
        </w:rPr>
      </w:pPr>
      <w:del w:id="469" w:author="uzivatel" w:date="2026-09-22T12:16:00Z" w16du:dateUtc="2026-09-22T16:16:00Z">
        <w:r>
          <w:delText>Научные экспедиции как метод исследования</w:delText>
        </w:r>
      </w:del>
    </w:p>
    <w:p w14:paraId="68F36E4F" w14:textId="77777777" w:rsidR="00A16A04" w:rsidRDefault="00DF50C7">
      <w:pPr>
        <w:numPr>
          <w:ilvl w:val="0"/>
          <w:numId w:val="23"/>
        </w:numPr>
        <w:ind w:right="113"/>
        <w:rPr>
          <w:del w:id="470" w:author="uzivatel" w:date="2026-09-22T12:16:00Z" w16du:dateUtc="2026-09-22T16:16:00Z"/>
        </w:rPr>
      </w:pPr>
      <w:del w:id="471" w:author="uzivatel" w:date="2026-09-22T12:16:00Z" w16du:dateUtc="2026-09-22T16:16:00Z">
        <w:r>
          <w:delText>Методы математико-статистической обработки информации.</w:delText>
        </w:r>
      </w:del>
    </w:p>
    <w:p w14:paraId="5DDBAEEE" w14:textId="77777777" w:rsidR="00A16A04" w:rsidRDefault="00DF50C7">
      <w:pPr>
        <w:numPr>
          <w:ilvl w:val="0"/>
          <w:numId w:val="23"/>
        </w:numPr>
        <w:ind w:right="113"/>
        <w:rPr>
          <w:del w:id="472" w:author="uzivatel" w:date="2026-09-22T12:16:00Z" w16du:dateUtc="2026-09-22T16:16:00Z"/>
        </w:rPr>
      </w:pPr>
      <w:del w:id="473" w:author="uzivatel" w:date="2026-09-22T12:16:00Z" w16du:dateUtc="2026-09-22T16:16:00Z">
        <w:r>
          <w:delText>Методы научного творчества.</w:delText>
        </w:r>
      </w:del>
    </w:p>
    <w:p w14:paraId="4FD2BF52" w14:textId="77777777" w:rsidR="00A16A04" w:rsidRDefault="00DF50C7">
      <w:pPr>
        <w:numPr>
          <w:ilvl w:val="0"/>
          <w:numId w:val="23"/>
        </w:numPr>
        <w:ind w:right="113"/>
        <w:rPr>
          <w:del w:id="474" w:author="uzivatel" w:date="2026-09-22T12:16:00Z" w16du:dateUtc="2026-09-22T16:16:00Z"/>
        </w:rPr>
      </w:pPr>
      <w:del w:id="475" w:author="uzivatel" w:date="2026-09-22T12:16:00Z" w16du:dateUtc="2026-09-22T16:16:00Z">
        <w:r>
          <w:delText>Описание методики сбора данных.</w:delText>
        </w:r>
      </w:del>
    </w:p>
    <w:p w14:paraId="630284FA" w14:textId="77777777" w:rsidR="00A16A04" w:rsidRDefault="00A16A04">
      <w:pPr>
        <w:ind w:left="113" w:right="113"/>
        <w:rPr>
          <w:del w:id="476" w:author="uzivatel" w:date="2026-09-22T12:16:00Z" w16du:dateUtc="2026-09-22T16:16:00Z"/>
        </w:rPr>
      </w:pPr>
    </w:p>
    <w:p w14:paraId="72B46301" w14:textId="77777777" w:rsidR="00A16A04" w:rsidRDefault="00DF50C7">
      <w:pPr>
        <w:ind w:left="113" w:right="113"/>
        <w:rPr>
          <w:del w:id="477" w:author="uzivatel" w:date="2026-09-22T12:16:00Z" w16du:dateUtc="2026-09-22T16:16:00Z"/>
          <w:i/>
        </w:rPr>
      </w:pPr>
      <w:del w:id="478" w:author="uzivatel" w:date="2026-09-22T12:16:00Z" w16du:dateUtc="2026-09-22T16:16:00Z">
        <w:r>
          <w:rPr>
            <w:i/>
          </w:rPr>
          <w:delText>Тема 6: Современные информационные технологии в гостиничном деле.</w:delText>
        </w:r>
      </w:del>
    </w:p>
    <w:p w14:paraId="0D4704B1" w14:textId="77777777" w:rsidR="00A16A04" w:rsidRDefault="00DF50C7">
      <w:pPr>
        <w:numPr>
          <w:ilvl w:val="0"/>
          <w:numId w:val="10"/>
        </w:numPr>
        <w:ind w:right="113"/>
        <w:rPr>
          <w:del w:id="479" w:author="uzivatel" w:date="2026-09-22T12:16:00Z" w16du:dateUtc="2026-09-22T16:16:00Z"/>
        </w:rPr>
      </w:pPr>
      <w:del w:id="480" w:author="uzivatel" w:date="2026-09-22T12:16:00Z" w16du:dateUtc="2026-09-22T16:16:00Z">
        <w:r>
          <w:delText>Методы математико-статистической обработки информации. Метод корреляции.</w:delText>
        </w:r>
      </w:del>
    </w:p>
    <w:p w14:paraId="788BC05B" w14:textId="77777777" w:rsidR="00A16A04" w:rsidRDefault="00DF50C7">
      <w:pPr>
        <w:numPr>
          <w:ilvl w:val="0"/>
          <w:numId w:val="10"/>
        </w:numPr>
        <w:ind w:right="113"/>
        <w:rPr>
          <w:del w:id="481" w:author="uzivatel" w:date="2026-09-22T12:16:00Z" w16du:dateUtc="2026-09-22T16:16:00Z"/>
        </w:rPr>
      </w:pPr>
      <w:del w:id="482" w:author="uzivatel" w:date="2026-09-22T12:16:00Z" w16du:dateUtc="2026-09-22T16:16:00Z">
        <w:r>
          <w:delText>Информационные технологии в исследовании сферы туризма.</w:delText>
        </w:r>
      </w:del>
    </w:p>
    <w:p w14:paraId="245F5CE5" w14:textId="77777777" w:rsidR="00A16A04" w:rsidRDefault="00DF50C7">
      <w:pPr>
        <w:numPr>
          <w:ilvl w:val="0"/>
          <w:numId w:val="10"/>
        </w:numPr>
        <w:ind w:right="113"/>
        <w:rPr>
          <w:del w:id="483" w:author="uzivatel" w:date="2026-09-22T12:16:00Z" w16du:dateUtc="2026-09-22T16:16:00Z"/>
        </w:rPr>
      </w:pPr>
      <w:del w:id="484" w:author="uzivatel" w:date="2026-09-22T12:16:00Z" w16du:dateUtc="2026-09-22T16:16:00Z">
        <w:r>
          <w:delText>Использование баз данных.</w:delText>
        </w:r>
      </w:del>
    </w:p>
    <w:p w14:paraId="797B7E00" w14:textId="77777777" w:rsidR="00A16A04" w:rsidRDefault="00DF50C7">
      <w:pPr>
        <w:numPr>
          <w:ilvl w:val="0"/>
          <w:numId w:val="10"/>
        </w:numPr>
        <w:ind w:right="113"/>
        <w:rPr>
          <w:del w:id="485" w:author="uzivatel" w:date="2026-09-22T12:16:00Z" w16du:dateUtc="2026-09-22T16:16:00Z"/>
        </w:rPr>
      </w:pPr>
      <w:del w:id="486" w:author="uzivatel" w:date="2026-09-22T12:16:00Z" w16du:dateUtc="2026-09-22T16:16:00Z">
        <w:r>
          <w:delText>Возможности справочно-поисковых систем для организации научных исследований в туризме.</w:delText>
        </w:r>
      </w:del>
    </w:p>
    <w:p w14:paraId="119DCAC7" w14:textId="77777777" w:rsidR="00A16A04" w:rsidRDefault="00A16A04">
      <w:pPr>
        <w:ind w:left="113" w:right="113"/>
        <w:rPr>
          <w:del w:id="487" w:author="uzivatel" w:date="2026-09-22T12:16:00Z" w16du:dateUtc="2026-09-22T16:16:00Z"/>
        </w:rPr>
      </w:pPr>
    </w:p>
    <w:p w14:paraId="6D78E2AC" w14:textId="77777777" w:rsidR="00A16A04" w:rsidRDefault="00DF50C7">
      <w:pPr>
        <w:ind w:left="113" w:right="113"/>
        <w:rPr>
          <w:del w:id="488" w:author="uzivatel" w:date="2026-09-22T12:16:00Z" w16du:dateUtc="2026-09-22T16:16:00Z"/>
          <w:i/>
        </w:rPr>
      </w:pPr>
      <w:del w:id="489" w:author="uzivatel" w:date="2026-09-22T12:16:00Z" w16du:dateUtc="2026-09-22T16:16:00Z">
        <w:r>
          <w:rPr>
            <w:i/>
          </w:rPr>
          <w:delText>Тема 7: Методические приемы организации научного исследования.</w:delText>
        </w:r>
      </w:del>
    </w:p>
    <w:p w14:paraId="519CCB08" w14:textId="77777777" w:rsidR="00A16A04" w:rsidRDefault="00DF50C7">
      <w:pPr>
        <w:numPr>
          <w:ilvl w:val="0"/>
          <w:numId w:val="11"/>
        </w:numPr>
        <w:ind w:right="113"/>
        <w:rPr>
          <w:del w:id="490" w:author="uzivatel" w:date="2026-09-22T12:16:00Z" w16du:dateUtc="2026-09-22T16:16:00Z"/>
        </w:rPr>
      </w:pPr>
      <w:del w:id="491" w:author="uzivatel" w:date="2026-09-22T12:16:00Z" w16du:dateUtc="2026-09-22T16:16:00Z">
        <w:r>
          <w:delText xml:space="preserve">Рекреационное районообразование. </w:delText>
        </w:r>
      </w:del>
    </w:p>
    <w:p w14:paraId="0725D6FD" w14:textId="77777777" w:rsidR="00A16A04" w:rsidRDefault="00DF50C7">
      <w:pPr>
        <w:numPr>
          <w:ilvl w:val="0"/>
          <w:numId w:val="11"/>
        </w:numPr>
        <w:ind w:right="113"/>
        <w:rPr>
          <w:del w:id="492" w:author="uzivatel" w:date="2026-09-22T12:16:00Z" w16du:dateUtc="2026-09-22T16:16:00Z"/>
        </w:rPr>
      </w:pPr>
      <w:del w:id="493" w:author="uzivatel" w:date="2026-09-22T12:16:00Z" w16du:dateUtc="2026-09-22T16:16:00Z">
        <w:r>
          <w:delText xml:space="preserve">Объект, предмет, цель и задачи рекреационного исследования территории. </w:delText>
        </w:r>
      </w:del>
    </w:p>
    <w:p w14:paraId="51B55CA9" w14:textId="77777777" w:rsidR="00A16A04" w:rsidRDefault="00DF50C7">
      <w:pPr>
        <w:numPr>
          <w:ilvl w:val="0"/>
          <w:numId w:val="11"/>
        </w:numPr>
        <w:ind w:right="113"/>
        <w:rPr>
          <w:del w:id="494" w:author="uzivatel" w:date="2026-09-22T12:16:00Z" w16du:dateUtc="2026-09-22T16:16:00Z"/>
        </w:rPr>
      </w:pPr>
      <w:del w:id="495" w:author="uzivatel" w:date="2026-09-22T12:16:00Z" w16du:dateUtc="2026-09-22T16:16:00Z">
        <w:r>
          <w:delText xml:space="preserve">Методическая основа организации рекреационного пространства. </w:delText>
        </w:r>
      </w:del>
    </w:p>
    <w:p w14:paraId="35B09470" w14:textId="77777777" w:rsidR="00A16A04" w:rsidRDefault="00DF50C7">
      <w:pPr>
        <w:numPr>
          <w:ilvl w:val="0"/>
          <w:numId w:val="11"/>
        </w:numPr>
        <w:ind w:right="113"/>
        <w:rPr>
          <w:del w:id="496" w:author="uzivatel" w:date="2026-09-22T12:16:00Z" w16du:dateUtc="2026-09-22T16:16:00Z"/>
        </w:rPr>
      </w:pPr>
      <w:del w:id="497" w:author="uzivatel" w:date="2026-09-22T12:16:00Z" w16du:dateUtc="2026-09-22T16:16:00Z">
        <w:r>
          <w:delText>Картографический метод в рекреационных исследованияхэ</w:delText>
        </w:r>
      </w:del>
    </w:p>
    <w:p w14:paraId="523B6CBF" w14:textId="77777777" w:rsidR="00A16A04" w:rsidRDefault="00DF50C7">
      <w:pPr>
        <w:numPr>
          <w:ilvl w:val="0"/>
          <w:numId w:val="11"/>
        </w:numPr>
        <w:ind w:right="113"/>
        <w:rPr>
          <w:del w:id="498" w:author="uzivatel" w:date="2026-09-22T12:16:00Z" w16du:dateUtc="2026-09-22T16:16:00Z"/>
        </w:rPr>
      </w:pPr>
      <w:del w:id="499" w:author="uzivatel" w:date="2026-09-22T12:16:00Z" w16du:dateUtc="2026-09-22T16:16:00Z">
        <w:r>
          <w:delText xml:space="preserve">Картоиды как метод исследования рекреаионного пространства. </w:delText>
        </w:r>
      </w:del>
    </w:p>
    <w:p w14:paraId="4CC7AFFB" w14:textId="77777777" w:rsidR="00A16A04" w:rsidRDefault="00A16A04">
      <w:pPr>
        <w:ind w:left="113" w:right="113"/>
        <w:rPr>
          <w:del w:id="500" w:author="uzivatel" w:date="2026-09-22T12:16:00Z" w16du:dateUtc="2026-09-22T16:16:00Z"/>
        </w:rPr>
      </w:pPr>
    </w:p>
    <w:p w14:paraId="23B70CCC" w14:textId="77777777" w:rsidR="00A16A04" w:rsidRDefault="00DF50C7">
      <w:pPr>
        <w:ind w:left="113" w:right="113"/>
        <w:rPr>
          <w:del w:id="501" w:author="uzivatel" w:date="2026-09-22T12:16:00Z" w16du:dateUtc="2026-09-22T16:16:00Z"/>
          <w:i/>
        </w:rPr>
      </w:pPr>
      <w:del w:id="502" w:author="uzivatel" w:date="2026-09-22T12:16:00Z" w16du:dateUtc="2026-09-22T16:16:00Z">
        <w:r>
          <w:rPr>
            <w:i/>
          </w:rPr>
          <w:delText>Тема 8: Правила оформления и представления результатов исследования.</w:delText>
        </w:r>
      </w:del>
    </w:p>
    <w:p w14:paraId="4072B511" w14:textId="77777777" w:rsidR="00A16A04" w:rsidRDefault="00DF50C7">
      <w:pPr>
        <w:numPr>
          <w:ilvl w:val="0"/>
          <w:numId w:val="12"/>
        </w:numPr>
        <w:ind w:right="113"/>
        <w:rPr>
          <w:del w:id="503" w:author="uzivatel" w:date="2026-09-22T12:16:00Z" w16du:dateUtc="2026-09-22T16:16:00Z"/>
        </w:rPr>
      </w:pPr>
      <w:del w:id="504" w:author="uzivatel" w:date="2026-09-22T12:16:00Z" w16du:dateUtc="2026-09-22T16:16:00Z">
        <w:r>
          <w:delText>Требования к оформлению научного исследования.</w:delText>
        </w:r>
      </w:del>
    </w:p>
    <w:p w14:paraId="0B99278B" w14:textId="77777777" w:rsidR="00A16A04" w:rsidRDefault="00DF50C7">
      <w:pPr>
        <w:numPr>
          <w:ilvl w:val="0"/>
          <w:numId w:val="12"/>
        </w:numPr>
        <w:ind w:right="113"/>
        <w:rPr>
          <w:del w:id="505" w:author="uzivatel" w:date="2026-09-22T12:16:00Z" w16du:dateUtc="2026-09-22T16:16:00Z"/>
        </w:rPr>
      </w:pPr>
      <w:del w:id="506" w:author="uzivatel" w:date="2026-09-22T12:16:00Z" w16du:dateUtc="2026-09-22T16:16:00Z">
        <w:r>
          <w:delText>Общие требования к выпускной квалификационной работе (ВКР).</w:delText>
        </w:r>
      </w:del>
    </w:p>
    <w:p w14:paraId="0D8EB539" w14:textId="77777777" w:rsidR="00A16A04" w:rsidRDefault="00DF50C7">
      <w:pPr>
        <w:numPr>
          <w:ilvl w:val="0"/>
          <w:numId w:val="12"/>
        </w:numPr>
        <w:ind w:right="113"/>
        <w:rPr>
          <w:del w:id="507" w:author="uzivatel" w:date="2026-09-22T12:16:00Z" w16du:dateUtc="2026-09-22T16:16:00Z"/>
        </w:rPr>
      </w:pPr>
      <w:del w:id="508" w:author="uzivatel" w:date="2026-09-22T12:16:00Z" w16du:dateUtc="2026-09-22T16:16:00Z">
        <w:r>
          <w:delText>Правила оформления результатов исследования.</w:delText>
        </w:r>
      </w:del>
    </w:p>
    <w:p w14:paraId="36CB0840" w14:textId="77777777" w:rsidR="00A16A04" w:rsidRDefault="00DF50C7">
      <w:pPr>
        <w:numPr>
          <w:ilvl w:val="0"/>
          <w:numId w:val="12"/>
        </w:numPr>
        <w:ind w:right="113"/>
        <w:rPr>
          <w:del w:id="509" w:author="uzivatel" w:date="2026-09-22T12:16:00Z" w16du:dateUtc="2026-09-22T16:16:00Z"/>
        </w:rPr>
      </w:pPr>
      <w:del w:id="510" w:author="uzivatel" w:date="2026-09-22T12:16:00Z" w16du:dateUtc="2026-09-22T16:16:00Z">
        <w:r>
          <w:delText>Защита ВКР работы.</w:delText>
        </w:r>
      </w:del>
    </w:p>
    <w:p w14:paraId="26085019" w14:textId="77777777" w:rsidR="00A16A04" w:rsidRDefault="00A16A04">
      <w:pPr>
        <w:jc w:val="both"/>
        <w:rPr>
          <w:del w:id="511" w:author="uzivatel" w:date="2026-09-22T12:16:00Z" w16du:dateUtc="2026-09-22T16:16:00Z"/>
          <w:b/>
        </w:rPr>
      </w:pPr>
    </w:p>
    <w:p w14:paraId="27F5A88C" w14:textId="77777777" w:rsidR="00A16A04" w:rsidRDefault="00DF50C7">
      <w:pPr>
        <w:jc w:val="both"/>
        <w:rPr>
          <w:del w:id="512" w:author="uzivatel" w:date="2026-09-22T12:16:00Z" w16du:dateUtc="2026-09-22T16:16:00Z"/>
          <w:b/>
        </w:rPr>
      </w:pPr>
      <w:del w:id="513" w:author="uzivatel" w:date="2026-09-22T12:16:00Z" w16du:dateUtc="2026-09-22T16:16:00Z">
        <w:r>
          <w:rPr>
            <w:b/>
          </w:rPr>
          <w:delText>6. Оценочные средства для текущего контроля успеваемости</w:delText>
        </w:r>
      </w:del>
    </w:p>
    <w:p w14:paraId="164FD80E" w14:textId="77777777" w:rsidR="00A16A04" w:rsidRDefault="00A16A04">
      <w:pPr>
        <w:rPr>
          <w:del w:id="514" w:author="uzivatel" w:date="2026-09-22T12:16:00Z" w16du:dateUtc="2026-09-22T16:16:00Z"/>
          <w:b/>
        </w:rPr>
      </w:pPr>
    </w:p>
    <w:p w14:paraId="102058B8" w14:textId="77777777" w:rsidR="00A16A04" w:rsidRDefault="00DF50C7">
      <w:pPr>
        <w:rPr>
          <w:del w:id="515" w:author="uzivatel" w:date="2026-09-22T12:16:00Z" w16du:dateUtc="2026-09-22T16:16:00Z"/>
          <w:b/>
        </w:rPr>
      </w:pPr>
      <w:del w:id="516" w:author="uzivatel" w:date="2026-09-22T12:16:00Z" w16du:dateUtc="2026-09-22T16:16:00Z">
        <w:r>
          <w:rPr>
            <w:b/>
          </w:rPr>
          <w:delText>6.1. Текущий контроль</w:delText>
        </w:r>
      </w:del>
    </w:p>
    <w:p w14:paraId="43F85732" w14:textId="77777777" w:rsidR="00A16A04" w:rsidRDefault="00A16A04">
      <w:pPr>
        <w:rPr>
          <w:del w:id="517" w:author="uzivatel" w:date="2026-09-22T12:16:00Z" w16du:dateUtc="2026-09-22T16:16:00Z"/>
          <w:b/>
        </w:rPr>
      </w:pPr>
    </w:p>
    <w:tbl>
      <w:tblPr>
        <w:tblStyle w:val="a7"/>
        <w:tblW w:w="9766" w:type="dxa"/>
        <w:tblInd w:w="-1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5264"/>
        <w:gridCol w:w="3827"/>
      </w:tblGrid>
      <w:tr w:rsidR="00A16A04" w14:paraId="2A4CA3DC" w14:textId="77777777">
        <w:trPr>
          <w:trHeight w:val="582"/>
          <w:del w:id="518" w:author="uzivatel" w:date="2026-09-22T12:16:00Z" w16du:dateUtc="2026-09-22T16:16:00Z"/>
        </w:trPr>
        <w:tc>
          <w:tcPr>
            <w:tcW w:w="675" w:type="dxa"/>
            <w:tcBorders>
              <w:top w:val="single" w:sz="12" w:space="0" w:color="000000"/>
            </w:tcBorders>
            <w:vAlign w:val="center"/>
          </w:tcPr>
          <w:p w14:paraId="2935F687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19" w:author="uzivatel" w:date="2026-09-22T12:16:00Z" w16du:dateUtc="2026-09-22T16:16:00Z"/>
                <w:color w:val="000000"/>
              </w:rPr>
            </w:pPr>
            <w:del w:id="520" w:author="uzivatel" w:date="2026-09-22T12:16:00Z" w16du:dateUtc="2026-09-22T16:16:00Z">
              <w:r>
                <w:rPr>
                  <w:color w:val="000000"/>
                </w:rPr>
                <w:delText>№</w:delText>
              </w:r>
            </w:del>
          </w:p>
          <w:p w14:paraId="163F58F6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21" w:author="uzivatel" w:date="2026-09-22T12:16:00Z" w16du:dateUtc="2026-09-22T16:16:00Z"/>
                <w:color w:val="000000"/>
              </w:rPr>
            </w:pPr>
            <w:del w:id="522" w:author="uzivatel" w:date="2026-09-22T12:16:00Z" w16du:dateUtc="2026-09-22T16:16:00Z">
              <w:r>
                <w:rPr>
                  <w:color w:val="000000"/>
                </w:rPr>
                <w:delText>пп</w:delText>
              </w:r>
            </w:del>
          </w:p>
        </w:tc>
        <w:tc>
          <w:tcPr>
            <w:tcW w:w="5264" w:type="dxa"/>
            <w:tcBorders>
              <w:top w:val="single" w:sz="12" w:space="0" w:color="000000"/>
            </w:tcBorders>
            <w:vAlign w:val="center"/>
          </w:tcPr>
          <w:p w14:paraId="17448686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23" w:author="uzivatel" w:date="2026-09-22T12:16:00Z" w16du:dateUtc="2026-09-22T16:16:00Z"/>
                <w:color w:val="000000"/>
              </w:rPr>
            </w:pPr>
            <w:del w:id="524" w:author="uzivatel" w:date="2026-09-22T12:16:00Z" w16du:dateUtc="2026-09-22T16:16:00Z">
              <w:r>
                <w:rPr>
                  <w:color w:val="000000"/>
                </w:rPr>
                <w:delText>№  и наименование блока (раздела) дисциплины</w:delText>
              </w:r>
            </w:del>
          </w:p>
        </w:tc>
        <w:tc>
          <w:tcPr>
            <w:tcW w:w="3827" w:type="dxa"/>
            <w:tcBorders>
              <w:top w:val="single" w:sz="12" w:space="0" w:color="000000"/>
            </w:tcBorders>
            <w:vAlign w:val="center"/>
          </w:tcPr>
          <w:p w14:paraId="3AE97C26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25" w:author="uzivatel" w:date="2026-09-22T12:16:00Z" w16du:dateUtc="2026-09-22T16:16:00Z"/>
                <w:color w:val="000000"/>
              </w:rPr>
            </w:pPr>
            <w:del w:id="526" w:author="uzivatel" w:date="2026-09-22T12:16:00Z" w16du:dateUtc="2026-09-22T16:16:00Z">
              <w:r>
                <w:rPr>
                  <w:color w:val="000000"/>
                </w:rPr>
                <w:delText>Форма текущего контроля</w:delText>
              </w:r>
            </w:del>
          </w:p>
        </w:tc>
      </w:tr>
      <w:tr w:rsidR="00A16A04" w14:paraId="7168A08C" w14:textId="77777777">
        <w:trPr>
          <w:del w:id="527" w:author="uzivatel" w:date="2026-09-22T12:16:00Z" w16du:dateUtc="2026-09-22T16:16:00Z"/>
        </w:trPr>
        <w:tc>
          <w:tcPr>
            <w:tcW w:w="675" w:type="dxa"/>
          </w:tcPr>
          <w:p w14:paraId="5936F188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28" w:author="uzivatel" w:date="2026-09-22T12:16:00Z" w16du:dateUtc="2026-09-22T16:16:00Z"/>
                <w:color w:val="000000"/>
              </w:rPr>
            </w:pPr>
            <w:del w:id="529" w:author="uzivatel" w:date="2026-09-22T12:16:00Z" w16du:dateUtc="2026-09-22T16:16:00Z">
              <w:r>
                <w:rPr>
                  <w:color w:val="000000"/>
                </w:rPr>
                <w:delText>1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2BDCDA9B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8"/>
              </w:tabs>
              <w:jc w:val="center"/>
              <w:rPr>
                <w:del w:id="530" w:author="uzivatel" w:date="2026-09-22T12:16:00Z" w16du:dateUtc="2026-09-22T16:16:00Z"/>
                <w:color w:val="000000"/>
              </w:rPr>
            </w:pPr>
            <w:del w:id="531" w:author="uzivatel" w:date="2026-09-22T12:16:00Z" w16du:dateUtc="2026-09-22T16:16:00Z">
              <w:r>
                <w:rPr>
                  <w:color w:val="000000"/>
                </w:rPr>
                <w:delText>Тема 1. Наука как система. Роль научных исследований в совершенствовании гостиничных услуг.</w:delText>
              </w:r>
            </w:del>
          </w:p>
        </w:tc>
        <w:tc>
          <w:tcPr>
            <w:tcW w:w="3827" w:type="dxa"/>
          </w:tcPr>
          <w:p w14:paraId="52BB2ADF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32" w:author="uzivatel" w:date="2026-09-22T12:16:00Z" w16du:dateUtc="2026-09-22T16:16:00Z"/>
                <w:color w:val="000000"/>
              </w:rPr>
            </w:pPr>
            <w:del w:id="533" w:author="uzivatel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4CF31621" w14:textId="77777777">
        <w:trPr>
          <w:del w:id="534" w:author="uzivatel" w:date="2026-09-22T12:16:00Z" w16du:dateUtc="2026-09-22T16:16:00Z"/>
        </w:trPr>
        <w:tc>
          <w:tcPr>
            <w:tcW w:w="675" w:type="dxa"/>
          </w:tcPr>
          <w:p w14:paraId="55E41E82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35" w:author="uzivatel" w:date="2026-09-22T12:16:00Z" w16du:dateUtc="2026-09-22T16:16:00Z"/>
                <w:color w:val="000000"/>
              </w:rPr>
            </w:pPr>
            <w:del w:id="536" w:author="uzivatel" w:date="2026-09-22T12:16:00Z" w16du:dateUtc="2026-09-22T16:16:00Z">
              <w:r>
                <w:rPr>
                  <w:color w:val="000000"/>
                </w:rPr>
                <w:delText>2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2B73409D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8"/>
              </w:tabs>
              <w:jc w:val="center"/>
              <w:rPr>
                <w:del w:id="537" w:author="uzivatel" w:date="2026-09-22T12:16:00Z" w16du:dateUtc="2026-09-22T16:16:00Z"/>
                <w:color w:val="000000"/>
              </w:rPr>
            </w:pPr>
            <w:del w:id="538" w:author="uzivatel" w:date="2026-09-22T12:16:00Z" w16du:dateUtc="2026-09-22T16:16:00Z">
              <w:r>
                <w:rPr>
                  <w:color w:val="000000"/>
                </w:rPr>
                <w:delText>Тема 2. Системная концепция в науке. Принципы системных исследований.</w:delText>
              </w:r>
            </w:del>
          </w:p>
        </w:tc>
        <w:tc>
          <w:tcPr>
            <w:tcW w:w="3827" w:type="dxa"/>
          </w:tcPr>
          <w:p w14:paraId="7F828346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39" w:author="uzivatel" w:date="2026-09-22T12:16:00Z" w16du:dateUtc="2026-09-22T16:16:00Z"/>
                <w:color w:val="000000"/>
              </w:rPr>
            </w:pPr>
            <w:del w:id="540" w:author="uzivatel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5D327889" w14:textId="77777777">
        <w:trPr>
          <w:del w:id="541" w:author="uzivatel" w:date="2026-09-22T12:16:00Z" w16du:dateUtc="2026-09-22T16:16:00Z"/>
        </w:trPr>
        <w:tc>
          <w:tcPr>
            <w:tcW w:w="675" w:type="dxa"/>
          </w:tcPr>
          <w:p w14:paraId="24A4DA0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42" w:author="uzivatel" w:date="2026-09-22T12:16:00Z" w16du:dateUtc="2026-09-22T16:16:00Z"/>
                <w:color w:val="000000"/>
              </w:rPr>
            </w:pPr>
            <w:del w:id="543" w:author="uzivatel" w:date="2026-09-22T12:16:00Z" w16du:dateUtc="2026-09-22T16:16:00Z">
              <w:r>
                <w:rPr>
                  <w:color w:val="000000"/>
                </w:rPr>
                <w:delText>3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634C7FC0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44" w:author="uzivatel" w:date="2026-09-22T12:16:00Z" w16du:dateUtc="2026-09-22T16:16:00Z"/>
                <w:color w:val="000000"/>
              </w:rPr>
            </w:pPr>
            <w:del w:id="545" w:author="uzivatel" w:date="2026-09-22T12:16:00Z" w16du:dateUtc="2026-09-22T16:16:00Z">
              <w:r>
                <w:rPr>
                  <w:color w:val="000000"/>
                </w:rPr>
                <w:delText>Тема 3 Организация научного исследования. Этапы научного исследования.</w:delText>
              </w:r>
            </w:del>
          </w:p>
        </w:tc>
        <w:tc>
          <w:tcPr>
            <w:tcW w:w="3827" w:type="dxa"/>
          </w:tcPr>
          <w:p w14:paraId="08CDE0B7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46" w:author="uzivatel" w:date="2026-09-22T12:16:00Z" w16du:dateUtc="2026-09-22T16:16:00Z"/>
                <w:color w:val="000000"/>
              </w:rPr>
            </w:pPr>
            <w:del w:id="547" w:author="uzivatel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68F70F2F" w14:textId="77777777">
        <w:trPr>
          <w:del w:id="548" w:author="uzivatel" w:date="2026-09-22T12:16:00Z" w16du:dateUtc="2026-09-22T16:16:00Z"/>
        </w:trPr>
        <w:tc>
          <w:tcPr>
            <w:tcW w:w="675" w:type="dxa"/>
          </w:tcPr>
          <w:p w14:paraId="7447187A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49" w:author="uzivatel" w:date="2026-09-22T12:16:00Z" w16du:dateUtc="2026-09-22T16:16:00Z"/>
                <w:color w:val="000000"/>
              </w:rPr>
            </w:pPr>
            <w:del w:id="550" w:author="uzivatel" w:date="2026-09-22T12:16:00Z" w16du:dateUtc="2026-09-22T16:16:00Z">
              <w:r>
                <w:rPr>
                  <w:color w:val="000000"/>
                </w:rPr>
                <w:delText>4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6682F20F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51" w:author="uzivatel" w:date="2026-09-22T12:16:00Z" w16du:dateUtc="2026-09-22T16:16:00Z"/>
                <w:color w:val="000000"/>
              </w:rPr>
            </w:pPr>
            <w:del w:id="552" w:author="uzivatel" w:date="2026-09-22T12:16:00Z" w16du:dateUtc="2026-09-22T16:16:00Z">
              <w:r>
                <w:rPr>
                  <w:color w:val="000000"/>
                </w:rPr>
                <w:delText xml:space="preserve">Тема 4. Методология научных исследований. </w:delText>
              </w:r>
            </w:del>
          </w:p>
        </w:tc>
        <w:tc>
          <w:tcPr>
            <w:tcW w:w="3827" w:type="dxa"/>
          </w:tcPr>
          <w:p w14:paraId="488D1F50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53" w:author="uzivatel" w:date="2026-09-22T12:16:00Z" w16du:dateUtc="2026-09-22T16:16:00Z"/>
                <w:color w:val="000000"/>
              </w:rPr>
            </w:pPr>
            <w:del w:id="554" w:author="uzivatel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62041798" w14:textId="77777777">
        <w:trPr>
          <w:del w:id="555" w:author="uzivatel" w:date="2026-09-22T12:16:00Z" w16du:dateUtc="2026-09-22T16:16:00Z"/>
        </w:trPr>
        <w:tc>
          <w:tcPr>
            <w:tcW w:w="675" w:type="dxa"/>
          </w:tcPr>
          <w:p w14:paraId="690E7715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56" w:author="uzivatel" w:date="2026-09-22T12:16:00Z" w16du:dateUtc="2026-09-22T16:16:00Z"/>
                <w:color w:val="000000"/>
              </w:rPr>
            </w:pPr>
            <w:del w:id="557" w:author="uzivatel" w:date="2026-09-22T12:16:00Z" w16du:dateUtc="2026-09-22T16:16:00Z">
              <w:r>
                <w:rPr>
                  <w:color w:val="000000"/>
                </w:rPr>
                <w:delText>5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6AFB47E1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58" w:author="uzivatel" w:date="2026-09-22T12:16:00Z" w16du:dateUtc="2026-09-22T16:16:00Z"/>
                <w:color w:val="000000"/>
              </w:rPr>
            </w:pPr>
            <w:del w:id="559" w:author="uzivatel" w:date="2026-09-22T12:16:00Z" w16du:dateUtc="2026-09-22T16:16:00Z">
              <w:r>
                <w:rPr>
                  <w:color w:val="000000"/>
                </w:rPr>
                <w:delText>Тема 5. Основные методы научного исследования.</w:delText>
              </w:r>
            </w:del>
          </w:p>
        </w:tc>
        <w:tc>
          <w:tcPr>
            <w:tcW w:w="3827" w:type="dxa"/>
          </w:tcPr>
          <w:p w14:paraId="4501681E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60" w:author="uzivatel" w:date="2026-09-22T12:16:00Z" w16du:dateUtc="2026-09-22T16:16:00Z"/>
                <w:color w:val="000000"/>
              </w:rPr>
            </w:pPr>
            <w:del w:id="561" w:author="uzivatel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545870FB" w14:textId="77777777">
        <w:trPr>
          <w:del w:id="562" w:author="uzivatel" w:date="2026-09-22T12:16:00Z" w16du:dateUtc="2026-09-22T16:16:00Z"/>
        </w:trPr>
        <w:tc>
          <w:tcPr>
            <w:tcW w:w="675" w:type="dxa"/>
          </w:tcPr>
          <w:p w14:paraId="520A141C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63" w:author="uzivatel" w:date="2026-09-22T12:16:00Z" w16du:dateUtc="2026-09-22T16:16:00Z"/>
                <w:color w:val="000000"/>
              </w:rPr>
            </w:pPr>
            <w:del w:id="564" w:author="uzivatel" w:date="2026-09-22T12:16:00Z" w16du:dateUtc="2026-09-22T16:16:00Z">
              <w:r>
                <w:rPr>
                  <w:color w:val="000000"/>
                </w:rPr>
                <w:delText>6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67B2539B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65" w:author="uzivatel" w:date="2026-09-22T12:16:00Z" w16du:dateUtc="2026-09-22T16:16:00Z"/>
                <w:color w:val="000000"/>
              </w:rPr>
            </w:pPr>
            <w:del w:id="566" w:author="uzivatel" w:date="2026-09-22T12:16:00Z" w16du:dateUtc="2026-09-22T16:16:00Z">
              <w:r>
                <w:rPr>
                  <w:color w:val="000000"/>
                </w:rPr>
                <w:delText>Тема 6. Современные информационные технологии в гостиничном деле</w:delText>
              </w:r>
            </w:del>
          </w:p>
        </w:tc>
        <w:tc>
          <w:tcPr>
            <w:tcW w:w="3827" w:type="dxa"/>
          </w:tcPr>
          <w:p w14:paraId="3F3E4E8E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67" w:author="uzivatel" w:date="2026-09-22T12:16:00Z" w16du:dateUtc="2026-09-22T16:16:00Z"/>
                <w:color w:val="000000"/>
              </w:rPr>
            </w:pPr>
            <w:del w:id="568" w:author="uzivatel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36B24FF4" w14:textId="77777777">
        <w:trPr>
          <w:del w:id="569" w:author="uzivatel" w:date="2026-09-22T12:16:00Z" w16du:dateUtc="2026-09-22T16:16:00Z"/>
        </w:trPr>
        <w:tc>
          <w:tcPr>
            <w:tcW w:w="675" w:type="dxa"/>
          </w:tcPr>
          <w:p w14:paraId="5FF32D6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70" w:author="uzivatel" w:date="2026-09-22T12:16:00Z" w16du:dateUtc="2026-09-22T16:16:00Z"/>
                <w:color w:val="000000"/>
              </w:rPr>
            </w:pPr>
            <w:del w:id="571" w:author="uzivatel" w:date="2026-09-22T12:16:00Z" w16du:dateUtc="2026-09-22T16:16:00Z">
              <w:r>
                <w:rPr>
                  <w:color w:val="000000"/>
                </w:rPr>
                <w:delText>7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0F2137DD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72" w:author="uzivatel" w:date="2026-09-22T12:16:00Z" w16du:dateUtc="2026-09-22T16:16:00Z"/>
                <w:color w:val="000000"/>
              </w:rPr>
            </w:pPr>
            <w:del w:id="573" w:author="uzivatel" w:date="2026-09-22T12:16:00Z" w16du:dateUtc="2026-09-22T16:16:00Z">
              <w:r>
                <w:rPr>
                  <w:color w:val="000000"/>
                </w:rPr>
                <w:delText>Тема 7. Методические приемы организации научного исследования</w:delText>
              </w:r>
            </w:del>
          </w:p>
        </w:tc>
        <w:tc>
          <w:tcPr>
            <w:tcW w:w="3827" w:type="dxa"/>
          </w:tcPr>
          <w:p w14:paraId="0868C74B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74" w:author="uzivatel" w:date="2026-09-22T12:16:00Z" w16du:dateUtc="2026-09-22T16:16:00Z"/>
                <w:color w:val="000000"/>
              </w:rPr>
            </w:pPr>
            <w:del w:id="575" w:author="uzivatel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2724853C" w14:textId="77777777">
        <w:trPr>
          <w:del w:id="576" w:author="uzivatel" w:date="2026-09-22T12:16:00Z" w16du:dateUtc="2026-09-22T16:16:00Z"/>
        </w:trPr>
        <w:tc>
          <w:tcPr>
            <w:tcW w:w="675" w:type="dxa"/>
            <w:tcBorders>
              <w:bottom w:val="single" w:sz="12" w:space="0" w:color="000000"/>
            </w:tcBorders>
          </w:tcPr>
          <w:p w14:paraId="71B216F5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77" w:author="uzivatel" w:date="2026-09-22T12:16:00Z" w16du:dateUtc="2026-09-22T16:16:00Z"/>
                <w:color w:val="000000"/>
              </w:rPr>
            </w:pPr>
            <w:del w:id="578" w:author="uzivatel" w:date="2026-09-22T12:16:00Z" w16du:dateUtc="2026-09-22T16:16:00Z">
              <w:r>
                <w:rPr>
                  <w:color w:val="000000"/>
                </w:rPr>
                <w:delText>8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  <w:bottom w:val="single" w:sz="12" w:space="0" w:color="000000"/>
            </w:tcBorders>
          </w:tcPr>
          <w:p w14:paraId="5827B49B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79" w:author="uzivatel" w:date="2026-09-22T12:16:00Z" w16du:dateUtc="2026-09-22T16:16:00Z"/>
                <w:color w:val="000000"/>
              </w:rPr>
            </w:pPr>
            <w:del w:id="580" w:author="uzivatel" w:date="2026-09-22T12:16:00Z" w16du:dateUtc="2026-09-22T16:16:00Z">
              <w:r>
                <w:rPr>
                  <w:color w:val="000000"/>
                </w:rPr>
                <w:delText>Тема 8. Правила оформления результатов исследования.</w:delText>
              </w:r>
            </w:del>
          </w:p>
        </w:tc>
        <w:tc>
          <w:tcPr>
            <w:tcW w:w="3827" w:type="dxa"/>
            <w:tcBorders>
              <w:bottom w:val="single" w:sz="12" w:space="0" w:color="000000"/>
            </w:tcBorders>
          </w:tcPr>
          <w:p w14:paraId="0648850A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81" w:author="uzivatel" w:date="2026-09-22T12:16:00Z" w16du:dateUtc="2026-09-22T16:16:00Z"/>
                <w:color w:val="000000"/>
              </w:rPr>
            </w:pPr>
            <w:del w:id="582" w:author="uzivatel" w:date="2026-09-22T12:16:00Z" w16du:dateUtc="2026-09-22T16:16:00Z">
              <w:r>
                <w:rPr>
                  <w:color w:val="000000"/>
                </w:rPr>
                <w:delText>Устный опрос. Тестовое задание.</w:delText>
              </w:r>
            </w:del>
          </w:p>
        </w:tc>
      </w:tr>
    </w:tbl>
    <w:p w14:paraId="3F1815E7" w14:textId="77777777" w:rsidR="00A16A04" w:rsidRDefault="00A16A04">
      <w:pPr>
        <w:rPr>
          <w:del w:id="583" w:author="uzivatel" w:date="2026-09-22T12:16:00Z" w16du:dateUtc="2026-09-22T16:16:00Z"/>
          <w:b/>
        </w:rPr>
      </w:pPr>
    </w:p>
    <w:p w14:paraId="1A0D2739" w14:textId="77777777" w:rsidR="00A16A04" w:rsidRDefault="00A16A04">
      <w:pPr>
        <w:rPr>
          <w:del w:id="584" w:author="uzivatel" w:date="2026-09-22T12:16:00Z" w16du:dateUtc="2026-09-22T16:16:00Z"/>
          <w:b/>
        </w:rPr>
      </w:pPr>
    </w:p>
    <w:p w14:paraId="05A66331" w14:textId="77777777" w:rsidR="00A16A04" w:rsidRDefault="00DF50C7">
      <w:pPr>
        <w:spacing w:line="360" w:lineRule="auto"/>
        <w:jc w:val="both"/>
        <w:rPr>
          <w:del w:id="585" w:author="uzivatel" w:date="2026-09-22T12:16:00Z" w16du:dateUtc="2026-09-22T16:16:00Z"/>
          <w:b/>
        </w:rPr>
      </w:pPr>
      <w:del w:id="586" w:author="uzivatel" w:date="2026-09-22T12:16:00Z" w16du:dateUtc="2026-09-22T16:16:00Z">
        <w:r>
          <w:rPr>
            <w:b/>
          </w:rPr>
          <w:delText>6.2. Примеры оценочных средств для текущего контроля по дисциплине</w:delText>
        </w:r>
      </w:del>
    </w:p>
    <w:p w14:paraId="5B380C17" w14:textId="77777777" w:rsidR="00A16A04" w:rsidRDefault="00DF50C7">
      <w:pPr>
        <w:spacing w:line="360" w:lineRule="auto"/>
        <w:jc w:val="both"/>
        <w:rPr>
          <w:del w:id="587" w:author="uzivatel" w:date="2026-09-22T12:16:00Z" w16du:dateUtc="2026-09-22T16:16:00Z"/>
          <w:b/>
          <w:i/>
        </w:rPr>
      </w:pPr>
      <w:del w:id="588" w:author="uzivatel" w:date="2026-09-22T12:16:00Z" w16du:dateUtc="2026-09-22T16:16:00Z">
        <w:r>
          <w:rPr>
            <w:b/>
            <w:i/>
          </w:rPr>
          <w:delText xml:space="preserve">Вопросы для устного опроса  </w:delText>
        </w:r>
      </w:del>
    </w:p>
    <w:p w14:paraId="1034BE87" w14:textId="77777777" w:rsidR="00A16A04" w:rsidRDefault="00DF50C7">
      <w:pPr>
        <w:spacing w:line="360" w:lineRule="auto"/>
        <w:jc w:val="both"/>
        <w:rPr>
          <w:del w:id="589" w:author="uzivatel" w:date="2026-09-22T12:16:00Z" w16du:dateUtc="2026-09-22T16:16:00Z"/>
        </w:rPr>
      </w:pPr>
      <w:del w:id="590" w:author="uzivatel" w:date="2026-09-22T12:16:00Z" w16du:dateUtc="2026-09-22T16:16:00Z">
        <w:r>
          <w:delText>Представлены в п. 5.2</w:delText>
        </w:r>
      </w:del>
    </w:p>
    <w:p w14:paraId="527DF14C" w14:textId="77777777" w:rsidR="00A16A04" w:rsidRDefault="00A16A04">
      <w:pPr>
        <w:jc w:val="both"/>
        <w:rPr>
          <w:del w:id="591" w:author="uzivatel" w:date="2026-09-22T12:16:00Z" w16du:dateUtc="2026-09-22T16:16:00Z"/>
        </w:rPr>
      </w:pPr>
    </w:p>
    <w:p w14:paraId="449EC98D" w14:textId="77777777" w:rsidR="00A16A04" w:rsidRDefault="00DF50C7">
      <w:pPr>
        <w:jc w:val="both"/>
        <w:rPr>
          <w:del w:id="592" w:author="uzivatel" w:date="2026-09-22T12:16:00Z" w16du:dateUtc="2026-09-22T16:16:00Z"/>
          <w:b/>
          <w:i/>
        </w:rPr>
      </w:pPr>
      <w:del w:id="593" w:author="uzivatel" w:date="2026-09-22T12:16:00Z" w16du:dateUtc="2026-09-22T16:16:00Z">
        <w:r>
          <w:rPr>
            <w:b/>
            <w:i/>
          </w:rPr>
          <w:delText>Примеры тестовых заданий.</w:delText>
        </w:r>
      </w:del>
    </w:p>
    <w:p w14:paraId="1AA6F101" w14:textId="77777777" w:rsidR="00A16A04" w:rsidRDefault="00A16A04">
      <w:pPr>
        <w:jc w:val="both"/>
        <w:rPr>
          <w:del w:id="594" w:author="uzivatel" w:date="2026-09-22T12:16:00Z" w16du:dateUtc="2026-09-22T16:16:00Z"/>
          <w:b/>
          <w:i/>
        </w:rPr>
      </w:pPr>
    </w:p>
    <w:p w14:paraId="1178717B" w14:textId="77777777" w:rsidR="00A16A04" w:rsidRDefault="00DF50C7">
      <w:pPr>
        <w:jc w:val="both"/>
        <w:rPr>
          <w:del w:id="595" w:author="uzivatel" w:date="2026-09-22T12:16:00Z" w16du:dateUtc="2026-09-22T16:16:00Z"/>
          <w:b/>
          <w:i/>
        </w:rPr>
      </w:pPr>
      <w:del w:id="596" w:author="uzivatel" w:date="2026-09-22T12:16:00Z" w16du:dateUtc="2026-09-22T16:16:00Z">
        <w:r>
          <w:rPr>
            <w:b/>
            <w:i/>
          </w:rPr>
          <w:delText>Вариант 1</w:delText>
        </w:r>
      </w:del>
    </w:p>
    <w:p w14:paraId="54A64569" w14:textId="77777777" w:rsidR="00A16A04" w:rsidRDefault="00DF50C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597" w:author="uzivatel" w:date="2026-09-22T12:16:00Z" w16du:dateUtc="2026-09-22T16:16:00Z"/>
          <w:b/>
          <w:color w:val="000000"/>
        </w:rPr>
      </w:pPr>
      <w:del w:id="598" w:author="uzivatel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09C1C329" w14:textId="77777777" w:rsidR="00A16A04" w:rsidRDefault="00DF50C7">
      <w:pPr>
        <w:shd w:val="clear" w:color="auto" w:fill="FFFFFF"/>
        <w:rPr>
          <w:del w:id="599" w:author="uzivatel" w:date="2026-09-22T12:16:00Z" w16du:dateUtc="2026-09-22T16:16:00Z"/>
          <w:color w:val="000000"/>
        </w:rPr>
      </w:pPr>
      <w:del w:id="600" w:author="uzivatel" w:date="2026-09-22T12:16:00Z" w16du:dateUtc="2026-09-22T16:16:00Z">
        <w:r>
          <w:rPr>
            <w:color w:val="000000"/>
          </w:rPr>
          <w:delText xml:space="preserve"> Понятие «наука» ассоциируется с понятием «знание», т.к. одна из главных задач науки — получение и систематизация знаний. Знания бывают:</w:delText>
        </w:r>
      </w:del>
    </w:p>
    <w:p w14:paraId="6968B297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01" w:author="uzivatel" w:date="2026-09-22T12:16:00Z" w16du:dateUtc="2026-09-22T16:16:00Z"/>
          <w:color w:val="000000"/>
        </w:rPr>
      </w:pPr>
      <w:del w:id="602" w:author="uzivatel" w:date="2026-09-22T12:16:00Z" w16du:dateUtc="2026-09-22T16:16:00Z">
        <w:r>
          <w:rPr>
            <w:color w:val="000000"/>
          </w:rPr>
          <w:delText xml:space="preserve">обыденные; </w:delText>
        </w:r>
      </w:del>
    </w:p>
    <w:p w14:paraId="70983B9F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03" w:author="uzivatel" w:date="2026-09-22T12:16:00Z" w16du:dateUtc="2026-09-22T16:16:00Z"/>
          <w:color w:val="000000"/>
        </w:rPr>
      </w:pPr>
      <w:del w:id="604" w:author="uzivatel" w:date="2026-09-22T12:16:00Z" w16du:dateUtc="2026-09-22T16:16:00Z">
        <w:r>
          <w:rPr>
            <w:color w:val="000000"/>
          </w:rPr>
          <w:delText xml:space="preserve">характеристические; </w:delText>
        </w:r>
      </w:del>
    </w:p>
    <w:p w14:paraId="1B342AC4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05" w:author="uzivatel" w:date="2026-09-22T12:16:00Z" w16du:dateUtc="2026-09-22T16:16:00Z"/>
          <w:color w:val="000000"/>
        </w:rPr>
      </w:pPr>
      <w:del w:id="606" w:author="uzivatel" w:date="2026-09-22T12:16:00Z" w16du:dateUtc="2026-09-22T16:16:00Z">
        <w:r>
          <w:rPr>
            <w:color w:val="000000"/>
          </w:rPr>
          <w:delText xml:space="preserve">научные; </w:delText>
        </w:r>
      </w:del>
    </w:p>
    <w:p w14:paraId="3B59592D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07" w:author="uzivatel" w:date="2026-09-22T12:16:00Z" w16du:dateUtc="2026-09-22T16:16:00Z"/>
          <w:color w:val="000000"/>
        </w:rPr>
      </w:pPr>
      <w:del w:id="608" w:author="uzivatel" w:date="2026-09-22T12:16:00Z" w16du:dateUtc="2026-09-22T16:16:00Z">
        <w:r>
          <w:rPr>
            <w:color w:val="000000"/>
          </w:rPr>
          <w:delText xml:space="preserve">гипотетические; </w:delText>
        </w:r>
      </w:del>
    </w:p>
    <w:p w14:paraId="6DBEE11F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09" w:author="uzivatel" w:date="2026-09-22T12:16:00Z" w16du:dateUtc="2026-09-22T16:16:00Z"/>
          <w:color w:val="000000"/>
        </w:rPr>
      </w:pPr>
      <w:del w:id="610" w:author="uzivatel" w:date="2026-09-22T12:16:00Z" w16du:dateUtc="2026-09-22T16:16:00Z">
        <w:r>
          <w:rPr>
            <w:color w:val="000000"/>
          </w:rPr>
          <w:delText>прозаические;</w:delText>
        </w:r>
      </w:del>
    </w:p>
    <w:p w14:paraId="4ECF50EE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11" w:author="uzivatel" w:date="2026-09-22T12:16:00Z" w16du:dateUtc="2026-09-22T16:16:00Z"/>
          <w:color w:val="000000"/>
        </w:rPr>
      </w:pPr>
      <w:del w:id="612" w:author="uzivatel" w:date="2026-09-22T12:16:00Z" w16du:dateUtc="2026-09-22T16:16:00Z">
        <w:r>
          <w:rPr>
            <w:color w:val="000000"/>
          </w:rPr>
          <w:delText xml:space="preserve"> проблематические.</w:delText>
        </w:r>
      </w:del>
    </w:p>
    <w:p w14:paraId="02609F3E" w14:textId="77777777" w:rsidR="00A16A04" w:rsidRDefault="00A16A04">
      <w:pPr>
        <w:shd w:val="clear" w:color="auto" w:fill="FFFFFF"/>
        <w:rPr>
          <w:del w:id="613" w:author="uzivatel" w:date="2026-09-22T12:16:00Z" w16du:dateUtc="2026-09-22T16:16:00Z"/>
          <w:color w:val="000000"/>
        </w:rPr>
      </w:pPr>
    </w:p>
    <w:p w14:paraId="4FC9CCC3" w14:textId="77777777" w:rsidR="00A16A04" w:rsidRDefault="00DF50C7">
      <w:pPr>
        <w:shd w:val="clear" w:color="auto" w:fill="FFFFFF"/>
        <w:rPr>
          <w:del w:id="614" w:author="uzivatel" w:date="2026-09-22T12:16:00Z" w16du:dateUtc="2026-09-22T16:16:00Z"/>
          <w:b/>
          <w:color w:val="000000"/>
        </w:rPr>
      </w:pPr>
      <w:del w:id="615" w:author="uzivatel" w:date="2026-09-22T12:16:00Z" w16du:dateUtc="2026-09-22T16:16:00Z">
        <w:r>
          <w:rPr>
            <w:color w:val="000000"/>
          </w:rPr>
          <w:delText xml:space="preserve">2.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0BC13A60" w14:textId="77777777" w:rsidR="00A16A04" w:rsidRDefault="00DF50C7">
      <w:pPr>
        <w:shd w:val="clear" w:color="auto" w:fill="FFFFFF"/>
        <w:rPr>
          <w:del w:id="616" w:author="uzivatel" w:date="2026-09-22T12:16:00Z" w16du:dateUtc="2026-09-22T16:16:00Z"/>
          <w:color w:val="000000"/>
        </w:rPr>
      </w:pPr>
      <w:del w:id="617" w:author="uzivatel" w:date="2026-09-22T12:16:00Z" w16du:dateUtc="2026-09-22T16:16:00Z">
        <w:r>
          <w:rPr>
            <w:color w:val="000000"/>
          </w:rPr>
          <w:delText xml:space="preserve"> «Наука - это система, т.е. приведенная в порядок на основании</w:delText>
        </w:r>
        <w:r>
          <w:rPr>
            <w:color w:val="000000"/>
          </w:rPr>
          <w:br/>
          <w:delText>известных принципов совокупность знаний», - сказал философ XVIII в.:</w:delText>
        </w:r>
      </w:del>
    </w:p>
    <w:p w14:paraId="0EE91DB7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18" w:author="uzivatel" w:date="2026-09-22T12:16:00Z" w16du:dateUtc="2026-09-22T16:16:00Z"/>
          <w:color w:val="000000"/>
        </w:rPr>
      </w:pPr>
      <w:del w:id="619" w:author="uzivatel" w:date="2026-09-22T12:16:00Z" w16du:dateUtc="2026-09-22T16:16:00Z">
        <w:r>
          <w:rPr>
            <w:color w:val="000000"/>
          </w:rPr>
          <w:delText xml:space="preserve">Сократ; </w:delText>
        </w:r>
      </w:del>
    </w:p>
    <w:p w14:paraId="2025A8BC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20" w:author="uzivatel" w:date="2026-09-22T12:16:00Z" w16du:dateUtc="2026-09-22T16:16:00Z"/>
          <w:color w:val="000000"/>
        </w:rPr>
      </w:pPr>
      <w:del w:id="621" w:author="uzivatel" w:date="2026-09-22T12:16:00Z" w16du:dateUtc="2026-09-22T16:16:00Z">
        <w:r>
          <w:rPr>
            <w:color w:val="000000"/>
          </w:rPr>
          <w:delText>И.Кант;</w:delText>
        </w:r>
      </w:del>
    </w:p>
    <w:p w14:paraId="5FC6F110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22" w:author="uzivatel" w:date="2026-09-22T12:16:00Z" w16du:dateUtc="2026-09-22T16:16:00Z"/>
          <w:color w:val="000000"/>
        </w:rPr>
      </w:pPr>
      <w:del w:id="623" w:author="uzivatel" w:date="2026-09-22T12:16:00Z" w16du:dateUtc="2026-09-22T16:16:00Z">
        <w:r>
          <w:rPr>
            <w:color w:val="000000"/>
          </w:rPr>
          <w:delText xml:space="preserve">О.Конт; </w:delText>
        </w:r>
      </w:del>
    </w:p>
    <w:p w14:paraId="6E1AD890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24" w:author="uzivatel" w:date="2026-09-22T12:16:00Z" w16du:dateUtc="2026-09-22T16:16:00Z"/>
          <w:color w:val="000000"/>
        </w:rPr>
      </w:pPr>
      <w:del w:id="625" w:author="uzivatel" w:date="2026-09-22T12:16:00Z" w16du:dateUtc="2026-09-22T16:16:00Z">
        <w:r>
          <w:rPr>
            <w:color w:val="000000"/>
          </w:rPr>
          <w:delText xml:space="preserve">Б.Спиноза; </w:delText>
        </w:r>
      </w:del>
    </w:p>
    <w:p w14:paraId="16F2FFC8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26" w:author="uzivatel" w:date="2026-09-22T12:16:00Z" w16du:dateUtc="2026-09-22T16:16:00Z"/>
          <w:color w:val="000000"/>
        </w:rPr>
      </w:pPr>
      <w:del w:id="627" w:author="uzivatel" w:date="2026-09-22T12:16:00Z" w16du:dateUtc="2026-09-22T16:16:00Z">
        <w:r>
          <w:rPr>
            <w:color w:val="000000"/>
          </w:rPr>
          <w:delText xml:space="preserve"> М.Ломоносов;</w:delText>
        </w:r>
      </w:del>
    </w:p>
    <w:p w14:paraId="034B4BB0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28" w:author="uzivatel" w:date="2026-09-22T12:16:00Z" w16du:dateUtc="2026-09-22T16:16:00Z"/>
          <w:color w:val="000000"/>
        </w:rPr>
      </w:pPr>
      <w:del w:id="629" w:author="uzivatel" w:date="2026-09-22T12:16:00Z" w16du:dateUtc="2026-09-22T16:16:00Z">
        <w:r>
          <w:rPr>
            <w:color w:val="000000"/>
          </w:rPr>
          <w:delText>Ф.Ницше.</w:delText>
        </w:r>
      </w:del>
    </w:p>
    <w:p w14:paraId="7AA362F8" w14:textId="77777777" w:rsidR="00A16A04" w:rsidRDefault="00A16A04">
      <w:pPr>
        <w:rPr>
          <w:del w:id="630" w:author="uzivatel" w:date="2026-09-22T12:16:00Z" w16du:dateUtc="2026-09-22T16:16:00Z"/>
        </w:rPr>
      </w:pPr>
    </w:p>
    <w:p w14:paraId="6918C199" w14:textId="77777777" w:rsidR="00A16A04" w:rsidRDefault="00DF50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/>
        <w:rPr>
          <w:del w:id="631" w:author="uzivatel" w:date="2026-09-22T12:16:00Z" w16du:dateUtc="2026-09-22T16:16:00Z"/>
          <w:b/>
          <w:color w:val="000000"/>
        </w:rPr>
      </w:pPr>
      <w:del w:id="632" w:author="uzivatel" w:date="2026-09-22T12:16:00Z" w16du:dateUtc="2026-09-22T16:16:00Z">
        <w:r>
          <w:rPr>
            <w:b/>
            <w:color w:val="000000"/>
          </w:rPr>
          <w:delText>3.Выберите правильный вариант ответа.</w:delText>
        </w:r>
      </w:del>
    </w:p>
    <w:p w14:paraId="75C804F0" w14:textId="77777777" w:rsidR="00A16A04" w:rsidRDefault="00DF50C7">
      <w:pPr>
        <w:shd w:val="clear" w:color="auto" w:fill="FFFFFF"/>
        <w:rPr>
          <w:del w:id="633" w:author="uzivatel" w:date="2026-09-22T12:16:00Z" w16du:dateUtc="2026-09-22T16:16:00Z"/>
          <w:color w:val="000000"/>
        </w:rPr>
      </w:pPr>
      <w:del w:id="634" w:author="uzivatel" w:date="2026-09-22T12:16:00Z" w16du:dateUtc="2026-09-22T16:16:00Z">
        <w:r>
          <w:rPr>
            <w:color w:val="000000"/>
          </w:rPr>
          <w:delText>Наука о туризме - комплекс фундаментальных наук, в который входят:</w:delText>
        </w:r>
      </w:del>
    </w:p>
    <w:p w14:paraId="15725CC8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635" w:author="uzivatel" w:date="2026-09-22T12:16:00Z" w16du:dateUtc="2026-09-22T16:16:00Z"/>
          <w:color w:val="000000"/>
        </w:rPr>
      </w:pPr>
      <w:del w:id="636" w:author="uzivatel" w:date="2026-09-22T12:16:00Z" w16du:dateUtc="2026-09-22T16:16:00Z">
        <w:r>
          <w:rPr>
            <w:color w:val="000000"/>
          </w:rPr>
          <w:delText xml:space="preserve">география; </w:delText>
        </w:r>
      </w:del>
    </w:p>
    <w:p w14:paraId="5F5E2638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637" w:author="uzivatel" w:date="2026-09-22T12:16:00Z" w16du:dateUtc="2026-09-22T16:16:00Z"/>
          <w:color w:val="000000"/>
        </w:rPr>
      </w:pPr>
      <w:del w:id="638" w:author="uzivatel" w:date="2026-09-22T12:16:00Z" w16du:dateUtc="2026-09-22T16:16:00Z">
        <w:r>
          <w:rPr>
            <w:color w:val="000000"/>
          </w:rPr>
          <w:delText xml:space="preserve">история; </w:delText>
        </w:r>
      </w:del>
    </w:p>
    <w:p w14:paraId="39ED09B6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639" w:author="uzivatel" w:date="2026-09-22T12:16:00Z" w16du:dateUtc="2026-09-22T16:16:00Z"/>
          <w:color w:val="000000"/>
        </w:rPr>
      </w:pPr>
      <w:del w:id="640" w:author="uzivatel" w:date="2026-09-22T12:16:00Z" w16du:dateUtc="2026-09-22T16:16:00Z">
        <w:r>
          <w:rPr>
            <w:color w:val="000000"/>
          </w:rPr>
          <w:delText xml:space="preserve">экономика; </w:delText>
        </w:r>
      </w:del>
    </w:p>
    <w:p w14:paraId="559A5D03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641" w:author="uzivatel" w:date="2026-09-22T12:16:00Z" w16du:dateUtc="2026-09-22T16:16:00Z"/>
          <w:color w:val="000000"/>
        </w:rPr>
      </w:pPr>
      <w:del w:id="642" w:author="uzivatel" w:date="2026-09-22T12:16:00Z" w16du:dateUtc="2026-09-22T16:16:00Z">
        <w:r>
          <w:rPr>
            <w:color w:val="000000"/>
          </w:rPr>
          <w:delText>философия;</w:delText>
        </w:r>
      </w:del>
    </w:p>
    <w:p w14:paraId="1DEF2A63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643" w:author="uzivatel" w:date="2026-09-22T12:16:00Z" w16du:dateUtc="2026-09-22T16:16:00Z"/>
          <w:color w:val="000000"/>
        </w:rPr>
      </w:pPr>
      <w:del w:id="644" w:author="uzivatel" w:date="2026-09-22T12:16:00Z" w16du:dateUtc="2026-09-22T16:16:00Z">
        <w:r>
          <w:rPr>
            <w:color w:val="000000"/>
          </w:rPr>
          <w:delText xml:space="preserve"> химия;</w:delText>
        </w:r>
      </w:del>
    </w:p>
    <w:p w14:paraId="7B39D9D3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645" w:author="uzivatel" w:date="2026-09-22T12:16:00Z" w16du:dateUtc="2026-09-22T16:16:00Z"/>
          <w:color w:val="000000"/>
        </w:rPr>
      </w:pPr>
      <w:del w:id="646" w:author="uzivatel" w:date="2026-09-22T12:16:00Z" w16du:dateUtc="2026-09-22T16:16:00Z">
        <w:r>
          <w:rPr>
            <w:color w:val="000000"/>
          </w:rPr>
          <w:delText>физика.</w:delText>
        </w:r>
      </w:del>
    </w:p>
    <w:p w14:paraId="756666E4" w14:textId="77777777" w:rsidR="00A16A04" w:rsidRDefault="00A16A04">
      <w:pPr>
        <w:rPr>
          <w:del w:id="647" w:author="uzivatel" w:date="2026-09-22T12:16:00Z" w16du:dateUtc="2026-09-22T16:16:00Z"/>
        </w:rPr>
      </w:pPr>
    </w:p>
    <w:p w14:paraId="7486209A" w14:textId="77777777" w:rsidR="00A16A04" w:rsidRDefault="00DF50C7">
      <w:pPr>
        <w:shd w:val="clear" w:color="auto" w:fill="FFFFFF"/>
        <w:rPr>
          <w:del w:id="648" w:author="uzivatel" w:date="2026-09-22T12:16:00Z" w16du:dateUtc="2026-09-22T16:16:00Z"/>
          <w:b/>
          <w:color w:val="000000"/>
        </w:rPr>
      </w:pPr>
      <w:del w:id="649" w:author="uzivatel" w:date="2026-09-22T12:16:00Z" w16du:dateUtc="2026-09-22T16:16:00Z">
        <w:r>
          <w:rPr>
            <w:color w:val="000000"/>
          </w:rPr>
          <w:delText xml:space="preserve">.4.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589DA3D0" w14:textId="77777777" w:rsidR="00A16A04" w:rsidRDefault="00DF50C7">
      <w:pPr>
        <w:shd w:val="clear" w:color="auto" w:fill="FFFFFF"/>
        <w:rPr>
          <w:del w:id="650" w:author="uzivatel" w:date="2026-09-22T12:16:00Z" w16du:dateUtc="2026-09-22T16:16:00Z"/>
          <w:color w:val="000000"/>
        </w:rPr>
      </w:pPr>
      <w:del w:id="651" w:author="uzivatel" w:date="2026-09-22T12:16:00Z" w16du:dateUtc="2026-09-22T16:16:00Z">
        <w:r>
          <w:rPr>
            <w:color w:val="000000"/>
          </w:rPr>
          <w:delText>Современная наука — это совокупность отдельных научных отраслей, которые классифицируются по разным основаниям. Науки бывают (подчеркните правильный ответ):</w:delText>
        </w:r>
      </w:del>
    </w:p>
    <w:p w14:paraId="32A243BF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652" w:author="uzivatel" w:date="2026-09-22T12:16:00Z" w16du:dateUtc="2026-09-22T16:16:00Z"/>
          <w:color w:val="000000"/>
        </w:rPr>
      </w:pPr>
      <w:del w:id="653" w:author="uzivatel" w:date="2026-09-22T12:16:00Z" w16du:dateUtc="2026-09-22T16:16:00Z">
        <w:r>
          <w:rPr>
            <w:color w:val="000000"/>
          </w:rPr>
          <w:delText xml:space="preserve">фундаментальные; </w:delText>
        </w:r>
      </w:del>
    </w:p>
    <w:p w14:paraId="160DC06B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654" w:author="uzivatel" w:date="2026-09-22T12:16:00Z" w16du:dateUtc="2026-09-22T16:16:00Z"/>
          <w:color w:val="000000"/>
        </w:rPr>
      </w:pPr>
      <w:del w:id="655" w:author="uzivatel" w:date="2026-09-22T12:16:00Z" w16du:dateUtc="2026-09-22T16:16:00Z">
        <w:r>
          <w:rPr>
            <w:color w:val="000000"/>
          </w:rPr>
          <w:delText xml:space="preserve">эмпирические; </w:delText>
        </w:r>
      </w:del>
    </w:p>
    <w:p w14:paraId="289B8E08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656" w:author="uzivatel" w:date="2026-09-22T12:16:00Z" w16du:dateUtc="2026-09-22T16:16:00Z"/>
          <w:color w:val="000000"/>
        </w:rPr>
      </w:pPr>
      <w:del w:id="657" w:author="uzivatel" w:date="2026-09-22T12:16:00Z" w16du:dateUtc="2026-09-22T16:16:00Z">
        <w:r>
          <w:rPr>
            <w:color w:val="000000"/>
          </w:rPr>
          <w:delText>теоретические;</w:delText>
        </w:r>
      </w:del>
    </w:p>
    <w:p w14:paraId="72A4957B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658" w:author="uzivatel" w:date="2026-09-22T12:16:00Z" w16du:dateUtc="2026-09-22T16:16:00Z"/>
          <w:color w:val="000000"/>
        </w:rPr>
      </w:pPr>
      <w:del w:id="659" w:author="uzivatel" w:date="2026-09-22T12:16:00Z" w16du:dateUtc="2026-09-22T16:16:00Z">
        <w:r>
          <w:rPr>
            <w:color w:val="000000"/>
          </w:rPr>
          <w:delText xml:space="preserve"> специфические;</w:delText>
        </w:r>
      </w:del>
    </w:p>
    <w:p w14:paraId="2F0781F3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660" w:author="uzivatel" w:date="2026-09-22T12:16:00Z" w16du:dateUtc="2026-09-22T16:16:00Z"/>
          <w:color w:val="000000"/>
        </w:rPr>
      </w:pPr>
      <w:del w:id="661" w:author="uzivatel" w:date="2026-09-22T12:16:00Z" w16du:dateUtc="2026-09-22T16:16:00Z">
        <w:r>
          <w:rPr>
            <w:color w:val="000000"/>
          </w:rPr>
          <w:delText xml:space="preserve"> прикладные;</w:delText>
        </w:r>
      </w:del>
    </w:p>
    <w:p w14:paraId="4E112144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662" w:author="uzivatel" w:date="2026-09-22T12:16:00Z" w16du:dateUtc="2026-09-22T16:16:00Z"/>
          <w:color w:val="000000"/>
        </w:rPr>
      </w:pPr>
      <w:del w:id="663" w:author="uzivatel" w:date="2026-09-22T12:16:00Z" w16du:dateUtc="2026-09-22T16:16:00Z">
        <w:r>
          <w:rPr>
            <w:color w:val="000000"/>
          </w:rPr>
          <w:delText>неточные.</w:delText>
        </w:r>
      </w:del>
    </w:p>
    <w:p w14:paraId="02360D51" w14:textId="77777777" w:rsidR="00A16A04" w:rsidRDefault="00A16A04">
      <w:pPr>
        <w:shd w:val="clear" w:color="auto" w:fill="FFFFFF"/>
        <w:rPr>
          <w:del w:id="664" w:author="uzivatel" w:date="2026-09-22T12:16:00Z" w16du:dateUtc="2026-09-22T16:16:00Z"/>
          <w:color w:val="000000"/>
        </w:rPr>
      </w:pPr>
    </w:p>
    <w:p w14:paraId="6EA98735" w14:textId="77777777" w:rsidR="00A16A04" w:rsidRDefault="00DF50C7">
      <w:pPr>
        <w:shd w:val="clear" w:color="auto" w:fill="FFFFFF"/>
        <w:rPr>
          <w:del w:id="665" w:author="uzivatel" w:date="2026-09-22T12:16:00Z" w16du:dateUtc="2026-09-22T16:16:00Z"/>
          <w:b/>
          <w:color w:val="000000"/>
        </w:rPr>
      </w:pPr>
      <w:del w:id="666" w:author="uzivatel" w:date="2026-09-22T12:16:00Z" w16du:dateUtc="2026-09-22T16:16:00Z">
        <w:r>
          <w:rPr>
            <w:color w:val="000000"/>
          </w:rPr>
          <w:delText xml:space="preserve">.5.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78B4F197" w14:textId="77777777" w:rsidR="00A16A04" w:rsidRDefault="00DF50C7">
      <w:pPr>
        <w:shd w:val="clear" w:color="auto" w:fill="FFFFFF"/>
        <w:rPr>
          <w:del w:id="667" w:author="uzivatel" w:date="2026-09-22T12:16:00Z" w16du:dateUtc="2026-09-22T16:16:00Z"/>
          <w:color w:val="000000"/>
        </w:rPr>
      </w:pPr>
      <w:del w:id="668" w:author="uzivatel" w:date="2026-09-22T12:16:00Z" w16du:dateUtc="2026-09-22T16:16:00Z">
        <w:r>
          <w:rPr>
            <w:color w:val="000000"/>
          </w:rPr>
          <w:delText>Афористическое изречение о значимости научного исследования</w:delText>
        </w:r>
        <w:r>
          <w:rPr>
            <w:color w:val="000000"/>
          </w:rPr>
          <w:br/>
          <w:delText>«Знать, чтобы предвидеть» принадлежит французскому философу</w:delText>
        </w:r>
        <w:r>
          <w:rPr>
            <w:color w:val="000000"/>
          </w:rPr>
          <w:br/>
          <w:delText>(подчеркните правильный ответ):</w:delText>
        </w:r>
      </w:del>
    </w:p>
    <w:p w14:paraId="50A52FDB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669" w:author="uzivatel" w:date="2026-09-22T12:16:00Z" w16du:dateUtc="2026-09-22T16:16:00Z"/>
          <w:color w:val="000000"/>
        </w:rPr>
      </w:pPr>
      <w:del w:id="670" w:author="uzivatel" w:date="2026-09-22T12:16:00Z" w16du:dateUtc="2026-09-22T16:16:00Z">
        <w:r>
          <w:rPr>
            <w:color w:val="000000"/>
          </w:rPr>
          <w:delText xml:space="preserve">И.Канту; </w:delText>
        </w:r>
      </w:del>
    </w:p>
    <w:p w14:paraId="6C29C417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671" w:author="uzivatel" w:date="2026-09-22T12:16:00Z" w16du:dateUtc="2026-09-22T16:16:00Z"/>
          <w:color w:val="000000"/>
        </w:rPr>
      </w:pPr>
      <w:del w:id="672" w:author="uzivatel" w:date="2026-09-22T12:16:00Z" w16du:dateUtc="2026-09-22T16:16:00Z">
        <w:r>
          <w:rPr>
            <w:color w:val="000000"/>
          </w:rPr>
          <w:delText xml:space="preserve">О. Конту; </w:delText>
        </w:r>
      </w:del>
    </w:p>
    <w:p w14:paraId="195496E7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673" w:author="uzivatel" w:date="2026-09-22T12:16:00Z" w16du:dateUtc="2026-09-22T16:16:00Z"/>
          <w:color w:val="000000"/>
        </w:rPr>
      </w:pPr>
      <w:del w:id="674" w:author="uzivatel" w:date="2026-09-22T12:16:00Z" w16du:dateUtc="2026-09-22T16:16:00Z">
        <w:r>
          <w:rPr>
            <w:color w:val="000000"/>
          </w:rPr>
          <w:delText>Д.Дидро;</w:delText>
        </w:r>
      </w:del>
    </w:p>
    <w:p w14:paraId="5D2DC8A6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675" w:author="uzivatel" w:date="2026-09-22T12:16:00Z" w16du:dateUtc="2026-09-22T16:16:00Z"/>
          <w:color w:val="000000"/>
        </w:rPr>
      </w:pPr>
      <w:del w:id="676" w:author="uzivatel" w:date="2026-09-22T12:16:00Z" w16du:dateUtc="2026-09-22T16:16:00Z">
        <w:r>
          <w:rPr>
            <w:color w:val="000000"/>
          </w:rPr>
          <w:delText xml:space="preserve"> Вольтеру; </w:delText>
        </w:r>
      </w:del>
    </w:p>
    <w:p w14:paraId="40777301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677" w:author="uzivatel" w:date="2026-09-22T12:16:00Z" w16du:dateUtc="2026-09-22T16:16:00Z"/>
          <w:color w:val="000000"/>
        </w:rPr>
      </w:pPr>
      <w:del w:id="678" w:author="uzivatel" w:date="2026-09-22T12:16:00Z" w16du:dateUtc="2026-09-22T16:16:00Z">
        <w:r>
          <w:rPr>
            <w:color w:val="000000"/>
          </w:rPr>
          <w:delText>И. Кеплеру;</w:delText>
        </w:r>
      </w:del>
    </w:p>
    <w:p w14:paraId="4183BA04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679" w:author="uzivatel" w:date="2026-09-22T12:16:00Z" w16du:dateUtc="2026-09-22T16:16:00Z"/>
          <w:color w:val="000000"/>
        </w:rPr>
      </w:pPr>
      <w:del w:id="680" w:author="uzivatel" w:date="2026-09-22T12:16:00Z" w16du:dateUtc="2026-09-22T16:16:00Z">
        <w:r>
          <w:rPr>
            <w:color w:val="000000"/>
          </w:rPr>
          <w:delText>Н. Копернику.</w:delText>
        </w:r>
      </w:del>
    </w:p>
    <w:p w14:paraId="7583FE52" w14:textId="77777777" w:rsidR="00A16A04" w:rsidRDefault="00A16A04">
      <w:pPr>
        <w:rPr>
          <w:del w:id="681" w:author="uzivatel" w:date="2026-09-22T12:16:00Z" w16du:dateUtc="2026-09-22T16:16:00Z"/>
        </w:rPr>
      </w:pPr>
    </w:p>
    <w:p w14:paraId="63C08BF2" w14:textId="77777777" w:rsidR="00A16A04" w:rsidRDefault="00A16A04">
      <w:pPr>
        <w:rPr>
          <w:del w:id="682" w:author="uzivatel" w:date="2026-09-22T12:16:00Z" w16du:dateUtc="2026-09-22T16:16:00Z"/>
        </w:rPr>
      </w:pPr>
    </w:p>
    <w:p w14:paraId="6CC59C00" w14:textId="77777777" w:rsidR="00A16A04" w:rsidRDefault="00DF50C7">
      <w:pPr>
        <w:shd w:val="clear" w:color="auto" w:fill="FFFFFF"/>
        <w:rPr>
          <w:del w:id="683" w:author="uzivatel" w:date="2026-09-22T12:16:00Z" w16du:dateUtc="2026-09-22T16:16:00Z"/>
          <w:b/>
          <w:color w:val="000000"/>
        </w:rPr>
      </w:pPr>
      <w:del w:id="684" w:author="uzivatel" w:date="2026-09-22T12:16:00Z" w16du:dateUtc="2026-09-22T16:16:00Z">
        <w:r>
          <w:rPr>
            <w:color w:val="000000"/>
          </w:rPr>
          <w:delText xml:space="preserve">6.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73FEAB13" w14:textId="77777777" w:rsidR="00A16A04" w:rsidRDefault="00DF50C7">
      <w:pPr>
        <w:shd w:val="clear" w:color="auto" w:fill="FFFFFF"/>
        <w:rPr>
          <w:del w:id="685" w:author="uzivatel" w:date="2026-09-22T12:16:00Z" w16du:dateUtc="2026-09-22T16:16:00Z"/>
          <w:color w:val="000000"/>
        </w:rPr>
      </w:pPr>
      <w:del w:id="686" w:author="uzivatel" w:date="2026-09-22T12:16:00Z" w16du:dateUtc="2026-09-22T16:16:00Z">
        <w:r>
          <w:rPr>
            <w:color w:val="000000"/>
          </w:rPr>
          <w:delText>Основным, исходным положением какой-либо теории, учения, науки,</w:delText>
        </w:r>
        <w:r>
          <w:rPr>
            <w:color w:val="000000"/>
          </w:rPr>
          <w:br/>
          <w:delText>мировоззрения является (подчеркните правильный ответ):</w:delText>
        </w:r>
      </w:del>
    </w:p>
    <w:p w14:paraId="0BF5FA82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687" w:author="uzivatel" w:date="2026-09-22T12:16:00Z" w16du:dateUtc="2026-09-22T16:16:00Z"/>
          <w:color w:val="000000"/>
        </w:rPr>
      </w:pPr>
      <w:del w:id="688" w:author="uzivatel" w:date="2026-09-22T12:16:00Z" w16du:dateUtc="2026-09-22T16:16:00Z">
        <w:r>
          <w:rPr>
            <w:color w:val="000000"/>
          </w:rPr>
          <w:delText xml:space="preserve">синтез; </w:delText>
        </w:r>
      </w:del>
    </w:p>
    <w:p w14:paraId="7697F16A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689" w:author="uzivatel" w:date="2026-09-22T12:16:00Z" w16du:dateUtc="2026-09-22T16:16:00Z"/>
          <w:color w:val="000000"/>
        </w:rPr>
      </w:pPr>
      <w:del w:id="690" w:author="uzivatel" w:date="2026-09-22T12:16:00Z" w16du:dateUtc="2026-09-22T16:16:00Z">
        <w:r>
          <w:rPr>
            <w:color w:val="000000"/>
          </w:rPr>
          <w:delText xml:space="preserve">принцип; </w:delText>
        </w:r>
      </w:del>
    </w:p>
    <w:p w14:paraId="3E156572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691" w:author="uzivatel" w:date="2026-09-22T12:16:00Z" w16du:dateUtc="2026-09-22T16:16:00Z"/>
          <w:color w:val="000000"/>
        </w:rPr>
      </w:pPr>
      <w:del w:id="692" w:author="uzivatel" w:date="2026-09-22T12:16:00Z" w16du:dateUtc="2026-09-22T16:16:00Z">
        <w:r>
          <w:rPr>
            <w:color w:val="000000"/>
          </w:rPr>
          <w:delText xml:space="preserve">гипотеза; </w:delText>
        </w:r>
      </w:del>
    </w:p>
    <w:p w14:paraId="55E19C81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693" w:author="uzivatel" w:date="2026-09-22T12:16:00Z" w16du:dateUtc="2026-09-22T16:16:00Z"/>
          <w:color w:val="000000"/>
        </w:rPr>
      </w:pPr>
      <w:del w:id="694" w:author="uzivatel" w:date="2026-09-22T12:16:00Z" w16du:dateUtc="2026-09-22T16:16:00Z">
        <w:r>
          <w:rPr>
            <w:color w:val="000000"/>
          </w:rPr>
          <w:delText xml:space="preserve"> анализ; </w:delText>
        </w:r>
      </w:del>
    </w:p>
    <w:p w14:paraId="4B3DF5C0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695" w:author="uzivatel" w:date="2026-09-22T12:16:00Z" w16du:dateUtc="2026-09-22T16:16:00Z"/>
          <w:color w:val="000000"/>
        </w:rPr>
      </w:pPr>
      <w:del w:id="696" w:author="uzivatel" w:date="2026-09-22T12:16:00Z" w16du:dateUtc="2026-09-22T16:16:00Z">
        <w:r>
          <w:rPr>
            <w:color w:val="000000"/>
          </w:rPr>
          <w:delText>аспект;</w:delText>
        </w:r>
      </w:del>
    </w:p>
    <w:p w14:paraId="2309AE61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697" w:author="uzivatel" w:date="2026-09-22T12:16:00Z" w16du:dateUtc="2026-09-22T16:16:00Z"/>
          <w:color w:val="000000"/>
        </w:rPr>
      </w:pPr>
      <w:del w:id="698" w:author="uzivatel" w:date="2026-09-22T12:16:00Z" w16du:dateUtc="2026-09-22T16:16:00Z">
        <w:r>
          <w:rPr>
            <w:color w:val="000000"/>
          </w:rPr>
          <w:delText>проблема.</w:delText>
        </w:r>
      </w:del>
    </w:p>
    <w:p w14:paraId="45737ABB" w14:textId="77777777" w:rsidR="00A16A04" w:rsidRDefault="00A16A04">
      <w:pPr>
        <w:rPr>
          <w:del w:id="699" w:author="uzivatel" w:date="2026-09-22T12:16:00Z" w16du:dateUtc="2026-09-22T16:16:00Z"/>
        </w:rPr>
      </w:pPr>
    </w:p>
    <w:p w14:paraId="7A383A50" w14:textId="77777777" w:rsidR="00A16A04" w:rsidRDefault="00DF50C7">
      <w:pPr>
        <w:shd w:val="clear" w:color="auto" w:fill="FFFFFF"/>
        <w:rPr>
          <w:del w:id="700" w:author="uzivatel" w:date="2026-09-22T12:16:00Z" w16du:dateUtc="2026-09-22T16:16:00Z"/>
          <w:b/>
          <w:color w:val="000000"/>
        </w:rPr>
      </w:pPr>
      <w:del w:id="701" w:author="uzivatel" w:date="2026-09-22T12:16:00Z" w16du:dateUtc="2026-09-22T16:16:00Z">
        <w:r>
          <w:rPr>
            <w:color w:val="000000"/>
          </w:rPr>
          <w:delText xml:space="preserve">7.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5A21FBDB" w14:textId="77777777" w:rsidR="00A16A04" w:rsidRDefault="00DF50C7">
      <w:pPr>
        <w:shd w:val="clear" w:color="auto" w:fill="FFFFFF"/>
        <w:rPr>
          <w:del w:id="702" w:author="uzivatel" w:date="2026-09-22T12:16:00Z" w16du:dateUtc="2026-09-22T16:16:00Z"/>
          <w:color w:val="000000"/>
        </w:rPr>
      </w:pPr>
      <w:del w:id="703" w:author="uzivatel" w:date="2026-09-22T12:16:00Z" w16du:dateUtc="2026-09-22T16:16:00Z">
        <w:r>
          <w:rPr>
            <w:color w:val="000000"/>
          </w:rPr>
          <w:delText>Фраза «Теория - полководец, а факты ее солдаты» принадлежит</w:delText>
        </w:r>
        <w:r>
          <w:rPr>
            <w:color w:val="000000"/>
          </w:rPr>
          <w:br/>
          <w:delText>известному итальянскому ученому, архитектору, скульптору, живописцу</w:delText>
        </w:r>
        <w:r>
          <w:rPr>
            <w:color w:val="000000"/>
          </w:rPr>
          <w:br/>
          <w:delText>(подчеркните правильный ответ):</w:delText>
        </w:r>
      </w:del>
    </w:p>
    <w:p w14:paraId="64C7F6DE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04" w:author="uzivatel" w:date="2026-09-22T12:16:00Z" w16du:dateUtc="2026-09-22T16:16:00Z"/>
          <w:color w:val="000000"/>
        </w:rPr>
      </w:pPr>
      <w:del w:id="705" w:author="uzivatel" w:date="2026-09-22T12:16:00Z" w16du:dateUtc="2026-09-22T16:16:00Z">
        <w:r>
          <w:rPr>
            <w:color w:val="000000"/>
          </w:rPr>
          <w:delText xml:space="preserve">П. Тосканелли; </w:delText>
        </w:r>
      </w:del>
    </w:p>
    <w:p w14:paraId="66569B95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06" w:author="uzivatel" w:date="2026-09-22T12:16:00Z" w16du:dateUtc="2026-09-22T16:16:00Z"/>
          <w:color w:val="000000"/>
        </w:rPr>
      </w:pPr>
      <w:del w:id="707" w:author="uzivatel" w:date="2026-09-22T12:16:00Z" w16du:dateUtc="2026-09-22T16:16:00Z">
        <w:r>
          <w:rPr>
            <w:color w:val="000000"/>
          </w:rPr>
          <w:delText xml:space="preserve">Ф.Брунеллески; </w:delText>
        </w:r>
      </w:del>
    </w:p>
    <w:p w14:paraId="239B836A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08" w:author="uzivatel" w:date="2026-09-22T12:16:00Z" w16du:dateUtc="2026-09-22T16:16:00Z"/>
          <w:color w:val="000000"/>
        </w:rPr>
      </w:pPr>
      <w:del w:id="709" w:author="uzivatel" w:date="2026-09-22T12:16:00Z" w16du:dateUtc="2026-09-22T16:16:00Z">
        <w:r>
          <w:rPr>
            <w:color w:val="000000"/>
          </w:rPr>
          <w:delText xml:space="preserve">С.Боттичелли; </w:delText>
        </w:r>
      </w:del>
    </w:p>
    <w:p w14:paraId="200D3CA5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10" w:author="uzivatel" w:date="2026-09-22T12:16:00Z" w16du:dateUtc="2026-09-22T16:16:00Z"/>
          <w:color w:val="000000"/>
        </w:rPr>
      </w:pPr>
      <w:del w:id="711" w:author="uzivatel" w:date="2026-09-22T12:16:00Z" w16du:dateUtc="2026-09-22T16:16:00Z">
        <w:r>
          <w:rPr>
            <w:color w:val="000000"/>
          </w:rPr>
          <w:delText xml:space="preserve">Леонардо да Винчи; </w:delText>
        </w:r>
      </w:del>
    </w:p>
    <w:p w14:paraId="36DC5631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12" w:author="uzivatel" w:date="2026-09-22T12:16:00Z" w16du:dateUtc="2026-09-22T16:16:00Z"/>
          <w:color w:val="000000"/>
        </w:rPr>
      </w:pPr>
      <w:del w:id="713" w:author="uzivatel" w:date="2026-09-22T12:16:00Z" w16du:dateUtc="2026-09-22T16:16:00Z">
        <w:r>
          <w:rPr>
            <w:color w:val="000000"/>
          </w:rPr>
          <w:delText>Дж.Саккери;</w:delText>
        </w:r>
      </w:del>
    </w:p>
    <w:p w14:paraId="3DE35DE2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14" w:author="uzivatel" w:date="2026-09-22T12:16:00Z" w16du:dateUtc="2026-09-22T16:16:00Z"/>
          <w:color w:val="000000"/>
        </w:rPr>
      </w:pPr>
      <w:del w:id="715" w:author="uzivatel" w:date="2026-09-22T12:16:00Z" w16du:dateUtc="2026-09-22T16:16:00Z">
        <w:r>
          <w:rPr>
            <w:color w:val="000000"/>
          </w:rPr>
          <w:delText>К.А. Сен-Симону.</w:delText>
        </w:r>
      </w:del>
    </w:p>
    <w:p w14:paraId="569576E6" w14:textId="77777777" w:rsidR="00A16A04" w:rsidRDefault="00A16A04">
      <w:pPr>
        <w:jc w:val="both"/>
        <w:rPr>
          <w:del w:id="716" w:author="uzivatel" w:date="2026-09-22T12:16:00Z" w16du:dateUtc="2026-09-22T16:16:00Z"/>
          <w:b/>
          <w:i/>
        </w:rPr>
      </w:pPr>
    </w:p>
    <w:p w14:paraId="3EFF408D" w14:textId="77777777" w:rsidR="00A16A04" w:rsidRDefault="00A16A04">
      <w:pPr>
        <w:jc w:val="both"/>
        <w:rPr>
          <w:del w:id="717" w:author="uzivatel" w:date="2026-09-22T12:16:00Z" w16du:dateUtc="2026-09-22T16:16:00Z"/>
          <w:b/>
          <w:i/>
        </w:rPr>
      </w:pPr>
    </w:p>
    <w:p w14:paraId="615C49BF" w14:textId="77777777" w:rsidR="00A16A04" w:rsidRDefault="00DF50C7">
      <w:pPr>
        <w:jc w:val="both"/>
        <w:rPr>
          <w:del w:id="718" w:author="uzivatel" w:date="2026-09-22T12:16:00Z" w16du:dateUtc="2026-09-22T16:16:00Z"/>
          <w:b/>
          <w:i/>
        </w:rPr>
      </w:pPr>
      <w:del w:id="719" w:author="uzivatel" w:date="2026-09-22T12:16:00Z" w16du:dateUtc="2026-09-22T16:16:00Z">
        <w:r>
          <w:rPr>
            <w:b/>
            <w:i/>
          </w:rPr>
          <w:delText>Вариант 2</w:delText>
        </w:r>
      </w:del>
    </w:p>
    <w:p w14:paraId="2C860D23" w14:textId="77777777" w:rsidR="00A16A04" w:rsidRDefault="00DF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720" w:author="uzivatel" w:date="2026-09-22T12:16:00Z" w16du:dateUtc="2026-09-22T16:16:00Z"/>
          <w:b/>
          <w:color w:val="000000"/>
        </w:rPr>
      </w:pPr>
      <w:del w:id="721" w:author="uzivatel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2DB2CF02" w14:textId="77777777" w:rsidR="00A16A04" w:rsidRDefault="00DF50C7">
      <w:pPr>
        <w:shd w:val="clear" w:color="auto" w:fill="FFFFFF"/>
        <w:ind w:firstLine="695"/>
        <w:jc w:val="both"/>
        <w:rPr>
          <w:del w:id="722" w:author="uzivatel" w:date="2026-09-22T12:16:00Z" w16du:dateUtc="2026-09-22T16:16:00Z"/>
          <w:color w:val="000000"/>
        </w:rPr>
      </w:pPr>
      <w:del w:id="723" w:author="uzivatel" w:date="2026-09-22T12:16:00Z" w16du:dateUtc="2026-09-22T16:16:00Z">
        <w:r>
          <w:rPr>
            <w:color w:val="000000"/>
          </w:rPr>
          <w:delText>В практике научного предвидения существуют различные методы</w:delText>
        </w:r>
        <w:r>
          <w:rPr>
            <w:color w:val="000000"/>
          </w:rPr>
          <w:br/>
          <w:delText>оценки будущего состояния объекта. Их объединяют в три основные</w:delText>
        </w:r>
        <w:r>
          <w:rPr>
            <w:color w:val="000000"/>
          </w:rPr>
          <w:br/>
          <w:delText>группы):</w:delText>
        </w:r>
      </w:del>
    </w:p>
    <w:p w14:paraId="3FBC4AA8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24" w:author="uzivatel" w:date="2026-09-22T12:16:00Z" w16du:dateUtc="2026-09-22T16:16:00Z"/>
          <w:color w:val="000000"/>
        </w:rPr>
      </w:pPr>
      <w:del w:id="725" w:author="uzivatel" w:date="2026-09-22T12:16:00Z" w16du:dateUtc="2026-09-22T16:16:00Z">
        <w:r>
          <w:rPr>
            <w:color w:val="000000"/>
          </w:rPr>
          <w:delText>экстраполяция, экспертная оценка, моделирование;</w:delText>
        </w:r>
      </w:del>
    </w:p>
    <w:p w14:paraId="3588DB16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26" w:author="uzivatel" w:date="2026-09-22T12:16:00Z" w16du:dateUtc="2026-09-22T16:16:00Z"/>
          <w:color w:val="000000"/>
        </w:rPr>
      </w:pPr>
      <w:del w:id="727" w:author="uzivatel" w:date="2026-09-22T12:16:00Z" w16du:dateUtc="2026-09-22T16:16:00Z">
        <w:r>
          <w:rPr>
            <w:color w:val="000000"/>
          </w:rPr>
          <w:delText>наблюдение, сравнение, эксперимент;</w:delText>
        </w:r>
      </w:del>
    </w:p>
    <w:p w14:paraId="5E499C7A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28" w:author="uzivatel" w:date="2026-09-22T12:16:00Z" w16du:dateUtc="2026-09-22T16:16:00Z"/>
          <w:color w:val="000000"/>
        </w:rPr>
      </w:pPr>
      <w:del w:id="729" w:author="uzivatel" w:date="2026-09-22T12:16:00Z" w16du:dateUtc="2026-09-22T16:16:00Z">
        <w:r>
          <w:rPr>
            <w:color w:val="000000"/>
          </w:rPr>
          <w:delText>абстрагирование, анализ, индукция;</w:delText>
        </w:r>
      </w:del>
    </w:p>
    <w:p w14:paraId="4904EB15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30" w:author="uzivatel" w:date="2026-09-22T12:16:00Z" w16du:dateUtc="2026-09-22T16:16:00Z"/>
          <w:color w:val="000000"/>
        </w:rPr>
      </w:pPr>
      <w:del w:id="731" w:author="uzivatel" w:date="2026-09-22T12:16:00Z" w16du:dateUtc="2026-09-22T16:16:00Z">
        <w:r>
          <w:rPr>
            <w:color w:val="000000"/>
          </w:rPr>
          <w:delText>экстраполяция, дедукция, моделирование;</w:delText>
        </w:r>
      </w:del>
    </w:p>
    <w:p w14:paraId="5CBB5AA5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32" w:author="uzivatel" w:date="2026-09-22T12:16:00Z" w16du:dateUtc="2026-09-22T16:16:00Z"/>
          <w:color w:val="000000"/>
        </w:rPr>
      </w:pPr>
      <w:del w:id="733" w:author="uzivatel" w:date="2026-09-22T12:16:00Z" w16du:dateUtc="2026-09-22T16:16:00Z">
        <w:r>
          <w:rPr>
            <w:color w:val="000000"/>
          </w:rPr>
          <w:delText>интерполяция, индукция, дедукция</w:delText>
        </w:r>
      </w:del>
    </w:p>
    <w:p w14:paraId="1A9159DD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34" w:author="uzivatel" w:date="2026-09-22T12:16:00Z" w16du:dateUtc="2026-09-22T16:16:00Z"/>
          <w:color w:val="000000"/>
        </w:rPr>
      </w:pPr>
      <w:del w:id="735" w:author="uzivatel" w:date="2026-09-22T12:16:00Z" w16du:dateUtc="2026-09-22T16:16:00Z">
        <w:r>
          <w:rPr>
            <w:color w:val="000000"/>
          </w:rPr>
          <w:delText>экстраполяция, интерполяция, моделирование.</w:delText>
        </w:r>
      </w:del>
    </w:p>
    <w:p w14:paraId="553138AB" w14:textId="77777777" w:rsidR="00A16A04" w:rsidRDefault="00A16A04">
      <w:pPr>
        <w:rPr>
          <w:del w:id="736" w:author="uzivatel" w:date="2026-09-22T12:16:00Z" w16du:dateUtc="2026-09-22T16:16:00Z"/>
        </w:rPr>
      </w:pPr>
    </w:p>
    <w:p w14:paraId="5C57D99A" w14:textId="77777777" w:rsidR="00A16A04" w:rsidRDefault="00DF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737" w:author="uzivatel" w:date="2026-09-22T12:16:00Z" w16du:dateUtc="2026-09-22T16:16:00Z"/>
          <w:b/>
          <w:color w:val="000000"/>
        </w:rPr>
      </w:pPr>
      <w:del w:id="738" w:author="uzivatel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3143CED9" w14:textId="77777777" w:rsidR="00A16A04" w:rsidRDefault="00DF50C7">
      <w:pPr>
        <w:shd w:val="clear" w:color="auto" w:fill="FFFFFF"/>
        <w:rPr>
          <w:del w:id="739" w:author="uzivatel" w:date="2026-09-22T12:16:00Z" w16du:dateUtc="2026-09-22T16:16:00Z"/>
          <w:color w:val="000000"/>
        </w:rPr>
      </w:pPr>
      <w:del w:id="740" w:author="uzivatel" w:date="2026-09-22T12:16:00Z" w16du:dateUtc="2026-09-22T16:16:00Z">
        <w:r>
          <w:rPr>
            <w:color w:val="000000"/>
          </w:rPr>
          <w:delText>Синонимом научного исследования и методом исследования путем</w:delText>
        </w:r>
        <w:r>
          <w:rPr>
            <w:color w:val="000000"/>
          </w:rPr>
          <w:br/>
          <w:delText xml:space="preserve">разложения целого предмета на составные части является: </w:delText>
        </w:r>
      </w:del>
    </w:p>
    <w:p w14:paraId="116335E0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741" w:author="uzivatel" w:date="2026-09-22T12:16:00Z" w16du:dateUtc="2026-09-22T16:16:00Z"/>
          <w:color w:val="000000"/>
        </w:rPr>
      </w:pPr>
      <w:del w:id="742" w:author="uzivatel" w:date="2026-09-22T12:16:00Z" w16du:dateUtc="2026-09-22T16:16:00Z">
        <w:r>
          <w:rPr>
            <w:color w:val="000000"/>
          </w:rPr>
          <w:delText xml:space="preserve">синтез; </w:delText>
        </w:r>
      </w:del>
    </w:p>
    <w:p w14:paraId="26167A17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743" w:author="uzivatel" w:date="2026-09-22T12:16:00Z" w16du:dateUtc="2026-09-22T16:16:00Z"/>
          <w:color w:val="000000"/>
        </w:rPr>
      </w:pPr>
      <w:del w:id="744" w:author="uzivatel" w:date="2026-09-22T12:16:00Z" w16du:dateUtc="2026-09-22T16:16:00Z">
        <w:r>
          <w:rPr>
            <w:color w:val="000000"/>
          </w:rPr>
          <w:delText xml:space="preserve">абстрагирование </w:delText>
        </w:r>
      </w:del>
    </w:p>
    <w:p w14:paraId="4756822C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745" w:author="uzivatel" w:date="2026-09-22T12:16:00Z" w16du:dateUtc="2026-09-22T16:16:00Z"/>
          <w:color w:val="000000"/>
        </w:rPr>
      </w:pPr>
      <w:del w:id="746" w:author="uzivatel" w:date="2026-09-22T12:16:00Z" w16du:dateUtc="2026-09-22T16:16:00Z">
        <w:r>
          <w:rPr>
            <w:color w:val="000000"/>
          </w:rPr>
          <w:delText>детализация</w:delText>
        </w:r>
      </w:del>
    </w:p>
    <w:p w14:paraId="5CCCA634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747" w:author="uzivatel" w:date="2026-09-22T12:16:00Z" w16du:dateUtc="2026-09-22T16:16:00Z"/>
          <w:color w:val="000000"/>
        </w:rPr>
      </w:pPr>
      <w:del w:id="748" w:author="uzivatel" w:date="2026-09-22T12:16:00Z" w16du:dateUtc="2026-09-22T16:16:00Z">
        <w:r>
          <w:rPr>
            <w:color w:val="000000"/>
          </w:rPr>
          <w:delText xml:space="preserve">дефрагментация; </w:delText>
        </w:r>
      </w:del>
    </w:p>
    <w:p w14:paraId="3210F906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749" w:author="uzivatel" w:date="2026-09-22T12:16:00Z" w16du:dateUtc="2026-09-22T16:16:00Z"/>
          <w:color w:val="000000"/>
        </w:rPr>
      </w:pPr>
      <w:del w:id="750" w:author="uzivatel" w:date="2026-09-22T12:16:00Z" w16du:dateUtc="2026-09-22T16:16:00Z">
        <w:r>
          <w:rPr>
            <w:color w:val="000000"/>
          </w:rPr>
          <w:delText>формализация;</w:delText>
        </w:r>
      </w:del>
    </w:p>
    <w:p w14:paraId="502E36BE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751" w:author="uzivatel" w:date="2026-09-22T12:16:00Z" w16du:dateUtc="2026-09-22T16:16:00Z"/>
          <w:color w:val="000000"/>
        </w:rPr>
      </w:pPr>
      <w:del w:id="752" w:author="uzivatel" w:date="2026-09-22T12:16:00Z" w16du:dateUtc="2026-09-22T16:16:00Z">
        <w:r>
          <w:rPr>
            <w:color w:val="000000"/>
          </w:rPr>
          <w:delText xml:space="preserve"> анализ.</w:delText>
        </w:r>
      </w:del>
    </w:p>
    <w:p w14:paraId="17F6EF84" w14:textId="77777777" w:rsidR="00A16A04" w:rsidRDefault="00A16A04">
      <w:pPr>
        <w:shd w:val="clear" w:color="auto" w:fill="FFFFFF"/>
        <w:rPr>
          <w:del w:id="753" w:author="uzivatel" w:date="2026-09-22T12:16:00Z" w16du:dateUtc="2026-09-22T16:16:00Z"/>
        </w:rPr>
      </w:pPr>
    </w:p>
    <w:p w14:paraId="774F6248" w14:textId="77777777" w:rsidR="00A16A04" w:rsidRDefault="00DF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754" w:author="uzivatel" w:date="2026-09-22T12:16:00Z" w16du:dateUtc="2026-09-22T16:16:00Z"/>
          <w:b/>
          <w:color w:val="000000"/>
        </w:rPr>
      </w:pPr>
      <w:del w:id="755" w:author="uzivatel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3B7A615D" w14:textId="77777777" w:rsidR="00A16A04" w:rsidRDefault="00DF50C7">
      <w:pPr>
        <w:shd w:val="clear" w:color="auto" w:fill="FFFFFF"/>
        <w:rPr>
          <w:del w:id="756" w:author="uzivatel" w:date="2026-09-22T12:16:00Z" w16du:dateUtc="2026-09-22T16:16:00Z"/>
        </w:rPr>
      </w:pPr>
      <w:del w:id="757" w:author="uzivatel" w:date="2026-09-22T12:16:00Z" w16du:dateUtc="2026-09-22T16:16:00Z">
        <w:r>
          <w:delText>Существуют различные методы исследования. Методы бывают:</w:delText>
        </w:r>
      </w:del>
    </w:p>
    <w:p w14:paraId="60F5F457" w14:textId="77777777" w:rsidR="00A16A04" w:rsidRDefault="00DF50C7">
      <w:pPr>
        <w:numPr>
          <w:ilvl w:val="0"/>
          <w:numId w:val="6"/>
        </w:numPr>
        <w:shd w:val="clear" w:color="auto" w:fill="FFFFFF"/>
        <w:ind w:left="0"/>
        <w:rPr>
          <w:del w:id="758" w:author="uzivatel" w:date="2026-09-22T12:16:00Z" w16du:dateUtc="2026-09-22T16:16:00Z"/>
        </w:rPr>
      </w:pPr>
      <w:del w:id="759" w:author="uzivatel" w:date="2026-09-22T12:16:00Z" w16du:dateUtc="2026-09-22T16:16:00Z">
        <w:r>
          <w:delText>эмпирические;</w:delText>
        </w:r>
      </w:del>
    </w:p>
    <w:p w14:paraId="56AB995A" w14:textId="77777777" w:rsidR="00A16A04" w:rsidRDefault="00DF50C7">
      <w:pPr>
        <w:numPr>
          <w:ilvl w:val="0"/>
          <w:numId w:val="6"/>
        </w:numPr>
        <w:shd w:val="clear" w:color="auto" w:fill="FFFFFF"/>
        <w:ind w:left="0"/>
        <w:rPr>
          <w:del w:id="760" w:author="uzivatel" w:date="2026-09-22T12:16:00Z" w16du:dateUtc="2026-09-22T16:16:00Z"/>
        </w:rPr>
      </w:pPr>
      <w:del w:id="761" w:author="uzivatel" w:date="2026-09-22T12:16:00Z" w16du:dateUtc="2026-09-22T16:16:00Z">
        <w:r>
          <w:delText>общие;</w:delText>
        </w:r>
      </w:del>
    </w:p>
    <w:p w14:paraId="1026F32E" w14:textId="77777777" w:rsidR="00A16A04" w:rsidRDefault="00DF50C7">
      <w:pPr>
        <w:numPr>
          <w:ilvl w:val="0"/>
          <w:numId w:val="6"/>
        </w:numPr>
        <w:shd w:val="clear" w:color="auto" w:fill="FFFFFF"/>
        <w:ind w:left="0"/>
        <w:rPr>
          <w:del w:id="762" w:author="uzivatel" w:date="2026-09-22T12:16:00Z" w16du:dateUtc="2026-09-22T16:16:00Z"/>
        </w:rPr>
      </w:pPr>
      <w:del w:id="763" w:author="uzivatel" w:date="2026-09-22T12:16:00Z" w16du:dateUtc="2026-09-22T16:16:00Z">
        <w:r>
          <w:delText>лабораторные;</w:delText>
        </w:r>
      </w:del>
    </w:p>
    <w:p w14:paraId="414BEB40" w14:textId="77777777" w:rsidR="00A16A04" w:rsidRDefault="00DF50C7">
      <w:pPr>
        <w:numPr>
          <w:ilvl w:val="0"/>
          <w:numId w:val="7"/>
        </w:numPr>
        <w:shd w:val="clear" w:color="auto" w:fill="FFFFFF"/>
        <w:ind w:left="0"/>
        <w:rPr>
          <w:del w:id="764" w:author="uzivatel" w:date="2026-09-22T12:16:00Z" w16du:dateUtc="2026-09-22T16:16:00Z"/>
        </w:rPr>
      </w:pPr>
      <w:del w:id="765" w:author="uzivatel" w:date="2026-09-22T12:16:00Z" w16du:dateUtc="2026-09-22T16:16:00Z">
        <w:r>
          <w:delText>теоретические;</w:delText>
        </w:r>
      </w:del>
    </w:p>
    <w:p w14:paraId="188CD14A" w14:textId="77777777" w:rsidR="00A16A04" w:rsidRDefault="00DF50C7">
      <w:pPr>
        <w:numPr>
          <w:ilvl w:val="0"/>
          <w:numId w:val="7"/>
        </w:numPr>
        <w:shd w:val="clear" w:color="auto" w:fill="FFFFFF"/>
        <w:ind w:left="0"/>
        <w:rPr>
          <w:del w:id="766" w:author="uzivatel" w:date="2026-09-22T12:16:00Z" w16du:dateUtc="2026-09-22T16:16:00Z"/>
        </w:rPr>
      </w:pPr>
      <w:del w:id="767" w:author="uzivatel" w:date="2026-09-22T12:16:00Z" w16du:dateUtc="2026-09-22T16:16:00Z">
        <w:r>
          <w:delText>специфические</w:delText>
        </w:r>
      </w:del>
    </w:p>
    <w:p w14:paraId="6D45D1F5" w14:textId="77777777" w:rsidR="00A16A04" w:rsidRDefault="00DF50C7">
      <w:pPr>
        <w:numPr>
          <w:ilvl w:val="0"/>
          <w:numId w:val="7"/>
        </w:numPr>
        <w:shd w:val="clear" w:color="auto" w:fill="FFFFFF"/>
        <w:ind w:left="0"/>
        <w:rPr>
          <w:del w:id="768" w:author="uzivatel" w:date="2026-09-22T12:16:00Z" w16du:dateUtc="2026-09-22T16:16:00Z"/>
        </w:rPr>
      </w:pPr>
      <w:del w:id="769" w:author="uzivatel" w:date="2026-09-22T12:16:00Z" w16du:dateUtc="2026-09-22T16:16:00Z">
        <w:r>
          <w:delText>прикладные.</w:delText>
        </w:r>
      </w:del>
    </w:p>
    <w:p w14:paraId="2A94882F" w14:textId="77777777" w:rsidR="00A16A04" w:rsidRDefault="00A16A04">
      <w:pPr>
        <w:shd w:val="clear" w:color="auto" w:fill="FFFFFF"/>
        <w:rPr>
          <w:del w:id="770" w:author="uzivatel" w:date="2026-09-22T12:16:00Z" w16du:dateUtc="2026-09-22T16:16:00Z"/>
          <w:color w:val="000000"/>
        </w:rPr>
      </w:pPr>
    </w:p>
    <w:p w14:paraId="1F39475F" w14:textId="77777777" w:rsidR="00A16A04" w:rsidRDefault="00DF50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771" w:author="uzivatel" w:date="2026-09-22T12:16:00Z" w16du:dateUtc="2026-09-22T16:16:00Z"/>
          <w:b/>
          <w:color w:val="000000"/>
        </w:rPr>
      </w:pPr>
      <w:del w:id="772" w:author="uzivatel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7373C83F" w14:textId="77777777" w:rsidR="00A16A04" w:rsidRDefault="00DF50C7">
      <w:pPr>
        <w:shd w:val="clear" w:color="auto" w:fill="FFFFFF"/>
        <w:rPr>
          <w:del w:id="773" w:author="uzivatel" w:date="2026-09-22T12:16:00Z" w16du:dateUtc="2026-09-22T16:16:00Z"/>
          <w:color w:val="000000"/>
        </w:rPr>
      </w:pPr>
      <w:del w:id="774" w:author="uzivatel" w:date="2026-09-22T12:16:00Z" w16du:dateUtc="2026-09-22T16:16:00Z">
        <w:r>
          <w:rPr>
            <w:color w:val="000000"/>
          </w:rPr>
          <w:delText>Слово «метод» происходит от греческого «methodos», что означает:</w:delText>
        </w:r>
      </w:del>
    </w:p>
    <w:p w14:paraId="3BD616B1" w14:textId="77777777" w:rsidR="00A16A04" w:rsidRDefault="00DF50C7">
      <w:pPr>
        <w:numPr>
          <w:ilvl w:val="0"/>
          <w:numId w:val="8"/>
        </w:numPr>
        <w:shd w:val="clear" w:color="auto" w:fill="FFFFFF"/>
        <w:ind w:left="0"/>
        <w:rPr>
          <w:del w:id="775" w:author="uzivatel" w:date="2026-09-22T12:16:00Z" w16du:dateUtc="2026-09-22T16:16:00Z"/>
          <w:color w:val="000000"/>
        </w:rPr>
      </w:pPr>
      <w:del w:id="776" w:author="uzivatel" w:date="2026-09-22T12:16:00Z" w16du:dateUtc="2026-09-22T16:16:00Z">
        <w:r>
          <w:rPr>
            <w:color w:val="000000"/>
          </w:rPr>
          <w:delText>путь исследования, теория,</w:delText>
        </w:r>
        <w:r>
          <w:rPr>
            <w:color w:val="000000"/>
          </w:rPr>
          <w:br/>
          <w:delText>учение;</w:delText>
        </w:r>
      </w:del>
    </w:p>
    <w:p w14:paraId="1F315D3E" w14:textId="77777777" w:rsidR="00A16A04" w:rsidRDefault="00DF50C7">
      <w:pPr>
        <w:numPr>
          <w:ilvl w:val="0"/>
          <w:numId w:val="8"/>
        </w:numPr>
        <w:shd w:val="clear" w:color="auto" w:fill="FFFFFF"/>
        <w:ind w:left="0"/>
        <w:rPr>
          <w:del w:id="777" w:author="uzivatel" w:date="2026-09-22T12:16:00Z" w16du:dateUtc="2026-09-22T16:16:00Z"/>
          <w:color w:val="000000"/>
        </w:rPr>
      </w:pPr>
      <w:del w:id="778" w:author="uzivatel" w:date="2026-09-22T12:16:00Z" w16du:dateUtc="2026-09-22T16:16:00Z">
        <w:r>
          <w:rPr>
            <w:color w:val="000000"/>
          </w:rPr>
          <w:delText>эссенциальность, объективнаяистинность;</w:delText>
        </w:r>
      </w:del>
    </w:p>
    <w:p w14:paraId="43D2DE4D" w14:textId="77777777" w:rsidR="00A16A04" w:rsidRDefault="00DF50C7">
      <w:pPr>
        <w:shd w:val="clear" w:color="auto" w:fill="FFFFFF"/>
        <w:ind w:hanging="360"/>
        <w:rPr>
          <w:del w:id="779" w:author="uzivatel" w:date="2026-09-22T12:16:00Z" w16du:dateUtc="2026-09-22T16:16:00Z"/>
          <w:color w:val="000000"/>
        </w:rPr>
      </w:pPr>
      <w:del w:id="780" w:author="uzivatel" w:date="2026-09-22T12:16:00Z" w16du:dateUtc="2026-09-22T16:16:00Z">
        <w:r>
          <w:rPr>
            <w:color w:val="000000"/>
          </w:rPr>
          <w:delText>3) метаязык, язык, средствами</w:delText>
        </w:r>
        <w:r>
          <w:rPr>
            <w:color w:val="000000"/>
          </w:rPr>
          <w:br/>
          <w:delText>которого описываются</w:delText>
        </w:r>
        <w:r>
          <w:rPr>
            <w:color w:val="000000"/>
          </w:rPr>
          <w:br/>
          <w:delText>свойства другого языка;</w:delText>
        </w:r>
      </w:del>
    </w:p>
    <w:p w14:paraId="0BA71474" w14:textId="77777777" w:rsidR="00A16A04" w:rsidRDefault="00DF50C7">
      <w:pPr>
        <w:shd w:val="clear" w:color="auto" w:fill="FFFFFF"/>
        <w:ind w:hanging="426"/>
        <w:rPr>
          <w:del w:id="781" w:author="uzivatel" w:date="2026-09-22T12:16:00Z" w16du:dateUtc="2026-09-22T16:16:00Z"/>
          <w:color w:val="000000"/>
        </w:rPr>
      </w:pPr>
      <w:del w:id="782" w:author="uzivatel" w:date="2026-09-22T12:16:00Z" w16du:dateUtc="2026-09-22T16:16:00Z">
        <w:r>
          <w:rPr>
            <w:color w:val="000000"/>
          </w:rPr>
          <w:delText>4) методология, организация</w:delText>
        </w:r>
      </w:del>
    </w:p>
    <w:p w14:paraId="23C86FDF" w14:textId="77777777" w:rsidR="00A16A04" w:rsidRDefault="00DF50C7">
      <w:pPr>
        <w:shd w:val="clear" w:color="auto" w:fill="FFFFFF"/>
        <w:ind w:hanging="426"/>
        <w:rPr>
          <w:del w:id="783" w:author="uzivatel" w:date="2026-09-22T12:16:00Z" w16du:dateUtc="2026-09-22T16:16:00Z"/>
          <w:color w:val="000000"/>
        </w:rPr>
      </w:pPr>
      <w:del w:id="784" w:author="uzivatel" w:date="2026-09-22T12:16:00Z" w16du:dateUtc="2026-09-22T16:16:00Z">
        <w:r>
          <w:rPr>
            <w:color w:val="000000"/>
          </w:rPr>
          <w:delText>исследования;</w:delText>
        </w:r>
      </w:del>
    </w:p>
    <w:p w14:paraId="5B788DA9" w14:textId="77777777" w:rsidR="00A16A04" w:rsidRDefault="00DF50C7">
      <w:pPr>
        <w:shd w:val="clear" w:color="auto" w:fill="FFFFFF"/>
        <w:ind w:hanging="426"/>
        <w:rPr>
          <w:del w:id="785" w:author="uzivatel" w:date="2026-09-22T12:16:00Z" w16du:dateUtc="2026-09-22T16:16:00Z"/>
          <w:color w:val="000000"/>
        </w:rPr>
      </w:pPr>
      <w:del w:id="786" w:author="uzivatel" w:date="2026-09-22T12:16:00Z" w16du:dateUtc="2026-09-22T16:16:00Z">
        <w:r>
          <w:rPr>
            <w:color w:val="000000"/>
          </w:rPr>
          <w:delText>3) общезначимость, способность к предсказанию;</w:delText>
        </w:r>
      </w:del>
    </w:p>
    <w:p w14:paraId="3ADF6975" w14:textId="77777777" w:rsidR="00A16A04" w:rsidRDefault="00DF50C7">
      <w:pPr>
        <w:shd w:val="clear" w:color="auto" w:fill="FFFFFF"/>
        <w:ind w:hanging="426"/>
        <w:rPr>
          <w:del w:id="787" w:author="uzivatel" w:date="2026-09-22T12:16:00Z" w16du:dateUtc="2026-09-22T16:16:00Z"/>
          <w:color w:val="000000"/>
        </w:rPr>
      </w:pPr>
      <w:del w:id="788" w:author="uzivatel" w:date="2026-09-22T12:16:00Z" w16du:dateUtc="2026-09-22T16:16:00Z">
        <w:r>
          <w:rPr>
            <w:color w:val="000000"/>
          </w:rPr>
          <w:delText>4) обоснованность, системность,точность.</w:delText>
        </w:r>
      </w:del>
    </w:p>
    <w:p w14:paraId="27DD77E9" w14:textId="77777777" w:rsidR="00A16A04" w:rsidRDefault="00A16A04">
      <w:pPr>
        <w:shd w:val="clear" w:color="auto" w:fill="FFFFFF"/>
        <w:ind w:hanging="426"/>
        <w:rPr>
          <w:del w:id="789" w:author="uzivatel" w:date="2026-09-22T12:16:00Z" w16du:dateUtc="2026-09-22T16:16:00Z"/>
          <w:color w:val="000000"/>
        </w:rPr>
      </w:pPr>
    </w:p>
    <w:p w14:paraId="764DE747" w14:textId="77777777" w:rsidR="00A16A04" w:rsidRDefault="00DF50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790" w:author="uzivatel" w:date="2026-09-22T12:16:00Z" w16du:dateUtc="2026-09-22T16:16:00Z"/>
          <w:b/>
          <w:color w:val="000000"/>
        </w:rPr>
      </w:pPr>
      <w:del w:id="791" w:author="uzivatel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25AE937E" w14:textId="77777777" w:rsidR="00A16A04" w:rsidRDefault="00DF50C7">
      <w:pPr>
        <w:shd w:val="clear" w:color="auto" w:fill="FFFFFF"/>
        <w:ind w:hanging="426"/>
        <w:rPr>
          <w:del w:id="792" w:author="uzivatel" w:date="2026-09-22T12:16:00Z" w16du:dateUtc="2026-09-22T16:16:00Z"/>
          <w:color w:val="000000"/>
        </w:rPr>
      </w:pPr>
      <w:del w:id="793" w:author="uzivatel" w:date="2026-09-22T12:16:00Z" w16du:dateUtc="2026-09-22T16:16:00Z">
        <w:r>
          <w:rPr>
            <w:color w:val="000000"/>
          </w:rPr>
          <w:delText xml:space="preserve"> «На свете есть вещи поважнее самых прекрасных открытий – это знание метода, которым они были сделаны» - сказал известный немецкий философ :</w:delText>
        </w:r>
      </w:del>
    </w:p>
    <w:p w14:paraId="355D16A0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794" w:author="uzivatel" w:date="2026-09-22T12:16:00Z" w16du:dateUtc="2026-09-22T16:16:00Z"/>
          <w:color w:val="000000"/>
        </w:rPr>
      </w:pPr>
      <w:del w:id="795" w:author="uzivatel" w:date="2026-09-22T12:16:00Z" w16du:dateUtc="2026-09-22T16:16:00Z">
        <w:r>
          <w:rPr>
            <w:color w:val="000000"/>
          </w:rPr>
          <w:delText xml:space="preserve">К. Маркс; </w:delText>
        </w:r>
      </w:del>
    </w:p>
    <w:p w14:paraId="4F39C766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796" w:author="uzivatel" w:date="2026-09-22T12:16:00Z" w16du:dateUtc="2026-09-22T16:16:00Z"/>
          <w:color w:val="000000"/>
        </w:rPr>
      </w:pPr>
      <w:del w:id="797" w:author="uzivatel" w:date="2026-09-22T12:16:00Z" w16du:dateUtc="2026-09-22T16:16:00Z">
        <w:r>
          <w:rPr>
            <w:color w:val="000000"/>
          </w:rPr>
          <w:delText xml:space="preserve">Д. Дидро; </w:delText>
        </w:r>
      </w:del>
    </w:p>
    <w:p w14:paraId="76A374A2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798" w:author="uzivatel" w:date="2026-09-22T12:16:00Z" w16du:dateUtc="2026-09-22T16:16:00Z"/>
          <w:color w:val="000000"/>
        </w:rPr>
      </w:pPr>
      <w:del w:id="799" w:author="uzivatel" w:date="2026-09-22T12:16:00Z" w16du:dateUtc="2026-09-22T16:16:00Z">
        <w:r>
          <w:rPr>
            <w:color w:val="000000"/>
          </w:rPr>
          <w:delText xml:space="preserve">Ф.Ницше; </w:delText>
        </w:r>
      </w:del>
    </w:p>
    <w:p w14:paraId="77BE7039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800" w:author="uzivatel" w:date="2026-09-22T12:16:00Z" w16du:dateUtc="2026-09-22T16:16:00Z"/>
          <w:color w:val="000000"/>
        </w:rPr>
      </w:pPr>
      <w:del w:id="801" w:author="uzivatel" w:date="2026-09-22T12:16:00Z" w16du:dateUtc="2026-09-22T16:16:00Z">
        <w:r>
          <w:rPr>
            <w:color w:val="000000"/>
          </w:rPr>
          <w:delText xml:space="preserve">Л.Фейербах; </w:delText>
        </w:r>
      </w:del>
    </w:p>
    <w:p w14:paraId="5FE420D5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802" w:author="uzivatel" w:date="2026-09-22T12:16:00Z" w16du:dateUtc="2026-09-22T16:16:00Z"/>
          <w:color w:val="000000"/>
        </w:rPr>
      </w:pPr>
      <w:del w:id="803" w:author="uzivatel" w:date="2026-09-22T12:16:00Z" w16du:dateUtc="2026-09-22T16:16:00Z">
        <w:r>
          <w:rPr>
            <w:color w:val="000000"/>
          </w:rPr>
          <w:delText>Г.Лейбниц;</w:delText>
        </w:r>
      </w:del>
    </w:p>
    <w:p w14:paraId="4DCC7B65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804" w:author="uzivatel" w:date="2026-09-22T12:16:00Z" w16du:dateUtc="2026-09-22T16:16:00Z"/>
          <w:color w:val="000000"/>
        </w:rPr>
      </w:pPr>
      <w:del w:id="805" w:author="uzivatel" w:date="2026-09-22T12:16:00Z" w16du:dateUtc="2026-09-22T16:16:00Z">
        <w:r>
          <w:rPr>
            <w:color w:val="000000"/>
          </w:rPr>
          <w:delText>Д.Менделеев.</w:delText>
        </w:r>
      </w:del>
    </w:p>
    <w:p w14:paraId="38A6C0BC" w14:textId="77777777" w:rsidR="00A16A04" w:rsidRDefault="00A16A0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806" w:author="uzivatel" w:date="2026-09-22T12:16:00Z" w16du:dateUtc="2026-09-22T16:16:00Z"/>
          <w:b/>
          <w:color w:val="000000"/>
        </w:rPr>
      </w:pPr>
    </w:p>
    <w:p w14:paraId="703CCD7A" w14:textId="77777777" w:rsidR="00A16A04" w:rsidRDefault="00DF50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807" w:author="uzivatel" w:date="2026-09-22T12:16:00Z" w16du:dateUtc="2026-09-22T16:16:00Z"/>
          <w:b/>
          <w:color w:val="000000"/>
        </w:rPr>
      </w:pPr>
      <w:del w:id="808" w:author="uzivatel" w:date="2026-09-22T12:16:00Z" w16du:dateUtc="2026-09-22T16:16:00Z">
        <w:r>
          <w:rPr>
            <w:b/>
            <w:color w:val="000000"/>
          </w:rPr>
          <w:delText>6.Выберите правильный вариант ответа.</w:delText>
        </w:r>
      </w:del>
    </w:p>
    <w:p w14:paraId="67A3B1B6" w14:textId="77777777" w:rsidR="00A16A04" w:rsidRDefault="00DF50C7">
      <w:pPr>
        <w:shd w:val="clear" w:color="auto" w:fill="FFFFFF"/>
        <w:rPr>
          <w:del w:id="809" w:author="uzivatel" w:date="2026-09-22T12:16:00Z" w16du:dateUtc="2026-09-22T16:16:00Z"/>
          <w:color w:val="000000"/>
        </w:rPr>
      </w:pPr>
      <w:del w:id="810" w:author="uzivatel" w:date="2026-09-22T12:16:00Z" w16du:dateUtc="2026-09-22T16:16:00Z">
        <w:r>
          <w:rPr>
            <w:color w:val="000000"/>
          </w:rPr>
          <w:delText>Методологические подходы к исследованию социальных объектов</w:delText>
        </w:r>
        <w:r>
          <w:rPr>
            <w:color w:val="000000"/>
          </w:rPr>
          <w:br/>
          <w:delText>разнообразны. Из них можно выделить две крайние позиции:</w:delText>
        </w:r>
      </w:del>
    </w:p>
    <w:p w14:paraId="0DE57EA5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11" w:author="uzivatel" w:date="2026-09-22T12:16:00Z" w16du:dateUtc="2026-09-22T16:16:00Z"/>
          <w:color w:val="000000"/>
        </w:rPr>
      </w:pPr>
      <w:del w:id="812" w:author="uzivatel" w:date="2026-09-22T12:16:00Z" w16du:dateUtc="2026-09-22T16:16:00Z">
        <w:r>
          <w:rPr>
            <w:color w:val="000000"/>
          </w:rPr>
          <w:delText>индукция - дедукция;</w:delText>
        </w:r>
      </w:del>
    </w:p>
    <w:p w14:paraId="38382628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13" w:author="uzivatel" w:date="2026-09-22T12:16:00Z" w16du:dateUtc="2026-09-22T16:16:00Z"/>
          <w:color w:val="000000"/>
        </w:rPr>
      </w:pPr>
      <w:del w:id="814" w:author="uzivatel" w:date="2026-09-22T12:16:00Z" w16du:dateUtc="2026-09-22T16:16:00Z">
        <w:r>
          <w:rPr>
            <w:color w:val="000000"/>
          </w:rPr>
          <w:delText xml:space="preserve">закономерность - случайность; </w:delText>
        </w:r>
      </w:del>
    </w:p>
    <w:p w14:paraId="5D1C986F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15" w:author="uzivatel" w:date="2026-09-22T12:16:00Z" w16du:dateUtc="2026-09-22T16:16:00Z"/>
          <w:color w:val="000000"/>
        </w:rPr>
      </w:pPr>
      <w:del w:id="816" w:author="uzivatel" w:date="2026-09-22T12:16:00Z" w16du:dateUtc="2026-09-22T16:16:00Z">
        <w:r>
          <w:rPr>
            <w:color w:val="000000"/>
          </w:rPr>
          <w:delText xml:space="preserve">социальность - асоциальность; </w:delText>
        </w:r>
      </w:del>
    </w:p>
    <w:p w14:paraId="2D10B43D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17" w:author="uzivatel" w:date="2026-09-22T12:16:00Z" w16du:dateUtc="2026-09-22T16:16:00Z"/>
          <w:color w:val="000000"/>
        </w:rPr>
      </w:pPr>
      <w:del w:id="818" w:author="uzivatel" w:date="2026-09-22T12:16:00Z" w16du:dateUtc="2026-09-22T16:16:00Z">
        <w:r>
          <w:rPr>
            <w:color w:val="000000"/>
          </w:rPr>
          <w:delText>конструктивность – деструктивность;</w:delText>
        </w:r>
      </w:del>
    </w:p>
    <w:p w14:paraId="74DF60CC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19" w:author="uzivatel" w:date="2026-09-22T12:16:00Z" w16du:dateUtc="2026-09-22T16:16:00Z"/>
          <w:color w:val="000000"/>
        </w:rPr>
      </w:pPr>
      <w:del w:id="820" w:author="uzivatel" w:date="2026-09-22T12:16:00Z" w16du:dateUtc="2026-09-22T16:16:00Z">
        <w:r>
          <w:rPr>
            <w:color w:val="000000"/>
          </w:rPr>
          <w:delText xml:space="preserve"> натуралистика - гуманитаристика;</w:delText>
        </w:r>
      </w:del>
    </w:p>
    <w:p w14:paraId="38916DBE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21" w:author="uzivatel" w:date="2026-09-22T12:16:00Z" w16du:dateUtc="2026-09-22T16:16:00Z"/>
          <w:color w:val="000000"/>
        </w:rPr>
      </w:pPr>
      <w:del w:id="822" w:author="uzivatel" w:date="2026-09-22T12:16:00Z" w16du:dateUtc="2026-09-22T16:16:00Z">
        <w:r>
          <w:rPr>
            <w:color w:val="000000"/>
          </w:rPr>
          <w:delText xml:space="preserve"> объективность —конструктивность.</w:delText>
        </w:r>
      </w:del>
    </w:p>
    <w:p w14:paraId="3E2BE0A0" w14:textId="77777777" w:rsidR="00A16A04" w:rsidRDefault="00A16A04">
      <w:pPr>
        <w:shd w:val="clear" w:color="auto" w:fill="FFFFFF"/>
        <w:rPr>
          <w:del w:id="823" w:author="uzivatel" w:date="2026-09-22T12:16:00Z" w16du:dateUtc="2026-09-22T16:16:00Z"/>
          <w:color w:val="000000"/>
        </w:rPr>
      </w:pPr>
    </w:p>
    <w:p w14:paraId="3455225B" w14:textId="77777777" w:rsidR="00A16A04" w:rsidRDefault="00DF50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/>
        <w:rPr>
          <w:del w:id="824" w:author="uzivatel" w:date="2026-09-22T12:16:00Z" w16du:dateUtc="2026-09-22T16:16:00Z"/>
          <w:b/>
          <w:color w:val="000000"/>
        </w:rPr>
      </w:pPr>
      <w:del w:id="825" w:author="uzivatel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4113DACB" w14:textId="77777777" w:rsidR="00A16A04" w:rsidRDefault="00DF50C7">
      <w:pPr>
        <w:shd w:val="clear" w:color="auto" w:fill="FFFFFF"/>
        <w:rPr>
          <w:del w:id="826" w:author="uzivatel" w:date="2026-09-22T12:16:00Z" w16du:dateUtc="2026-09-22T16:16:00Z"/>
          <w:color w:val="000000"/>
        </w:rPr>
      </w:pPr>
      <w:del w:id="827" w:author="uzivatel" w:date="2026-09-22T12:16:00Z" w16du:dateUtc="2026-09-22T16:16:00Z">
        <w:r>
          <w:rPr>
            <w:color w:val="000000"/>
          </w:rPr>
          <w:delText xml:space="preserve"> Метод исследования и способ рассуждения, в котором общий вывод</w:delText>
        </w:r>
        <w:r>
          <w:rPr>
            <w:color w:val="000000"/>
          </w:rPr>
          <w:br/>
          <w:delText>строится на основе частных посылок, это (подчеркните правильный ответ):</w:delText>
        </w:r>
      </w:del>
    </w:p>
    <w:p w14:paraId="31BD8081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828" w:author="uzivatel" w:date="2026-09-22T12:16:00Z" w16du:dateUtc="2026-09-22T16:16:00Z"/>
          <w:color w:val="000000"/>
        </w:rPr>
      </w:pPr>
      <w:del w:id="829" w:author="uzivatel" w:date="2026-09-22T12:16:00Z" w16du:dateUtc="2026-09-22T16:16:00Z">
        <w:r>
          <w:rPr>
            <w:color w:val="000000"/>
          </w:rPr>
          <w:delText xml:space="preserve">интуиция; </w:delText>
        </w:r>
      </w:del>
    </w:p>
    <w:p w14:paraId="4DF797C6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830" w:author="uzivatel" w:date="2026-09-22T12:16:00Z" w16du:dateUtc="2026-09-22T16:16:00Z"/>
          <w:color w:val="000000"/>
        </w:rPr>
      </w:pPr>
      <w:del w:id="831" w:author="uzivatel" w:date="2026-09-22T12:16:00Z" w16du:dateUtc="2026-09-22T16:16:00Z">
        <w:r>
          <w:rPr>
            <w:color w:val="000000"/>
          </w:rPr>
          <w:delText xml:space="preserve">идея; </w:delText>
        </w:r>
      </w:del>
    </w:p>
    <w:p w14:paraId="2E8668A3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832" w:author="uzivatel" w:date="2026-09-22T12:16:00Z" w16du:dateUtc="2026-09-22T16:16:00Z"/>
          <w:color w:val="000000"/>
        </w:rPr>
      </w:pPr>
      <w:del w:id="833" w:author="uzivatel" w:date="2026-09-22T12:16:00Z" w16du:dateUtc="2026-09-22T16:16:00Z">
        <w:r>
          <w:rPr>
            <w:color w:val="000000"/>
          </w:rPr>
          <w:delText xml:space="preserve">дедукция; </w:delText>
        </w:r>
      </w:del>
    </w:p>
    <w:p w14:paraId="756909A8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834" w:author="uzivatel" w:date="2026-09-22T12:16:00Z" w16du:dateUtc="2026-09-22T16:16:00Z"/>
          <w:color w:val="000000"/>
        </w:rPr>
      </w:pPr>
      <w:del w:id="835" w:author="uzivatel" w:date="2026-09-22T12:16:00Z" w16du:dateUtc="2026-09-22T16:16:00Z">
        <w:r>
          <w:rPr>
            <w:color w:val="000000"/>
          </w:rPr>
          <w:delText xml:space="preserve">анализ; </w:delText>
        </w:r>
      </w:del>
    </w:p>
    <w:p w14:paraId="59A46711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836" w:author="uzivatel" w:date="2026-09-22T12:16:00Z" w16du:dateUtc="2026-09-22T16:16:00Z"/>
          <w:color w:val="000000"/>
        </w:rPr>
      </w:pPr>
      <w:del w:id="837" w:author="uzivatel" w:date="2026-09-22T12:16:00Z" w16du:dateUtc="2026-09-22T16:16:00Z">
        <w:r>
          <w:rPr>
            <w:color w:val="000000"/>
          </w:rPr>
          <w:delText>индукция;</w:delText>
        </w:r>
      </w:del>
    </w:p>
    <w:p w14:paraId="1312ECBE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838" w:author="uzivatel" w:date="2026-09-22T12:16:00Z" w16du:dateUtc="2026-09-22T16:16:00Z"/>
          <w:color w:val="000000"/>
        </w:rPr>
      </w:pPr>
      <w:del w:id="839" w:author="uzivatel" w:date="2026-09-22T12:16:00Z" w16du:dateUtc="2026-09-22T16:16:00Z">
        <w:r>
          <w:rPr>
            <w:color w:val="000000"/>
          </w:rPr>
          <w:delText>изобретение.</w:delText>
        </w:r>
      </w:del>
    </w:p>
    <w:p w14:paraId="5810E846" w14:textId="77777777" w:rsidR="00A16A04" w:rsidRDefault="00A16A04">
      <w:pPr>
        <w:shd w:val="clear" w:color="auto" w:fill="FFFFFF"/>
        <w:rPr>
          <w:del w:id="840" w:author="uzivatel" w:date="2026-09-22T12:16:00Z" w16du:dateUtc="2026-09-22T16:16:00Z"/>
          <w:color w:val="000000"/>
        </w:rPr>
      </w:pPr>
    </w:p>
    <w:p w14:paraId="1BABA890" w14:textId="77777777" w:rsidR="00A16A04" w:rsidRDefault="00DF50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/>
        <w:rPr>
          <w:del w:id="841" w:author="uzivatel" w:date="2026-09-22T12:16:00Z" w16du:dateUtc="2026-09-22T16:16:00Z"/>
          <w:b/>
          <w:color w:val="000000"/>
        </w:rPr>
      </w:pPr>
      <w:del w:id="842" w:author="uzivatel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236E5BB4" w14:textId="77777777" w:rsidR="00A16A04" w:rsidRDefault="00DF50C7">
      <w:pPr>
        <w:shd w:val="clear" w:color="auto" w:fill="FFFFFF"/>
        <w:rPr>
          <w:del w:id="843" w:author="uzivatel" w:date="2026-09-22T12:16:00Z" w16du:dateUtc="2026-09-22T16:16:00Z"/>
          <w:color w:val="000000"/>
        </w:rPr>
      </w:pPr>
      <w:del w:id="844" w:author="uzivatel" w:date="2026-09-22T12:16:00Z" w16du:dateUtc="2026-09-22T16:16:00Z">
        <w:r>
          <w:rPr>
            <w:color w:val="000000"/>
          </w:rPr>
          <w:delText>Аксиома - положение, принимаемое без логического в</w:delText>
        </w:r>
      </w:del>
    </w:p>
    <w:p w14:paraId="5BC0D57E" w14:textId="77777777" w:rsidR="00A16A04" w:rsidRDefault="00DF50C7">
      <w:pPr>
        <w:shd w:val="clear" w:color="auto" w:fill="FFFFFF"/>
        <w:rPr>
          <w:del w:id="845" w:author="uzivatel" w:date="2026-09-22T12:16:00Z" w16du:dateUtc="2026-09-22T16:16:00Z"/>
          <w:color w:val="000000"/>
        </w:rPr>
      </w:pPr>
      <w:del w:id="846" w:author="uzivatel" w:date="2026-09-22T12:16:00Z" w16du:dateUtc="2026-09-22T16:16:00Z">
        <w:r>
          <w:rPr>
            <w:color w:val="000000"/>
          </w:rPr>
          <w:delText>силу непосредственной убедительности; истинное исходное положение теории.</w:delText>
        </w:r>
      </w:del>
    </w:p>
    <w:p w14:paraId="0FCB1918" w14:textId="77777777" w:rsidR="00A16A04" w:rsidRDefault="00DF50C7">
      <w:pPr>
        <w:shd w:val="clear" w:color="auto" w:fill="FFFFFF"/>
        <w:rPr>
          <w:del w:id="847" w:author="uzivatel" w:date="2026-09-22T12:16:00Z" w16du:dateUtc="2026-09-22T16:16:00Z"/>
          <w:color w:val="000000"/>
        </w:rPr>
      </w:pPr>
      <w:del w:id="848" w:author="uzivatel" w:date="2026-09-22T12:16:00Z" w16du:dateUtc="2026-09-22T16:16:00Z">
        <w:r>
          <w:rPr>
            <w:color w:val="000000"/>
          </w:rPr>
          <w:delText>Подберите правильное значение пропущенного слова:</w:delText>
        </w:r>
      </w:del>
    </w:p>
    <w:p w14:paraId="7D8E6AC8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849" w:author="uzivatel" w:date="2026-09-22T12:16:00Z" w16du:dateUtc="2026-09-22T16:16:00Z"/>
          <w:color w:val="000000"/>
        </w:rPr>
      </w:pPr>
      <w:del w:id="850" w:author="uzivatel" w:date="2026-09-22T12:16:00Z" w16du:dateUtc="2026-09-22T16:16:00Z">
        <w:r>
          <w:rPr>
            <w:color w:val="000000"/>
          </w:rPr>
          <w:delText xml:space="preserve">доказательства; </w:delText>
        </w:r>
      </w:del>
    </w:p>
    <w:p w14:paraId="5BA37C48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851" w:author="uzivatel" w:date="2026-09-22T12:16:00Z" w16du:dateUtc="2026-09-22T16:16:00Z"/>
          <w:color w:val="000000"/>
        </w:rPr>
      </w:pPr>
      <w:del w:id="852" w:author="uzivatel" w:date="2026-09-22T12:16:00Z" w16du:dateUtc="2026-09-22T16:16:00Z">
        <w:r>
          <w:rPr>
            <w:color w:val="000000"/>
          </w:rPr>
          <w:delText xml:space="preserve">вывода; </w:delText>
        </w:r>
      </w:del>
    </w:p>
    <w:p w14:paraId="29E3B923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853" w:author="uzivatel" w:date="2026-09-22T12:16:00Z" w16du:dateUtc="2026-09-22T16:16:00Z"/>
          <w:color w:val="000000"/>
        </w:rPr>
      </w:pPr>
      <w:del w:id="854" w:author="uzivatel" w:date="2026-09-22T12:16:00Z" w16du:dateUtc="2026-09-22T16:16:00Z">
        <w:r>
          <w:rPr>
            <w:color w:val="000000"/>
          </w:rPr>
          <w:delText>предположения;</w:delText>
        </w:r>
      </w:del>
    </w:p>
    <w:p w14:paraId="20424B88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855" w:author="uzivatel" w:date="2026-09-22T12:16:00Z" w16du:dateUtc="2026-09-22T16:16:00Z"/>
          <w:color w:val="000000"/>
        </w:rPr>
      </w:pPr>
      <w:del w:id="856" w:author="uzivatel" w:date="2026-09-22T12:16:00Z" w16du:dateUtc="2026-09-22T16:16:00Z">
        <w:r>
          <w:rPr>
            <w:color w:val="000000"/>
          </w:rPr>
          <w:delText xml:space="preserve">анализа; </w:delText>
        </w:r>
      </w:del>
    </w:p>
    <w:p w14:paraId="2A5875C0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857" w:author="uzivatel" w:date="2026-09-22T12:16:00Z" w16du:dateUtc="2026-09-22T16:16:00Z"/>
          <w:color w:val="000000"/>
        </w:rPr>
      </w:pPr>
      <w:del w:id="858" w:author="uzivatel" w:date="2026-09-22T12:16:00Z" w16du:dateUtc="2026-09-22T16:16:00Z">
        <w:r>
          <w:rPr>
            <w:color w:val="000000"/>
          </w:rPr>
          <w:delText>определения;</w:delText>
        </w:r>
      </w:del>
    </w:p>
    <w:p w14:paraId="1EAA1C52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859" w:author="uzivatel" w:date="2026-09-22T12:16:00Z" w16du:dateUtc="2026-09-22T16:16:00Z"/>
          <w:color w:val="000000"/>
        </w:rPr>
      </w:pPr>
      <w:del w:id="860" w:author="uzivatel" w:date="2026-09-22T12:16:00Z" w16du:dateUtc="2026-09-22T16:16:00Z">
        <w:r>
          <w:rPr>
            <w:color w:val="000000"/>
          </w:rPr>
          <w:delText>рассуждения.</w:delText>
        </w:r>
      </w:del>
    </w:p>
    <w:p w14:paraId="7F0D39E5" w14:textId="77777777" w:rsidR="00A16A04" w:rsidRDefault="00A16A04">
      <w:pPr>
        <w:jc w:val="both"/>
        <w:rPr>
          <w:del w:id="861" w:author="uzivatel" w:date="2026-09-22T12:16:00Z" w16du:dateUtc="2026-09-22T16:16:00Z"/>
          <w:b/>
          <w:i/>
        </w:rPr>
      </w:pPr>
    </w:p>
    <w:p w14:paraId="39730AAA" w14:textId="77777777" w:rsidR="00A16A04" w:rsidRDefault="00A16A04">
      <w:pPr>
        <w:jc w:val="center"/>
        <w:rPr>
          <w:del w:id="862" w:author="uzivatel" w:date="2026-09-22T12:16:00Z" w16du:dateUtc="2026-09-22T16:16:00Z"/>
        </w:rPr>
      </w:pPr>
    </w:p>
    <w:p w14:paraId="0D6CFAFF" w14:textId="77777777" w:rsidR="00A16A04" w:rsidRDefault="00A16A04">
      <w:pPr>
        <w:ind w:firstLine="567"/>
        <w:jc w:val="both"/>
        <w:rPr>
          <w:del w:id="863" w:author="uzivatel" w:date="2026-09-22T12:16:00Z" w16du:dateUtc="2026-09-22T16:16:00Z"/>
        </w:rPr>
      </w:pPr>
    </w:p>
    <w:p w14:paraId="28E5B6F2" w14:textId="77777777" w:rsidR="00A16A04" w:rsidRDefault="00DF50C7">
      <w:pPr>
        <w:spacing w:line="360" w:lineRule="auto"/>
        <w:rPr>
          <w:del w:id="864" w:author="uzivatel" w:date="2026-09-22T12:16:00Z" w16du:dateUtc="2026-09-22T16:16:00Z"/>
          <w:b/>
        </w:rPr>
      </w:pPr>
      <w:del w:id="865" w:author="uzivatel" w:date="2026-09-22T12:16:00Z" w16du:dateUtc="2026-09-22T16:16:00Z">
        <w:r>
          <w:rPr>
            <w:b/>
          </w:rPr>
          <w:delText>7. ПЕРЕЧЕНЬ УЧЕБНОЙ ЛИТЕРАТУРЫ:</w:delText>
        </w:r>
      </w:del>
    </w:p>
    <w:p w14:paraId="0FA81F22" w14:textId="77777777" w:rsidR="00A16A04" w:rsidRDefault="00A16A04">
      <w:pPr>
        <w:spacing w:line="360" w:lineRule="auto"/>
        <w:rPr>
          <w:del w:id="866" w:author="uzivatel" w:date="2026-09-22T12:16:00Z" w16du:dateUtc="2026-09-22T16:16:00Z"/>
          <w:b/>
        </w:rPr>
      </w:pPr>
    </w:p>
    <w:tbl>
      <w:tblPr>
        <w:tblStyle w:val="a8"/>
        <w:tblW w:w="9119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7"/>
        <w:gridCol w:w="2437"/>
        <w:gridCol w:w="1560"/>
        <w:gridCol w:w="1133"/>
        <w:gridCol w:w="900"/>
        <w:gridCol w:w="1368"/>
        <w:gridCol w:w="1074"/>
      </w:tblGrid>
      <w:tr w:rsidR="00A16A04" w14:paraId="43900481" w14:textId="77777777">
        <w:trPr>
          <w:trHeight w:val="600"/>
          <w:del w:id="867" w:author="uzivatel" w:date="2026-09-22T12:16:00Z" w16du:dateUtc="2026-09-22T16:16:00Z"/>
        </w:trPr>
        <w:tc>
          <w:tcPr>
            <w:tcW w:w="648" w:type="dxa"/>
            <w:vMerge w:val="restart"/>
            <w:vAlign w:val="center"/>
          </w:tcPr>
          <w:p w14:paraId="3FBF1E30" w14:textId="77777777" w:rsidR="00A16A04" w:rsidRDefault="00DF50C7">
            <w:pPr>
              <w:spacing w:line="360" w:lineRule="auto"/>
              <w:jc w:val="center"/>
              <w:rPr>
                <w:del w:id="868" w:author="uzivatel" w:date="2026-09-22T12:16:00Z" w16du:dateUtc="2026-09-22T16:16:00Z"/>
              </w:rPr>
            </w:pPr>
            <w:del w:id="869" w:author="uzivatel" w:date="2026-09-22T12:16:00Z" w16du:dateUtc="2026-09-22T16:16:00Z">
              <w:r>
                <w:delText>№ п/п</w:delText>
              </w:r>
            </w:del>
          </w:p>
        </w:tc>
        <w:tc>
          <w:tcPr>
            <w:tcW w:w="2437" w:type="dxa"/>
            <w:vMerge w:val="restart"/>
            <w:vAlign w:val="center"/>
          </w:tcPr>
          <w:p w14:paraId="21F5F22E" w14:textId="77777777" w:rsidR="00A16A04" w:rsidRDefault="00DF50C7">
            <w:pPr>
              <w:jc w:val="center"/>
              <w:rPr>
                <w:del w:id="870" w:author="uzivatel" w:date="2026-09-22T12:16:00Z" w16du:dateUtc="2026-09-22T16:16:00Z"/>
              </w:rPr>
            </w:pPr>
            <w:del w:id="871" w:author="uzivatel" w:date="2026-09-22T12:16:00Z" w16du:dateUtc="2026-09-22T16:16:00Z">
              <w:r>
                <w:delText>Наименование</w:delText>
              </w:r>
            </w:del>
          </w:p>
        </w:tc>
        <w:tc>
          <w:tcPr>
            <w:tcW w:w="1560" w:type="dxa"/>
            <w:vMerge w:val="restart"/>
            <w:vAlign w:val="center"/>
          </w:tcPr>
          <w:p w14:paraId="735880E9" w14:textId="77777777" w:rsidR="00A16A04" w:rsidRDefault="00DF50C7">
            <w:pPr>
              <w:jc w:val="center"/>
              <w:rPr>
                <w:del w:id="872" w:author="uzivatel" w:date="2026-09-22T12:16:00Z" w16du:dateUtc="2026-09-22T16:16:00Z"/>
              </w:rPr>
            </w:pPr>
            <w:del w:id="873" w:author="uzivatel" w:date="2026-09-22T12:16:00Z" w16du:dateUtc="2026-09-22T16:16:00Z">
              <w:r>
                <w:delText>Авторы</w:delText>
              </w:r>
            </w:del>
          </w:p>
        </w:tc>
        <w:tc>
          <w:tcPr>
            <w:tcW w:w="1133" w:type="dxa"/>
            <w:vMerge w:val="restart"/>
            <w:vAlign w:val="center"/>
          </w:tcPr>
          <w:p w14:paraId="25565F4F" w14:textId="77777777" w:rsidR="00A16A04" w:rsidRDefault="00DF50C7">
            <w:pPr>
              <w:ind w:left="113" w:right="113"/>
              <w:jc w:val="center"/>
              <w:rPr>
                <w:del w:id="874" w:author="uzivatel" w:date="2026-09-22T12:16:00Z" w16du:dateUtc="2026-09-22T16:16:00Z"/>
                <w:sz w:val="20"/>
                <w:szCs w:val="20"/>
              </w:rPr>
            </w:pPr>
            <w:del w:id="875" w:author="uzivatel" w:date="2026-09-22T12:16:00Z" w16du:dateUtc="2026-09-22T16:16:00Z">
              <w:r>
                <w:rPr>
                  <w:sz w:val="20"/>
                  <w:szCs w:val="20"/>
                </w:rPr>
                <w:delText>Место издания</w:delText>
              </w:r>
            </w:del>
          </w:p>
        </w:tc>
        <w:tc>
          <w:tcPr>
            <w:tcW w:w="900" w:type="dxa"/>
            <w:vMerge w:val="restart"/>
            <w:vAlign w:val="center"/>
          </w:tcPr>
          <w:p w14:paraId="7D932C7E" w14:textId="77777777" w:rsidR="00A16A04" w:rsidRDefault="00DF50C7">
            <w:pPr>
              <w:ind w:left="113" w:right="113"/>
              <w:jc w:val="center"/>
              <w:rPr>
                <w:del w:id="876" w:author="uzivatel" w:date="2026-09-22T12:16:00Z" w16du:dateUtc="2026-09-22T16:16:00Z"/>
                <w:sz w:val="18"/>
                <w:szCs w:val="18"/>
              </w:rPr>
            </w:pPr>
            <w:del w:id="877" w:author="uzivatel" w:date="2026-09-22T12:16:00Z" w16du:dateUtc="2026-09-22T16:16:00Z">
              <w:r>
                <w:rPr>
                  <w:sz w:val="18"/>
                  <w:szCs w:val="18"/>
                </w:rPr>
                <w:delText>Год издания</w:delText>
              </w:r>
            </w:del>
          </w:p>
        </w:tc>
        <w:tc>
          <w:tcPr>
            <w:tcW w:w="2442" w:type="dxa"/>
            <w:gridSpan w:val="2"/>
            <w:vAlign w:val="center"/>
          </w:tcPr>
          <w:p w14:paraId="121ED2F7" w14:textId="77777777" w:rsidR="00A16A04" w:rsidRDefault="00DF50C7">
            <w:pPr>
              <w:jc w:val="center"/>
              <w:rPr>
                <w:del w:id="878" w:author="uzivatel" w:date="2026-09-22T12:16:00Z" w16du:dateUtc="2026-09-22T16:16:00Z"/>
              </w:rPr>
            </w:pPr>
            <w:del w:id="879" w:author="uzivatel" w:date="2026-09-22T12:16:00Z" w16du:dateUtc="2026-09-22T16:16:00Z">
              <w:r>
                <w:delText>Наличие</w:delText>
              </w:r>
            </w:del>
          </w:p>
        </w:tc>
      </w:tr>
      <w:tr w:rsidR="00A16A04" w14:paraId="7304BDDC" w14:textId="77777777">
        <w:trPr>
          <w:trHeight w:val="519"/>
          <w:del w:id="880" w:author="uzivatel" w:date="2026-09-22T12:16:00Z" w16du:dateUtc="2026-09-22T16:16:00Z"/>
        </w:trPr>
        <w:tc>
          <w:tcPr>
            <w:tcW w:w="648" w:type="dxa"/>
            <w:vMerge/>
            <w:vAlign w:val="center"/>
          </w:tcPr>
          <w:p w14:paraId="07099A3D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881" w:author="uzivatel" w:date="2026-09-22T12:16:00Z" w16du:dateUtc="2026-09-22T16:16:00Z"/>
              </w:rPr>
            </w:pPr>
          </w:p>
        </w:tc>
        <w:tc>
          <w:tcPr>
            <w:tcW w:w="2437" w:type="dxa"/>
            <w:vMerge/>
            <w:vAlign w:val="center"/>
          </w:tcPr>
          <w:p w14:paraId="166ED3AE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882" w:author="uzivatel" w:date="2026-09-22T12:16:00Z" w16du:dateUtc="2026-09-22T16:16:00Z"/>
              </w:rPr>
            </w:pPr>
          </w:p>
        </w:tc>
        <w:tc>
          <w:tcPr>
            <w:tcW w:w="1560" w:type="dxa"/>
            <w:vMerge/>
            <w:vAlign w:val="center"/>
          </w:tcPr>
          <w:p w14:paraId="34BB728F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883" w:author="uzivatel" w:date="2026-09-22T12:16:00Z" w16du:dateUtc="2026-09-22T16:16:00Z"/>
              </w:rPr>
            </w:pPr>
          </w:p>
        </w:tc>
        <w:tc>
          <w:tcPr>
            <w:tcW w:w="1133" w:type="dxa"/>
            <w:vMerge/>
            <w:vAlign w:val="center"/>
          </w:tcPr>
          <w:p w14:paraId="1626A235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884" w:author="uzivatel" w:date="2026-09-22T12:16:00Z" w16du:dateUtc="2026-09-22T16:16:00Z"/>
              </w:rPr>
            </w:pPr>
          </w:p>
        </w:tc>
        <w:tc>
          <w:tcPr>
            <w:tcW w:w="900" w:type="dxa"/>
            <w:vMerge/>
            <w:vAlign w:val="center"/>
          </w:tcPr>
          <w:p w14:paraId="63297EF4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885" w:author="uzivatel" w:date="2026-09-22T12:16:00Z" w16du:dateUtc="2026-09-22T16:16:00Z"/>
              </w:rPr>
            </w:pPr>
          </w:p>
        </w:tc>
        <w:tc>
          <w:tcPr>
            <w:tcW w:w="1368" w:type="dxa"/>
          </w:tcPr>
          <w:p w14:paraId="49F83D38" w14:textId="77777777" w:rsidR="00A16A04" w:rsidRDefault="00DF50C7">
            <w:pPr>
              <w:ind w:left="-108" w:right="-108"/>
              <w:jc w:val="center"/>
              <w:rPr>
                <w:del w:id="886" w:author="uzivatel" w:date="2026-09-22T12:16:00Z" w16du:dateUtc="2026-09-22T16:16:00Z"/>
                <w:sz w:val="20"/>
                <w:szCs w:val="20"/>
              </w:rPr>
            </w:pPr>
            <w:del w:id="887" w:author="uzivatel" w:date="2026-09-22T12:16:00Z" w16du:dateUtc="2026-09-22T16:16:00Z">
              <w:r>
                <w:rPr>
                  <w:sz w:val="20"/>
                  <w:szCs w:val="20"/>
                </w:rPr>
                <w:delText>печатные издания</w:delText>
              </w:r>
            </w:del>
          </w:p>
        </w:tc>
        <w:tc>
          <w:tcPr>
            <w:tcW w:w="1074" w:type="dxa"/>
          </w:tcPr>
          <w:p w14:paraId="53515A5F" w14:textId="77777777" w:rsidR="00A16A04" w:rsidRDefault="00DF50C7">
            <w:pPr>
              <w:jc w:val="center"/>
              <w:rPr>
                <w:del w:id="888" w:author="uzivatel" w:date="2026-09-22T12:16:00Z" w16du:dateUtc="2026-09-22T16:16:00Z"/>
              </w:rPr>
            </w:pPr>
            <w:del w:id="889" w:author="uzivatel" w:date="2026-09-22T12:16:00Z" w16du:dateUtc="2026-09-22T16:16:00Z">
              <w:r>
                <w:rPr>
                  <w:sz w:val="20"/>
                  <w:szCs w:val="20"/>
                </w:rPr>
                <w:delText>в ЭБС, адрес в сети Интернет</w:delText>
              </w:r>
            </w:del>
          </w:p>
        </w:tc>
      </w:tr>
      <w:tr w:rsidR="00A16A04" w14:paraId="7B93C60F" w14:textId="77777777">
        <w:trPr>
          <w:del w:id="890" w:author="uzivatel" w:date="2026-09-22T12:16:00Z" w16du:dateUtc="2026-09-22T16:16:00Z"/>
        </w:trPr>
        <w:tc>
          <w:tcPr>
            <w:tcW w:w="648" w:type="dxa"/>
          </w:tcPr>
          <w:p w14:paraId="17F4887A" w14:textId="77777777" w:rsidR="00A16A04" w:rsidRDefault="00DF50C7">
            <w:pPr>
              <w:jc w:val="center"/>
              <w:rPr>
                <w:del w:id="891" w:author="uzivatel" w:date="2026-09-22T12:16:00Z" w16du:dateUtc="2026-09-22T16:16:00Z"/>
              </w:rPr>
            </w:pPr>
            <w:del w:id="892" w:author="uzivatel" w:date="2026-09-22T12:16:00Z" w16du:dateUtc="2026-09-22T16:16:00Z">
              <w:r>
                <w:delText>1.</w:delText>
              </w:r>
            </w:del>
          </w:p>
        </w:tc>
        <w:tc>
          <w:tcPr>
            <w:tcW w:w="2437" w:type="dxa"/>
          </w:tcPr>
          <w:p w14:paraId="1B2464D9" w14:textId="77777777" w:rsidR="00A16A04" w:rsidRDefault="00DF50C7">
            <w:pPr>
              <w:rPr>
                <w:del w:id="893" w:author="uzivatel" w:date="2026-09-22T12:16:00Z" w16du:dateUtc="2026-09-22T16:16:00Z"/>
              </w:rPr>
            </w:pPr>
            <w:del w:id="894" w:author="uzivatel" w:date="2026-09-22T12:16:00Z" w16du:dateUtc="2026-09-22T16:16:00Z">
              <w:r>
                <w:delText>Основы научных исследований: учебное пособие</w:delText>
              </w:r>
            </w:del>
          </w:p>
        </w:tc>
        <w:tc>
          <w:tcPr>
            <w:tcW w:w="1560" w:type="dxa"/>
          </w:tcPr>
          <w:p w14:paraId="5E3D98F8" w14:textId="77777777" w:rsidR="00A16A04" w:rsidRDefault="00DF50C7">
            <w:pPr>
              <w:rPr>
                <w:del w:id="895" w:author="uzivatel" w:date="2026-09-22T12:16:00Z" w16du:dateUtc="2026-09-22T16:16:00Z"/>
              </w:rPr>
            </w:pPr>
            <w:del w:id="896" w:author="uzivatel" w:date="2026-09-22T12:16:00Z" w16du:dateUtc="2026-09-22T16:16:00Z">
              <w:r>
                <w:delText>Сафронова Т. Н. , Тимофеева А. М.</w:delText>
              </w:r>
            </w:del>
          </w:p>
        </w:tc>
        <w:tc>
          <w:tcPr>
            <w:tcW w:w="1133" w:type="dxa"/>
          </w:tcPr>
          <w:p w14:paraId="7C224E83" w14:textId="77777777" w:rsidR="00A16A04" w:rsidRDefault="00DF50C7">
            <w:pPr>
              <w:rPr>
                <w:del w:id="897" w:author="uzivatel" w:date="2026-09-22T12:16:00Z" w16du:dateUtc="2026-09-22T16:16:00Z"/>
              </w:rPr>
            </w:pPr>
            <w:del w:id="898" w:author="uzivatel" w:date="2026-09-22T12:16:00Z" w16du:dateUtc="2026-09-22T16:16:00Z">
              <w:r>
                <w:delText>Красноярск: Сибирский федеральный университет</w:delText>
              </w:r>
            </w:del>
          </w:p>
        </w:tc>
        <w:tc>
          <w:tcPr>
            <w:tcW w:w="900" w:type="dxa"/>
          </w:tcPr>
          <w:p w14:paraId="4B2AF16C" w14:textId="77777777" w:rsidR="00A16A04" w:rsidRDefault="00DF50C7">
            <w:pPr>
              <w:rPr>
                <w:del w:id="899" w:author="uzivatel" w:date="2026-09-22T12:16:00Z" w16du:dateUtc="2026-09-22T16:16:00Z"/>
              </w:rPr>
            </w:pPr>
            <w:del w:id="900" w:author="uzivatel" w:date="2026-09-22T12:16:00Z" w16du:dateUtc="2026-09-22T16:16:00Z">
              <w:r>
                <w:delText>2015</w:delText>
              </w:r>
            </w:del>
          </w:p>
        </w:tc>
        <w:tc>
          <w:tcPr>
            <w:tcW w:w="1368" w:type="dxa"/>
          </w:tcPr>
          <w:p w14:paraId="497CA369" w14:textId="77777777" w:rsidR="00A16A04" w:rsidRDefault="00A16A04">
            <w:pPr>
              <w:rPr>
                <w:del w:id="901" w:author="uzivatel" w:date="2026-09-22T12:16:00Z" w16du:dateUtc="2026-09-22T16:16:00Z"/>
              </w:rPr>
            </w:pPr>
          </w:p>
        </w:tc>
        <w:tc>
          <w:tcPr>
            <w:tcW w:w="1074" w:type="dxa"/>
          </w:tcPr>
          <w:p w14:paraId="4D95D18E" w14:textId="77777777" w:rsidR="00A16A04" w:rsidRDefault="00DF50C7">
            <w:pPr>
              <w:rPr>
                <w:del w:id="902" w:author="uzivatel" w:date="2026-09-22T12:16:00Z" w16du:dateUtc="2026-09-22T16:16:00Z"/>
              </w:rPr>
            </w:pPr>
            <w:del w:id="903" w:author="uzivatel" w:date="2026-09-22T12:16:00Z" w16du:dateUtc="2026-09-22T16:16:00Z">
              <w:r>
                <w:fldChar w:fldCharType="begin"/>
              </w:r>
              <w:r>
                <w:delInstrText>HYPERLINK "http://biblioclub.ru/" \h</w:delInstrText>
              </w:r>
              <w:r>
                <w:fldChar w:fldCharType="separate"/>
              </w:r>
              <w:r>
                <w:rPr>
                  <w:color w:val="0000FF"/>
                  <w:u w:val="single"/>
                </w:rPr>
                <w:delText>http://biblioclub.ru/</w:delText>
              </w:r>
              <w:r>
                <w:fldChar w:fldCharType="end"/>
              </w:r>
            </w:del>
          </w:p>
          <w:p w14:paraId="07950955" w14:textId="77777777" w:rsidR="00A16A04" w:rsidRDefault="00A16A04">
            <w:pPr>
              <w:rPr>
                <w:del w:id="904" w:author="uzivatel" w:date="2026-09-22T12:16:00Z" w16du:dateUtc="2026-09-22T16:16:00Z"/>
              </w:rPr>
            </w:pPr>
          </w:p>
        </w:tc>
      </w:tr>
      <w:tr w:rsidR="00A16A04" w14:paraId="4DB07534" w14:textId="77777777">
        <w:trPr>
          <w:del w:id="905" w:author="uzivatel" w:date="2026-09-22T12:16:00Z" w16du:dateUtc="2026-09-22T16:16:00Z"/>
        </w:trPr>
        <w:tc>
          <w:tcPr>
            <w:tcW w:w="648" w:type="dxa"/>
          </w:tcPr>
          <w:p w14:paraId="6F2238E3" w14:textId="77777777" w:rsidR="00A16A04" w:rsidRDefault="00DF50C7">
            <w:pPr>
              <w:jc w:val="center"/>
              <w:rPr>
                <w:del w:id="906" w:author="uzivatel" w:date="2026-09-22T12:16:00Z" w16du:dateUtc="2026-09-22T16:16:00Z"/>
              </w:rPr>
            </w:pPr>
            <w:del w:id="907" w:author="uzivatel" w:date="2026-09-22T12:16:00Z" w16du:dateUtc="2026-09-22T16:16:00Z">
              <w:r>
                <w:delText>2.</w:delText>
              </w:r>
            </w:del>
          </w:p>
        </w:tc>
        <w:tc>
          <w:tcPr>
            <w:tcW w:w="2437" w:type="dxa"/>
          </w:tcPr>
          <w:p w14:paraId="0EED5E05" w14:textId="77777777" w:rsidR="00A16A04" w:rsidRDefault="00DF50C7">
            <w:pPr>
              <w:rPr>
                <w:del w:id="908" w:author="uzivatel" w:date="2026-09-22T12:16:00Z" w16du:dateUtc="2026-09-22T16:16:00Z"/>
              </w:rPr>
            </w:pPr>
            <w:del w:id="909" w:author="uzivatel" w:date="2026-09-22T12:16:00Z" w16du:dateUtc="2026-09-22T16:16:00Z">
              <w:r>
                <w:delText>Методы исследования в менеджменте: учебник. Модуль 1. Организация исследовательской деятельности</w:delText>
              </w:r>
            </w:del>
          </w:p>
        </w:tc>
        <w:tc>
          <w:tcPr>
            <w:tcW w:w="1560" w:type="dxa"/>
          </w:tcPr>
          <w:p w14:paraId="433C9B8A" w14:textId="77777777" w:rsidR="00A16A04" w:rsidRDefault="00DF50C7">
            <w:pPr>
              <w:rPr>
                <w:del w:id="910" w:author="uzivatel" w:date="2026-09-22T12:16:00Z" w16du:dateUtc="2026-09-22T16:16:00Z"/>
              </w:rPr>
            </w:pPr>
            <w:del w:id="911" w:author="uzivatel" w:date="2026-09-22T12:16:00Z" w16du:dateUtc="2026-09-22T16:16:00Z">
              <w:r>
                <w:delText>Родионова Н. В.</w:delText>
              </w:r>
            </w:del>
          </w:p>
        </w:tc>
        <w:tc>
          <w:tcPr>
            <w:tcW w:w="1133" w:type="dxa"/>
          </w:tcPr>
          <w:p w14:paraId="0727E00B" w14:textId="77777777" w:rsidR="00A16A04" w:rsidRDefault="00DF50C7">
            <w:pPr>
              <w:rPr>
                <w:del w:id="912" w:author="uzivatel" w:date="2026-09-22T12:16:00Z" w16du:dateUtc="2026-09-22T16:16:00Z"/>
              </w:rPr>
            </w:pPr>
            <w:del w:id="913" w:author="uzivatel" w:date="2026-09-22T12:16:00Z" w16du:dateUtc="2026-09-22T16:16:00Z">
              <w:r>
                <w:delText>М.: Юнити-Дана</w:delText>
              </w:r>
            </w:del>
          </w:p>
        </w:tc>
        <w:tc>
          <w:tcPr>
            <w:tcW w:w="900" w:type="dxa"/>
          </w:tcPr>
          <w:p w14:paraId="1FCAB07C" w14:textId="77777777" w:rsidR="00A16A04" w:rsidRDefault="00DF50C7">
            <w:pPr>
              <w:rPr>
                <w:del w:id="914" w:author="uzivatel" w:date="2026-09-22T12:16:00Z" w16du:dateUtc="2026-09-22T16:16:00Z"/>
              </w:rPr>
            </w:pPr>
            <w:del w:id="915" w:author="uzivatel" w:date="2026-09-22T12:16:00Z" w16du:dateUtc="2026-09-22T16:16:00Z">
              <w:r>
                <w:delText>2015</w:delText>
              </w:r>
            </w:del>
          </w:p>
        </w:tc>
        <w:tc>
          <w:tcPr>
            <w:tcW w:w="1368" w:type="dxa"/>
          </w:tcPr>
          <w:p w14:paraId="3DE13826" w14:textId="77777777" w:rsidR="00A16A04" w:rsidRDefault="00A16A04">
            <w:pPr>
              <w:rPr>
                <w:del w:id="916" w:author="uzivatel" w:date="2026-09-22T12:16:00Z" w16du:dateUtc="2026-09-22T16:16:00Z"/>
              </w:rPr>
            </w:pPr>
          </w:p>
        </w:tc>
        <w:tc>
          <w:tcPr>
            <w:tcW w:w="1074" w:type="dxa"/>
          </w:tcPr>
          <w:p w14:paraId="0433DF01" w14:textId="77777777" w:rsidR="00A16A04" w:rsidRDefault="00DF50C7">
            <w:pPr>
              <w:rPr>
                <w:del w:id="917" w:author="uzivatel" w:date="2026-09-22T12:16:00Z" w16du:dateUtc="2026-09-22T16:16:00Z"/>
              </w:rPr>
            </w:pPr>
            <w:del w:id="918" w:author="uzivatel" w:date="2026-09-22T12:16:00Z" w16du:dateUtc="2026-09-22T16:16:00Z">
              <w:r>
                <w:fldChar w:fldCharType="begin"/>
              </w:r>
              <w:r>
                <w:delInstrText>HYPERLINK "http://biblioclub.ru/" \h</w:delInstrText>
              </w:r>
              <w:r>
                <w:fldChar w:fldCharType="separate"/>
              </w:r>
              <w:r>
                <w:rPr>
                  <w:color w:val="0000FF"/>
                  <w:u w:val="single"/>
                </w:rPr>
                <w:delText>http://biblioclub.ru/</w:delText>
              </w:r>
              <w:r>
                <w:fldChar w:fldCharType="end"/>
              </w:r>
            </w:del>
          </w:p>
          <w:p w14:paraId="54FECAA1" w14:textId="77777777" w:rsidR="00A16A04" w:rsidRDefault="00A16A04">
            <w:pPr>
              <w:rPr>
                <w:del w:id="919" w:author="uzivatel" w:date="2026-09-22T12:16:00Z" w16du:dateUtc="2026-09-22T16:16:00Z"/>
              </w:rPr>
            </w:pPr>
          </w:p>
        </w:tc>
      </w:tr>
    </w:tbl>
    <w:tbl>
      <w:tblPr>
        <w:tblStyle w:val="aa"/>
        <w:tblW w:w="9065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437"/>
        <w:gridCol w:w="1560"/>
        <w:gridCol w:w="1160"/>
        <w:gridCol w:w="851"/>
        <w:gridCol w:w="1390"/>
        <w:gridCol w:w="1019"/>
      </w:tblGrid>
      <w:tr w:rsidR="00A16A04" w14:paraId="78D60A55" w14:textId="77777777" w:rsidTr="007861D9">
        <w:trPr>
          <w:del w:id="920" w:author="uzivatel" w:date="2026-09-22T12:16:00Z" w16du:dateUtc="2026-09-22T16:16:00Z"/>
        </w:trPr>
        <w:tc>
          <w:tcPr>
            <w:tcW w:w="648" w:type="dxa"/>
          </w:tcPr>
          <w:p w14:paraId="058D2941" w14:textId="77777777" w:rsidR="00A16A04" w:rsidRDefault="00DF50C7">
            <w:pPr>
              <w:jc w:val="center"/>
              <w:rPr>
                <w:del w:id="921" w:author="uzivatel" w:date="2026-09-22T12:16:00Z" w16du:dateUtc="2026-09-22T16:16:00Z"/>
              </w:rPr>
            </w:pPr>
            <w:del w:id="922" w:author="uzivatel" w:date="2026-09-22T12:16:00Z" w16du:dateUtc="2026-09-22T16:16:00Z">
              <w:r>
                <w:delText>1.</w:delText>
              </w:r>
            </w:del>
          </w:p>
        </w:tc>
        <w:tc>
          <w:tcPr>
            <w:tcW w:w="2437" w:type="dxa"/>
          </w:tcPr>
          <w:p w14:paraId="13746288" w14:textId="77777777" w:rsidR="00A16A04" w:rsidRDefault="00DF50C7">
            <w:pPr>
              <w:rPr>
                <w:del w:id="923" w:author="uzivatel" w:date="2026-09-22T12:16:00Z" w16du:dateUtc="2026-09-22T16:16:00Z"/>
              </w:rPr>
            </w:pPr>
            <w:del w:id="924" w:author="uzivatel" w:date="2026-09-22T12:16:00Z" w16du:dateUtc="2026-09-22T16:16:00Z">
              <w:r>
                <w:delText>Методы научных исследований в экономике: учебное пособие</w:delText>
              </w:r>
            </w:del>
          </w:p>
        </w:tc>
        <w:tc>
          <w:tcPr>
            <w:tcW w:w="1560" w:type="dxa"/>
          </w:tcPr>
          <w:p w14:paraId="72F4AC8E" w14:textId="77777777" w:rsidR="00A16A04" w:rsidRDefault="00DF50C7">
            <w:pPr>
              <w:rPr>
                <w:del w:id="925" w:author="uzivatel" w:date="2026-09-22T12:16:00Z" w16du:dateUtc="2026-09-22T16:16:00Z"/>
              </w:rPr>
            </w:pPr>
            <w:del w:id="926" w:author="uzivatel" w:date="2026-09-22T12:16:00Z" w16du:dateUtc="2026-09-22T16:16:00Z">
              <w:r>
                <w:delText>Хорев А.И. и др.</w:delText>
              </w:r>
            </w:del>
          </w:p>
        </w:tc>
        <w:tc>
          <w:tcPr>
            <w:tcW w:w="1160" w:type="dxa"/>
          </w:tcPr>
          <w:p w14:paraId="2F8CC9C9" w14:textId="77777777" w:rsidR="00A16A04" w:rsidRDefault="00DF50C7">
            <w:pPr>
              <w:rPr>
                <w:del w:id="927" w:author="uzivatel" w:date="2026-09-22T12:16:00Z" w16du:dateUtc="2026-09-22T16:16:00Z"/>
              </w:rPr>
            </w:pPr>
            <w:del w:id="928" w:author="uzivatel" w:date="2026-09-22T12:16:00Z" w16du:dateUtc="2026-09-22T16:16:00Z">
              <w:r>
                <w:delText>Воронеж</w:delText>
              </w:r>
            </w:del>
          </w:p>
        </w:tc>
        <w:tc>
          <w:tcPr>
            <w:tcW w:w="851" w:type="dxa"/>
          </w:tcPr>
          <w:p w14:paraId="4725E3C9" w14:textId="77777777" w:rsidR="00A16A04" w:rsidRDefault="00DF50C7">
            <w:pPr>
              <w:rPr>
                <w:del w:id="929" w:author="uzivatel" w:date="2026-09-22T12:16:00Z" w16du:dateUtc="2026-09-22T16:16:00Z"/>
              </w:rPr>
            </w:pPr>
            <w:del w:id="930" w:author="uzivatel" w:date="2026-09-22T12:16:00Z" w16du:dateUtc="2026-09-22T16:16:00Z">
              <w:r>
                <w:delText>2013</w:delText>
              </w:r>
            </w:del>
          </w:p>
        </w:tc>
        <w:tc>
          <w:tcPr>
            <w:tcW w:w="1390" w:type="dxa"/>
          </w:tcPr>
          <w:p w14:paraId="13A05F9A" w14:textId="77777777" w:rsidR="00A16A04" w:rsidRDefault="00A16A04">
            <w:pPr>
              <w:rPr>
                <w:del w:id="931" w:author="uzivatel" w:date="2026-09-22T12:16:00Z" w16du:dateUtc="2026-09-22T16:16:00Z"/>
              </w:rPr>
            </w:pPr>
          </w:p>
        </w:tc>
        <w:tc>
          <w:tcPr>
            <w:tcW w:w="1019" w:type="dxa"/>
          </w:tcPr>
          <w:p w14:paraId="0A8058A9" w14:textId="77777777" w:rsidR="00A16A04" w:rsidRDefault="00DF50C7">
            <w:pPr>
              <w:rPr>
                <w:del w:id="932" w:author="uzivatel" w:date="2026-09-22T12:16:00Z" w16du:dateUtc="2026-09-22T16:16:00Z"/>
              </w:rPr>
            </w:pPr>
            <w:del w:id="933" w:author="uzivatel" w:date="2026-09-22T12:16:00Z" w16du:dateUtc="2026-09-22T16:16:00Z">
              <w:r>
                <w:fldChar w:fldCharType="begin"/>
              </w:r>
              <w:r>
                <w:delInstrText>HYPERLINK "https://biblioclub.ru/" \h</w:delInstrText>
              </w:r>
              <w:r>
                <w:fldChar w:fldCharType="separate"/>
              </w:r>
              <w:r>
                <w:rPr>
                  <w:color w:val="2222CC"/>
                  <w:u w:val="single"/>
                </w:rPr>
                <w:delText>https://biblioclub.ru</w:delText>
              </w:r>
              <w:r>
                <w:fldChar w:fldCharType="end"/>
              </w:r>
              <w:r>
                <w:rPr>
                  <w:color w:val="000000"/>
                </w:rPr>
                <w:delText> </w:delText>
              </w:r>
            </w:del>
          </w:p>
        </w:tc>
      </w:tr>
      <w:tr w:rsidR="00A16A04" w14:paraId="22CD4DE5" w14:textId="77777777" w:rsidTr="007861D9">
        <w:trPr>
          <w:del w:id="934" w:author="uzivatel" w:date="2026-09-22T12:16:00Z" w16du:dateUtc="2026-09-22T16:16:00Z"/>
        </w:trPr>
        <w:tc>
          <w:tcPr>
            <w:tcW w:w="648" w:type="dxa"/>
          </w:tcPr>
          <w:p w14:paraId="46574EE6" w14:textId="77777777" w:rsidR="00A16A04" w:rsidRDefault="00DF50C7">
            <w:pPr>
              <w:jc w:val="center"/>
              <w:rPr>
                <w:del w:id="935" w:author="uzivatel" w:date="2026-09-22T12:16:00Z" w16du:dateUtc="2026-09-22T16:16:00Z"/>
              </w:rPr>
            </w:pPr>
            <w:del w:id="936" w:author="uzivatel" w:date="2026-09-22T12:16:00Z" w16du:dateUtc="2026-09-22T16:16:00Z">
              <w:r>
                <w:delText>2.</w:delText>
              </w:r>
            </w:del>
          </w:p>
        </w:tc>
        <w:tc>
          <w:tcPr>
            <w:tcW w:w="2437" w:type="dxa"/>
          </w:tcPr>
          <w:p w14:paraId="1E7A9650" w14:textId="77777777" w:rsidR="00A16A04" w:rsidRDefault="00DF50C7">
            <w:pPr>
              <w:rPr>
                <w:del w:id="937" w:author="uzivatel" w:date="2026-09-22T12:16:00Z" w16du:dateUtc="2026-09-22T16:16:00Z"/>
              </w:rPr>
            </w:pPr>
            <w:del w:id="938" w:author="uzivatel" w:date="2026-09-22T12:16:00Z" w16du:dateUtc="2026-09-22T16:16:00Z">
              <w:r>
                <w:delText>Философия науки: учебное пособие</w:delText>
              </w:r>
            </w:del>
          </w:p>
        </w:tc>
        <w:tc>
          <w:tcPr>
            <w:tcW w:w="1560" w:type="dxa"/>
          </w:tcPr>
          <w:p w14:paraId="5FE53CD9" w14:textId="77777777" w:rsidR="00A16A04" w:rsidRDefault="00DF50C7">
            <w:pPr>
              <w:rPr>
                <w:del w:id="939" w:author="uzivatel" w:date="2026-09-22T12:16:00Z" w16du:dateUtc="2026-09-22T16:16:00Z"/>
              </w:rPr>
            </w:pPr>
            <w:del w:id="940" w:author="uzivatel" w:date="2026-09-22T12:16:00Z" w16du:dateUtc="2026-09-22T16:16:00Z">
              <w:r>
                <w:delText>Батурин В.К.</w:delText>
              </w:r>
            </w:del>
          </w:p>
        </w:tc>
        <w:tc>
          <w:tcPr>
            <w:tcW w:w="1160" w:type="dxa"/>
          </w:tcPr>
          <w:p w14:paraId="785C3D1A" w14:textId="77777777" w:rsidR="00A16A04" w:rsidRDefault="00DF50C7">
            <w:pPr>
              <w:rPr>
                <w:del w:id="941" w:author="uzivatel" w:date="2026-09-22T12:16:00Z" w16du:dateUtc="2026-09-22T16:16:00Z"/>
              </w:rPr>
            </w:pPr>
            <w:del w:id="942" w:author="uzivatel" w:date="2026-09-22T12:16:00Z" w16du:dateUtc="2026-09-22T16:16:00Z">
              <w:r>
                <w:delText>М.: Юнити-Дана</w:delText>
              </w:r>
            </w:del>
          </w:p>
        </w:tc>
        <w:tc>
          <w:tcPr>
            <w:tcW w:w="851" w:type="dxa"/>
          </w:tcPr>
          <w:p w14:paraId="05A0FA59" w14:textId="77777777" w:rsidR="00A16A04" w:rsidRDefault="00DF50C7">
            <w:pPr>
              <w:rPr>
                <w:del w:id="943" w:author="uzivatel" w:date="2026-09-22T12:16:00Z" w16du:dateUtc="2026-09-22T16:16:00Z"/>
              </w:rPr>
            </w:pPr>
            <w:del w:id="944" w:author="uzivatel" w:date="2026-09-22T12:16:00Z" w16du:dateUtc="2026-09-22T16:16:00Z">
              <w:r>
                <w:delText>2012</w:delText>
              </w:r>
            </w:del>
          </w:p>
        </w:tc>
        <w:tc>
          <w:tcPr>
            <w:tcW w:w="1390" w:type="dxa"/>
          </w:tcPr>
          <w:p w14:paraId="0BB0CB07" w14:textId="77777777" w:rsidR="00A16A04" w:rsidRDefault="00A16A04">
            <w:pPr>
              <w:rPr>
                <w:del w:id="945" w:author="uzivatel" w:date="2026-09-22T12:16:00Z" w16du:dateUtc="2026-09-22T16:16:00Z"/>
              </w:rPr>
            </w:pPr>
          </w:p>
        </w:tc>
        <w:tc>
          <w:tcPr>
            <w:tcW w:w="1019" w:type="dxa"/>
          </w:tcPr>
          <w:p w14:paraId="186982D8" w14:textId="77777777" w:rsidR="00A16A04" w:rsidRDefault="00DF50C7">
            <w:pPr>
              <w:rPr>
                <w:del w:id="946" w:author="uzivatel" w:date="2026-09-22T12:16:00Z" w16du:dateUtc="2026-09-22T16:16:00Z"/>
              </w:rPr>
            </w:pPr>
            <w:del w:id="947" w:author="uzivatel" w:date="2026-09-22T12:16:00Z" w16du:dateUtc="2026-09-22T16:16:00Z">
              <w:r>
                <w:fldChar w:fldCharType="begin"/>
              </w:r>
              <w:r>
                <w:delInstrText>HYPERLINK "https://biblioclub.ru/" \h</w:delInstrText>
              </w:r>
              <w:r>
                <w:fldChar w:fldCharType="separate"/>
              </w:r>
              <w:r>
                <w:rPr>
                  <w:color w:val="2222CC"/>
                  <w:u w:val="single"/>
                </w:rPr>
                <w:delText>https://biblioclub.ru</w:delText>
              </w:r>
              <w:r>
                <w:fldChar w:fldCharType="end"/>
              </w:r>
              <w:r>
                <w:rPr>
                  <w:color w:val="000000"/>
                </w:rPr>
                <w:delText> </w:delText>
              </w:r>
            </w:del>
          </w:p>
        </w:tc>
      </w:tr>
      <w:tr w:rsidR="00A16A04" w14:paraId="37CD0E5D" w14:textId="77777777" w:rsidTr="007861D9">
        <w:trPr>
          <w:del w:id="948" w:author="uzivatel" w:date="2026-09-22T12:16:00Z" w16du:dateUtc="2026-09-22T16:16:00Z"/>
        </w:trPr>
        <w:tc>
          <w:tcPr>
            <w:tcW w:w="648" w:type="dxa"/>
          </w:tcPr>
          <w:p w14:paraId="39321139" w14:textId="77777777" w:rsidR="00A16A04" w:rsidRDefault="00DF50C7">
            <w:pPr>
              <w:jc w:val="center"/>
              <w:rPr>
                <w:del w:id="949" w:author="uzivatel" w:date="2026-09-22T12:16:00Z" w16du:dateUtc="2026-09-22T16:16:00Z"/>
              </w:rPr>
            </w:pPr>
            <w:del w:id="950" w:author="uzivatel" w:date="2026-09-22T12:16:00Z" w16du:dateUtc="2026-09-22T16:16:00Z">
              <w:r>
                <w:delText>3.</w:delText>
              </w:r>
            </w:del>
          </w:p>
        </w:tc>
        <w:tc>
          <w:tcPr>
            <w:tcW w:w="2437" w:type="dxa"/>
          </w:tcPr>
          <w:p w14:paraId="50CB990A" w14:textId="77777777" w:rsidR="00A16A04" w:rsidRDefault="00DF50C7">
            <w:pPr>
              <w:rPr>
                <w:del w:id="951" w:author="uzivatel" w:date="2026-09-22T12:16:00Z" w16du:dateUtc="2026-09-22T16:16:00Z"/>
              </w:rPr>
            </w:pPr>
            <w:del w:id="952" w:author="uzivatel" w:date="2026-09-22T12:16:00Z" w16du:dateUtc="2026-09-22T16:16:00Z">
              <w:r>
                <w:delText>Методы научного исследования: учебное пособие</w:delText>
              </w:r>
            </w:del>
          </w:p>
        </w:tc>
        <w:tc>
          <w:tcPr>
            <w:tcW w:w="1560" w:type="dxa"/>
          </w:tcPr>
          <w:p w14:paraId="2DBAEC9A" w14:textId="77777777" w:rsidR="00A16A04" w:rsidRDefault="00DF50C7">
            <w:pPr>
              <w:rPr>
                <w:del w:id="953" w:author="uzivatel" w:date="2026-09-22T12:16:00Z" w16du:dateUtc="2026-09-22T16:16:00Z"/>
              </w:rPr>
            </w:pPr>
            <w:del w:id="954" w:author="uzivatel" w:date="2026-09-22T12:16:00Z" w16du:dateUtc="2026-09-22T16:16:00Z">
              <w:r>
                <w:delText>Новиков А.М., Новикова Н.А.</w:delText>
              </w:r>
            </w:del>
          </w:p>
        </w:tc>
        <w:tc>
          <w:tcPr>
            <w:tcW w:w="1160" w:type="dxa"/>
          </w:tcPr>
          <w:p w14:paraId="77138CDC" w14:textId="77777777" w:rsidR="00A16A04" w:rsidRDefault="00DF50C7">
            <w:pPr>
              <w:rPr>
                <w:del w:id="955" w:author="uzivatel" w:date="2026-09-22T12:16:00Z" w16du:dateUtc="2026-09-22T16:16:00Z"/>
              </w:rPr>
            </w:pPr>
            <w:del w:id="956" w:author="uzivatel" w:date="2026-09-22T12:16:00Z" w16du:dateUtc="2026-09-22T16:16:00Z">
              <w:r>
                <w:delText>М.: </w:delText>
              </w:r>
              <w:r w:rsidR="007B77E6">
                <w:fldChar w:fldCharType="begin"/>
              </w:r>
              <w:r w:rsidR="007B77E6">
                <w:delInstrText xml:space="preserve"> HYPERLINK "http://biblioclub.ru/index.php?page=publisher_red&amp;pub_id=2431" \h </w:delInstrText>
              </w:r>
              <w:r w:rsidR="007B77E6">
                <w:fldChar w:fldCharType="separate"/>
              </w:r>
              <w:r>
                <w:delText>Либроком</w:delText>
              </w:r>
              <w:r w:rsidR="007B77E6">
                <w:fldChar w:fldCharType="end"/>
              </w:r>
              <w:r>
                <w:delText xml:space="preserve">, </w:delText>
              </w:r>
            </w:del>
          </w:p>
        </w:tc>
        <w:tc>
          <w:tcPr>
            <w:tcW w:w="851" w:type="dxa"/>
          </w:tcPr>
          <w:p w14:paraId="440FC79C" w14:textId="77777777" w:rsidR="00A16A04" w:rsidRDefault="00DF50C7">
            <w:pPr>
              <w:rPr>
                <w:del w:id="957" w:author="uzivatel" w:date="2026-09-22T12:16:00Z" w16du:dateUtc="2026-09-22T16:16:00Z"/>
              </w:rPr>
            </w:pPr>
            <w:del w:id="958" w:author="uzivatel" w:date="2026-09-22T12:16:00Z" w16du:dateUtc="2026-09-22T16:16:00Z">
              <w:r>
                <w:delText>2010</w:delText>
              </w:r>
            </w:del>
          </w:p>
        </w:tc>
        <w:tc>
          <w:tcPr>
            <w:tcW w:w="1390" w:type="dxa"/>
          </w:tcPr>
          <w:p w14:paraId="2C6996E5" w14:textId="77777777" w:rsidR="00A16A04" w:rsidRDefault="00A16A04">
            <w:pPr>
              <w:rPr>
                <w:del w:id="959" w:author="uzivatel" w:date="2026-09-22T12:16:00Z" w16du:dateUtc="2026-09-22T16:16:00Z"/>
              </w:rPr>
            </w:pPr>
          </w:p>
        </w:tc>
        <w:tc>
          <w:tcPr>
            <w:tcW w:w="1019" w:type="dxa"/>
          </w:tcPr>
          <w:p w14:paraId="69CEA641" w14:textId="77777777" w:rsidR="00A16A04" w:rsidRDefault="00DF50C7">
            <w:pPr>
              <w:rPr>
                <w:del w:id="960" w:author="uzivatel" w:date="2026-09-22T12:16:00Z" w16du:dateUtc="2026-09-22T16:16:00Z"/>
              </w:rPr>
            </w:pPr>
            <w:del w:id="961" w:author="uzivatel" w:date="2026-09-22T12:16:00Z" w16du:dateUtc="2026-09-22T16:16:00Z">
              <w:r>
                <w:fldChar w:fldCharType="begin"/>
              </w:r>
              <w:r>
                <w:delInstrText>HYPERLINK "https://biblioclub.ru/" \h</w:delInstrText>
              </w:r>
              <w:r>
                <w:fldChar w:fldCharType="separate"/>
              </w:r>
              <w:r>
                <w:rPr>
                  <w:color w:val="2222CC"/>
                  <w:u w:val="single"/>
                </w:rPr>
                <w:delText>https://biblioclub.ru</w:delText>
              </w:r>
              <w:r>
                <w:fldChar w:fldCharType="end"/>
              </w:r>
              <w:r>
                <w:rPr>
                  <w:color w:val="000000"/>
                </w:rPr>
                <w:delText> </w:delText>
              </w:r>
            </w:del>
          </w:p>
        </w:tc>
      </w:tr>
      <w:tr w:rsidR="00A16A04" w14:paraId="01DE58C6" w14:textId="77777777" w:rsidTr="007861D9">
        <w:trPr>
          <w:del w:id="962" w:author="uzivatel" w:date="2026-09-22T12:16:00Z" w16du:dateUtc="2026-09-22T16:16:00Z"/>
        </w:trPr>
        <w:tc>
          <w:tcPr>
            <w:tcW w:w="648" w:type="dxa"/>
          </w:tcPr>
          <w:p w14:paraId="50ACDE33" w14:textId="77777777" w:rsidR="00A16A04" w:rsidRDefault="00DF50C7">
            <w:pPr>
              <w:jc w:val="center"/>
              <w:rPr>
                <w:del w:id="963" w:author="uzivatel" w:date="2026-09-22T12:16:00Z" w16du:dateUtc="2026-09-22T16:16:00Z"/>
              </w:rPr>
            </w:pPr>
            <w:del w:id="964" w:author="uzivatel" w:date="2026-09-22T12:16:00Z" w16du:dateUtc="2026-09-22T16:16:00Z">
              <w:r>
                <w:delText>4.</w:delText>
              </w:r>
            </w:del>
          </w:p>
        </w:tc>
        <w:tc>
          <w:tcPr>
            <w:tcW w:w="2437" w:type="dxa"/>
          </w:tcPr>
          <w:p w14:paraId="12D53142" w14:textId="77777777" w:rsidR="00A16A04" w:rsidRDefault="00DF50C7">
            <w:pPr>
              <w:rPr>
                <w:del w:id="965" w:author="uzivatel" w:date="2026-09-22T12:16:00Z" w16du:dateUtc="2026-09-22T16:16:00Z"/>
              </w:rPr>
            </w:pPr>
            <w:del w:id="966" w:author="uzivatel" w:date="2026-09-22T12:16:00Z" w16du:dateUtc="2026-09-22T16:16:00Z">
              <w:r>
                <w:delText>Философия науки: учебное пособие</w:delText>
              </w:r>
            </w:del>
          </w:p>
        </w:tc>
        <w:tc>
          <w:tcPr>
            <w:tcW w:w="1560" w:type="dxa"/>
          </w:tcPr>
          <w:p w14:paraId="17CF6594" w14:textId="77777777" w:rsidR="00A16A04" w:rsidRDefault="00DF50C7">
            <w:pPr>
              <w:rPr>
                <w:del w:id="967" w:author="uzivatel" w:date="2026-09-22T12:16:00Z" w16du:dateUtc="2026-09-22T16:16:00Z"/>
              </w:rPr>
            </w:pPr>
            <w:del w:id="968" w:author="uzivatel" w:date="2026-09-22T12:16:00Z" w16du:dateUtc="2026-09-22T16:16:00Z">
              <w:r>
                <w:delText xml:space="preserve">Ивин А. А. , Никитина </w:delText>
              </w:r>
            </w:del>
          </w:p>
          <w:p w14:paraId="0A78A5E0" w14:textId="77777777" w:rsidR="00A16A04" w:rsidRDefault="00DF50C7">
            <w:pPr>
              <w:rPr>
                <w:del w:id="969" w:author="uzivatel" w:date="2026-09-22T12:16:00Z" w16du:dateUtc="2026-09-22T16:16:00Z"/>
              </w:rPr>
            </w:pPr>
            <w:del w:id="970" w:author="uzivatel" w:date="2026-09-22T12:16:00Z" w16du:dateUtc="2026-09-22T16:16:00Z">
              <w:r>
                <w:delText>И. П.</w:delText>
              </w:r>
            </w:del>
          </w:p>
        </w:tc>
        <w:tc>
          <w:tcPr>
            <w:tcW w:w="1160" w:type="dxa"/>
          </w:tcPr>
          <w:p w14:paraId="51804450" w14:textId="77777777" w:rsidR="00A16A04" w:rsidRDefault="00DF50C7">
            <w:pPr>
              <w:rPr>
                <w:del w:id="971" w:author="uzivatel" w:date="2026-09-22T12:16:00Z" w16du:dateUtc="2026-09-22T16:16:00Z"/>
              </w:rPr>
            </w:pPr>
            <w:del w:id="972" w:author="uzivatel" w:date="2026-09-22T12:16:00Z" w16du:dateUtc="2026-09-22T16:16:00Z">
              <w:r>
                <w:delText>М.: Проспект</w:delText>
              </w:r>
            </w:del>
          </w:p>
        </w:tc>
        <w:tc>
          <w:tcPr>
            <w:tcW w:w="851" w:type="dxa"/>
          </w:tcPr>
          <w:p w14:paraId="40C984E8" w14:textId="77777777" w:rsidR="00A16A04" w:rsidRDefault="00DF50C7">
            <w:pPr>
              <w:rPr>
                <w:del w:id="973" w:author="uzivatel" w:date="2026-09-22T12:16:00Z" w16du:dateUtc="2026-09-22T16:16:00Z"/>
              </w:rPr>
            </w:pPr>
            <w:del w:id="974" w:author="uzivatel" w:date="2026-09-22T12:16:00Z" w16du:dateUtc="2026-09-22T16:16:00Z">
              <w:r>
                <w:delText>2016</w:delText>
              </w:r>
            </w:del>
          </w:p>
        </w:tc>
        <w:tc>
          <w:tcPr>
            <w:tcW w:w="1390" w:type="dxa"/>
          </w:tcPr>
          <w:p w14:paraId="0DFC9BF0" w14:textId="77777777" w:rsidR="00A16A04" w:rsidRDefault="00A16A04">
            <w:pPr>
              <w:rPr>
                <w:del w:id="975" w:author="uzivatel" w:date="2026-09-22T12:16:00Z" w16du:dateUtc="2026-09-22T16:16:00Z"/>
              </w:rPr>
            </w:pPr>
          </w:p>
        </w:tc>
        <w:tc>
          <w:tcPr>
            <w:tcW w:w="1019" w:type="dxa"/>
          </w:tcPr>
          <w:p w14:paraId="2EF70FFE" w14:textId="77777777" w:rsidR="00A16A04" w:rsidRDefault="00DF50C7">
            <w:pPr>
              <w:rPr>
                <w:del w:id="976" w:author="uzivatel" w:date="2026-09-22T12:16:00Z" w16du:dateUtc="2026-09-22T16:16:00Z"/>
              </w:rPr>
            </w:pPr>
            <w:del w:id="977" w:author="uzivatel" w:date="2026-09-22T12:16:00Z" w16du:dateUtc="2026-09-22T16:16:00Z">
              <w:r>
                <w:fldChar w:fldCharType="begin"/>
              </w:r>
              <w:r>
                <w:delInstrText>HYPERLINK "http://biblioclub.ru/" \h</w:delInstrText>
              </w:r>
              <w:r>
                <w:fldChar w:fldCharType="separate"/>
              </w:r>
              <w:r>
                <w:rPr>
                  <w:color w:val="0000FF"/>
                  <w:u w:val="single"/>
                </w:rPr>
                <w:delText>http://biblioclub.ru/</w:delText>
              </w:r>
              <w:r>
                <w:fldChar w:fldCharType="end"/>
              </w:r>
            </w:del>
          </w:p>
          <w:p w14:paraId="572D59E4" w14:textId="77777777" w:rsidR="00A16A04" w:rsidRDefault="00A16A04">
            <w:pPr>
              <w:rPr>
                <w:del w:id="978" w:author="uzivatel" w:date="2026-09-22T12:16:00Z" w16du:dateUtc="2026-09-22T16:16:00Z"/>
              </w:rPr>
            </w:pPr>
          </w:p>
        </w:tc>
      </w:tr>
    </w:tbl>
    <w:p w14:paraId="4A004858" w14:textId="77777777" w:rsidR="00A16A04" w:rsidRDefault="00A16A04">
      <w:pPr>
        <w:jc w:val="both"/>
        <w:rPr>
          <w:del w:id="979" w:author="uzivatel" w:date="2026-09-22T12:16:00Z" w16du:dateUtc="2026-09-22T16:16:00Z"/>
          <w:i/>
          <w:color w:val="FF0000"/>
        </w:rPr>
      </w:pPr>
    </w:p>
    <w:p w14:paraId="07E43C74" w14:textId="77777777" w:rsidR="00A16A04" w:rsidRDefault="00A16A04">
      <w:pPr>
        <w:jc w:val="both"/>
        <w:rPr>
          <w:del w:id="980" w:author="uzivatel" w:date="2026-09-22T12:16:00Z" w16du:dateUtc="2026-09-22T16:16:00Z"/>
          <w:i/>
          <w:color w:val="FF0000"/>
        </w:rPr>
      </w:pPr>
    </w:p>
    <w:p w14:paraId="59EFE882" w14:textId="77777777" w:rsidR="00A16A04" w:rsidRDefault="00DF50C7">
      <w:pPr>
        <w:spacing w:line="360" w:lineRule="auto"/>
        <w:rPr>
          <w:del w:id="981" w:author="uzivatel" w:date="2026-09-22T12:16:00Z" w16du:dateUtc="2026-09-22T16:16:00Z"/>
          <w:b/>
        </w:rPr>
      </w:pPr>
      <w:del w:id="982" w:author="uzivatel" w:date="2026-09-22T12:16:00Z" w16du:dateUtc="2026-09-22T16:16:00Z">
        <w:r>
          <w:rPr>
            <w:b/>
          </w:rPr>
          <w:delText>8. Ресурсы информационно-телекоммуникационной сети «Интернет»</w:delText>
        </w:r>
      </w:del>
    </w:p>
    <w:p w14:paraId="63B7B02C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83" w:author="uzivatel" w:date="2026-09-22T12:16:00Z" w16du:dateUtc="2026-09-22T16:16:00Z"/>
          <w:color w:val="000000"/>
        </w:rPr>
      </w:pPr>
      <w:del w:id="984" w:author="uzivatel" w:date="2026-09-22T12:16:00Z" w16du:dateUtc="2026-09-22T16:16:00Z">
        <w:r>
          <w:rPr>
            <w:color w:val="000000"/>
          </w:rPr>
          <w:delText xml:space="preserve">Официальный сайт Федерального агентства по туризму (Ростуризм: URL: </w:delText>
        </w:r>
        <w:r>
          <w:fldChar w:fldCharType="begin"/>
        </w:r>
        <w:r>
          <w:delInstrText>HYPERLINK "http://www.russiatourism.ru/" \h</w:delInstrText>
        </w:r>
        <w:r>
          <w:fldChar w:fldCharType="separate"/>
        </w:r>
        <w:r>
          <w:rPr>
            <w:color w:val="000000"/>
          </w:rPr>
          <w:delText>http://www.russiatourism.ru/</w:delText>
        </w:r>
        <w:r>
          <w:fldChar w:fldCharType="end"/>
        </w:r>
      </w:del>
    </w:p>
    <w:p w14:paraId="18EE65DF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85" w:author="uzivatel" w:date="2026-09-22T12:16:00Z" w16du:dateUtc="2026-09-22T16:16:00Z"/>
          <w:color w:val="000000"/>
        </w:rPr>
      </w:pPr>
      <w:del w:id="986" w:author="uzivatel" w:date="2026-09-22T12:16:00Z" w16du:dateUtc="2026-09-22T16:16:00Z">
        <w:r>
          <w:rPr>
            <w:color w:val="000000"/>
          </w:rPr>
          <w:delText>Официальный сайт Российской гостиничной Ассоциации: URL:</w:delText>
        </w:r>
        <w:r>
          <w:fldChar w:fldCharType="begin"/>
        </w:r>
        <w:r>
          <w:delInstrText>HYPERLINK "http://rha.ru/" \h</w:delInstrText>
        </w:r>
        <w:r>
          <w:fldChar w:fldCharType="separate"/>
        </w:r>
        <w:r>
          <w:rPr>
            <w:color w:val="000000"/>
          </w:rPr>
          <w:delText>http://rha.ru/</w:delText>
        </w:r>
        <w:r>
          <w:fldChar w:fldCharType="end"/>
        </w:r>
      </w:del>
    </w:p>
    <w:p w14:paraId="0CC6E658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87" w:author="uzivatel" w:date="2026-09-22T12:16:00Z" w16du:dateUtc="2026-09-22T16:16:00Z"/>
          <w:color w:val="000000"/>
        </w:rPr>
      </w:pPr>
      <w:del w:id="988" w:author="uzivatel" w:date="2026-09-22T12:16:00Z" w16du:dateUtc="2026-09-22T16:16:00Z">
        <w:r>
          <w:rPr>
            <w:color w:val="000000"/>
          </w:rPr>
          <w:delText>Официальный сайт Российского союза туриндустрии: URL:</w:delText>
        </w:r>
        <w:r>
          <w:fldChar w:fldCharType="begin"/>
        </w:r>
        <w:r>
          <w:delInstrText>HYPERLINK "http://www.rostourunion.ru/" \h</w:delInstrText>
        </w:r>
        <w:r>
          <w:fldChar w:fldCharType="separate"/>
        </w:r>
        <w:r>
          <w:rPr>
            <w:color w:val="000000"/>
          </w:rPr>
          <w:delText>http://www.rostourunion.ru/</w:delText>
        </w:r>
        <w:r>
          <w:fldChar w:fldCharType="end"/>
        </w:r>
      </w:del>
    </w:p>
    <w:p w14:paraId="457F78A3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89" w:author="uzivatel" w:date="2026-09-22T12:16:00Z" w16du:dateUtc="2026-09-22T16:16:00Z"/>
          <w:color w:val="000000"/>
        </w:rPr>
      </w:pPr>
      <w:del w:id="990" w:author="uzivatel" w:date="2026-09-22T12:16:00Z" w16du:dateUtc="2026-09-22T16:16:00Z">
        <w:r>
          <w:rPr>
            <w:color w:val="000000"/>
          </w:rPr>
          <w:delText>Портал про гостиничный бизнес: URL:</w:delText>
        </w:r>
        <w:r>
          <w:fldChar w:fldCharType="begin"/>
        </w:r>
        <w:r>
          <w:delInstrText>HYPERLINK "http://prohotel.ru/" \h</w:delInstrText>
        </w:r>
        <w:r>
          <w:fldChar w:fldCharType="separate"/>
        </w:r>
        <w:r>
          <w:rPr>
            <w:color w:val="000000"/>
          </w:rPr>
          <w:delText>http://prohotel.ru/</w:delText>
        </w:r>
        <w:r>
          <w:fldChar w:fldCharType="end"/>
        </w:r>
      </w:del>
    </w:p>
    <w:p w14:paraId="4643E7AC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91" w:author="uzivatel" w:date="2026-09-22T12:16:00Z" w16du:dateUtc="2026-09-22T16:16:00Z"/>
          <w:color w:val="000000"/>
        </w:rPr>
      </w:pPr>
      <w:del w:id="992" w:author="uzivatel" w:date="2026-09-22T12:16:00Z" w16du:dateUtc="2026-09-22T16:16:00Z">
        <w:r>
          <w:rPr>
            <w:color w:val="000000"/>
          </w:rPr>
          <w:delText xml:space="preserve">Сообщество профессионалов гостиничного бизнеса: URL: </w:delText>
        </w:r>
        <w:r>
          <w:fldChar w:fldCharType="begin"/>
        </w:r>
        <w:r>
          <w:delInstrText>HYPERLINK "http://www.frontdesk.ru/vetka.cgi?vetkaid=39" \h</w:delInstrText>
        </w:r>
        <w:r>
          <w:fldChar w:fldCharType="separate"/>
        </w:r>
        <w:r>
          <w:rPr>
            <w:color w:val="000000"/>
          </w:rPr>
          <w:delText>http://www.frontdesk.ru</w:delText>
        </w:r>
        <w:r>
          <w:fldChar w:fldCharType="end"/>
        </w:r>
      </w:del>
    </w:p>
    <w:p w14:paraId="361B7EE3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93" w:author="uzivatel" w:date="2026-09-22T12:16:00Z" w16du:dateUtc="2026-09-22T16:16:00Z"/>
          <w:color w:val="000000"/>
        </w:rPr>
      </w:pPr>
      <w:del w:id="994" w:author="uzivatel" w:date="2026-09-22T12:16:00Z" w16du:dateUtc="2026-09-22T16:16:00Z">
        <w:r>
          <w:rPr>
            <w:color w:val="000000"/>
          </w:rPr>
          <w:delText>Все об отелях: URL:</w:delText>
        </w:r>
        <w:r>
          <w:fldChar w:fldCharType="begin"/>
        </w:r>
        <w:r>
          <w:delInstrText>HYPERLINK "http://www.city-of-hotels.ru/" \h</w:delInstrText>
        </w:r>
        <w:r>
          <w:fldChar w:fldCharType="separate"/>
        </w:r>
        <w:r>
          <w:rPr>
            <w:color w:val="000000"/>
          </w:rPr>
          <w:delText>http://www.city-of-hotels.ru/</w:delText>
        </w:r>
        <w:r>
          <w:fldChar w:fldCharType="end"/>
        </w:r>
      </w:del>
    </w:p>
    <w:p w14:paraId="57DF964B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95" w:author="uzivatel" w:date="2026-09-22T12:16:00Z" w16du:dateUtc="2026-09-22T16:16:00Z"/>
          <w:color w:val="000000"/>
        </w:rPr>
      </w:pPr>
      <w:del w:id="996" w:author="uzivatel" w:date="2026-09-22T12:16:00Z" w16du:dateUtc="2026-09-22T16:16:00Z">
        <w:r>
          <w:rPr>
            <w:color w:val="000000"/>
          </w:rPr>
          <w:delText>Консультант.: URL: http://www.consultant.ru  - справочно-правовая система. Содержит законодательную базу, нормативно-правовое обеспечение, статьи.</w:delText>
        </w:r>
      </w:del>
    </w:p>
    <w:p w14:paraId="37958E31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97" w:author="uzivatel" w:date="2026-09-22T12:16:00Z" w16du:dateUtc="2026-09-22T16:16:00Z"/>
          <w:color w:val="000000"/>
        </w:rPr>
      </w:pPr>
      <w:del w:id="998" w:author="uzivatel" w:date="2026-09-22T12:16:00Z" w16du:dateUtc="2026-09-22T16:16:00Z">
        <w:r>
          <w:rPr>
            <w:color w:val="000000"/>
          </w:rPr>
          <w:delText xml:space="preserve">Cайт для профессионалов индустрии гостеприимства: URL://http: </w:delText>
        </w:r>
        <w:r>
          <w:fldChar w:fldCharType="begin"/>
        </w:r>
        <w:r>
          <w:delInstrText>HYPERLINK "http://www.hospitalitynet.org" \h</w:delInstrText>
        </w:r>
        <w:r>
          <w:fldChar w:fldCharType="separate"/>
        </w:r>
        <w:r>
          <w:rPr>
            <w:color w:val="000000"/>
          </w:rPr>
          <w:delText>www.hospitalitynet.org</w:delText>
        </w:r>
        <w:r>
          <w:fldChar w:fldCharType="end"/>
        </w:r>
      </w:del>
    </w:p>
    <w:p w14:paraId="7F7CCA8F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999" w:author="uzivatel" w:date="2026-09-22T12:16:00Z" w16du:dateUtc="2026-09-22T16:16:00Z"/>
          <w:color w:val="000000"/>
        </w:rPr>
      </w:pPr>
      <w:del w:id="1000" w:author="uzivatel" w:date="2026-09-22T12:16:00Z" w16du:dateUtc="2026-09-22T16:16:00Z">
        <w:r>
          <w:rPr>
            <w:color w:val="000000"/>
          </w:rPr>
          <w:delText xml:space="preserve">Официальный сайт Лозанской школы гостиничного менеджмента :URL://http </w:delText>
        </w:r>
        <w:r>
          <w:fldChar w:fldCharType="begin"/>
        </w:r>
        <w:r>
          <w:delInstrText>HYPERLINK "http://www.ehl.edu" \h</w:delInstrText>
        </w:r>
        <w:r>
          <w:fldChar w:fldCharType="separate"/>
        </w:r>
        <w:r>
          <w:rPr>
            <w:color w:val="000000"/>
          </w:rPr>
          <w:delText>www.ehl.edu</w:delText>
        </w:r>
        <w:r>
          <w:fldChar w:fldCharType="end"/>
        </w:r>
      </w:del>
    </w:p>
    <w:p w14:paraId="7173CB34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001" w:author="uzivatel" w:date="2026-09-22T12:16:00Z" w16du:dateUtc="2026-09-22T16:16:00Z"/>
          <w:color w:val="000000"/>
        </w:rPr>
      </w:pPr>
      <w:del w:id="1002" w:author="uzivatel" w:date="2026-09-22T12:16:00Z" w16du:dateUtc="2026-09-22T16:16:00Z">
        <w:r>
          <w:rPr>
            <w:color w:val="000000"/>
          </w:rPr>
          <w:delText xml:space="preserve">Известия Российского союза по туризму URL://http: </w:delText>
        </w:r>
        <w:r>
          <w:fldChar w:fldCharType="begin"/>
        </w:r>
        <w:r>
          <w:delInstrText>HYPERLINK "http://www.ratanews" \h</w:delInstrText>
        </w:r>
        <w:r>
          <w:fldChar w:fldCharType="separate"/>
        </w:r>
        <w:r>
          <w:rPr>
            <w:color w:val="000000"/>
          </w:rPr>
          <w:delText>www.ratanews</w:delText>
        </w:r>
        <w:r>
          <w:fldChar w:fldCharType="end"/>
        </w:r>
      </w:del>
    </w:p>
    <w:p w14:paraId="02478274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567" w:hanging="567"/>
        <w:jc w:val="both"/>
        <w:rPr>
          <w:del w:id="1003" w:author="uzivatel" w:date="2026-09-22T12:16:00Z" w16du:dateUtc="2026-09-22T16:16:00Z"/>
          <w:color w:val="000000"/>
        </w:rPr>
      </w:pPr>
      <w:del w:id="1004" w:author="uzivatel" w:date="2026-09-22T12:16:00Z" w16du:dateUtc="2026-09-22T16:16:00Z">
        <w:r>
          <w:rPr>
            <w:color w:val="000000"/>
          </w:rPr>
          <w:delText xml:space="preserve">Электронно-библиотечная система «Университетская библиотека ONLINE». – Режим доступа: </w:delText>
        </w:r>
        <w:r>
          <w:rPr>
            <w:color w:val="000000"/>
            <w:u w:val="single"/>
          </w:rPr>
          <w:delText>http://biblioclub.ru/</w:delText>
        </w:r>
        <w:r>
          <w:rPr>
            <w:color w:val="000000"/>
          </w:rPr>
          <w:delText xml:space="preserve"> </w:delText>
        </w:r>
      </w:del>
    </w:p>
    <w:p w14:paraId="0C6459A9" w14:textId="77777777" w:rsidR="00A16A04" w:rsidRDefault="00A16A04">
      <w:pPr>
        <w:rPr>
          <w:del w:id="1005" w:author="uzivatel" w:date="2026-09-22T12:16:00Z" w16du:dateUtc="2026-09-22T16:16:00Z"/>
        </w:rPr>
      </w:pPr>
    </w:p>
    <w:p w14:paraId="00D060BF" w14:textId="77777777" w:rsidR="007861D9" w:rsidRPr="00E2722E" w:rsidRDefault="007861D9" w:rsidP="007861D9">
      <w:pPr>
        <w:pStyle w:val="1"/>
        <w:spacing w:line="240" w:lineRule="auto"/>
        <w:ind w:left="0"/>
        <w:rPr>
          <w:del w:id="1006" w:author="uzivatel" w:date="2026-09-22T12:16:00Z" w16du:dateUtc="2026-09-22T16:16:00Z"/>
          <w:rFonts w:ascii="Times New Roman" w:hAnsi="Times New Roman" w:cs="Times New Roman"/>
          <w:sz w:val="24"/>
          <w:szCs w:val="24"/>
        </w:rPr>
      </w:pPr>
      <w:del w:id="1007" w:author="uzivatel" w:date="2026-09-22T12:16:00Z" w16du:dateUtc="2026-09-22T16:16:00Z">
        <w:r w:rsidRPr="00E2722E">
          <w:rPr>
            <w:rFonts w:ascii="Times New Roman" w:hAnsi="Times New Roman" w:cs="Times New Roman"/>
            <w:b/>
            <w:bCs/>
            <w:sz w:val="24"/>
            <w:szCs w:val="24"/>
          </w:rPr>
          <w:delText>9. ИНФОРМАЦИОННЫЕ ТЕХНОЛОГИИ, ИСПОЛЬЗУЕМЫЕ ПРИ ОСУЩЕСТВЛЕНИИ ОБРАЗОВАТЕЛЬНОГО ПРОЦЕССА ПО ДИСЦИПЛИНЕ:</w:delText>
        </w:r>
      </w:del>
    </w:p>
    <w:p w14:paraId="551C3A45" w14:textId="77777777" w:rsidR="007861D9" w:rsidRPr="00E2722E" w:rsidRDefault="007861D9" w:rsidP="007861D9">
      <w:pPr>
        <w:ind w:firstLine="567"/>
        <w:rPr>
          <w:del w:id="1008" w:author="uzivatel" w:date="2026-09-22T12:16:00Z" w16du:dateUtc="2026-09-22T16:16:00Z"/>
        </w:rPr>
      </w:pPr>
      <w:del w:id="1009" w:author="uzivatel" w:date="2026-09-22T12:16:00Z" w16du:dateUtc="2026-09-22T16:16:00Z">
        <w:r w:rsidRPr="00E2722E">
          <w:rPr>
            <w:rFonts w:eastAsia="WenQuanYi Micro Hei"/>
          </w:rPr>
          <w:delText>В ходе осуществления образовательного процесса используются следующие информационные технологии:</w:delText>
        </w:r>
      </w:del>
    </w:p>
    <w:p w14:paraId="36F4512C" w14:textId="77777777" w:rsidR="007861D9" w:rsidRPr="00E2722E" w:rsidRDefault="007861D9" w:rsidP="007861D9">
      <w:pPr>
        <w:ind w:firstLine="567"/>
        <w:rPr>
          <w:del w:id="1010" w:author="uzivatel" w:date="2026-09-22T12:16:00Z" w16du:dateUtc="2026-09-22T16:16:00Z"/>
        </w:rPr>
      </w:pPr>
      <w:del w:id="1011" w:author="uzivatel" w:date="2026-09-22T12:16:00Z" w16du:dateUtc="2026-09-22T16:16:00Z">
        <w:r w:rsidRPr="00E2722E">
          <w:rPr>
            <w:rFonts w:eastAsia="WenQuanYi Micro Hei"/>
          </w:rPr>
          <w:delText>- средства визуального отображения и представления информации (LibreOffice) для создания визуальных презентаций как преподавателем (при проведении занятий) так и обучаемым при подготовке докладов для семинарского занятия.</w:delText>
        </w:r>
      </w:del>
    </w:p>
    <w:p w14:paraId="55DAD6CE" w14:textId="77777777" w:rsidR="007861D9" w:rsidRPr="00E2722E" w:rsidRDefault="007861D9" w:rsidP="007861D9">
      <w:pPr>
        <w:ind w:firstLine="567"/>
        <w:rPr>
          <w:del w:id="1012" w:author="uzivatel" w:date="2026-09-22T12:16:00Z" w16du:dateUtc="2026-09-22T16:16:00Z"/>
        </w:rPr>
      </w:pPr>
      <w:del w:id="1013" w:author="uzivatel" w:date="2026-09-22T12:16:00Z" w16du:dateUtc="2026-09-22T16:16:00Z">
        <w:r w:rsidRPr="00E2722E">
          <w:rPr>
            <w:rFonts w:eastAsia="WenQuanYi Micro Hei"/>
          </w:rPr>
          <w:delText>- средства телекоммуникационного общения (электронная почта и т.п.) преподавателя и обучаемого.</w:delText>
        </w:r>
      </w:del>
    </w:p>
    <w:p w14:paraId="476F8429" w14:textId="77777777" w:rsidR="007861D9" w:rsidRPr="00E2722E" w:rsidRDefault="007861D9" w:rsidP="007861D9">
      <w:pPr>
        <w:ind w:firstLine="567"/>
        <w:rPr>
          <w:del w:id="1014" w:author="uzivatel" w:date="2026-09-22T12:16:00Z" w16du:dateUtc="2026-09-22T16:16:00Z"/>
          <w:rFonts w:eastAsia="WenQuanYi Micro Hei"/>
        </w:rPr>
      </w:pPr>
      <w:del w:id="1015" w:author="uzivatel" w:date="2026-09-22T12:16:00Z" w16du:dateUtc="2026-09-22T16:16:00Z">
        <w:r w:rsidRPr="00E2722E">
          <w:rPr>
            <w:rFonts w:eastAsia="WenQuanYi Micro Hei"/>
          </w:rPr>
          <w:delText>- использование обучаемым возможностей информационно-телекоммуникационной сети «Интернет» при осуществлении самостоятельной работы.</w:delText>
        </w:r>
      </w:del>
    </w:p>
    <w:p w14:paraId="1C2E053E" w14:textId="77777777" w:rsidR="007861D9" w:rsidRPr="00E2722E" w:rsidRDefault="007861D9" w:rsidP="007861D9">
      <w:pPr>
        <w:ind w:firstLine="567"/>
        <w:rPr>
          <w:del w:id="1016" w:author="uzivatel" w:date="2026-09-22T12:16:00Z" w16du:dateUtc="2026-09-22T16:16:00Z"/>
        </w:rPr>
      </w:pPr>
    </w:p>
    <w:p w14:paraId="2C8BE807" w14:textId="77777777" w:rsidR="007861D9" w:rsidRPr="00E2722E" w:rsidRDefault="007861D9" w:rsidP="007861D9">
      <w:pPr>
        <w:contextualSpacing/>
        <w:rPr>
          <w:del w:id="1017" w:author="uzivatel" w:date="2026-09-22T12:16:00Z" w16du:dateUtc="2026-09-22T16:16:00Z"/>
        </w:rPr>
      </w:pPr>
      <w:del w:id="1018" w:author="uzivatel" w:date="2026-09-22T12:16:00Z" w16du:dateUtc="2026-09-22T16:16:00Z">
        <w:r w:rsidRPr="00E2722E">
          <w:rPr>
            <w:rFonts w:eastAsia="WenQuanYi Micro Hei"/>
            <w:b/>
            <w:bCs/>
          </w:rPr>
          <w:delText>9.1. Требования к программному обеспечению учебного процесса</w:delText>
        </w:r>
      </w:del>
    </w:p>
    <w:p w14:paraId="0E51197B" w14:textId="77777777" w:rsidR="007861D9" w:rsidRPr="00E2722E" w:rsidRDefault="007861D9" w:rsidP="007861D9">
      <w:pPr>
        <w:rPr>
          <w:del w:id="1019" w:author="uzivatel" w:date="2026-09-22T12:16:00Z" w16du:dateUtc="2026-09-22T16:16:00Z"/>
        </w:rPr>
      </w:pPr>
      <w:del w:id="1020" w:author="uzivatel" w:date="2026-09-22T12:16:00Z" w16du:dateUtc="2026-09-22T16:16:00Z">
        <w:r w:rsidRPr="00E2722E">
          <w:rPr>
            <w:rFonts w:eastAsia="WenQuanYi Micro Hei"/>
          </w:rPr>
          <w:delText>Для успешного освоения дисциплины, обучающийся использует следующие программные средства:</w:delText>
        </w:r>
      </w:del>
    </w:p>
    <w:p w14:paraId="584B3B5B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1021" w:author="uzivatel" w:date="2026-09-22T12:16:00Z" w16du:dateUtc="2026-09-22T16:16:00Z"/>
        </w:rPr>
      </w:pPr>
      <w:del w:id="1022" w:author="uzivatel" w:date="2026-09-22T12:16:00Z" w16du:dateUtc="2026-09-22T16:16:00Z">
        <w:r w:rsidRPr="00E2722E">
          <w:rPr>
            <w:rFonts w:eastAsia="WenQuanYi Micro Hei"/>
          </w:rPr>
          <w:delText>Windows 10 x64</w:delText>
        </w:r>
      </w:del>
    </w:p>
    <w:p w14:paraId="5930EA53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1023" w:author="uzivatel" w:date="2026-09-22T12:16:00Z" w16du:dateUtc="2026-09-22T16:16:00Z"/>
        </w:rPr>
      </w:pPr>
      <w:del w:id="1024" w:author="uzivatel" w:date="2026-09-22T12:16:00Z" w16du:dateUtc="2026-09-22T16:16:00Z">
        <w:r w:rsidRPr="00E2722E">
          <w:rPr>
            <w:rFonts w:eastAsia="WenQuanYi Micro Hei"/>
          </w:rPr>
          <w:delText>MicrosoftOffice 2016</w:delText>
        </w:r>
      </w:del>
    </w:p>
    <w:p w14:paraId="449A4AF1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1025" w:author="uzivatel" w:date="2026-09-22T12:16:00Z" w16du:dateUtc="2026-09-22T16:16:00Z"/>
        </w:rPr>
      </w:pPr>
      <w:del w:id="1026" w:author="uzivatel" w:date="2026-09-22T12:16:00Z" w16du:dateUtc="2026-09-22T16:16:00Z">
        <w:r w:rsidRPr="00E2722E">
          <w:rPr>
            <w:rFonts w:eastAsia="WenQuanYi Micro Hei"/>
          </w:rPr>
          <w:delText>LibreOffice</w:delText>
        </w:r>
      </w:del>
    </w:p>
    <w:p w14:paraId="6E39E2C1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1027" w:author="uzivatel" w:date="2026-09-22T12:16:00Z" w16du:dateUtc="2026-09-22T16:16:00Z"/>
        </w:rPr>
      </w:pPr>
      <w:del w:id="1028" w:author="uzivatel" w:date="2026-09-22T12:16:00Z" w16du:dateUtc="2026-09-22T16:16:00Z">
        <w:r w:rsidRPr="00E2722E">
          <w:rPr>
            <w:rFonts w:eastAsia="WenQuanYi Micro Hei"/>
          </w:rPr>
          <w:delText>Firefox</w:delText>
        </w:r>
      </w:del>
    </w:p>
    <w:p w14:paraId="3DBCF2D6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1029" w:author="uzivatel" w:date="2026-09-22T12:16:00Z" w16du:dateUtc="2026-09-22T16:16:00Z"/>
        </w:rPr>
      </w:pPr>
      <w:del w:id="1030" w:author="uzivatel" w:date="2026-09-22T12:16:00Z" w16du:dateUtc="2026-09-22T16:16:00Z">
        <w:r w:rsidRPr="00E2722E">
          <w:rPr>
            <w:rFonts w:eastAsia="WenQuanYi Micro Hei"/>
          </w:rPr>
          <w:delText>GIMP</w:delText>
        </w:r>
      </w:del>
    </w:p>
    <w:p w14:paraId="14BCC4CD" w14:textId="77777777" w:rsidR="007861D9" w:rsidRPr="00E2722E" w:rsidRDefault="007861D9" w:rsidP="007861D9">
      <w:pPr>
        <w:tabs>
          <w:tab w:val="left" w:pos="3975"/>
          <w:tab w:val="center" w:pos="5352"/>
        </w:tabs>
        <w:rPr>
          <w:del w:id="1031" w:author="uzivatel" w:date="2026-09-22T12:16:00Z" w16du:dateUtc="2026-09-22T16:16:00Z"/>
        </w:rPr>
      </w:pPr>
    </w:p>
    <w:p w14:paraId="28D6A3C5" w14:textId="77777777" w:rsidR="007861D9" w:rsidRPr="00E2722E" w:rsidRDefault="007861D9" w:rsidP="007861D9">
      <w:pPr>
        <w:contextualSpacing/>
        <w:rPr>
          <w:del w:id="1032" w:author="uzivatel" w:date="2026-09-22T12:16:00Z" w16du:dateUtc="2026-09-22T16:16:00Z"/>
        </w:rPr>
      </w:pPr>
      <w:del w:id="1033" w:author="uzivatel" w:date="2026-09-22T12:16:00Z" w16du:dateUtc="2026-09-22T16:16:00Z">
        <w:r w:rsidRPr="00E2722E">
          <w:rPr>
            <w:rFonts w:eastAsia="WenQuanYi Micro Hei"/>
            <w:b/>
            <w:color w:val="000000"/>
          </w:rPr>
          <w:delText>9.2. Информационно-справочные системы (при необходимости):</w:delText>
        </w:r>
      </w:del>
    </w:p>
    <w:p w14:paraId="4D55985A" w14:textId="77777777" w:rsidR="007861D9" w:rsidRPr="00E2722E" w:rsidRDefault="007861D9" w:rsidP="007861D9">
      <w:pPr>
        <w:ind w:left="760"/>
        <w:rPr>
          <w:del w:id="1034" w:author="uzivatel" w:date="2026-09-22T12:16:00Z" w16du:dateUtc="2026-09-22T16:16:00Z"/>
        </w:rPr>
      </w:pPr>
      <w:del w:id="1035" w:author="uzivatel" w:date="2026-09-22T12:16:00Z" w16du:dateUtc="2026-09-22T16:16:00Z">
        <w:r w:rsidRPr="00E2722E">
          <w:rPr>
            <w:rFonts w:eastAsia="WenQuanYi Micro Hei"/>
          </w:rPr>
          <w:delText>Не используются</w:delText>
        </w:r>
      </w:del>
    </w:p>
    <w:p w14:paraId="67C2A217" w14:textId="77777777" w:rsidR="007861D9" w:rsidRPr="00E2722E" w:rsidRDefault="007861D9" w:rsidP="007861D9">
      <w:pPr>
        <w:rPr>
          <w:del w:id="1036" w:author="uzivatel" w:date="2026-09-22T12:16:00Z" w16du:dateUtc="2026-09-22T16:16:00Z"/>
          <w:b/>
          <w:bCs/>
        </w:rPr>
      </w:pPr>
    </w:p>
    <w:p w14:paraId="30D12DB0" w14:textId="77777777" w:rsidR="007861D9" w:rsidRPr="00E2722E" w:rsidRDefault="007861D9" w:rsidP="007861D9">
      <w:pPr>
        <w:rPr>
          <w:del w:id="1037" w:author="uzivatel" w:date="2026-09-22T12:16:00Z" w16du:dateUtc="2026-09-22T16:16:00Z"/>
          <w:b/>
          <w:bCs/>
          <w:color w:val="000000"/>
          <w:spacing w:val="5"/>
        </w:rPr>
      </w:pPr>
      <w:del w:id="1038" w:author="uzivatel" w:date="2026-09-22T12:16:00Z" w16du:dateUtc="2026-09-22T16:16:00Z">
        <w:r w:rsidRPr="00E2722E">
          <w:rPr>
            <w:b/>
            <w:bCs/>
          </w:rPr>
          <w:delText xml:space="preserve">10. </w:delText>
        </w:r>
        <w:r w:rsidRPr="00E2722E">
          <w:rPr>
            <w:b/>
            <w:bCs/>
            <w:color w:val="000000"/>
            <w:spacing w:val="5"/>
          </w:rPr>
          <w:delText>МАТЕРИАЛЬНО-ТЕХНИЧЕСКОЕ ОБЕСПЕЧЕНИЕ ДИСЦИПЛИНЫ</w:delText>
        </w:r>
      </w:del>
    </w:p>
    <w:p w14:paraId="63D290E7" w14:textId="77777777" w:rsidR="007861D9" w:rsidRPr="00E2722E" w:rsidRDefault="007861D9" w:rsidP="007861D9">
      <w:pPr>
        <w:rPr>
          <w:del w:id="1039" w:author="uzivatel" w:date="2026-09-22T12:16:00Z" w16du:dateUtc="2026-09-22T16:16:00Z"/>
        </w:rPr>
      </w:pPr>
    </w:p>
    <w:p w14:paraId="200DD133" w14:textId="77777777" w:rsidR="007861D9" w:rsidRPr="00E2722E" w:rsidRDefault="007861D9" w:rsidP="007861D9">
      <w:pPr>
        <w:ind w:firstLine="527"/>
        <w:rPr>
          <w:del w:id="1040" w:author="uzivatel" w:date="2026-09-22T12:16:00Z" w16du:dateUtc="2026-09-22T16:16:00Z"/>
        </w:rPr>
      </w:pPr>
      <w:del w:id="1041" w:author="uzivatel" w:date="2026-09-22T12:16:00Z" w16du:dateUtc="2026-09-22T16:16:00Z">
        <w:r w:rsidRPr="00E2722E">
          <w:rPr>
            <w:rFonts w:eastAsia="ArialMT"/>
            <w:color w:val="000000"/>
            <w:lang w:eastAsia="en-US"/>
          </w:rPr>
          <w:delText>Для проведения занятий лекционного типа предлагаются наборы демонстрационного оборудования и учебно-наглядных пособий.</w:delText>
        </w:r>
      </w:del>
    </w:p>
    <w:p w14:paraId="4D1F5EDA" w14:textId="77777777" w:rsidR="007861D9" w:rsidRPr="00E2722E" w:rsidRDefault="007861D9" w:rsidP="007861D9">
      <w:pPr>
        <w:ind w:firstLine="527"/>
        <w:rPr>
          <w:del w:id="1042" w:author="uzivatel" w:date="2026-09-22T12:16:00Z" w16du:dateUtc="2026-09-22T16:16:00Z"/>
        </w:rPr>
      </w:pPr>
      <w:del w:id="1043" w:author="uzivatel" w:date="2026-09-22T12:16:00Z" w16du:dateUtc="2026-09-22T16:16:00Z">
        <w:r w:rsidRPr="00E2722E">
          <w:delText>Для изучения дисциплины используется следующее оборудование: аудитория, укомплектованная мебелью для обучающихся и преподавателя, доской, ПК с выходом в интернет, мультимедийным проектором и экраном.</w:delText>
        </w:r>
      </w:del>
    </w:p>
    <w:p w14:paraId="4786BC6B" w14:textId="77777777" w:rsidR="007861D9" w:rsidRPr="00E2722E" w:rsidRDefault="007861D9" w:rsidP="007861D9">
      <w:pPr>
        <w:ind w:firstLine="527"/>
        <w:rPr>
          <w:del w:id="1044" w:author="uzivatel" w:date="2026-09-22T12:16:00Z" w16du:dateUtc="2026-09-22T16:16:00Z"/>
        </w:rPr>
      </w:pPr>
      <w:del w:id="1045" w:author="uzivatel" w:date="2026-09-22T12:16:00Z" w16du:dateUtc="2026-09-22T16:16:00Z">
        <w:r w:rsidRPr="00E2722E">
          <w:delText>Для самостоятельной работы обучающихся используется аудитория, укомплектованная специализированной мебелью и техническими средствами (ПК с выходом в интернет и обеспечением доступа в электронно-информационно-образовательную среду организации).</w:delText>
        </w:r>
      </w:del>
    </w:p>
    <w:p w14:paraId="16F72BF1" w14:textId="77777777" w:rsidR="00A16A04" w:rsidRDefault="00A16A04">
      <w:pPr>
        <w:rPr>
          <w:del w:id="1046" w:author="uzivatel" w:date="2026-09-22T12:16:00Z" w16du:dateUtc="2026-09-22T16:16:00Z"/>
          <w:color w:val="000000"/>
        </w:rPr>
      </w:pPr>
    </w:p>
    <w:p w14:paraId="235D7293" w14:textId="77777777" w:rsidR="00A16A04" w:rsidRDefault="00A16A04" w:rsidP="006D0779">
      <w:pPr>
        <w:pStyle w:val="Default"/>
        <w:ind w:left="720"/>
        <w:rPr>
          <w:rFonts w:ascii="Roboto" w:hAnsi="Roboto"/>
          <w:rPrChange w:id="1047" w:author="uzivatel" w:date="2026-09-22T12:16:00Z" w16du:dateUtc="2026-09-22T16:16:00Z">
            <w:rPr>
              <w:b/>
            </w:rPr>
          </w:rPrChange>
        </w:rPr>
        <w:pPrChange w:id="1048" w:author="uzivatel" w:date="2026-09-22T12:16:00Z" w16du:dateUtc="2026-09-22T16:16:00Z">
          <w:pPr>
            <w:shd w:val="clear" w:color="auto" w:fill="FFFFFF"/>
            <w:ind w:firstLine="709"/>
            <w:jc w:val="both"/>
          </w:pPr>
        </w:pPrChange>
      </w:pPr>
    </w:p>
    <w:sectPr w:rsidR="00A16A04" w:rsidSect="00067C1B">
      <w:headerReference w:type="default" r:id="rId8"/>
      <w:footerReference w:type="default" r:id="rId9"/>
      <w:pgSz w:w="11906" w:h="16838"/>
      <w:pgMar w:top="142" w:right="849" w:bottom="142" w:left="1417" w:header="708" w:footer="708" w:gutter="0"/>
      <w:pgNumType w:start="1"/>
      <w:cols w:space="708"/>
      <w:docGrid w:linePitch="360"/>
      <w:sectPrChange w:id="1070" w:author="uzivatel" w:date="2026-09-22T12:16:00Z" w16du:dateUtc="2026-09-22T16:16:00Z">
        <w:sectPr w:rsidR="00A16A04" w:rsidSect="00067C1B">
          <w:pgMar w:top="1134" w:right="850" w:bottom="1134" w:left="1701" w:header="708" w:footer="708" w:gutter="0"/>
          <w:pgNumType w:start="1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5150F7" w14:textId="77777777" w:rsidR="00CC1927" w:rsidRDefault="00CC1927" w:rsidP="00A058DA">
      <w:pPr>
        <w:pPrChange w:id="6" w:author="uzivatel" w:date="2026-09-22T12:16:00Z" w16du:dateUtc="2026-09-22T16:16:00Z">
          <w:pPr/>
        </w:pPrChange>
      </w:pPr>
      <w:r>
        <w:separator/>
      </w:r>
    </w:p>
  </w:endnote>
  <w:endnote w:type="continuationSeparator" w:id="0">
    <w:p w14:paraId="1C078D78" w14:textId="77777777" w:rsidR="00CC1927" w:rsidRDefault="00CC1927" w:rsidP="00A058DA">
      <w:pPr>
        <w:pPrChange w:id="7" w:author="uzivatel" w:date="2026-09-22T12:16:00Z" w16du:dateUtc="2026-09-22T16:1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enQuanYi Micro Hei">
    <w:panose1 w:val="020B0604020202020204"/>
    <w:charset w:val="01"/>
    <w:family w:val="auto"/>
    <w:pitch w:val="variable"/>
  </w:font>
  <w:font w:name="ArialMT">
    <w:altName w:val="Arial"/>
    <w:panose1 w:val="020B0604020202020204"/>
    <w:charset w:val="80"/>
    <w:family w:val="auto"/>
    <w:notTrueType/>
    <w:pitch w:val="default"/>
    <w:sig w:usb0="00000000" w:usb1="08070000" w:usb2="00000010" w:usb3="00000000" w:csb0="00020004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98FD25" w14:textId="77777777" w:rsidR="00A16A04" w:rsidRDefault="00DF50C7">
    <w:pPr>
      <w:pStyle w:val="PageNumber"/>
      <w:rPr>
        <w:rPrChange w:id="1067" w:author="uzivatel" w:date="2026-09-22T12:16:00Z" w16du:dateUtc="2026-09-22T16:16:00Z">
          <w:rPr>
            <w:color w:val="000000"/>
          </w:rPr>
        </w:rPrChange>
      </w:rPr>
      <w:pPrChange w:id="1068" w:author="uzivatel" w:date="2026-09-22T12:16:00Z" w16du:dateUtc="2026-09-22T16:16:00Z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677"/>
            <w:tab w:val="right" w:pos="9355"/>
          </w:tabs>
        </w:pPr>
      </w:pPrChange>
    </w:pPr>
    <w:del w:id="1069" w:author="uzivatel" w:date="2026-09-22T12:16:00Z" w16du:dateUtc="2026-09-22T16:16:00Z">
      <w:r>
        <w:rPr>
          <w:color w:val="000000"/>
        </w:rPr>
        <w:delText xml:space="preserve">© </w:delText>
      </w:r>
      <w:r>
        <w:rPr>
          <w:rFonts w:ascii="Bookman Old Style" w:eastAsia="Bookman Old Style" w:hAnsi="Bookman Old Style" w:cs="Bookman Old Style"/>
          <w:color w:val="000000"/>
        </w:rPr>
        <w:delText>ЛГУ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38C8DF" w14:textId="77777777" w:rsidR="00CC1927" w:rsidRDefault="00CC1927" w:rsidP="00A058DA">
      <w:pPr>
        <w:pPrChange w:id="4" w:author="uzivatel" w:date="2026-09-22T12:16:00Z" w16du:dateUtc="2026-09-22T16:16:00Z">
          <w:pPr/>
        </w:pPrChange>
      </w:pPr>
      <w:r>
        <w:separator/>
      </w:r>
    </w:p>
  </w:footnote>
  <w:footnote w:type="continuationSeparator" w:id="0">
    <w:p w14:paraId="4FDB4FEA" w14:textId="77777777" w:rsidR="00CC1927" w:rsidRDefault="00CC1927" w:rsidP="00A058DA">
      <w:pPr>
        <w:pPrChange w:id="5" w:author="uzivatel" w:date="2026-09-22T12:16:00Z" w16du:dateUtc="2026-09-22T16:1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46B4EB" w14:textId="77777777" w:rsidR="00A16A04" w:rsidRDefault="00A16A0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del w:id="1049" w:author="uzivatel" w:date="2026-09-22T12:16:00Z" w16du:dateUtc="2026-09-22T16:16:00Z"/>
        <w:color w:val="000000"/>
      </w:rPr>
    </w:pPr>
  </w:p>
  <w:tbl>
    <w:tblPr>
      <w:tblStyle w:val="ab"/>
      <w:tblW w:w="9360" w:type="dxa"/>
      <w:tblInd w:w="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160"/>
      <w:gridCol w:w="6204"/>
      <w:gridCol w:w="996"/>
    </w:tblGrid>
    <w:tr w:rsidR="00A16A04" w14:paraId="0410AECF" w14:textId="77777777">
      <w:trPr>
        <w:trHeight w:val="703"/>
        <w:del w:id="1050" w:author="uzivatel" w:date="2026-09-22T12:16:00Z" w16du:dateUtc="2026-09-22T16:16:00Z"/>
      </w:trPr>
      <w:tc>
        <w:tcPr>
          <w:tcW w:w="2160" w:type="dxa"/>
          <w:vMerge w:val="restart"/>
          <w:vAlign w:val="center"/>
        </w:tcPr>
        <w:p w14:paraId="38976626" w14:textId="77777777" w:rsidR="00A16A04" w:rsidRDefault="00CC19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line="276" w:lineRule="auto"/>
            <w:ind w:left="-69" w:firstLine="69"/>
            <w:jc w:val="center"/>
            <w:rPr>
              <w:del w:id="1051" w:author="uzivatel" w:date="2026-09-22T12:16:00Z" w16du:dateUtc="2026-09-22T16:16:00Z"/>
              <w:color w:val="000000"/>
            </w:rPr>
          </w:pPr>
          <w:del w:id="1052" w:author="uzivatel" w:date="2026-09-22T12:16:00Z" w16du:dateUtc="2026-09-22T16:16:00Z">
            <w:r w:rsidRPr="00CC1927">
              <w:rPr>
                <w:noProof/>
                <w:color w:val="000000"/>
              </w:rPr>
              <w:pict w14:anchorId="11B453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i1025" type="#_x0000_t75" style="width:99.7pt;height:78.55pt;visibility:visible;mso-wrap-style:square">
                  <v:imagedata r:id="rId1" o:title=""/>
                  <o:lock v:ext="edit" rotation="t" cropping="t" verticies="t"/>
                </v:shape>
              </w:pict>
            </w:r>
          </w:del>
        </w:p>
      </w:tc>
      <w:tc>
        <w:tcPr>
          <w:tcW w:w="6204" w:type="dxa"/>
          <w:vMerge w:val="restart"/>
        </w:tcPr>
        <w:p w14:paraId="2336A449" w14:textId="77777777" w:rsidR="00A16A04" w:rsidRDefault="00DF50C7">
          <w:pPr>
            <w:tabs>
              <w:tab w:val="center" w:pos="4677"/>
              <w:tab w:val="right" w:pos="9355"/>
            </w:tabs>
            <w:spacing w:before="60"/>
            <w:jc w:val="center"/>
            <w:rPr>
              <w:del w:id="1053" w:author="uzivatel" w:date="2026-09-22T12:16:00Z" w16du:dateUtc="2026-09-22T16:16:00Z"/>
              <w:rFonts w:ascii="Book Antiqua" w:eastAsia="Book Antiqua" w:hAnsi="Book Antiqua" w:cs="Book Antiqua"/>
              <w:sz w:val="18"/>
              <w:szCs w:val="18"/>
            </w:rPr>
          </w:pPr>
          <w:del w:id="1054" w:author="uzivatel" w:date="2026-09-22T12:16:00Z" w16du:dateUtc="2026-09-22T16:16:00Z">
            <w:r>
              <w:rPr>
                <w:rFonts w:ascii="Book Antiqua" w:eastAsia="Book Antiqua" w:hAnsi="Book Antiqua" w:cs="Book Antiqua"/>
                <w:sz w:val="18"/>
                <w:szCs w:val="18"/>
              </w:rPr>
              <w:delText>ГОСУДАРСТВЕННОЕ АВТОНОМНОЕ ОБРАЗОВАТЕЛЬНОЕ  УЧРЕЖДЕНИЕ ВЫСШЕГО ОБРАЗОВАНИЯ</w:delText>
            </w:r>
          </w:del>
        </w:p>
        <w:p w14:paraId="02494E41" w14:textId="77777777" w:rsidR="00A16A04" w:rsidRDefault="00DF50C7">
          <w:pPr>
            <w:tabs>
              <w:tab w:val="center" w:pos="4677"/>
              <w:tab w:val="right" w:pos="9355"/>
            </w:tabs>
            <w:spacing w:before="60"/>
            <w:jc w:val="center"/>
            <w:rPr>
              <w:del w:id="1055" w:author="uzivatel" w:date="2026-09-22T12:16:00Z" w16du:dateUtc="2026-09-22T16:16:00Z"/>
              <w:rFonts w:ascii="Book Antiqua" w:eastAsia="Book Antiqua" w:hAnsi="Book Antiqua" w:cs="Book Antiqua"/>
            </w:rPr>
          </w:pPr>
          <w:del w:id="1056" w:author="uzivatel" w:date="2026-09-22T12:16:00Z" w16du:dateUtc="2026-09-22T16:16:00Z">
            <w:r>
              <w:rPr>
                <w:rFonts w:ascii="Book Antiqua" w:eastAsia="Book Antiqua" w:hAnsi="Book Antiqua" w:cs="Book Antiqua"/>
                <w:sz w:val="18"/>
                <w:szCs w:val="18"/>
              </w:rPr>
              <w:delText xml:space="preserve"> ЛЕНИНГРАДСКОЙ ОБЛАСТИ</w:delText>
            </w:r>
          </w:del>
        </w:p>
        <w:p w14:paraId="514BBCE6" w14:textId="77777777" w:rsidR="00A16A04" w:rsidRDefault="00DF50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del w:id="1057" w:author="uzivatel" w:date="2026-09-22T12:16:00Z" w16du:dateUtc="2026-09-22T16:16:00Z"/>
              <w:b/>
              <w:color w:val="000000"/>
            </w:rPr>
          </w:pPr>
          <w:del w:id="1058" w:author="uzivatel" w:date="2026-09-22T12:16:00Z" w16du:dateUtc="2026-09-22T16:16:00Z">
            <w:r>
              <w:rPr>
                <w:rFonts w:ascii="Book Antiqua" w:eastAsia="Book Antiqua" w:hAnsi="Book Antiqua" w:cs="Book Antiqua"/>
                <w:b/>
                <w:color w:val="000000"/>
              </w:rPr>
              <w:delText>«ЛЕНИНГРАДСКИЙ  ГОСУДАРСТВЕННЫЙ  УНИВЕРСИТЕТ  ИМЕНИ А.С. ПУШКИНА»</w:delText>
            </w:r>
          </w:del>
        </w:p>
      </w:tc>
      <w:tc>
        <w:tcPr>
          <w:tcW w:w="996" w:type="dxa"/>
        </w:tcPr>
        <w:p w14:paraId="619AA09E" w14:textId="77777777" w:rsidR="00A16A04" w:rsidRDefault="00DF50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100"/>
            <w:jc w:val="center"/>
            <w:rPr>
              <w:del w:id="1059" w:author="uzivatel" w:date="2026-09-22T12:16:00Z" w16du:dateUtc="2026-09-22T16:16:00Z"/>
              <w:rFonts w:ascii="Book Antiqua" w:eastAsia="Book Antiqua" w:hAnsi="Book Antiqua" w:cs="Book Antiqua"/>
              <w:b/>
              <w:color w:val="000000"/>
              <w:sz w:val="18"/>
              <w:szCs w:val="18"/>
            </w:rPr>
          </w:pPr>
          <w:del w:id="1060" w:author="uzivatel" w:date="2026-09-22T12:16:00Z" w16du:dateUtc="2026-09-22T16:16:00Z">
            <w:r>
              <w:rPr>
                <w:rFonts w:ascii="Book Antiqua" w:eastAsia="Book Antiqua" w:hAnsi="Book Antiqua" w:cs="Book Antiqua"/>
                <w:b/>
                <w:color w:val="000000"/>
                <w:sz w:val="18"/>
                <w:szCs w:val="18"/>
              </w:rPr>
              <w:delText>ЛГУ</w:delText>
            </w:r>
          </w:del>
        </w:p>
      </w:tc>
    </w:tr>
    <w:tr w:rsidR="00A16A04" w14:paraId="00CB5AC5" w14:textId="77777777">
      <w:trPr>
        <w:trHeight w:val="274"/>
        <w:del w:id="1061" w:author="uzivatel" w:date="2026-09-22T12:16:00Z" w16du:dateUtc="2026-09-22T16:16:00Z"/>
      </w:trPr>
      <w:tc>
        <w:tcPr>
          <w:tcW w:w="2160" w:type="dxa"/>
          <w:vMerge/>
          <w:vAlign w:val="center"/>
        </w:tcPr>
        <w:p w14:paraId="0F0EF3C6" w14:textId="77777777" w:rsidR="00A16A04" w:rsidRDefault="00A16A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del w:id="1062" w:author="uzivatel" w:date="2026-09-22T12:16:00Z" w16du:dateUtc="2026-09-22T16:16:00Z"/>
              <w:rFonts w:ascii="Book Antiqua" w:eastAsia="Book Antiqua" w:hAnsi="Book Antiqua" w:cs="Book Antiqua"/>
              <w:b/>
              <w:color w:val="000000"/>
              <w:sz w:val="18"/>
              <w:szCs w:val="18"/>
            </w:rPr>
          </w:pPr>
        </w:p>
      </w:tc>
      <w:tc>
        <w:tcPr>
          <w:tcW w:w="6204" w:type="dxa"/>
          <w:vMerge/>
        </w:tcPr>
        <w:p w14:paraId="4BAAABBA" w14:textId="77777777" w:rsidR="00A16A04" w:rsidRDefault="00A16A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del w:id="1063" w:author="uzivatel" w:date="2026-09-22T12:16:00Z" w16du:dateUtc="2026-09-22T16:16:00Z"/>
              <w:rFonts w:ascii="Book Antiqua" w:eastAsia="Book Antiqua" w:hAnsi="Book Antiqua" w:cs="Book Antiqua"/>
              <w:b/>
              <w:color w:val="000000"/>
              <w:sz w:val="18"/>
              <w:szCs w:val="18"/>
            </w:rPr>
          </w:pPr>
        </w:p>
      </w:tc>
      <w:tc>
        <w:tcPr>
          <w:tcW w:w="996" w:type="dxa"/>
        </w:tcPr>
        <w:p w14:paraId="6D8ACC45" w14:textId="77777777" w:rsidR="00A16A04" w:rsidRDefault="00A16A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200"/>
            <w:jc w:val="center"/>
            <w:rPr>
              <w:del w:id="1064" w:author="uzivatel" w:date="2026-09-22T12:16:00Z" w16du:dateUtc="2026-09-22T16:16:00Z"/>
              <w:rFonts w:ascii="Bookman Old Style" w:eastAsia="Bookman Old Style" w:hAnsi="Bookman Old Style" w:cs="Bookman Old Style"/>
              <w:i/>
              <w:color w:val="000000"/>
              <w:sz w:val="16"/>
              <w:szCs w:val="16"/>
            </w:rPr>
          </w:pPr>
        </w:p>
      </w:tc>
    </w:tr>
  </w:tbl>
  <w:p w14:paraId="1465FA08" w14:textId="77777777" w:rsidR="00A16A04" w:rsidRDefault="00A16A04">
    <w:pPr>
      <w:pStyle w:val="Header"/>
      <w:rPr>
        <w:rPrChange w:id="1065" w:author="uzivatel" w:date="2026-09-22T12:16:00Z" w16du:dateUtc="2026-09-22T16:16:00Z">
          <w:rPr>
            <w:color w:val="000000"/>
          </w:rPr>
        </w:rPrChange>
      </w:rPr>
      <w:pPrChange w:id="1066" w:author="uzivatel" w:date="2026-09-22T12:16:00Z" w16du:dateUtc="2026-09-22T16:16:00Z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677"/>
            <w:tab w:val="right" w:pos="9355"/>
          </w:tabs>
          <w:ind w:right="360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5D84DC4"/>
    <w:multiLevelType w:val="multilevel"/>
    <w:tmpl w:val="4DCC0CF2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2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C72CD9"/>
    <w:multiLevelType w:val="multilevel"/>
    <w:tmpl w:val="78361C68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5" w15:restartNumberingAfterBreak="0">
    <w:nsid w:val="0FF97B0F"/>
    <w:multiLevelType w:val="multilevel"/>
    <w:tmpl w:val="637E6E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27675CF"/>
    <w:multiLevelType w:val="multilevel"/>
    <w:tmpl w:val="91803F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B5985"/>
    <w:multiLevelType w:val="multilevel"/>
    <w:tmpl w:val="17928A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2014A72"/>
    <w:multiLevelType w:val="multilevel"/>
    <w:tmpl w:val="7EF05B3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6540F32"/>
    <w:multiLevelType w:val="multilevel"/>
    <w:tmpl w:val="36C8E76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0F2479"/>
    <w:multiLevelType w:val="multilevel"/>
    <w:tmpl w:val="C1881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33DB1E61"/>
    <w:multiLevelType w:val="multilevel"/>
    <w:tmpl w:val="6032C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6907A8A"/>
    <w:multiLevelType w:val="multilevel"/>
    <w:tmpl w:val="8E9C65B0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38DC052A"/>
    <w:multiLevelType w:val="multilevel"/>
    <w:tmpl w:val="9ED4D2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D935E69"/>
    <w:multiLevelType w:val="multilevel"/>
    <w:tmpl w:val="5C6AB6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3E131803"/>
    <w:multiLevelType w:val="multilevel"/>
    <w:tmpl w:val="C6C61D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3E7C8E"/>
    <w:multiLevelType w:val="multilevel"/>
    <w:tmpl w:val="59FC9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9452E2"/>
    <w:multiLevelType w:val="multilevel"/>
    <w:tmpl w:val="E8B88C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4D5864D2"/>
    <w:multiLevelType w:val="multilevel"/>
    <w:tmpl w:val="4412C604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25" w15:restartNumberingAfterBreak="0">
    <w:nsid w:val="55032DD4"/>
    <w:multiLevelType w:val="multilevel"/>
    <w:tmpl w:val="D278E8D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692F93"/>
    <w:multiLevelType w:val="multilevel"/>
    <w:tmpl w:val="C4B012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5CFD1924"/>
    <w:multiLevelType w:val="multilevel"/>
    <w:tmpl w:val="6F8A948E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30" w15:restartNumberingAfterBreak="0">
    <w:nsid w:val="665527F7"/>
    <w:multiLevelType w:val="multilevel"/>
    <w:tmpl w:val="B502AF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686E105F"/>
    <w:multiLevelType w:val="multilevel"/>
    <w:tmpl w:val="8398C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6CA67CF1"/>
    <w:multiLevelType w:val="multilevel"/>
    <w:tmpl w:val="DD2EF13A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A3225F"/>
    <w:multiLevelType w:val="multilevel"/>
    <w:tmpl w:val="8AA8B9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70C335F5"/>
    <w:multiLevelType w:val="multilevel"/>
    <w:tmpl w:val="8D3A56C0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35" w15:restartNumberingAfterBreak="0">
    <w:nsid w:val="7336366F"/>
    <w:multiLevelType w:val="multilevel"/>
    <w:tmpl w:val="0562DD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F82C4F"/>
    <w:multiLevelType w:val="multilevel"/>
    <w:tmpl w:val="150CEC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5242657">
    <w:abstractNumId w:val="32"/>
  </w:num>
  <w:num w:numId="2" w16cid:durableId="169688264">
    <w:abstractNumId w:val="31"/>
  </w:num>
  <w:num w:numId="3" w16cid:durableId="1812557160">
    <w:abstractNumId w:val="18"/>
  </w:num>
  <w:num w:numId="4" w16cid:durableId="2102489322">
    <w:abstractNumId w:val="38"/>
  </w:num>
  <w:num w:numId="5" w16cid:durableId="1211384566">
    <w:abstractNumId w:val="17"/>
  </w:num>
  <w:num w:numId="6" w16cid:durableId="741374722">
    <w:abstractNumId w:val="33"/>
  </w:num>
  <w:num w:numId="7" w16cid:durableId="1035428588">
    <w:abstractNumId w:val="10"/>
  </w:num>
  <w:num w:numId="8" w16cid:durableId="681977746">
    <w:abstractNumId w:val="6"/>
  </w:num>
  <w:num w:numId="9" w16cid:durableId="842816301">
    <w:abstractNumId w:val="15"/>
  </w:num>
  <w:num w:numId="10" w16cid:durableId="1130586573">
    <w:abstractNumId w:val="16"/>
  </w:num>
  <w:num w:numId="11" w16cid:durableId="105395058">
    <w:abstractNumId w:val="24"/>
  </w:num>
  <w:num w:numId="12" w16cid:durableId="1364473961">
    <w:abstractNumId w:val="4"/>
  </w:num>
  <w:num w:numId="13" w16cid:durableId="104348295">
    <w:abstractNumId w:val="5"/>
  </w:num>
  <w:num w:numId="14" w16cid:durableId="442463757">
    <w:abstractNumId w:val="28"/>
  </w:num>
  <w:num w:numId="15" w16cid:durableId="1321033505">
    <w:abstractNumId w:val="9"/>
  </w:num>
  <w:num w:numId="16" w16cid:durableId="1333482731">
    <w:abstractNumId w:val="35"/>
  </w:num>
  <w:num w:numId="17" w16cid:durableId="684480886">
    <w:abstractNumId w:val="25"/>
  </w:num>
  <w:num w:numId="18" w16cid:durableId="1531602433">
    <w:abstractNumId w:val="8"/>
  </w:num>
  <w:num w:numId="19" w16cid:durableId="1503005966">
    <w:abstractNumId w:val="30"/>
  </w:num>
  <w:num w:numId="20" w16cid:durableId="2063668888">
    <w:abstractNumId w:val="1"/>
  </w:num>
  <w:num w:numId="21" w16cid:durableId="2086098684">
    <w:abstractNumId w:val="34"/>
  </w:num>
  <w:num w:numId="22" w16cid:durableId="1495995040">
    <w:abstractNumId w:val="21"/>
  </w:num>
  <w:num w:numId="23" w16cid:durableId="1119838748">
    <w:abstractNumId w:val="29"/>
  </w:num>
  <w:num w:numId="24" w16cid:durableId="569777256">
    <w:abstractNumId w:val="19"/>
  </w:num>
  <w:num w:numId="25" w16cid:durableId="345791041">
    <w:abstractNumId w:val="23"/>
  </w:num>
  <w:num w:numId="26" w16cid:durableId="269973324">
    <w:abstractNumId w:val="14"/>
  </w:num>
  <w:num w:numId="27" w16cid:durableId="1854303491">
    <w:abstractNumId w:val="0"/>
  </w:num>
  <w:num w:numId="28" w16cid:durableId="2011374360">
    <w:abstractNumId w:val="26"/>
  </w:num>
  <w:num w:numId="29" w16cid:durableId="2037652161">
    <w:abstractNumId w:val="36"/>
  </w:num>
  <w:num w:numId="30" w16cid:durableId="362826253">
    <w:abstractNumId w:val="27"/>
  </w:num>
  <w:num w:numId="31" w16cid:durableId="196050015">
    <w:abstractNumId w:val="7"/>
  </w:num>
  <w:num w:numId="32" w16cid:durableId="1568807904">
    <w:abstractNumId w:val="22"/>
  </w:num>
  <w:num w:numId="33" w16cid:durableId="666596438">
    <w:abstractNumId w:val="12"/>
  </w:num>
  <w:num w:numId="34" w16cid:durableId="246505047">
    <w:abstractNumId w:val="2"/>
  </w:num>
  <w:num w:numId="35" w16cid:durableId="571620107">
    <w:abstractNumId w:val="11"/>
  </w:num>
  <w:num w:numId="36" w16cid:durableId="1809857279">
    <w:abstractNumId w:val="20"/>
  </w:num>
  <w:num w:numId="37" w16cid:durableId="1231965518">
    <w:abstractNumId w:val="37"/>
  </w:num>
  <w:num w:numId="38" w16cid:durableId="58944466">
    <w:abstractNumId w:val="13"/>
  </w:num>
  <w:num w:numId="39" w16cid:durableId="52763986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A04"/>
    <w:rsid w:val="00021D99"/>
    <w:rsid w:val="0002301B"/>
    <w:rsid w:val="00067C1B"/>
    <w:rsid w:val="00070B7A"/>
    <w:rsid w:val="000C1D5B"/>
    <w:rsid w:val="000E3B54"/>
    <w:rsid w:val="00131188"/>
    <w:rsid w:val="0015762B"/>
    <w:rsid w:val="001D66D1"/>
    <w:rsid w:val="00222525"/>
    <w:rsid w:val="0028602A"/>
    <w:rsid w:val="002B27AF"/>
    <w:rsid w:val="002E5199"/>
    <w:rsid w:val="00332BB9"/>
    <w:rsid w:val="003377F2"/>
    <w:rsid w:val="00345583"/>
    <w:rsid w:val="00355828"/>
    <w:rsid w:val="00393DFA"/>
    <w:rsid w:val="003A4848"/>
    <w:rsid w:val="003E65A0"/>
    <w:rsid w:val="00405037"/>
    <w:rsid w:val="00421D86"/>
    <w:rsid w:val="0043051E"/>
    <w:rsid w:val="00434AE7"/>
    <w:rsid w:val="00441BB5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66858"/>
    <w:rsid w:val="0069557F"/>
    <w:rsid w:val="006B75D9"/>
    <w:rsid w:val="006D0779"/>
    <w:rsid w:val="0071556C"/>
    <w:rsid w:val="007861D9"/>
    <w:rsid w:val="007B77E6"/>
    <w:rsid w:val="00875E83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058DA"/>
    <w:rsid w:val="00A16A04"/>
    <w:rsid w:val="00AB7A30"/>
    <w:rsid w:val="00AF69EB"/>
    <w:rsid w:val="00B06B01"/>
    <w:rsid w:val="00BA0E5E"/>
    <w:rsid w:val="00BD1EDF"/>
    <w:rsid w:val="00C9043F"/>
    <w:rsid w:val="00CC1927"/>
    <w:rsid w:val="00D12D77"/>
    <w:rsid w:val="00D166A3"/>
    <w:rsid w:val="00DB23CA"/>
    <w:rsid w:val="00DF0E9B"/>
    <w:rsid w:val="00DF50C7"/>
    <w:rsid w:val="00E2631A"/>
    <w:rsid w:val="00E60474"/>
    <w:rsid w:val="00ED3AF5"/>
    <w:rsid w:val="00EF2DAF"/>
    <w:rsid w:val="00F01D59"/>
    <w:rsid w:val="00F3405A"/>
    <w:rsid w:val="00F91991"/>
    <w:rsid w:val="00F92274"/>
    <w:rsid w:val="00FB2884"/>
    <w:rsid w:val="00FD6806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F7A15D"/>
  <w15:docId w15:val="{24E2B744-BBC3-41B3-9D52-FEA61DC0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8C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jc w:val="both"/>
      <w:outlineLvl w:val="3"/>
      <w:pPrChange w:id="0" w:author="uzivatel" w:date="2026-09-22T12:16:00Z">
        <w:pPr>
          <w:keepNext/>
          <w:keepLines/>
          <w:spacing w:before="240" w:after="40"/>
          <w:outlineLvl w:val="3"/>
        </w:pPr>
      </w:pPrChange>
    </w:pPr>
    <w:rPr>
      <w:b/>
      <w:sz w:val="32"/>
      <w:szCs w:val="20"/>
      <w:lang w:val="cs-CZ" w:eastAsia="cs-CZ"/>
      <w:rPrChange w:id="0" w:author="uzivatel" w:date="2026-09-22T12:16:00Z">
        <w:rPr>
          <w:b/>
          <w:sz w:val="24"/>
          <w:szCs w:val="24"/>
          <w:lang w:val="ru-RU" w:eastAsia="ru-RU" w:bidi="ar-SA"/>
        </w:rPr>
      </w:rPrChange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B66E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59"/>
    <w:rsid w:val="003A3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с точками"/>
    <w:basedOn w:val="Normal"/>
    <w:uiPriority w:val="99"/>
    <w:rsid w:val="003A38C9"/>
    <w:pPr>
      <w:numPr>
        <w:numId w:val="1"/>
      </w:numPr>
      <w:tabs>
        <w:tab w:val="num" w:pos="756"/>
      </w:tabs>
      <w:spacing w:line="312" w:lineRule="auto"/>
      <w:ind w:left="756"/>
      <w:jc w:val="both"/>
    </w:pPr>
  </w:style>
  <w:style w:type="paragraph" w:customStyle="1" w:styleId="a0">
    <w:name w:val="Для таблиц"/>
    <w:basedOn w:val="Normal"/>
    <w:rsid w:val="003A38C9"/>
  </w:style>
  <w:style w:type="paragraph" w:styleId="Header">
    <w:name w:val="header"/>
    <w:basedOn w:val="Normal"/>
    <w:link w:val="Head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locked/>
    <w:rsid w:val="001D000A"/>
    <w:rPr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rsid w:val="001D000A"/>
  </w:style>
  <w:style w:type="paragraph" w:styleId="Footer">
    <w:name w:val="footer"/>
    <w:basedOn w:val="Normal"/>
    <w:link w:val="Foot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semiHidden/>
    <w:locked/>
    <w:rsid w:val="00D75076"/>
    <w:rPr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375D0C"/>
    <w:pPr>
      <w:spacing w:line="340" w:lineRule="exact"/>
      <w:ind w:left="284" w:hanging="284"/>
      <w:jc w:val="both"/>
    </w:pPr>
    <w:rPr>
      <w:sz w:val="20"/>
      <w:szCs w:val="20"/>
    </w:rPr>
  </w:style>
  <w:style w:type="character" w:customStyle="1" w:styleId="BodyTextIndent3Char">
    <w:name w:val="Body Text Indent 3 Char"/>
    <w:link w:val="BodyTextIndent3"/>
    <w:uiPriority w:val="99"/>
    <w:locked/>
    <w:rsid w:val="00375D0C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375D0C"/>
    <w:pPr>
      <w:spacing w:line="312" w:lineRule="auto"/>
      <w:ind w:firstLine="709"/>
      <w:jc w:val="both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375D0C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3377F2"/>
    <w:pPr>
      <w:spacing w:after="200" w:line="276" w:lineRule="auto"/>
      <w:ind w:left="720"/>
      <w:contextualSpacing/>
      <w:pPrChange w:id="1" w:author="uzivatel" w:date="2026-09-22T12:16:00Z">
        <w:pPr>
          <w:spacing w:after="200" w:line="276" w:lineRule="auto"/>
          <w:ind w:left="720"/>
        </w:pPr>
      </w:pPrChange>
    </w:pPr>
    <w:rPr>
      <w:rFonts w:asciiTheme="minorHAnsi" w:eastAsiaTheme="minorHAnsi" w:hAnsiTheme="minorHAnsi" w:cstheme="minorBidi"/>
      <w:sz w:val="22"/>
      <w:szCs w:val="22"/>
      <w:lang w:val="cs-CZ" w:eastAsia="en-US"/>
      <w:rPrChange w:id="1" w:author="uzivatel" w:date="2026-09-22T12:16:00Z">
        <w:rPr>
          <w:rFonts w:ascii="Calibri" w:hAnsi="Calibri" w:cs="Calibri"/>
          <w:sz w:val="22"/>
          <w:szCs w:val="22"/>
          <w:lang w:val="ru-RU" w:eastAsia="en-US" w:bidi="ar-SA"/>
        </w:rPr>
      </w:rPrChange>
    </w:rPr>
  </w:style>
  <w:style w:type="paragraph" w:styleId="NormalWeb">
    <w:name w:val="Normal (Web)"/>
    <w:basedOn w:val="Normal"/>
    <w:link w:val="NormalWebChar"/>
    <w:uiPriority w:val="99"/>
    <w:rsid w:val="007A6C23"/>
    <w:pPr>
      <w:spacing w:before="33" w:after="33"/>
    </w:pPr>
    <w:rPr>
      <w:rFonts w:ascii="Arial" w:hAnsi="Arial" w:cs="Arial"/>
      <w:color w:val="332E2D"/>
      <w:spacing w:val="2"/>
    </w:rPr>
  </w:style>
  <w:style w:type="character" w:customStyle="1" w:styleId="NormalWebChar">
    <w:name w:val="Normal (Web) Char"/>
    <w:link w:val="NormalWeb"/>
    <w:uiPriority w:val="99"/>
    <w:locked/>
    <w:rsid w:val="007A6C23"/>
    <w:rPr>
      <w:rFonts w:ascii="Arial" w:hAnsi="Arial" w:cs="Arial"/>
      <w:color w:val="332E2D"/>
      <w:spacing w:val="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2C1B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2C1B9B"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uiPriority w:val="99"/>
    <w:rsid w:val="00BF3114"/>
    <w:pPr>
      <w:shd w:val="clear" w:color="auto" w:fill="FFFFFF"/>
      <w:spacing w:before="100" w:beforeAutospacing="1" w:line="360" w:lineRule="auto"/>
    </w:pPr>
    <w:rPr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2" w:author="uzivatel" w:date="2026-09-22T12:16:00Z">
        <w:rPr>
          <w:color w:val="0000FF"/>
          <w:u w:val="single"/>
        </w:rPr>
      </w:rPrChange>
    </w:rPr>
  </w:style>
  <w:style w:type="character" w:styleId="FollowedHyperlink">
    <w:name w:val="FollowedHyperlink"/>
    <w:uiPriority w:val="99"/>
    <w:rsid w:val="006E7CAF"/>
    <w:rPr>
      <w:color w:val="800080"/>
      <w:u w:val="single"/>
    </w:rPr>
  </w:style>
  <w:style w:type="paragraph" w:styleId="BodyText">
    <w:name w:val="Body Text"/>
    <w:basedOn w:val="Normal"/>
    <w:link w:val="BodyTextChar"/>
    <w:uiPriority w:val="99"/>
    <w:semiHidden/>
    <w:rsid w:val="00155342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155342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rsid w:val="00934D8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934D82"/>
  </w:style>
  <w:style w:type="character" w:styleId="FootnoteReference">
    <w:name w:val="footnote reference"/>
    <w:uiPriority w:val="99"/>
    <w:semiHidden/>
    <w:rsid w:val="00934D82"/>
    <w:rPr>
      <w:vertAlign w:val="superscript"/>
    </w:rPr>
  </w:style>
  <w:style w:type="character" w:customStyle="1" w:styleId="apple-converted-space">
    <w:name w:val="apple-converted-space"/>
    <w:uiPriority w:val="99"/>
    <w:rsid w:val="00687425"/>
  </w:style>
  <w:style w:type="paragraph" w:customStyle="1" w:styleId="Default">
    <w:name w:val="Default"/>
    <w:rsid w:val="009700EB"/>
    <w:pPr>
      <w:autoSpaceDE w:val="0"/>
      <w:autoSpaceDN w:val="0"/>
      <w:adjustRightInd w:val="0"/>
      <w:pPrChange w:id="3" w:author="uzivatel" w:date="2026-09-22T12:16:00Z">
        <w:pPr>
          <w:autoSpaceDE w:val="0"/>
          <w:autoSpaceDN w:val="0"/>
          <w:adjustRightInd w:val="0"/>
        </w:pPr>
      </w:pPrChange>
    </w:pPr>
    <w:rPr>
      <w:rFonts w:ascii="Calibri" w:eastAsiaTheme="minorHAnsi" w:hAnsi="Calibri" w:cs="Calibri"/>
      <w:color w:val="000000"/>
      <w:lang w:val="cs-CZ" w:eastAsia="en-US"/>
      <w:rPrChange w:id="3" w:author="uzivatel" w:date="2026-09-22T12:16:00Z">
        <w:rPr>
          <w:color w:val="000000"/>
          <w:sz w:val="24"/>
          <w:szCs w:val="24"/>
          <w:lang w:val="ru-RU" w:eastAsia="ru-RU" w:bidi="ar-SA"/>
        </w:rPr>
      </w:rPrChange>
    </w:rPr>
  </w:style>
  <w:style w:type="paragraph" w:styleId="BodyText2">
    <w:name w:val="Body Text 2"/>
    <w:basedOn w:val="Normal"/>
    <w:link w:val="BodyText2Char"/>
    <w:uiPriority w:val="99"/>
    <w:rsid w:val="0011556B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locked/>
    <w:rsid w:val="0011556B"/>
    <w:rPr>
      <w:sz w:val="24"/>
      <w:szCs w:val="24"/>
    </w:rPr>
  </w:style>
  <w:style w:type="character" w:styleId="Emphasis">
    <w:name w:val="Emphasis"/>
    <w:uiPriority w:val="99"/>
    <w:qFormat/>
    <w:locked/>
    <w:rsid w:val="0011556B"/>
    <w:rPr>
      <w:i/>
      <w:iCs/>
    </w:rPr>
  </w:style>
  <w:style w:type="character" w:styleId="CommentReference">
    <w:name w:val="annotation reference"/>
    <w:uiPriority w:val="99"/>
    <w:semiHidden/>
    <w:rsid w:val="00E82B93"/>
    <w:rPr>
      <w:sz w:val="16"/>
      <w:szCs w:val="16"/>
    </w:rPr>
  </w:style>
  <w:style w:type="paragraph" w:customStyle="1" w:styleId="txt">
    <w:name w:val="txt"/>
    <w:basedOn w:val="Normal"/>
    <w:uiPriority w:val="99"/>
    <w:rsid w:val="00E82B93"/>
    <w:pPr>
      <w:spacing w:before="100" w:beforeAutospacing="1" w:after="100" w:afterAutospacing="1"/>
    </w:pPr>
  </w:style>
  <w:style w:type="paragraph" w:customStyle="1" w:styleId="1">
    <w:name w:val="Абзац списка1"/>
    <w:basedOn w:val="Normal"/>
    <w:rsid w:val="00011CEC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ListLabel9">
    <w:name w:val="ListLabel 9"/>
    <w:uiPriority w:val="99"/>
    <w:rsid w:val="006F79EE"/>
    <w:rPr>
      <w:b/>
      <w:bCs/>
      <w:sz w:val="20"/>
      <w:szCs w:val="20"/>
    </w:rPr>
  </w:style>
  <w:style w:type="numbering" w:customStyle="1" w:styleId="10">
    <w:name w:val="Список1"/>
    <w:rsid w:val="00FA1E2F"/>
  </w:style>
  <w:style w:type="character" w:customStyle="1" w:styleId="TitleChar">
    <w:name w:val="Title Char"/>
    <w:link w:val="Title"/>
    <w:rsid w:val="00DB66E7"/>
    <w:rPr>
      <w:rFonts w:ascii="Cambria" w:hAnsi="Cambria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WW-">
    <w:name w:val="WW-Базовый"/>
    <w:rsid w:val="00441BB5"/>
    <w:pPr>
      <w:widowControl w:val="0"/>
      <w:suppressAutoHyphens/>
      <w:spacing w:line="252" w:lineRule="auto"/>
      <w:ind w:left="40" w:firstLine="480"/>
      <w:jc w:val="both"/>
    </w:pPr>
    <w:rPr>
      <w:kern w:val="1"/>
      <w:sz w:val="18"/>
      <w:szCs w:val="18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D12D77"/>
    <w:rPr>
      <w:b/>
      <w:sz w:val="32"/>
      <w:szCs w:val="20"/>
      <w:lang w:val="cs-CZ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DHglRafzPR/pC7Ewia7/UKHuIQ==">AMUW2mV5RXjptGpKhhQK8erzVNPzBWTw3Lt3JhCRJFx44ajqXZSU2e5QPTs7ouxdMPCCsG/Icoq5z4cA5y9VbB8kYOy7S04lWf4AD7T0D9orE92nDk3IWIJNj5QtCjelgESCMgjJpKFD6J4m1ZUdYAnpyaCjzZ8i7kzktfCqWWkGSQRicXYuV+h2z2SVkhp5yaumiV50798oxvv27tmvJnhnQ1n+KGV8uq9Eh5Q6cESCbTN/nR0ykBdF6HbM5m149kqoXx7xDEx3qoagdK54RBcLsV4f/X1by877EeoI/PslGR+Ct1iheh6fqquioI/DAo22u2qTdwvL4WNd8ZFO/fcAtW3rU4RfSP0g5R6398F1hR22mvZ5v/Z/TszehBNXKwp7G/gDjKg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3060</Words>
  <Characters>17442</Characters>
  <Application>Microsoft Office Word</Application>
  <DocSecurity>0</DocSecurity>
  <Lines>145</Lines>
  <Paragraphs>40</Paragraphs>
  <ScaleCrop>false</ScaleCrop>
  <Company>СПбУТУиЭ</Company>
  <LinksUpToDate>false</LinksUpToDate>
  <CharactersWithSpaces>20462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novikovang</dc:creator>
  <cp:lastModifiedBy>Arthur Souza Rodrigues</cp:lastModifiedBy>
  <cp:revision>1</cp:revision>
  <dcterms:created xsi:type="dcterms:W3CDTF">2020-11-11T15:24:00Z</dcterms:created>
  <dcterms:modified xsi:type="dcterms:W3CDTF">2026-09-22T16:16:00Z</dcterms:modified>
</cp:coreProperties>
</file>