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9D8896" w14:textId="04411112" w:rsidR="00C14ED3" w:rsidRPr="00C14ED3" w:rsidRDefault="00C14ED3" w:rsidP="00C14ED3">
      <w:pPr>
        <w:rPr>
          <w:ins w:id="0" w:author="Christopher Shamburg" w:date="2026-09-25T20:08:00Z" w16du:dateUtc="2026-09-26T00:08:00Z"/>
          <w:rFonts w:ascii="Times New Roman" w:eastAsia="Times New Roman" w:hAnsi="Times New Roman" w:cs="Times New Roman"/>
        </w:rPr>
      </w:pPr>
      <w:ins w:id="1" w:author="Christopher Shamburg" w:date="2026-09-25T20:08:00Z" w16du:dateUtc="2026-09-26T00:08:00Z">
        <w:r w:rsidRPr="00C14ED3">
          <w:rPr>
            <w:rFonts w:ascii="Times New Roman" w:eastAsia="Times New Roman" w:hAnsi="Times New Roman" w:cs="Times New Roman"/>
          </w:rPr>
          <w:fldChar w:fldCharType="begin"/>
        </w:r>
        <w:r w:rsidRPr="00C14ED3">
          <w:rPr>
            <w:rFonts w:ascii="Times New Roman" w:eastAsia="Times New Roman" w:hAnsi="Times New Roman" w:cs="Times New Roman"/>
          </w:rPr>
          <w:instrText xml:space="preserve"> INCLUDEPICTURE "https://webmail.exchange.njcu.edu/owa/attachment.ashx?id=RgAAAADsuNxSUtskSq5%2f47zJJlbaBwBzxs6WXjEPTpoxbMX6%2ftA3AAAAT9s9AABzxs6WXjEPTpoxbMX6%2ftA3AAEW6TGCAAAJ&amp;attcnt=1&amp;attid0=BAABAAAA&amp;attcid0=image001.png%4001D6A6E8.6A26CEC0" \* MERGEFORMATINET </w:instrText>
        </w:r>
        <w:r w:rsidRPr="00C14ED3">
          <w:rPr>
            <w:rFonts w:ascii="Times New Roman" w:eastAsia="Times New Roman" w:hAnsi="Times New Roman" w:cs="Times New Roman"/>
          </w:rPr>
          <w:fldChar w:fldCharType="separate"/>
        </w:r>
        <w:r w:rsidRPr="00C14ED3">
          <w:rPr>
            <w:rFonts w:ascii="Times New Roman" w:eastAsia="Times New Roman" w:hAnsi="Times New Roman" w:cs="Times New Roman"/>
            <w:noProof/>
          </w:rPr>
          <mc:AlternateContent>
            <mc:Choice Requires="wps">
              <w:drawing>
                <wp:inline distT="0" distB="0" distL="0" distR="0" wp14:anchorId="05D6CC86" wp14:editId="7BB5AB1B">
                  <wp:extent cx="302260" cy="302260"/>
                  <wp:effectExtent l="0" t="0" r="0" b="0"/>
                  <wp:docPr id="2" name="Rectangle 2" descr="New Jersey City Univers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26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7771DC2" id="Rectangle 2" o:spid="_x0000_s1026" alt="New Jersey City University Logo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" filled="f" stroked="f">
                  <o:lock v:ext="edit" aspectratio="t"/>
                  <w10:anchorlock/>
                </v:rect>
              </w:pict>
            </mc:Fallback>
          </mc:AlternateContent>
        </w:r>
        <w:r w:rsidRPr="00C14ED3">
          <w:rPr>
            <w:rFonts w:ascii="Times New Roman" w:eastAsia="Times New Roman" w:hAnsi="Times New Roman" w:cs="Times New Roman"/>
          </w:rPr>
          <w:fldChar w:fldCharType="end"/>
        </w:r>
        <w:r w:rsidRPr="00C14ED3">
          <w:rPr>
            <w:rFonts w:ascii="Times New Roman" w:eastAsia="Times New Roman" w:hAnsi="Times New Roman" w:cs="Times New Roman"/>
          </w:rPr>
          <w:fldChar w:fldCharType="begin"/>
        </w:r>
        <w:r w:rsidRPr="00C14ED3">
          <w:rPr>
            <w:rFonts w:ascii="Times New Roman" w:eastAsia="Times New Roman" w:hAnsi="Times New Roman" w:cs="Times New Roman"/>
          </w:rPr>
          <w:instrText xml:space="preserve"> INCLUDEPICTURE "https://www.njcu.edu/sites/default/files/logo/2018-09/header-logo.png" \* MERGEFORMATINET </w:instrText>
        </w:r>
        <w:r w:rsidRPr="00C14ED3">
          <w:rPr>
            <w:rFonts w:ascii="Times New Roman" w:eastAsia="Times New Roman" w:hAnsi="Times New Roman" w:cs="Times New Roman"/>
          </w:rPr>
          <w:fldChar w:fldCharType="separate"/>
        </w:r>
        <w:r w:rsidRPr="00C14ED3">
          <w:rPr>
            <w:rFonts w:ascii="Times New Roman" w:eastAsia="Times New Roman" w:hAnsi="Times New Roman" w:cs="Times New Roman"/>
            <w:noProof/>
          </w:rPr>
          <w:drawing>
            <wp:anchor distT="0" distB="0" distL="114300" distR="114300" simplePos="0" relativeHeight="251659264" behindDoc="0" locked="0" layoutInCell="1" allowOverlap="1" wp14:anchorId="4F389E54" wp14:editId="3C09F9AF">
              <wp:simplePos x="0" y="0"/>
              <wp:positionH relativeFrom="margin">
                <wp:align>left</wp:align>
              </wp:positionH>
              <wp:positionV relativeFrom="margin">
                <wp:align>top</wp:align>
              </wp:positionV>
              <wp:extent cx="1750695" cy="598170"/>
              <wp:effectExtent l="0" t="0" r="1905" b="0"/>
              <wp:wrapSquare wrapText="bothSides"/>
              <wp:docPr id="3" name="Picture 3" descr="New Jersey City University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New Jersey City University"/>
                      <pic:cNvPicPr>
                        <a:picLocks noChangeAspect="1" noChangeArrowheads="1"/>
                      </pic:cNvPicPr>
                    </pic:nvPicPr>
                    <pic:blipFill>
                      <a:blip r:embed="rId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50695" cy="598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Pr="00C14ED3">
          <w:rPr>
            <w:rFonts w:ascii="Times New Roman" w:eastAsia="Times New Roman" w:hAnsi="Times New Roman" w:cs="Times New Roman"/>
          </w:rPr>
          <w:fldChar w:fldCharType="end"/>
        </w:r>
      </w:ins>
    </w:p>
    <w:p w14:paraId="0A1DFAF6" w14:textId="77777777" w:rsidR="00C14ED3" w:rsidRDefault="00C14ED3" w:rsidP="00C14ED3">
      <w:pPr>
        <w:rPr>
          <w:ins w:id="2" w:author="Christopher Shamburg" w:date="2026-09-25T20:08:00Z" w16du:dateUtc="2026-09-26T00:08:00Z"/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73DA2569" w14:textId="77777777" w:rsidR="00C14ED3" w:rsidRDefault="00C14ED3" w:rsidP="00C14ED3">
      <w:pPr>
        <w:rPr>
          <w:ins w:id="3" w:author="Christopher Shamburg" w:date="2026-09-25T20:08:00Z" w16du:dateUtc="2026-09-26T00:08:00Z"/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540DE37B" w14:textId="77777777" w:rsidR="00C14ED3" w:rsidRDefault="00C14ED3" w:rsidP="00C14ED3">
      <w:pPr>
        <w:rPr>
          <w:ins w:id="4" w:author="Christopher Shamburg" w:date="2026-09-25T20:08:00Z" w16du:dateUtc="2026-09-26T00:08:00Z"/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20FD805F" w14:textId="12DA196B" w:rsidR="00C14ED3" w:rsidRPr="00C14ED3" w:rsidRDefault="00C14ED3" w:rsidP="00C14ED3">
      <w:pPr>
        <w:rPr>
          <w:ins w:id="5" w:author="Christopher Shamburg" w:date="2026-09-25T20:08:00Z" w16du:dateUtc="2026-09-26T00:08:00Z"/>
          <w:rFonts w:ascii="Segoe UI" w:eastAsia="Times New Roman" w:hAnsi="Segoe UI" w:cs="Segoe UI"/>
          <w:color w:val="000000"/>
        </w:rPr>
      </w:pPr>
      <w:ins w:id="6" w:author="Christopher Shamburg" w:date="2026-09-25T20:08:00Z" w16du:dateUtc="2026-09-26T00:08:00Z">
        <w:r w:rsidRPr="00C14ED3">
          <w:rPr>
            <w:rFonts w:ascii="Times New Roman" w:eastAsia="Times New Roman" w:hAnsi="Times New Roman" w:cs="Times New Roman"/>
            <w:b/>
            <w:bCs/>
            <w:color w:val="000000"/>
          </w:rPr>
          <w:t>University Senate</w:t>
        </w:r>
      </w:ins>
    </w:p>
    <w:p w14:paraId="38328F88" w14:textId="21E8B5A7" w:rsidR="00C14ED3" w:rsidRDefault="00C14ED3" w:rsidP="00C14ED3">
      <w:pPr>
        <w:rPr>
          <w:ins w:id="7" w:author="Christopher Shamburg" w:date="2026-09-25T20:08:00Z" w16du:dateUtc="2026-09-26T00:08:00Z"/>
          <w:rFonts w:ascii="Times New Roman" w:eastAsia="Times New Roman" w:hAnsi="Times New Roman" w:cs="Times New Roman"/>
          <w:b/>
          <w:bCs/>
          <w:color w:val="000000"/>
        </w:rPr>
      </w:pPr>
      <w:ins w:id="8" w:author="Christopher Shamburg" w:date="2026-09-25T20:08:00Z" w16du:dateUtc="2026-09-26T00:08:00Z">
        <w:r w:rsidRPr="00C14ED3">
          <w:rPr>
            <w:rFonts w:ascii="Times New Roman" w:eastAsia="Times New Roman" w:hAnsi="Times New Roman" w:cs="Times New Roman"/>
            <w:b/>
            <w:bCs/>
            <w:color w:val="000000"/>
          </w:rPr>
          <w:t>Professional Studies Building</w:t>
        </w:r>
      </w:ins>
    </w:p>
    <w:p w14:paraId="778D8BDA" w14:textId="77777777" w:rsidR="00E04C19" w:rsidRPr="00C14ED3" w:rsidRDefault="00E04C19" w:rsidP="00C14ED3">
      <w:pPr>
        <w:rPr>
          <w:ins w:id="9" w:author="Christopher Shamburg" w:date="2026-09-25T20:08:00Z" w16du:dateUtc="2026-09-26T00:08:00Z"/>
          <w:rFonts w:ascii="Times New Roman" w:eastAsia="Times New Roman" w:hAnsi="Times New Roman" w:cs="Times New Roman"/>
          <w:b/>
          <w:bCs/>
          <w:color w:val="000000"/>
        </w:rPr>
      </w:pPr>
    </w:p>
    <w:p w14:paraId="280D5FC2" w14:textId="241F6F51" w:rsidR="00C14ED3" w:rsidRPr="00C14ED3" w:rsidRDefault="00C14ED3" w:rsidP="00C14ED3">
      <w:pPr>
        <w:rPr>
          <w:ins w:id="10" w:author="Christopher Shamburg" w:date="2026-09-25T20:08:00Z" w16du:dateUtc="2026-09-26T00:08:00Z"/>
          <w:rFonts w:ascii="Times New Roman" w:eastAsia="Times New Roman" w:hAnsi="Times New Roman" w:cs="Times New Roman"/>
          <w:b/>
          <w:bCs/>
          <w:color w:val="000000"/>
        </w:rPr>
      </w:pPr>
    </w:p>
    <w:p w14:paraId="64FE4818" w14:textId="57E11793" w:rsidR="00C14ED3" w:rsidRPr="00C14ED3" w:rsidRDefault="003C24C4" w:rsidP="00C14ED3">
      <w:pPr>
        <w:jc w:val="right"/>
        <w:rPr>
          <w:ins w:id="11" w:author="Christopher Shamburg" w:date="2026-09-25T20:08:00Z" w16du:dateUtc="2026-09-26T00:08:00Z"/>
          <w:rFonts w:ascii="Times New Roman" w:eastAsia="Times New Roman" w:hAnsi="Times New Roman" w:cs="Times New Roman"/>
          <w:b/>
          <w:bCs/>
          <w:color w:val="000000"/>
        </w:rPr>
      </w:pPr>
      <w:ins w:id="12" w:author="Christopher Shamburg" w:date="2026-09-25T20:08:00Z" w16du:dateUtc="2026-09-26T00:08:00Z">
        <w:r>
          <w:rPr>
            <w:rFonts w:ascii="Times New Roman" w:eastAsia="Times New Roman" w:hAnsi="Times New Roman" w:cs="Times New Roman"/>
            <w:b/>
            <w:bCs/>
            <w:color w:val="000000"/>
          </w:rPr>
          <w:t>November 8</w:t>
        </w:r>
        <w:r w:rsidR="00C14ED3" w:rsidRPr="00C14ED3">
          <w:rPr>
            <w:rFonts w:ascii="Times New Roman" w:eastAsia="Times New Roman" w:hAnsi="Times New Roman" w:cs="Times New Roman"/>
            <w:b/>
            <w:bCs/>
            <w:color w:val="000000"/>
          </w:rPr>
          <w:t>, 2020</w:t>
        </w:r>
      </w:ins>
    </w:p>
    <w:p w14:paraId="2584B02F" w14:textId="58B41B53" w:rsidR="00C14ED3" w:rsidRDefault="00C14ED3" w:rsidP="00C14ED3">
      <w:pPr>
        <w:rPr>
          <w:ins w:id="13" w:author="Christopher Shamburg" w:date="2026-09-25T20:08:00Z" w16du:dateUtc="2026-09-26T00:08:00Z"/>
          <w:rFonts w:ascii="Segoe UI" w:eastAsia="Times New Roman" w:hAnsi="Segoe UI" w:cs="Segoe UI"/>
          <w:color w:val="000000"/>
        </w:rPr>
      </w:pPr>
    </w:p>
    <w:p w14:paraId="108929A1" w14:textId="790EBD3B" w:rsidR="00E04C19" w:rsidRDefault="00E04C19" w:rsidP="00C14ED3">
      <w:pPr>
        <w:rPr>
          <w:ins w:id="14" w:author="Christopher Shamburg" w:date="2026-09-25T20:08:00Z" w16du:dateUtc="2026-09-26T00:08:00Z"/>
          <w:rFonts w:ascii="Segoe UI" w:eastAsia="Times New Roman" w:hAnsi="Segoe UI" w:cs="Segoe UI"/>
          <w:color w:val="000000"/>
        </w:rPr>
      </w:pPr>
    </w:p>
    <w:p w14:paraId="457E8608" w14:textId="77777777" w:rsidR="00E04C19" w:rsidRPr="00C14ED3" w:rsidRDefault="00E04C19" w:rsidP="00C14ED3">
      <w:pPr>
        <w:rPr>
          <w:ins w:id="15" w:author="Christopher Shamburg" w:date="2026-09-25T20:08:00Z" w16du:dateUtc="2026-09-26T00:08:00Z"/>
          <w:rFonts w:ascii="Segoe UI" w:eastAsia="Times New Roman" w:hAnsi="Segoe UI" w:cs="Segoe UI"/>
          <w:color w:val="000000"/>
        </w:rPr>
      </w:pPr>
    </w:p>
    <w:p w14:paraId="06B93824" w14:textId="77777777" w:rsidR="00C14ED3" w:rsidRPr="00C14ED3" w:rsidRDefault="00C14ED3" w:rsidP="00C14ED3">
      <w:pPr>
        <w:rPr>
          <w:ins w:id="16" w:author="Christopher Shamburg" w:date="2026-09-25T20:08:00Z" w16du:dateUtc="2026-09-26T00:08:00Z"/>
          <w:rFonts w:ascii="Segoe UI" w:eastAsia="Times New Roman" w:hAnsi="Segoe UI" w:cs="Segoe UI"/>
          <w:color w:val="000000"/>
        </w:rPr>
      </w:pPr>
      <w:ins w:id="17" w:author="Christopher Shamburg" w:date="2026-09-25T20:08:00Z" w16du:dateUtc="2026-09-26T00:08:00Z">
        <w:r w:rsidRPr="00C14ED3">
          <w:rPr>
            <w:rFonts w:ascii="Times New Roman" w:eastAsia="Times New Roman" w:hAnsi="Times New Roman" w:cs="Times New Roman"/>
            <w:b/>
            <w:bCs/>
            <w:color w:val="000000"/>
          </w:rPr>
          <w:t> </w:t>
        </w:r>
      </w:ins>
    </w:p>
    <w:p w14:paraId="2F16DA7A" w14:textId="4C589BF6" w:rsidR="00C14ED3" w:rsidRPr="00C14ED3" w:rsidRDefault="00C14ED3" w:rsidP="00C14ED3">
      <w:pPr>
        <w:jc w:val="center"/>
        <w:rPr>
          <w:ins w:id="18" w:author="Christopher Shamburg" w:date="2026-09-25T20:08:00Z" w16du:dateUtc="2026-09-26T00:08:00Z"/>
          <w:b/>
          <w:bCs/>
        </w:rPr>
      </w:pPr>
      <w:ins w:id="19" w:author="Christopher Shamburg" w:date="2026-09-25T20:08:00Z" w16du:dateUtc="2026-09-26T00:08:00Z">
        <w:r w:rsidRPr="00C14ED3">
          <w:rPr>
            <w:b/>
            <w:bCs/>
          </w:rPr>
          <w:t>Resolution of Commendation for Ms. Jennifer Fox</w:t>
        </w:r>
      </w:ins>
    </w:p>
    <w:p w14:paraId="1AC84494" w14:textId="77777777" w:rsidR="00C14ED3" w:rsidRPr="00C14ED3" w:rsidRDefault="00C14ED3" w:rsidP="00C14ED3">
      <w:pPr>
        <w:rPr>
          <w:ins w:id="20" w:author="Christopher Shamburg" w:date="2026-09-25T20:08:00Z" w16du:dateUtc="2026-09-26T00:08:00Z"/>
        </w:rPr>
      </w:pPr>
    </w:p>
    <w:p w14:paraId="359CBF22" w14:textId="1152AD2C" w:rsidR="00C14ED3" w:rsidRDefault="00C14ED3" w:rsidP="00C14ED3">
      <w:pPr>
        <w:rPr>
          <w:ins w:id="21" w:author="Christopher Shamburg" w:date="2026-09-25T20:08:00Z" w16du:dateUtc="2026-09-26T00:08:00Z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7735"/>
      </w:tblGrid>
      <w:tr w:rsidR="00E04C19" w14:paraId="3CE78FD5" w14:textId="77777777" w:rsidTr="00E04C19">
        <w:trPr>
          <w:ins w:id="22" w:author="Christopher Shamburg" w:date="2026-09-25T20:08:00Z" w16du:dateUtc="2026-09-26T00:08:00Z"/>
        </w:trPr>
        <w:tc>
          <w:tcPr>
            <w:tcW w:w="1615" w:type="dxa"/>
          </w:tcPr>
          <w:p w14:paraId="1142C7F9" w14:textId="0FA8A905" w:rsidR="00E04C19" w:rsidRPr="00E04C19" w:rsidRDefault="00E04C19" w:rsidP="00C14ED3">
            <w:pPr>
              <w:rPr>
                <w:ins w:id="23" w:author="Christopher Shamburg" w:date="2026-09-25T20:08:00Z" w16du:dateUtc="2026-09-26T00:08:00Z"/>
                <w:b/>
                <w:bCs/>
                <w:sz w:val="28"/>
                <w:szCs w:val="28"/>
              </w:rPr>
            </w:pPr>
            <w:ins w:id="24" w:author="Christopher Shamburg" w:date="2026-09-25T20:08:00Z" w16du:dateUtc="2026-09-26T00:08:00Z">
              <w:r w:rsidRPr="00E04C19">
                <w:rPr>
                  <w:b/>
                  <w:bCs/>
                  <w:sz w:val="28"/>
                  <w:szCs w:val="28"/>
                </w:rPr>
                <w:t>Whereas,</w:t>
              </w:r>
            </w:ins>
          </w:p>
        </w:tc>
        <w:tc>
          <w:tcPr>
            <w:tcW w:w="7735" w:type="dxa"/>
          </w:tcPr>
          <w:p w14:paraId="7239F33D" w14:textId="5FEA49BC" w:rsidR="00E04C19" w:rsidRDefault="00E04C19" w:rsidP="00C14ED3">
            <w:pPr>
              <w:rPr>
                <w:ins w:id="25" w:author="Christopher Shamburg" w:date="2026-09-25T20:08:00Z" w16du:dateUtc="2026-09-26T00:08:00Z"/>
              </w:rPr>
            </w:pPr>
            <w:ins w:id="26" w:author="Christopher Shamburg" w:date="2026-09-25T20:08:00Z" w16du:dateUtc="2026-09-26T00:08:00Z">
              <w:r>
                <w:t>Jennifer Fox was the only person in the office of online learning for a critical period of time during the COVID shutdown.</w:t>
              </w:r>
            </w:ins>
          </w:p>
          <w:p w14:paraId="49FE53F4" w14:textId="3FD53AB4" w:rsidR="00E04C19" w:rsidRDefault="00E04C19" w:rsidP="00C14ED3">
            <w:pPr>
              <w:rPr>
                <w:ins w:id="27" w:author="Christopher Shamburg" w:date="2026-09-25T20:08:00Z" w16du:dateUtc="2026-09-26T00:08:00Z"/>
              </w:rPr>
            </w:pPr>
          </w:p>
        </w:tc>
      </w:tr>
      <w:tr w:rsidR="00E04C19" w14:paraId="542D468A" w14:textId="77777777" w:rsidTr="00E04C19">
        <w:trPr>
          <w:ins w:id="28" w:author="Christopher Shamburg" w:date="2026-09-25T20:08:00Z" w16du:dateUtc="2026-09-26T00:08:00Z"/>
        </w:trPr>
        <w:tc>
          <w:tcPr>
            <w:tcW w:w="1615" w:type="dxa"/>
          </w:tcPr>
          <w:p w14:paraId="1A85B034" w14:textId="2ED9092E" w:rsidR="00E04C19" w:rsidRPr="00E04C19" w:rsidRDefault="00E04C19" w:rsidP="00C14ED3">
            <w:pPr>
              <w:rPr>
                <w:ins w:id="29" w:author="Christopher Shamburg" w:date="2026-09-25T20:08:00Z" w16du:dateUtc="2026-09-26T00:08:00Z"/>
                <w:b/>
                <w:bCs/>
                <w:sz w:val="28"/>
                <w:szCs w:val="28"/>
              </w:rPr>
            </w:pPr>
            <w:ins w:id="30" w:author="Christopher Shamburg" w:date="2026-09-25T20:08:00Z" w16du:dateUtc="2026-09-26T00:08:00Z">
              <w:r w:rsidRPr="00E04C19">
                <w:rPr>
                  <w:b/>
                  <w:bCs/>
                  <w:sz w:val="28"/>
                  <w:szCs w:val="28"/>
                </w:rPr>
                <w:t>Whereas,</w:t>
              </w:r>
            </w:ins>
          </w:p>
        </w:tc>
        <w:tc>
          <w:tcPr>
            <w:tcW w:w="7735" w:type="dxa"/>
          </w:tcPr>
          <w:p w14:paraId="7EFA70D3" w14:textId="1C792DA9" w:rsidR="00E04C19" w:rsidRDefault="00E04C19" w:rsidP="00C14ED3">
            <w:pPr>
              <w:rPr>
                <w:ins w:id="31" w:author="Christopher Shamburg" w:date="2026-09-25T20:08:00Z" w16du:dateUtc="2026-09-26T00:08:00Z"/>
              </w:rPr>
            </w:pPr>
            <w:ins w:id="32" w:author="Christopher Shamburg" w:date="2026-09-25T20:08:00Z" w16du:dateUtc="2026-09-26T00:08:00Z">
              <w:r>
                <w:t>Jennifer Fox was responsible for the online learning of every NJCU student in every NJCU class, taught by every NJCU faculty member.</w:t>
              </w:r>
            </w:ins>
          </w:p>
          <w:p w14:paraId="15C57BDB" w14:textId="343561EC" w:rsidR="00E04C19" w:rsidRDefault="00E04C19" w:rsidP="00C14ED3">
            <w:pPr>
              <w:rPr>
                <w:ins w:id="33" w:author="Christopher Shamburg" w:date="2026-09-25T20:08:00Z" w16du:dateUtc="2026-09-26T00:08:00Z"/>
              </w:rPr>
            </w:pPr>
          </w:p>
        </w:tc>
      </w:tr>
      <w:tr w:rsidR="00E04C19" w14:paraId="49C2A9DC" w14:textId="77777777" w:rsidTr="00E04C19">
        <w:trPr>
          <w:ins w:id="34" w:author="Christopher Shamburg" w:date="2026-09-25T20:08:00Z" w16du:dateUtc="2026-09-26T00:08:00Z"/>
        </w:trPr>
        <w:tc>
          <w:tcPr>
            <w:tcW w:w="1615" w:type="dxa"/>
          </w:tcPr>
          <w:p w14:paraId="67F80EFF" w14:textId="1F11BD6E" w:rsidR="00E04C19" w:rsidRPr="00E04C19" w:rsidRDefault="00E04C19" w:rsidP="00C14ED3">
            <w:pPr>
              <w:rPr>
                <w:ins w:id="35" w:author="Christopher Shamburg" w:date="2026-09-25T20:08:00Z" w16du:dateUtc="2026-09-26T00:08:00Z"/>
                <w:b/>
                <w:bCs/>
                <w:sz w:val="28"/>
                <w:szCs w:val="28"/>
              </w:rPr>
            </w:pPr>
            <w:ins w:id="36" w:author="Christopher Shamburg" w:date="2026-09-25T20:08:00Z" w16du:dateUtc="2026-09-26T00:08:00Z">
              <w:r w:rsidRPr="00E04C19">
                <w:rPr>
                  <w:b/>
                  <w:bCs/>
                  <w:sz w:val="28"/>
                  <w:szCs w:val="28"/>
                </w:rPr>
                <w:t>Whereas,</w:t>
              </w:r>
            </w:ins>
          </w:p>
        </w:tc>
        <w:tc>
          <w:tcPr>
            <w:tcW w:w="7735" w:type="dxa"/>
          </w:tcPr>
          <w:p w14:paraId="326437EF" w14:textId="5303CDBE" w:rsidR="00E04C19" w:rsidRDefault="00E04C19" w:rsidP="00C14ED3">
            <w:pPr>
              <w:rPr>
                <w:ins w:id="37" w:author="Christopher Shamburg" w:date="2026-09-25T20:08:00Z" w16du:dateUtc="2026-09-26T00:08:00Z"/>
              </w:rPr>
            </w:pPr>
            <w:ins w:id="38" w:author="Christopher Shamburg" w:date="2026-09-25T20:08:00Z" w16du:dateUtc="2026-09-26T00:08:00Z">
              <w:r>
                <w:t xml:space="preserve">Jennifer Fox successfully </w:t>
              </w:r>
              <w:r w:rsidR="004532D4">
                <w:t xml:space="preserve">helped deliver online learning </w:t>
              </w:r>
              <w:r>
                <w:t>with remarkable skill, patience, and integrity.</w:t>
              </w:r>
            </w:ins>
          </w:p>
        </w:tc>
      </w:tr>
    </w:tbl>
    <w:p w14:paraId="2BCA20CA" w14:textId="77777777" w:rsidR="00E04C19" w:rsidRDefault="00E04C19" w:rsidP="00C14ED3">
      <w:pPr>
        <w:rPr>
          <w:ins w:id="39" w:author="Christopher Shamburg" w:date="2026-09-25T20:08:00Z" w16du:dateUtc="2026-09-26T00:08:00Z"/>
        </w:rPr>
      </w:pPr>
    </w:p>
    <w:p w14:paraId="595D40A9" w14:textId="687965D9" w:rsidR="00C14ED3" w:rsidRDefault="00E04C19" w:rsidP="00C14ED3">
      <w:pPr>
        <w:rPr>
          <w:ins w:id="40" w:author="Christopher Shamburg" w:date="2026-09-25T20:08:00Z" w16du:dateUtc="2026-09-26T00:08:00Z"/>
        </w:rPr>
      </w:pPr>
      <w:ins w:id="41" w:author="Christopher Shamburg" w:date="2026-09-25T20:08:00Z" w16du:dateUtc="2026-09-26T00:08:00Z">
        <w:r>
          <w:rPr>
            <w:i/>
            <w:iCs/>
          </w:rPr>
          <w:t xml:space="preserve">THEREFORE BE IT RESOLVED </w:t>
        </w:r>
        <w:r w:rsidR="00C14ED3">
          <w:t>that the New Jersey</w:t>
        </w:r>
        <w:r w:rsidR="00B13EF7">
          <w:t xml:space="preserve"> City</w:t>
        </w:r>
        <w:r w:rsidR="00C14ED3">
          <w:t xml:space="preserve"> University Senate</w:t>
        </w:r>
        <w:r>
          <w:t xml:space="preserve"> formally recognize</w:t>
        </w:r>
        <w:r w:rsidR="008A2673">
          <w:t>s</w:t>
        </w:r>
        <w:r>
          <w:t>, commend</w:t>
        </w:r>
        <w:r w:rsidR="008A2673">
          <w:t>s</w:t>
        </w:r>
        <w:r>
          <w:t>, and thank</w:t>
        </w:r>
        <w:r w:rsidR="008A2673">
          <w:t>s</w:t>
        </w:r>
      </w:ins>
    </w:p>
    <w:p w14:paraId="791487BE" w14:textId="23A88B45" w:rsidR="00E04C19" w:rsidRDefault="00E04C19" w:rsidP="00C14ED3">
      <w:pPr>
        <w:rPr>
          <w:ins w:id="42" w:author="Christopher Shamburg" w:date="2026-09-25T20:08:00Z" w16du:dateUtc="2026-09-26T00:08:00Z"/>
        </w:rPr>
      </w:pPr>
    </w:p>
    <w:p w14:paraId="13F3AAAA" w14:textId="02CD5EBF" w:rsidR="00E04C19" w:rsidRPr="00E04C19" w:rsidRDefault="00E04C19" w:rsidP="00E04C19">
      <w:pPr>
        <w:jc w:val="center"/>
        <w:rPr>
          <w:ins w:id="43" w:author="Christopher Shamburg" w:date="2026-09-25T20:08:00Z" w16du:dateUtc="2026-09-26T00:08:00Z"/>
          <w:b/>
          <w:bCs/>
        </w:rPr>
      </w:pPr>
      <w:ins w:id="44" w:author="Christopher Shamburg" w:date="2026-09-25T20:08:00Z" w16du:dateUtc="2026-09-26T00:08:00Z">
        <w:r w:rsidRPr="00E04C19">
          <w:rPr>
            <w:b/>
            <w:bCs/>
          </w:rPr>
          <w:t>Jennifer Fox</w:t>
        </w:r>
      </w:ins>
    </w:p>
    <w:p w14:paraId="69866DE8" w14:textId="77777777" w:rsidR="00C14ED3" w:rsidRDefault="00C14ED3" w:rsidP="00C14ED3">
      <w:pPr>
        <w:rPr>
          <w:ins w:id="45" w:author="Christopher Shamburg" w:date="2026-09-25T20:08:00Z" w16du:dateUtc="2026-09-26T00:08:00Z"/>
        </w:rPr>
      </w:pPr>
    </w:p>
    <w:p w14:paraId="6533474E" w14:textId="09951BC4" w:rsidR="00C14ED3" w:rsidRDefault="004532D4" w:rsidP="00C14ED3">
      <w:pPr>
        <w:rPr>
          <w:ins w:id="46" w:author="Christopher Shamburg" w:date="2026-09-25T20:08:00Z" w16du:dateUtc="2026-09-26T00:08:00Z"/>
        </w:rPr>
      </w:pPr>
      <w:ins w:id="47" w:author="Christopher Shamburg" w:date="2026-09-25T20:08:00Z" w16du:dateUtc="2026-09-26T00:08:00Z">
        <w:r>
          <w:t>f</w:t>
        </w:r>
        <w:r w:rsidR="00E04C19">
          <w:t xml:space="preserve">or her </w:t>
        </w:r>
        <w:r w:rsidR="00C14ED3">
          <w:t xml:space="preserve">service to the faculty and students of New Jersey City University during the Covid-19 Pandemic. </w:t>
        </w:r>
      </w:ins>
    </w:p>
    <w:p w14:paraId="7B4355FF" w14:textId="77777777" w:rsidR="00C14ED3" w:rsidRDefault="00C14ED3" w:rsidP="00C14ED3">
      <w:pPr>
        <w:rPr>
          <w:ins w:id="48" w:author="Christopher Shamburg" w:date="2026-09-25T20:08:00Z" w16du:dateUtc="2026-09-26T00:08:00Z"/>
        </w:rPr>
      </w:pPr>
    </w:p>
    <w:p w14:paraId="61470F98" w14:textId="77777777" w:rsidR="00C14ED3" w:rsidRDefault="00C14ED3" w:rsidP="00C14ED3">
      <w:pPr>
        <w:rPr>
          <w:ins w:id="49" w:author="Christopher Shamburg" w:date="2026-09-25T20:08:00Z" w16du:dateUtc="2026-09-26T00:08:00Z"/>
        </w:rPr>
      </w:pPr>
    </w:p>
    <w:p w14:paraId="6E6A69FB" w14:textId="77777777" w:rsidR="00E57854" w:rsidRDefault="00E57854" w:rsidP="00FF413F">
      <w:pPr>
        <w:spacing w:before="100" w:beforeAutospacing="1" w:after="100" w:afterAutospacing="1" w:line="240" w:lineRule="auto"/>
        <w:rPr>
          <w:del w:id="50" w:author="Christopher Shamburg" w:date="2026-09-25T20:08:00Z" w16du:dateUtc="2026-09-26T00:08:00Z"/>
          <w:rFonts w:ascii="Arial" w:eastAsia="Times New Roman" w:hAnsi="Arial" w:cs="Arial"/>
          <w:b/>
          <w:bCs/>
          <w:sz w:val="36"/>
          <w:szCs w:val="36"/>
          <w:lang w:val="ca-ES" w:eastAsia="es-ES"/>
        </w:rPr>
      </w:pPr>
    </w:p>
    <w:p w14:paraId="0370AC5C" w14:textId="77777777" w:rsidR="00FF413F" w:rsidRPr="00E57854" w:rsidRDefault="00FF413F" w:rsidP="00E95102">
      <w:pPr>
        <w:spacing w:before="100" w:beforeAutospacing="1" w:after="100" w:afterAutospacing="1" w:line="240" w:lineRule="auto"/>
        <w:jc w:val="center"/>
        <w:rPr>
          <w:del w:id="51" w:author="Christopher Shamburg" w:date="2026-09-25T20:08:00Z" w16du:dateUtc="2026-09-26T00:08:00Z"/>
          <w:rFonts w:ascii="Arial" w:eastAsia="Times New Roman" w:hAnsi="Arial" w:cs="Arial"/>
          <w:b/>
          <w:bCs/>
          <w:sz w:val="32"/>
          <w:szCs w:val="32"/>
          <w:lang w:val="ca-ES" w:eastAsia="es-ES"/>
        </w:rPr>
      </w:pPr>
    </w:p>
    <w:p w14:paraId="149107BD" w14:textId="77777777" w:rsidR="00FF413F" w:rsidRPr="00E57854" w:rsidRDefault="008C2F03" w:rsidP="00E13199">
      <w:pPr>
        <w:spacing w:before="100" w:beforeAutospacing="1" w:after="100" w:afterAutospacing="1" w:line="240" w:lineRule="auto"/>
        <w:jc w:val="center"/>
        <w:rPr>
          <w:del w:id="52" w:author="Christopher Shamburg" w:date="2026-09-25T20:08:00Z" w16du:dateUtc="2026-09-26T00:08:00Z"/>
          <w:rFonts w:ascii="Arial" w:eastAsia="Times New Roman" w:hAnsi="Arial" w:cs="Arial"/>
          <w:b/>
          <w:bCs/>
          <w:sz w:val="28"/>
          <w:szCs w:val="28"/>
          <w:lang w:val="ca-ES" w:eastAsia="es-ES"/>
        </w:rPr>
      </w:pPr>
      <w:del w:id="53" w:author="Christopher Shamburg" w:date="2026-09-25T20:08:00Z" w16du:dateUtc="2026-09-26T00:08:00Z">
        <w:r>
          <w:rPr>
            <w:rFonts w:ascii="Arial" w:eastAsia="Times New Roman" w:hAnsi="Arial" w:cs="Arial"/>
            <w:b/>
            <w:bCs/>
            <w:sz w:val="28"/>
            <w:szCs w:val="28"/>
            <w:lang w:val="ca-ES" w:eastAsia="es-ES"/>
          </w:rPr>
          <w:delText>MASTER THESIS ARTIFICIAL INTELLIGENCE</w:delText>
        </w:r>
      </w:del>
    </w:p>
    <w:p w14:paraId="1AE2879F" w14:textId="77777777" w:rsidR="003A6BA2" w:rsidRPr="00517E58" w:rsidRDefault="003A6BA2" w:rsidP="00E95102">
      <w:pPr>
        <w:spacing w:before="100" w:beforeAutospacing="1" w:after="100" w:afterAutospacing="1" w:line="240" w:lineRule="auto"/>
        <w:jc w:val="center"/>
        <w:rPr>
          <w:del w:id="54" w:author="Christopher Shamburg" w:date="2026-09-25T20:08:00Z" w16du:dateUtc="2026-09-26T00:08:00Z"/>
          <w:rFonts w:ascii="Arial" w:eastAsia="Times New Roman" w:hAnsi="Arial" w:cs="Arial"/>
          <w:b/>
          <w:sz w:val="24"/>
          <w:szCs w:val="24"/>
          <w:lang w:val="en-US" w:eastAsia="es-ES"/>
        </w:rPr>
      </w:pPr>
    </w:p>
    <w:p w14:paraId="7F79ADCF" w14:textId="77777777" w:rsidR="00E57854" w:rsidRPr="00517E58" w:rsidRDefault="00E57854" w:rsidP="00E57854">
      <w:pPr>
        <w:rPr>
          <w:del w:id="55" w:author="Christopher Shamburg" w:date="2026-09-25T20:08:00Z" w16du:dateUtc="2026-09-26T00:08:00Z"/>
          <w:rFonts w:ascii="Arial" w:hAnsi="Arial" w:cs="Arial"/>
          <w:b/>
          <w:sz w:val="24"/>
          <w:szCs w:val="24"/>
          <w:lang w:val="en-US" w:eastAsia="es-ES"/>
        </w:rPr>
      </w:pPr>
    </w:p>
    <w:p w14:paraId="7A0DD03D" w14:textId="77777777" w:rsidR="00D01032" w:rsidRPr="00D01032" w:rsidRDefault="002B4AA6" w:rsidP="00D01032">
      <w:pPr>
        <w:pStyle w:val="HTMLPreformatted"/>
        <w:ind w:left="708"/>
        <w:rPr>
          <w:del w:id="56" w:author="Christopher Shamburg" w:date="2026-09-25T20:08:00Z" w16du:dateUtc="2026-09-26T00:08:00Z"/>
          <w:rFonts w:ascii="Arial" w:hAnsi="Arial" w:cs="Arial"/>
          <w:b/>
          <w:sz w:val="24"/>
          <w:szCs w:val="24"/>
          <w:lang w:val="en-US"/>
        </w:rPr>
      </w:pPr>
      <w:del w:id="57" w:author="Christopher Shamburg" w:date="2026-09-25T20:08:00Z" w16du:dateUtc="2026-09-26T00:08:00Z">
        <w:r>
          <w:rPr>
            <w:rFonts w:ascii="Arial" w:hAnsi="Arial" w:cs="Arial"/>
            <w:b/>
            <w:bCs/>
            <w:sz w:val="24"/>
            <w:szCs w:val="24"/>
            <w:lang w:val="en-US"/>
          </w:rPr>
          <w:delText>30</w:delText>
        </w:r>
        <w:r w:rsidR="00D01032" w:rsidRPr="00D01032">
          <w:rPr>
            <w:rFonts w:ascii="Arial" w:hAnsi="Arial" w:cs="Arial"/>
            <w:b/>
            <w:bCs/>
            <w:sz w:val="24"/>
            <w:szCs w:val="24"/>
            <w:vertAlign w:val="superscript"/>
            <w:lang w:val="ca-ES"/>
          </w:rPr>
          <w:delText>t</w:delText>
        </w:r>
        <w:r w:rsidR="00C21F51" w:rsidRPr="00D01032">
          <w:rPr>
            <w:rFonts w:ascii="Arial" w:hAnsi="Arial" w:cs="Arial"/>
            <w:b/>
            <w:bCs/>
            <w:sz w:val="24"/>
            <w:szCs w:val="24"/>
            <w:vertAlign w:val="superscript"/>
            <w:lang w:val="ca-ES"/>
          </w:rPr>
          <w:delText>h</w:delText>
        </w:r>
        <w:r w:rsidR="003F4E87">
          <w:rPr>
            <w:rFonts w:ascii="Arial" w:hAnsi="Arial" w:cs="Arial"/>
            <w:b/>
            <w:bCs/>
            <w:sz w:val="24"/>
            <w:szCs w:val="24"/>
            <w:lang w:val="ca-ES"/>
          </w:rPr>
          <w:delText xml:space="preserve"> January 2012</w:delText>
        </w:r>
        <w:r w:rsidR="00101CC0" w:rsidRPr="00D01032">
          <w:rPr>
            <w:rFonts w:ascii="Arial" w:hAnsi="Arial" w:cs="Arial"/>
            <w:b/>
            <w:bCs/>
            <w:sz w:val="24"/>
            <w:szCs w:val="24"/>
            <w:lang w:val="ca-ES"/>
          </w:rPr>
          <w:delText xml:space="preserve"> </w:delText>
        </w:r>
        <w:r w:rsidR="008C2F03" w:rsidRPr="00D01032">
          <w:rPr>
            <w:rFonts w:ascii="Arial" w:hAnsi="Arial" w:cs="Arial"/>
            <w:b/>
            <w:bCs/>
            <w:sz w:val="24"/>
            <w:szCs w:val="24"/>
            <w:lang w:val="ca-ES"/>
          </w:rPr>
          <w:delText>at</w:delText>
        </w:r>
        <w:r w:rsidR="00101CC0" w:rsidRPr="00D01032">
          <w:rPr>
            <w:rFonts w:ascii="Arial" w:hAnsi="Arial" w:cs="Arial"/>
            <w:b/>
            <w:bCs/>
            <w:sz w:val="24"/>
            <w:szCs w:val="24"/>
            <w:lang w:val="ca-ES"/>
          </w:rPr>
          <w:delText xml:space="preserve"> </w:delText>
        </w:r>
        <w:r w:rsidR="00D01032" w:rsidRPr="00D01032">
          <w:rPr>
            <w:rFonts w:ascii="Arial" w:hAnsi="Arial" w:cs="Arial"/>
            <w:b/>
            <w:bCs/>
            <w:sz w:val="24"/>
            <w:szCs w:val="24"/>
            <w:lang w:val="ca-ES"/>
          </w:rPr>
          <w:delText xml:space="preserve">building </w:delText>
        </w:r>
        <w:r w:rsidR="00517E58">
          <w:rPr>
            <w:rFonts w:ascii="Arial" w:hAnsi="Arial" w:cs="Arial"/>
            <w:b/>
            <w:bCs/>
            <w:sz w:val="24"/>
            <w:szCs w:val="24"/>
            <w:lang w:val="ca-ES"/>
          </w:rPr>
          <w:delText xml:space="preserve">“Sala de Juntes” (boardroom), </w:delText>
        </w:r>
        <w:r w:rsidR="00D01032" w:rsidRPr="00D01032">
          <w:rPr>
            <w:rFonts w:ascii="Arial" w:hAnsi="Arial" w:cs="Arial"/>
            <w:b/>
            <w:bCs/>
            <w:sz w:val="24"/>
            <w:szCs w:val="24"/>
            <w:lang w:val="ca-ES"/>
          </w:rPr>
          <w:delText xml:space="preserve">Facultat </w:delText>
        </w:r>
        <w:r>
          <w:rPr>
            <w:rFonts w:ascii="Arial" w:hAnsi="Arial" w:cs="Arial"/>
            <w:b/>
            <w:bCs/>
            <w:sz w:val="24"/>
            <w:szCs w:val="24"/>
            <w:lang w:val="ca-ES"/>
          </w:rPr>
          <w:delText>d’Informàtica, building B6. Campus Nord. UPC</w:delText>
        </w:r>
      </w:del>
    </w:p>
    <w:p w14:paraId="7EFA9F87" w14:textId="77777777" w:rsidR="003A6BA2" w:rsidRDefault="003A6BA2" w:rsidP="001A759F">
      <w:pPr>
        <w:ind w:left="567" w:hanging="567"/>
        <w:jc w:val="both"/>
        <w:rPr>
          <w:del w:id="58" w:author="Christopher Shamburg" w:date="2026-09-25T20:08:00Z" w16du:dateUtc="2026-09-26T00:08:00Z"/>
          <w:lang w:val="en-US"/>
        </w:rPr>
      </w:pPr>
    </w:p>
    <w:p w14:paraId="6FC7097B" w14:textId="77777777" w:rsidR="00753803" w:rsidRDefault="00753803" w:rsidP="001A759F">
      <w:pPr>
        <w:ind w:left="567" w:hanging="567"/>
        <w:jc w:val="both"/>
        <w:rPr>
          <w:del w:id="59" w:author="Christopher Shamburg" w:date="2026-09-25T20:08:00Z" w16du:dateUtc="2026-09-26T00:08:00Z"/>
          <w:lang w:val="en-US"/>
        </w:rPr>
      </w:pPr>
    </w:p>
    <w:p w14:paraId="41C3B53C" w14:textId="77777777" w:rsidR="00753803" w:rsidRPr="00753803" w:rsidRDefault="00753803" w:rsidP="001A759F">
      <w:pPr>
        <w:ind w:left="567" w:hanging="567"/>
        <w:jc w:val="both"/>
        <w:rPr>
          <w:del w:id="60" w:author="Christopher Shamburg" w:date="2026-09-25T20:08:00Z" w16du:dateUtc="2026-09-26T00:08:00Z"/>
          <w:sz w:val="24"/>
          <w:szCs w:val="24"/>
          <w:lang w:val="en-US"/>
        </w:rPr>
      </w:pPr>
    </w:p>
    <w:p w14:paraId="0C0C9AE3" w14:textId="77777777" w:rsidR="00D01032" w:rsidRPr="00517E58" w:rsidRDefault="00D01032" w:rsidP="00D01032">
      <w:pPr>
        <w:pStyle w:val="HTMLPreformatted"/>
        <w:rPr>
          <w:del w:id="61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</w:p>
    <w:p w14:paraId="5A9EB301" w14:textId="77777777" w:rsidR="00753803" w:rsidRDefault="00D01032" w:rsidP="00D01032">
      <w:pPr>
        <w:pStyle w:val="HTMLPreformatted"/>
        <w:rPr>
          <w:del w:id="62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63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 xml:space="preserve">10:00 </w:delText>
        </w:r>
        <w:r w:rsidR="00753803">
          <w:rPr>
            <w:rFonts w:ascii="Arial" w:hAnsi="Arial" w:cs="Arial"/>
            <w:sz w:val="24"/>
            <w:szCs w:val="24"/>
            <w:lang w:val="en-US"/>
          </w:rPr>
          <w:delText>h.</w:delText>
        </w:r>
      </w:del>
    </w:p>
    <w:p w14:paraId="15462494" w14:textId="77777777" w:rsidR="00753803" w:rsidRPr="00753803" w:rsidRDefault="00D01032" w:rsidP="00D01032">
      <w:pPr>
        <w:pStyle w:val="HTMLPreformatted"/>
        <w:rPr>
          <w:del w:id="64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65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 xml:space="preserve"> </w:delText>
        </w:r>
      </w:del>
    </w:p>
    <w:p w14:paraId="3EF5F4DE" w14:textId="77777777" w:rsidR="00D01032" w:rsidRPr="00753803" w:rsidRDefault="00753803" w:rsidP="00D01032">
      <w:pPr>
        <w:pStyle w:val="HTMLPreformatted"/>
        <w:rPr>
          <w:del w:id="66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67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>Title:</w:delText>
        </w:r>
        <w:r w:rsidR="00D01032" w:rsidRPr="00753803">
          <w:rPr>
            <w:rFonts w:ascii="Arial" w:hAnsi="Arial" w:cs="Arial"/>
            <w:sz w:val="24"/>
            <w:szCs w:val="24"/>
            <w:lang w:val="en-US"/>
          </w:rPr>
          <w:delText>"</w:delText>
        </w:r>
        <w:r w:rsidR="002B4AA6" w:rsidRPr="00753803">
          <w:rPr>
            <w:rFonts w:ascii="Arial" w:hAnsi="Arial" w:cs="Arial"/>
            <w:sz w:val="24"/>
            <w:szCs w:val="24"/>
            <w:lang w:val="en-US"/>
          </w:rPr>
          <w:delText xml:space="preserve"> </w:delText>
        </w:r>
        <w:r w:rsidR="002B4AA6">
          <w:rPr>
            <w:rFonts w:ascii="Arial" w:hAnsi="Arial" w:cs="Arial"/>
            <w:sz w:val="24"/>
            <w:szCs w:val="24"/>
            <w:lang w:val="en-US"/>
          </w:rPr>
          <w:delText>A POMDP APPROACH TO THE HIDE AND SEEK GAME</w:delText>
        </w:r>
        <w:r w:rsidR="00D01032" w:rsidRPr="00753803">
          <w:rPr>
            <w:rFonts w:ascii="Arial" w:hAnsi="Arial" w:cs="Arial"/>
            <w:sz w:val="24"/>
            <w:szCs w:val="24"/>
            <w:lang w:val="en-US"/>
          </w:rPr>
          <w:delText>"</w:delText>
        </w:r>
      </w:del>
    </w:p>
    <w:p w14:paraId="7CBFBDD7" w14:textId="77777777" w:rsidR="002B4AA6" w:rsidRDefault="00753803" w:rsidP="00D01032">
      <w:pPr>
        <w:pStyle w:val="HTMLPreformatted"/>
        <w:rPr>
          <w:del w:id="68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69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 xml:space="preserve">Student: </w:delText>
        </w:r>
        <w:r w:rsidR="002B4AA6">
          <w:rPr>
            <w:rFonts w:ascii="Arial" w:hAnsi="Arial" w:cs="Arial"/>
            <w:sz w:val="24"/>
            <w:szCs w:val="24"/>
            <w:lang w:val="en-US"/>
          </w:rPr>
          <w:delText>Chryso Georgaraki</w:delText>
        </w:r>
      </w:del>
    </w:p>
    <w:p w14:paraId="62E2CF19" w14:textId="77777777" w:rsidR="00D01032" w:rsidRDefault="00753803" w:rsidP="00D01032">
      <w:pPr>
        <w:pStyle w:val="HTMLPreformatted"/>
        <w:rPr>
          <w:del w:id="70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71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>Advisor:</w:delText>
        </w:r>
        <w:r w:rsidR="009B27E2">
          <w:rPr>
            <w:rFonts w:ascii="Arial" w:hAnsi="Arial" w:cs="Arial"/>
            <w:sz w:val="24"/>
            <w:szCs w:val="24"/>
            <w:lang w:val="en-US"/>
          </w:rPr>
          <w:delText xml:space="preserve"> </w:delText>
        </w:r>
        <w:r w:rsidR="002B4AA6">
          <w:rPr>
            <w:rFonts w:ascii="Arial" w:hAnsi="Arial" w:cs="Arial"/>
            <w:sz w:val="24"/>
            <w:szCs w:val="24"/>
            <w:lang w:val="en-US"/>
          </w:rPr>
          <w:delText>René ALquezar Mancho</w:delText>
        </w:r>
      </w:del>
    </w:p>
    <w:p w14:paraId="322FE4CC" w14:textId="77777777" w:rsidR="00753803" w:rsidRPr="00753803" w:rsidRDefault="00753803" w:rsidP="00D01032">
      <w:pPr>
        <w:pStyle w:val="HTMLPreformatted"/>
        <w:rPr>
          <w:del w:id="72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</w:p>
    <w:p w14:paraId="72694378" w14:textId="77777777" w:rsidR="00753803" w:rsidRDefault="00D01032" w:rsidP="00D01032">
      <w:pPr>
        <w:pStyle w:val="HTMLPreformatted"/>
        <w:rPr>
          <w:del w:id="73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74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>11:00</w:delText>
        </w:r>
        <w:r w:rsidR="00753803">
          <w:rPr>
            <w:rFonts w:ascii="Arial" w:hAnsi="Arial" w:cs="Arial"/>
            <w:sz w:val="24"/>
            <w:szCs w:val="24"/>
            <w:lang w:val="en-US"/>
          </w:rPr>
          <w:delText xml:space="preserve"> h.</w:delText>
        </w:r>
      </w:del>
    </w:p>
    <w:p w14:paraId="4B4E38DF" w14:textId="77777777" w:rsidR="00753803" w:rsidRPr="00753803" w:rsidRDefault="00D01032" w:rsidP="00D01032">
      <w:pPr>
        <w:pStyle w:val="HTMLPreformatted"/>
        <w:rPr>
          <w:del w:id="75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76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 xml:space="preserve">  </w:delText>
        </w:r>
      </w:del>
    </w:p>
    <w:p w14:paraId="12E89A9B" w14:textId="77777777" w:rsidR="002B4AA6" w:rsidRPr="00753803" w:rsidRDefault="002B4AA6" w:rsidP="002B4AA6">
      <w:pPr>
        <w:pStyle w:val="HTMLPreformatted"/>
        <w:rPr>
          <w:del w:id="77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78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 xml:space="preserve">Title:" </w:delText>
        </w:r>
        <w:r>
          <w:rPr>
            <w:rFonts w:ascii="Arial" w:hAnsi="Arial" w:cs="Arial"/>
            <w:sz w:val="24"/>
            <w:szCs w:val="24"/>
            <w:lang w:val="en-US"/>
          </w:rPr>
          <w:delText>OPTIMIZATION MODULO THEORIES</w:delText>
        </w:r>
        <w:r w:rsidRPr="00753803">
          <w:rPr>
            <w:rFonts w:ascii="Arial" w:hAnsi="Arial" w:cs="Arial"/>
            <w:sz w:val="24"/>
            <w:szCs w:val="24"/>
            <w:lang w:val="en-US"/>
          </w:rPr>
          <w:delText>"</w:delText>
        </w:r>
      </w:del>
    </w:p>
    <w:p w14:paraId="007FECC0" w14:textId="77777777" w:rsidR="002B4AA6" w:rsidRDefault="002B4AA6" w:rsidP="002B4AA6">
      <w:pPr>
        <w:pStyle w:val="HTMLPreformatted"/>
        <w:rPr>
          <w:del w:id="79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80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 xml:space="preserve">Student: </w:delText>
        </w:r>
        <w:r>
          <w:rPr>
            <w:rFonts w:ascii="Arial" w:hAnsi="Arial" w:cs="Arial"/>
            <w:sz w:val="24"/>
            <w:szCs w:val="24"/>
            <w:lang w:val="en-US"/>
          </w:rPr>
          <w:delText>Roc Oliver Vendrell</w:delText>
        </w:r>
      </w:del>
    </w:p>
    <w:p w14:paraId="46AA3D51" w14:textId="77777777" w:rsidR="002B4AA6" w:rsidRPr="002B4AA6" w:rsidRDefault="002B4AA6" w:rsidP="002B4AA6">
      <w:pPr>
        <w:pStyle w:val="HTMLPreformatted"/>
        <w:rPr>
          <w:del w:id="81" w:author="Christopher Shamburg" w:date="2026-09-25T20:08:00Z" w16du:dateUtc="2026-09-26T00:08:00Z"/>
          <w:rFonts w:ascii="Arial" w:hAnsi="Arial" w:cs="Arial"/>
          <w:sz w:val="24"/>
          <w:szCs w:val="24"/>
        </w:rPr>
      </w:pPr>
      <w:del w:id="82" w:author="Christopher Shamburg" w:date="2026-09-25T20:08:00Z" w16du:dateUtc="2026-09-26T00:08:00Z">
        <w:r w:rsidRPr="002B4AA6">
          <w:rPr>
            <w:rFonts w:ascii="Arial" w:hAnsi="Arial" w:cs="Arial"/>
            <w:sz w:val="24"/>
            <w:szCs w:val="24"/>
          </w:rPr>
          <w:delText>Advisor: Albert Oliveras, Enric Rodríguez-Carbonell</w:delText>
        </w:r>
      </w:del>
    </w:p>
    <w:p w14:paraId="0BFF35C8" w14:textId="77777777" w:rsidR="00D01032" w:rsidRPr="002B4AA6" w:rsidRDefault="00D01032" w:rsidP="00D01032">
      <w:pPr>
        <w:pStyle w:val="HTMLPreformatted"/>
        <w:rPr>
          <w:del w:id="83" w:author="Christopher Shamburg" w:date="2026-09-25T20:08:00Z" w16du:dateUtc="2026-09-26T00:08:00Z"/>
          <w:rFonts w:ascii="Arial" w:hAnsi="Arial" w:cs="Arial"/>
          <w:sz w:val="24"/>
          <w:szCs w:val="24"/>
        </w:rPr>
      </w:pPr>
    </w:p>
    <w:p w14:paraId="58BEE111" w14:textId="77777777" w:rsidR="00753803" w:rsidRPr="002B4AA6" w:rsidRDefault="00753803" w:rsidP="00D01032">
      <w:pPr>
        <w:pStyle w:val="HTMLPreformatted"/>
        <w:rPr>
          <w:del w:id="84" w:author="Christopher Shamburg" w:date="2026-09-25T20:08:00Z" w16du:dateUtc="2026-09-26T00:08:00Z"/>
          <w:rFonts w:ascii="Arial" w:hAnsi="Arial" w:cs="Arial"/>
          <w:sz w:val="24"/>
          <w:szCs w:val="24"/>
        </w:rPr>
      </w:pPr>
    </w:p>
    <w:p w14:paraId="2DCD37D9" w14:textId="77777777" w:rsidR="00753803" w:rsidRDefault="00D01032" w:rsidP="00D01032">
      <w:pPr>
        <w:pStyle w:val="HTMLPreformatted"/>
        <w:rPr>
          <w:del w:id="85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86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 xml:space="preserve">12:00  </w:delText>
        </w:r>
        <w:r w:rsidR="00753803">
          <w:rPr>
            <w:rFonts w:ascii="Arial" w:hAnsi="Arial" w:cs="Arial"/>
            <w:sz w:val="24"/>
            <w:szCs w:val="24"/>
            <w:lang w:val="en-US"/>
          </w:rPr>
          <w:delText>h.</w:delText>
        </w:r>
      </w:del>
    </w:p>
    <w:p w14:paraId="34E43E2C" w14:textId="77777777" w:rsidR="00753803" w:rsidRPr="00753803" w:rsidRDefault="00753803" w:rsidP="00D01032">
      <w:pPr>
        <w:pStyle w:val="HTMLPreformatted"/>
        <w:rPr>
          <w:del w:id="87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</w:p>
    <w:p w14:paraId="3331FC9F" w14:textId="77777777" w:rsidR="002B4AA6" w:rsidRPr="00753803" w:rsidRDefault="002B4AA6" w:rsidP="002B4AA6">
      <w:pPr>
        <w:pStyle w:val="HTMLPreformatted"/>
        <w:rPr>
          <w:del w:id="88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89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>Title:"</w:delText>
        </w:r>
        <w:r>
          <w:rPr>
            <w:rFonts w:ascii="Arial" w:hAnsi="Arial" w:cs="Arial"/>
            <w:sz w:val="24"/>
            <w:szCs w:val="24"/>
            <w:lang w:val="en-US"/>
          </w:rPr>
          <w:delText>SCALABLE DECENTRALIZED SUPPLY CHAIN FORMATION THOUGH BINARIZED BELIEF PROPAGATION</w:delText>
        </w:r>
        <w:r w:rsidRPr="00753803">
          <w:rPr>
            <w:rFonts w:ascii="Arial" w:hAnsi="Arial" w:cs="Arial"/>
            <w:sz w:val="24"/>
            <w:szCs w:val="24"/>
            <w:lang w:val="en-US"/>
          </w:rPr>
          <w:delText xml:space="preserve"> "</w:delText>
        </w:r>
      </w:del>
    </w:p>
    <w:p w14:paraId="1FB5230D" w14:textId="77777777" w:rsidR="002B4AA6" w:rsidRPr="003F4E87" w:rsidRDefault="002B4AA6" w:rsidP="002B4AA6">
      <w:pPr>
        <w:pStyle w:val="HTMLPreformatted"/>
        <w:rPr>
          <w:del w:id="90" w:author="Christopher Shamburg" w:date="2026-09-25T20:08:00Z" w16du:dateUtc="2026-09-26T00:08:00Z"/>
          <w:rFonts w:ascii="Arial" w:hAnsi="Arial" w:cs="Arial"/>
          <w:sz w:val="24"/>
          <w:szCs w:val="24"/>
        </w:rPr>
      </w:pPr>
      <w:del w:id="91" w:author="Christopher Shamburg" w:date="2026-09-25T20:08:00Z" w16du:dateUtc="2026-09-26T00:08:00Z">
        <w:r w:rsidRPr="003F4E87">
          <w:rPr>
            <w:rFonts w:ascii="Arial" w:hAnsi="Arial" w:cs="Arial"/>
            <w:sz w:val="24"/>
            <w:szCs w:val="24"/>
          </w:rPr>
          <w:delText>Student: Toni Penya-Alba</w:delText>
        </w:r>
      </w:del>
    </w:p>
    <w:p w14:paraId="030E618C" w14:textId="77777777" w:rsidR="002B4AA6" w:rsidRPr="002B4AA6" w:rsidRDefault="002B4AA6" w:rsidP="002B4AA6">
      <w:pPr>
        <w:pStyle w:val="HTMLPreformatted"/>
        <w:rPr>
          <w:del w:id="92" w:author="Christopher Shamburg" w:date="2026-09-25T20:08:00Z" w16du:dateUtc="2026-09-26T00:08:00Z"/>
          <w:rFonts w:ascii="Arial" w:hAnsi="Arial" w:cs="Arial"/>
          <w:sz w:val="24"/>
          <w:szCs w:val="24"/>
        </w:rPr>
      </w:pPr>
      <w:del w:id="93" w:author="Christopher Shamburg" w:date="2026-09-25T20:08:00Z" w16du:dateUtc="2026-09-26T00:08:00Z">
        <w:r w:rsidRPr="002B4AA6">
          <w:rPr>
            <w:rFonts w:ascii="Arial" w:hAnsi="Arial" w:cs="Arial"/>
            <w:sz w:val="24"/>
            <w:szCs w:val="24"/>
          </w:rPr>
          <w:delText>Advisor: Jesús Cerquides, Juan A. Rodríguez-Aguilar</w:delText>
        </w:r>
      </w:del>
    </w:p>
    <w:p w14:paraId="59C0F7B2" w14:textId="77777777" w:rsidR="00753803" w:rsidRPr="002B4AA6" w:rsidRDefault="00753803" w:rsidP="00D01032">
      <w:pPr>
        <w:pStyle w:val="HTMLPreformatted"/>
        <w:rPr>
          <w:del w:id="94" w:author="Christopher Shamburg" w:date="2026-09-25T20:08:00Z" w16du:dateUtc="2026-09-26T00:08:00Z"/>
          <w:rFonts w:ascii="Arial" w:hAnsi="Arial" w:cs="Arial"/>
          <w:sz w:val="24"/>
          <w:szCs w:val="24"/>
        </w:rPr>
      </w:pPr>
    </w:p>
    <w:p w14:paraId="5AEB5E94" w14:textId="77777777" w:rsidR="00753803" w:rsidRDefault="00D01032" w:rsidP="00D01032">
      <w:pPr>
        <w:pStyle w:val="HTMLPreformatted"/>
        <w:rPr>
          <w:del w:id="95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96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 xml:space="preserve">13:00 </w:delText>
        </w:r>
        <w:r w:rsidR="00753803">
          <w:rPr>
            <w:rFonts w:ascii="Arial" w:hAnsi="Arial" w:cs="Arial"/>
            <w:sz w:val="24"/>
            <w:szCs w:val="24"/>
            <w:lang w:val="en-US"/>
          </w:rPr>
          <w:delText>h.</w:delText>
        </w:r>
      </w:del>
    </w:p>
    <w:p w14:paraId="1298285D" w14:textId="77777777" w:rsidR="00753803" w:rsidRPr="00753803" w:rsidRDefault="00D01032" w:rsidP="00D01032">
      <w:pPr>
        <w:pStyle w:val="HTMLPreformatted"/>
        <w:rPr>
          <w:del w:id="97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98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 xml:space="preserve"> </w:delText>
        </w:r>
      </w:del>
    </w:p>
    <w:p w14:paraId="72512E08" w14:textId="77777777" w:rsidR="002B4AA6" w:rsidRPr="00753803" w:rsidRDefault="002B4AA6" w:rsidP="002B4AA6">
      <w:pPr>
        <w:pStyle w:val="HTMLPreformatted"/>
        <w:rPr>
          <w:del w:id="99" w:author="Christopher Shamburg" w:date="2026-09-25T20:08:00Z" w16du:dateUtc="2026-09-26T00:08:00Z"/>
          <w:rFonts w:ascii="Arial" w:hAnsi="Arial" w:cs="Arial"/>
          <w:sz w:val="24"/>
          <w:szCs w:val="24"/>
          <w:lang w:val="en-US"/>
        </w:rPr>
      </w:pPr>
      <w:del w:id="100" w:author="Christopher Shamburg" w:date="2026-09-25T20:08:00Z" w16du:dateUtc="2026-09-26T00:08:00Z">
        <w:r w:rsidRPr="00753803">
          <w:rPr>
            <w:rFonts w:ascii="Arial" w:hAnsi="Arial" w:cs="Arial"/>
            <w:sz w:val="24"/>
            <w:szCs w:val="24"/>
            <w:lang w:val="en-US"/>
          </w:rPr>
          <w:delText>Title:"</w:delText>
        </w:r>
        <w:r>
          <w:rPr>
            <w:rFonts w:ascii="Arial" w:hAnsi="Arial" w:cs="Arial"/>
            <w:sz w:val="24"/>
            <w:szCs w:val="24"/>
            <w:lang w:val="en-US"/>
          </w:rPr>
          <w:delText>EFFICIENT AUTOMATIC SEGMENTATION OF TUBULAR STRUCTURES IN IMAGES AND VOLUMES</w:delText>
        </w:r>
        <w:r w:rsidRPr="00753803">
          <w:rPr>
            <w:rFonts w:ascii="Arial" w:hAnsi="Arial" w:cs="Arial"/>
            <w:sz w:val="24"/>
            <w:szCs w:val="24"/>
            <w:lang w:val="en-US"/>
          </w:rPr>
          <w:delText>"</w:delText>
        </w:r>
      </w:del>
    </w:p>
    <w:p w14:paraId="2F5FD63A" w14:textId="77777777" w:rsidR="002B4AA6" w:rsidRPr="003F4E87" w:rsidRDefault="002B4AA6" w:rsidP="002B4AA6">
      <w:pPr>
        <w:pStyle w:val="HTMLPreformatted"/>
        <w:rPr>
          <w:del w:id="101" w:author="Christopher Shamburg" w:date="2026-09-25T20:08:00Z" w16du:dateUtc="2026-09-26T00:08:00Z"/>
          <w:rFonts w:ascii="Arial" w:hAnsi="Arial" w:cs="Arial"/>
          <w:sz w:val="24"/>
          <w:szCs w:val="24"/>
        </w:rPr>
      </w:pPr>
      <w:del w:id="102" w:author="Christopher Shamburg" w:date="2026-09-25T20:08:00Z" w16du:dateUtc="2026-09-26T00:08:00Z">
        <w:r w:rsidRPr="003F4E87">
          <w:rPr>
            <w:rFonts w:ascii="Arial" w:hAnsi="Arial" w:cs="Arial"/>
            <w:sz w:val="24"/>
            <w:szCs w:val="24"/>
          </w:rPr>
          <w:delText>Student: Adriana Romero Soriano</w:delText>
        </w:r>
      </w:del>
    </w:p>
    <w:p w14:paraId="0AAA4983" w14:textId="77777777" w:rsidR="002B4AA6" w:rsidRPr="003F4E87" w:rsidRDefault="002B4AA6" w:rsidP="002B4AA6">
      <w:pPr>
        <w:pStyle w:val="HTMLPreformatted"/>
        <w:rPr>
          <w:del w:id="103" w:author="Christopher Shamburg" w:date="2026-09-25T20:08:00Z" w16du:dateUtc="2026-09-26T00:08:00Z"/>
          <w:rFonts w:ascii="Arial" w:hAnsi="Arial" w:cs="Arial"/>
          <w:sz w:val="24"/>
          <w:szCs w:val="24"/>
        </w:rPr>
      </w:pPr>
      <w:del w:id="104" w:author="Christopher Shamburg" w:date="2026-09-25T20:08:00Z" w16du:dateUtc="2026-09-26T00:08:00Z">
        <w:r w:rsidRPr="003F4E87">
          <w:rPr>
            <w:rFonts w:ascii="Arial" w:hAnsi="Arial" w:cs="Arial"/>
            <w:sz w:val="24"/>
            <w:szCs w:val="24"/>
          </w:rPr>
          <w:delText>Advisor: Carlo Gatta, Petia Radeva</w:delText>
        </w:r>
      </w:del>
    </w:p>
    <w:p w14:paraId="41D2E348" w14:textId="77777777" w:rsidR="00E95102" w:rsidRDefault="00E95102">
      <w:pPr>
        <w:rPr>
          <w:rPrChange w:id="105" w:author="Christopher Shamburg" w:date="2026-09-25T20:08:00Z" w16du:dateUtc="2026-09-26T00:08:00Z">
            <w:rPr>
              <w:rFonts w:ascii="Arial" w:hAnsi="Arial" w:cs="Arial"/>
              <w:sz w:val="24"/>
              <w:szCs w:val="24"/>
            </w:rPr>
          </w:rPrChange>
        </w:rPr>
        <w:pPrChange w:id="106" w:author="Christopher Shamburg" w:date="2026-09-25T20:08:00Z" w16du:dateUtc="2026-09-26T00:08:00Z">
          <w:pPr>
            <w:pStyle w:val="HTMLPreformatted"/>
          </w:pPr>
        </w:pPrChange>
      </w:pPr>
    </w:p>
    <w:sectPr w:rsidR="00E95102">
      <w:pgSz w:w="12240" w:h="15840"/>
      <w:pgMar w:top="1440" w:right="1440" w:bottom="1440" w:left="1440" w:header="720" w:footer="720" w:gutter="0"/>
      <w:cols w:space="720"/>
      <w:docGrid w:linePitch="360"/>
      <w:sectPrChange w:id="107" w:author="Christopher Shamburg" w:date="2026-09-25T20:08:00Z" w16du:dateUtc="2026-09-26T00:08:00Z">
        <w:sectPr w:rsidR="00E95102">
          <w:pgSz w:w="11906" w:h="16838"/>
          <w:pgMar w:top="1417" w:right="1701" w:bottom="1417" w:left="1701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BA2"/>
    <w:rsid w:val="00066000"/>
    <w:rsid w:val="00072F46"/>
    <w:rsid w:val="00101CC0"/>
    <w:rsid w:val="001123DA"/>
    <w:rsid w:val="00164D58"/>
    <w:rsid w:val="001A2A03"/>
    <w:rsid w:val="001A759F"/>
    <w:rsid w:val="00212B15"/>
    <w:rsid w:val="002B4AA6"/>
    <w:rsid w:val="002C1756"/>
    <w:rsid w:val="003724AA"/>
    <w:rsid w:val="00387D63"/>
    <w:rsid w:val="003A6BA2"/>
    <w:rsid w:val="003C24C4"/>
    <w:rsid w:val="003D40CC"/>
    <w:rsid w:val="003F30D5"/>
    <w:rsid w:val="003F4E87"/>
    <w:rsid w:val="00414C5A"/>
    <w:rsid w:val="004532D4"/>
    <w:rsid w:val="004A0E4A"/>
    <w:rsid w:val="004F0D78"/>
    <w:rsid w:val="00511134"/>
    <w:rsid w:val="00517E58"/>
    <w:rsid w:val="0053024F"/>
    <w:rsid w:val="00535D91"/>
    <w:rsid w:val="00561B5A"/>
    <w:rsid w:val="005E33BB"/>
    <w:rsid w:val="006E1647"/>
    <w:rsid w:val="00753803"/>
    <w:rsid w:val="00755E78"/>
    <w:rsid w:val="00773E5B"/>
    <w:rsid w:val="0088339F"/>
    <w:rsid w:val="008A2673"/>
    <w:rsid w:val="008C2F03"/>
    <w:rsid w:val="009158E2"/>
    <w:rsid w:val="009B27E2"/>
    <w:rsid w:val="00B12B11"/>
    <w:rsid w:val="00B13EF7"/>
    <w:rsid w:val="00BC1DA2"/>
    <w:rsid w:val="00BF1FE5"/>
    <w:rsid w:val="00C14ED3"/>
    <w:rsid w:val="00C21F51"/>
    <w:rsid w:val="00C8440B"/>
    <w:rsid w:val="00C8545D"/>
    <w:rsid w:val="00C86AFA"/>
    <w:rsid w:val="00C91685"/>
    <w:rsid w:val="00CE65B2"/>
    <w:rsid w:val="00CF4A2B"/>
    <w:rsid w:val="00D01032"/>
    <w:rsid w:val="00D23C18"/>
    <w:rsid w:val="00D37EB5"/>
    <w:rsid w:val="00D53A95"/>
    <w:rsid w:val="00DD329D"/>
    <w:rsid w:val="00E04C19"/>
    <w:rsid w:val="00E13199"/>
    <w:rsid w:val="00E25F94"/>
    <w:rsid w:val="00E57854"/>
    <w:rsid w:val="00E836D2"/>
    <w:rsid w:val="00E84BCA"/>
    <w:rsid w:val="00E95102"/>
    <w:rsid w:val="00EA5C90"/>
    <w:rsid w:val="00EB5799"/>
    <w:rsid w:val="00FF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F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F413F"/>
    <w:pPr>
      <w:spacing w:after="0" w:line="240" w:lineRule="auto"/>
    </w:pPr>
    <w:rPr>
      <w:rFonts w:ascii="Calibri" w:eastAsia="Calibri" w:hAnsi="Calibri" w:cs="Times New Roman"/>
      <w:lang w:val="ca-E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5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5E78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ps">
    <w:name w:val="hps"/>
    <w:basedOn w:val="DefaultParagraphFont"/>
    <w:rsid w:val="00D01032"/>
  </w:style>
  <w:style w:type="table" w:styleId="TableGrid">
    <w:name w:val="Table Grid"/>
    <w:basedOn w:val="TableNormal"/>
    <w:uiPriority w:val="39"/>
    <w:rsid w:val="00C86AF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073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3611D-EFE2-49F4-AACC-CEC2879F6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beca-secretaria</dc:creator>
  <cp:keywords/>
  <dc:description/>
  <cp:lastModifiedBy>Arthur Souza Rodrigues</cp:lastModifiedBy>
  <cp:revision>1</cp:revision>
  <cp:lastPrinted>2011-09-12T07:55:00Z</cp:lastPrinted>
  <dcterms:created xsi:type="dcterms:W3CDTF">2011-06-28T11:04:00Z</dcterms:created>
  <dcterms:modified xsi:type="dcterms:W3CDTF">2026-09-26T00:08:00Z</dcterms:modified>
</cp:coreProperties>
</file>