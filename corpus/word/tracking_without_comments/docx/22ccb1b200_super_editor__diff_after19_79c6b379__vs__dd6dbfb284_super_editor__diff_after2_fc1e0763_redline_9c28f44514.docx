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ins w:id="0" w:author="Luccas Correa" w:date="2026-09-26T15:09:00Z" w16du:dateUtc="2026-09-26T19:09:00Z"/>
        </w:rPr>
      </w:pPr>
      <w:ins w:id="1" w:author="Luccas Correa" w:date="2026-09-26T15:09:00Z" w16du:dateUtc="2026-09-26T19:09:00Z">
        <w:r>
          <w:t>This is a test.</w:t>
        </w:r>
      </w:ins>
    </w:p>
    <w:p w14:paraId="45AE14B8" w14:textId="3B929828" w:rsidR="009B11BD" w:rsidRDefault="007078D9">
      <w:pPr>
        <w:rPr>
          <w:del w:id="2" w:author="Luccas Correa" w:date="2026-09-26T15:09:00Z" w16du:dateUtc="2026-09-26T19:09:00Z"/>
        </w:rPr>
      </w:pPr>
      <w:ins w:id="3" w:author="Luccas Correa" w:date="2026-09-26T15:09:00Z" w16du:dateUtc="2026-09-26T19:09:00Z">
        <w:r>
          <w:t>I</w:t>
        </w:r>
      </w:ins>
      <w:del w:id="4" w:author="Luccas Correa" w:date="2026-09-26T15:09:00Z" w16du:dateUtc="2026-09-26T19:09:00Z">
        <w:r w:rsidR="009B11BD">
          <w:delText>Some text</w:delText>
        </w:r>
      </w:del>
    </w:p>
    <w:p w14:paraId="23FECD93" w14:textId="7AE1D8B4" w:rsidR="009B11BD" w:rsidRDefault="009B11BD">
      <w:del w:id="5" w:author="Luccas Correa" w:date="2026-09-26T15:09:00Z" w16du:dateUtc="2026-09-26T19:09:00Z">
        <w:r>
          <w:delText>An image will be</w:delText>
        </w:r>
      </w:del>
      <w:r>
        <w:t xml:space="preserve"> added </w:t>
      </w:r>
      <w:ins w:id="6" w:author="Luccas Correa" w:date="2026-09-26T15:09:00Z" w16du:dateUtc="2026-09-26T19:09:00Z">
        <w:r w:rsidR="007078D9">
          <w:t>this sentence.</w:t>
        </w:r>
      </w:ins>
      <w:del w:id="7" w:author="Luccas Correa" w:date="2026-09-26T15:09:00Z" w16du:dateUtc="2026-09-26T19:09:00Z">
        <w:r>
          <w:delText>below:</w:delText>
        </w:r>
      </w:del>
    </w:p>
    <w:p w14:paraId="2353F1FE" w14:textId="78AE468D" w:rsidR="006E4D75" w:rsidRDefault="006E4D75">
      <w:pPr>
        <w:rPr>
          <w:ins w:id="8" w:author="Luccas Correa" w:date="2026-09-26T15:09:00Z" w16du:dateUtc="2026-09-26T19:09:00Z"/>
        </w:rPr>
      </w:pPr>
      <w:ins w:id="9" w:author="Luccas Correa" w:date="2026-09-26T15:09:00Z" w16du:dateUtc="2026-09-26T19:09:00Z">
        <w:r>
          <w:t>Here’s some</w:t>
        </w:r>
        <w:r w:rsidR="00150A31">
          <w:t xml:space="preserve"> NEW</w:t>
        </w:r>
        <w:r>
          <w:t xml:space="preserve"> text.</w:t>
        </w:r>
      </w:ins>
    </w:p>
    <w:p w14:paraId="4262AEDE" w14:textId="1FF18953" w:rsidR="000037EB" w:rsidRDefault="006E4D75">
      <w:ins w:id="10" w:author="Luccas Correa" w:date="2026-09-26T15:09:00Z" w16du:dateUtc="2026-09-26T19:09:00Z">
        <w:r>
          <w:t xml:space="preserve">We are done </w:t>
        </w:r>
        <w:r w:rsidR="00150A31">
          <w:t>now</w:t>
        </w:r>
        <w:r>
          <w:t>.</w:t>
        </w:r>
      </w:ins>
      <w:del w:id="11" w:author="Luccas Correa" w:date="2026-09-26T15:09:00Z" w16du:dateUtc="2026-09-26T19:09:00Z">
        <w:r w:rsidR="000037EB">
          <w:rPr>
            <w:noProof/>
          </w:rPr>
          <w:drawing>
            <wp:inline distT="0" distB="0" distL="0" distR="0" wp14:anchorId="102DFD76" wp14:editId="7503BA3C">
              <wp:extent cx="1270000" cy="1270000"/>
              <wp:effectExtent l="0" t="0" r="0" b="0"/>
              <wp:docPr id="179286586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86586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003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037EB"/>
    <w:rsid w:val="00081CBC"/>
    <w:rsid w:val="00150A31"/>
    <w:rsid w:val="004508C7"/>
    <w:rsid w:val="00455478"/>
    <w:rsid w:val="00524058"/>
    <w:rsid w:val="006E4D75"/>
    <w:rsid w:val="007078D9"/>
    <w:rsid w:val="007D71B7"/>
    <w:rsid w:val="009B11BD"/>
    <w:rsid w:val="00A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2026-03-23T16:43:00Z</dcterms:created>
  <dcterms:modified xsi:type="dcterms:W3CDTF">2026-09-26T19:09:00Z</dcterms:modified>
</cp:coreProperties>
</file>