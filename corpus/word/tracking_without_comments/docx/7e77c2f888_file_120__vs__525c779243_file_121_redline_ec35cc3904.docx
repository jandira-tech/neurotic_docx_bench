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9F81C" w14:textId="77777777" w:rsidR="00E941FF" w:rsidRDefault="00E941FF">
      <w:pPr>
        <w:rPr>
          <w:i/>
          <w:color w:val="0070C0"/>
          <w:rPrChange w:id="0" w:author="Arthur Souza Rodrigues" w:date="2026-09-26T14:53:00Z" w16du:dateUtc="2026-09-26T18:53:00Z">
            <w:rPr>
              <w:rFonts w:ascii="Arial" w:hAnsi="Arial" w:cs="Arial"/>
              <w:b/>
              <w:bCs/>
              <w:sz w:val="24"/>
              <w:szCs w:val="24"/>
            </w:rPr>
          </w:rPrChange>
        </w:rPr>
      </w:pPr>
      <w:r>
        <w:rPr>
          <w:i/>
          <w:color w:val="0070C0"/>
          <w:rPrChange w:id="1" w:author="Arthur Souza Rodrigues" w:date="2026-09-26T14:53:00Z" w16du:dateUtc="2026-09-26T18:53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file_</w:t>
      </w:r>
      <w:ins w:id="2" w:author="Arthur Souza Rodrigues" w:date="2026-09-26T14:53:00Z" w16du:dateUtc="2026-09-26T18:53:00Z">
        <w:r w:rsidR="00C25210">
          <w:rPr>
            <w:i/>
            <w:iCs/>
            <w:color w:val="0070C0"/>
          </w:rPr>
          <w:t>121</w:t>
        </w:r>
      </w:ins>
      <w:del w:id="3" w:author="Arthur Souza Rodrigues" w:date="2026-09-26T14:53:00Z" w16du:dateUtc="2026-09-26T18:53:00Z">
        <w:r>
          <w:rPr>
            <w:rFonts w:ascii="Arial" w:hAnsi="Arial" w:cs="Arial"/>
            <w:b/>
            <w:bCs/>
            <w:sz w:val="24"/>
            <w:szCs w:val="24"/>
          </w:rPr>
          <w:delText>120</w:delText>
        </w:r>
      </w:del>
      <w:r>
        <w:rPr>
          <w:i/>
          <w:color w:val="0070C0"/>
          <w:rPrChange w:id="4" w:author="Arthur Souza Rodrigues" w:date="2026-09-26T14:53:00Z" w16du:dateUtc="2026-09-26T18:53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.docx</w:t>
      </w:r>
    </w:p>
    <w:p w14:paraId="4095316B" w14:textId="0CE1D160" w:rsidR="00626581" w:rsidRDefault="007F582B">
      <w:ins w:id="5" w:author="Arthur Souza Rodrigues" w:date="2026-09-26T14:53:00Z" w16du:dateUtc="2026-09-26T18:53:00Z">
        <w:r>
          <w:rPr>
            <w:i/>
            <w:iCs/>
            <w:color w:val="0070C0"/>
          </w:rPr>
          <w:t>Blue Italic Text</w:t>
        </w:r>
      </w:ins>
      <w:del w:id="6" w:author="Arthur Souza Rodrigues" w:date="2026-09-26T14:53:00Z" w16du:dateUtc="2026-09-26T18:53:00Z">
        <w:r>
          <w:rPr>
            <w:rFonts w:ascii="Arial" w:hAnsi="Arial" w:cs="Arial"/>
            <w:b/>
            <w:bCs/>
            <w:sz w:val="24"/>
            <w:szCs w:val="24"/>
          </w:rPr>
          <w:delText>Heading 4 Style</w:delText>
        </w:r>
      </w:del>
      <w:r>
        <w:rPr>
          <w:i/>
          <w:color w:val="0070C0"/>
          <w:rPrChange w:id="7" w:author="Arthur Souza Rodrigues" w:date="2026-09-26T14:53:00Z" w16du:dateUtc="2026-09-26T18:53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0E516724" w14:textId="77777777" w:rsidR="00B86C97" w:rsidRDefault="007F582B">
      <w:pPr>
        <w:rPr>
          <w:ins w:id="8" w:author="Arthur Souza Rodrigues" w:date="2026-09-26T14:53:00Z" w16du:dateUtc="2026-09-26T18:53:00Z"/>
        </w:rPr>
      </w:pPr>
      <w:r>
        <w:rPr>
          <w:i/>
          <w:color w:val="0070C0"/>
          <w:rPrChange w:id="9" w:author="Arthur Souza Rodrigues" w:date="2026-09-26T14:53:00Z" w16du:dateUtc="2026-09-26T18:53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This document </w:t>
      </w:r>
      <w:ins w:id="10" w:author="Arthur Souza Rodrigues" w:date="2026-09-26T14:53:00Z" w16du:dateUtc="2026-09-26T18:53:00Z">
        <w:r>
          <w:rPr>
            <w:i/>
            <w:iCs/>
            <w:color w:val="0070C0"/>
          </w:rPr>
          <w:t>combines blue font color with italic formatting.</w:t>
        </w:r>
      </w:ins>
    </w:p>
    <w:p w14:paraId="3695AB11" w14:textId="77777777" w:rsidR="00626581" w:rsidRDefault="007F582B">
      <w:pPr>
        <w:spacing w:before="280" w:after="80" w:line="240" w:lineRule="auto"/>
        <w:rPr>
          <w:del w:id="11" w:author="Arthur Souza Rodrigues" w:date="2026-09-26T14:53:00Z" w16du:dateUtc="2026-09-26T18:53:00Z"/>
        </w:rPr>
      </w:pPr>
      <w:ins w:id="12" w:author="Arthur Souza Rodrigues" w:date="2026-09-26T14:53:00Z" w16du:dateUtc="2026-09-26T18:53:00Z">
        <w:r>
          <w:rPr>
            <w:i/>
            <w:iCs/>
            <w:color w:val="0070C0"/>
          </w:rPr>
          <w:t>Blue italic text creates a calm yet emphasized visual</w:t>
        </w:r>
      </w:ins>
      <w:del w:id="13" w:author="Arthur Souza Rodrigues" w:date="2026-09-26T14:53:00Z" w16du:dateUtc="2026-09-26T18:53:00Z">
        <w:r>
          <w:rPr>
            <w:rFonts w:ascii="Arial" w:hAnsi="Arial" w:cs="Arial"/>
            <w:b/>
            <w:bCs/>
            <w:sz w:val="24"/>
            <w:szCs w:val="24"/>
          </w:rPr>
          <w:delText>demonstrates Heading 4 paragraph</w:delText>
        </w:r>
      </w:del>
      <w:r>
        <w:rPr>
          <w:i/>
          <w:color w:val="0070C0"/>
          <w:rPrChange w:id="14" w:author="Arthur Souza Rodrigues" w:date="2026-09-26T14:53:00Z" w16du:dateUtc="2026-09-26T18:53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style.</w:t>
      </w:r>
    </w:p>
    <w:p w14:paraId="26D072CF" w14:textId="77777777" w:rsidR="00626581" w:rsidRDefault="007F582B">
      <w:pPr>
        <w:pPrChange w:id="15" w:author="Arthur Souza Rodrigues" w:date="2026-09-26T14:53:00Z" w16du:dateUtc="2026-09-26T18:53:00Z">
          <w:pPr>
            <w:spacing w:before="280" w:after="80" w:line="240" w:lineRule="auto"/>
          </w:pPr>
        </w:pPrChange>
      </w:pPr>
      <w:del w:id="16" w:author="Arthur Souza Rodrigues" w:date="2026-09-26T14:53:00Z" w16du:dateUtc="2026-09-26T18:53:00Z">
        <w:r>
          <w:rPr>
            <w:rFonts w:ascii="Arial" w:hAnsi="Arial" w:cs="Arial"/>
            <w:b/>
            <w:bCs/>
            <w:sz w:val="24"/>
            <w:szCs w:val="24"/>
          </w:rPr>
          <w:delText>Heading 4 provides a fourth level of document hierarchy.</w:delText>
        </w:r>
      </w:del>
    </w:p>
    <w:sectPr w:rsidR="006265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581"/>
    <w:rsid w:val="00054374"/>
    <w:rsid w:val="002F5B90"/>
    <w:rsid w:val="00626581"/>
    <w:rsid w:val="00B86C97"/>
    <w:rsid w:val="00C25210"/>
    <w:rsid w:val="00D53FE7"/>
    <w:rsid w:val="00DE2E5B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14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2026-09-26T18:53:00Z</dcterms:modified>
</cp:coreProperties>
</file>