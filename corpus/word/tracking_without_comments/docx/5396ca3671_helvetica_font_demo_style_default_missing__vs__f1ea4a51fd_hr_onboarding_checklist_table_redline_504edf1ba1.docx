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9E7B914" w14:textId="77777777" w:rsidR="00AE78F1" w:rsidRDefault="00EA3C6F">
      <w:pPr>
        <w:rPr>
          <w:ins w:id="0" w:author="Author" w:date="2026-06-29T11:04:00Z" w16du:dateUtc="2026-06-29T15:04:00Z"/>
        </w:rPr>
      </w:pPr>
      <w:ins w:id="1" w:author="Author" w:date="2026-06-29T11:04:00Z" w16du:dateUtc="2026-06-29T15:04:00Z">
        <w:r>
          <w:t>HR Onboarding Checklist</w:t>
        </w:r>
      </w:ins>
    </w:p>
    <w:p w14:paraId="79B42B2C" w14:textId="77777777" w:rsidR="00AE78F1" w:rsidRDefault="00AE78F1">
      <w:pPr>
        <w:rPr>
          <w:ins w:id="2" w:author="Author" w:date="2026-06-29T11:04:00Z" w16du:dateUtc="2026-06-29T15:04:00Z"/>
        </w:rPr>
      </w:pPr>
    </w:p>
    <w:p w14:paraId="0FE9414E" w14:textId="77777777" w:rsidR="00AE78F1" w:rsidRDefault="00AE78F1">
      <w:pPr>
        <w:rPr>
          <w:ins w:id="3" w:author="Author" w:date="2026-06-29T11:04:00Z" w16du:dateUtc="2026-06-29T15:04:00Z"/>
        </w:rPr>
      </w:pPr>
    </w:p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AE78F1" w14:paraId="6FC056B3" w14:textId="77777777">
        <w:tblPrEx>
          <w:tblCellMar>
            <w:top w:w="0" w:type="dxa"/>
            <w:bottom w:w="0" w:type="dxa"/>
          </w:tblCellMar>
        </w:tblPrEx>
        <w:trPr>
          <w:trHeight w:val="360"/>
          <w:ins w:id="4" w:author="Author" w:date="2026-06-29T11:04:00Z" w16du:dateUtc="2026-06-29T15:04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7B0CA8" w14:textId="77777777" w:rsidR="00AE78F1" w:rsidRDefault="00EA3C6F">
            <w:pPr>
              <w:rPr>
                <w:ins w:id="5" w:author="Author" w:date="2026-06-29T11:04:00Z" w16du:dateUtc="2026-06-29T15:04:00Z"/>
              </w:rPr>
            </w:pPr>
            <w:ins w:id="6" w:author="Author" w:date="2026-06-29T11:04:00Z" w16du:dateUtc="2026-06-29T15:04:00Z">
              <w:r>
                <w:t>Step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A128CD" w14:textId="77777777" w:rsidR="00AE78F1" w:rsidRDefault="00EA3C6F">
            <w:pPr>
              <w:rPr>
                <w:ins w:id="7" w:author="Author" w:date="2026-06-29T11:04:00Z" w16du:dateUtc="2026-06-29T15:04:00Z"/>
              </w:rPr>
            </w:pPr>
            <w:ins w:id="8" w:author="Author" w:date="2026-06-29T11:04:00Z" w16du:dateUtc="2026-06-29T15:04:00Z">
              <w:r>
                <w:t>Task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A71AEA" w14:textId="77777777" w:rsidR="00AE78F1" w:rsidRDefault="00EA3C6F">
            <w:pPr>
              <w:rPr>
                <w:ins w:id="9" w:author="Author" w:date="2026-06-29T11:04:00Z" w16du:dateUtc="2026-06-29T15:04:00Z"/>
              </w:rPr>
            </w:pPr>
            <w:ins w:id="10" w:author="Author" w:date="2026-06-29T11:04:00Z" w16du:dateUtc="2026-06-29T15:04:00Z">
              <w:r>
                <w:t>Done</w:t>
              </w:r>
            </w:ins>
          </w:p>
        </w:tc>
      </w:tr>
      <w:tr w:rsidR="00AE78F1" w14:paraId="01D66E9B" w14:textId="77777777">
        <w:tblPrEx>
          <w:tblCellMar>
            <w:top w:w="0" w:type="dxa"/>
            <w:bottom w:w="0" w:type="dxa"/>
          </w:tblCellMar>
        </w:tblPrEx>
        <w:trPr>
          <w:trHeight w:val="360"/>
          <w:ins w:id="11" w:author="Author" w:date="2026-06-29T11:04:00Z" w16du:dateUtc="2026-06-29T15:04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CB0D1C" w14:textId="77777777" w:rsidR="00AE78F1" w:rsidRDefault="00EA3C6F">
            <w:pPr>
              <w:rPr>
                <w:ins w:id="12" w:author="Author" w:date="2026-06-29T11:04:00Z" w16du:dateUtc="2026-06-29T15:04:00Z"/>
              </w:rPr>
            </w:pPr>
            <w:ins w:id="13" w:author="Author" w:date="2026-06-29T11:04:00Z" w16du:dateUtc="2026-06-29T15:04:00Z">
              <w:r>
                <w:t>1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C2BD38" w14:textId="77777777" w:rsidR="00AE78F1" w:rsidRDefault="00EA3C6F">
            <w:pPr>
              <w:rPr>
                <w:ins w:id="14" w:author="Author" w:date="2026-06-29T11:04:00Z" w16du:dateUtc="2026-06-29T15:04:00Z"/>
              </w:rPr>
            </w:pPr>
            <w:ins w:id="15" w:author="Author" w:date="2026-06-29T11:04:00Z" w16du:dateUtc="2026-06-29T15:04:00Z">
              <w:r>
                <w:t>Sign NDA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E1E335" w14:textId="77777777" w:rsidR="00AE78F1" w:rsidRDefault="00EA3C6F">
            <w:pPr>
              <w:rPr>
                <w:ins w:id="16" w:author="Author" w:date="2026-06-29T11:04:00Z" w16du:dateUtc="2026-06-29T15:04:00Z"/>
              </w:rPr>
            </w:pPr>
            <w:ins w:id="17" w:author="Author" w:date="2026-06-29T11:04:00Z" w16du:dateUtc="2026-06-29T15:04:00Z">
              <w:r>
                <w:t>Yes</w:t>
              </w:r>
            </w:ins>
          </w:p>
        </w:tc>
      </w:tr>
      <w:tr w:rsidR="00AE78F1" w14:paraId="4BCA6DF9" w14:textId="77777777">
        <w:tblPrEx>
          <w:tblCellMar>
            <w:top w:w="0" w:type="dxa"/>
            <w:bottom w:w="0" w:type="dxa"/>
          </w:tblCellMar>
        </w:tblPrEx>
        <w:trPr>
          <w:trHeight w:val="360"/>
          <w:ins w:id="18" w:author="Author" w:date="2026-06-29T11:04:00Z" w16du:dateUtc="2026-06-29T15:04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5DD7A6" w14:textId="77777777" w:rsidR="00AE78F1" w:rsidRDefault="00EA3C6F">
            <w:pPr>
              <w:rPr>
                <w:ins w:id="19" w:author="Author" w:date="2026-06-29T11:04:00Z" w16du:dateUtc="2026-06-29T15:04:00Z"/>
              </w:rPr>
            </w:pPr>
            <w:ins w:id="20" w:author="Author" w:date="2026-06-29T11:04:00Z" w16du:dateUtc="2026-06-29T15:04:00Z">
              <w:r>
                <w:t>2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26BCA6" w14:textId="77777777" w:rsidR="00AE78F1" w:rsidRDefault="00EA3C6F">
            <w:pPr>
              <w:rPr>
                <w:ins w:id="21" w:author="Author" w:date="2026-06-29T11:04:00Z" w16du:dateUtc="2026-06-29T15:04:00Z"/>
              </w:rPr>
            </w:pPr>
            <w:ins w:id="22" w:author="Author" w:date="2026-06-29T11:04:00Z" w16du:dateUtc="2026-06-29T15:04:00Z">
              <w:r>
                <w:t>Setup laptop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1FDF67" w14:textId="77777777" w:rsidR="00AE78F1" w:rsidRDefault="00EA3C6F">
            <w:pPr>
              <w:rPr>
                <w:ins w:id="23" w:author="Author" w:date="2026-06-29T11:04:00Z" w16du:dateUtc="2026-06-29T15:04:00Z"/>
              </w:rPr>
            </w:pPr>
            <w:ins w:id="24" w:author="Author" w:date="2026-06-29T11:04:00Z" w16du:dateUtc="2026-06-29T15:04:00Z">
              <w:r>
                <w:t>No</w:t>
              </w:r>
            </w:ins>
          </w:p>
        </w:tc>
      </w:tr>
    </w:tbl>
    <w:p w14:paraId="283CDFD6" w14:textId="77777777" w:rsidR="00B52A9F" w:rsidRDefault="00EA3C6F">
      <w:pPr>
        <w:rPr>
          <w:del w:id="25" w:author="Author" w:date="2026-06-29T11:04:00Z" w16du:dateUtc="2026-06-29T15:04:00Z"/>
        </w:rPr>
      </w:pPr>
      <w:del w:id="26" w:author="Author" w:date="2026-06-29T11:04:00Z" w16du:dateUtc="2026-06-29T15:04:00Z">
        <w:r>
          <w:rPr>
            <w:rFonts w:ascii="Helvetica, Arial, sans-serif" w:hAnsi="Helvetica, Arial, sans-serif" w:cs="Helvetica, Arial, sans-serif"/>
          </w:rPr>
          <w:delText>Helvetica Font Demo</w:delText>
        </w:r>
      </w:del>
    </w:p>
    <w:p w14:paraId="55394DD1" w14:textId="77777777" w:rsidR="00B52A9F" w:rsidRDefault="00EA3C6F">
      <w:pPr>
        <w:rPr>
          <w:del w:id="27" w:author="Author" w:date="2026-06-29T11:04:00Z" w16du:dateUtc="2026-06-29T15:04:00Z"/>
        </w:rPr>
      </w:pPr>
      <w:del w:id="28" w:author="Author" w:date="2026-06-29T11:04:00Z" w16du:dateUtc="2026-06-29T15:04:00Z">
        <w:r>
          <w:rPr>
            <w:rFonts w:ascii="Helvetica, Arial, sans-serif" w:hAnsi="Helvetica, Arial, sans-serif" w:cs="Helvetica, Arial, sans-serif"/>
          </w:rPr>
          <w:delText>This document demonstrates the Helvetica font family.</w:delText>
        </w:r>
      </w:del>
    </w:p>
    <w:p w14:paraId="5D16395F" w14:textId="77777777" w:rsidR="00B52A9F" w:rsidRDefault="00EA3C6F">
      <w:del w:id="29" w:author="Author" w:date="2026-06-29T11:04:00Z" w16du:dateUtc="2026-06-29T15:04:00Z">
        <w:r>
          <w:rPr>
            <w:rFonts w:ascii="Helvetica, Arial, sans-serif" w:hAnsi="Helvetica, Arial, sans-serif" w:cs="Helvetica, Arial, sans-serif"/>
          </w:rPr>
          <w:delText>Helvetica is a classic Swiss sans-serif typeface.</w:delText>
        </w:r>
      </w:del>
    </w:p>
    <w:sectPr w:rsidR="00B52A9F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, Arial, sans-serif">
    <w:altName w:val="Helvetica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52A9F"/>
    <w:rsid w:val="00067B02"/>
    <w:rsid w:val="00914C6C"/>
    <w:rsid w:val="00AE78F1"/>
    <w:rsid w:val="00B52A9F"/>
    <w:rsid w:val="00EA3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A6FDB5B"/>
  <w15:docId w15:val="{157F3719-F068-4F43-B478-834BDAD24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171</Characters>
  <Application>Microsoft Office Word</Application>
  <DocSecurity>0</DocSecurity>
  <Lines>1</Lines>
  <Paragraphs>1</Paragraphs>
  <ScaleCrop>false</ScaleCrop>
  <Company/>
  <LinksUpToDate>false</LinksUpToDate>
  <CharactersWithSpaces>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2026-05-14T17:10:00Z</dcterms:created>
  <dcterms:modified xsi:type="dcterms:W3CDTF">2026-06-29T15:04:00Z</dcterms:modified>
</cp:coreProperties>
</file>