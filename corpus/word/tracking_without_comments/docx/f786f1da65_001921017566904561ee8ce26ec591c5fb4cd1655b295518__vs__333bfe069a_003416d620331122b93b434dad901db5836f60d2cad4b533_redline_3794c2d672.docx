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EE83" w14:textId="77777777" w:rsidR="00BC32DD" w:rsidRPr="001A2552" w:rsidRDefault="00BC32DD" w:rsidP="00BC32DD">
      <w:pPr>
        <w:jc w:val="center"/>
        <w:rPr>
          <w:ins w:id="8" w:author="msi" w:date="2026-09-22T12:20:00Z" w16du:dateUtc="2026-09-22T16:20:00Z"/>
          <w:sz w:val="16"/>
          <w:szCs w:val="16"/>
        </w:rPr>
      </w:pPr>
      <w:ins w:id="9" w:author="msi" w:date="2026-09-22T12:20:00Z" w16du:dateUtc="2026-09-22T16:20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AB9F47F" w14:textId="77777777" w:rsidR="00BC32DD" w:rsidRPr="001A2552" w:rsidRDefault="00BC32DD" w:rsidP="00BC32DD">
      <w:pPr>
        <w:jc w:val="center"/>
        <w:rPr>
          <w:ins w:id="10" w:author="msi" w:date="2026-09-22T12:20:00Z" w16du:dateUtc="2026-09-22T16:20:00Z"/>
          <w:b/>
          <w:sz w:val="16"/>
          <w:szCs w:val="16"/>
        </w:rPr>
      </w:pPr>
      <w:ins w:id="11" w:author="msi" w:date="2026-09-22T12:20:00Z" w16du:dateUtc="2026-09-22T16:20:00Z">
        <w:r w:rsidRPr="001A2552">
          <w:rPr>
            <w:b/>
            <w:sz w:val="16"/>
            <w:szCs w:val="16"/>
          </w:rPr>
          <w:t>Açık Ders Malzemeleri</w:t>
        </w:r>
      </w:ins>
    </w:p>
    <w:p w14:paraId="4AE5B555" w14:textId="77777777" w:rsidR="00BC32DD" w:rsidRDefault="00BC32DD" w:rsidP="00BC32DD">
      <w:pPr>
        <w:pStyle w:val="Basliklar"/>
        <w:jc w:val="center"/>
        <w:rPr>
          <w:ins w:id="12" w:author="msi" w:date="2026-09-22T12:20:00Z" w16du:dateUtc="2026-09-22T16:20:00Z"/>
          <w:sz w:val="16"/>
          <w:szCs w:val="16"/>
        </w:rPr>
      </w:pPr>
    </w:p>
    <w:p w14:paraId="696A47D5" w14:textId="77777777" w:rsidR="00BC32DD" w:rsidRPr="001A2552" w:rsidRDefault="00BC32DD" w:rsidP="00BC32DD">
      <w:pPr>
        <w:pStyle w:val="Basliklar"/>
        <w:jc w:val="center"/>
        <w:rPr>
          <w:ins w:id="13" w:author="msi" w:date="2026-09-22T12:20:00Z" w16du:dateUtc="2026-09-22T16:20:00Z"/>
          <w:sz w:val="16"/>
          <w:szCs w:val="16"/>
        </w:rPr>
      </w:pPr>
      <w:ins w:id="14" w:author="msi" w:date="2026-09-22T12:20:00Z" w16du:dateUtc="2026-09-22T16:20:00Z">
        <w:r>
          <w:rPr>
            <w:sz w:val="16"/>
            <w:szCs w:val="16"/>
          </w:rPr>
          <w:t>Ders izlence Formu</w:t>
        </w:r>
      </w:ins>
    </w:p>
    <w:p w14:paraId="2D529AEF" w14:textId="77777777" w:rsidR="00BC32DD" w:rsidRPr="001A2552" w:rsidRDefault="00BC32DD" w:rsidP="00BC32DD">
      <w:pPr>
        <w:rPr>
          <w:ins w:id="15" w:author="msi" w:date="2026-09-22T12:20:00Z" w16du:dateUtc="2026-09-22T16:20:00Z"/>
          <w:sz w:val="16"/>
          <w:szCs w:val="16"/>
        </w:rPr>
      </w:pPr>
    </w:p>
    <w:p w14:paraId="46921310" w14:textId="77777777" w:rsidR="00FE615C" w:rsidRDefault="00FE615C" w:rsidP="00FE615C">
      <w:pPr>
        <w:pStyle w:val="Zakladnystyl"/>
        <w:jc w:val="center"/>
        <w:rPr>
          <w:del w:id="16" w:author="msi" w:date="2026-09-22T12:20:00Z" w16du:dateUtc="2026-09-22T16:20:00Z"/>
          <w:sz w:val="28"/>
          <w:szCs w:val="28"/>
        </w:rPr>
      </w:pPr>
      <w:del w:id="17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CF227D9" w14:textId="77777777" w:rsidR="00FE615C" w:rsidRDefault="00FE615C" w:rsidP="00FE615C">
      <w:pPr>
        <w:pStyle w:val="Zakladnystyl"/>
        <w:jc w:val="center"/>
        <w:rPr>
          <w:del w:id="18" w:author="msi" w:date="2026-09-22T12:20:00Z" w16du:dateUtc="2026-09-22T16:20:00Z"/>
          <w:b/>
          <w:bCs/>
          <w:sz w:val="32"/>
          <w:szCs w:val="32"/>
        </w:rPr>
      </w:pPr>
      <w:del w:id="19" w:author="msi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20EFA446" w14:textId="77777777" w:rsidR="00FE615C" w:rsidRDefault="00FE615C" w:rsidP="00FE615C">
      <w:pPr>
        <w:pStyle w:val="Zakladnystyl"/>
        <w:jc w:val="center"/>
        <w:rPr>
          <w:del w:id="20" w:author="msi" w:date="2026-09-22T12:20:00Z" w16du:dateUtc="2026-09-22T16:20:00Z"/>
          <w:sz w:val="28"/>
          <w:szCs w:val="28"/>
        </w:rPr>
      </w:pPr>
      <w:del w:id="21" w:author="msi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247DCF3F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22" w:author="msi" w:date="2026-09-22T12:20:00Z" w16du:dateUtc="2026-09-22T16:20:00Z"/>
          <w:sz w:val="28"/>
          <w:szCs w:val="28"/>
        </w:rPr>
      </w:pPr>
      <w:del w:id="23" w:author="msi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0984781C" w14:textId="77777777" w:rsidR="00FE615C" w:rsidRDefault="00FE615C" w:rsidP="00FE615C">
      <w:pPr>
        <w:pStyle w:val="Zakladnystyl"/>
        <w:jc w:val="center"/>
        <w:rPr>
          <w:del w:id="24" w:author="msi" w:date="2026-09-22T12:20:00Z" w16du:dateUtc="2026-09-22T16:20:00Z"/>
        </w:rPr>
      </w:pPr>
      <w:del w:id="25" w:author="msi" w:date="2026-09-22T12:20:00Z" w16du:dateUtc="2026-09-22T16:20:00Z">
        <w:r>
          <w:delText> </w:delText>
        </w:r>
      </w:del>
    </w:p>
    <w:p w14:paraId="3A0083F1" w14:textId="77777777" w:rsidR="00FE615C" w:rsidRDefault="006E4FA7" w:rsidP="00FE615C">
      <w:pPr>
        <w:pStyle w:val="Vlada"/>
        <w:rPr>
          <w:del w:id="26" w:author="msi" w:date="2026-09-22T12:20:00Z" w16du:dateUtc="2026-09-22T16:20:00Z"/>
          <w:sz w:val="24"/>
          <w:szCs w:val="24"/>
        </w:rPr>
      </w:pPr>
      <w:del w:id="27" w:author="msi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40D2901D" w14:textId="77777777" w:rsidR="00FE615C" w:rsidRDefault="00FE615C" w:rsidP="00FE615C">
      <w:pPr>
        <w:pStyle w:val="Heading1"/>
        <w:rPr>
          <w:del w:id="28" w:author="msi" w:date="2026-09-22T12:20:00Z" w16du:dateUtc="2026-09-22T16:20:00Z"/>
        </w:rPr>
      </w:pPr>
      <w:del w:id="29" w:author="msi" w:date="2026-09-22T12:20:00Z" w16du:dateUtc="2026-09-22T16:20:00Z">
        <w:r>
          <w:delText>schvaľuje</w:delText>
        </w:r>
      </w:del>
    </w:p>
    <w:p w14:paraId="68EF8106" w14:textId="77777777" w:rsidR="00FE615C" w:rsidRDefault="00FE615C" w:rsidP="00FE615C">
      <w:pPr>
        <w:rPr>
          <w:del w:id="30" w:author="msi" w:date="2026-09-22T12:20:00Z" w16du:dateUtc="2026-09-22T16:20:00Z"/>
        </w:rPr>
      </w:pPr>
    </w:p>
    <w:p w14:paraId="4735B0E0" w14:textId="77777777" w:rsidR="00FE615C" w:rsidRDefault="00FE615C" w:rsidP="00FE615C">
      <w:pPr>
        <w:ind w:left="567"/>
        <w:rPr>
          <w:del w:id="31" w:author="msi" w:date="2026-09-22T12:20:00Z" w16du:dateUtc="2026-09-22T16:20:00Z"/>
        </w:rPr>
      </w:pPr>
      <w:del w:id="32" w:author="msi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71CF5837" w14:textId="77777777" w:rsidR="00FE615C" w:rsidRDefault="00FE615C" w:rsidP="00FE615C">
      <w:pPr>
        <w:ind w:left="567"/>
        <w:rPr>
          <w:del w:id="33" w:author="msi" w:date="2026-09-22T12:20:00Z" w16du:dateUtc="2026-09-22T16:20:00Z"/>
        </w:rPr>
      </w:pPr>
      <w:del w:id="34" w:author="msi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3A7823D3" w14:textId="77777777" w:rsidR="00FE615C" w:rsidRDefault="00FE615C" w:rsidP="00FE615C">
      <w:pPr>
        <w:ind w:left="567"/>
        <w:rPr>
          <w:del w:id="35" w:author="msi" w:date="2026-09-22T12:20:00Z" w16du:dateUtc="2026-09-22T16:20:00Z"/>
        </w:rPr>
      </w:pPr>
      <w:del w:id="36" w:author="msi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2E033A6F" w14:textId="77777777" w:rsidR="003740F4" w:rsidRDefault="003740F4" w:rsidP="00FE615C">
      <w:pPr>
        <w:ind w:left="567"/>
        <w:rPr>
          <w:del w:id="37" w:author="msi" w:date="2026-09-22T12:20:00Z" w16du:dateUtc="2026-09-22T16:20:00Z"/>
        </w:rPr>
      </w:pPr>
    </w:p>
    <w:p w14:paraId="4CE57390" w14:textId="77777777" w:rsidR="00FE615C" w:rsidRPr="0037053F" w:rsidRDefault="00FE615C" w:rsidP="00FE615C">
      <w:pPr>
        <w:ind w:left="567"/>
        <w:rPr>
          <w:del w:id="38" w:author="msi" w:date="2026-09-22T12:20:00Z" w16du:dateUtc="2026-09-22T16:20:00Z"/>
        </w:rPr>
      </w:pPr>
    </w:p>
    <w:p w14:paraId="198F40D8" w14:textId="77777777" w:rsidR="00FE615C" w:rsidRDefault="00FE615C" w:rsidP="00FE615C">
      <w:pPr>
        <w:pStyle w:val="Heading1"/>
        <w:rPr>
          <w:del w:id="39" w:author="msi" w:date="2026-09-22T12:20:00Z" w16du:dateUtc="2026-09-22T16:20:00Z"/>
        </w:rPr>
      </w:pPr>
      <w:del w:id="40" w:author="msi" w:date="2026-09-22T12:20:00Z" w16du:dateUtc="2026-09-22T16:20:00Z">
        <w:r>
          <w:delText>berie na vedomie</w:delText>
        </w:r>
      </w:del>
    </w:p>
    <w:p w14:paraId="27B756AB" w14:textId="77777777" w:rsidR="00FE615C" w:rsidRPr="0037053F" w:rsidRDefault="00FE615C" w:rsidP="00FE615C">
      <w:pPr>
        <w:pStyle w:val="BodyText"/>
        <w:widowControl/>
        <w:spacing w:before="120"/>
        <w:ind w:left="567"/>
        <w:rPr>
          <w:del w:id="41" w:author="msi" w:date="2026-09-22T12:20:00Z" w16du:dateUtc="2026-09-22T16:20:00Z"/>
          <w:bCs/>
          <w:sz w:val="16"/>
          <w:szCs w:val="16"/>
        </w:rPr>
      </w:pPr>
      <w:del w:id="42" w:author="msi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3F849A70" w14:textId="77777777" w:rsidR="00FE615C" w:rsidRDefault="00FE615C" w:rsidP="00FE615C">
      <w:pPr>
        <w:pStyle w:val="Heading2"/>
        <w:rPr>
          <w:del w:id="43" w:author="msi" w:date="2026-09-22T12:20:00Z" w16du:dateUtc="2026-09-22T16:20:00Z"/>
        </w:rPr>
      </w:pPr>
      <w:del w:id="44" w:author="msi" w:date="2026-09-22T12:20:00Z" w16du:dateUtc="2026-09-22T16:20:00Z">
        <w:r>
          <w:delText xml:space="preserve">kontrolu plnenia uznesení </w:delText>
        </w:r>
      </w:del>
    </w:p>
    <w:p w14:paraId="5D259CFE" w14:textId="77777777" w:rsidR="00FE615C" w:rsidRDefault="00CB0013" w:rsidP="00FE615C">
      <w:pPr>
        <w:pStyle w:val="Heading1"/>
        <w:rPr>
          <w:del w:id="45" w:author="msi" w:date="2026-09-22T12:20:00Z" w16du:dateUtc="2026-09-22T16:20:00Z"/>
        </w:rPr>
      </w:pPr>
      <w:del w:id="46" w:author="msi" w:date="2026-09-22T12:20:00Z" w16du:dateUtc="2026-09-22T16:20:00Z">
        <w:r>
          <w:delText xml:space="preserve">s c h v a ľ u j e </w:delText>
        </w:r>
      </w:del>
    </w:p>
    <w:p w14:paraId="0704A21B" w14:textId="77777777" w:rsidR="00D84A10" w:rsidRDefault="00D84A10" w:rsidP="00FE615C">
      <w:pPr>
        <w:pStyle w:val="Heading2"/>
        <w:rPr>
          <w:del w:id="47" w:author="msi" w:date="2026-09-22T12:20:00Z" w16du:dateUtc="2026-09-22T16:20:00Z"/>
        </w:rPr>
      </w:pPr>
      <w:del w:id="48" w:author="msi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57CB9384" w14:textId="77777777" w:rsidR="00D84A10" w:rsidRDefault="00D84A10" w:rsidP="00D84A10">
      <w:pPr>
        <w:pStyle w:val="Heading2"/>
        <w:numPr>
          <w:ilvl w:val="0"/>
          <w:numId w:val="8"/>
        </w:numPr>
        <w:rPr>
          <w:del w:id="49" w:author="msi" w:date="2026-09-22T12:20:00Z" w16du:dateUtc="2026-09-22T16:20:00Z"/>
        </w:rPr>
      </w:pPr>
      <w:del w:id="50" w:author="msi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37E70126" w14:textId="77777777" w:rsidR="00A07AED" w:rsidRDefault="00D84A10" w:rsidP="00A07AED">
      <w:pPr>
        <w:pStyle w:val="Heading2"/>
        <w:numPr>
          <w:ilvl w:val="0"/>
          <w:numId w:val="8"/>
        </w:numPr>
        <w:rPr>
          <w:del w:id="51" w:author="msi" w:date="2026-09-22T12:20:00Z" w16du:dateUtc="2026-09-22T16:20:00Z"/>
        </w:rPr>
      </w:pPr>
      <w:del w:id="52" w:author="msi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3423F29C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53" w:author="msi" w:date="2026-09-22T12:20:00Z" w16du:dateUtc="2026-09-22T16:20:00Z"/>
        </w:rPr>
      </w:pPr>
      <w:del w:id="54" w:author="msi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621F2269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55" w:author="msi" w:date="2026-09-22T12:20:00Z" w16du:dateUtc="2026-09-22T16:20:00Z"/>
        </w:rPr>
      </w:pPr>
    </w:p>
    <w:p w14:paraId="5F780AE2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56" w:author="msi" w:date="2026-09-22T12:20:00Z" w16du:dateUtc="2026-09-22T16:20:00Z"/>
        </w:rPr>
      </w:pPr>
    </w:p>
    <w:p w14:paraId="1B4659CB" w14:textId="77777777" w:rsidR="00A07AED" w:rsidRDefault="00A07AED" w:rsidP="00A07AED">
      <w:pPr>
        <w:pStyle w:val="Heading2"/>
        <w:rPr>
          <w:del w:id="57" w:author="msi" w:date="2026-09-22T12:20:00Z" w16du:dateUtc="2026-09-22T16:20:00Z"/>
        </w:rPr>
      </w:pPr>
      <w:del w:id="58" w:author="msi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74EF847A" w14:textId="77777777" w:rsidR="00CF71D7" w:rsidRDefault="00A07AED" w:rsidP="00CF71D7">
      <w:pPr>
        <w:pStyle w:val="Heading2"/>
        <w:numPr>
          <w:ilvl w:val="0"/>
          <w:numId w:val="8"/>
        </w:numPr>
        <w:rPr>
          <w:del w:id="59" w:author="msi" w:date="2026-09-22T12:20:00Z" w16du:dateUtc="2026-09-22T16:20:00Z"/>
        </w:rPr>
      </w:pPr>
      <w:del w:id="60" w:author="msi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23BA4451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61" w:author="msi" w:date="2026-09-22T12:20:00Z" w16du:dateUtc="2026-09-22T16:20:00Z"/>
        </w:rPr>
      </w:pPr>
    </w:p>
    <w:p w14:paraId="3BDBA4FA" w14:textId="77777777" w:rsidR="00CF71D7" w:rsidRDefault="00CF71D7" w:rsidP="00CF71D7">
      <w:pPr>
        <w:pStyle w:val="Heading2"/>
        <w:numPr>
          <w:ilvl w:val="0"/>
          <w:numId w:val="8"/>
        </w:numPr>
        <w:rPr>
          <w:del w:id="62" w:author="msi" w:date="2026-09-22T12:20:00Z" w16du:dateUtc="2026-09-22T16:20:00Z"/>
        </w:rPr>
      </w:pPr>
      <w:del w:id="63" w:author="msi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7454E495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64" w:author="msi" w:date="2026-09-22T12:20:00Z" w16du:dateUtc="2026-09-22T16:20:00Z"/>
        </w:rPr>
      </w:pPr>
      <w:del w:id="65" w:author="msi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77D21931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66" w:author="msi" w:date="2026-09-22T12:20:00Z" w16du:dateUtc="2026-09-22T16:20:00Z"/>
        </w:rPr>
      </w:pPr>
    </w:p>
    <w:p w14:paraId="521D70C0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67" w:author="msi" w:date="2026-09-22T12:20:00Z" w16du:dateUtc="2026-09-22T16:20:00Z"/>
        </w:rPr>
      </w:pPr>
      <w:del w:id="68" w:author="msi" w:date="2026-09-22T12:20:00Z" w16du:dateUtc="2026-09-22T16:20:00Z">
        <w:r>
          <w:tab/>
          <w:delText xml:space="preserve"> </w:delText>
        </w:r>
      </w:del>
    </w:p>
    <w:p w14:paraId="4E7B4AA5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69" w:author="msi" w:date="2026-09-22T12:20:00Z" w16du:dateUtc="2026-09-22T16:20:00Z"/>
        </w:rPr>
      </w:pPr>
    </w:p>
    <w:p w14:paraId="6AEB6E0F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70" w:author="msi" w:date="2026-09-22T12:20:00Z" w16du:dateUtc="2026-09-22T16:20:00Z"/>
          <w:b/>
          <w:sz w:val="22"/>
          <w:szCs w:val="22"/>
        </w:rPr>
      </w:pPr>
      <w:del w:id="71" w:author="msi" w:date="2026-09-22T12:20:00Z" w16du:dateUtc="2026-09-22T16:20:00Z">
        <w:r>
          <w:delText xml:space="preserve">              </w:delText>
        </w:r>
      </w:del>
    </w:p>
    <w:p w14:paraId="64EA38A6" w14:textId="77777777" w:rsidR="00FE615C" w:rsidRPr="004C320F" w:rsidRDefault="00FE615C" w:rsidP="00FE615C">
      <w:pPr>
        <w:pStyle w:val="BodyText"/>
        <w:rPr>
          <w:del w:id="72" w:author="msi" w:date="2026-09-22T12:20:00Z" w16du:dateUtc="2026-09-22T16:20:00Z"/>
          <w:b/>
          <w:bCs/>
        </w:rPr>
      </w:pPr>
      <w:del w:id="73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088C143F" w14:textId="77777777" w:rsidR="00FE615C" w:rsidRPr="004C320F" w:rsidRDefault="00FE615C" w:rsidP="00FE615C">
      <w:pPr>
        <w:pStyle w:val="BodyText"/>
        <w:rPr>
          <w:del w:id="74" w:author="msi" w:date="2026-09-22T12:20:00Z" w16du:dateUtc="2026-09-22T16:20:00Z"/>
          <w:b/>
          <w:bCs/>
        </w:rPr>
      </w:pPr>
      <w:del w:id="75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00F1637F" w14:textId="77777777" w:rsidR="00FE615C" w:rsidRPr="004C320F" w:rsidRDefault="00FE615C" w:rsidP="00FE615C">
      <w:pPr>
        <w:pStyle w:val="BodyText"/>
        <w:widowControl/>
        <w:spacing w:before="120"/>
        <w:rPr>
          <w:del w:id="76" w:author="msi" w:date="2026-09-22T12:20:00Z" w16du:dateUtc="2026-09-22T16:20:00Z"/>
          <w:b/>
        </w:rPr>
      </w:pPr>
    </w:p>
    <w:p w14:paraId="4782B1DD" w14:textId="77777777" w:rsidR="00FE615C" w:rsidRPr="004C320F" w:rsidRDefault="00FE615C" w:rsidP="00FE615C">
      <w:pPr>
        <w:pStyle w:val="BodyText"/>
        <w:widowControl/>
        <w:spacing w:before="120"/>
        <w:rPr>
          <w:del w:id="77" w:author="msi" w:date="2026-09-22T12:20:00Z" w16du:dateUtc="2026-09-22T16:20:00Z"/>
          <w:b/>
        </w:rPr>
      </w:pPr>
    </w:p>
    <w:p w14:paraId="7BEE4400" w14:textId="77777777" w:rsidR="00FE615C" w:rsidRPr="004C320F" w:rsidRDefault="00FE615C" w:rsidP="00FE615C">
      <w:pPr>
        <w:pStyle w:val="BodyText"/>
        <w:rPr>
          <w:del w:id="78" w:author="msi" w:date="2026-09-22T12:20:00Z" w16du:dateUtc="2026-09-22T16:20:00Z"/>
          <w:bCs/>
          <w:sz w:val="22"/>
        </w:rPr>
      </w:pPr>
      <w:del w:id="79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7EB39BB2" w14:textId="77777777" w:rsidR="00FE615C" w:rsidRPr="004C320F" w:rsidRDefault="00FE615C" w:rsidP="00FE615C">
      <w:pPr>
        <w:pStyle w:val="BodyText"/>
        <w:rPr>
          <w:del w:id="80" w:author="msi" w:date="2026-09-22T12:20:00Z" w16du:dateUtc="2026-09-22T16:20:00Z"/>
          <w:bCs/>
          <w:sz w:val="22"/>
        </w:rPr>
      </w:pPr>
      <w:del w:id="81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4B690ADA" w14:textId="77777777" w:rsidR="00FE615C" w:rsidRPr="004C320F" w:rsidRDefault="00FE615C" w:rsidP="00FE615C">
      <w:pPr>
        <w:pStyle w:val="BodyText"/>
        <w:rPr>
          <w:del w:id="82" w:author="msi" w:date="2026-09-22T12:20:00Z" w16du:dateUtc="2026-09-22T16:20:00Z"/>
          <w:bCs/>
          <w:sz w:val="22"/>
        </w:rPr>
      </w:pPr>
      <w:del w:id="83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  <w:delText>0</w:delText>
        </w:r>
      </w:del>
    </w:p>
    <w:p w14:paraId="17D22B88" w14:textId="77777777" w:rsidR="00FE615C" w:rsidRPr="004C320F" w:rsidRDefault="00FE615C" w:rsidP="00FE615C">
      <w:pPr>
        <w:pStyle w:val="BodyText"/>
        <w:rPr>
          <w:del w:id="84" w:author="msi" w:date="2026-09-22T12:20:00Z" w16du:dateUtc="2026-09-22T16:20:00Z"/>
          <w:bCs/>
          <w:sz w:val="22"/>
        </w:rPr>
      </w:pPr>
      <w:del w:id="85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  <w:delText>0</w:delText>
        </w:r>
      </w:del>
    </w:p>
    <w:p w14:paraId="74DCCE2E" w14:textId="77777777" w:rsidR="00FE615C" w:rsidRPr="004C320F" w:rsidRDefault="00FE615C" w:rsidP="00FE615C">
      <w:pPr>
        <w:pStyle w:val="BodyText"/>
        <w:rPr>
          <w:del w:id="86" w:author="msi" w:date="2026-09-22T12:20:00Z" w16du:dateUtc="2026-09-22T16:20:00Z"/>
          <w:bCs/>
          <w:sz w:val="22"/>
        </w:rPr>
      </w:pPr>
    </w:p>
    <w:p w14:paraId="55DEA961" w14:textId="77777777" w:rsidR="00FE615C" w:rsidRDefault="00FE615C" w:rsidP="00FE615C">
      <w:pPr>
        <w:pStyle w:val="BodyText"/>
        <w:widowControl/>
        <w:spacing w:before="120"/>
        <w:rPr>
          <w:del w:id="87" w:author="msi" w:date="2026-09-22T12:20:00Z" w16du:dateUtc="2026-09-22T16:20:00Z"/>
          <w:b/>
          <w:sz w:val="22"/>
          <w:szCs w:val="22"/>
        </w:rPr>
      </w:pPr>
    </w:p>
    <w:p w14:paraId="5A14D304" w14:textId="77777777" w:rsidR="00CF71D7" w:rsidRDefault="00CF71D7" w:rsidP="00FE615C">
      <w:pPr>
        <w:pStyle w:val="BodyText"/>
        <w:widowControl/>
        <w:spacing w:before="120"/>
        <w:rPr>
          <w:del w:id="88" w:author="msi" w:date="2026-09-22T12:20:00Z" w16du:dateUtc="2026-09-22T16:20:00Z"/>
          <w:b/>
          <w:sz w:val="22"/>
          <w:szCs w:val="22"/>
        </w:rPr>
      </w:pPr>
    </w:p>
    <w:p w14:paraId="6BF0260E" w14:textId="77777777" w:rsidR="00CF71D7" w:rsidRDefault="00CF71D7" w:rsidP="00FE615C">
      <w:pPr>
        <w:pStyle w:val="BodyText"/>
        <w:widowControl/>
        <w:spacing w:before="120"/>
        <w:rPr>
          <w:del w:id="89" w:author="msi" w:date="2026-09-22T12:20:00Z" w16du:dateUtc="2026-09-22T16:20:00Z"/>
          <w:b/>
          <w:sz w:val="22"/>
          <w:szCs w:val="22"/>
        </w:rPr>
      </w:pPr>
    </w:p>
    <w:p w14:paraId="76F0CC9C" w14:textId="77777777" w:rsidR="00CF71D7" w:rsidRDefault="00CF71D7" w:rsidP="00FE615C">
      <w:pPr>
        <w:pStyle w:val="BodyText"/>
        <w:widowControl/>
        <w:spacing w:before="120"/>
        <w:rPr>
          <w:del w:id="90" w:author="msi" w:date="2026-09-22T12:20:00Z" w16du:dateUtc="2026-09-22T16:20:00Z"/>
          <w:b/>
          <w:sz w:val="22"/>
          <w:szCs w:val="22"/>
        </w:rPr>
      </w:pPr>
    </w:p>
    <w:p w14:paraId="0EE681AC" w14:textId="77777777" w:rsidR="00CF71D7" w:rsidRDefault="00CF71D7" w:rsidP="00FE615C">
      <w:pPr>
        <w:pStyle w:val="BodyText"/>
        <w:widowControl/>
        <w:spacing w:before="120"/>
        <w:rPr>
          <w:del w:id="91" w:author="msi" w:date="2026-09-22T12:20:00Z" w16du:dateUtc="2026-09-22T16:20:00Z"/>
          <w:b/>
          <w:sz w:val="22"/>
          <w:szCs w:val="22"/>
        </w:rPr>
      </w:pPr>
    </w:p>
    <w:p w14:paraId="3C0966D8" w14:textId="77777777" w:rsidR="00CF71D7" w:rsidRDefault="00CF71D7" w:rsidP="00FE615C">
      <w:pPr>
        <w:pStyle w:val="BodyText"/>
        <w:widowControl/>
        <w:spacing w:before="120"/>
        <w:rPr>
          <w:del w:id="92" w:author="msi" w:date="2026-09-22T12:20:00Z" w16du:dateUtc="2026-09-22T16:20:00Z"/>
          <w:b/>
          <w:sz w:val="22"/>
          <w:szCs w:val="22"/>
        </w:rPr>
      </w:pPr>
    </w:p>
    <w:p w14:paraId="4FBB519F" w14:textId="77777777" w:rsidR="00CF71D7" w:rsidRDefault="00CF71D7" w:rsidP="00FE615C">
      <w:pPr>
        <w:pStyle w:val="BodyText"/>
        <w:widowControl/>
        <w:spacing w:before="120"/>
        <w:rPr>
          <w:del w:id="93" w:author="msi" w:date="2026-09-22T12:20:00Z" w16du:dateUtc="2026-09-22T16:20:00Z"/>
          <w:b/>
          <w:sz w:val="22"/>
          <w:szCs w:val="22"/>
        </w:rPr>
      </w:pPr>
    </w:p>
    <w:p w14:paraId="603722D7" w14:textId="77777777" w:rsidR="00CF71D7" w:rsidRDefault="00CF71D7" w:rsidP="00FE615C">
      <w:pPr>
        <w:pStyle w:val="BodyText"/>
        <w:widowControl/>
        <w:spacing w:before="120"/>
        <w:rPr>
          <w:del w:id="94" w:author="msi" w:date="2026-09-22T12:20:00Z" w16du:dateUtc="2026-09-22T16:20:00Z"/>
          <w:b/>
          <w:sz w:val="22"/>
          <w:szCs w:val="22"/>
        </w:rPr>
      </w:pPr>
    </w:p>
    <w:p w14:paraId="3E408964" w14:textId="77777777" w:rsidR="00CF71D7" w:rsidRDefault="00CF71D7" w:rsidP="00FE615C">
      <w:pPr>
        <w:pStyle w:val="BodyText"/>
        <w:widowControl/>
        <w:spacing w:before="120"/>
        <w:rPr>
          <w:del w:id="95" w:author="msi" w:date="2026-09-22T12:20:00Z" w16du:dateUtc="2026-09-22T16:20:00Z"/>
          <w:b/>
          <w:sz w:val="22"/>
          <w:szCs w:val="22"/>
        </w:rPr>
      </w:pPr>
    </w:p>
    <w:p w14:paraId="4CE3A1C3" w14:textId="77777777" w:rsidR="00CF71D7" w:rsidRDefault="00CF71D7" w:rsidP="00FE615C">
      <w:pPr>
        <w:pStyle w:val="BodyText"/>
        <w:widowControl/>
        <w:spacing w:before="120"/>
        <w:rPr>
          <w:del w:id="96" w:author="msi" w:date="2026-09-22T12:20:00Z" w16du:dateUtc="2026-09-22T16:20:00Z"/>
          <w:b/>
          <w:sz w:val="22"/>
          <w:szCs w:val="22"/>
        </w:rPr>
      </w:pPr>
    </w:p>
    <w:p w14:paraId="53C186E9" w14:textId="77777777" w:rsidR="00CF71D7" w:rsidRDefault="00CF71D7" w:rsidP="00FE615C">
      <w:pPr>
        <w:pStyle w:val="BodyText"/>
        <w:widowControl/>
        <w:spacing w:before="120"/>
        <w:rPr>
          <w:del w:id="97" w:author="msi" w:date="2026-09-22T12:20:00Z" w16du:dateUtc="2026-09-22T16:20:00Z"/>
          <w:b/>
          <w:sz w:val="22"/>
          <w:szCs w:val="22"/>
        </w:rPr>
      </w:pPr>
    </w:p>
    <w:p w14:paraId="42618704" w14:textId="77777777" w:rsidR="00CF71D7" w:rsidRDefault="00CF71D7" w:rsidP="00FE615C">
      <w:pPr>
        <w:pStyle w:val="BodyText"/>
        <w:widowControl/>
        <w:spacing w:before="120"/>
        <w:rPr>
          <w:del w:id="98" w:author="msi" w:date="2026-09-22T12:20:00Z" w16du:dateUtc="2026-09-22T16:20:00Z"/>
          <w:b/>
          <w:sz w:val="22"/>
          <w:szCs w:val="22"/>
        </w:rPr>
      </w:pPr>
    </w:p>
    <w:p w14:paraId="32856D49" w14:textId="77777777" w:rsidR="00FE615C" w:rsidRDefault="00FE615C" w:rsidP="00FE615C">
      <w:pPr>
        <w:pStyle w:val="BodyText"/>
        <w:widowControl/>
        <w:spacing w:before="120"/>
        <w:rPr>
          <w:del w:id="99" w:author="msi" w:date="2026-09-22T12:20:00Z" w16du:dateUtc="2026-09-22T16:20:00Z"/>
          <w:b/>
          <w:sz w:val="22"/>
          <w:szCs w:val="22"/>
        </w:rPr>
      </w:pPr>
    </w:p>
    <w:p w14:paraId="43BE5246" w14:textId="77777777" w:rsidR="00FE615C" w:rsidRDefault="00FE615C" w:rsidP="00FE615C">
      <w:pPr>
        <w:pStyle w:val="Zakladnystyl"/>
        <w:jc w:val="center"/>
        <w:rPr>
          <w:del w:id="100" w:author="msi" w:date="2026-09-22T12:20:00Z" w16du:dateUtc="2026-09-22T16:20:00Z"/>
          <w:sz w:val="28"/>
          <w:szCs w:val="28"/>
        </w:rPr>
      </w:pPr>
      <w:del w:id="101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7672F94" w14:textId="77777777" w:rsidR="00FE615C" w:rsidRDefault="00FE615C" w:rsidP="00FE615C">
      <w:pPr>
        <w:pStyle w:val="Zakladnystyl"/>
        <w:jc w:val="center"/>
        <w:rPr>
          <w:del w:id="102" w:author="msi" w:date="2026-09-22T12:20:00Z" w16du:dateUtc="2026-09-22T16:20:00Z"/>
          <w:b/>
          <w:bCs/>
          <w:sz w:val="32"/>
          <w:szCs w:val="32"/>
        </w:rPr>
      </w:pPr>
      <w:del w:id="103" w:author="msi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4C992D09" w14:textId="77777777" w:rsidR="00FE615C" w:rsidRDefault="00FE615C" w:rsidP="00FE615C">
      <w:pPr>
        <w:pStyle w:val="Zakladnystyl"/>
        <w:jc w:val="center"/>
        <w:rPr>
          <w:del w:id="104" w:author="msi" w:date="2026-09-22T12:20:00Z" w16du:dateUtc="2026-09-22T16:20:00Z"/>
          <w:sz w:val="28"/>
          <w:szCs w:val="28"/>
        </w:rPr>
      </w:pPr>
      <w:del w:id="105" w:author="msi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2B619E3E" w14:textId="77777777" w:rsidR="00FE615C" w:rsidRDefault="00FE615C" w:rsidP="00FE615C">
      <w:pPr>
        <w:pStyle w:val="Zakladnystyl"/>
        <w:jc w:val="center"/>
        <w:rPr>
          <w:del w:id="106" w:author="msi" w:date="2026-09-22T12:20:00Z" w16du:dateUtc="2026-09-22T16:20:00Z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  <w:gridCol w:w="324"/>
        <w:tblGridChange w:id="107">
          <w:tblGrid>
            <w:gridCol w:w="2303"/>
            <w:gridCol w:w="442"/>
            <w:gridCol w:w="1861"/>
            <w:gridCol w:w="4207"/>
            <w:gridCol w:w="324"/>
            <w:gridCol w:w="75"/>
          </w:tblGrid>
        </w:tblGridChange>
      </w:tblGrid>
      <w:tr w:rsidR="00BC32DD" w:rsidRPr="001A2552" w14:paraId="54772340" w14:textId="77777777" w:rsidTr="00832AEF">
        <w:trPr>
          <w:gridAfter w:val="1"/>
          <w:wAfter w:w="324" w:type="dxa"/>
          <w:jc w:val="center"/>
          <w:ins w:id="108" w:author="msi" w:date="2026-09-22T12:20:00Z" w16du:dateUtc="2026-09-22T16:20:00Z"/>
        </w:trPr>
        <w:tc>
          <w:tcPr>
            <w:tcW w:w="2745" w:type="dxa"/>
            <w:vAlign w:val="center"/>
          </w:tcPr>
          <w:p w14:paraId="7AD66B3E" w14:textId="77777777" w:rsidR="00BC32DD" w:rsidRPr="001A2552" w:rsidRDefault="00BC32DD" w:rsidP="00832AEF">
            <w:pPr>
              <w:pStyle w:val="DersBasliklar"/>
              <w:rPr>
                <w:ins w:id="109" w:author="msi" w:date="2026-09-22T12:20:00Z" w16du:dateUtc="2026-09-22T16:20:00Z"/>
                <w:szCs w:val="16"/>
              </w:rPr>
            </w:pPr>
            <w:ins w:id="110" w:author="msi" w:date="2026-09-22T12:20:00Z" w16du:dateUtc="2026-09-22T16:20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0EDD223C" w14:textId="77777777" w:rsidR="00BC32DD" w:rsidRPr="00B00DF3" w:rsidRDefault="00CC0B85" w:rsidP="00F95BE5">
            <w:pPr>
              <w:pStyle w:val="DersBilgileri"/>
              <w:rPr>
                <w:ins w:id="111" w:author="msi" w:date="2026-09-22T12:20:00Z" w16du:dateUtc="2026-09-22T16:20:00Z"/>
                <w:bCs/>
                <w:szCs w:val="16"/>
              </w:rPr>
            </w:pPr>
            <w:ins w:id="112" w:author="msi" w:date="2026-09-22T12:20:00Z" w16du:dateUtc="2026-09-22T16:20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3046BEFE" w14:textId="77777777" w:rsidTr="00832AEF">
        <w:trPr>
          <w:gridAfter w:val="1"/>
          <w:wAfter w:w="324" w:type="dxa"/>
          <w:jc w:val="center"/>
          <w:ins w:id="113" w:author="msi" w:date="2026-09-22T12:20:00Z" w16du:dateUtc="2026-09-22T16:20:00Z"/>
        </w:trPr>
        <w:tc>
          <w:tcPr>
            <w:tcW w:w="2745" w:type="dxa"/>
            <w:vAlign w:val="center"/>
          </w:tcPr>
          <w:p w14:paraId="3C9D9791" w14:textId="77777777" w:rsidR="00BC32DD" w:rsidRPr="001A2552" w:rsidRDefault="00BC32DD" w:rsidP="00832AEF">
            <w:pPr>
              <w:pStyle w:val="DersBasliklar"/>
              <w:rPr>
                <w:ins w:id="114" w:author="msi" w:date="2026-09-22T12:20:00Z" w16du:dateUtc="2026-09-22T16:20:00Z"/>
                <w:szCs w:val="16"/>
              </w:rPr>
            </w:pPr>
            <w:ins w:id="115" w:author="msi" w:date="2026-09-22T12:20:00Z" w16du:dateUtc="2026-09-22T16:20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4CC64E1" w14:textId="77777777" w:rsidR="00BC32DD" w:rsidRPr="00B00DF3" w:rsidRDefault="00F911A6" w:rsidP="00832AEF">
            <w:pPr>
              <w:pStyle w:val="DersBilgileri"/>
              <w:rPr>
                <w:ins w:id="116" w:author="msi" w:date="2026-09-22T12:20:00Z" w16du:dateUtc="2026-09-22T16:20:00Z"/>
                <w:szCs w:val="16"/>
              </w:rPr>
            </w:pPr>
            <w:ins w:id="117" w:author="msi" w:date="2026-09-22T12:20:00Z" w16du:dateUtc="2026-09-22T16:20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5827F92E" w14:textId="77777777" w:rsidTr="00832AEF">
        <w:trPr>
          <w:gridAfter w:val="1"/>
          <w:wAfter w:w="324" w:type="dxa"/>
          <w:jc w:val="center"/>
          <w:ins w:id="118" w:author="msi" w:date="2026-09-22T12:20:00Z" w16du:dateUtc="2026-09-22T16:20:00Z"/>
        </w:trPr>
        <w:tc>
          <w:tcPr>
            <w:tcW w:w="2745" w:type="dxa"/>
            <w:vAlign w:val="center"/>
          </w:tcPr>
          <w:p w14:paraId="32A2A83B" w14:textId="77777777" w:rsidR="00BC32DD" w:rsidRPr="001A2552" w:rsidRDefault="00BC32DD" w:rsidP="00832AEF">
            <w:pPr>
              <w:pStyle w:val="DersBasliklar"/>
              <w:rPr>
                <w:ins w:id="119" w:author="msi" w:date="2026-09-22T12:20:00Z" w16du:dateUtc="2026-09-22T16:20:00Z"/>
                <w:szCs w:val="16"/>
              </w:rPr>
            </w:pPr>
            <w:ins w:id="120" w:author="msi" w:date="2026-09-22T12:20:00Z" w16du:dateUtc="2026-09-22T16:20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251CAD10" w14:textId="77777777" w:rsidR="00BC32DD" w:rsidRPr="00B00DF3" w:rsidRDefault="00F911A6" w:rsidP="00832AEF">
            <w:pPr>
              <w:pStyle w:val="DersBilgileri"/>
              <w:rPr>
                <w:ins w:id="121" w:author="msi" w:date="2026-09-22T12:20:00Z" w16du:dateUtc="2026-09-22T16:20:00Z"/>
                <w:szCs w:val="16"/>
              </w:rPr>
            </w:pPr>
            <w:ins w:id="122" w:author="msi" w:date="2026-09-22T12:20:00Z" w16du:dateUtc="2026-09-22T16:20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6AEE991E" w14:textId="77777777" w:rsidTr="00832AEF">
        <w:trPr>
          <w:gridAfter w:val="1"/>
          <w:wAfter w:w="324" w:type="dxa"/>
          <w:jc w:val="center"/>
          <w:ins w:id="123" w:author="msi" w:date="2026-09-22T12:20:00Z" w16du:dateUtc="2026-09-22T16:20:00Z"/>
        </w:trPr>
        <w:tc>
          <w:tcPr>
            <w:tcW w:w="2745" w:type="dxa"/>
            <w:vAlign w:val="center"/>
          </w:tcPr>
          <w:p w14:paraId="6AAA9AB1" w14:textId="77777777" w:rsidR="00BC32DD" w:rsidRPr="001A2552" w:rsidRDefault="00BC32DD" w:rsidP="00832AEF">
            <w:pPr>
              <w:pStyle w:val="DersBasliklar"/>
              <w:rPr>
                <w:ins w:id="124" w:author="msi" w:date="2026-09-22T12:20:00Z" w16du:dateUtc="2026-09-22T16:20:00Z"/>
                <w:szCs w:val="16"/>
              </w:rPr>
            </w:pPr>
            <w:ins w:id="125" w:author="msi" w:date="2026-09-22T12:20:00Z" w16du:dateUtc="2026-09-22T16:20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DFD5690" w14:textId="77777777" w:rsidR="00BC32DD" w:rsidRPr="00B00DF3" w:rsidRDefault="00F911A6" w:rsidP="00832AEF">
            <w:pPr>
              <w:pStyle w:val="DersBilgileri"/>
              <w:rPr>
                <w:ins w:id="126" w:author="msi" w:date="2026-09-22T12:20:00Z" w16du:dateUtc="2026-09-22T16:20:00Z"/>
                <w:szCs w:val="16"/>
              </w:rPr>
            </w:pPr>
            <w:ins w:id="127" w:author="msi" w:date="2026-09-22T12:20:00Z" w16du:dateUtc="2026-09-22T16:20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6045AA7" w14:textId="77777777" w:rsidTr="00832AEF">
        <w:trPr>
          <w:gridAfter w:val="1"/>
          <w:wAfter w:w="324" w:type="dxa"/>
          <w:jc w:val="center"/>
          <w:ins w:id="128" w:author="msi" w:date="2026-09-22T12:20:00Z" w16du:dateUtc="2026-09-22T16:20:00Z"/>
        </w:trPr>
        <w:tc>
          <w:tcPr>
            <w:tcW w:w="2745" w:type="dxa"/>
            <w:vAlign w:val="center"/>
          </w:tcPr>
          <w:p w14:paraId="570F640A" w14:textId="77777777" w:rsidR="00BC32DD" w:rsidRPr="001A2552" w:rsidRDefault="00BC32DD" w:rsidP="00832AEF">
            <w:pPr>
              <w:pStyle w:val="DersBasliklar"/>
              <w:rPr>
                <w:ins w:id="129" w:author="msi" w:date="2026-09-22T12:20:00Z" w16du:dateUtc="2026-09-22T16:20:00Z"/>
                <w:szCs w:val="16"/>
              </w:rPr>
            </w:pPr>
            <w:ins w:id="130" w:author="msi" w:date="2026-09-22T12:20:00Z" w16du:dateUtc="2026-09-22T16:20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47DB7E4" w14:textId="77777777" w:rsidR="00BC32DD" w:rsidRPr="00B00DF3" w:rsidRDefault="00F8234C" w:rsidP="00832AEF">
            <w:pPr>
              <w:pStyle w:val="DersBilgileri"/>
              <w:rPr>
                <w:ins w:id="131" w:author="msi" w:date="2026-09-22T12:20:00Z" w16du:dateUtc="2026-09-22T16:20:00Z"/>
                <w:szCs w:val="16"/>
              </w:rPr>
            </w:pPr>
            <w:ins w:id="132" w:author="msi" w:date="2026-09-22T12:20:00Z" w16du:dateUtc="2026-09-22T16:20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4EF5A96C" w14:textId="77777777" w:rsidTr="00832AEF">
        <w:trPr>
          <w:gridAfter w:val="1"/>
          <w:wAfter w:w="324" w:type="dxa"/>
          <w:jc w:val="center"/>
          <w:ins w:id="133" w:author="msi" w:date="2026-09-22T12:20:00Z" w16du:dateUtc="2026-09-22T16:20:00Z"/>
        </w:trPr>
        <w:tc>
          <w:tcPr>
            <w:tcW w:w="2745" w:type="dxa"/>
            <w:vAlign w:val="center"/>
          </w:tcPr>
          <w:p w14:paraId="3E044553" w14:textId="77777777" w:rsidR="00BC32DD" w:rsidRPr="001A2552" w:rsidRDefault="00BC32DD" w:rsidP="00832AEF">
            <w:pPr>
              <w:pStyle w:val="DersBasliklar"/>
              <w:rPr>
                <w:ins w:id="134" w:author="msi" w:date="2026-09-22T12:20:00Z" w16du:dateUtc="2026-09-22T16:20:00Z"/>
                <w:szCs w:val="16"/>
              </w:rPr>
            </w:pPr>
            <w:ins w:id="135" w:author="msi" w:date="2026-09-22T12:20:00Z" w16du:dateUtc="2026-09-22T16:20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4E455BF" w14:textId="77777777" w:rsidR="00F911A6" w:rsidRPr="00B00DF3" w:rsidRDefault="00F911A6" w:rsidP="00F911A6">
            <w:pPr>
              <w:rPr>
                <w:ins w:id="136" w:author="msi" w:date="2026-09-22T12:20:00Z" w16du:dateUtc="2026-09-22T16:20:00Z"/>
                <w:sz w:val="16"/>
                <w:szCs w:val="16"/>
              </w:rPr>
            </w:pPr>
          </w:p>
          <w:p w14:paraId="06BA5D00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7" w:author="msi" w:date="2026-09-22T12:20:00Z" w16du:dateUtc="2026-09-22T16:20:00Z"/>
                <w:sz w:val="16"/>
                <w:szCs w:val="16"/>
              </w:rPr>
            </w:pPr>
            <w:ins w:id="138" w:author="msi" w:date="2026-09-22T12:20:00Z" w16du:dateUtc="2026-09-22T16:20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68E8FF5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39" w:author="msi" w:date="2026-09-22T12:20:00Z" w16du:dateUtc="2026-09-22T16:20:00Z"/>
                <w:sz w:val="16"/>
                <w:szCs w:val="16"/>
              </w:rPr>
            </w:pPr>
            <w:ins w:id="140" w:author="msi" w:date="2026-09-22T12:20:00Z" w16du:dateUtc="2026-09-22T16:20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635845F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41" w:author="msi" w:date="2026-09-22T12:20:00Z" w16du:dateUtc="2026-09-22T16:20:00Z"/>
                <w:sz w:val="16"/>
                <w:szCs w:val="16"/>
              </w:rPr>
            </w:pPr>
            <w:ins w:id="142" w:author="msi" w:date="2026-09-22T12:20:00Z" w16du:dateUtc="2026-09-22T16:2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1E23E63D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43" w:author="msi" w:date="2026-09-22T12:20:00Z" w16du:dateUtc="2026-09-22T16:20:00Z"/>
                <w:sz w:val="16"/>
                <w:szCs w:val="16"/>
              </w:rPr>
            </w:pPr>
            <w:ins w:id="144" w:author="msi" w:date="2026-09-22T12:20:00Z" w16du:dateUtc="2026-09-22T16:2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2446EB3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145" w:author="msi" w:date="2026-09-22T12:20:00Z" w16du:dateUtc="2026-09-22T16:20:00Z"/>
                <w:sz w:val="16"/>
                <w:szCs w:val="16"/>
              </w:rPr>
            </w:pPr>
            <w:ins w:id="146" w:author="msi" w:date="2026-09-22T12:20:00Z" w16du:dateUtc="2026-09-22T16:2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657C03C" w14:textId="77777777" w:rsidR="00F911A6" w:rsidRPr="00F8234C" w:rsidRDefault="00F911A6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ins w:id="147" w:author="msi" w:date="2026-09-22T12:20:00Z" w16du:dateUtc="2026-09-22T16:20:00Z"/>
                <w:sz w:val="16"/>
                <w:szCs w:val="16"/>
              </w:rPr>
            </w:pPr>
            <w:ins w:id="148" w:author="msi" w:date="2026-09-22T12:20:00Z" w16du:dateUtc="2026-09-22T16:20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F76BDA0" w14:textId="77777777" w:rsidR="00B00DF3" w:rsidRPr="00F8234C" w:rsidRDefault="00B90493" w:rsidP="00F95BE5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149" w:author="msi" w:date="2026-09-22T12:20:00Z" w16du:dateUtc="2026-09-22T16:20:00Z"/>
                <w:sz w:val="16"/>
                <w:szCs w:val="16"/>
              </w:rPr>
            </w:pPr>
            <w:ins w:id="150" w:author="msi" w:date="2026-09-22T12:20:00Z" w16du:dateUtc="2026-09-22T16:20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9557852" w14:textId="77777777" w:rsidR="00BC32DD" w:rsidRPr="00B00DF3" w:rsidRDefault="00F911A6" w:rsidP="009D5F97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151" w:author="msi" w:date="2026-09-22T12:20:00Z" w16du:dateUtc="2026-09-22T16:20:00Z"/>
                <w:szCs w:val="16"/>
              </w:rPr>
            </w:pPr>
            <w:ins w:id="152" w:author="msi" w:date="2026-09-22T12:20:00Z" w16du:dateUtc="2026-09-22T16:20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4181F5C" w14:textId="77777777" w:rsidTr="00832AEF">
        <w:trPr>
          <w:gridAfter w:val="1"/>
          <w:wAfter w:w="324" w:type="dxa"/>
          <w:jc w:val="center"/>
          <w:ins w:id="153" w:author="msi" w:date="2026-09-22T12:20:00Z" w16du:dateUtc="2026-09-22T16:20:00Z"/>
        </w:trPr>
        <w:tc>
          <w:tcPr>
            <w:tcW w:w="2745" w:type="dxa"/>
            <w:vAlign w:val="center"/>
          </w:tcPr>
          <w:p w14:paraId="26F43D43" w14:textId="77777777" w:rsidR="00BC32DD" w:rsidRPr="001A2552" w:rsidRDefault="00BC32DD" w:rsidP="00832AEF">
            <w:pPr>
              <w:pStyle w:val="DersBasliklar"/>
              <w:rPr>
                <w:ins w:id="154" w:author="msi" w:date="2026-09-22T12:20:00Z" w16du:dateUtc="2026-09-22T16:20:00Z"/>
                <w:szCs w:val="16"/>
              </w:rPr>
            </w:pPr>
            <w:ins w:id="155" w:author="msi" w:date="2026-09-22T12:20:00Z" w16du:dateUtc="2026-09-22T16:20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2DEE938" w14:textId="77777777" w:rsidR="009D5F97" w:rsidRPr="009D5F97" w:rsidRDefault="009D5F97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56" w:author="msi" w:date="2026-09-22T12:20:00Z" w16du:dateUtc="2026-09-22T16:20:00Z"/>
                <w:sz w:val="16"/>
                <w:szCs w:val="16"/>
              </w:rPr>
            </w:pPr>
            <w:ins w:id="157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CA5AD76" w14:textId="77777777" w:rsidR="00CC0B85" w:rsidRDefault="00CC0B85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58" w:author="msi" w:date="2026-09-22T12:20:00Z" w16du:dateUtc="2026-09-22T16:20:00Z"/>
                <w:sz w:val="16"/>
                <w:szCs w:val="16"/>
              </w:rPr>
            </w:pPr>
            <w:ins w:id="159" w:author="msi" w:date="2026-09-22T12:20:00Z" w16du:dateUtc="2026-09-22T16:20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AFC507A" w14:textId="77777777" w:rsidR="00CC0B85" w:rsidRDefault="00B90493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60" w:author="msi" w:date="2026-09-22T12:20:00Z" w16du:dateUtc="2026-09-22T16:20:00Z"/>
                <w:sz w:val="16"/>
                <w:szCs w:val="16"/>
              </w:rPr>
            </w:pPr>
            <w:ins w:id="161" w:author="msi" w:date="2026-09-22T12:20:00Z" w16du:dateUtc="2026-09-22T16:20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CA8232C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62" w:author="msi" w:date="2026-09-22T12:20:00Z" w16du:dateUtc="2026-09-22T16:20:00Z"/>
                <w:sz w:val="16"/>
                <w:szCs w:val="16"/>
              </w:rPr>
            </w:pPr>
            <w:ins w:id="163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95A3A6E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64" w:author="msi" w:date="2026-09-22T12:20:00Z" w16du:dateUtc="2026-09-22T16:20:00Z"/>
                <w:sz w:val="16"/>
                <w:szCs w:val="16"/>
              </w:rPr>
            </w:pPr>
            <w:ins w:id="165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58079EE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66" w:author="msi" w:date="2026-09-22T12:20:00Z" w16du:dateUtc="2026-09-22T16:20:00Z"/>
                <w:sz w:val="16"/>
                <w:szCs w:val="16"/>
              </w:rPr>
            </w:pPr>
            <w:ins w:id="167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CD295D9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68" w:author="msi" w:date="2026-09-22T12:20:00Z" w16du:dateUtc="2026-09-22T16:20:00Z"/>
                <w:sz w:val="16"/>
                <w:szCs w:val="16"/>
              </w:rPr>
            </w:pPr>
            <w:ins w:id="169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15CB7F60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170" w:author="msi" w:date="2026-09-22T12:20:00Z" w16du:dateUtc="2026-09-22T16:20:00Z"/>
                <w:sz w:val="16"/>
                <w:szCs w:val="16"/>
              </w:rPr>
            </w:pPr>
            <w:ins w:id="171" w:author="msi" w:date="2026-09-22T12:20:00Z" w16du:dateUtc="2026-09-22T16:2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3AE23BAD" w14:textId="77777777" w:rsidR="00BC32DD" w:rsidRPr="00B00DF3" w:rsidRDefault="00BC32DD" w:rsidP="00832AEF">
            <w:pPr>
              <w:pStyle w:val="DersBilgileri"/>
              <w:rPr>
                <w:ins w:id="172" w:author="msi" w:date="2026-09-22T12:20:00Z" w16du:dateUtc="2026-09-22T16:20:00Z"/>
                <w:szCs w:val="16"/>
              </w:rPr>
            </w:pPr>
          </w:p>
        </w:tc>
      </w:tr>
      <w:tr w:rsidR="00BC32DD" w:rsidRPr="001A2552" w14:paraId="2705CE97" w14:textId="77777777" w:rsidTr="00832AEF">
        <w:trPr>
          <w:gridAfter w:val="1"/>
          <w:wAfter w:w="324" w:type="dxa"/>
          <w:jc w:val="center"/>
          <w:ins w:id="173" w:author="msi" w:date="2026-09-22T12:20:00Z" w16du:dateUtc="2026-09-22T16:20:00Z"/>
        </w:trPr>
        <w:tc>
          <w:tcPr>
            <w:tcW w:w="2745" w:type="dxa"/>
            <w:vAlign w:val="center"/>
          </w:tcPr>
          <w:p w14:paraId="100AD6B5" w14:textId="77777777" w:rsidR="00BC32DD" w:rsidRPr="001A2552" w:rsidRDefault="00BC32DD" w:rsidP="00832AEF">
            <w:pPr>
              <w:pStyle w:val="DersBasliklar"/>
              <w:rPr>
                <w:ins w:id="174" w:author="msi" w:date="2026-09-22T12:20:00Z" w16du:dateUtc="2026-09-22T16:20:00Z"/>
                <w:szCs w:val="16"/>
              </w:rPr>
            </w:pPr>
            <w:ins w:id="175" w:author="msi" w:date="2026-09-22T12:20:00Z" w16du:dateUtc="2026-09-22T16:20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ADBA2EB" w14:textId="77777777" w:rsidR="00BC32DD" w:rsidRPr="00B00DF3" w:rsidRDefault="00F8234C" w:rsidP="00832AEF">
            <w:pPr>
              <w:pStyle w:val="DersBilgileri"/>
              <w:rPr>
                <w:ins w:id="176" w:author="msi" w:date="2026-09-22T12:20:00Z" w16du:dateUtc="2026-09-22T16:20:00Z"/>
                <w:szCs w:val="16"/>
              </w:rPr>
            </w:pPr>
            <w:ins w:id="177" w:author="msi" w:date="2026-09-22T12:20:00Z" w16du:dateUtc="2026-09-22T16:20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F8F6373" w14:textId="77777777" w:rsidTr="00832AEF">
        <w:trPr>
          <w:gridAfter w:val="1"/>
          <w:wAfter w:w="324" w:type="dxa"/>
          <w:jc w:val="center"/>
          <w:ins w:id="178" w:author="msi" w:date="2026-09-22T12:20:00Z" w16du:dateUtc="2026-09-22T16:20:00Z"/>
        </w:trPr>
        <w:tc>
          <w:tcPr>
            <w:tcW w:w="2745" w:type="dxa"/>
            <w:vAlign w:val="center"/>
          </w:tcPr>
          <w:p w14:paraId="64A9B423" w14:textId="77777777" w:rsidR="00BC32DD" w:rsidRPr="001A2552" w:rsidRDefault="00BC32DD" w:rsidP="00832AEF">
            <w:pPr>
              <w:pStyle w:val="DersBasliklar"/>
              <w:rPr>
                <w:ins w:id="179" w:author="msi" w:date="2026-09-22T12:20:00Z" w16du:dateUtc="2026-09-22T16:20:00Z"/>
                <w:szCs w:val="16"/>
              </w:rPr>
            </w:pPr>
            <w:ins w:id="180" w:author="msi" w:date="2026-09-22T12:20:00Z" w16du:dateUtc="2026-09-22T16:20:00Z">
              <w:r w:rsidRPr="001A2552">
                <w:rPr>
                  <w:szCs w:val="16"/>
                </w:rPr>
                <w:lastRenderedPageBreak/>
                <w:t>Eğitim Dili</w:t>
              </w:r>
            </w:ins>
          </w:p>
        </w:tc>
        <w:tc>
          <w:tcPr>
            <w:tcW w:w="6068" w:type="dxa"/>
          </w:tcPr>
          <w:p w14:paraId="5D707D9A" w14:textId="77777777" w:rsidR="00BC32DD" w:rsidRPr="00B00DF3" w:rsidRDefault="00B00DF3" w:rsidP="00832AEF">
            <w:pPr>
              <w:pStyle w:val="DersBilgileri"/>
              <w:rPr>
                <w:ins w:id="181" w:author="msi" w:date="2026-09-22T12:20:00Z" w16du:dateUtc="2026-09-22T16:20:00Z"/>
                <w:szCs w:val="16"/>
              </w:rPr>
            </w:pPr>
            <w:ins w:id="182" w:author="msi" w:date="2026-09-22T12:20:00Z" w16du:dateUtc="2026-09-22T16:20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BB236F4" w14:textId="77777777" w:rsidTr="00832AEF">
        <w:trPr>
          <w:gridAfter w:val="1"/>
          <w:wAfter w:w="324" w:type="dxa"/>
          <w:jc w:val="center"/>
          <w:ins w:id="183" w:author="msi" w:date="2026-09-22T12:20:00Z" w16du:dateUtc="2026-09-22T16:20:00Z"/>
        </w:trPr>
        <w:tc>
          <w:tcPr>
            <w:tcW w:w="2745" w:type="dxa"/>
            <w:vAlign w:val="center"/>
          </w:tcPr>
          <w:p w14:paraId="276B751A" w14:textId="77777777" w:rsidR="00BC32DD" w:rsidRPr="001A2552" w:rsidRDefault="00BC32DD" w:rsidP="00832AEF">
            <w:pPr>
              <w:pStyle w:val="DersBasliklar"/>
              <w:rPr>
                <w:ins w:id="184" w:author="msi" w:date="2026-09-22T12:20:00Z" w16du:dateUtc="2026-09-22T16:20:00Z"/>
                <w:szCs w:val="16"/>
              </w:rPr>
            </w:pPr>
            <w:ins w:id="185" w:author="msi" w:date="2026-09-22T12:20:00Z" w16du:dateUtc="2026-09-22T16:20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07821B6" w14:textId="77777777" w:rsidR="00BC32DD" w:rsidRPr="00B00DF3" w:rsidRDefault="00BC32DD" w:rsidP="00832AEF">
            <w:pPr>
              <w:pStyle w:val="DersBilgileri"/>
              <w:rPr>
                <w:ins w:id="186" w:author="msi" w:date="2026-09-22T12:20:00Z" w16du:dateUtc="2026-09-22T16:20:00Z"/>
                <w:szCs w:val="16"/>
              </w:rPr>
            </w:pPr>
          </w:p>
        </w:tc>
      </w:tr>
      <w:tr w:rsidR="00FE615C" w:rsidRPr="004867BB" w14:paraId="3FE28CDB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87" w:author="msi" w:date="2026-09-22T12:20:00Z" w16du:dateUtc="2026-09-22T16:20:00Z">
            <w:tblPrEx>
              <w:tblW w:w="0" w:type="auto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jc w:val="center"/>
          <w:trPrChange w:id="188" w:author="msi" w:date="2026-09-22T12:20:00Z" w16du:dateUtc="2026-09-22T16:20:00Z">
            <w:trPr>
              <w:trHeight w:val="713"/>
            </w:trPr>
          </w:trPrChange>
        </w:trPr>
        <w:tc>
          <w:tcPr>
            <w:tcW w:w="2745" w:type="dxa"/>
            <w:vAlign w:val="center"/>
            <w:tcPrChange w:id="189" w:author="msi" w:date="2026-09-22T12:20:00Z" w16du:dateUtc="2026-09-22T16:20:00Z">
              <w:tcPr>
                <w:tcW w:w="2745" w:type="dxa"/>
                <w:gridSpan w:val="2"/>
              </w:tcPr>
            </w:tcPrChange>
          </w:tcPr>
          <w:p w14:paraId="484AB275" w14:textId="77777777" w:rsidR="00BC32DD" w:rsidRPr="001A2552" w:rsidRDefault="00BC32DD" w:rsidP="00832AEF">
            <w:pPr>
              <w:pStyle w:val="DersBasliklar"/>
              <w:rPr>
                <w:b w:val="0"/>
                <w:bCs w:val="0"/>
                <w:i w:val="0"/>
                <w:szCs w:val="16"/>
              </w:rPr>
            </w:pPr>
            <w:ins w:id="190" w:author="msi" w:date="2026-09-22T12:20:00Z" w16du:dateUtc="2026-09-22T16:20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gridSpan w:val="2"/>
            <w:tcPrChange w:id="191" w:author="msi" w:date="2026-09-22T12:20:00Z" w16du:dateUtc="2026-09-22T16:20:00Z">
              <w:tcPr>
                <w:tcW w:w="9212" w:type="dxa"/>
                <w:gridSpan w:val="4"/>
              </w:tcPr>
            </w:tcPrChange>
          </w:tcPr>
          <w:p w14:paraId="74AD00CD" w14:textId="77777777" w:rsidR="00B00DF3" w:rsidRPr="00B00DF3" w:rsidRDefault="00B00DF3" w:rsidP="00B00DF3">
            <w:pPr>
              <w:rPr>
                <w:ins w:id="192" w:author="msi" w:date="2026-09-22T12:20:00Z" w16du:dateUtc="2026-09-22T16:20:00Z"/>
                <w:sz w:val="16"/>
                <w:szCs w:val="16"/>
              </w:rPr>
            </w:pPr>
            <w:ins w:id="193" w:author="msi" w:date="2026-09-22T12:20:00Z" w16du:dateUtc="2026-09-22T16:20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C04B18F" w14:textId="77777777" w:rsidR="00B00DF3" w:rsidRPr="00B00DF3" w:rsidRDefault="00B00DF3" w:rsidP="00B00DF3">
            <w:pPr>
              <w:rPr>
                <w:ins w:id="194" w:author="msi" w:date="2026-09-22T12:20:00Z" w16du:dateUtc="2026-09-22T16:20:00Z"/>
                <w:sz w:val="16"/>
                <w:szCs w:val="16"/>
              </w:rPr>
            </w:pPr>
            <w:ins w:id="195" w:author="msi" w:date="2026-09-22T12:20:00Z" w16du:dateUtc="2026-09-22T16:20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B1C82CE" w14:textId="77777777" w:rsidR="00B00DF3" w:rsidRPr="00B00DF3" w:rsidRDefault="00B00DF3" w:rsidP="00B00DF3">
            <w:pPr>
              <w:rPr>
                <w:ins w:id="196" w:author="msi" w:date="2026-09-22T12:20:00Z" w16du:dateUtc="2026-09-22T16:20:00Z"/>
                <w:sz w:val="16"/>
                <w:szCs w:val="16"/>
              </w:rPr>
            </w:pPr>
            <w:ins w:id="197" w:author="msi" w:date="2026-09-22T12:20:00Z" w16du:dateUtc="2026-09-22T16:20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FD2FA18" w14:textId="77777777" w:rsidR="00B00DF3" w:rsidRPr="00B00DF3" w:rsidRDefault="00B00DF3" w:rsidP="00B00DF3">
            <w:pPr>
              <w:pStyle w:val="BodyText2"/>
              <w:jc w:val="both"/>
              <w:rPr>
                <w:ins w:id="198" w:author="msi" w:date="2026-09-22T12:20:00Z" w16du:dateUtc="2026-09-22T16:20:00Z"/>
                <w:rFonts w:ascii="Verdana" w:hAnsi="Verdana"/>
                <w:sz w:val="16"/>
                <w:szCs w:val="16"/>
              </w:rPr>
            </w:pPr>
            <w:ins w:id="199" w:author="msi" w:date="2026-09-22T12:20:00Z" w16du:dateUtc="2026-09-22T16:20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BD13BB7" w14:textId="77777777" w:rsidR="00B00DF3" w:rsidRPr="00B00DF3" w:rsidRDefault="00B00DF3" w:rsidP="00B00DF3">
            <w:pPr>
              <w:rPr>
                <w:ins w:id="200" w:author="msi" w:date="2026-09-22T12:20:00Z" w16du:dateUtc="2026-09-22T16:20:00Z"/>
                <w:sz w:val="16"/>
                <w:szCs w:val="16"/>
              </w:rPr>
            </w:pPr>
            <w:ins w:id="201" w:author="msi" w:date="2026-09-22T12:20:00Z" w16du:dateUtc="2026-09-22T16:20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4ECC2E2" w14:textId="77777777" w:rsidR="00B00DF3" w:rsidRPr="00B00DF3" w:rsidRDefault="00B00DF3" w:rsidP="00B00DF3">
            <w:pPr>
              <w:rPr>
                <w:ins w:id="202" w:author="msi" w:date="2026-09-22T12:20:00Z" w16du:dateUtc="2026-09-22T16:20:00Z"/>
                <w:sz w:val="16"/>
                <w:szCs w:val="16"/>
              </w:rPr>
            </w:pPr>
            <w:ins w:id="203" w:author="msi" w:date="2026-09-22T12:20:00Z" w16du:dateUtc="2026-09-22T16:20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9FD250E" w14:textId="77777777" w:rsidR="00B00DF3" w:rsidRPr="00B00DF3" w:rsidRDefault="00B00DF3" w:rsidP="00B00DF3">
            <w:pPr>
              <w:rPr>
                <w:ins w:id="204" w:author="msi" w:date="2026-09-22T12:20:00Z" w16du:dateUtc="2026-09-22T16:20:00Z"/>
                <w:sz w:val="16"/>
                <w:szCs w:val="16"/>
              </w:rPr>
            </w:pPr>
            <w:ins w:id="205" w:author="msi" w:date="2026-09-22T12:20:00Z" w16du:dateUtc="2026-09-22T16:20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F835277" w14:textId="77777777" w:rsidR="00B00DF3" w:rsidRPr="00B00DF3" w:rsidRDefault="00B00DF3" w:rsidP="00B00DF3">
            <w:pPr>
              <w:rPr>
                <w:ins w:id="206" w:author="msi" w:date="2026-09-22T12:20:00Z" w16du:dateUtc="2026-09-22T16:20:00Z"/>
                <w:sz w:val="16"/>
                <w:szCs w:val="16"/>
              </w:rPr>
            </w:pPr>
            <w:ins w:id="207" w:author="msi" w:date="2026-09-22T12:20:00Z" w16du:dateUtc="2026-09-22T16:20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1BFF8AE8" w14:textId="77777777" w:rsidR="00B00DF3" w:rsidRPr="00B00DF3" w:rsidRDefault="00B00DF3" w:rsidP="00B00DF3">
            <w:pPr>
              <w:rPr>
                <w:ins w:id="208" w:author="msi" w:date="2026-09-22T12:20:00Z" w16du:dateUtc="2026-09-22T16:20:00Z"/>
                <w:sz w:val="16"/>
                <w:szCs w:val="16"/>
              </w:rPr>
            </w:pPr>
            <w:ins w:id="209" w:author="msi" w:date="2026-09-22T12:20:00Z" w16du:dateUtc="2026-09-22T16:20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5B00808C" w14:textId="7993ED21" w:rsidR="00FE615C" w:rsidRDefault="00FE615C" w:rsidP="00092CEA">
            <w:pPr>
              <w:pStyle w:val="Heading1Char"/>
              <w:rPr>
                <w:del w:id="210" w:author="msi" w:date="2026-09-22T12:20:00Z" w16du:dateUtc="2026-09-22T16:20:00Z"/>
                <w:b/>
                <w:bCs/>
                <w:sz w:val="28"/>
                <w:szCs w:val="28"/>
              </w:rPr>
            </w:pPr>
          </w:p>
          <w:p w14:paraId="3D505466" w14:textId="77777777" w:rsidR="00FE615C" w:rsidRPr="004867BB" w:rsidRDefault="00FE615C" w:rsidP="00092CEA">
            <w:pPr>
              <w:rPr>
                <w:del w:id="211" w:author="msi" w:date="2026-09-22T12:20:00Z" w16du:dateUtc="2026-09-22T16:20:00Z"/>
              </w:rPr>
            </w:pPr>
            <w:del w:id="212" w:author="msi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4DC2A937" w14:textId="77777777" w:rsidR="00FE615C" w:rsidRPr="00B00DF3" w:rsidRDefault="00FE615C" w:rsidP="00832AEF">
            <w:pPr>
              <w:pStyle w:val="Kaynakca"/>
              <w:rPr>
                <w:lang w:val="tr-TR"/>
                <w:rPrChange w:id="213" w:author="msi" w:date="2026-09-22T12:20:00Z" w16du:dateUtc="2026-09-22T16:20:00Z">
                  <w:rPr/>
                </w:rPrChange>
              </w:rPr>
              <w:pPrChange w:id="214" w:author="msi" w:date="2026-09-22T12:20:00Z" w16du:dateUtc="2026-09-22T16:20:00Z">
                <w:pPr/>
              </w:pPrChange>
            </w:pPr>
          </w:p>
        </w:tc>
      </w:tr>
      <w:tr w:rsidR="00FE615C" w:rsidRPr="004867BB" w14:paraId="1E5A1C5C" w14:textId="18759DF5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215" w:author="msi" w:date="2026-09-22T12:20:00Z" w16du:dateUtc="2026-09-22T16:20:00Z">
            <w:tblPrEx>
              <w:tblW w:w="0" w:type="auto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After w:val="1"/>
          <w:wAfter w:w="4606" w:type="dxa"/>
          <w:jc w:val="center"/>
          <w:trPrChange w:id="216" w:author="msi" w:date="2026-09-22T12:20:00Z" w16du:dateUtc="2026-09-22T16:20:00Z">
            <w:trPr>
              <w:gridAfter w:val="3"/>
              <w:wAfter w:w="4606" w:type="dxa"/>
            </w:trPr>
          </w:trPrChange>
        </w:trPr>
        <w:tc>
          <w:tcPr>
            <w:tcW w:w="2745" w:type="dxa"/>
            <w:vAlign w:val="center"/>
            <w:tcPrChange w:id="217" w:author="msi" w:date="2026-09-22T12:20:00Z" w16du:dateUtc="2026-09-22T16:20:00Z">
              <w:tcPr>
                <w:tcW w:w="4606" w:type="dxa"/>
              </w:tcPr>
            </w:tcPrChange>
          </w:tcPr>
          <w:p w14:paraId="71427A48" w14:textId="77777777" w:rsidR="00FE615C" w:rsidRPr="004867BB" w:rsidRDefault="00BC32DD" w:rsidP="00832AEF">
            <w:pPr>
              <w:pStyle w:val="DersBasliklar"/>
              <w:pPrChange w:id="218" w:author="msi" w:date="2026-09-22T12:20:00Z" w16du:dateUtc="2026-09-22T16:20:00Z">
                <w:pPr/>
              </w:pPrChange>
            </w:pPr>
            <w:ins w:id="219" w:author="msi" w:date="2026-09-22T12:20:00Z" w16du:dateUtc="2026-09-22T16:20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  <w:tcPrChange w:id="220" w:author="msi" w:date="2026-09-22T12:20:00Z" w16du:dateUtc="2026-09-22T16:20:00Z">
              <w:tcPr>
                <w:tcW w:w="6068" w:type="dxa"/>
                <w:gridSpan w:val="2"/>
              </w:tcPr>
            </w:tcPrChange>
          </w:tcPr>
          <w:p w14:paraId="4DB0EE6B" w14:textId="77777777" w:rsidR="00B00DF3" w:rsidRDefault="00B00DF3" w:rsidP="00832AEF">
            <w:pPr>
              <w:pStyle w:val="DersBilgileri"/>
              <w:rPr>
                <w:szCs w:val="16"/>
              </w:rPr>
            </w:pPr>
            <w:ins w:id="221" w:author="msi" w:date="2026-09-22T12:20:00Z" w16du:dateUtc="2026-09-22T16:20:00Z">
              <w:r>
                <w:rPr>
                  <w:szCs w:val="16"/>
                </w:rPr>
                <w:t>8</w:t>
              </w:r>
            </w:ins>
          </w:p>
        </w:tc>
      </w:tr>
      <w:tr w:rsidR="00FE615C" w:rsidRPr="004867BB" w14:paraId="7232134A" w14:textId="22074F48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222" w:author="msi" w:date="2026-09-22T12:20:00Z" w16du:dateUtc="2026-09-22T16:20:00Z">
            <w:tblPrEx>
              <w:tblW w:w="0" w:type="auto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After w:val="1"/>
          <w:wAfter w:w="4606" w:type="dxa"/>
          <w:jc w:val="center"/>
          <w:trPrChange w:id="223" w:author="msi" w:date="2026-09-22T12:20:00Z" w16du:dateUtc="2026-09-22T16:20:00Z">
            <w:trPr>
              <w:gridAfter w:val="3"/>
              <w:wAfter w:w="4606" w:type="dxa"/>
              <w:cantSplit/>
            </w:trPr>
          </w:trPrChange>
        </w:trPr>
        <w:tc>
          <w:tcPr>
            <w:tcW w:w="2745" w:type="dxa"/>
            <w:vAlign w:val="center"/>
            <w:tcPrChange w:id="224" w:author="msi" w:date="2026-09-22T12:20:00Z" w16du:dateUtc="2026-09-22T16:20:00Z">
              <w:tcPr>
                <w:tcW w:w="4606" w:type="dxa"/>
              </w:tcPr>
            </w:tcPrChange>
          </w:tcPr>
          <w:p w14:paraId="01FEC72C" w14:textId="77777777" w:rsidR="00FE615C" w:rsidRDefault="00BC32DD" w:rsidP="00092CEA">
            <w:pPr>
              <w:rPr>
                <w:del w:id="225" w:author="msi" w:date="2026-09-22T12:20:00Z" w16du:dateUtc="2026-09-22T16:20:00Z"/>
              </w:rPr>
            </w:pPr>
            <w:ins w:id="226" w:author="msi" w:date="2026-09-22T12:20:00Z" w16du:dateUtc="2026-09-22T16:20:00Z">
              <w:r w:rsidRPr="001A2552">
                <w:rPr>
                  <w:szCs w:val="16"/>
                </w:rPr>
                <w:t>Laboratuvar</w:t>
              </w:r>
            </w:ins>
            <w:del w:id="227" w:author="msi" w:date="2026-09-22T12:20:00Z" w16du:dateUtc="2026-09-22T16:20:00Z">
              <w:r w:rsidR="00FE615C" w:rsidRPr="004867BB">
                <w:rPr>
                  <w:sz w:val="22"/>
                  <w:u w:val="single"/>
                </w:rPr>
                <w:delText>Predkladá</w:delText>
              </w:r>
              <w:r w:rsidR="00FE615C" w:rsidRPr="004867BB">
                <w:rPr>
                  <w:sz w:val="22"/>
                </w:rPr>
                <w:delText>:</w:delText>
              </w:r>
              <w:r w:rsidR="00FE615C">
                <w:rPr>
                  <w:sz w:val="22"/>
                </w:rPr>
                <w:delText xml:space="preserve"> </w:delText>
              </w:r>
              <w:r w:rsidR="003740F4">
                <w:rPr>
                  <w:sz w:val="22"/>
                </w:rPr>
                <w:delText>Bc. Marcela Tomášiková, zástupca starostu</w:delText>
              </w:r>
            </w:del>
          </w:p>
          <w:p w14:paraId="262B9CFB" w14:textId="77777777" w:rsidR="00FE615C" w:rsidRPr="004867BB" w:rsidRDefault="00FE615C" w:rsidP="00832AEF">
            <w:pPr>
              <w:pStyle w:val="DersBasliklar"/>
              <w:pPrChange w:id="228" w:author="msi" w:date="2026-09-22T12:20:00Z" w16du:dateUtc="2026-09-22T16:20:00Z">
                <w:pPr/>
              </w:pPrChange>
            </w:pPr>
          </w:p>
        </w:tc>
        <w:tc>
          <w:tcPr>
            <w:tcW w:w="6068" w:type="dxa"/>
            <w:vAlign w:val="center"/>
            <w:tcPrChange w:id="229" w:author="msi" w:date="2026-09-22T12:20:00Z" w16du:dateUtc="2026-09-22T16:20:00Z">
              <w:tcPr>
                <w:tcW w:w="6068" w:type="dxa"/>
                <w:gridSpan w:val="2"/>
              </w:tcPr>
            </w:tcPrChange>
          </w:tcPr>
          <w:p w14:paraId="2AE92DBD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49A22168" w14:textId="77777777" w:rsidTr="00832AEF">
        <w:trPr>
          <w:gridAfter w:val="1"/>
          <w:wAfter w:w="324" w:type="dxa"/>
          <w:jc w:val="center"/>
          <w:ins w:id="230" w:author="msi" w:date="2026-09-22T12:20:00Z" w16du:dateUtc="2026-09-22T16:20:00Z"/>
        </w:trPr>
        <w:tc>
          <w:tcPr>
            <w:tcW w:w="2745" w:type="dxa"/>
            <w:vAlign w:val="center"/>
          </w:tcPr>
          <w:p w14:paraId="3C4B1DB3" w14:textId="77777777" w:rsidR="00BC32DD" w:rsidRPr="001A2552" w:rsidRDefault="00BC32DD" w:rsidP="00832AEF">
            <w:pPr>
              <w:pStyle w:val="DersBasliklar"/>
              <w:rPr>
                <w:ins w:id="231" w:author="msi" w:date="2026-09-22T12:20:00Z" w16du:dateUtc="2026-09-22T16:20:00Z"/>
                <w:szCs w:val="16"/>
              </w:rPr>
            </w:pPr>
            <w:ins w:id="232" w:author="msi" w:date="2026-09-22T12:20:00Z" w16du:dateUtc="2026-09-22T16:20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8BF3006" w14:textId="77777777" w:rsidR="00BC32DD" w:rsidRPr="001A2552" w:rsidRDefault="00BC32DD" w:rsidP="00832AEF">
            <w:pPr>
              <w:pStyle w:val="DersBilgileri"/>
              <w:rPr>
                <w:ins w:id="233" w:author="msi" w:date="2026-09-22T12:20:00Z" w16du:dateUtc="2026-09-22T16:20:00Z"/>
                <w:szCs w:val="16"/>
              </w:rPr>
            </w:pPr>
          </w:p>
        </w:tc>
      </w:tr>
    </w:tbl>
    <w:p w14:paraId="190DB6CE" w14:textId="77777777" w:rsidR="00BC32DD" w:rsidRPr="001A2552" w:rsidRDefault="00BC32DD" w:rsidP="00BC32DD">
      <w:pPr>
        <w:rPr>
          <w:ins w:id="234" w:author="msi" w:date="2026-09-22T12:20:00Z" w16du:dateUtc="2026-09-22T16:20:00Z"/>
          <w:sz w:val="16"/>
          <w:szCs w:val="16"/>
        </w:rPr>
      </w:pPr>
    </w:p>
    <w:p w14:paraId="061AE104" w14:textId="77777777" w:rsidR="00FE615C" w:rsidRDefault="00FE615C" w:rsidP="00FE615C">
      <w:pPr>
        <w:pStyle w:val="Vlada"/>
        <w:rPr>
          <w:del w:id="235" w:author="msi" w:date="2026-09-22T12:20:00Z" w16du:dateUtc="2026-09-22T16:20:00Z"/>
          <w:sz w:val="24"/>
          <w:szCs w:val="24"/>
        </w:rPr>
      </w:pPr>
      <w:del w:id="236" w:author="msi" w:date="2026-09-22T12:20:00Z" w16du:dateUtc="2026-09-22T16:20:00Z">
        <w:r>
          <w:delText xml:space="preserve">Obecné zastupiteľstvo </w:delText>
        </w:r>
      </w:del>
    </w:p>
    <w:p w14:paraId="503715EB" w14:textId="77777777" w:rsidR="00FE615C" w:rsidRDefault="003740F4" w:rsidP="00FE615C">
      <w:pPr>
        <w:pStyle w:val="Heading1"/>
        <w:numPr>
          <w:ilvl w:val="0"/>
          <w:numId w:val="2"/>
        </w:numPr>
        <w:rPr>
          <w:del w:id="237" w:author="msi" w:date="2026-09-22T12:20:00Z" w16du:dateUtc="2026-09-22T16:20:00Z"/>
        </w:rPr>
      </w:pPr>
      <w:del w:id="238" w:author="msi" w:date="2026-09-22T12:20:00Z" w16du:dateUtc="2026-09-22T16:20:00Z">
        <w:r>
          <w:delText xml:space="preserve">s c h v a ľ u j e </w:delText>
        </w:r>
      </w:del>
    </w:p>
    <w:p w14:paraId="6C50AC70" w14:textId="77777777" w:rsidR="00FE615C" w:rsidRPr="004F2D95" w:rsidRDefault="00FE615C" w:rsidP="00FE615C">
      <w:pPr>
        <w:rPr>
          <w:del w:id="239" w:author="msi" w:date="2026-09-22T12:20:00Z" w16du:dateUtc="2026-09-22T16:20:00Z"/>
        </w:rPr>
      </w:pPr>
    </w:p>
    <w:p w14:paraId="6DF43D3F" w14:textId="77777777" w:rsidR="003740F4" w:rsidRDefault="00FE615C" w:rsidP="003740F4">
      <w:pPr>
        <w:rPr>
          <w:del w:id="240" w:author="msi" w:date="2026-09-22T12:20:00Z" w16du:dateUtc="2026-09-22T16:20:00Z"/>
        </w:rPr>
      </w:pPr>
      <w:del w:id="241" w:author="msi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4DDE7DC4" w14:textId="77777777" w:rsidR="003740F4" w:rsidRDefault="003740F4" w:rsidP="003740F4">
      <w:pPr>
        <w:rPr>
          <w:del w:id="242" w:author="msi" w:date="2026-09-22T12:20:00Z" w16du:dateUtc="2026-09-22T16:20:00Z"/>
        </w:rPr>
      </w:pPr>
    </w:p>
    <w:p w14:paraId="6B8BA6FC" w14:textId="77777777" w:rsidR="003740F4" w:rsidRDefault="003740F4" w:rsidP="003740F4">
      <w:pPr>
        <w:rPr>
          <w:del w:id="243" w:author="msi" w:date="2026-09-22T12:20:00Z" w16du:dateUtc="2026-09-22T16:20:00Z"/>
        </w:rPr>
      </w:pPr>
      <w:del w:id="244" w:author="msi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67920921" w14:textId="77777777" w:rsidR="003740F4" w:rsidRDefault="003740F4" w:rsidP="003740F4">
      <w:pPr>
        <w:rPr>
          <w:del w:id="245" w:author="msi" w:date="2026-09-22T12:20:00Z" w16du:dateUtc="2026-09-22T16:20:00Z"/>
        </w:rPr>
      </w:pPr>
      <w:del w:id="246" w:author="msi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6875334B" w14:textId="77777777" w:rsidR="003740F4" w:rsidRDefault="003740F4" w:rsidP="003740F4">
      <w:pPr>
        <w:rPr>
          <w:del w:id="247" w:author="msi" w:date="2026-09-22T12:20:00Z" w16du:dateUtc="2026-09-22T16:20:00Z"/>
        </w:rPr>
      </w:pPr>
      <w:del w:id="248" w:author="msi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733DAB32" w14:textId="77777777" w:rsidR="003740F4" w:rsidRPr="00FD16A4" w:rsidRDefault="003740F4" w:rsidP="003740F4">
      <w:pPr>
        <w:rPr>
          <w:del w:id="249" w:author="msi" w:date="2026-09-22T12:20:00Z" w16du:dateUtc="2026-09-22T16:20:00Z"/>
        </w:rPr>
      </w:pPr>
      <w:del w:id="250" w:author="msi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1FDD8D09" w14:textId="77777777" w:rsidR="003740F4" w:rsidRDefault="003740F4" w:rsidP="003740F4">
      <w:pPr>
        <w:rPr>
          <w:del w:id="251" w:author="msi" w:date="2026-09-22T12:20:00Z" w16du:dateUtc="2026-09-22T16:20:00Z"/>
        </w:rPr>
      </w:pPr>
      <w:del w:id="252" w:author="msi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11784D17" w14:textId="77777777" w:rsidR="00FE615C" w:rsidRDefault="00FE615C" w:rsidP="00FE615C">
      <w:pPr>
        <w:rPr>
          <w:del w:id="253" w:author="msi" w:date="2026-09-22T12:20:00Z" w16du:dateUtc="2026-09-22T16:20:00Z"/>
          <w:sz w:val="22"/>
        </w:rPr>
      </w:pPr>
    </w:p>
    <w:p w14:paraId="4F323562" w14:textId="77777777" w:rsidR="00FE615C" w:rsidRDefault="00FE615C" w:rsidP="00FE615C">
      <w:pPr>
        <w:ind w:left="567"/>
        <w:rPr>
          <w:del w:id="254" w:author="msi" w:date="2026-09-22T12:20:00Z" w16du:dateUtc="2026-09-22T16:20:00Z"/>
        </w:rPr>
      </w:pPr>
      <w:del w:id="255" w:author="msi" w:date="2026-09-22T12:20:00Z" w16du:dateUtc="2026-09-22T16:20:00Z">
        <w:r>
          <w:tab/>
          <w:delText xml:space="preserve">  </w:delText>
        </w:r>
      </w:del>
    </w:p>
    <w:p w14:paraId="5436DC1F" w14:textId="77777777" w:rsidR="00FE615C" w:rsidRDefault="00FE615C" w:rsidP="00FE615C">
      <w:pPr>
        <w:ind w:left="567"/>
        <w:rPr>
          <w:del w:id="256" w:author="msi" w:date="2026-09-22T12:20:00Z" w16du:dateUtc="2026-09-22T16:20:00Z"/>
        </w:rPr>
      </w:pPr>
    </w:p>
    <w:p w14:paraId="57A78433" w14:textId="77777777" w:rsidR="00FE615C" w:rsidRDefault="00FE615C" w:rsidP="00FE615C">
      <w:pPr>
        <w:pStyle w:val="BodyText"/>
        <w:rPr>
          <w:del w:id="257" w:author="msi" w:date="2026-09-22T12:20:00Z" w16du:dateUtc="2026-09-22T16:20:00Z"/>
          <w:b/>
          <w:bCs/>
          <w:sz w:val="22"/>
        </w:rPr>
      </w:pPr>
    </w:p>
    <w:p w14:paraId="50878ACB" w14:textId="77777777" w:rsidR="00FE615C" w:rsidRDefault="00FE615C" w:rsidP="00FE615C">
      <w:pPr>
        <w:pStyle w:val="BodyText"/>
        <w:rPr>
          <w:del w:id="258" w:author="msi" w:date="2026-09-22T12:20:00Z" w16du:dateUtc="2026-09-22T16:20:00Z"/>
          <w:b/>
          <w:bCs/>
          <w:sz w:val="22"/>
        </w:rPr>
      </w:pPr>
    </w:p>
    <w:p w14:paraId="7AE467A8" w14:textId="77777777" w:rsidR="00FE615C" w:rsidRDefault="00FE615C" w:rsidP="00FE615C">
      <w:pPr>
        <w:pStyle w:val="BodyText"/>
        <w:rPr>
          <w:del w:id="259" w:author="msi" w:date="2026-09-22T12:20:00Z" w16du:dateUtc="2026-09-22T16:20:00Z"/>
          <w:b/>
          <w:bCs/>
          <w:sz w:val="22"/>
        </w:rPr>
      </w:pPr>
    </w:p>
    <w:p w14:paraId="27699709" w14:textId="77777777" w:rsidR="00FE615C" w:rsidRPr="004C320F" w:rsidRDefault="00FE615C" w:rsidP="00FE615C">
      <w:pPr>
        <w:pStyle w:val="BodyText"/>
        <w:rPr>
          <w:del w:id="260" w:author="msi" w:date="2026-09-22T12:20:00Z" w16du:dateUtc="2026-09-22T16:20:00Z"/>
          <w:b/>
          <w:bCs/>
        </w:rPr>
      </w:pPr>
      <w:del w:id="261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8D4099E" w14:textId="77777777" w:rsidR="00FE615C" w:rsidRPr="004C320F" w:rsidRDefault="00FE615C" w:rsidP="00FE615C">
      <w:pPr>
        <w:pStyle w:val="BodyText"/>
        <w:rPr>
          <w:del w:id="262" w:author="msi" w:date="2026-09-22T12:20:00Z" w16du:dateUtc="2026-09-22T16:20:00Z"/>
          <w:b/>
          <w:bCs/>
        </w:rPr>
      </w:pPr>
      <w:del w:id="263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981A19B" w14:textId="77777777" w:rsidR="00FE615C" w:rsidRPr="004C320F" w:rsidRDefault="00FE615C" w:rsidP="00FE615C">
      <w:pPr>
        <w:pStyle w:val="BodyText"/>
        <w:widowControl/>
        <w:spacing w:before="120"/>
        <w:rPr>
          <w:del w:id="264" w:author="msi" w:date="2026-09-22T12:20:00Z" w16du:dateUtc="2026-09-22T16:20:00Z"/>
          <w:b/>
        </w:rPr>
      </w:pPr>
    </w:p>
    <w:p w14:paraId="1D217B6C" w14:textId="77777777" w:rsidR="00FE615C" w:rsidRPr="004C320F" w:rsidRDefault="00FE615C" w:rsidP="00FE615C">
      <w:pPr>
        <w:pStyle w:val="BodyText"/>
        <w:widowControl/>
        <w:spacing w:before="120"/>
        <w:rPr>
          <w:del w:id="265" w:author="msi" w:date="2026-09-22T12:20:00Z" w16du:dateUtc="2026-09-22T16:20:00Z"/>
          <w:b/>
        </w:rPr>
      </w:pPr>
    </w:p>
    <w:p w14:paraId="288895FC" w14:textId="77777777" w:rsidR="00FE615C" w:rsidRPr="004C320F" w:rsidRDefault="00FE615C" w:rsidP="00FE615C">
      <w:pPr>
        <w:pStyle w:val="BodyText"/>
        <w:rPr>
          <w:del w:id="266" w:author="msi" w:date="2026-09-22T12:20:00Z" w16du:dateUtc="2026-09-22T16:20:00Z"/>
          <w:bCs/>
          <w:sz w:val="22"/>
        </w:rPr>
      </w:pPr>
      <w:del w:id="267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1AEE9D6C" w14:textId="77777777" w:rsidR="00FE615C" w:rsidRPr="004C320F" w:rsidRDefault="00FE615C" w:rsidP="00FE615C">
      <w:pPr>
        <w:pStyle w:val="BodyText"/>
        <w:rPr>
          <w:del w:id="268" w:author="msi" w:date="2026-09-22T12:20:00Z" w16du:dateUtc="2026-09-22T16:20:00Z"/>
          <w:bCs/>
          <w:sz w:val="22"/>
        </w:rPr>
      </w:pPr>
      <w:del w:id="269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 xml:space="preserve">4  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4F19E68A" w14:textId="77777777" w:rsidR="00FE615C" w:rsidRPr="004C320F" w:rsidRDefault="00FE615C" w:rsidP="00FE615C">
      <w:pPr>
        <w:pStyle w:val="BodyText"/>
        <w:rPr>
          <w:del w:id="270" w:author="msi" w:date="2026-09-22T12:20:00Z" w16du:dateUtc="2026-09-22T16:20:00Z"/>
          <w:bCs/>
          <w:sz w:val="22"/>
        </w:rPr>
      </w:pPr>
      <w:del w:id="271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2FAE1FB7" w14:textId="77777777" w:rsidR="00FE615C" w:rsidRPr="004C320F" w:rsidRDefault="00FE615C" w:rsidP="00FE615C">
      <w:pPr>
        <w:pStyle w:val="BodyText"/>
        <w:rPr>
          <w:del w:id="272" w:author="msi" w:date="2026-09-22T12:20:00Z" w16du:dateUtc="2026-09-22T16:20:00Z"/>
          <w:bCs/>
          <w:sz w:val="22"/>
        </w:rPr>
      </w:pPr>
      <w:del w:id="273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>1</w:delText>
        </w:r>
      </w:del>
    </w:p>
    <w:p w14:paraId="46037251" w14:textId="77777777" w:rsidR="00FE615C" w:rsidRDefault="00FE615C" w:rsidP="00FE615C">
      <w:pPr>
        <w:pStyle w:val="BodyText"/>
        <w:widowControl/>
        <w:spacing w:before="120"/>
        <w:rPr>
          <w:del w:id="274" w:author="msi" w:date="2026-09-22T12:20:00Z" w16du:dateUtc="2026-09-22T16:20:00Z"/>
          <w:b/>
          <w:sz w:val="22"/>
          <w:szCs w:val="22"/>
        </w:rPr>
      </w:pPr>
    </w:p>
    <w:p w14:paraId="0D45682B" w14:textId="77777777" w:rsidR="00FE615C" w:rsidRDefault="00FE615C" w:rsidP="00FE615C">
      <w:pPr>
        <w:pStyle w:val="BodyText"/>
        <w:widowControl/>
        <w:spacing w:before="120"/>
        <w:rPr>
          <w:del w:id="275" w:author="msi" w:date="2026-09-22T12:20:00Z" w16du:dateUtc="2026-09-22T16:20:00Z"/>
          <w:b/>
          <w:sz w:val="22"/>
          <w:szCs w:val="22"/>
        </w:rPr>
      </w:pPr>
    </w:p>
    <w:p w14:paraId="3AB9EBD3" w14:textId="77777777" w:rsidR="00FE615C" w:rsidRDefault="00FE615C" w:rsidP="00FE615C">
      <w:pPr>
        <w:pStyle w:val="BodyText"/>
        <w:widowControl/>
        <w:spacing w:before="120"/>
        <w:rPr>
          <w:del w:id="276" w:author="msi" w:date="2026-09-22T12:20:00Z" w16du:dateUtc="2026-09-22T16:20:00Z"/>
          <w:b/>
          <w:sz w:val="22"/>
          <w:szCs w:val="22"/>
        </w:rPr>
      </w:pPr>
    </w:p>
    <w:p w14:paraId="0998CBF5" w14:textId="77777777" w:rsidR="00FE615C" w:rsidRDefault="00FE615C" w:rsidP="00FE615C">
      <w:pPr>
        <w:pStyle w:val="BodyText"/>
        <w:widowControl/>
        <w:spacing w:before="120"/>
        <w:rPr>
          <w:del w:id="277" w:author="msi" w:date="2026-09-22T12:20:00Z" w16du:dateUtc="2026-09-22T16:20:00Z"/>
          <w:b/>
          <w:sz w:val="22"/>
          <w:szCs w:val="22"/>
        </w:rPr>
      </w:pPr>
    </w:p>
    <w:p w14:paraId="45D5225D" w14:textId="77777777" w:rsidR="00FE615C" w:rsidRDefault="00FE615C" w:rsidP="00FE615C">
      <w:pPr>
        <w:pStyle w:val="BodyText"/>
        <w:widowControl/>
        <w:spacing w:before="120"/>
        <w:rPr>
          <w:del w:id="278" w:author="msi" w:date="2026-09-22T12:20:00Z" w16du:dateUtc="2026-09-22T16:20:00Z"/>
          <w:b/>
          <w:sz w:val="22"/>
          <w:szCs w:val="22"/>
        </w:rPr>
      </w:pPr>
    </w:p>
    <w:p w14:paraId="1C9411A5" w14:textId="77777777" w:rsidR="00CB0013" w:rsidRDefault="00CB0013" w:rsidP="00FE615C">
      <w:pPr>
        <w:pStyle w:val="BodyText"/>
        <w:widowControl/>
        <w:spacing w:before="120"/>
        <w:rPr>
          <w:del w:id="279" w:author="msi" w:date="2026-09-22T12:20:00Z" w16du:dateUtc="2026-09-22T16:20:00Z"/>
          <w:b/>
          <w:sz w:val="22"/>
          <w:szCs w:val="22"/>
        </w:rPr>
      </w:pPr>
    </w:p>
    <w:p w14:paraId="7775A1D5" w14:textId="77777777" w:rsidR="00FE615C" w:rsidRDefault="00FE615C" w:rsidP="00FE615C">
      <w:pPr>
        <w:pStyle w:val="BodyText"/>
        <w:widowControl/>
        <w:spacing w:before="120"/>
        <w:rPr>
          <w:del w:id="280" w:author="msi" w:date="2026-09-22T12:20:00Z" w16du:dateUtc="2026-09-22T16:20:00Z"/>
          <w:b/>
          <w:sz w:val="22"/>
          <w:szCs w:val="22"/>
        </w:rPr>
      </w:pPr>
    </w:p>
    <w:p w14:paraId="76CE5FBD" w14:textId="77777777" w:rsidR="00FE615C" w:rsidRDefault="00FE615C" w:rsidP="00FE615C">
      <w:pPr>
        <w:pStyle w:val="BodyText"/>
        <w:widowControl/>
        <w:spacing w:before="120"/>
        <w:rPr>
          <w:del w:id="281" w:author="msi" w:date="2026-09-22T12:20:00Z" w16du:dateUtc="2026-09-22T16:20:00Z"/>
          <w:b/>
          <w:sz w:val="22"/>
          <w:szCs w:val="22"/>
        </w:rPr>
      </w:pPr>
    </w:p>
    <w:p w14:paraId="663BBD22" w14:textId="77777777" w:rsidR="00FE615C" w:rsidRDefault="00FE615C" w:rsidP="00FE615C">
      <w:pPr>
        <w:pStyle w:val="Zakladnystyl"/>
        <w:jc w:val="center"/>
        <w:rPr>
          <w:del w:id="282" w:author="msi" w:date="2026-09-22T12:20:00Z" w16du:dateUtc="2026-09-22T16:20:00Z"/>
          <w:sz w:val="28"/>
          <w:szCs w:val="28"/>
        </w:rPr>
      </w:pPr>
      <w:del w:id="283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1CD3BBB6" w14:textId="77777777" w:rsidR="00FE615C" w:rsidRDefault="00FE615C" w:rsidP="00FE615C">
      <w:pPr>
        <w:pStyle w:val="Zakladnystyl"/>
        <w:jc w:val="center"/>
        <w:rPr>
          <w:del w:id="284" w:author="msi" w:date="2026-09-22T12:20:00Z" w16du:dateUtc="2026-09-22T16:20:00Z"/>
          <w:b/>
          <w:bCs/>
          <w:sz w:val="32"/>
          <w:szCs w:val="32"/>
        </w:rPr>
      </w:pPr>
      <w:del w:id="285" w:author="msi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01D50059" w14:textId="77777777" w:rsidR="00FE615C" w:rsidRDefault="00FE615C" w:rsidP="00FE615C">
      <w:pPr>
        <w:pStyle w:val="Zakladnystyl"/>
        <w:jc w:val="center"/>
        <w:rPr>
          <w:del w:id="286" w:author="msi" w:date="2026-09-22T12:20:00Z" w16du:dateUtc="2026-09-22T16:20:00Z"/>
          <w:sz w:val="28"/>
          <w:szCs w:val="28"/>
        </w:rPr>
      </w:pPr>
      <w:del w:id="287" w:author="msi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637B17E4" w14:textId="77777777" w:rsidR="00FE615C" w:rsidRDefault="00FE615C" w:rsidP="00FE615C">
      <w:pPr>
        <w:pStyle w:val="Zakladnystyl"/>
        <w:jc w:val="center"/>
        <w:rPr>
          <w:del w:id="288" w:author="msi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7EA8BF7F" w14:textId="77777777" w:rsidTr="00092CEA">
        <w:trPr>
          <w:trHeight w:val="713"/>
          <w:del w:id="289" w:author="msi" w:date="2026-09-22T12:20:00Z" w16du:dateUtc="2026-09-22T16:20:00Z"/>
        </w:trPr>
        <w:tc>
          <w:tcPr>
            <w:tcW w:w="9212" w:type="dxa"/>
            <w:gridSpan w:val="2"/>
          </w:tcPr>
          <w:p w14:paraId="04508390" w14:textId="77777777" w:rsidR="00FE615C" w:rsidRDefault="00FE615C" w:rsidP="00092CEA">
            <w:pPr>
              <w:rPr>
                <w:del w:id="290" w:author="msi" w:date="2026-09-22T12:20:00Z" w16du:dateUtc="2026-09-22T16:20:00Z"/>
                <w:b/>
                <w:bCs/>
                <w:sz w:val="28"/>
                <w:szCs w:val="28"/>
              </w:rPr>
            </w:pPr>
          </w:p>
          <w:p w14:paraId="1FD3EDDA" w14:textId="77777777" w:rsidR="00FE615C" w:rsidRPr="004867BB" w:rsidRDefault="00DC0ED4" w:rsidP="00092CEA">
            <w:pPr>
              <w:rPr>
                <w:del w:id="291" w:author="msi" w:date="2026-09-22T12:20:00Z" w16du:dateUtc="2026-09-22T16:20:00Z"/>
              </w:rPr>
            </w:pPr>
            <w:del w:id="292" w:author="msi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20588310" w14:textId="77777777" w:rsidR="00FE615C" w:rsidRPr="004867BB" w:rsidRDefault="00FE615C" w:rsidP="00092CEA">
            <w:pPr>
              <w:rPr>
                <w:del w:id="293" w:author="msi" w:date="2026-09-22T12:20:00Z" w16du:dateUtc="2026-09-22T16:20:00Z"/>
              </w:rPr>
            </w:pPr>
          </w:p>
        </w:tc>
      </w:tr>
      <w:tr w:rsidR="00FE615C" w:rsidRPr="004867BB" w14:paraId="3D7990DB" w14:textId="77777777" w:rsidTr="00092CEA">
        <w:trPr>
          <w:gridAfter w:val="1"/>
          <w:wAfter w:w="4606" w:type="dxa"/>
          <w:del w:id="294" w:author="msi" w:date="2026-09-22T12:20:00Z" w16du:dateUtc="2026-09-22T16:20:00Z"/>
        </w:trPr>
        <w:tc>
          <w:tcPr>
            <w:tcW w:w="4606" w:type="dxa"/>
          </w:tcPr>
          <w:p w14:paraId="2AC75E4E" w14:textId="77777777" w:rsidR="00FE615C" w:rsidRPr="004867BB" w:rsidRDefault="00FE615C" w:rsidP="00092CEA">
            <w:pPr>
              <w:rPr>
                <w:del w:id="295" w:author="msi" w:date="2026-09-22T12:20:00Z" w16du:dateUtc="2026-09-22T16:20:00Z"/>
              </w:rPr>
            </w:pPr>
          </w:p>
        </w:tc>
      </w:tr>
      <w:tr w:rsidR="00FE615C" w:rsidRPr="004867BB" w14:paraId="09ACDFCD" w14:textId="77777777" w:rsidTr="00092CEA">
        <w:trPr>
          <w:gridAfter w:val="1"/>
          <w:wAfter w:w="4606" w:type="dxa"/>
          <w:cantSplit/>
          <w:del w:id="296" w:author="msi" w:date="2026-09-22T12:20:00Z" w16du:dateUtc="2026-09-22T16:20:00Z"/>
        </w:trPr>
        <w:tc>
          <w:tcPr>
            <w:tcW w:w="4606" w:type="dxa"/>
          </w:tcPr>
          <w:p w14:paraId="7BB6F613" w14:textId="77777777" w:rsidR="00FE615C" w:rsidRDefault="00FE615C" w:rsidP="00092CEA">
            <w:pPr>
              <w:rPr>
                <w:del w:id="297" w:author="msi" w:date="2026-09-22T12:20:00Z" w16du:dateUtc="2026-09-22T16:20:00Z"/>
              </w:rPr>
            </w:pPr>
            <w:del w:id="298" w:author="msi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350B32E9" w14:textId="77777777" w:rsidR="00FE615C" w:rsidRPr="004867BB" w:rsidRDefault="00FE615C" w:rsidP="00092CEA">
            <w:pPr>
              <w:rPr>
                <w:del w:id="299" w:author="msi" w:date="2026-09-22T12:20:00Z" w16du:dateUtc="2026-09-22T16:20:00Z"/>
              </w:rPr>
            </w:pPr>
          </w:p>
        </w:tc>
      </w:tr>
    </w:tbl>
    <w:p w14:paraId="48127611" w14:textId="77777777" w:rsidR="00FE615C" w:rsidRDefault="00FE615C" w:rsidP="00FE615C">
      <w:pPr>
        <w:pStyle w:val="Vlada"/>
        <w:rPr>
          <w:del w:id="300" w:author="msi" w:date="2026-09-22T12:20:00Z" w16du:dateUtc="2026-09-22T16:20:00Z"/>
          <w:sz w:val="24"/>
          <w:szCs w:val="24"/>
        </w:rPr>
      </w:pPr>
      <w:del w:id="301" w:author="msi" w:date="2026-09-22T12:20:00Z" w16du:dateUtc="2026-09-22T16:20:00Z">
        <w:r>
          <w:delText xml:space="preserve">Obecné zastupiteľstvo </w:delText>
        </w:r>
      </w:del>
    </w:p>
    <w:p w14:paraId="074845AB" w14:textId="77777777" w:rsidR="00FE615C" w:rsidRDefault="00FE615C" w:rsidP="00FE615C">
      <w:pPr>
        <w:pStyle w:val="Heading1"/>
        <w:numPr>
          <w:ilvl w:val="0"/>
          <w:numId w:val="2"/>
        </w:numPr>
        <w:rPr>
          <w:del w:id="302" w:author="msi" w:date="2026-09-22T12:20:00Z" w16du:dateUtc="2026-09-22T16:20:00Z"/>
        </w:rPr>
      </w:pPr>
      <w:del w:id="303" w:author="msi" w:date="2026-09-22T12:20:00Z" w16du:dateUtc="2026-09-22T16:20:00Z">
        <w:r>
          <w:delText>berie na vedomie</w:delText>
        </w:r>
      </w:del>
    </w:p>
    <w:p w14:paraId="7AA55C47" w14:textId="77777777" w:rsidR="00FE615C" w:rsidRPr="004F2D95" w:rsidRDefault="00FE615C" w:rsidP="00FE615C">
      <w:pPr>
        <w:rPr>
          <w:del w:id="304" w:author="msi" w:date="2026-09-22T12:20:00Z" w16du:dateUtc="2026-09-22T16:20:00Z"/>
        </w:rPr>
      </w:pPr>
    </w:p>
    <w:p w14:paraId="34D2019C" w14:textId="77777777" w:rsidR="00FE615C" w:rsidRPr="0055008A" w:rsidRDefault="00FE615C" w:rsidP="00FE615C">
      <w:pPr>
        <w:ind w:left="708"/>
        <w:rPr>
          <w:del w:id="305" w:author="msi" w:date="2026-09-22T12:20:00Z" w16du:dateUtc="2026-09-22T16:20:00Z"/>
        </w:rPr>
      </w:pPr>
      <w:del w:id="306" w:author="msi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77949436" w14:textId="77777777" w:rsidR="00FE615C" w:rsidRDefault="00CB0013" w:rsidP="00FE615C">
      <w:pPr>
        <w:rPr>
          <w:del w:id="307" w:author="msi" w:date="2026-09-22T12:20:00Z" w16du:dateUtc="2026-09-22T16:20:00Z"/>
          <w:sz w:val="22"/>
        </w:rPr>
      </w:pPr>
      <w:del w:id="308" w:author="msi" w:date="2026-09-22T12:20:00Z" w16du:dateUtc="2026-09-22T16:20:00Z">
        <w:r>
          <w:rPr>
            <w:sz w:val="22"/>
          </w:rPr>
          <w:tab/>
          <w:delText>A.2 správu hlavného kontrolóra za obdobie 1-2/2015</w:delText>
        </w:r>
      </w:del>
    </w:p>
    <w:p w14:paraId="1A06D3F4" w14:textId="77777777" w:rsidR="00FE615C" w:rsidRDefault="00FE615C" w:rsidP="00FE615C">
      <w:pPr>
        <w:ind w:left="567"/>
        <w:rPr>
          <w:del w:id="309" w:author="msi" w:date="2026-09-22T12:20:00Z" w16du:dateUtc="2026-09-22T16:20:00Z"/>
        </w:rPr>
      </w:pPr>
      <w:del w:id="310" w:author="msi" w:date="2026-09-22T12:20:00Z" w16du:dateUtc="2026-09-22T16:20:00Z">
        <w:r>
          <w:tab/>
          <w:delText xml:space="preserve">  </w:delText>
        </w:r>
      </w:del>
    </w:p>
    <w:p w14:paraId="12FE068B" w14:textId="77777777" w:rsidR="00FE615C" w:rsidRDefault="00FE615C" w:rsidP="00FE615C">
      <w:pPr>
        <w:ind w:left="567"/>
        <w:rPr>
          <w:del w:id="311" w:author="msi" w:date="2026-09-22T12:20:00Z" w16du:dateUtc="2026-09-22T16:20:00Z"/>
        </w:rPr>
      </w:pPr>
    </w:p>
    <w:p w14:paraId="364DC03D" w14:textId="77777777" w:rsidR="00FE615C" w:rsidRDefault="00FE615C" w:rsidP="00FE615C">
      <w:pPr>
        <w:pStyle w:val="BodyText"/>
        <w:rPr>
          <w:del w:id="312" w:author="msi" w:date="2026-09-22T12:20:00Z" w16du:dateUtc="2026-09-22T16:20:00Z"/>
          <w:b/>
          <w:bCs/>
          <w:sz w:val="22"/>
        </w:rPr>
      </w:pPr>
    </w:p>
    <w:p w14:paraId="5FD4B169" w14:textId="77777777" w:rsidR="00FE615C" w:rsidRDefault="00FE615C" w:rsidP="00FE615C">
      <w:pPr>
        <w:pStyle w:val="BodyText"/>
        <w:rPr>
          <w:del w:id="313" w:author="msi" w:date="2026-09-22T12:20:00Z" w16du:dateUtc="2026-09-22T16:20:00Z"/>
          <w:b/>
          <w:bCs/>
          <w:sz w:val="22"/>
        </w:rPr>
      </w:pPr>
    </w:p>
    <w:p w14:paraId="7DA6ED65" w14:textId="77777777" w:rsidR="00FE615C" w:rsidRDefault="00FE615C" w:rsidP="00FE615C">
      <w:pPr>
        <w:pStyle w:val="BodyText"/>
        <w:rPr>
          <w:del w:id="314" w:author="msi" w:date="2026-09-22T12:20:00Z" w16du:dateUtc="2026-09-22T16:20:00Z"/>
          <w:b/>
          <w:bCs/>
          <w:sz w:val="22"/>
        </w:rPr>
      </w:pPr>
    </w:p>
    <w:p w14:paraId="07EE3D3F" w14:textId="77777777" w:rsidR="00FE615C" w:rsidRPr="004C320F" w:rsidRDefault="00FE615C" w:rsidP="00FE615C">
      <w:pPr>
        <w:pStyle w:val="BodyText"/>
        <w:rPr>
          <w:del w:id="315" w:author="msi" w:date="2026-09-22T12:20:00Z" w16du:dateUtc="2026-09-22T16:20:00Z"/>
          <w:b/>
          <w:bCs/>
        </w:rPr>
      </w:pPr>
      <w:del w:id="316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59B04F9C" w14:textId="77777777" w:rsidR="00FE615C" w:rsidRPr="004C320F" w:rsidRDefault="00FE615C" w:rsidP="00FE615C">
      <w:pPr>
        <w:pStyle w:val="BodyText"/>
        <w:rPr>
          <w:del w:id="317" w:author="msi" w:date="2026-09-22T12:20:00Z" w16du:dateUtc="2026-09-22T16:20:00Z"/>
          <w:b/>
          <w:bCs/>
        </w:rPr>
      </w:pPr>
      <w:del w:id="318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BEAF693" w14:textId="77777777" w:rsidR="00FE615C" w:rsidRPr="004C320F" w:rsidRDefault="00FE615C" w:rsidP="00FE615C">
      <w:pPr>
        <w:pStyle w:val="BodyText"/>
        <w:widowControl/>
        <w:spacing w:before="120"/>
        <w:rPr>
          <w:del w:id="319" w:author="msi" w:date="2026-09-22T12:20:00Z" w16du:dateUtc="2026-09-22T16:20:00Z"/>
          <w:b/>
        </w:rPr>
      </w:pPr>
    </w:p>
    <w:p w14:paraId="60025C9D" w14:textId="77777777" w:rsidR="00FE615C" w:rsidRPr="004C320F" w:rsidRDefault="00FE615C" w:rsidP="00FE615C">
      <w:pPr>
        <w:pStyle w:val="BodyText"/>
        <w:widowControl/>
        <w:spacing w:before="120"/>
        <w:rPr>
          <w:del w:id="320" w:author="msi" w:date="2026-09-22T12:20:00Z" w16du:dateUtc="2026-09-22T16:20:00Z"/>
          <w:b/>
        </w:rPr>
      </w:pPr>
    </w:p>
    <w:p w14:paraId="55A7CC80" w14:textId="77777777" w:rsidR="00FE615C" w:rsidRPr="004C320F" w:rsidRDefault="00FE615C" w:rsidP="00FE615C">
      <w:pPr>
        <w:pStyle w:val="BodyText"/>
        <w:rPr>
          <w:del w:id="321" w:author="msi" w:date="2026-09-22T12:20:00Z" w16du:dateUtc="2026-09-22T16:20:00Z"/>
          <w:bCs/>
          <w:sz w:val="22"/>
        </w:rPr>
      </w:pPr>
      <w:del w:id="322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215D1FB2" w14:textId="77777777" w:rsidR="00FE615C" w:rsidRPr="004C320F" w:rsidRDefault="00FE615C" w:rsidP="00FE615C">
      <w:pPr>
        <w:pStyle w:val="BodyText"/>
        <w:rPr>
          <w:del w:id="323" w:author="msi" w:date="2026-09-22T12:20:00Z" w16du:dateUtc="2026-09-22T16:20:00Z"/>
          <w:bCs/>
          <w:sz w:val="22"/>
        </w:rPr>
      </w:pPr>
      <w:del w:id="324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0C95B74D" w14:textId="77777777" w:rsidR="00FE615C" w:rsidRPr="004C320F" w:rsidRDefault="00FE615C" w:rsidP="00FE615C">
      <w:pPr>
        <w:pStyle w:val="BodyText"/>
        <w:rPr>
          <w:del w:id="325" w:author="msi" w:date="2026-09-22T12:20:00Z" w16du:dateUtc="2026-09-22T16:20:00Z"/>
          <w:bCs/>
          <w:sz w:val="22"/>
        </w:rPr>
      </w:pPr>
      <w:del w:id="326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66A5AAF6" w14:textId="77777777" w:rsidR="00FE615C" w:rsidRPr="004C320F" w:rsidRDefault="00FE615C" w:rsidP="00FE615C">
      <w:pPr>
        <w:pStyle w:val="BodyText"/>
        <w:rPr>
          <w:del w:id="327" w:author="msi" w:date="2026-09-22T12:20:00Z" w16du:dateUtc="2026-09-22T16:20:00Z"/>
          <w:bCs/>
          <w:sz w:val="22"/>
        </w:rPr>
      </w:pPr>
      <w:del w:id="328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7C9C7CB9" w14:textId="77777777" w:rsidR="00FE615C" w:rsidRDefault="00FE615C" w:rsidP="00FE615C">
      <w:pPr>
        <w:pStyle w:val="BodyText"/>
        <w:widowControl/>
        <w:spacing w:before="120"/>
        <w:rPr>
          <w:del w:id="329" w:author="msi" w:date="2026-09-22T12:20:00Z" w16du:dateUtc="2026-09-22T16:20:00Z"/>
          <w:b/>
          <w:sz w:val="22"/>
          <w:szCs w:val="22"/>
        </w:rPr>
      </w:pPr>
    </w:p>
    <w:p w14:paraId="1A69D1DA" w14:textId="77777777" w:rsidR="00FE615C" w:rsidRDefault="00FE615C" w:rsidP="00FE615C">
      <w:pPr>
        <w:pStyle w:val="BodyText"/>
        <w:widowControl/>
        <w:spacing w:before="120"/>
        <w:rPr>
          <w:del w:id="330" w:author="msi" w:date="2026-09-22T12:20:00Z" w16du:dateUtc="2026-09-22T16:20:00Z"/>
          <w:b/>
          <w:sz w:val="22"/>
          <w:szCs w:val="22"/>
        </w:rPr>
      </w:pPr>
    </w:p>
    <w:p w14:paraId="68A4496C" w14:textId="77777777" w:rsidR="00FE615C" w:rsidRDefault="00FE615C" w:rsidP="00FE615C">
      <w:pPr>
        <w:pStyle w:val="BodyText"/>
        <w:widowControl/>
        <w:spacing w:before="120"/>
        <w:rPr>
          <w:del w:id="331" w:author="msi" w:date="2026-09-22T12:20:00Z" w16du:dateUtc="2026-09-22T16:20:00Z"/>
          <w:b/>
          <w:sz w:val="22"/>
          <w:szCs w:val="22"/>
        </w:rPr>
      </w:pPr>
    </w:p>
    <w:p w14:paraId="01A19B0A" w14:textId="77777777" w:rsidR="00FE615C" w:rsidRDefault="00FE615C" w:rsidP="00FE615C">
      <w:pPr>
        <w:pStyle w:val="BodyText"/>
        <w:widowControl/>
        <w:spacing w:before="120"/>
        <w:rPr>
          <w:del w:id="332" w:author="msi" w:date="2026-09-22T12:20:00Z" w16du:dateUtc="2026-09-22T16:20:00Z"/>
          <w:b/>
          <w:sz w:val="22"/>
          <w:szCs w:val="22"/>
        </w:rPr>
      </w:pPr>
    </w:p>
    <w:p w14:paraId="2FC58A34" w14:textId="77777777" w:rsidR="00FE615C" w:rsidRDefault="00FE615C" w:rsidP="00FE615C">
      <w:pPr>
        <w:pStyle w:val="BodyText"/>
        <w:widowControl/>
        <w:spacing w:before="120"/>
        <w:rPr>
          <w:del w:id="333" w:author="msi" w:date="2026-09-22T12:20:00Z" w16du:dateUtc="2026-09-22T16:20:00Z"/>
          <w:b/>
          <w:sz w:val="22"/>
          <w:szCs w:val="22"/>
        </w:rPr>
      </w:pPr>
    </w:p>
    <w:p w14:paraId="4853AFE1" w14:textId="77777777" w:rsidR="00FE615C" w:rsidRDefault="00FE615C" w:rsidP="00FE615C">
      <w:pPr>
        <w:pStyle w:val="Zakladnystyl"/>
        <w:jc w:val="center"/>
        <w:rPr>
          <w:del w:id="334" w:author="msi" w:date="2026-09-22T12:20:00Z" w16du:dateUtc="2026-09-22T16:20:00Z"/>
          <w:sz w:val="28"/>
          <w:szCs w:val="28"/>
        </w:rPr>
      </w:pPr>
    </w:p>
    <w:p w14:paraId="4D8F188D" w14:textId="77777777" w:rsidR="00FE615C" w:rsidRDefault="00FE615C" w:rsidP="00FE615C">
      <w:pPr>
        <w:pStyle w:val="Zakladnystyl"/>
        <w:jc w:val="center"/>
        <w:rPr>
          <w:del w:id="335" w:author="msi" w:date="2026-09-22T12:20:00Z" w16du:dateUtc="2026-09-22T16:20:00Z"/>
          <w:sz w:val="28"/>
          <w:szCs w:val="28"/>
        </w:rPr>
      </w:pPr>
    </w:p>
    <w:p w14:paraId="05ADB83C" w14:textId="77777777" w:rsidR="00DC0ED4" w:rsidRDefault="00DC0ED4" w:rsidP="00FE615C">
      <w:pPr>
        <w:pStyle w:val="Zakladnystyl"/>
        <w:jc w:val="center"/>
        <w:rPr>
          <w:del w:id="336" w:author="msi" w:date="2026-09-22T12:20:00Z" w16du:dateUtc="2026-09-22T16:20:00Z"/>
          <w:sz w:val="28"/>
          <w:szCs w:val="28"/>
        </w:rPr>
      </w:pPr>
    </w:p>
    <w:p w14:paraId="7481958F" w14:textId="77777777" w:rsidR="00FE615C" w:rsidRDefault="00FE615C" w:rsidP="00FE615C">
      <w:pPr>
        <w:pStyle w:val="Zakladnystyl"/>
        <w:jc w:val="center"/>
        <w:rPr>
          <w:del w:id="337" w:author="msi" w:date="2026-09-22T12:20:00Z" w16du:dateUtc="2026-09-22T16:20:00Z"/>
          <w:sz w:val="28"/>
          <w:szCs w:val="28"/>
        </w:rPr>
      </w:pPr>
    </w:p>
    <w:p w14:paraId="2A537EE5" w14:textId="77777777" w:rsidR="00FE615C" w:rsidRDefault="00FE615C" w:rsidP="00FE615C">
      <w:pPr>
        <w:pStyle w:val="Zakladnystyl"/>
        <w:jc w:val="center"/>
        <w:rPr>
          <w:del w:id="338" w:author="msi" w:date="2026-09-22T12:20:00Z" w16du:dateUtc="2026-09-22T16:20:00Z"/>
          <w:sz w:val="28"/>
          <w:szCs w:val="28"/>
        </w:rPr>
      </w:pPr>
    </w:p>
    <w:p w14:paraId="6037D8E7" w14:textId="77777777" w:rsidR="00FE615C" w:rsidRDefault="00FE615C" w:rsidP="00FE615C">
      <w:pPr>
        <w:pStyle w:val="Zakladnystyl"/>
        <w:jc w:val="center"/>
        <w:rPr>
          <w:del w:id="339" w:author="msi" w:date="2026-09-22T12:20:00Z" w16du:dateUtc="2026-09-22T16:20:00Z"/>
          <w:sz w:val="28"/>
          <w:szCs w:val="28"/>
        </w:rPr>
      </w:pPr>
    </w:p>
    <w:p w14:paraId="5988FB38" w14:textId="77777777" w:rsidR="00FE615C" w:rsidRDefault="00FE615C" w:rsidP="00FE615C">
      <w:pPr>
        <w:pStyle w:val="Zakladnystyl"/>
        <w:jc w:val="center"/>
        <w:rPr>
          <w:del w:id="340" w:author="msi" w:date="2026-09-22T12:20:00Z" w16du:dateUtc="2026-09-22T16:20:00Z"/>
          <w:sz w:val="28"/>
          <w:szCs w:val="28"/>
        </w:rPr>
      </w:pPr>
    </w:p>
    <w:p w14:paraId="771A835C" w14:textId="77777777" w:rsidR="00FE615C" w:rsidRDefault="00FE615C" w:rsidP="00FE615C">
      <w:pPr>
        <w:pStyle w:val="Zakladnystyl"/>
        <w:jc w:val="center"/>
        <w:rPr>
          <w:del w:id="341" w:author="msi" w:date="2026-09-22T12:20:00Z" w16du:dateUtc="2026-09-22T16:20:00Z"/>
          <w:sz w:val="28"/>
          <w:szCs w:val="28"/>
        </w:rPr>
      </w:pPr>
    </w:p>
    <w:p w14:paraId="4F2E4F77" w14:textId="77777777" w:rsidR="00FE615C" w:rsidRDefault="00FE615C" w:rsidP="00FE615C">
      <w:pPr>
        <w:pStyle w:val="Zakladnystyl"/>
        <w:jc w:val="center"/>
        <w:rPr>
          <w:del w:id="342" w:author="msi" w:date="2026-09-22T12:20:00Z" w16du:dateUtc="2026-09-22T16:20:00Z"/>
          <w:sz w:val="28"/>
          <w:szCs w:val="28"/>
        </w:rPr>
      </w:pPr>
    </w:p>
    <w:p w14:paraId="3EAB696A" w14:textId="77777777" w:rsidR="00FE615C" w:rsidRDefault="00FE615C" w:rsidP="00FE615C">
      <w:pPr>
        <w:pStyle w:val="Zakladnystyl"/>
        <w:jc w:val="center"/>
        <w:rPr>
          <w:del w:id="343" w:author="msi" w:date="2026-09-22T12:20:00Z" w16du:dateUtc="2026-09-22T16:20:00Z"/>
          <w:sz w:val="28"/>
          <w:szCs w:val="28"/>
        </w:rPr>
      </w:pPr>
      <w:del w:id="344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0F7D189" w14:textId="77777777" w:rsidR="00FE615C" w:rsidRDefault="00FE615C" w:rsidP="00FE615C">
      <w:pPr>
        <w:pStyle w:val="Zakladnystyl"/>
        <w:jc w:val="center"/>
        <w:rPr>
          <w:del w:id="345" w:author="msi" w:date="2026-09-22T12:20:00Z" w16du:dateUtc="2026-09-22T16:20:00Z"/>
          <w:b/>
          <w:bCs/>
          <w:sz w:val="32"/>
          <w:szCs w:val="32"/>
        </w:rPr>
      </w:pPr>
      <w:del w:id="346" w:author="msi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4E2E604B" w14:textId="77777777" w:rsidR="00FE615C" w:rsidRDefault="00FE615C" w:rsidP="00FE615C">
      <w:pPr>
        <w:pStyle w:val="Zakladnystyl"/>
        <w:jc w:val="center"/>
        <w:rPr>
          <w:del w:id="347" w:author="msi" w:date="2026-09-22T12:20:00Z" w16du:dateUtc="2026-09-22T16:20:00Z"/>
          <w:sz w:val="28"/>
          <w:szCs w:val="28"/>
        </w:rPr>
      </w:pPr>
      <w:del w:id="348" w:author="msi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6430E9D2" w14:textId="77777777" w:rsidR="00FE615C" w:rsidRDefault="00FE615C" w:rsidP="00FE615C">
      <w:pPr>
        <w:pStyle w:val="Zakladnystyl"/>
        <w:jc w:val="center"/>
        <w:rPr>
          <w:del w:id="349" w:author="msi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0842F95A" w14:textId="77777777" w:rsidTr="00092CEA">
        <w:trPr>
          <w:trHeight w:val="713"/>
          <w:del w:id="350" w:author="msi" w:date="2026-09-22T12:20:00Z" w16du:dateUtc="2026-09-22T16:20:00Z"/>
        </w:trPr>
        <w:tc>
          <w:tcPr>
            <w:tcW w:w="9212" w:type="dxa"/>
            <w:gridSpan w:val="2"/>
          </w:tcPr>
          <w:p w14:paraId="43870F8E" w14:textId="77777777" w:rsidR="00FE615C" w:rsidRDefault="00FE615C" w:rsidP="00092CEA">
            <w:pPr>
              <w:rPr>
                <w:del w:id="351" w:author="msi" w:date="2026-09-22T12:20:00Z" w16du:dateUtc="2026-09-22T16:20:00Z"/>
                <w:b/>
                <w:bCs/>
                <w:sz w:val="28"/>
                <w:szCs w:val="28"/>
              </w:rPr>
            </w:pPr>
          </w:p>
          <w:p w14:paraId="2F6C9480" w14:textId="77777777" w:rsidR="00FE615C" w:rsidRPr="004867BB" w:rsidRDefault="00DC0ED4" w:rsidP="00092CEA">
            <w:pPr>
              <w:rPr>
                <w:del w:id="352" w:author="msi" w:date="2026-09-22T12:20:00Z" w16du:dateUtc="2026-09-22T16:20:00Z"/>
              </w:rPr>
            </w:pPr>
            <w:del w:id="353" w:author="msi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7389CB23" w14:textId="77777777" w:rsidR="00FE615C" w:rsidRPr="004867BB" w:rsidRDefault="00FE615C" w:rsidP="00092CEA">
            <w:pPr>
              <w:rPr>
                <w:del w:id="354" w:author="msi" w:date="2026-09-22T12:20:00Z" w16du:dateUtc="2026-09-22T16:20:00Z"/>
              </w:rPr>
            </w:pPr>
          </w:p>
        </w:tc>
      </w:tr>
      <w:tr w:rsidR="00FE615C" w:rsidRPr="004867BB" w14:paraId="0A722E0F" w14:textId="77777777" w:rsidTr="00092CEA">
        <w:trPr>
          <w:gridAfter w:val="1"/>
          <w:wAfter w:w="4606" w:type="dxa"/>
          <w:del w:id="355" w:author="msi" w:date="2026-09-22T12:20:00Z" w16du:dateUtc="2026-09-22T16:20:00Z"/>
        </w:trPr>
        <w:tc>
          <w:tcPr>
            <w:tcW w:w="4606" w:type="dxa"/>
          </w:tcPr>
          <w:p w14:paraId="0C6499EF" w14:textId="77777777" w:rsidR="00FE615C" w:rsidRPr="004867BB" w:rsidRDefault="00FE615C" w:rsidP="00092CEA">
            <w:pPr>
              <w:rPr>
                <w:del w:id="356" w:author="msi" w:date="2026-09-22T12:20:00Z" w16du:dateUtc="2026-09-22T16:20:00Z"/>
              </w:rPr>
            </w:pPr>
          </w:p>
        </w:tc>
      </w:tr>
      <w:tr w:rsidR="00FE615C" w:rsidRPr="004867BB" w14:paraId="3635AA45" w14:textId="77777777" w:rsidTr="00092CEA">
        <w:trPr>
          <w:gridAfter w:val="1"/>
          <w:wAfter w:w="4606" w:type="dxa"/>
          <w:cantSplit/>
          <w:del w:id="357" w:author="msi" w:date="2026-09-22T12:20:00Z" w16du:dateUtc="2026-09-22T16:20:00Z"/>
        </w:trPr>
        <w:tc>
          <w:tcPr>
            <w:tcW w:w="4606" w:type="dxa"/>
          </w:tcPr>
          <w:p w14:paraId="595DACD2" w14:textId="77777777" w:rsidR="00FE615C" w:rsidRDefault="00FE615C" w:rsidP="00092CEA">
            <w:pPr>
              <w:rPr>
                <w:del w:id="358" w:author="msi" w:date="2026-09-22T12:20:00Z" w16du:dateUtc="2026-09-22T16:20:00Z"/>
              </w:rPr>
            </w:pPr>
            <w:del w:id="359" w:author="msi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79BBD70B" w14:textId="77777777" w:rsidR="00FE615C" w:rsidRPr="004867BB" w:rsidRDefault="00FE615C" w:rsidP="00092CEA">
            <w:pPr>
              <w:rPr>
                <w:del w:id="360" w:author="msi" w:date="2026-09-22T12:20:00Z" w16du:dateUtc="2026-09-22T16:20:00Z"/>
              </w:rPr>
            </w:pPr>
          </w:p>
        </w:tc>
      </w:tr>
    </w:tbl>
    <w:p w14:paraId="43D1FAD9" w14:textId="77777777" w:rsidR="00FE615C" w:rsidRDefault="00FE615C" w:rsidP="00FE615C">
      <w:pPr>
        <w:pStyle w:val="Vlada"/>
        <w:rPr>
          <w:del w:id="361" w:author="msi" w:date="2026-09-22T12:20:00Z" w16du:dateUtc="2026-09-22T16:20:00Z"/>
          <w:sz w:val="24"/>
          <w:szCs w:val="24"/>
        </w:rPr>
      </w:pPr>
      <w:del w:id="362" w:author="msi" w:date="2026-09-22T12:20:00Z" w16du:dateUtc="2026-09-22T16:20:00Z">
        <w:r>
          <w:delText xml:space="preserve">Obecné zastupiteľstvo </w:delText>
        </w:r>
      </w:del>
    </w:p>
    <w:p w14:paraId="6991323E" w14:textId="77777777" w:rsidR="00FE615C" w:rsidRDefault="00DC0ED4" w:rsidP="00FE615C">
      <w:pPr>
        <w:pStyle w:val="Heading1"/>
        <w:numPr>
          <w:ilvl w:val="0"/>
          <w:numId w:val="2"/>
        </w:numPr>
        <w:rPr>
          <w:del w:id="363" w:author="msi" w:date="2026-09-22T12:20:00Z" w16du:dateUtc="2026-09-22T16:20:00Z"/>
        </w:rPr>
      </w:pPr>
      <w:del w:id="364" w:author="msi" w:date="2026-09-22T12:20:00Z" w16du:dateUtc="2026-09-22T16:20:00Z">
        <w:r>
          <w:delText xml:space="preserve">s c h v a ľ u j e </w:delText>
        </w:r>
      </w:del>
    </w:p>
    <w:p w14:paraId="02416572" w14:textId="77777777" w:rsidR="00FE615C" w:rsidRPr="004F2D95" w:rsidRDefault="00FE615C" w:rsidP="00FE615C">
      <w:pPr>
        <w:rPr>
          <w:del w:id="365" w:author="msi" w:date="2026-09-22T12:20:00Z" w16du:dateUtc="2026-09-22T16:20:00Z"/>
        </w:rPr>
      </w:pPr>
    </w:p>
    <w:p w14:paraId="21DD6FA0" w14:textId="77777777" w:rsidR="00FE615C" w:rsidRPr="0055008A" w:rsidRDefault="00FE615C" w:rsidP="00FE615C">
      <w:pPr>
        <w:ind w:left="708"/>
        <w:rPr>
          <w:del w:id="366" w:author="msi" w:date="2026-09-22T12:20:00Z" w16du:dateUtc="2026-09-22T16:20:00Z"/>
        </w:rPr>
      </w:pPr>
      <w:del w:id="367" w:author="msi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47102338" w14:textId="77777777" w:rsidR="00DC0ED4" w:rsidRDefault="00DC0ED4" w:rsidP="00FE615C">
      <w:pPr>
        <w:rPr>
          <w:del w:id="368" w:author="msi" w:date="2026-09-22T12:20:00Z" w16du:dateUtc="2026-09-22T16:20:00Z"/>
          <w:sz w:val="22"/>
        </w:rPr>
      </w:pPr>
      <w:del w:id="369" w:author="msi" w:date="2026-09-22T12:20:00Z" w16du:dateUtc="2026-09-22T16:20:00Z">
        <w:r>
          <w:rPr>
            <w:sz w:val="22"/>
          </w:rPr>
          <w:delText xml:space="preserve"> </w:delText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  <w:delText>Ing. Ján Hric – Kováč</w:delText>
        </w:r>
      </w:del>
    </w:p>
    <w:p w14:paraId="512400DF" w14:textId="77777777" w:rsidR="00DC0ED4" w:rsidRDefault="00DC0ED4" w:rsidP="00FE615C">
      <w:pPr>
        <w:rPr>
          <w:del w:id="370" w:author="msi" w:date="2026-09-22T12:20:00Z" w16du:dateUtc="2026-09-22T16:20:00Z"/>
          <w:sz w:val="22"/>
        </w:rPr>
      </w:pPr>
    </w:p>
    <w:p w14:paraId="6D424992" w14:textId="77777777" w:rsidR="00FE615C" w:rsidRDefault="00DC0ED4" w:rsidP="00FE615C">
      <w:pPr>
        <w:rPr>
          <w:del w:id="371" w:author="msi" w:date="2026-09-22T12:20:00Z" w16du:dateUtc="2026-09-22T16:20:00Z"/>
          <w:sz w:val="22"/>
        </w:rPr>
      </w:pPr>
      <w:del w:id="372" w:author="msi" w:date="2026-09-22T12:20:00Z" w16du:dateUtc="2026-09-22T16:20:00Z">
        <w:r>
          <w:rPr>
            <w:sz w:val="22"/>
          </w:rPr>
          <w:tab/>
          <w:delText xml:space="preserve">A.2 za členov komisie </w:delText>
        </w:r>
        <w:r w:rsidR="00CB0013">
          <w:rPr>
            <w:sz w:val="22"/>
          </w:rPr>
          <w:delText>vzdelávania, kultúry, mládeže a športu:</w:delText>
        </w:r>
        <w:r>
          <w:rPr>
            <w:sz w:val="22"/>
          </w:rPr>
          <w:tab/>
        </w:r>
      </w:del>
    </w:p>
    <w:p w14:paraId="230D48B9" w14:textId="77777777" w:rsidR="00FE615C" w:rsidRDefault="00FE615C" w:rsidP="00FE615C">
      <w:pPr>
        <w:ind w:left="567"/>
        <w:rPr>
          <w:del w:id="373" w:author="msi" w:date="2026-09-22T12:20:00Z" w16du:dateUtc="2026-09-22T16:20:00Z"/>
        </w:rPr>
      </w:pPr>
      <w:del w:id="374" w:author="msi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4FAB9D39" w14:textId="77777777" w:rsidR="00CB0013" w:rsidRDefault="00CB0013" w:rsidP="00FE615C">
      <w:pPr>
        <w:ind w:left="567"/>
        <w:rPr>
          <w:del w:id="375" w:author="msi" w:date="2026-09-22T12:20:00Z" w16du:dateUtc="2026-09-22T16:20:00Z"/>
        </w:rPr>
      </w:pPr>
      <w:del w:id="376" w:author="msi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05BB8082" w14:textId="77777777" w:rsidR="00CB0013" w:rsidRDefault="00CB0013" w:rsidP="00FE615C">
      <w:pPr>
        <w:ind w:left="567"/>
        <w:rPr>
          <w:del w:id="377" w:author="msi" w:date="2026-09-22T12:20:00Z" w16du:dateUtc="2026-09-22T16:20:00Z"/>
        </w:rPr>
      </w:pPr>
      <w:del w:id="378" w:author="msi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053DA4D1" w14:textId="77777777" w:rsidR="00CB0013" w:rsidRDefault="00CB0013" w:rsidP="00FE615C">
      <w:pPr>
        <w:ind w:left="567"/>
        <w:rPr>
          <w:del w:id="379" w:author="msi" w:date="2026-09-22T12:20:00Z" w16du:dateUtc="2026-09-22T16:20:00Z"/>
        </w:rPr>
      </w:pPr>
      <w:del w:id="380" w:author="msi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28E89223" w14:textId="77777777" w:rsidR="00FE615C" w:rsidRDefault="00CB0013" w:rsidP="00FE615C">
      <w:pPr>
        <w:ind w:left="567"/>
        <w:rPr>
          <w:del w:id="381" w:author="msi" w:date="2026-09-22T12:20:00Z" w16du:dateUtc="2026-09-22T16:20:00Z"/>
        </w:rPr>
      </w:pPr>
      <w:del w:id="382" w:author="msi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7D3B02A2" w14:textId="77777777" w:rsidR="00FE615C" w:rsidRDefault="00FE615C" w:rsidP="00FE615C">
      <w:pPr>
        <w:pStyle w:val="BodyText"/>
        <w:rPr>
          <w:del w:id="383" w:author="msi" w:date="2026-09-22T12:20:00Z" w16du:dateUtc="2026-09-22T16:20:00Z"/>
          <w:b/>
          <w:bCs/>
          <w:sz w:val="22"/>
        </w:rPr>
      </w:pPr>
    </w:p>
    <w:p w14:paraId="5BE0EA59" w14:textId="77777777" w:rsidR="00FE615C" w:rsidRDefault="00FE615C" w:rsidP="00FE615C">
      <w:pPr>
        <w:pStyle w:val="BodyText"/>
        <w:rPr>
          <w:del w:id="384" w:author="msi" w:date="2026-09-22T12:20:00Z" w16du:dateUtc="2026-09-22T16:20:00Z"/>
          <w:b/>
          <w:bCs/>
          <w:sz w:val="22"/>
        </w:rPr>
      </w:pPr>
    </w:p>
    <w:p w14:paraId="5E8B4EF1" w14:textId="77777777" w:rsidR="00FE615C" w:rsidRDefault="00FE615C" w:rsidP="00FE615C">
      <w:pPr>
        <w:pStyle w:val="BodyText"/>
        <w:rPr>
          <w:del w:id="385" w:author="msi" w:date="2026-09-22T12:20:00Z" w16du:dateUtc="2026-09-22T16:20:00Z"/>
          <w:b/>
          <w:bCs/>
          <w:sz w:val="22"/>
        </w:rPr>
      </w:pPr>
    </w:p>
    <w:p w14:paraId="216061FF" w14:textId="77777777" w:rsidR="00FE615C" w:rsidRPr="004C320F" w:rsidRDefault="00FE615C" w:rsidP="00FE615C">
      <w:pPr>
        <w:pStyle w:val="BodyText"/>
        <w:rPr>
          <w:del w:id="386" w:author="msi" w:date="2026-09-22T12:20:00Z" w16du:dateUtc="2026-09-22T16:20:00Z"/>
          <w:b/>
          <w:bCs/>
        </w:rPr>
      </w:pPr>
      <w:del w:id="387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099C4370" w14:textId="77777777" w:rsidR="00FE615C" w:rsidRPr="004C320F" w:rsidRDefault="00FE615C" w:rsidP="00FE615C">
      <w:pPr>
        <w:pStyle w:val="BodyText"/>
        <w:rPr>
          <w:del w:id="388" w:author="msi" w:date="2026-09-22T12:20:00Z" w16du:dateUtc="2026-09-22T16:20:00Z"/>
          <w:b/>
          <w:bCs/>
        </w:rPr>
      </w:pPr>
      <w:del w:id="389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4AD3E452" w14:textId="77777777" w:rsidR="00FE615C" w:rsidRPr="004C320F" w:rsidRDefault="00FE615C" w:rsidP="00FE615C">
      <w:pPr>
        <w:pStyle w:val="BodyText"/>
        <w:widowControl/>
        <w:spacing w:before="120"/>
        <w:rPr>
          <w:del w:id="390" w:author="msi" w:date="2026-09-22T12:20:00Z" w16du:dateUtc="2026-09-22T16:20:00Z"/>
          <w:b/>
        </w:rPr>
      </w:pPr>
    </w:p>
    <w:p w14:paraId="3DEB0651" w14:textId="77777777" w:rsidR="00FE615C" w:rsidRPr="004C320F" w:rsidRDefault="00FE615C" w:rsidP="00FE615C">
      <w:pPr>
        <w:pStyle w:val="BodyText"/>
        <w:widowControl/>
        <w:spacing w:before="120"/>
        <w:rPr>
          <w:del w:id="391" w:author="msi" w:date="2026-09-22T12:20:00Z" w16du:dateUtc="2026-09-22T16:20:00Z"/>
          <w:b/>
        </w:rPr>
      </w:pPr>
    </w:p>
    <w:p w14:paraId="7C5E13CF" w14:textId="77777777" w:rsidR="00FE615C" w:rsidRPr="004C320F" w:rsidRDefault="00FE615C" w:rsidP="00FE615C">
      <w:pPr>
        <w:pStyle w:val="BodyText"/>
        <w:rPr>
          <w:del w:id="392" w:author="msi" w:date="2026-09-22T12:20:00Z" w16du:dateUtc="2026-09-22T16:20:00Z"/>
          <w:bCs/>
          <w:sz w:val="22"/>
        </w:rPr>
      </w:pPr>
      <w:del w:id="393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402AE9DB" w14:textId="77777777" w:rsidR="00FE615C" w:rsidRPr="004C320F" w:rsidRDefault="00FE615C" w:rsidP="00FE615C">
      <w:pPr>
        <w:pStyle w:val="BodyText"/>
        <w:rPr>
          <w:del w:id="394" w:author="msi" w:date="2026-09-22T12:20:00Z" w16du:dateUtc="2026-09-22T16:20:00Z"/>
          <w:bCs/>
          <w:sz w:val="22"/>
        </w:rPr>
      </w:pPr>
      <w:del w:id="395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495A4190" w14:textId="77777777" w:rsidR="00FE615C" w:rsidRPr="004C320F" w:rsidRDefault="00FE615C" w:rsidP="00FE615C">
      <w:pPr>
        <w:pStyle w:val="BodyText"/>
        <w:rPr>
          <w:del w:id="396" w:author="msi" w:date="2026-09-22T12:20:00Z" w16du:dateUtc="2026-09-22T16:20:00Z"/>
          <w:bCs/>
          <w:sz w:val="22"/>
        </w:rPr>
      </w:pPr>
      <w:del w:id="397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26920456" w14:textId="77777777" w:rsidR="00FE615C" w:rsidRPr="004C320F" w:rsidRDefault="00FE615C" w:rsidP="00FE615C">
      <w:pPr>
        <w:pStyle w:val="BodyText"/>
        <w:rPr>
          <w:del w:id="398" w:author="msi" w:date="2026-09-22T12:20:00Z" w16du:dateUtc="2026-09-22T16:20:00Z"/>
          <w:bCs/>
          <w:sz w:val="22"/>
        </w:rPr>
      </w:pPr>
      <w:del w:id="399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4ABD149C" w14:textId="77777777" w:rsidR="00FE615C" w:rsidRDefault="00FE615C" w:rsidP="00FE615C">
      <w:pPr>
        <w:pStyle w:val="BodyText"/>
        <w:widowControl/>
        <w:spacing w:before="120"/>
        <w:rPr>
          <w:del w:id="400" w:author="msi" w:date="2026-09-22T12:20:00Z" w16du:dateUtc="2026-09-22T16:20:00Z"/>
          <w:b/>
          <w:sz w:val="22"/>
          <w:szCs w:val="22"/>
        </w:rPr>
      </w:pPr>
    </w:p>
    <w:p w14:paraId="52CC7572" w14:textId="77777777" w:rsidR="00FE615C" w:rsidRDefault="00FE615C" w:rsidP="00FE615C">
      <w:pPr>
        <w:pStyle w:val="BodyText"/>
        <w:widowControl/>
        <w:spacing w:before="120"/>
        <w:rPr>
          <w:del w:id="401" w:author="msi" w:date="2026-09-22T12:20:00Z" w16du:dateUtc="2026-09-22T16:20:00Z"/>
          <w:b/>
          <w:sz w:val="22"/>
          <w:szCs w:val="22"/>
        </w:rPr>
      </w:pPr>
    </w:p>
    <w:p w14:paraId="08C268EA" w14:textId="77777777" w:rsidR="00FE615C" w:rsidRDefault="00FE615C" w:rsidP="00FE615C">
      <w:pPr>
        <w:pStyle w:val="BodyText"/>
        <w:widowControl/>
        <w:spacing w:before="120"/>
        <w:rPr>
          <w:del w:id="402" w:author="msi" w:date="2026-09-22T12:20:00Z" w16du:dateUtc="2026-09-22T16:20:00Z"/>
          <w:b/>
          <w:sz w:val="22"/>
          <w:szCs w:val="22"/>
        </w:rPr>
      </w:pPr>
    </w:p>
    <w:p w14:paraId="253F8BF6" w14:textId="77777777" w:rsidR="00FE615C" w:rsidRDefault="00FE615C" w:rsidP="00FE615C">
      <w:pPr>
        <w:pStyle w:val="BodyText"/>
        <w:widowControl/>
        <w:spacing w:before="120"/>
        <w:rPr>
          <w:del w:id="403" w:author="msi" w:date="2026-09-22T12:20:00Z" w16du:dateUtc="2026-09-22T16:20:00Z"/>
          <w:b/>
          <w:sz w:val="22"/>
          <w:szCs w:val="22"/>
        </w:rPr>
      </w:pPr>
    </w:p>
    <w:p w14:paraId="11E923A1" w14:textId="77777777" w:rsidR="00FE615C" w:rsidRDefault="00FE615C" w:rsidP="00FE615C">
      <w:pPr>
        <w:pStyle w:val="BodyText"/>
        <w:widowControl/>
        <w:spacing w:before="120"/>
        <w:rPr>
          <w:del w:id="404" w:author="msi" w:date="2026-09-22T12:20:00Z" w16du:dateUtc="2026-09-22T16:20:00Z"/>
          <w:b/>
          <w:sz w:val="22"/>
          <w:szCs w:val="22"/>
        </w:rPr>
      </w:pPr>
    </w:p>
    <w:p w14:paraId="38088100" w14:textId="77777777" w:rsidR="00FE615C" w:rsidRDefault="00FE615C" w:rsidP="00FE615C">
      <w:pPr>
        <w:pStyle w:val="BodyText"/>
        <w:widowControl/>
        <w:spacing w:before="120"/>
        <w:rPr>
          <w:del w:id="405" w:author="msi" w:date="2026-09-22T12:20:00Z" w16du:dateUtc="2026-09-22T16:20:00Z"/>
          <w:b/>
          <w:sz w:val="22"/>
          <w:szCs w:val="22"/>
        </w:rPr>
      </w:pPr>
    </w:p>
    <w:p w14:paraId="3949A89A" w14:textId="77777777" w:rsidR="00FE615C" w:rsidRDefault="00FE615C" w:rsidP="00FE615C">
      <w:pPr>
        <w:pStyle w:val="BodyText"/>
        <w:widowControl/>
        <w:spacing w:before="120"/>
        <w:rPr>
          <w:del w:id="406" w:author="msi" w:date="2026-09-22T12:20:00Z" w16du:dateUtc="2026-09-22T16:20:00Z"/>
          <w:b/>
          <w:sz w:val="22"/>
          <w:szCs w:val="22"/>
        </w:rPr>
      </w:pPr>
    </w:p>
    <w:p w14:paraId="59D60059" w14:textId="77777777" w:rsidR="00FE615C" w:rsidRDefault="00FE615C" w:rsidP="00FE615C">
      <w:pPr>
        <w:pStyle w:val="BodyText"/>
        <w:widowControl/>
        <w:spacing w:before="120"/>
        <w:rPr>
          <w:del w:id="407" w:author="msi" w:date="2026-09-22T12:20:00Z" w16du:dateUtc="2026-09-22T16:20:00Z"/>
          <w:b/>
          <w:sz w:val="22"/>
          <w:szCs w:val="22"/>
        </w:rPr>
      </w:pPr>
    </w:p>
    <w:p w14:paraId="01D83F76" w14:textId="77777777" w:rsidR="00FE615C" w:rsidRDefault="00FE615C" w:rsidP="00FE615C">
      <w:pPr>
        <w:pStyle w:val="BodyText"/>
        <w:widowControl/>
        <w:spacing w:before="120"/>
        <w:rPr>
          <w:del w:id="408" w:author="msi" w:date="2026-09-22T12:20:00Z" w16du:dateUtc="2026-09-22T16:20:00Z"/>
          <w:b/>
          <w:sz w:val="22"/>
          <w:szCs w:val="22"/>
        </w:rPr>
      </w:pPr>
    </w:p>
    <w:p w14:paraId="60073F46" w14:textId="77777777" w:rsidR="00FE615C" w:rsidRDefault="00FE615C" w:rsidP="00FE615C">
      <w:pPr>
        <w:pStyle w:val="BodyText"/>
        <w:widowControl/>
        <w:spacing w:before="120"/>
        <w:rPr>
          <w:del w:id="409" w:author="msi" w:date="2026-09-22T12:20:00Z" w16du:dateUtc="2026-09-22T16:20:00Z"/>
          <w:b/>
          <w:sz w:val="22"/>
          <w:szCs w:val="22"/>
        </w:rPr>
      </w:pPr>
    </w:p>
    <w:p w14:paraId="11133D1F" w14:textId="77777777" w:rsidR="00FE615C" w:rsidRDefault="00FE615C" w:rsidP="00FE615C">
      <w:pPr>
        <w:pStyle w:val="Zakladnystyl"/>
        <w:jc w:val="center"/>
        <w:rPr>
          <w:del w:id="410" w:author="msi" w:date="2026-09-22T12:20:00Z" w16du:dateUtc="2026-09-22T16:20:00Z"/>
          <w:sz w:val="28"/>
          <w:szCs w:val="28"/>
        </w:rPr>
      </w:pPr>
      <w:del w:id="411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2A1C8CD4" w14:textId="77777777" w:rsidR="00FE615C" w:rsidRDefault="00FE615C" w:rsidP="00FE615C">
      <w:pPr>
        <w:pStyle w:val="Zakladnystyl"/>
        <w:jc w:val="center"/>
        <w:rPr>
          <w:del w:id="412" w:author="msi" w:date="2026-09-22T12:20:00Z" w16du:dateUtc="2026-09-22T16:20:00Z"/>
          <w:b/>
          <w:bCs/>
          <w:sz w:val="32"/>
          <w:szCs w:val="32"/>
        </w:rPr>
      </w:pPr>
      <w:del w:id="413" w:author="msi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24536E32" w14:textId="77777777" w:rsidR="00FE615C" w:rsidRDefault="00FE615C" w:rsidP="00FE615C">
      <w:pPr>
        <w:pStyle w:val="Zakladnystyl"/>
        <w:jc w:val="center"/>
        <w:rPr>
          <w:del w:id="414" w:author="msi" w:date="2026-09-22T12:20:00Z" w16du:dateUtc="2026-09-22T16:20:00Z"/>
          <w:sz w:val="28"/>
          <w:szCs w:val="28"/>
        </w:rPr>
      </w:pPr>
      <w:del w:id="415" w:author="msi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2FB72B16" w14:textId="77777777" w:rsidR="00FE615C" w:rsidRDefault="00FE615C" w:rsidP="00FE615C">
      <w:pPr>
        <w:pStyle w:val="Zakladnystyl"/>
        <w:jc w:val="center"/>
        <w:rPr>
          <w:del w:id="416" w:author="msi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1D355A91" w14:textId="77777777" w:rsidTr="00092CEA">
        <w:trPr>
          <w:trHeight w:val="713"/>
          <w:del w:id="417" w:author="msi" w:date="2026-09-22T12:20:00Z" w16du:dateUtc="2026-09-22T16:20:00Z"/>
        </w:trPr>
        <w:tc>
          <w:tcPr>
            <w:tcW w:w="9212" w:type="dxa"/>
            <w:gridSpan w:val="2"/>
          </w:tcPr>
          <w:p w14:paraId="20FCCA4E" w14:textId="77777777" w:rsidR="00FE615C" w:rsidRDefault="00FE615C" w:rsidP="00092CEA">
            <w:pPr>
              <w:rPr>
                <w:del w:id="418" w:author="msi" w:date="2026-09-22T12:20:00Z" w16du:dateUtc="2026-09-22T16:20:00Z"/>
                <w:b/>
                <w:bCs/>
                <w:sz w:val="28"/>
                <w:szCs w:val="28"/>
              </w:rPr>
            </w:pPr>
          </w:p>
          <w:p w14:paraId="1CE9C79D" w14:textId="77777777" w:rsidR="00FE615C" w:rsidRPr="004867BB" w:rsidRDefault="00CB0013" w:rsidP="00092CEA">
            <w:pPr>
              <w:rPr>
                <w:del w:id="419" w:author="msi" w:date="2026-09-22T12:20:00Z" w16du:dateUtc="2026-09-22T16:20:00Z"/>
              </w:rPr>
            </w:pPr>
            <w:del w:id="420" w:author="msi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4F9B8B21" w14:textId="77777777" w:rsidR="00FE615C" w:rsidRPr="004867BB" w:rsidRDefault="00FE615C" w:rsidP="00092CEA">
            <w:pPr>
              <w:rPr>
                <w:del w:id="421" w:author="msi" w:date="2026-09-22T12:20:00Z" w16du:dateUtc="2026-09-22T16:20:00Z"/>
              </w:rPr>
            </w:pPr>
          </w:p>
        </w:tc>
      </w:tr>
      <w:tr w:rsidR="00FE615C" w:rsidRPr="004867BB" w14:paraId="0AD9AE5F" w14:textId="77777777" w:rsidTr="00092CEA">
        <w:trPr>
          <w:gridAfter w:val="1"/>
          <w:wAfter w:w="4606" w:type="dxa"/>
          <w:del w:id="422" w:author="msi" w:date="2026-09-22T12:20:00Z" w16du:dateUtc="2026-09-22T16:20:00Z"/>
        </w:trPr>
        <w:tc>
          <w:tcPr>
            <w:tcW w:w="4606" w:type="dxa"/>
          </w:tcPr>
          <w:p w14:paraId="22E01D88" w14:textId="77777777" w:rsidR="00FE615C" w:rsidRPr="004867BB" w:rsidRDefault="00FE615C" w:rsidP="00092CEA">
            <w:pPr>
              <w:rPr>
                <w:del w:id="423" w:author="msi" w:date="2026-09-22T12:20:00Z" w16du:dateUtc="2026-09-22T16:20:00Z"/>
              </w:rPr>
            </w:pPr>
          </w:p>
        </w:tc>
      </w:tr>
      <w:tr w:rsidR="00FE615C" w:rsidRPr="004867BB" w14:paraId="1EA0CDA0" w14:textId="77777777" w:rsidTr="00092CEA">
        <w:trPr>
          <w:gridAfter w:val="1"/>
          <w:wAfter w:w="4606" w:type="dxa"/>
          <w:cantSplit/>
          <w:del w:id="424" w:author="msi" w:date="2026-09-22T12:20:00Z" w16du:dateUtc="2026-09-22T16:20:00Z"/>
        </w:trPr>
        <w:tc>
          <w:tcPr>
            <w:tcW w:w="4606" w:type="dxa"/>
          </w:tcPr>
          <w:p w14:paraId="5C031C52" w14:textId="77777777" w:rsidR="00FE615C" w:rsidRDefault="00FE615C" w:rsidP="00092CEA">
            <w:pPr>
              <w:rPr>
                <w:del w:id="425" w:author="msi" w:date="2026-09-22T12:20:00Z" w16du:dateUtc="2026-09-22T16:20:00Z"/>
              </w:rPr>
            </w:pPr>
            <w:del w:id="426" w:author="msi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7E625D43" w14:textId="77777777" w:rsidR="00FE615C" w:rsidRPr="004867BB" w:rsidRDefault="00FE615C" w:rsidP="00092CEA">
            <w:pPr>
              <w:rPr>
                <w:del w:id="427" w:author="msi" w:date="2026-09-22T12:20:00Z" w16du:dateUtc="2026-09-22T16:20:00Z"/>
              </w:rPr>
            </w:pPr>
          </w:p>
        </w:tc>
      </w:tr>
    </w:tbl>
    <w:p w14:paraId="19FD3763" w14:textId="77777777" w:rsidR="00FE615C" w:rsidRDefault="00FE615C" w:rsidP="00FE615C">
      <w:pPr>
        <w:pStyle w:val="Vlada"/>
        <w:rPr>
          <w:del w:id="428" w:author="msi" w:date="2026-09-22T12:20:00Z" w16du:dateUtc="2026-09-22T16:20:00Z"/>
          <w:sz w:val="24"/>
          <w:szCs w:val="24"/>
        </w:rPr>
      </w:pPr>
      <w:del w:id="429" w:author="msi" w:date="2026-09-22T12:20:00Z" w16du:dateUtc="2026-09-22T16:20:00Z">
        <w:r>
          <w:delText xml:space="preserve">Obecné zastupiteľstvo </w:delText>
        </w:r>
      </w:del>
    </w:p>
    <w:p w14:paraId="224296A6" w14:textId="77777777" w:rsidR="00FE615C" w:rsidRDefault="00CB0013" w:rsidP="00FE615C">
      <w:pPr>
        <w:pStyle w:val="Heading1"/>
        <w:numPr>
          <w:ilvl w:val="0"/>
          <w:numId w:val="3"/>
        </w:numPr>
        <w:rPr>
          <w:del w:id="430" w:author="msi" w:date="2026-09-22T12:20:00Z" w16du:dateUtc="2026-09-22T16:20:00Z"/>
        </w:rPr>
      </w:pPr>
      <w:del w:id="431" w:author="msi" w:date="2026-09-22T12:20:00Z" w16du:dateUtc="2026-09-22T16:20:00Z">
        <w:r>
          <w:delText xml:space="preserve">s c h v a ľ u j e </w:delText>
        </w:r>
      </w:del>
    </w:p>
    <w:p w14:paraId="6F9A354B" w14:textId="77777777" w:rsidR="00FE615C" w:rsidRPr="004F2D95" w:rsidRDefault="00FE615C" w:rsidP="00FE615C">
      <w:pPr>
        <w:rPr>
          <w:del w:id="432" w:author="msi" w:date="2026-09-22T12:20:00Z" w16du:dateUtc="2026-09-22T16:20:00Z"/>
        </w:rPr>
      </w:pPr>
    </w:p>
    <w:p w14:paraId="09FB7A08" w14:textId="77777777" w:rsidR="00FE615C" w:rsidRPr="0055008A" w:rsidRDefault="00FE615C" w:rsidP="00FE615C">
      <w:pPr>
        <w:ind w:left="708"/>
        <w:rPr>
          <w:del w:id="433" w:author="msi" w:date="2026-09-22T12:20:00Z" w16du:dateUtc="2026-09-22T16:20:00Z"/>
        </w:rPr>
      </w:pPr>
      <w:del w:id="434" w:author="msi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0F853B15" w14:textId="77777777" w:rsidR="00FE615C" w:rsidRDefault="00FE615C" w:rsidP="00FE615C">
      <w:pPr>
        <w:rPr>
          <w:del w:id="435" w:author="msi" w:date="2026-09-22T12:20:00Z" w16du:dateUtc="2026-09-22T16:20:00Z"/>
          <w:sz w:val="22"/>
        </w:rPr>
      </w:pPr>
    </w:p>
    <w:p w14:paraId="0538549F" w14:textId="77777777" w:rsidR="00FE615C" w:rsidRDefault="00FE615C" w:rsidP="00FE615C">
      <w:pPr>
        <w:ind w:left="567"/>
        <w:rPr>
          <w:del w:id="436" w:author="msi" w:date="2026-09-22T12:20:00Z" w16du:dateUtc="2026-09-22T16:20:00Z"/>
        </w:rPr>
      </w:pPr>
      <w:del w:id="437" w:author="msi" w:date="2026-09-22T12:20:00Z" w16du:dateUtc="2026-09-22T16:20:00Z">
        <w:r>
          <w:tab/>
          <w:delText xml:space="preserve">  </w:delText>
        </w:r>
      </w:del>
    </w:p>
    <w:p w14:paraId="5D130FE2" w14:textId="77777777" w:rsidR="00FE615C" w:rsidRDefault="00FE615C" w:rsidP="00FE615C">
      <w:pPr>
        <w:ind w:left="567"/>
        <w:rPr>
          <w:del w:id="438" w:author="msi" w:date="2026-09-22T12:20:00Z" w16du:dateUtc="2026-09-22T16:20:00Z"/>
        </w:rPr>
      </w:pPr>
    </w:p>
    <w:p w14:paraId="3F552CD0" w14:textId="77777777" w:rsidR="00FE615C" w:rsidRDefault="00FE615C" w:rsidP="00FE615C">
      <w:pPr>
        <w:pStyle w:val="BodyText"/>
        <w:rPr>
          <w:del w:id="439" w:author="msi" w:date="2026-09-22T12:20:00Z" w16du:dateUtc="2026-09-22T16:20:00Z"/>
          <w:b/>
          <w:bCs/>
          <w:sz w:val="22"/>
        </w:rPr>
      </w:pPr>
    </w:p>
    <w:p w14:paraId="41A50DFD" w14:textId="77777777" w:rsidR="00FE615C" w:rsidRDefault="00FE615C" w:rsidP="00FE615C">
      <w:pPr>
        <w:pStyle w:val="BodyText"/>
        <w:rPr>
          <w:del w:id="440" w:author="msi" w:date="2026-09-22T12:20:00Z" w16du:dateUtc="2026-09-22T16:20:00Z"/>
          <w:b/>
          <w:bCs/>
          <w:sz w:val="22"/>
        </w:rPr>
      </w:pPr>
    </w:p>
    <w:p w14:paraId="7416885C" w14:textId="77777777" w:rsidR="00FE615C" w:rsidRDefault="00FE615C" w:rsidP="00FE615C">
      <w:pPr>
        <w:pStyle w:val="BodyText"/>
        <w:rPr>
          <w:del w:id="441" w:author="msi" w:date="2026-09-22T12:20:00Z" w16du:dateUtc="2026-09-22T16:20:00Z"/>
          <w:b/>
          <w:bCs/>
          <w:sz w:val="22"/>
        </w:rPr>
      </w:pPr>
    </w:p>
    <w:p w14:paraId="1F7A2F61" w14:textId="77777777" w:rsidR="00FE615C" w:rsidRPr="004C320F" w:rsidRDefault="00FE615C" w:rsidP="00FE615C">
      <w:pPr>
        <w:pStyle w:val="BodyText"/>
        <w:rPr>
          <w:del w:id="442" w:author="msi" w:date="2026-09-22T12:20:00Z" w16du:dateUtc="2026-09-22T16:20:00Z"/>
          <w:b/>
          <w:bCs/>
        </w:rPr>
      </w:pPr>
      <w:del w:id="443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2D785CC1" w14:textId="77777777" w:rsidR="00FE615C" w:rsidRPr="004C320F" w:rsidRDefault="00FE615C" w:rsidP="00FE615C">
      <w:pPr>
        <w:pStyle w:val="BodyText"/>
        <w:rPr>
          <w:del w:id="444" w:author="msi" w:date="2026-09-22T12:20:00Z" w16du:dateUtc="2026-09-22T16:20:00Z"/>
          <w:b/>
          <w:bCs/>
        </w:rPr>
      </w:pPr>
      <w:del w:id="445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D8B1AA5" w14:textId="77777777" w:rsidR="00FE615C" w:rsidRPr="004C320F" w:rsidRDefault="00FE615C" w:rsidP="00FE615C">
      <w:pPr>
        <w:pStyle w:val="BodyText"/>
        <w:widowControl/>
        <w:spacing w:before="120"/>
        <w:rPr>
          <w:del w:id="446" w:author="msi" w:date="2026-09-22T12:20:00Z" w16du:dateUtc="2026-09-22T16:20:00Z"/>
          <w:b/>
        </w:rPr>
      </w:pPr>
    </w:p>
    <w:p w14:paraId="5C8A3788" w14:textId="77777777" w:rsidR="00FE615C" w:rsidRPr="004C320F" w:rsidRDefault="00FE615C" w:rsidP="00FE615C">
      <w:pPr>
        <w:pStyle w:val="BodyText"/>
        <w:widowControl/>
        <w:spacing w:before="120"/>
        <w:rPr>
          <w:del w:id="447" w:author="msi" w:date="2026-09-22T12:20:00Z" w16du:dateUtc="2026-09-22T16:20:00Z"/>
          <w:b/>
        </w:rPr>
      </w:pPr>
    </w:p>
    <w:p w14:paraId="3D814588" w14:textId="77777777" w:rsidR="00FE615C" w:rsidRPr="004C320F" w:rsidRDefault="00FE615C" w:rsidP="00FE615C">
      <w:pPr>
        <w:pStyle w:val="BodyText"/>
        <w:rPr>
          <w:del w:id="448" w:author="msi" w:date="2026-09-22T12:20:00Z" w16du:dateUtc="2026-09-22T16:20:00Z"/>
          <w:bCs/>
          <w:sz w:val="22"/>
        </w:rPr>
      </w:pPr>
      <w:del w:id="449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2355462E" w14:textId="77777777" w:rsidR="00FE615C" w:rsidRPr="004C320F" w:rsidRDefault="00FE615C" w:rsidP="00FE615C">
      <w:pPr>
        <w:pStyle w:val="BodyText"/>
        <w:rPr>
          <w:del w:id="450" w:author="msi" w:date="2026-09-22T12:20:00Z" w16du:dateUtc="2026-09-22T16:20:00Z"/>
          <w:bCs/>
          <w:sz w:val="22"/>
        </w:rPr>
      </w:pPr>
      <w:del w:id="451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4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19720909" w14:textId="77777777" w:rsidR="00FE615C" w:rsidRPr="004C320F" w:rsidRDefault="00FE615C" w:rsidP="00FE615C">
      <w:pPr>
        <w:pStyle w:val="BodyText"/>
        <w:rPr>
          <w:del w:id="452" w:author="msi" w:date="2026-09-22T12:20:00Z" w16du:dateUtc="2026-09-22T16:20:00Z"/>
          <w:bCs/>
          <w:sz w:val="22"/>
        </w:rPr>
      </w:pPr>
      <w:del w:id="453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46D16C32" w14:textId="77777777" w:rsidR="00FE615C" w:rsidRPr="004C320F" w:rsidRDefault="00FE615C" w:rsidP="00FE615C">
      <w:pPr>
        <w:pStyle w:val="BodyText"/>
        <w:rPr>
          <w:del w:id="454" w:author="msi" w:date="2026-09-22T12:20:00Z" w16du:dateUtc="2026-09-22T16:20:00Z"/>
          <w:bCs/>
          <w:sz w:val="22"/>
        </w:rPr>
      </w:pPr>
      <w:del w:id="455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1</w:delText>
        </w:r>
      </w:del>
    </w:p>
    <w:p w14:paraId="6B309067" w14:textId="77777777" w:rsidR="00FE615C" w:rsidRDefault="00FE615C" w:rsidP="00FE615C">
      <w:pPr>
        <w:pStyle w:val="BodyText"/>
        <w:widowControl/>
        <w:spacing w:before="120"/>
        <w:rPr>
          <w:del w:id="456" w:author="msi" w:date="2026-09-22T12:20:00Z" w16du:dateUtc="2026-09-22T16:20:00Z"/>
          <w:b/>
          <w:sz w:val="22"/>
          <w:szCs w:val="22"/>
        </w:rPr>
      </w:pPr>
    </w:p>
    <w:p w14:paraId="4120C23E" w14:textId="77777777" w:rsidR="00FE615C" w:rsidRDefault="00FE615C" w:rsidP="00FE615C">
      <w:pPr>
        <w:pStyle w:val="BodyText"/>
        <w:widowControl/>
        <w:spacing w:before="120"/>
        <w:rPr>
          <w:del w:id="457" w:author="msi" w:date="2026-09-22T12:20:00Z" w16du:dateUtc="2026-09-22T16:20:00Z"/>
          <w:b/>
          <w:sz w:val="22"/>
          <w:szCs w:val="22"/>
        </w:rPr>
      </w:pPr>
    </w:p>
    <w:p w14:paraId="20C8A3E9" w14:textId="77777777" w:rsidR="00FE615C" w:rsidRDefault="00FE615C" w:rsidP="00FE615C">
      <w:pPr>
        <w:pStyle w:val="BodyText"/>
        <w:widowControl/>
        <w:spacing w:before="120"/>
        <w:rPr>
          <w:del w:id="458" w:author="msi" w:date="2026-09-22T12:20:00Z" w16du:dateUtc="2026-09-22T16:20:00Z"/>
          <w:b/>
          <w:sz w:val="22"/>
          <w:szCs w:val="22"/>
        </w:rPr>
      </w:pPr>
    </w:p>
    <w:p w14:paraId="4C44DDE3" w14:textId="77777777" w:rsidR="00FE615C" w:rsidRDefault="00FE615C" w:rsidP="00FE615C">
      <w:pPr>
        <w:pStyle w:val="BodyText"/>
        <w:widowControl/>
        <w:spacing w:before="120"/>
        <w:rPr>
          <w:del w:id="459" w:author="msi" w:date="2026-09-22T12:20:00Z" w16du:dateUtc="2026-09-22T16:20:00Z"/>
          <w:b/>
          <w:sz w:val="22"/>
          <w:szCs w:val="22"/>
        </w:rPr>
      </w:pPr>
    </w:p>
    <w:p w14:paraId="090128CE" w14:textId="77777777" w:rsidR="00FE615C" w:rsidRDefault="00FE615C" w:rsidP="00FE615C">
      <w:pPr>
        <w:pStyle w:val="Zakladnystyl"/>
        <w:jc w:val="center"/>
        <w:rPr>
          <w:del w:id="460" w:author="msi" w:date="2026-09-22T12:20:00Z" w16du:dateUtc="2026-09-22T16:20:00Z"/>
          <w:sz w:val="28"/>
          <w:szCs w:val="28"/>
        </w:rPr>
      </w:pPr>
    </w:p>
    <w:p w14:paraId="0C872A6D" w14:textId="77777777" w:rsidR="00FE615C" w:rsidRDefault="00FE615C" w:rsidP="00FE615C">
      <w:pPr>
        <w:pStyle w:val="Zakladnystyl"/>
        <w:jc w:val="center"/>
        <w:rPr>
          <w:del w:id="461" w:author="msi" w:date="2026-09-22T12:20:00Z" w16du:dateUtc="2026-09-22T16:20:00Z"/>
          <w:sz w:val="28"/>
          <w:szCs w:val="28"/>
        </w:rPr>
      </w:pPr>
    </w:p>
    <w:p w14:paraId="387344EE" w14:textId="77777777" w:rsidR="00FE615C" w:rsidRDefault="00FE615C" w:rsidP="00FE615C">
      <w:pPr>
        <w:pStyle w:val="Zakladnystyl"/>
        <w:jc w:val="center"/>
        <w:rPr>
          <w:del w:id="462" w:author="msi" w:date="2026-09-22T12:20:00Z" w16du:dateUtc="2026-09-22T16:20:00Z"/>
          <w:sz w:val="28"/>
          <w:szCs w:val="28"/>
        </w:rPr>
      </w:pPr>
    </w:p>
    <w:p w14:paraId="3928342E" w14:textId="77777777" w:rsidR="00FE615C" w:rsidRDefault="00FE615C" w:rsidP="00FE615C">
      <w:pPr>
        <w:pStyle w:val="Zakladnystyl"/>
        <w:jc w:val="center"/>
        <w:rPr>
          <w:del w:id="463" w:author="msi" w:date="2026-09-22T12:20:00Z" w16du:dateUtc="2026-09-22T16:20:00Z"/>
          <w:sz w:val="28"/>
          <w:szCs w:val="28"/>
        </w:rPr>
      </w:pPr>
    </w:p>
    <w:p w14:paraId="56669AC2" w14:textId="77777777" w:rsidR="00FE615C" w:rsidRDefault="00FE615C" w:rsidP="00FE615C">
      <w:pPr>
        <w:pStyle w:val="Zakladnystyl"/>
        <w:jc w:val="center"/>
        <w:rPr>
          <w:del w:id="464" w:author="msi" w:date="2026-09-22T12:20:00Z" w16du:dateUtc="2026-09-22T16:20:00Z"/>
          <w:sz w:val="28"/>
          <w:szCs w:val="28"/>
        </w:rPr>
      </w:pPr>
    </w:p>
    <w:p w14:paraId="394BDA58" w14:textId="77777777" w:rsidR="006E4FA7" w:rsidRDefault="006E4FA7" w:rsidP="00FE615C">
      <w:pPr>
        <w:pStyle w:val="Zakladnystyl"/>
        <w:jc w:val="center"/>
        <w:rPr>
          <w:del w:id="465" w:author="msi" w:date="2026-09-22T12:20:00Z" w16du:dateUtc="2026-09-22T16:20:00Z"/>
          <w:sz w:val="28"/>
          <w:szCs w:val="28"/>
        </w:rPr>
      </w:pPr>
    </w:p>
    <w:p w14:paraId="2E0441F4" w14:textId="77777777" w:rsidR="006E4FA7" w:rsidRDefault="006E4FA7" w:rsidP="00FE615C">
      <w:pPr>
        <w:pStyle w:val="Zakladnystyl"/>
        <w:jc w:val="center"/>
        <w:rPr>
          <w:del w:id="466" w:author="msi" w:date="2026-09-22T12:20:00Z" w16du:dateUtc="2026-09-22T16:20:00Z"/>
          <w:sz w:val="28"/>
          <w:szCs w:val="28"/>
        </w:rPr>
      </w:pPr>
    </w:p>
    <w:p w14:paraId="7462FB43" w14:textId="77777777" w:rsidR="006E4FA7" w:rsidRDefault="006E4FA7" w:rsidP="00FE615C">
      <w:pPr>
        <w:pStyle w:val="Zakladnystyl"/>
        <w:jc w:val="center"/>
        <w:rPr>
          <w:del w:id="467" w:author="msi" w:date="2026-09-22T12:20:00Z" w16du:dateUtc="2026-09-22T16:20:00Z"/>
          <w:sz w:val="28"/>
          <w:szCs w:val="28"/>
        </w:rPr>
      </w:pPr>
    </w:p>
    <w:p w14:paraId="144E4070" w14:textId="77777777" w:rsidR="00487912" w:rsidRDefault="00487912" w:rsidP="00FE615C">
      <w:pPr>
        <w:pStyle w:val="Zakladnystyl"/>
        <w:jc w:val="center"/>
        <w:rPr>
          <w:del w:id="468" w:author="msi" w:date="2026-09-22T12:20:00Z" w16du:dateUtc="2026-09-22T16:20:00Z"/>
          <w:sz w:val="28"/>
          <w:szCs w:val="28"/>
        </w:rPr>
      </w:pPr>
    </w:p>
    <w:p w14:paraId="190ACF59" w14:textId="77777777" w:rsidR="00487912" w:rsidRDefault="00487912" w:rsidP="00487912">
      <w:pPr>
        <w:pStyle w:val="Zakladnystyl"/>
        <w:jc w:val="center"/>
        <w:rPr>
          <w:del w:id="469" w:author="msi" w:date="2026-09-22T12:20:00Z" w16du:dateUtc="2026-09-22T16:20:00Z"/>
          <w:sz w:val="28"/>
          <w:szCs w:val="28"/>
        </w:rPr>
      </w:pPr>
    </w:p>
    <w:p w14:paraId="4EC147D2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470" w:author="msi" w:date="2026-09-22T12:20:00Z" w16du:dateUtc="2026-09-22T16:20:00Z"/>
          <w:b/>
          <w:sz w:val="28"/>
          <w:szCs w:val="28"/>
        </w:rPr>
      </w:pPr>
      <w:del w:id="471" w:author="msi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67ED2FDC" w14:textId="77777777" w:rsidR="00487912" w:rsidRDefault="00487912" w:rsidP="00487912">
      <w:pPr>
        <w:pStyle w:val="Zakladnystyl"/>
        <w:jc w:val="center"/>
        <w:rPr>
          <w:del w:id="472" w:author="msi" w:date="2026-09-22T12:20:00Z" w16du:dateUtc="2026-09-22T16:20:00Z"/>
          <w:sz w:val="28"/>
          <w:szCs w:val="28"/>
        </w:rPr>
      </w:pPr>
    </w:p>
    <w:p w14:paraId="1151EC55" w14:textId="77777777" w:rsidR="00487912" w:rsidRDefault="00487912" w:rsidP="00487912">
      <w:pPr>
        <w:pStyle w:val="Zakladnystyl"/>
        <w:jc w:val="center"/>
        <w:rPr>
          <w:del w:id="473" w:author="msi" w:date="2026-09-22T12:20:00Z" w16du:dateUtc="2026-09-22T16:20:00Z"/>
          <w:sz w:val="28"/>
          <w:szCs w:val="28"/>
        </w:rPr>
      </w:pPr>
      <w:del w:id="474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EE43174" w14:textId="77777777" w:rsidR="00487912" w:rsidRDefault="00487912" w:rsidP="00487912">
      <w:pPr>
        <w:pStyle w:val="Zakladnystyl"/>
        <w:jc w:val="center"/>
        <w:rPr>
          <w:del w:id="475" w:author="msi" w:date="2026-09-22T12:20:00Z" w16du:dateUtc="2026-09-22T16:20:00Z"/>
          <w:b/>
          <w:bCs/>
          <w:sz w:val="32"/>
          <w:szCs w:val="32"/>
        </w:rPr>
      </w:pPr>
      <w:del w:id="476" w:author="msi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6349E7EF" w14:textId="77777777" w:rsidR="00487912" w:rsidRDefault="00487912" w:rsidP="00487912">
      <w:pPr>
        <w:pStyle w:val="Zakladnystyl"/>
        <w:jc w:val="center"/>
        <w:rPr>
          <w:del w:id="477" w:author="msi" w:date="2026-09-22T12:20:00Z" w16du:dateUtc="2026-09-22T16:20:00Z"/>
          <w:sz w:val="28"/>
          <w:szCs w:val="28"/>
        </w:rPr>
      </w:pPr>
      <w:del w:id="478" w:author="msi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2553AFE4" w14:textId="77777777" w:rsidR="00487912" w:rsidRDefault="00487912" w:rsidP="00487912">
      <w:pPr>
        <w:pStyle w:val="Zakladnystyl"/>
        <w:jc w:val="center"/>
        <w:rPr>
          <w:del w:id="479" w:author="msi" w:date="2026-09-22T12:20:00Z" w16du:dateUtc="2026-09-22T16:20:00Z"/>
          <w:sz w:val="28"/>
          <w:szCs w:val="28"/>
        </w:rPr>
      </w:pPr>
    </w:p>
    <w:p w14:paraId="168F7F2B" w14:textId="77777777" w:rsidR="00487912" w:rsidRDefault="00487912" w:rsidP="00487912">
      <w:pPr>
        <w:pStyle w:val="Zakladnystyl"/>
        <w:jc w:val="center"/>
        <w:rPr>
          <w:del w:id="480" w:author="msi" w:date="2026-09-22T12:20:00Z" w16du:dateUtc="2026-09-22T16:20:00Z"/>
          <w:sz w:val="28"/>
          <w:szCs w:val="28"/>
        </w:rPr>
      </w:pPr>
      <w:del w:id="481" w:author="msi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1A0E5716" w14:textId="77777777" w:rsidR="00487912" w:rsidRDefault="00487912" w:rsidP="00487912">
      <w:pPr>
        <w:pStyle w:val="Zakladnystyl"/>
        <w:jc w:val="center"/>
        <w:rPr>
          <w:del w:id="482" w:author="msi" w:date="2026-09-22T12:20:00Z" w16du:dateUtc="2026-09-22T16:20:00Z"/>
          <w:sz w:val="28"/>
          <w:szCs w:val="28"/>
        </w:rPr>
      </w:pPr>
    </w:p>
    <w:p w14:paraId="332F9EE4" w14:textId="77777777" w:rsidR="00487912" w:rsidRDefault="00487912" w:rsidP="00487912">
      <w:pPr>
        <w:pStyle w:val="Zakladnystyl"/>
        <w:jc w:val="center"/>
        <w:rPr>
          <w:del w:id="483" w:author="msi" w:date="2026-09-22T12:20:00Z" w16du:dateUtc="2026-09-22T16:20:00Z"/>
          <w:sz w:val="28"/>
          <w:szCs w:val="28"/>
        </w:rPr>
      </w:pPr>
    </w:p>
    <w:p w14:paraId="44EF57A3" w14:textId="77777777" w:rsidR="00487912" w:rsidRDefault="00487912" w:rsidP="00487912">
      <w:pPr>
        <w:pStyle w:val="Zakladnystyl"/>
        <w:jc w:val="center"/>
        <w:rPr>
          <w:del w:id="484" w:author="msi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487912" w:rsidRPr="004867BB" w14:paraId="6369556F" w14:textId="77777777" w:rsidTr="003F507B">
        <w:trPr>
          <w:trHeight w:val="713"/>
          <w:del w:id="485" w:author="msi" w:date="2026-09-22T12:20:00Z" w16du:dateUtc="2026-09-22T16:20:00Z"/>
        </w:trPr>
        <w:tc>
          <w:tcPr>
            <w:tcW w:w="9212" w:type="dxa"/>
            <w:gridSpan w:val="2"/>
          </w:tcPr>
          <w:p w14:paraId="2D01D4A5" w14:textId="77777777" w:rsidR="00487912" w:rsidRDefault="00A73741" w:rsidP="003F507B">
            <w:pPr>
              <w:rPr>
                <w:del w:id="486" w:author="msi" w:date="2026-09-22T12:20:00Z" w16du:dateUtc="2026-09-22T16:20:00Z"/>
                <w:b/>
                <w:bCs/>
                <w:sz w:val="28"/>
                <w:szCs w:val="28"/>
              </w:rPr>
            </w:pPr>
            <w:del w:id="487" w:author="msi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3A477BE8" w14:textId="77777777" w:rsidR="00487912" w:rsidRPr="00487912" w:rsidRDefault="00487912" w:rsidP="00487912">
            <w:pPr>
              <w:rPr>
                <w:del w:id="488" w:author="msi" w:date="2026-09-22T12:20:00Z" w16du:dateUtc="2026-09-22T16:20:00Z"/>
                <w:b/>
                <w:sz w:val="28"/>
                <w:szCs w:val="28"/>
              </w:rPr>
            </w:pPr>
            <w:del w:id="489" w:author="msi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  <w:tr w:rsidR="00487912" w:rsidRPr="004867BB" w14:paraId="171AE715" w14:textId="77777777" w:rsidTr="003F507B">
        <w:trPr>
          <w:gridAfter w:val="1"/>
          <w:wAfter w:w="4606" w:type="dxa"/>
          <w:del w:id="490" w:author="msi" w:date="2026-09-22T12:20:00Z" w16du:dateUtc="2026-09-22T16:20:00Z"/>
        </w:trPr>
        <w:tc>
          <w:tcPr>
            <w:tcW w:w="4606" w:type="dxa"/>
          </w:tcPr>
          <w:p w14:paraId="5AFF8194" w14:textId="77777777" w:rsidR="00487912" w:rsidRPr="004867BB" w:rsidRDefault="00487912" w:rsidP="003F507B">
            <w:pPr>
              <w:rPr>
                <w:del w:id="491" w:author="msi" w:date="2026-09-22T12:20:00Z" w16du:dateUtc="2026-09-22T16:20:00Z"/>
              </w:rPr>
            </w:pPr>
          </w:p>
        </w:tc>
      </w:tr>
      <w:tr w:rsidR="00487912" w:rsidRPr="004867BB" w14:paraId="68E42151" w14:textId="77777777" w:rsidTr="003F507B">
        <w:trPr>
          <w:gridAfter w:val="1"/>
          <w:wAfter w:w="4606" w:type="dxa"/>
          <w:cantSplit/>
          <w:del w:id="492" w:author="msi" w:date="2026-09-22T12:20:00Z" w16du:dateUtc="2026-09-22T16:20:00Z"/>
        </w:trPr>
        <w:tc>
          <w:tcPr>
            <w:tcW w:w="4606" w:type="dxa"/>
          </w:tcPr>
          <w:p w14:paraId="7E1FBBB6" w14:textId="77777777" w:rsidR="00487912" w:rsidRDefault="00487912" w:rsidP="003F507B">
            <w:pPr>
              <w:rPr>
                <w:del w:id="493" w:author="msi" w:date="2026-09-22T12:20:00Z" w16du:dateUtc="2026-09-22T16:20:00Z"/>
              </w:rPr>
            </w:pPr>
            <w:del w:id="494" w:author="msi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22711FF8" w14:textId="77777777" w:rsidR="00487912" w:rsidRPr="004867BB" w:rsidRDefault="00487912" w:rsidP="003F507B">
            <w:pPr>
              <w:rPr>
                <w:del w:id="495" w:author="msi" w:date="2026-09-22T12:20:00Z" w16du:dateUtc="2026-09-22T16:20:00Z"/>
              </w:rPr>
            </w:pPr>
          </w:p>
        </w:tc>
      </w:tr>
    </w:tbl>
    <w:p w14:paraId="12DF116C" w14:textId="77777777" w:rsidR="00487912" w:rsidRDefault="00487912" w:rsidP="00487912">
      <w:pPr>
        <w:pStyle w:val="Vlada"/>
        <w:rPr>
          <w:del w:id="496" w:author="msi" w:date="2026-09-22T12:20:00Z" w16du:dateUtc="2026-09-22T16:20:00Z"/>
        </w:rPr>
      </w:pPr>
      <w:del w:id="497" w:author="msi" w:date="2026-09-22T12:20:00Z" w16du:dateUtc="2026-09-22T16:20:00Z">
        <w:r>
          <w:delText xml:space="preserve">Obecné zastupiteľstvo </w:delText>
        </w:r>
      </w:del>
    </w:p>
    <w:p w14:paraId="12AC0C6B" w14:textId="77777777" w:rsidR="00A73741" w:rsidRDefault="00A73741" w:rsidP="00487912">
      <w:pPr>
        <w:pStyle w:val="Vlada"/>
        <w:rPr>
          <w:del w:id="498" w:author="msi" w:date="2026-09-22T12:20:00Z" w16du:dateUtc="2026-09-22T16:20:00Z"/>
          <w:sz w:val="28"/>
          <w:szCs w:val="28"/>
        </w:rPr>
      </w:pPr>
      <w:del w:id="499" w:author="msi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6D65107A" w14:textId="77777777" w:rsidR="00487912" w:rsidRPr="00A73741" w:rsidRDefault="00A73741" w:rsidP="00A73741">
      <w:pPr>
        <w:pStyle w:val="Vlada"/>
        <w:rPr>
          <w:del w:id="500" w:author="msi" w:date="2026-09-22T12:20:00Z" w16du:dateUtc="2026-09-22T16:20:00Z"/>
          <w:b w:val="0"/>
          <w:sz w:val="24"/>
          <w:szCs w:val="24"/>
        </w:rPr>
      </w:pPr>
      <w:del w:id="501" w:author="msi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59360D95" w14:textId="77777777" w:rsidR="00487912" w:rsidRPr="004F2D95" w:rsidRDefault="00487912" w:rsidP="00487912">
      <w:pPr>
        <w:rPr>
          <w:del w:id="502" w:author="msi" w:date="2026-09-22T12:20:00Z" w16du:dateUtc="2026-09-22T16:20:00Z"/>
        </w:rPr>
      </w:pPr>
    </w:p>
    <w:p w14:paraId="09B3F150" w14:textId="77777777" w:rsidR="00487912" w:rsidRDefault="00487912" w:rsidP="00A73741">
      <w:pPr>
        <w:rPr>
          <w:del w:id="503" w:author="msi" w:date="2026-09-22T12:20:00Z" w16du:dateUtc="2026-09-22T16:20:00Z"/>
        </w:rPr>
      </w:pPr>
      <w:del w:id="504" w:author="msi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573D37EB" w14:textId="77777777" w:rsidR="00A73741" w:rsidRDefault="00A73741" w:rsidP="00487912">
      <w:pPr>
        <w:ind w:left="708"/>
        <w:rPr>
          <w:del w:id="505" w:author="msi" w:date="2026-09-22T12:20:00Z" w16du:dateUtc="2026-09-22T16:20:00Z"/>
        </w:rPr>
      </w:pPr>
    </w:p>
    <w:p w14:paraId="62971281" w14:textId="77777777" w:rsidR="00A73741" w:rsidRDefault="00A73741" w:rsidP="00487912">
      <w:pPr>
        <w:ind w:left="708"/>
        <w:rPr>
          <w:del w:id="506" w:author="msi" w:date="2026-09-22T12:20:00Z" w16du:dateUtc="2026-09-22T16:20:00Z"/>
          <w:sz w:val="22"/>
        </w:rPr>
      </w:pPr>
    </w:p>
    <w:p w14:paraId="58ADBA6D" w14:textId="77777777" w:rsidR="00487912" w:rsidRDefault="00487912" w:rsidP="00A73741">
      <w:pPr>
        <w:ind w:left="567"/>
        <w:rPr>
          <w:del w:id="507" w:author="msi" w:date="2026-09-22T12:20:00Z" w16du:dateUtc="2026-09-22T16:20:00Z"/>
          <w:b/>
          <w:bCs/>
          <w:sz w:val="22"/>
        </w:rPr>
      </w:pPr>
      <w:del w:id="508" w:author="msi" w:date="2026-09-22T12:20:00Z" w16du:dateUtc="2026-09-22T16:20:00Z">
        <w:r>
          <w:tab/>
          <w:delText xml:space="preserve">  </w:delText>
        </w:r>
      </w:del>
    </w:p>
    <w:p w14:paraId="1BD5C017" w14:textId="77777777" w:rsidR="00487912" w:rsidRDefault="00487912" w:rsidP="00487912">
      <w:pPr>
        <w:pStyle w:val="BodyText"/>
        <w:rPr>
          <w:del w:id="509" w:author="msi" w:date="2026-09-22T12:20:00Z" w16du:dateUtc="2026-09-22T16:20:00Z"/>
          <w:b/>
          <w:bCs/>
          <w:sz w:val="22"/>
        </w:rPr>
      </w:pPr>
    </w:p>
    <w:p w14:paraId="7236F9AF" w14:textId="77777777" w:rsidR="00487912" w:rsidRDefault="00487912" w:rsidP="00487912">
      <w:pPr>
        <w:pStyle w:val="BodyText"/>
        <w:rPr>
          <w:del w:id="510" w:author="msi" w:date="2026-09-22T12:20:00Z" w16du:dateUtc="2026-09-22T16:20:00Z"/>
          <w:b/>
          <w:bCs/>
          <w:sz w:val="22"/>
        </w:rPr>
      </w:pPr>
    </w:p>
    <w:p w14:paraId="4215ABC8" w14:textId="77777777" w:rsidR="00487912" w:rsidRPr="004C320F" w:rsidRDefault="00487912" w:rsidP="00487912">
      <w:pPr>
        <w:pStyle w:val="BodyText"/>
        <w:rPr>
          <w:del w:id="511" w:author="msi" w:date="2026-09-22T12:20:00Z" w16du:dateUtc="2026-09-22T16:20:00Z"/>
          <w:b/>
          <w:bCs/>
        </w:rPr>
      </w:pPr>
      <w:del w:id="512" w:author="msi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546BDF36" w14:textId="77777777" w:rsidR="00487912" w:rsidRPr="004C320F" w:rsidRDefault="00487912" w:rsidP="00487912">
      <w:pPr>
        <w:pStyle w:val="BodyText"/>
        <w:rPr>
          <w:del w:id="513" w:author="msi" w:date="2026-09-22T12:20:00Z" w16du:dateUtc="2026-09-22T16:20:00Z"/>
          <w:b/>
          <w:bCs/>
        </w:rPr>
      </w:pPr>
      <w:del w:id="514" w:author="msi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495F065D" w14:textId="77777777" w:rsidR="00487912" w:rsidRPr="004C320F" w:rsidRDefault="00487912" w:rsidP="00487912">
      <w:pPr>
        <w:pStyle w:val="BodyText"/>
        <w:widowControl/>
        <w:spacing w:before="120"/>
        <w:rPr>
          <w:del w:id="515" w:author="msi" w:date="2026-09-22T12:20:00Z" w16du:dateUtc="2026-09-22T16:20:00Z"/>
          <w:b/>
        </w:rPr>
      </w:pPr>
    </w:p>
    <w:p w14:paraId="5D83FF44" w14:textId="77777777" w:rsidR="00487912" w:rsidRPr="004C320F" w:rsidRDefault="00487912" w:rsidP="00487912">
      <w:pPr>
        <w:pStyle w:val="BodyText"/>
        <w:widowControl/>
        <w:spacing w:before="120"/>
        <w:rPr>
          <w:del w:id="516" w:author="msi" w:date="2026-09-22T12:20:00Z" w16du:dateUtc="2026-09-22T16:20:00Z"/>
          <w:b/>
        </w:rPr>
      </w:pPr>
    </w:p>
    <w:p w14:paraId="2BE4B99B" w14:textId="77777777" w:rsidR="00487912" w:rsidRPr="004C320F" w:rsidRDefault="00487912" w:rsidP="00487912">
      <w:pPr>
        <w:pStyle w:val="BodyText"/>
        <w:rPr>
          <w:del w:id="517" w:author="msi" w:date="2026-09-22T12:20:00Z" w16du:dateUtc="2026-09-22T16:20:00Z"/>
          <w:bCs/>
          <w:sz w:val="22"/>
        </w:rPr>
      </w:pPr>
      <w:del w:id="518" w:author="msi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00B14A5A" w14:textId="77777777" w:rsidR="00487912" w:rsidRPr="004C320F" w:rsidRDefault="00487912" w:rsidP="00487912">
      <w:pPr>
        <w:pStyle w:val="BodyText"/>
        <w:rPr>
          <w:del w:id="519" w:author="msi" w:date="2026-09-22T12:20:00Z" w16du:dateUtc="2026-09-22T16:20:00Z"/>
          <w:bCs/>
          <w:sz w:val="22"/>
        </w:rPr>
      </w:pPr>
      <w:del w:id="520" w:author="msi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2C7E0669" w14:textId="77777777" w:rsidR="00487912" w:rsidRPr="004C320F" w:rsidRDefault="00487912" w:rsidP="00487912">
      <w:pPr>
        <w:pStyle w:val="BodyText"/>
        <w:rPr>
          <w:del w:id="521" w:author="msi" w:date="2026-09-22T12:20:00Z" w16du:dateUtc="2026-09-22T16:20:00Z"/>
          <w:bCs/>
          <w:sz w:val="22"/>
        </w:rPr>
      </w:pPr>
      <w:del w:id="522" w:author="msi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79C8A7F5" w14:textId="77777777" w:rsidR="00487912" w:rsidRPr="004C320F" w:rsidRDefault="00487912" w:rsidP="00487912">
      <w:pPr>
        <w:pStyle w:val="BodyText"/>
        <w:rPr>
          <w:del w:id="523" w:author="msi" w:date="2026-09-22T12:20:00Z" w16du:dateUtc="2026-09-22T16:20:00Z"/>
          <w:bCs/>
          <w:sz w:val="22"/>
        </w:rPr>
      </w:pPr>
      <w:del w:id="524" w:author="msi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21E06817" w14:textId="77777777" w:rsidR="00487912" w:rsidRDefault="00487912" w:rsidP="00487912">
      <w:pPr>
        <w:pStyle w:val="BodyText"/>
        <w:widowControl/>
        <w:spacing w:before="120"/>
        <w:rPr>
          <w:del w:id="525" w:author="msi" w:date="2026-09-22T12:20:00Z" w16du:dateUtc="2026-09-22T16:20:00Z"/>
          <w:b/>
          <w:sz w:val="22"/>
          <w:szCs w:val="22"/>
        </w:rPr>
      </w:pPr>
    </w:p>
    <w:p w14:paraId="390602D0" w14:textId="77777777" w:rsidR="00487912" w:rsidRDefault="00487912" w:rsidP="00487912">
      <w:pPr>
        <w:pStyle w:val="BodyText"/>
        <w:widowControl/>
        <w:spacing w:before="120"/>
        <w:rPr>
          <w:del w:id="526" w:author="msi" w:date="2026-09-22T12:20:00Z" w16du:dateUtc="2026-09-22T16:20:00Z"/>
          <w:b/>
          <w:sz w:val="22"/>
          <w:szCs w:val="22"/>
        </w:rPr>
      </w:pPr>
    </w:p>
    <w:p w14:paraId="36A6B1D7" w14:textId="77777777" w:rsidR="00487912" w:rsidRDefault="00487912" w:rsidP="00487912">
      <w:pPr>
        <w:pStyle w:val="Zakladnystyl"/>
        <w:rPr>
          <w:del w:id="527" w:author="msi" w:date="2026-09-22T12:20:00Z" w16du:dateUtc="2026-09-22T16:20:00Z"/>
          <w:sz w:val="28"/>
          <w:szCs w:val="28"/>
        </w:rPr>
      </w:pPr>
    </w:p>
    <w:p w14:paraId="34015B80" w14:textId="77777777" w:rsidR="00487912" w:rsidRPr="00487912" w:rsidRDefault="00487912" w:rsidP="00487912">
      <w:pPr>
        <w:pStyle w:val="Zakladnystyl"/>
        <w:rPr>
          <w:del w:id="528" w:author="msi" w:date="2026-09-22T12:20:00Z" w16du:dateUtc="2026-09-22T16:20:00Z"/>
          <w:sz w:val="20"/>
          <w:szCs w:val="20"/>
        </w:rPr>
      </w:pPr>
      <w:del w:id="529" w:author="msi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33200189" w14:textId="77777777" w:rsidR="00487912" w:rsidRPr="00487912" w:rsidRDefault="00487912" w:rsidP="00487912">
      <w:pPr>
        <w:pStyle w:val="Zakladnystyl"/>
        <w:rPr>
          <w:del w:id="530" w:author="msi" w:date="2026-09-22T12:20:00Z" w16du:dateUtc="2026-09-22T16:20:00Z"/>
          <w:sz w:val="20"/>
          <w:szCs w:val="20"/>
        </w:rPr>
      </w:pPr>
      <w:del w:id="531" w:author="msi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6DE7BBE9" w14:textId="77777777" w:rsidR="00487912" w:rsidRDefault="00487912" w:rsidP="00FE615C">
      <w:pPr>
        <w:pStyle w:val="Zakladnystyl"/>
        <w:jc w:val="center"/>
        <w:rPr>
          <w:del w:id="532" w:author="msi" w:date="2026-09-22T12:20:00Z" w16du:dateUtc="2026-09-22T16:20:00Z"/>
          <w:sz w:val="28"/>
          <w:szCs w:val="28"/>
        </w:rPr>
      </w:pPr>
    </w:p>
    <w:p w14:paraId="6E20BCFF" w14:textId="77777777" w:rsidR="00487912" w:rsidRDefault="00487912" w:rsidP="00FE615C">
      <w:pPr>
        <w:pStyle w:val="Zakladnystyl"/>
        <w:jc w:val="center"/>
        <w:rPr>
          <w:del w:id="533" w:author="msi" w:date="2026-09-22T12:20:00Z" w16du:dateUtc="2026-09-22T16:20:00Z"/>
          <w:sz w:val="28"/>
          <w:szCs w:val="28"/>
        </w:rPr>
      </w:pPr>
    </w:p>
    <w:p w14:paraId="78FF7D4B" w14:textId="77777777" w:rsidR="00487912" w:rsidRDefault="00487912" w:rsidP="00FE615C">
      <w:pPr>
        <w:pStyle w:val="Zakladnystyl"/>
        <w:jc w:val="center"/>
        <w:rPr>
          <w:del w:id="534" w:author="msi" w:date="2026-09-22T12:20:00Z" w16du:dateUtc="2026-09-22T16:20:00Z"/>
          <w:sz w:val="28"/>
          <w:szCs w:val="28"/>
        </w:rPr>
      </w:pPr>
    </w:p>
    <w:p w14:paraId="7C768D6B" w14:textId="77777777" w:rsidR="00487912" w:rsidRDefault="00487912" w:rsidP="00FE615C">
      <w:pPr>
        <w:pStyle w:val="Zakladnystyl"/>
        <w:jc w:val="center"/>
        <w:rPr>
          <w:del w:id="535" w:author="msi" w:date="2026-09-22T12:20:00Z" w16du:dateUtc="2026-09-22T16:20:00Z"/>
          <w:sz w:val="28"/>
          <w:szCs w:val="28"/>
        </w:rPr>
      </w:pPr>
    </w:p>
    <w:p w14:paraId="6B1C46B7" w14:textId="77777777" w:rsidR="00487912" w:rsidRDefault="00487912" w:rsidP="00FE615C">
      <w:pPr>
        <w:pStyle w:val="Zakladnystyl"/>
        <w:jc w:val="center"/>
        <w:rPr>
          <w:del w:id="536" w:author="msi" w:date="2026-09-22T12:20:00Z" w16du:dateUtc="2026-09-22T16:20:00Z"/>
          <w:sz w:val="28"/>
          <w:szCs w:val="28"/>
        </w:rPr>
      </w:pPr>
    </w:p>
    <w:p w14:paraId="36D1DCA2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537" w:author="msi" w:date="2026-09-22T12:20:00Z" w16du:dateUtc="2026-09-22T16:20:00Z"/>
          <w:b/>
          <w:sz w:val="28"/>
          <w:szCs w:val="28"/>
        </w:rPr>
      </w:pPr>
      <w:del w:id="538" w:author="msi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2C09F9F6" w14:textId="77777777" w:rsidR="006E4FA7" w:rsidRDefault="006E4FA7" w:rsidP="00FE615C">
      <w:pPr>
        <w:pStyle w:val="Zakladnystyl"/>
        <w:jc w:val="center"/>
        <w:rPr>
          <w:del w:id="539" w:author="msi" w:date="2026-09-22T12:20:00Z" w16du:dateUtc="2026-09-22T16:20:00Z"/>
          <w:sz w:val="28"/>
          <w:szCs w:val="28"/>
        </w:rPr>
      </w:pPr>
    </w:p>
    <w:p w14:paraId="15C7144F" w14:textId="77777777" w:rsidR="00050AD2" w:rsidRDefault="00050AD2" w:rsidP="00050AD2">
      <w:pPr>
        <w:pStyle w:val="Zakladnystyl"/>
        <w:jc w:val="center"/>
        <w:rPr>
          <w:del w:id="540" w:author="msi" w:date="2026-09-22T12:20:00Z" w16du:dateUtc="2026-09-22T16:20:00Z"/>
          <w:sz w:val="28"/>
          <w:szCs w:val="28"/>
        </w:rPr>
      </w:pPr>
      <w:del w:id="541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1162C82F" w14:textId="77777777" w:rsidR="00050AD2" w:rsidRDefault="00050AD2" w:rsidP="00050AD2">
      <w:pPr>
        <w:pStyle w:val="Zakladnystyl"/>
        <w:jc w:val="center"/>
        <w:rPr>
          <w:del w:id="542" w:author="msi" w:date="2026-09-22T12:20:00Z" w16du:dateUtc="2026-09-22T16:20:00Z"/>
          <w:b/>
          <w:bCs/>
          <w:sz w:val="32"/>
          <w:szCs w:val="32"/>
        </w:rPr>
      </w:pPr>
      <w:del w:id="543" w:author="msi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15A6705E" w14:textId="77777777" w:rsidR="00050AD2" w:rsidRDefault="00050AD2" w:rsidP="00050AD2">
      <w:pPr>
        <w:pStyle w:val="Zakladnystyl"/>
        <w:jc w:val="center"/>
        <w:rPr>
          <w:del w:id="544" w:author="msi" w:date="2026-09-22T12:20:00Z" w16du:dateUtc="2026-09-22T16:20:00Z"/>
          <w:sz w:val="28"/>
          <w:szCs w:val="28"/>
        </w:rPr>
      </w:pPr>
      <w:del w:id="545" w:author="msi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2D318FF4" w14:textId="77777777" w:rsidR="00FE615C" w:rsidRDefault="00FE615C" w:rsidP="00FE615C">
      <w:pPr>
        <w:pStyle w:val="Zakladnystyl"/>
        <w:jc w:val="center"/>
        <w:rPr>
          <w:del w:id="546" w:author="msi" w:date="2026-09-22T12:20:00Z" w16du:dateUtc="2026-09-22T16:20:00Z"/>
          <w:sz w:val="28"/>
          <w:szCs w:val="28"/>
        </w:rPr>
      </w:pPr>
    </w:p>
    <w:p w14:paraId="616C5A42" w14:textId="77777777" w:rsidR="00FB7E3E" w:rsidRPr="00FB7E3E" w:rsidRDefault="00FB7E3E" w:rsidP="00FE615C">
      <w:pPr>
        <w:pStyle w:val="Zakladnystyl"/>
        <w:jc w:val="center"/>
        <w:rPr>
          <w:del w:id="547" w:author="msi" w:date="2026-09-22T12:20:00Z" w16du:dateUtc="2026-09-22T16:20:00Z"/>
          <w:b/>
          <w:sz w:val="28"/>
          <w:szCs w:val="28"/>
        </w:rPr>
      </w:pPr>
      <w:del w:id="548" w:author="msi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14CF6EEB" w14:textId="77777777" w:rsidR="006E4FA7" w:rsidRDefault="00050AD2" w:rsidP="00050AD2">
      <w:pPr>
        <w:pStyle w:val="Heading1"/>
        <w:numPr>
          <w:ilvl w:val="0"/>
          <w:numId w:val="0"/>
        </w:numPr>
        <w:ind w:left="567" w:hanging="567"/>
        <w:rPr>
          <w:del w:id="549" w:author="msi" w:date="2026-09-22T12:20:00Z" w16du:dateUtc="2026-09-22T16:20:00Z"/>
        </w:rPr>
      </w:pPr>
      <w:del w:id="550" w:author="msi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74DEF826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551" w:author="msi" w:date="2026-09-22T12:20:00Z" w16du:dateUtc="2026-09-22T16:20:00Z"/>
        </w:rPr>
      </w:pPr>
    </w:p>
    <w:p w14:paraId="28E2AE49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552" w:author="msi" w:date="2026-09-22T12:20:00Z" w16du:dateUtc="2026-09-22T16:20:00Z"/>
        </w:rPr>
      </w:pPr>
      <w:del w:id="553" w:author="msi" w:date="2026-09-22T12:20:00Z" w16du:dateUtc="2026-09-22T16:20:00Z">
        <w:r>
          <w:delText xml:space="preserve">C.1 </w:delText>
        </w:r>
      </w:del>
    </w:p>
    <w:p w14:paraId="1B44F054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554" w:author="msi" w:date="2026-09-22T12:20:00Z" w16du:dateUtc="2026-09-22T16:20:00Z"/>
        </w:rPr>
      </w:pPr>
      <w:del w:id="555" w:author="msi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3EC476C5" w14:textId="77777777" w:rsidR="006E4FA7" w:rsidRDefault="006E4FA7" w:rsidP="006E4FA7">
      <w:pPr>
        <w:pStyle w:val="Heading2"/>
        <w:numPr>
          <w:ilvl w:val="0"/>
          <w:numId w:val="8"/>
        </w:numPr>
        <w:rPr>
          <w:del w:id="556" w:author="msi" w:date="2026-09-22T12:20:00Z" w16du:dateUtc="2026-09-22T16:20:00Z"/>
        </w:rPr>
      </w:pPr>
      <w:del w:id="557" w:author="msi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120D3C82" w14:textId="77777777" w:rsidR="006E4FA7" w:rsidRDefault="006E4FA7" w:rsidP="006E4FA7">
      <w:pPr>
        <w:pStyle w:val="Heading2"/>
        <w:numPr>
          <w:ilvl w:val="0"/>
          <w:numId w:val="8"/>
        </w:numPr>
        <w:rPr>
          <w:del w:id="558" w:author="msi" w:date="2026-09-22T12:20:00Z" w16du:dateUtc="2026-09-22T16:20:00Z"/>
        </w:rPr>
      </w:pPr>
      <w:del w:id="559" w:author="msi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20D71202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560" w:author="msi" w:date="2026-09-22T12:20:00Z" w16du:dateUtc="2026-09-22T16:20:00Z"/>
        </w:rPr>
      </w:pPr>
      <w:del w:id="561" w:author="msi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75DA94D7" w14:textId="77777777" w:rsidR="00D13C8F" w:rsidRDefault="00D13C8F" w:rsidP="00D13C8F">
      <w:pPr>
        <w:pStyle w:val="BodyText"/>
        <w:ind w:left="2136" w:firstLine="696"/>
        <w:rPr>
          <w:del w:id="562" w:author="msi" w:date="2026-09-22T12:20:00Z" w16du:dateUtc="2026-09-22T16:20:00Z"/>
        </w:rPr>
      </w:pPr>
    </w:p>
    <w:p w14:paraId="5D8CEC32" w14:textId="77777777" w:rsidR="00D13C8F" w:rsidRDefault="00D13C8F" w:rsidP="00D13C8F">
      <w:pPr>
        <w:pStyle w:val="BodyText"/>
        <w:ind w:left="2136" w:firstLine="696"/>
        <w:rPr>
          <w:del w:id="563" w:author="msi" w:date="2026-09-22T12:20:00Z" w16du:dateUtc="2026-09-22T16:20:00Z"/>
        </w:rPr>
      </w:pPr>
      <w:del w:id="564" w:author="msi" w:date="2026-09-22T12:20:00Z" w16du:dateUtc="2026-09-22T16:20:00Z">
        <w:r>
          <w:delText>Zdôvodnenie osobitného zreteľa:</w:delText>
        </w:r>
      </w:del>
    </w:p>
    <w:p w14:paraId="024E302E" w14:textId="77777777" w:rsidR="00D13C8F" w:rsidRDefault="00D13C8F" w:rsidP="00D13C8F">
      <w:pPr>
        <w:pStyle w:val="Bezriadkovania2"/>
        <w:ind w:left="2832" w:firstLine="708"/>
        <w:jc w:val="both"/>
        <w:rPr>
          <w:del w:id="565" w:author="msi" w:date="2026-09-22T12:20:00Z" w16du:dateUtc="2026-09-22T16:20:00Z"/>
          <w:rFonts w:ascii="Times New Roman" w:hAnsi="Times New Roman"/>
        </w:rPr>
      </w:pPr>
    </w:p>
    <w:p w14:paraId="0C9B0B69" w14:textId="77777777" w:rsidR="00D13C8F" w:rsidRDefault="00D13C8F" w:rsidP="00D13C8F">
      <w:pPr>
        <w:pStyle w:val="Bezriadkovania2"/>
        <w:jc w:val="both"/>
        <w:rPr>
          <w:del w:id="566" w:author="msi" w:date="2026-09-22T12:20:00Z" w16du:dateUtc="2026-09-22T16:20:00Z"/>
          <w:rFonts w:ascii="Times New Roman" w:hAnsi="Times New Roman"/>
        </w:rPr>
      </w:pPr>
      <w:del w:id="567" w:author="msi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3311858D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568" w:author="msi" w:date="2026-09-22T12:20:00Z" w16du:dateUtc="2026-09-22T16:20:00Z"/>
        </w:rPr>
      </w:pPr>
    </w:p>
    <w:p w14:paraId="423D4ADB" w14:textId="77777777" w:rsidR="00FE615C" w:rsidRDefault="00FE615C" w:rsidP="00FE615C">
      <w:pPr>
        <w:pStyle w:val="Zakladnystyl"/>
        <w:jc w:val="center"/>
        <w:rPr>
          <w:del w:id="569" w:author="msi" w:date="2026-09-22T12:20:00Z" w16du:dateUtc="2026-09-22T16:20:00Z"/>
          <w:sz w:val="28"/>
          <w:szCs w:val="28"/>
        </w:rPr>
      </w:pPr>
    </w:p>
    <w:p w14:paraId="446D7994" w14:textId="77777777" w:rsidR="00050AD2" w:rsidRDefault="00050AD2" w:rsidP="00FE615C">
      <w:pPr>
        <w:pStyle w:val="Zakladnystyl"/>
        <w:jc w:val="center"/>
        <w:rPr>
          <w:del w:id="570" w:author="msi" w:date="2026-09-22T12:20:00Z" w16du:dateUtc="2026-09-22T16:20:00Z"/>
          <w:sz w:val="28"/>
          <w:szCs w:val="28"/>
        </w:rPr>
      </w:pPr>
    </w:p>
    <w:p w14:paraId="36DE05F9" w14:textId="77777777" w:rsidR="00050AD2" w:rsidRDefault="00050AD2" w:rsidP="00050AD2">
      <w:pPr>
        <w:pStyle w:val="Zakladnystyl"/>
        <w:rPr>
          <w:del w:id="571" w:author="msi" w:date="2026-09-22T12:20:00Z" w16du:dateUtc="2026-09-22T16:20:00Z"/>
          <w:sz w:val="22"/>
          <w:szCs w:val="22"/>
        </w:rPr>
      </w:pPr>
      <w:del w:id="572" w:author="msi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7E97E7D0" w14:textId="77777777" w:rsidR="00050AD2" w:rsidRPr="00050AD2" w:rsidRDefault="00050AD2" w:rsidP="00050AD2">
      <w:pPr>
        <w:pStyle w:val="Zakladnystyl"/>
        <w:rPr>
          <w:del w:id="573" w:author="msi" w:date="2026-09-22T12:20:00Z" w16du:dateUtc="2026-09-22T16:20:00Z"/>
          <w:sz w:val="22"/>
          <w:szCs w:val="22"/>
        </w:rPr>
      </w:pPr>
      <w:del w:id="574" w:author="msi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24A505E8" w14:textId="77777777" w:rsidR="00050AD2" w:rsidRDefault="00050AD2" w:rsidP="00050AD2">
      <w:pPr>
        <w:pStyle w:val="Zakladnystyl"/>
        <w:ind w:left="5664" w:firstLine="708"/>
        <w:jc w:val="both"/>
        <w:rPr>
          <w:del w:id="575" w:author="msi" w:date="2026-09-22T12:20:00Z" w16du:dateUtc="2026-09-22T16:20:00Z"/>
          <w:sz w:val="28"/>
          <w:szCs w:val="28"/>
        </w:rPr>
      </w:pPr>
      <w:del w:id="576" w:author="msi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69E06BF9" w14:textId="77777777" w:rsidR="00050AD2" w:rsidRDefault="00050AD2" w:rsidP="00050AD2">
      <w:pPr>
        <w:pStyle w:val="Zakladnystyl"/>
        <w:ind w:left="5664" w:firstLine="708"/>
        <w:jc w:val="both"/>
        <w:rPr>
          <w:del w:id="577" w:author="msi" w:date="2026-09-22T12:20:00Z" w16du:dateUtc="2026-09-22T16:20:00Z"/>
          <w:sz w:val="28"/>
          <w:szCs w:val="28"/>
        </w:rPr>
      </w:pPr>
      <w:del w:id="578" w:author="msi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619B0F5D" w14:textId="77777777" w:rsidR="00050AD2" w:rsidRDefault="00050AD2" w:rsidP="00050AD2">
      <w:pPr>
        <w:pStyle w:val="Zakladnystyl"/>
        <w:ind w:left="5664" w:firstLine="708"/>
        <w:jc w:val="both"/>
        <w:rPr>
          <w:del w:id="579" w:author="msi" w:date="2026-09-22T12:20:00Z" w16du:dateUtc="2026-09-22T16:20:00Z"/>
          <w:sz w:val="28"/>
          <w:szCs w:val="28"/>
        </w:rPr>
      </w:pPr>
    </w:p>
    <w:p w14:paraId="14A94FCF" w14:textId="77777777" w:rsidR="00050AD2" w:rsidRDefault="00050AD2" w:rsidP="00050AD2">
      <w:pPr>
        <w:pStyle w:val="Zakladnystyl"/>
        <w:ind w:left="5664" w:firstLine="708"/>
        <w:jc w:val="both"/>
        <w:rPr>
          <w:del w:id="580" w:author="msi" w:date="2026-09-22T12:20:00Z" w16du:dateUtc="2026-09-22T16:20:00Z"/>
          <w:sz w:val="28"/>
          <w:szCs w:val="28"/>
        </w:rPr>
      </w:pPr>
    </w:p>
    <w:p w14:paraId="3E6776B1" w14:textId="77777777" w:rsidR="00050AD2" w:rsidRDefault="00050AD2" w:rsidP="00050AD2">
      <w:pPr>
        <w:pStyle w:val="Zakladnystyl"/>
        <w:ind w:left="5664" w:firstLine="708"/>
        <w:jc w:val="both"/>
        <w:rPr>
          <w:del w:id="581" w:author="msi" w:date="2026-09-22T12:20:00Z" w16du:dateUtc="2026-09-22T16:20:00Z"/>
          <w:sz w:val="28"/>
          <w:szCs w:val="28"/>
        </w:rPr>
      </w:pPr>
    </w:p>
    <w:p w14:paraId="22412A83" w14:textId="77777777" w:rsidR="00050AD2" w:rsidRDefault="00050AD2" w:rsidP="00050AD2">
      <w:pPr>
        <w:pStyle w:val="Zakladnystyl"/>
        <w:ind w:left="5664" w:firstLine="708"/>
        <w:jc w:val="center"/>
        <w:rPr>
          <w:del w:id="582" w:author="msi" w:date="2026-09-22T12:20:00Z" w16du:dateUtc="2026-09-22T16:20:00Z"/>
          <w:sz w:val="28"/>
          <w:szCs w:val="28"/>
        </w:rPr>
      </w:pPr>
    </w:p>
    <w:p w14:paraId="39089EA2" w14:textId="77777777" w:rsidR="00D13C8F" w:rsidRDefault="00D13C8F" w:rsidP="00050AD2">
      <w:pPr>
        <w:pStyle w:val="Zakladnystyl"/>
        <w:ind w:left="5664" w:firstLine="708"/>
        <w:jc w:val="center"/>
        <w:rPr>
          <w:del w:id="583" w:author="msi" w:date="2026-09-22T12:20:00Z" w16du:dateUtc="2026-09-22T16:20:00Z"/>
          <w:sz w:val="28"/>
          <w:szCs w:val="28"/>
        </w:rPr>
      </w:pPr>
    </w:p>
    <w:p w14:paraId="1ABA8BCA" w14:textId="77777777" w:rsidR="00D13C8F" w:rsidRDefault="00D13C8F" w:rsidP="00050AD2">
      <w:pPr>
        <w:pStyle w:val="Zakladnystyl"/>
        <w:ind w:left="5664" w:firstLine="708"/>
        <w:jc w:val="center"/>
        <w:rPr>
          <w:del w:id="584" w:author="msi" w:date="2026-09-22T12:20:00Z" w16du:dateUtc="2026-09-22T16:20:00Z"/>
          <w:sz w:val="28"/>
          <w:szCs w:val="28"/>
        </w:rPr>
      </w:pPr>
    </w:p>
    <w:p w14:paraId="01917D2F" w14:textId="77777777" w:rsidR="00D13C8F" w:rsidRDefault="00D13C8F" w:rsidP="00050AD2">
      <w:pPr>
        <w:pStyle w:val="Zakladnystyl"/>
        <w:ind w:left="5664" w:firstLine="708"/>
        <w:jc w:val="center"/>
        <w:rPr>
          <w:del w:id="585" w:author="msi" w:date="2026-09-22T12:20:00Z" w16du:dateUtc="2026-09-22T16:20:00Z"/>
          <w:sz w:val="28"/>
          <w:szCs w:val="28"/>
        </w:rPr>
      </w:pPr>
    </w:p>
    <w:p w14:paraId="457C1B69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586" w:author="msi" w:date="2026-09-22T12:20:00Z" w16du:dateUtc="2026-09-22T16:20:00Z"/>
          <w:b/>
          <w:sz w:val="28"/>
          <w:szCs w:val="28"/>
        </w:rPr>
      </w:pPr>
      <w:del w:id="587" w:author="msi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453472D9" w14:textId="77777777" w:rsidR="00D13C8F" w:rsidRDefault="00D13C8F" w:rsidP="00D13C8F">
      <w:pPr>
        <w:pStyle w:val="Zakladnystyl"/>
        <w:jc w:val="center"/>
        <w:rPr>
          <w:del w:id="588" w:author="msi" w:date="2026-09-22T12:20:00Z" w16du:dateUtc="2026-09-22T16:20:00Z"/>
          <w:sz w:val="28"/>
          <w:szCs w:val="28"/>
        </w:rPr>
      </w:pPr>
    </w:p>
    <w:p w14:paraId="0826BCC3" w14:textId="77777777" w:rsidR="00D13C8F" w:rsidRDefault="00D13C8F" w:rsidP="00D13C8F">
      <w:pPr>
        <w:pStyle w:val="Zakladnystyl"/>
        <w:jc w:val="center"/>
        <w:rPr>
          <w:del w:id="589" w:author="msi" w:date="2026-09-22T12:20:00Z" w16du:dateUtc="2026-09-22T16:20:00Z"/>
          <w:sz w:val="28"/>
          <w:szCs w:val="28"/>
        </w:rPr>
      </w:pPr>
      <w:del w:id="590" w:author="msi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12434B8" w14:textId="77777777" w:rsidR="00D13C8F" w:rsidRDefault="00D13C8F" w:rsidP="00D13C8F">
      <w:pPr>
        <w:pStyle w:val="Zakladnystyl"/>
        <w:jc w:val="center"/>
        <w:rPr>
          <w:del w:id="591" w:author="msi" w:date="2026-09-22T12:20:00Z" w16du:dateUtc="2026-09-22T16:20:00Z"/>
          <w:b/>
          <w:bCs/>
          <w:sz w:val="32"/>
          <w:szCs w:val="32"/>
        </w:rPr>
      </w:pPr>
      <w:del w:id="592" w:author="msi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7507534D" w14:textId="77777777" w:rsidR="00D13C8F" w:rsidRDefault="00D13C8F" w:rsidP="00D13C8F">
      <w:pPr>
        <w:pStyle w:val="Zakladnystyl"/>
        <w:jc w:val="center"/>
        <w:rPr>
          <w:del w:id="593" w:author="msi" w:date="2026-09-22T12:20:00Z" w16du:dateUtc="2026-09-22T16:20:00Z"/>
          <w:sz w:val="28"/>
          <w:szCs w:val="28"/>
        </w:rPr>
      </w:pPr>
      <w:del w:id="594" w:author="msi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3513B6B8" w14:textId="77777777" w:rsidR="00D13C8F" w:rsidRDefault="00D13C8F" w:rsidP="00D13C8F">
      <w:pPr>
        <w:pStyle w:val="Zakladnystyl"/>
        <w:jc w:val="center"/>
        <w:rPr>
          <w:del w:id="595" w:author="msi" w:date="2026-09-22T12:20:00Z" w16du:dateUtc="2026-09-22T16:20:00Z"/>
          <w:sz w:val="28"/>
          <w:szCs w:val="28"/>
        </w:rPr>
      </w:pPr>
    </w:p>
    <w:p w14:paraId="50559386" w14:textId="77777777" w:rsidR="00D13C8F" w:rsidRPr="00FB7E3E" w:rsidRDefault="00D13C8F" w:rsidP="00D13C8F">
      <w:pPr>
        <w:pStyle w:val="Zakladnystyl"/>
        <w:jc w:val="center"/>
        <w:rPr>
          <w:del w:id="596" w:author="msi" w:date="2026-09-22T12:20:00Z" w16du:dateUtc="2026-09-22T16:20:00Z"/>
          <w:b/>
          <w:sz w:val="28"/>
          <w:szCs w:val="28"/>
        </w:rPr>
      </w:pPr>
      <w:del w:id="597" w:author="msi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7E095DFB" w14:textId="77777777" w:rsidR="00D13C8F" w:rsidRDefault="00D13C8F" w:rsidP="00D13C8F">
      <w:pPr>
        <w:pStyle w:val="Heading1"/>
        <w:numPr>
          <w:ilvl w:val="0"/>
          <w:numId w:val="0"/>
        </w:numPr>
        <w:ind w:left="567" w:hanging="567"/>
        <w:rPr>
          <w:del w:id="598" w:author="msi" w:date="2026-09-22T12:20:00Z" w16du:dateUtc="2026-09-22T16:20:00Z"/>
        </w:rPr>
      </w:pPr>
      <w:del w:id="599" w:author="msi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48677260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600" w:author="msi" w:date="2026-09-22T12:20:00Z" w16du:dateUtc="2026-09-22T16:20:00Z"/>
        </w:rPr>
      </w:pPr>
      <w:del w:id="601" w:author="msi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439BA105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602" w:author="msi" w:date="2026-09-22T12:20:00Z" w16du:dateUtc="2026-09-22T16:20:00Z"/>
        </w:rPr>
      </w:pPr>
      <w:del w:id="603" w:author="msi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447D15FB" w14:textId="77777777" w:rsidR="00D13C8F" w:rsidRDefault="00D13C8F" w:rsidP="00D13C8F">
      <w:pPr>
        <w:pStyle w:val="Heading2"/>
        <w:numPr>
          <w:ilvl w:val="0"/>
          <w:numId w:val="8"/>
        </w:numPr>
        <w:rPr>
          <w:del w:id="604" w:author="msi" w:date="2026-09-22T12:20:00Z" w16du:dateUtc="2026-09-22T16:20:00Z"/>
        </w:rPr>
      </w:pPr>
      <w:del w:id="605" w:author="msi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0DC11DDF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606" w:author="msi" w:date="2026-09-22T12:20:00Z" w16du:dateUtc="2026-09-22T16:20:00Z"/>
        </w:rPr>
      </w:pPr>
    </w:p>
    <w:p w14:paraId="44A3A5C4" w14:textId="77777777" w:rsidR="00D13C8F" w:rsidRDefault="00D13C8F" w:rsidP="00D13C8F">
      <w:pPr>
        <w:pStyle w:val="Heading2"/>
        <w:numPr>
          <w:ilvl w:val="0"/>
          <w:numId w:val="8"/>
        </w:numPr>
        <w:rPr>
          <w:del w:id="607" w:author="msi" w:date="2026-09-22T12:20:00Z" w16du:dateUtc="2026-09-22T16:20:00Z"/>
        </w:rPr>
      </w:pPr>
      <w:del w:id="608" w:author="msi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551B1B0E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609" w:author="msi" w:date="2026-09-22T12:20:00Z" w16du:dateUtc="2026-09-22T16:20:00Z"/>
        </w:rPr>
      </w:pPr>
      <w:del w:id="610" w:author="msi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0BE9D389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611" w:author="msi" w:date="2026-09-22T12:20:00Z" w16du:dateUtc="2026-09-22T16:20:00Z"/>
        </w:rPr>
      </w:pPr>
    </w:p>
    <w:p w14:paraId="2464F461" w14:textId="77777777" w:rsidR="004D6198" w:rsidRDefault="004D6198" w:rsidP="004D6198">
      <w:pPr>
        <w:pStyle w:val="BodyText"/>
        <w:ind w:left="2136" w:firstLine="696"/>
        <w:rPr>
          <w:del w:id="612" w:author="msi" w:date="2026-09-22T12:20:00Z" w16du:dateUtc="2026-09-22T16:20:00Z"/>
        </w:rPr>
      </w:pPr>
      <w:del w:id="613" w:author="msi" w:date="2026-09-22T12:20:00Z" w16du:dateUtc="2026-09-22T16:20:00Z">
        <w:r>
          <w:delText>Zdôvodnenie osobitného zreteľa:</w:delText>
        </w:r>
      </w:del>
    </w:p>
    <w:p w14:paraId="4FFFFD43" w14:textId="77777777" w:rsidR="004D6198" w:rsidRDefault="004D6198" w:rsidP="004D6198">
      <w:pPr>
        <w:pStyle w:val="Bezriadkovania2"/>
        <w:ind w:left="2832" w:firstLine="708"/>
        <w:jc w:val="both"/>
        <w:rPr>
          <w:del w:id="614" w:author="msi" w:date="2026-09-22T12:20:00Z" w16du:dateUtc="2026-09-22T16:20:00Z"/>
          <w:rFonts w:ascii="Times New Roman" w:hAnsi="Times New Roman"/>
        </w:rPr>
      </w:pPr>
    </w:p>
    <w:p w14:paraId="2AA3CCE1" w14:textId="77777777" w:rsidR="004D6198" w:rsidRDefault="004D6198" w:rsidP="004D6198">
      <w:pPr>
        <w:pStyle w:val="Bezriadkovania2"/>
        <w:jc w:val="both"/>
        <w:rPr>
          <w:del w:id="615" w:author="msi" w:date="2026-09-22T12:20:00Z" w16du:dateUtc="2026-09-22T16:20:00Z"/>
          <w:rFonts w:ascii="Times New Roman" w:hAnsi="Times New Roman"/>
        </w:rPr>
      </w:pPr>
      <w:del w:id="616" w:author="msi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68F7AFE6" w14:textId="77777777" w:rsidR="004D6198" w:rsidRDefault="004D6198" w:rsidP="004D6198">
      <w:pPr>
        <w:pStyle w:val="Zakladnystyl"/>
        <w:jc w:val="center"/>
        <w:rPr>
          <w:del w:id="617" w:author="msi" w:date="2026-09-22T12:20:00Z" w16du:dateUtc="2026-09-22T16:20:00Z"/>
          <w:sz w:val="28"/>
          <w:szCs w:val="28"/>
        </w:rPr>
      </w:pPr>
    </w:p>
    <w:p w14:paraId="0123F46F" w14:textId="77777777" w:rsidR="004D6198" w:rsidRDefault="004D6198" w:rsidP="004D6198">
      <w:pPr>
        <w:pStyle w:val="Zakladnystyl"/>
        <w:jc w:val="center"/>
        <w:rPr>
          <w:del w:id="618" w:author="msi" w:date="2026-09-22T12:20:00Z" w16du:dateUtc="2026-09-22T16:20:00Z"/>
          <w:sz w:val="28"/>
          <w:szCs w:val="28"/>
        </w:rPr>
      </w:pPr>
    </w:p>
    <w:p w14:paraId="5B64ECB0" w14:textId="77777777" w:rsidR="004D6198" w:rsidRDefault="004D6198" w:rsidP="004D6198">
      <w:pPr>
        <w:pStyle w:val="Zakladnystyl"/>
        <w:rPr>
          <w:del w:id="619" w:author="msi" w:date="2026-09-22T12:20:00Z" w16du:dateUtc="2026-09-22T16:20:00Z"/>
          <w:sz w:val="22"/>
          <w:szCs w:val="22"/>
        </w:rPr>
      </w:pPr>
      <w:del w:id="620" w:author="msi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49D8F5C7" w14:textId="77777777" w:rsidR="004D6198" w:rsidRPr="00050AD2" w:rsidRDefault="004D6198" w:rsidP="004D6198">
      <w:pPr>
        <w:pStyle w:val="Zakladnystyl"/>
        <w:rPr>
          <w:del w:id="621" w:author="msi" w:date="2026-09-22T12:20:00Z" w16du:dateUtc="2026-09-22T16:20:00Z"/>
          <w:sz w:val="22"/>
          <w:szCs w:val="22"/>
        </w:rPr>
      </w:pPr>
      <w:del w:id="622" w:author="msi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2359B06E" w14:textId="77777777" w:rsidR="004D6198" w:rsidRDefault="004D6198" w:rsidP="004D6198">
      <w:pPr>
        <w:pStyle w:val="Zakladnystyl"/>
        <w:ind w:left="5664" w:firstLine="708"/>
        <w:jc w:val="both"/>
        <w:rPr>
          <w:del w:id="623" w:author="msi" w:date="2026-09-22T12:20:00Z" w16du:dateUtc="2026-09-22T16:20:00Z"/>
          <w:sz w:val="28"/>
          <w:szCs w:val="28"/>
        </w:rPr>
      </w:pPr>
      <w:del w:id="624" w:author="msi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42D23D55" w14:textId="77777777" w:rsidR="004D6198" w:rsidRDefault="004D6198" w:rsidP="004D6198">
      <w:pPr>
        <w:pStyle w:val="Zakladnystyl"/>
        <w:ind w:left="5664" w:firstLine="708"/>
        <w:jc w:val="both"/>
        <w:rPr>
          <w:del w:id="625" w:author="msi" w:date="2026-09-22T12:20:00Z" w16du:dateUtc="2026-09-22T16:20:00Z"/>
          <w:sz w:val="28"/>
          <w:szCs w:val="28"/>
        </w:rPr>
      </w:pPr>
      <w:del w:id="626" w:author="msi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1687C9C3" w14:textId="77777777" w:rsidR="004D6198" w:rsidRPr="001A2552" w:rsidRDefault="004D6198" w:rsidP="00BC32DD">
      <w:pPr>
        <w:rPr>
          <w:sz w:val="16"/>
          <w:rPrChange w:id="627" w:author="msi" w:date="2026-09-22T12:20:00Z" w16du:dateUtc="2026-09-22T16:20:00Z">
            <w:rPr>
              <w:sz w:val="28"/>
              <w:szCs w:val="28"/>
            </w:rPr>
          </w:rPrChange>
        </w:rPr>
        <w:pPrChange w:id="628" w:author="msi" w:date="2026-09-22T12:20:00Z" w16du:dateUtc="2026-09-22T16:20:00Z">
          <w:pPr>
            <w:pStyle w:val="Zakladnystyl"/>
            <w:ind w:left="5664" w:firstLine="708"/>
            <w:jc w:val="both"/>
          </w:pPr>
        </w:pPrChange>
      </w:pPr>
    </w:p>
    <w:p w14:paraId="7253F62F" w14:textId="77777777" w:rsidR="004D6198" w:rsidRPr="001A2552" w:rsidRDefault="004D6198" w:rsidP="00BC32DD">
      <w:pPr>
        <w:rPr>
          <w:sz w:val="16"/>
          <w:rPrChange w:id="629" w:author="msi" w:date="2026-09-22T12:20:00Z" w16du:dateUtc="2026-09-22T16:20:00Z">
            <w:rPr>
              <w:sz w:val="28"/>
              <w:szCs w:val="28"/>
            </w:rPr>
          </w:rPrChange>
        </w:rPr>
        <w:pPrChange w:id="630" w:author="msi" w:date="2026-09-22T12:20:00Z" w16du:dateUtc="2026-09-22T16:20:00Z">
          <w:pPr>
            <w:pStyle w:val="Zakladnystyl"/>
            <w:ind w:left="5664" w:firstLine="708"/>
            <w:jc w:val="both"/>
          </w:pPr>
        </w:pPrChange>
      </w:pPr>
    </w:p>
    <w:p w14:paraId="1A1859B2" w14:textId="77777777" w:rsidR="004D6198" w:rsidRDefault="004D6198" w:rsidP="00BC32DD">
      <w:pPr>
        <w:rPr>
          <w:rPrChange w:id="631" w:author="msi" w:date="2026-09-22T12:20:00Z" w16du:dateUtc="2026-09-22T16:20:00Z">
            <w:rPr>
              <w:sz w:val="28"/>
              <w:szCs w:val="28"/>
            </w:rPr>
          </w:rPrChange>
        </w:rPr>
        <w:pPrChange w:id="632" w:author="msi" w:date="2026-09-22T12:20:00Z" w16du:dateUtc="2026-09-22T16:20:00Z">
          <w:pPr>
            <w:pStyle w:val="Zakladnystyl"/>
            <w:ind w:left="5664" w:firstLine="708"/>
            <w:jc w:val="both"/>
          </w:pPr>
        </w:pPrChange>
      </w:pPr>
    </w:p>
    <w:p w14:paraId="3335B571" w14:textId="77777777" w:rsidR="00D13C8F" w:rsidRDefault="00D13C8F">
      <w:pPr>
        <w:rPr>
          <w:rPrChange w:id="633" w:author="msi" w:date="2026-09-22T12:20:00Z" w16du:dateUtc="2026-09-22T16:20:00Z">
            <w:rPr>
              <w:sz w:val="28"/>
              <w:szCs w:val="28"/>
            </w:rPr>
          </w:rPrChange>
        </w:rPr>
        <w:pPrChange w:id="634" w:author="msi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 w:rsidSect="004F6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2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5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3799143">
    <w:abstractNumId w:val="1"/>
  </w:num>
  <w:num w:numId="2" w16cid:durableId="2112699316">
    <w:abstractNumId w:val="1"/>
    <w:lvlOverride w:ilvl="0">
      <w:startOverride w:val="1"/>
    </w:lvlOverride>
  </w:num>
  <w:num w:numId="3" w16cid:durableId="1514415184">
    <w:abstractNumId w:val="1"/>
    <w:lvlOverride w:ilvl="0">
      <w:startOverride w:val="1"/>
    </w:lvlOverride>
  </w:num>
  <w:num w:numId="4" w16cid:durableId="1103378983">
    <w:abstractNumId w:val="1"/>
    <w:lvlOverride w:ilvl="0">
      <w:startOverride w:val="1"/>
    </w:lvlOverride>
  </w:num>
  <w:num w:numId="5" w16cid:durableId="1496677496">
    <w:abstractNumId w:val="1"/>
    <w:lvlOverride w:ilvl="0">
      <w:startOverride w:val="1"/>
    </w:lvlOverride>
  </w:num>
  <w:num w:numId="6" w16cid:durableId="86268120">
    <w:abstractNumId w:val="1"/>
    <w:lvlOverride w:ilvl="0">
      <w:startOverride w:val="1"/>
    </w:lvlOverride>
  </w:num>
  <w:num w:numId="7" w16cid:durableId="1063871977">
    <w:abstractNumId w:val="1"/>
    <w:lvlOverride w:ilvl="0">
      <w:startOverride w:val="1"/>
    </w:lvlOverride>
  </w:num>
  <w:num w:numId="8" w16cid:durableId="300766345">
    <w:abstractNumId w:val="2"/>
  </w:num>
  <w:num w:numId="9" w16cid:durableId="1899826534">
    <w:abstractNumId w:val="0"/>
  </w:num>
  <w:num w:numId="10" w16cid:durableId="1301498484">
    <w:abstractNumId w:val="3"/>
  </w:num>
  <w:num w:numId="11" w16cid:durableId="717389748">
    <w:abstractNumId w:val="7"/>
  </w:num>
  <w:num w:numId="12" w16cid:durableId="1668097283">
    <w:abstractNumId w:val="5"/>
  </w:num>
  <w:num w:numId="13" w16cid:durableId="455487791">
    <w:abstractNumId w:val="6"/>
  </w:num>
  <w:num w:numId="14" w16cid:durableId="148014664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50AD2"/>
    <w:rsid w:val="000A48ED"/>
    <w:rsid w:val="0021192C"/>
    <w:rsid w:val="00305092"/>
    <w:rsid w:val="00334276"/>
    <w:rsid w:val="003740F4"/>
    <w:rsid w:val="003D2C93"/>
    <w:rsid w:val="00470E64"/>
    <w:rsid w:val="00487912"/>
    <w:rsid w:val="004D6198"/>
    <w:rsid w:val="005879CC"/>
    <w:rsid w:val="005E6702"/>
    <w:rsid w:val="00682D85"/>
    <w:rsid w:val="0069464C"/>
    <w:rsid w:val="006E4FA7"/>
    <w:rsid w:val="00832BE3"/>
    <w:rsid w:val="00875E83"/>
    <w:rsid w:val="009D5F97"/>
    <w:rsid w:val="009E5C7F"/>
    <w:rsid w:val="00A07AED"/>
    <w:rsid w:val="00A73741"/>
    <w:rsid w:val="00B00DF3"/>
    <w:rsid w:val="00B90493"/>
    <w:rsid w:val="00B925A0"/>
    <w:rsid w:val="00BC32DD"/>
    <w:rsid w:val="00C2106F"/>
    <w:rsid w:val="00C834E0"/>
    <w:rsid w:val="00CB0013"/>
    <w:rsid w:val="00CC0B85"/>
    <w:rsid w:val="00CE6CA9"/>
    <w:rsid w:val="00CF71D7"/>
    <w:rsid w:val="00D13C8F"/>
    <w:rsid w:val="00D84A10"/>
    <w:rsid w:val="00D9656B"/>
    <w:rsid w:val="00DC0ED4"/>
    <w:rsid w:val="00F8234C"/>
    <w:rsid w:val="00F911A6"/>
    <w:rsid w:val="00F95BE5"/>
    <w:rsid w:val="00FB7E3E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F962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0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Heading2"/>
    <w:link w:val="Heading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0:00Z">
        <w:pPr>
          <w:numPr>
            <w:ilvl w:val="6"/>
            <w:numId w:val="1"/>
          </w:numPr>
          <w:tabs>
            <w:tab w:val="num" w:pos="4680"/>
          </w:tabs>
          <w:spacing w:before="240" w:after="60"/>
          <w:ind w:left="4320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0:00Z">
        <w:rPr>
          <w:rFonts w:ascii="Verdana" w:hAnsi="Verdana"/>
          <w:szCs w:val="24"/>
          <w:lang w:val="tr-TR" w:eastAsia="tr-TR" w:bidi="ar-SA"/>
        </w:rPr>
      </w:rPrChange>
    </w:r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0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0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0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0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0:00Z">
        <w:pPr>
          <w:keepNext/>
          <w:spacing w:before="240" w:after="120"/>
          <w:jc w:val="both"/>
        </w:pPr>
      </w:pPrChange>
    </w:pPr>
    <w:rPr>
      <w:b/>
      <w:rPrChange w:id="4" w:author="msi" w:date="2026-09-22T12:20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0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0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0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0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879CC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0:00Z">
        <w:pPr>
          <w:ind w:left="720"/>
          <w:contextualSpacing/>
          <w:jc w:val="both"/>
        </w:pPr>
      </w:pPrChange>
    </w:pPr>
    <w:rPr>
      <w:rPrChange w:id="7" w:author="msi" w:date="2026-09-22T12:20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