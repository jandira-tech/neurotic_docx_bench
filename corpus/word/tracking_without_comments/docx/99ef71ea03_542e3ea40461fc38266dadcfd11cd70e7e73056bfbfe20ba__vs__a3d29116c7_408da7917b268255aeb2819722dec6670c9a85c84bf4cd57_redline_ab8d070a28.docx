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420FC2" w14:textId="77777777" w:rsidR="00D15ACF" w:rsidRPr="00DC7F18" w:rsidRDefault="00DD3CC7" w:rsidP="00DD3CC7">
      <w:pPr>
        <w:jc w:val="center"/>
        <w:rPr>
          <w:ins w:id="13" w:author="Ashley Cagnetta" w:date="2026-09-25T21:12:00Z" w16du:dateUtc="2026-09-26T01:12:00Z"/>
          <w:sz w:val="24"/>
          <w:szCs w:val="24"/>
        </w:rPr>
      </w:pPr>
      <w:ins w:id="14" w:author="Ashley Cagnetta" w:date="2026-09-25T21:12:00Z" w16du:dateUtc="2026-09-26T01:12:00Z">
        <w:r w:rsidRPr="00DC7F18">
          <w:rPr>
            <w:rFonts w:cs="Tahoma"/>
            <w:b/>
            <w:noProof/>
            <w:sz w:val="24"/>
            <w:szCs w:val="24"/>
          </w:rPr>
          <w:drawing>
            <wp:inline distT="0" distB="0" distL="0" distR="0" wp14:anchorId="4F186442" wp14:editId="75CB17CF">
              <wp:extent cx="2051685" cy="954405"/>
              <wp:effectExtent l="0" t="0" r="5715" b="0"/>
              <wp:docPr id="1" name="Picture 1" descr="AFLSE w bar fd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FLSE w bar fd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1685" cy="954405"/>
                      </a:xfrm>
                      <a:prstGeom prst="rect">
                        <a:avLst/>
                      </a:prstGeom>
                      <a:noFill/>
                      <a:ln>
                        <a:noFill/>
                      </a:ln>
                    </pic:spPr>
                  </pic:pic>
                </a:graphicData>
              </a:graphic>
            </wp:inline>
          </w:drawing>
        </w:r>
      </w:ins>
    </w:p>
    <w:p w14:paraId="6F635905" w14:textId="77777777" w:rsidR="00B02B89" w:rsidRPr="00B02B89" w:rsidRDefault="00B02B89" w:rsidP="00B02B89">
      <w:pPr>
        <w:pBdr>
          <w:bottom w:val="single" w:sz="4" w:space="1" w:color="auto"/>
        </w:pBdr>
        <w:spacing w:after="0" w:line="240" w:lineRule="auto"/>
        <w:jc w:val="center"/>
        <w:rPr>
          <w:ins w:id="15" w:author="Ashley Cagnetta" w:date="2026-09-25T21:12:00Z" w16du:dateUtc="2026-09-26T01:12:00Z"/>
          <w:rFonts w:eastAsia="Calibri" w:cstheme="minorHAnsi"/>
          <w:sz w:val="20"/>
          <w:szCs w:val="20"/>
        </w:rPr>
      </w:pPr>
      <w:ins w:id="16" w:author="Ashley Cagnetta" w:date="2026-09-25T21:12:00Z" w16du:dateUtc="2026-09-26T01:12:00Z">
        <w:r w:rsidRPr="00B02B89">
          <w:rPr>
            <w:rFonts w:eastAsia="Calibri" w:cstheme="minorHAnsi"/>
            <w:sz w:val="20"/>
            <w:szCs w:val="20"/>
          </w:rPr>
          <w:t>The Law-Related Education Academy is facilitated by the Arizona Foundation for Legal Services &amp; Education with funding made possible by the Arizona Department of Education School Safety Program.</w:t>
        </w:r>
      </w:ins>
    </w:p>
    <w:p w14:paraId="515B02F6" w14:textId="77777777" w:rsidR="00DD3CC7" w:rsidRPr="00DC7F18" w:rsidRDefault="00DD3CC7" w:rsidP="00DD3CC7">
      <w:pPr>
        <w:spacing w:after="0" w:line="240" w:lineRule="auto"/>
        <w:jc w:val="center"/>
        <w:rPr>
          <w:ins w:id="17" w:author="Ashley Cagnetta" w:date="2026-09-25T21:12:00Z" w16du:dateUtc="2026-09-26T01:12:00Z"/>
          <w:rFonts w:eastAsia="Calibri" w:cs="Calibri"/>
          <w:b/>
          <w:bCs/>
          <w:sz w:val="24"/>
          <w:szCs w:val="24"/>
          <w:u w:val="single"/>
        </w:rPr>
      </w:pPr>
    </w:p>
    <w:p w14:paraId="2B8D71CF" w14:textId="1BF61590" w:rsidR="00DD3CC7" w:rsidRPr="00441985" w:rsidRDefault="002861F2" w:rsidP="00441985">
      <w:pPr>
        <w:spacing w:after="0" w:line="240" w:lineRule="auto"/>
        <w:jc w:val="center"/>
        <w:rPr>
          <w:ins w:id="18" w:author="Ashley Cagnetta" w:date="2026-09-25T21:12:00Z" w16du:dateUtc="2026-09-26T01:12:00Z"/>
          <w:rFonts w:eastAsia="Calibri" w:cstheme="minorHAnsi"/>
          <w:b/>
          <w:bCs/>
          <w:sz w:val="24"/>
          <w:szCs w:val="24"/>
        </w:rPr>
      </w:pPr>
      <w:ins w:id="19" w:author="Ashley Cagnetta" w:date="2026-09-25T21:12:00Z" w16du:dateUtc="2026-09-26T01:12:00Z">
        <w:r>
          <w:rPr>
            <w:rFonts w:eastAsia="Calibri" w:cstheme="minorHAnsi"/>
            <w:b/>
            <w:bCs/>
            <w:sz w:val="24"/>
            <w:szCs w:val="24"/>
          </w:rPr>
          <w:t>“</w:t>
        </w:r>
        <w:r w:rsidR="009C58CC">
          <w:rPr>
            <w:rFonts w:eastAsia="Calibri" w:cstheme="minorHAnsi"/>
            <w:b/>
            <w:bCs/>
            <w:sz w:val="24"/>
            <w:szCs w:val="24"/>
          </w:rPr>
          <w:t>“Promoting Respect and Responsible Behavior in Schools”</w:t>
        </w:r>
        <w:r>
          <w:rPr>
            <w:rFonts w:eastAsia="Calibri" w:cstheme="minorHAnsi"/>
            <w:b/>
            <w:bCs/>
            <w:sz w:val="24"/>
            <w:szCs w:val="24"/>
          </w:rPr>
          <w:t>”</w:t>
        </w:r>
        <w:r w:rsidR="00DD3CC7" w:rsidRPr="00441985">
          <w:rPr>
            <w:rFonts w:eastAsia="Calibri" w:cstheme="minorHAnsi"/>
            <w:b/>
            <w:bCs/>
            <w:sz w:val="24"/>
            <w:szCs w:val="24"/>
          </w:rPr>
          <w:t xml:space="preserve"> Academy</w:t>
        </w:r>
      </w:ins>
    </w:p>
    <w:p w14:paraId="6C53CEE4" w14:textId="261E07AA" w:rsidR="00DD3CC7" w:rsidRPr="00441985" w:rsidRDefault="00F2067A" w:rsidP="00441985">
      <w:pPr>
        <w:spacing w:after="0" w:line="240" w:lineRule="auto"/>
        <w:jc w:val="center"/>
        <w:rPr>
          <w:ins w:id="20" w:author="Ashley Cagnetta" w:date="2026-09-25T21:12:00Z" w16du:dateUtc="2026-09-26T01:12:00Z"/>
          <w:rFonts w:eastAsia="Calibri" w:cstheme="minorHAnsi"/>
          <w:bCs/>
          <w:sz w:val="24"/>
          <w:szCs w:val="24"/>
        </w:rPr>
      </w:pPr>
      <w:ins w:id="21" w:author="Ashley Cagnetta" w:date="2026-09-25T21:12:00Z" w16du:dateUtc="2026-09-26T01:12:00Z">
        <w:r>
          <w:rPr>
            <w:rFonts w:eastAsia="Calibri" w:cstheme="minorHAnsi"/>
            <w:bCs/>
            <w:sz w:val="24"/>
            <w:szCs w:val="24"/>
          </w:rPr>
          <w:t>Middle/High School</w:t>
        </w:r>
      </w:ins>
    </w:p>
    <w:p w14:paraId="6634DF9C" w14:textId="130DBAB6" w:rsidR="00DD3CC7" w:rsidRPr="00441985" w:rsidRDefault="00F2067A" w:rsidP="00793882">
      <w:pPr>
        <w:widowControl w:val="0"/>
        <w:autoSpaceDE w:val="0"/>
        <w:autoSpaceDN w:val="0"/>
        <w:adjustRightInd w:val="0"/>
        <w:spacing w:after="0" w:line="240" w:lineRule="auto"/>
        <w:ind w:left="1710" w:hanging="1710"/>
        <w:jc w:val="center"/>
        <w:rPr>
          <w:ins w:id="22" w:author="Ashley Cagnetta" w:date="2026-09-25T21:12:00Z" w16du:dateUtc="2026-09-26T01:12:00Z"/>
          <w:rFonts w:eastAsia="Calibri" w:cstheme="minorHAnsi"/>
          <w:b/>
          <w:bCs/>
          <w:sz w:val="24"/>
          <w:szCs w:val="24"/>
        </w:rPr>
      </w:pPr>
      <w:ins w:id="23" w:author="Ashley Cagnetta" w:date="2026-09-25T21:12:00Z" w16du:dateUtc="2026-09-26T01:12:00Z">
        <w:r>
          <w:rPr>
            <w:rFonts w:eastAsia="Calibri" w:cstheme="minorHAnsi"/>
            <w:b/>
            <w:bCs/>
            <w:sz w:val="24"/>
            <w:szCs w:val="24"/>
          </w:rPr>
          <w:t>Sporting Events &amp; Extracurricular</w:t>
        </w:r>
        <w:r w:rsidR="00DD3CC7" w:rsidRPr="00441985">
          <w:rPr>
            <w:rFonts w:eastAsia="Calibri" w:cstheme="minorHAnsi"/>
            <w:b/>
            <w:bCs/>
            <w:sz w:val="24"/>
            <w:szCs w:val="24"/>
          </w:rPr>
          <w:t xml:space="preserve"> </w:t>
        </w:r>
        <w:r w:rsidR="00DC7F18" w:rsidRPr="00441985">
          <w:rPr>
            <w:rFonts w:eastAsia="Calibri" w:cstheme="minorHAnsi"/>
            <w:b/>
            <w:bCs/>
            <w:sz w:val="24"/>
            <w:szCs w:val="24"/>
          </w:rPr>
          <w:t>Lesson Plan</w:t>
        </w:r>
      </w:ins>
    </w:p>
    <w:p w14:paraId="15735B56" w14:textId="77777777" w:rsidR="00205985" w:rsidRPr="00E9344E" w:rsidRDefault="00E9344E" w:rsidP="00E9344E">
      <w:pPr>
        <w:spacing w:after="0" w:line="240" w:lineRule="auto"/>
        <w:jc w:val="center"/>
        <w:rPr>
          <w:ins w:id="24" w:author="Ashley Cagnetta" w:date="2026-09-25T21:12:00Z" w16du:dateUtc="2026-09-26T01:12:00Z"/>
          <w:rFonts w:eastAsia="Calibri" w:cs="Tahoma"/>
          <w:bCs/>
          <w:i/>
          <w:sz w:val="24"/>
          <w:szCs w:val="24"/>
        </w:rPr>
      </w:pPr>
      <w:ins w:id="25" w:author="Ashley Cagnetta" w:date="2026-09-25T21:12:00Z" w16du:dateUtc="2026-09-26T01:12:00Z">
        <w:r>
          <w:rPr>
            <w:rFonts w:eastAsia="Calibri" w:cs="Tahoma"/>
            <w:bCs/>
            <w:i/>
            <w:sz w:val="24"/>
            <w:szCs w:val="24"/>
          </w:rPr>
          <w:t>Please o</w:t>
        </w:r>
        <w:r w:rsidRPr="006021D0">
          <w:rPr>
            <w:rFonts w:eastAsia="Calibri" w:cs="Tahoma"/>
            <w:bCs/>
            <w:i/>
            <w:sz w:val="24"/>
            <w:szCs w:val="24"/>
          </w:rPr>
          <w:t xml:space="preserve">btain </w:t>
        </w:r>
        <w:r>
          <w:rPr>
            <w:rFonts w:eastAsia="Calibri" w:cs="Tahoma"/>
            <w:bCs/>
            <w:i/>
            <w:sz w:val="24"/>
            <w:szCs w:val="24"/>
          </w:rPr>
          <w:t>a</w:t>
        </w:r>
        <w:r w:rsidRPr="006021D0">
          <w:rPr>
            <w:rFonts w:eastAsia="Calibri" w:cs="Tahoma"/>
            <w:bCs/>
            <w:i/>
            <w:sz w:val="24"/>
            <w:szCs w:val="24"/>
          </w:rPr>
          <w:t xml:space="preserve">dministrator </w:t>
        </w:r>
        <w:r>
          <w:rPr>
            <w:rFonts w:eastAsia="Calibri" w:cs="Tahoma"/>
            <w:bCs/>
            <w:i/>
            <w:sz w:val="24"/>
            <w:szCs w:val="24"/>
          </w:rPr>
          <w:t>a</w:t>
        </w:r>
        <w:r w:rsidRPr="006021D0">
          <w:rPr>
            <w:rFonts w:eastAsia="Calibri" w:cs="Tahoma"/>
            <w:bCs/>
            <w:i/>
            <w:sz w:val="24"/>
            <w:szCs w:val="24"/>
          </w:rPr>
          <w:t xml:space="preserve">pproval </w:t>
        </w:r>
        <w:r>
          <w:rPr>
            <w:rFonts w:eastAsia="Calibri" w:cs="Tahoma"/>
            <w:bCs/>
            <w:i/>
            <w:sz w:val="24"/>
            <w:szCs w:val="24"/>
          </w:rPr>
          <w:t>prior to</w:t>
        </w:r>
        <w:r w:rsidRPr="006021D0">
          <w:rPr>
            <w:rFonts w:eastAsia="Calibri" w:cs="Tahoma"/>
            <w:bCs/>
            <w:i/>
            <w:sz w:val="24"/>
            <w:szCs w:val="24"/>
          </w:rPr>
          <w:t xml:space="preserve"> </w:t>
        </w:r>
        <w:r>
          <w:rPr>
            <w:rFonts w:eastAsia="Calibri" w:cs="Tahoma"/>
            <w:bCs/>
            <w:i/>
            <w:sz w:val="24"/>
            <w:szCs w:val="24"/>
          </w:rPr>
          <w:t>i</w:t>
        </w:r>
        <w:r w:rsidRPr="006021D0">
          <w:rPr>
            <w:rFonts w:eastAsia="Calibri" w:cs="Tahoma"/>
            <w:bCs/>
            <w:i/>
            <w:sz w:val="24"/>
            <w:szCs w:val="24"/>
          </w:rPr>
          <w:t xml:space="preserve">mplementing </w:t>
        </w:r>
        <w:r>
          <w:rPr>
            <w:rFonts w:eastAsia="Calibri" w:cs="Tahoma"/>
            <w:bCs/>
            <w:i/>
            <w:sz w:val="24"/>
            <w:szCs w:val="24"/>
          </w:rPr>
          <w:t>this l</w:t>
        </w:r>
        <w:r w:rsidRPr="006021D0">
          <w:rPr>
            <w:rFonts w:eastAsia="Calibri" w:cs="Tahoma"/>
            <w:bCs/>
            <w:i/>
            <w:sz w:val="24"/>
            <w:szCs w:val="24"/>
          </w:rPr>
          <w:t>esson</w:t>
        </w:r>
        <w:r>
          <w:rPr>
            <w:rFonts w:eastAsia="Calibri" w:cs="Tahoma"/>
            <w:bCs/>
            <w:i/>
            <w:sz w:val="24"/>
            <w:szCs w:val="24"/>
          </w:rPr>
          <w:t>.</w:t>
        </w:r>
      </w:ins>
    </w:p>
    <w:p w14:paraId="0583A8CB" w14:textId="3898B7B4" w:rsidR="00160A11" w:rsidRPr="00441985" w:rsidRDefault="00160A11" w:rsidP="00E842CC">
      <w:pPr>
        <w:spacing w:after="0" w:line="240" w:lineRule="auto"/>
        <w:rPr>
          <w:ins w:id="26" w:author="Ashley Cagnetta" w:date="2026-09-25T21:12:00Z" w16du:dateUtc="2026-09-26T01:12:00Z"/>
          <w:rFonts w:eastAsia="Calibri" w:cstheme="minorHAnsi"/>
          <w:b/>
          <w:bCs/>
          <w:sz w:val="24"/>
          <w:szCs w:val="24"/>
        </w:rPr>
      </w:pPr>
    </w:p>
    <w:p w14:paraId="26EF3037" w14:textId="4A432124" w:rsidR="00DD3CC7" w:rsidRPr="00633211" w:rsidRDefault="00EB0D8E" w:rsidP="00E842CC">
      <w:pPr>
        <w:spacing w:after="0" w:line="240" w:lineRule="auto"/>
        <w:rPr>
          <w:ins w:id="27" w:author="Ashley Cagnetta" w:date="2026-09-25T21:12:00Z" w16du:dateUtc="2026-09-26T01:12:00Z"/>
          <w:rFonts w:eastAsia="Calibri" w:cstheme="minorHAnsi"/>
          <w:sz w:val="24"/>
          <w:szCs w:val="24"/>
        </w:rPr>
      </w:pPr>
      <w:ins w:id="28" w:author="Ashley Cagnetta" w:date="2026-09-25T21:12:00Z" w16du:dateUtc="2026-09-26T01:12:00Z">
        <w:r w:rsidRPr="00441985">
          <w:rPr>
            <w:rFonts w:eastAsia="Calibri" w:cstheme="minorHAnsi"/>
            <w:b/>
            <w:bCs/>
            <w:sz w:val="24"/>
            <w:szCs w:val="24"/>
          </w:rPr>
          <w:t>O</w:t>
        </w:r>
        <w:r w:rsidR="00DD3CC7" w:rsidRPr="00441985">
          <w:rPr>
            <w:rFonts w:eastAsia="Calibri" w:cstheme="minorHAnsi"/>
            <w:b/>
            <w:bCs/>
            <w:sz w:val="24"/>
            <w:szCs w:val="24"/>
          </w:rPr>
          <w:t xml:space="preserve">bjectives: </w:t>
        </w:r>
      </w:ins>
    </w:p>
    <w:p w14:paraId="411977DC" w14:textId="351490EE" w:rsidR="00B25894" w:rsidRPr="00294CE8" w:rsidRDefault="00E7236D" w:rsidP="00B25894">
      <w:pPr>
        <w:pStyle w:val="ListParagraph"/>
        <w:numPr>
          <w:ilvl w:val="0"/>
          <w:numId w:val="16"/>
        </w:numPr>
        <w:spacing w:after="0" w:line="240" w:lineRule="auto"/>
        <w:rPr>
          <w:ins w:id="29" w:author="Ashley Cagnetta" w:date="2026-09-25T21:12:00Z" w16du:dateUtc="2026-09-26T01:12:00Z"/>
          <w:rFonts w:eastAsia="Calibri" w:cstheme="minorHAnsi"/>
          <w:i/>
          <w:iCs/>
          <w:sz w:val="24"/>
          <w:szCs w:val="24"/>
        </w:rPr>
      </w:pPr>
      <w:ins w:id="30" w:author="Ashley Cagnetta" w:date="2026-09-25T21:12:00Z" w16du:dateUtc="2026-09-26T01:12:00Z">
        <w:r>
          <w:rPr>
            <w:rFonts w:eastAsia="Calibri" w:cstheme="minorHAnsi"/>
            <w:sz w:val="24"/>
            <w:szCs w:val="24"/>
          </w:rPr>
          <w:t xml:space="preserve">Students </w:t>
        </w:r>
        <w:r w:rsidR="00294CE8">
          <w:rPr>
            <w:rFonts w:eastAsia="Calibri" w:cstheme="minorHAnsi"/>
            <w:sz w:val="24"/>
            <w:szCs w:val="24"/>
          </w:rPr>
          <w:t xml:space="preserve">will understand the importance of following rules in after-school events </w:t>
        </w:r>
      </w:ins>
    </w:p>
    <w:p w14:paraId="7A3BCAB6" w14:textId="149A2C40" w:rsidR="00294CE8" w:rsidRPr="00EC1199" w:rsidRDefault="00294CE8" w:rsidP="00B25894">
      <w:pPr>
        <w:pStyle w:val="ListParagraph"/>
        <w:numPr>
          <w:ilvl w:val="0"/>
          <w:numId w:val="16"/>
        </w:numPr>
        <w:spacing w:after="0" w:line="240" w:lineRule="auto"/>
        <w:rPr>
          <w:ins w:id="31" w:author="Ashley Cagnetta" w:date="2026-09-25T21:12:00Z" w16du:dateUtc="2026-09-26T01:12:00Z"/>
          <w:rFonts w:eastAsia="Calibri" w:cstheme="minorHAnsi"/>
          <w:i/>
          <w:iCs/>
          <w:sz w:val="24"/>
          <w:szCs w:val="24"/>
        </w:rPr>
      </w:pPr>
      <w:ins w:id="32" w:author="Ashley Cagnetta" w:date="2026-09-25T21:12:00Z" w16du:dateUtc="2026-09-26T01:12:00Z">
        <w:r>
          <w:rPr>
            <w:rFonts w:eastAsia="Calibri" w:cstheme="minorHAnsi"/>
            <w:sz w:val="24"/>
            <w:szCs w:val="24"/>
          </w:rPr>
          <w:t xml:space="preserve">Students will recognize the legal consequences of defiant behavior </w:t>
        </w:r>
      </w:ins>
    </w:p>
    <w:p w14:paraId="7B3E200B" w14:textId="38C16B71" w:rsidR="00B2747B" w:rsidRPr="00294CE8" w:rsidRDefault="00E7236D" w:rsidP="00294CE8">
      <w:pPr>
        <w:pStyle w:val="ListParagraph"/>
        <w:numPr>
          <w:ilvl w:val="0"/>
          <w:numId w:val="16"/>
        </w:numPr>
        <w:spacing w:after="0" w:line="240" w:lineRule="auto"/>
        <w:rPr>
          <w:ins w:id="33" w:author="Ashley Cagnetta" w:date="2026-09-25T21:12:00Z" w16du:dateUtc="2026-09-26T01:12:00Z"/>
          <w:rFonts w:eastAsia="Calibri" w:cstheme="minorHAnsi"/>
          <w:i/>
          <w:iCs/>
          <w:sz w:val="24"/>
          <w:szCs w:val="24"/>
        </w:rPr>
      </w:pPr>
      <w:ins w:id="34" w:author="Ashley Cagnetta" w:date="2026-09-25T21:12:00Z" w16du:dateUtc="2026-09-26T01:12:00Z">
        <w:r w:rsidRPr="00294CE8">
          <w:rPr>
            <w:rFonts w:eastAsia="Calibri" w:cstheme="minorHAnsi"/>
            <w:sz w:val="24"/>
            <w:szCs w:val="24"/>
          </w:rPr>
          <w:t xml:space="preserve">Students </w:t>
        </w:r>
        <w:r w:rsidR="00294CE8">
          <w:rPr>
            <w:rFonts w:eastAsia="Calibri" w:cstheme="minorHAnsi"/>
            <w:sz w:val="24"/>
            <w:szCs w:val="24"/>
          </w:rPr>
          <w:t>will collaboratively create informative posters that outline rules for a specific school event</w:t>
        </w:r>
      </w:ins>
    </w:p>
    <w:p w14:paraId="0E118F98" w14:textId="77777777" w:rsidR="00294CE8" w:rsidRPr="00294CE8" w:rsidRDefault="00294CE8" w:rsidP="00294CE8">
      <w:pPr>
        <w:pStyle w:val="ListParagraph"/>
        <w:spacing w:after="0" w:line="240" w:lineRule="auto"/>
        <w:rPr>
          <w:ins w:id="35" w:author="Ashley Cagnetta" w:date="2026-09-25T21:12:00Z" w16du:dateUtc="2026-09-26T01:12:00Z"/>
          <w:rFonts w:eastAsia="Calibri" w:cstheme="minorHAnsi"/>
          <w:i/>
          <w:iCs/>
          <w:sz w:val="24"/>
          <w:szCs w:val="24"/>
        </w:rPr>
      </w:pPr>
    </w:p>
    <w:p w14:paraId="19603784" w14:textId="2EB1FC5B" w:rsidR="002D52B2" w:rsidRPr="001B0993" w:rsidRDefault="002D52B2" w:rsidP="00E842CC">
      <w:pPr>
        <w:spacing w:after="0" w:line="240" w:lineRule="auto"/>
        <w:contextualSpacing/>
        <w:rPr>
          <w:ins w:id="36" w:author="Ashley Cagnetta" w:date="2026-09-25T21:12:00Z" w16du:dateUtc="2026-09-26T01:12:00Z"/>
          <w:sz w:val="24"/>
          <w:szCs w:val="24"/>
        </w:rPr>
      </w:pPr>
      <w:bookmarkStart w:id="37" w:name="_Hlk146786023"/>
      <w:ins w:id="38" w:author="Ashley Cagnetta" w:date="2026-09-25T21:12:00Z" w16du:dateUtc="2026-09-26T01:12:00Z">
        <w:r w:rsidRPr="001B0993">
          <w:rPr>
            <w:b/>
            <w:bCs/>
            <w:sz w:val="24"/>
            <w:szCs w:val="24"/>
          </w:rPr>
          <w:t>Protective Factor Developed:</w:t>
        </w:r>
        <w:r w:rsidRPr="001B0993">
          <w:rPr>
            <w:sz w:val="24"/>
            <w:szCs w:val="24"/>
          </w:rPr>
          <w:t xml:space="preserve">  </w:t>
        </w:r>
        <w:r w:rsidR="00305DA3">
          <w:rPr>
            <w:sz w:val="24"/>
            <w:szCs w:val="24"/>
          </w:rPr>
          <w:t>Feelings of efficacy</w:t>
        </w:r>
      </w:ins>
    </w:p>
    <w:bookmarkEnd w:id="37"/>
    <w:p w14:paraId="51FAEA49" w14:textId="77777777" w:rsidR="00623DEA" w:rsidRDefault="00623DEA" w:rsidP="00E842CC">
      <w:pPr>
        <w:spacing w:after="0" w:line="240" w:lineRule="auto"/>
        <w:rPr>
          <w:ins w:id="39" w:author="Ashley Cagnetta" w:date="2026-09-25T21:12:00Z" w16du:dateUtc="2026-09-26T01:12:00Z"/>
          <w:rFonts w:eastAsia="Calibri" w:cstheme="minorHAnsi"/>
          <w:b/>
          <w:bCs/>
          <w:sz w:val="24"/>
          <w:szCs w:val="24"/>
        </w:rPr>
      </w:pPr>
    </w:p>
    <w:p w14:paraId="47661F38" w14:textId="26997813" w:rsidR="00DD3CC7" w:rsidRPr="00633211" w:rsidRDefault="00DD3CC7" w:rsidP="00E842CC">
      <w:pPr>
        <w:spacing w:after="0" w:line="240" w:lineRule="auto"/>
        <w:rPr>
          <w:ins w:id="40" w:author="Ashley Cagnetta" w:date="2026-09-25T21:12:00Z" w16du:dateUtc="2026-09-26T01:12:00Z"/>
          <w:rFonts w:eastAsia="Calibri" w:cstheme="minorHAnsi"/>
          <w:sz w:val="24"/>
          <w:szCs w:val="24"/>
        </w:rPr>
      </w:pPr>
      <w:ins w:id="41" w:author="Ashley Cagnetta" w:date="2026-09-25T21:12:00Z" w16du:dateUtc="2026-09-26T01:12:00Z">
        <w:r w:rsidRPr="00441985">
          <w:rPr>
            <w:rFonts w:eastAsia="Calibri" w:cstheme="minorHAnsi"/>
            <w:b/>
            <w:bCs/>
            <w:sz w:val="24"/>
            <w:szCs w:val="24"/>
          </w:rPr>
          <w:t>Materials:</w:t>
        </w:r>
        <w:r w:rsidR="00E7236D">
          <w:rPr>
            <w:rFonts w:eastAsia="Calibri" w:cstheme="minorHAnsi"/>
            <w:b/>
            <w:bCs/>
            <w:sz w:val="24"/>
            <w:szCs w:val="24"/>
          </w:rPr>
          <w:t xml:space="preserve"> </w:t>
        </w:r>
      </w:ins>
    </w:p>
    <w:p w14:paraId="33C874BF" w14:textId="579ED651" w:rsidR="009C0F69" w:rsidRDefault="005C1E4E" w:rsidP="00E842CC">
      <w:pPr>
        <w:numPr>
          <w:ilvl w:val="0"/>
          <w:numId w:val="5"/>
        </w:numPr>
        <w:spacing w:after="0" w:line="240" w:lineRule="auto"/>
        <w:rPr>
          <w:ins w:id="42" w:author="Ashley Cagnetta" w:date="2026-09-25T21:12:00Z" w16du:dateUtc="2026-09-26T01:12:00Z"/>
          <w:rFonts w:eastAsia="Calibri" w:cstheme="minorHAnsi"/>
          <w:sz w:val="24"/>
          <w:szCs w:val="24"/>
        </w:rPr>
      </w:pPr>
      <w:bookmarkStart w:id="43" w:name="_Hlk182382736"/>
      <w:ins w:id="44" w:author="Ashley Cagnetta" w:date="2026-09-25T21:12:00Z" w16du:dateUtc="2026-09-26T01:12:00Z">
        <w:r>
          <w:rPr>
            <w:rFonts w:eastAsia="Calibri" w:cstheme="minorHAnsi"/>
            <w:sz w:val="24"/>
            <w:szCs w:val="24"/>
          </w:rPr>
          <w:t>Large poster paper and markers for each group</w:t>
        </w:r>
      </w:ins>
    </w:p>
    <w:p w14:paraId="209903FF" w14:textId="0113627D" w:rsidR="00193867" w:rsidRDefault="00193867" w:rsidP="00E842CC">
      <w:pPr>
        <w:numPr>
          <w:ilvl w:val="0"/>
          <w:numId w:val="5"/>
        </w:numPr>
        <w:spacing w:after="0" w:line="240" w:lineRule="auto"/>
        <w:rPr>
          <w:ins w:id="45" w:author="Ashley Cagnetta" w:date="2026-09-25T21:12:00Z" w16du:dateUtc="2026-09-26T01:12:00Z"/>
          <w:rFonts w:eastAsia="Calibri" w:cstheme="minorHAnsi"/>
          <w:sz w:val="24"/>
          <w:szCs w:val="24"/>
        </w:rPr>
      </w:pPr>
      <w:ins w:id="46" w:author="Ashley Cagnetta" w:date="2026-09-25T21:12:00Z" w16du:dateUtc="2026-09-26T01:12:00Z">
        <w:r>
          <w:rPr>
            <w:rFonts w:eastAsia="Calibri" w:cstheme="minorHAnsi"/>
            <w:sz w:val="24"/>
            <w:szCs w:val="24"/>
          </w:rPr>
          <w:t>Sticky Notes</w:t>
        </w:r>
      </w:ins>
    </w:p>
    <w:p w14:paraId="409170A2" w14:textId="50E35075" w:rsidR="00A57A55" w:rsidRDefault="009C58CC" w:rsidP="00E842CC">
      <w:pPr>
        <w:numPr>
          <w:ilvl w:val="0"/>
          <w:numId w:val="5"/>
        </w:numPr>
        <w:spacing w:after="0" w:line="240" w:lineRule="auto"/>
        <w:rPr>
          <w:ins w:id="47" w:author="Ashley Cagnetta" w:date="2026-09-25T21:12:00Z" w16du:dateUtc="2026-09-26T01:12:00Z"/>
          <w:rFonts w:eastAsia="Calibri" w:cstheme="minorHAnsi"/>
          <w:sz w:val="24"/>
          <w:szCs w:val="24"/>
        </w:rPr>
      </w:pPr>
      <w:ins w:id="48" w:author="Ashley Cagnetta" w:date="2026-09-25T21:12:00Z" w16du:dateUtc="2026-09-26T01:12:00Z">
        <w:r>
          <w:rPr>
            <w:rFonts w:eastAsia="Calibri" w:cstheme="minorHAnsi"/>
            <w:sz w:val="24"/>
            <w:szCs w:val="24"/>
          </w:rPr>
          <w:t>Dry erase dots</w:t>
        </w:r>
        <w:r w:rsidR="00F55C10">
          <w:rPr>
            <w:rFonts w:eastAsia="Calibri" w:cstheme="minorHAnsi"/>
            <w:sz w:val="24"/>
            <w:szCs w:val="24"/>
          </w:rPr>
          <w:t xml:space="preserve"> labeled 1, 2, 3, and 4</w:t>
        </w:r>
        <w:r>
          <w:rPr>
            <w:rFonts w:eastAsia="Calibri" w:cstheme="minorHAnsi"/>
            <w:sz w:val="24"/>
            <w:szCs w:val="24"/>
          </w:rPr>
          <w:t xml:space="preserve"> </w:t>
        </w:r>
        <w:r w:rsidR="00A860D3">
          <w:rPr>
            <w:rFonts w:eastAsia="Calibri" w:cstheme="minorHAnsi"/>
            <w:sz w:val="24"/>
            <w:szCs w:val="24"/>
          </w:rPr>
          <w:t>(</w:t>
        </w:r>
        <w:r>
          <w:rPr>
            <w:rFonts w:eastAsia="Calibri" w:cstheme="minorHAnsi"/>
            <w:sz w:val="24"/>
            <w:szCs w:val="24"/>
          </w:rPr>
          <w:t xml:space="preserve">1 </w:t>
        </w:r>
        <w:r w:rsidR="00F55C10">
          <w:rPr>
            <w:rFonts w:eastAsia="Calibri" w:cstheme="minorHAnsi"/>
            <w:sz w:val="24"/>
            <w:szCs w:val="24"/>
          </w:rPr>
          <w:t xml:space="preserve">number </w:t>
        </w:r>
        <w:r>
          <w:rPr>
            <w:rFonts w:eastAsia="Calibri" w:cstheme="minorHAnsi"/>
            <w:sz w:val="24"/>
            <w:szCs w:val="24"/>
          </w:rPr>
          <w:t>for each student</w:t>
        </w:r>
        <w:r w:rsidR="00F55C10">
          <w:rPr>
            <w:rFonts w:eastAsia="Calibri" w:cstheme="minorHAnsi"/>
            <w:sz w:val="24"/>
            <w:szCs w:val="24"/>
          </w:rPr>
          <w:t xml:space="preserve"> at each group</w:t>
        </w:r>
        <w:r w:rsidR="00A860D3">
          <w:rPr>
            <w:rFonts w:eastAsia="Calibri" w:cstheme="minorHAnsi"/>
            <w:sz w:val="24"/>
            <w:szCs w:val="24"/>
          </w:rPr>
          <w:t>)</w:t>
        </w:r>
      </w:ins>
    </w:p>
    <w:p w14:paraId="62BC9DF3" w14:textId="2B9B5CB7" w:rsidR="00193867" w:rsidRDefault="00193867" w:rsidP="00E842CC">
      <w:pPr>
        <w:numPr>
          <w:ilvl w:val="0"/>
          <w:numId w:val="5"/>
        </w:numPr>
        <w:spacing w:after="0" w:line="240" w:lineRule="auto"/>
        <w:rPr>
          <w:ins w:id="49" w:author="Ashley Cagnetta" w:date="2026-09-25T21:12:00Z" w16du:dateUtc="2026-09-26T01:12:00Z"/>
          <w:rFonts w:eastAsia="Calibri" w:cstheme="minorHAnsi"/>
          <w:sz w:val="24"/>
          <w:szCs w:val="24"/>
        </w:rPr>
      </w:pPr>
      <w:ins w:id="50" w:author="Ashley Cagnetta" w:date="2026-09-25T21:12:00Z" w16du:dateUtc="2026-09-26T01:12:00Z">
        <w:r>
          <w:rPr>
            <w:rFonts w:eastAsia="Calibri" w:cstheme="minorHAnsi"/>
            <w:sz w:val="24"/>
            <w:szCs w:val="24"/>
          </w:rPr>
          <w:t xml:space="preserve">4 posters labeled </w:t>
        </w:r>
        <w:r w:rsidR="00A57A55">
          <w:rPr>
            <w:rFonts w:eastAsia="Calibri" w:cstheme="minorHAnsi"/>
            <w:sz w:val="24"/>
            <w:szCs w:val="24"/>
          </w:rPr>
          <w:t>for the facilitator</w:t>
        </w:r>
      </w:ins>
    </w:p>
    <w:p w14:paraId="716E820B" w14:textId="0198857B" w:rsidR="000A6B25" w:rsidRDefault="000A6B25" w:rsidP="00E842CC">
      <w:pPr>
        <w:numPr>
          <w:ilvl w:val="0"/>
          <w:numId w:val="5"/>
        </w:numPr>
        <w:spacing w:after="0" w:line="240" w:lineRule="auto"/>
        <w:rPr>
          <w:ins w:id="51" w:author="Ashley Cagnetta" w:date="2026-09-25T21:12:00Z" w16du:dateUtc="2026-09-26T01:12:00Z"/>
          <w:rFonts w:eastAsia="Calibri" w:cstheme="minorHAnsi"/>
          <w:sz w:val="24"/>
          <w:szCs w:val="24"/>
        </w:rPr>
      </w:pPr>
      <w:ins w:id="52" w:author="Ashley Cagnetta" w:date="2026-09-25T21:12:00Z" w16du:dateUtc="2026-09-26T01:12:00Z">
        <w:r>
          <w:rPr>
            <w:rFonts w:eastAsia="Calibri" w:cstheme="minorHAnsi"/>
            <w:sz w:val="24"/>
            <w:szCs w:val="24"/>
          </w:rPr>
          <w:t xml:space="preserve">Giant foam dice </w:t>
        </w:r>
      </w:ins>
    </w:p>
    <w:p w14:paraId="760998FA" w14:textId="6D59BF42" w:rsidR="004A3C7C" w:rsidRDefault="004A3C7C" w:rsidP="00E842CC">
      <w:pPr>
        <w:numPr>
          <w:ilvl w:val="0"/>
          <w:numId w:val="5"/>
        </w:numPr>
        <w:spacing w:after="0" w:line="240" w:lineRule="auto"/>
        <w:rPr>
          <w:ins w:id="53" w:author="Ashley Cagnetta" w:date="2026-09-25T21:12:00Z" w16du:dateUtc="2026-09-26T01:12:00Z"/>
          <w:rFonts w:eastAsia="Calibri" w:cstheme="minorHAnsi"/>
          <w:sz w:val="24"/>
          <w:szCs w:val="24"/>
        </w:rPr>
      </w:pPr>
      <w:ins w:id="54" w:author="Ashley Cagnetta" w:date="2026-09-25T21:12:00Z" w16du:dateUtc="2026-09-26T01:12:00Z">
        <w:r>
          <w:rPr>
            <w:rFonts w:eastAsia="Calibri" w:cstheme="minorHAnsi"/>
            <w:sz w:val="24"/>
            <w:szCs w:val="24"/>
          </w:rPr>
          <w:t>Tim</w:t>
        </w:r>
        <w:r w:rsidR="00410EE1">
          <w:rPr>
            <w:rFonts w:eastAsia="Calibri" w:cstheme="minorHAnsi"/>
            <w:sz w:val="24"/>
            <w:szCs w:val="24"/>
          </w:rPr>
          <w:t>ing device for the facilitator</w:t>
        </w:r>
      </w:ins>
    </w:p>
    <w:p w14:paraId="394657F7" w14:textId="77777777" w:rsidR="009402CC" w:rsidRPr="00427BA6" w:rsidRDefault="009402CC" w:rsidP="009402CC">
      <w:pPr>
        <w:spacing w:after="0" w:line="240" w:lineRule="auto"/>
        <w:rPr>
          <w:ins w:id="55" w:author="Ashley Cagnetta" w:date="2026-09-25T21:12:00Z" w16du:dateUtc="2026-09-26T01:12:00Z"/>
          <w:rFonts w:eastAsia="Calibri" w:cstheme="minorHAnsi"/>
          <w:sz w:val="24"/>
          <w:szCs w:val="24"/>
          <w:u w:val="single"/>
        </w:rPr>
      </w:pPr>
      <w:ins w:id="56" w:author="Ashley Cagnetta" w:date="2026-09-25T21:12:00Z" w16du:dateUtc="2026-09-26T01:12:00Z">
        <w:r w:rsidRPr="00427BA6">
          <w:rPr>
            <w:rFonts w:eastAsia="Calibri" w:cstheme="minorHAnsi"/>
            <w:sz w:val="24"/>
            <w:szCs w:val="24"/>
            <w:u w:val="single"/>
          </w:rPr>
          <w:t xml:space="preserve">Prior to the lesson, </w:t>
        </w:r>
        <w:r w:rsidRPr="00427BA6">
          <w:rPr>
            <w:rFonts w:cstheme="minorHAnsi"/>
            <w:sz w:val="24"/>
            <w:szCs w:val="24"/>
            <w:u w:val="single"/>
          </w:rPr>
          <w:t>Post four large posters at the front of the room, with the following titles:</w:t>
        </w:r>
      </w:ins>
    </w:p>
    <w:p w14:paraId="5AA97E7D" w14:textId="77777777" w:rsidR="009402CC" w:rsidRPr="00427BA6" w:rsidRDefault="009402CC" w:rsidP="009402CC">
      <w:pPr>
        <w:pStyle w:val="ListParagraph"/>
        <w:spacing w:after="0" w:line="240" w:lineRule="auto"/>
        <w:ind w:left="810"/>
        <w:rPr>
          <w:ins w:id="57" w:author="Ashley Cagnetta" w:date="2026-09-25T21:12:00Z" w16du:dateUtc="2026-09-26T01:12:00Z"/>
          <w:rFonts w:cstheme="minorHAnsi"/>
          <w:sz w:val="24"/>
          <w:szCs w:val="24"/>
          <w:u w:val="single"/>
        </w:rPr>
      </w:pPr>
      <w:ins w:id="58" w:author="Ashley Cagnetta" w:date="2026-09-25T21:12:00Z" w16du:dateUtc="2026-09-26T01:12:00Z">
        <w:r w:rsidRPr="00427BA6">
          <w:rPr>
            <w:rFonts w:cstheme="minorHAnsi"/>
            <w:sz w:val="24"/>
            <w:szCs w:val="24"/>
            <w:u w:val="single"/>
          </w:rPr>
          <w:t xml:space="preserve">Poster 1- After School Events </w:t>
        </w:r>
      </w:ins>
    </w:p>
    <w:p w14:paraId="3366607F" w14:textId="77777777" w:rsidR="009402CC" w:rsidRPr="00427BA6" w:rsidRDefault="009402CC" w:rsidP="009402CC">
      <w:pPr>
        <w:pStyle w:val="ListParagraph"/>
        <w:spacing w:after="0" w:line="240" w:lineRule="auto"/>
        <w:ind w:left="810"/>
        <w:rPr>
          <w:ins w:id="59" w:author="Ashley Cagnetta" w:date="2026-09-25T21:12:00Z" w16du:dateUtc="2026-09-26T01:12:00Z"/>
          <w:rFonts w:eastAsia="Calibri" w:cstheme="minorHAnsi"/>
          <w:sz w:val="24"/>
          <w:szCs w:val="24"/>
          <w:u w:val="single"/>
        </w:rPr>
      </w:pPr>
      <w:ins w:id="60" w:author="Ashley Cagnetta" w:date="2026-09-25T21:12:00Z" w16du:dateUtc="2026-09-26T01:12:00Z">
        <w:r w:rsidRPr="00427BA6">
          <w:rPr>
            <w:rFonts w:eastAsia="Calibri" w:cstheme="minorHAnsi"/>
            <w:sz w:val="24"/>
            <w:szCs w:val="24"/>
            <w:u w:val="single"/>
          </w:rPr>
          <w:t xml:space="preserve">Poster 2- Personnel </w:t>
        </w:r>
      </w:ins>
    </w:p>
    <w:p w14:paraId="7990AEDE" w14:textId="77777777" w:rsidR="009402CC" w:rsidRPr="00427BA6" w:rsidRDefault="009402CC" w:rsidP="009402CC">
      <w:pPr>
        <w:pStyle w:val="ListParagraph"/>
        <w:spacing w:after="0" w:line="240" w:lineRule="auto"/>
        <w:ind w:left="810"/>
        <w:rPr>
          <w:ins w:id="61" w:author="Ashley Cagnetta" w:date="2026-09-25T21:12:00Z" w16du:dateUtc="2026-09-26T01:12:00Z"/>
          <w:rFonts w:eastAsia="Calibri" w:cstheme="minorHAnsi"/>
          <w:sz w:val="24"/>
          <w:szCs w:val="24"/>
          <w:u w:val="single"/>
        </w:rPr>
      </w:pPr>
      <w:ins w:id="62" w:author="Ashley Cagnetta" w:date="2026-09-25T21:12:00Z" w16du:dateUtc="2026-09-26T01:12:00Z">
        <w:r w:rsidRPr="00427BA6">
          <w:rPr>
            <w:rFonts w:eastAsia="Calibri" w:cstheme="minorHAnsi"/>
            <w:sz w:val="24"/>
            <w:szCs w:val="24"/>
            <w:u w:val="single"/>
          </w:rPr>
          <w:t>Poster 3- Rules</w:t>
        </w:r>
      </w:ins>
    </w:p>
    <w:p w14:paraId="3E916678" w14:textId="77777777" w:rsidR="009402CC" w:rsidRPr="00427BA6" w:rsidRDefault="009402CC" w:rsidP="009402CC">
      <w:pPr>
        <w:pStyle w:val="ListParagraph"/>
        <w:spacing w:after="0" w:line="240" w:lineRule="auto"/>
        <w:ind w:left="810"/>
        <w:rPr>
          <w:ins w:id="63" w:author="Ashley Cagnetta" w:date="2026-09-25T21:12:00Z" w16du:dateUtc="2026-09-26T01:12:00Z"/>
          <w:rFonts w:eastAsia="Calibri" w:cstheme="minorHAnsi"/>
          <w:sz w:val="24"/>
          <w:szCs w:val="24"/>
          <w:u w:val="single"/>
        </w:rPr>
      </w:pPr>
      <w:ins w:id="64" w:author="Ashley Cagnetta" w:date="2026-09-25T21:12:00Z" w16du:dateUtc="2026-09-26T01:12:00Z">
        <w:r w:rsidRPr="00427BA6">
          <w:rPr>
            <w:rFonts w:eastAsia="Calibri" w:cstheme="minorHAnsi"/>
            <w:sz w:val="24"/>
            <w:szCs w:val="24"/>
            <w:u w:val="single"/>
          </w:rPr>
          <w:t>Poster 4- Consequences</w:t>
        </w:r>
      </w:ins>
    </w:p>
    <w:bookmarkEnd w:id="43"/>
    <w:p w14:paraId="2C338F37" w14:textId="6B14F21E" w:rsidR="00DD3CC7" w:rsidRPr="00441985" w:rsidRDefault="00DD3CC7" w:rsidP="00E842CC">
      <w:pPr>
        <w:spacing w:after="0" w:line="240" w:lineRule="auto"/>
        <w:rPr>
          <w:ins w:id="65" w:author="Ashley Cagnetta" w:date="2026-09-25T21:12:00Z" w16du:dateUtc="2026-09-26T01:12:00Z"/>
          <w:rFonts w:eastAsia="Calibri" w:cstheme="minorHAnsi"/>
          <w:b/>
          <w:bCs/>
          <w:sz w:val="24"/>
          <w:szCs w:val="24"/>
        </w:rPr>
      </w:pPr>
    </w:p>
    <w:p w14:paraId="510A03ED" w14:textId="77777777" w:rsidR="00DD3CC7" w:rsidRPr="00441985" w:rsidRDefault="00DD3CC7" w:rsidP="00E842CC">
      <w:pPr>
        <w:spacing w:after="0" w:line="240" w:lineRule="auto"/>
        <w:rPr>
          <w:ins w:id="66" w:author="Ashley Cagnetta" w:date="2026-09-25T21:12:00Z" w16du:dateUtc="2026-09-26T01:12:00Z"/>
          <w:rFonts w:eastAsia="Calibri" w:cstheme="minorHAnsi"/>
          <w:b/>
          <w:bCs/>
          <w:sz w:val="24"/>
          <w:szCs w:val="24"/>
        </w:rPr>
      </w:pPr>
      <w:ins w:id="67" w:author="Ashley Cagnetta" w:date="2026-09-25T21:12:00Z" w16du:dateUtc="2026-09-26T01:12:00Z">
        <w:r w:rsidRPr="00441985">
          <w:rPr>
            <w:rFonts w:eastAsia="Calibri" w:cstheme="minorHAnsi"/>
            <w:b/>
            <w:bCs/>
            <w:sz w:val="24"/>
            <w:szCs w:val="24"/>
          </w:rPr>
          <w:t xml:space="preserve">Timeframe: </w:t>
        </w:r>
        <w:r w:rsidR="00633211">
          <w:rPr>
            <w:rFonts w:eastAsia="Calibri" w:cstheme="minorHAnsi"/>
            <w:sz w:val="24"/>
            <w:szCs w:val="24"/>
          </w:rPr>
          <w:t>4</w:t>
        </w:r>
        <w:r w:rsidR="00B2747B" w:rsidRPr="00B2747B">
          <w:rPr>
            <w:rFonts w:eastAsia="Calibri" w:cstheme="minorHAnsi"/>
            <w:sz w:val="24"/>
            <w:szCs w:val="24"/>
          </w:rPr>
          <w:t>0</w:t>
        </w:r>
        <w:r w:rsidR="00B2747B">
          <w:rPr>
            <w:rFonts w:eastAsia="Calibri" w:cstheme="minorHAnsi"/>
            <w:b/>
            <w:bCs/>
            <w:sz w:val="24"/>
            <w:szCs w:val="24"/>
          </w:rPr>
          <w:t xml:space="preserve"> </w:t>
        </w:r>
        <w:r w:rsidR="00D15ACF">
          <w:rPr>
            <w:rFonts w:eastAsia="Calibri" w:cstheme="minorHAnsi"/>
            <w:bCs/>
            <w:sz w:val="24"/>
            <w:szCs w:val="24"/>
          </w:rPr>
          <w:t>Minutes</w:t>
        </w:r>
      </w:ins>
    </w:p>
    <w:p w14:paraId="084577DD" w14:textId="77777777" w:rsidR="00DD3CC7" w:rsidRPr="00441985" w:rsidRDefault="00DD3CC7" w:rsidP="00E842CC">
      <w:pPr>
        <w:spacing w:after="0" w:line="240" w:lineRule="auto"/>
        <w:rPr>
          <w:ins w:id="68" w:author="Ashley Cagnetta" w:date="2026-09-25T21:12:00Z" w16du:dateUtc="2026-09-26T01:12:00Z"/>
          <w:rFonts w:eastAsia="Calibri" w:cstheme="minorHAnsi"/>
          <w:b/>
          <w:bCs/>
          <w:sz w:val="24"/>
          <w:szCs w:val="24"/>
        </w:rPr>
      </w:pPr>
    </w:p>
    <w:p w14:paraId="6C1407D0" w14:textId="77777777" w:rsidR="002F4051" w:rsidRPr="002F4051" w:rsidRDefault="002F4051" w:rsidP="002F4051">
      <w:pPr>
        <w:spacing w:after="0" w:line="240" w:lineRule="auto"/>
        <w:rPr>
          <w:ins w:id="69" w:author="Ashley Cagnetta" w:date="2026-09-25T21:12:00Z" w16du:dateUtc="2026-09-26T01:12:00Z"/>
          <w:rFonts w:ascii="Calibri" w:eastAsia="Calibri" w:hAnsi="Calibri" w:cs="Calibri"/>
          <w:sz w:val="24"/>
          <w:szCs w:val="24"/>
        </w:rPr>
      </w:pPr>
      <w:bookmarkStart w:id="70" w:name="_Hlk146786075"/>
      <w:ins w:id="71" w:author="Ashley Cagnetta" w:date="2026-09-25T21:12:00Z" w16du:dateUtc="2026-09-26T01:12:00Z">
        <w:r w:rsidRPr="002F4051">
          <w:rPr>
            <w:rFonts w:ascii="Calibri" w:eastAsia="Calibri" w:hAnsi="Calibri" w:cs="Calibri"/>
            <w:b/>
            <w:sz w:val="24"/>
            <w:szCs w:val="24"/>
          </w:rPr>
          <w:t>Team Teaching:</w:t>
        </w:r>
        <w:r w:rsidRPr="002F4051">
          <w:rPr>
            <w:rFonts w:ascii="Calibri" w:eastAsia="Calibri" w:hAnsi="Calibri" w:cs="Calibri"/>
            <w:sz w:val="24"/>
            <w:szCs w:val="24"/>
          </w:rPr>
          <w:t xml:space="preserve">  For effective implementation of Law Related Education (LRE), team teach with the classroom teacher by…</w:t>
        </w:r>
      </w:ins>
    </w:p>
    <w:p w14:paraId="577CAF0C" w14:textId="77777777" w:rsidR="00E7236D" w:rsidRPr="00CB37FF" w:rsidRDefault="00E7236D" w:rsidP="00E7236D">
      <w:pPr>
        <w:numPr>
          <w:ilvl w:val="0"/>
          <w:numId w:val="15"/>
        </w:numPr>
        <w:spacing w:after="0" w:line="240" w:lineRule="auto"/>
        <w:rPr>
          <w:ins w:id="72" w:author="Ashley Cagnetta" w:date="2026-09-25T21:12:00Z" w16du:dateUtc="2026-09-26T01:12:00Z"/>
          <w:rFonts w:eastAsia="Calibri" w:cstheme="minorHAnsi"/>
          <w:sz w:val="24"/>
          <w:szCs w:val="24"/>
        </w:rPr>
      </w:pPr>
      <w:ins w:id="73" w:author="Ashley Cagnetta" w:date="2026-09-25T21:12:00Z" w16du:dateUtc="2026-09-26T01:12:00Z">
        <w:r w:rsidRPr="00CB37FF">
          <w:rPr>
            <w:rFonts w:eastAsia="Calibri" w:cstheme="minorHAnsi"/>
            <w:sz w:val="24"/>
            <w:szCs w:val="24"/>
          </w:rPr>
          <w:t xml:space="preserve">Having both the officer and teacher rotate among students and to different groups. Both instructors will provide positive feedback and engage in friendly conversations with students. This procedure will help reduce classroom disruptions, increase student engagement, and build supportive relationships with students. </w:t>
        </w:r>
      </w:ins>
    </w:p>
    <w:p w14:paraId="65543C32" w14:textId="77777777" w:rsidR="00E7236D" w:rsidRPr="00CB37FF" w:rsidRDefault="00E7236D" w:rsidP="00E7236D">
      <w:pPr>
        <w:numPr>
          <w:ilvl w:val="0"/>
          <w:numId w:val="15"/>
        </w:numPr>
        <w:spacing w:after="0" w:line="240" w:lineRule="auto"/>
        <w:rPr>
          <w:ins w:id="74" w:author="Ashley Cagnetta" w:date="2026-09-25T21:12:00Z" w16du:dateUtc="2026-09-26T01:12:00Z"/>
          <w:rFonts w:eastAsia="Calibri" w:cstheme="minorHAnsi"/>
          <w:sz w:val="24"/>
          <w:szCs w:val="24"/>
        </w:rPr>
      </w:pPr>
      <w:ins w:id="75" w:author="Ashley Cagnetta" w:date="2026-09-25T21:12:00Z" w16du:dateUtc="2026-09-26T01:12:00Z">
        <w:r w:rsidRPr="00CB37FF">
          <w:rPr>
            <w:rFonts w:eastAsia="Calibri" w:cstheme="minorHAnsi"/>
            <w:sz w:val="24"/>
            <w:szCs w:val="24"/>
          </w:rPr>
          <w:t>Encouraging classroom teachers to participate in all activities by injecting clarification statements by relating relevant content to their curriculum. In this method, students will see more connections to their student life and be willing to carry over concepts and skills learned in LRE.</w:t>
        </w:r>
      </w:ins>
    </w:p>
    <w:p w14:paraId="6B962606" w14:textId="77777777" w:rsidR="00E7236D" w:rsidRPr="00CB37FF" w:rsidRDefault="00E7236D" w:rsidP="00E7236D">
      <w:pPr>
        <w:numPr>
          <w:ilvl w:val="0"/>
          <w:numId w:val="15"/>
        </w:numPr>
        <w:pBdr>
          <w:top w:val="nil"/>
          <w:left w:val="nil"/>
          <w:bottom w:val="nil"/>
          <w:right w:val="nil"/>
          <w:between w:val="nil"/>
        </w:pBdr>
        <w:spacing w:after="0" w:line="240" w:lineRule="auto"/>
        <w:rPr>
          <w:ins w:id="76" w:author="Ashley Cagnetta" w:date="2026-09-25T21:12:00Z" w16du:dateUtc="2026-09-26T01:12:00Z"/>
          <w:rFonts w:eastAsia="Calibri" w:cstheme="minorHAnsi"/>
          <w:sz w:val="24"/>
          <w:szCs w:val="24"/>
        </w:rPr>
      </w:pPr>
      <w:ins w:id="77" w:author="Ashley Cagnetta" w:date="2026-09-25T21:12:00Z" w16du:dateUtc="2026-09-26T01:12:00Z">
        <w:r w:rsidRPr="00CB37FF">
          <w:rPr>
            <w:rFonts w:eastAsia="Calibri" w:cstheme="minorHAnsi"/>
            <w:sz w:val="24"/>
            <w:szCs w:val="24"/>
          </w:rPr>
          <w:t xml:space="preserve">Assigning the classroom teacher part of the lesson instructions. Team teaching with the classroom teacher enables the students to further see the importance of LRE lessons. It also provides an </w:t>
        </w:r>
        <w:r w:rsidRPr="00CB37FF">
          <w:rPr>
            <w:rFonts w:eastAsia="Calibri" w:cstheme="minorHAnsi"/>
            <w:sz w:val="24"/>
            <w:szCs w:val="24"/>
          </w:rPr>
          <w:lastRenderedPageBreak/>
          <w:t xml:space="preserve">opportunity for the classroom teacher to demonstrate teaching skills conducive </w:t>
        </w:r>
        <w:r w:rsidR="00633211">
          <w:rPr>
            <w:rFonts w:eastAsia="Calibri" w:cstheme="minorHAnsi"/>
            <w:sz w:val="24"/>
            <w:szCs w:val="24"/>
          </w:rPr>
          <w:t>to</w:t>
        </w:r>
        <w:r w:rsidRPr="00CB37FF">
          <w:rPr>
            <w:rFonts w:eastAsia="Calibri" w:cstheme="minorHAnsi"/>
            <w:sz w:val="24"/>
            <w:szCs w:val="24"/>
          </w:rPr>
          <w:t xml:space="preserve"> effective teaching. Student attention can be maintained more easily with different voices and personalities experienced throughout the lesson.</w:t>
        </w:r>
      </w:ins>
    </w:p>
    <w:p w14:paraId="7A3DA88A" w14:textId="77777777" w:rsidR="002F4051" w:rsidRDefault="002F4051" w:rsidP="00E842CC">
      <w:pPr>
        <w:spacing w:after="0" w:line="240" w:lineRule="auto"/>
        <w:rPr>
          <w:ins w:id="78" w:author="Ashley Cagnetta" w:date="2026-09-25T21:12:00Z" w16du:dateUtc="2026-09-26T01:12:00Z"/>
          <w:rFonts w:eastAsia="Calibri" w:cstheme="minorHAnsi"/>
          <w:b/>
          <w:bCs/>
          <w:sz w:val="24"/>
          <w:szCs w:val="24"/>
        </w:rPr>
      </w:pPr>
    </w:p>
    <w:p w14:paraId="2A77B9C9" w14:textId="77777777" w:rsidR="00C8231F" w:rsidRPr="00E7236D" w:rsidRDefault="00E7236D" w:rsidP="00C8231F">
      <w:pPr>
        <w:spacing w:after="0" w:line="240" w:lineRule="auto"/>
        <w:rPr>
          <w:ins w:id="79" w:author="Ashley Cagnetta" w:date="2026-09-25T21:12:00Z" w16du:dateUtc="2026-09-26T01:12:00Z"/>
          <w:rFonts w:eastAsia="Calibri" w:cstheme="minorHAnsi"/>
          <w:sz w:val="24"/>
          <w:szCs w:val="24"/>
        </w:rPr>
      </w:pPr>
      <w:bookmarkStart w:id="80" w:name="_Hlk182382798"/>
      <w:ins w:id="81" w:author="Ashley Cagnetta" w:date="2026-09-25T21:12:00Z" w16du:dateUtc="2026-09-26T01:12:00Z">
        <w:r>
          <w:rPr>
            <w:rFonts w:eastAsia="Calibri" w:cstheme="minorHAnsi"/>
            <w:b/>
            <w:bCs/>
            <w:sz w:val="24"/>
            <w:szCs w:val="24"/>
          </w:rPr>
          <w:t>Lesson:</w:t>
        </w:r>
      </w:ins>
    </w:p>
    <w:p w14:paraId="4E1F0D0A" w14:textId="01D8A042" w:rsidR="00E7236D" w:rsidRDefault="005C1E4E" w:rsidP="00E7236D">
      <w:pPr>
        <w:pStyle w:val="ListParagraph"/>
        <w:numPr>
          <w:ilvl w:val="0"/>
          <w:numId w:val="14"/>
        </w:numPr>
        <w:spacing w:after="0" w:line="240" w:lineRule="auto"/>
        <w:rPr>
          <w:ins w:id="82" w:author="Ashley Cagnetta" w:date="2026-09-25T21:12:00Z" w16du:dateUtc="2026-09-26T01:12:00Z"/>
          <w:rFonts w:eastAsia="Calibri" w:cstheme="minorHAnsi"/>
          <w:b/>
          <w:bCs/>
          <w:sz w:val="24"/>
          <w:szCs w:val="24"/>
        </w:rPr>
      </w:pPr>
      <w:ins w:id="83" w:author="Ashley Cagnetta" w:date="2026-09-25T21:12:00Z" w16du:dateUtc="2026-09-26T01:12:00Z">
        <w:r>
          <w:rPr>
            <w:rFonts w:eastAsia="Calibri" w:cstheme="minorHAnsi"/>
            <w:sz w:val="24"/>
            <w:szCs w:val="24"/>
          </w:rPr>
          <w:t xml:space="preserve">Divide </w:t>
        </w:r>
        <w:r w:rsidR="001D1520">
          <w:rPr>
            <w:rFonts w:eastAsia="Calibri" w:cstheme="minorHAnsi"/>
            <w:sz w:val="24"/>
            <w:szCs w:val="24"/>
          </w:rPr>
          <w:t>the class</w:t>
        </w:r>
        <w:r>
          <w:rPr>
            <w:rFonts w:eastAsia="Calibri" w:cstheme="minorHAnsi"/>
            <w:sz w:val="24"/>
            <w:szCs w:val="24"/>
          </w:rPr>
          <w:t xml:space="preserve"> int</w:t>
        </w:r>
        <w:r w:rsidR="00E7236D">
          <w:rPr>
            <w:rFonts w:eastAsia="Calibri" w:cstheme="minorHAnsi"/>
            <w:sz w:val="24"/>
            <w:szCs w:val="24"/>
          </w:rPr>
          <w:t>o</w:t>
        </w:r>
        <w:r>
          <w:rPr>
            <w:rFonts w:eastAsia="Calibri" w:cstheme="minorHAnsi"/>
            <w:sz w:val="24"/>
            <w:szCs w:val="24"/>
          </w:rPr>
          <w:t xml:space="preserve"> small groups of </w:t>
        </w:r>
        <w:r w:rsidR="00E7236D">
          <w:rPr>
            <w:rFonts w:eastAsia="Calibri" w:cstheme="minorHAnsi"/>
            <w:sz w:val="24"/>
            <w:szCs w:val="24"/>
          </w:rPr>
          <w:t>3</w:t>
        </w:r>
        <w:r w:rsidR="002E3FC0">
          <w:rPr>
            <w:rFonts w:eastAsia="Calibri" w:cstheme="minorHAnsi"/>
            <w:sz w:val="24"/>
            <w:szCs w:val="24"/>
          </w:rPr>
          <w:t>-</w:t>
        </w:r>
        <w:r w:rsidR="001E007D">
          <w:rPr>
            <w:rFonts w:eastAsia="Calibri" w:cstheme="minorHAnsi"/>
            <w:sz w:val="24"/>
            <w:szCs w:val="24"/>
          </w:rPr>
          <w:t>4</w:t>
        </w:r>
        <w:r>
          <w:rPr>
            <w:rFonts w:eastAsia="Calibri" w:cstheme="minorHAnsi"/>
            <w:sz w:val="24"/>
            <w:szCs w:val="24"/>
          </w:rPr>
          <w:t xml:space="preserve"> students each. </w:t>
        </w:r>
        <w:bookmarkEnd w:id="70"/>
        <w:r>
          <w:rPr>
            <w:rFonts w:eastAsia="Calibri" w:cstheme="minorHAnsi"/>
            <w:sz w:val="24"/>
            <w:szCs w:val="24"/>
          </w:rPr>
          <w:t xml:space="preserve">Provide each group with </w:t>
        </w:r>
        <w:r w:rsidRPr="005C1E4E">
          <w:rPr>
            <w:rFonts w:eastAsia="Calibri" w:cstheme="minorHAnsi"/>
            <w:b/>
            <w:bCs/>
            <w:sz w:val="24"/>
            <w:szCs w:val="24"/>
          </w:rPr>
          <w:t>large poster paper</w:t>
        </w:r>
        <w:r w:rsidR="009402CC">
          <w:rPr>
            <w:rFonts w:eastAsia="Calibri" w:cstheme="minorHAnsi"/>
            <w:b/>
            <w:bCs/>
            <w:sz w:val="24"/>
            <w:szCs w:val="24"/>
          </w:rPr>
          <w:t>,</w:t>
        </w:r>
        <w:r w:rsidRPr="005C1E4E">
          <w:rPr>
            <w:rFonts w:eastAsia="Calibri" w:cstheme="minorHAnsi"/>
            <w:b/>
            <w:bCs/>
            <w:sz w:val="24"/>
            <w:szCs w:val="24"/>
          </w:rPr>
          <w:t xml:space="preserve"> markers</w:t>
        </w:r>
        <w:r w:rsidR="00193867">
          <w:rPr>
            <w:rFonts w:eastAsia="Calibri" w:cstheme="minorHAnsi"/>
            <w:b/>
            <w:bCs/>
            <w:sz w:val="24"/>
            <w:szCs w:val="24"/>
          </w:rPr>
          <w:t>, sticky notes</w:t>
        </w:r>
        <w:r w:rsidR="00A57A55">
          <w:rPr>
            <w:rFonts w:eastAsia="Calibri" w:cstheme="minorHAnsi"/>
            <w:b/>
            <w:bCs/>
            <w:sz w:val="24"/>
            <w:szCs w:val="24"/>
          </w:rPr>
          <w:t xml:space="preserve">, </w:t>
        </w:r>
        <w:r w:rsidR="00F55C10">
          <w:rPr>
            <w:rFonts w:eastAsia="Calibri" w:cstheme="minorHAnsi"/>
            <w:b/>
            <w:bCs/>
            <w:sz w:val="24"/>
            <w:szCs w:val="24"/>
          </w:rPr>
          <w:t>and dry erase dots</w:t>
        </w:r>
        <w:r w:rsidRPr="005C1E4E">
          <w:rPr>
            <w:rFonts w:eastAsia="Calibri" w:cstheme="minorHAnsi"/>
            <w:b/>
            <w:bCs/>
            <w:sz w:val="24"/>
            <w:szCs w:val="24"/>
          </w:rPr>
          <w:t>.</w:t>
        </w:r>
      </w:ins>
    </w:p>
    <w:p w14:paraId="7853A97D" w14:textId="38E16E1E" w:rsidR="008A3AF0" w:rsidRDefault="008A3AF0" w:rsidP="00951A24">
      <w:pPr>
        <w:widowControl w:val="0"/>
        <w:numPr>
          <w:ilvl w:val="0"/>
          <w:numId w:val="14"/>
        </w:numPr>
        <w:autoSpaceDE w:val="0"/>
        <w:autoSpaceDN w:val="0"/>
        <w:adjustRightInd w:val="0"/>
        <w:spacing w:after="0" w:line="240" w:lineRule="auto"/>
        <w:rPr>
          <w:ins w:id="84" w:author="Ashley Cagnetta" w:date="2026-09-25T21:12:00Z" w16du:dateUtc="2026-09-26T01:12:00Z"/>
          <w:rFonts w:cstheme="minorHAnsi"/>
          <w:sz w:val="24"/>
          <w:szCs w:val="24"/>
        </w:rPr>
      </w:pPr>
      <w:ins w:id="85" w:author="Ashley Cagnetta" w:date="2026-09-25T21:12:00Z" w16du:dateUtc="2026-09-26T01:12:00Z">
        <w:r>
          <w:rPr>
            <w:rFonts w:cstheme="minorHAnsi"/>
            <w:sz w:val="24"/>
            <w:szCs w:val="24"/>
          </w:rPr>
          <w:t>Pass out a dry erase dot to each student, small groups will determine who is #1,2,3, and 4 and then write the number on their dot to identify their role throughout the lesson.</w:t>
        </w:r>
      </w:ins>
    </w:p>
    <w:p w14:paraId="3AB8EB0A" w14:textId="3C9A06D6" w:rsidR="009402CC" w:rsidRDefault="009402CC" w:rsidP="00951A24">
      <w:pPr>
        <w:widowControl w:val="0"/>
        <w:numPr>
          <w:ilvl w:val="0"/>
          <w:numId w:val="14"/>
        </w:numPr>
        <w:autoSpaceDE w:val="0"/>
        <w:autoSpaceDN w:val="0"/>
        <w:adjustRightInd w:val="0"/>
        <w:spacing w:after="0" w:line="240" w:lineRule="auto"/>
        <w:rPr>
          <w:ins w:id="86" w:author="Ashley Cagnetta" w:date="2026-09-25T21:12:00Z" w16du:dateUtc="2026-09-26T01:12:00Z"/>
          <w:rFonts w:cstheme="minorHAnsi"/>
          <w:sz w:val="24"/>
          <w:szCs w:val="24"/>
        </w:rPr>
      </w:pPr>
      <w:ins w:id="87" w:author="Ashley Cagnetta" w:date="2026-09-25T21:12:00Z" w16du:dateUtc="2026-09-26T01:12:00Z">
        <w:r>
          <w:rPr>
            <w:rFonts w:cstheme="minorHAnsi"/>
            <w:sz w:val="24"/>
            <w:szCs w:val="24"/>
          </w:rPr>
          <w:t xml:space="preserve">Point out the 4 posters around the room. </w:t>
        </w:r>
        <w:r w:rsidR="00951A24" w:rsidRPr="00237C82">
          <w:rPr>
            <w:rFonts w:cstheme="minorHAnsi"/>
            <w:sz w:val="24"/>
            <w:szCs w:val="24"/>
          </w:rPr>
          <w:t xml:space="preserve">Instruct groups to brainstorm </w:t>
        </w:r>
        <w:r w:rsidR="00951A24">
          <w:rPr>
            <w:rFonts w:cstheme="minorHAnsi"/>
            <w:sz w:val="24"/>
            <w:szCs w:val="24"/>
          </w:rPr>
          <w:t xml:space="preserve">after school events </w:t>
        </w:r>
        <w:r w:rsidR="00951A24" w:rsidRPr="00237C82">
          <w:rPr>
            <w:rFonts w:cstheme="minorHAnsi"/>
            <w:sz w:val="24"/>
            <w:szCs w:val="24"/>
          </w:rPr>
          <w:t xml:space="preserve">and record </w:t>
        </w:r>
        <w:r w:rsidR="00193867">
          <w:rPr>
            <w:rFonts w:cstheme="minorHAnsi"/>
            <w:sz w:val="24"/>
            <w:szCs w:val="24"/>
          </w:rPr>
          <w:t>3 different events</w:t>
        </w:r>
        <w:r w:rsidR="00A57A55">
          <w:rPr>
            <w:rFonts w:cstheme="minorHAnsi"/>
            <w:sz w:val="24"/>
            <w:szCs w:val="24"/>
          </w:rPr>
          <w:t>,</w:t>
        </w:r>
        <w:r w:rsidR="00193867">
          <w:rPr>
            <w:rFonts w:cstheme="minorHAnsi"/>
            <w:sz w:val="24"/>
            <w:szCs w:val="24"/>
          </w:rPr>
          <w:t xml:space="preserve"> </w:t>
        </w:r>
        <w:r w:rsidR="00951A24">
          <w:rPr>
            <w:rFonts w:cstheme="minorHAnsi"/>
            <w:sz w:val="24"/>
            <w:szCs w:val="24"/>
          </w:rPr>
          <w:t>on</w:t>
        </w:r>
        <w:r w:rsidR="00193867">
          <w:rPr>
            <w:rFonts w:cstheme="minorHAnsi"/>
            <w:sz w:val="24"/>
            <w:szCs w:val="24"/>
          </w:rPr>
          <w:t>e on each</w:t>
        </w:r>
        <w:r w:rsidR="00951A24">
          <w:rPr>
            <w:rFonts w:cstheme="minorHAnsi"/>
            <w:sz w:val="24"/>
            <w:szCs w:val="24"/>
          </w:rPr>
          <w:t xml:space="preserve"> </w:t>
        </w:r>
        <w:r w:rsidR="00951A24" w:rsidRPr="00237C82">
          <w:rPr>
            <w:rFonts w:cstheme="minorHAnsi"/>
            <w:sz w:val="24"/>
            <w:szCs w:val="24"/>
          </w:rPr>
          <w:t xml:space="preserve">sticky note. </w:t>
        </w:r>
        <w:r w:rsidR="00A57A55">
          <w:rPr>
            <w:rFonts w:cstheme="minorHAnsi"/>
            <w:sz w:val="24"/>
            <w:szCs w:val="24"/>
          </w:rPr>
          <w:t xml:space="preserve">Using the </w:t>
        </w:r>
        <w:r w:rsidR="002A7A20">
          <w:rPr>
            <w:rFonts w:cstheme="minorHAnsi"/>
            <w:b/>
            <w:bCs/>
            <w:sz w:val="24"/>
            <w:szCs w:val="24"/>
          </w:rPr>
          <w:t>Dry erase dot</w:t>
        </w:r>
        <w:r w:rsidR="00A860D3">
          <w:rPr>
            <w:rFonts w:cstheme="minorHAnsi"/>
            <w:b/>
            <w:bCs/>
            <w:sz w:val="24"/>
            <w:szCs w:val="24"/>
          </w:rPr>
          <w:t>s</w:t>
        </w:r>
        <w:r w:rsidR="00A57A55">
          <w:rPr>
            <w:rFonts w:cstheme="minorHAnsi"/>
            <w:sz w:val="24"/>
            <w:szCs w:val="24"/>
          </w:rPr>
          <w:t xml:space="preserve"> #1</w:t>
        </w:r>
        <w:r w:rsidR="00193867">
          <w:rPr>
            <w:rFonts w:cstheme="minorHAnsi"/>
            <w:sz w:val="24"/>
            <w:szCs w:val="24"/>
          </w:rPr>
          <w:t xml:space="preserve"> from each group will come up to the front of the room and place their </w:t>
        </w:r>
        <w:r w:rsidR="00FE389A">
          <w:rPr>
            <w:rFonts w:cstheme="minorHAnsi"/>
            <w:sz w:val="24"/>
            <w:szCs w:val="24"/>
          </w:rPr>
          <w:t xml:space="preserve">3 </w:t>
        </w:r>
        <w:r w:rsidR="00193867">
          <w:rPr>
            <w:rFonts w:cstheme="minorHAnsi"/>
            <w:sz w:val="24"/>
            <w:szCs w:val="24"/>
          </w:rPr>
          <w:t>sticky notes on poster 1.</w:t>
        </w:r>
        <w:r w:rsidR="00951A24" w:rsidRPr="00237C82">
          <w:rPr>
            <w:rFonts w:cstheme="minorHAnsi"/>
            <w:sz w:val="24"/>
            <w:szCs w:val="24"/>
          </w:rPr>
          <w:t xml:space="preserve"> </w:t>
        </w:r>
        <w:r w:rsidR="00FE389A">
          <w:rPr>
            <w:rFonts w:cstheme="minorHAnsi"/>
            <w:sz w:val="24"/>
            <w:szCs w:val="24"/>
          </w:rPr>
          <w:t>The facilitator</w:t>
        </w:r>
        <w:r w:rsidR="00A57A55">
          <w:rPr>
            <w:rFonts w:cstheme="minorHAnsi"/>
            <w:sz w:val="24"/>
            <w:szCs w:val="24"/>
          </w:rPr>
          <w:t xml:space="preserve"> will read the events from poster 1 and group any repeats together. </w:t>
        </w:r>
      </w:ins>
    </w:p>
    <w:p w14:paraId="1AFCDBC0" w14:textId="2D221D70" w:rsidR="009402CC" w:rsidRDefault="00A57A55" w:rsidP="00951A24">
      <w:pPr>
        <w:widowControl w:val="0"/>
        <w:numPr>
          <w:ilvl w:val="0"/>
          <w:numId w:val="14"/>
        </w:numPr>
        <w:autoSpaceDE w:val="0"/>
        <w:autoSpaceDN w:val="0"/>
        <w:adjustRightInd w:val="0"/>
        <w:spacing w:after="0" w:line="240" w:lineRule="auto"/>
        <w:rPr>
          <w:ins w:id="88" w:author="Ashley Cagnetta" w:date="2026-09-25T21:12:00Z" w16du:dateUtc="2026-09-26T01:12:00Z"/>
          <w:rFonts w:cstheme="minorHAnsi"/>
          <w:sz w:val="24"/>
          <w:szCs w:val="24"/>
        </w:rPr>
      </w:pPr>
      <w:ins w:id="89" w:author="Ashley Cagnetta" w:date="2026-09-25T21:12:00Z" w16du:dateUtc="2026-09-26T01:12:00Z">
        <w:r>
          <w:rPr>
            <w:rFonts w:cstheme="minorHAnsi"/>
            <w:sz w:val="24"/>
            <w:szCs w:val="24"/>
          </w:rPr>
          <w:t>Then</w:t>
        </w:r>
        <w:r w:rsidR="00951A24" w:rsidRPr="00237C82">
          <w:rPr>
            <w:rFonts w:cstheme="minorHAnsi"/>
            <w:sz w:val="24"/>
            <w:szCs w:val="24"/>
          </w:rPr>
          <w:t xml:space="preserve"> instruct groups to </w:t>
        </w:r>
        <w:r w:rsidRPr="00237C82">
          <w:rPr>
            <w:rFonts w:cstheme="minorHAnsi"/>
            <w:sz w:val="24"/>
            <w:szCs w:val="24"/>
          </w:rPr>
          <w:t xml:space="preserve">record </w:t>
        </w:r>
        <w:r>
          <w:rPr>
            <w:rFonts w:cstheme="minorHAnsi"/>
            <w:sz w:val="24"/>
            <w:szCs w:val="24"/>
          </w:rPr>
          <w:t>3 different event personnel that would attend these events, one on each</w:t>
        </w:r>
        <w:r w:rsidR="00951A24" w:rsidRPr="00237C82">
          <w:rPr>
            <w:rFonts w:cstheme="minorHAnsi"/>
            <w:sz w:val="24"/>
            <w:szCs w:val="24"/>
          </w:rPr>
          <w:t xml:space="preserve"> sticky </w:t>
        </w:r>
        <w:r>
          <w:rPr>
            <w:rFonts w:cstheme="minorHAnsi"/>
            <w:sz w:val="24"/>
            <w:szCs w:val="24"/>
          </w:rPr>
          <w:t>note</w:t>
        </w:r>
        <w:bookmarkStart w:id="90" w:name="_Hlk181641737"/>
        <w:r>
          <w:rPr>
            <w:rFonts w:cstheme="minorHAnsi"/>
            <w:sz w:val="24"/>
            <w:szCs w:val="24"/>
          </w:rPr>
          <w:t xml:space="preserve">. Using the </w:t>
        </w:r>
        <w:r w:rsidR="002A7A20">
          <w:rPr>
            <w:rFonts w:cstheme="minorHAnsi"/>
            <w:sz w:val="24"/>
            <w:szCs w:val="24"/>
          </w:rPr>
          <w:t>dry erase dots</w:t>
        </w:r>
        <w:r>
          <w:rPr>
            <w:rFonts w:cstheme="minorHAnsi"/>
            <w:sz w:val="24"/>
            <w:szCs w:val="24"/>
          </w:rPr>
          <w:t xml:space="preserve"> #2 from each group will come up to the front of the room and place their </w:t>
        </w:r>
        <w:r w:rsidR="00FE389A">
          <w:rPr>
            <w:rFonts w:cstheme="minorHAnsi"/>
            <w:sz w:val="24"/>
            <w:szCs w:val="24"/>
          </w:rPr>
          <w:t xml:space="preserve">3 </w:t>
        </w:r>
        <w:r>
          <w:rPr>
            <w:rFonts w:cstheme="minorHAnsi"/>
            <w:sz w:val="24"/>
            <w:szCs w:val="24"/>
          </w:rPr>
          <w:t xml:space="preserve">sticky notes on poster 2. </w:t>
        </w:r>
        <w:bookmarkEnd w:id="90"/>
        <w:r w:rsidR="00FE389A">
          <w:rPr>
            <w:rFonts w:cstheme="minorHAnsi"/>
            <w:sz w:val="24"/>
            <w:szCs w:val="24"/>
          </w:rPr>
          <w:t>The facilitator</w:t>
        </w:r>
        <w:r>
          <w:rPr>
            <w:rFonts w:cstheme="minorHAnsi"/>
            <w:sz w:val="24"/>
            <w:szCs w:val="24"/>
          </w:rPr>
          <w:t xml:space="preserve"> will read event personnel from poster 2 </w:t>
        </w:r>
        <w:r w:rsidR="007255D7">
          <w:rPr>
            <w:rFonts w:cstheme="minorHAnsi"/>
            <w:sz w:val="24"/>
            <w:szCs w:val="24"/>
          </w:rPr>
          <w:t xml:space="preserve">and will relate to the events by matching each personnel with an event. </w:t>
        </w:r>
      </w:ins>
    </w:p>
    <w:p w14:paraId="05204338" w14:textId="41FE69B5" w:rsidR="009402CC" w:rsidRDefault="007255D7" w:rsidP="00951A24">
      <w:pPr>
        <w:widowControl w:val="0"/>
        <w:numPr>
          <w:ilvl w:val="0"/>
          <w:numId w:val="14"/>
        </w:numPr>
        <w:autoSpaceDE w:val="0"/>
        <w:autoSpaceDN w:val="0"/>
        <w:adjustRightInd w:val="0"/>
        <w:spacing w:after="0" w:line="240" w:lineRule="auto"/>
        <w:rPr>
          <w:ins w:id="91" w:author="Ashley Cagnetta" w:date="2026-09-25T21:12:00Z" w16du:dateUtc="2026-09-26T01:12:00Z"/>
          <w:rFonts w:cstheme="minorHAnsi"/>
          <w:sz w:val="24"/>
          <w:szCs w:val="24"/>
        </w:rPr>
      </w:pPr>
      <w:ins w:id="92" w:author="Ashley Cagnetta" w:date="2026-09-25T21:12:00Z" w16du:dateUtc="2026-09-26T01:12:00Z">
        <w:r>
          <w:rPr>
            <w:rFonts w:cstheme="minorHAnsi"/>
            <w:sz w:val="24"/>
            <w:szCs w:val="24"/>
          </w:rPr>
          <w:t xml:space="preserve">Then ask students what rules need to be implemented to ensure the event runs smoothly. </w:t>
        </w:r>
        <w:r w:rsidR="002B6EFD">
          <w:rPr>
            <w:rFonts w:cstheme="minorHAnsi"/>
            <w:sz w:val="24"/>
            <w:szCs w:val="24"/>
          </w:rPr>
          <w:t xml:space="preserve">Students will pick two events to write a rule for and record one on each sticky note. Using the </w:t>
        </w:r>
        <w:r w:rsidR="002A7A20">
          <w:rPr>
            <w:rFonts w:cstheme="minorHAnsi"/>
            <w:sz w:val="24"/>
            <w:szCs w:val="24"/>
          </w:rPr>
          <w:t>dry erase dots</w:t>
        </w:r>
        <w:r w:rsidR="002B6EFD">
          <w:rPr>
            <w:rFonts w:cstheme="minorHAnsi"/>
            <w:sz w:val="24"/>
            <w:szCs w:val="24"/>
          </w:rPr>
          <w:t xml:space="preserve"> #3 from each group will come up to the front of the room and place their </w:t>
        </w:r>
        <w:r w:rsidR="00FE389A">
          <w:rPr>
            <w:rFonts w:cstheme="minorHAnsi"/>
            <w:sz w:val="24"/>
            <w:szCs w:val="24"/>
          </w:rPr>
          <w:t xml:space="preserve">2 </w:t>
        </w:r>
        <w:r w:rsidR="002B6EFD">
          <w:rPr>
            <w:rFonts w:cstheme="minorHAnsi"/>
            <w:sz w:val="24"/>
            <w:szCs w:val="24"/>
          </w:rPr>
          <w:t xml:space="preserve">sticky notes on poster 3.  The facilitator will read the rules posted on poster 3. </w:t>
        </w:r>
      </w:ins>
    </w:p>
    <w:p w14:paraId="2F2717B7" w14:textId="063B477B" w:rsidR="00F937D0" w:rsidRPr="00F937D0" w:rsidRDefault="002B6EFD" w:rsidP="00F937D0">
      <w:pPr>
        <w:widowControl w:val="0"/>
        <w:numPr>
          <w:ilvl w:val="0"/>
          <w:numId w:val="14"/>
        </w:numPr>
        <w:autoSpaceDE w:val="0"/>
        <w:autoSpaceDN w:val="0"/>
        <w:adjustRightInd w:val="0"/>
        <w:spacing w:after="0" w:line="240" w:lineRule="auto"/>
        <w:rPr>
          <w:ins w:id="93" w:author="Ashley Cagnetta" w:date="2026-09-25T21:12:00Z" w16du:dateUtc="2026-09-26T01:12:00Z"/>
          <w:rFonts w:cstheme="minorHAnsi"/>
          <w:sz w:val="24"/>
          <w:szCs w:val="24"/>
        </w:rPr>
      </w:pPr>
      <w:ins w:id="94" w:author="Ashley Cagnetta" w:date="2026-09-25T21:12:00Z" w16du:dateUtc="2026-09-26T01:12:00Z">
        <w:r>
          <w:rPr>
            <w:rFonts w:cstheme="minorHAnsi"/>
            <w:sz w:val="24"/>
            <w:szCs w:val="24"/>
          </w:rPr>
          <w:t>Next, ask them to write down a potential consequence for breaking the rules they recorded.</w:t>
        </w:r>
        <w:r w:rsidRPr="002B6EFD">
          <w:rPr>
            <w:rFonts w:cstheme="minorHAnsi"/>
            <w:sz w:val="24"/>
            <w:szCs w:val="24"/>
          </w:rPr>
          <w:t xml:space="preserve"> </w:t>
        </w:r>
        <w:r>
          <w:rPr>
            <w:rFonts w:cstheme="minorHAnsi"/>
            <w:sz w:val="24"/>
            <w:szCs w:val="24"/>
          </w:rPr>
          <w:t xml:space="preserve">Using the </w:t>
        </w:r>
        <w:r w:rsidR="002A7A20">
          <w:rPr>
            <w:rFonts w:cstheme="minorHAnsi"/>
            <w:sz w:val="24"/>
            <w:szCs w:val="24"/>
          </w:rPr>
          <w:t>dry erase dots</w:t>
        </w:r>
        <w:r>
          <w:rPr>
            <w:rFonts w:cstheme="minorHAnsi"/>
            <w:sz w:val="24"/>
            <w:szCs w:val="24"/>
          </w:rPr>
          <w:t xml:space="preserve"> #</w:t>
        </w:r>
        <w:r w:rsidR="000A6B25">
          <w:rPr>
            <w:rFonts w:cstheme="minorHAnsi"/>
            <w:sz w:val="24"/>
            <w:szCs w:val="24"/>
          </w:rPr>
          <w:t>4</w:t>
        </w:r>
        <w:r>
          <w:rPr>
            <w:rFonts w:cstheme="minorHAnsi"/>
            <w:sz w:val="24"/>
            <w:szCs w:val="24"/>
          </w:rPr>
          <w:t xml:space="preserve"> from each group will come up to the front of the room and place their </w:t>
        </w:r>
        <w:r w:rsidR="00FE389A">
          <w:rPr>
            <w:rFonts w:cstheme="minorHAnsi"/>
            <w:sz w:val="24"/>
            <w:szCs w:val="24"/>
          </w:rPr>
          <w:t xml:space="preserve">2 </w:t>
        </w:r>
        <w:r>
          <w:rPr>
            <w:rFonts w:cstheme="minorHAnsi"/>
            <w:sz w:val="24"/>
            <w:szCs w:val="24"/>
          </w:rPr>
          <w:t xml:space="preserve">sticky notes on poster </w:t>
        </w:r>
        <w:r w:rsidR="000A6B25">
          <w:rPr>
            <w:rFonts w:cstheme="minorHAnsi"/>
            <w:sz w:val="24"/>
            <w:szCs w:val="24"/>
          </w:rPr>
          <w:t>4</w:t>
        </w:r>
        <w:r>
          <w:rPr>
            <w:rFonts w:cstheme="minorHAnsi"/>
            <w:sz w:val="24"/>
            <w:szCs w:val="24"/>
          </w:rPr>
          <w:t>.</w:t>
        </w:r>
        <w:r w:rsidR="000A6B25">
          <w:rPr>
            <w:rFonts w:cstheme="minorHAnsi"/>
            <w:sz w:val="24"/>
            <w:szCs w:val="24"/>
          </w:rPr>
          <w:t xml:space="preserve"> The facilitator will read the consequences</w:t>
        </w:r>
        <w:r w:rsidR="00B0080B">
          <w:rPr>
            <w:rFonts w:cstheme="minorHAnsi"/>
            <w:sz w:val="24"/>
            <w:szCs w:val="24"/>
          </w:rPr>
          <w:t>. If the following broken rules are listed, make sure to inform the group of the legal consequences:</w:t>
        </w:r>
      </w:ins>
    </w:p>
    <w:p w14:paraId="04D1AF5F" w14:textId="77777777" w:rsidR="00F937D0" w:rsidRDefault="00F937D0" w:rsidP="00F937D0">
      <w:pPr>
        <w:pStyle w:val="ListParagraph"/>
        <w:widowControl w:val="0"/>
        <w:numPr>
          <w:ilvl w:val="1"/>
          <w:numId w:val="14"/>
        </w:numPr>
        <w:autoSpaceDE w:val="0"/>
        <w:autoSpaceDN w:val="0"/>
        <w:adjustRightInd w:val="0"/>
        <w:spacing w:after="0" w:line="240" w:lineRule="auto"/>
        <w:rPr>
          <w:ins w:id="95" w:author="Ashley Cagnetta" w:date="2026-09-25T21:12:00Z" w16du:dateUtc="2026-09-26T01:12:00Z"/>
          <w:rFonts w:cstheme="minorHAnsi"/>
          <w:sz w:val="24"/>
          <w:szCs w:val="24"/>
        </w:rPr>
      </w:pPr>
      <w:ins w:id="96" w:author="Ashley Cagnetta" w:date="2026-09-25T21:12:00Z" w16du:dateUtc="2026-09-26T01:12:00Z">
        <w:r w:rsidRPr="00F937D0">
          <w:rPr>
            <w:rFonts w:cstheme="minorHAnsi"/>
            <w:sz w:val="24"/>
            <w:szCs w:val="24"/>
          </w:rPr>
          <w:t>Fighting: Fight is considered assault, ARS 13-1203A1, a class one misdemeanor, consequences range from classes to fines to probation to jail time</w:t>
        </w:r>
      </w:ins>
    </w:p>
    <w:p w14:paraId="21F365FA" w14:textId="77777777" w:rsidR="00F937D0" w:rsidRDefault="00F937D0" w:rsidP="00F937D0">
      <w:pPr>
        <w:pStyle w:val="ListParagraph"/>
        <w:widowControl w:val="0"/>
        <w:numPr>
          <w:ilvl w:val="1"/>
          <w:numId w:val="14"/>
        </w:numPr>
        <w:autoSpaceDE w:val="0"/>
        <w:autoSpaceDN w:val="0"/>
        <w:adjustRightInd w:val="0"/>
        <w:spacing w:after="0" w:line="240" w:lineRule="auto"/>
        <w:rPr>
          <w:ins w:id="97" w:author="Ashley Cagnetta" w:date="2026-09-25T21:12:00Z" w16du:dateUtc="2026-09-26T01:12:00Z"/>
          <w:rFonts w:cstheme="minorHAnsi"/>
          <w:sz w:val="24"/>
          <w:szCs w:val="24"/>
        </w:rPr>
      </w:pPr>
      <w:ins w:id="98" w:author="Ashley Cagnetta" w:date="2026-09-25T21:12:00Z" w16du:dateUtc="2026-09-26T01:12:00Z">
        <w:r w:rsidRPr="00F937D0">
          <w:rPr>
            <w:rFonts w:cstheme="minorHAnsi"/>
            <w:sz w:val="24"/>
            <w:szCs w:val="24"/>
          </w:rPr>
          <w:t>Threats/Intimidation: ARS 13-1202A1, a class one misdemeanor, consequences range from classes to fines to probation to jail time</w:t>
        </w:r>
      </w:ins>
    </w:p>
    <w:p w14:paraId="234EE029" w14:textId="77777777" w:rsidR="00F937D0" w:rsidRDefault="00F937D0" w:rsidP="00F937D0">
      <w:pPr>
        <w:pStyle w:val="ListParagraph"/>
        <w:widowControl w:val="0"/>
        <w:numPr>
          <w:ilvl w:val="1"/>
          <w:numId w:val="14"/>
        </w:numPr>
        <w:autoSpaceDE w:val="0"/>
        <w:autoSpaceDN w:val="0"/>
        <w:adjustRightInd w:val="0"/>
        <w:spacing w:after="0" w:line="240" w:lineRule="auto"/>
        <w:rPr>
          <w:ins w:id="99" w:author="Ashley Cagnetta" w:date="2026-09-25T21:12:00Z" w16du:dateUtc="2026-09-26T01:12:00Z"/>
          <w:rFonts w:cstheme="minorHAnsi"/>
          <w:sz w:val="24"/>
          <w:szCs w:val="24"/>
        </w:rPr>
      </w:pPr>
      <w:ins w:id="100" w:author="Ashley Cagnetta" w:date="2026-09-25T21:12:00Z" w16du:dateUtc="2026-09-26T01:12:00Z">
        <w:r w:rsidRPr="00F937D0">
          <w:rPr>
            <w:rFonts w:cstheme="minorHAnsi"/>
            <w:sz w:val="24"/>
            <w:szCs w:val="24"/>
          </w:rPr>
          <w:t>Harassment: ARS 13-2921, a class one misdemeanor, consequences range from no contact with target, to fines, to probation, to classes, to jail time</w:t>
        </w:r>
      </w:ins>
    </w:p>
    <w:p w14:paraId="0FAE97D1" w14:textId="4E7200DD" w:rsidR="00F937D0" w:rsidRDefault="00F937D0" w:rsidP="00F937D0">
      <w:pPr>
        <w:pStyle w:val="ListParagraph"/>
        <w:widowControl w:val="0"/>
        <w:numPr>
          <w:ilvl w:val="1"/>
          <w:numId w:val="14"/>
        </w:numPr>
        <w:autoSpaceDE w:val="0"/>
        <w:autoSpaceDN w:val="0"/>
        <w:adjustRightInd w:val="0"/>
        <w:spacing w:after="0" w:line="240" w:lineRule="auto"/>
        <w:rPr>
          <w:ins w:id="101" w:author="Ashley Cagnetta" w:date="2026-09-25T21:12:00Z" w16du:dateUtc="2026-09-26T01:12:00Z"/>
          <w:rFonts w:cstheme="minorHAnsi"/>
          <w:sz w:val="24"/>
          <w:szCs w:val="24"/>
        </w:rPr>
      </w:pPr>
      <w:ins w:id="102" w:author="Ashley Cagnetta" w:date="2026-09-25T21:12:00Z" w16du:dateUtc="2026-09-26T01:12:00Z">
        <w:r w:rsidRPr="00F937D0">
          <w:rPr>
            <w:rFonts w:cstheme="minorHAnsi"/>
            <w:sz w:val="24"/>
            <w:szCs w:val="24"/>
          </w:rPr>
          <w:t>Trespassing:  ARS 13-1502/1503/1504, depending on the location could range from class three misdemeanor to felony, consequences could include no contact, fines, probations, classes, to jail time</w:t>
        </w:r>
        <w:r w:rsidR="00A860D3">
          <w:rPr>
            <w:rFonts w:cstheme="minorHAnsi"/>
            <w:sz w:val="24"/>
            <w:szCs w:val="24"/>
          </w:rPr>
          <w:t xml:space="preserve">. Trespassing can occur even if you are initially allowed at the event. If you are </w:t>
        </w:r>
        <w:r w:rsidR="00AA4253">
          <w:rPr>
            <w:rFonts w:cstheme="minorHAnsi"/>
            <w:sz w:val="24"/>
            <w:szCs w:val="24"/>
          </w:rPr>
          <w:t>told</w:t>
        </w:r>
        <w:r w:rsidR="00A860D3">
          <w:rPr>
            <w:rFonts w:cstheme="minorHAnsi"/>
            <w:sz w:val="24"/>
            <w:szCs w:val="24"/>
          </w:rPr>
          <w:t xml:space="preserve"> to leave and refuse to do so, you could be considered trespassing</w:t>
        </w:r>
      </w:ins>
    </w:p>
    <w:p w14:paraId="17CE29F8" w14:textId="0CA151F7" w:rsidR="00F937D0" w:rsidRDefault="00F937D0" w:rsidP="00F937D0">
      <w:pPr>
        <w:pStyle w:val="ListParagraph"/>
        <w:widowControl w:val="0"/>
        <w:numPr>
          <w:ilvl w:val="1"/>
          <w:numId w:val="14"/>
        </w:numPr>
        <w:autoSpaceDE w:val="0"/>
        <w:autoSpaceDN w:val="0"/>
        <w:adjustRightInd w:val="0"/>
        <w:spacing w:after="0" w:line="240" w:lineRule="auto"/>
        <w:rPr>
          <w:ins w:id="103" w:author="Ashley Cagnetta" w:date="2026-09-25T21:12:00Z" w16du:dateUtc="2026-09-26T01:12:00Z"/>
          <w:rFonts w:cstheme="minorHAnsi"/>
          <w:sz w:val="24"/>
          <w:szCs w:val="24"/>
        </w:rPr>
      </w:pPr>
      <w:ins w:id="104" w:author="Ashley Cagnetta" w:date="2026-09-25T21:12:00Z" w16du:dateUtc="2026-09-26T01:12:00Z">
        <w:r w:rsidRPr="00F937D0">
          <w:rPr>
            <w:rFonts w:cstheme="minorHAnsi"/>
            <w:sz w:val="24"/>
            <w:szCs w:val="24"/>
          </w:rPr>
          <w:t xml:space="preserve">Weapon on campus: There are multiple possible legal consequences regarding this type of incident which range </w:t>
        </w:r>
        <w:r w:rsidR="00E65B23" w:rsidRPr="00F937D0">
          <w:rPr>
            <w:rFonts w:cstheme="minorHAnsi"/>
            <w:sz w:val="24"/>
            <w:szCs w:val="24"/>
          </w:rPr>
          <w:t>from fines</w:t>
        </w:r>
        <w:r w:rsidRPr="00F937D0">
          <w:rPr>
            <w:rFonts w:cstheme="minorHAnsi"/>
            <w:sz w:val="24"/>
            <w:szCs w:val="24"/>
          </w:rPr>
          <w:t xml:space="preserve"> to suspensions/revocation of license, probation, jail time.</w:t>
        </w:r>
      </w:ins>
    </w:p>
    <w:p w14:paraId="4BA5B581" w14:textId="1838A0FD" w:rsidR="00F937D0" w:rsidRDefault="00F937D0" w:rsidP="00F937D0">
      <w:pPr>
        <w:pStyle w:val="ListParagraph"/>
        <w:widowControl w:val="0"/>
        <w:numPr>
          <w:ilvl w:val="1"/>
          <w:numId w:val="14"/>
        </w:numPr>
        <w:autoSpaceDE w:val="0"/>
        <w:autoSpaceDN w:val="0"/>
        <w:adjustRightInd w:val="0"/>
        <w:spacing w:after="0" w:line="240" w:lineRule="auto"/>
        <w:rPr>
          <w:ins w:id="105" w:author="Ashley Cagnetta" w:date="2026-09-25T21:12:00Z" w16du:dateUtc="2026-09-26T01:12:00Z"/>
          <w:rFonts w:cstheme="minorHAnsi"/>
          <w:sz w:val="24"/>
          <w:szCs w:val="24"/>
        </w:rPr>
      </w:pPr>
      <w:ins w:id="106" w:author="Ashley Cagnetta" w:date="2026-09-25T21:12:00Z" w16du:dateUtc="2026-09-26T01:12:00Z">
        <w:r w:rsidRPr="00F937D0">
          <w:rPr>
            <w:rFonts w:cstheme="minorHAnsi"/>
            <w:sz w:val="24"/>
            <w:szCs w:val="24"/>
          </w:rPr>
          <w:t>Drugs on campus: Depending on the drug and how it is being used, sold, etc....consequences start with fines, suspension/revocation of license, mental health assistance, possibly probation</w:t>
        </w:r>
      </w:ins>
    </w:p>
    <w:p w14:paraId="256E1F6B" w14:textId="76182B0E" w:rsidR="00F937D0" w:rsidRPr="00F937D0" w:rsidRDefault="00F937D0" w:rsidP="00F937D0">
      <w:pPr>
        <w:pStyle w:val="ListParagraph"/>
        <w:widowControl w:val="0"/>
        <w:numPr>
          <w:ilvl w:val="1"/>
          <w:numId w:val="14"/>
        </w:numPr>
        <w:autoSpaceDE w:val="0"/>
        <w:autoSpaceDN w:val="0"/>
        <w:adjustRightInd w:val="0"/>
        <w:spacing w:after="0" w:line="240" w:lineRule="auto"/>
        <w:rPr>
          <w:ins w:id="107" w:author="Ashley Cagnetta" w:date="2026-09-25T21:12:00Z" w16du:dateUtc="2026-09-26T01:12:00Z"/>
          <w:rFonts w:cstheme="minorHAnsi"/>
          <w:sz w:val="24"/>
          <w:szCs w:val="24"/>
        </w:rPr>
      </w:pPr>
      <w:ins w:id="108" w:author="Ashley Cagnetta" w:date="2026-09-25T21:12:00Z" w16du:dateUtc="2026-09-26T01:12:00Z">
        <w:r w:rsidRPr="00F937D0">
          <w:rPr>
            <w:rFonts w:cstheme="minorHAnsi"/>
            <w:sz w:val="24"/>
            <w:szCs w:val="24"/>
          </w:rPr>
          <w:t>Vandalism: Viewed as criminal damage, ARS 13-1602, misdemeanor up to felony depending on amount of damage, consequences range from paying for damage, to fines, suspension of license, to probation, to anger management classes</w:t>
        </w:r>
      </w:ins>
    </w:p>
    <w:p w14:paraId="24D71101" w14:textId="2DC8B80B" w:rsidR="00951A24" w:rsidRPr="00237C82" w:rsidRDefault="00951A24" w:rsidP="00427BA6">
      <w:pPr>
        <w:widowControl w:val="0"/>
        <w:autoSpaceDE w:val="0"/>
        <w:autoSpaceDN w:val="0"/>
        <w:adjustRightInd w:val="0"/>
        <w:spacing w:after="0" w:line="240" w:lineRule="auto"/>
        <w:ind w:left="1440"/>
        <w:rPr>
          <w:ins w:id="109" w:author="Ashley Cagnetta" w:date="2026-09-25T21:12:00Z" w16du:dateUtc="2026-09-26T01:12:00Z"/>
          <w:rFonts w:cstheme="minorHAnsi"/>
          <w:sz w:val="24"/>
          <w:szCs w:val="24"/>
        </w:rPr>
      </w:pPr>
    </w:p>
    <w:p w14:paraId="23363BA9" w14:textId="0BBD8741" w:rsidR="000A6B25" w:rsidRPr="000A6B25" w:rsidRDefault="000A6B25" w:rsidP="000A6B25">
      <w:pPr>
        <w:pStyle w:val="ListParagraph"/>
        <w:numPr>
          <w:ilvl w:val="0"/>
          <w:numId w:val="14"/>
        </w:numPr>
        <w:spacing w:after="0" w:line="240" w:lineRule="auto"/>
        <w:rPr>
          <w:ins w:id="110" w:author="Ashley Cagnetta" w:date="2026-09-25T21:12:00Z" w16du:dateUtc="2026-09-26T01:12:00Z"/>
          <w:rFonts w:eastAsia="Calibri" w:cstheme="minorHAnsi"/>
          <w:b/>
          <w:bCs/>
          <w:sz w:val="24"/>
          <w:szCs w:val="24"/>
        </w:rPr>
      </w:pPr>
      <w:ins w:id="111" w:author="Ashley Cagnetta" w:date="2026-09-25T21:12:00Z" w16du:dateUtc="2026-09-26T01:12:00Z">
        <w:r>
          <w:rPr>
            <w:rFonts w:eastAsia="Calibri" w:cstheme="minorHAnsi"/>
            <w:sz w:val="24"/>
            <w:szCs w:val="24"/>
          </w:rPr>
          <w:t xml:space="preserve">Next, each group will create a poster on an event. As a group they will choose one event to focus on. </w:t>
        </w:r>
        <w:r w:rsidR="00FE389A">
          <w:rPr>
            <w:rFonts w:eastAsia="Calibri" w:cstheme="minorHAnsi"/>
            <w:sz w:val="24"/>
            <w:szCs w:val="24"/>
          </w:rPr>
          <w:t>The facilitator</w:t>
        </w:r>
        <w:r>
          <w:rPr>
            <w:rFonts w:eastAsia="Calibri" w:cstheme="minorHAnsi"/>
            <w:sz w:val="24"/>
            <w:szCs w:val="24"/>
          </w:rPr>
          <w:t xml:space="preserve"> will roll </w:t>
        </w:r>
        <w:r w:rsidRPr="004A3C7C">
          <w:rPr>
            <w:rFonts w:eastAsia="Calibri" w:cstheme="minorHAnsi"/>
            <w:b/>
            <w:bCs/>
            <w:sz w:val="24"/>
            <w:szCs w:val="24"/>
          </w:rPr>
          <w:t>the</w:t>
        </w:r>
        <w:r w:rsidR="00FE389A">
          <w:rPr>
            <w:rFonts w:eastAsia="Calibri" w:cstheme="minorHAnsi"/>
            <w:b/>
            <w:bCs/>
            <w:sz w:val="24"/>
            <w:szCs w:val="24"/>
          </w:rPr>
          <w:t xml:space="preserve"> giant foam</w:t>
        </w:r>
        <w:r w:rsidRPr="004A3C7C">
          <w:rPr>
            <w:rFonts w:eastAsia="Calibri" w:cstheme="minorHAnsi"/>
            <w:b/>
            <w:bCs/>
            <w:sz w:val="24"/>
            <w:szCs w:val="24"/>
          </w:rPr>
          <w:t xml:space="preserve"> dice</w:t>
        </w:r>
        <w:r>
          <w:rPr>
            <w:rFonts w:eastAsia="Calibri" w:cstheme="minorHAnsi"/>
            <w:sz w:val="24"/>
            <w:szCs w:val="24"/>
          </w:rPr>
          <w:t xml:space="preserve"> to see which table will choose their event first. No events can be repeated once selected. Facilitator will continue to roll the dice until all groups have chosen an event.</w:t>
        </w:r>
      </w:ins>
    </w:p>
    <w:p w14:paraId="0DC0CA46" w14:textId="492D8ECA" w:rsidR="00A72C4A" w:rsidRPr="00A72C4A" w:rsidRDefault="000A6B25" w:rsidP="00A72C4A">
      <w:pPr>
        <w:pStyle w:val="ListParagraph"/>
        <w:numPr>
          <w:ilvl w:val="0"/>
          <w:numId w:val="14"/>
        </w:numPr>
        <w:spacing w:after="0" w:line="240" w:lineRule="auto"/>
        <w:contextualSpacing w:val="0"/>
        <w:rPr>
          <w:ins w:id="112" w:author="Ashley Cagnetta" w:date="2026-09-25T21:12:00Z" w16du:dateUtc="2026-09-26T01:12:00Z"/>
          <w:rFonts w:eastAsia="Calibri" w:cstheme="minorHAnsi"/>
          <w:b/>
          <w:bCs/>
          <w:sz w:val="24"/>
          <w:szCs w:val="24"/>
        </w:rPr>
      </w:pPr>
      <w:ins w:id="113" w:author="Ashley Cagnetta" w:date="2026-09-25T21:12:00Z" w16du:dateUtc="2026-09-26T01:12:00Z">
        <w:r w:rsidRPr="000A6B25">
          <w:rPr>
            <w:rFonts w:cstheme="minorHAnsi"/>
            <w:color w:val="000000"/>
            <w:sz w:val="24"/>
            <w:szCs w:val="24"/>
          </w:rPr>
          <w:t>Explain that they will be creating posters that highlight the rules</w:t>
        </w:r>
        <w:r>
          <w:rPr>
            <w:rFonts w:cstheme="minorHAnsi"/>
            <w:color w:val="000000"/>
            <w:sz w:val="24"/>
            <w:szCs w:val="24"/>
          </w:rPr>
          <w:t xml:space="preserve"> of the event</w:t>
        </w:r>
        <w:r w:rsidR="009402CC">
          <w:rPr>
            <w:rFonts w:cstheme="minorHAnsi"/>
            <w:color w:val="000000"/>
            <w:sz w:val="24"/>
            <w:szCs w:val="24"/>
          </w:rPr>
          <w:t>, how the rule creates safety,</w:t>
        </w:r>
        <w:r w:rsidR="00A72C4A">
          <w:rPr>
            <w:rFonts w:cstheme="minorHAnsi"/>
            <w:color w:val="000000"/>
            <w:sz w:val="24"/>
            <w:szCs w:val="24"/>
          </w:rPr>
          <w:t xml:space="preserve"> and</w:t>
        </w:r>
        <w:r w:rsidRPr="000A6B25">
          <w:rPr>
            <w:rFonts w:cstheme="minorHAnsi"/>
            <w:color w:val="000000"/>
            <w:sz w:val="24"/>
            <w:szCs w:val="24"/>
          </w:rPr>
          <w:t xml:space="preserve"> the </w:t>
        </w:r>
        <w:r w:rsidR="009402CC">
          <w:rPr>
            <w:rFonts w:cstheme="minorHAnsi"/>
            <w:color w:val="000000"/>
            <w:sz w:val="24"/>
            <w:szCs w:val="24"/>
          </w:rPr>
          <w:t xml:space="preserve">school and legal </w:t>
        </w:r>
        <w:r w:rsidRPr="000A6B25">
          <w:rPr>
            <w:rFonts w:cstheme="minorHAnsi"/>
            <w:color w:val="000000"/>
            <w:sz w:val="24"/>
            <w:szCs w:val="24"/>
          </w:rPr>
          <w:t xml:space="preserve">consequences </w:t>
        </w:r>
        <w:r>
          <w:rPr>
            <w:rFonts w:cstheme="minorHAnsi"/>
            <w:color w:val="000000"/>
            <w:sz w:val="24"/>
            <w:szCs w:val="24"/>
          </w:rPr>
          <w:t>for breaking the rule</w:t>
        </w:r>
        <w:r w:rsidRPr="000A6B25">
          <w:rPr>
            <w:rFonts w:cstheme="minorHAnsi"/>
            <w:color w:val="000000"/>
            <w:sz w:val="24"/>
            <w:szCs w:val="24"/>
          </w:rPr>
          <w:t>.</w:t>
        </w:r>
      </w:ins>
    </w:p>
    <w:p w14:paraId="1288FCF8" w14:textId="02FF5B71" w:rsidR="00A72C4A" w:rsidRPr="00A72C4A" w:rsidRDefault="00A72C4A" w:rsidP="00A72C4A">
      <w:pPr>
        <w:pStyle w:val="ListParagraph"/>
        <w:numPr>
          <w:ilvl w:val="0"/>
          <w:numId w:val="14"/>
        </w:numPr>
        <w:spacing w:after="0" w:line="240" w:lineRule="auto"/>
        <w:contextualSpacing w:val="0"/>
        <w:rPr>
          <w:ins w:id="114" w:author="Ashley Cagnetta" w:date="2026-09-25T21:12:00Z" w16du:dateUtc="2026-09-26T01:12:00Z"/>
          <w:rFonts w:eastAsia="Calibri" w:cstheme="minorHAnsi"/>
          <w:b/>
          <w:bCs/>
          <w:sz w:val="24"/>
          <w:szCs w:val="24"/>
        </w:rPr>
      </w:pPr>
      <w:ins w:id="115" w:author="Ashley Cagnetta" w:date="2026-09-25T21:12:00Z" w16du:dateUtc="2026-09-26T01:12:00Z">
        <w:r>
          <w:rPr>
            <w:rFonts w:cstheme="minorHAnsi"/>
            <w:color w:val="000000"/>
            <w:sz w:val="24"/>
            <w:szCs w:val="24"/>
          </w:rPr>
          <w:t>Each poster should include:</w:t>
        </w:r>
      </w:ins>
    </w:p>
    <w:p w14:paraId="6BE4E42E" w14:textId="77777777" w:rsidR="00A72C4A" w:rsidRPr="00A72C4A" w:rsidRDefault="00A72C4A" w:rsidP="00A72C4A">
      <w:pPr>
        <w:pStyle w:val="NormalWeb"/>
        <w:numPr>
          <w:ilvl w:val="1"/>
          <w:numId w:val="14"/>
        </w:numPr>
        <w:spacing w:before="0" w:beforeAutospacing="0" w:after="0" w:afterAutospacing="0"/>
        <w:textAlignment w:val="baseline"/>
        <w:rPr>
          <w:ins w:id="116" w:author="Ashley Cagnetta" w:date="2026-09-25T21:12:00Z" w16du:dateUtc="2026-09-26T01:12:00Z"/>
          <w:rFonts w:asciiTheme="minorHAnsi" w:hAnsiTheme="minorHAnsi" w:cstheme="minorHAnsi"/>
          <w:color w:val="000000"/>
        </w:rPr>
      </w:pPr>
      <w:ins w:id="117" w:author="Ashley Cagnetta" w:date="2026-09-25T21:12:00Z" w16du:dateUtc="2026-09-26T01:12:00Z">
        <w:r w:rsidRPr="00A72C4A">
          <w:rPr>
            <w:rFonts w:asciiTheme="minorHAnsi" w:hAnsiTheme="minorHAnsi" w:cstheme="minorHAnsi"/>
            <w:color w:val="000000"/>
          </w:rPr>
          <w:t>A clear title (e.g., "Rules for the School Dance")</w:t>
        </w:r>
      </w:ins>
    </w:p>
    <w:p w14:paraId="4712AF9F" w14:textId="77777777" w:rsidR="00A72C4A" w:rsidRDefault="00A72C4A" w:rsidP="00A72C4A">
      <w:pPr>
        <w:pStyle w:val="NormalWeb"/>
        <w:numPr>
          <w:ilvl w:val="1"/>
          <w:numId w:val="14"/>
        </w:numPr>
        <w:spacing w:before="0" w:beforeAutospacing="0" w:after="0" w:afterAutospacing="0"/>
        <w:textAlignment w:val="baseline"/>
        <w:rPr>
          <w:ins w:id="118" w:author="Ashley Cagnetta" w:date="2026-09-25T21:12:00Z" w16du:dateUtc="2026-09-26T01:12:00Z"/>
          <w:rFonts w:asciiTheme="minorHAnsi" w:hAnsiTheme="minorHAnsi" w:cstheme="minorHAnsi"/>
          <w:color w:val="000000"/>
        </w:rPr>
      </w:pPr>
      <w:ins w:id="119" w:author="Ashley Cagnetta" w:date="2026-09-25T21:12:00Z" w16du:dateUtc="2026-09-26T01:12:00Z">
        <w:r w:rsidRPr="00A72C4A">
          <w:rPr>
            <w:rFonts w:asciiTheme="minorHAnsi" w:hAnsiTheme="minorHAnsi" w:cstheme="minorHAnsi"/>
            <w:color w:val="000000"/>
          </w:rPr>
          <w:t>A list of rules</w:t>
        </w:r>
      </w:ins>
    </w:p>
    <w:p w14:paraId="58F0280F" w14:textId="6C73D701" w:rsidR="009402CC" w:rsidRPr="00A72C4A" w:rsidRDefault="009402CC" w:rsidP="00A72C4A">
      <w:pPr>
        <w:pStyle w:val="NormalWeb"/>
        <w:numPr>
          <w:ilvl w:val="1"/>
          <w:numId w:val="14"/>
        </w:numPr>
        <w:spacing w:before="0" w:beforeAutospacing="0" w:after="0" w:afterAutospacing="0"/>
        <w:textAlignment w:val="baseline"/>
        <w:rPr>
          <w:ins w:id="120" w:author="Ashley Cagnetta" w:date="2026-09-25T21:12:00Z" w16du:dateUtc="2026-09-26T01:12:00Z"/>
          <w:rFonts w:asciiTheme="minorHAnsi" w:hAnsiTheme="minorHAnsi" w:cstheme="minorHAnsi"/>
          <w:color w:val="000000"/>
        </w:rPr>
      </w:pPr>
      <w:ins w:id="121" w:author="Ashley Cagnetta" w:date="2026-09-25T21:12:00Z" w16du:dateUtc="2026-09-26T01:12:00Z">
        <w:r>
          <w:rPr>
            <w:rFonts w:asciiTheme="minorHAnsi" w:hAnsiTheme="minorHAnsi" w:cstheme="minorHAnsi"/>
            <w:color w:val="000000"/>
          </w:rPr>
          <w:t>The safety reason for each rule</w:t>
        </w:r>
      </w:ins>
    </w:p>
    <w:p w14:paraId="32E84ACB" w14:textId="0F3A4178" w:rsidR="00A72C4A" w:rsidRPr="00A72C4A" w:rsidRDefault="009402CC" w:rsidP="00A72C4A">
      <w:pPr>
        <w:pStyle w:val="NormalWeb"/>
        <w:numPr>
          <w:ilvl w:val="1"/>
          <w:numId w:val="14"/>
        </w:numPr>
        <w:spacing w:before="0" w:beforeAutospacing="0" w:after="0" w:afterAutospacing="0"/>
        <w:textAlignment w:val="baseline"/>
        <w:rPr>
          <w:ins w:id="122" w:author="Ashley Cagnetta" w:date="2026-09-25T21:12:00Z" w16du:dateUtc="2026-09-26T01:12:00Z"/>
          <w:rFonts w:asciiTheme="minorHAnsi" w:hAnsiTheme="minorHAnsi" w:cstheme="minorHAnsi"/>
          <w:color w:val="000000"/>
        </w:rPr>
      </w:pPr>
      <w:ins w:id="123" w:author="Ashley Cagnetta" w:date="2026-09-25T21:12:00Z" w16du:dateUtc="2026-09-26T01:12:00Z">
        <w:r>
          <w:rPr>
            <w:rFonts w:asciiTheme="minorHAnsi" w:hAnsiTheme="minorHAnsi" w:cstheme="minorHAnsi"/>
            <w:color w:val="000000"/>
          </w:rPr>
          <w:t>School and legal c</w:t>
        </w:r>
        <w:r w:rsidR="00A72C4A" w:rsidRPr="00A72C4A">
          <w:rPr>
            <w:rFonts w:asciiTheme="minorHAnsi" w:hAnsiTheme="minorHAnsi" w:cstheme="minorHAnsi"/>
            <w:color w:val="000000"/>
          </w:rPr>
          <w:t>onsequences for not following the rules</w:t>
        </w:r>
      </w:ins>
    </w:p>
    <w:p w14:paraId="27FA01CC" w14:textId="7C8A8A12" w:rsidR="00A72C4A" w:rsidRPr="00A72C4A" w:rsidRDefault="00A72C4A" w:rsidP="00A72C4A">
      <w:pPr>
        <w:pStyle w:val="NormalWeb"/>
        <w:numPr>
          <w:ilvl w:val="1"/>
          <w:numId w:val="14"/>
        </w:numPr>
        <w:spacing w:before="0" w:beforeAutospacing="0" w:after="240" w:afterAutospacing="0"/>
        <w:textAlignment w:val="baseline"/>
        <w:rPr>
          <w:ins w:id="124" w:author="Ashley Cagnetta" w:date="2026-09-25T21:12:00Z" w16du:dateUtc="2026-09-26T01:12:00Z"/>
          <w:rFonts w:asciiTheme="minorHAnsi" w:hAnsiTheme="minorHAnsi" w:cstheme="minorHAnsi"/>
          <w:color w:val="000000"/>
        </w:rPr>
      </w:pPr>
      <w:ins w:id="125" w:author="Ashley Cagnetta" w:date="2026-09-25T21:12:00Z" w16du:dateUtc="2026-09-26T01:12:00Z">
        <w:r w:rsidRPr="00A72C4A">
          <w:rPr>
            <w:rFonts w:asciiTheme="minorHAnsi" w:hAnsiTheme="minorHAnsi" w:cstheme="minorHAnsi"/>
            <w:color w:val="000000"/>
          </w:rPr>
          <w:t>Visual elements (drawings, charts) to enhance their message</w:t>
        </w:r>
      </w:ins>
    </w:p>
    <w:p w14:paraId="4BEB6398" w14:textId="242113E9" w:rsidR="00A72C4A" w:rsidRPr="004A3C7C" w:rsidRDefault="00A72C4A" w:rsidP="000A6B25">
      <w:pPr>
        <w:pStyle w:val="ListParagraph"/>
        <w:numPr>
          <w:ilvl w:val="0"/>
          <w:numId w:val="14"/>
        </w:numPr>
        <w:spacing w:after="0" w:line="240" w:lineRule="auto"/>
        <w:rPr>
          <w:ins w:id="126" w:author="Ashley Cagnetta" w:date="2026-09-25T21:12:00Z" w16du:dateUtc="2026-09-26T01:12:00Z"/>
          <w:rFonts w:eastAsia="Calibri" w:cstheme="minorHAnsi"/>
          <w:b/>
          <w:bCs/>
          <w:sz w:val="24"/>
          <w:szCs w:val="24"/>
        </w:rPr>
      </w:pPr>
      <w:ins w:id="127" w:author="Ashley Cagnetta" w:date="2026-09-25T21:12:00Z" w16du:dateUtc="2026-09-26T01:12:00Z">
        <w:r>
          <w:rPr>
            <w:rFonts w:eastAsia="Calibri" w:cstheme="minorHAnsi"/>
            <w:sz w:val="24"/>
            <w:szCs w:val="24"/>
          </w:rPr>
          <w:t>All group members will participate and contribute ideas to the poster.</w:t>
        </w:r>
        <w:r w:rsidR="004A3C7C">
          <w:rPr>
            <w:rFonts w:eastAsia="Calibri" w:cstheme="minorHAnsi"/>
            <w:sz w:val="24"/>
            <w:szCs w:val="24"/>
          </w:rPr>
          <w:t xml:space="preserve"> They will have 12 minutes to complete the poster.</w:t>
        </w:r>
        <w:r>
          <w:rPr>
            <w:rFonts w:eastAsia="Calibri" w:cstheme="minorHAnsi"/>
            <w:sz w:val="24"/>
            <w:szCs w:val="24"/>
          </w:rPr>
          <w:t xml:space="preserve"> #1’s will start writing and once the </w:t>
        </w:r>
        <w:r w:rsidR="004A3C7C">
          <w:rPr>
            <w:rFonts w:eastAsia="Calibri" w:cstheme="minorHAnsi"/>
            <w:sz w:val="24"/>
            <w:szCs w:val="24"/>
          </w:rPr>
          <w:t>3-minute</w:t>
        </w:r>
        <w:r>
          <w:rPr>
            <w:rFonts w:eastAsia="Calibri" w:cstheme="minorHAnsi"/>
            <w:sz w:val="24"/>
            <w:szCs w:val="24"/>
          </w:rPr>
          <w:t xml:space="preserve"> </w:t>
        </w:r>
        <w:r w:rsidRPr="00EA5B75">
          <w:rPr>
            <w:rFonts w:eastAsia="Calibri" w:cstheme="minorHAnsi"/>
            <w:b/>
            <w:bCs/>
            <w:sz w:val="24"/>
            <w:szCs w:val="24"/>
          </w:rPr>
          <w:t>timer</w:t>
        </w:r>
        <w:r>
          <w:rPr>
            <w:rFonts w:eastAsia="Calibri" w:cstheme="minorHAnsi"/>
            <w:sz w:val="24"/>
            <w:szCs w:val="24"/>
          </w:rPr>
          <w:t xml:space="preserve"> </w:t>
        </w:r>
        <w:r w:rsidR="004A3C7C">
          <w:rPr>
            <w:rFonts w:eastAsia="Calibri" w:cstheme="minorHAnsi"/>
            <w:sz w:val="24"/>
            <w:szCs w:val="24"/>
          </w:rPr>
          <w:t>is up, they will pass the marker to #2. This will continue every 3 minutes until the 12 minutes is up and all group members have contributed.</w:t>
        </w:r>
      </w:ins>
    </w:p>
    <w:p w14:paraId="677C432B" w14:textId="2320A322" w:rsidR="004A3C7C" w:rsidRPr="004A3C7C" w:rsidRDefault="004A3C7C" w:rsidP="000A6B25">
      <w:pPr>
        <w:pStyle w:val="ListParagraph"/>
        <w:numPr>
          <w:ilvl w:val="0"/>
          <w:numId w:val="14"/>
        </w:numPr>
        <w:spacing w:after="0" w:line="240" w:lineRule="auto"/>
        <w:rPr>
          <w:ins w:id="128" w:author="Ashley Cagnetta" w:date="2026-09-25T21:12:00Z" w16du:dateUtc="2026-09-26T01:12:00Z"/>
          <w:rFonts w:eastAsia="Calibri" w:cstheme="minorHAnsi"/>
          <w:b/>
          <w:bCs/>
          <w:sz w:val="24"/>
          <w:szCs w:val="24"/>
        </w:rPr>
      </w:pPr>
      <w:ins w:id="129" w:author="Ashley Cagnetta" w:date="2026-09-25T21:12:00Z" w16du:dateUtc="2026-09-26T01:12:00Z">
        <w:r w:rsidRPr="004A3C7C">
          <w:rPr>
            <w:rFonts w:eastAsia="Calibri" w:cstheme="minorHAnsi"/>
            <w:sz w:val="24"/>
            <w:szCs w:val="24"/>
          </w:rPr>
          <w:t>Gallery Walk: Display the posters around the classroom. Allow students to walk around and review each poster.</w:t>
        </w:r>
      </w:ins>
    </w:p>
    <w:p w14:paraId="5F070D53" w14:textId="4E5B8059" w:rsidR="004A3C7C" w:rsidRPr="004A3C7C" w:rsidRDefault="004A3C7C" w:rsidP="000A6B25">
      <w:pPr>
        <w:pStyle w:val="ListParagraph"/>
        <w:numPr>
          <w:ilvl w:val="0"/>
          <w:numId w:val="14"/>
        </w:numPr>
        <w:spacing w:after="0" w:line="240" w:lineRule="auto"/>
        <w:rPr>
          <w:ins w:id="130" w:author="Ashley Cagnetta" w:date="2026-09-25T21:12:00Z" w16du:dateUtc="2026-09-26T01:12:00Z"/>
          <w:rFonts w:eastAsia="Calibri" w:cstheme="minorHAnsi"/>
          <w:b/>
          <w:bCs/>
          <w:sz w:val="24"/>
          <w:szCs w:val="24"/>
        </w:rPr>
      </w:pPr>
      <w:ins w:id="131" w:author="Ashley Cagnetta" w:date="2026-09-25T21:12:00Z" w16du:dateUtc="2026-09-26T01:12:00Z">
        <w:r w:rsidRPr="004A3C7C">
          <w:rPr>
            <w:rFonts w:eastAsia="Calibri" w:cstheme="minorHAnsi"/>
            <w:sz w:val="24"/>
            <w:szCs w:val="24"/>
          </w:rPr>
          <w:t xml:space="preserve">Lead a discussion on what they learned from the activity. Ask questions like: </w:t>
        </w:r>
      </w:ins>
    </w:p>
    <w:p w14:paraId="0D9F7EFA" w14:textId="77777777" w:rsidR="004A3C7C" w:rsidRPr="004A3C7C" w:rsidRDefault="004A3C7C" w:rsidP="004A3C7C">
      <w:pPr>
        <w:pStyle w:val="NormalWeb"/>
        <w:numPr>
          <w:ilvl w:val="1"/>
          <w:numId w:val="14"/>
        </w:numPr>
        <w:spacing w:before="0" w:beforeAutospacing="0" w:after="0" w:afterAutospacing="0"/>
        <w:textAlignment w:val="baseline"/>
        <w:rPr>
          <w:ins w:id="132" w:author="Ashley Cagnetta" w:date="2026-09-25T21:12:00Z" w16du:dateUtc="2026-09-26T01:12:00Z"/>
          <w:rFonts w:asciiTheme="minorHAnsi" w:hAnsiTheme="minorHAnsi" w:cstheme="minorHAnsi"/>
          <w:color w:val="000000"/>
        </w:rPr>
      </w:pPr>
      <w:ins w:id="133" w:author="Ashley Cagnetta" w:date="2026-09-25T21:12:00Z" w16du:dateUtc="2026-09-26T01:12:00Z">
        <w:r w:rsidRPr="004A3C7C">
          <w:rPr>
            <w:rFonts w:asciiTheme="minorHAnsi" w:hAnsiTheme="minorHAnsi" w:cstheme="minorHAnsi"/>
            <w:color w:val="000000"/>
          </w:rPr>
          <w:t>Which rules do you think are most important, and why?</w:t>
        </w:r>
      </w:ins>
    </w:p>
    <w:p w14:paraId="6864ECCB" w14:textId="09376E29" w:rsidR="004A3C7C" w:rsidRPr="004A3C7C" w:rsidRDefault="004A3C7C" w:rsidP="004A3C7C">
      <w:pPr>
        <w:pStyle w:val="NormalWeb"/>
        <w:numPr>
          <w:ilvl w:val="1"/>
          <w:numId w:val="14"/>
        </w:numPr>
        <w:spacing w:before="0" w:beforeAutospacing="0" w:after="0" w:afterAutospacing="0"/>
        <w:textAlignment w:val="baseline"/>
        <w:rPr>
          <w:ins w:id="134" w:author="Ashley Cagnetta" w:date="2026-09-25T21:12:00Z" w16du:dateUtc="2026-09-26T01:12:00Z"/>
          <w:rFonts w:asciiTheme="minorHAnsi" w:hAnsiTheme="minorHAnsi" w:cstheme="minorHAnsi"/>
          <w:color w:val="000000"/>
        </w:rPr>
      </w:pPr>
      <w:ins w:id="135" w:author="Ashley Cagnetta" w:date="2026-09-25T21:12:00Z" w16du:dateUtc="2026-09-26T01:12:00Z">
        <w:r w:rsidRPr="004A3C7C">
          <w:rPr>
            <w:rFonts w:asciiTheme="minorHAnsi" w:hAnsiTheme="minorHAnsi" w:cstheme="minorHAnsi"/>
            <w:color w:val="000000"/>
          </w:rPr>
          <w:t>How can we support each other in following these rules?</w:t>
        </w:r>
      </w:ins>
    </w:p>
    <w:p w14:paraId="7987EF9E" w14:textId="15D95801" w:rsidR="004A3C7C" w:rsidRDefault="004A3C7C" w:rsidP="00427BA6">
      <w:pPr>
        <w:pStyle w:val="NormalWeb"/>
        <w:numPr>
          <w:ilvl w:val="0"/>
          <w:numId w:val="14"/>
        </w:numPr>
        <w:spacing w:before="0" w:beforeAutospacing="0" w:after="0" w:afterAutospacing="0"/>
        <w:textAlignment w:val="baseline"/>
        <w:rPr>
          <w:ins w:id="136" w:author="Ashley Cagnetta" w:date="2026-09-25T21:12:00Z" w16du:dateUtc="2026-09-26T01:12:00Z"/>
          <w:rFonts w:asciiTheme="minorHAnsi" w:hAnsiTheme="minorHAnsi" w:cstheme="minorHAnsi"/>
          <w:color w:val="000000"/>
        </w:rPr>
      </w:pPr>
      <w:ins w:id="137" w:author="Ashley Cagnetta" w:date="2026-09-25T21:12:00Z" w16du:dateUtc="2026-09-26T01:12:00Z">
        <w:r>
          <w:rPr>
            <w:rFonts w:asciiTheme="minorHAnsi" w:hAnsiTheme="minorHAnsi" w:cstheme="minorHAnsi"/>
            <w:color w:val="000000"/>
          </w:rPr>
          <w:t xml:space="preserve">Roll the dice once to determine what table and another time to determine what # </w:t>
        </w:r>
        <w:r w:rsidR="00307058">
          <w:rPr>
            <w:rFonts w:asciiTheme="minorHAnsi" w:hAnsiTheme="minorHAnsi" w:cstheme="minorHAnsi"/>
            <w:color w:val="000000"/>
          </w:rPr>
          <w:t xml:space="preserve">at that table </w:t>
        </w:r>
        <w:r>
          <w:rPr>
            <w:rFonts w:asciiTheme="minorHAnsi" w:hAnsiTheme="minorHAnsi" w:cstheme="minorHAnsi"/>
            <w:color w:val="000000"/>
          </w:rPr>
          <w:t>will answer</w:t>
        </w:r>
        <w:r w:rsidR="00307058">
          <w:rPr>
            <w:rFonts w:asciiTheme="minorHAnsi" w:hAnsiTheme="minorHAnsi" w:cstheme="minorHAnsi"/>
            <w:color w:val="000000"/>
          </w:rPr>
          <w:t>.</w:t>
        </w:r>
      </w:ins>
    </w:p>
    <w:p w14:paraId="305FC816" w14:textId="2E89DA49" w:rsidR="00703E26" w:rsidRPr="004A3C7C" w:rsidRDefault="004A3C7C" w:rsidP="00427BA6">
      <w:pPr>
        <w:pStyle w:val="NormalWeb"/>
        <w:numPr>
          <w:ilvl w:val="0"/>
          <w:numId w:val="14"/>
        </w:numPr>
        <w:spacing w:before="0" w:beforeAutospacing="0" w:after="0" w:afterAutospacing="0"/>
        <w:textAlignment w:val="baseline"/>
        <w:rPr>
          <w:ins w:id="138" w:author="Ashley Cagnetta" w:date="2026-09-25T21:12:00Z" w16du:dateUtc="2026-09-26T01:12:00Z"/>
          <w:rFonts w:asciiTheme="minorHAnsi" w:hAnsiTheme="minorHAnsi" w:cstheme="minorHAnsi"/>
          <w:color w:val="000000"/>
        </w:rPr>
      </w:pPr>
      <w:ins w:id="139" w:author="Ashley Cagnetta" w:date="2026-09-25T21:12:00Z" w16du:dateUtc="2026-09-26T01:12:00Z">
        <w:r>
          <w:rPr>
            <w:rFonts w:asciiTheme="minorHAnsi" w:hAnsiTheme="minorHAnsi" w:cstheme="minorHAnsi"/>
            <w:color w:val="000000"/>
          </w:rPr>
          <w:t>Debrief the lesson by</w:t>
        </w:r>
        <w:r w:rsidRPr="004A3C7C">
          <w:rPr>
            <w:rFonts w:asciiTheme="minorHAnsi" w:hAnsiTheme="minorHAnsi" w:cstheme="minorHAnsi"/>
            <w:color w:val="000000"/>
          </w:rPr>
          <w:t xml:space="preserve"> ask</w:t>
        </w:r>
        <w:r>
          <w:rPr>
            <w:rFonts w:asciiTheme="minorHAnsi" w:hAnsiTheme="minorHAnsi" w:cstheme="minorHAnsi"/>
            <w:color w:val="000000"/>
          </w:rPr>
          <w:t>ing</w:t>
        </w:r>
        <w:r w:rsidRPr="004A3C7C">
          <w:rPr>
            <w:rFonts w:asciiTheme="minorHAnsi" w:hAnsiTheme="minorHAnsi" w:cstheme="minorHAnsi"/>
            <w:color w:val="000000"/>
          </w:rPr>
          <w:t xml:space="preserve"> each student to write down </w:t>
        </w:r>
        <w:r>
          <w:rPr>
            <w:rFonts w:asciiTheme="minorHAnsi" w:hAnsiTheme="minorHAnsi" w:cstheme="minorHAnsi"/>
            <w:color w:val="000000"/>
          </w:rPr>
          <w:t xml:space="preserve">on a sticky note </w:t>
        </w:r>
        <w:r w:rsidRPr="004A3C7C">
          <w:rPr>
            <w:rFonts w:asciiTheme="minorHAnsi" w:hAnsiTheme="minorHAnsi" w:cstheme="minorHAnsi"/>
            <w:color w:val="000000"/>
          </w:rPr>
          <w:t>one new rule or behavior they will commit to following at the next school event.</w:t>
        </w:r>
        <w:r>
          <w:rPr>
            <w:rFonts w:asciiTheme="minorHAnsi" w:hAnsiTheme="minorHAnsi" w:cstheme="minorHAnsi"/>
            <w:color w:val="000000"/>
          </w:rPr>
          <w:t xml:space="preserve"> Collect sticky notes.</w:t>
        </w:r>
        <w:bookmarkEnd w:id="80"/>
        <w:r w:rsidR="00703E26" w:rsidRPr="004A3C7C">
          <w:rPr>
            <w:rFonts w:cstheme="minorHAnsi"/>
          </w:rPr>
          <w:br w:type="page"/>
        </w:r>
      </w:ins>
    </w:p>
    <w:p w14:paraId="658BC7AF" w14:textId="77777777" w:rsidR="00633211" w:rsidRPr="00DC7F18" w:rsidRDefault="00633211" w:rsidP="00633211">
      <w:pPr>
        <w:jc w:val="center"/>
        <w:rPr>
          <w:ins w:id="140" w:author="Ashley Cagnetta" w:date="2026-09-25T21:12:00Z" w16du:dateUtc="2026-09-26T01:12:00Z"/>
          <w:sz w:val="24"/>
          <w:szCs w:val="24"/>
        </w:rPr>
      </w:pPr>
      <w:ins w:id="141" w:author="Ashley Cagnetta" w:date="2026-09-25T21:12:00Z" w16du:dateUtc="2026-09-26T01:12:00Z">
        <w:r w:rsidRPr="00DC7F18">
          <w:rPr>
            <w:rFonts w:cs="Tahoma"/>
            <w:b/>
            <w:noProof/>
            <w:sz w:val="24"/>
            <w:szCs w:val="24"/>
          </w:rPr>
          <w:drawing>
            <wp:inline distT="0" distB="0" distL="0" distR="0" wp14:anchorId="4C31ACA5" wp14:editId="28B912A1">
              <wp:extent cx="2051685" cy="954405"/>
              <wp:effectExtent l="0" t="0" r="5715" b="0"/>
              <wp:docPr id="864226857" name="Picture 864226857" descr="AFLSE w bar fd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FLSE w bar fd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1685" cy="954405"/>
                      </a:xfrm>
                      <a:prstGeom prst="rect">
                        <a:avLst/>
                      </a:prstGeom>
                      <a:noFill/>
                      <a:ln>
                        <a:noFill/>
                      </a:ln>
                    </pic:spPr>
                  </pic:pic>
                </a:graphicData>
              </a:graphic>
            </wp:inline>
          </w:drawing>
        </w:r>
      </w:ins>
    </w:p>
    <w:p w14:paraId="3E7880A8" w14:textId="77777777" w:rsidR="00633211" w:rsidRPr="00B02B89" w:rsidRDefault="00633211" w:rsidP="00633211">
      <w:pPr>
        <w:pBdr>
          <w:bottom w:val="single" w:sz="4" w:space="1" w:color="auto"/>
        </w:pBdr>
        <w:spacing w:after="0" w:line="240" w:lineRule="auto"/>
        <w:jc w:val="center"/>
        <w:rPr>
          <w:ins w:id="142" w:author="Ashley Cagnetta" w:date="2026-09-25T21:12:00Z" w16du:dateUtc="2026-09-26T01:12:00Z"/>
          <w:rFonts w:eastAsia="Calibri" w:cstheme="minorHAnsi"/>
          <w:sz w:val="20"/>
          <w:szCs w:val="20"/>
        </w:rPr>
      </w:pPr>
      <w:ins w:id="143" w:author="Ashley Cagnetta" w:date="2026-09-25T21:12:00Z" w16du:dateUtc="2026-09-26T01:12:00Z">
        <w:r w:rsidRPr="00B02B89">
          <w:rPr>
            <w:rFonts w:eastAsia="Calibri" w:cstheme="minorHAnsi"/>
            <w:sz w:val="20"/>
            <w:szCs w:val="20"/>
          </w:rPr>
          <w:t>The Law-Related Education Academy is facilitated by the Arizona Foundation for Legal Services &amp; Education with funding made possible by the Arizona Department of Education School Safety Program.</w:t>
        </w:r>
      </w:ins>
    </w:p>
    <w:p w14:paraId="2FEC7F14" w14:textId="77777777" w:rsidR="00633211" w:rsidRPr="00DC7F18" w:rsidRDefault="00633211" w:rsidP="00633211">
      <w:pPr>
        <w:spacing w:after="0" w:line="240" w:lineRule="auto"/>
        <w:jc w:val="center"/>
        <w:rPr>
          <w:ins w:id="144" w:author="Ashley Cagnetta" w:date="2026-09-25T21:12:00Z" w16du:dateUtc="2026-09-26T01:12:00Z"/>
          <w:rFonts w:eastAsia="Calibri" w:cs="Calibri"/>
          <w:b/>
          <w:bCs/>
          <w:sz w:val="24"/>
          <w:szCs w:val="24"/>
          <w:u w:val="single"/>
        </w:rPr>
      </w:pPr>
    </w:p>
    <w:p w14:paraId="1ED3F823" w14:textId="6A480BA3" w:rsidR="00633211" w:rsidRPr="00441985" w:rsidRDefault="00633211" w:rsidP="00633211">
      <w:pPr>
        <w:spacing w:after="0" w:line="240" w:lineRule="auto"/>
        <w:jc w:val="center"/>
        <w:rPr>
          <w:ins w:id="145" w:author="Ashley Cagnetta" w:date="2026-09-25T21:12:00Z" w16du:dateUtc="2026-09-26T01:12:00Z"/>
          <w:rFonts w:eastAsia="Calibri" w:cstheme="minorHAnsi"/>
          <w:b/>
          <w:bCs/>
          <w:sz w:val="24"/>
          <w:szCs w:val="24"/>
        </w:rPr>
      </w:pPr>
      <w:ins w:id="146" w:author="Ashley Cagnetta" w:date="2026-09-25T21:12:00Z" w16du:dateUtc="2026-09-26T01:12:00Z">
        <w:r>
          <w:rPr>
            <w:rFonts w:eastAsia="Calibri" w:cstheme="minorHAnsi"/>
            <w:b/>
            <w:bCs/>
            <w:sz w:val="24"/>
            <w:szCs w:val="24"/>
          </w:rPr>
          <w:t>“</w:t>
        </w:r>
        <w:r w:rsidR="00294CE8">
          <w:rPr>
            <w:rFonts w:eastAsia="Calibri" w:cstheme="minorHAnsi"/>
            <w:b/>
            <w:bCs/>
            <w:sz w:val="24"/>
            <w:szCs w:val="24"/>
          </w:rPr>
          <w:t>Promoting Respect</w:t>
        </w:r>
        <w:r>
          <w:rPr>
            <w:rFonts w:eastAsia="Calibri" w:cstheme="minorHAnsi"/>
            <w:b/>
            <w:bCs/>
            <w:sz w:val="24"/>
            <w:szCs w:val="24"/>
          </w:rPr>
          <w:t>”</w:t>
        </w:r>
        <w:r w:rsidRPr="00441985">
          <w:rPr>
            <w:rFonts w:eastAsia="Calibri" w:cstheme="minorHAnsi"/>
            <w:b/>
            <w:bCs/>
            <w:sz w:val="24"/>
            <w:szCs w:val="24"/>
          </w:rPr>
          <w:t xml:space="preserve"> Academy</w:t>
        </w:r>
      </w:ins>
    </w:p>
    <w:p w14:paraId="44E31056" w14:textId="77777777" w:rsidR="00633211" w:rsidRPr="00441985" w:rsidRDefault="00633211" w:rsidP="00633211">
      <w:pPr>
        <w:spacing w:after="0" w:line="240" w:lineRule="auto"/>
        <w:jc w:val="center"/>
        <w:rPr>
          <w:ins w:id="147" w:author="Ashley Cagnetta" w:date="2026-09-25T21:12:00Z" w16du:dateUtc="2026-09-26T01:12:00Z"/>
          <w:rFonts w:eastAsia="Calibri" w:cstheme="minorHAnsi"/>
          <w:bCs/>
          <w:sz w:val="24"/>
          <w:szCs w:val="24"/>
        </w:rPr>
      </w:pPr>
      <w:ins w:id="148" w:author="Ashley Cagnetta" w:date="2026-09-25T21:12:00Z" w16du:dateUtc="2026-09-26T01:12:00Z">
        <w:r w:rsidRPr="00441985">
          <w:rPr>
            <w:rFonts w:eastAsia="Calibri" w:cstheme="minorHAnsi"/>
            <w:bCs/>
            <w:sz w:val="24"/>
            <w:szCs w:val="24"/>
          </w:rPr>
          <w:t>(</w:t>
        </w:r>
        <w:r>
          <w:rPr>
            <w:rFonts w:eastAsia="Calibri" w:cstheme="minorHAnsi"/>
            <w:bCs/>
            <w:sz w:val="24"/>
            <w:szCs w:val="24"/>
          </w:rPr>
          <w:t>Middle/High School</w:t>
        </w:r>
        <w:r w:rsidRPr="00441985">
          <w:rPr>
            <w:rFonts w:eastAsia="Calibri" w:cstheme="minorHAnsi"/>
            <w:bCs/>
            <w:sz w:val="24"/>
            <w:szCs w:val="24"/>
          </w:rPr>
          <w:t>)</w:t>
        </w:r>
      </w:ins>
    </w:p>
    <w:p w14:paraId="55F680DE" w14:textId="521F5EF3" w:rsidR="00633211" w:rsidRDefault="00623DEA" w:rsidP="00633211">
      <w:pPr>
        <w:widowControl w:val="0"/>
        <w:autoSpaceDE w:val="0"/>
        <w:autoSpaceDN w:val="0"/>
        <w:adjustRightInd w:val="0"/>
        <w:spacing w:after="0" w:line="240" w:lineRule="auto"/>
        <w:ind w:left="1710" w:hanging="1710"/>
        <w:jc w:val="center"/>
        <w:rPr>
          <w:ins w:id="149" w:author="Ashley Cagnetta" w:date="2026-09-25T21:12:00Z" w16du:dateUtc="2026-09-26T01:12:00Z"/>
          <w:rFonts w:eastAsia="Calibri" w:cstheme="minorHAnsi"/>
          <w:b/>
          <w:bCs/>
          <w:sz w:val="24"/>
          <w:szCs w:val="24"/>
        </w:rPr>
      </w:pPr>
      <w:ins w:id="150" w:author="Ashley Cagnetta" w:date="2026-09-25T21:12:00Z" w16du:dateUtc="2026-09-26T01:12:00Z">
        <w:r>
          <w:rPr>
            <w:rFonts w:eastAsia="Calibri" w:cstheme="minorHAnsi"/>
            <w:b/>
            <w:bCs/>
            <w:sz w:val="24"/>
            <w:szCs w:val="24"/>
          </w:rPr>
          <w:t>“</w:t>
        </w:r>
        <w:r w:rsidR="00294CE8">
          <w:rPr>
            <w:rFonts w:eastAsia="Calibri" w:cstheme="minorHAnsi"/>
            <w:b/>
            <w:bCs/>
            <w:sz w:val="24"/>
            <w:szCs w:val="24"/>
          </w:rPr>
          <w:t>Sporting Events &amp; Extra Curricular</w:t>
        </w:r>
        <w:r>
          <w:rPr>
            <w:rFonts w:eastAsia="Calibri" w:cstheme="minorHAnsi"/>
            <w:b/>
            <w:bCs/>
            <w:sz w:val="24"/>
            <w:szCs w:val="24"/>
          </w:rPr>
          <w:t>”</w:t>
        </w:r>
        <w:r w:rsidR="00633211" w:rsidRPr="00441985">
          <w:rPr>
            <w:rFonts w:eastAsia="Calibri" w:cstheme="minorHAnsi"/>
            <w:b/>
            <w:bCs/>
            <w:sz w:val="24"/>
            <w:szCs w:val="24"/>
          </w:rPr>
          <w:t xml:space="preserve"> Lesson Plan</w:t>
        </w:r>
      </w:ins>
    </w:p>
    <w:p w14:paraId="13631810" w14:textId="77777777" w:rsidR="00294CE8" w:rsidRDefault="00294CE8" w:rsidP="00633211">
      <w:pPr>
        <w:widowControl w:val="0"/>
        <w:autoSpaceDE w:val="0"/>
        <w:autoSpaceDN w:val="0"/>
        <w:adjustRightInd w:val="0"/>
        <w:spacing w:after="0" w:line="240" w:lineRule="auto"/>
        <w:ind w:left="1710" w:hanging="1710"/>
        <w:jc w:val="center"/>
        <w:rPr>
          <w:ins w:id="151" w:author="Ashley Cagnetta" w:date="2026-09-25T21:12:00Z" w16du:dateUtc="2026-09-26T01:12:00Z"/>
          <w:rFonts w:eastAsia="Calibri" w:cstheme="minorHAnsi"/>
          <w:b/>
          <w:bCs/>
          <w:sz w:val="24"/>
          <w:szCs w:val="24"/>
        </w:rPr>
      </w:pPr>
    </w:p>
    <w:p w14:paraId="769EF7C0" w14:textId="77777777" w:rsidR="00294CE8" w:rsidRDefault="00294CE8" w:rsidP="00633211">
      <w:pPr>
        <w:widowControl w:val="0"/>
        <w:autoSpaceDE w:val="0"/>
        <w:autoSpaceDN w:val="0"/>
        <w:adjustRightInd w:val="0"/>
        <w:spacing w:after="0" w:line="240" w:lineRule="auto"/>
        <w:ind w:left="1710" w:hanging="1710"/>
        <w:jc w:val="center"/>
        <w:rPr>
          <w:ins w:id="152" w:author="Ashley Cagnetta" w:date="2026-09-25T21:12:00Z" w16du:dateUtc="2026-09-26T01:12:00Z"/>
          <w:rFonts w:eastAsia="Calibri" w:cstheme="minorHAnsi"/>
          <w:b/>
          <w:bCs/>
          <w:sz w:val="24"/>
          <w:szCs w:val="24"/>
        </w:rPr>
      </w:pPr>
    </w:p>
    <w:p w14:paraId="73B5CE98" w14:textId="1CC748C2" w:rsidR="00294CE8" w:rsidRDefault="00294CE8" w:rsidP="00633211">
      <w:pPr>
        <w:widowControl w:val="0"/>
        <w:autoSpaceDE w:val="0"/>
        <w:autoSpaceDN w:val="0"/>
        <w:adjustRightInd w:val="0"/>
        <w:spacing w:after="0" w:line="240" w:lineRule="auto"/>
        <w:ind w:left="1710" w:hanging="1710"/>
        <w:jc w:val="center"/>
        <w:rPr>
          <w:ins w:id="153" w:author="Ashley Cagnetta" w:date="2026-09-25T21:12:00Z" w16du:dateUtc="2026-09-26T01:12:00Z"/>
          <w:rFonts w:eastAsia="Calibri" w:cstheme="minorHAnsi"/>
          <w:b/>
          <w:bCs/>
          <w:sz w:val="24"/>
          <w:szCs w:val="24"/>
        </w:rPr>
      </w:pPr>
      <w:ins w:id="154" w:author="Ashley Cagnetta" w:date="2026-09-25T21:12:00Z" w16du:dateUtc="2026-09-26T01:12:00Z">
        <w:r>
          <w:rPr>
            <w:rFonts w:eastAsia="Calibri" w:cstheme="minorHAnsi"/>
            <w:b/>
            <w:bCs/>
            <w:sz w:val="24"/>
            <w:szCs w:val="24"/>
          </w:rPr>
          <w:t>Arizona State Standards Correlations</w:t>
        </w:r>
      </w:ins>
    </w:p>
    <w:p w14:paraId="292615A0" w14:textId="77777777" w:rsidR="00CA42C1" w:rsidRDefault="00CA42C1" w:rsidP="00633211">
      <w:pPr>
        <w:widowControl w:val="0"/>
        <w:autoSpaceDE w:val="0"/>
        <w:autoSpaceDN w:val="0"/>
        <w:adjustRightInd w:val="0"/>
        <w:spacing w:after="0" w:line="240" w:lineRule="auto"/>
        <w:ind w:left="1710" w:hanging="1710"/>
        <w:jc w:val="center"/>
        <w:rPr>
          <w:ins w:id="155" w:author="Ashley Cagnetta" w:date="2026-09-25T21:12:00Z" w16du:dateUtc="2026-09-26T01:12:00Z"/>
          <w:rFonts w:eastAsia="Calibri" w:cstheme="minorHAnsi"/>
          <w:b/>
          <w:bCs/>
          <w:sz w:val="24"/>
          <w:szCs w:val="24"/>
        </w:rPr>
      </w:pPr>
    </w:p>
    <w:p w14:paraId="0C979D42" w14:textId="766B9D5A" w:rsidR="00294CE8" w:rsidRDefault="00CA4181" w:rsidP="00CA4181">
      <w:pPr>
        <w:widowControl w:val="0"/>
        <w:autoSpaceDE w:val="0"/>
        <w:autoSpaceDN w:val="0"/>
        <w:adjustRightInd w:val="0"/>
        <w:spacing w:after="0" w:line="240" w:lineRule="auto"/>
        <w:ind w:left="1710" w:hanging="1710"/>
        <w:rPr>
          <w:ins w:id="156" w:author="Ashley Cagnetta" w:date="2026-09-25T21:12:00Z" w16du:dateUtc="2026-09-26T01:12:00Z"/>
          <w:rFonts w:eastAsia="Calibri" w:cstheme="minorHAnsi"/>
          <w:b/>
          <w:bCs/>
          <w:sz w:val="24"/>
          <w:szCs w:val="24"/>
        </w:rPr>
      </w:pPr>
      <w:ins w:id="157" w:author="Ashley Cagnetta" w:date="2026-09-25T21:12:00Z" w16du:dateUtc="2026-09-26T01:12:00Z">
        <w:r>
          <w:rPr>
            <w:rFonts w:eastAsia="Calibri" w:cstheme="minorHAnsi"/>
            <w:b/>
            <w:bCs/>
            <w:sz w:val="24"/>
            <w:szCs w:val="24"/>
          </w:rPr>
          <w:t>Civics</w:t>
        </w:r>
      </w:ins>
    </w:p>
    <w:p w14:paraId="6BD74B2F" w14:textId="77777777" w:rsidR="00CA4181" w:rsidRPr="00905E10" w:rsidRDefault="00CA4181" w:rsidP="00CA4181">
      <w:pPr>
        <w:spacing w:after="0" w:line="240" w:lineRule="auto"/>
        <w:rPr>
          <w:ins w:id="158" w:author="Ashley Cagnetta" w:date="2026-09-25T21:12:00Z" w16du:dateUtc="2026-09-26T01:12:00Z"/>
          <w:sz w:val="24"/>
          <w:szCs w:val="24"/>
        </w:rPr>
      </w:pPr>
      <w:ins w:id="159" w:author="Ashley Cagnetta" w:date="2026-09-25T21:12:00Z" w16du:dateUtc="2026-09-26T01:12:00Z">
        <w:r w:rsidRPr="00905E10">
          <w:rPr>
            <w:sz w:val="24"/>
            <w:szCs w:val="24"/>
          </w:rPr>
          <w:t>7-12 S3C4 PO4b-c Explain the obligations and responsibilities of citizenship: obeying the law.</w:t>
        </w:r>
        <w:r w:rsidRPr="00905E10">
          <w:rPr>
            <w:sz w:val="24"/>
            <w:szCs w:val="24"/>
          </w:rPr>
          <w:br/>
        </w:r>
        <w:bookmarkStart w:id="160" w:name="_Hlk145416075"/>
        <w:r w:rsidRPr="00905E10">
          <w:rPr>
            <w:sz w:val="24"/>
            <w:szCs w:val="24"/>
          </w:rPr>
          <w:t>8.C2.2 Explain specific roles, rights, and responsibilities of people in a society.</w:t>
        </w:r>
      </w:ins>
    </w:p>
    <w:bookmarkEnd w:id="160"/>
    <w:p w14:paraId="3D6C3812" w14:textId="77777777" w:rsidR="00CA4181" w:rsidRPr="00905E10" w:rsidRDefault="00CA4181" w:rsidP="00CA4181">
      <w:pPr>
        <w:spacing w:after="0" w:line="240" w:lineRule="auto"/>
        <w:rPr>
          <w:ins w:id="161" w:author="Ashley Cagnetta" w:date="2026-09-25T21:12:00Z" w16du:dateUtc="2026-09-26T01:12:00Z"/>
          <w:sz w:val="24"/>
          <w:szCs w:val="24"/>
        </w:rPr>
      </w:pPr>
      <w:ins w:id="162" w:author="Ashley Cagnetta" w:date="2026-09-25T21:12:00Z" w16du:dateUtc="2026-09-26T01:12:00Z">
        <w:r w:rsidRPr="00905E10">
          <w:rPr>
            <w:sz w:val="24"/>
            <w:szCs w:val="24"/>
          </w:rPr>
          <w:t>HS.C2.4 Analyze the responsibility of citizens.</w:t>
        </w:r>
      </w:ins>
    </w:p>
    <w:p w14:paraId="7BAFD6E3" w14:textId="77777777" w:rsidR="00CA4181" w:rsidRPr="00905E10" w:rsidRDefault="00CA4181" w:rsidP="00CA4181">
      <w:pPr>
        <w:pStyle w:val="ListParagraph"/>
        <w:widowControl w:val="0"/>
        <w:autoSpaceDE w:val="0"/>
        <w:autoSpaceDN w:val="0"/>
        <w:adjustRightInd w:val="0"/>
        <w:spacing w:after="0" w:line="240" w:lineRule="auto"/>
        <w:ind w:left="0"/>
        <w:rPr>
          <w:ins w:id="163" w:author="Ashley Cagnetta" w:date="2026-09-25T21:12:00Z" w16du:dateUtc="2026-09-26T01:12:00Z"/>
          <w:b/>
          <w:bCs/>
          <w:sz w:val="24"/>
          <w:szCs w:val="24"/>
        </w:rPr>
      </w:pPr>
    </w:p>
    <w:p w14:paraId="23D3C631" w14:textId="77777777" w:rsidR="00CA4181" w:rsidRPr="00905E10" w:rsidRDefault="00CA4181" w:rsidP="00CA4181">
      <w:pPr>
        <w:pStyle w:val="ListParagraph"/>
        <w:widowControl w:val="0"/>
        <w:autoSpaceDE w:val="0"/>
        <w:autoSpaceDN w:val="0"/>
        <w:adjustRightInd w:val="0"/>
        <w:spacing w:after="0" w:line="240" w:lineRule="auto"/>
        <w:ind w:left="0"/>
        <w:jc w:val="center"/>
        <w:rPr>
          <w:ins w:id="164" w:author="Ashley Cagnetta" w:date="2026-09-25T21:12:00Z" w16du:dateUtc="2026-09-26T01:12:00Z"/>
          <w:b/>
          <w:bCs/>
          <w:sz w:val="24"/>
          <w:szCs w:val="24"/>
        </w:rPr>
      </w:pPr>
    </w:p>
    <w:p w14:paraId="0E6705DE" w14:textId="77777777" w:rsidR="00CA4181" w:rsidRPr="00905E10" w:rsidRDefault="00CA4181" w:rsidP="00CA4181">
      <w:pPr>
        <w:spacing w:after="0" w:line="240" w:lineRule="auto"/>
        <w:rPr>
          <w:ins w:id="165" w:author="Ashley Cagnetta" w:date="2026-09-25T21:12:00Z" w16du:dateUtc="2026-09-26T01:12:00Z"/>
          <w:b/>
          <w:sz w:val="24"/>
          <w:szCs w:val="24"/>
        </w:rPr>
      </w:pPr>
      <w:bookmarkStart w:id="166" w:name="_Hlk145416176"/>
      <w:ins w:id="167" w:author="Ashley Cagnetta" w:date="2026-09-25T21:12:00Z" w16du:dateUtc="2026-09-26T01:12:00Z">
        <w:r w:rsidRPr="00905E10">
          <w:rPr>
            <w:b/>
            <w:sz w:val="24"/>
            <w:szCs w:val="24"/>
          </w:rPr>
          <w:t>Speaking and Listening:</w:t>
        </w:r>
      </w:ins>
    </w:p>
    <w:p w14:paraId="2158D4BE" w14:textId="77777777" w:rsidR="00CA4181" w:rsidRPr="00905E10" w:rsidRDefault="00CA4181" w:rsidP="00CA4181">
      <w:pPr>
        <w:spacing w:after="0" w:line="240" w:lineRule="auto"/>
        <w:rPr>
          <w:ins w:id="168" w:author="Ashley Cagnetta" w:date="2026-09-25T21:12:00Z" w16du:dateUtc="2026-09-26T01:12:00Z"/>
          <w:sz w:val="24"/>
          <w:szCs w:val="24"/>
        </w:rPr>
      </w:pPr>
      <w:ins w:id="169" w:author="Ashley Cagnetta" w:date="2026-09-25T21:12:00Z" w16du:dateUtc="2026-09-26T01:12:00Z">
        <w:r w:rsidRPr="00905E10">
          <w:rPr>
            <w:sz w:val="24"/>
            <w:szCs w:val="24"/>
          </w:rPr>
          <w:t>SL.1 Prepare for and participate effectively in a range of conversations and collaborations with diverse partners, building on others’ ideas and expressing their own clearly and persuasively.</w:t>
        </w:r>
      </w:ins>
    </w:p>
    <w:p w14:paraId="67E62E40" w14:textId="77777777" w:rsidR="00CA4181" w:rsidRPr="00905E10" w:rsidRDefault="00CA4181" w:rsidP="00CA4181">
      <w:pPr>
        <w:spacing w:after="0" w:line="240" w:lineRule="auto"/>
        <w:rPr>
          <w:ins w:id="170" w:author="Ashley Cagnetta" w:date="2026-09-25T21:12:00Z" w16du:dateUtc="2026-09-26T01:12:00Z"/>
          <w:sz w:val="24"/>
          <w:szCs w:val="24"/>
        </w:rPr>
      </w:pPr>
      <w:ins w:id="171" w:author="Ashley Cagnetta" w:date="2026-09-25T21:12:00Z" w16du:dateUtc="2026-09-26T01:12:00Z">
        <w:r w:rsidRPr="00905E10">
          <w:rPr>
            <w:sz w:val="24"/>
            <w:szCs w:val="24"/>
          </w:rPr>
          <w:t>SL.2 Integrate and evaluate information presented in diverse media and formats, including visually, quantitatively, and orally.</w:t>
        </w:r>
      </w:ins>
    </w:p>
    <w:bookmarkEnd w:id="166"/>
    <w:p w14:paraId="0489340E" w14:textId="26DD2E6E" w:rsidR="00CA4181" w:rsidRPr="00905E10" w:rsidRDefault="00CA4181" w:rsidP="00CA4181">
      <w:pPr>
        <w:spacing w:after="0" w:line="240" w:lineRule="auto"/>
        <w:rPr>
          <w:ins w:id="172" w:author="Ashley Cagnetta" w:date="2026-09-25T21:12:00Z" w16du:dateUtc="2026-09-26T01:12:00Z"/>
          <w:sz w:val="24"/>
          <w:szCs w:val="24"/>
        </w:rPr>
      </w:pPr>
      <w:ins w:id="173" w:author="Ashley Cagnetta" w:date="2026-09-25T21:12:00Z" w16du:dateUtc="2026-09-26T01:12:00Z">
        <w:r w:rsidRPr="00905E10">
          <w:rPr>
            <w:sz w:val="24"/>
            <w:szCs w:val="24"/>
          </w:rPr>
          <w:t xml:space="preserve">SL.4 Present information, findings, and supporting evidence such that listeners can follow the line of </w:t>
        </w:r>
        <w:r w:rsidR="00775A56" w:rsidRPr="00905E10">
          <w:rPr>
            <w:sz w:val="24"/>
            <w:szCs w:val="24"/>
          </w:rPr>
          <w:t>reasoning,</w:t>
        </w:r>
        <w:r w:rsidRPr="00905E10">
          <w:rPr>
            <w:sz w:val="24"/>
            <w:szCs w:val="24"/>
          </w:rPr>
          <w:t xml:space="preserve"> and the organization, development, and style are appropriate to task, purpose, and audience.</w:t>
        </w:r>
      </w:ins>
    </w:p>
    <w:p w14:paraId="400F8691" w14:textId="77777777" w:rsidR="00294CE8" w:rsidRDefault="00294CE8" w:rsidP="00633211">
      <w:pPr>
        <w:widowControl w:val="0"/>
        <w:autoSpaceDE w:val="0"/>
        <w:autoSpaceDN w:val="0"/>
        <w:adjustRightInd w:val="0"/>
        <w:spacing w:after="0" w:line="240" w:lineRule="auto"/>
        <w:ind w:left="1710" w:hanging="1710"/>
        <w:jc w:val="center"/>
        <w:rPr>
          <w:ins w:id="174" w:author="Ashley Cagnetta" w:date="2026-09-25T21:12:00Z" w16du:dateUtc="2026-09-26T01:12:00Z"/>
          <w:rFonts w:eastAsia="Calibri" w:cstheme="minorHAnsi"/>
          <w:b/>
          <w:bCs/>
          <w:sz w:val="24"/>
          <w:szCs w:val="24"/>
        </w:rPr>
      </w:pPr>
    </w:p>
    <w:p w14:paraId="52459077" w14:textId="77777777" w:rsidR="00294CE8" w:rsidRDefault="00294CE8" w:rsidP="00633211">
      <w:pPr>
        <w:widowControl w:val="0"/>
        <w:autoSpaceDE w:val="0"/>
        <w:autoSpaceDN w:val="0"/>
        <w:adjustRightInd w:val="0"/>
        <w:spacing w:after="0" w:line="240" w:lineRule="auto"/>
        <w:ind w:left="1710" w:hanging="1710"/>
        <w:jc w:val="center"/>
        <w:rPr>
          <w:ins w:id="175" w:author="Ashley Cagnetta" w:date="2026-09-25T21:12:00Z" w16du:dateUtc="2026-09-26T01:12:00Z"/>
          <w:rFonts w:eastAsia="Calibri" w:cstheme="minorHAnsi"/>
          <w:b/>
          <w:bCs/>
          <w:sz w:val="24"/>
          <w:szCs w:val="24"/>
        </w:rPr>
      </w:pPr>
    </w:p>
    <w:p w14:paraId="66C9CAF6" w14:textId="77777777" w:rsidR="00294CE8" w:rsidRDefault="00294CE8" w:rsidP="00633211">
      <w:pPr>
        <w:widowControl w:val="0"/>
        <w:autoSpaceDE w:val="0"/>
        <w:autoSpaceDN w:val="0"/>
        <w:adjustRightInd w:val="0"/>
        <w:spacing w:after="0" w:line="240" w:lineRule="auto"/>
        <w:ind w:left="1710" w:hanging="1710"/>
        <w:jc w:val="center"/>
        <w:rPr>
          <w:ins w:id="176" w:author="Ashley Cagnetta" w:date="2026-09-25T21:12:00Z" w16du:dateUtc="2026-09-26T01:12:00Z"/>
          <w:rFonts w:eastAsia="Calibri" w:cstheme="minorHAnsi"/>
          <w:b/>
          <w:bCs/>
          <w:sz w:val="24"/>
          <w:szCs w:val="24"/>
        </w:rPr>
      </w:pPr>
    </w:p>
    <w:p w14:paraId="42783112" w14:textId="77777777" w:rsidR="00294CE8" w:rsidRDefault="00294CE8" w:rsidP="00633211">
      <w:pPr>
        <w:widowControl w:val="0"/>
        <w:autoSpaceDE w:val="0"/>
        <w:autoSpaceDN w:val="0"/>
        <w:adjustRightInd w:val="0"/>
        <w:spacing w:after="0" w:line="240" w:lineRule="auto"/>
        <w:ind w:left="1710" w:hanging="1710"/>
        <w:jc w:val="center"/>
        <w:rPr>
          <w:ins w:id="177" w:author="Ashley Cagnetta" w:date="2026-09-25T21:12:00Z" w16du:dateUtc="2026-09-26T01:12:00Z"/>
          <w:rFonts w:eastAsia="Calibri" w:cstheme="minorHAnsi"/>
          <w:b/>
          <w:bCs/>
          <w:sz w:val="24"/>
          <w:szCs w:val="24"/>
        </w:rPr>
      </w:pPr>
    </w:p>
    <w:p w14:paraId="3BC6BC62" w14:textId="77777777" w:rsidR="00294CE8" w:rsidRDefault="00294CE8" w:rsidP="00633211">
      <w:pPr>
        <w:widowControl w:val="0"/>
        <w:autoSpaceDE w:val="0"/>
        <w:autoSpaceDN w:val="0"/>
        <w:adjustRightInd w:val="0"/>
        <w:spacing w:after="0" w:line="240" w:lineRule="auto"/>
        <w:ind w:left="1710" w:hanging="1710"/>
        <w:jc w:val="center"/>
        <w:rPr>
          <w:ins w:id="178" w:author="Ashley Cagnetta" w:date="2026-09-25T21:12:00Z" w16du:dateUtc="2026-09-26T01:12:00Z"/>
          <w:rFonts w:eastAsia="Calibri" w:cstheme="minorHAnsi"/>
          <w:b/>
          <w:bCs/>
          <w:sz w:val="24"/>
          <w:szCs w:val="24"/>
        </w:rPr>
      </w:pPr>
    </w:p>
    <w:p w14:paraId="74F4111C" w14:textId="77777777" w:rsidR="00294CE8" w:rsidRDefault="00294CE8" w:rsidP="00633211">
      <w:pPr>
        <w:widowControl w:val="0"/>
        <w:autoSpaceDE w:val="0"/>
        <w:autoSpaceDN w:val="0"/>
        <w:adjustRightInd w:val="0"/>
        <w:spacing w:after="0" w:line="240" w:lineRule="auto"/>
        <w:ind w:left="1710" w:hanging="1710"/>
        <w:jc w:val="center"/>
        <w:rPr>
          <w:ins w:id="179" w:author="Ashley Cagnetta" w:date="2026-09-25T21:12:00Z" w16du:dateUtc="2026-09-26T01:12:00Z"/>
          <w:rFonts w:eastAsia="Calibri" w:cstheme="minorHAnsi"/>
          <w:b/>
          <w:bCs/>
          <w:sz w:val="24"/>
          <w:szCs w:val="24"/>
        </w:rPr>
      </w:pPr>
    </w:p>
    <w:p w14:paraId="2FA466D4" w14:textId="77777777" w:rsidR="00294CE8" w:rsidRDefault="00294CE8" w:rsidP="00633211">
      <w:pPr>
        <w:widowControl w:val="0"/>
        <w:autoSpaceDE w:val="0"/>
        <w:autoSpaceDN w:val="0"/>
        <w:adjustRightInd w:val="0"/>
        <w:spacing w:after="0" w:line="240" w:lineRule="auto"/>
        <w:ind w:left="1710" w:hanging="1710"/>
        <w:jc w:val="center"/>
        <w:rPr>
          <w:ins w:id="180" w:author="Ashley Cagnetta" w:date="2026-09-25T21:12:00Z" w16du:dateUtc="2026-09-26T01:12:00Z"/>
          <w:rFonts w:eastAsia="Calibri" w:cstheme="minorHAnsi"/>
          <w:b/>
          <w:bCs/>
          <w:sz w:val="24"/>
          <w:szCs w:val="24"/>
        </w:rPr>
      </w:pPr>
    </w:p>
    <w:p w14:paraId="7AC34488" w14:textId="77777777" w:rsidR="00294CE8" w:rsidRDefault="00294CE8" w:rsidP="00633211">
      <w:pPr>
        <w:widowControl w:val="0"/>
        <w:autoSpaceDE w:val="0"/>
        <w:autoSpaceDN w:val="0"/>
        <w:adjustRightInd w:val="0"/>
        <w:spacing w:after="0" w:line="240" w:lineRule="auto"/>
        <w:ind w:left="1710" w:hanging="1710"/>
        <w:jc w:val="center"/>
        <w:rPr>
          <w:ins w:id="181" w:author="Ashley Cagnetta" w:date="2026-09-25T21:12:00Z" w16du:dateUtc="2026-09-26T01:12:00Z"/>
          <w:rFonts w:eastAsia="Calibri" w:cstheme="minorHAnsi"/>
          <w:b/>
          <w:bCs/>
          <w:sz w:val="24"/>
          <w:szCs w:val="24"/>
        </w:rPr>
      </w:pPr>
    </w:p>
    <w:p w14:paraId="2FB0DB91" w14:textId="77777777" w:rsidR="00294CE8" w:rsidRDefault="00294CE8" w:rsidP="00633211">
      <w:pPr>
        <w:widowControl w:val="0"/>
        <w:autoSpaceDE w:val="0"/>
        <w:autoSpaceDN w:val="0"/>
        <w:adjustRightInd w:val="0"/>
        <w:spacing w:after="0" w:line="240" w:lineRule="auto"/>
        <w:ind w:left="1710" w:hanging="1710"/>
        <w:jc w:val="center"/>
        <w:rPr>
          <w:ins w:id="182" w:author="Ashley Cagnetta" w:date="2026-09-25T21:12:00Z" w16du:dateUtc="2026-09-26T01:12:00Z"/>
          <w:rFonts w:eastAsia="Calibri" w:cstheme="minorHAnsi"/>
          <w:b/>
          <w:bCs/>
          <w:sz w:val="24"/>
          <w:szCs w:val="24"/>
        </w:rPr>
      </w:pPr>
    </w:p>
    <w:p w14:paraId="7DBB1895" w14:textId="77777777" w:rsidR="00294CE8" w:rsidRDefault="00294CE8" w:rsidP="00633211">
      <w:pPr>
        <w:widowControl w:val="0"/>
        <w:autoSpaceDE w:val="0"/>
        <w:autoSpaceDN w:val="0"/>
        <w:adjustRightInd w:val="0"/>
        <w:spacing w:after="0" w:line="240" w:lineRule="auto"/>
        <w:ind w:left="1710" w:hanging="1710"/>
        <w:jc w:val="center"/>
        <w:rPr>
          <w:ins w:id="183" w:author="Ashley Cagnetta" w:date="2026-09-25T21:12:00Z" w16du:dateUtc="2026-09-26T01:12:00Z"/>
          <w:rFonts w:eastAsia="Calibri" w:cstheme="minorHAnsi"/>
          <w:b/>
          <w:bCs/>
          <w:sz w:val="24"/>
          <w:szCs w:val="24"/>
        </w:rPr>
      </w:pPr>
    </w:p>
    <w:p w14:paraId="77103E85" w14:textId="77777777" w:rsidR="00294CE8" w:rsidRDefault="00294CE8" w:rsidP="00633211">
      <w:pPr>
        <w:widowControl w:val="0"/>
        <w:autoSpaceDE w:val="0"/>
        <w:autoSpaceDN w:val="0"/>
        <w:adjustRightInd w:val="0"/>
        <w:spacing w:after="0" w:line="240" w:lineRule="auto"/>
        <w:ind w:left="1710" w:hanging="1710"/>
        <w:jc w:val="center"/>
        <w:rPr>
          <w:ins w:id="184" w:author="Ashley Cagnetta" w:date="2026-09-25T21:12:00Z" w16du:dateUtc="2026-09-26T01:12:00Z"/>
          <w:rFonts w:eastAsia="Calibri" w:cstheme="minorHAnsi"/>
          <w:b/>
          <w:bCs/>
          <w:sz w:val="24"/>
          <w:szCs w:val="24"/>
        </w:rPr>
      </w:pPr>
    </w:p>
    <w:p w14:paraId="14EF0445" w14:textId="77777777" w:rsidR="00294CE8" w:rsidRDefault="00294CE8" w:rsidP="00633211">
      <w:pPr>
        <w:widowControl w:val="0"/>
        <w:autoSpaceDE w:val="0"/>
        <w:autoSpaceDN w:val="0"/>
        <w:adjustRightInd w:val="0"/>
        <w:spacing w:after="0" w:line="240" w:lineRule="auto"/>
        <w:ind w:left="1710" w:hanging="1710"/>
        <w:jc w:val="center"/>
        <w:rPr>
          <w:ins w:id="185" w:author="Ashley Cagnetta" w:date="2026-09-25T21:12:00Z" w16du:dateUtc="2026-09-26T01:12:00Z"/>
          <w:rFonts w:eastAsia="Calibri" w:cstheme="minorHAnsi"/>
          <w:b/>
          <w:bCs/>
          <w:sz w:val="24"/>
          <w:szCs w:val="24"/>
        </w:rPr>
      </w:pPr>
    </w:p>
    <w:p w14:paraId="423DEDC7" w14:textId="77777777" w:rsidR="00294CE8" w:rsidRDefault="00294CE8" w:rsidP="00633211">
      <w:pPr>
        <w:widowControl w:val="0"/>
        <w:autoSpaceDE w:val="0"/>
        <w:autoSpaceDN w:val="0"/>
        <w:adjustRightInd w:val="0"/>
        <w:spacing w:after="0" w:line="240" w:lineRule="auto"/>
        <w:ind w:left="1710" w:hanging="1710"/>
        <w:jc w:val="center"/>
        <w:rPr>
          <w:ins w:id="186" w:author="Ashley Cagnetta" w:date="2026-09-25T21:12:00Z" w16du:dateUtc="2026-09-26T01:12:00Z"/>
          <w:rFonts w:eastAsia="Calibri" w:cstheme="minorHAnsi"/>
          <w:b/>
          <w:bCs/>
          <w:sz w:val="24"/>
          <w:szCs w:val="24"/>
        </w:rPr>
      </w:pPr>
    </w:p>
    <w:p w14:paraId="5B39EBF7" w14:textId="77777777" w:rsidR="00294CE8" w:rsidRDefault="00294CE8" w:rsidP="00633211">
      <w:pPr>
        <w:widowControl w:val="0"/>
        <w:autoSpaceDE w:val="0"/>
        <w:autoSpaceDN w:val="0"/>
        <w:adjustRightInd w:val="0"/>
        <w:spacing w:after="0" w:line="240" w:lineRule="auto"/>
        <w:ind w:left="1710" w:hanging="1710"/>
        <w:jc w:val="center"/>
        <w:rPr>
          <w:ins w:id="187" w:author="Ashley Cagnetta" w:date="2026-09-25T21:12:00Z" w16du:dateUtc="2026-09-26T01:12:00Z"/>
          <w:rFonts w:eastAsia="Calibri" w:cstheme="minorHAnsi"/>
          <w:b/>
          <w:bCs/>
          <w:sz w:val="24"/>
          <w:szCs w:val="24"/>
        </w:rPr>
      </w:pPr>
    </w:p>
    <w:p w14:paraId="1B5F9AB4" w14:textId="77777777" w:rsidR="00294CE8" w:rsidRDefault="00294CE8" w:rsidP="00633211">
      <w:pPr>
        <w:widowControl w:val="0"/>
        <w:autoSpaceDE w:val="0"/>
        <w:autoSpaceDN w:val="0"/>
        <w:adjustRightInd w:val="0"/>
        <w:spacing w:after="0" w:line="240" w:lineRule="auto"/>
        <w:ind w:left="1710" w:hanging="1710"/>
        <w:jc w:val="center"/>
        <w:rPr>
          <w:ins w:id="188" w:author="Ashley Cagnetta" w:date="2026-09-25T21:12:00Z" w16du:dateUtc="2026-09-26T01:12:00Z"/>
          <w:rFonts w:eastAsia="Calibri" w:cstheme="minorHAnsi"/>
          <w:b/>
          <w:bCs/>
          <w:sz w:val="24"/>
          <w:szCs w:val="24"/>
        </w:rPr>
      </w:pPr>
    </w:p>
    <w:p w14:paraId="58AA30BC" w14:textId="77777777" w:rsidR="00294CE8" w:rsidRDefault="00294CE8" w:rsidP="00633211">
      <w:pPr>
        <w:widowControl w:val="0"/>
        <w:autoSpaceDE w:val="0"/>
        <w:autoSpaceDN w:val="0"/>
        <w:adjustRightInd w:val="0"/>
        <w:spacing w:after="0" w:line="240" w:lineRule="auto"/>
        <w:ind w:left="1710" w:hanging="1710"/>
        <w:jc w:val="center"/>
        <w:rPr>
          <w:ins w:id="189" w:author="Ashley Cagnetta" w:date="2026-09-25T21:12:00Z" w16du:dateUtc="2026-09-26T01:12:00Z"/>
          <w:rFonts w:eastAsia="Calibri" w:cstheme="minorHAnsi"/>
          <w:b/>
          <w:bCs/>
          <w:sz w:val="24"/>
          <w:szCs w:val="24"/>
        </w:rPr>
      </w:pPr>
    </w:p>
    <w:p w14:paraId="27735A45" w14:textId="77777777" w:rsidR="00294CE8" w:rsidRDefault="00294CE8" w:rsidP="00633211">
      <w:pPr>
        <w:widowControl w:val="0"/>
        <w:autoSpaceDE w:val="0"/>
        <w:autoSpaceDN w:val="0"/>
        <w:adjustRightInd w:val="0"/>
        <w:spacing w:after="0" w:line="240" w:lineRule="auto"/>
        <w:ind w:left="1710" w:hanging="1710"/>
        <w:jc w:val="center"/>
        <w:rPr>
          <w:ins w:id="190" w:author="Ashley Cagnetta" w:date="2026-09-25T21:12:00Z" w16du:dateUtc="2026-09-26T01:12:00Z"/>
          <w:rFonts w:eastAsia="Calibri" w:cstheme="minorHAnsi"/>
          <w:b/>
          <w:bCs/>
          <w:sz w:val="24"/>
          <w:szCs w:val="24"/>
        </w:rPr>
      </w:pPr>
    </w:p>
    <w:p w14:paraId="38C6136F" w14:textId="77777777" w:rsidR="008B75E8" w:rsidRPr="00852E03" w:rsidRDefault="008B75E8" w:rsidP="008B75E8">
      <w:pPr>
        <w:spacing w:after="120" w:line="360" w:lineRule="auto"/>
        <w:jc w:val="center"/>
        <w:rPr>
          <w:del w:id="191" w:author="Ashley Cagnetta" w:date="2026-09-25T21:12:00Z" w16du:dateUtc="2026-09-26T01:12:00Z"/>
          <w:b/>
          <w:lang w:val="en-AU"/>
        </w:rPr>
      </w:pPr>
      <w:del w:id="192" w:author="Ashley Cagnetta" w:date="2026-09-25T21:12:00Z" w16du:dateUtc="2026-09-26T01:12:00Z">
        <w:r>
          <w:rPr>
            <w:b/>
            <w:lang w:val="en-AU"/>
          </w:rPr>
          <w:delText>S1 File</w:delText>
        </w:r>
        <w:r w:rsidRPr="00852E03">
          <w:rPr>
            <w:b/>
            <w:lang w:val="en-AU"/>
          </w:rPr>
          <w:delText>: Inoculation Treatment</w:delText>
        </w:r>
      </w:del>
    </w:p>
    <w:p w14:paraId="21E45920" w14:textId="77777777" w:rsidR="008B75E8" w:rsidRPr="00852E03" w:rsidRDefault="008B75E8" w:rsidP="008B75E8">
      <w:pPr>
        <w:rPr>
          <w:del w:id="193" w:author="Ashley Cagnetta" w:date="2026-09-25T21:12:00Z" w16du:dateUtc="2026-09-26T01:12:00Z"/>
          <w:rFonts w:eastAsia="Calibri"/>
          <w:lang w:val="en-AU"/>
        </w:rPr>
      </w:pPr>
      <w:del w:id="194" w:author="Ashley Cagnetta" w:date="2026-09-25T21:12:00Z" w16du:dateUtc="2026-09-26T01:12:00Z">
        <w:r w:rsidRPr="00852E03">
          <w:rPr>
            <w:rFonts w:eastAsia="Calibri"/>
            <w:lang w:val="en-AU"/>
          </w:rPr>
          <w:delText>You are about to participate in a group-based oral presentation. This presentation will be assessed and will contribute 20% toward your grade. Your overall score for this assessment will be determined partly by the performance of your group and partly by the performance of yourself as an individual. You are expected to talk as a group and engage the audience for 30 minutes, and the audience will remain silent during this time. At the conclusion of your presentation, your group will facilitate a short tutorial discussion with your classmates. Good luck with all parts of the assessment.</w:delText>
        </w:r>
      </w:del>
    </w:p>
    <w:p w14:paraId="503BE542" w14:textId="77777777" w:rsidR="008B75E8" w:rsidRPr="00852E03" w:rsidRDefault="008B75E8" w:rsidP="008B75E8">
      <w:pPr>
        <w:rPr>
          <w:del w:id="195" w:author="Ashley Cagnetta" w:date="2026-09-25T21:12:00Z" w16du:dateUtc="2026-09-26T01:12:00Z"/>
          <w:rFonts w:eastAsia="Calibri"/>
          <w:lang w:val="en-AU"/>
        </w:rPr>
      </w:pPr>
    </w:p>
    <w:p w14:paraId="24D6FD81" w14:textId="77777777" w:rsidR="008B75E8" w:rsidRPr="00852E03" w:rsidRDefault="008B75E8" w:rsidP="008B75E8">
      <w:pPr>
        <w:rPr>
          <w:del w:id="196" w:author="Ashley Cagnetta" w:date="2026-09-25T21:12:00Z" w16du:dateUtc="2026-09-26T01:12:00Z"/>
          <w:rFonts w:eastAsia="Calibri"/>
          <w:lang w:val="en-AU"/>
        </w:rPr>
      </w:pPr>
      <w:del w:id="197" w:author="Ashley Cagnetta" w:date="2026-09-25T21:12:00Z" w16du:dateUtc="2026-09-26T01:12:00Z">
        <w:r w:rsidRPr="00852E03">
          <w:rPr>
            <w:rFonts w:eastAsia="Calibri"/>
            <w:lang w:val="en-AU"/>
          </w:rPr>
          <w:delText>Previously, we obtained data to indicate that many students become nervous prior to and during their presentation. As a consequence, we wanted to do something to help students manage their worries. Below (in bold) are some common negative thoughts that people have about presentations and public speaking.  Following each of these negative thoughts, we’ve provided some material that describes why each negative thought actually has little foundation. We hope (and think) that this information will help you to manage your feelings prior to your speech.</w:delText>
        </w:r>
      </w:del>
    </w:p>
    <w:p w14:paraId="66C8003F" w14:textId="77777777" w:rsidR="008B75E8" w:rsidRPr="00852E03" w:rsidRDefault="008B75E8" w:rsidP="008B75E8">
      <w:pPr>
        <w:rPr>
          <w:del w:id="198" w:author="Ashley Cagnetta" w:date="2026-09-25T21:12:00Z" w16du:dateUtc="2026-09-26T01:12:00Z"/>
          <w:rFonts w:eastAsia="Calibri"/>
          <w:lang w:val="en-AU"/>
        </w:rPr>
      </w:pPr>
    </w:p>
    <w:p w14:paraId="21BE6E8B" w14:textId="77777777" w:rsidR="008B75E8" w:rsidRPr="00852E03" w:rsidRDefault="008B75E8" w:rsidP="008B75E8">
      <w:pPr>
        <w:rPr>
          <w:del w:id="199" w:author="Ashley Cagnetta" w:date="2026-09-25T21:12:00Z" w16du:dateUtc="2026-09-26T01:12:00Z"/>
          <w:rFonts w:eastAsia="Calibri"/>
          <w:lang w:val="en-AU"/>
        </w:rPr>
      </w:pPr>
      <w:del w:id="200" w:author="Ashley Cagnetta" w:date="2026-09-25T21:12:00Z" w16du:dateUtc="2026-09-26T01:12:00Z">
        <w:r w:rsidRPr="00852E03">
          <w:rPr>
            <w:rFonts w:eastAsia="Calibri"/>
            <w:b/>
            <w:lang w:val="en-AU"/>
          </w:rPr>
          <w:delText>“Everyone will see that I’m nervous”</w:delText>
        </w:r>
      </w:del>
    </w:p>
    <w:p w14:paraId="21A3956D" w14:textId="77777777" w:rsidR="008B75E8" w:rsidRPr="00852E03" w:rsidRDefault="008B75E8" w:rsidP="008B75E8">
      <w:pPr>
        <w:numPr>
          <w:ilvl w:val="0"/>
          <w:numId w:val="1"/>
        </w:numPr>
        <w:ind w:left="426" w:hanging="284"/>
        <w:contextualSpacing/>
        <w:rPr>
          <w:del w:id="201" w:author="Ashley Cagnetta" w:date="2026-09-25T21:12:00Z" w16du:dateUtc="2026-09-26T01:12:00Z"/>
          <w:rFonts w:eastAsia="Calibri"/>
          <w:lang w:val="en-AU"/>
        </w:rPr>
      </w:pPr>
      <w:del w:id="202" w:author="Ashley Cagnetta" w:date="2026-09-25T21:12:00Z" w16du:dateUtc="2026-09-26T01:12:00Z">
        <w:r w:rsidRPr="00852E03">
          <w:rPr>
            <w:rFonts w:eastAsia="Calibri"/>
            <w:lang w:val="en-AU"/>
          </w:rPr>
          <w:delText xml:space="preserve">This is a common concern, and researchers call it the </w:delText>
        </w:r>
        <w:r w:rsidRPr="00852E03">
          <w:rPr>
            <w:rFonts w:eastAsia="Calibri"/>
            <w:i/>
            <w:lang w:val="en-AU"/>
          </w:rPr>
          <w:delText>illusion of transparency</w:delText>
        </w:r>
        <w:r w:rsidRPr="00852E03">
          <w:rPr>
            <w:rFonts w:eastAsia="Calibri"/>
            <w:lang w:val="en-AU"/>
          </w:rPr>
          <w:delText xml:space="preserve">. Scientific evidence has proven that it is misguided to think that everyone can pick up on your nerves or anxiety. </w:delText>
        </w:r>
      </w:del>
    </w:p>
    <w:p w14:paraId="1BA842A7" w14:textId="77777777" w:rsidR="008B75E8" w:rsidRPr="00852E03" w:rsidRDefault="008B75E8" w:rsidP="008B75E8">
      <w:pPr>
        <w:numPr>
          <w:ilvl w:val="0"/>
          <w:numId w:val="1"/>
        </w:numPr>
        <w:ind w:left="426" w:hanging="284"/>
        <w:contextualSpacing/>
        <w:rPr>
          <w:del w:id="203" w:author="Ashley Cagnetta" w:date="2026-09-25T21:12:00Z" w16du:dateUtc="2026-09-26T01:12:00Z"/>
          <w:rFonts w:eastAsia="Calibri"/>
          <w:lang w:val="en-AU"/>
        </w:rPr>
      </w:pPr>
      <w:del w:id="204" w:author="Ashley Cagnetta" w:date="2026-09-25T21:12:00Z" w16du:dateUtc="2026-09-26T01:12:00Z">
        <w:r w:rsidRPr="00852E03">
          <w:rPr>
            <w:rFonts w:eastAsia="Calibri"/>
            <w:lang w:val="en-AU"/>
          </w:rPr>
          <w:delText>Research has consistently shown that audience members are much less likely to perceive public speakers’ internal states (e.g., nervousness) than what the speakers think</w:delText>
        </w:r>
        <w:r>
          <w:rPr>
            <w:rFonts w:eastAsia="Calibri"/>
            <w:lang w:val="en-AU"/>
          </w:rPr>
          <w:delText xml:space="preserve"> [1,2,3]</w:delText>
        </w:r>
        <w:r w:rsidRPr="00852E03">
          <w:rPr>
            <w:rFonts w:eastAsia="Calibri"/>
            <w:lang w:val="en-AU"/>
          </w:rPr>
          <w:delText xml:space="preserve">. </w:delText>
        </w:r>
      </w:del>
    </w:p>
    <w:p w14:paraId="2111C228" w14:textId="77777777" w:rsidR="008B75E8" w:rsidRPr="00852E03" w:rsidRDefault="008B75E8" w:rsidP="008B75E8">
      <w:pPr>
        <w:numPr>
          <w:ilvl w:val="0"/>
          <w:numId w:val="1"/>
        </w:numPr>
        <w:ind w:left="426" w:hanging="284"/>
        <w:contextualSpacing/>
        <w:rPr>
          <w:del w:id="205" w:author="Ashley Cagnetta" w:date="2026-09-25T21:12:00Z" w16du:dateUtc="2026-09-26T01:12:00Z"/>
          <w:rFonts w:eastAsia="Calibri"/>
          <w:lang w:val="en-AU"/>
        </w:rPr>
      </w:pPr>
      <w:del w:id="206" w:author="Ashley Cagnetta" w:date="2026-09-25T21:12:00Z" w16du:dateUtc="2026-09-26T01:12:00Z">
        <w:r w:rsidRPr="00852E03">
          <w:rPr>
            <w:rFonts w:eastAsia="Calibri"/>
            <w:lang w:val="en-AU"/>
          </w:rPr>
          <w:delText>No matter what you think, any intense feelings you might be experiencing (such as nerves) are displayed too subtly to be detected by others</w:delText>
        </w:r>
        <w:r>
          <w:rPr>
            <w:rFonts w:eastAsia="Calibri"/>
            <w:lang w:val="en-AU"/>
          </w:rPr>
          <w:delText xml:space="preserve"> [3]</w:delText>
        </w:r>
        <w:r w:rsidRPr="00852E03">
          <w:rPr>
            <w:rFonts w:eastAsia="Calibri"/>
            <w:lang w:val="en-AU"/>
          </w:rPr>
          <w:delText xml:space="preserve">. </w:delText>
        </w:r>
      </w:del>
    </w:p>
    <w:p w14:paraId="415248EE" w14:textId="77777777" w:rsidR="008B75E8" w:rsidRPr="00852E03" w:rsidRDefault="008B75E8" w:rsidP="008B75E8">
      <w:pPr>
        <w:numPr>
          <w:ilvl w:val="0"/>
          <w:numId w:val="1"/>
        </w:numPr>
        <w:ind w:left="426" w:hanging="284"/>
        <w:contextualSpacing/>
        <w:rPr>
          <w:del w:id="207" w:author="Ashley Cagnetta" w:date="2026-09-25T21:12:00Z" w16du:dateUtc="2026-09-26T01:12:00Z"/>
          <w:rFonts w:eastAsia="Calibri"/>
          <w:lang w:val="en-AU"/>
        </w:rPr>
      </w:pPr>
      <w:del w:id="208" w:author="Ashley Cagnetta" w:date="2026-09-25T21:12:00Z" w16du:dateUtc="2026-09-26T01:12:00Z">
        <w:r w:rsidRPr="00852E03">
          <w:rPr>
            <w:rFonts w:eastAsia="Calibri"/>
            <w:lang w:val="en-AU"/>
          </w:rPr>
          <w:delText>Your nerves, if you have them, are not likely to be picked up by audience members – whether in this presentation, or in future talks you might give.</w:delText>
        </w:r>
      </w:del>
    </w:p>
    <w:p w14:paraId="0CC4A87B" w14:textId="77777777" w:rsidR="008B75E8" w:rsidRPr="00852E03" w:rsidRDefault="008B75E8" w:rsidP="008B75E8">
      <w:pPr>
        <w:contextualSpacing/>
        <w:rPr>
          <w:del w:id="209" w:author="Ashley Cagnetta" w:date="2026-09-25T21:12:00Z" w16du:dateUtc="2026-09-26T01:12:00Z"/>
          <w:rFonts w:eastAsia="Calibri"/>
          <w:lang w:val="en-AU"/>
        </w:rPr>
      </w:pPr>
    </w:p>
    <w:p w14:paraId="6F803E3D" w14:textId="77777777" w:rsidR="008B75E8" w:rsidRPr="00852E03" w:rsidRDefault="008B75E8" w:rsidP="008B75E8">
      <w:pPr>
        <w:contextualSpacing/>
        <w:rPr>
          <w:del w:id="210" w:author="Ashley Cagnetta" w:date="2026-09-25T21:12:00Z" w16du:dateUtc="2026-09-26T01:12:00Z"/>
          <w:rFonts w:eastAsia="Calibri"/>
          <w:b/>
          <w:u w:val="single"/>
          <w:lang w:val="en-AU"/>
        </w:rPr>
      </w:pPr>
      <w:del w:id="211" w:author="Ashley Cagnetta" w:date="2026-09-25T21:12:00Z" w16du:dateUtc="2026-09-26T01:12:00Z">
        <w:r w:rsidRPr="00852E03">
          <w:rPr>
            <w:rFonts w:eastAsia="Calibri"/>
            <w:b/>
            <w:lang w:val="en-AU"/>
          </w:rPr>
          <w:delText>“Everyone is judging me and my appearance during my talk”</w:delText>
        </w:r>
      </w:del>
    </w:p>
    <w:p w14:paraId="25E095E9" w14:textId="77777777" w:rsidR="008B75E8" w:rsidRPr="00852E03" w:rsidRDefault="008B75E8" w:rsidP="008B75E8">
      <w:pPr>
        <w:numPr>
          <w:ilvl w:val="0"/>
          <w:numId w:val="2"/>
        </w:numPr>
        <w:ind w:left="426" w:hanging="284"/>
        <w:contextualSpacing/>
        <w:rPr>
          <w:del w:id="212" w:author="Ashley Cagnetta" w:date="2026-09-25T21:12:00Z" w16du:dateUtc="2026-09-26T01:12:00Z"/>
          <w:rFonts w:eastAsia="Calibri"/>
          <w:lang w:val="en-AU"/>
        </w:rPr>
      </w:pPr>
      <w:del w:id="213" w:author="Ashley Cagnetta" w:date="2026-09-25T21:12:00Z" w16du:dateUtc="2026-09-26T01:12:00Z">
        <w:r w:rsidRPr="00852E03">
          <w:rPr>
            <w:rFonts w:eastAsia="Calibri"/>
            <w:lang w:val="en-AU"/>
          </w:rPr>
          <w:delText xml:space="preserve">This is another common thought, and researchers call it the </w:delText>
        </w:r>
        <w:r w:rsidRPr="00852E03">
          <w:rPr>
            <w:rFonts w:eastAsia="Calibri"/>
            <w:i/>
            <w:lang w:val="en-AU"/>
          </w:rPr>
          <w:delText xml:space="preserve">spotlight effect. </w:delText>
        </w:r>
        <w:r w:rsidRPr="00852E03">
          <w:rPr>
            <w:rFonts w:eastAsia="Calibri"/>
            <w:lang w:val="en-AU"/>
          </w:rPr>
          <w:delText>A lot of research indicates that people overestimate the extent to which others are actually attending to, and judging, their external appearance</w:delText>
        </w:r>
        <w:r>
          <w:rPr>
            <w:rFonts w:eastAsia="Calibri"/>
            <w:lang w:val="en-AU"/>
          </w:rPr>
          <w:delText xml:space="preserve"> [4,5]</w:delText>
        </w:r>
        <w:r w:rsidRPr="00852E03">
          <w:rPr>
            <w:rFonts w:eastAsia="Calibri"/>
            <w:lang w:val="en-AU"/>
          </w:rPr>
          <w:delText xml:space="preserve">. </w:delText>
        </w:r>
      </w:del>
    </w:p>
    <w:p w14:paraId="33E3C6C4" w14:textId="77777777" w:rsidR="008B75E8" w:rsidRPr="00852E03" w:rsidRDefault="008B75E8" w:rsidP="008B75E8">
      <w:pPr>
        <w:numPr>
          <w:ilvl w:val="0"/>
          <w:numId w:val="2"/>
        </w:numPr>
        <w:ind w:left="426" w:hanging="284"/>
        <w:contextualSpacing/>
        <w:rPr>
          <w:del w:id="214" w:author="Ashley Cagnetta" w:date="2026-09-25T21:12:00Z" w16du:dateUtc="2026-09-26T01:12:00Z"/>
          <w:rFonts w:eastAsia="Calibri"/>
          <w:lang w:val="en-AU"/>
        </w:rPr>
      </w:pPr>
      <w:del w:id="215" w:author="Ashley Cagnetta" w:date="2026-09-25T21:12:00Z" w16du:dateUtc="2026-09-26T01:12:00Z">
        <w:r w:rsidRPr="00852E03">
          <w:rPr>
            <w:rFonts w:eastAsia="Calibri"/>
            <w:lang w:val="en-AU"/>
          </w:rPr>
          <w:delText>This means that other people are not judging you and your appearance to the extent that you think they are.</w:delText>
        </w:r>
      </w:del>
    </w:p>
    <w:p w14:paraId="444D0CBE" w14:textId="77777777" w:rsidR="008B75E8" w:rsidRPr="00852E03" w:rsidRDefault="008B75E8" w:rsidP="008B75E8">
      <w:pPr>
        <w:numPr>
          <w:ilvl w:val="0"/>
          <w:numId w:val="2"/>
        </w:numPr>
        <w:ind w:left="426" w:hanging="284"/>
        <w:contextualSpacing/>
        <w:rPr>
          <w:del w:id="216" w:author="Ashley Cagnetta" w:date="2026-09-25T21:12:00Z" w16du:dateUtc="2026-09-26T01:12:00Z"/>
          <w:rFonts w:eastAsia="Calibri"/>
          <w:lang w:val="en-AU"/>
        </w:rPr>
      </w:pPr>
      <w:del w:id="217" w:author="Ashley Cagnetta" w:date="2026-09-25T21:12:00Z" w16du:dateUtc="2026-09-26T01:12:00Z">
        <w:r w:rsidRPr="00852E03">
          <w:rPr>
            <w:rFonts w:eastAsia="Calibri"/>
            <w:lang w:val="en-AU"/>
          </w:rPr>
          <w:delText xml:space="preserve">All of the audience members will present themselves at some point, and they are watching your presentation to learn about your group’s work; they’re not here with the goal of judging you. </w:delText>
        </w:r>
      </w:del>
    </w:p>
    <w:p w14:paraId="5AEEB00F" w14:textId="77777777" w:rsidR="008B75E8" w:rsidRPr="00852E03" w:rsidRDefault="008B75E8" w:rsidP="008B75E8">
      <w:pPr>
        <w:rPr>
          <w:del w:id="218" w:author="Ashley Cagnetta" w:date="2026-09-25T21:12:00Z" w16du:dateUtc="2026-09-26T01:12:00Z"/>
          <w:rFonts w:eastAsia="Calibri"/>
          <w:lang w:val="en-AU"/>
        </w:rPr>
      </w:pPr>
    </w:p>
    <w:p w14:paraId="11E523E4" w14:textId="77777777" w:rsidR="008B75E8" w:rsidRPr="00852E03" w:rsidRDefault="008B75E8" w:rsidP="008B75E8">
      <w:pPr>
        <w:contextualSpacing/>
        <w:rPr>
          <w:del w:id="219" w:author="Ashley Cagnetta" w:date="2026-09-25T21:12:00Z" w16du:dateUtc="2026-09-26T01:12:00Z"/>
          <w:rFonts w:eastAsia="Calibri"/>
          <w:b/>
          <w:lang w:val="en-AU"/>
        </w:rPr>
      </w:pPr>
      <w:del w:id="220" w:author="Ashley Cagnetta" w:date="2026-09-25T21:12:00Z" w16du:dateUtc="2026-09-26T01:12:00Z">
        <w:r w:rsidRPr="00852E03">
          <w:rPr>
            <w:rFonts w:eastAsia="Calibri"/>
            <w:b/>
            <w:lang w:val="en-AU"/>
          </w:rPr>
          <w:delText xml:space="preserve">“I’m not going to do well in my speech because I’m nervous” </w:delText>
        </w:r>
      </w:del>
    </w:p>
    <w:p w14:paraId="1E9E9FA5" w14:textId="77777777" w:rsidR="008B75E8" w:rsidRPr="00852E03" w:rsidRDefault="008B75E8" w:rsidP="008B75E8">
      <w:pPr>
        <w:numPr>
          <w:ilvl w:val="0"/>
          <w:numId w:val="3"/>
        </w:numPr>
        <w:ind w:left="426" w:hanging="284"/>
        <w:contextualSpacing/>
        <w:rPr>
          <w:del w:id="221" w:author="Ashley Cagnetta" w:date="2026-09-25T21:12:00Z" w16du:dateUtc="2026-09-26T01:12:00Z"/>
          <w:rFonts w:eastAsia="Calibri"/>
          <w:lang w:val="en-AU"/>
        </w:rPr>
      </w:pPr>
      <w:del w:id="222" w:author="Ashley Cagnetta" w:date="2026-09-25T21:12:00Z" w16du:dateUtc="2026-09-26T01:12:00Z">
        <w:r w:rsidRPr="00852E03">
          <w:rPr>
            <w:rFonts w:eastAsia="Calibri"/>
            <w:lang w:val="en-AU"/>
          </w:rPr>
          <w:delText>Researchers at some of the world’s best universities – including Yale</w:delText>
        </w:r>
        <w:r>
          <w:rPr>
            <w:rFonts w:eastAsia="Calibri"/>
            <w:lang w:val="en-AU"/>
          </w:rPr>
          <w:delText xml:space="preserve"> [6]</w:delText>
        </w:r>
        <w:r w:rsidRPr="00852E03">
          <w:rPr>
            <w:rFonts w:eastAsia="Calibri"/>
            <w:lang w:val="en-AU"/>
          </w:rPr>
          <w:delText xml:space="preserve"> and Harvard</w:delText>
        </w:r>
        <w:r>
          <w:rPr>
            <w:rFonts w:eastAsia="Calibri"/>
            <w:lang w:val="en-AU"/>
          </w:rPr>
          <w:delText xml:space="preserve"> [7]</w:delText>
        </w:r>
        <w:r w:rsidRPr="00852E03">
          <w:rPr>
            <w:rFonts w:eastAsia="Calibri"/>
            <w:lang w:val="en-AU"/>
          </w:rPr>
          <w:delText xml:space="preserve"> – have shown that the effects of stress and anxiety are largely dependent on </w:delText>
        </w:r>
        <w:r w:rsidRPr="00852E03">
          <w:rPr>
            <w:rFonts w:eastAsia="Calibri"/>
            <w:i/>
            <w:lang w:val="en-AU"/>
          </w:rPr>
          <w:delText>how the symptoms are interpreted</w:delText>
        </w:r>
        <w:r w:rsidRPr="00852E03">
          <w:rPr>
            <w:rFonts w:eastAsia="Calibri"/>
            <w:lang w:val="en-AU"/>
          </w:rPr>
          <w:delText xml:space="preserve">. </w:delText>
        </w:r>
      </w:del>
    </w:p>
    <w:p w14:paraId="465F5129" w14:textId="77777777" w:rsidR="008B75E8" w:rsidRPr="00852E03" w:rsidRDefault="008B75E8" w:rsidP="008B75E8">
      <w:pPr>
        <w:numPr>
          <w:ilvl w:val="0"/>
          <w:numId w:val="3"/>
        </w:numPr>
        <w:ind w:left="426" w:hanging="284"/>
        <w:contextualSpacing/>
        <w:rPr>
          <w:del w:id="223" w:author="Ashley Cagnetta" w:date="2026-09-25T21:12:00Z" w16du:dateUtc="2026-09-26T01:12:00Z"/>
          <w:rFonts w:eastAsia="Calibri"/>
          <w:lang w:val="en-AU"/>
        </w:rPr>
      </w:pPr>
      <w:del w:id="224" w:author="Ashley Cagnetta" w:date="2026-09-25T21:12:00Z" w16du:dateUtc="2026-09-26T01:12:00Z">
        <w:r w:rsidRPr="00852E03">
          <w:rPr>
            <w:rFonts w:eastAsia="Calibri"/>
            <w:lang w:val="en-AU"/>
          </w:rPr>
          <w:delText xml:space="preserve">For instance, anxiety and excitement share very similar physical symptoms; what seems to be important is how you </w:delText>
        </w:r>
        <w:r w:rsidRPr="00852E03">
          <w:rPr>
            <w:rFonts w:eastAsia="Calibri"/>
            <w:i/>
            <w:lang w:val="en-AU"/>
          </w:rPr>
          <w:delText>choose</w:delText>
        </w:r>
        <w:r w:rsidRPr="00852E03">
          <w:rPr>
            <w:rFonts w:eastAsia="Calibri"/>
            <w:lang w:val="en-AU"/>
          </w:rPr>
          <w:delText xml:space="preserve"> to interpret the symptoms</w:delText>
        </w:r>
        <w:r>
          <w:rPr>
            <w:rFonts w:eastAsia="Calibri"/>
            <w:lang w:val="en-AU"/>
          </w:rPr>
          <w:delText xml:space="preserve"> [7]</w:delText>
        </w:r>
        <w:r w:rsidRPr="00852E03">
          <w:rPr>
            <w:rFonts w:eastAsia="Calibri"/>
            <w:lang w:val="en-AU"/>
          </w:rPr>
          <w:delText xml:space="preserve">. What this means is that anxiety, if you experience it, is not necessarily a bad thing at all, and might even help you feel ‘switched on’ and ready. </w:delText>
        </w:r>
      </w:del>
    </w:p>
    <w:p w14:paraId="51B97207" w14:textId="77777777" w:rsidR="008B75E8" w:rsidRPr="00852E03" w:rsidRDefault="008B75E8" w:rsidP="008B75E8">
      <w:pPr>
        <w:numPr>
          <w:ilvl w:val="0"/>
          <w:numId w:val="3"/>
        </w:numPr>
        <w:ind w:left="426" w:hanging="284"/>
        <w:contextualSpacing/>
        <w:rPr>
          <w:del w:id="225" w:author="Ashley Cagnetta" w:date="2026-09-25T21:12:00Z" w16du:dateUtc="2026-09-26T01:12:00Z"/>
          <w:rFonts w:eastAsia="Calibri"/>
          <w:lang w:val="en-AU"/>
        </w:rPr>
      </w:pPr>
      <w:del w:id="226" w:author="Ashley Cagnetta" w:date="2026-09-25T21:12:00Z" w16du:dateUtc="2026-09-26T01:12:00Z">
        <w:r w:rsidRPr="00852E03">
          <w:rPr>
            <w:rFonts w:eastAsia="Calibri"/>
            <w:lang w:val="en-AU"/>
          </w:rPr>
          <w:delText>In support, the correlation between anxiety and speech performance among presenters in this class last year was -0.16, which is a very small relationship. The people who were highly nervous didn’t do any worse in their presentation. Even if you feel anxious about your presentation, you don’t need to think of this as a threat to how well you’ll perform.</w:delText>
        </w:r>
      </w:del>
    </w:p>
    <w:p w14:paraId="5258521B" w14:textId="77777777" w:rsidR="008B75E8" w:rsidRPr="00852E03" w:rsidRDefault="008B75E8" w:rsidP="008B75E8">
      <w:pPr>
        <w:rPr>
          <w:del w:id="227" w:author="Ashley Cagnetta" w:date="2026-09-25T21:12:00Z" w16du:dateUtc="2026-09-26T01:12:00Z"/>
          <w:b/>
        </w:rPr>
      </w:pPr>
    </w:p>
    <w:p w14:paraId="2152AE4D" w14:textId="77777777" w:rsidR="008B75E8" w:rsidRPr="00852E03" w:rsidRDefault="008B75E8" w:rsidP="008B75E8">
      <w:pPr>
        <w:numPr>
          <w:ilvl w:val="0"/>
          <w:numId w:val="4"/>
        </w:numPr>
        <w:ind w:left="426" w:hanging="284"/>
        <w:rPr>
          <w:del w:id="228" w:author="Ashley Cagnetta" w:date="2026-09-25T21:12:00Z" w16du:dateUtc="2026-09-26T01:12:00Z"/>
          <w:sz w:val="20"/>
          <w:szCs w:val="20"/>
        </w:rPr>
      </w:pPr>
      <w:del w:id="229" w:author="Ashley Cagnetta" w:date="2026-09-25T21:12:00Z" w16du:dateUtc="2026-09-26T01:12:00Z">
        <w:r w:rsidRPr="00852E03">
          <w:rPr>
            <w:sz w:val="20"/>
            <w:szCs w:val="20"/>
          </w:rPr>
          <w:delText xml:space="preserve">Behnke, R. R., Sawyer, C. R., &amp; King, P. E. (1987). The communication of public speaking anxiety. </w:delText>
        </w:r>
        <w:r w:rsidRPr="00852E03">
          <w:rPr>
            <w:i/>
            <w:sz w:val="20"/>
            <w:szCs w:val="20"/>
          </w:rPr>
          <w:delText>Communication Education, 36,</w:delText>
        </w:r>
        <w:r w:rsidRPr="00852E03">
          <w:rPr>
            <w:sz w:val="20"/>
            <w:szCs w:val="20"/>
          </w:rPr>
          <w:delText xml:space="preserve"> 138-141.</w:delText>
        </w:r>
      </w:del>
    </w:p>
    <w:p w14:paraId="7BF5874D" w14:textId="77777777" w:rsidR="008B75E8" w:rsidRPr="00852E03" w:rsidRDefault="008B75E8" w:rsidP="008B75E8">
      <w:pPr>
        <w:numPr>
          <w:ilvl w:val="0"/>
          <w:numId w:val="4"/>
        </w:numPr>
        <w:ind w:left="426" w:hanging="284"/>
        <w:rPr>
          <w:del w:id="230" w:author="Ashley Cagnetta" w:date="2026-09-25T21:12:00Z" w16du:dateUtc="2026-09-26T01:12:00Z"/>
          <w:sz w:val="20"/>
          <w:szCs w:val="20"/>
        </w:rPr>
      </w:pPr>
      <w:del w:id="231" w:author="Ashley Cagnetta" w:date="2026-09-25T21:12:00Z" w16du:dateUtc="2026-09-26T01:12:00Z">
        <w:r w:rsidRPr="00852E03">
          <w:rPr>
            <w:sz w:val="20"/>
            <w:szCs w:val="20"/>
          </w:rPr>
          <w:delText xml:space="preserve">Mansell, W., &amp; Clark, D. M. (1999). How do I appear to others? Social anxiety and processing of the observable self. </w:delText>
        </w:r>
        <w:r w:rsidRPr="00852E03">
          <w:rPr>
            <w:i/>
            <w:sz w:val="20"/>
            <w:szCs w:val="20"/>
          </w:rPr>
          <w:delText>Behaviour Research and Therapy, 37,</w:delText>
        </w:r>
        <w:r w:rsidRPr="00852E03">
          <w:rPr>
            <w:sz w:val="20"/>
            <w:szCs w:val="20"/>
          </w:rPr>
          <w:delText xml:space="preserve"> 419-434.</w:delText>
        </w:r>
      </w:del>
    </w:p>
    <w:p w14:paraId="1554922E" w14:textId="77777777" w:rsidR="008B75E8" w:rsidRPr="00852E03" w:rsidRDefault="008B75E8" w:rsidP="008B75E8">
      <w:pPr>
        <w:numPr>
          <w:ilvl w:val="0"/>
          <w:numId w:val="4"/>
        </w:numPr>
        <w:ind w:left="426" w:hanging="284"/>
        <w:rPr>
          <w:del w:id="232" w:author="Ashley Cagnetta" w:date="2026-09-25T21:12:00Z" w16du:dateUtc="2026-09-26T01:12:00Z"/>
          <w:sz w:val="20"/>
          <w:szCs w:val="20"/>
        </w:rPr>
      </w:pPr>
      <w:del w:id="233" w:author="Ashley Cagnetta" w:date="2026-09-25T21:12:00Z" w16du:dateUtc="2026-09-26T01:12:00Z">
        <w:r w:rsidRPr="00852E03">
          <w:rPr>
            <w:sz w:val="20"/>
            <w:szCs w:val="20"/>
            <w:shd w:val="clear" w:color="auto" w:fill="FFFFFF"/>
          </w:rPr>
          <w:delText>Savitsky, K, &amp; Gilovich, T. (2003). The illusion of transparency and the alleviation of speech anxiety.</w:delText>
        </w:r>
        <w:r w:rsidRPr="00852E03">
          <w:rPr>
            <w:rStyle w:val="apple-converted-space"/>
            <w:sz w:val="20"/>
            <w:szCs w:val="20"/>
            <w:shd w:val="clear" w:color="auto" w:fill="FFFFFF"/>
          </w:rPr>
          <w:delText> </w:delText>
        </w:r>
        <w:r w:rsidRPr="00852E03">
          <w:rPr>
            <w:i/>
            <w:iCs/>
            <w:sz w:val="20"/>
            <w:szCs w:val="20"/>
            <w:shd w:val="clear" w:color="auto" w:fill="FFFFFF"/>
          </w:rPr>
          <w:delText>Journal of Experimental Social Psychology,</w:delText>
        </w:r>
        <w:r w:rsidRPr="00852E03">
          <w:rPr>
            <w:rStyle w:val="apple-converted-space"/>
            <w:sz w:val="20"/>
            <w:szCs w:val="20"/>
            <w:shd w:val="clear" w:color="auto" w:fill="FFFFFF"/>
          </w:rPr>
          <w:delText> </w:delText>
        </w:r>
        <w:r w:rsidRPr="00852E03">
          <w:rPr>
            <w:i/>
            <w:sz w:val="20"/>
            <w:szCs w:val="20"/>
            <w:shd w:val="clear" w:color="auto" w:fill="FFFFFF"/>
          </w:rPr>
          <w:delText>39,</w:delText>
        </w:r>
        <w:r w:rsidRPr="00852E03">
          <w:rPr>
            <w:sz w:val="20"/>
            <w:szCs w:val="20"/>
            <w:shd w:val="clear" w:color="auto" w:fill="FFFFFF"/>
          </w:rPr>
          <w:delText xml:space="preserve"> 618-625.</w:delText>
        </w:r>
      </w:del>
    </w:p>
    <w:p w14:paraId="6878B644" w14:textId="77777777" w:rsidR="008B75E8" w:rsidRPr="00852E03" w:rsidRDefault="008B75E8" w:rsidP="008B75E8">
      <w:pPr>
        <w:numPr>
          <w:ilvl w:val="0"/>
          <w:numId w:val="4"/>
        </w:numPr>
        <w:ind w:left="426" w:hanging="284"/>
        <w:rPr>
          <w:del w:id="234" w:author="Ashley Cagnetta" w:date="2026-09-25T21:12:00Z" w16du:dateUtc="2026-09-26T01:12:00Z"/>
          <w:sz w:val="20"/>
          <w:szCs w:val="20"/>
        </w:rPr>
      </w:pPr>
      <w:del w:id="235" w:author="Ashley Cagnetta" w:date="2026-09-25T21:12:00Z" w16du:dateUtc="2026-09-26T01:12:00Z">
        <w:r w:rsidRPr="00852E03">
          <w:rPr>
            <w:sz w:val="20"/>
          </w:rPr>
          <w:delText xml:space="preserve">Gilovich, T., Kruger, J., &amp; Medvec, V. H. (2002). The spotlight effect revisited: Overestimating the manifest variability of our actions and appearance. </w:delText>
        </w:r>
        <w:r w:rsidRPr="00852E03">
          <w:rPr>
            <w:i/>
            <w:sz w:val="20"/>
          </w:rPr>
          <w:delText>Journal of Experimental Social Psychology, 38,</w:delText>
        </w:r>
        <w:r w:rsidRPr="00852E03">
          <w:rPr>
            <w:sz w:val="20"/>
          </w:rPr>
          <w:delText xml:space="preserve"> 93-99.</w:delText>
        </w:r>
      </w:del>
    </w:p>
    <w:p w14:paraId="79F53A72" w14:textId="77777777" w:rsidR="008B75E8" w:rsidRPr="00852E03" w:rsidRDefault="008B75E8" w:rsidP="008B75E8">
      <w:pPr>
        <w:numPr>
          <w:ilvl w:val="0"/>
          <w:numId w:val="4"/>
        </w:numPr>
        <w:ind w:left="426" w:hanging="284"/>
        <w:rPr>
          <w:del w:id="236" w:author="Ashley Cagnetta" w:date="2026-09-25T21:12:00Z" w16du:dateUtc="2026-09-26T01:12:00Z"/>
          <w:sz w:val="20"/>
          <w:szCs w:val="20"/>
        </w:rPr>
      </w:pPr>
      <w:del w:id="237" w:author="Ashley Cagnetta" w:date="2026-09-25T21:12:00Z" w16du:dateUtc="2026-09-26T01:12:00Z">
        <w:r w:rsidRPr="00852E03">
          <w:rPr>
            <w:sz w:val="20"/>
          </w:rPr>
          <w:delText xml:space="preserve">Gilovich, T., Medvec, V. H., &amp; Savitsky, K. (2000). The spotlight effect in social judgment: An egocentric bias in estimates of the salience of one’s own actions and appearance. </w:delText>
        </w:r>
        <w:r w:rsidRPr="00852E03">
          <w:rPr>
            <w:i/>
            <w:sz w:val="20"/>
          </w:rPr>
          <w:delText xml:space="preserve">Journal of Personality and Social Psychology, 78, </w:delText>
        </w:r>
        <w:r w:rsidRPr="00852E03">
          <w:rPr>
            <w:sz w:val="20"/>
          </w:rPr>
          <w:delText>211-222.</w:delText>
        </w:r>
      </w:del>
    </w:p>
    <w:p w14:paraId="4FD02F42" w14:textId="77777777" w:rsidR="008B75E8" w:rsidRPr="00852E03" w:rsidRDefault="008B75E8" w:rsidP="008B75E8">
      <w:pPr>
        <w:numPr>
          <w:ilvl w:val="0"/>
          <w:numId w:val="4"/>
        </w:numPr>
        <w:ind w:left="426" w:hanging="284"/>
        <w:rPr>
          <w:del w:id="238" w:author="Ashley Cagnetta" w:date="2026-09-25T21:12:00Z" w16du:dateUtc="2026-09-26T01:12:00Z"/>
          <w:sz w:val="20"/>
          <w:szCs w:val="20"/>
        </w:rPr>
      </w:pPr>
      <w:del w:id="239" w:author="Ashley Cagnetta" w:date="2026-09-25T21:12:00Z" w16du:dateUtc="2026-09-26T01:12:00Z">
        <w:r w:rsidRPr="00852E03">
          <w:rPr>
            <w:sz w:val="20"/>
          </w:rPr>
          <w:delText xml:space="preserve">Crum, A. J., Salovey, P., &amp; Achor, S. (2013). Rethinking stress: The role of mindsets in determining the stress response. </w:delText>
        </w:r>
        <w:r w:rsidRPr="00852E03">
          <w:rPr>
            <w:i/>
            <w:sz w:val="20"/>
          </w:rPr>
          <w:delText>Journal of Personality and Social Psychology, 104,</w:delText>
        </w:r>
        <w:r w:rsidRPr="00852E03">
          <w:rPr>
            <w:sz w:val="20"/>
          </w:rPr>
          <w:delText xml:space="preserve"> 716-733.</w:delText>
        </w:r>
      </w:del>
    </w:p>
    <w:p w14:paraId="00B1DCF5" w14:textId="77777777" w:rsidR="008B75E8" w:rsidRPr="00852E03" w:rsidRDefault="008B75E8" w:rsidP="008B75E8">
      <w:pPr>
        <w:numPr>
          <w:ilvl w:val="0"/>
          <w:numId w:val="4"/>
        </w:numPr>
        <w:ind w:left="426" w:hanging="284"/>
        <w:rPr>
          <w:del w:id="240" w:author="Ashley Cagnetta" w:date="2026-09-25T21:12:00Z" w16du:dateUtc="2026-09-26T01:12:00Z"/>
          <w:sz w:val="20"/>
          <w:szCs w:val="20"/>
        </w:rPr>
      </w:pPr>
      <w:del w:id="241" w:author="Ashley Cagnetta" w:date="2026-09-25T21:12:00Z" w16du:dateUtc="2026-09-26T01:12:00Z">
        <w:r w:rsidRPr="00852E03">
          <w:rPr>
            <w:sz w:val="20"/>
          </w:rPr>
          <w:delText xml:space="preserve">Brooks, A. W. (2014). Get excited: Reappraising pre-performance anxiety as excitement. </w:delText>
        </w:r>
        <w:r w:rsidRPr="00852E03">
          <w:rPr>
            <w:i/>
            <w:sz w:val="20"/>
          </w:rPr>
          <w:delText>Journal of Experimental Psychology: General, 143</w:delText>
        </w:r>
        <w:r w:rsidRPr="00852E03">
          <w:rPr>
            <w:sz w:val="20"/>
          </w:rPr>
          <w:delText>, 1144-1158.</w:delText>
        </w:r>
      </w:del>
    </w:p>
    <w:p w14:paraId="42765EA6" w14:textId="77777777" w:rsidR="00C00BB7" w:rsidRPr="00EA5B75" w:rsidRDefault="00C00BB7" w:rsidP="00EA5B75">
      <w:pPr>
        <w:pBdr>
          <w:bottom w:val="single" w:sz="4" w:space="1" w:color="auto"/>
        </w:pBdr>
        <w:spacing w:after="0" w:line="240" w:lineRule="auto"/>
        <w:rPr>
          <w:sz w:val="20"/>
          <w:rPrChange w:id="242" w:author="Ashley Cagnetta" w:date="2026-09-25T21:12:00Z" w16du:dateUtc="2026-09-26T01:12:00Z">
            <w:rPr/>
          </w:rPrChange>
        </w:rPr>
        <w:pPrChange w:id="243" w:author="Ashley Cagnetta" w:date="2026-09-25T21:12:00Z" w16du:dateUtc="2026-09-26T01:12:00Z">
          <w:pPr/>
        </w:pPrChange>
      </w:pPr>
    </w:p>
    <w:sectPr w:rsidR="00C00BB7" w:rsidRPr="00EA5B75" w:rsidSect="003C58D3">
      <w:headerReference w:type="default" r:id="rId12"/>
      <w:footerReference w:type="default" r:id="rId13"/>
      <w:pgSz w:w="12240" w:h="15840"/>
      <w:pgMar w:top="720" w:right="720" w:bottom="720" w:left="720" w:header="432" w:footer="288"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Change w:id="248" w:author="Ashley Cagnetta" w:date="2026-09-25T21:12:00Z" w16du:dateUtc="2026-09-26T01:12:00Z">
        <w:sectPr w:rsidR="00C00BB7" w:rsidRPr="00EA5B75" w:rsidSect="003C58D3">
          <w:pgSz w:w="11906" w:h="16838"/>
          <w:pgMar w:top="851" w:right="851" w:bottom="680" w:left="851" w:header="709" w:footer="709" w:gutter="0"/>
          <w:pgBorders w:offsetFrom="text">
            <w:top w:val="none" w:sz="0" w:space="0" w:color="auto"/>
            <w:left w:val="none" w:sz="0" w:space="0" w:color="auto"/>
            <w:bottom w:val="none" w:sz="0" w:space="0" w:color="auto"/>
            <w:right w:val="none" w:sz="0" w:space="0" w:color="auto"/>
          </w:pgBorders>
          <w:cols w:space="708"/>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2A4A07" w14:textId="77777777" w:rsidR="00824A56" w:rsidRDefault="00824A56" w:rsidP="00DD3CC7">
      <w:pPr>
        <w:spacing w:after="0" w:line="240" w:lineRule="auto"/>
        <w:pPrChange w:id="11" w:author="Ashley Cagnetta" w:date="2026-09-25T21:12:00Z" w16du:dateUtc="2026-09-26T01:12:00Z">
          <w:pPr/>
        </w:pPrChange>
      </w:pPr>
      <w:r>
        <w:separator/>
      </w:r>
    </w:p>
  </w:endnote>
  <w:endnote w:type="continuationSeparator" w:id="0">
    <w:p w14:paraId="63C8A268" w14:textId="77777777" w:rsidR="00824A56" w:rsidRDefault="00824A56" w:rsidP="00DD3CC7">
      <w:pPr>
        <w:spacing w:after="0" w:line="240" w:lineRule="auto"/>
        <w:pPrChange w:id="12" w:author="Ashley Cagnetta" w:date="2026-09-25T21:12:00Z" w16du:dateUtc="2026-09-26T01:12: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807536" w14:textId="232B2A6D" w:rsidR="002A7A20" w:rsidRDefault="002A7A20">
    <w:pPr>
      <w:pStyle w:val="Footer"/>
      <w:pBdr>
        <w:top w:val="thinThickSmallGap" w:sz="24" w:space="1" w:color="823B0B" w:themeColor="accent2" w:themeShade="7F"/>
      </w:pBdr>
      <w:rPr>
        <w:ins w:id="244" w:author="Ashley Cagnetta" w:date="2026-09-25T21:12:00Z" w16du:dateUtc="2026-09-26T01:12:00Z"/>
        <w:rFonts w:eastAsiaTheme="majorEastAsia" w:cstheme="minorHAnsi"/>
        <w:sz w:val="24"/>
        <w:szCs w:val="24"/>
      </w:rPr>
    </w:pPr>
    <w:ins w:id="245" w:author="Ashley Cagnetta" w:date="2026-09-25T21:12:00Z" w16du:dateUtc="2026-09-26T01:12:00Z">
      <w:r>
        <w:fldChar w:fldCharType="begin"/>
      </w:r>
      <w:r>
        <w:instrText>HYPERLINK "https://www.arizonaea.org/sites/aea/files/2021-11/Violence%20and%20Threats%20at%20School.pdf"</w:instrText>
      </w:r>
      <w:r>
        <w:fldChar w:fldCharType="separate"/>
      </w:r>
      <w:r w:rsidRPr="00B54BA5">
        <w:rPr>
          <w:rStyle w:val="Hyperlink"/>
          <w:rFonts w:eastAsiaTheme="majorEastAsia" w:cstheme="minorHAnsi"/>
          <w:sz w:val="24"/>
          <w:szCs w:val="24"/>
        </w:rPr>
        <w:t>https://www.arizonaea.org/sites/aea/files/2021-11/Violence%20and%20Threats%20at%20School.pdf</w:t>
      </w:r>
      <w:r>
        <w:fldChar w:fldCharType="end"/>
      </w:r>
    </w:ins>
  </w:p>
  <w:p w14:paraId="5584F9F3" w14:textId="48B3BAFE" w:rsidR="00DD3CC7" w:rsidRPr="001F3FAB" w:rsidRDefault="00DD3CC7">
    <w:pPr>
      <w:pStyle w:val="Footer"/>
      <w:pBdr>
        <w:top w:val="thinThickSmallGap" w:sz="24" w:space="1" w:color="823B0B" w:themeColor="accent2" w:themeShade="7F"/>
      </w:pBdr>
      <w:rPr>
        <w:ins w:id="246" w:author="Ashley Cagnetta" w:date="2026-09-25T21:12:00Z" w16du:dateUtc="2026-09-26T01:12:00Z"/>
        <w:rFonts w:eastAsiaTheme="majorEastAsia" w:cstheme="minorHAnsi"/>
        <w:sz w:val="24"/>
        <w:szCs w:val="24"/>
      </w:rPr>
    </w:pPr>
    <w:ins w:id="247" w:author="Ashley Cagnetta" w:date="2026-09-25T21:12:00Z" w16du:dateUtc="2026-09-26T01:12:00Z">
      <w:r w:rsidRPr="001F3FAB">
        <w:rPr>
          <w:rFonts w:eastAsiaTheme="majorEastAsia" w:cstheme="minorHAnsi"/>
          <w:sz w:val="24"/>
          <w:szCs w:val="24"/>
        </w:rPr>
        <w:t xml:space="preserve">Arizona Foundation for Legal Services and Education  </w:t>
      </w:r>
      <w:r w:rsidR="001B57D3" w:rsidRPr="001F3FAB">
        <w:rPr>
          <w:rFonts w:eastAsiaTheme="majorEastAsia" w:cstheme="minorHAnsi"/>
          <w:sz w:val="24"/>
          <w:szCs w:val="24"/>
        </w:rPr>
        <w:t xml:space="preserve">                         </w:t>
      </w:r>
      <w:r w:rsidR="00294CE8">
        <w:rPr>
          <w:rFonts w:eastAsiaTheme="majorEastAsia" w:cstheme="minorHAnsi"/>
          <w:sz w:val="24"/>
          <w:szCs w:val="24"/>
        </w:rPr>
        <w:t>November 2024</w:t>
      </w:r>
      <w:r w:rsidRPr="001F3FAB">
        <w:rPr>
          <w:rFonts w:eastAsiaTheme="majorEastAsia" w:cstheme="minorHAnsi"/>
          <w:sz w:val="24"/>
          <w:szCs w:val="24"/>
        </w:rPr>
        <w:ptab w:relativeTo="margin" w:alignment="right" w:leader="none"/>
      </w:r>
      <w:r w:rsidRPr="001F3FAB">
        <w:rPr>
          <w:rFonts w:eastAsiaTheme="majorEastAsia" w:cstheme="minorHAnsi"/>
          <w:sz w:val="24"/>
          <w:szCs w:val="24"/>
        </w:rPr>
        <w:t xml:space="preserve">Page </w:t>
      </w:r>
      <w:r w:rsidRPr="001F3FAB">
        <w:rPr>
          <w:rFonts w:eastAsiaTheme="minorEastAsia" w:cstheme="minorHAnsi"/>
          <w:sz w:val="24"/>
          <w:szCs w:val="24"/>
        </w:rPr>
        <w:fldChar w:fldCharType="begin"/>
      </w:r>
      <w:r w:rsidRPr="001F3FAB">
        <w:rPr>
          <w:rFonts w:cstheme="minorHAnsi"/>
          <w:sz w:val="24"/>
          <w:szCs w:val="24"/>
        </w:rPr>
        <w:instrText xml:space="preserve"> PAGE   \* MERGEFORMAT </w:instrText>
      </w:r>
      <w:r w:rsidRPr="001F3FAB">
        <w:rPr>
          <w:rFonts w:eastAsiaTheme="minorEastAsia" w:cstheme="minorHAnsi"/>
          <w:sz w:val="24"/>
          <w:szCs w:val="24"/>
        </w:rPr>
        <w:fldChar w:fldCharType="separate"/>
      </w:r>
      <w:r w:rsidR="00441985" w:rsidRPr="001F3FAB">
        <w:rPr>
          <w:rFonts w:eastAsiaTheme="majorEastAsia" w:cstheme="minorHAnsi"/>
          <w:noProof/>
          <w:sz w:val="24"/>
          <w:szCs w:val="24"/>
        </w:rPr>
        <w:t>1</w:t>
      </w:r>
      <w:r w:rsidRPr="001F3FAB">
        <w:rPr>
          <w:rFonts w:eastAsiaTheme="majorEastAsia" w:cstheme="minorHAnsi"/>
          <w:noProof/>
          <w:sz w:val="24"/>
          <w:szCs w:val="24"/>
        </w:rPr>
        <w:fldChar w:fldCharType="end"/>
      </w:r>
    </w:ins>
  </w:p>
  <w:p w14:paraId="55B18B58" w14:textId="77777777" w:rsidR="000F3A0E" w:rsidRDefault="000F3A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C4A599" w14:textId="77777777" w:rsidR="00824A56" w:rsidRDefault="00824A56" w:rsidP="00DD3CC7">
      <w:pPr>
        <w:spacing w:after="0" w:line="240" w:lineRule="auto"/>
        <w:pPrChange w:id="9" w:author="Ashley Cagnetta" w:date="2026-09-25T21:12:00Z" w16du:dateUtc="2026-09-26T01:12:00Z">
          <w:pPr/>
        </w:pPrChange>
      </w:pPr>
      <w:r>
        <w:separator/>
      </w:r>
    </w:p>
  </w:footnote>
  <w:footnote w:type="continuationSeparator" w:id="0">
    <w:p w14:paraId="233A0557" w14:textId="77777777" w:rsidR="00824A56" w:rsidRDefault="00824A56" w:rsidP="00DD3CC7">
      <w:pPr>
        <w:spacing w:after="0" w:line="240" w:lineRule="auto"/>
        <w:pPrChange w:id="10" w:author="Ashley Cagnetta" w:date="2026-09-25T21:12:00Z" w16du:dateUtc="2026-09-26T01:12: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E416BA" w14:textId="77777777" w:rsidR="000F3A0E" w:rsidRDefault="000F3A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2251CF"/>
    <w:multiLevelType w:val="hybridMultilevel"/>
    <w:tmpl w:val="5C246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4E4337"/>
    <w:multiLevelType w:val="hybridMultilevel"/>
    <w:tmpl w:val="C64E44A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05094D04"/>
    <w:multiLevelType w:val="hybridMultilevel"/>
    <w:tmpl w:val="C58E7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4A7516"/>
    <w:multiLevelType w:val="hybridMultilevel"/>
    <w:tmpl w:val="35046CD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D330B1F"/>
    <w:multiLevelType w:val="multilevel"/>
    <w:tmpl w:val="CCCE9E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05A51"/>
    <w:multiLevelType w:val="hybridMultilevel"/>
    <w:tmpl w:val="1B8634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D680121"/>
    <w:multiLevelType w:val="hybridMultilevel"/>
    <w:tmpl w:val="A32C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786309"/>
    <w:multiLevelType w:val="multilevel"/>
    <w:tmpl w:val="427C06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FB3727C"/>
    <w:multiLevelType w:val="hybridMultilevel"/>
    <w:tmpl w:val="4E38543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5E95074"/>
    <w:multiLevelType w:val="hybridMultilevel"/>
    <w:tmpl w:val="6DCED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FE5FC0"/>
    <w:multiLevelType w:val="hybridMultilevel"/>
    <w:tmpl w:val="A874E2A2"/>
    <w:lvl w:ilvl="0" w:tplc="1AEE5C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93577D"/>
    <w:multiLevelType w:val="hybridMultilevel"/>
    <w:tmpl w:val="190425C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2" w15:restartNumberingAfterBreak="0">
    <w:nsid w:val="1CBB653D"/>
    <w:multiLevelType w:val="hybridMultilevel"/>
    <w:tmpl w:val="A6F23B84"/>
    <w:lvl w:ilvl="0" w:tplc="C262CF3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D26953"/>
    <w:multiLevelType w:val="multilevel"/>
    <w:tmpl w:val="DB365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657C05"/>
    <w:multiLevelType w:val="hybridMultilevel"/>
    <w:tmpl w:val="426818D6"/>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5" w15:restartNumberingAfterBreak="0">
    <w:nsid w:val="3B2E1E2D"/>
    <w:multiLevelType w:val="hybridMultilevel"/>
    <w:tmpl w:val="C366DBE6"/>
    <w:lvl w:ilvl="0" w:tplc="C6E0275C">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B11AB"/>
    <w:multiLevelType w:val="hybridMultilevel"/>
    <w:tmpl w:val="72B29668"/>
    <w:lvl w:ilvl="0" w:tplc="F020A5C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F62523"/>
    <w:multiLevelType w:val="hybridMultilevel"/>
    <w:tmpl w:val="DC5E9D98"/>
    <w:lvl w:ilvl="0" w:tplc="7820D85C">
      <w:start w:val="1"/>
      <w:numFmt w:val="bullet"/>
      <w:lvlText w:val=""/>
      <w:lvlJc w:val="left"/>
      <w:pPr>
        <w:ind w:left="1440" w:hanging="360"/>
      </w:pPr>
      <w:rPr>
        <w:rFonts w:ascii="Symbol" w:hAnsi="Symbol"/>
      </w:rPr>
    </w:lvl>
    <w:lvl w:ilvl="1" w:tplc="CE369582">
      <w:start w:val="1"/>
      <w:numFmt w:val="bullet"/>
      <w:lvlText w:val=""/>
      <w:lvlJc w:val="left"/>
      <w:pPr>
        <w:ind w:left="1440" w:hanging="360"/>
      </w:pPr>
      <w:rPr>
        <w:rFonts w:ascii="Symbol" w:hAnsi="Symbol"/>
      </w:rPr>
    </w:lvl>
    <w:lvl w:ilvl="2" w:tplc="04EAC304">
      <w:start w:val="1"/>
      <w:numFmt w:val="bullet"/>
      <w:lvlText w:val=""/>
      <w:lvlJc w:val="left"/>
      <w:pPr>
        <w:ind w:left="1440" w:hanging="360"/>
      </w:pPr>
      <w:rPr>
        <w:rFonts w:ascii="Symbol" w:hAnsi="Symbol"/>
      </w:rPr>
    </w:lvl>
    <w:lvl w:ilvl="3" w:tplc="F2846A38">
      <w:start w:val="1"/>
      <w:numFmt w:val="bullet"/>
      <w:lvlText w:val=""/>
      <w:lvlJc w:val="left"/>
      <w:pPr>
        <w:ind w:left="1440" w:hanging="360"/>
      </w:pPr>
      <w:rPr>
        <w:rFonts w:ascii="Symbol" w:hAnsi="Symbol"/>
      </w:rPr>
    </w:lvl>
    <w:lvl w:ilvl="4" w:tplc="6CC660FE">
      <w:start w:val="1"/>
      <w:numFmt w:val="bullet"/>
      <w:lvlText w:val=""/>
      <w:lvlJc w:val="left"/>
      <w:pPr>
        <w:ind w:left="1440" w:hanging="360"/>
      </w:pPr>
      <w:rPr>
        <w:rFonts w:ascii="Symbol" w:hAnsi="Symbol"/>
      </w:rPr>
    </w:lvl>
    <w:lvl w:ilvl="5" w:tplc="46CC8320">
      <w:start w:val="1"/>
      <w:numFmt w:val="bullet"/>
      <w:lvlText w:val=""/>
      <w:lvlJc w:val="left"/>
      <w:pPr>
        <w:ind w:left="1440" w:hanging="360"/>
      </w:pPr>
      <w:rPr>
        <w:rFonts w:ascii="Symbol" w:hAnsi="Symbol"/>
      </w:rPr>
    </w:lvl>
    <w:lvl w:ilvl="6" w:tplc="D26AC3BE">
      <w:start w:val="1"/>
      <w:numFmt w:val="bullet"/>
      <w:lvlText w:val=""/>
      <w:lvlJc w:val="left"/>
      <w:pPr>
        <w:ind w:left="1440" w:hanging="360"/>
      </w:pPr>
      <w:rPr>
        <w:rFonts w:ascii="Symbol" w:hAnsi="Symbol"/>
      </w:rPr>
    </w:lvl>
    <w:lvl w:ilvl="7" w:tplc="E084C9CE">
      <w:start w:val="1"/>
      <w:numFmt w:val="bullet"/>
      <w:lvlText w:val=""/>
      <w:lvlJc w:val="left"/>
      <w:pPr>
        <w:ind w:left="1440" w:hanging="360"/>
      </w:pPr>
      <w:rPr>
        <w:rFonts w:ascii="Symbol" w:hAnsi="Symbol"/>
      </w:rPr>
    </w:lvl>
    <w:lvl w:ilvl="8" w:tplc="9A4A729E">
      <w:start w:val="1"/>
      <w:numFmt w:val="bullet"/>
      <w:lvlText w:val=""/>
      <w:lvlJc w:val="left"/>
      <w:pPr>
        <w:ind w:left="1440" w:hanging="360"/>
      </w:pPr>
      <w:rPr>
        <w:rFonts w:ascii="Symbol" w:hAnsi="Symbol"/>
      </w:rPr>
    </w:lvl>
  </w:abstractNum>
  <w:abstractNum w:abstractNumId="18" w15:restartNumberingAfterBreak="0">
    <w:nsid w:val="464B759C"/>
    <w:multiLevelType w:val="multilevel"/>
    <w:tmpl w:val="8B80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467F3A"/>
    <w:multiLevelType w:val="hybridMultilevel"/>
    <w:tmpl w:val="69C4E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837704"/>
    <w:multiLevelType w:val="hybridMultilevel"/>
    <w:tmpl w:val="63AAD9CC"/>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1" w15:restartNumberingAfterBreak="0">
    <w:nsid w:val="51A61BC7"/>
    <w:multiLevelType w:val="hybridMultilevel"/>
    <w:tmpl w:val="9130529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2" w15:restartNumberingAfterBreak="0">
    <w:nsid w:val="53F76BC6"/>
    <w:multiLevelType w:val="hybridMultilevel"/>
    <w:tmpl w:val="F356BF04"/>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3" w15:restartNumberingAfterBreak="0">
    <w:nsid w:val="57A76FB0"/>
    <w:multiLevelType w:val="hybridMultilevel"/>
    <w:tmpl w:val="F5488CA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1681F0F"/>
    <w:multiLevelType w:val="hybridMultilevel"/>
    <w:tmpl w:val="8CFC2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115709"/>
    <w:multiLevelType w:val="multilevel"/>
    <w:tmpl w:val="8DBA7BD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6" w15:restartNumberingAfterBreak="0">
    <w:nsid w:val="63172D66"/>
    <w:multiLevelType w:val="multilevel"/>
    <w:tmpl w:val="D570A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E47A45"/>
    <w:multiLevelType w:val="hybridMultilevel"/>
    <w:tmpl w:val="0B1A3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AD19DE"/>
    <w:multiLevelType w:val="hybridMultilevel"/>
    <w:tmpl w:val="374A6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A62BB1"/>
    <w:multiLevelType w:val="hybridMultilevel"/>
    <w:tmpl w:val="FA5AEF04"/>
    <w:lvl w:ilvl="0" w:tplc="4B30C870">
      <w:start w:val="1"/>
      <w:numFmt w:val="decimal"/>
      <w:lvlText w:val="%1."/>
      <w:lvlJc w:val="left"/>
      <w:pPr>
        <w:ind w:left="81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9C0ADD2A">
      <w:start w:val="5"/>
      <w:numFmt w:val="decimal"/>
      <w:lvlText w:val="%4."/>
      <w:lvlJc w:val="left"/>
      <w:pPr>
        <w:ind w:left="2880" w:hanging="360"/>
      </w:pPr>
      <w:rPr>
        <w:rFonts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72DB7C3A"/>
    <w:multiLevelType w:val="hybridMultilevel"/>
    <w:tmpl w:val="F5601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7340FE"/>
    <w:multiLevelType w:val="hybridMultilevel"/>
    <w:tmpl w:val="C366DBE6"/>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8005949"/>
    <w:multiLevelType w:val="hybridMultilevel"/>
    <w:tmpl w:val="18280E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7B2620CE"/>
    <w:multiLevelType w:val="hybridMultilevel"/>
    <w:tmpl w:val="B1F46E42"/>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D934603"/>
    <w:multiLevelType w:val="multilevel"/>
    <w:tmpl w:val="26C253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42022677">
    <w:abstractNumId w:val="11"/>
  </w:num>
  <w:num w:numId="2" w16cid:durableId="2005431655">
    <w:abstractNumId w:val="1"/>
  </w:num>
  <w:num w:numId="3" w16cid:durableId="979261155">
    <w:abstractNumId w:val="5"/>
  </w:num>
  <w:num w:numId="4" w16cid:durableId="639385327">
    <w:abstractNumId w:val="8"/>
  </w:num>
  <w:num w:numId="5" w16cid:durableId="1604453888">
    <w:abstractNumId w:val="21"/>
  </w:num>
  <w:num w:numId="6" w16cid:durableId="1345598185">
    <w:abstractNumId w:val="14"/>
  </w:num>
  <w:num w:numId="7" w16cid:durableId="843592318">
    <w:abstractNumId w:val="32"/>
  </w:num>
  <w:num w:numId="8" w16cid:durableId="1486125867">
    <w:abstractNumId w:val="2"/>
  </w:num>
  <w:num w:numId="9" w16cid:durableId="2010206926">
    <w:abstractNumId w:val="24"/>
  </w:num>
  <w:num w:numId="10" w16cid:durableId="1425568478">
    <w:abstractNumId w:val="19"/>
  </w:num>
  <w:num w:numId="11" w16cid:durableId="265042014">
    <w:abstractNumId w:val="7"/>
  </w:num>
  <w:num w:numId="12" w16cid:durableId="2133815192">
    <w:abstractNumId w:val="9"/>
  </w:num>
  <w:num w:numId="13" w16cid:durableId="512384444">
    <w:abstractNumId w:val="10"/>
  </w:num>
  <w:num w:numId="14" w16cid:durableId="302776394">
    <w:abstractNumId w:val="15"/>
  </w:num>
  <w:num w:numId="15" w16cid:durableId="307980689">
    <w:abstractNumId w:val="34"/>
  </w:num>
  <w:num w:numId="16" w16cid:durableId="1750544709">
    <w:abstractNumId w:val="27"/>
  </w:num>
  <w:num w:numId="17" w16cid:durableId="219293783">
    <w:abstractNumId w:val="23"/>
  </w:num>
  <w:num w:numId="18" w16cid:durableId="1916554064">
    <w:abstractNumId w:val="3"/>
  </w:num>
  <w:num w:numId="19" w16cid:durableId="558638107">
    <w:abstractNumId w:val="28"/>
  </w:num>
  <w:num w:numId="20" w16cid:durableId="509032057">
    <w:abstractNumId w:val="0"/>
  </w:num>
  <w:num w:numId="21" w16cid:durableId="1746219410">
    <w:abstractNumId w:val="18"/>
  </w:num>
  <w:num w:numId="22" w16cid:durableId="203559819">
    <w:abstractNumId w:val="4"/>
  </w:num>
  <w:num w:numId="23" w16cid:durableId="674847208">
    <w:abstractNumId w:val="22"/>
  </w:num>
  <w:num w:numId="24" w16cid:durableId="665018497">
    <w:abstractNumId w:val="33"/>
  </w:num>
  <w:num w:numId="25" w16cid:durableId="1822575971">
    <w:abstractNumId w:val="12"/>
  </w:num>
  <w:num w:numId="26" w16cid:durableId="17586461">
    <w:abstractNumId w:val="30"/>
  </w:num>
  <w:num w:numId="27" w16cid:durableId="398943862">
    <w:abstractNumId w:val="31"/>
  </w:num>
  <w:num w:numId="28" w16cid:durableId="913048866">
    <w:abstractNumId w:val="6"/>
  </w:num>
  <w:num w:numId="29" w16cid:durableId="2123643217">
    <w:abstractNumId w:val="25"/>
  </w:num>
  <w:num w:numId="30" w16cid:durableId="1341394900">
    <w:abstractNumId w:val="17"/>
  </w:num>
  <w:num w:numId="31" w16cid:durableId="1130054588">
    <w:abstractNumId w:val="29"/>
  </w:num>
  <w:num w:numId="32" w16cid:durableId="678040991">
    <w:abstractNumId w:val="20"/>
  </w:num>
  <w:num w:numId="33" w16cid:durableId="825362870">
    <w:abstractNumId w:val="16"/>
  </w:num>
  <w:num w:numId="34" w16cid:durableId="1624650846">
    <w:abstractNumId w:val="13"/>
  </w:num>
  <w:num w:numId="35" w16cid:durableId="1096363377">
    <w:abstractNumId w:val="2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5E8"/>
    <w:rsid w:val="00013E17"/>
    <w:rsid w:val="00016A77"/>
    <w:rsid w:val="000243D2"/>
    <w:rsid w:val="000245FA"/>
    <w:rsid w:val="0006498E"/>
    <w:rsid w:val="00073638"/>
    <w:rsid w:val="000A6B25"/>
    <w:rsid w:val="000C2FB9"/>
    <w:rsid w:val="000D345C"/>
    <w:rsid w:val="000F3A0E"/>
    <w:rsid w:val="0010781D"/>
    <w:rsid w:val="00115A53"/>
    <w:rsid w:val="001257DE"/>
    <w:rsid w:val="00135563"/>
    <w:rsid w:val="00154CB5"/>
    <w:rsid w:val="00160A11"/>
    <w:rsid w:val="00193867"/>
    <w:rsid w:val="001A7902"/>
    <w:rsid w:val="001B57D3"/>
    <w:rsid w:val="001D1520"/>
    <w:rsid w:val="001E007D"/>
    <w:rsid w:val="001F3FAB"/>
    <w:rsid w:val="001F7F87"/>
    <w:rsid w:val="00201227"/>
    <w:rsid w:val="00205985"/>
    <w:rsid w:val="00211499"/>
    <w:rsid w:val="002323F1"/>
    <w:rsid w:val="00256479"/>
    <w:rsid w:val="00267BAD"/>
    <w:rsid w:val="00280645"/>
    <w:rsid w:val="00282F65"/>
    <w:rsid w:val="002861F2"/>
    <w:rsid w:val="00294CE8"/>
    <w:rsid w:val="002A468F"/>
    <w:rsid w:val="002A533A"/>
    <w:rsid w:val="002A7A20"/>
    <w:rsid w:val="002B6EFD"/>
    <w:rsid w:val="002C2C9A"/>
    <w:rsid w:val="002D52B2"/>
    <w:rsid w:val="002E3FC0"/>
    <w:rsid w:val="002F4051"/>
    <w:rsid w:val="002F64B0"/>
    <w:rsid w:val="00305DA3"/>
    <w:rsid w:val="00307058"/>
    <w:rsid w:val="00331184"/>
    <w:rsid w:val="00346335"/>
    <w:rsid w:val="00362B38"/>
    <w:rsid w:val="003746EA"/>
    <w:rsid w:val="003864BE"/>
    <w:rsid w:val="003909D8"/>
    <w:rsid w:val="00391C14"/>
    <w:rsid w:val="003C58D3"/>
    <w:rsid w:val="003D1026"/>
    <w:rsid w:val="00401FA3"/>
    <w:rsid w:val="00407C2B"/>
    <w:rsid w:val="00410EE1"/>
    <w:rsid w:val="00412D98"/>
    <w:rsid w:val="00427BA6"/>
    <w:rsid w:val="004409AB"/>
    <w:rsid w:val="00441985"/>
    <w:rsid w:val="00447F51"/>
    <w:rsid w:val="00467D85"/>
    <w:rsid w:val="00471CB9"/>
    <w:rsid w:val="0048370B"/>
    <w:rsid w:val="00484497"/>
    <w:rsid w:val="004903A8"/>
    <w:rsid w:val="004A36DA"/>
    <w:rsid w:val="004A3C7C"/>
    <w:rsid w:val="004C1842"/>
    <w:rsid w:val="004C3A07"/>
    <w:rsid w:val="004C4E8D"/>
    <w:rsid w:val="004C78EF"/>
    <w:rsid w:val="004F3387"/>
    <w:rsid w:val="0054297A"/>
    <w:rsid w:val="005738D7"/>
    <w:rsid w:val="00580D73"/>
    <w:rsid w:val="00582C01"/>
    <w:rsid w:val="005C1A5A"/>
    <w:rsid w:val="005C1E4E"/>
    <w:rsid w:val="005D543A"/>
    <w:rsid w:val="005F7B4D"/>
    <w:rsid w:val="006046EB"/>
    <w:rsid w:val="00613078"/>
    <w:rsid w:val="006172F8"/>
    <w:rsid w:val="00623DEA"/>
    <w:rsid w:val="0062679B"/>
    <w:rsid w:val="00627053"/>
    <w:rsid w:val="00633211"/>
    <w:rsid w:val="006349C5"/>
    <w:rsid w:val="00634BCB"/>
    <w:rsid w:val="00637E53"/>
    <w:rsid w:val="0066398A"/>
    <w:rsid w:val="006642E6"/>
    <w:rsid w:val="0066538A"/>
    <w:rsid w:val="0067693C"/>
    <w:rsid w:val="00683535"/>
    <w:rsid w:val="00692680"/>
    <w:rsid w:val="00692A50"/>
    <w:rsid w:val="006C0B0C"/>
    <w:rsid w:val="006F063F"/>
    <w:rsid w:val="006F2FA7"/>
    <w:rsid w:val="00702EF8"/>
    <w:rsid w:val="00703E26"/>
    <w:rsid w:val="007255D7"/>
    <w:rsid w:val="00757F51"/>
    <w:rsid w:val="00770754"/>
    <w:rsid w:val="0077163A"/>
    <w:rsid w:val="00775A56"/>
    <w:rsid w:val="007811E4"/>
    <w:rsid w:val="00793882"/>
    <w:rsid w:val="007D30A2"/>
    <w:rsid w:val="007D7366"/>
    <w:rsid w:val="007E53A7"/>
    <w:rsid w:val="007F2C6A"/>
    <w:rsid w:val="007F6B68"/>
    <w:rsid w:val="00805074"/>
    <w:rsid w:val="008112F3"/>
    <w:rsid w:val="00813143"/>
    <w:rsid w:val="00817815"/>
    <w:rsid w:val="00824A56"/>
    <w:rsid w:val="0083077F"/>
    <w:rsid w:val="00842A95"/>
    <w:rsid w:val="00854095"/>
    <w:rsid w:val="00884409"/>
    <w:rsid w:val="00884D7F"/>
    <w:rsid w:val="00895C0B"/>
    <w:rsid w:val="008A3AF0"/>
    <w:rsid w:val="008B2FF4"/>
    <w:rsid w:val="008B75E8"/>
    <w:rsid w:val="008C7DD0"/>
    <w:rsid w:val="008E20E2"/>
    <w:rsid w:val="008F42C0"/>
    <w:rsid w:val="009070E8"/>
    <w:rsid w:val="009302B3"/>
    <w:rsid w:val="009402CC"/>
    <w:rsid w:val="00944671"/>
    <w:rsid w:val="0094601E"/>
    <w:rsid w:val="0095152E"/>
    <w:rsid w:val="00951A24"/>
    <w:rsid w:val="00953B06"/>
    <w:rsid w:val="0096500A"/>
    <w:rsid w:val="00971B3C"/>
    <w:rsid w:val="009753F0"/>
    <w:rsid w:val="00977A39"/>
    <w:rsid w:val="009A2EBF"/>
    <w:rsid w:val="009B25EF"/>
    <w:rsid w:val="009C0F69"/>
    <w:rsid w:val="009C58CC"/>
    <w:rsid w:val="009C5929"/>
    <w:rsid w:val="009C7C1B"/>
    <w:rsid w:val="009D0224"/>
    <w:rsid w:val="009F0F50"/>
    <w:rsid w:val="00A01395"/>
    <w:rsid w:val="00A1490D"/>
    <w:rsid w:val="00A44C66"/>
    <w:rsid w:val="00A567E2"/>
    <w:rsid w:val="00A5798A"/>
    <w:rsid w:val="00A57A55"/>
    <w:rsid w:val="00A6083E"/>
    <w:rsid w:val="00A6454B"/>
    <w:rsid w:val="00A72C4A"/>
    <w:rsid w:val="00A860D3"/>
    <w:rsid w:val="00A90BE2"/>
    <w:rsid w:val="00A94926"/>
    <w:rsid w:val="00A97866"/>
    <w:rsid w:val="00AA27C5"/>
    <w:rsid w:val="00AA4253"/>
    <w:rsid w:val="00AC26D2"/>
    <w:rsid w:val="00AE4C84"/>
    <w:rsid w:val="00AE615C"/>
    <w:rsid w:val="00AE6D1D"/>
    <w:rsid w:val="00B0080B"/>
    <w:rsid w:val="00B02B89"/>
    <w:rsid w:val="00B12631"/>
    <w:rsid w:val="00B16605"/>
    <w:rsid w:val="00B24878"/>
    <w:rsid w:val="00B25894"/>
    <w:rsid w:val="00B2747B"/>
    <w:rsid w:val="00B52E2D"/>
    <w:rsid w:val="00B57020"/>
    <w:rsid w:val="00B71A83"/>
    <w:rsid w:val="00B94C90"/>
    <w:rsid w:val="00BA1AFE"/>
    <w:rsid w:val="00BC1420"/>
    <w:rsid w:val="00BE1B92"/>
    <w:rsid w:val="00BE23CC"/>
    <w:rsid w:val="00BE317A"/>
    <w:rsid w:val="00BE6086"/>
    <w:rsid w:val="00C0030B"/>
    <w:rsid w:val="00C00BB7"/>
    <w:rsid w:val="00C22813"/>
    <w:rsid w:val="00C347FB"/>
    <w:rsid w:val="00C43654"/>
    <w:rsid w:val="00C622DA"/>
    <w:rsid w:val="00C63EFC"/>
    <w:rsid w:val="00C6562B"/>
    <w:rsid w:val="00C8231F"/>
    <w:rsid w:val="00CA1F37"/>
    <w:rsid w:val="00CA4181"/>
    <w:rsid w:val="00CA42C1"/>
    <w:rsid w:val="00CA5040"/>
    <w:rsid w:val="00CB0DF8"/>
    <w:rsid w:val="00CB6EBF"/>
    <w:rsid w:val="00CF6F52"/>
    <w:rsid w:val="00D06DB1"/>
    <w:rsid w:val="00D10799"/>
    <w:rsid w:val="00D15ACF"/>
    <w:rsid w:val="00D32C21"/>
    <w:rsid w:val="00D468D3"/>
    <w:rsid w:val="00D6505C"/>
    <w:rsid w:val="00D73D03"/>
    <w:rsid w:val="00D833C0"/>
    <w:rsid w:val="00D84C28"/>
    <w:rsid w:val="00D84C8D"/>
    <w:rsid w:val="00D95427"/>
    <w:rsid w:val="00DB777F"/>
    <w:rsid w:val="00DC0544"/>
    <w:rsid w:val="00DC7F18"/>
    <w:rsid w:val="00DD3CC7"/>
    <w:rsid w:val="00DD7F10"/>
    <w:rsid w:val="00DF2927"/>
    <w:rsid w:val="00E00A0D"/>
    <w:rsid w:val="00E221C5"/>
    <w:rsid w:val="00E234BC"/>
    <w:rsid w:val="00E26288"/>
    <w:rsid w:val="00E35E15"/>
    <w:rsid w:val="00E65B23"/>
    <w:rsid w:val="00E7236D"/>
    <w:rsid w:val="00E73995"/>
    <w:rsid w:val="00E842CC"/>
    <w:rsid w:val="00E8540B"/>
    <w:rsid w:val="00E9344E"/>
    <w:rsid w:val="00E962DD"/>
    <w:rsid w:val="00EA37F0"/>
    <w:rsid w:val="00EA5B75"/>
    <w:rsid w:val="00EB0D8E"/>
    <w:rsid w:val="00EC1199"/>
    <w:rsid w:val="00EC6AB3"/>
    <w:rsid w:val="00ED3F4B"/>
    <w:rsid w:val="00EF3E2B"/>
    <w:rsid w:val="00F05208"/>
    <w:rsid w:val="00F16AD8"/>
    <w:rsid w:val="00F2067A"/>
    <w:rsid w:val="00F30645"/>
    <w:rsid w:val="00F50DF2"/>
    <w:rsid w:val="00F55C10"/>
    <w:rsid w:val="00F748ED"/>
    <w:rsid w:val="00F923FC"/>
    <w:rsid w:val="00F937D0"/>
    <w:rsid w:val="00FC36B0"/>
    <w:rsid w:val="00FD115E"/>
    <w:rsid w:val="00FE389A"/>
    <w:rsid w:val="00FE4761"/>
    <w:rsid w:val="00FF11D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12CB2"/>
  <w15:chartTrackingRefBased/>
  <w15:docId w15:val="{8F8A9512-A17D-479D-8E37-0C6BA1F81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Change w:id="0" w:author="Ashley Cagnetta" w:date="2026-09-25T21:12:00Z">
        <w:pPr/>
      </w:pPrChange>
    </w:pPr>
    <w:rPr>
      <w:lang w:val="en-US"/>
      <w:rPrChange w:id="0" w:author="Ashley Cagnetta" w:date="2026-09-25T21:12:00Z">
        <w:rPr>
          <w:sz w:val="24"/>
          <w:szCs w:val="24"/>
          <w:lang w:val="en-US" w:eastAsia="en-US" w:bidi="ar-SA"/>
        </w:rPr>
      </w:rPrChange>
    </w:rPr>
  </w:style>
  <w:style w:type="paragraph" w:styleId="Heading1">
    <w:name w:val="heading 1"/>
    <w:basedOn w:val="Normal"/>
    <w:next w:val="Normal"/>
    <w:link w:val="Heading1Char"/>
    <w:uiPriority w:val="9"/>
    <w:qFormat/>
    <w:rsid w:val="00427BA6"/>
    <w:pPr>
      <w:keepNext/>
      <w:keepLines/>
      <w:spacing w:before="240" w:after="0"/>
      <w:outlineLvl w:val="0"/>
      <w:pPrChange w:id="1" w:author="Ashley Cagnetta" w:date="2026-09-25T21:12:00Z">
        <w:pPr>
          <w:keepNext/>
          <w:keepLines/>
          <w:spacing w:before="240" w:after="200" w:line="276" w:lineRule="auto"/>
          <w:outlineLvl w:val="0"/>
        </w:pPr>
      </w:pPrChange>
    </w:pPr>
    <w:rPr>
      <w:rFonts w:asciiTheme="majorHAnsi" w:eastAsiaTheme="majorEastAsia" w:hAnsiTheme="majorHAnsi" w:cstheme="majorBidi"/>
      <w:color w:val="2E74B5" w:themeColor="accent1" w:themeShade="BF"/>
      <w:sz w:val="32"/>
      <w:szCs w:val="32"/>
      <w:rPrChange w:id="1" w:author="Ashley Cagnetta" w:date="2026-09-25T21:12:00Z">
        <w:rPr>
          <w:rFonts w:asciiTheme="majorHAnsi" w:eastAsiaTheme="majorEastAsia" w:hAnsiTheme="majorHAnsi" w:cstheme="majorBidi"/>
          <w:color w:val="2E74B5" w:themeColor="accent1" w:themeShade="BF"/>
          <w:sz w:val="32"/>
          <w:szCs w:val="32"/>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3CC7"/>
    <w:pPr>
      <w:tabs>
        <w:tab w:val="center" w:pos="4680"/>
        <w:tab w:val="right" w:pos="9360"/>
      </w:tabs>
      <w:spacing w:after="0" w:line="240" w:lineRule="auto"/>
      <w:pPrChange w:id="2" w:author="Ashley Cagnetta" w:date="2026-09-25T21:12:00Z">
        <w:pPr>
          <w:tabs>
            <w:tab w:val="center" w:pos="4513"/>
            <w:tab w:val="right" w:pos="9026"/>
          </w:tabs>
          <w:spacing w:after="200" w:line="276" w:lineRule="auto"/>
        </w:pPr>
      </w:pPrChange>
    </w:pPr>
    <w:rPr>
      <w:rPrChange w:id="2" w:author="Ashley Cagnetta" w:date="2026-09-25T21:12:00Z">
        <w:rPr>
          <w:rFonts w:asciiTheme="minorHAnsi" w:eastAsiaTheme="minorHAnsi"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8B75E8"/>
    <w:rPr>
      <w:lang w:val="en-US"/>
    </w:rPr>
  </w:style>
  <w:style w:type="character" w:customStyle="1" w:styleId="apple-converted-space">
    <w:name w:val="apple-converted-space"/>
    <w:rsid w:val="008B75E8"/>
  </w:style>
  <w:style w:type="paragraph" w:styleId="Footer">
    <w:name w:val="footer"/>
    <w:basedOn w:val="Normal"/>
    <w:link w:val="FooterChar"/>
    <w:uiPriority w:val="99"/>
    <w:unhideWhenUsed/>
    <w:rsid w:val="00DD3CC7"/>
    <w:pPr>
      <w:tabs>
        <w:tab w:val="center" w:pos="4680"/>
        <w:tab w:val="right" w:pos="9360"/>
      </w:tabs>
      <w:spacing w:after="0" w:line="240" w:lineRule="auto"/>
      <w:pPrChange w:id="3" w:author="Ashley Cagnetta" w:date="2026-09-25T21:12:00Z">
        <w:pPr>
          <w:tabs>
            <w:tab w:val="center" w:pos="4513"/>
            <w:tab w:val="right" w:pos="9026"/>
          </w:tabs>
          <w:spacing w:after="200" w:line="276" w:lineRule="auto"/>
        </w:pPr>
      </w:pPrChange>
    </w:pPr>
    <w:rPr>
      <w:rPrChange w:id="3" w:author="Ashley Cagnetta" w:date="2026-09-25T21:12:00Z">
        <w:rPr>
          <w:rFonts w:asciiTheme="minorHAnsi" w:eastAsiaTheme="minorHAnsi"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8B75E8"/>
    <w:rPr>
      <w:lang w:val="en-US"/>
    </w:rPr>
  </w:style>
  <w:style w:type="character" w:customStyle="1" w:styleId="Heading1Char">
    <w:name w:val="Heading 1 Char"/>
    <w:basedOn w:val="DefaultParagraphFont"/>
    <w:link w:val="Heading1"/>
    <w:uiPriority w:val="9"/>
    <w:rsid w:val="000F3A0E"/>
    <w:rPr>
      <w:rFonts w:asciiTheme="majorHAnsi" w:eastAsiaTheme="majorEastAsia" w:hAnsiTheme="majorHAnsi" w:cstheme="majorBidi"/>
      <w:color w:val="2E74B5" w:themeColor="accent1" w:themeShade="BF"/>
      <w:sz w:val="32"/>
      <w:szCs w:val="32"/>
      <w:lang w:val="en-US"/>
    </w:rPr>
  </w:style>
  <w:style w:type="paragraph" w:styleId="BalloonText">
    <w:name w:val="Balloon Text"/>
    <w:basedOn w:val="Normal"/>
    <w:link w:val="BalloonTextChar"/>
    <w:uiPriority w:val="99"/>
    <w:semiHidden/>
    <w:unhideWhenUsed/>
    <w:rsid w:val="00DD3CC7"/>
    <w:pPr>
      <w:spacing w:after="0" w:line="240" w:lineRule="auto"/>
      <w:pPrChange w:id="4" w:author="Ashley Cagnetta" w:date="2026-09-25T21:12:00Z">
        <w:pPr>
          <w:spacing w:after="200" w:line="276" w:lineRule="auto"/>
        </w:pPr>
      </w:pPrChange>
    </w:pPr>
    <w:rPr>
      <w:rFonts w:ascii="Tahoma" w:hAnsi="Tahoma" w:cs="Tahoma"/>
      <w:sz w:val="16"/>
      <w:szCs w:val="16"/>
      <w:rPrChange w:id="4" w:author="Ashley Cagnetta" w:date="2026-09-25T21:12:00Z">
        <w:rPr>
          <w:rFonts w:ascii="Tahoma" w:eastAsiaTheme="minorHAnsi" w:hAnsi="Tahoma" w:cs="Tahoma"/>
          <w:sz w:val="16"/>
          <w:szCs w:val="16"/>
          <w:lang w:val="en-US" w:eastAsia="en-US" w:bidi="ar-SA"/>
        </w:rPr>
      </w:rPrChange>
    </w:rPr>
  </w:style>
  <w:style w:type="character" w:customStyle="1" w:styleId="BalloonTextChar">
    <w:name w:val="Balloon Text Char"/>
    <w:basedOn w:val="DefaultParagraphFont"/>
    <w:link w:val="BalloonText"/>
    <w:uiPriority w:val="99"/>
    <w:semiHidden/>
    <w:rsid w:val="000F3A0E"/>
    <w:rPr>
      <w:rFonts w:ascii="Tahoma" w:hAnsi="Tahoma" w:cs="Tahoma"/>
      <w:sz w:val="16"/>
      <w:szCs w:val="16"/>
      <w:lang w:val="en-US"/>
    </w:rPr>
  </w:style>
  <w:style w:type="table" w:styleId="TableGrid">
    <w:name w:val="Table Grid"/>
    <w:basedOn w:val="TableNormal"/>
    <w:uiPriority w:val="59"/>
    <w:rsid w:val="000F3A0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5985"/>
    <w:pPr>
      <w:ind w:left="720"/>
      <w:contextualSpacing/>
      <w:pPrChange w:id="5" w:author="Ashley Cagnetta" w:date="2026-09-25T21:12:00Z">
        <w:pPr>
          <w:spacing w:after="200" w:line="276" w:lineRule="auto"/>
          <w:ind w:left="720"/>
          <w:contextualSpacing/>
        </w:pPr>
      </w:pPrChange>
    </w:pPr>
    <w:rPr>
      <w:rPrChange w:id="5" w:author="Ashley Cagnetta" w:date="2026-09-25T21:12:00Z">
        <w:rPr>
          <w:rFonts w:asciiTheme="minorHAnsi" w:eastAsiaTheme="minorHAnsi" w:hAnsiTheme="minorHAnsi" w:cstheme="minorBidi"/>
          <w:sz w:val="22"/>
          <w:szCs w:val="22"/>
          <w:lang w:val="en-US" w:eastAsia="en-US" w:bidi="ar-SA"/>
        </w:rPr>
      </w:rPrChange>
    </w:rPr>
  </w:style>
  <w:style w:type="character" w:styleId="CommentReference">
    <w:name w:val="annotation reference"/>
    <w:basedOn w:val="DefaultParagraphFont"/>
    <w:uiPriority w:val="99"/>
    <w:semiHidden/>
    <w:unhideWhenUsed/>
    <w:rsid w:val="000F3A0E"/>
    <w:rPr>
      <w:sz w:val="16"/>
      <w:szCs w:val="16"/>
    </w:rPr>
  </w:style>
  <w:style w:type="paragraph" w:styleId="CommentText">
    <w:name w:val="annotation text"/>
    <w:basedOn w:val="Normal"/>
    <w:link w:val="CommentTextChar"/>
    <w:uiPriority w:val="99"/>
    <w:unhideWhenUsed/>
    <w:rsid w:val="00160A11"/>
    <w:pPr>
      <w:spacing w:after="160" w:line="240" w:lineRule="auto"/>
      <w:pPrChange w:id="6" w:author="Ashley Cagnetta" w:date="2026-09-25T21:12:00Z">
        <w:pPr>
          <w:spacing w:after="160" w:line="276" w:lineRule="auto"/>
        </w:pPr>
      </w:pPrChange>
    </w:pPr>
    <w:rPr>
      <w:sz w:val="20"/>
      <w:szCs w:val="20"/>
      <w:rPrChange w:id="6" w:author="Ashley Cagnetta" w:date="2026-09-25T21:12:00Z">
        <w:rPr>
          <w:rFonts w:asciiTheme="minorHAnsi" w:eastAsiaTheme="minorHAnsi" w:hAnsiTheme="minorHAnsi" w:cstheme="minorBidi"/>
          <w:lang w:val="en-US" w:eastAsia="en-US" w:bidi="ar-SA"/>
        </w:rPr>
      </w:rPrChange>
    </w:rPr>
  </w:style>
  <w:style w:type="character" w:customStyle="1" w:styleId="CommentTextChar">
    <w:name w:val="Comment Text Char"/>
    <w:basedOn w:val="DefaultParagraphFont"/>
    <w:link w:val="CommentText"/>
    <w:uiPriority w:val="99"/>
    <w:rsid w:val="000F3A0E"/>
    <w:rPr>
      <w:sz w:val="20"/>
      <w:szCs w:val="20"/>
      <w:lang w:val="en-US"/>
    </w:rPr>
  </w:style>
  <w:style w:type="paragraph" w:styleId="CommentSubject">
    <w:name w:val="annotation subject"/>
    <w:basedOn w:val="CommentText"/>
    <w:next w:val="CommentText"/>
    <w:link w:val="CommentSubjectChar"/>
    <w:uiPriority w:val="99"/>
    <w:semiHidden/>
    <w:unhideWhenUsed/>
    <w:rsid w:val="000F3A0E"/>
    <w:pPr>
      <w:spacing w:after="200"/>
    </w:pPr>
    <w:rPr>
      <w:b/>
      <w:bCs/>
    </w:rPr>
  </w:style>
  <w:style w:type="character" w:customStyle="1" w:styleId="CommentSubjectChar">
    <w:name w:val="Comment Subject Char"/>
    <w:basedOn w:val="CommentTextChar"/>
    <w:link w:val="CommentSubject"/>
    <w:uiPriority w:val="99"/>
    <w:semiHidden/>
    <w:rsid w:val="000F3A0E"/>
    <w:rPr>
      <w:b/>
      <w:bCs/>
      <w:sz w:val="20"/>
      <w:szCs w:val="20"/>
      <w:lang w:val="en-US"/>
    </w:rPr>
  </w:style>
  <w:style w:type="character" w:styleId="Hyperlink">
    <w:name w:val="Hyperlink"/>
    <w:basedOn w:val="DefaultParagraphFont"/>
    <w:uiPriority w:val="99"/>
    <w:unhideWhenUsed/>
    <w:rsid w:val="000F3A0E"/>
    <w:rPr>
      <w:color w:val="0563C1" w:themeColor="hyperlink"/>
      <w:u w:val="single"/>
    </w:rPr>
  </w:style>
  <w:style w:type="character" w:styleId="UnresolvedMention">
    <w:name w:val="Unresolved Mention"/>
    <w:basedOn w:val="DefaultParagraphFont"/>
    <w:uiPriority w:val="99"/>
    <w:semiHidden/>
    <w:unhideWhenUsed/>
    <w:rsid w:val="000F3A0E"/>
    <w:rPr>
      <w:color w:val="605E5C"/>
      <w:shd w:val="clear" w:color="auto" w:fill="E1DFDD"/>
    </w:rPr>
  </w:style>
  <w:style w:type="character" w:styleId="PlaceholderText">
    <w:name w:val="Placeholder Text"/>
    <w:basedOn w:val="DefaultParagraphFont"/>
    <w:uiPriority w:val="99"/>
    <w:semiHidden/>
    <w:rsid w:val="000F3A0E"/>
    <w:rPr>
      <w:color w:val="808080"/>
    </w:rPr>
  </w:style>
  <w:style w:type="paragraph" w:styleId="NormalWeb">
    <w:name w:val="Normal (Web)"/>
    <w:basedOn w:val="Normal"/>
    <w:uiPriority w:val="99"/>
    <w:unhideWhenUsed/>
    <w:rsid w:val="005C1A5A"/>
    <w:pPr>
      <w:spacing w:before="100" w:beforeAutospacing="1" w:after="100" w:afterAutospacing="1" w:line="240" w:lineRule="auto"/>
      <w:pPrChange w:id="7" w:author="Ashley Cagnetta" w:date="2026-09-25T21:12:00Z">
        <w:pPr>
          <w:spacing w:before="100" w:beforeAutospacing="1" w:after="100" w:afterAutospacing="1" w:line="276" w:lineRule="auto"/>
        </w:pPr>
      </w:pPrChange>
    </w:pPr>
    <w:rPr>
      <w:rFonts w:ascii="Times New Roman" w:eastAsia="Times New Roman" w:hAnsi="Times New Roman" w:cs="Times New Roman"/>
      <w:sz w:val="24"/>
      <w:szCs w:val="24"/>
      <w:rPrChange w:id="7" w:author="Ashley Cagnetta" w:date="2026-09-25T21:12:00Z">
        <w:rPr>
          <w:rFonts w:asciiTheme="minorHAnsi" w:eastAsiaTheme="minorHAnsi" w:hAnsiTheme="minorHAnsi" w:cstheme="minorBidi"/>
          <w:sz w:val="22"/>
          <w:szCs w:val="22"/>
          <w:lang w:val="en-US" w:eastAsia="en-US" w:bidi="ar-SA"/>
        </w:rPr>
      </w:rPrChange>
    </w:rPr>
  </w:style>
  <w:style w:type="paragraph" w:styleId="FootnoteText">
    <w:name w:val="footnote text"/>
    <w:basedOn w:val="Normal"/>
    <w:link w:val="FootnoteTextChar"/>
    <w:uiPriority w:val="99"/>
    <w:semiHidden/>
    <w:unhideWhenUsed/>
    <w:rsid w:val="00E221C5"/>
    <w:pPr>
      <w:spacing w:after="0" w:line="240" w:lineRule="auto"/>
      <w:pPrChange w:id="8" w:author="Ashley Cagnetta" w:date="2026-09-25T21:12:00Z">
        <w:pPr>
          <w:spacing w:after="200" w:line="276" w:lineRule="auto"/>
        </w:pPr>
      </w:pPrChange>
    </w:pPr>
    <w:rPr>
      <w:sz w:val="20"/>
      <w:szCs w:val="20"/>
      <w:rPrChange w:id="8" w:author="Ashley Cagnetta" w:date="2026-09-25T21:12:00Z">
        <w:rPr>
          <w:rFonts w:asciiTheme="minorHAnsi" w:eastAsiaTheme="minorHAnsi" w:hAnsiTheme="minorHAnsi" w:cstheme="minorBidi"/>
          <w:lang w:val="en-US" w:eastAsia="en-US" w:bidi="ar-SA"/>
        </w:rPr>
      </w:rPrChange>
    </w:rPr>
  </w:style>
  <w:style w:type="character" w:customStyle="1" w:styleId="FootnoteTextChar">
    <w:name w:val="Footnote Text Char"/>
    <w:basedOn w:val="DefaultParagraphFont"/>
    <w:link w:val="FootnoteText"/>
    <w:uiPriority w:val="99"/>
    <w:semiHidden/>
    <w:rsid w:val="000F3A0E"/>
    <w:rPr>
      <w:sz w:val="20"/>
      <w:szCs w:val="20"/>
      <w:lang w:val="en-US"/>
    </w:rPr>
  </w:style>
  <w:style w:type="character" w:styleId="FootnoteReference">
    <w:name w:val="footnote reference"/>
    <w:basedOn w:val="DefaultParagraphFont"/>
    <w:uiPriority w:val="99"/>
    <w:semiHidden/>
    <w:unhideWhenUsed/>
    <w:rsid w:val="000F3A0E"/>
    <w:rPr>
      <w:vertAlign w:val="superscript"/>
    </w:rPr>
  </w:style>
  <w:style w:type="character" w:styleId="FollowedHyperlink">
    <w:name w:val="FollowedHyperlink"/>
    <w:basedOn w:val="DefaultParagraphFont"/>
    <w:uiPriority w:val="99"/>
    <w:semiHidden/>
    <w:unhideWhenUsed/>
    <w:rsid w:val="000F3A0E"/>
    <w:rPr>
      <w:color w:val="954F72" w:themeColor="followedHyperlink"/>
      <w:u w:val="single"/>
    </w:rPr>
  </w:style>
  <w:style w:type="paragraph" w:styleId="Revision">
    <w:name w:val="Revision"/>
    <w:hidden/>
    <w:uiPriority w:val="99"/>
    <w:semiHidden/>
    <w:rsid w:val="000F3A0E"/>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8037656">
      <w:bodyDiv w:val="1"/>
      <w:marLeft w:val="0"/>
      <w:marRight w:val="0"/>
      <w:marTop w:val="0"/>
      <w:marBottom w:val="0"/>
      <w:divBdr>
        <w:top w:val="none" w:sz="0" w:space="0" w:color="auto"/>
        <w:left w:val="none" w:sz="0" w:space="0" w:color="auto"/>
        <w:bottom w:val="none" w:sz="0" w:space="0" w:color="auto"/>
        <w:right w:val="none" w:sz="0" w:space="0" w:color="auto"/>
      </w:divBdr>
    </w:div>
    <w:div w:id="242371285">
      <w:bodyDiv w:val="1"/>
      <w:marLeft w:val="0"/>
      <w:marRight w:val="0"/>
      <w:marTop w:val="0"/>
      <w:marBottom w:val="0"/>
      <w:divBdr>
        <w:top w:val="none" w:sz="0" w:space="0" w:color="auto"/>
        <w:left w:val="none" w:sz="0" w:space="0" w:color="auto"/>
        <w:bottom w:val="none" w:sz="0" w:space="0" w:color="auto"/>
        <w:right w:val="none" w:sz="0" w:space="0" w:color="auto"/>
      </w:divBdr>
    </w:div>
    <w:div w:id="728185338">
      <w:bodyDiv w:val="1"/>
      <w:marLeft w:val="0"/>
      <w:marRight w:val="0"/>
      <w:marTop w:val="0"/>
      <w:marBottom w:val="0"/>
      <w:divBdr>
        <w:top w:val="none" w:sz="0" w:space="0" w:color="auto"/>
        <w:left w:val="none" w:sz="0" w:space="0" w:color="auto"/>
        <w:bottom w:val="none" w:sz="0" w:space="0" w:color="auto"/>
        <w:right w:val="none" w:sz="0" w:space="0" w:color="auto"/>
      </w:divBdr>
    </w:div>
    <w:div w:id="1435855845">
      <w:bodyDiv w:val="1"/>
      <w:marLeft w:val="0"/>
      <w:marRight w:val="0"/>
      <w:marTop w:val="0"/>
      <w:marBottom w:val="0"/>
      <w:divBdr>
        <w:top w:val="none" w:sz="0" w:space="0" w:color="auto"/>
        <w:left w:val="none" w:sz="0" w:space="0" w:color="auto"/>
        <w:bottom w:val="none" w:sz="0" w:space="0" w:color="auto"/>
        <w:right w:val="none" w:sz="0" w:space="0" w:color="auto"/>
      </w:divBdr>
    </w:div>
    <w:div w:id="1436828709">
      <w:bodyDiv w:val="1"/>
      <w:marLeft w:val="0"/>
      <w:marRight w:val="0"/>
      <w:marTop w:val="0"/>
      <w:marBottom w:val="0"/>
      <w:divBdr>
        <w:top w:val="none" w:sz="0" w:space="0" w:color="auto"/>
        <w:left w:val="none" w:sz="0" w:space="0" w:color="auto"/>
        <w:bottom w:val="none" w:sz="0" w:space="0" w:color="auto"/>
        <w:right w:val="none" w:sz="0" w:space="0" w:color="auto"/>
      </w:divBdr>
    </w:div>
    <w:div w:id="1882547353">
      <w:bodyDiv w:val="1"/>
      <w:marLeft w:val="0"/>
      <w:marRight w:val="0"/>
      <w:marTop w:val="0"/>
      <w:marBottom w:val="0"/>
      <w:divBdr>
        <w:top w:val="none" w:sz="0" w:space="0" w:color="auto"/>
        <w:left w:val="none" w:sz="0" w:space="0" w:color="auto"/>
        <w:bottom w:val="none" w:sz="0" w:space="0" w:color="auto"/>
        <w:right w:val="none" w:sz="0" w:space="0" w:color="auto"/>
      </w:divBdr>
    </w:div>
    <w:div w:id="1936358084">
      <w:bodyDiv w:val="1"/>
      <w:marLeft w:val="0"/>
      <w:marRight w:val="0"/>
      <w:marTop w:val="0"/>
      <w:marBottom w:val="0"/>
      <w:divBdr>
        <w:top w:val="none" w:sz="0" w:space="0" w:color="auto"/>
        <w:left w:val="none" w:sz="0" w:space="0" w:color="auto"/>
        <w:bottom w:val="none" w:sz="0" w:space="0" w:color="auto"/>
        <w:right w:val="none" w:sz="0" w:space="0" w:color="auto"/>
      </w:divBdr>
      <w:divsChild>
        <w:div w:id="137571885">
          <w:marLeft w:val="0"/>
          <w:marRight w:val="0"/>
          <w:marTop w:val="0"/>
          <w:marBottom w:val="0"/>
          <w:divBdr>
            <w:top w:val="none" w:sz="0" w:space="0" w:color="auto"/>
            <w:left w:val="none" w:sz="0" w:space="0" w:color="auto"/>
            <w:bottom w:val="none" w:sz="0" w:space="0" w:color="auto"/>
            <w:right w:val="none" w:sz="0" w:space="0" w:color="auto"/>
          </w:divBdr>
        </w:div>
        <w:div w:id="192886919">
          <w:marLeft w:val="0"/>
          <w:marRight w:val="0"/>
          <w:marTop w:val="0"/>
          <w:marBottom w:val="0"/>
          <w:divBdr>
            <w:top w:val="none" w:sz="0" w:space="0" w:color="auto"/>
            <w:left w:val="none" w:sz="0" w:space="0" w:color="auto"/>
            <w:bottom w:val="none" w:sz="0" w:space="0" w:color="auto"/>
            <w:right w:val="none" w:sz="0" w:space="0" w:color="auto"/>
          </w:divBdr>
        </w:div>
        <w:div w:id="312568328">
          <w:marLeft w:val="0"/>
          <w:marRight w:val="0"/>
          <w:marTop w:val="0"/>
          <w:marBottom w:val="0"/>
          <w:divBdr>
            <w:top w:val="none" w:sz="0" w:space="0" w:color="auto"/>
            <w:left w:val="none" w:sz="0" w:space="0" w:color="auto"/>
            <w:bottom w:val="none" w:sz="0" w:space="0" w:color="auto"/>
            <w:right w:val="none" w:sz="0" w:space="0" w:color="auto"/>
          </w:divBdr>
        </w:div>
        <w:div w:id="452939127">
          <w:marLeft w:val="0"/>
          <w:marRight w:val="0"/>
          <w:marTop w:val="0"/>
          <w:marBottom w:val="0"/>
          <w:divBdr>
            <w:top w:val="none" w:sz="0" w:space="0" w:color="auto"/>
            <w:left w:val="none" w:sz="0" w:space="0" w:color="auto"/>
            <w:bottom w:val="none" w:sz="0" w:space="0" w:color="auto"/>
            <w:right w:val="none" w:sz="0" w:space="0" w:color="auto"/>
          </w:divBdr>
        </w:div>
        <w:div w:id="1532454793">
          <w:marLeft w:val="0"/>
          <w:marRight w:val="0"/>
          <w:marTop w:val="0"/>
          <w:marBottom w:val="0"/>
          <w:divBdr>
            <w:top w:val="none" w:sz="0" w:space="0" w:color="auto"/>
            <w:left w:val="none" w:sz="0" w:space="0" w:color="auto"/>
            <w:bottom w:val="none" w:sz="0" w:space="0" w:color="auto"/>
            <w:right w:val="none" w:sz="0" w:space="0" w:color="auto"/>
          </w:divBdr>
        </w:div>
        <w:div w:id="1727098610">
          <w:marLeft w:val="0"/>
          <w:marRight w:val="0"/>
          <w:marTop w:val="0"/>
          <w:marBottom w:val="0"/>
          <w:divBdr>
            <w:top w:val="none" w:sz="0" w:space="0" w:color="auto"/>
            <w:left w:val="none" w:sz="0" w:space="0" w:color="auto"/>
            <w:bottom w:val="none" w:sz="0" w:space="0" w:color="auto"/>
            <w:right w:val="none" w:sz="0" w:space="0" w:color="auto"/>
          </w:divBdr>
        </w:div>
        <w:div w:id="1736582831">
          <w:marLeft w:val="0"/>
          <w:marRight w:val="0"/>
          <w:marTop w:val="0"/>
          <w:marBottom w:val="0"/>
          <w:divBdr>
            <w:top w:val="none" w:sz="0" w:space="0" w:color="auto"/>
            <w:left w:val="none" w:sz="0" w:space="0" w:color="auto"/>
            <w:bottom w:val="none" w:sz="0" w:space="0" w:color="auto"/>
            <w:right w:val="none" w:sz="0" w:space="0" w:color="auto"/>
          </w:divBdr>
        </w:div>
      </w:divsChild>
    </w:div>
    <w:div w:id="1988321698">
      <w:bodyDiv w:val="1"/>
      <w:marLeft w:val="0"/>
      <w:marRight w:val="0"/>
      <w:marTop w:val="0"/>
      <w:marBottom w:val="0"/>
      <w:divBdr>
        <w:top w:val="none" w:sz="0" w:space="0" w:color="auto"/>
        <w:left w:val="none" w:sz="0" w:space="0" w:color="auto"/>
        <w:bottom w:val="none" w:sz="0" w:space="0" w:color="auto"/>
        <w:right w:val="none" w:sz="0" w:space="0" w:color="auto"/>
      </w:divBdr>
    </w:div>
    <w:div w:id="2039114884">
      <w:bodyDiv w:val="1"/>
      <w:marLeft w:val="0"/>
      <w:marRight w:val="0"/>
      <w:marTop w:val="0"/>
      <w:marBottom w:val="0"/>
      <w:divBdr>
        <w:top w:val="none" w:sz="0" w:space="0" w:color="auto"/>
        <w:left w:val="none" w:sz="0" w:space="0" w:color="auto"/>
        <w:bottom w:val="none" w:sz="0" w:space="0" w:color="auto"/>
        <w:right w:val="none" w:sz="0" w:space="0" w:color="auto"/>
      </w:divBdr>
    </w:div>
    <w:div w:id="2089884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800617c-8abc-4513-8684-14d29e623f83">
      <Terms xmlns="http://schemas.microsoft.com/office/infopath/2007/PartnerControls"/>
    </lcf76f155ced4ddcb4097134ff3c332f>
    <TaxCatchAll xmlns="8c4dff40-d60a-4cfd-92df-7cf6bf44fb3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68C54F14245A41ABB6A58E436808E3" ma:contentTypeVersion="16" ma:contentTypeDescription="Create a new document." ma:contentTypeScope="" ma:versionID="7e135111e5fb799507239e96199f7a6a">
  <xsd:schema xmlns:xsd="http://www.w3.org/2001/XMLSchema" xmlns:xs="http://www.w3.org/2001/XMLSchema" xmlns:p="http://schemas.microsoft.com/office/2006/metadata/properties" xmlns:ns2="8c4dff40-d60a-4cfd-92df-7cf6bf44fb38" xmlns:ns3="4800617c-8abc-4513-8684-14d29e623f83" targetNamespace="http://schemas.microsoft.com/office/2006/metadata/properties" ma:root="true" ma:fieldsID="7fd6e20374dea80c67ba280ef0ebe7d3" ns2:_="" ns3:_="">
    <xsd:import namespace="8c4dff40-d60a-4cfd-92df-7cf6bf44fb38"/>
    <xsd:import namespace="4800617c-8abc-4513-8684-14d29e623f8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AutoKeyPoints" minOccurs="0"/>
                <xsd:element ref="ns3:MediaServiceKeyPoints" minOccurs="0"/>
                <xsd:element ref="ns3:MediaServiceLocation" minOccurs="0"/>
                <xsd:element ref="ns3:MediaServiceGenerationTime" minOccurs="0"/>
                <xsd:element ref="ns3:MediaServiceEventHashCode"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4dff40-d60a-4cfd-92df-7cf6bf44fb3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6381f48-f36c-4cce-abcd-e4678632a74f}" ma:internalName="TaxCatchAll" ma:showField="CatchAllData" ma:web="8c4dff40-d60a-4cfd-92df-7cf6bf44fb3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800617c-8abc-4513-8684-14d29e623f8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a4db369-d83c-448f-9e6a-002b1e7f8e8c"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62F607-E10B-4226-910B-46B1FDC1A666}">
  <ds:schemaRefs>
    <ds:schemaRef ds:uri="http://schemas.microsoft.com/office/2006/metadata/properties"/>
    <ds:schemaRef ds:uri="http://schemas.microsoft.com/office/infopath/2007/PartnerControls"/>
    <ds:schemaRef ds:uri="4800617c-8abc-4513-8684-14d29e623f83"/>
    <ds:schemaRef ds:uri="8c4dff40-d60a-4cfd-92df-7cf6bf44fb38"/>
  </ds:schemaRefs>
</ds:datastoreItem>
</file>

<file path=customXml/itemProps2.xml><?xml version="1.0" encoding="utf-8"?>
<ds:datastoreItem xmlns:ds="http://schemas.openxmlformats.org/officeDocument/2006/customXml" ds:itemID="{B3E068F2-D67B-49E6-9E51-CA0DFB56C85A}">
  <ds:schemaRefs>
    <ds:schemaRef ds:uri="http://schemas.microsoft.com/sharepoint/v3/contenttype/forms"/>
  </ds:schemaRefs>
</ds:datastoreItem>
</file>

<file path=customXml/itemProps3.xml><?xml version="1.0" encoding="utf-8"?>
<ds:datastoreItem xmlns:ds="http://schemas.openxmlformats.org/officeDocument/2006/customXml" ds:itemID="{90929A4F-8993-4F2C-9255-44E3B039EF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4dff40-d60a-4cfd-92df-7cf6bf44fb38"/>
    <ds:schemaRef ds:uri="4800617c-8abc-4513-8684-14d29e623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55030C2-EAED-D947-8F76-66524E9B3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1919</Words>
  <Characters>10942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Jackson</dc:creator>
  <cp:keywords/>
  <dc:description/>
  <cp:lastModifiedBy>Arthur Souza Rodrigues</cp:lastModifiedBy>
  <cp:revision>1</cp:revision>
  <dcterms:created xsi:type="dcterms:W3CDTF">2017-01-18T03:31:00Z</dcterms:created>
  <dcterms:modified xsi:type="dcterms:W3CDTF">2026-09-26T01:12:00Z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0x0101001D68C54F14245A41ABB6A58E436808E3</vt:lpwstr>
  </property>
  <property fmtid="{D5CDD505-2E9C-101B-9397-08002B2CF9AE}" pid="3" name="MediaServiceImageTags">
    <vt:lpwstr/>
  </property>
</Properties>
</file>