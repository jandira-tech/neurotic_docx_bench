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EA3B5" w14:textId="77777777" w:rsidR="001A39E4" w:rsidRDefault="000206DB">
      <w:ins w:id="0" w:author="Comparison" w:date="2026-07-05T01:08:00Z" w16du:dateUtc="2026-07-05T05:08:00Z">
        <w:r>
          <w:rPr>
            <w:b/>
            <w:bCs/>
            <w:color w:val="00B050"/>
          </w:rPr>
          <w:t>Green Bold Text</w:t>
        </w:r>
      </w:ins>
      <w:del w:id="1" w:author="Comparison" w:date="2026-07-05T01:08:00Z" w16du:dateUtc="2026-07-05T05:08:00Z">
        <w:r>
          <w:rPr>
            <w:sz w:val="32"/>
            <w:szCs w:val="32"/>
          </w:rPr>
          <w:delText>Font Size</w:delText>
        </w:r>
      </w:del>
      <w:r>
        <w:rPr>
          <w:b/>
          <w:color w:val="00B050"/>
          <w:rPrChange w:id="2" w:author="Comparison" w:date="2026-07-05T01:08:00Z" w16du:dateUtc="2026-07-05T05:08:00Z">
            <w:rPr>
              <w:sz w:val="32"/>
              <w:szCs w:val="32"/>
            </w:rPr>
          </w:rPrChange>
        </w:rPr>
        <w:t xml:space="preserve"> Demo</w:t>
      </w:r>
    </w:p>
    <w:p w14:paraId="1F0B328B" w14:textId="77777777" w:rsidR="001A39E4" w:rsidRDefault="000206DB">
      <w:r>
        <w:rPr>
          <w:b/>
          <w:color w:val="00B050"/>
          <w:rPrChange w:id="3" w:author="Comparison" w:date="2026-07-05T01:08:00Z" w16du:dateUtc="2026-07-05T05:08:00Z">
            <w:rPr>
              <w:sz w:val="32"/>
              <w:szCs w:val="32"/>
            </w:rPr>
          </w:rPrChange>
        </w:rPr>
        <w:t xml:space="preserve">This document </w:t>
      </w:r>
      <w:ins w:id="4" w:author="Comparison" w:date="2026-07-05T01:08:00Z" w16du:dateUtc="2026-07-05T05:08:00Z">
        <w:r>
          <w:rPr>
            <w:b/>
            <w:bCs/>
            <w:color w:val="00B050"/>
          </w:rPr>
          <w:t>combines green</w:t>
        </w:r>
      </w:ins>
      <w:del w:id="5" w:author="Comparison" w:date="2026-07-05T01:08:00Z" w16du:dateUtc="2026-07-05T05:08:00Z">
        <w:r>
          <w:rPr>
            <w:sz w:val="32"/>
            <w:szCs w:val="32"/>
          </w:rPr>
          <w:delText>demonstrates</w:delText>
        </w:r>
      </w:del>
      <w:r>
        <w:rPr>
          <w:b/>
          <w:color w:val="00B050"/>
          <w:rPrChange w:id="6" w:author="Comparison" w:date="2026-07-05T01:08:00Z" w16du:dateUtc="2026-07-05T05:08:00Z">
            <w:rPr>
              <w:sz w:val="32"/>
              <w:szCs w:val="32"/>
            </w:rPr>
          </w:rPrChange>
        </w:rPr>
        <w:t xml:space="preserve"> font </w:t>
      </w:r>
      <w:ins w:id="7" w:author="Comparison" w:date="2026-07-05T01:08:00Z" w16du:dateUtc="2026-07-05T05:08:00Z">
        <w:r>
          <w:rPr>
            <w:b/>
            <w:bCs/>
            <w:color w:val="00B050"/>
          </w:rPr>
          <w:t>color with bold formatting</w:t>
        </w:r>
      </w:ins>
      <w:del w:id="8" w:author="Comparison" w:date="2026-07-05T01:08:00Z" w16du:dateUtc="2026-07-05T05:08:00Z">
        <w:r>
          <w:rPr>
            <w:sz w:val="32"/>
            <w:szCs w:val="32"/>
          </w:rPr>
          <w:delText>size changes</w:delText>
        </w:r>
      </w:del>
      <w:r>
        <w:rPr>
          <w:b/>
          <w:color w:val="00B050"/>
          <w:rPrChange w:id="9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p w14:paraId="0B9EC588" w14:textId="77777777" w:rsidR="001A39E4" w:rsidRDefault="000206DB">
      <w:pPr>
        <w:rPr>
          <w:del w:id="10" w:author="Comparison" w:date="2026-07-05T01:08:00Z" w16du:dateUtc="2026-07-05T05:08:00Z"/>
        </w:rPr>
      </w:pPr>
      <w:ins w:id="11" w:author="Comparison" w:date="2026-07-05T01:08:00Z" w16du:dateUtc="2026-07-05T05:08:00Z">
        <w:r>
          <w:rPr>
            <w:b/>
            <w:bCs/>
            <w:color w:val="00B050"/>
          </w:rPr>
          <w:t>Green bold</w:t>
        </w:r>
      </w:ins>
      <w:del w:id="12" w:author="Comparison" w:date="2026-07-05T01:08:00Z" w16du:dateUtc="2026-07-05T05:08:00Z">
        <w:r>
          <w:rPr>
            <w:sz w:val="32"/>
            <w:szCs w:val="32"/>
          </w:rPr>
          <w:delText>This</w:delText>
        </w:r>
      </w:del>
      <w:r>
        <w:rPr>
          <w:b/>
          <w:color w:val="00B050"/>
          <w:rPrChange w:id="13" w:author="Comparison" w:date="2026-07-05T01:08:00Z" w16du:dateUtc="2026-07-05T05:08:00Z">
            <w:rPr>
              <w:sz w:val="32"/>
              <w:szCs w:val="32"/>
            </w:rPr>
          </w:rPrChange>
        </w:rPr>
        <w:t xml:space="preserve"> text </w:t>
      </w:r>
      <w:ins w:id="14" w:author="Comparison" w:date="2026-07-05T01:08:00Z" w16du:dateUtc="2026-07-05T05:08:00Z">
        <w:r>
          <w:rPr>
            <w:b/>
            <w:bCs/>
            <w:color w:val="00B050"/>
          </w:rPr>
          <w:t>signals positive outcomes</w:t>
        </w:r>
      </w:ins>
      <w:del w:id="15" w:author="Comparison" w:date="2026-07-05T01:08:00Z" w16du:dateUtc="2026-07-05T05:08:00Z">
        <w:r>
          <w:rPr>
            <w:sz w:val="32"/>
            <w:szCs w:val="32"/>
          </w:rPr>
          <w:delText>uses a larger font size of 18pt.</w:delText>
        </w:r>
      </w:del>
    </w:p>
    <w:p w14:paraId="650CAD5F" w14:textId="77777777" w:rsidR="001A39E4" w:rsidRDefault="000206DB">
      <w:del w:id="16" w:author="Comparison" w:date="2026-07-05T01:08:00Z" w16du:dateUtc="2026-07-05T05:08:00Z">
        <w:r>
          <w:rPr>
            <w:sz w:val="32"/>
            <w:szCs w:val="32"/>
          </w:rPr>
          <w:delText>Font size impacts readability</w:delText>
        </w:r>
      </w:del>
      <w:r>
        <w:rPr>
          <w:b/>
          <w:color w:val="00B050"/>
          <w:rPrChange w:id="17" w:author="Comparison" w:date="2026-07-05T01:08:00Z" w16du:dateUtc="2026-07-05T05:08:00Z">
            <w:rPr>
              <w:sz w:val="32"/>
              <w:szCs w:val="32"/>
            </w:rPr>
          </w:rPrChange>
        </w:rPr>
        <w:t xml:space="preserve"> and </w:t>
      </w:r>
      <w:ins w:id="18" w:author="Comparison" w:date="2026-07-05T01:08:00Z" w16du:dateUtc="2026-07-05T05:08:00Z">
        <w:r>
          <w:rPr>
            <w:b/>
            <w:bCs/>
            <w:color w:val="00B050"/>
          </w:rPr>
          <w:t>success</w:t>
        </w:r>
      </w:ins>
      <w:del w:id="19" w:author="Comparison" w:date="2026-07-05T01:08:00Z" w16du:dateUtc="2026-07-05T05:08:00Z">
        <w:r>
          <w:rPr>
            <w:sz w:val="32"/>
            <w:szCs w:val="32"/>
          </w:rPr>
          <w:delText>document design</w:delText>
        </w:r>
      </w:del>
      <w:r>
        <w:rPr>
          <w:b/>
          <w:color w:val="00B050"/>
          <w:rPrChange w:id="20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sectPr w:rsidR="001A3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9E4"/>
    <w:rsid w:val="000206DB"/>
    <w:rsid w:val="001A39E4"/>
    <w:rsid w:val="0032516A"/>
    <w:rsid w:val="00B37A4C"/>
    <w:rsid w:val="00B51543"/>
    <w:rsid w:val="00F4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9CB1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2026-07-05T05:08:00Z</dcterms:modified>
</cp:coreProperties>
</file>