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D63110" w14:textId="77777777" w:rsidR="00B200C2" w:rsidRDefault="00605E9B">
      <w:r>
        <w:rPr>
          <w:b/>
          <w:rPrChange w:id="0" w:author="Author" w:date="2026-06-29T11:27:00Z" w16du:dateUtc="2026-06-29T15:27:00Z">
            <w:rPr>
              <w:strike/>
              <w:color w:val="0070C0"/>
            </w:rPr>
          </w:rPrChange>
        </w:rPr>
        <w:t xml:space="preserve">Track Changes </w:t>
      </w:r>
      <w:ins w:id="1" w:author="Author" w:date="2026-06-29T11:27:00Z" w16du:dateUtc="2026-06-29T15:27:00Z">
        <w:r>
          <w:rPr>
            <w:b/>
            <w:bCs/>
          </w:rPr>
          <w:t>Suggesting Bold</w:t>
        </w:r>
      </w:ins>
      <w:del w:id="2" w:author="Author" w:date="2026-06-29T11:27:00Z" w16du:dateUtc="2026-06-29T15:27:00Z">
        <w:r>
          <w:rPr>
            <w:strike/>
            <w:color w:val="0070C0"/>
          </w:rPr>
          <w:delText>Editing Strikethrough Blue</w:delText>
        </w:r>
      </w:del>
      <w:r>
        <w:rPr>
          <w:b/>
          <w:rPrChange w:id="3" w:author="Author" w:date="2026-06-29T11:27:00Z" w16du:dateUtc="2026-06-29T15:27:00Z">
            <w:rPr>
              <w:strike/>
              <w:color w:val="0070C0"/>
            </w:rPr>
          </w:rPrChange>
        </w:rPr>
        <w:t xml:space="preserve"> Demo</w:t>
      </w:r>
    </w:p>
    <w:p w14:paraId="7724FA4B" w14:textId="77777777" w:rsidR="00B200C2" w:rsidRDefault="00605E9B">
      <w:r>
        <w:rPr>
          <w:b/>
          <w:rPrChange w:id="4" w:author="Author" w:date="2026-06-29T11:27:00Z" w16du:dateUtc="2026-06-29T15:27:00Z">
            <w:rPr>
              <w:strike/>
              <w:color w:val="0070C0"/>
            </w:rPr>
          </w:rPrChange>
        </w:rPr>
        <w:t xml:space="preserve">This document </w:t>
      </w:r>
      <w:ins w:id="5" w:author="Author" w:date="2026-06-29T11:27:00Z" w16du:dateUtc="2026-06-29T15:27:00Z">
        <w:r>
          <w:rPr>
            <w:b/>
            <w:bCs/>
          </w:rPr>
          <w:t>demonstrates Suggesting</w:t>
        </w:r>
      </w:ins>
      <w:del w:id="6" w:author="Author" w:date="2026-06-29T11:27:00Z" w16du:dateUtc="2026-06-29T15:27:00Z">
        <w:r>
          <w:rPr>
            <w:strike/>
            <w:color w:val="0070C0"/>
          </w:rPr>
          <w:delText>uses Editing</w:delText>
        </w:r>
      </w:del>
      <w:r>
        <w:rPr>
          <w:b/>
          <w:rPrChange w:id="7" w:author="Author" w:date="2026-06-29T11:27:00Z" w16du:dateUtc="2026-06-29T15:27:00Z">
            <w:rPr>
              <w:strike/>
              <w:color w:val="0070C0"/>
            </w:rPr>
          </w:rPrChange>
        </w:rPr>
        <w:t xml:space="preserve"> mode </w:t>
      </w:r>
      <w:ins w:id="8" w:author="Author" w:date="2026-06-29T11:27:00Z" w16du:dateUtc="2026-06-29T15:27:00Z">
        <w:r>
          <w:rPr>
            <w:b/>
            <w:bCs/>
          </w:rPr>
          <w:t xml:space="preserve">combined </w:t>
        </w:r>
      </w:ins>
      <w:r>
        <w:rPr>
          <w:b/>
          <w:rPrChange w:id="9" w:author="Author" w:date="2026-06-29T11:27:00Z" w16du:dateUtc="2026-06-29T15:27:00Z">
            <w:rPr>
              <w:strike/>
              <w:color w:val="0070C0"/>
            </w:rPr>
          </w:rPrChange>
        </w:rPr>
        <w:t xml:space="preserve">with </w:t>
      </w:r>
      <w:ins w:id="10" w:author="Author" w:date="2026-06-29T11:27:00Z" w16du:dateUtc="2026-06-29T15:27:00Z">
        <w:r>
          <w:rPr>
            <w:b/>
            <w:bCs/>
          </w:rPr>
          <w:t>bold formatting</w:t>
        </w:r>
      </w:ins>
      <w:del w:id="11" w:author="Author" w:date="2026-06-29T11:27:00Z" w16du:dateUtc="2026-06-29T15:27:00Z">
        <w:r>
          <w:rPr>
            <w:strike/>
            <w:color w:val="0070C0"/>
          </w:rPr>
          <w:delText>strikethrough and blue font color</w:delText>
        </w:r>
      </w:del>
      <w:r>
        <w:rPr>
          <w:b/>
          <w:rPrChange w:id="12" w:author="Author" w:date="2026-06-29T11:27:00Z" w16du:dateUtc="2026-06-29T15:27:00Z">
            <w:rPr>
              <w:strike/>
              <w:color w:val="0070C0"/>
            </w:rPr>
          </w:rPrChange>
        </w:rPr>
        <w:t>.</w:t>
      </w:r>
    </w:p>
    <w:p w14:paraId="60A2F406" w14:textId="77777777" w:rsidR="00B200C2" w:rsidRDefault="00605E9B">
      <w:ins w:id="13" w:author="Author" w:date="2026-06-29T11:27:00Z" w16du:dateUtc="2026-06-29T15:27:00Z">
        <w:r>
          <w:rPr>
            <w:b/>
            <w:bCs/>
          </w:rPr>
          <w:t>Suggestions appear as tracked changes for reviewer approval.</w:t>
        </w:r>
      </w:ins>
      <w:del w:id="14" w:author="Author" w:date="2026-06-29T11:27:00Z" w16du:dateUtc="2026-06-29T15:27:00Z">
        <w:r>
          <w:rPr>
            <w:strike/>
            <w:color w:val="0070C0"/>
          </w:rPr>
          <w:delText>Blue strikethrough in Editing mode marks deleted content for revision.</w:delText>
        </w:r>
      </w:del>
    </w:p>
    <w:sectPr w:rsidR="00B200C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00C2"/>
    <w:rsid w:val="00605E9B"/>
    <w:rsid w:val="007F6CB4"/>
    <w:rsid w:val="008D22FB"/>
    <w:rsid w:val="00B0508B"/>
    <w:rsid w:val="00B2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55D45F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2026-05-14T18:12:00Z</dcterms:created>
  <dcterms:modified xsi:type="dcterms:W3CDTF">2026-06-29T15:27:00Z</dcterms:modified>
</cp:coreProperties>
</file>