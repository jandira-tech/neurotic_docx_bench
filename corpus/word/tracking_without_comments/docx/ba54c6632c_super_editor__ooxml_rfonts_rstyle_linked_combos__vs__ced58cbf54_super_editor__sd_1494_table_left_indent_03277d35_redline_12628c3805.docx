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CF69" w14:textId="77777777" w:rsidR="006C07DD" w:rsidRDefault="00192443">
      <w:pPr>
        <w:rPr>
          <w:del w:id="16" w:author="Elliot Burton" w:date="2026-08-04T06:07:00Z" w16du:dateUtc="2026-08-04T10:07:00Z"/>
        </w:rPr>
      </w:pPr>
      <w:del w:id="17" w:author="Elliot Burton" w:date="2026-08-04T06:07:00Z" w16du:dateUtc="2026-08-04T10:07:00Z">
        <w:r>
          <w:delText>OOXML w:rFonts tester — inline attributes (ascii/hAnsi/eastAsia/cs, theme*, hint), rStyle-only character styles, inline overrides, and a linked paragraph/character pair. Includes Latin, Japanese, and Arabic samples.</w:delText>
        </w:r>
      </w:del>
    </w:p>
    <w:p w14:paraId="0A1699B5" w14:textId="77777777" w:rsidR="006C07DD" w:rsidRDefault="00192443">
      <w:pPr>
        <w:rPr>
          <w:del w:id="18" w:author="Elliot Burton" w:date="2026-08-04T06:07:00Z" w16du:dateUtc="2026-08-04T10:07:00Z"/>
        </w:rPr>
      </w:pPr>
      <w:del w:id="19" w:author="Elliot Burton" w:date="2026-08-04T06:07:00Z" w16du:dateUtc="2026-08-04T10:07:00Z">
        <w:r>
          <w:delText>A) Direct &lt;w:rFonts&gt; on runs:</w:delText>
        </w:r>
      </w:del>
    </w:p>
    <w:p w14:paraId="20136ED3" w14:textId="77777777" w:rsidR="006C07DD" w:rsidRDefault="00192443">
      <w:pPr>
        <w:rPr>
          <w:del w:id="20" w:author="Elliot Burton" w:date="2026-08-04T06:07:00Z" w16du:dateUtc="2026-08-04T10:07:00Z"/>
        </w:rPr>
      </w:pPr>
      <w:del w:id="21" w:author="Elliot Burton" w:date="2026-08-04T06:07:00Z" w16du:dateUtc="2026-08-04T10:07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248F65BA" w14:textId="77777777" w:rsidR="006C07DD" w:rsidRDefault="00192443">
      <w:pPr>
        <w:rPr>
          <w:del w:id="22" w:author="Elliot Burton" w:date="2026-08-04T06:07:00Z" w16du:dateUtc="2026-08-04T10:07:00Z"/>
        </w:rPr>
      </w:pPr>
      <w:del w:id="23" w:author="Elliot Burton" w:date="2026-08-04T06:07:00Z" w16du:dateUtc="2026-08-04T10:07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2C3E5894" w14:textId="77777777" w:rsidR="006C07DD" w:rsidRDefault="00192443">
      <w:pPr>
        <w:rPr>
          <w:del w:id="24" w:author="Elliot Burton" w:date="2026-08-04T06:07:00Z" w16du:dateUtc="2026-08-04T10:07:00Z"/>
        </w:rPr>
      </w:pPr>
      <w:del w:id="25" w:author="Elliot Burton" w:date="2026-08-04T06:07:00Z" w16du:dateUtc="2026-08-04T10:07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6ED8EE98" w14:textId="77777777" w:rsidR="006C07DD" w:rsidRDefault="00192443">
      <w:pPr>
        <w:rPr>
          <w:del w:id="26" w:author="Elliot Burton" w:date="2026-08-04T06:07:00Z" w16du:dateUtc="2026-08-04T10:07:00Z"/>
        </w:rPr>
      </w:pPr>
      <w:del w:id="27" w:author="Elliot Burton" w:date="2026-08-04T06:07:00Z" w16du:dateUtc="2026-08-04T10:07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13462C57" w14:textId="77777777" w:rsidR="006C07DD" w:rsidRDefault="00192443">
      <w:pPr>
        <w:rPr>
          <w:del w:id="28" w:author="Elliot Burton" w:date="2026-08-04T06:07:00Z" w16du:dateUtc="2026-08-04T10:07:00Z"/>
        </w:rPr>
      </w:pPr>
      <w:del w:id="29" w:author="Elliot Burton" w:date="2026-08-04T06:07:00Z" w16du:dateUtc="2026-08-04T10:07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061FC779" w14:textId="77777777" w:rsidR="006C07DD" w:rsidRDefault="00192443">
      <w:pPr>
        <w:rPr>
          <w:del w:id="30" w:author="Elliot Burton" w:date="2026-08-04T06:07:00Z" w16du:dateUtc="2026-08-04T10:07:00Z"/>
        </w:rPr>
      </w:pPr>
      <w:del w:id="31" w:author="Elliot Burton" w:date="2026-08-04T06:07:00Z" w16du:dateUtc="2026-08-04T10:07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0C341379" w14:textId="77777777" w:rsidR="006C07DD" w:rsidRDefault="00192443">
      <w:pPr>
        <w:rPr>
          <w:del w:id="32" w:author="Elliot Burton" w:date="2026-08-04T06:07:00Z" w16du:dateUtc="2026-08-04T10:07:00Z"/>
        </w:rPr>
      </w:pPr>
      <w:del w:id="33" w:author="Elliot Burton" w:date="2026-08-04T06:07:00Z" w16du:dateUtc="2026-08-04T10:07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44DBCA5F" w14:textId="77777777" w:rsidR="006C07DD" w:rsidRDefault="00192443">
      <w:pPr>
        <w:rPr>
          <w:del w:id="34" w:author="Elliot Burton" w:date="2026-08-04T06:07:00Z" w16du:dateUtc="2026-08-04T10:07:00Z"/>
        </w:rPr>
      </w:pPr>
      <w:del w:id="35" w:author="Elliot Burton" w:date="2026-08-04T06:07:00Z" w16du:dateUtc="2026-08-04T10:07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3EEF67F1" w14:textId="77777777" w:rsidR="006C07DD" w:rsidRDefault="00192443">
      <w:pPr>
        <w:rPr>
          <w:del w:id="36" w:author="Elliot Burton" w:date="2026-08-04T06:07:00Z" w16du:dateUtc="2026-08-04T10:07:00Z"/>
        </w:rPr>
      </w:pPr>
      <w:del w:id="37" w:author="Elliot Burton" w:date="2026-08-04T06:07:00Z" w16du:dateUtc="2026-08-04T10:07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017362B2" w14:textId="77777777" w:rsidR="006C07DD" w:rsidRDefault="006C07DD">
      <w:pPr>
        <w:rPr>
          <w:del w:id="38" w:author="Elliot Burton" w:date="2026-08-04T06:07:00Z" w16du:dateUtc="2026-08-04T10:07:00Z"/>
        </w:rPr>
      </w:pPr>
    </w:p>
    <w:p w14:paraId="429DE77C" w14:textId="77777777" w:rsidR="006C07DD" w:rsidRDefault="00192443">
      <w:pPr>
        <w:rPr>
          <w:del w:id="39" w:author="Elliot Burton" w:date="2026-08-04T06:07:00Z" w16du:dateUtc="2026-08-04T10:07:00Z"/>
        </w:rPr>
      </w:pPr>
      <w:del w:id="40" w:author="Elliot Burton" w:date="2026-08-04T06:07:00Z" w16du:dateUtc="2026-08-04T10:07:00Z">
        <w:r>
          <w:delText>B) rStyle-only (character styles set &lt;w:rFonts&gt;):</w:delText>
        </w:r>
      </w:del>
    </w:p>
    <w:p w14:paraId="3EC648F4" w14:textId="77777777" w:rsidR="006C07DD" w:rsidRDefault="00192443">
      <w:pPr>
        <w:rPr>
          <w:del w:id="41" w:author="Elliot Burton" w:date="2026-08-04T06:07:00Z" w16du:dateUtc="2026-08-04T10:07:00Z"/>
        </w:rPr>
      </w:pPr>
      <w:del w:id="42" w:author="Elliot Burton" w:date="2026-08-04T06:07:00Z" w16du:dateUtc="2026-08-04T10:07:00Z">
        <w:r>
          <w:delText xml:space="preserve">  - rStyle='SD_RFonts_Ascii_Arial' (Latin): </w:delText>
        </w:r>
        <w:r>
          <w:rPr>
            <w:rStyle w:val="SDRFontsAsciiArial"/>
          </w:rPr>
          <w:delText>The quick brown fox 123</w:delText>
        </w:r>
      </w:del>
    </w:p>
    <w:p w14:paraId="57E993D4" w14:textId="77777777" w:rsidR="006C07DD" w:rsidRDefault="00192443">
      <w:pPr>
        <w:rPr>
          <w:del w:id="43" w:author="Elliot Burton" w:date="2026-08-04T06:07:00Z" w16du:dateUtc="2026-08-04T10:07:00Z"/>
        </w:rPr>
      </w:pPr>
      <w:del w:id="44" w:author="Elliot Burton" w:date="2026-08-04T06:07:00Z" w16du:dateUtc="2026-08-04T10:07:00Z">
        <w:r>
          <w:delText xml:space="preserve">  - rStyle='SD_RFonts_EastAsia_Mincho'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36D90807" w14:textId="77777777" w:rsidR="006C07DD" w:rsidRDefault="00192443">
      <w:pPr>
        <w:rPr>
          <w:del w:id="45" w:author="Elliot Burton" w:date="2026-08-04T06:07:00Z" w16du:dateUtc="2026-08-04T10:07:00Z"/>
        </w:rPr>
      </w:pPr>
      <w:del w:id="46" w:author="Elliot Burton" w:date="2026-08-04T06:07:00Z" w16du:dateUtc="2026-08-04T10:07:00Z">
        <w:r>
          <w:delText xml:space="preserve">  - rStyle='SD_RFonts_CS_TNR'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3F15D07B" w14:textId="77777777" w:rsidR="006C07DD" w:rsidRDefault="00192443">
      <w:pPr>
        <w:rPr>
          <w:del w:id="47" w:author="Elliot Burton" w:date="2026-08-04T06:07:00Z" w16du:dateUtc="2026-08-04T10:07:00Z"/>
        </w:rPr>
      </w:pPr>
      <w:del w:id="48" w:author="Elliot Burton" w:date="2026-08-04T06:07:00Z" w16du:dateUtc="2026-08-04T10:07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42EBD3A7" w14:textId="77777777" w:rsidR="006C07DD" w:rsidRDefault="006C07DD">
      <w:pPr>
        <w:rPr>
          <w:del w:id="49" w:author="Elliot Burton" w:date="2026-08-04T06:07:00Z" w16du:dateUtc="2026-08-04T10:07:00Z"/>
        </w:rPr>
      </w:pPr>
    </w:p>
    <w:p w14:paraId="6C2386C1" w14:textId="77777777" w:rsidR="006C07DD" w:rsidRDefault="00192443">
      <w:pPr>
        <w:rPr>
          <w:del w:id="50" w:author="Elliot Burton" w:date="2026-08-04T06:07:00Z" w16du:dateUtc="2026-08-04T10:07:00Z"/>
        </w:rPr>
      </w:pPr>
      <w:del w:id="51" w:author="Elliot Burton" w:date="2026-08-04T06:07:00Z" w16du:dateUtc="2026-08-04T10:07:00Z">
        <w:r>
          <w:delText>C) rStyle + inline &lt;w:rFonts&gt; (inline overrides style):</w:delText>
        </w:r>
      </w:del>
    </w:p>
    <w:p w14:paraId="29F59931" w14:textId="77777777" w:rsidR="006C07DD" w:rsidRDefault="00192443">
      <w:pPr>
        <w:rPr>
          <w:del w:id="52" w:author="Elliot Burton" w:date="2026-08-04T06:07:00Z" w16du:dateUtc="2026-08-04T10:07:00Z"/>
        </w:rPr>
      </w:pPr>
      <w:del w:id="53" w:author="Elliot Burton" w:date="2026-08-04T06:07:00Z" w16du:dateUtc="2026-08-04T10:07:00Z">
        <w:r>
          <w:delText xml:space="preserve">  - rStyle='SD_RFonts_Ascii_Arial'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4E02C909" w14:textId="77777777" w:rsidR="006C07DD" w:rsidRDefault="00192443">
      <w:pPr>
        <w:rPr>
          <w:del w:id="54" w:author="Elliot Burton" w:date="2026-08-04T06:07:00Z" w16du:dateUtc="2026-08-04T10:07:00Z"/>
        </w:rPr>
      </w:pPr>
      <w:del w:id="55" w:author="Elliot Burton" w:date="2026-08-04T06:07:00Z" w16du:dateUtc="2026-08-04T10:07:00Z">
        <w:r>
          <w:delText xml:space="preserve">  - rStyle='SD_RFonts_EastAsia_Mincho' + inline 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5BE74F1C" w14:textId="77777777" w:rsidR="006C07DD" w:rsidRDefault="00192443">
      <w:pPr>
        <w:rPr>
          <w:del w:id="56" w:author="Elliot Burton" w:date="2026-08-04T06:07:00Z" w16du:dateUtc="2026-08-04T10:07:00Z"/>
        </w:rPr>
      </w:pPr>
      <w:del w:id="57" w:author="Elliot Burton" w:date="2026-08-04T06:07:00Z" w16du:dateUtc="2026-08-04T10:07:00Z">
        <w:r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53D2D424" w14:textId="77777777" w:rsidR="006C07DD" w:rsidRDefault="00192443">
      <w:pPr>
        <w:rPr>
          <w:del w:id="58" w:author="Elliot Burton" w:date="2026-08-04T06:07:00Z" w16du:dateUtc="2026-08-04T10:07:00Z"/>
        </w:rPr>
      </w:pPr>
      <w:del w:id="59" w:author="Elliot Burton" w:date="2026-08-04T06:07:00Z" w16du:dateUtc="2026-08-04T10:07:00Z">
        <w:r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5A21434A" w14:textId="77777777" w:rsidR="006C07DD" w:rsidRDefault="006C07DD">
      <w:pPr>
        <w:rPr>
          <w:del w:id="60" w:author="Elliot Burton" w:date="2026-08-04T06:07:00Z" w16du:dateUtc="2026-08-04T10:07:00Z"/>
        </w:rPr>
      </w:pPr>
    </w:p>
    <w:p w14:paraId="491F6265" w14:textId="77777777" w:rsidR="006C07DD" w:rsidRDefault="00192443">
      <w:pPr>
        <w:rPr>
          <w:del w:id="61" w:author="Elliot Burton" w:date="2026-08-04T06:07:00Z" w16du:dateUtc="2026-08-04T10:07:00Z"/>
        </w:rPr>
      </w:pPr>
      <w:del w:id="62" w:author="Elliot Burton" w:date="2026-08-04T06:07:00Z" w16du:dateUtc="2026-08-04T10:07:00Z">
        <w:r>
          <w:delText>D) Linked style pair (paragraph+character) with &lt;w:rFonts&gt;:</w:delText>
        </w:r>
      </w:del>
    </w:p>
    <w:p w14:paraId="540EA7D7" w14:textId="77777777" w:rsidR="006C07DD" w:rsidRDefault="00192443">
      <w:pPr>
        <w:rPr>
          <w:del w:id="63" w:author="Elliot Burton" w:date="2026-08-04T06:07:00Z" w16du:dateUtc="2026-08-04T10:07:00Z"/>
        </w:rPr>
      </w:pPr>
      <w:del w:id="64" w:author="Elliot Burton" w:date="2026-08-04T06:07:00Z" w16du:dateUtc="2026-08-04T10:07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5149B334" w14:textId="77777777" w:rsidR="006C07DD" w:rsidRDefault="00192443">
      <w:pPr>
        <w:pStyle w:val="SDLinkedRFontsHeading"/>
        <w:rPr>
          <w:del w:id="65" w:author="Elliot Burton" w:date="2026-08-04T06:07:00Z" w16du:dateUtc="2026-08-04T10:07:00Z"/>
        </w:rPr>
      </w:pPr>
      <w:del w:id="66" w:author="Elliot Burton" w:date="2026-08-04T06:07:00Z" w16du:dateUtc="2026-08-04T10:07:00Z">
        <w:r>
          <w:delText xml:space="preserve">  - pStyle='SD_LinkedRFontsHeading' + inline ascii='Courier New' on part: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136CB267" w14:textId="77777777" w:rsidR="006C07DD" w:rsidRDefault="006C07DD">
      <w:pPr>
        <w:rPr>
          <w:del w:id="67" w:author="Elliot Burton" w:date="2026-08-04T06:07:00Z" w16du:dateUtc="2026-08-04T10:07:00Z"/>
        </w:rPr>
      </w:pPr>
    </w:p>
    <w:p w14:paraId="4C04CB18" w14:textId="77777777" w:rsidR="006C07DD" w:rsidRDefault="00192443">
      <w:del w:id="68" w:author="Elliot Burton" w:date="2026-08-04T06:07:00Z" w16du:dateUtc="2026-08-04T10:07:00Z">
        <w:r>
          <w:delText xml:space="preserve">E) </w:delText>
        </w:r>
      </w:del>
      <w:r>
        <w:t xml:space="preserve">Table </w:t>
      </w:r>
      <w:ins w:id="69" w:author="Elliot Burton" w:date="2026-08-04T06:07:00Z" w16du:dateUtc="2026-08-04T10:07:00Z">
        <w:r w:rsidR="007523AB">
          <w:t>with left indent 1”</w:t>
        </w:r>
      </w:ins>
      <w:del w:id="70" w:author="Elliot Burton" w:date="2026-08-04T06:07:00Z" w16du:dateUtc="2026-08-04T10:07:00Z">
        <w:r>
          <w:delText>samples (Latin / Japanese / Arabic):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  <w:tblPrChange w:id="71" w:author="Elliot Burton" w:date="2026-08-04T06:07:00Z" w16du:dateUtc="2026-08-04T10:0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31"/>
        <w:gridCol w:w="2573"/>
        <w:gridCol w:w="2432"/>
        <w:tblGridChange w:id="72">
          <w:tblGrid>
            <w:gridCol w:w="1440"/>
            <w:gridCol w:w="3131"/>
            <w:gridCol w:w="109"/>
            <w:gridCol w:w="2043"/>
            <w:gridCol w:w="421"/>
            <w:gridCol w:w="2216"/>
            <w:gridCol w:w="216"/>
          </w:tblGrid>
        </w:tblGridChange>
      </w:tblGrid>
      <w:tr w:rsidR="006C07DD" w14:paraId="5FEF9F48" w14:textId="0EF61DBD" w:rsidTr="007523AB">
        <w:trPr>
          <w:trPrChange w:id="73" w:author="Elliot Burton" w:date="2026-08-04T06:07:00Z" w16du:dateUtc="2026-08-04T10:07:00Z">
            <w:trPr>
              <w:gridAfter w:val="0"/>
            </w:trPr>
          </w:trPrChange>
        </w:trPr>
        <w:tc>
          <w:tcPr>
            <w:tcW w:w="3116" w:type="dxa"/>
            <w:tcPrChange w:id="74" w:author="Elliot Burton" w:date="2026-08-04T06:07:00Z" w16du:dateUtc="2026-08-04T10:07:00Z">
              <w:tcPr>
                <w:tcW w:w="4680" w:type="dxa"/>
                <w:gridSpan w:val="3"/>
              </w:tcPr>
            </w:tcPrChange>
          </w:tcPr>
          <w:p w14:paraId="6EF041F7" w14:textId="77777777" w:rsidR="006C07DD" w:rsidRDefault="00192443">
            <w:del w:id="75" w:author="Elliot Burton" w:date="2026-08-04T06:07:00Z" w16du:dateUtc="2026-08-04T10:07:00Z">
              <w:r>
                <w:delText>rStyle=Ascii_Arial (Latin)</w:delText>
              </w:r>
            </w:del>
          </w:p>
        </w:tc>
        <w:tc>
          <w:tcPr>
            <w:tcW w:w="3117" w:type="dxa"/>
            <w:tcPrChange w:id="76" w:author="Elliot Burton" w:date="2026-08-04T06:07:00Z" w16du:dateUtc="2026-08-04T10:07:00Z">
              <w:tcPr>
                <w:tcW w:w="4680" w:type="dxa"/>
              </w:tcPr>
            </w:tcPrChange>
          </w:tcPr>
          <w:p w14:paraId="121F904D" w14:textId="77777777" w:rsidR="006C07DD" w:rsidRDefault="00192443">
            <w:del w:id="77" w:author="Elliot Burton" w:date="2026-08-04T06:07:00Z" w16du:dateUtc="2026-08-04T10:07:00Z">
              <w:r>
                <w:rPr>
                  <w:rStyle w:val="SDRFontsAsciiArial"/>
                </w:rPr>
                <w:delText>The quick brown fox 123</w:delText>
              </w:r>
            </w:del>
          </w:p>
        </w:tc>
        <w:tc>
          <w:tcPr>
            <w:tcW w:w="3117" w:type="dxa"/>
            <w:tcPrChange w:id="78" w:author="Elliot Burton" w:date="2026-08-04T06:07:00Z" w16du:dateUtc="2026-08-04T10:07:00Z">
              <w:tcPr>
                <w:tcW w:w="3117" w:type="dxa"/>
                <w:gridSpan w:val="2"/>
              </w:tcPr>
            </w:tcPrChange>
          </w:tcPr>
          <w:p w14:paraId="53925E6B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07DD" w14:paraId="6718671A" w14:textId="01954223" w:rsidTr="007523AB">
        <w:trPr>
          <w:trPrChange w:id="79" w:author="Elliot Burton" w:date="2026-08-04T06:07:00Z" w16du:dateUtc="2026-08-04T10:07:00Z">
            <w:trPr>
              <w:gridAfter w:val="0"/>
            </w:trPr>
          </w:trPrChange>
        </w:trPr>
        <w:tc>
          <w:tcPr>
            <w:tcW w:w="3116" w:type="dxa"/>
            <w:tcPrChange w:id="80" w:author="Elliot Burton" w:date="2026-08-04T06:07:00Z" w16du:dateUtc="2026-08-04T10:07:00Z">
              <w:tcPr>
                <w:tcW w:w="4680" w:type="dxa"/>
                <w:gridSpan w:val="3"/>
              </w:tcPr>
            </w:tcPrChange>
          </w:tcPr>
          <w:p w14:paraId="06BE67AC" w14:textId="77777777" w:rsidR="006C07DD" w:rsidRDefault="00192443">
            <w:del w:id="81" w:author="Elliot Burton" w:date="2026-08-04T06:07:00Z" w16du:dateUtc="2026-08-04T10:07:00Z">
              <w:r>
                <w:delText>rStyle=EastAsia_Mincho + inline eastAsiaTheme=majorEastAsia</w:delText>
              </w:r>
            </w:del>
          </w:p>
        </w:tc>
        <w:tc>
          <w:tcPr>
            <w:tcW w:w="3117" w:type="dxa"/>
            <w:tcPrChange w:id="82" w:author="Elliot Burton" w:date="2026-08-04T06:07:00Z" w16du:dateUtc="2026-08-04T10:07:00Z">
              <w:tcPr>
                <w:tcW w:w="4680" w:type="dxa"/>
              </w:tcPr>
            </w:tcPrChange>
          </w:tcPr>
          <w:p w14:paraId="519BF525" w14:textId="77777777" w:rsidR="006C07DD" w:rsidRDefault="00192443">
            <w:del w:id="83" w:author="Elliot Burton" w:date="2026-08-04T06:07:00Z" w16du:dateUtc="2026-08-04T10:07:00Z">
              <w:r>
                <w:rPr>
                  <w:rStyle w:val="SDRFontsEastAsiaMincho"/>
                  <w:rFonts w:eastAsiaTheme="majorEastAsia"/>
                </w:rPr>
                <w:delText>日本語のサンプル</w:delText>
              </w:r>
              <w:r>
                <w:rPr>
                  <w:rStyle w:val="SDRFontsEastAsiaMincho"/>
                  <w:rFonts w:eastAsiaTheme="majorEastAsia"/>
                </w:rPr>
                <w:delText xml:space="preserve"> </w:delText>
              </w:r>
              <w:r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  <w:tc>
          <w:tcPr>
            <w:tcW w:w="3117" w:type="dxa"/>
            <w:tcPrChange w:id="84" w:author="Elliot Burton" w:date="2026-08-04T06:07:00Z" w16du:dateUtc="2026-08-04T10:07:00Z">
              <w:tcPr>
                <w:tcW w:w="3117" w:type="dxa"/>
                <w:gridSpan w:val="2"/>
              </w:tcPr>
            </w:tcPrChange>
          </w:tcPr>
          <w:p w14:paraId="14EB6DD0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C07DD" w14:paraId="3B2EED3D" w14:textId="77777777">
        <w:trPr>
          <w:del w:id="85" w:author="Elliot Burton" w:date="2026-08-04T06:07:00Z" w16du:dateUtc="2026-08-04T10:07:00Z"/>
        </w:trPr>
        <w:tc>
          <w:tcPr>
            <w:tcW w:w="4680" w:type="dxa"/>
          </w:tcPr>
          <w:p w14:paraId="2E384868" w14:textId="77777777" w:rsidR="006C07DD" w:rsidRDefault="00192443">
            <w:pPr>
              <w:rPr>
                <w:del w:id="86" w:author="Elliot Burton" w:date="2026-08-04T06:07:00Z" w16du:dateUtc="2026-08-04T10:07:00Z"/>
              </w:rPr>
            </w:pPr>
            <w:del w:id="87" w:author="Elliot Burton" w:date="2026-08-04T06:07:00Z" w16du:dateUtc="2026-08-04T10:07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403E9034" w14:textId="77777777" w:rsidR="006C07DD" w:rsidRDefault="00192443">
            <w:pPr>
              <w:rPr>
                <w:del w:id="88" w:author="Elliot Burton" w:date="2026-08-04T06:07:00Z" w16du:dateUtc="2026-08-04T10:07:00Z"/>
              </w:rPr>
            </w:pPr>
            <w:del w:id="89" w:author="Elliot Burton" w:date="2026-08-04T06:07:00Z" w16du:dateUtc="2026-08-04T10:07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45BEBAB2" w14:textId="77777777" w:rsidR="007523AB" w:rsidRDefault="007523AB">
      <w:pPr>
        <w:rPr>
          <w:ins w:id="90" w:author="Elliot Burton" w:date="2026-08-04T06:07:00Z" w16du:dateUtc="2026-08-04T10:07:00Z"/>
        </w:rPr>
      </w:pPr>
    </w:p>
    <w:p w14:paraId="2C60F655" w14:textId="77777777" w:rsidR="007523AB" w:rsidRDefault="007523AB">
      <w:pPr>
        <w:rPr>
          <w:ins w:id="91" w:author="Elliot Burton" w:date="2026-08-04T06:07:00Z" w16du:dateUtc="2026-08-04T10:07:00Z"/>
        </w:rPr>
      </w:pPr>
    </w:p>
    <w:p w14:paraId="360CD8D0" w14:textId="04778A4E" w:rsidR="007523AB" w:rsidRDefault="007523AB">
      <w:pPr>
        <w:rPr>
          <w:ins w:id="92" w:author="Elliot Burton" w:date="2026-08-04T06:07:00Z" w16du:dateUtc="2026-08-04T10:07:00Z"/>
        </w:rPr>
      </w:pPr>
      <w:ins w:id="93" w:author="Elliot Burton" w:date="2026-08-04T06:07:00Z" w16du:dateUtc="2026-08-04T10:07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94" w:author="Elliot Burton" w:date="2026-08-04T06:07:00Z" w16du:dateUtc="2026-08-04T10:07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95" w:author="Elliot Burton" w:date="2026-08-04T06:07:00Z" w16du:dateUtc="2026-08-04T10:07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96" w:author="Elliot Burton" w:date="2026-08-04T06:07:00Z" w16du:dateUtc="2026-08-04T10:07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97" w:author="Elliot Burton" w:date="2026-08-04T06:07:00Z" w16du:dateUtc="2026-08-04T10:07:00Z"/>
              </w:rPr>
            </w:pPr>
          </w:p>
        </w:tc>
      </w:tr>
      <w:tr w:rsidR="007523AB" w14:paraId="2E703C72" w14:textId="77777777" w:rsidTr="007523AB">
        <w:trPr>
          <w:ins w:id="98" w:author="Elliot Burton" w:date="2026-08-04T06:07:00Z" w16du:dateUtc="2026-08-04T10:07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99" w:author="Elliot Burton" w:date="2026-08-04T06:07:00Z" w16du:dateUtc="2026-08-04T10:07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100" w:author="Elliot Burton" w:date="2026-08-04T06:07:00Z" w16du:dateUtc="2026-08-04T10:07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101" w:author="Elliot Burton" w:date="2026-08-04T06:07:00Z" w16du:dateUtc="2026-08-04T10:07:00Z"/>
              </w:rPr>
            </w:pPr>
          </w:p>
        </w:tc>
      </w:tr>
    </w:tbl>
    <w:p w14:paraId="1250088B" w14:textId="77777777" w:rsidR="00645D9B" w:rsidRDefault="00645D9B"/>
    <w:sectPr w:rsidR="00645D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421707">
    <w:abstractNumId w:val="8"/>
  </w:num>
  <w:num w:numId="2" w16cid:durableId="615672291">
    <w:abstractNumId w:val="6"/>
  </w:num>
  <w:num w:numId="3" w16cid:durableId="1485462721">
    <w:abstractNumId w:val="5"/>
  </w:num>
  <w:num w:numId="4" w16cid:durableId="1000351962">
    <w:abstractNumId w:val="4"/>
  </w:num>
  <w:num w:numId="5" w16cid:durableId="109978563">
    <w:abstractNumId w:val="7"/>
  </w:num>
  <w:num w:numId="6" w16cid:durableId="1151096560">
    <w:abstractNumId w:val="3"/>
  </w:num>
  <w:num w:numId="7" w16cid:durableId="1359239009">
    <w:abstractNumId w:val="2"/>
  </w:num>
  <w:num w:numId="8" w16cid:durableId="286670133">
    <w:abstractNumId w:val="1"/>
  </w:num>
  <w:num w:numId="9" w16cid:durableId="16948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0C"/>
    <w:rsid w:val="0015074B"/>
    <w:rsid w:val="00192443"/>
    <w:rsid w:val="0029639D"/>
    <w:rsid w:val="00326F90"/>
    <w:rsid w:val="004E6A56"/>
    <w:rsid w:val="005F58DF"/>
    <w:rsid w:val="00645D9B"/>
    <w:rsid w:val="006C07DD"/>
    <w:rsid w:val="007523AB"/>
    <w:rsid w:val="008C31CE"/>
    <w:rsid w:val="00A16521"/>
    <w:rsid w:val="00AA1D8D"/>
    <w:rsid w:val="00AA6D4A"/>
    <w:rsid w:val="00B47730"/>
    <w:rsid w:val="00CB0664"/>
    <w:rsid w:val="00CF5EA7"/>
    <w:rsid w:val="00DE473F"/>
    <w:rsid w:val="00F64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 w:line="278" w:lineRule="auto"/>
      <w:outlineLvl w:val="0"/>
      <w:pPrChange w:id="0" w:author="Elliot Burton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Elliot Burton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1"/>
      <w:pPrChange w:id="1" w:author="Elliot Burton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Elliot Burton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  <w:pPrChange w:id="2" w:author="Elliot Burton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Elliot Burton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  <w:pPrChange w:id="3" w:author="Elliot Burton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Elliot Burton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  <w:pPrChange w:id="4" w:author="Elliot Burton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Elliot Burton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5"/>
      <w:pPrChange w:id="5" w:author="Elliot Burton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Elliot Burton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6"/>
      <w:pPrChange w:id="6" w:author="Elliot Burton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Elliot Burton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 w:line="278" w:lineRule="auto"/>
      <w:outlineLvl w:val="7"/>
      <w:pPrChange w:id="7" w:author="Elliot Burton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Elliot Burton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 w:line="278" w:lineRule="auto"/>
      <w:outlineLvl w:val="8"/>
      <w:pPrChange w:id="8" w:author="Elliot Burton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Elliot Burton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  <w:pPrChange w:id="9" w:author="Elliot Burton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Elliot Burton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  <w:pPrChange w:id="10" w:author="Elliot Burton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Elliot Burton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  <w:pPrChange w:id="11" w:author="Elliot Burton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Elliot Burton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Elliot Burton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Elliot Burton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365F91" w:themeColor="accent1" w:themeShade="BF"/>
      <w:rPrChange w:id="13" w:author="Elliot Burton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365F91" w:themeColor="accent1" w:themeShade="BF"/>
      <w:spacing w:val="5"/>
      <w:rPrChange w:id="14" w:author="Elliot Burton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  <w:pPrChange w:id="15" w:author="Elliot Burton" w:date="2026-08-04T06:07:00Z">
        <w:pPr>
          <w:spacing w:after="160" w:line="278" w:lineRule="auto"/>
        </w:pPr>
      </w:pPrChange>
    </w:pPr>
    <w:rPr>
      <w:rFonts w:eastAsiaTheme="minorHAnsi"/>
      <w:b/>
      <w:bCs/>
      <w:kern w:val="2"/>
      <w:sz w:val="24"/>
      <w:szCs w:val="24"/>
      <w:u w:val="single"/>
      <w14:ligatures w14:val="standardContextual"/>
      <w:rPrChange w:id="15" w:author="Elliot Burton" w:date="2026-08-04T06:07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2026-08-04T10:08:00Z</dcterms:modified>
  <cp:category/>
</cp:coreProperties>
</file>