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E4099B" w14:textId="77777777" w:rsidR="008103EC" w:rsidRDefault="008103EC">
      <w:pPr>
        <w:rPr>
          <w:rFonts w:ascii="Arial" w:hAnsi="Arial"/>
          <w:b/>
          <w:sz w:val="52"/>
          <w:rPrChange w:id="0" w:author="Arthur Souza Rodrigues" w:date="2026-09-26T14:53:00Z" w16du:dateUtc="2026-09-26T18:53:00Z">
            <w:rPr/>
          </w:rPrChange>
        </w:rPr>
      </w:pPr>
      <w:r>
        <w:rPr>
          <w:rFonts w:ascii="Arial" w:hAnsi="Arial"/>
          <w:b/>
          <w:sz w:val="52"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0B4769">
          <w:rPr>
            <w:rFonts w:ascii="Arial" w:hAnsi="Arial" w:cs="Arial"/>
            <w:b/>
            <w:bCs/>
            <w:sz w:val="52"/>
            <w:szCs w:val="52"/>
          </w:rPr>
          <w:t>137</w:t>
        </w:r>
      </w:ins>
      <w:del w:id="3" w:author="Arthur Souza Rodrigues" w:date="2026-09-26T14:53:00Z" w16du:dateUtc="2026-09-26T18:53:00Z">
        <w:r>
          <w:delText>136</w:delText>
        </w:r>
      </w:del>
      <w:r>
        <w:rPr>
          <w:rFonts w:ascii="Arial" w:hAnsi="Arial"/>
          <w:b/>
          <w:sz w:val="52"/>
          <w:rPrChange w:id="4" w:author="Arthur Souza Rodrigues" w:date="2026-09-26T14:53:00Z" w16du:dateUtc="2026-09-26T18:53:00Z">
            <w:rPr/>
          </w:rPrChange>
        </w:rPr>
        <w:t>.docx</w:t>
      </w:r>
    </w:p>
    <w:p w14:paraId="2105BEF5" w14:textId="010D62B2" w:rsidR="00090A01" w:rsidRDefault="0081086D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rPr>
            <w:rFonts w:ascii="Arial" w:hAnsi="Arial" w:cs="Arial"/>
            <w:b/>
            <w:bCs/>
            <w:sz w:val="52"/>
            <w:szCs w:val="52"/>
          </w:rPr>
          <w:t>Track Changes Suggesting Title Bold Center Demo</w:t>
        </w:r>
      </w:ins>
    </w:p>
    <w:p w14:paraId="747B6E14" w14:textId="77777777" w:rsidR="00090A01" w:rsidRDefault="0081086D">
      <w:pPr>
        <w:spacing w:line="240" w:lineRule="auto"/>
        <w:rPr>
          <w:ins w:id="7" w:author="Arthur Souza Rodrigues" w:date="2026-09-26T14:53:00Z" w16du:dateUtc="2026-09-26T18:53:00Z"/>
        </w:rPr>
      </w:pPr>
      <w:ins w:id="8" w:author="Arthur Souza Rodrigues" w:date="2026-09-26T14:53:00Z" w16du:dateUtc="2026-09-26T18:53:00Z">
        <w:r>
          <w:rPr>
            <w:rFonts w:ascii="Arial" w:hAnsi="Arial" w:cs="Arial"/>
            <w:b/>
            <w:bCs/>
            <w:sz w:val="52"/>
            <w:szCs w:val="52"/>
          </w:rPr>
          <w:t>This document combines Suggesting mode with Title style, center alignment, and bold.</w:t>
        </w:r>
      </w:ins>
    </w:p>
    <w:p w14:paraId="3B1134AE" w14:textId="09007DBA" w:rsidR="00BB3192" w:rsidRDefault="0081086D">
      <w:pPr>
        <w:rPr>
          <w:del w:id="9" w:author="Arthur Souza Rodrigues" w:date="2026-09-26T14:53:00Z" w16du:dateUtc="2026-09-26T18:53:00Z"/>
        </w:rPr>
      </w:pPr>
      <w:ins w:id="10" w:author="Arthur Souza Rodrigues" w:date="2026-09-26T14:53:00Z" w16du:dateUtc="2026-09-26T18:53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1" w:author="Arthur Souza Rodrigues" w:date="2026-09-26T14:53:00Z" w16du:dateUtc="2026-09-26T18:53:00Z">
        <w:r>
          <w:delText>Bullet List Demo</w:delText>
        </w:r>
      </w:del>
    </w:p>
    <w:p w14:paraId="1E1ED459" w14:textId="77777777" w:rsidR="00BB3192" w:rsidRDefault="0081086D">
      <w:pPr>
        <w:numPr>
          <w:ilvl w:val="0"/>
          <w:numId w:val="1"/>
        </w:numPr>
        <w:rPr>
          <w:del w:id="12" w:author="Arthur Souza Rodrigues" w:date="2026-09-26T14:53:00Z" w16du:dateUtc="2026-09-26T18:53:00Z"/>
        </w:rPr>
      </w:pPr>
      <w:del w:id="13" w:author="Arthur Souza Rodrigues" w:date="2026-09-26T14:53:00Z" w16du:dateUtc="2026-09-26T18:53:00Z">
        <w:r>
          <w:delText>Apples</w:delText>
        </w:r>
      </w:del>
    </w:p>
    <w:p w14:paraId="1FC52BB5" w14:textId="77777777" w:rsidR="00BB3192" w:rsidRDefault="0081086D">
      <w:pPr>
        <w:numPr>
          <w:ilvl w:val="0"/>
          <w:numId w:val="1"/>
        </w:numPr>
        <w:rPr>
          <w:del w:id="14" w:author="Arthur Souza Rodrigues" w:date="2026-09-26T14:53:00Z" w16du:dateUtc="2026-09-26T18:53:00Z"/>
        </w:rPr>
      </w:pPr>
      <w:del w:id="15" w:author="Arthur Souza Rodrigues" w:date="2026-09-26T14:53:00Z" w16du:dateUtc="2026-09-26T18:53:00Z">
        <w:r>
          <w:delText>Bananas</w:delText>
        </w:r>
      </w:del>
    </w:p>
    <w:p w14:paraId="6A2A7C45" w14:textId="77777777" w:rsidR="00BB3192" w:rsidRDefault="0081086D">
      <w:pPr>
        <w:numPr>
          <w:ilvl w:val="0"/>
          <w:numId w:val="1"/>
        </w:numPr>
        <w:rPr>
          <w:del w:id="16" w:author="Arthur Souza Rodrigues" w:date="2026-09-26T14:53:00Z" w16du:dateUtc="2026-09-26T18:53:00Z"/>
        </w:rPr>
      </w:pPr>
      <w:del w:id="17" w:author="Arthur Souza Rodrigues" w:date="2026-09-26T14:53:00Z" w16du:dateUtc="2026-09-26T18:53:00Z">
        <w:r>
          <w:delText>Oranges</w:delText>
        </w:r>
      </w:del>
    </w:p>
    <w:p w14:paraId="7AEE41C6" w14:textId="77777777" w:rsidR="00BB3192" w:rsidRDefault="0081086D">
      <w:pPr>
        <w:spacing w:line="240" w:lineRule="auto"/>
        <w:pPrChange w:id="18" w:author="Arthur Souza Rodrigues" w:date="2026-09-26T14:53:00Z" w16du:dateUtc="2026-09-26T18:53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9" w:author="Arthur Souza Rodrigues" w:date="2026-09-26T14:53:00Z" w16du:dateUtc="2026-09-26T18:53:00Z">
        <w:r>
          <w:delText>Grapes</w:delText>
        </w:r>
      </w:del>
    </w:p>
    <w:sectPr w:rsidR="00BB31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670950"/>
    <w:multiLevelType w:val="multilevel"/>
    <w:tmpl w:val="D7682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55914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192"/>
    <w:rsid w:val="00090A01"/>
    <w:rsid w:val="000B4769"/>
    <w:rsid w:val="002F5B90"/>
    <w:rsid w:val="004053D0"/>
    <w:rsid w:val="00621302"/>
    <w:rsid w:val="008103EC"/>
    <w:rsid w:val="00BB319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278F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2026-09-26T18:53:00Z</dcterms:modified>
</cp:coreProperties>
</file>