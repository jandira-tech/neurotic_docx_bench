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0769F5" w14:textId="77777777" w:rsidR="00266829" w:rsidRPr="00266829" w:rsidRDefault="00266829">
      <w:pPr>
        <w:rPr>
          <w:ins w:id="19" w:author="Caio Pizzol" w:date="2026-09-26T15:21:00Z" w16du:dateUtc="2026-09-26T19:21:00Z"/>
          <w:b/>
          <w:sz w:val="40"/>
        </w:rPr>
      </w:pPr>
      <w:ins w:id="20" w:author="Caio Pizzol" w:date="2026-09-26T15:21:00Z" w16du:dateUtc="2026-09-26T19:21:00Z">
        <w:r w:rsidRPr="00266829">
          <w:rPr>
            <w:b/>
            <w:sz w:val="40"/>
          </w:rPr>
          <w:t>Multi-Image Copy-Paste Test</w:t>
        </w:r>
      </w:ins>
    </w:p>
    <w:p w14:paraId="7A406A9E" w14:textId="77777777" w:rsidR="00266829" w:rsidRDefault="00266829">
      <w:pPr>
        <w:rPr>
          <w:ins w:id="21" w:author="Caio Pizzol" w:date="2026-09-26T15:21:00Z" w16du:dateUtc="2026-09-26T19:21:00Z"/>
        </w:rPr>
      </w:pPr>
    </w:p>
    <w:p w14:paraId="0B500961" w14:textId="77777777" w:rsidR="00266829" w:rsidRDefault="00266829">
      <w:pPr>
        <w:rPr>
          <w:ins w:id="22" w:author="Caio Pizzol" w:date="2026-09-26T15:21:00Z" w16du:dateUtc="2026-09-26T19:21:00Z"/>
        </w:rPr>
      </w:pPr>
      <w:ins w:id="23" w:author="Caio Pizzol" w:date="2026-09-26T15:21:00Z" w16du:dateUtc="2026-09-26T19:21:00Z">
        <w:r>
          <w:t>PNG Image Test</w:t>
        </w:r>
      </w:ins>
    </w:p>
    <w:p w14:paraId="5AD1D010" w14:textId="77777777" w:rsidR="00266829" w:rsidRDefault="00266829">
      <w:pPr>
        <w:rPr>
          <w:ins w:id="24" w:author="Caio Pizzol" w:date="2026-09-26T15:21:00Z" w16du:dateUtc="2026-09-26T19:21:00Z"/>
        </w:rPr>
      </w:pPr>
      <w:ins w:id="25" w:author="Caio Pizzol" w:date="2026-09-26T15:21:00Z" w16du:dateUtc="2026-09-26T19:21:00Z">
        <w:r>
          <w:rPr>
            <w:noProof/>
          </w:rPr>
          <w:drawing>
            <wp:inline distT="0" distB="0" distL="0" distR="0" wp14:anchorId="1E35DEBE" wp14:editId="37E7A67B">
              <wp:extent cx="1905266" cy="1428949"/>
              <wp:effectExtent l="0" t="0" r="0" b="0"/>
              <wp:docPr id="1871734534" name="Picture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71734534" name=""/>
                      <pic:cNvPicPr/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266" cy="14289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A0AF7AF" w14:textId="77777777" w:rsidR="00266829" w:rsidRDefault="00266829">
      <w:pPr>
        <w:rPr>
          <w:ins w:id="26" w:author="Caio Pizzol" w:date="2026-09-26T15:21:00Z" w16du:dateUtc="2026-09-26T19:21:00Z"/>
        </w:rPr>
      </w:pPr>
      <w:ins w:id="27" w:author="Caio Pizzol" w:date="2026-09-26T15:21:00Z" w16du:dateUtc="2026-09-26T19:21:00Z">
        <w:r>
          <w:t>JPEG Image Test</w:t>
        </w:r>
      </w:ins>
    </w:p>
    <w:p w14:paraId="7D80B5B8" w14:textId="77777777" w:rsidR="00266829" w:rsidRDefault="00266829">
      <w:pPr>
        <w:rPr>
          <w:ins w:id="28" w:author="Caio Pizzol" w:date="2026-09-26T15:21:00Z" w16du:dateUtc="2026-09-26T19:21:00Z"/>
        </w:rPr>
      </w:pPr>
      <w:ins w:id="29" w:author="Caio Pizzol" w:date="2026-09-26T15:21:00Z" w16du:dateUtc="2026-09-26T19:21:00Z">
        <w:r>
          <w:rPr>
            <w:noProof/>
          </w:rPr>
          <w:drawing>
            <wp:inline distT="0" distB="0" distL="0" distR="0" wp14:anchorId="4340E720" wp14:editId="20831709">
              <wp:extent cx="1905000" cy="1428750"/>
              <wp:effectExtent l="0" t="0" r="0" b="0"/>
              <wp:docPr id="1911424714" name="Picture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11424714" name=""/>
                      <pic:cNvPicPr/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42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7B7D46B" w14:textId="77777777" w:rsidR="00266829" w:rsidRDefault="00266829">
      <w:pPr>
        <w:rPr>
          <w:ins w:id="30" w:author="Caio Pizzol" w:date="2026-09-26T15:21:00Z" w16du:dateUtc="2026-09-26T19:21:00Z"/>
        </w:rPr>
      </w:pPr>
      <w:ins w:id="31" w:author="Caio Pizzol" w:date="2026-09-26T15:21:00Z" w16du:dateUtc="2026-09-26T19:21:00Z">
        <w:r>
          <w:t>BMP Image Test</w:t>
        </w:r>
      </w:ins>
    </w:p>
    <w:p w14:paraId="4FE6F161" w14:textId="77777777" w:rsidR="00266829" w:rsidRDefault="00266829">
      <w:pPr>
        <w:rPr>
          <w:ins w:id="32" w:author="Caio Pizzol" w:date="2026-09-26T15:21:00Z" w16du:dateUtc="2026-09-26T19:21:00Z"/>
        </w:rPr>
      </w:pPr>
      <w:ins w:id="33" w:author="Caio Pizzol" w:date="2026-09-26T15:21:00Z" w16du:dateUtc="2026-09-26T19:21:00Z">
        <w:r>
          <w:rPr>
            <w:noProof/>
          </w:rPr>
          <w:drawing>
            <wp:inline distT="0" distB="0" distL="0" distR="0" wp14:anchorId="4233C1E0" wp14:editId="5C4704F9">
              <wp:extent cx="1904762" cy="1428571"/>
              <wp:effectExtent l="0" t="0" r="635" b="635"/>
              <wp:docPr id="278914738" name="Picture 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78914738" name=""/>
                      <pic:cNvPicPr/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4762" cy="142857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10334C9" w14:textId="77777777" w:rsidR="00266829" w:rsidRDefault="00266829">
      <w:pPr>
        <w:rPr>
          <w:ins w:id="34" w:author="Caio Pizzol" w:date="2026-09-26T15:21:00Z" w16du:dateUtc="2026-09-26T19:21:00Z"/>
        </w:rPr>
      </w:pPr>
      <w:ins w:id="35" w:author="Caio Pizzol" w:date="2026-09-26T15:21:00Z" w16du:dateUtc="2026-09-26T19:21:00Z">
        <w:r>
          <w:t>GIF Image Test</w:t>
        </w:r>
      </w:ins>
    </w:p>
    <w:p w14:paraId="23C90226" w14:textId="77777777" w:rsidR="00266829" w:rsidRDefault="00266829">
      <w:pPr>
        <w:rPr>
          <w:ins w:id="36" w:author="Caio Pizzol" w:date="2026-09-26T15:21:00Z" w16du:dateUtc="2026-09-26T19:21:00Z"/>
        </w:rPr>
      </w:pPr>
      <w:ins w:id="37" w:author="Caio Pizzol" w:date="2026-09-26T15:21:00Z" w16du:dateUtc="2026-09-26T19:21:00Z">
        <w:r>
          <w:rPr>
            <w:noProof/>
          </w:rPr>
          <w:lastRenderedPageBreak/>
          <w:drawing>
            <wp:inline distT="0" distB="0" distL="0" distR="0" wp14:anchorId="61E56FB6" wp14:editId="7F5348B7">
              <wp:extent cx="1905000" cy="1428750"/>
              <wp:effectExtent l="0" t="0" r="0" b="0"/>
              <wp:docPr id="1127820111" name="Picture 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27820111" name=""/>
                      <pic:cNvPicPr/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42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E664166" w14:textId="77777777" w:rsidR="00266829" w:rsidRDefault="00266829">
      <w:pPr>
        <w:rPr>
          <w:ins w:id="38" w:author="Caio Pizzol" w:date="2026-09-26T15:21:00Z" w16du:dateUtc="2026-09-26T19:21:00Z"/>
        </w:rPr>
      </w:pPr>
      <w:ins w:id="39" w:author="Caio Pizzol" w:date="2026-09-26T15:21:00Z" w16du:dateUtc="2026-09-26T19:21:00Z">
        <w:r>
          <w:t>TIFF Image Test</w:t>
        </w:r>
      </w:ins>
    </w:p>
    <w:p w14:paraId="7FE252D3" w14:textId="77777777" w:rsidR="00266829" w:rsidRDefault="00266829">
      <w:pPr>
        <w:rPr>
          <w:ins w:id="40" w:author="Caio Pizzol" w:date="2026-09-26T15:21:00Z" w16du:dateUtc="2026-09-26T19:21:00Z"/>
        </w:rPr>
      </w:pPr>
      <w:ins w:id="41" w:author="Caio Pizzol" w:date="2026-09-26T15:21:00Z" w16du:dateUtc="2026-09-26T19:21:00Z">
        <w:r>
          <w:rPr>
            <w:noProof/>
          </w:rPr>
          <w:drawing>
            <wp:inline distT="0" distB="0" distL="0" distR="0" wp14:anchorId="035DD6A6" wp14:editId="1E8DF704">
              <wp:extent cx="1905000" cy="1428750"/>
              <wp:effectExtent l="0" t="0" r="0" b="0"/>
              <wp:docPr id="871589146" name="Picture 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71589146" name=""/>
                      <pic:cNvPicPr/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42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7C8833C" w14:textId="77777777" w:rsidR="00266829" w:rsidRDefault="00266829">
      <w:pPr>
        <w:rPr>
          <w:ins w:id="42" w:author="Caio Pizzol" w:date="2026-09-26T15:21:00Z" w16du:dateUtc="2026-09-26T19:21:00Z"/>
        </w:rPr>
      </w:pPr>
      <w:ins w:id="43" w:author="Caio Pizzol" w:date="2026-09-26T15:21:00Z" w16du:dateUtc="2026-09-26T19:21:00Z">
        <w:r>
          <w:t>All image types above should survive copy-paste in SuperDoc.</w:t>
        </w:r>
      </w:ins>
    </w:p>
    <w:p w14:paraId="1C88B4E2" w14:textId="4CBC61EC" w:rsidR="00CD64E2" w:rsidRDefault="000E2CA6" w:rsidP="00CD64E2">
      <w:pPr>
        <w:pStyle w:val="Heading1"/>
        <w:numPr>
          <w:ilvl w:val="0"/>
          <w:numId w:val="30"/>
        </w:numPr>
        <w:spacing w:before="120"/>
        <w:rPr>
          <w:del w:id="44" w:author="Caio Pizzol" w:date="2026-09-26T15:21:00Z" w16du:dateUtc="2026-09-26T19:21:00Z"/>
        </w:rPr>
      </w:pPr>
      <w:del w:id="45" w:author="Caio Pizzol" w:date="2026-09-26T15:21:00Z" w16du:dateUtc="2026-09-26T19:21:00Z">
        <w:r>
          <w:delText xml:space="preserve">  </w:delText>
        </w:r>
        <w:r w:rsidR="008518FA">
          <w:delText>“SECTION 1”</w:delText>
        </w:r>
      </w:del>
    </w:p>
    <w:p w14:paraId="438FFF18" w14:textId="69868069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  <w:rPr>
          <w:del w:id="46" w:author="Caio Pizzol" w:date="2026-09-26T15:21:00Z" w16du:dateUtc="2026-09-26T19:21:00Z"/>
        </w:rPr>
      </w:pPr>
      <w:del w:id="47" w:author="Caio Pizzol" w:date="2026-09-26T15:21:00Z" w16du:dateUtc="2026-09-26T19:21:00Z">
        <w:r>
          <w:rPr>
            <w:b/>
          </w:rPr>
          <w:delText>a</w:delText>
        </w:r>
        <w:r w:rsidR="000E2CA6">
          <w:delText xml:space="preserve">  </w:delText>
        </w:r>
      </w:del>
    </w:p>
    <w:p w14:paraId="063A1004" w14:textId="5D11B095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  <w:rPr>
          <w:del w:id="48" w:author="Caio Pizzol" w:date="2026-09-26T15:21:00Z" w16du:dateUtc="2026-09-26T19:21:00Z"/>
        </w:rPr>
      </w:pPr>
      <w:del w:id="49" w:author="Caio Pizzol" w:date="2026-09-26T15:21:00Z" w16du:dateUtc="2026-09-26T19:21:00Z">
        <w:r>
          <w:rPr>
            <w:b/>
          </w:rPr>
          <w:delText>b</w:delText>
        </w:r>
      </w:del>
    </w:p>
    <w:p w14:paraId="7C852A30" w14:textId="25AAB487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  <w:rPr>
          <w:del w:id="50" w:author="Caio Pizzol" w:date="2026-09-26T15:21:00Z" w16du:dateUtc="2026-09-26T19:21:00Z"/>
        </w:rPr>
      </w:pPr>
      <w:del w:id="51" w:author="Caio Pizzol" w:date="2026-09-26T15:21:00Z" w16du:dateUtc="2026-09-26T19:21:00Z">
        <w:r>
          <w:rPr>
            <w:b/>
          </w:rPr>
          <w:delText>c</w:delText>
        </w:r>
      </w:del>
    </w:p>
    <w:p w14:paraId="1BB0713F" w14:textId="2B49151B" w:rsidR="00CD64E2" w:rsidRDefault="008518FA" w:rsidP="00CD64E2">
      <w:pPr>
        <w:pStyle w:val="Heading1"/>
        <w:numPr>
          <w:ilvl w:val="0"/>
          <w:numId w:val="30"/>
        </w:numPr>
        <w:spacing w:before="120"/>
        <w:rPr>
          <w:del w:id="52" w:author="Caio Pizzol" w:date="2026-09-26T15:21:00Z" w16du:dateUtc="2026-09-26T19:21:00Z"/>
        </w:rPr>
      </w:pPr>
      <w:del w:id="53" w:author="Caio Pizzol" w:date="2026-09-26T15:21:00Z" w16du:dateUtc="2026-09-26T19:21:00Z">
        <w:r>
          <w:delText>”Section 2”</w:delText>
        </w:r>
      </w:del>
    </w:p>
    <w:p w14:paraId="5AF53076" w14:textId="09BFB2CE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  <w:rPr>
          <w:del w:id="54" w:author="Caio Pizzol" w:date="2026-09-26T15:21:00Z" w16du:dateUtc="2026-09-26T19:21:00Z"/>
        </w:rPr>
      </w:pPr>
      <w:del w:id="55" w:author="Caio Pizzol" w:date="2026-09-26T15:21:00Z" w16du:dateUtc="2026-09-26T19:21:00Z">
        <w:r>
          <w:rPr>
            <w:b/>
          </w:rPr>
          <w:delText>a</w:delText>
        </w:r>
      </w:del>
    </w:p>
    <w:p w14:paraId="4473910C" w14:textId="746F6634" w:rsidR="00CD64E2" w:rsidRDefault="008518FA">
      <w:pPr>
        <w:rPr>
          <w:rPrChange w:id="56" w:author="Caio Pizzol" w:date="2026-09-26T15:21:00Z" w16du:dateUtc="2026-09-26T19:21:00Z">
            <w:rPr>
              <w:b/>
              <w:i/>
              <w:sz w:val="20"/>
            </w:rPr>
          </w:rPrChange>
        </w:rPr>
        <w:pPrChange w:id="57" w:author="Caio Pizzol" w:date="2026-09-26T15:21:00Z" w16du:dateUtc="2026-09-26T19:21:00Z">
          <w:pPr>
            <w:pStyle w:val="Heading2"/>
            <w:numPr>
              <w:numId w:val="30"/>
            </w:numPr>
            <w:tabs>
              <w:tab w:val="num" w:pos="810"/>
            </w:tabs>
            <w:jc w:val="both"/>
          </w:pPr>
        </w:pPrChange>
      </w:pPr>
      <w:del w:id="58" w:author="Caio Pizzol" w:date="2026-09-26T15:21:00Z" w16du:dateUtc="2026-09-26T19:21:00Z">
        <w:r>
          <w:rPr>
            <w:b/>
          </w:rPr>
          <w:delText>b</w:delText>
        </w:r>
      </w:del>
    </w:p>
    <w:sectPr w:rsidR="00CD64E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0"/>
      <w:pgMar w:top="1440" w:right="1440" w:bottom="1440" w:left="1440" w:header="720" w:footer="720" w:gutter="0"/>
      <w:paperSrc w:first="0" w:other="0"/>
      <w:cols w:space="720"/>
      <w:docGrid w:linePitch="360"/>
      <w:sectPrChange w:id="66" w:author="Caio Pizzol" w:date="2026-09-26T15:21:00Z" w16du:dateUtc="2026-09-26T19:21:00Z">
        <w:sectPr w:rsidR="00CD64E2">
          <w:pgSz w:code="1"/>
          <w:pgMar w:top="1440" w:right="1440" w:bottom="1440" w:left="1440" w:header="720" w:footer="1008" w:gutter="0"/>
          <w:paperSrc w:first="1" w:other="1"/>
          <w:docGrid w:linePitch="299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6775D8" w14:textId="77777777" w:rsidR="00AD7FF9" w:rsidRDefault="00AD7FF9" w:rsidP="00963581">
      <w:pPr>
        <w:spacing w:after="0" w:line="240" w:lineRule="auto"/>
        <w:pPrChange w:id="17" w:author="Caio Pizzol" w:date="2026-09-26T15:21:00Z" w16du:dateUtc="2026-09-26T19:21:00Z">
          <w:pPr/>
        </w:pPrChange>
      </w:pPr>
      <w:r>
        <w:separator/>
      </w:r>
    </w:p>
  </w:endnote>
  <w:endnote w:type="continuationSeparator" w:id="0">
    <w:p w14:paraId="34A928F4" w14:textId="77777777" w:rsidR="00AD7FF9" w:rsidRDefault="00AD7FF9" w:rsidP="00963581">
      <w:pPr>
        <w:spacing w:after="0" w:line="240" w:lineRule="auto"/>
        <w:pPrChange w:id="18" w:author="Caio Pizzol" w:date="2026-09-26T15:21:00Z" w16du:dateUtc="2026-09-26T19:21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3DB0FF" w14:textId="77777777" w:rsidR="00CB2F21" w:rsidRDefault="00CB2F21">
    <w:pPr>
      <w:pStyle w:val="CommentText"/>
      <w:pPrChange w:id="61" w:author="Caio Pizzol" w:date="2026-09-26T15:21:00Z" w16du:dateUtc="2026-09-26T19:21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5C0C99" w14:textId="77777777" w:rsidR="00CB2F21" w:rsidRDefault="00CB2F21">
    <w:pPr>
      <w:pStyle w:val="CommentText"/>
      <w:rPr>
        <w:rPrChange w:id="62" w:author="Caio Pizzol" w:date="2026-09-26T15:21:00Z" w16du:dateUtc="2026-09-26T19:21:00Z">
          <w:rPr>
            <w:sz w:val="16"/>
          </w:rPr>
        </w:rPrChange>
      </w:rPr>
      <w:pPrChange w:id="63" w:author="Caio Pizzol" w:date="2026-09-26T15:21:00Z" w16du:dateUtc="2026-09-26T19:21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E3BA1B" w14:textId="77777777" w:rsidR="00CB2F21" w:rsidRDefault="00CB2F21">
    <w:pPr>
      <w:pStyle w:val="CommentText"/>
      <w:pPrChange w:id="65" w:author="Caio Pizzol" w:date="2026-09-26T15:21:00Z" w16du:dateUtc="2026-09-26T19:21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411618" w14:textId="77777777" w:rsidR="00AD7FF9" w:rsidRDefault="00AD7FF9" w:rsidP="00963581">
      <w:pPr>
        <w:spacing w:after="0" w:line="240" w:lineRule="auto"/>
        <w:pPrChange w:id="15" w:author="Caio Pizzol" w:date="2026-09-26T15:21:00Z" w16du:dateUtc="2026-09-26T19:21:00Z">
          <w:pPr/>
        </w:pPrChange>
      </w:pPr>
      <w:r>
        <w:separator/>
      </w:r>
    </w:p>
  </w:footnote>
  <w:footnote w:type="continuationSeparator" w:id="0">
    <w:p w14:paraId="6F743A39" w14:textId="77777777" w:rsidR="00AD7FF9" w:rsidRDefault="00AD7FF9" w:rsidP="00963581">
      <w:pPr>
        <w:spacing w:after="0" w:line="240" w:lineRule="auto"/>
        <w:pPrChange w:id="16" w:author="Caio Pizzol" w:date="2026-09-26T15:21:00Z" w16du:dateUtc="2026-09-26T19:21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3DB643" w14:textId="77777777" w:rsidR="00A74A18" w:rsidRDefault="00A74A18">
    <w:pPr>
      <w:pStyle w:val="BalloonText"/>
      <w:pPrChange w:id="59" w:author="Caio Pizzol" w:date="2026-09-26T15:21:00Z" w16du:dateUtc="2026-09-26T19:21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C0516B" w14:textId="77777777" w:rsidR="00A74A18" w:rsidRDefault="00A74A18">
    <w:pPr>
      <w:pStyle w:val="BalloonText"/>
      <w:pPrChange w:id="60" w:author="Caio Pizzol" w:date="2026-09-26T15:21:00Z" w16du:dateUtc="2026-09-26T19:21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688528" w14:textId="77777777" w:rsidR="00A74A18" w:rsidRDefault="00A74A18">
    <w:pPr>
      <w:pStyle w:val="BalloonText"/>
      <w:pPrChange w:id="64" w:author="Caio Pizzol" w:date="2026-09-26T15:21:00Z" w16du:dateUtc="2026-09-26T19:21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FB"/>
    <w:multiLevelType w:val="multilevel"/>
    <w:tmpl w:val="841E1794"/>
    <w:lvl w:ilvl="0">
      <w:start w:val="1"/>
      <w:numFmt w:val="decimal"/>
      <w:suff w:val="nothing"/>
      <w:lvlText w:val="SECTION %1.  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  <w:u w:val="none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1440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720" w:firstLine="1440"/>
      </w:pPr>
      <w:rPr>
        <w:rFonts w:hint="default"/>
      </w:rPr>
    </w:lvl>
    <w:lvl w:ilvl="3">
      <w:start w:val="1"/>
      <w:numFmt w:val="decimal"/>
      <w:lvlText w:val="(%3)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(%3)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(%3)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(%3)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(%3)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(%3)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5D2D63A4"/>
    <w:multiLevelType w:val="multilevel"/>
    <w:tmpl w:val="BE22D898"/>
    <w:lvl w:ilvl="0">
      <w:start w:val="1"/>
      <w:numFmt w:val="decimal"/>
      <w:pStyle w:val="Heading1"/>
      <w:lvlText w:val="%1."/>
      <w:lvlJc w:val="left"/>
      <w:pPr>
        <w:tabs>
          <w:tab w:val="num" w:pos="1440"/>
        </w:tabs>
        <w:ind w:left="0" w:firstLine="144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160"/>
        </w:tabs>
        <w:ind w:left="0" w:firstLine="21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2880"/>
        </w:tabs>
        <w:ind w:left="0" w:firstLine="288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3600"/>
        </w:tabs>
        <w:ind w:left="0" w:firstLine="360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upperLetter"/>
      <w:pStyle w:val="Heading5"/>
      <w:lvlText w:val="%5."/>
      <w:lvlJc w:val="left"/>
      <w:pPr>
        <w:tabs>
          <w:tab w:val="num" w:pos="4320"/>
        </w:tabs>
        <w:ind w:left="0" w:firstLine="4320"/>
      </w:pPr>
      <w:rPr>
        <w:rFonts w:hint="default"/>
      </w:rPr>
    </w:lvl>
    <w:lvl w:ilvl="5">
      <w:start w:val="1"/>
      <w:numFmt w:val="decimal"/>
      <w:pStyle w:val="Heading6"/>
      <w:lvlText w:val="(%6)"/>
      <w:lvlJc w:val="left"/>
      <w:pPr>
        <w:tabs>
          <w:tab w:val="num" w:pos="5040"/>
        </w:tabs>
        <w:ind w:left="0" w:firstLine="504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5760"/>
        </w:tabs>
        <w:ind w:left="0" w:firstLine="576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6480"/>
        </w:tabs>
        <w:ind w:left="0" w:firstLine="648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0" w:firstLine="7200"/>
      </w:pPr>
      <w:rPr>
        <w:rFonts w:hint="default"/>
      </w:rPr>
    </w:lvl>
  </w:abstractNum>
  <w:abstractNum w:abstractNumId="2" w15:restartNumberingAfterBreak="0">
    <w:nsid w:val="7BCC1146"/>
    <w:multiLevelType w:val="hybridMultilevel"/>
    <w:tmpl w:val="6D803522"/>
    <w:lvl w:ilvl="0" w:tplc="C8F86360">
      <w:start w:val="1"/>
      <w:numFmt w:val="bullet"/>
      <w:pStyle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9568ED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18393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FBCAB7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82C11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BEC9D7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B2EEC2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1AAD1E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5A68C6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28945989">
    <w:abstractNumId w:val="1"/>
  </w:num>
  <w:num w:numId="2" w16cid:durableId="420682066">
    <w:abstractNumId w:val="2"/>
  </w:num>
  <w:num w:numId="3" w16cid:durableId="980233332">
    <w:abstractNumId w:val="1"/>
  </w:num>
  <w:num w:numId="4" w16cid:durableId="369453044">
    <w:abstractNumId w:val="1"/>
  </w:num>
  <w:num w:numId="5" w16cid:durableId="1072309611">
    <w:abstractNumId w:val="1"/>
  </w:num>
  <w:num w:numId="6" w16cid:durableId="1119565091">
    <w:abstractNumId w:val="1"/>
  </w:num>
  <w:num w:numId="7" w16cid:durableId="170066360">
    <w:abstractNumId w:val="1"/>
  </w:num>
  <w:num w:numId="8" w16cid:durableId="1920366735">
    <w:abstractNumId w:val="1"/>
  </w:num>
  <w:num w:numId="9" w16cid:durableId="19734425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0678456">
    <w:abstractNumId w:val="1"/>
  </w:num>
  <w:num w:numId="11" w16cid:durableId="109932322">
    <w:abstractNumId w:val="1"/>
  </w:num>
  <w:num w:numId="12" w16cid:durableId="812722886">
    <w:abstractNumId w:val="1"/>
  </w:num>
  <w:num w:numId="13" w16cid:durableId="1567760026">
    <w:abstractNumId w:val="1"/>
  </w:num>
  <w:num w:numId="14" w16cid:durableId="769548124">
    <w:abstractNumId w:val="1"/>
  </w:num>
  <w:num w:numId="15" w16cid:durableId="331226519">
    <w:abstractNumId w:val="1"/>
  </w:num>
  <w:num w:numId="16" w16cid:durableId="805393325">
    <w:abstractNumId w:val="1"/>
  </w:num>
  <w:num w:numId="17" w16cid:durableId="779908925">
    <w:abstractNumId w:val="1"/>
  </w:num>
  <w:num w:numId="18" w16cid:durableId="1522665481">
    <w:abstractNumId w:val="1"/>
  </w:num>
  <w:num w:numId="19" w16cid:durableId="1402749214">
    <w:abstractNumId w:val="1"/>
  </w:num>
  <w:num w:numId="20" w16cid:durableId="1169128740">
    <w:abstractNumId w:val="2"/>
  </w:num>
  <w:num w:numId="21" w16cid:durableId="2017882217">
    <w:abstractNumId w:val="1"/>
  </w:num>
  <w:num w:numId="22" w16cid:durableId="564755348">
    <w:abstractNumId w:val="1"/>
  </w:num>
  <w:num w:numId="23" w16cid:durableId="156044207">
    <w:abstractNumId w:val="1"/>
  </w:num>
  <w:num w:numId="24" w16cid:durableId="1623685720">
    <w:abstractNumId w:val="1"/>
  </w:num>
  <w:num w:numId="25" w16cid:durableId="1227031032">
    <w:abstractNumId w:val="1"/>
  </w:num>
  <w:num w:numId="26" w16cid:durableId="770442627">
    <w:abstractNumId w:val="1"/>
  </w:num>
  <w:num w:numId="27" w16cid:durableId="2078356889">
    <w:abstractNumId w:val="1"/>
  </w:num>
  <w:num w:numId="28" w16cid:durableId="322241012">
    <w:abstractNumId w:val="1"/>
  </w:num>
  <w:num w:numId="29" w16cid:durableId="2078042845">
    <w:abstractNumId w:val="1"/>
  </w:num>
  <w:num w:numId="30" w16cid:durableId="747388490">
    <w:abstractNumId w:val="0"/>
  </w:num>
  <w:numIdMacAtCleanup w:val="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mailMerge>
    <w:mainDocumentType w:val="formLetters"/>
    <w:linkToQuery/>
    <w:dataType w:val="textFile"/>
    <w:query w:val="SELECT * FROM /Users/jeremy/Dropbox/SuperBam/Carta and Cap Tables/March 2024 Issue/Mail Merge Data March 2024.docx"/>
    <w:activeRecord w:val="3"/>
  </w:mailMerge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4E2"/>
    <w:rsid w:val="00000D19"/>
    <w:rsid w:val="00001FAD"/>
    <w:rsid w:val="0000530E"/>
    <w:rsid w:val="00006261"/>
    <w:rsid w:val="00007905"/>
    <w:rsid w:val="000122D6"/>
    <w:rsid w:val="00012CB6"/>
    <w:rsid w:val="00012D5D"/>
    <w:rsid w:val="00013366"/>
    <w:rsid w:val="00013AE3"/>
    <w:rsid w:val="0001585C"/>
    <w:rsid w:val="0001747D"/>
    <w:rsid w:val="00017E9F"/>
    <w:rsid w:val="00022525"/>
    <w:rsid w:val="00023EB0"/>
    <w:rsid w:val="00025938"/>
    <w:rsid w:val="0002624E"/>
    <w:rsid w:val="00031F1C"/>
    <w:rsid w:val="0003237B"/>
    <w:rsid w:val="00033291"/>
    <w:rsid w:val="0004009F"/>
    <w:rsid w:val="00043A14"/>
    <w:rsid w:val="00044687"/>
    <w:rsid w:val="00047143"/>
    <w:rsid w:val="000478E9"/>
    <w:rsid w:val="000503CF"/>
    <w:rsid w:val="00051ACB"/>
    <w:rsid w:val="00056692"/>
    <w:rsid w:val="00057EA6"/>
    <w:rsid w:val="00060B39"/>
    <w:rsid w:val="00061560"/>
    <w:rsid w:val="000616BF"/>
    <w:rsid w:val="00063C82"/>
    <w:rsid w:val="00064752"/>
    <w:rsid w:val="0006737A"/>
    <w:rsid w:val="000725D3"/>
    <w:rsid w:val="000740A2"/>
    <w:rsid w:val="000744B6"/>
    <w:rsid w:val="000756B4"/>
    <w:rsid w:val="00076AFF"/>
    <w:rsid w:val="0008189F"/>
    <w:rsid w:val="00082420"/>
    <w:rsid w:val="00083273"/>
    <w:rsid w:val="00083BB4"/>
    <w:rsid w:val="000852EB"/>
    <w:rsid w:val="000859D8"/>
    <w:rsid w:val="000866D4"/>
    <w:rsid w:val="00091743"/>
    <w:rsid w:val="00092489"/>
    <w:rsid w:val="00093DF3"/>
    <w:rsid w:val="00094272"/>
    <w:rsid w:val="0009436E"/>
    <w:rsid w:val="0009468E"/>
    <w:rsid w:val="00096782"/>
    <w:rsid w:val="00097465"/>
    <w:rsid w:val="000A21CD"/>
    <w:rsid w:val="000A3CAF"/>
    <w:rsid w:val="000A4748"/>
    <w:rsid w:val="000A5F71"/>
    <w:rsid w:val="000A63A2"/>
    <w:rsid w:val="000A6CD2"/>
    <w:rsid w:val="000A70F6"/>
    <w:rsid w:val="000B1734"/>
    <w:rsid w:val="000B2E81"/>
    <w:rsid w:val="000B42DC"/>
    <w:rsid w:val="000B58E2"/>
    <w:rsid w:val="000B63C3"/>
    <w:rsid w:val="000C0553"/>
    <w:rsid w:val="000C6578"/>
    <w:rsid w:val="000C66A9"/>
    <w:rsid w:val="000C6968"/>
    <w:rsid w:val="000D03F3"/>
    <w:rsid w:val="000D09DB"/>
    <w:rsid w:val="000D290E"/>
    <w:rsid w:val="000D3214"/>
    <w:rsid w:val="000D3982"/>
    <w:rsid w:val="000D4013"/>
    <w:rsid w:val="000D5B90"/>
    <w:rsid w:val="000D753B"/>
    <w:rsid w:val="000D77D4"/>
    <w:rsid w:val="000E2936"/>
    <w:rsid w:val="000E2B42"/>
    <w:rsid w:val="000E2CA6"/>
    <w:rsid w:val="000E4E23"/>
    <w:rsid w:val="000F2023"/>
    <w:rsid w:val="000F6A22"/>
    <w:rsid w:val="000F7060"/>
    <w:rsid w:val="00100340"/>
    <w:rsid w:val="00100651"/>
    <w:rsid w:val="00100715"/>
    <w:rsid w:val="00103E6E"/>
    <w:rsid w:val="00104157"/>
    <w:rsid w:val="00106014"/>
    <w:rsid w:val="00106926"/>
    <w:rsid w:val="00106CE0"/>
    <w:rsid w:val="00107FCD"/>
    <w:rsid w:val="0011012B"/>
    <w:rsid w:val="001122C4"/>
    <w:rsid w:val="00113C51"/>
    <w:rsid w:val="00113E52"/>
    <w:rsid w:val="0011408E"/>
    <w:rsid w:val="00116B7C"/>
    <w:rsid w:val="0011737B"/>
    <w:rsid w:val="001223CB"/>
    <w:rsid w:val="001229A4"/>
    <w:rsid w:val="0012620C"/>
    <w:rsid w:val="0012774F"/>
    <w:rsid w:val="001325D5"/>
    <w:rsid w:val="00133EC2"/>
    <w:rsid w:val="001343BC"/>
    <w:rsid w:val="00134F1D"/>
    <w:rsid w:val="0013581A"/>
    <w:rsid w:val="0013622B"/>
    <w:rsid w:val="001377A8"/>
    <w:rsid w:val="00137F2B"/>
    <w:rsid w:val="00141F7E"/>
    <w:rsid w:val="00144D7B"/>
    <w:rsid w:val="00146FDA"/>
    <w:rsid w:val="00147283"/>
    <w:rsid w:val="00147992"/>
    <w:rsid w:val="001479B8"/>
    <w:rsid w:val="00150608"/>
    <w:rsid w:val="0015073F"/>
    <w:rsid w:val="00151415"/>
    <w:rsid w:val="00152AC2"/>
    <w:rsid w:val="00154346"/>
    <w:rsid w:val="00155117"/>
    <w:rsid w:val="0015545B"/>
    <w:rsid w:val="001559A4"/>
    <w:rsid w:val="00160570"/>
    <w:rsid w:val="0016554C"/>
    <w:rsid w:val="00166753"/>
    <w:rsid w:val="00166CEE"/>
    <w:rsid w:val="00170C57"/>
    <w:rsid w:val="001728EE"/>
    <w:rsid w:val="00172B34"/>
    <w:rsid w:val="001738D0"/>
    <w:rsid w:val="00174BA6"/>
    <w:rsid w:val="001758C0"/>
    <w:rsid w:val="00177407"/>
    <w:rsid w:val="00177EF6"/>
    <w:rsid w:val="00180507"/>
    <w:rsid w:val="001806FB"/>
    <w:rsid w:val="00184592"/>
    <w:rsid w:val="001862B1"/>
    <w:rsid w:val="00187B88"/>
    <w:rsid w:val="00187EFB"/>
    <w:rsid w:val="001906A4"/>
    <w:rsid w:val="00191200"/>
    <w:rsid w:val="00191814"/>
    <w:rsid w:val="0019291F"/>
    <w:rsid w:val="001929FE"/>
    <w:rsid w:val="001953BC"/>
    <w:rsid w:val="001970AF"/>
    <w:rsid w:val="00197706"/>
    <w:rsid w:val="001A129E"/>
    <w:rsid w:val="001A21A1"/>
    <w:rsid w:val="001A2B93"/>
    <w:rsid w:val="001A3296"/>
    <w:rsid w:val="001A5E2C"/>
    <w:rsid w:val="001A622D"/>
    <w:rsid w:val="001A68AC"/>
    <w:rsid w:val="001A75F8"/>
    <w:rsid w:val="001B03D7"/>
    <w:rsid w:val="001B21B6"/>
    <w:rsid w:val="001B3634"/>
    <w:rsid w:val="001B40C8"/>
    <w:rsid w:val="001B7A42"/>
    <w:rsid w:val="001C0A62"/>
    <w:rsid w:val="001C42CA"/>
    <w:rsid w:val="001C4F5F"/>
    <w:rsid w:val="001C667D"/>
    <w:rsid w:val="001C6D07"/>
    <w:rsid w:val="001C77C0"/>
    <w:rsid w:val="001D57DA"/>
    <w:rsid w:val="001D5AC0"/>
    <w:rsid w:val="001D6E53"/>
    <w:rsid w:val="001D7BD6"/>
    <w:rsid w:val="001E0CC1"/>
    <w:rsid w:val="001E12FB"/>
    <w:rsid w:val="001E13B4"/>
    <w:rsid w:val="001E1623"/>
    <w:rsid w:val="001E1BAC"/>
    <w:rsid w:val="001E2BA7"/>
    <w:rsid w:val="001E300B"/>
    <w:rsid w:val="001E3114"/>
    <w:rsid w:val="001E6453"/>
    <w:rsid w:val="001E690C"/>
    <w:rsid w:val="001F090E"/>
    <w:rsid w:val="001F24EA"/>
    <w:rsid w:val="001F33CB"/>
    <w:rsid w:val="001F38FB"/>
    <w:rsid w:val="001F3FA7"/>
    <w:rsid w:val="001F6399"/>
    <w:rsid w:val="001F6A28"/>
    <w:rsid w:val="0020001F"/>
    <w:rsid w:val="0020009C"/>
    <w:rsid w:val="00201648"/>
    <w:rsid w:val="002031F9"/>
    <w:rsid w:val="002032B5"/>
    <w:rsid w:val="00203CAB"/>
    <w:rsid w:val="002048AF"/>
    <w:rsid w:val="002052A9"/>
    <w:rsid w:val="00205F5A"/>
    <w:rsid w:val="002106D1"/>
    <w:rsid w:val="00211755"/>
    <w:rsid w:val="00212634"/>
    <w:rsid w:val="00212750"/>
    <w:rsid w:val="002151EA"/>
    <w:rsid w:val="00216181"/>
    <w:rsid w:val="00220E29"/>
    <w:rsid w:val="0022346C"/>
    <w:rsid w:val="00223592"/>
    <w:rsid w:val="00223595"/>
    <w:rsid w:val="00234301"/>
    <w:rsid w:val="00234857"/>
    <w:rsid w:val="0023643A"/>
    <w:rsid w:val="002366E6"/>
    <w:rsid w:val="0023681C"/>
    <w:rsid w:val="00237B32"/>
    <w:rsid w:val="00241CCE"/>
    <w:rsid w:val="00243B57"/>
    <w:rsid w:val="00243C08"/>
    <w:rsid w:val="00246260"/>
    <w:rsid w:val="0025131F"/>
    <w:rsid w:val="00251813"/>
    <w:rsid w:val="002524E0"/>
    <w:rsid w:val="002533E2"/>
    <w:rsid w:val="00254BDA"/>
    <w:rsid w:val="002550A0"/>
    <w:rsid w:val="002558B9"/>
    <w:rsid w:val="002571EE"/>
    <w:rsid w:val="002607B7"/>
    <w:rsid w:val="00261B1B"/>
    <w:rsid w:val="0026221A"/>
    <w:rsid w:val="00262A92"/>
    <w:rsid w:val="00263F50"/>
    <w:rsid w:val="00264752"/>
    <w:rsid w:val="002652BA"/>
    <w:rsid w:val="00266829"/>
    <w:rsid w:val="0027372B"/>
    <w:rsid w:val="00273C59"/>
    <w:rsid w:val="0027696A"/>
    <w:rsid w:val="00276F3D"/>
    <w:rsid w:val="00280715"/>
    <w:rsid w:val="002835E8"/>
    <w:rsid w:val="002866BC"/>
    <w:rsid w:val="00291D29"/>
    <w:rsid w:val="00293081"/>
    <w:rsid w:val="00293CB8"/>
    <w:rsid w:val="0029442A"/>
    <w:rsid w:val="00294C0F"/>
    <w:rsid w:val="00296625"/>
    <w:rsid w:val="00296C9B"/>
    <w:rsid w:val="002A096C"/>
    <w:rsid w:val="002A1540"/>
    <w:rsid w:val="002A20E5"/>
    <w:rsid w:val="002A2D6C"/>
    <w:rsid w:val="002A46C7"/>
    <w:rsid w:val="002A485E"/>
    <w:rsid w:val="002A527F"/>
    <w:rsid w:val="002A6A1A"/>
    <w:rsid w:val="002A7BF3"/>
    <w:rsid w:val="002B248F"/>
    <w:rsid w:val="002B29F2"/>
    <w:rsid w:val="002B38D4"/>
    <w:rsid w:val="002B424E"/>
    <w:rsid w:val="002B47ED"/>
    <w:rsid w:val="002B506F"/>
    <w:rsid w:val="002C0228"/>
    <w:rsid w:val="002C0F52"/>
    <w:rsid w:val="002C1655"/>
    <w:rsid w:val="002C4B86"/>
    <w:rsid w:val="002C6D01"/>
    <w:rsid w:val="002C7786"/>
    <w:rsid w:val="002D23D6"/>
    <w:rsid w:val="002D7C17"/>
    <w:rsid w:val="002D7CFF"/>
    <w:rsid w:val="002E1F38"/>
    <w:rsid w:val="002E4C4D"/>
    <w:rsid w:val="002E5E81"/>
    <w:rsid w:val="002E714C"/>
    <w:rsid w:val="002E76A7"/>
    <w:rsid w:val="002E791C"/>
    <w:rsid w:val="002E7E9C"/>
    <w:rsid w:val="002F45E2"/>
    <w:rsid w:val="002F6B13"/>
    <w:rsid w:val="002F7586"/>
    <w:rsid w:val="00300493"/>
    <w:rsid w:val="00301771"/>
    <w:rsid w:val="00301FD2"/>
    <w:rsid w:val="003040F2"/>
    <w:rsid w:val="00305715"/>
    <w:rsid w:val="0030583E"/>
    <w:rsid w:val="00305F6E"/>
    <w:rsid w:val="003066B0"/>
    <w:rsid w:val="0031414E"/>
    <w:rsid w:val="00315579"/>
    <w:rsid w:val="003175A7"/>
    <w:rsid w:val="0032129C"/>
    <w:rsid w:val="0032131E"/>
    <w:rsid w:val="003217F7"/>
    <w:rsid w:val="00322708"/>
    <w:rsid w:val="00323A2A"/>
    <w:rsid w:val="00324058"/>
    <w:rsid w:val="00325DB2"/>
    <w:rsid w:val="003260CE"/>
    <w:rsid w:val="00331731"/>
    <w:rsid w:val="00333511"/>
    <w:rsid w:val="00335715"/>
    <w:rsid w:val="003358FC"/>
    <w:rsid w:val="00336036"/>
    <w:rsid w:val="00337B7E"/>
    <w:rsid w:val="00340802"/>
    <w:rsid w:val="00342757"/>
    <w:rsid w:val="00342E33"/>
    <w:rsid w:val="00347FD7"/>
    <w:rsid w:val="003531E8"/>
    <w:rsid w:val="00353BEA"/>
    <w:rsid w:val="00356E09"/>
    <w:rsid w:val="003622E6"/>
    <w:rsid w:val="003632AB"/>
    <w:rsid w:val="00363B34"/>
    <w:rsid w:val="003659C1"/>
    <w:rsid w:val="00365B21"/>
    <w:rsid w:val="003703E4"/>
    <w:rsid w:val="00370A0C"/>
    <w:rsid w:val="00372221"/>
    <w:rsid w:val="003723D0"/>
    <w:rsid w:val="00373BC6"/>
    <w:rsid w:val="003770E6"/>
    <w:rsid w:val="003775E7"/>
    <w:rsid w:val="003802E5"/>
    <w:rsid w:val="00380561"/>
    <w:rsid w:val="00382428"/>
    <w:rsid w:val="00383FEC"/>
    <w:rsid w:val="00385390"/>
    <w:rsid w:val="0038624B"/>
    <w:rsid w:val="0038695D"/>
    <w:rsid w:val="00390649"/>
    <w:rsid w:val="00390B34"/>
    <w:rsid w:val="003928CE"/>
    <w:rsid w:val="00393249"/>
    <w:rsid w:val="0039578F"/>
    <w:rsid w:val="00395DA1"/>
    <w:rsid w:val="00396F54"/>
    <w:rsid w:val="003973FA"/>
    <w:rsid w:val="00397A20"/>
    <w:rsid w:val="003A0BAA"/>
    <w:rsid w:val="003A25B4"/>
    <w:rsid w:val="003A497E"/>
    <w:rsid w:val="003A4A2E"/>
    <w:rsid w:val="003A4A85"/>
    <w:rsid w:val="003A7088"/>
    <w:rsid w:val="003A76C2"/>
    <w:rsid w:val="003B0131"/>
    <w:rsid w:val="003B0F0B"/>
    <w:rsid w:val="003B2315"/>
    <w:rsid w:val="003B3214"/>
    <w:rsid w:val="003B37BD"/>
    <w:rsid w:val="003B4199"/>
    <w:rsid w:val="003B41FB"/>
    <w:rsid w:val="003B55C7"/>
    <w:rsid w:val="003C0CE2"/>
    <w:rsid w:val="003C1AA7"/>
    <w:rsid w:val="003C2EFF"/>
    <w:rsid w:val="003C31D0"/>
    <w:rsid w:val="003C5BD9"/>
    <w:rsid w:val="003C6025"/>
    <w:rsid w:val="003C6857"/>
    <w:rsid w:val="003C71E8"/>
    <w:rsid w:val="003C797E"/>
    <w:rsid w:val="003D5930"/>
    <w:rsid w:val="003D6255"/>
    <w:rsid w:val="003D770F"/>
    <w:rsid w:val="003E1868"/>
    <w:rsid w:val="003E1F53"/>
    <w:rsid w:val="003E2537"/>
    <w:rsid w:val="003E5644"/>
    <w:rsid w:val="003E7226"/>
    <w:rsid w:val="003F0FE8"/>
    <w:rsid w:val="003F435C"/>
    <w:rsid w:val="003F5DEE"/>
    <w:rsid w:val="003F6BCC"/>
    <w:rsid w:val="003F6C00"/>
    <w:rsid w:val="00400675"/>
    <w:rsid w:val="00402F10"/>
    <w:rsid w:val="0040576B"/>
    <w:rsid w:val="00411229"/>
    <w:rsid w:val="00414E43"/>
    <w:rsid w:val="004202F2"/>
    <w:rsid w:val="00421566"/>
    <w:rsid w:val="00421655"/>
    <w:rsid w:val="00421758"/>
    <w:rsid w:val="00424F72"/>
    <w:rsid w:val="004270C0"/>
    <w:rsid w:val="004275DB"/>
    <w:rsid w:val="00431385"/>
    <w:rsid w:val="00431ABC"/>
    <w:rsid w:val="00433937"/>
    <w:rsid w:val="00433EF1"/>
    <w:rsid w:val="00434982"/>
    <w:rsid w:val="0043621B"/>
    <w:rsid w:val="0043671E"/>
    <w:rsid w:val="00436911"/>
    <w:rsid w:val="00436917"/>
    <w:rsid w:val="00437159"/>
    <w:rsid w:val="00440F3D"/>
    <w:rsid w:val="00442BDD"/>
    <w:rsid w:val="00442C60"/>
    <w:rsid w:val="00443764"/>
    <w:rsid w:val="00443D92"/>
    <w:rsid w:val="0044476A"/>
    <w:rsid w:val="00446FAD"/>
    <w:rsid w:val="00450E98"/>
    <w:rsid w:val="00452BAE"/>
    <w:rsid w:val="004540B1"/>
    <w:rsid w:val="004548E2"/>
    <w:rsid w:val="00460885"/>
    <w:rsid w:val="00460D57"/>
    <w:rsid w:val="004615AD"/>
    <w:rsid w:val="00461730"/>
    <w:rsid w:val="0046278E"/>
    <w:rsid w:val="00462901"/>
    <w:rsid w:val="004657D5"/>
    <w:rsid w:val="00467414"/>
    <w:rsid w:val="00470C95"/>
    <w:rsid w:val="00471070"/>
    <w:rsid w:val="004716A1"/>
    <w:rsid w:val="00472091"/>
    <w:rsid w:val="00475AE3"/>
    <w:rsid w:val="00476BE0"/>
    <w:rsid w:val="0048211C"/>
    <w:rsid w:val="0048256B"/>
    <w:rsid w:val="00482D57"/>
    <w:rsid w:val="00485727"/>
    <w:rsid w:val="00485A94"/>
    <w:rsid w:val="0048721F"/>
    <w:rsid w:val="004900FA"/>
    <w:rsid w:val="0049293F"/>
    <w:rsid w:val="00493488"/>
    <w:rsid w:val="0049527E"/>
    <w:rsid w:val="004975A2"/>
    <w:rsid w:val="004A0887"/>
    <w:rsid w:val="004A4690"/>
    <w:rsid w:val="004A4A29"/>
    <w:rsid w:val="004A52FE"/>
    <w:rsid w:val="004A5DF1"/>
    <w:rsid w:val="004A6DFD"/>
    <w:rsid w:val="004A7182"/>
    <w:rsid w:val="004B0700"/>
    <w:rsid w:val="004B1C8B"/>
    <w:rsid w:val="004B1CBD"/>
    <w:rsid w:val="004B268A"/>
    <w:rsid w:val="004B2F7E"/>
    <w:rsid w:val="004B2FDB"/>
    <w:rsid w:val="004B368D"/>
    <w:rsid w:val="004B5E88"/>
    <w:rsid w:val="004B626B"/>
    <w:rsid w:val="004B63BF"/>
    <w:rsid w:val="004B6827"/>
    <w:rsid w:val="004B6C12"/>
    <w:rsid w:val="004B7168"/>
    <w:rsid w:val="004C1877"/>
    <w:rsid w:val="004C2947"/>
    <w:rsid w:val="004C2B56"/>
    <w:rsid w:val="004C4440"/>
    <w:rsid w:val="004C4445"/>
    <w:rsid w:val="004C518B"/>
    <w:rsid w:val="004C5332"/>
    <w:rsid w:val="004C58E4"/>
    <w:rsid w:val="004C5B25"/>
    <w:rsid w:val="004C7D12"/>
    <w:rsid w:val="004D027B"/>
    <w:rsid w:val="004D0866"/>
    <w:rsid w:val="004D63AF"/>
    <w:rsid w:val="004D6492"/>
    <w:rsid w:val="004D693B"/>
    <w:rsid w:val="004D77AD"/>
    <w:rsid w:val="004E3E40"/>
    <w:rsid w:val="004E44F3"/>
    <w:rsid w:val="004E4E4A"/>
    <w:rsid w:val="004E5033"/>
    <w:rsid w:val="004E6CAC"/>
    <w:rsid w:val="004F17D3"/>
    <w:rsid w:val="004F252D"/>
    <w:rsid w:val="004F3099"/>
    <w:rsid w:val="004F5180"/>
    <w:rsid w:val="004F5EE8"/>
    <w:rsid w:val="004F7508"/>
    <w:rsid w:val="005015A2"/>
    <w:rsid w:val="00502071"/>
    <w:rsid w:val="0050325F"/>
    <w:rsid w:val="005032AA"/>
    <w:rsid w:val="00503B89"/>
    <w:rsid w:val="00504717"/>
    <w:rsid w:val="00505EA4"/>
    <w:rsid w:val="0050659C"/>
    <w:rsid w:val="005067CE"/>
    <w:rsid w:val="005072EA"/>
    <w:rsid w:val="0051067F"/>
    <w:rsid w:val="00512B4F"/>
    <w:rsid w:val="00512C1C"/>
    <w:rsid w:val="0051340D"/>
    <w:rsid w:val="0051462B"/>
    <w:rsid w:val="00515105"/>
    <w:rsid w:val="0051572A"/>
    <w:rsid w:val="00515872"/>
    <w:rsid w:val="00515CC9"/>
    <w:rsid w:val="0051628A"/>
    <w:rsid w:val="005175D1"/>
    <w:rsid w:val="00520BDD"/>
    <w:rsid w:val="00521D5F"/>
    <w:rsid w:val="00522AB7"/>
    <w:rsid w:val="005241D0"/>
    <w:rsid w:val="0052600B"/>
    <w:rsid w:val="00527096"/>
    <w:rsid w:val="00530101"/>
    <w:rsid w:val="005328F7"/>
    <w:rsid w:val="005333BB"/>
    <w:rsid w:val="00535BE2"/>
    <w:rsid w:val="00535DC3"/>
    <w:rsid w:val="00536E59"/>
    <w:rsid w:val="005373F5"/>
    <w:rsid w:val="0053780B"/>
    <w:rsid w:val="00540563"/>
    <w:rsid w:val="00541D56"/>
    <w:rsid w:val="005456E4"/>
    <w:rsid w:val="005478B7"/>
    <w:rsid w:val="00551326"/>
    <w:rsid w:val="00552047"/>
    <w:rsid w:val="0055229D"/>
    <w:rsid w:val="005525A9"/>
    <w:rsid w:val="0055476F"/>
    <w:rsid w:val="00554941"/>
    <w:rsid w:val="00554E1B"/>
    <w:rsid w:val="00555E28"/>
    <w:rsid w:val="00557394"/>
    <w:rsid w:val="0056068A"/>
    <w:rsid w:val="00561703"/>
    <w:rsid w:val="00563204"/>
    <w:rsid w:val="00563F77"/>
    <w:rsid w:val="00564095"/>
    <w:rsid w:val="00564EB7"/>
    <w:rsid w:val="00570449"/>
    <w:rsid w:val="00573E76"/>
    <w:rsid w:val="00580C14"/>
    <w:rsid w:val="00581E3E"/>
    <w:rsid w:val="00582AB9"/>
    <w:rsid w:val="0058431F"/>
    <w:rsid w:val="00584918"/>
    <w:rsid w:val="00584BA8"/>
    <w:rsid w:val="00586341"/>
    <w:rsid w:val="00587A57"/>
    <w:rsid w:val="0059142F"/>
    <w:rsid w:val="00592470"/>
    <w:rsid w:val="00594360"/>
    <w:rsid w:val="00594A49"/>
    <w:rsid w:val="00595073"/>
    <w:rsid w:val="00597BBA"/>
    <w:rsid w:val="005A053B"/>
    <w:rsid w:val="005A0CE4"/>
    <w:rsid w:val="005B1B66"/>
    <w:rsid w:val="005B2B75"/>
    <w:rsid w:val="005B4277"/>
    <w:rsid w:val="005B561C"/>
    <w:rsid w:val="005B653A"/>
    <w:rsid w:val="005B7C38"/>
    <w:rsid w:val="005C0664"/>
    <w:rsid w:val="005C0C67"/>
    <w:rsid w:val="005C193D"/>
    <w:rsid w:val="005C2C99"/>
    <w:rsid w:val="005C2D63"/>
    <w:rsid w:val="005C3E0D"/>
    <w:rsid w:val="005C5870"/>
    <w:rsid w:val="005C5AEE"/>
    <w:rsid w:val="005C5B7E"/>
    <w:rsid w:val="005C71E4"/>
    <w:rsid w:val="005D1ABA"/>
    <w:rsid w:val="005D3FAE"/>
    <w:rsid w:val="005D42DA"/>
    <w:rsid w:val="005D7FDC"/>
    <w:rsid w:val="005E0A0A"/>
    <w:rsid w:val="005E11D5"/>
    <w:rsid w:val="005E15E4"/>
    <w:rsid w:val="005E1CAA"/>
    <w:rsid w:val="005E253D"/>
    <w:rsid w:val="005E29D2"/>
    <w:rsid w:val="005E3C40"/>
    <w:rsid w:val="005E3EE2"/>
    <w:rsid w:val="005E3F55"/>
    <w:rsid w:val="005E3F8F"/>
    <w:rsid w:val="005E5013"/>
    <w:rsid w:val="005E6791"/>
    <w:rsid w:val="005E7103"/>
    <w:rsid w:val="005F09FD"/>
    <w:rsid w:val="005F1261"/>
    <w:rsid w:val="005F1CC9"/>
    <w:rsid w:val="005F20E2"/>
    <w:rsid w:val="005F2CE2"/>
    <w:rsid w:val="005F2F9D"/>
    <w:rsid w:val="005F5724"/>
    <w:rsid w:val="005F586B"/>
    <w:rsid w:val="005F7EA2"/>
    <w:rsid w:val="00601A3A"/>
    <w:rsid w:val="00603C6D"/>
    <w:rsid w:val="00606EE7"/>
    <w:rsid w:val="00607B3D"/>
    <w:rsid w:val="00611F86"/>
    <w:rsid w:val="00614201"/>
    <w:rsid w:val="006152D5"/>
    <w:rsid w:val="00615AE3"/>
    <w:rsid w:val="00617779"/>
    <w:rsid w:val="00620171"/>
    <w:rsid w:val="006209A7"/>
    <w:rsid w:val="00621210"/>
    <w:rsid w:val="0062153B"/>
    <w:rsid w:val="00622326"/>
    <w:rsid w:val="00623EB5"/>
    <w:rsid w:val="006242A4"/>
    <w:rsid w:val="00625E7E"/>
    <w:rsid w:val="006266BA"/>
    <w:rsid w:val="00626A97"/>
    <w:rsid w:val="00627562"/>
    <w:rsid w:val="00630108"/>
    <w:rsid w:val="00630A80"/>
    <w:rsid w:val="00630F36"/>
    <w:rsid w:val="00633D5E"/>
    <w:rsid w:val="00633E08"/>
    <w:rsid w:val="00635B91"/>
    <w:rsid w:val="006425FB"/>
    <w:rsid w:val="0064325E"/>
    <w:rsid w:val="006453F5"/>
    <w:rsid w:val="00645CD8"/>
    <w:rsid w:val="00646C76"/>
    <w:rsid w:val="00647117"/>
    <w:rsid w:val="006524D8"/>
    <w:rsid w:val="006554C7"/>
    <w:rsid w:val="00656165"/>
    <w:rsid w:val="00660AE8"/>
    <w:rsid w:val="00661D7A"/>
    <w:rsid w:val="006706E0"/>
    <w:rsid w:val="00670C77"/>
    <w:rsid w:val="00671BC1"/>
    <w:rsid w:val="00673BCF"/>
    <w:rsid w:val="00675194"/>
    <w:rsid w:val="00675CE4"/>
    <w:rsid w:val="00676A5A"/>
    <w:rsid w:val="00676E15"/>
    <w:rsid w:val="00677545"/>
    <w:rsid w:val="0068055F"/>
    <w:rsid w:val="0068073C"/>
    <w:rsid w:val="00680B21"/>
    <w:rsid w:val="00681DE1"/>
    <w:rsid w:val="00683155"/>
    <w:rsid w:val="00686396"/>
    <w:rsid w:val="00686A0D"/>
    <w:rsid w:val="0069051F"/>
    <w:rsid w:val="006909DD"/>
    <w:rsid w:val="00691316"/>
    <w:rsid w:val="0069230A"/>
    <w:rsid w:val="00695295"/>
    <w:rsid w:val="006971C4"/>
    <w:rsid w:val="006A130D"/>
    <w:rsid w:val="006A4C29"/>
    <w:rsid w:val="006A5659"/>
    <w:rsid w:val="006A57D9"/>
    <w:rsid w:val="006A6592"/>
    <w:rsid w:val="006A66D8"/>
    <w:rsid w:val="006A7164"/>
    <w:rsid w:val="006B0842"/>
    <w:rsid w:val="006B3282"/>
    <w:rsid w:val="006B434F"/>
    <w:rsid w:val="006B5C17"/>
    <w:rsid w:val="006B67BB"/>
    <w:rsid w:val="006B6E72"/>
    <w:rsid w:val="006B7E53"/>
    <w:rsid w:val="006C01A7"/>
    <w:rsid w:val="006C1392"/>
    <w:rsid w:val="006C2514"/>
    <w:rsid w:val="006C67CA"/>
    <w:rsid w:val="006C7FD7"/>
    <w:rsid w:val="006D0145"/>
    <w:rsid w:val="006D2875"/>
    <w:rsid w:val="006D2F4D"/>
    <w:rsid w:val="006D3A29"/>
    <w:rsid w:val="006D437B"/>
    <w:rsid w:val="006D5045"/>
    <w:rsid w:val="006D7305"/>
    <w:rsid w:val="006E05BC"/>
    <w:rsid w:val="006E1B77"/>
    <w:rsid w:val="006E1BAB"/>
    <w:rsid w:val="006E1F15"/>
    <w:rsid w:val="006E2400"/>
    <w:rsid w:val="006E29F8"/>
    <w:rsid w:val="006E2AFF"/>
    <w:rsid w:val="006E2B7A"/>
    <w:rsid w:val="006E5A29"/>
    <w:rsid w:val="006E6283"/>
    <w:rsid w:val="006F0F07"/>
    <w:rsid w:val="006F277D"/>
    <w:rsid w:val="006F4732"/>
    <w:rsid w:val="006F5AAA"/>
    <w:rsid w:val="006F5FD8"/>
    <w:rsid w:val="006F61F6"/>
    <w:rsid w:val="00700613"/>
    <w:rsid w:val="00702115"/>
    <w:rsid w:val="00703432"/>
    <w:rsid w:val="00703F8D"/>
    <w:rsid w:val="00704EE9"/>
    <w:rsid w:val="00704FA7"/>
    <w:rsid w:val="0070514B"/>
    <w:rsid w:val="0070519E"/>
    <w:rsid w:val="00706E7A"/>
    <w:rsid w:val="007071D1"/>
    <w:rsid w:val="007101B5"/>
    <w:rsid w:val="00712E19"/>
    <w:rsid w:val="00715D0A"/>
    <w:rsid w:val="00716891"/>
    <w:rsid w:val="00716C19"/>
    <w:rsid w:val="00716CF5"/>
    <w:rsid w:val="00722068"/>
    <w:rsid w:val="00722081"/>
    <w:rsid w:val="00722B0B"/>
    <w:rsid w:val="0072404E"/>
    <w:rsid w:val="00724AA2"/>
    <w:rsid w:val="0072524D"/>
    <w:rsid w:val="00725486"/>
    <w:rsid w:val="00725CCC"/>
    <w:rsid w:val="00725F9D"/>
    <w:rsid w:val="00727953"/>
    <w:rsid w:val="0073092C"/>
    <w:rsid w:val="00733460"/>
    <w:rsid w:val="00733B1C"/>
    <w:rsid w:val="00734561"/>
    <w:rsid w:val="00734F49"/>
    <w:rsid w:val="00736F55"/>
    <w:rsid w:val="007408F5"/>
    <w:rsid w:val="00741F61"/>
    <w:rsid w:val="00742D73"/>
    <w:rsid w:val="00744453"/>
    <w:rsid w:val="00746FC8"/>
    <w:rsid w:val="00750B19"/>
    <w:rsid w:val="00751F90"/>
    <w:rsid w:val="00752D76"/>
    <w:rsid w:val="00754206"/>
    <w:rsid w:val="007605EF"/>
    <w:rsid w:val="00763FE6"/>
    <w:rsid w:val="0076481E"/>
    <w:rsid w:val="00764A09"/>
    <w:rsid w:val="00766789"/>
    <w:rsid w:val="0076759E"/>
    <w:rsid w:val="00767940"/>
    <w:rsid w:val="00771610"/>
    <w:rsid w:val="00773662"/>
    <w:rsid w:val="00774A99"/>
    <w:rsid w:val="00775E79"/>
    <w:rsid w:val="007777F9"/>
    <w:rsid w:val="00780DEE"/>
    <w:rsid w:val="00781891"/>
    <w:rsid w:val="0078292D"/>
    <w:rsid w:val="00783B0A"/>
    <w:rsid w:val="00784494"/>
    <w:rsid w:val="00784944"/>
    <w:rsid w:val="00785C92"/>
    <w:rsid w:val="00786F5A"/>
    <w:rsid w:val="00790318"/>
    <w:rsid w:val="00791714"/>
    <w:rsid w:val="00796678"/>
    <w:rsid w:val="007A1B1E"/>
    <w:rsid w:val="007A4B32"/>
    <w:rsid w:val="007A634C"/>
    <w:rsid w:val="007B046E"/>
    <w:rsid w:val="007B088F"/>
    <w:rsid w:val="007B2463"/>
    <w:rsid w:val="007B25DC"/>
    <w:rsid w:val="007B3054"/>
    <w:rsid w:val="007B3AD6"/>
    <w:rsid w:val="007B5084"/>
    <w:rsid w:val="007B6FE0"/>
    <w:rsid w:val="007C0899"/>
    <w:rsid w:val="007C121A"/>
    <w:rsid w:val="007C306C"/>
    <w:rsid w:val="007C5D3F"/>
    <w:rsid w:val="007C5DF3"/>
    <w:rsid w:val="007C72EE"/>
    <w:rsid w:val="007D120F"/>
    <w:rsid w:val="007D18B9"/>
    <w:rsid w:val="007D298C"/>
    <w:rsid w:val="007D2CD0"/>
    <w:rsid w:val="007D312E"/>
    <w:rsid w:val="007D368B"/>
    <w:rsid w:val="007D372D"/>
    <w:rsid w:val="007D38E3"/>
    <w:rsid w:val="007D482F"/>
    <w:rsid w:val="007D48B9"/>
    <w:rsid w:val="007D691E"/>
    <w:rsid w:val="007D7BBB"/>
    <w:rsid w:val="007E0D5B"/>
    <w:rsid w:val="007E2743"/>
    <w:rsid w:val="007E2A3A"/>
    <w:rsid w:val="007E32FF"/>
    <w:rsid w:val="007E343B"/>
    <w:rsid w:val="007E6C0B"/>
    <w:rsid w:val="007F00A6"/>
    <w:rsid w:val="007F0715"/>
    <w:rsid w:val="007F085E"/>
    <w:rsid w:val="007F1CED"/>
    <w:rsid w:val="007F3045"/>
    <w:rsid w:val="007F3438"/>
    <w:rsid w:val="007F474D"/>
    <w:rsid w:val="007F7B3D"/>
    <w:rsid w:val="008040BC"/>
    <w:rsid w:val="00807E76"/>
    <w:rsid w:val="008101D0"/>
    <w:rsid w:val="008102DD"/>
    <w:rsid w:val="00810FD7"/>
    <w:rsid w:val="00812185"/>
    <w:rsid w:val="00812FA3"/>
    <w:rsid w:val="00814028"/>
    <w:rsid w:val="008147E5"/>
    <w:rsid w:val="008148F0"/>
    <w:rsid w:val="00823823"/>
    <w:rsid w:val="00824A35"/>
    <w:rsid w:val="00824C0A"/>
    <w:rsid w:val="008278D2"/>
    <w:rsid w:val="008303DC"/>
    <w:rsid w:val="00830AD9"/>
    <w:rsid w:val="00831C20"/>
    <w:rsid w:val="00832BD8"/>
    <w:rsid w:val="00832D9D"/>
    <w:rsid w:val="00833651"/>
    <w:rsid w:val="008347C3"/>
    <w:rsid w:val="00835897"/>
    <w:rsid w:val="00835EEB"/>
    <w:rsid w:val="00836238"/>
    <w:rsid w:val="008377F2"/>
    <w:rsid w:val="00837B83"/>
    <w:rsid w:val="00840774"/>
    <w:rsid w:val="00841875"/>
    <w:rsid w:val="008420F7"/>
    <w:rsid w:val="0084292E"/>
    <w:rsid w:val="00846794"/>
    <w:rsid w:val="00847C28"/>
    <w:rsid w:val="00851445"/>
    <w:rsid w:val="008518FA"/>
    <w:rsid w:val="00852C5E"/>
    <w:rsid w:val="00854A36"/>
    <w:rsid w:val="0085510E"/>
    <w:rsid w:val="00855DC6"/>
    <w:rsid w:val="008600F6"/>
    <w:rsid w:val="00860644"/>
    <w:rsid w:val="00863DC1"/>
    <w:rsid w:val="008642EF"/>
    <w:rsid w:val="00865B8A"/>
    <w:rsid w:val="008660F6"/>
    <w:rsid w:val="00866317"/>
    <w:rsid w:val="00866A6B"/>
    <w:rsid w:val="00870A53"/>
    <w:rsid w:val="00872B79"/>
    <w:rsid w:val="00873256"/>
    <w:rsid w:val="0087375D"/>
    <w:rsid w:val="008737AD"/>
    <w:rsid w:val="0087381A"/>
    <w:rsid w:val="00874D88"/>
    <w:rsid w:val="008760E1"/>
    <w:rsid w:val="0087612D"/>
    <w:rsid w:val="00877F6A"/>
    <w:rsid w:val="0088072F"/>
    <w:rsid w:val="00882DCB"/>
    <w:rsid w:val="00886160"/>
    <w:rsid w:val="0088630F"/>
    <w:rsid w:val="008875B7"/>
    <w:rsid w:val="0089180D"/>
    <w:rsid w:val="00892A28"/>
    <w:rsid w:val="00892FE9"/>
    <w:rsid w:val="008937AA"/>
    <w:rsid w:val="00893A2C"/>
    <w:rsid w:val="00893C2C"/>
    <w:rsid w:val="00894D67"/>
    <w:rsid w:val="00895934"/>
    <w:rsid w:val="00896E99"/>
    <w:rsid w:val="008A0FC4"/>
    <w:rsid w:val="008A1188"/>
    <w:rsid w:val="008A11A7"/>
    <w:rsid w:val="008A1F3E"/>
    <w:rsid w:val="008A3FEE"/>
    <w:rsid w:val="008A522E"/>
    <w:rsid w:val="008A5814"/>
    <w:rsid w:val="008A6B40"/>
    <w:rsid w:val="008A6D51"/>
    <w:rsid w:val="008A7A25"/>
    <w:rsid w:val="008B1E80"/>
    <w:rsid w:val="008B3EEF"/>
    <w:rsid w:val="008B40B3"/>
    <w:rsid w:val="008B6B0D"/>
    <w:rsid w:val="008B7BA9"/>
    <w:rsid w:val="008B7F63"/>
    <w:rsid w:val="008C09A5"/>
    <w:rsid w:val="008C2393"/>
    <w:rsid w:val="008C2417"/>
    <w:rsid w:val="008C2528"/>
    <w:rsid w:val="008C309C"/>
    <w:rsid w:val="008C3735"/>
    <w:rsid w:val="008C4BB2"/>
    <w:rsid w:val="008C7474"/>
    <w:rsid w:val="008D091D"/>
    <w:rsid w:val="008D40EE"/>
    <w:rsid w:val="008D425C"/>
    <w:rsid w:val="008D47D3"/>
    <w:rsid w:val="008D526A"/>
    <w:rsid w:val="008D6C51"/>
    <w:rsid w:val="008D7E41"/>
    <w:rsid w:val="008E0A2A"/>
    <w:rsid w:val="008E0FF3"/>
    <w:rsid w:val="008E14F6"/>
    <w:rsid w:val="008E3D26"/>
    <w:rsid w:val="008E423C"/>
    <w:rsid w:val="008E4987"/>
    <w:rsid w:val="008E6148"/>
    <w:rsid w:val="008E64B6"/>
    <w:rsid w:val="008F07A2"/>
    <w:rsid w:val="008F0B33"/>
    <w:rsid w:val="008F0B58"/>
    <w:rsid w:val="008F20D0"/>
    <w:rsid w:val="008F2520"/>
    <w:rsid w:val="008F7223"/>
    <w:rsid w:val="00900164"/>
    <w:rsid w:val="00900C3E"/>
    <w:rsid w:val="009011A2"/>
    <w:rsid w:val="00901F89"/>
    <w:rsid w:val="009030A1"/>
    <w:rsid w:val="00903B20"/>
    <w:rsid w:val="0090638C"/>
    <w:rsid w:val="009064B7"/>
    <w:rsid w:val="00907CB8"/>
    <w:rsid w:val="00910A7E"/>
    <w:rsid w:val="00911B69"/>
    <w:rsid w:val="009128A8"/>
    <w:rsid w:val="00913BF4"/>
    <w:rsid w:val="00921047"/>
    <w:rsid w:val="009211EB"/>
    <w:rsid w:val="00922704"/>
    <w:rsid w:val="00922DF3"/>
    <w:rsid w:val="0092409A"/>
    <w:rsid w:val="009255C3"/>
    <w:rsid w:val="00930129"/>
    <w:rsid w:val="009312E8"/>
    <w:rsid w:val="00932FAB"/>
    <w:rsid w:val="00933066"/>
    <w:rsid w:val="00933296"/>
    <w:rsid w:val="00933E8B"/>
    <w:rsid w:val="00940322"/>
    <w:rsid w:val="00941C0C"/>
    <w:rsid w:val="00941D43"/>
    <w:rsid w:val="00941D53"/>
    <w:rsid w:val="00942AF8"/>
    <w:rsid w:val="00942FD0"/>
    <w:rsid w:val="00952687"/>
    <w:rsid w:val="0095695C"/>
    <w:rsid w:val="00956F6D"/>
    <w:rsid w:val="00956F90"/>
    <w:rsid w:val="00957167"/>
    <w:rsid w:val="00960147"/>
    <w:rsid w:val="009627BE"/>
    <w:rsid w:val="00963581"/>
    <w:rsid w:val="00963B27"/>
    <w:rsid w:val="00966C54"/>
    <w:rsid w:val="00966DA5"/>
    <w:rsid w:val="009710E0"/>
    <w:rsid w:val="009719A5"/>
    <w:rsid w:val="00972CAE"/>
    <w:rsid w:val="00977D84"/>
    <w:rsid w:val="00983652"/>
    <w:rsid w:val="0098660E"/>
    <w:rsid w:val="00986A2E"/>
    <w:rsid w:val="00986B58"/>
    <w:rsid w:val="0099342E"/>
    <w:rsid w:val="00993FC9"/>
    <w:rsid w:val="0099557D"/>
    <w:rsid w:val="00996A61"/>
    <w:rsid w:val="009970C2"/>
    <w:rsid w:val="009972AE"/>
    <w:rsid w:val="00997365"/>
    <w:rsid w:val="009A014C"/>
    <w:rsid w:val="009A3CAE"/>
    <w:rsid w:val="009A3D27"/>
    <w:rsid w:val="009A47AD"/>
    <w:rsid w:val="009A4D32"/>
    <w:rsid w:val="009A6009"/>
    <w:rsid w:val="009B0EBF"/>
    <w:rsid w:val="009B206A"/>
    <w:rsid w:val="009B264D"/>
    <w:rsid w:val="009B3780"/>
    <w:rsid w:val="009B5D08"/>
    <w:rsid w:val="009B650E"/>
    <w:rsid w:val="009B7511"/>
    <w:rsid w:val="009C0F77"/>
    <w:rsid w:val="009C2B03"/>
    <w:rsid w:val="009C2C52"/>
    <w:rsid w:val="009C46EE"/>
    <w:rsid w:val="009C5643"/>
    <w:rsid w:val="009C5A9D"/>
    <w:rsid w:val="009C634E"/>
    <w:rsid w:val="009C6789"/>
    <w:rsid w:val="009D3703"/>
    <w:rsid w:val="009D4A56"/>
    <w:rsid w:val="009D5B45"/>
    <w:rsid w:val="009D5BBC"/>
    <w:rsid w:val="009D66A0"/>
    <w:rsid w:val="009E001C"/>
    <w:rsid w:val="009E2DA4"/>
    <w:rsid w:val="009E3B6A"/>
    <w:rsid w:val="009E4B06"/>
    <w:rsid w:val="009E61BD"/>
    <w:rsid w:val="009E7C4E"/>
    <w:rsid w:val="009E7E89"/>
    <w:rsid w:val="009F2388"/>
    <w:rsid w:val="009F3E71"/>
    <w:rsid w:val="009F46EA"/>
    <w:rsid w:val="009F626E"/>
    <w:rsid w:val="009F6FE8"/>
    <w:rsid w:val="00A01458"/>
    <w:rsid w:val="00A01494"/>
    <w:rsid w:val="00A01BFF"/>
    <w:rsid w:val="00A01C8A"/>
    <w:rsid w:val="00A041A1"/>
    <w:rsid w:val="00A04D0D"/>
    <w:rsid w:val="00A12E7A"/>
    <w:rsid w:val="00A13CBE"/>
    <w:rsid w:val="00A13DFA"/>
    <w:rsid w:val="00A14533"/>
    <w:rsid w:val="00A15A71"/>
    <w:rsid w:val="00A1672B"/>
    <w:rsid w:val="00A1722D"/>
    <w:rsid w:val="00A20237"/>
    <w:rsid w:val="00A20D21"/>
    <w:rsid w:val="00A21CC7"/>
    <w:rsid w:val="00A2242B"/>
    <w:rsid w:val="00A225B7"/>
    <w:rsid w:val="00A23484"/>
    <w:rsid w:val="00A249F6"/>
    <w:rsid w:val="00A2776A"/>
    <w:rsid w:val="00A311E5"/>
    <w:rsid w:val="00A327CB"/>
    <w:rsid w:val="00A32DD3"/>
    <w:rsid w:val="00A3303F"/>
    <w:rsid w:val="00A337BA"/>
    <w:rsid w:val="00A33831"/>
    <w:rsid w:val="00A35230"/>
    <w:rsid w:val="00A35A90"/>
    <w:rsid w:val="00A362A1"/>
    <w:rsid w:val="00A3718B"/>
    <w:rsid w:val="00A4048B"/>
    <w:rsid w:val="00A40886"/>
    <w:rsid w:val="00A4089D"/>
    <w:rsid w:val="00A40F4D"/>
    <w:rsid w:val="00A435E9"/>
    <w:rsid w:val="00A43E3A"/>
    <w:rsid w:val="00A45807"/>
    <w:rsid w:val="00A45A0E"/>
    <w:rsid w:val="00A45C91"/>
    <w:rsid w:val="00A50860"/>
    <w:rsid w:val="00A50AEC"/>
    <w:rsid w:val="00A51C67"/>
    <w:rsid w:val="00A526DC"/>
    <w:rsid w:val="00A52DD4"/>
    <w:rsid w:val="00A606E3"/>
    <w:rsid w:val="00A60714"/>
    <w:rsid w:val="00A60F8A"/>
    <w:rsid w:val="00A61B67"/>
    <w:rsid w:val="00A63D15"/>
    <w:rsid w:val="00A63DD3"/>
    <w:rsid w:val="00A6537C"/>
    <w:rsid w:val="00A65A7F"/>
    <w:rsid w:val="00A66A60"/>
    <w:rsid w:val="00A70285"/>
    <w:rsid w:val="00A731B0"/>
    <w:rsid w:val="00A74A18"/>
    <w:rsid w:val="00A74C16"/>
    <w:rsid w:val="00A761E6"/>
    <w:rsid w:val="00A80E04"/>
    <w:rsid w:val="00A842ED"/>
    <w:rsid w:val="00A85428"/>
    <w:rsid w:val="00A85D74"/>
    <w:rsid w:val="00A87783"/>
    <w:rsid w:val="00A877D9"/>
    <w:rsid w:val="00A933DF"/>
    <w:rsid w:val="00A94566"/>
    <w:rsid w:val="00A9628C"/>
    <w:rsid w:val="00AA2006"/>
    <w:rsid w:val="00AA2D98"/>
    <w:rsid w:val="00AA4780"/>
    <w:rsid w:val="00AA621C"/>
    <w:rsid w:val="00AA682C"/>
    <w:rsid w:val="00AA75F4"/>
    <w:rsid w:val="00AA7605"/>
    <w:rsid w:val="00AB03EA"/>
    <w:rsid w:val="00AB1F66"/>
    <w:rsid w:val="00AB2438"/>
    <w:rsid w:val="00AB3D4B"/>
    <w:rsid w:val="00AB5481"/>
    <w:rsid w:val="00AB6A05"/>
    <w:rsid w:val="00AB6C5A"/>
    <w:rsid w:val="00AB7673"/>
    <w:rsid w:val="00AC049D"/>
    <w:rsid w:val="00AC0FF7"/>
    <w:rsid w:val="00AC1313"/>
    <w:rsid w:val="00AC1644"/>
    <w:rsid w:val="00AC1ADB"/>
    <w:rsid w:val="00AC29CE"/>
    <w:rsid w:val="00AC2F38"/>
    <w:rsid w:val="00AC3F65"/>
    <w:rsid w:val="00AC4D8E"/>
    <w:rsid w:val="00AC6052"/>
    <w:rsid w:val="00AC6667"/>
    <w:rsid w:val="00AC74F6"/>
    <w:rsid w:val="00AC7756"/>
    <w:rsid w:val="00AD0CDD"/>
    <w:rsid w:val="00AD14B1"/>
    <w:rsid w:val="00AD1536"/>
    <w:rsid w:val="00AD1F19"/>
    <w:rsid w:val="00AD2C39"/>
    <w:rsid w:val="00AD41DB"/>
    <w:rsid w:val="00AD5F0E"/>
    <w:rsid w:val="00AD73ED"/>
    <w:rsid w:val="00AD7FF9"/>
    <w:rsid w:val="00AE304A"/>
    <w:rsid w:val="00AE4AA5"/>
    <w:rsid w:val="00AE5D59"/>
    <w:rsid w:val="00AE5E8C"/>
    <w:rsid w:val="00AE6CB6"/>
    <w:rsid w:val="00AE7E80"/>
    <w:rsid w:val="00AF265F"/>
    <w:rsid w:val="00AF2B0F"/>
    <w:rsid w:val="00AF4127"/>
    <w:rsid w:val="00AF53FF"/>
    <w:rsid w:val="00AF7162"/>
    <w:rsid w:val="00B042FC"/>
    <w:rsid w:val="00B046D1"/>
    <w:rsid w:val="00B04C35"/>
    <w:rsid w:val="00B05126"/>
    <w:rsid w:val="00B05774"/>
    <w:rsid w:val="00B06794"/>
    <w:rsid w:val="00B07D5A"/>
    <w:rsid w:val="00B07D9B"/>
    <w:rsid w:val="00B113F7"/>
    <w:rsid w:val="00B11CFB"/>
    <w:rsid w:val="00B14C9E"/>
    <w:rsid w:val="00B16C9A"/>
    <w:rsid w:val="00B20641"/>
    <w:rsid w:val="00B214D6"/>
    <w:rsid w:val="00B22452"/>
    <w:rsid w:val="00B2255F"/>
    <w:rsid w:val="00B23437"/>
    <w:rsid w:val="00B234B0"/>
    <w:rsid w:val="00B235AC"/>
    <w:rsid w:val="00B2422D"/>
    <w:rsid w:val="00B243E3"/>
    <w:rsid w:val="00B24DBD"/>
    <w:rsid w:val="00B25B67"/>
    <w:rsid w:val="00B261F2"/>
    <w:rsid w:val="00B27A55"/>
    <w:rsid w:val="00B27AD7"/>
    <w:rsid w:val="00B3084B"/>
    <w:rsid w:val="00B310A9"/>
    <w:rsid w:val="00B329F3"/>
    <w:rsid w:val="00B34F2E"/>
    <w:rsid w:val="00B35D94"/>
    <w:rsid w:val="00B35F94"/>
    <w:rsid w:val="00B3774C"/>
    <w:rsid w:val="00B378B5"/>
    <w:rsid w:val="00B415D2"/>
    <w:rsid w:val="00B41A24"/>
    <w:rsid w:val="00B42ED3"/>
    <w:rsid w:val="00B519AE"/>
    <w:rsid w:val="00B5341E"/>
    <w:rsid w:val="00B558E6"/>
    <w:rsid w:val="00B560CD"/>
    <w:rsid w:val="00B6102F"/>
    <w:rsid w:val="00B61AF2"/>
    <w:rsid w:val="00B622DF"/>
    <w:rsid w:val="00B630EF"/>
    <w:rsid w:val="00B643EF"/>
    <w:rsid w:val="00B654F4"/>
    <w:rsid w:val="00B67A27"/>
    <w:rsid w:val="00B7180D"/>
    <w:rsid w:val="00B743F9"/>
    <w:rsid w:val="00B74F3D"/>
    <w:rsid w:val="00B7513C"/>
    <w:rsid w:val="00B75EED"/>
    <w:rsid w:val="00B76C1E"/>
    <w:rsid w:val="00B812B5"/>
    <w:rsid w:val="00B83488"/>
    <w:rsid w:val="00B83F15"/>
    <w:rsid w:val="00B84B0C"/>
    <w:rsid w:val="00B85055"/>
    <w:rsid w:val="00B86C72"/>
    <w:rsid w:val="00B86EDC"/>
    <w:rsid w:val="00B87E12"/>
    <w:rsid w:val="00B90B14"/>
    <w:rsid w:val="00B928C5"/>
    <w:rsid w:val="00B94A87"/>
    <w:rsid w:val="00B95A69"/>
    <w:rsid w:val="00B95BC0"/>
    <w:rsid w:val="00B966FF"/>
    <w:rsid w:val="00BA1281"/>
    <w:rsid w:val="00BA2AF2"/>
    <w:rsid w:val="00BA42D5"/>
    <w:rsid w:val="00BA4922"/>
    <w:rsid w:val="00BA6E6A"/>
    <w:rsid w:val="00BB0091"/>
    <w:rsid w:val="00BB3F3E"/>
    <w:rsid w:val="00BB3F93"/>
    <w:rsid w:val="00BB4A2C"/>
    <w:rsid w:val="00BB5E7B"/>
    <w:rsid w:val="00BB61FD"/>
    <w:rsid w:val="00BB667F"/>
    <w:rsid w:val="00BB6AD4"/>
    <w:rsid w:val="00BB6B46"/>
    <w:rsid w:val="00BC1B43"/>
    <w:rsid w:val="00BC2CAB"/>
    <w:rsid w:val="00BC368C"/>
    <w:rsid w:val="00BC42CD"/>
    <w:rsid w:val="00BC57F1"/>
    <w:rsid w:val="00BC581A"/>
    <w:rsid w:val="00BC5AAF"/>
    <w:rsid w:val="00BD13CD"/>
    <w:rsid w:val="00BD21DB"/>
    <w:rsid w:val="00BD444C"/>
    <w:rsid w:val="00BD59EF"/>
    <w:rsid w:val="00BD68FF"/>
    <w:rsid w:val="00BE32D4"/>
    <w:rsid w:val="00BE3F2C"/>
    <w:rsid w:val="00BE44C9"/>
    <w:rsid w:val="00BE50EE"/>
    <w:rsid w:val="00BE5B62"/>
    <w:rsid w:val="00BE6975"/>
    <w:rsid w:val="00BE72A0"/>
    <w:rsid w:val="00BF025F"/>
    <w:rsid w:val="00BF0D68"/>
    <w:rsid w:val="00BF1B90"/>
    <w:rsid w:val="00BF4B98"/>
    <w:rsid w:val="00BF4D53"/>
    <w:rsid w:val="00C014A1"/>
    <w:rsid w:val="00C0465C"/>
    <w:rsid w:val="00C05C02"/>
    <w:rsid w:val="00C1044C"/>
    <w:rsid w:val="00C12964"/>
    <w:rsid w:val="00C15BCE"/>
    <w:rsid w:val="00C16D4D"/>
    <w:rsid w:val="00C222C7"/>
    <w:rsid w:val="00C2252A"/>
    <w:rsid w:val="00C22F9F"/>
    <w:rsid w:val="00C23288"/>
    <w:rsid w:val="00C233EF"/>
    <w:rsid w:val="00C2357A"/>
    <w:rsid w:val="00C240BB"/>
    <w:rsid w:val="00C25100"/>
    <w:rsid w:val="00C25C5A"/>
    <w:rsid w:val="00C264AD"/>
    <w:rsid w:val="00C27B1F"/>
    <w:rsid w:val="00C27DBF"/>
    <w:rsid w:val="00C27FC1"/>
    <w:rsid w:val="00C33F7D"/>
    <w:rsid w:val="00C34043"/>
    <w:rsid w:val="00C3623F"/>
    <w:rsid w:val="00C36DCD"/>
    <w:rsid w:val="00C4042A"/>
    <w:rsid w:val="00C41F69"/>
    <w:rsid w:val="00C42789"/>
    <w:rsid w:val="00C464C5"/>
    <w:rsid w:val="00C4711A"/>
    <w:rsid w:val="00C50645"/>
    <w:rsid w:val="00C5208E"/>
    <w:rsid w:val="00C52F36"/>
    <w:rsid w:val="00C5363F"/>
    <w:rsid w:val="00C55007"/>
    <w:rsid w:val="00C5654A"/>
    <w:rsid w:val="00C56FFC"/>
    <w:rsid w:val="00C5756E"/>
    <w:rsid w:val="00C57FC9"/>
    <w:rsid w:val="00C57FE8"/>
    <w:rsid w:val="00C60626"/>
    <w:rsid w:val="00C60E95"/>
    <w:rsid w:val="00C62AFC"/>
    <w:rsid w:val="00C647AE"/>
    <w:rsid w:val="00C65899"/>
    <w:rsid w:val="00C65F6E"/>
    <w:rsid w:val="00C663EB"/>
    <w:rsid w:val="00C717EA"/>
    <w:rsid w:val="00C724C3"/>
    <w:rsid w:val="00C729D4"/>
    <w:rsid w:val="00C75248"/>
    <w:rsid w:val="00C75298"/>
    <w:rsid w:val="00C760E9"/>
    <w:rsid w:val="00C76DF7"/>
    <w:rsid w:val="00C802CD"/>
    <w:rsid w:val="00C82530"/>
    <w:rsid w:val="00C84260"/>
    <w:rsid w:val="00C90568"/>
    <w:rsid w:val="00C91CE1"/>
    <w:rsid w:val="00C91F7D"/>
    <w:rsid w:val="00C92347"/>
    <w:rsid w:val="00C93051"/>
    <w:rsid w:val="00C94980"/>
    <w:rsid w:val="00C953E4"/>
    <w:rsid w:val="00C96BA5"/>
    <w:rsid w:val="00CA0D8F"/>
    <w:rsid w:val="00CA0F8B"/>
    <w:rsid w:val="00CA200C"/>
    <w:rsid w:val="00CA25B2"/>
    <w:rsid w:val="00CA3C44"/>
    <w:rsid w:val="00CA4830"/>
    <w:rsid w:val="00CA5427"/>
    <w:rsid w:val="00CA725F"/>
    <w:rsid w:val="00CB050E"/>
    <w:rsid w:val="00CB2F21"/>
    <w:rsid w:val="00CB5E83"/>
    <w:rsid w:val="00CB6388"/>
    <w:rsid w:val="00CB7877"/>
    <w:rsid w:val="00CB78B9"/>
    <w:rsid w:val="00CC04F3"/>
    <w:rsid w:val="00CC32C9"/>
    <w:rsid w:val="00CC5DD6"/>
    <w:rsid w:val="00CC706C"/>
    <w:rsid w:val="00CD06D6"/>
    <w:rsid w:val="00CD1441"/>
    <w:rsid w:val="00CD4340"/>
    <w:rsid w:val="00CD523D"/>
    <w:rsid w:val="00CD64E2"/>
    <w:rsid w:val="00CE0805"/>
    <w:rsid w:val="00CE1A1B"/>
    <w:rsid w:val="00CE1E96"/>
    <w:rsid w:val="00CE2924"/>
    <w:rsid w:val="00CE5FD2"/>
    <w:rsid w:val="00CE63DC"/>
    <w:rsid w:val="00CE6A93"/>
    <w:rsid w:val="00CF074B"/>
    <w:rsid w:val="00D003AC"/>
    <w:rsid w:val="00D00CC3"/>
    <w:rsid w:val="00D026EA"/>
    <w:rsid w:val="00D034C1"/>
    <w:rsid w:val="00D04236"/>
    <w:rsid w:val="00D0672E"/>
    <w:rsid w:val="00D107E7"/>
    <w:rsid w:val="00D10C42"/>
    <w:rsid w:val="00D115A0"/>
    <w:rsid w:val="00D12068"/>
    <w:rsid w:val="00D12130"/>
    <w:rsid w:val="00D175EE"/>
    <w:rsid w:val="00D2187F"/>
    <w:rsid w:val="00D21D7A"/>
    <w:rsid w:val="00D248B4"/>
    <w:rsid w:val="00D24D14"/>
    <w:rsid w:val="00D2514B"/>
    <w:rsid w:val="00D25709"/>
    <w:rsid w:val="00D2790C"/>
    <w:rsid w:val="00D30058"/>
    <w:rsid w:val="00D30900"/>
    <w:rsid w:val="00D30D37"/>
    <w:rsid w:val="00D31B95"/>
    <w:rsid w:val="00D338AC"/>
    <w:rsid w:val="00D341DF"/>
    <w:rsid w:val="00D34833"/>
    <w:rsid w:val="00D37287"/>
    <w:rsid w:val="00D37B05"/>
    <w:rsid w:val="00D403F7"/>
    <w:rsid w:val="00D43DD0"/>
    <w:rsid w:val="00D44698"/>
    <w:rsid w:val="00D45C00"/>
    <w:rsid w:val="00D47C8C"/>
    <w:rsid w:val="00D47D74"/>
    <w:rsid w:val="00D5119E"/>
    <w:rsid w:val="00D51C94"/>
    <w:rsid w:val="00D54C60"/>
    <w:rsid w:val="00D55DFF"/>
    <w:rsid w:val="00D55F48"/>
    <w:rsid w:val="00D569BC"/>
    <w:rsid w:val="00D61D61"/>
    <w:rsid w:val="00D63F0F"/>
    <w:rsid w:val="00D65AAA"/>
    <w:rsid w:val="00D67F44"/>
    <w:rsid w:val="00D70181"/>
    <w:rsid w:val="00D7162D"/>
    <w:rsid w:val="00D7192B"/>
    <w:rsid w:val="00D726F6"/>
    <w:rsid w:val="00D7273D"/>
    <w:rsid w:val="00D7387C"/>
    <w:rsid w:val="00D76FD2"/>
    <w:rsid w:val="00D776F9"/>
    <w:rsid w:val="00D7772E"/>
    <w:rsid w:val="00D77747"/>
    <w:rsid w:val="00D803D0"/>
    <w:rsid w:val="00D81717"/>
    <w:rsid w:val="00D83F0C"/>
    <w:rsid w:val="00D84843"/>
    <w:rsid w:val="00D85193"/>
    <w:rsid w:val="00D86BB4"/>
    <w:rsid w:val="00D874D2"/>
    <w:rsid w:val="00D87C2E"/>
    <w:rsid w:val="00D87CED"/>
    <w:rsid w:val="00D902B7"/>
    <w:rsid w:val="00D90C2B"/>
    <w:rsid w:val="00D90E00"/>
    <w:rsid w:val="00D91592"/>
    <w:rsid w:val="00D92B8B"/>
    <w:rsid w:val="00D934CC"/>
    <w:rsid w:val="00D93DE5"/>
    <w:rsid w:val="00D94777"/>
    <w:rsid w:val="00D971BD"/>
    <w:rsid w:val="00DA107B"/>
    <w:rsid w:val="00DA3B32"/>
    <w:rsid w:val="00DA479A"/>
    <w:rsid w:val="00DA4B83"/>
    <w:rsid w:val="00DA5442"/>
    <w:rsid w:val="00DA5A86"/>
    <w:rsid w:val="00DA728D"/>
    <w:rsid w:val="00DB0DF5"/>
    <w:rsid w:val="00DB4AB3"/>
    <w:rsid w:val="00DB7C61"/>
    <w:rsid w:val="00DB7FA6"/>
    <w:rsid w:val="00DC0A5F"/>
    <w:rsid w:val="00DC299B"/>
    <w:rsid w:val="00DC30AB"/>
    <w:rsid w:val="00DC42A8"/>
    <w:rsid w:val="00DC6383"/>
    <w:rsid w:val="00DC6D3E"/>
    <w:rsid w:val="00DC706E"/>
    <w:rsid w:val="00DD2F08"/>
    <w:rsid w:val="00DD37E4"/>
    <w:rsid w:val="00DD3903"/>
    <w:rsid w:val="00DD420D"/>
    <w:rsid w:val="00DD4E13"/>
    <w:rsid w:val="00DD76E9"/>
    <w:rsid w:val="00DE058E"/>
    <w:rsid w:val="00DE0A42"/>
    <w:rsid w:val="00DE1C14"/>
    <w:rsid w:val="00DE25AC"/>
    <w:rsid w:val="00DE25DE"/>
    <w:rsid w:val="00DE325E"/>
    <w:rsid w:val="00DE409C"/>
    <w:rsid w:val="00DE7995"/>
    <w:rsid w:val="00DE7E8D"/>
    <w:rsid w:val="00DF10D3"/>
    <w:rsid w:val="00DF111E"/>
    <w:rsid w:val="00DF27B4"/>
    <w:rsid w:val="00DF3511"/>
    <w:rsid w:val="00DF518E"/>
    <w:rsid w:val="00DF5204"/>
    <w:rsid w:val="00DF5AFE"/>
    <w:rsid w:val="00E00C1E"/>
    <w:rsid w:val="00E01046"/>
    <w:rsid w:val="00E02C3D"/>
    <w:rsid w:val="00E02ECC"/>
    <w:rsid w:val="00E030B2"/>
    <w:rsid w:val="00E0333B"/>
    <w:rsid w:val="00E044FD"/>
    <w:rsid w:val="00E045BD"/>
    <w:rsid w:val="00E079CF"/>
    <w:rsid w:val="00E1214B"/>
    <w:rsid w:val="00E130A4"/>
    <w:rsid w:val="00E137C0"/>
    <w:rsid w:val="00E14688"/>
    <w:rsid w:val="00E158C5"/>
    <w:rsid w:val="00E2237A"/>
    <w:rsid w:val="00E238DD"/>
    <w:rsid w:val="00E251CE"/>
    <w:rsid w:val="00E267B6"/>
    <w:rsid w:val="00E305FF"/>
    <w:rsid w:val="00E31EE9"/>
    <w:rsid w:val="00E36A74"/>
    <w:rsid w:val="00E37FDF"/>
    <w:rsid w:val="00E404E1"/>
    <w:rsid w:val="00E40619"/>
    <w:rsid w:val="00E4097B"/>
    <w:rsid w:val="00E4166A"/>
    <w:rsid w:val="00E42212"/>
    <w:rsid w:val="00E43E30"/>
    <w:rsid w:val="00E45D83"/>
    <w:rsid w:val="00E503A0"/>
    <w:rsid w:val="00E5168E"/>
    <w:rsid w:val="00E53C5B"/>
    <w:rsid w:val="00E540B6"/>
    <w:rsid w:val="00E54239"/>
    <w:rsid w:val="00E5424E"/>
    <w:rsid w:val="00E56897"/>
    <w:rsid w:val="00E57AAD"/>
    <w:rsid w:val="00E61514"/>
    <w:rsid w:val="00E61B6E"/>
    <w:rsid w:val="00E625DB"/>
    <w:rsid w:val="00E62A30"/>
    <w:rsid w:val="00E64927"/>
    <w:rsid w:val="00E64BE6"/>
    <w:rsid w:val="00E6514C"/>
    <w:rsid w:val="00E66474"/>
    <w:rsid w:val="00E666E7"/>
    <w:rsid w:val="00E67610"/>
    <w:rsid w:val="00E7106F"/>
    <w:rsid w:val="00E757BC"/>
    <w:rsid w:val="00E75C0D"/>
    <w:rsid w:val="00E803BF"/>
    <w:rsid w:val="00E818B1"/>
    <w:rsid w:val="00E82664"/>
    <w:rsid w:val="00E83B8C"/>
    <w:rsid w:val="00E861E3"/>
    <w:rsid w:val="00E8639D"/>
    <w:rsid w:val="00E87321"/>
    <w:rsid w:val="00E87762"/>
    <w:rsid w:val="00E879AA"/>
    <w:rsid w:val="00E91752"/>
    <w:rsid w:val="00E95160"/>
    <w:rsid w:val="00E95DCD"/>
    <w:rsid w:val="00E97090"/>
    <w:rsid w:val="00EA0553"/>
    <w:rsid w:val="00EA1D02"/>
    <w:rsid w:val="00EA27BA"/>
    <w:rsid w:val="00EA338C"/>
    <w:rsid w:val="00EA6BB8"/>
    <w:rsid w:val="00EA7EB9"/>
    <w:rsid w:val="00EB0DB6"/>
    <w:rsid w:val="00EB2A51"/>
    <w:rsid w:val="00EB5616"/>
    <w:rsid w:val="00EB60B4"/>
    <w:rsid w:val="00EB6579"/>
    <w:rsid w:val="00EC5B14"/>
    <w:rsid w:val="00EC789A"/>
    <w:rsid w:val="00ED0ACC"/>
    <w:rsid w:val="00ED2F8E"/>
    <w:rsid w:val="00ED437F"/>
    <w:rsid w:val="00ED7EA4"/>
    <w:rsid w:val="00EE0951"/>
    <w:rsid w:val="00EE0F70"/>
    <w:rsid w:val="00EE1982"/>
    <w:rsid w:val="00EE302D"/>
    <w:rsid w:val="00EE6D09"/>
    <w:rsid w:val="00EF0E80"/>
    <w:rsid w:val="00EF29F5"/>
    <w:rsid w:val="00EF2B22"/>
    <w:rsid w:val="00EF3FC7"/>
    <w:rsid w:val="00EF42E0"/>
    <w:rsid w:val="00EF4733"/>
    <w:rsid w:val="00EF51CB"/>
    <w:rsid w:val="00F008A7"/>
    <w:rsid w:val="00F01E7C"/>
    <w:rsid w:val="00F03AA8"/>
    <w:rsid w:val="00F03C90"/>
    <w:rsid w:val="00F043F8"/>
    <w:rsid w:val="00F05384"/>
    <w:rsid w:val="00F057FB"/>
    <w:rsid w:val="00F06E62"/>
    <w:rsid w:val="00F075FC"/>
    <w:rsid w:val="00F10719"/>
    <w:rsid w:val="00F10893"/>
    <w:rsid w:val="00F10DB0"/>
    <w:rsid w:val="00F129CC"/>
    <w:rsid w:val="00F1443F"/>
    <w:rsid w:val="00F14685"/>
    <w:rsid w:val="00F16895"/>
    <w:rsid w:val="00F20C23"/>
    <w:rsid w:val="00F20E43"/>
    <w:rsid w:val="00F23B24"/>
    <w:rsid w:val="00F258C6"/>
    <w:rsid w:val="00F25A16"/>
    <w:rsid w:val="00F3005E"/>
    <w:rsid w:val="00F30300"/>
    <w:rsid w:val="00F32A00"/>
    <w:rsid w:val="00F33A13"/>
    <w:rsid w:val="00F33FB7"/>
    <w:rsid w:val="00F35FE9"/>
    <w:rsid w:val="00F368E9"/>
    <w:rsid w:val="00F41D47"/>
    <w:rsid w:val="00F42E41"/>
    <w:rsid w:val="00F43541"/>
    <w:rsid w:val="00F44589"/>
    <w:rsid w:val="00F45479"/>
    <w:rsid w:val="00F468B5"/>
    <w:rsid w:val="00F50375"/>
    <w:rsid w:val="00F51A65"/>
    <w:rsid w:val="00F544AE"/>
    <w:rsid w:val="00F56178"/>
    <w:rsid w:val="00F57A41"/>
    <w:rsid w:val="00F63883"/>
    <w:rsid w:val="00F65466"/>
    <w:rsid w:val="00F65F29"/>
    <w:rsid w:val="00F724BD"/>
    <w:rsid w:val="00F732BA"/>
    <w:rsid w:val="00F7507D"/>
    <w:rsid w:val="00F77007"/>
    <w:rsid w:val="00F770D9"/>
    <w:rsid w:val="00F77891"/>
    <w:rsid w:val="00F82254"/>
    <w:rsid w:val="00F8286B"/>
    <w:rsid w:val="00F83B37"/>
    <w:rsid w:val="00F83D51"/>
    <w:rsid w:val="00F8484F"/>
    <w:rsid w:val="00F85DEA"/>
    <w:rsid w:val="00F87611"/>
    <w:rsid w:val="00F87C4D"/>
    <w:rsid w:val="00F90726"/>
    <w:rsid w:val="00F918ED"/>
    <w:rsid w:val="00F9214C"/>
    <w:rsid w:val="00F93C25"/>
    <w:rsid w:val="00F93DB8"/>
    <w:rsid w:val="00F94F9F"/>
    <w:rsid w:val="00F954C8"/>
    <w:rsid w:val="00F95AB0"/>
    <w:rsid w:val="00FA0984"/>
    <w:rsid w:val="00FA1280"/>
    <w:rsid w:val="00FA32E4"/>
    <w:rsid w:val="00FA4AF9"/>
    <w:rsid w:val="00FA5115"/>
    <w:rsid w:val="00FA6BE7"/>
    <w:rsid w:val="00FA7128"/>
    <w:rsid w:val="00FB0AF9"/>
    <w:rsid w:val="00FB1215"/>
    <w:rsid w:val="00FB4C5A"/>
    <w:rsid w:val="00FB599F"/>
    <w:rsid w:val="00FB7753"/>
    <w:rsid w:val="00FB7782"/>
    <w:rsid w:val="00FB7C59"/>
    <w:rsid w:val="00FC057D"/>
    <w:rsid w:val="00FC2273"/>
    <w:rsid w:val="00FC246D"/>
    <w:rsid w:val="00FC269D"/>
    <w:rsid w:val="00FC2C8F"/>
    <w:rsid w:val="00FC7041"/>
    <w:rsid w:val="00FD1B28"/>
    <w:rsid w:val="00FD4DB0"/>
    <w:rsid w:val="00FD5885"/>
    <w:rsid w:val="00FD68BD"/>
    <w:rsid w:val="00FD6BA3"/>
    <w:rsid w:val="00FD7826"/>
    <w:rsid w:val="00FE1A40"/>
    <w:rsid w:val="00FE1E0D"/>
    <w:rsid w:val="00FE461B"/>
    <w:rsid w:val="00FF1F5F"/>
    <w:rsid w:val="00FF2616"/>
    <w:rsid w:val="00FF6B65"/>
    <w:rsid w:val="00FF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cs:smarttags"/>
  <w:attachedSchema w:val="urn:schemas-microsoft-com:office:smarttags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E5B1D"/>
  <w15:docId w15:val="{E21B70E7-A9E7-41BD-ACB5-5AABCCF5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pPrChange w:id="0" w:author="Caio Pizzol" w:date="2026-09-26T15:21:00Z">
        <w:pPr>
          <w:suppressAutoHyphens/>
        </w:pPr>
      </w:pPrChange>
    </w:pPr>
    <w:rPr>
      <w:rFonts w:asciiTheme="minorHAnsi" w:hAnsiTheme="minorHAnsi"/>
      <w:kern w:val="2"/>
      <w:szCs w:val="24"/>
      <w14:ligatures w14:val="standardContextual"/>
      <w:rPrChange w:id="0" w:author="Caio Pizzol" w:date="2026-09-26T15:21:00Z">
        <w:rPr>
          <w:sz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66829"/>
    <w:pPr>
      <w:keepNext/>
      <w:keepLines/>
      <w:spacing w:before="360" w:after="80"/>
      <w:outlineLvl w:val="0"/>
      <w:pPrChange w:id="1" w:author="Caio Pizzol" w:date="2026-09-26T15:21:00Z">
        <w:pPr>
          <w:numPr>
            <w:numId w:val="29"/>
          </w:numPr>
          <w:spacing w:after="240" w:line="278" w:lineRule="auto"/>
          <w:ind w:firstLine="720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rPrChange w:id="1" w:author="Caio Pizzol" w:date="2026-09-26T15:21:00Z">
        <w:rPr>
          <w:rFonts w:asciiTheme="minorHAnsi" w:eastAsiaTheme="majorEastAsia" w:hAnsiTheme="minorHAnsi" w:cstheme="minorBidi"/>
          <w:b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829"/>
    <w:pPr>
      <w:keepNext/>
      <w:keepLines/>
      <w:spacing w:before="160" w:after="80"/>
      <w:outlineLvl w:val="1"/>
      <w:pPrChange w:id="2" w:author="Caio Pizzol" w:date="2026-09-26T15:21:00Z">
        <w:pPr>
          <w:numPr>
            <w:ilvl w:val="1"/>
            <w:numId w:val="29"/>
          </w:numPr>
          <w:spacing w:after="240" w:line="278" w:lineRule="auto"/>
          <w:ind w:firstLine="1440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rPrChange w:id="2" w:author="Caio Pizzol" w:date="2026-09-26T15:21:00Z">
        <w:rPr>
          <w:rFonts w:asciiTheme="minorHAnsi" w:eastAsiaTheme="majorEastAsia" w:hAnsiTheme="minorHAnsi" w:cstheme="majorBidi"/>
          <w:bCs/>
          <w:kern w:val="2"/>
          <w:sz w:val="24"/>
          <w:szCs w:val="26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29"/>
    <w:pPr>
      <w:keepNext/>
      <w:keepLines/>
      <w:spacing w:before="160" w:after="80"/>
      <w:outlineLvl w:val="2"/>
      <w:pPrChange w:id="3" w:author="Caio Pizzol" w:date="2026-09-26T15:21:00Z">
        <w:pPr>
          <w:numPr>
            <w:ilvl w:val="2"/>
            <w:numId w:val="29"/>
          </w:numPr>
          <w:spacing w:after="240" w:line="278" w:lineRule="auto"/>
          <w:ind w:firstLine="2160"/>
          <w:outlineLvl w:val="2"/>
        </w:pPr>
      </w:pPrChange>
    </w:pPr>
    <w:rPr>
      <w:rFonts w:eastAsiaTheme="majorEastAsia" w:cstheme="majorBidi"/>
      <w:color w:val="365F91" w:themeColor="accent1" w:themeShade="BF"/>
      <w:sz w:val="28"/>
      <w:szCs w:val="28"/>
      <w:rPrChange w:id="3" w:author="Caio Pizzol" w:date="2026-09-26T15:21:00Z">
        <w:rPr>
          <w:rFonts w:asciiTheme="minorHAnsi" w:eastAsiaTheme="majorEastAsia" w:hAnsiTheme="minorHAnsi" w:cstheme="majorBidi"/>
          <w:b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29"/>
    <w:pPr>
      <w:keepNext/>
      <w:keepLines/>
      <w:spacing w:before="80" w:after="40"/>
      <w:outlineLvl w:val="3"/>
      <w:pPrChange w:id="4" w:author="Caio Pizzol" w:date="2026-09-26T15:21:00Z">
        <w:pPr>
          <w:numPr>
            <w:ilvl w:val="3"/>
            <w:numId w:val="29"/>
          </w:numPr>
          <w:spacing w:after="240" w:line="278" w:lineRule="auto"/>
          <w:ind w:firstLine="2880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rPrChange w:id="4" w:author="Caio Pizzol" w:date="2026-09-26T15:21:00Z">
        <w:rPr>
          <w:rFonts w:asciiTheme="minorHAnsi" w:eastAsiaTheme="majorEastAsia" w:hAnsiTheme="minorHAnsi" w:cstheme="majorBidi"/>
          <w:bCs/>
          <w:i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29"/>
    <w:pPr>
      <w:keepNext/>
      <w:keepLines/>
      <w:spacing w:before="80" w:after="40"/>
      <w:outlineLvl w:val="4"/>
      <w:pPrChange w:id="5" w:author="Caio Pizzol" w:date="2026-09-26T15:21:00Z">
        <w:pPr>
          <w:numPr>
            <w:ilvl w:val="4"/>
            <w:numId w:val="29"/>
          </w:numPr>
          <w:spacing w:after="240" w:line="278" w:lineRule="auto"/>
          <w:ind w:firstLine="3600"/>
          <w:outlineLvl w:val="4"/>
        </w:pPr>
      </w:pPrChange>
    </w:pPr>
    <w:rPr>
      <w:rFonts w:eastAsiaTheme="majorEastAsia" w:cstheme="majorBidi"/>
      <w:color w:val="365F91" w:themeColor="accent1" w:themeShade="BF"/>
      <w:rPrChange w:id="5" w:author="Caio Pizzol" w:date="2026-09-26T15:21:00Z">
        <w:rPr>
          <w:rFonts w:asciiTheme="minorHAnsi" w:eastAsiaTheme="majorEastAsia" w:hAnsiTheme="minorHAnsi" w:cstheme="maj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29"/>
    <w:pPr>
      <w:keepNext/>
      <w:keepLines/>
      <w:spacing w:before="40" w:after="0"/>
      <w:outlineLvl w:val="5"/>
      <w:pPrChange w:id="6" w:author="Caio Pizzol" w:date="2026-09-26T15:21:00Z">
        <w:pPr>
          <w:numPr>
            <w:ilvl w:val="5"/>
            <w:numId w:val="29"/>
          </w:numPr>
          <w:spacing w:after="240" w:line="278" w:lineRule="auto"/>
          <w:ind w:firstLine="432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Caio Pizzol" w:date="2026-09-26T15:21:00Z">
        <w:rPr>
          <w:rFonts w:asciiTheme="minorHAnsi" w:eastAsiaTheme="majorEastAsia" w:hAnsiTheme="minorHAnsi" w:cstheme="majorBidi"/>
          <w:i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29"/>
    <w:pPr>
      <w:keepNext/>
      <w:keepLines/>
      <w:spacing w:before="40" w:after="0"/>
      <w:outlineLvl w:val="6"/>
      <w:pPrChange w:id="7" w:author="Caio Pizzol" w:date="2026-09-26T15:21:00Z">
        <w:pPr>
          <w:numPr>
            <w:ilvl w:val="6"/>
            <w:numId w:val="29"/>
          </w:numPr>
          <w:spacing w:after="240" w:line="278" w:lineRule="auto"/>
          <w:ind w:firstLine="5040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Caio Pizzol" w:date="2026-09-26T15:21:00Z">
        <w:rPr>
          <w:rFonts w:asciiTheme="minorHAnsi" w:eastAsiaTheme="majorEastAsia" w:hAnsiTheme="minorHAnsi" w:cstheme="majorBidi"/>
          <w:i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29"/>
    <w:pPr>
      <w:keepNext/>
      <w:keepLines/>
      <w:spacing w:after="0"/>
      <w:outlineLvl w:val="7"/>
      <w:pPrChange w:id="8" w:author="Caio Pizzol" w:date="2026-09-26T15:21:00Z">
        <w:pPr>
          <w:numPr>
            <w:ilvl w:val="7"/>
            <w:numId w:val="29"/>
          </w:numPr>
          <w:spacing w:after="240" w:line="278" w:lineRule="auto"/>
          <w:ind w:firstLine="5760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Caio Pizzol" w:date="2026-09-26T15:21:00Z">
        <w:rPr>
          <w:rFonts w:asciiTheme="minorHAnsi" w:eastAsiaTheme="majorEastAsia" w:hAnsiTheme="minorHAnsi" w:cstheme="maj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29"/>
    <w:pPr>
      <w:keepNext/>
      <w:keepLines/>
      <w:spacing w:after="0"/>
      <w:outlineLvl w:val="8"/>
      <w:pPrChange w:id="9" w:author="Caio Pizzol" w:date="2026-09-26T15:21:00Z">
        <w:pPr>
          <w:numPr>
            <w:ilvl w:val="8"/>
            <w:numId w:val="19"/>
          </w:numPr>
          <w:spacing w:after="240" w:line="278" w:lineRule="auto"/>
          <w:ind w:firstLine="6480"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Caio Pizzol" w:date="2026-09-26T15:21:00Z">
        <w:rPr>
          <w:rFonts w:asciiTheme="minorHAnsi" w:eastAsiaTheme="majorEastAsia" w:hAnsiTheme="minorHAnsi" w:cstheme="majorBidi"/>
          <w:i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">
    <w:name w:val="Bod"/>
    <w:basedOn w:val="Normal"/>
    <w:link w:val="BodChar"/>
    <w:qFormat/>
    <w:rsid w:val="009710E0"/>
    <w:pPr>
      <w:spacing w:after="240"/>
      <w:ind w:firstLine="720"/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FB4C5A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B4C5A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B4C5A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FB4C5A"/>
    <w:rPr>
      <w:rFonts w:asciiTheme="minorHAnsi" w:eastAsiaTheme="majorEastAsia" w:hAnsiTheme="minorHAnsi" w:cstheme="majorBidi"/>
      <w:i/>
      <w:iCs/>
      <w:color w:val="365F91" w:themeColor="accent1" w:themeShade="BF"/>
      <w:kern w:val="2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FB4C5A"/>
    <w:rPr>
      <w:rFonts w:asciiTheme="minorHAnsi" w:eastAsiaTheme="majorEastAsia" w:hAnsiTheme="minorHAnsi" w:cstheme="majorBidi"/>
      <w:color w:val="365F91" w:themeColor="accent1" w:themeShade="BF"/>
      <w:kern w:val="2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FB4C5A"/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FB4C5A"/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FB4C5A"/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9710E0"/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paragraph" w:styleId="Header">
    <w:name w:val="header"/>
    <w:basedOn w:val="Normal"/>
    <w:link w:val="HeaderChar"/>
    <w:unhideWhenUsed/>
    <w:rsid w:val="002F6B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6B13"/>
    <w:rPr>
      <w:szCs w:val="24"/>
    </w:rPr>
  </w:style>
  <w:style w:type="paragraph" w:styleId="Footer">
    <w:name w:val="footer"/>
    <w:basedOn w:val="Normal"/>
    <w:link w:val="FooterChar"/>
    <w:unhideWhenUsed/>
    <w:rsid w:val="002F6B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6B13"/>
    <w:rPr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66829"/>
    <w:pPr>
      <w:spacing w:after="80" w:line="240" w:lineRule="auto"/>
      <w:contextualSpacing/>
      <w:pPrChange w:id="10" w:author="Caio Pizzol" w:date="2026-09-26T15:21:00Z">
        <w:pPr>
          <w:pBdr>
            <w:bottom w:val="single" w:sz="8" w:space="4" w:color="4F81BD" w:themeColor="accent1"/>
          </w:pBdr>
          <w:spacing w:after="300" w:line="278" w:lineRule="auto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Caio Pizzol" w:date="2026-09-26T15:21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A485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customStyle="1" w:styleId="MainTitle">
    <w:name w:val="MainTitle"/>
    <w:basedOn w:val="Normal"/>
    <w:next w:val="Bod"/>
    <w:qFormat/>
    <w:rsid w:val="00D874D2"/>
    <w:pPr>
      <w:keepNext/>
      <w:spacing w:after="600"/>
      <w:jc w:val="center"/>
    </w:pPr>
    <w:rPr>
      <w:b/>
      <w:caps/>
    </w:rPr>
  </w:style>
  <w:style w:type="paragraph" w:customStyle="1" w:styleId="Plain">
    <w:name w:val="Plain"/>
    <w:basedOn w:val="Normal"/>
    <w:qFormat/>
    <w:rsid w:val="00D874D2"/>
    <w:pPr>
      <w:spacing w:after="240"/>
      <w:jc w:val="both"/>
    </w:pPr>
  </w:style>
  <w:style w:type="paragraph" w:customStyle="1" w:styleId="Bullet">
    <w:name w:val="Bullet"/>
    <w:basedOn w:val="Normal"/>
    <w:qFormat/>
    <w:rsid w:val="00D874D2"/>
    <w:pPr>
      <w:numPr>
        <w:numId w:val="20"/>
      </w:numPr>
      <w:spacing w:after="240"/>
    </w:pPr>
  </w:style>
  <w:style w:type="paragraph" w:customStyle="1" w:styleId="Center">
    <w:name w:val="Center"/>
    <w:basedOn w:val="Normal"/>
    <w:next w:val="Bod"/>
    <w:qFormat/>
    <w:rsid w:val="00D874D2"/>
    <w:pPr>
      <w:spacing w:after="240"/>
      <w:jc w:val="center"/>
    </w:pPr>
    <w:rPr>
      <w:b/>
    </w:rPr>
  </w:style>
  <w:style w:type="paragraph" w:styleId="BalloonText">
    <w:name w:val="Balloon Text"/>
    <w:basedOn w:val="Normal"/>
    <w:link w:val="BalloonTextChar"/>
    <w:uiPriority w:val="99"/>
    <w:unhideWhenUsed/>
    <w:rsid w:val="004A5DF1"/>
    <w:rPr>
      <w:rFonts w:ascii="Tahoma" w:hAnsi="Tahoma" w:cs="Tahoma"/>
      <w:sz w:val="2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A5DF1"/>
    <w:rPr>
      <w:rFonts w:ascii="Tahoma" w:hAnsi="Tahoma" w:cs="Tahoma"/>
      <w:sz w:val="28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5DF1"/>
    <w:rPr>
      <w:rFonts w:ascii="Tahoma" w:hAnsi="Tahoma"/>
      <w:sz w:val="2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5DF1"/>
    <w:rPr>
      <w:rFonts w:ascii="Tahoma" w:hAnsi="Tahoma"/>
      <w:sz w:val="28"/>
      <w:szCs w:val="20"/>
    </w:rPr>
  </w:style>
  <w:style w:type="character" w:styleId="PageNumber">
    <w:name w:val="page number"/>
    <w:basedOn w:val="DefaultParagraphFont"/>
    <w:rsid w:val="00CD64E2"/>
  </w:style>
  <w:style w:type="paragraph" w:customStyle="1" w:styleId="zDocID">
    <w:name w:val="zDocID"/>
    <w:rsid w:val="00DE7995"/>
    <w:pPr>
      <w:framePr w:w="10800" w:wrap="around" w:vAnchor="text" w:hAnchor="page" w:x="721" w:y="1" w:anchorLock="1"/>
      <w:tabs>
        <w:tab w:val="right" w:pos="10800"/>
      </w:tabs>
    </w:pPr>
    <w:rPr>
      <w:rFonts w:eastAsia="Times New Roman" w:cs="Times New Roman"/>
      <w:noProof/>
      <w:sz w:val="16"/>
      <w:szCs w:val="20"/>
    </w:rPr>
  </w:style>
  <w:style w:type="paragraph" w:customStyle="1" w:styleId="Legend">
    <w:name w:val="Legend"/>
    <w:basedOn w:val="Normal"/>
    <w:rsid w:val="00CD64E2"/>
    <w:pPr>
      <w:spacing w:after="240"/>
      <w:ind w:left="720" w:right="720"/>
      <w:jc w:val="both"/>
    </w:pPr>
  </w:style>
  <w:style w:type="paragraph" w:styleId="BodyText">
    <w:name w:val="Body Text"/>
    <w:basedOn w:val="Normal"/>
    <w:link w:val="BodyTextChar"/>
    <w:rsid w:val="00CD64E2"/>
    <w:pPr>
      <w:tabs>
        <w:tab w:val="left" w:pos="-180"/>
      </w:tabs>
      <w:spacing w:after="480"/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CD64E2"/>
    <w:rPr>
      <w:rFonts w:eastAsia="Times New Roman" w:cs="Times New Roman"/>
      <w:sz w:val="22"/>
      <w:szCs w:val="20"/>
    </w:rPr>
  </w:style>
  <w:style w:type="paragraph" w:styleId="BodyTextIndent">
    <w:name w:val="Body Text Indent"/>
    <w:basedOn w:val="Normal"/>
    <w:link w:val="BodyTextIndentChar"/>
    <w:rsid w:val="00CD64E2"/>
    <w:pPr>
      <w:spacing w:after="240"/>
      <w:ind w:firstLine="14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rsid w:val="00CD64E2"/>
    <w:rPr>
      <w:rFonts w:eastAsia="Times New Roman" w:cs="Times New Roman"/>
      <w:sz w:val="22"/>
      <w:szCs w:val="20"/>
    </w:rPr>
  </w:style>
  <w:style w:type="character" w:styleId="Strong">
    <w:name w:val="Strong"/>
    <w:qFormat/>
    <w:rsid w:val="00CD64E2"/>
    <w:rPr>
      <w:b/>
      <w:bCs/>
    </w:rPr>
  </w:style>
  <w:style w:type="paragraph" w:customStyle="1" w:styleId="bod0">
    <w:name w:val="bod"/>
    <w:basedOn w:val="Normal"/>
    <w:rsid w:val="00CD64E2"/>
    <w:pPr>
      <w:spacing w:after="240"/>
      <w:ind w:firstLine="1440"/>
      <w:jc w:val="both"/>
    </w:pPr>
  </w:style>
  <w:style w:type="paragraph" w:customStyle="1" w:styleId="Title1">
    <w:name w:val="Title1"/>
    <w:basedOn w:val="Normal"/>
    <w:rsid w:val="00CD64E2"/>
    <w:pPr>
      <w:jc w:val="center"/>
    </w:pPr>
    <w:rPr>
      <w:b/>
      <w:smallCaps/>
      <w:sz w:val="36"/>
    </w:rPr>
  </w:style>
  <w:style w:type="paragraph" w:customStyle="1" w:styleId="Name">
    <w:name w:val="Name"/>
    <w:basedOn w:val="Normal"/>
    <w:rsid w:val="00CD64E2"/>
    <w:pPr>
      <w:tabs>
        <w:tab w:val="left" w:pos="2880"/>
        <w:tab w:val="left" w:pos="6480"/>
      </w:tabs>
      <w:ind w:left="720"/>
    </w:pPr>
  </w:style>
  <w:style w:type="character" w:customStyle="1" w:styleId="BodChar">
    <w:name w:val="Bod Char"/>
    <w:link w:val="Bod"/>
    <w:rsid w:val="00CD64E2"/>
    <w:rPr>
      <w:szCs w:val="24"/>
    </w:rPr>
  </w:style>
  <w:style w:type="character" w:customStyle="1" w:styleId="zcDocID">
    <w:name w:val="zcDocID"/>
    <w:rsid w:val="00CD64E2"/>
    <w:rPr>
      <w:rFonts w:ascii="Times New Roman" w:hAnsi="Times New Roman" w:cs="Times New Roman"/>
      <w:b w:val="0"/>
      <w:i w:val="0"/>
      <w:caps w:val="0"/>
      <w:smallCaps w:val="0"/>
      <w:strike w:val="0"/>
      <w:dstrike w:val="0"/>
      <w:noProof/>
      <w:vanish w:val="0"/>
      <w:color w:val="auto"/>
      <w:w w:val="100"/>
      <w:kern w:val="0"/>
      <w:sz w:val="16"/>
      <w:szCs w:val="22"/>
      <w:u w:val="none"/>
      <w:effect w:val="none"/>
      <w:bdr w:val="none" w:sz="0" w:space="0" w:color="auto"/>
      <w:shd w:val="clear" w:color="auto" w:fill="auto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29"/>
    <w:pPr>
      <w:numPr>
        <w:ilvl w:val="1"/>
      </w:numPr>
      <w:pPrChange w:id="11" w:author="Caio Pizzol" w:date="2026-09-26T15:21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1" w:author="Caio Pizzol" w:date="2026-09-26T15:21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5E3F55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66829"/>
    <w:pPr>
      <w:spacing w:before="160"/>
      <w:jc w:val="center"/>
      <w:pPrChange w:id="12" w:author="Caio Pizzol" w:date="2026-09-26T15:21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rPrChange w:id="12" w:author="Caio Pizzol" w:date="2026-09-26T15:21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5E3F55"/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266829"/>
    <w:pPr>
      <w:ind w:left="720"/>
      <w:contextualSpacing/>
      <w:pPrChange w:id="13" w:author="Caio Pizzol" w:date="2026-09-26T15:21:00Z">
        <w:pPr>
          <w:spacing w:after="160" w:line="278" w:lineRule="auto"/>
          <w:ind w:left="720"/>
          <w:contextualSpacing/>
        </w:pPr>
      </w:pPrChange>
    </w:pPr>
    <w:rPr>
      <w:rPrChange w:id="13" w:author="Caio Pizzol" w:date="2026-09-26T15:2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5E3F5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2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  <w:pPrChange w:id="14" w:author="Caio Pizzol" w:date="2026-09-26T15:21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i/>
      <w:iCs/>
      <w:color w:val="365F91" w:themeColor="accent1" w:themeShade="BF"/>
      <w:rPrChange w:id="14" w:author="Caio Pizzol" w:date="2026-09-26T15:21:00Z">
        <w:rPr>
          <w:rFonts w:asciiTheme="minorHAnsi" w:eastAsiaTheme="minorHAnsi" w:hAnsiTheme="minorHAnsi" w:cstheme="min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F55"/>
    <w:rPr>
      <w:rFonts w:asciiTheme="minorHAnsi" w:hAnsiTheme="minorHAnsi"/>
      <w:i/>
      <w:iCs/>
      <w:color w:val="365F91" w:themeColor="accent1" w:themeShade="BF"/>
      <w:kern w:val="2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5E3F5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iff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gif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</Words>
  <Characters>183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/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2025-04-18T21:45:00Z</dcterms:created>
  <dcterms:modified xsi:type="dcterms:W3CDTF">2026-09-26T19:21:00Z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WDocID">
    <vt:lpwstr>GDSVF&amp;H\8129231.1</vt:lpwstr>
  </property>
  <property fmtid="{D5CDD505-2E9C-101B-9397-08002B2CF9AE}" pid="3" name="vDocIDInserted">
    <vt:lpwstr>Y</vt:lpwstr>
  </property>
</Properties>
</file>