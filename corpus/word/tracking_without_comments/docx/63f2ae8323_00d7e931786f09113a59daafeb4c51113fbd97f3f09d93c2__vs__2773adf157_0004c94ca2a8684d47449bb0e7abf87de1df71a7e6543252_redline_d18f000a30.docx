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B72DE" w14:textId="77777777" w:rsidR="001E08FA" w:rsidRDefault="001E08FA" w:rsidP="001E08FA">
      <w:pPr>
        <w:rPr>
          <w:ins w:id="10" w:author="1" w:date="2026-09-22T12:48:00Z" w16du:dateUtc="2026-09-22T16:48:00Z"/>
          <w:szCs w:val="24"/>
        </w:rPr>
      </w:pPr>
    </w:p>
    <w:p w14:paraId="23F27010" w14:textId="77777777" w:rsidR="001E08FA" w:rsidRDefault="00C40747" w:rsidP="001E08FA">
      <w:pPr>
        <w:rPr>
          <w:ins w:id="11" w:author="1" w:date="2026-09-22T12:48:00Z" w16du:dateUtc="2026-09-22T16:48:00Z"/>
          <w:b/>
          <w:szCs w:val="24"/>
        </w:rPr>
      </w:pPr>
      <w:ins w:id="12" w:author="1" w:date="2026-09-22T12:48:00Z" w16du:dateUtc="2026-09-22T16:48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26C1DF3E" w14:textId="77777777" w:rsidR="001E08FA" w:rsidRDefault="001E08FA" w:rsidP="001E08FA">
      <w:pPr>
        <w:jc w:val="center"/>
        <w:rPr>
          <w:ins w:id="13" w:author="1" w:date="2026-09-22T12:48:00Z" w16du:dateUtc="2026-09-22T16:48:00Z"/>
          <w:b/>
          <w:szCs w:val="24"/>
        </w:rPr>
      </w:pPr>
    </w:p>
    <w:p w14:paraId="769E27A9" w14:textId="77777777" w:rsidR="001E08FA" w:rsidRDefault="001E08FA" w:rsidP="001E08FA">
      <w:pPr>
        <w:jc w:val="center"/>
        <w:rPr>
          <w:ins w:id="14" w:author="1" w:date="2026-09-22T12:48:00Z" w16du:dateUtc="2026-09-22T16:48:00Z"/>
          <w:b/>
          <w:szCs w:val="24"/>
        </w:rPr>
      </w:pPr>
    </w:p>
    <w:p w14:paraId="2C646BF1" w14:textId="77777777" w:rsidR="001E08FA" w:rsidRPr="001E08FA" w:rsidRDefault="001E08FA" w:rsidP="001E08FA">
      <w:pPr>
        <w:rPr>
          <w:ins w:id="15" w:author="1" w:date="2026-09-22T12:48:00Z" w16du:dateUtc="2026-09-22T16:48:00Z"/>
          <w:rFonts w:ascii="Times New Roman" w:hAnsi="Times New Roman" w:cs="Times New Roman"/>
          <w:b/>
          <w:sz w:val="24"/>
          <w:szCs w:val="24"/>
        </w:rPr>
      </w:pPr>
    </w:p>
    <w:p w14:paraId="238DC575" w14:textId="77777777" w:rsidR="001E08FA" w:rsidRDefault="001E08FA" w:rsidP="001E08FA">
      <w:pPr>
        <w:jc w:val="center"/>
        <w:rPr>
          <w:ins w:id="16" w:author="1" w:date="2026-09-22T12:48:00Z" w16du:dateUtc="2026-09-22T16:48:00Z"/>
          <w:rFonts w:ascii="Times New Roman" w:hAnsi="Times New Roman" w:cs="Times New Roman"/>
          <w:b/>
          <w:sz w:val="24"/>
          <w:szCs w:val="24"/>
        </w:rPr>
      </w:pPr>
    </w:p>
    <w:p w14:paraId="10DCE93B" w14:textId="77777777" w:rsidR="00F37F73" w:rsidRDefault="001E08FA" w:rsidP="001E08FA">
      <w:pPr>
        <w:jc w:val="center"/>
        <w:rPr>
          <w:ins w:id="17" w:author="1" w:date="2026-09-22T12:48:00Z" w16du:dateUtc="2026-09-22T16:48:00Z"/>
          <w:rFonts w:ascii="Times New Roman" w:hAnsi="Times New Roman" w:cs="Times New Roman"/>
          <w:b/>
          <w:sz w:val="24"/>
          <w:szCs w:val="24"/>
        </w:rPr>
      </w:pPr>
      <w:ins w:id="18" w:author="1" w:date="2026-09-22T12:48:00Z" w16du:dateUtc="2026-09-22T16:48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5EC3A1A" w14:textId="77777777" w:rsidR="001E08FA" w:rsidRPr="001E08FA" w:rsidRDefault="001E08FA" w:rsidP="001E08FA">
      <w:pPr>
        <w:jc w:val="center"/>
        <w:rPr>
          <w:ins w:id="19" w:author="1" w:date="2026-09-22T12:48:00Z" w16du:dateUtc="2026-09-22T16:48:00Z"/>
          <w:rFonts w:ascii="Times New Roman" w:hAnsi="Times New Roman" w:cs="Times New Roman"/>
          <w:b/>
          <w:sz w:val="24"/>
          <w:szCs w:val="24"/>
        </w:rPr>
      </w:pPr>
      <w:ins w:id="20" w:author="1" w:date="2026-09-22T12:48:00Z" w16du:dateUtc="2026-09-22T16:48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27DBDB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48:00Z" w16du:dateUtc="2026-09-22T16:48:00Z"/>
          <w:rFonts w:ascii="Times New Roman" w:hAnsi="Times New Roman" w:cs="Times New Roman"/>
          <w:b/>
          <w:sz w:val="24"/>
          <w:szCs w:val="24"/>
        </w:rPr>
      </w:pPr>
      <w:ins w:id="22" w:author="1" w:date="2026-09-22T12:48:00Z" w16du:dateUtc="2026-09-22T16:48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CE470F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48:00Z" w16du:dateUtc="2026-09-22T16:48:00Z"/>
          <w:b/>
          <w:sz w:val="24"/>
          <w:szCs w:val="24"/>
        </w:rPr>
      </w:pPr>
    </w:p>
    <w:p w14:paraId="22CDCEB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48:00Z" w16du:dateUtc="2026-09-22T16:48:00Z"/>
          <w:b/>
          <w:sz w:val="24"/>
          <w:szCs w:val="24"/>
        </w:rPr>
      </w:pPr>
      <w:ins w:id="25" w:author="1" w:date="2026-09-22T12:48:00Z" w16du:dateUtc="2026-09-22T16:48:00Z">
        <w:r w:rsidRPr="001E08FA">
          <w:rPr>
            <w:b/>
            <w:sz w:val="24"/>
            <w:szCs w:val="24"/>
          </w:rPr>
          <w:t>РЕШЕНИЕ (проект)</w:t>
        </w:r>
      </w:ins>
    </w:p>
    <w:p w14:paraId="4C80951A" w14:textId="77777777" w:rsidR="001E08FA" w:rsidRPr="001E08FA" w:rsidRDefault="001E08FA" w:rsidP="001E08FA">
      <w:pPr>
        <w:rPr>
          <w:ins w:id="26" w:author="1" w:date="2026-09-22T12:48:00Z" w16du:dateUtc="2026-09-22T16:48:00Z"/>
          <w:rFonts w:ascii="Times New Roman" w:hAnsi="Times New Roman" w:cs="Times New Roman"/>
          <w:sz w:val="24"/>
          <w:szCs w:val="24"/>
        </w:rPr>
      </w:pPr>
    </w:p>
    <w:p w14:paraId="7BE4F6FC" w14:textId="77777777" w:rsidR="001E08FA" w:rsidRPr="001E08FA" w:rsidRDefault="001E08FA" w:rsidP="001E08FA">
      <w:pPr>
        <w:rPr>
          <w:ins w:id="27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28" w:author="1" w:date="2026-09-22T12:48:00Z" w16du:dateUtc="2026-09-22T16:48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9E41B02" w14:textId="77777777" w:rsidR="001E08FA" w:rsidRPr="001E08FA" w:rsidRDefault="001E08FA" w:rsidP="001E08FA">
      <w:pPr>
        <w:rPr>
          <w:ins w:id="29" w:author="1" w:date="2026-09-22T12:48:00Z" w16du:dateUtc="2026-09-22T16:48:00Z"/>
          <w:rFonts w:ascii="Times New Roman" w:hAnsi="Times New Roman" w:cs="Times New Roman"/>
          <w:b/>
          <w:bCs/>
          <w:sz w:val="24"/>
          <w:szCs w:val="24"/>
        </w:rPr>
      </w:pPr>
    </w:p>
    <w:p w14:paraId="5EECE022" w14:textId="77777777" w:rsidR="001E08FA" w:rsidRPr="001E08FA" w:rsidRDefault="001E08FA" w:rsidP="001E08FA">
      <w:pPr>
        <w:rPr>
          <w:ins w:id="30" w:author="1" w:date="2026-09-22T12:48:00Z" w16du:dateUtc="2026-09-22T16:48:00Z"/>
          <w:rFonts w:ascii="Times New Roman" w:hAnsi="Times New Roman" w:cs="Times New Roman"/>
          <w:sz w:val="24"/>
          <w:szCs w:val="24"/>
        </w:rPr>
      </w:pPr>
    </w:p>
    <w:p w14:paraId="405F7256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48:00Z" w16du:dateUtc="2026-09-22T16:48:00Z"/>
          <w:b/>
          <w:spacing w:val="-2"/>
        </w:rPr>
      </w:pPr>
    </w:p>
    <w:p w14:paraId="28B21BFE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48:00Z" w16du:dateUtc="2026-09-22T16:48:00Z"/>
          <w:b/>
          <w:spacing w:val="-2"/>
        </w:rPr>
      </w:pPr>
      <w:ins w:id="33" w:author="1" w:date="2026-09-22T12:48:00Z" w16du:dateUtc="2026-09-22T16:48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3E8B57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48:00Z" w16du:dateUtc="2026-09-22T16:48:00Z"/>
          <w:b/>
          <w:spacing w:val="-2"/>
        </w:rPr>
      </w:pPr>
    </w:p>
    <w:p w14:paraId="2185858C" w14:textId="77777777" w:rsidR="001E08FA" w:rsidRDefault="001E08FA" w:rsidP="001E08FA">
      <w:pPr>
        <w:pStyle w:val="21"/>
        <w:jc w:val="center"/>
        <w:rPr>
          <w:ins w:id="35" w:author="1" w:date="2026-09-22T12:48:00Z" w16du:dateUtc="2026-09-22T16:48:00Z"/>
          <w:sz w:val="24"/>
          <w:szCs w:val="24"/>
        </w:rPr>
      </w:pPr>
    </w:p>
    <w:p w14:paraId="1A610901" w14:textId="77777777" w:rsidR="001E08FA" w:rsidRDefault="001E08FA" w:rsidP="009C61C2">
      <w:pPr>
        <w:pStyle w:val="21"/>
        <w:jc w:val="both"/>
        <w:rPr>
          <w:ins w:id="36" w:author="1" w:date="2026-09-22T12:48:00Z" w16du:dateUtc="2026-09-22T16:48:00Z"/>
          <w:sz w:val="24"/>
          <w:szCs w:val="24"/>
        </w:rPr>
      </w:pPr>
      <w:ins w:id="37" w:author="1" w:date="2026-09-22T12:48:00Z" w16du:dateUtc="2026-09-22T16:48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7A3273C" w14:textId="77777777" w:rsidR="001E08FA" w:rsidRDefault="001E08FA" w:rsidP="001E08FA">
      <w:pPr>
        <w:pStyle w:val="21"/>
        <w:jc w:val="center"/>
        <w:rPr>
          <w:ins w:id="38" w:author="1" w:date="2026-09-22T12:48:00Z" w16du:dateUtc="2026-09-22T16:48:00Z"/>
          <w:sz w:val="24"/>
          <w:szCs w:val="24"/>
        </w:rPr>
      </w:pPr>
    </w:p>
    <w:p w14:paraId="6924E14A" w14:textId="77777777" w:rsidR="001E08FA" w:rsidRPr="001E08FA" w:rsidRDefault="001E08FA" w:rsidP="001E08FA">
      <w:pPr>
        <w:pStyle w:val="21"/>
        <w:jc w:val="center"/>
        <w:rPr>
          <w:ins w:id="39" w:author="1" w:date="2026-09-22T12:48:00Z" w16du:dateUtc="2026-09-22T16:48:00Z"/>
          <w:b/>
          <w:sz w:val="24"/>
          <w:szCs w:val="24"/>
        </w:rPr>
      </w:pPr>
      <w:ins w:id="40" w:author="1" w:date="2026-09-22T12:48:00Z" w16du:dateUtc="2026-09-22T16:48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6E3D270" w14:textId="77777777" w:rsidR="001E08FA" w:rsidRPr="001E08FA" w:rsidRDefault="001E08FA" w:rsidP="001E08FA">
      <w:pPr>
        <w:pStyle w:val="21"/>
        <w:jc w:val="center"/>
        <w:rPr>
          <w:ins w:id="41" w:author="1" w:date="2026-09-22T12:48:00Z" w16du:dateUtc="2026-09-22T16:48:00Z"/>
          <w:b/>
          <w:sz w:val="24"/>
          <w:szCs w:val="24"/>
        </w:rPr>
      </w:pPr>
      <w:ins w:id="42" w:author="1" w:date="2026-09-22T12:48:00Z" w16du:dateUtc="2026-09-22T16:48:00Z">
        <w:r w:rsidRPr="001E08FA">
          <w:rPr>
            <w:b/>
            <w:sz w:val="24"/>
            <w:szCs w:val="24"/>
          </w:rPr>
          <w:t>РЕШИЛ:</w:t>
        </w:r>
      </w:ins>
    </w:p>
    <w:p w14:paraId="2D0CE483" w14:textId="77777777" w:rsidR="001E08FA" w:rsidRPr="001E08FA" w:rsidRDefault="001E08FA" w:rsidP="001E08FA">
      <w:pPr>
        <w:pStyle w:val="21"/>
        <w:jc w:val="center"/>
        <w:rPr>
          <w:ins w:id="43" w:author="1" w:date="2026-09-22T12:48:00Z" w16du:dateUtc="2026-09-22T16:48:00Z"/>
          <w:b/>
          <w:sz w:val="24"/>
          <w:szCs w:val="24"/>
        </w:rPr>
      </w:pPr>
    </w:p>
    <w:p w14:paraId="62A7368D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45" w:author="1" w:date="2026-09-22T12:48:00Z" w16du:dateUtc="2026-09-22T16:48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3E4AB92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48:00Z" w16du:dateUtc="2026-09-22T16:48:00Z"/>
          <w:rFonts w:ascii="Times New Roman" w:hAnsi="Times New Roman"/>
          <w:sz w:val="24"/>
          <w:szCs w:val="24"/>
        </w:rPr>
      </w:pPr>
      <w:ins w:id="47" w:author="1" w:date="2026-09-22T12:48:00Z" w16du:dateUtc="2026-09-22T16:48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696CC8B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48:00Z" w16du:dateUtc="2026-09-22T16:48:00Z"/>
          <w:rFonts w:ascii="Times New Roman" w:hAnsi="Times New Roman"/>
          <w:sz w:val="24"/>
          <w:szCs w:val="24"/>
        </w:rPr>
      </w:pPr>
      <w:ins w:id="49" w:author="1" w:date="2026-09-22T12:48:00Z" w16du:dateUtc="2026-09-22T16:48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5231B56E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48:00Z" w16du:dateUtc="2026-09-22T16:48:00Z"/>
          <w:rFonts w:ascii="Times New Roman" w:hAnsi="Times New Roman"/>
          <w:sz w:val="24"/>
          <w:szCs w:val="24"/>
        </w:rPr>
      </w:pPr>
      <w:ins w:id="51" w:author="1" w:date="2026-09-22T12:48:00Z" w16du:dateUtc="2026-09-22T16:48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80A1AF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48:00Z" w16du:dateUtc="2026-09-22T16:48:00Z"/>
          <w:rFonts w:ascii="Times New Roman" w:hAnsi="Times New Roman"/>
          <w:sz w:val="24"/>
          <w:szCs w:val="24"/>
        </w:rPr>
      </w:pPr>
      <w:ins w:id="53" w:author="1" w:date="2026-09-22T12:48:00Z" w16du:dateUtc="2026-09-22T16:48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6BA80E8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48:00Z" w16du:dateUtc="2026-09-22T16:48:00Z"/>
          <w:rFonts w:ascii="Times New Roman" w:hAnsi="Times New Roman"/>
          <w:sz w:val="24"/>
          <w:szCs w:val="24"/>
        </w:rPr>
      </w:pPr>
      <w:ins w:id="55" w:author="1" w:date="2026-09-22T12:48:00Z" w16du:dateUtc="2026-09-22T16:48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0BEFF6B6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48:00Z" w16du:dateUtc="2026-09-22T16:48:00Z"/>
          <w:rFonts w:ascii="Times New Roman" w:hAnsi="Times New Roman"/>
          <w:sz w:val="24"/>
          <w:szCs w:val="24"/>
        </w:rPr>
      </w:pPr>
    </w:p>
    <w:p w14:paraId="0FD860F6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58" w:author="1" w:date="2026-09-22T12:48:00Z" w16du:dateUtc="2026-09-22T16:48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B0C83B9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60" w:author="1" w:date="2026-09-22T12:48:00Z" w16du:dateUtc="2026-09-22T16:48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A263F8D" w14:textId="77777777" w:rsidR="001E08FA" w:rsidRPr="001E08FA" w:rsidRDefault="001E08FA" w:rsidP="001E08FA">
      <w:pPr>
        <w:rPr>
          <w:ins w:id="61" w:author="1" w:date="2026-09-22T12:48:00Z" w16du:dateUtc="2026-09-22T16:48:00Z"/>
          <w:rFonts w:ascii="Times New Roman" w:hAnsi="Times New Roman" w:cs="Times New Roman"/>
          <w:sz w:val="24"/>
          <w:szCs w:val="24"/>
        </w:rPr>
      </w:pPr>
    </w:p>
    <w:p w14:paraId="1860DAEB" w14:textId="77777777" w:rsidR="001E08FA" w:rsidRPr="001E08FA" w:rsidRDefault="001E08FA" w:rsidP="001E08FA">
      <w:pPr>
        <w:rPr>
          <w:ins w:id="62" w:author="1" w:date="2026-09-22T12:48:00Z" w16du:dateUtc="2026-09-22T16:48:00Z"/>
          <w:rFonts w:ascii="Times New Roman" w:hAnsi="Times New Roman" w:cs="Times New Roman"/>
          <w:sz w:val="24"/>
          <w:szCs w:val="24"/>
        </w:rPr>
      </w:pPr>
    </w:p>
    <w:p w14:paraId="56BB22EA" w14:textId="77777777" w:rsidR="001E08FA" w:rsidRPr="001E08FA" w:rsidRDefault="001E08FA" w:rsidP="001E08FA">
      <w:pPr>
        <w:rPr>
          <w:ins w:id="63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64" w:author="1" w:date="2026-09-22T12:48:00Z" w16du:dateUtc="2026-09-22T16:48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4375807" w14:textId="77777777" w:rsidR="001E08FA" w:rsidRPr="001E08FA" w:rsidRDefault="001E08FA" w:rsidP="001E08FA">
      <w:pPr>
        <w:rPr>
          <w:ins w:id="65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66" w:author="1" w:date="2026-09-22T12:48:00Z" w16du:dateUtc="2026-09-22T16:48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A38E966" w14:textId="77777777" w:rsidR="001E08FA" w:rsidRPr="001E08FA" w:rsidRDefault="001E08FA" w:rsidP="001E08FA">
      <w:pPr>
        <w:rPr>
          <w:ins w:id="67" w:author="1" w:date="2026-09-22T12:48:00Z" w16du:dateUtc="2026-09-22T16:48:00Z"/>
          <w:rFonts w:ascii="Times New Roman" w:hAnsi="Times New Roman" w:cs="Times New Roman"/>
          <w:sz w:val="24"/>
          <w:szCs w:val="24"/>
        </w:rPr>
      </w:pPr>
      <w:ins w:id="68" w:author="1" w:date="2026-09-22T12:48:00Z" w16du:dateUtc="2026-09-22T16:48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45EB443" w14:textId="77777777" w:rsidR="001E08FA" w:rsidRPr="001E08FA" w:rsidRDefault="001E08FA" w:rsidP="001E08FA">
      <w:pPr>
        <w:rPr>
          <w:ins w:id="69" w:author="1" w:date="2026-09-22T12:48:00Z" w16du:dateUtc="2026-09-22T16:48:00Z"/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7"/>
        <w:gridCol w:w="1377"/>
        <w:gridCol w:w="1377"/>
        <w:gridCol w:w="1377"/>
      </w:tblGrid>
      <w:tr w:rsidR="00387684" w14:paraId="7D5D755C" w14:textId="77777777">
        <w:tblPrEx>
          <w:tblCellMar>
            <w:top w:w="0" w:type="dxa"/>
            <w:bottom w:w="0" w:type="dxa"/>
          </w:tblCellMar>
        </w:tblPrEx>
        <w:trPr>
          <w:del w:id="70" w:author="1" w:date="2026-09-22T12:48:00Z" w16du:dateUtc="2026-09-22T16:48:00Z"/>
        </w:trPr>
        <w:tc>
          <w:tcPr>
            <w:tcW w:w="11905" w:type="dxa"/>
            <w:gridSpan w:val="7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2B62838D" w14:textId="77777777" w:rsidR="00387684" w:rsidRDefault="000131F8">
            <w:pPr>
              <w:spacing w:before="80" w:after="80"/>
              <w:jc w:val="center"/>
              <w:rPr>
                <w:del w:id="71" w:author="1" w:date="2026-09-22T12:48:00Z" w16du:dateUtc="2026-09-22T16:48:00Z"/>
              </w:rPr>
            </w:pPr>
            <w:del w:id="72" w:author="1" w:date="2026-09-22T12:48:00Z" w16du:dateUtc="2026-09-22T16:48:00Z">
              <w:r>
                <w:rPr>
                  <w:b/>
                  <w:bCs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 w:rsidR="00387684" w14:paraId="78CA1412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  <w:del w:id="73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056C5305" w14:textId="77777777" w:rsidR="00387684" w:rsidRDefault="000131F8">
            <w:pPr>
              <w:jc w:val="center"/>
              <w:rPr>
                <w:del w:id="74" w:author="1" w:date="2026-09-22T12:48:00Z" w16du:dateUtc="2026-09-22T16:48:00Z"/>
              </w:rPr>
            </w:pPr>
            <w:del w:id="75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27B99F64" w14:textId="77777777" w:rsidR="00387684" w:rsidRDefault="000131F8">
            <w:pPr>
              <w:jc w:val="center"/>
              <w:rPr>
                <w:del w:id="76" w:author="1" w:date="2026-09-22T12:48:00Z" w16du:dateUtc="2026-09-22T16:48:00Z"/>
              </w:rPr>
            </w:pPr>
            <w:del w:id="77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17247820" w14:textId="77777777" w:rsidR="00387684" w:rsidRDefault="000131F8">
            <w:pPr>
              <w:jc w:val="center"/>
              <w:rPr>
                <w:del w:id="78" w:author="1" w:date="2026-09-22T12:48:00Z" w16du:dateUtc="2026-09-22T16:48:00Z"/>
              </w:rPr>
            </w:pPr>
            <w:del w:id="79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6D213153" w14:textId="77777777" w:rsidR="00387684" w:rsidRDefault="000131F8">
            <w:pPr>
              <w:jc w:val="center"/>
              <w:rPr>
                <w:del w:id="80" w:author="1" w:date="2026-09-22T12:48:00Z" w16du:dateUtc="2026-09-22T16:48:00Z"/>
              </w:rPr>
            </w:pPr>
            <w:del w:id="81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2D6E24DB" w14:textId="77777777" w:rsidR="00387684" w:rsidRDefault="000131F8">
            <w:pPr>
              <w:jc w:val="center"/>
              <w:rPr>
                <w:del w:id="82" w:author="1" w:date="2026-09-22T12:48:00Z" w16du:dateUtc="2026-09-22T16:48:00Z"/>
              </w:rPr>
            </w:pPr>
            <w:del w:id="83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7588A804" w14:textId="77777777" w:rsidR="00387684" w:rsidRDefault="000131F8">
            <w:pPr>
              <w:jc w:val="center"/>
              <w:rPr>
                <w:del w:id="84" w:author="1" w:date="2026-09-22T12:48:00Z" w16du:dateUtc="2026-09-22T16:48:00Z"/>
              </w:rPr>
            </w:pPr>
            <w:del w:id="85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16A2A614" w14:textId="77777777" w:rsidR="00387684" w:rsidRDefault="000131F8">
            <w:pPr>
              <w:jc w:val="center"/>
              <w:rPr>
                <w:del w:id="86" w:author="1" w:date="2026-09-22T12:48:00Z" w16du:dateUtc="2026-09-22T16:48:00Z"/>
              </w:rPr>
            </w:pPr>
            <w:del w:id="87" w:author="1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Sun</w:delText>
              </w:r>
            </w:del>
          </w:p>
        </w:tc>
      </w:tr>
      <w:tr w:rsidR="00387684" w14:paraId="1DD2A7A7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88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0E953" w14:textId="77777777" w:rsidR="00387684" w:rsidRDefault="00387684">
            <w:pPr>
              <w:spacing w:before="80" w:after="80"/>
              <w:jc w:val="center"/>
              <w:rPr>
                <w:del w:id="89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41FD8" w14:textId="77777777" w:rsidR="00387684" w:rsidRDefault="00387684">
            <w:pPr>
              <w:spacing w:before="80" w:after="80"/>
              <w:jc w:val="center"/>
              <w:rPr>
                <w:del w:id="90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683B3" w14:textId="77777777" w:rsidR="00387684" w:rsidRDefault="00387684">
            <w:pPr>
              <w:spacing w:before="80" w:after="80"/>
              <w:jc w:val="center"/>
              <w:rPr>
                <w:del w:id="91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748E2" w14:textId="77777777" w:rsidR="00387684" w:rsidRDefault="00387684">
            <w:pPr>
              <w:spacing w:before="80" w:after="80"/>
              <w:jc w:val="center"/>
              <w:rPr>
                <w:del w:id="92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404A8" w14:textId="77777777" w:rsidR="00387684" w:rsidRDefault="00387684">
            <w:pPr>
              <w:spacing w:before="80" w:after="80"/>
              <w:jc w:val="center"/>
              <w:rPr>
                <w:del w:id="93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22CDC65" w14:textId="77777777">
              <w:trPr>
                <w:trHeight w:val="399"/>
                <w:jc w:val="center"/>
                <w:del w:id="94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11372ED" w14:textId="77777777" w:rsidR="00387684" w:rsidRDefault="000131F8">
                  <w:pPr>
                    <w:spacing w:before="80" w:after="80"/>
                    <w:jc w:val="center"/>
                    <w:rPr>
                      <w:del w:id="95" w:author="1" w:date="2026-09-22T12:48:00Z" w16du:dateUtc="2026-09-22T16:48:00Z"/>
                    </w:rPr>
                  </w:pPr>
                  <w:del w:id="96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1</w:delText>
                    </w:r>
                  </w:del>
                </w:p>
              </w:tc>
            </w:tr>
          </w:tbl>
          <w:p w14:paraId="5E0FD08D" w14:textId="77777777" w:rsidR="00387684" w:rsidRDefault="00387684">
            <w:pPr>
              <w:rPr>
                <w:del w:id="97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3C722AA5" w14:textId="77777777">
              <w:trPr>
                <w:trHeight w:val="399"/>
                <w:jc w:val="center"/>
                <w:del w:id="98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FC0A477" w14:textId="77777777" w:rsidR="00387684" w:rsidRDefault="000131F8">
                  <w:pPr>
                    <w:spacing w:before="80" w:after="80"/>
                    <w:jc w:val="center"/>
                    <w:rPr>
                      <w:del w:id="99" w:author="1" w:date="2026-09-22T12:48:00Z" w16du:dateUtc="2026-09-22T16:48:00Z"/>
                    </w:rPr>
                  </w:pPr>
                  <w:del w:id="100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2</w:delText>
                    </w:r>
                  </w:del>
                </w:p>
              </w:tc>
            </w:tr>
          </w:tbl>
          <w:p w14:paraId="02DAC560" w14:textId="77777777" w:rsidR="00387684" w:rsidRDefault="00387684">
            <w:pPr>
              <w:rPr>
                <w:del w:id="101" w:author="1" w:date="2026-09-22T12:48:00Z" w16du:dateUtc="2026-09-22T16:48:00Z"/>
              </w:rPr>
            </w:pPr>
          </w:p>
        </w:tc>
      </w:tr>
      <w:tr w:rsidR="00387684" w14:paraId="70A9EF23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02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D07231B" w14:textId="77777777">
              <w:trPr>
                <w:trHeight w:val="399"/>
                <w:jc w:val="center"/>
                <w:del w:id="103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57678DA" w14:textId="77777777" w:rsidR="00387684" w:rsidRDefault="000131F8">
                  <w:pPr>
                    <w:spacing w:before="80" w:after="80"/>
                    <w:jc w:val="center"/>
                    <w:rPr>
                      <w:del w:id="104" w:author="1" w:date="2026-09-22T12:48:00Z" w16du:dateUtc="2026-09-22T16:48:00Z"/>
                    </w:rPr>
                  </w:pPr>
                  <w:del w:id="105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3</w:delText>
                    </w:r>
                  </w:del>
                </w:p>
              </w:tc>
            </w:tr>
          </w:tbl>
          <w:p w14:paraId="35DA8978" w14:textId="77777777" w:rsidR="00387684" w:rsidRDefault="00387684">
            <w:pPr>
              <w:rPr>
                <w:del w:id="106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5B903533" w14:textId="77777777">
              <w:trPr>
                <w:trHeight w:val="399"/>
                <w:jc w:val="center"/>
                <w:del w:id="107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BD87F16" w14:textId="77777777" w:rsidR="00387684" w:rsidRDefault="000131F8">
                  <w:pPr>
                    <w:spacing w:before="80" w:after="80"/>
                    <w:jc w:val="center"/>
                    <w:rPr>
                      <w:del w:id="108" w:author="1" w:date="2026-09-22T12:48:00Z" w16du:dateUtc="2026-09-22T16:48:00Z"/>
                    </w:rPr>
                  </w:pPr>
                  <w:del w:id="109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4</w:delText>
                    </w:r>
                  </w:del>
                </w:p>
              </w:tc>
            </w:tr>
          </w:tbl>
          <w:p w14:paraId="4655C6EF" w14:textId="77777777" w:rsidR="00387684" w:rsidRDefault="00387684">
            <w:pPr>
              <w:rPr>
                <w:del w:id="110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7C59FAA2" w14:textId="77777777">
              <w:trPr>
                <w:trHeight w:val="399"/>
                <w:jc w:val="center"/>
                <w:del w:id="111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3BD9DC2" w14:textId="77777777" w:rsidR="00387684" w:rsidRDefault="000131F8">
                  <w:pPr>
                    <w:spacing w:before="80" w:after="80"/>
                    <w:jc w:val="center"/>
                    <w:rPr>
                      <w:del w:id="112" w:author="1" w:date="2026-09-22T12:48:00Z" w16du:dateUtc="2026-09-22T16:48:00Z"/>
                    </w:rPr>
                  </w:pPr>
                  <w:del w:id="113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5</w:delText>
                    </w:r>
                  </w:del>
                </w:p>
              </w:tc>
            </w:tr>
          </w:tbl>
          <w:p w14:paraId="22F10CEB" w14:textId="77777777" w:rsidR="00387684" w:rsidRDefault="00387684">
            <w:pPr>
              <w:rPr>
                <w:del w:id="114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73866C72" w14:textId="77777777">
              <w:trPr>
                <w:trHeight w:val="399"/>
                <w:jc w:val="center"/>
                <w:del w:id="115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48954C9" w14:textId="77777777" w:rsidR="00387684" w:rsidRDefault="000131F8">
                  <w:pPr>
                    <w:spacing w:before="80" w:after="80"/>
                    <w:jc w:val="center"/>
                    <w:rPr>
                      <w:del w:id="116" w:author="1" w:date="2026-09-22T12:48:00Z" w16du:dateUtc="2026-09-22T16:48:00Z"/>
                    </w:rPr>
                  </w:pPr>
                  <w:del w:id="117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6</w:delText>
                    </w:r>
                  </w:del>
                </w:p>
              </w:tc>
            </w:tr>
          </w:tbl>
          <w:p w14:paraId="06FB51EB" w14:textId="77777777" w:rsidR="00387684" w:rsidRDefault="00387684">
            <w:pPr>
              <w:rPr>
                <w:del w:id="118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067CF5D" w14:textId="77777777">
              <w:trPr>
                <w:trHeight w:val="399"/>
                <w:jc w:val="center"/>
                <w:del w:id="119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2826BA0" w14:textId="77777777" w:rsidR="00387684" w:rsidRDefault="000131F8">
                  <w:pPr>
                    <w:spacing w:before="80" w:after="80"/>
                    <w:jc w:val="center"/>
                    <w:rPr>
                      <w:del w:id="120" w:author="1" w:date="2026-09-22T12:48:00Z" w16du:dateUtc="2026-09-22T16:48:00Z"/>
                    </w:rPr>
                  </w:pPr>
                  <w:del w:id="121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7</w:delText>
                    </w:r>
                  </w:del>
                </w:p>
              </w:tc>
            </w:tr>
          </w:tbl>
          <w:p w14:paraId="798AEE62" w14:textId="77777777" w:rsidR="00387684" w:rsidRDefault="00387684">
            <w:pPr>
              <w:rPr>
                <w:del w:id="122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23946F46" w14:textId="77777777">
              <w:trPr>
                <w:trHeight w:val="399"/>
                <w:jc w:val="center"/>
                <w:del w:id="123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1E8305E" w14:textId="77777777" w:rsidR="00387684" w:rsidRDefault="000131F8">
                  <w:pPr>
                    <w:spacing w:before="80" w:after="80"/>
                    <w:jc w:val="center"/>
                    <w:rPr>
                      <w:del w:id="124" w:author="1" w:date="2026-09-22T12:48:00Z" w16du:dateUtc="2026-09-22T16:48:00Z"/>
                    </w:rPr>
                  </w:pPr>
                  <w:del w:id="125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8</w:delText>
                    </w:r>
                  </w:del>
                </w:p>
              </w:tc>
            </w:tr>
          </w:tbl>
          <w:p w14:paraId="107DA434" w14:textId="77777777" w:rsidR="00387684" w:rsidRDefault="00387684">
            <w:pPr>
              <w:rPr>
                <w:del w:id="126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0D67ACE9" w14:textId="77777777">
              <w:trPr>
                <w:trHeight w:val="399"/>
                <w:jc w:val="center"/>
                <w:del w:id="127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F111537" w14:textId="77777777" w:rsidR="00387684" w:rsidRDefault="000131F8">
                  <w:pPr>
                    <w:spacing w:before="80" w:after="80"/>
                    <w:jc w:val="center"/>
                    <w:rPr>
                      <w:del w:id="128" w:author="1" w:date="2026-09-22T12:48:00Z" w16du:dateUtc="2026-09-22T16:48:00Z"/>
                    </w:rPr>
                  </w:pPr>
                  <w:del w:id="129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9</w:delText>
                    </w:r>
                  </w:del>
                </w:p>
              </w:tc>
            </w:tr>
          </w:tbl>
          <w:p w14:paraId="5D611686" w14:textId="77777777" w:rsidR="00387684" w:rsidRDefault="00387684">
            <w:pPr>
              <w:rPr>
                <w:del w:id="130" w:author="1" w:date="2026-09-22T12:48:00Z" w16du:dateUtc="2026-09-22T16:48:00Z"/>
              </w:rPr>
            </w:pPr>
          </w:p>
        </w:tc>
      </w:tr>
      <w:tr w:rsidR="00387684" w14:paraId="7EBCFF2D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31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62B8EC8C" w14:textId="77777777">
              <w:trPr>
                <w:trHeight w:val="399"/>
                <w:jc w:val="center"/>
                <w:del w:id="132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2481776" w14:textId="77777777" w:rsidR="00387684" w:rsidRDefault="000131F8">
                  <w:pPr>
                    <w:spacing w:before="80" w:after="80"/>
                    <w:jc w:val="center"/>
                    <w:rPr>
                      <w:del w:id="133" w:author="1" w:date="2026-09-22T12:48:00Z" w16du:dateUtc="2026-09-22T16:48:00Z"/>
                    </w:rPr>
                  </w:pPr>
                  <w:del w:id="134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10</w:delText>
                    </w:r>
                  </w:del>
                </w:p>
              </w:tc>
            </w:tr>
          </w:tbl>
          <w:p w14:paraId="6B57992A" w14:textId="77777777" w:rsidR="00387684" w:rsidRDefault="00387684">
            <w:pPr>
              <w:rPr>
                <w:del w:id="135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650B0E22" w14:textId="77777777">
              <w:trPr>
                <w:trHeight w:val="399"/>
                <w:jc w:val="center"/>
                <w:del w:id="136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A9BC617" w14:textId="77777777" w:rsidR="00387684" w:rsidRDefault="000131F8">
                  <w:pPr>
                    <w:spacing w:before="80" w:after="80"/>
                    <w:jc w:val="center"/>
                    <w:rPr>
                      <w:del w:id="137" w:author="1" w:date="2026-09-22T12:48:00Z" w16du:dateUtc="2026-09-22T16:48:00Z"/>
                    </w:rPr>
                  </w:pPr>
                  <w:del w:id="138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11</w:delText>
                    </w:r>
                  </w:del>
                </w:p>
              </w:tc>
            </w:tr>
          </w:tbl>
          <w:p w14:paraId="742A2DE0" w14:textId="77777777" w:rsidR="00387684" w:rsidRDefault="00387684">
            <w:pPr>
              <w:rPr>
                <w:del w:id="139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50CA376D" w14:textId="77777777">
              <w:trPr>
                <w:trHeight w:val="399"/>
                <w:jc w:val="center"/>
                <w:del w:id="140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12EF06D" w14:textId="77777777" w:rsidR="00387684" w:rsidRDefault="000131F8">
                  <w:pPr>
                    <w:spacing w:before="80" w:after="80"/>
                    <w:jc w:val="center"/>
                    <w:rPr>
                      <w:del w:id="141" w:author="1" w:date="2026-09-22T12:48:00Z" w16du:dateUtc="2026-09-22T16:48:00Z"/>
                    </w:rPr>
                  </w:pPr>
                  <w:del w:id="142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12</w:delText>
                    </w:r>
                  </w:del>
                </w:p>
              </w:tc>
            </w:tr>
          </w:tbl>
          <w:p w14:paraId="78BD226B" w14:textId="77777777" w:rsidR="00387684" w:rsidRDefault="00387684">
            <w:pPr>
              <w:rPr>
                <w:del w:id="143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0CD14C97" w14:textId="77777777">
              <w:trPr>
                <w:trHeight w:val="399"/>
                <w:jc w:val="center"/>
                <w:del w:id="144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ADE4A33" w14:textId="77777777" w:rsidR="00387684" w:rsidRDefault="000131F8">
                  <w:pPr>
                    <w:spacing w:before="80" w:after="80"/>
                    <w:jc w:val="center"/>
                    <w:rPr>
                      <w:del w:id="145" w:author="1" w:date="2026-09-22T12:48:00Z" w16du:dateUtc="2026-09-22T16:48:00Z"/>
                    </w:rPr>
                  </w:pPr>
                  <w:del w:id="146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13</w:delText>
                    </w:r>
                  </w:del>
                </w:p>
              </w:tc>
            </w:tr>
          </w:tbl>
          <w:p w14:paraId="5473E9F6" w14:textId="77777777" w:rsidR="00387684" w:rsidRDefault="00387684">
            <w:pPr>
              <w:rPr>
                <w:del w:id="147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854D7E9" w14:textId="77777777">
              <w:trPr>
                <w:trHeight w:val="399"/>
                <w:jc w:val="center"/>
                <w:del w:id="148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DE3698A" w14:textId="77777777" w:rsidR="00387684" w:rsidRDefault="000131F8">
                  <w:pPr>
                    <w:spacing w:before="80" w:after="80"/>
                    <w:jc w:val="center"/>
                    <w:rPr>
                      <w:del w:id="149" w:author="1" w:date="2026-09-22T12:48:00Z" w16du:dateUtc="2026-09-22T16:48:00Z"/>
                    </w:rPr>
                  </w:pPr>
                  <w:del w:id="150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14</w:delText>
                    </w:r>
                  </w:del>
                </w:p>
              </w:tc>
            </w:tr>
          </w:tbl>
          <w:p w14:paraId="09EBB407" w14:textId="77777777" w:rsidR="00387684" w:rsidRDefault="00387684">
            <w:pPr>
              <w:rPr>
                <w:del w:id="151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601A8A7" w14:textId="77777777">
              <w:trPr>
                <w:trHeight w:val="399"/>
                <w:jc w:val="center"/>
                <w:del w:id="152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26634BB" w14:textId="77777777" w:rsidR="00387684" w:rsidRDefault="000131F8">
                  <w:pPr>
                    <w:spacing w:before="80" w:after="80"/>
                    <w:jc w:val="center"/>
                    <w:rPr>
                      <w:del w:id="153" w:author="1" w:date="2026-09-22T12:48:00Z" w16du:dateUtc="2026-09-22T16:48:00Z"/>
                    </w:rPr>
                  </w:pPr>
                  <w:del w:id="154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15</w:delText>
                    </w:r>
                  </w:del>
                </w:p>
              </w:tc>
            </w:tr>
          </w:tbl>
          <w:p w14:paraId="58AFC36B" w14:textId="77777777" w:rsidR="00387684" w:rsidRDefault="00387684">
            <w:pPr>
              <w:rPr>
                <w:del w:id="155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F715511" w14:textId="77777777">
              <w:trPr>
                <w:trHeight w:val="399"/>
                <w:jc w:val="center"/>
                <w:del w:id="156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9E8B4EA" w14:textId="77777777" w:rsidR="00387684" w:rsidRDefault="000131F8">
                  <w:pPr>
                    <w:spacing w:before="80" w:after="80"/>
                    <w:jc w:val="center"/>
                    <w:rPr>
                      <w:del w:id="157" w:author="1" w:date="2026-09-22T12:48:00Z" w16du:dateUtc="2026-09-22T16:48:00Z"/>
                    </w:rPr>
                  </w:pPr>
                  <w:del w:id="158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16</w:delText>
                    </w:r>
                  </w:del>
                </w:p>
              </w:tc>
            </w:tr>
          </w:tbl>
          <w:p w14:paraId="59D941C5" w14:textId="77777777" w:rsidR="00387684" w:rsidRDefault="00387684">
            <w:pPr>
              <w:rPr>
                <w:del w:id="159" w:author="1" w:date="2026-09-22T12:48:00Z" w16du:dateUtc="2026-09-22T16:48:00Z"/>
              </w:rPr>
            </w:pPr>
          </w:p>
        </w:tc>
      </w:tr>
      <w:tr w:rsidR="00387684" w14:paraId="471537F8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60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2854D090" w14:textId="77777777">
              <w:trPr>
                <w:trHeight w:val="399"/>
                <w:jc w:val="center"/>
                <w:del w:id="161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3964EAB" w14:textId="77777777" w:rsidR="00387684" w:rsidRDefault="000131F8">
                  <w:pPr>
                    <w:spacing w:before="80" w:after="80"/>
                    <w:jc w:val="center"/>
                    <w:rPr>
                      <w:del w:id="162" w:author="1" w:date="2026-09-22T12:48:00Z" w16du:dateUtc="2026-09-22T16:48:00Z"/>
                    </w:rPr>
                  </w:pPr>
                  <w:del w:id="163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17</w:delText>
                    </w:r>
                  </w:del>
                </w:p>
              </w:tc>
            </w:tr>
          </w:tbl>
          <w:p w14:paraId="58D1E101" w14:textId="77777777" w:rsidR="00387684" w:rsidRDefault="00387684">
            <w:pPr>
              <w:rPr>
                <w:del w:id="164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6C71FD06" w14:textId="77777777">
              <w:trPr>
                <w:trHeight w:val="399"/>
                <w:jc w:val="center"/>
                <w:del w:id="165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6B1C227" w14:textId="77777777" w:rsidR="00387684" w:rsidRDefault="000131F8">
                  <w:pPr>
                    <w:spacing w:before="80" w:after="80"/>
                    <w:jc w:val="center"/>
                    <w:rPr>
                      <w:del w:id="166" w:author="1" w:date="2026-09-22T12:48:00Z" w16du:dateUtc="2026-09-22T16:48:00Z"/>
                    </w:rPr>
                  </w:pPr>
                  <w:del w:id="167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18</w:delText>
                    </w:r>
                  </w:del>
                </w:p>
              </w:tc>
            </w:tr>
          </w:tbl>
          <w:p w14:paraId="6C04CB7C" w14:textId="77777777" w:rsidR="00387684" w:rsidRDefault="00387684">
            <w:pPr>
              <w:rPr>
                <w:del w:id="168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708A1873" w14:textId="77777777">
              <w:trPr>
                <w:trHeight w:val="399"/>
                <w:jc w:val="center"/>
                <w:del w:id="169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EFF3B14" w14:textId="77777777" w:rsidR="00387684" w:rsidRDefault="000131F8">
                  <w:pPr>
                    <w:spacing w:before="80" w:after="80"/>
                    <w:jc w:val="center"/>
                    <w:rPr>
                      <w:del w:id="170" w:author="1" w:date="2026-09-22T12:48:00Z" w16du:dateUtc="2026-09-22T16:48:00Z"/>
                    </w:rPr>
                  </w:pPr>
                  <w:del w:id="171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19</w:delText>
                    </w:r>
                  </w:del>
                </w:p>
              </w:tc>
            </w:tr>
          </w:tbl>
          <w:p w14:paraId="7CD8D7BA" w14:textId="77777777" w:rsidR="00387684" w:rsidRDefault="00387684">
            <w:pPr>
              <w:rPr>
                <w:del w:id="172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1DF7B3F" w14:textId="77777777">
              <w:trPr>
                <w:trHeight w:val="399"/>
                <w:jc w:val="center"/>
                <w:del w:id="173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5D9069D" w14:textId="77777777" w:rsidR="00387684" w:rsidRDefault="000131F8">
                  <w:pPr>
                    <w:spacing w:before="80" w:after="80"/>
                    <w:jc w:val="center"/>
                    <w:rPr>
                      <w:del w:id="174" w:author="1" w:date="2026-09-22T12:48:00Z" w16du:dateUtc="2026-09-22T16:48:00Z"/>
                    </w:rPr>
                  </w:pPr>
                  <w:del w:id="175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20</w:delText>
                    </w:r>
                  </w:del>
                </w:p>
              </w:tc>
            </w:tr>
          </w:tbl>
          <w:p w14:paraId="4587DAEE" w14:textId="77777777" w:rsidR="00387684" w:rsidRDefault="00387684">
            <w:pPr>
              <w:rPr>
                <w:del w:id="176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39AFF0DA" w14:textId="77777777">
              <w:trPr>
                <w:trHeight w:val="399"/>
                <w:jc w:val="center"/>
                <w:del w:id="177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7E6BB66" w14:textId="77777777" w:rsidR="00387684" w:rsidRDefault="000131F8">
                  <w:pPr>
                    <w:spacing w:before="80" w:after="80"/>
                    <w:jc w:val="center"/>
                    <w:rPr>
                      <w:del w:id="178" w:author="1" w:date="2026-09-22T12:48:00Z" w16du:dateUtc="2026-09-22T16:48:00Z"/>
                    </w:rPr>
                  </w:pPr>
                  <w:del w:id="179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21</w:delText>
                    </w:r>
                  </w:del>
                </w:p>
              </w:tc>
            </w:tr>
          </w:tbl>
          <w:p w14:paraId="2DB7A8E6" w14:textId="77777777" w:rsidR="00387684" w:rsidRDefault="00387684">
            <w:pPr>
              <w:rPr>
                <w:del w:id="180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51E153A7" w14:textId="77777777">
              <w:trPr>
                <w:trHeight w:val="399"/>
                <w:jc w:val="center"/>
                <w:del w:id="181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9D740E4" w14:textId="77777777" w:rsidR="00387684" w:rsidRDefault="000131F8">
                  <w:pPr>
                    <w:spacing w:before="80" w:after="80"/>
                    <w:jc w:val="center"/>
                    <w:rPr>
                      <w:del w:id="182" w:author="1" w:date="2026-09-22T12:48:00Z" w16du:dateUtc="2026-09-22T16:48:00Z"/>
                    </w:rPr>
                  </w:pPr>
                  <w:del w:id="183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22</w:delText>
                    </w:r>
                  </w:del>
                </w:p>
              </w:tc>
            </w:tr>
          </w:tbl>
          <w:p w14:paraId="4C530C01" w14:textId="77777777" w:rsidR="00387684" w:rsidRDefault="00387684">
            <w:pPr>
              <w:rPr>
                <w:del w:id="184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0C0F3D63" w14:textId="77777777">
              <w:trPr>
                <w:trHeight w:val="399"/>
                <w:jc w:val="center"/>
                <w:del w:id="185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9005024" w14:textId="77777777" w:rsidR="00387684" w:rsidRDefault="000131F8">
                  <w:pPr>
                    <w:spacing w:before="80" w:after="80"/>
                    <w:jc w:val="center"/>
                    <w:rPr>
                      <w:del w:id="186" w:author="1" w:date="2026-09-22T12:48:00Z" w16du:dateUtc="2026-09-22T16:48:00Z"/>
                    </w:rPr>
                  </w:pPr>
                  <w:del w:id="187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23</w:delText>
                    </w:r>
                  </w:del>
                </w:p>
              </w:tc>
            </w:tr>
          </w:tbl>
          <w:p w14:paraId="3FB2BD4E" w14:textId="77777777" w:rsidR="00387684" w:rsidRDefault="00387684">
            <w:pPr>
              <w:rPr>
                <w:del w:id="188" w:author="1" w:date="2026-09-22T12:48:00Z" w16du:dateUtc="2026-09-22T16:48:00Z"/>
              </w:rPr>
            </w:pPr>
          </w:p>
        </w:tc>
      </w:tr>
      <w:tr w:rsidR="00387684" w14:paraId="472A09A0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89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6D6F6D35" w14:textId="77777777">
              <w:trPr>
                <w:trHeight w:val="399"/>
                <w:jc w:val="center"/>
                <w:del w:id="190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4110EBF" w14:textId="77777777" w:rsidR="00387684" w:rsidRDefault="000131F8">
                  <w:pPr>
                    <w:spacing w:before="80" w:after="80"/>
                    <w:jc w:val="center"/>
                    <w:rPr>
                      <w:del w:id="191" w:author="1" w:date="2026-09-22T12:48:00Z" w16du:dateUtc="2026-09-22T16:48:00Z"/>
                    </w:rPr>
                  </w:pPr>
                  <w:del w:id="192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24</w:delText>
                    </w:r>
                  </w:del>
                </w:p>
              </w:tc>
            </w:tr>
          </w:tbl>
          <w:p w14:paraId="66BD7074" w14:textId="77777777" w:rsidR="00387684" w:rsidRDefault="00387684">
            <w:pPr>
              <w:rPr>
                <w:del w:id="193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0CB81BAE" w14:textId="77777777">
              <w:trPr>
                <w:trHeight w:val="399"/>
                <w:jc w:val="center"/>
                <w:del w:id="194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C90090E" w14:textId="77777777" w:rsidR="00387684" w:rsidRDefault="000131F8">
                  <w:pPr>
                    <w:spacing w:before="80" w:after="80"/>
                    <w:jc w:val="center"/>
                    <w:rPr>
                      <w:del w:id="195" w:author="1" w:date="2026-09-22T12:48:00Z" w16du:dateUtc="2026-09-22T16:48:00Z"/>
                    </w:rPr>
                  </w:pPr>
                  <w:del w:id="196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25</w:delText>
                    </w:r>
                  </w:del>
                </w:p>
              </w:tc>
            </w:tr>
          </w:tbl>
          <w:p w14:paraId="0E0AA187" w14:textId="77777777" w:rsidR="00387684" w:rsidRDefault="00387684">
            <w:pPr>
              <w:rPr>
                <w:del w:id="197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5A6C5EC9" w14:textId="77777777">
              <w:trPr>
                <w:trHeight w:val="399"/>
                <w:jc w:val="center"/>
                <w:del w:id="198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8E37E2D" w14:textId="77777777" w:rsidR="00387684" w:rsidRDefault="000131F8">
                  <w:pPr>
                    <w:spacing w:before="80" w:after="80"/>
                    <w:jc w:val="center"/>
                    <w:rPr>
                      <w:del w:id="199" w:author="1" w:date="2026-09-22T12:48:00Z" w16du:dateUtc="2026-09-22T16:48:00Z"/>
                    </w:rPr>
                  </w:pPr>
                  <w:del w:id="200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26</w:delText>
                    </w:r>
                  </w:del>
                </w:p>
              </w:tc>
            </w:tr>
          </w:tbl>
          <w:p w14:paraId="0A7D2814" w14:textId="77777777" w:rsidR="00387684" w:rsidRDefault="00387684">
            <w:pPr>
              <w:rPr>
                <w:del w:id="201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3FD31429" w14:textId="77777777">
              <w:trPr>
                <w:trHeight w:val="399"/>
                <w:jc w:val="center"/>
                <w:del w:id="202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E773FAF" w14:textId="77777777" w:rsidR="00387684" w:rsidRDefault="000131F8">
                  <w:pPr>
                    <w:spacing w:before="80" w:after="80"/>
                    <w:jc w:val="center"/>
                    <w:rPr>
                      <w:del w:id="203" w:author="1" w:date="2026-09-22T12:48:00Z" w16du:dateUtc="2026-09-22T16:48:00Z"/>
                    </w:rPr>
                  </w:pPr>
                  <w:del w:id="204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27</w:delText>
                    </w:r>
                  </w:del>
                </w:p>
              </w:tc>
            </w:tr>
          </w:tbl>
          <w:p w14:paraId="1FB93ED7" w14:textId="77777777" w:rsidR="00387684" w:rsidRDefault="00387684">
            <w:pPr>
              <w:rPr>
                <w:del w:id="205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4853C2C" w14:textId="77777777">
              <w:trPr>
                <w:trHeight w:val="399"/>
                <w:jc w:val="center"/>
                <w:del w:id="206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0AC7EB2" w14:textId="77777777" w:rsidR="00387684" w:rsidRDefault="000131F8">
                  <w:pPr>
                    <w:spacing w:before="80" w:after="80"/>
                    <w:jc w:val="center"/>
                    <w:rPr>
                      <w:del w:id="207" w:author="1" w:date="2026-09-22T12:48:00Z" w16du:dateUtc="2026-09-22T16:48:00Z"/>
                    </w:rPr>
                  </w:pPr>
                  <w:del w:id="208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28</w:delText>
                    </w:r>
                  </w:del>
                </w:p>
              </w:tc>
            </w:tr>
          </w:tbl>
          <w:p w14:paraId="56621EBA" w14:textId="77777777" w:rsidR="00387684" w:rsidRDefault="00387684">
            <w:pPr>
              <w:rPr>
                <w:del w:id="209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2BE335EB" w14:textId="77777777">
              <w:trPr>
                <w:trHeight w:val="399"/>
                <w:jc w:val="center"/>
                <w:del w:id="210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D41AEFF" w14:textId="77777777" w:rsidR="00387684" w:rsidRDefault="000131F8">
                  <w:pPr>
                    <w:spacing w:before="80" w:after="80"/>
                    <w:jc w:val="center"/>
                    <w:rPr>
                      <w:del w:id="211" w:author="1" w:date="2026-09-22T12:48:00Z" w16du:dateUtc="2026-09-22T16:48:00Z"/>
                    </w:rPr>
                  </w:pPr>
                  <w:del w:id="212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29</w:delText>
                    </w:r>
                  </w:del>
                </w:p>
              </w:tc>
            </w:tr>
          </w:tbl>
          <w:p w14:paraId="46984493" w14:textId="77777777" w:rsidR="00387684" w:rsidRDefault="00387684">
            <w:pPr>
              <w:rPr>
                <w:del w:id="213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3659AF2C" w14:textId="77777777">
              <w:trPr>
                <w:trHeight w:val="399"/>
                <w:jc w:val="center"/>
                <w:del w:id="214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A8B8AD3" w14:textId="77777777" w:rsidR="00387684" w:rsidRDefault="000131F8">
                  <w:pPr>
                    <w:spacing w:before="80" w:after="80"/>
                    <w:jc w:val="center"/>
                    <w:rPr>
                      <w:del w:id="215" w:author="1" w:date="2026-09-22T12:48:00Z" w16du:dateUtc="2026-09-22T16:48:00Z"/>
                    </w:rPr>
                  </w:pPr>
                  <w:del w:id="216" w:author="1" w:date="2026-09-22T12:48:00Z" w16du:dateUtc="2026-09-22T16:48:00Z">
                    <w:r>
                      <w:rPr>
                        <w:color w:val="FF0000"/>
                        <w:sz w:val="22"/>
                        <w:szCs w:val="22"/>
                      </w:rPr>
                      <w:delText>30</w:delText>
                    </w:r>
                  </w:del>
                </w:p>
              </w:tc>
            </w:tr>
          </w:tbl>
          <w:p w14:paraId="29A201C1" w14:textId="77777777" w:rsidR="00387684" w:rsidRDefault="00387684">
            <w:pPr>
              <w:rPr>
                <w:del w:id="217" w:author="1" w:date="2026-09-22T12:48:00Z" w16du:dateUtc="2026-09-22T16:48:00Z"/>
              </w:rPr>
            </w:pPr>
          </w:p>
        </w:tc>
      </w:tr>
      <w:tr w:rsidR="00387684" w14:paraId="772DB8D6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218" w:author="1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1"/>
            </w:tblGrid>
            <w:tr w:rsidR="00387684" w14:paraId="10CC5369" w14:textId="77777777">
              <w:trPr>
                <w:trHeight w:val="399"/>
                <w:jc w:val="center"/>
                <w:del w:id="219" w:author="1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2C02807" w14:textId="77777777" w:rsidR="00387684" w:rsidRDefault="000131F8">
                  <w:pPr>
                    <w:spacing w:before="80" w:after="80"/>
                    <w:jc w:val="center"/>
                    <w:rPr>
                      <w:del w:id="220" w:author="1" w:date="2026-09-22T12:48:00Z" w16du:dateUtc="2026-09-22T16:48:00Z"/>
                    </w:rPr>
                  </w:pPr>
                  <w:del w:id="221" w:author="1" w:date="2026-09-22T12:48:00Z" w16du:dateUtc="2026-09-22T16:48:00Z">
                    <w:r>
                      <w:rPr>
                        <w:color w:val="000000"/>
                        <w:sz w:val="22"/>
                        <w:szCs w:val="22"/>
                      </w:rPr>
                      <w:delText>31</w:delText>
                    </w:r>
                  </w:del>
                </w:p>
              </w:tc>
            </w:tr>
          </w:tbl>
          <w:p w14:paraId="09A8A5D6" w14:textId="77777777" w:rsidR="00387684" w:rsidRDefault="00387684">
            <w:pPr>
              <w:rPr>
                <w:del w:id="222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EA92F" w14:textId="77777777" w:rsidR="00387684" w:rsidRDefault="00387684">
            <w:pPr>
              <w:spacing w:before="80" w:after="80"/>
              <w:jc w:val="center"/>
              <w:rPr>
                <w:del w:id="223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D2A85" w14:textId="77777777" w:rsidR="00387684" w:rsidRDefault="00387684">
            <w:pPr>
              <w:spacing w:before="80" w:after="80"/>
              <w:jc w:val="center"/>
              <w:rPr>
                <w:del w:id="224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4FDDD" w14:textId="77777777" w:rsidR="00387684" w:rsidRDefault="00387684">
            <w:pPr>
              <w:spacing w:before="80" w:after="80"/>
              <w:jc w:val="center"/>
              <w:rPr>
                <w:del w:id="225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C076A" w14:textId="77777777" w:rsidR="00387684" w:rsidRDefault="00387684">
            <w:pPr>
              <w:spacing w:before="80" w:after="80"/>
              <w:jc w:val="center"/>
              <w:rPr>
                <w:del w:id="226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45353836" w14:textId="77777777" w:rsidR="00387684" w:rsidRDefault="00387684">
            <w:pPr>
              <w:spacing w:before="80" w:after="80"/>
              <w:jc w:val="center"/>
              <w:rPr>
                <w:del w:id="227" w:author="1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25BA4D21" w14:textId="77777777" w:rsidR="00387684" w:rsidRDefault="00387684">
            <w:pPr>
              <w:spacing w:before="80" w:after="80"/>
              <w:jc w:val="center"/>
              <w:rPr>
                <w:del w:id="228" w:author="1" w:date="2026-09-22T12:48:00Z" w16du:dateUtc="2026-09-22T16:48:00Z"/>
              </w:rPr>
            </w:pPr>
          </w:p>
        </w:tc>
      </w:tr>
    </w:tbl>
    <w:p w14:paraId="3018DF62" w14:textId="77777777" w:rsidR="00387684" w:rsidRPr="001E08FA" w:rsidRDefault="000131F8" w:rsidP="00FF542C">
      <w:pPr>
        <w:autoSpaceDE w:val="0"/>
        <w:rPr>
          <w:rFonts w:ascii="Times New Roman" w:hAnsi="Times New Roman"/>
          <w:sz w:val="24"/>
          <w:rPrChange w:id="229" w:author="1" w:date="2026-09-22T12:48:00Z" w16du:dateUtc="2026-09-22T16:48:00Z">
            <w:rPr/>
          </w:rPrChange>
        </w:rPr>
        <w:pPrChange w:id="230" w:author="1" w:date="2026-09-22T12:48:00Z" w16du:dateUtc="2026-09-22T16:48:00Z">
          <w:pPr>
            <w:spacing w:before="30"/>
            <w:jc w:val="center"/>
          </w:pPr>
        </w:pPrChange>
      </w:pPr>
      <w:del w:id="231" w:author="1" w:date="2026-09-22T12:48:00Z" w16du:dateUtc="2026-09-22T16:48:00Z">
        <w:r>
          <w:rPr>
            <w:sz w:val="22"/>
            <w:szCs w:val="22"/>
          </w:rPr>
          <w:delText>© PrintableCalendar4U.Com</w:delText>
        </w:r>
      </w:del>
    </w:p>
    <w:sectPr w:rsidR="00387684" w:rsidRPr="001E08FA" w:rsidSect="006E54AE">
      <w:pgSz w:w="11906" w:h="16838" w:orient="portrait"/>
      <w:pgMar w:top="1079" w:right="850" w:bottom="1134" w:left="1440" w:header="708" w:footer="708" w:gutter="0"/>
      <w:cols w:space="708"/>
      <w:docGrid w:linePitch="360"/>
      <w:sectPrChange w:id="232" w:author="1" w:date="2026-09-22T12:48:00Z" w16du:dateUtc="2026-09-22T16:48:00Z">
        <w:sectPr w:rsidR="00387684" w:rsidRPr="001E08FA" w:rsidSect="006E54AE">
          <w:pgSz w:w="16837" w:h="11905" w:orient="landscape"/>
          <w:pgMar w:top="1200" w:right="1440" w:bottom="12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806582442">
    <w:abstractNumId w:val="15"/>
  </w:num>
  <w:num w:numId="2" w16cid:durableId="71700657">
    <w:abstractNumId w:val="14"/>
  </w:num>
  <w:num w:numId="3" w16cid:durableId="222444837">
    <w:abstractNumId w:val="16"/>
  </w:num>
  <w:num w:numId="4" w16cid:durableId="470514361">
    <w:abstractNumId w:val="13"/>
  </w:num>
  <w:num w:numId="5" w16cid:durableId="1572813019">
    <w:abstractNumId w:val="6"/>
  </w:num>
  <w:num w:numId="6" w16cid:durableId="116527126">
    <w:abstractNumId w:val="18"/>
  </w:num>
  <w:num w:numId="7" w16cid:durableId="1266887941">
    <w:abstractNumId w:val="7"/>
  </w:num>
  <w:num w:numId="8" w16cid:durableId="375008281">
    <w:abstractNumId w:val="11"/>
  </w:num>
  <w:num w:numId="9" w16cid:durableId="551039613">
    <w:abstractNumId w:val="4"/>
  </w:num>
  <w:num w:numId="10" w16cid:durableId="418990094">
    <w:abstractNumId w:val="10"/>
  </w:num>
  <w:num w:numId="11" w16cid:durableId="1695308234">
    <w:abstractNumId w:val="3"/>
  </w:num>
  <w:num w:numId="12" w16cid:durableId="762916255">
    <w:abstractNumId w:val="1"/>
  </w:num>
  <w:num w:numId="13" w16cid:durableId="841356888">
    <w:abstractNumId w:val="2"/>
  </w:num>
  <w:num w:numId="14" w16cid:durableId="887034948">
    <w:abstractNumId w:val="5"/>
  </w:num>
  <w:num w:numId="15" w16cid:durableId="1019697738">
    <w:abstractNumId w:val="8"/>
  </w:num>
  <w:num w:numId="16" w16cid:durableId="1178739562">
    <w:abstractNumId w:val="17"/>
  </w:num>
  <w:num w:numId="17" w16cid:durableId="569124025">
    <w:abstractNumId w:val="12"/>
  </w:num>
  <w:num w:numId="18" w16cid:durableId="403333627">
    <w:abstractNumId w:val="0"/>
  </w:num>
  <w:num w:numId="19" w16cid:durableId="111590868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2737221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684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87684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05D6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517A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48:00Z">
        <w:pPr>
          <w:jc w:val="both"/>
        </w:pPr>
      </w:pPrChange>
    </w:pPr>
    <w:rPr>
      <w:rFonts w:eastAsia="Times New Roman"/>
      <w:sz w:val="18"/>
      <w:szCs w:val="18"/>
      <w:lang w:val="ru-RU" w:eastAsia="ru-RU"/>
      <w:rPrChange w:id="0" w:author="1" w:date="2026-09-22T12:48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48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48:00Z">
        <w:rPr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FF"/>
        </w:tcBorders>
        <w:shd w:val="clear" w:color="auto" w:fill="66BB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D05D6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48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48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48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48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48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48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9D05D6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9D05D6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48:00Z">
        <w:pPr>
          <w:ind w:left="708"/>
        </w:pPr>
      </w:pPrChange>
    </w:pPr>
    <w:rPr>
      <w:rFonts w:cs="Times New Roman"/>
      <w:rPrChange w:id="5" w:author="1" w:date="2026-09-22T12:48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9D05D6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48:00Z">
        <w:pPr/>
      </w:pPrChange>
    </w:pPr>
    <w:rPr>
      <w:rFonts w:ascii="Tahoma" w:hAnsi="Tahoma" w:cs="Tahoma"/>
      <w:sz w:val="16"/>
      <w:szCs w:val="16"/>
      <w:rPrChange w:id="6" w:author="1" w:date="2026-09-22T12:48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9D05D6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48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48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4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48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D05D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4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48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F166E3-2952-1646-A2A6-035CE0389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1792</Characters>
  <Application>Microsoft Office Word</Application>
  <DocSecurity>0</DocSecurity>
  <Lines>14</Lines>
  <Paragraphs>4</Paragraphs>
  <ScaleCrop>false</ScaleCrop>
  <Manager/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 with days in box, US Holidays, Monday start (Landscape, A4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2025-04-19T05:06:00Z</dcterms:created>
  <dcterms:modified xsi:type="dcterms:W3CDTF">2026-09-22T16:48:00Z</dcterms:modified>
  <cp:category/>
</cp:coreProperties>
</file>