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D907" w14:textId="512D4DE2" w:rsidR="00BA75E2" w:rsidRDefault="00D739E4" w:rsidP="00D739E4">
      <w:pPr>
        <w:pStyle w:val="Heading1"/>
        <w:rPr>
          <w:ins w:id="0" w:author="Luccas Correa" w:date="2026-08-03T22:25:00Z" w16du:dateUtc="2026-08-04T02:25:00Z"/>
        </w:rPr>
      </w:pPr>
      <w:bookmarkStart w:id="1" w:name="_Here_is_a"/>
      <w:bookmarkStart w:id="2" w:name="_top"/>
      <w:bookmarkEnd w:id="1"/>
      <w:bookmarkEnd w:id="2"/>
      <w:ins w:id="3" w:author="Luccas Correa" w:date="2026-08-03T22:25:00Z" w16du:dateUtc="2026-08-04T02:25:00Z">
        <w:r>
          <w:t>Here is a title</w:t>
        </w:r>
      </w:ins>
    </w:p>
    <w:p w14:paraId="0F9D929C" w14:textId="7BA954FF" w:rsidR="00D739E4" w:rsidRDefault="00D739E4">
      <w:pPr>
        <w:rPr>
          <w:ins w:id="4" w:author="Luccas Correa" w:date="2026-08-03T22:25:00Z" w16du:dateUtc="2026-08-04T02:25:00Z"/>
        </w:rPr>
      </w:pPr>
      <w:ins w:id="5" w:author="Luccas Correa" w:date="2026-08-03T22:25:00Z" w16du:dateUtc="2026-08-04T02:25:00Z">
        <w:r>
          <w:t>Some text</w:t>
        </w:r>
        <w:r w:rsidR="00784E11">
          <w:t xml:space="preserve"> </w:t>
        </w:r>
        <w:bookmarkStart w:id="6" w:name="mybookmark"/>
        <w:r w:rsidR="00784E11">
          <w:t>bookmark</w:t>
        </w:r>
        <w:bookmarkEnd w:id="6"/>
      </w:ins>
    </w:p>
    <w:p w14:paraId="4B117F27" w14:textId="3CC7E693" w:rsidR="00DE0A42" w:rsidRDefault="00784E11" w:rsidP="00404FC0">
      <w:pPr>
        <w:pStyle w:val="Heading1"/>
        <w:rPr>
          <w:del w:id="7" w:author="Luccas Correa" w:date="2026-08-03T22:25:00Z" w16du:dateUtc="2026-08-04T02:25:00Z"/>
        </w:rPr>
      </w:pPr>
      <w:ins w:id="8" w:author="Luccas Correa" w:date="2026-08-03T22:25:00Z" w16du:dateUtc="2026-08-04T02:25:00Z">
        <w:r>
          <w:t xml:space="preserve">And a </w:t>
        </w:r>
        <w:r>
          <w:fldChar w:fldCharType="begin"/>
        </w:r>
        <w:r>
          <w:instrText>HYPERLINK \l "mybookmark" \o "Some tooltip"</w:instrText>
        </w:r>
        <w:r>
          <w:fldChar w:fldCharType="separate"/>
        </w:r>
        <w:r w:rsidRPr="00EB73CF">
          <w:rPr>
            <w:rStyle w:val="SubtitleChar"/>
          </w:rPr>
          <w:t>link</w:t>
        </w:r>
        <w:r>
          <w:fldChar w:fldCharType="end"/>
        </w:r>
        <w:r>
          <w:t xml:space="preserve"> to a bookmark</w:t>
        </w:r>
      </w:ins>
      <w:del w:id="9" w:author="Luccas Correa" w:date="2026-08-03T22:25:00Z" w16du:dateUtc="2026-08-04T02:25:00Z">
        <w:r w:rsidR="00404FC0">
          <w:delText>SD-2672 plain 3x3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79AC73E6" w14:textId="77777777" w:rsidTr="00404FC0">
        <w:trPr>
          <w:del w:id="10" w:author="Luccas Correa" w:date="2026-08-03T22:25:00Z" w16du:dateUtc="2026-08-04T02:25:00Z"/>
        </w:trPr>
        <w:tc>
          <w:tcPr>
            <w:tcW w:w="3120" w:type="dxa"/>
          </w:tcPr>
          <w:p w14:paraId="41F06886" w14:textId="15280C7E" w:rsidR="00404FC0" w:rsidRDefault="00404FC0" w:rsidP="00404FC0">
            <w:pPr>
              <w:rPr>
                <w:del w:id="11" w:author="Luccas Correa" w:date="2026-08-03T22:25:00Z" w16du:dateUtc="2026-08-04T02:25:00Z"/>
              </w:rPr>
            </w:pPr>
            <w:del w:id="12" w:author="Luccas Correa" w:date="2026-08-03T22:25:00Z" w16du:dateUtc="2026-08-04T02:25:00Z">
              <w:r>
                <w:delText>r0c0</w:delText>
              </w:r>
            </w:del>
          </w:p>
        </w:tc>
        <w:tc>
          <w:tcPr>
            <w:tcW w:w="3120" w:type="dxa"/>
          </w:tcPr>
          <w:p w14:paraId="3EE6AA75" w14:textId="3C740D93" w:rsidR="00404FC0" w:rsidRDefault="00404FC0" w:rsidP="00404FC0">
            <w:pPr>
              <w:rPr>
                <w:del w:id="13" w:author="Luccas Correa" w:date="2026-08-03T22:25:00Z" w16du:dateUtc="2026-08-04T02:25:00Z"/>
              </w:rPr>
            </w:pPr>
            <w:del w:id="14" w:author="Luccas Correa" w:date="2026-08-03T22:25:00Z" w16du:dateUtc="2026-08-04T02:25:00Z">
              <w:r>
                <w:delText>r0c1</w:delText>
              </w:r>
            </w:del>
          </w:p>
        </w:tc>
        <w:tc>
          <w:tcPr>
            <w:tcW w:w="3120" w:type="dxa"/>
          </w:tcPr>
          <w:p w14:paraId="322612D0" w14:textId="4B398509" w:rsidR="00404FC0" w:rsidRDefault="00404FC0" w:rsidP="00404FC0">
            <w:pPr>
              <w:rPr>
                <w:del w:id="15" w:author="Luccas Correa" w:date="2026-08-03T22:25:00Z" w16du:dateUtc="2026-08-04T02:25:00Z"/>
              </w:rPr>
            </w:pPr>
            <w:del w:id="16" w:author="Luccas Correa" w:date="2026-08-03T22:25:00Z" w16du:dateUtc="2026-08-04T02:25:00Z">
              <w:r>
                <w:delText>r0c2</w:delText>
              </w:r>
            </w:del>
          </w:p>
        </w:tc>
      </w:tr>
      <w:tr w:rsidR="00404FC0" w14:paraId="19F97C42" w14:textId="77777777" w:rsidTr="00404FC0">
        <w:trPr>
          <w:del w:id="17" w:author="Luccas Correa" w:date="2026-08-03T22:25:00Z" w16du:dateUtc="2026-08-04T02:25:00Z"/>
        </w:trPr>
        <w:tc>
          <w:tcPr>
            <w:tcW w:w="3120" w:type="dxa"/>
          </w:tcPr>
          <w:p w14:paraId="1B119272" w14:textId="77777777" w:rsidR="00404FC0" w:rsidRDefault="00404FC0" w:rsidP="00404FC0">
            <w:pPr>
              <w:rPr>
                <w:del w:id="18" w:author="Luccas Correa" w:date="2026-08-03T22:25:00Z" w16du:dateUtc="2026-08-04T02:25:00Z"/>
              </w:rPr>
            </w:pPr>
          </w:p>
          <w:p w14:paraId="67E7438D" w14:textId="6C307BFD" w:rsidR="00404FC0" w:rsidRDefault="00404FC0" w:rsidP="00404FC0">
            <w:pPr>
              <w:rPr>
                <w:del w:id="19" w:author="Luccas Correa" w:date="2026-08-03T22:25:00Z" w16du:dateUtc="2026-08-04T02:25:00Z"/>
              </w:rPr>
            </w:pPr>
            <w:del w:id="20" w:author="Luccas Correa" w:date="2026-08-03T22:25:00Z" w16du:dateUtc="2026-08-04T02:25:00Z">
              <w:r>
                <w:delText>r1c0</w:delText>
              </w:r>
            </w:del>
          </w:p>
        </w:tc>
        <w:tc>
          <w:tcPr>
            <w:tcW w:w="3120" w:type="dxa"/>
          </w:tcPr>
          <w:p w14:paraId="2E1761F3" w14:textId="4F595E7F" w:rsidR="00404FC0" w:rsidRDefault="00404FC0" w:rsidP="00404FC0">
            <w:pPr>
              <w:rPr>
                <w:del w:id="21" w:author="Luccas Correa" w:date="2026-08-03T22:25:00Z" w16du:dateUtc="2026-08-04T02:25:00Z"/>
              </w:rPr>
            </w:pPr>
            <w:del w:id="22" w:author="Luccas Correa" w:date="2026-08-03T22:25:00Z" w16du:dateUtc="2026-08-04T02:25:00Z">
              <w:r>
                <w:delText>r1c1</w:delText>
              </w:r>
            </w:del>
          </w:p>
        </w:tc>
        <w:tc>
          <w:tcPr>
            <w:tcW w:w="3120" w:type="dxa"/>
          </w:tcPr>
          <w:p w14:paraId="52156611" w14:textId="328B0594" w:rsidR="00404FC0" w:rsidRDefault="00404FC0" w:rsidP="00404FC0">
            <w:pPr>
              <w:rPr>
                <w:del w:id="23" w:author="Luccas Correa" w:date="2026-08-03T22:25:00Z" w16du:dateUtc="2026-08-04T02:25:00Z"/>
              </w:rPr>
            </w:pPr>
            <w:del w:id="24" w:author="Luccas Correa" w:date="2026-08-03T22:25:00Z" w16du:dateUtc="2026-08-04T02:25:00Z">
              <w:r>
                <w:delText>r1c2</w:delText>
              </w:r>
            </w:del>
          </w:p>
        </w:tc>
      </w:tr>
      <w:tr w:rsidR="00404FC0" w14:paraId="6E462C8D" w14:textId="77777777" w:rsidTr="00404FC0">
        <w:trPr>
          <w:del w:id="25" w:author="Luccas Correa" w:date="2026-08-03T22:25:00Z" w16du:dateUtc="2026-08-04T02:25:00Z"/>
        </w:trPr>
        <w:tc>
          <w:tcPr>
            <w:tcW w:w="3120" w:type="dxa"/>
          </w:tcPr>
          <w:p w14:paraId="1320C0E7" w14:textId="1A61D7A2" w:rsidR="00404FC0" w:rsidRDefault="00404FC0" w:rsidP="00404FC0">
            <w:pPr>
              <w:rPr>
                <w:del w:id="26" w:author="Luccas Correa" w:date="2026-08-03T22:25:00Z" w16du:dateUtc="2026-08-04T02:25:00Z"/>
              </w:rPr>
            </w:pPr>
            <w:del w:id="27" w:author="Luccas Correa" w:date="2026-08-03T22:25:00Z" w16du:dateUtc="2026-08-04T02:25:00Z">
              <w:r>
                <w:delText>r2c0</w:delText>
              </w:r>
            </w:del>
          </w:p>
        </w:tc>
        <w:tc>
          <w:tcPr>
            <w:tcW w:w="3120" w:type="dxa"/>
          </w:tcPr>
          <w:p w14:paraId="6A9517FC" w14:textId="369A25AA" w:rsidR="00404FC0" w:rsidRDefault="00404FC0" w:rsidP="00404FC0">
            <w:pPr>
              <w:rPr>
                <w:del w:id="28" w:author="Luccas Correa" w:date="2026-08-03T22:25:00Z" w16du:dateUtc="2026-08-04T02:25:00Z"/>
              </w:rPr>
            </w:pPr>
            <w:del w:id="29" w:author="Luccas Correa" w:date="2026-08-03T22:25:00Z" w16du:dateUtc="2026-08-04T02:25:00Z">
              <w:r>
                <w:delText>r2c1</w:delText>
              </w:r>
            </w:del>
          </w:p>
        </w:tc>
        <w:tc>
          <w:tcPr>
            <w:tcW w:w="3120" w:type="dxa"/>
          </w:tcPr>
          <w:p w14:paraId="74C615FB" w14:textId="52A3ACFE" w:rsidR="00404FC0" w:rsidRDefault="00404FC0" w:rsidP="00404FC0">
            <w:pPr>
              <w:rPr>
                <w:del w:id="30" w:author="Luccas Correa" w:date="2026-08-03T22:25:00Z" w16du:dateUtc="2026-08-04T02:25:00Z"/>
              </w:rPr>
            </w:pPr>
            <w:del w:id="31" w:author="Luccas Correa" w:date="2026-08-03T22:25:00Z" w16du:dateUtc="2026-08-04T02:25:00Z">
              <w:r>
                <w:delText>r2c2</w:delText>
              </w:r>
            </w:del>
          </w:p>
        </w:tc>
      </w:tr>
    </w:tbl>
    <w:p w14:paraId="09402DD9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08" w:footer="708" w:gutter="0"/>
      <w:cols w:space="708"/>
      <w:docGrid w:linePitch="360"/>
      <w:sectPrChange w:id="32" w:author="Luccas Correa" w:date="2026-08-03T22:25:00Z" w16du:dateUtc="2026-08-04T02:25:00Z">
        <w:sectPr w:rsidR="00404FC0" w:rsidRPr="00404FC0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07C80"/>
    <w:rsid w:val="00173B5B"/>
    <w:rsid w:val="002031F9"/>
    <w:rsid w:val="00393D05"/>
    <w:rsid w:val="00404FC0"/>
    <w:rsid w:val="0043369F"/>
    <w:rsid w:val="004D4F3A"/>
    <w:rsid w:val="005457D3"/>
    <w:rsid w:val="005A2A4A"/>
    <w:rsid w:val="00744453"/>
    <w:rsid w:val="00784E11"/>
    <w:rsid w:val="00855EA6"/>
    <w:rsid w:val="00864E94"/>
    <w:rsid w:val="00A16521"/>
    <w:rsid w:val="00BA75E2"/>
    <w:rsid w:val="00D739E4"/>
    <w:rsid w:val="00DC6383"/>
    <w:rsid w:val="00DE0A42"/>
    <w:rsid w:val="00E467C2"/>
    <w:rsid w:val="00E63D23"/>
    <w:rsid w:val="00EB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67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2026-08-04T02:25:00Z</dcterms:modified>
</cp:coreProperties>
</file>