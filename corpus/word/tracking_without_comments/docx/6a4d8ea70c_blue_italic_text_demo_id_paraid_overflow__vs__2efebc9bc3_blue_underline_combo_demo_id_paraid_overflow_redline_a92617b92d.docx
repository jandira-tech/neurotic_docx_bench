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814C9" w14:textId="77777777" w:rsidR="00DF42FF" w:rsidRDefault="004C1656">
      <w:r>
        <w:rPr>
          <w:color w:val="00B0F0"/>
          <w:u w:val="single"/>
          <w:rPrChange w:id="0" w:author="Author" w:date="2026-06-29T10:51:00Z" w16du:dateUtc="2026-06-29T14:51:00Z">
            <w:rPr>
              <w:i/>
              <w:iCs/>
              <w:color w:val="0070C0"/>
            </w:rPr>
          </w:rPrChange>
        </w:rPr>
        <w:t xml:space="preserve">Blue </w:t>
      </w:r>
      <w:ins w:id="1" w:author="Author" w:date="2026-06-29T10:51:00Z" w16du:dateUtc="2026-06-29T14:51:00Z">
        <w:r>
          <w:rPr>
            <w:color w:val="00B0F0"/>
            <w:u w:val="single"/>
          </w:rPr>
          <w:t>Underline Combo</w:t>
        </w:r>
      </w:ins>
      <w:del w:id="2" w:author="Author" w:date="2026-06-29T10:51:00Z" w16du:dateUtc="2026-06-29T14:51:00Z">
        <w:r>
          <w:rPr>
            <w:i/>
            <w:iCs/>
            <w:color w:val="0070C0"/>
          </w:rPr>
          <w:delText>Italic Text</w:delText>
        </w:r>
      </w:del>
      <w:r>
        <w:rPr>
          <w:color w:val="00B0F0"/>
          <w:u w:val="single"/>
          <w:rPrChange w:id="3" w:author="Author" w:date="2026-06-29T10:51:00Z" w16du:dateUtc="2026-06-29T14:51:00Z">
            <w:rPr>
              <w:i/>
              <w:iCs/>
              <w:color w:val="0070C0"/>
            </w:rPr>
          </w:rPrChange>
        </w:rPr>
        <w:t xml:space="preserve"> Demo</w:t>
      </w:r>
    </w:p>
    <w:p w14:paraId="24D247E0" w14:textId="77777777" w:rsidR="00DF42FF" w:rsidRDefault="004C1656">
      <w:r>
        <w:rPr>
          <w:color w:val="00B0F0"/>
          <w:u w:val="single"/>
          <w:rPrChange w:id="4" w:author="Author" w:date="2026-06-29T10:51:00Z" w16du:dateUtc="2026-06-29T14:51:00Z">
            <w:rPr>
              <w:i/>
              <w:iCs/>
              <w:color w:val="0070C0"/>
            </w:rPr>
          </w:rPrChange>
        </w:rPr>
        <w:t xml:space="preserve">This document combines blue font color with </w:t>
      </w:r>
      <w:ins w:id="5" w:author="Author" w:date="2026-06-29T10:51:00Z" w16du:dateUtc="2026-06-29T14:51:00Z">
        <w:r>
          <w:rPr>
            <w:color w:val="00B0F0"/>
            <w:u w:val="single"/>
          </w:rPr>
          <w:t>underline</w:t>
        </w:r>
      </w:ins>
      <w:del w:id="6" w:author="Author" w:date="2026-06-29T10:51:00Z" w16du:dateUtc="2026-06-29T14:51:00Z">
        <w:r>
          <w:rPr>
            <w:i/>
            <w:iCs/>
            <w:color w:val="0070C0"/>
          </w:rPr>
          <w:delText>italic formatting</w:delText>
        </w:r>
      </w:del>
      <w:r>
        <w:rPr>
          <w:color w:val="00B0F0"/>
          <w:u w:val="single"/>
          <w:rPrChange w:id="7" w:author="Author" w:date="2026-06-29T10:51:00Z" w16du:dateUtc="2026-06-29T14:51:00Z">
            <w:rPr>
              <w:i/>
              <w:iCs/>
              <w:color w:val="0070C0"/>
            </w:rPr>
          </w:rPrChange>
        </w:rPr>
        <w:t>.</w:t>
      </w:r>
    </w:p>
    <w:p w14:paraId="321C2296" w14:textId="77777777" w:rsidR="00DF42FF" w:rsidRDefault="004C1656">
      <w:r>
        <w:rPr>
          <w:color w:val="00B0F0"/>
          <w:u w:val="single"/>
          <w:rPrChange w:id="8" w:author="Author" w:date="2026-06-29T10:51:00Z" w16du:dateUtc="2026-06-29T14:51:00Z">
            <w:rPr>
              <w:i/>
              <w:iCs/>
              <w:color w:val="0070C0"/>
            </w:rPr>
          </w:rPrChange>
        </w:rPr>
        <w:t xml:space="preserve">Blue </w:t>
      </w:r>
      <w:ins w:id="9" w:author="Author" w:date="2026-06-29T10:51:00Z" w16du:dateUtc="2026-06-29T14:51:00Z">
        <w:r>
          <w:rPr>
            <w:color w:val="00B0F0"/>
            <w:u w:val="single"/>
          </w:rPr>
          <w:t>underlined</w:t>
        </w:r>
      </w:ins>
      <w:del w:id="10" w:author="Author" w:date="2026-06-29T10:51:00Z" w16du:dateUtc="2026-06-29T14:51:00Z">
        <w:r>
          <w:rPr>
            <w:i/>
            <w:iCs/>
            <w:color w:val="0070C0"/>
          </w:rPr>
          <w:delText>italic</w:delText>
        </w:r>
      </w:del>
      <w:r>
        <w:rPr>
          <w:color w:val="00B0F0"/>
          <w:u w:val="single"/>
          <w:rPrChange w:id="11" w:author="Author" w:date="2026-06-29T10:51:00Z" w16du:dateUtc="2026-06-29T14:51:00Z">
            <w:rPr>
              <w:i/>
              <w:iCs/>
              <w:color w:val="0070C0"/>
            </w:rPr>
          </w:rPrChange>
        </w:rPr>
        <w:t xml:space="preserve"> text </w:t>
      </w:r>
      <w:ins w:id="12" w:author="Author" w:date="2026-06-29T10:51:00Z" w16du:dateUtc="2026-06-29T14:51:00Z">
        <w:r>
          <w:rPr>
            <w:color w:val="00B0F0"/>
            <w:u w:val="single"/>
          </w:rPr>
          <w:t>resembles hyperlinks in documents</w:t>
        </w:r>
      </w:ins>
      <w:del w:id="13" w:author="Author" w:date="2026-06-29T10:51:00Z" w16du:dateUtc="2026-06-29T14:51:00Z">
        <w:r>
          <w:rPr>
            <w:i/>
            <w:iCs/>
            <w:color w:val="0070C0"/>
          </w:rPr>
          <w:delText>creates a calm yet emphasized visual style</w:delText>
        </w:r>
      </w:del>
      <w:r>
        <w:rPr>
          <w:color w:val="00B0F0"/>
          <w:u w:val="single"/>
          <w:rPrChange w:id="14" w:author="Author" w:date="2026-06-29T10:51:00Z" w16du:dateUtc="2026-06-29T14:51:00Z">
            <w:rPr>
              <w:i/>
              <w:iCs/>
              <w:color w:val="0070C0"/>
            </w:rPr>
          </w:rPrChange>
        </w:rPr>
        <w:t>.</w:t>
      </w:r>
    </w:p>
    <w:sectPr w:rsidR="00DF42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2FF"/>
    <w:rsid w:val="004C1656"/>
    <w:rsid w:val="00515072"/>
    <w:rsid w:val="00B3365A"/>
    <w:rsid w:val="00D91E18"/>
    <w:rsid w:val="00D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64FD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2026-06-29T14:51:00Z</dcterms:modified>
</cp:coreProperties>
</file>