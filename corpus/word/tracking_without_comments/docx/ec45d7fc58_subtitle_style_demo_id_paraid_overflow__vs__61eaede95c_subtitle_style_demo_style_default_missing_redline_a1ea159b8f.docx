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B5D12" w14:textId="77777777" w:rsidR="00F562A7" w:rsidRDefault="00BD7B96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22BE6F88" w14:textId="77777777" w:rsidR="00F562A7" w:rsidRDefault="00BD7B96">
      <w:pPr>
        <w:spacing w:line="240" w:lineRule="auto"/>
      </w:pPr>
      <w:ins w:id="0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t>This document demonstrates the</w:t>
        </w:r>
      </w:ins>
      <w:del w:id="1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delText>Demonstrating</w:delText>
        </w:r>
      </w:del>
      <w:r>
        <w:rPr>
          <w:rFonts w:ascii="Arial" w:hAnsi="Arial" w:cs="Arial"/>
          <w:color w:val="666666"/>
          <w:sz w:val="30"/>
          <w:szCs w:val="30"/>
        </w:rPr>
        <w:t xml:space="preserve"> Subtitle paragraph style.</w:t>
      </w:r>
    </w:p>
    <w:p w14:paraId="7EC96EC6" w14:textId="77777777" w:rsidR="00F562A7" w:rsidRDefault="00BD7B96">
      <w:pPr>
        <w:spacing w:line="240" w:lineRule="auto"/>
      </w:pPr>
      <w:del w:id="2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delText xml:space="preserve">Document </w:delText>
        </w:r>
      </w:del>
      <w:r>
        <w:rPr>
          <w:rFonts w:ascii="Arial" w:hAnsi="Arial" w:cs="Arial"/>
          <w:color w:val="666666"/>
          <w:sz w:val="30"/>
          <w:szCs w:val="30"/>
        </w:rPr>
        <w:t xml:space="preserve">Subtitle </w:t>
      </w:r>
      <w:ins w:id="3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t>style provides secondary heading below the main title.</w:t>
        </w:r>
      </w:ins>
      <w:del w:id="4" w:author="Comparison" w:date="2026-07-05T01:10:00Z" w16du:dateUtc="2026-07-05T05:10:00Z">
        <w:r>
          <w:rPr>
            <w:rFonts w:ascii="Arial" w:hAnsi="Arial" w:cs="Arial"/>
            <w:color w:val="666666"/>
            <w:sz w:val="30"/>
            <w:szCs w:val="30"/>
          </w:rPr>
          <w:delText>Description</w:delText>
        </w:r>
      </w:del>
    </w:p>
    <w:sectPr w:rsidR="00F562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2A7"/>
    <w:rsid w:val="00016C3A"/>
    <w:rsid w:val="003D651C"/>
    <w:rsid w:val="005B1AD6"/>
    <w:rsid w:val="00B37A4C"/>
    <w:rsid w:val="00BD7B96"/>
    <w:rsid w:val="00F5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B722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2026-07-05T05:10:00Z</dcterms:modified>
</cp:coreProperties>
</file>