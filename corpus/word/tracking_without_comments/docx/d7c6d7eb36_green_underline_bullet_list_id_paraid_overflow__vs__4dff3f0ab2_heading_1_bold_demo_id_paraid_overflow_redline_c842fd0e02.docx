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5CDB3B" w14:textId="77777777" w:rsidR="00573FCE" w:rsidRDefault="00F06715">
      <w:ins w:id="0" w:author="Comparison" w:date="2026-09-26T14:40:00Z" w16du:dateUtc="2026-09-26T18:40:00Z">
        <w:r>
          <w:rPr>
            <w:rFonts w:ascii="Arial" w:hAnsi="Arial" w:cs="Arial"/>
            <w:b/>
            <w:bCs/>
            <w:sz w:val="40"/>
            <w:szCs w:val="40"/>
          </w:rPr>
          <w:t>Heading 1 Bold</w:t>
        </w:r>
      </w:ins>
      <w:del w:id="1" w:author="Comparison" w:date="2026-09-26T14:40:00Z" w16du:dateUtc="2026-09-26T18:40:00Z">
        <w:r>
          <w:rPr>
            <w:color w:val="00B050"/>
            <w:u w:val="single"/>
          </w:rPr>
          <w:delText>Green Underline Bullet List</w:delText>
        </w:r>
      </w:del>
      <w:r>
        <w:rPr>
          <w:rFonts w:ascii="Arial" w:hAnsi="Arial"/>
          <w:b/>
          <w:sz w:val="40"/>
          <w:rPrChange w:id="2" w:author="Comparison" w:date="2026-09-26T14:40:00Z" w16du:dateUtc="2026-09-26T18:40:00Z">
            <w:rPr>
              <w:color w:val="00B050"/>
              <w:u w:val="single"/>
            </w:rPr>
          </w:rPrChange>
        </w:rPr>
        <w:t xml:space="preserve"> Demo</w:t>
      </w:r>
    </w:p>
    <w:p w14:paraId="4F53545A" w14:textId="77777777" w:rsidR="00573FCE" w:rsidRDefault="00F06715">
      <w:pPr>
        <w:spacing w:before="400" w:after="120" w:line="240" w:lineRule="auto"/>
        <w:pPrChange w:id="3" w:author="Comparison" w:date="2026-09-26T14:40:00Z" w16du:dateUtc="2026-09-26T18:40:00Z">
          <w:pPr/>
        </w:pPrChange>
      </w:pPr>
      <w:r>
        <w:rPr>
          <w:rFonts w:ascii="Arial" w:hAnsi="Arial"/>
          <w:b/>
          <w:sz w:val="40"/>
          <w:rPrChange w:id="4" w:author="Comparison" w:date="2026-09-26T14:40:00Z" w16du:dateUtc="2026-09-26T18:40:00Z">
            <w:rPr>
              <w:color w:val="00B050"/>
              <w:u w:val="single"/>
            </w:rPr>
          </w:rPrChange>
        </w:rPr>
        <w:t xml:space="preserve">This document shows </w:t>
      </w:r>
      <w:ins w:id="5" w:author="Comparison" w:date="2026-09-26T14:40:00Z" w16du:dateUtc="2026-09-26T18:40:00Z">
        <w:r>
          <w:rPr>
            <w:rFonts w:ascii="Arial" w:hAnsi="Arial" w:cs="Arial"/>
            <w:b/>
            <w:bCs/>
            <w:sz w:val="40"/>
            <w:szCs w:val="40"/>
          </w:rPr>
          <w:t>Heading 1 style with extra bold emphasis.</w:t>
        </w:r>
      </w:ins>
      <w:del w:id="6" w:author="Comparison" w:date="2026-09-26T14:40:00Z" w16du:dateUtc="2026-09-26T18:40:00Z">
        <w:r>
          <w:rPr>
            <w:color w:val="00B050"/>
            <w:u w:val="single"/>
          </w:rPr>
          <w:delText>green underlined text in a bullet list:</w:delText>
        </w:r>
      </w:del>
    </w:p>
    <w:p w14:paraId="4AD7EC71" w14:textId="77777777" w:rsidR="00573FCE" w:rsidRDefault="00F06715">
      <w:pPr>
        <w:rPr>
          <w:del w:id="7" w:author="Comparison" w:date="2026-09-26T14:40:00Z" w16du:dateUtc="2026-09-26T18:40:00Z"/>
        </w:rPr>
      </w:pPr>
      <w:ins w:id="8" w:author="Comparison" w:date="2026-09-26T14:40:00Z" w16du:dateUtc="2026-09-26T18:40:00Z">
        <w:r>
          <w:rPr>
            <w:rFonts w:ascii="Arial" w:hAnsi="Arial" w:cs="Arial"/>
            <w:b/>
            <w:bCs/>
            <w:sz w:val="40"/>
            <w:szCs w:val="40"/>
          </w:rPr>
          <w:t>Heading 1 with bold creates the strongest document headers.</w:t>
        </w:r>
      </w:ins>
      <w:del w:id="9" w:author="Comparison" w:date="2026-09-26T14:40:00Z" w16du:dateUtc="2026-09-26T18:40:00Z">
        <w:r>
          <w:rPr>
            <w:color w:val="00B050"/>
            <w:u w:val="single"/>
          </w:rPr>
          <w:delText>First green underlined item</w:delText>
        </w:r>
      </w:del>
    </w:p>
    <w:p w14:paraId="58968C88" w14:textId="77777777" w:rsidR="00573FCE" w:rsidRDefault="00F06715">
      <w:pPr>
        <w:rPr>
          <w:del w:id="10" w:author="Comparison" w:date="2026-09-26T14:40:00Z" w16du:dateUtc="2026-09-26T18:40:00Z"/>
        </w:rPr>
      </w:pPr>
      <w:del w:id="11" w:author="Comparison" w:date="2026-09-26T14:40:00Z" w16du:dateUtc="2026-09-26T18:40:00Z">
        <w:r>
          <w:rPr>
            <w:color w:val="00B050"/>
            <w:u w:val="single"/>
          </w:rPr>
          <w:delText>Second green underlined item</w:delText>
        </w:r>
      </w:del>
    </w:p>
    <w:p w14:paraId="229A2350" w14:textId="77777777" w:rsidR="00573FCE" w:rsidRDefault="00F06715">
      <w:pPr>
        <w:spacing w:before="400" w:after="120" w:line="240" w:lineRule="auto"/>
        <w:pPrChange w:id="12" w:author="Comparison" w:date="2026-09-26T14:40:00Z" w16du:dateUtc="2026-09-26T18:40:00Z">
          <w:pPr/>
        </w:pPrChange>
      </w:pPr>
      <w:del w:id="13" w:author="Comparison" w:date="2026-09-26T14:40:00Z" w16du:dateUtc="2026-09-26T18:40:00Z">
        <w:r>
          <w:rPr>
            <w:color w:val="00B050"/>
            <w:u w:val="single"/>
          </w:rPr>
          <w:delText>Third green underlined item</w:delText>
        </w:r>
      </w:del>
    </w:p>
    <w:sectPr w:rsidR="00573FC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3FCE"/>
    <w:rsid w:val="005017B3"/>
    <w:rsid w:val="00573FCE"/>
    <w:rsid w:val="008B6548"/>
    <w:rsid w:val="00E2308C"/>
    <w:rsid w:val="00E41195"/>
    <w:rsid w:val="00F06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8A5656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2026-05-14T17:19:00Z</dcterms:created>
  <dcterms:modified xsi:type="dcterms:W3CDTF">2026-09-26T18:40:00Z</dcterms:modified>
</cp:coreProperties>
</file>