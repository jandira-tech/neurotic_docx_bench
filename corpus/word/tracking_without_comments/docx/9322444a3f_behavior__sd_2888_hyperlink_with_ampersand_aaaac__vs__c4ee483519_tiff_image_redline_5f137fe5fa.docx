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4A5683" w14:textId="77777777" w:rsidR="00520ADD" w:rsidRDefault="002A2B28">
      <w:pPr>
        <w:rPr>
          <w:ins w:id="0" w:author="Comparison" w:date="2026-09-26T15:07:00Z" w16du:dateUtc="2026-09-26T19:07:00Z"/>
        </w:rPr>
      </w:pPr>
      <w:ins w:id="1" w:author="Comparison" w:date="2026-09-26T15:07:00Z" w16du:dateUtc="2026-09-26T19:07:00Z">
        <w:r>
          <w:t>TIFF test document</w:t>
        </w:r>
      </w:ins>
    </w:p>
    <w:p w14:paraId="6B0AD693" w14:textId="50A89FB7" w:rsidR="00DE0A42" w:rsidRDefault="002A2B28">
      <w:ins w:id="2" w:author="Comparison" w:date="2026-09-26T15:07:00Z" w16du:dateUtc="2026-09-26T19:07:00Z">
        <w:r>
          <w:rPr>
            <w:noProof/>
          </w:rPr>
          <w:drawing>
            <wp:inline distT="0" distB="0" distL="0" distR="0">
              <wp:extent cx="914400" cy="914400"/>
              <wp:effectExtent l="0" t="0" r="0" b="0"/>
              <wp:docPr id="1" name="TIFF Imag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1.tif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3" w:author="Comparison" w:date="2026-09-26T15:07:00Z" w16du:dateUtc="2026-09-26T19:07:00Z">
        <w:r w:rsidR="00D30A8D">
          <w:delText xml:space="preserve">Hyperlink test: </w:delText>
        </w:r>
        <w:r w:rsidR="00D30A8D">
          <w:fldChar w:fldCharType="begin"/>
        </w:r>
        <w:r w:rsidR="00D30A8D">
          <w:delInstrText>HYPERLINK "https://example.com/page?foo=1&amp;bar=2&amp;q=test"</w:delInstrText>
        </w:r>
        <w:r w:rsidR="00D30A8D">
          <w:fldChar w:fldCharType="separate"/>
        </w:r>
        <w:r w:rsidR="00D30A8D">
          <w:rPr>
            <w:rStyle w:val="Hyperlink"/>
          </w:rPr>
          <w:delText>click here</w:delText>
        </w:r>
        <w:r w:rsidR="00D30A8D">
          <w:fldChar w:fldCharType="end"/>
        </w:r>
      </w:del>
    </w:p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8D"/>
    <w:rsid w:val="002031F9"/>
    <w:rsid w:val="002A22DE"/>
    <w:rsid w:val="002A2B28"/>
    <w:rsid w:val="002E08CB"/>
    <w:rsid w:val="003F750A"/>
    <w:rsid w:val="00520ADD"/>
    <w:rsid w:val="00744453"/>
    <w:rsid w:val="00AF4127"/>
    <w:rsid w:val="00D30A8D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BE267"/>
  <w15:chartTrackingRefBased/>
  <w15:docId w15:val="{E433292F-5CBD-42CD-8969-60B3BCB8B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A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A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A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2026-05-06T16:53:00Z</dcterms:created>
  <dcterms:modified xsi:type="dcterms:W3CDTF">2026-09-26T19:07:00Z</dcterms:modified>
</cp:coreProperties>
</file>