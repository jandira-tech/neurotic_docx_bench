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0F2C36" w14:textId="77777777" w:rsidR="00265707" w:rsidRDefault="00265707">
      <w:pPr>
        <w:rPr>
          <w:rPrChange w:id="0" w:author="Arthur Souza Rodrigues" w:date="2026-09-26T14:53:00Z" w16du:dateUtc="2026-09-26T18:53:00Z">
            <w:rPr>
              <w:rFonts w:ascii="Arial" w:hAnsi="Arial" w:cs="Arial"/>
              <w:b/>
              <w:bCs/>
              <w:sz w:val="40"/>
              <w:szCs w:val="40"/>
            </w:rPr>
          </w:rPrChange>
        </w:rPr>
      </w:pPr>
      <w:r>
        <w:rPr>
          <w:rPrChange w:id="1" w:author="Arthur Souza Rodrigues" w:date="2026-09-26T14:53:00Z" w16du:dateUtc="2026-09-26T18:53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file_</w:t>
      </w:r>
      <w:ins w:id="2" w:author="Arthur Souza Rodrigues" w:date="2026-09-26T14:53:00Z" w16du:dateUtc="2026-09-26T18:53:00Z">
        <w:r w:rsidR="00787F58">
          <w:t>118</w:t>
        </w:r>
      </w:ins>
      <w:del w:id="3" w:author="Arthur Souza Rodrigues" w:date="2026-09-26T14:53:00Z" w16du:dateUtc="2026-09-26T18:53:00Z">
        <w:r>
          <w:rPr>
            <w:rFonts w:ascii="Arial" w:hAnsi="Arial" w:cs="Arial"/>
            <w:b/>
            <w:bCs/>
            <w:sz w:val="40"/>
            <w:szCs w:val="40"/>
          </w:rPr>
          <w:delText>117</w:delText>
        </w:r>
      </w:del>
      <w:r>
        <w:rPr>
          <w:rPrChange w:id="4" w:author="Arthur Souza Rodrigues" w:date="2026-09-26T14:53:00Z" w16du:dateUtc="2026-09-26T18:53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.docx</w:t>
      </w:r>
    </w:p>
    <w:p w14:paraId="67505AA1" w14:textId="269AC2DD" w:rsidR="009A0EEC" w:rsidRDefault="00D33B78">
      <w:pPr>
        <w:rPr>
          <w:ins w:id="5" w:author="Arthur Souza Rodrigues" w:date="2026-09-26T14:53:00Z" w16du:dateUtc="2026-09-26T18:53:00Z"/>
        </w:rPr>
      </w:pPr>
      <w:ins w:id="6" w:author="Arthur Souza Rodrigues" w:date="2026-09-26T14:53:00Z" w16du:dateUtc="2026-09-26T18:53:00Z">
        <w:r>
          <w:t>Book Catalog</w:t>
        </w:r>
      </w:ins>
    </w:p>
    <w:p w14:paraId="1B58EEA0" w14:textId="06DC21F3" w:rsidR="00241472" w:rsidRDefault="00D33B78">
      <w:pPr>
        <w:rPr>
          <w:del w:id="7" w:author="Arthur Souza Rodrigues" w:date="2026-09-26T14:53:00Z" w16du:dateUtc="2026-09-26T18:53:00Z"/>
        </w:rPr>
      </w:pPr>
      <w:ins w:id="8" w:author="Arthur Souza Rodrigues" w:date="2026-09-26T14:53:00Z" w16du:dateUtc="2026-09-26T18:53:00Z">
        <w:r>
          <w:t>Title</w:t>
        </w:r>
        <w:r>
          <w:tab/>
          <w:t>Author</w:t>
        </w:r>
        <w:r>
          <w:tab/>
          <w:t>Genre</w:t>
        </w:r>
        <w:r>
          <w:tab/>
          <w:t>The Gre</w:t>
        </w:r>
        <w:r>
          <w:rPr>
            <w:i/>
            <w:iCs/>
          </w:rPr>
          <w:t>at Gats</w:t>
        </w:r>
        <w:r>
          <w:t>by</w:t>
        </w:r>
        <w:r>
          <w:tab/>
          <w:t>F. Sc</w:t>
        </w:r>
        <w:r>
          <w:rPr>
            <w:i/>
            <w:iCs/>
          </w:rPr>
          <w:t>ott Fitzgerald</w:t>
        </w:r>
        <w:r>
          <w:tab/>
        </w:r>
        <w:r>
          <w:rPr>
            <w:i/>
            <w:iCs/>
          </w:rPr>
          <w:t>Fiction</w:t>
        </w:r>
        <w:r>
          <w:tab/>
        </w:r>
        <w:r>
          <w:rPr>
            <w:i/>
            <w:iCs/>
          </w:rPr>
          <w:t>1984</w:t>
        </w:r>
        <w:r>
          <w:tab/>
          <w:t>George Orwell</w:t>
        </w:r>
        <w:r>
          <w:tab/>
          <w:t>Dystopian</w:t>
        </w:r>
        <w:r>
          <w:tab/>
          <w:t>Sap</w:t>
        </w:r>
        <w:r>
          <w:rPr>
            <w:i/>
            <w:iCs/>
          </w:rPr>
          <w:t>i</w:t>
        </w:r>
        <w:r>
          <w:t>ens</w:t>
        </w:r>
        <w:r>
          <w:tab/>
          <w:t>Yuval Noah Harari</w:t>
        </w:r>
        <w:r>
          <w:tab/>
          <w:t>Non-fiction</w:t>
        </w:r>
      </w:ins>
      <w:del w:id="9" w:author="Arthur Souza Rodrigues" w:date="2026-09-26T14:53:00Z" w16du:dateUtc="2026-09-26T18:53:00Z">
        <w:r>
          <w:rPr>
            <w:rFonts w:ascii="Arial" w:hAnsi="Arial" w:cs="Arial"/>
            <w:b/>
            <w:bCs/>
            <w:sz w:val="40"/>
            <w:szCs w:val="40"/>
          </w:rPr>
          <w:delText>Heading 1 Bold Demo</w:delText>
        </w:r>
      </w:del>
    </w:p>
    <w:p w14:paraId="3DC72BD8" w14:textId="77777777" w:rsidR="00241472" w:rsidRDefault="00D33B78">
      <w:pPr>
        <w:spacing w:before="400" w:after="120" w:line="240" w:lineRule="auto"/>
        <w:rPr>
          <w:del w:id="10" w:author="Arthur Souza Rodrigues" w:date="2026-09-26T14:53:00Z" w16du:dateUtc="2026-09-26T18:53:00Z"/>
        </w:rPr>
      </w:pPr>
      <w:del w:id="11" w:author="Arthur Souza Rodrigues" w:date="2026-09-26T14:53:00Z" w16du:dateUtc="2026-09-26T18:53:00Z">
        <w:r>
          <w:rPr>
            <w:rFonts w:ascii="Arial" w:hAnsi="Arial" w:cs="Arial"/>
            <w:b/>
            <w:bCs/>
            <w:sz w:val="40"/>
            <w:szCs w:val="40"/>
          </w:rPr>
          <w:delText>This document shows Heading 1 style with extra bold emphasis.</w:delText>
        </w:r>
      </w:del>
    </w:p>
    <w:p w14:paraId="1CE9CE65" w14:textId="77777777" w:rsidR="00241472" w:rsidRDefault="00D33B78">
      <w:pPr>
        <w:pPrChange w:id="12" w:author="Arthur Souza Rodrigues" w:date="2026-09-26T14:53:00Z" w16du:dateUtc="2026-09-26T18:53:00Z">
          <w:pPr>
            <w:spacing w:before="400" w:after="120" w:line="240" w:lineRule="auto"/>
          </w:pPr>
        </w:pPrChange>
      </w:pPr>
      <w:del w:id="13" w:author="Arthur Souza Rodrigues" w:date="2026-09-26T14:53:00Z" w16du:dateUtc="2026-09-26T18:53:00Z">
        <w:r>
          <w:rPr>
            <w:rFonts w:ascii="Arial" w:hAnsi="Arial" w:cs="Arial"/>
            <w:b/>
            <w:bCs/>
            <w:sz w:val="40"/>
            <w:szCs w:val="40"/>
          </w:rPr>
          <w:delText>Heading 1 with bold creates the strongest document headers.</w:delText>
        </w:r>
      </w:del>
    </w:p>
    <w:sectPr w:rsidR="002414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472"/>
    <w:rsid w:val="001029CB"/>
    <w:rsid w:val="00241472"/>
    <w:rsid w:val="00265707"/>
    <w:rsid w:val="002F5B90"/>
    <w:rsid w:val="00787F58"/>
    <w:rsid w:val="009A0EEC"/>
    <w:rsid w:val="00B74D54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9C24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2026-09-26T18:53:00Z</dcterms:modified>
</cp:coreProperties>
</file>