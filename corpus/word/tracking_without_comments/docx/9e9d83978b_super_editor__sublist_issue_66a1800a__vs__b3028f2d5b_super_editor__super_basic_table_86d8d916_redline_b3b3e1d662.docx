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1D7E1137" w14:textId="77777777" w:rsidTr="00D74AD4">
        <w:trPr>
          <w:ins w:id="13" w:author="Nick Bernal" w:date="2026-09-26T15:13:00Z" w16du:dateUtc="2026-09-26T19:13:00Z"/>
        </w:trPr>
        <w:tc>
          <w:tcPr>
            <w:tcW w:w="3116" w:type="dxa"/>
          </w:tcPr>
          <w:p w14:paraId="7A9B162D" w14:textId="019E390D" w:rsidR="00D74AD4" w:rsidRDefault="00D74AD4">
            <w:pPr>
              <w:rPr>
                <w:ins w:id="14" w:author="Nick Bernal" w:date="2026-09-26T15:13:00Z" w16du:dateUtc="2026-09-26T19:13:00Z"/>
              </w:rPr>
            </w:pPr>
            <w:ins w:id="15" w:author="Nick Bernal" w:date="2026-09-26T15:13:00Z" w16du:dateUtc="2026-09-26T19:13:00Z">
              <w:r>
                <w:t>A</w:t>
              </w:r>
            </w:ins>
          </w:p>
        </w:tc>
        <w:tc>
          <w:tcPr>
            <w:tcW w:w="3117" w:type="dxa"/>
          </w:tcPr>
          <w:p w14:paraId="2AAEAD0B" w14:textId="46CD6ABA" w:rsidR="00D74AD4" w:rsidRDefault="00D74AD4">
            <w:pPr>
              <w:rPr>
                <w:ins w:id="16" w:author="Nick Bernal" w:date="2026-09-26T15:13:00Z" w16du:dateUtc="2026-09-26T19:13:00Z"/>
              </w:rPr>
            </w:pPr>
            <w:ins w:id="17" w:author="Nick Bernal" w:date="2026-09-26T15:13:00Z" w16du:dateUtc="2026-09-26T19:13:00Z">
              <w:r>
                <w:t>B</w:t>
              </w:r>
            </w:ins>
          </w:p>
        </w:tc>
        <w:tc>
          <w:tcPr>
            <w:tcW w:w="3117" w:type="dxa"/>
          </w:tcPr>
          <w:p w14:paraId="0A3139AB" w14:textId="5C704666" w:rsidR="00D74AD4" w:rsidRDefault="00D74AD4">
            <w:pPr>
              <w:rPr>
                <w:ins w:id="18" w:author="Nick Bernal" w:date="2026-09-26T15:13:00Z" w16du:dateUtc="2026-09-26T19:13:00Z"/>
              </w:rPr>
            </w:pPr>
            <w:ins w:id="19" w:author="Nick Bernal" w:date="2026-09-26T15:13:00Z" w16du:dateUtc="2026-09-26T19:13:00Z">
              <w:r>
                <w:t>C</w:t>
              </w:r>
            </w:ins>
          </w:p>
        </w:tc>
      </w:tr>
      <w:tr w:rsidR="00D74AD4" w14:paraId="1B8FA21F" w14:textId="77777777" w:rsidTr="00D74AD4">
        <w:trPr>
          <w:ins w:id="20" w:author="Nick Bernal" w:date="2026-09-26T15:13:00Z" w16du:dateUtc="2026-09-26T19:13:00Z"/>
        </w:trPr>
        <w:tc>
          <w:tcPr>
            <w:tcW w:w="3116" w:type="dxa"/>
          </w:tcPr>
          <w:p w14:paraId="08673863" w14:textId="67E14806" w:rsidR="00D74AD4" w:rsidRDefault="00D74AD4">
            <w:pPr>
              <w:rPr>
                <w:ins w:id="21" w:author="Nick Bernal" w:date="2026-09-26T15:13:00Z" w16du:dateUtc="2026-09-26T19:13:00Z"/>
              </w:rPr>
            </w:pPr>
            <w:ins w:id="22" w:author="Nick Bernal" w:date="2026-09-26T15:13:00Z" w16du:dateUtc="2026-09-26T19:13:00Z">
              <w:r>
                <w:t>D</w:t>
              </w:r>
            </w:ins>
          </w:p>
        </w:tc>
        <w:tc>
          <w:tcPr>
            <w:tcW w:w="3117" w:type="dxa"/>
          </w:tcPr>
          <w:p w14:paraId="7AEAD36D" w14:textId="199D047D" w:rsidR="00D74AD4" w:rsidRDefault="00D74AD4">
            <w:pPr>
              <w:rPr>
                <w:ins w:id="23" w:author="Nick Bernal" w:date="2026-09-26T15:13:00Z" w16du:dateUtc="2026-09-26T19:13:00Z"/>
              </w:rPr>
            </w:pPr>
            <w:ins w:id="24" w:author="Nick Bernal" w:date="2026-09-26T15:13:00Z" w16du:dateUtc="2026-09-26T19:13:00Z">
              <w:r>
                <w:t>E</w:t>
              </w:r>
            </w:ins>
          </w:p>
        </w:tc>
        <w:tc>
          <w:tcPr>
            <w:tcW w:w="3117" w:type="dxa"/>
          </w:tcPr>
          <w:p w14:paraId="1DBDF5E9" w14:textId="3B06D86A" w:rsidR="00D74AD4" w:rsidRDefault="00D74AD4">
            <w:pPr>
              <w:rPr>
                <w:ins w:id="25" w:author="Nick Bernal" w:date="2026-09-26T15:13:00Z" w16du:dateUtc="2026-09-26T19:13:00Z"/>
              </w:rPr>
            </w:pPr>
            <w:ins w:id="26" w:author="Nick Bernal" w:date="2026-09-26T15:13:00Z" w16du:dateUtc="2026-09-26T19:13:00Z">
              <w:r>
                <w:t>F</w:t>
              </w:r>
            </w:ins>
          </w:p>
        </w:tc>
      </w:tr>
    </w:tbl>
    <w:p w14:paraId="732115D3" w14:textId="77777777" w:rsidR="003C58BC" w:rsidRDefault="003C58BC">
      <w:pPr>
        <w:rPr>
          <w:ins w:id="27" w:author="Nick Bernal" w:date="2026-09-26T15:13:00Z" w16du:dateUtc="2026-09-26T19:13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4AD4" w14:paraId="042F4CC2" w14:textId="77777777" w:rsidTr="0037489B">
        <w:trPr>
          <w:ins w:id="28" w:author="Nick Bernal" w:date="2026-09-26T15:13:00Z" w16du:dateUtc="2026-09-26T19:13:00Z"/>
        </w:trPr>
        <w:tc>
          <w:tcPr>
            <w:tcW w:w="3116" w:type="dxa"/>
          </w:tcPr>
          <w:p w14:paraId="1A1D5590" w14:textId="0197D523" w:rsidR="00D74AD4" w:rsidRDefault="00D74AD4" w:rsidP="0037489B">
            <w:pPr>
              <w:rPr>
                <w:ins w:id="29" w:author="Nick Bernal" w:date="2026-09-26T15:13:00Z" w16du:dateUtc="2026-09-26T19:13:00Z"/>
              </w:rPr>
            </w:pPr>
            <w:ins w:id="30" w:author="Nick Bernal" w:date="2026-09-26T15:13:00Z" w16du:dateUtc="2026-09-26T19:13:00Z">
              <w:r>
                <w:t>A</w:t>
              </w:r>
            </w:ins>
          </w:p>
        </w:tc>
        <w:tc>
          <w:tcPr>
            <w:tcW w:w="3117" w:type="dxa"/>
          </w:tcPr>
          <w:p w14:paraId="7268268A" w14:textId="63010FD7" w:rsidR="00D74AD4" w:rsidRDefault="00D74AD4" w:rsidP="0037489B">
            <w:pPr>
              <w:rPr>
                <w:ins w:id="31" w:author="Nick Bernal" w:date="2026-09-26T15:13:00Z" w16du:dateUtc="2026-09-26T19:13:00Z"/>
              </w:rPr>
            </w:pPr>
            <w:ins w:id="32" w:author="Nick Bernal" w:date="2026-09-26T15:13:00Z" w16du:dateUtc="2026-09-26T19:13:00Z">
              <w:r>
                <w:t>B</w:t>
              </w:r>
            </w:ins>
          </w:p>
        </w:tc>
        <w:tc>
          <w:tcPr>
            <w:tcW w:w="3117" w:type="dxa"/>
          </w:tcPr>
          <w:p w14:paraId="209B62F0" w14:textId="4D42DEB2" w:rsidR="00D74AD4" w:rsidRDefault="00D74AD4" w:rsidP="0037489B">
            <w:pPr>
              <w:rPr>
                <w:ins w:id="33" w:author="Nick Bernal" w:date="2026-09-26T15:13:00Z" w16du:dateUtc="2026-09-26T19:13:00Z"/>
              </w:rPr>
            </w:pPr>
            <w:ins w:id="34" w:author="Nick Bernal" w:date="2026-09-26T15:13:00Z" w16du:dateUtc="2026-09-26T19:13:00Z">
              <w:r>
                <w:t>C</w:t>
              </w:r>
            </w:ins>
          </w:p>
        </w:tc>
      </w:tr>
      <w:tr w:rsidR="00D74AD4" w14:paraId="35A69F57" w14:textId="77777777" w:rsidTr="0037489B">
        <w:trPr>
          <w:ins w:id="35" w:author="Nick Bernal" w:date="2026-09-26T15:13:00Z" w16du:dateUtc="2026-09-26T19:13:00Z"/>
        </w:trPr>
        <w:tc>
          <w:tcPr>
            <w:tcW w:w="3116" w:type="dxa"/>
          </w:tcPr>
          <w:p w14:paraId="25A07177" w14:textId="3E06FB2C" w:rsidR="00D74AD4" w:rsidRDefault="00D74AD4" w:rsidP="0037489B">
            <w:pPr>
              <w:rPr>
                <w:ins w:id="36" w:author="Nick Bernal" w:date="2026-09-26T15:13:00Z" w16du:dateUtc="2026-09-26T19:13:00Z"/>
              </w:rPr>
            </w:pPr>
            <w:ins w:id="37" w:author="Nick Bernal" w:date="2026-09-26T15:13:00Z" w16du:dateUtc="2026-09-26T19:13:00Z">
              <w:r>
                <w:t>D</w:t>
              </w:r>
            </w:ins>
          </w:p>
        </w:tc>
        <w:tc>
          <w:tcPr>
            <w:tcW w:w="3117" w:type="dxa"/>
          </w:tcPr>
          <w:p w14:paraId="172DA48B" w14:textId="5C578493" w:rsidR="00D74AD4" w:rsidRDefault="00D74AD4" w:rsidP="0037489B">
            <w:pPr>
              <w:rPr>
                <w:ins w:id="38" w:author="Nick Bernal" w:date="2026-09-26T15:13:00Z" w16du:dateUtc="2026-09-26T19:13:00Z"/>
              </w:rPr>
            </w:pPr>
            <w:ins w:id="39" w:author="Nick Bernal" w:date="2026-09-26T15:13:00Z" w16du:dateUtc="2026-09-26T19:13:00Z">
              <w:r>
                <w:t>E</w:t>
              </w:r>
            </w:ins>
          </w:p>
        </w:tc>
        <w:tc>
          <w:tcPr>
            <w:tcW w:w="3117" w:type="dxa"/>
          </w:tcPr>
          <w:p w14:paraId="4D0E38D2" w14:textId="2485E86D" w:rsidR="00D74AD4" w:rsidRDefault="00D74AD4" w:rsidP="0037489B">
            <w:pPr>
              <w:rPr>
                <w:ins w:id="40" w:author="Nick Bernal" w:date="2026-09-26T15:13:00Z" w16du:dateUtc="2026-09-26T19:13:00Z"/>
              </w:rPr>
            </w:pPr>
            <w:ins w:id="41" w:author="Nick Bernal" w:date="2026-09-26T15:13:00Z" w16du:dateUtc="2026-09-26T19:13:00Z">
              <w:r>
                <w:t>f</w:t>
              </w:r>
            </w:ins>
          </w:p>
        </w:tc>
      </w:tr>
    </w:tbl>
    <w:p w14:paraId="462E5BF5" w14:textId="5FF04C34" w:rsidR="00013CE3" w:rsidRDefault="008E37D4" w:rsidP="00076DD2">
      <w:pPr>
        <w:spacing w:line="276" w:lineRule="auto"/>
        <w:rPr>
          <w:del w:id="42" w:author="Nick Bernal" w:date="2026-09-26T15:13:00Z" w16du:dateUtc="2026-09-26T19:13:00Z"/>
          <w:rFonts w:ascii="Calibri" w:eastAsia="Calibri" w:hAnsi="Calibri" w:cs="Calibri"/>
          <w:sz w:val="20"/>
          <w:szCs w:val="20"/>
        </w:rPr>
      </w:pPr>
      <w:del w:id="43" w:author="Nick Bernal" w:date="2026-09-26T15:13:00Z" w16du:dateUtc="2026-09-26T19:13:00Z">
        <w:r>
          <w:rPr>
            <w:rFonts w:ascii="Calibri" w:eastAsia="Calibri" w:hAnsi="Calibri" w:cs="Calibri"/>
            <w:sz w:val="20"/>
            <w:szCs w:val="20"/>
          </w:rPr>
          <w:delText xml:space="preserve"> </w:delText>
        </w:r>
      </w:del>
    </w:p>
    <w:p w14:paraId="7B8A9E7E" w14:textId="77777777" w:rsidR="00013CE3" w:rsidRDefault="008E37D4">
      <w:pPr>
        <w:shd w:val="clear" w:color="auto" w:fill="FFFFFF"/>
        <w:spacing w:line="276" w:lineRule="auto"/>
        <w:ind w:left="-220" w:right="-220"/>
        <w:jc w:val="both"/>
        <w:rPr>
          <w:del w:id="44" w:author="Nick Bernal" w:date="2026-09-26T15:13:00Z" w16du:dateUtc="2026-09-26T19:13:00Z"/>
          <w:rFonts w:ascii="Calibri" w:eastAsia="Calibri" w:hAnsi="Calibri" w:cs="Calibri"/>
          <w:sz w:val="20"/>
          <w:szCs w:val="20"/>
        </w:rPr>
      </w:pPr>
      <w:del w:id="45" w:author="Nick Bernal" w:date="2026-09-26T15:13:00Z" w16du:dateUtc="2026-09-26T19:13:00Z">
        <w:r>
          <w:rPr>
            <w:rFonts w:ascii="Calibri" w:eastAsia="Calibri" w:hAnsi="Calibri" w:cs="Calibri"/>
            <w:sz w:val="20"/>
            <w:szCs w:val="20"/>
          </w:rPr>
          <w:delText xml:space="preserve"> </w:delText>
        </w:r>
      </w:del>
    </w:p>
    <w:p w14:paraId="0FEF3579" w14:textId="4451E293" w:rsidR="00013CE3" w:rsidRDefault="009F48AD">
      <w:pPr>
        <w:numPr>
          <w:ilvl w:val="0"/>
          <w:numId w:val="5"/>
        </w:numPr>
        <w:spacing w:line="276" w:lineRule="auto"/>
        <w:ind w:right="-220"/>
        <w:jc w:val="both"/>
        <w:rPr>
          <w:del w:id="46" w:author="Nick Bernal" w:date="2026-09-26T15:13:00Z" w16du:dateUtc="2026-09-26T19:13:00Z"/>
          <w:rFonts w:ascii="Calibri" w:eastAsia="Calibri" w:hAnsi="Calibri" w:cs="Calibri"/>
        </w:rPr>
      </w:pPr>
      <w:del w:id="47" w:author="Nick Bernal" w:date="2026-09-26T15:13:00Z" w16du:dateUtc="2026-09-26T19:13:00Z">
        <w:r>
          <w:rPr>
            <w:rFonts w:ascii="Calibri" w:eastAsia="Calibri" w:hAnsi="Calibri" w:cs="Calibri"/>
            <w:b/>
            <w:sz w:val="20"/>
            <w:szCs w:val="20"/>
          </w:rPr>
          <w:delText>One</w:delText>
        </w:r>
        <w:r>
          <w:rPr>
            <w:rFonts w:ascii="Calibri" w:eastAsia="Calibri" w:hAnsi="Calibri" w:cs="Calibri"/>
            <w:sz w:val="20"/>
            <w:szCs w:val="20"/>
          </w:rPr>
          <w:delText xml:space="preserve"> </w:delText>
        </w:r>
      </w:del>
    </w:p>
    <w:p w14:paraId="66E3136F" w14:textId="77777777" w:rsidR="00013CE3" w:rsidRDefault="00013CE3">
      <w:pPr>
        <w:shd w:val="clear" w:color="auto" w:fill="FFFFFF"/>
        <w:spacing w:line="276" w:lineRule="auto"/>
        <w:ind w:left="720" w:right="-220"/>
        <w:jc w:val="both"/>
        <w:rPr>
          <w:del w:id="48" w:author="Nick Bernal" w:date="2026-09-26T15:13:00Z" w16du:dateUtc="2026-09-26T19:13:00Z"/>
          <w:rFonts w:ascii="Calibri" w:eastAsia="Calibri" w:hAnsi="Calibri" w:cs="Calibri"/>
          <w:sz w:val="20"/>
          <w:szCs w:val="20"/>
        </w:rPr>
      </w:pPr>
    </w:p>
    <w:p w14:paraId="306D772C" w14:textId="50A10CE1" w:rsidR="00013CE3" w:rsidRDefault="009F48A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del w:id="49" w:author="Nick Bernal" w:date="2026-09-26T15:13:00Z" w16du:dateUtc="2026-09-26T19:13:00Z"/>
          <w:color w:val="000000"/>
        </w:rPr>
      </w:pPr>
      <w:del w:id="50" w:author="Nick Bernal" w:date="2026-09-26T15:13:00Z" w16du:dateUtc="2026-09-26T19:13:00Z">
        <w:r>
          <w:rPr>
            <w:rFonts w:ascii="Calibri" w:eastAsia="Calibri" w:hAnsi="Calibri" w:cs="Calibri"/>
            <w:b/>
            <w:color w:val="000000"/>
            <w:sz w:val="20"/>
            <w:szCs w:val="20"/>
          </w:rPr>
          <w:delText>Two</w:delText>
        </w:r>
        <w:r>
          <w:rPr>
            <w:rFonts w:ascii="Calibri" w:eastAsia="Calibri" w:hAnsi="Calibri" w:cs="Calibri"/>
            <w:color w:val="000000"/>
            <w:sz w:val="20"/>
            <w:szCs w:val="20"/>
          </w:rPr>
          <w:delText xml:space="preserve"> </w:delText>
        </w:r>
      </w:del>
    </w:p>
    <w:p w14:paraId="72819166" w14:textId="77777777" w:rsidR="00013CE3" w:rsidRDefault="00013C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del w:id="51" w:author="Nick Bernal" w:date="2026-09-26T15:13:00Z" w16du:dateUtc="2026-09-26T19:13:00Z"/>
          <w:rFonts w:ascii="Calibri" w:eastAsia="Calibri" w:hAnsi="Calibri" w:cs="Calibri"/>
          <w:color w:val="000000"/>
          <w:sz w:val="20"/>
          <w:szCs w:val="20"/>
        </w:rPr>
      </w:pPr>
    </w:p>
    <w:p w14:paraId="6FB3DBA8" w14:textId="04C0B841" w:rsidR="00013CE3" w:rsidRDefault="009F48A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360" w:right="-221" w:firstLine="0"/>
        <w:jc w:val="both"/>
        <w:rPr>
          <w:del w:id="52" w:author="Nick Bernal" w:date="2026-09-26T15:13:00Z" w16du:dateUtc="2026-09-26T19:13:00Z"/>
          <w:rFonts w:ascii="Calibri" w:eastAsia="Calibri" w:hAnsi="Calibri" w:cs="Calibri"/>
          <w:color w:val="000000"/>
          <w:sz w:val="20"/>
          <w:szCs w:val="20"/>
        </w:rPr>
      </w:pPr>
      <w:del w:id="53" w:author="Nick Bernal" w:date="2026-09-26T15:13:00Z" w16du:dateUtc="2026-09-26T19:13:00Z">
        <w:r>
          <w:rPr>
            <w:rFonts w:ascii="Calibri" w:eastAsia="Calibri" w:hAnsi="Calibri" w:cs="Calibri"/>
            <w:color w:val="000000"/>
            <w:sz w:val="20"/>
            <w:szCs w:val="20"/>
          </w:rPr>
          <w:delText xml:space="preserve">a </w:delText>
        </w:r>
      </w:del>
    </w:p>
    <w:p w14:paraId="61FEA18F" w14:textId="77777777" w:rsidR="00013CE3" w:rsidRDefault="00013CE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del w:id="54" w:author="Nick Bernal" w:date="2026-09-26T15:13:00Z" w16du:dateUtc="2026-09-26T19:13:00Z"/>
          <w:rFonts w:ascii="Calibri" w:eastAsia="Calibri" w:hAnsi="Calibri" w:cs="Calibri"/>
          <w:color w:val="000000"/>
          <w:sz w:val="20"/>
          <w:szCs w:val="20"/>
        </w:rPr>
      </w:pPr>
    </w:p>
    <w:p w14:paraId="0088C996" w14:textId="6A818736" w:rsidR="00013CE3" w:rsidRDefault="009F48AD">
      <w:pPr>
        <w:numPr>
          <w:ilvl w:val="0"/>
          <w:numId w:val="3"/>
        </w:numPr>
        <w:spacing w:line="276" w:lineRule="auto"/>
        <w:ind w:left="360" w:right="-221" w:firstLine="0"/>
        <w:jc w:val="both"/>
        <w:rPr>
          <w:del w:id="55" w:author="Nick Bernal" w:date="2026-09-26T15:13:00Z" w16du:dateUtc="2026-09-26T19:13:00Z"/>
          <w:rFonts w:ascii="Calibri" w:eastAsia="Calibri" w:hAnsi="Calibri" w:cs="Calibri"/>
          <w:color w:val="000000"/>
          <w:sz w:val="20"/>
          <w:szCs w:val="20"/>
        </w:rPr>
      </w:pPr>
      <w:del w:id="56" w:author="Nick Bernal" w:date="2026-09-26T15:13:00Z" w16du:dateUtc="2026-09-26T19:13:00Z">
        <w:r>
          <w:rPr>
            <w:rFonts w:ascii="Calibri" w:eastAsia="Calibri" w:hAnsi="Calibri" w:cs="Calibri"/>
            <w:sz w:val="20"/>
            <w:szCs w:val="20"/>
          </w:rPr>
          <w:delText xml:space="preserve">b </w:delText>
        </w:r>
      </w:del>
    </w:p>
    <w:p w14:paraId="1AAA42C8" w14:textId="77777777" w:rsidR="00013CE3" w:rsidRDefault="00013CE3">
      <w:pPr>
        <w:shd w:val="clear" w:color="auto" w:fill="FFFFFF"/>
        <w:spacing w:line="276" w:lineRule="auto"/>
        <w:ind w:right="-220"/>
        <w:jc w:val="both"/>
        <w:rPr>
          <w:del w:id="57" w:author="Nick Bernal" w:date="2026-09-26T15:13:00Z" w16du:dateUtc="2026-09-26T19:13:00Z"/>
          <w:rFonts w:ascii="Calibri" w:eastAsia="Calibri" w:hAnsi="Calibri" w:cs="Calibri"/>
          <w:sz w:val="20"/>
          <w:szCs w:val="20"/>
        </w:rPr>
      </w:pPr>
    </w:p>
    <w:p w14:paraId="56FC9D28" w14:textId="7DA53579" w:rsidR="00013CE3" w:rsidRDefault="009F48AD">
      <w:pPr>
        <w:rPr>
          <w:rFonts w:eastAsia="Calibri"/>
          <w:rPrChange w:id="58" w:author="Nick Bernal" w:date="2026-09-26T15:13:00Z" w16du:dateUtc="2026-09-26T19:13:00Z">
            <w:rPr>
              <w:rFonts w:ascii="Calibri" w:eastAsia="Calibri" w:hAnsi="Calibri" w:cs="Calibri"/>
            </w:rPr>
          </w:rPrChange>
        </w:rPr>
        <w:pPrChange w:id="59" w:author="Nick Bernal" w:date="2026-09-26T15:13:00Z" w16du:dateUtc="2026-09-26T19:13:00Z">
          <w:pPr>
            <w:numPr>
              <w:numId w:val="5"/>
            </w:numPr>
            <w:spacing w:line="276" w:lineRule="auto"/>
            <w:ind w:left="360" w:right="-220" w:hanging="360"/>
            <w:jc w:val="both"/>
          </w:pPr>
        </w:pPrChange>
      </w:pPr>
      <w:del w:id="60" w:author="Nick Bernal" w:date="2026-09-26T15:13:00Z" w16du:dateUtc="2026-09-26T19:13:00Z">
        <w:r>
          <w:rPr>
            <w:rFonts w:ascii="Calibri" w:eastAsia="Calibri" w:hAnsi="Calibri" w:cs="Calibri"/>
            <w:b/>
            <w:sz w:val="20"/>
            <w:szCs w:val="20"/>
          </w:rPr>
          <w:delText>3</w:delText>
        </w:r>
        <w:r>
          <w:rPr>
            <w:rFonts w:ascii="Calibri" w:eastAsia="Calibri" w:hAnsi="Calibri" w:cs="Calibri"/>
            <w:sz w:val="20"/>
            <w:szCs w:val="20"/>
          </w:rPr>
          <w:delText xml:space="preserve"> </w:delText>
        </w:r>
      </w:del>
    </w:p>
    <w:sectPr w:rsidR="00013CE3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pgNumType w:start="1"/>
      <w:cols w:space="720"/>
      <w:titlePg w:val="0"/>
      <w:docGrid w:linePitch="360"/>
      <w:sectPrChange w:id="71" w:author="Nick Bernal" w:date="2026-09-26T15:13:00Z" w16du:dateUtc="2026-09-26T19:13:00Z">
        <w:sectPr w:rsidR="00013CE3">
          <w:pgSz w:w="11906" w:h="16838"/>
          <w:pgMar w:top="1620" w:right="1183" w:bottom="1185" w:left="1134" w:header="90" w:footer="720" w:gutter="0"/>
          <w:pgNumType w:start="1"/>
          <w:titlePg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F60876" w14:textId="77777777" w:rsidR="008E37D4" w:rsidRDefault="008E37D4">
      <w:r>
        <w:separator/>
      </w:r>
    </w:p>
  </w:endnote>
  <w:endnote w:type="continuationSeparator" w:id="0">
    <w:p w14:paraId="52D74FBD" w14:textId="77777777" w:rsidR="008E37D4" w:rsidRDefault="008E3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36FA70C" w14:textId="77777777" w:rsidR="00013CE3" w:rsidRDefault="008E37D4">
    <w:pPr>
      <w:pStyle w:val="Heading1Char"/>
      <w:rPr>
        <w:rPrChange w:id="64" w:author="Nick Bernal" w:date="2026-09-26T15:13:00Z" w16du:dateUtc="2026-09-26T19:13:00Z">
          <w:rPr>
            <w:color w:val="000000"/>
            <w:sz w:val="18"/>
            <w:szCs w:val="18"/>
          </w:rPr>
        </w:rPrChange>
      </w:rPr>
      <w:pPrChange w:id="65" w:author="Nick Bernal" w:date="2026-09-26T15:13:00Z" w16du:dateUtc="2026-09-26T19:13:00Z">
        <w:pPr>
          <w:pBdr>
            <w:top w:val="nil"/>
            <w:left w:val="nil"/>
            <w:bottom w:val="nil"/>
            <w:right w:val="nil"/>
            <w:between w:val="nil"/>
          </w:pBdr>
          <w:spacing w:line="276" w:lineRule="auto"/>
          <w:jc w:val="right"/>
        </w:pPr>
      </w:pPrChange>
    </w:pPr>
    <w:del w:id="66" w:author="Nick Bernal" w:date="2026-09-26T15:13:00Z" w16du:dateUtc="2026-09-26T19:13:00Z"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delInstrText>PAGE</w:delInstrText>
      </w:r>
      <w:r>
        <w:rPr>
          <w:color w:val="000000"/>
          <w:sz w:val="18"/>
          <w:szCs w:val="18"/>
        </w:rPr>
        <w:fldChar w:fldCharType="separate"/>
      </w:r>
      <w:r w:rsidR="000947E9">
        <w:rPr>
          <w:noProof/>
          <w:color w:val="000000"/>
          <w:sz w:val="18"/>
          <w:szCs w:val="18"/>
        </w:rPr>
        <w:delText>2</w:delText>
      </w:r>
      <w:r>
        <w:rPr>
          <w:color w:val="000000"/>
          <w:sz w:val="18"/>
          <w:szCs w:val="18"/>
        </w:rP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E17F7E" w14:textId="77777777" w:rsidR="00013CE3" w:rsidRDefault="00013CE3">
    <w:pPr>
      <w:pStyle w:val="Heading1Char"/>
      <w:rPr>
        <w:rFonts w:eastAsia="Helvetica Neue"/>
        <w:rPrChange w:id="69" w:author="Nick Bernal" w:date="2026-09-26T15:13:00Z" w16du:dateUtc="2026-09-26T19:13:00Z">
          <w:rPr>
            <w:rFonts w:ascii="Helvetica Neue" w:eastAsia="Helvetica Neue" w:hAnsi="Helvetica Neue" w:cs="Helvetica Neue"/>
            <w:color w:val="000000"/>
          </w:rPr>
        </w:rPrChange>
      </w:rPr>
      <w:pPrChange w:id="70" w:author="Nick Bernal" w:date="2026-09-26T15:13:00Z" w16du:dateUtc="2026-09-26T19:13:00Z">
        <w:pPr>
          <w:pBdr>
            <w:top w:val="nil"/>
            <w:left w:val="nil"/>
            <w:bottom w:val="nil"/>
            <w:right w:val="nil"/>
            <w:between w:val="nil"/>
          </w:pBdr>
          <w:tabs>
            <w:tab w:val="right" w:pos="9020"/>
          </w:tabs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3D4B2A" w14:textId="77777777" w:rsidR="008E37D4" w:rsidRDefault="008E37D4">
      <w:r>
        <w:separator/>
      </w:r>
    </w:p>
  </w:footnote>
  <w:footnote w:type="continuationSeparator" w:id="0">
    <w:p w14:paraId="01B801AC" w14:textId="77777777" w:rsidR="008E37D4" w:rsidRDefault="008E37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2E4344" w14:textId="77777777" w:rsidR="00013CE3" w:rsidRDefault="008E37D4">
    <w:pPr>
      <w:pStyle w:val="Heading8Char"/>
      <w:rPr>
        <w:rFonts w:eastAsia="Helvetica Neue"/>
        <w:rPrChange w:id="61" w:author="Nick Bernal" w:date="2026-09-26T15:13:00Z" w16du:dateUtc="2026-09-26T19:13:00Z">
          <w:rPr>
            <w:rFonts w:ascii="Helvetica Neue" w:eastAsia="Helvetica Neue" w:hAnsi="Helvetica Neue" w:cs="Helvetica Neue"/>
            <w:color w:val="000000"/>
          </w:rPr>
        </w:rPrChange>
      </w:rPr>
      <w:pPrChange w:id="62" w:author="Nick Bernal" w:date="2026-09-26T15:13:00Z" w16du:dateUtc="2026-09-26T19:13:00Z">
        <w:pPr>
          <w:pBdr>
            <w:top w:val="nil"/>
            <w:left w:val="nil"/>
            <w:bottom w:val="nil"/>
            <w:right w:val="nil"/>
            <w:between w:val="nil"/>
          </w:pBdr>
          <w:tabs>
            <w:tab w:val="right" w:pos="9020"/>
          </w:tabs>
          <w:jc w:val="center"/>
        </w:pPr>
      </w:pPrChange>
    </w:pPr>
    <w:del w:id="63" w:author="Nick Bernal" w:date="2026-09-26T15:13:00Z" w16du:dateUtc="2026-09-26T19:13:00Z"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4D3C76E8" wp14:editId="23AA8749">
            <wp:simplePos x="0" y="0"/>
            <wp:positionH relativeFrom="column">
              <wp:posOffset>5581650</wp:posOffset>
            </wp:positionH>
            <wp:positionV relativeFrom="paragraph">
              <wp:posOffset>276225</wp:posOffset>
            </wp:positionV>
            <wp:extent cx="465772" cy="465772"/>
            <wp:effectExtent l="0" t="0" r="0" b="0"/>
            <wp:wrapNone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" cy="4657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736553C" w14:textId="5EA4F324" w:rsidR="00013CE3" w:rsidRDefault="00013CE3">
    <w:pPr>
      <w:pStyle w:val="Heading8Char"/>
      <w:rPr>
        <w:rFonts w:eastAsia="Arial"/>
        <w:rPrChange w:id="67" w:author="Nick Bernal" w:date="2026-09-26T15:13:00Z" w16du:dateUtc="2026-09-26T19:13:00Z">
          <w:rPr>
            <w:rFonts w:ascii="Arial" w:eastAsia="Arial" w:hAnsi="Arial" w:cs="Arial"/>
            <w:color w:val="000000"/>
            <w:sz w:val="22"/>
            <w:szCs w:val="22"/>
          </w:rPr>
        </w:rPrChange>
      </w:rPr>
      <w:pPrChange w:id="68" w:author="Nick Bernal" w:date="2026-09-26T15:13:00Z" w16du:dateUtc="2026-09-26T19:13:00Z">
        <w:pPr>
          <w:pBdr>
            <w:top w:val="nil"/>
            <w:left w:val="nil"/>
            <w:bottom w:val="nil"/>
            <w:right w:val="nil"/>
            <w:between w:val="nil"/>
          </w:pBdr>
          <w:spacing w:line="276" w:lineRule="auto"/>
          <w:ind w:left="1800"/>
          <w:jc w:val="cent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5F3E39"/>
    <w:multiLevelType w:val="multilevel"/>
    <w:tmpl w:val="BAEEF6E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834C7"/>
    <w:multiLevelType w:val="multilevel"/>
    <w:tmpl w:val="E9D4FA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E7473D8"/>
    <w:multiLevelType w:val="multilevel"/>
    <w:tmpl w:val="D4D23D40"/>
    <w:lvl w:ilvl="0">
      <w:start w:val="1"/>
      <w:numFmt w:val="decimal"/>
      <w:lvlText w:val="%1."/>
      <w:lvlJc w:val="right"/>
      <w:pPr>
        <w:ind w:left="360" w:hanging="360"/>
      </w:pPr>
      <w:rPr>
        <w:rFonts w:ascii="Calibri" w:eastAsia="Calibri" w:hAnsi="Calibri" w:cs="Calibri"/>
        <w:b/>
        <w:sz w:val="20"/>
        <w:szCs w:val="20"/>
        <w:u w:val="none"/>
      </w:rPr>
    </w:lvl>
    <w:lvl w:ilvl="1">
      <w:start w:val="1"/>
      <w:numFmt w:val="decimal"/>
      <w:lvlText w:val="%1.%2."/>
      <w:lvlJc w:val="right"/>
      <w:pPr>
        <w:ind w:left="1080" w:hanging="360"/>
      </w:pPr>
      <w:rPr>
        <w:rFonts w:ascii="Arial" w:eastAsia="Arial" w:hAnsi="Arial" w:cs="Arial"/>
        <w:b w:val="0"/>
        <w:u w:val="none"/>
      </w:rPr>
    </w:lvl>
    <w:lvl w:ilvl="2">
      <w:start w:val="1"/>
      <w:numFmt w:val="decimal"/>
      <w:lvlText w:val="%1.%2.%3."/>
      <w:lvlJc w:val="right"/>
      <w:pPr>
        <w:ind w:left="1800" w:hanging="360"/>
      </w:pPr>
      <w:rPr>
        <w:rFonts w:ascii="Arial" w:eastAsia="Arial" w:hAnsi="Arial" w:cs="Arial"/>
        <w:b w:val="0"/>
        <w:u w:val="none"/>
      </w:rPr>
    </w:lvl>
    <w:lvl w:ilvl="3">
      <w:start w:val="1"/>
      <w:numFmt w:val="decimal"/>
      <w:lvlText w:val="%1.%2.%3.%4."/>
      <w:lvlJc w:val="right"/>
      <w:pPr>
        <w:ind w:left="2520" w:hanging="360"/>
      </w:pPr>
      <w:rPr>
        <w:rFonts w:ascii="Arial" w:eastAsia="Arial" w:hAnsi="Arial" w:cs="Arial"/>
        <w:b w:val="0"/>
        <w:u w:val="none"/>
      </w:rPr>
    </w:lvl>
    <w:lvl w:ilvl="4">
      <w:start w:val="1"/>
      <w:numFmt w:val="decimal"/>
      <w:lvlText w:val="%1.%2.%3.%4.%5."/>
      <w:lvlJc w:val="right"/>
      <w:pPr>
        <w:ind w:left="3240" w:hanging="360"/>
      </w:pPr>
      <w:rPr>
        <w:rFonts w:ascii="Arial" w:eastAsia="Arial" w:hAnsi="Arial" w:cs="Arial"/>
        <w:b w:val="0"/>
        <w:u w:val="none"/>
      </w:rPr>
    </w:lvl>
    <w:lvl w:ilvl="5">
      <w:start w:val="1"/>
      <w:numFmt w:val="decimal"/>
      <w:lvlText w:val="%1.%2.%3.%4.%5.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468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40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120" w:hanging="360"/>
      </w:pPr>
      <w:rPr>
        <w:u w:val="none"/>
      </w:rPr>
    </w:lvl>
  </w:abstractNum>
  <w:abstractNum w:abstractNumId="3" w15:restartNumberingAfterBreak="0">
    <w:nsid w:val="57EE06B2"/>
    <w:multiLevelType w:val="multilevel"/>
    <w:tmpl w:val="217CFB5C"/>
    <w:lvl w:ilvl="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cs="Arial"/>
        <w:b w:val="0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A984F0C"/>
    <w:multiLevelType w:val="multilevel"/>
    <w:tmpl w:val="70200FE0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0B5CA9"/>
    <w:multiLevelType w:val="multilevel"/>
    <w:tmpl w:val="EF9CC2C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6411806">
    <w:abstractNumId w:val="1"/>
  </w:num>
  <w:num w:numId="2" w16cid:durableId="1119641867">
    <w:abstractNumId w:val="4"/>
  </w:num>
  <w:num w:numId="3" w16cid:durableId="1246380757">
    <w:abstractNumId w:val="5"/>
  </w:num>
  <w:num w:numId="4" w16cid:durableId="88549402">
    <w:abstractNumId w:val="3"/>
  </w:num>
  <w:num w:numId="5" w16cid:durableId="1049456778">
    <w:abstractNumId w:val="2"/>
  </w:num>
  <w:num w:numId="6" w16cid:durableId="6522956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3CE3"/>
    <w:rsid w:val="00013CE3"/>
    <w:rsid w:val="00076DD2"/>
    <w:rsid w:val="000947E9"/>
    <w:rsid w:val="00360F1B"/>
    <w:rsid w:val="003C1D14"/>
    <w:rsid w:val="003C58BC"/>
    <w:rsid w:val="004C3BDE"/>
    <w:rsid w:val="005412CF"/>
    <w:rsid w:val="008E37D4"/>
    <w:rsid w:val="00931F1A"/>
    <w:rsid w:val="00960ED7"/>
    <w:rsid w:val="009F48AD"/>
    <w:rsid w:val="00AF4127"/>
    <w:rsid w:val="00B33473"/>
    <w:rsid w:val="00D74AD4"/>
    <w:rsid w:val="00F4221A"/>
    <w:rsid w:val="00F54EDE"/>
    <w:rsid w:val="00F852D8"/>
    <w:rsid w:val="00FF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7176FD"/>
  <w15:docId w15:val="{2719B928-D98B-BB43-B04C-A52878540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AD4"/>
    <w:pPr>
      <w:keepNext/>
      <w:keepLines/>
      <w:spacing w:before="360" w:after="80"/>
      <w:outlineLvl w:val="0"/>
      <w:pPrChange w:id="0" w:author="Nick Bernal" w:date="2026-09-26T15:13:00Z">
        <w:pPr>
          <w:keepNext/>
          <w:keepLines/>
          <w:spacing w:before="480" w:after="120"/>
          <w:outlineLvl w:val="0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 w:eastAsia="en-US"/>
      <w14:ligatures w14:val="standardContextual"/>
      <w:rPrChange w:id="0" w:author="Nick Bernal" w:date="2026-09-26T15:13:00Z">
        <w:rPr>
          <w:b/>
          <w:sz w:val="48"/>
          <w:szCs w:val="48"/>
          <w:lang w:val="en-GB" w:eastAsia="en-GB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AD4"/>
    <w:pPr>
      <w:keepNext/>
      <w:keepLines/>
      <w:spacing w:before="160" w:after="80"/>
      <w:outlineLvl w:val="1"/>
      <w:pPrChange w:id="1" w:author="Nick Bernal" w:date="2026-09-26T15:13:00Z">
        <w:pPr>
          <w:keepNext/>
          <w:keepLines/>
          <w:spacing w:before="360" w:after="80"/>
          <w:outlineLvl w:val="1"/>
        </w:pPr>
      </w:pPrChange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 w:eastAsia="en-US"/>
      <w14:ligatures w14:val="standardContextual"/>
      <w:rPrChange w:id="1" w:author="Nick Bernal" w:date="2026-09-26T15:13:00Z">
        <w:rPr>
          <w:b/>
          <w:sz w:val="36"/>
          <w:szCs w:val="36"/>
          <w:lang w:val="en-GB" w:eastAsia="en-GB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AD4"/>
    <w:pPr>
      <w:keepNext/>
      <w:keepLines/>
      <w:spacing w:before="160" w:after="80"/>
      <w:outlineLvl w:val="2"/>
      <w:pPrChange w:id="2" w:author="Nick Bernal" w:date="2026-09-26T15:13:00Z">
        <w:pPr>
          <w:keepNext/>
          <w:keepLines/>
          <w:spacing w:before="280" w:after="80"/>
          <w:outlineLvl w:val="2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 w:eastAsia="en-US"/>
      <w14:ligatures w14:val="standardContextual"/>
      <w:rPrChange w:id="2" w:author="Nick Bernal" w:date="2026-09-26T15:13:00Z">
        <w:rPr>
          <w:b/>
          <w:sz w:val="28"/>
          <w:szCs w:val="28"/>
          <w:lang w:val="en-GB" w:eastAsia="en-GB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AD4"/>
    <w:pPr>
      <w:keepNext/>
      <w:keepLines/>
      <w:spacing w:before="80" w:after="40"/>
      <w:outlineLvl w:val="3"/>
      <w:pPrChange w:id="3" w:author="Nick Bernal" w:date="2026-09-26T15:13:00Z">
        <w:pPr>
          <w:keepNext/>
          <w:keepLines/>
          <w:spacing w:before="240" w:after="40"/>
          <w:outlineLvl w:val="3"/>
        </w:pPr>
      </w:pPrChange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en-US" w:eastAsia="en-US"/>
      <w14:ligatures w14:val="standardContextual"/>
      <w:rPrChange w:id="3" w:author="Nick Bernal" w:date="2026-09-26T15:13:00Z">
        <w:rPr>
          <w:b/>
          <w:sz w:val="24"/>
          <w:szCs w:val="24"/>
          <w:lang w:val="en-GB" w:eastAsia="en-GB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AD4"/>
    <w:pPr>
      <w:keepNext/>
      <w:keepLines/>
      <w:spacing w:before="80" w:after="40"/>
      <w:outlineLvl w:val="4"/>
      <w:pPrChange w:id="4" w:author="Nick Bernal" w:date="2026-09-26T15:13:00Z">
        <w:pPr>
          <w:keepNext/>
          <w:keepLines/>
          <w:spacing w:before="220" w:after="40"/>
          <w:outlineLvl w:val="4"/>
        </w:pPr>
      </w:pPrChange>
    </w:pPr>
    <w:rPr>
      <w:rFonts w:asciiTheme="minorHAnsi" w:eastAsiaTheme="majorEastAsia" w:hAnsiTheme="minorHAnsi" w:cstheme="majorBidi"/>
      <w:color w:val="365F91" w:themeColor="accent1" w:themeShade="BF"/>
      <w:kern w:val="2"/>
      <w:lang w:val="en-US" w:eastAsia="en-US"/>
      <w14:ligatures w14:val="standardContextual"/>
      <w:rPrChange w:id="4" w:author="Nick Bernal" w:date="2026-09-26T15:13:00Z">
        <w:rPr>
          <w:b/>
          <w:sz w:val="22"/>
          <w:szCs w:val="22"/>
          <w:lang w:val="en-GB" w:eastAsia="en-GB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AD4"/>
    <w:pPr>
      <w:keepNext/>
      <w:keepLines/>
      <w:spacing w:before="40"/>
      <w:outlineLvl w:val="5"/>
      <w:pPrChange w:id="5" w:author="Nick Bernal" w:date="2026-09-26T15:13:00Z">
        <w:pPr>
          <w:keepNext/>
          <w:keepLines/>
          <w:spacing w:before="200" w:after="40"/>
          <w:outlineLvl w:val="5"/>
        </w:pPr>
      </w:pPrChange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  <w:rPrChange w:id="5" w:author="Nick Bernal" w:date="2026-09-26T15:13:00Z">
        <w:rPr>
          <w:b/>
          <w:lang w:val="en-GB" w:eastAsia="en-GB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AD4"/>
    <w:pPr>
      <w:keepNext/>
      <w:keepLines/>
      <w:spacing w:before="40"/>
      <w:outlineLvl w:val="6"/>
      <w:pPrChange w:id="6" w:author="Nick Bernal" w:date="2026-09-26T15:13:00Z">
        <w:pPr>
          <w:keepNext/>
          <w:keepLines/>
          <w:spacing w:before="40"/>
          <w:outlineLvl w:val="6"/>
        </w:pPr>
      </w:pPrChange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  <w:rPrChange w:id="6" w:author="Nick Bernal" w:date="2026-09-26T15:13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AD4"/>
    <w:pPr>
      <w:keepNext/>
      <w:keepLines/>
      <w:outlineLvl w:val="7"/>
      <w:pPrChange w:id="7" w:author="Nick Bernal" w:date="2026-09-26T15:13:00Z">
        <w:pPr>
          <w:keepNext/>
          <w:keepLines/>
          <w:outlineLvl w:val="7"/>
        </w:pPr>
      </w:pPrChange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  <w:rPrChange w:id="7" w:author="Nick Bernal" w:date="2026-09-26T15:13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AD4"/>
    <w:pPr>
      <w:keepNext/>
      <w:keepLines/>
      <w:outlineLvl w:val="8"/>
      <w:pPrChange w:id="8" w:author="Nick Bernal" w:date="2026-09-26T15:13:00Z">
        <w:pPr>
          <w:keepNext/>
          <w:keepLines/>
          <w:outlineLvl w:val="8"/>
        </w:pPr>
      </w:pPrChange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  <w:rPrChange w:id="8" w:author="Nick Bernal" w:date="2026-09-26T15:13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74AD4"/>
    <w:pPr>
      <w:spacing w:after="80"/>
      <w:contextualSpacing/>
      <w:pPrChange w:id="9" w:author="Nick Bernal" w:date="2026-09-26T15:13:00Z">
        <w:pPr>
          <w:keepNext/>
          <w:keepLines/>
          <w:spacing w:before="480" w:after="120"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  <w:rPrChange w:id="9" w:author="Nick Bernal" w:date="2026-09-26T15:13:00Z">
        <w:rPr>
          <w:b/>
          <w:sz w:val="72"/>
          <w:szCs w:val="72"/>
          <w:lang w:val="en-GB" w:eastAsia="en-GB" w:bidi="ar-SA"/>
        </w:rPr>
      </w:rPrChange>
    </w:rPr>
  </w:style>
  <w:style w:type="paragraph" w:styleId="Subtitle">
    <w:name w:val="Subtitle"/>
    <w:basedOn w:val="Normal"/>
    <w:next w:val="Normal"/>
    <w:link w:val="SubtitleChar"/>
    <w:uiPriority w:val="11"/>
    <w:qFormat/>
    <w:rsid w:val="00D74AD4"/>
    <w:pPr>
      <w:numPr>
        <w:ilvl w:val="1"/>
      </w:numPr>
      <w:spacing w:after="160"/>
      <w:pPrChange w:id="10" w:author="Nick Bernal" w:date="2026-09-26T15:13:00Z">
        <w:pPr>
          <w:keepNext/>
          <w:keepLines/>
          <w:spacing w:before="360" w:after="80"/>
        </w:pPr>
      </w:pPrChange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  <w:rPrChange w:id="10" w:author="Nick Bernal" w:date="2026-09-26T15:13:00Z">
        <w:rPr>
          <w:rFonts w:ascii="Georgia" w:eastAsia="Georgia" w:hAnsi="Georgia" w:cs="Georgia"/>
          <w:i/>
          <w:color w:val="666666"/>
          <w:sz w:val="48"/>
          <w:szCs w:val="48"/>
          <w:lang w:val="en-GB" w:eastAsia="en-GB" w:bidi="ar-SA"/>
        </w:rPr>
      </w:rPrChange>
    </w:rPr>
  </w:style>
  <w:style w:type="table" w:customStyle="1" w:styleId="a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D4124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A5F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A5F02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0A563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7D3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D36"/>
    <w:rPr>
      <w:color w:val="605E5C"/>
      <w:shd w:val="clear" w:color="auto" w:fill="E1DFDD"/>
    </w:rPr>
  </w:style>
  <w:style w:type="table" w:customStyle="1" w:styleId="a1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jc w:val="both"/>
    </w:pPr>
    <w:rPr>
      <w:rFonts w:ascii="Arial" w:eastAsia="Arial" w:hAnsi="Arial" w:cs="Arial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76DD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6DD2"/>
  </w:style>
  <w:style w:type="paragraph" w:styleId="Footer">
    <w:name w:val="footer"/>
    <w:basedOn w:val="Normal"/>
    <w:link w:val="FooterChar"/>
    <w:uiPriority w:val="99"/>
    <w:unhideWhenUsed/>
    <w:rsid w:val="00076DD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6DD2"/>
  </w:style>
  <w:style w:type="character" w:customStyle="1" w:styleId="Heading7Char">
    <w:name w:val="Heading 7 Char"/>
    <w:basedOn w:val="DefaultParagraphFont"/>
    <w:link w:val="Heading7"/>
    <w:uiPriority w:val="9"/>
    <w:semiHidden/>
    <w:rsid w:val="00FF3707"/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3707"/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3707"/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FF3707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val="en-US" w:eastAsia="en-US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3707"/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val="en-US" w:eastAsia="en-US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3707"/>
    <w:rPr>
      <w:rFonts w:asciiTheme="minorHAnsi" w:eastAsiaTheme="majorEastAsia" w:hAnsiTheme="minorHAnsi" w:cstheme="majorBidi"/>
      <w:color w:val="365F91" w:themeColor="accent1" w:themeShade="BF"/>
      <w:kern w:val="2"/>
      <w:sz w:val="28"/>
      <w:szCs w:val="28"/>
      <w:lang w:val="en-US" w:eastAsia="en-US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3707"/>
    <w:rPr>
      <w:rFonts w:asciiTheme="minorHAnsi" w:eastAsiaTheme="majorEastAsia" w:hAnsiTheme="minorHAnsi" w:cstheme="majorBidi"/>
      <w:i/>
      <w:iCs/>
      <w:color w:val="365F91" w:themeColor="accent1" w:themeShade="BF"/>
      <w:kern w:val="2"/>
      <w:lang w:val="en-US" w:eastAsia="en-US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3707"/>
    <w:rPr>
      <w:rFonts w:asciiTheme="minorHAnsi" w:eastAsiaTheme="majorEastAsia" w:hAnsiTheme="minorHAnsi" w:cstheme="majorBidi"/>
      <w:color w:val="365F91" w:themeColor="accent1" w:themeShade="BF"/>
      <w:kern w:val="2"/>
      <w:lang w:val="en-US" w:eastAsia="en-US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3707"/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F3707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F370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D74AD4"/>
    <w:pPr>
      <w:spacing w:before="160" w:after="160"/>
      <w:jc w:val="center"/>
      <w:pPrChange w:id="11" w:author="Nick Bernal" w:date="2026-09-26T15:13:00Z">
        <w:pPr>
          <w:spacing w:before="160" w:after="160"/>
          <w:jc w:val="center"/>
        </w:pPr>
      </w:pPrChange>
    </w:pPr>
    <w:rPr>
      <w:rFonts w:ascii="Arial" w:eastAsiaTheme="minorHAnsi" w:hAnsi="Arial" w:cs="Times New Roman (Body CS)"/>
      <w:i/>
      <w:iCs/>
      <w:color w:val="404040" w:themeColor="text1" w:themeTint="BF"/>
      <w:kern w:val="2"/>
      <w:lang w:val="en-US" w:eastAsia="en-US"/>
      <w14:ligatures w14:val="standardContextual"/>
      <w:rPrChange w:id="11" w:author="Nick Bernal" w:date="2026-09-26T15:13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FF3707"/>
    <w:rPr>
      <w:rFonts w:ascii="Arial" w:eastAsiaTheme="minorHAnsi" w:hAnsi="Arial" w:cs="Times New Roman (Body CS)"/>
      <w:i/>
      <w:iCs/>
      <w:color w:val="404040" w:themeColor="text1" w:themeTint="BF"/>
      <w:kern w:val="2"/>
      <w:lang w:val="en-US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F370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AD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  <w:pPrChange w:id="12" w:author="Nick Bernal" w:date="2026-09-26T15:13:00Z">
        <w:pPr>
          <w:pBdr>
            <w:top w:val="single" w:sz="4" w:space="10" w:color="365F91" w:themeColor="accent1" w:themeShade="BF"/>
            <w:bottom w:val="single" w:sz="4" w:space="10" w:color="365F9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="Arial" w:eastAsiaTheme="minorHAnsi" w:hAnsi="Arial" w:cs="Times New Roman (Body CS)"/>
      <w:i/>
      <w:iCs/>
      <w:color w:val="365F91" w:themeColor="accent1" w:themeShade="BF"/>
      <w:kern w:val="2"/>
      <w:lang w:val="en-US" w:eastAsia="en-US"/>
      <w14:ligatures w14:val="standardContextual"/>
      <w:rPrChange w:id="12" w:author="Nick Bernal" w:date="2026-09-26T15:13:00Z">
        <w:rPr>
          <w:rFonts w:ascii="Arial" w:eastAsiaTheme="minorHAnsi" w:hAnsi="Arial" w:cs="Times New Roman (Body CS)"/>
          <w:i/>
          <w:iCs/>
          <w:color w:val="365F9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3707"/>
    <w:rPr>
      <w:rFonts w:ascii="Arial" w:eastAsiaTheme="minorHAnsi" w:hAnsi="Arial" w:cs="Times New Roman (Body CS)"/>
      <w:i/>
      <w:iCs/>
      <w:color w:val="365F91" w:themeColor="accent1" w:themeShade="BF"/>
      <w:kern w:val="2"/>
      <w:lang w:val="en-US" w:eastAsia="en-US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FF3707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FF3707"/>
    <w:rPr>
      <w:rFonts w:ascii="Arial" w:eastAsiaTheme="minorHAnsi" w:hAnsi="Arial" w:cs="Times New Roman (Body CS)"/>
      <w:kern w:val="2"/>
      <w:lang w:val="en-US"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sY8ZiTvU1IUnWs1RHsuS9jxqqQ==">CgMxLjAyCGguZ2pkZ3hzMgloLjMwajB6bGwyCWguMWZvYjl0ZTgAaikKFHN1Z2dlc3QuanFrZ25pN2UwejRtEhFUYW55YSBTaWx2ZXJzdGVpbmopChRzdWdnZXN0Ljlja2lhNmRpNzd4cBIRVGFueWEgU2lsdmVyc3RlaW5qKQoUc3VnZ2VzdC5jMzZzbXlud3NsdGISEVRhbnlhIFNpbHZlcnN0ZWluciExUTJ4R0hleUFKYnE4TUQ0TEpocFRLRnpfRDRKc3VmOGU=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Anthony Diionno</dc:creator>
  <cp:lastModifiedBy>Arthur Souza Rodrigues</cp:lastModifiedBy>
  <cp:revision>1</cp:revision>
  <dcterms:created xsi:type="dcterms:W3CDTF">2025-01-24T05:22:00Z</dcterms:created>
  <dcterms:modified xsi:type="dcterms:W3CDTF">2026-09-26T19:13:00Z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0x01010051D21BFB25EDD243A31C5C13254CC852</vt:lpwstr>
  </property>
</Properties>
</file>