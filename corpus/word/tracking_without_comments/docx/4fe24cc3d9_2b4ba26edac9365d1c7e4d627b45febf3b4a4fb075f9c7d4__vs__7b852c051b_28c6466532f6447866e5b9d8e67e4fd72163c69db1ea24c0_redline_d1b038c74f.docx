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0E11AC" w14:textId="77777777" w:rsidR="00420E26" w:rsidRPr="00D07BB2" w:rsidRDefault="00420E26" w:rsidP="00735173">
      <w:pPr>
        <w:spacing w:before="100" w:beforeAutospacing="1" w:line="360" w:lineRule="auto"/>
        <w:jc w:val="center"/>
        <w:rPr>
          <w:ins w:id="14" w:author="Doug Reymore" w:date="2026-09-25T21:08:00Z" w16du:dateUtc="2026-09-26T01:08:00Z"/>
          <w:sz w:val="16"/>
          <w:szCs w:val="16"/>
        </w:rPr>
      </w:pPr>
    </w:p>
    <w:p w14:paraId="1AC8BB58" w14:textId="77777777" w:rsidR="00420E26" w:rsidRDefault="000A6A29" w:rsidP="00420E26">
      <w:pPr>
        <w:spacing w:line="360" w:lineRule="auto"/>
        <w:jc w:val="center"/>
        <w:rPr>
          <w:ins w:id="15" w:author="Doug Reymore" w:date="2026-09-25T21:08:00Z" w16du:dateUtc="2026-09-26T01:08:00Z"/>
        </w:rPr>
      </w:pPr>
      <w:ins w:id="16" w:author="Doug Reymore" w:date="2026-09-25T21:08:00Z" w16du:dateUtc="2026-09-26T01:08:00Z">
        <w:r w:rsidRPr="00477429">
          <w:t>Water Conservation</w:t>
        </w:r>
      </w:ins>
    </w:p>
    <w:p w14:paraId="21C7D9DD" w14:textId="77777777" w:rsidR="006A0FD9" w:rsidRDefault="006A0FD9" w:rsidP="00420E26">
      <w:pPr>
        <w:spacing w:line="360" w:lineRule="auto"/>
        <w:jc w:val="center"/>
        <w:rPr>
          <w:ins w:id="17" w:author="Doug Reymore" w:date="2026-09-25T21:08:00Z" w16du:dateUtc="2026-09-26T01:08:00Z"/>
          <w:sz w:val="16"/>
          <w:szCs w:val="16"/>
        </w:rPr>
      </w:pPr>
      <w:ins w:id="18" w:author="Doug Reymore" w:date="2026-09-25T21:08:00Z" w16du:dateUtc="2026-09-26T01:08:00Z">
        <w:r w:rsidRPr="006A0FD9">
          <w:rPr>
            <w:sz w:val="16"/>
            <w:szCs w:val="16"/>
          </w:rPr>
          <w:t>Student Directions Day 1</w:t>
        </w:r>
      </w:ins>
    </w:p>
    <w:p w14:paraId="0AFDC449" w14:textId="77777777" w:rsidR="006A0FD9" w:rsidRPr="006A0FD9" w:rsidRDefault="006A0FD9" w:rsidP="00420E26">
      <w:pPr>
        <w:spacing w:line="360" w:lineRule="auto"/>
        <w:jc w:val="center"/>
        <w:rPr>
          <w:ins w:id="19" w:author="Doug Reymore" w:date="2026-09-25T21:08:00Z" w16du:dateUtc="2026-09-26T01:08:00Z"/>
          <w:sz w:val="16"/>
          <w:szCs w:val="16"/>
        </w:rPr>
      </w:pPr>
    </w:p>
    <w:p w14:paraId="445FE58F" w14:textId="77777777" w:rsidR="00BB2C8C" w:rsidRDefault="006A0FD9" w:rsidP="00420E26">
      <w:pPr>
        <w:spacing w:line="360" w:lineRule="auto"/>
        <w:jc w:val="center"/>
        <w:rPr>
          <w:ins w:id="20" w:author="Doug Reymore" w:date="2026-09-25T21:08:00Z" w16du:dateUtc="2026-09-26T01:08:00Z"/>
        </w:rPr>
      </w:pPr>
      <w:ins w:id="21" w:author="Doug Reymore" w:date="2026-09-25T21:08:00Z" w16du:dateUtc="2026-09-26T01:08:00Z">
        <w:r>
          <w:t>Today, y</w:t>
        </w:r>
        <w:r w:rsidR="00BB2C8C">
          <w:t xml:space="preserve">ou are going to </w:t>
        </w:r>
        <w:r>
          <w:t>get ready to write</w:t>
        </w:r>
        <w:r w:rsidR="007C28D1">
          <w:t xml:space="preserve"> an informative</w:t>
        </w:r>
        <w:r w:rsidR="00BB2C8C">
          <w:t xml:space="preserve"> piece to answer this question:</w:t>
        </w:r>
      </w:ins>
    </w:p>
    <w:p w14:paraId="2DF66BE7" w14:textId="77777777" w:rsidR="00BB2C8C" w:rsidRPr="00477429" w:rsidRDefault="00BB2C8C" w:rsidP="00BB2C8C">
      <w:pPr>
        <w:spacing w:line="360" w:lineRule="auto"/>
        <w:jc w:val="center"/>
        <w:rPr>
          <w:ins w:id="22" w:author="Doug Reymore" w:date="2026-09-25T21:08:00Z" w16du:dateUtc="2026-09-26T01:08:00Z"/>
          <w:b/>
          <w:bCs/>
        </w:rPr>
      </w:pPr>
      <w:ins w:id="23" w:author="Doug Reymore" w:date="2026-09-25T21:08:00Z" w16du:dateUtc="2026-09-26T01:08:00Z">
        <w:r w:rsidRPr="00477429">
          <w:rPr>
            <w:b/>
            <w:bCs/>
          </w:rPr>
          <w:t>What can you do to save water?</w:t>
        </w:r>
      </w:ins>
    </w:p>
    <w:p w14:paraId="6196454C" w14:textId="77777777" w:rsidR="00BB2C8C" w:rsidRPr="00BB2C8C" w:rsidRDefault="00BB2C8C" w:rsidP="00BB2C8C">
      <w:pPr>
        <w:spacing w:line="360" w:lineRule="auto"/>
        <w:rPr>
          <w:ins w:id="24" w:author="Doug Reymore" w:date="2026-09-25T21:08:00Z" w16du:dateUtc="2026-09-26T01:08:00Z"/>
          <w:sz w:val="16"/>
          <w:szCs w:val="16"/>
        </w:rPr>
      </w:pPr>
    </w:p>
    <w:p w14:paraId="5CED6048" w14:textId="77777777" w:rsidR="00477429" w:rsidRPr="00BB2C8C" w:rsidRDefault="00420E26" w:rsidP="00477429">
      <w:pPr>
        <w:spacing w:line="360" w:lineRule="auto"/>
        <w:rPr>
          <w:ins w:id="25" w:author="Doug Reymore" w:date="2026-09-25T21:08:00Z" w16du:dateUtc="2026-09-26T01:08:00Z"/>
          <w:b/>
          <w:i/>
          <w:iCs/>
        </w:rPr>
      </w:pPr>
      <w:ins w:id="26" w:author="Doug Reymore" w:date="2026-09-25T21:08:00Z" w16du:dateUtc="2026-09-26T01:08:00Z">
        <w:r w:rsidRPr="00BB2C8C">
          <w:rPr>
            <w:b/>
          </w:rPr>
          <w:t>Day 1</w:t>
        </w:r>
        <w:r w:rsidR="00477429" w:rsidRPr="00BB2C8C">
          <w:rPr>
            <w:b/>
          </w:rPr>
          <w:t xml:space="preserve">     </w:t>
        </w:r>
        <w:r w:rsidR="00477429" w:rsidRPr="00BB2C8C">
          <w:rPr>
            <w:b/>
            <w:i/>
            <w:iCs/>
          </w:rPr>
          <w:t>Get ready to write.</w:t>
        </w:r>
      </w:ins>
    </w:p>
    <w:p w14:paraId="199384AC" w14:textId="77777777" w:rsidR="000A6A29" w:rsidRPr="00477429" w:rsidRDefault="000A6A29" w:rsidP="000A6A29">
      <w:pPr>
        <w:pStyle w:val="ListParagraph"/>
        <w:numPr>
          <w:ilvl w:val="0"/>
          <w:numId w:val="32"/>
        </w:numPr>
        <w:spacing w:line="360" w:lineRule="auto"/>
        <w:rPr>
          <w:ins w:id="27" w:author="Doug Reymore" w:date="2026-09-25T21:08:00Z" w16du:dateUtc="2026-09-26T01:08:00Z"/>
        </w:rPr>
      </w:pPr>
      <w:ins w:id="28" w:author="Doug Reymore" w:date="2026-09-25T21:08:00Z" w16du:dateUtc="2026-09-26T01:08:00Z">
        <w:r w:rsidRPr="00477429">
          <w:t>Watch the video</w:t>
        </w:r>
        <w:r w:rsidR="00AA3686">
          <w:t xml:space="preserve">, </w:t>
        </w:r>
        <w:r w:rsidR="00AA3686" w:rsidRPr="00735173">
          <w:rPr>
            <w:i/>
            <w:iCs/>
            <w:sz w:val="24"/>
            <w:szCs w:val="24"/>
          </w:rPr>
          <w:t>The Adventures of EcoRilla</w:t>
        </w:r>
        <w:r w:rsidRPr="00477429">
          <w:t>.</w:t>
        </w:r>
      </w:ins>
    </w:p>
    <w:p w14:paraId="4B557E25" w14:textId="77777777" w:rsidR="000A6A29" w:rsidRPr="00477429" w:rsidRDefault="000A6A29" w:rsidP="000A6A29">
      <w:pPr>
        <w:pStyle w:val="ListParagraph"/>
        <w:numPr>
          <w:ilvl w:val="0"/>
          <w:numId w:val="32"/>
        </w:numPr>
        <w:spacing w:line="360" w:lineRule="auto"/>
        <w:rPr>
          <w:ins w:id="29" w:author="Doug Reymore" w:date="2026-09-25T21:08:00Z" w16du:dateUtc="2026-09-26T01:08:00Z"/>
        </w:rPr>
      </w:pPr>
      <w:ins w:id="30" w:author="Doug Reymore" w:date="2026-09-25T21:08:00Z" w16du:dateUtc="2026-09-26T01:08:00Z">
        <w:r w:rsidRPr="00477429">
          <w:t>Discuss this question</w:t>
        </w:r>
        <w:r w:rsidR="00575FA8">
          <w:t xml:space="preserve"> briefly</w:t>
        </w:r>
        <w:r w:rsidRPr="00477429">
          <w:t xml:space="preserve"> with your class</w:t>
        </w:r>
        <w:r w:rsidR="00AA3686">
          <w:t>mates</w:t>
        </w:r>
        <w:r w:rsidRPr="00477429">
          <w:t>: Why is it important to save water?</w:t>
        </w:r>
      </w:ins>
    </w:p>
    <w:p w14:paraId="29D52C1B" w14:textId="77777777" w:rsidR="00420E26" w:rsidRPr="00477429" w:rsidRDefault="00420E26" w:rsidP="000A6A29">
      <w:pPr>
        <w:pStyle w:val="ListParagraph"/>
        <w:numPr>
          <w:ilvl w:val="0"/>
          <w:numId w:val="32"/>
        </w:numPr>
        <w:spacing w:line="360" w:lineRule="auto"/>
        <w:rPr>
          <w:ins w:id="31" w:author="Doug Reymore" w:date="2026-09-25T21:08:00Z" w16du:dateUtc="2026-09-26T01:08:00Z"/>
        </w:rPr>
      </w:pPr>
      <w:ins w:id="32" w:author="Doug Reymore" w:date="2026-09-25T21:08:00Z" w16du:dateUtc="2026-09-26T01:08:00Z">
        <w:r w:rsidRPr="00477429">
          <w:t xml:space="preserve">Listen to the </w:t>
        </w:r>
        <w:r w:rsidR="000A6A29" w:rsidRPr="00477429">
          <w:t>Reader</w:t>
        </w:r>
        <w:r w:rsidR="009158B8">
          <w:t>’</w:t>
        </w:r>
        <w:r w:rsidR="000A6A29" w:rsidRPr="00477429">
          <w:t>s Theatre</w:t>
        </w:r>
        <w:r w:rsidR="00BA2D99" w:rsidRPr="00477429">
          <w:t xml:space="preserve">: </w:t>
        </w:r>
        <w:r w:rsidR="00BA2D99" w:rsidRPr="00477429">
          <w:rPr>
            <w:i/>
            <w:iCs/>
          </w:rPr>
          <w:t>Water Wise-All About Water Conservation</w:t>
        </w:r>
        <w:r w:rsidR="000A6A29" w:rsidRPr="00477429">
          <w:rPr>
            <w:i/>
            <w:iCs/>
          </w:rPr>
          <w:t xml:space="preserve"> </w:t>
        </w:r>
        <w:r w:rsidRPr="00477429">
          <w:t>carefully.</w:t>
        </w:r>
      </w:ins>
    </w:p>
    <w:p w14:paraId="7209D967" w14:textId="77777777" w:rsidR="00420E26" w:rsidRPr="00477429" w:rsidRDefault="000A6A29" w:rsidP="000A6A29">
      <w:pPr>
        <w:pStyle w:val="ListParagraph"/>
        <w:numPr>
          <w:ilvl w:val="0"/>
          <w:numId w:val="32"/>
        </w:numPr>
        <w:spacing w:line="360" w:lineRule="auto"/>
        <w:rPr>
          <w:ins w:id="33" w:author="Doug Reymore" w:date="2026-09-25T21:08:00Z" w16du:dateUtc="2026-09-26T01:08:00Z"/>
        </w:rPr>
      </w:pPr>
      <w:ins w:id="34" w:author="Doug Reymore" w:date="2026-09-25T21:08:00Z" w16du:dateUtc="2026-09-26T01:08:00Z">
        <w:r w:rsidRPr="00477429">
          <w:t>What can you do to save water?</w:t>
        </w:r>
        <w:r w:rsidR="00420E26" w:rsidRPr="00477429">
          <w:t xml:space="preserve"> T</w:t>
        </w:r>
        <w:r w:rsidRPr="00477429">
          <w:t xml:space="preserve">urn and talk to </w:t>
        </w:r>
        <w:r w:rsidR="00420E26" w:rsidRPr="00477429">
          <w:t xml:space="preserve">a partner </w:t>
        </w:r>
        <w:r w:rsidRPr="00477429">
          <w:t>about what you could do.</w:t>
        </w:r>
      </w:ins>
    </w:p>
    <w:p w14:paraId="7EE63D33" w14:textId="77777777" w:rsidR="00420E26" w:rsidRPr="00477429" w:rsidRDefault="0019047F" w:rsidP="00420E26">
      <w:pPr>
        <w:pStyle w:val="ListParagraph"/>
        <w:numPr>
          <w:ilvl w:val="0"/>
          <w:numId w:val="32"/>
        </w:numPr>
        <w:spacing w:line="360" w:lineRule="auto"/>
        <w:rPr>
          <w:ins w:id="35" w:author="Doug Reymore" w:date="2026-09-25T21:08:00Z" w16du:dateUtc="2026-09-26T01:08:00Z"/>
        </w:rPr>
      </w:pPr>
      <w:ins w:id="36" w:author="Doug Reymore" w:date="2026-09-25T21:08:00Z" w16du:dateUtc="2026-09-26T01:08:00Z">
        <w:r w:rsidRPr="00477429">
          <w:t xml:space="preserve">Fold a piece of paper into quarters. </w:t>
        </w:r>
        <w:r w:rsidR="000A6A29" w:rsidRPr="00477429">
          <w:t xml:space="preserve">Pick at least </w:t>
        </w:r>
        <w:r w:rsidRPr="00477429">
          <w:t>four</w:t>
        </w:r>
        <w:r w:rsidR="000A6A29" w:rsidRPr="00477429">
          <w:t xml:space="preserve"> things that you could do to save water</w:t>
        </w:r>
        <w:r w:rsidR="00420E26" w:rsidRPr="00477429">
          <w:t>.</w:t>
        </w:r>
        <w:r w:rsidR="000A6A29" w:rsidRPr="00477429">
          <w:t xml:space="preserve"> Draw a picture </w:t>
        </w:r>
        <w:r w:rsidRPr="00477429">
          <w:t>of each</w:t>
        </w:r>
        <w:r w:rsidR="000A6A29" w:rsidRPr="00477429">
          <w:t xml:space="preserve"> to show what you chose.</w:t>
        </w:r>
      </w:ins>
    </w:p>
    <w:p w14:paraId="61C6C63C" w14:textId="77777777" w:rsidR="009158B8" w:rsidRDefault="009158B8" w:rsidP="009158B8">
      <w:pPr>
        <w:rPr>
          <w:ins w:id="37" w:author="Doug Reymore" w:date="2026-09-25T21:08:00Z" w16du:dateUtc="2026-09-26T01:08:00Z"/>
        </w:rPr>
      </w:pPr>
    </w:p>
    <w:p w14:paraId="21AFDD9D" w14:textId="77777777" w:rsidR="009158B8" w:rsidRDefault="009158B8" w:rsidP="009158B8">
      <w:pPr>
        <w:rPr>
          <w:ins w:id="38" w:author="Doug Reymore" w:date="2026-09-25T21:08:00Z" w16du:dateUtc="2026-09-26T01:08:00Z"/>
        </w:rPr>
      </w:pPr>
    </w:p>
    <w:p w14:paraId="72D5A680" w14:textId="77777777" w:rsidR="009158B8" w:rsidRDefault="009158B8" w:rsidP="009158B8">
      <w:pPr>
        <w:rPr>
          <w:ins w:id="39" w:author="Doug Reymore" w:date="2026-09-25T21:08:00Z" w16du:dateUtc="2026-09-26T01:08:00Z"/>
        </w:rPr>
      </w:pPr>
    </w:p>
    <w:p w14:paraId="09616DDF" w14:textId="77777777" w:rsidR="009158B8" w:rsidRDefault="009158B8" w:rsidP="009158B8">
      <w:pPr>
        <w:rPr>
          <w:ins w:id="40" w:author="Doug Reymore" w:date="2026-09-25T21:08:00Z" w16du:dateUtc="2026-09-26T01:08:00Z"/>
        </w:rPr>
      </w:pPr>
    </w:p>
    <w:p w14:paraId="79C0B0BE" w14:textId="77777777" w:rsidR="009158B8" w:rsidRDefault="009158B8" w:rsidP="009158B8">
      <w:pPr>
        <w:rPr>
          <w:ins w:id="41" w:author="Doug Reymore" w:date="2026-09-25T21:08:00Z" w16du:dateUtc="2026-09-26T01:08:00Z"/>
        </w:rPr>
      </w:pPr>
    </w:p>
    <w:p w14:paraId="704953B8" w14:textId="77777777" w:rsidR="009158B8" w:rsidRDefault="009158B8" w:rsidP="009158B8">
      <w:pPr>
        <w:rPr>
          <w:ins w:id="42" w:author="Doug Reymore" w:date="2026-09-25T21:08:00Z" w16du:dateUtc="2026-09-26T01:08:00Z"/>
        </w:rPr>
      </w:pPr>
    </w:p>
    <w:p w14:paraId="481DACDC" w14:textId="77777777" w:rsidR="009158B8" w:rsidRDefault="009158B8" w:rsidP="009158B8">
      <w:pPr>
        <w:rPr>
          <w:ins w:id="43" w:author="Doug Reymore" w:date="2026-09-25T21:08:00Z" w16du:dateUtc="2026-09-26T01:08:00Z"/>
        </w:rPr>
      </w:pPr>
    </w:p>
    <w:p w14:paraId="357D46DE" w14:textId="77777777" w:rsidR="009158B8" w:rsidRDefault="009158B8" w:rsidP="009158B8">
      <w:pPr>
        <w:rPr>
          <w:ins w:id="44" w:author="Doug Reymore" w:date="2026-09-25T21:08:00Z" w16du:dateUtc="2026-09-26T01:08:00Z"/>
        </w:rPr>
      </w:pPr>
    </w:p>
    <w:p w14:paraId="22148F69" w14:textId="77777777" w:rsidR="009158B8" w:rsidRDefault="009158B8" w:rsidP="009158B8">
      <w:pPr>
        <w:rPr>
          <w:ins w:id="45" w:author="Doug Reymore" w:date="2026-09-25T21:08:00Z" w16du:dateUtc="2026-09-26T01:08:00Z"/>
        </w:rPr>
      </w:pPr>
    </w:p>
    <w:p w14:paraId="09CE840B" w14:textId="77777777" w:rsidR="009158B8" w:rsidRDefault="009158B8" w:rsidP="009158B8">
      <w:pPr>
        <w:rPr>
          <w:ins w:id="46" w:author="Doug Reymore" w:date="2026-09-25T21:08:00Z" w16du:dateUtc="2026-09-26T01:08:00Z"/>
        </w:rPr>
      </w:pPr>
    </w:p>
    <w:p w14:paraId="52AC45C1" w14:textId="77777777" w:rsidR="00735173" w:rsidRPr="009158B8" w:rsidRDefault="00735173" w:rsidP="009158B8">
      <w:pPr>
        <w:rPr>
          <w:ins w:id="47" w:author="Doug Reymore" w:date="2026-09-25T21:08:00Z" w16du:dateUtc="2026-09-26T01:08:00Z"/>
        </w:rPr>
      </w:pPr>
    </w:p>
    <w:p w14:paraId="35FCD9F3" w14:textId="77777777" w:rsidR="006A0FD9" w:rsidRDefault="006A0FD9" w:rsidP="006A0FD9">
      <w:pPr>
        <w:spacing w:line="360" w:lineRule="auto"/>
        <w:jc w:val="center"/>
        <w:rPr>
          <w:ins w:id="48" w:author="Doug Reymore" w:date="2026-09-25T21:08:00Z" w16du:dateUtc="2026-09-26T01:08:00Z"/>
        </w:rPr>
      </w:pPr>
      <w:ins w:id="49" w:author="Doug Reymore" w:date="2026-09-25T21:08:00Z" w16du:dateUtc="2026-09-26T01:08:00Z">
        <w:r w:rsidRPr="00477429">
          <w:t>Water Conservation</w:t>
        </w:r>
      </w:ins>
    </w:p>
    <w:p w14:paraId="40421B24" w14:textId="77777777" w:rsidR="006A0FD9" w:rsidRDefault="006A0FD9" w:rsidP="006A0FD9">
      <w:pPr>
        <w:spacing w:line="360" w:lineRule="auto"/>
        <w:jc w:val="center"/>
        <w:rPr>
          <w:ins w:id="50" w:author="Doug Reymore" w:date="2026-09-25T21:08:00Z" w16du:dateUtc="2026-09-26T01:08:00Z"/>
          <w:sz w:val="16"/>
          <w:szCs w:val="16"/>
        </w:rPr>
      </w:pPr>
      <w:ins w:id="51" w:author="Doug Reymore" w:date="2026-09-25T21:08:00Z" w16du:dateUtc="2026-09-26T01:08:00Z">
        <w:r w:rsidRPr="006A0FD9">
          <w:rPr>
            <w:sz w:val="16"/>
            <w:szCs w:val="16"/>
          </w:rPr>
          <w:t xml:space="preserve">Student Directions Day </w:t>
        </w:r>
        <w:r>
          <w:rPr>
            <w:sz w:val="16"/>
            <w:szCs w:val="16"/>
          </w:rPr>
          <w:t>2</w:t>
        </w:r>
      </w:ins>
    </w:p>
    <w:p w14:paraId="43180214" w14:textId="77777777" w:rsidR="006A0FD9" w:rsidRPr="006A0FD9" w:rsidRDefault="006A0FD9" w:rsidP="006A0FD9">
      <w:pPr>
        <w:spacing w:line="360" w:lineRule="auto"/>
        <w:jc w:val="center"/>
        <w:rPr>
          <w:ins w:id="52" w:author="Doug Reymore" w:date="2026-09-25T21:08:00Z" w16du:dateUtc="2026-09-26T01:08:00Z"/>
          <w:sz w:val="16"/>
          <w:szCs w:val="16"/>
        </w:rPr>
      </w:pPr>
    </w:p>
    <w:p w14:paraId="0B14967B" w14:textId="77777777" w:rsidR="006A0FD9" w:rsidRPr="009158B8" w:rsidRDefault="006A0FD9" w:rsidP="009158B8">
      <w:pPr>
        <w:spacing w:line="360" w:lineRule="auto"/>
        <w:jc w:val="center"/>
        <w:rPr>
          <w:ins w:id="53" w:author="Doug Reymore" w:date="2026-09-25T21:08:00Z" w16du:dateUtc="2026-09-26T01:08:00Z"/>
        </w:rPr>
      </w:pPr>
      <w:ins w:id="54" w:author="Doug Reymore" w:date="2026-09-25T21:08:00Z" w16du:dateUtc="2026-09-26T01:08:00Z">
        <w:r>
          <w:t xml:space="preserve">Today, you are going to use what you have learned to </w:t>
        </w:r>
        <w:r w:rsidR="007C28D1">
          <w:t>write an informative</w:t>
        </w:r>
        <w:r>
          <w:t xml:space="preserve"> piece to answer this question:</w:t>
        </w:r>
        <w:r w:rsidR="009158B8">
          <w:t xml:space="preserve"> </w:t>
        </w:r>
        <w:r w:rsidRPr="00477429">
          <w:rPr>
            <w:b/>
            <w:bCs/>
          </w:rPr>
          <w:t>What can you do to save water?</w:t>
        </w:r>
      </w:ins>
    </w:p>
    <w:p w14:paraId="2FDD9EA9" w14:textId="77777777" w:rsidR="006A0FD9" w:rsidRPr="006A0FD9" w:rsidRDefault="006A0FD9" w:rsidP="00477429">
      <w:pPr>
        <w:spacing w:line="360" w:lineRule="auto"/>
        <w:rPr>
          <w:ins w:id="55" w:author="Doug Reymore" w:date="2026-09-25T21:08:00Z" w16du:dateUtc="2026-09-26T01:08:00Z"/>
          <w:b/>
          <w:sz w:val="16"/>
          <w:szCs w:val="16"/>
        </w:rPr>
      </w:pPr>
    </w:p>
    <w:p w14:paraId="641C9927" w14:textId="77777777" w:rsidR="009158B8" w:rsidRPr="006A0FD9" w:rsidRDefault="009158B8" w:rsidP="009158B8">
      <w:pPr>
        <w:spacing w:line="360" w:lineRule="auto"/>
        <w:rPr>
          <w:ins w:id="56" w:author="Doug Reymore" w:date="2026-09-25T21:08:00Z" w16du:dateUtc="2026-09-26T01:08:00Z"/>
          <w:b/>
          <w:i/>
          <w:iCs/>
        </w:rPr>
      </w:pPr>
      <w:ins w:id="57" w:author="Doug Reymore" w:date="2026-09-25T21:08:00Z" w16du:dateUtc="2026-09-26T01:08:00Z">
        <w:r w:rsidRPr="006A0FD9">
          <w:rPr>
            <w:b/>
          </w:rPr>
          <w:t>Day 2</w:t>
        </w:r>
        <w:r w:rsidRPr="006A0FD9">
          <w:rPr>
            <w:b/>
            <w:i/>
            <w:iCs/>
          </w:rPr>
          <w:t xml:space="preserve">     Write!</w:t>
        </w:r>
      </w:ins>
    </w:p>
    <w:p w14:paraId="382C4C41" w14:textId="77777777" w:rsidR="009158B8" w:rsidRPr="008555ED" w:rsidRDefault="009158B8" w:rsidP="009158B8">
      <w:pPr>
        <w:pStyle w:val="ListParagraph"/>
        <w:numPr>
          <w:ilvl w:val="0"/>
          <w:numId w:val="39"/>
        </w:numPr>
        <w:spacing w:line="360" w:lineRule="auto"/>
        <w:rPr>
          <w:ins w:id="58" w:author="Doug Reymore" w:date="2026-09-25T21:08:00Z" w16du:dateUtc="2026-09-26T01:08:00Z"/>
        </w:rPr>
      </w:pPr>
      <w:ins w:id="59" w:author="Doug Reymore" w:date="2026-09-25T21:08:00Z" w16du:dateUtc="2026-09-26T01:08:00Z">
        <w:r w:rsidRPr="008555ED">
          <w:t>Listen to</w:t>
        </w:r>
        <w:r w:rsidRPr="008555ED">
          <w:rPr>
            <w:i/>
            <w:iCs/>
          </w:rPr>
          <w:t xml:space="preserve"> Water Wise </w:t>
        </w:r>
        <w:r w:rsidRPr="008555ED">
          <w:t>again. Read along if you can.</w:t>
        </w:r>
      </w:ins>
    </w:p>
    <w:p w14:paraId="16762059" w14:textId="77777777" w:rsidR="009158B8" w:rsidRPr="008555ED" w:rsidRDefault="009158B8" w:rsidP="009158B8">
      <w:pPr>
        <w:pStyle w:val="ListParagraph"/>
        <w:numPr>
          <w:ilvl w:val="1"/>
          <w:numId w:val="39"/>
        </w:numPr>
        <w:spacing w:line="360" w:lineRule="auto"/>
        <w:rPr>
          <w:ins w:id="60" w:author="Doug Reymore" w:date="2026-09-25T21:08:00Z" w16du:dateUtc="2026-09-26T01:08:00Z"/>
          <w:szCs w:val="16"/>
        </w:rPr>
      </w:pPr>
      <w:ins w:id="61" w:author="Doug Reymore" w:date="2026-09-25T21:08:00Z" w16du:dateUtc="2026-09-26T01:08:00Z">
        <w:r w:rsidRPr="008555ED">
          <w:t xml:space="preserve">What can you do to save water? Use the pictures you drew yesterday. Turn to a partner, point to a picture. Tell what you might do and </w:t>
        </w:r>
        <w:r w:rsidRPr="008555ED">
          <w:rPr>
            <w:b/>
            <w:bCs/>
          </w:rPr>
          <w:t>why</w:t>
        </w:r>
        <w:r w:rsidRPr="008555ED">
          <w:t xml:space="preserve"> that would be a good choice. </w:t>
        </w:r>
      </w:ins>
    </w:p>
    <w:p w14:paraId="4CC3BBCA" w14:textId="77777777" w:rsidR="009158B8" w:rsidRPr="008555ED" w:rsidRDefault="009158B8" w:rsidP="009158B8">
      <w:pPr>
        <w:pStyle w:val="ListParagraph"/>
        <w:numPr>
          <w:ilvl w:val="0"/>
          <w:numId w:val="39"/>
        </w:numPr>
        <w:spacing w:line="360" w:lineRule="auto"/>
        <w:rPr>
          <w:ins w:id="62" w:author="Doug Reymore" w:date="2026-09-25T21:08:00Z" w16du:dateUtc="2026-09-26T01:08:00Z"/>
        </w:rPr>
      </w:pPr>
      <w:ins w:id="63" w:author="Doug Reymore" w:date="2026-09-25T21:08:00Z" w16du:dateUtc="2026-09-26T01:08:00Z">
        <w:r w:rsidRPr="008555ED">
          <w:t xml:space="preserve">When you have finished, write a piece explaining what you can do to save water. </w:t>
        </w:r>
      </w:ins>
    </w:p>
    <w:p w14:paraId="0C081CD6" w14:textId="77777777" w:rsidR="009158B8" w:rsidRPr="008555ED" w:rsidRDefault="009158B8" w:rsidP="009158B8">
      <w:pPr>
        <w:pStyle w:val="ListParagraph"/>
        <w:numPr>
          <w:ilvl w:val="1"/>
          <w:numId w:val="32"/>
        </w:numPr>
        <w:spacing w:line="360" w:lineRule="auto"/>
        <w:rPr>
          <w:ins w:id="64" w:author="Doug Reymore" w:date="2026-09-25T21:08:00Z" w16du:dateUtc="2026-09-26T01:08:00Z"/>
          <w:b/>
        </w:rPr>
      </w:pPr>
      <w:ins w:id="65" w:author="Doug Reymore" w:date="2026-09-25T21:08:00Z" w16du:dateUtc="2026-09-26T01:08:00Z">
        <w:r w:rsidRPr="008555ED">
          <w:rPr>
            <w:b/>
          </w:rPr>
          <w:t xml:space="preserve">What can you do to save water? </w:t>
        </w:r>
      </w:ins>
    </w:p>
    <w:p w14:paraId="2E46F929" w14:textId="77777777" w:rsidR="009158B8" w:rsidRPr="008555ED" w:rsidRDefault="009158B8" w:rsidP="009158B8">
      <w:pPr>
        <w:pStyle w:val="ListParagraph"/>
        <w:numPr>
          <w:ilvl w:val="1"/>
          <w:numId w:val="32"/>
        </w:numPr>
        <w:spacing w:line="360" w:lineRule="auto"/>
        <w:rPr>
          <w:ins w:id="66" w:author="Doug Reymore" w:date="2026-09-25T21:08:00Z" w16du:dateUtc="2026-09-26T01:08:00Z"/>
        </w:rPr>
      </w:pPr>
      <w:ins w:id="67" w:author="Doug Reymore" w:date="2026-09-25T21:08:00Z" w16du:dateUtc="2026-09-26T01:08:00Z">
        <w:r w:rsidRPr="008555ED">
          <w:t xml:space="preserve">Be sure to give lots of examples and explain how each would save water. Look back at </w:t>
        </w:r>
        <w:r w:rsidRPr="008555ED">
          <w:rPr>
            <w:i/>
            <w:iCs/>
          </w:rPr>
          <w:t xml:space="preserve">Water Wise </w:t>
        </w:r>
        <w:r w:rsidRPr="008555ED">
          <w:t>for ideas. Write as much as you can.</w:t>
        </w:r>
      </w:ins>
    </w:p>
    <w:p w14:paraId="73D1754E" w14:textId="77777777" w:rsidR="006A0FD9" w:rsidRPr="006A0FD9" w:rsidRDefault="006A0FD9" w:rsidP="006A0FD9">
      <w:pPr>
        <w:spacing w:line="360" w:lineRule="auto"/>
        <w:rPr>
          <w:ins w:id="68" w:author="Doug Reymore" w:date="2026-09-25T21:08:00Z" w16du:dateUtc="2026-09-26T01:08:00Z"/>
          <w:b/>
          <w:sz w:val="16"/>
          <w:szCs w:val="16"/>
        </w:rPr>
      </w:pPr>
    </w:p>
    <w:p w14:paraId="458E2241" w14:textId="77777777" w:rsidR="006A0FD9" w:rsidRPr="006A0FD9" w:rsidRDefault="007C28D1" w:rsidP="006A0FD9">
      <w:pPr>
        <w:spacing w:line="360" w:lineRule="auto"/>
        <w:rPr>
          <w:ins w:id="69" w:author="Doug Reymore" w:date="2026-09-25T21:08:00Z" w16du:dateUtc="2026-09-26T01:08:00Z"/>
          <w:b/>
        </w:rPr>
      </w:pPr>
      <w:ins w:id="70" w:author="Doug Reymore" w:date="2026-09-25T21:08:00Z" w16du:dateUtc="2026-09-26T01:08:00Z">
        <w:r>
          <w:rPr>
            <w:b/>
          </w:rPr>
          <w:t>A good informative</w:t>
        </w:r>
        <w:r w:rsidR="006A0FD9" w:rsidRPr="006A0FD9">
          <w:rPr>
            <w:b/>
          </w:rPr>
          <w:t xml:space="preserve"> piece will:</w:t>
        </w:r>
      </w:ins>
    </w:p>
    <w:p w14:paraId="78C4E742" w14:textId="77777777" w:rsidR="000B785F" w:rsidRDefault="000B785F" w:rsidP="006A0FD9">
      <w:pPr>
        <w:pStyle w:val="ListParagraph"/>
        <w:numPr>
          <w:ilvl w:val="0"/>
          <w:numId w:val="35"/>
        </w:numPr>
        <w:spacing w:line="360" w:lineRule="auto"/>
        <w:rPr>
          <w:ins w:id="71" w:author="Doug Reymore" w:date="2026-09-25T21:08:00Z" w16du:dateUtc="2026-09-26T01:08:00Z"/>
          <w:b/>
        </w:rPr>
      </w:pPr>
      <w:ins w:id="72" w:author="Doug Reymore" w:date="2026-09-25T21:08:00Z" w16du:dateUtc="2026-09-26T01:08:00Z">
        <w:r>
          <w:rPr>
            <w:b/>
          </w:rPr>
          <w:t>Introduce the topic you are writing about</w:t>
        </w:r>
      </w:ins>
    </w:p>
    <w:p w14:paraId="34E8D267" w14:textId="77777777" w:rsidR="006A0FD9" w:rsidRPr="006A0FD9" w:rsidRDefault="006A0FD9" w:rsidP="006A0FD9">
      <w:pPr>
        <w:pStyle w:val="ListParagraph"/>
        <w:numPr>
          <w:ilvl w:val="0"/>
          <w:numId w:val="35"/>
        </w:numPr>
        <w:spacing w:line="360" w:lineRule="auto"/>
        <w:rPr>
          <w:ins w:id="73" w:author="Doug Reymore" w:date="2026-09-25T21:08:00Z" w16du:dateUtc="2026-09-26T01:08:00Z"/>
          <w:b/>
        </w:rPr>
      </w:pPr>
      <w:ins w:id="74" w:author="Doug Reymore" w:date="2026-09-25T21:08:00Z" w16du:dateUtc="2026-09-26T01:08:00Z">
        <w:r w:rsidRPr="006A0FD9">
          <w:rPr>
            <w:b/>
          </w:rPr>
          <w:t>Clearly answer the question.</w:t>
        </w:r>
      </w:ins>
    </w:p>
    <w:p w14:paraId="62DC83F8" w14:textId="77777777" w:rsidR="006A0FD9" w:rsidRDefault="006A0FD9" w:rsidP="006A0FD9">
      <w:pPr>
        <w:pStyle w:val="ListParagraph"/>
        <w:numPr>
          <w:ilvl w:val="0"/>
          <w:numId w:val="35"/>
        </w:numPr>
        <w:spacing w:line="360" w:lineRule="auto"/>
        <w:rPr>
          <w:ins w:id="75" w:author="Doug Reymore" w:date="2026-09-25T21:08:00Z" w16du:dateUtc="2026-09-26T01:08:00Z"/>
          <w:b/>
        </w:rPr>
      </w:pPr>
      <w:ins w:id="76" w:author="Doug Reymore" w:date="2026-09-25T21:08:00Z" w16du:dateUtc="2026-09-26T01:08:00Z">
        <w:r w:rsidRPr="006A0FD9">
          <w:rPr>
            <w:b/>
          </w:rPr>
          <w:t>Give lots of examples.</w:t>
        </w:r>
      </w:ins>
    </w:p>
    <w:p w14:paraId="40BFB708" w14:textId="77777777" w:rsidR="000B785F" w:rsidRPr="006A0FD9" w:rsidRDefault="000B785F" w:rsidP="006A0FD9">
      <w:pPr>
        <w:pStyle w:val="ListParagraph"/>
        <w:numPr>
          <w:ilvl w:val="0"/>
          <w:numId w:val="35"/>
        </w:numPr>
        <w:spacing w:line="360" w:lineRule="auto"/>
        <w:rPr>
          <w:ins w:id="77" w:author="Doug Reymore" w:date="2026-09-25T21:08:00Z" w16du:dateUtc="2026-09-26T01:08:00Z"/>
          <w:b/>
        </w:rPr>
      </w:pPr>
      <w:ins w:id="78" w:author="Doug Reymore" w:date="2026-09-25T21:08:00Z" w16du:dateUtc="2026-09-26T01:08:00Z">
        <w:r>
          <w:rPr>
            <w:b/>
          </w:rPr>
          <w:t>"Wrap up" the piece with a concluding sentence.</w:t>
        </w:r>
      </w:ins>
    </w:p>
    <w:p w14:paraId="15DD8400" w14:textId="77777777" w:rsidR="006A0FD9" w:rsidRDefault="006A0FD9" w:rsidP="006A0FD9">
      <w:pPr>
        <w:pStyle w:val="ListParagraph"/>
        <w:numPr>
          <w:ilvl w:val="0"/>
          <w:numId w:val="35"/>
        </w:numPr>
        <w:spacing w:line="360" w:lineRule="auto"/>
        <w:rPr>
          <w:ins w:id="79" w:author="Doug Reymore" w:date="2026-09-25T21:08:00Z" w16du:dateUtc="2026-09-26T01:08:00Z"/>
          <w:b/>
        </w:rPr>
      </w:pPr>
      <w:ins w:id="80" w:author="Doug Reymore" w:date="2026-09-25T21:08:00Z" w16du:dateUtc="2026-09-26T01:08:00Z">
        <w:r w:rsidRPr="006A0FD9">
          <w:rPr>
            <w:b/>
          </w:rPr>
          <w:t>Use capitals, periods and question marks, and spell words correctly.</w:t>
        </w:r>
      </w:ins>
    </w:p>
    <w:p w14:paraId="6E1DC286" w14:textId="77777777" w:rsidR="006A0FD9" w:rsidRDefault="006A0FD9" w:rsidP="00E906F9">
      <w:pPr>
        <w:ind w:left="360"/>
        <w:rPr>
          <w:ins w:id="81" w:author="Doug Reymore" w:date="2026-09-25T21:08:00Z" w16du:dateUtc="2026-09-26T01:08:00Z"/>
        </w:rPr>
      </w:pPr>
      <w:ins w:id="82" w:author="Doug Reymore" w:date="2026-09-25T21:08:00Z" w16du:dateUtc="2026-09-26T01:08:00Z">
        <w:r>
          <w:t>When you have finished, be sure to check your work and fix any mistakes</w:t>
        </w:r>
        <w:r w:rsidR="00735173">
          <w:t>.</w:t>
        </w:r>
        <w:r>
          <w:t xml:space="preserve"> </w:t>
        </w:r>
      </w:ins>
    </w:p>
    <w:p w14:paraId="06BC764F" w14:textId="77777777" w:rsidR="006A0FD9" w:rsidRDefault="0019047F" w:rsidP="00E906F9">
      <w:pPr>
        <w:ind w:left="360"/>
        <w:rPr>
          <w:ins w:id="83" w:author="Doug Reymore" w:date="2026-09-25T21:08:00Z" w16du:dateUtc="2026-09-26T01:08:00Z"/>
        </w:rPr>
      </w:pPr>
      <w:ins w:id="84" w:author="Doug Reymore" w:date="2026-09-25T21:08:00Z" w16du:dateUtc="2026-09-26T01:08:00Z">
        <w:r w:rsidRPr="00477429">
          <w:t>If you like, you may a</w:t>
        </w:r>
        <w:r w:rsidR="00420E26" w:rsidRPr="00477429">
          <w:t>dd picture</w:t>
        </w:r>
        <w:r w:rsidR="00806081" w:rsidRPr="00477429">
          <w:t>s</w:t>
        </w:r>
        <w:r w:rsidR="00420E26" w:rsidRPr="00477429">
          <w:t xml:space="preserve"> to show </w:t>
        </w:r>
        <w:r w:rsidR="00806081" w:rsidRPr="00477429">
          <w:t>what you wrote</w:t>
        </w:r>
        <w:r w:rsidR="00420E26" w:rsidRPr="00477429">
          <w:t xml:space="preserve">. </w:t>
        </w:r>
        <w:r w:rsidR="006A0FD9">
          <w:t>Have fun!</w:t>
        </w:r>
      </w:ins>
    </w:p>
    <w:p w14:paraId="07137045" w14:textId="77777777" w:rsidR="009158B8" w:rsidRDefault="009158B8" w:rsidP="00F146EF">
      <w:pPr>
        <w:spacing w:before="100" w:beforeAutospacing="1" w:line="360" w:lineRule="auto"/>
        <w:ind w:left="360"/>
        <w:jc w:val="center"/>
        <w:rPr>
          <w:ins w:id="85" w:author="Doug Reymore" w:date="2026-09-25T21:08:00Z" w16du:dateUtc="2026-09-26T01:08:00Z"/>
          <w:b/>
          <w:sz w:val="24"/>
          <w:szCs w:val="24"/>
        </w:rPr>
      </w:pPr>
    </w:p>
    <w:p w14:paraId="0FC6CA0E" w14:textId="77777777" w:rsidR="009158B8" w:rsidRDefault="009158B8" w:rsidP="00F146EF">
      <w:pPr>
        <w:spacing w:before="100" w:beforeAutospacing="1" w:line="360" w:lineRule="auto"/>
        <w:ind w:left="360"/>
        <w:jc w:val="center"/>
        <w:rPr>
          <w:ins w:id="86" w:author="Doug Reymore" w:date="2026-09-25T21:08:00Z" w16du:dateUtc="2026-09-26T01:08:00Z"/>
          <w:b/>
          <w:sz w:val="24"/>
          <w:szCs w:val="24"/>
        </w:rPr>
      </w:pPr>
    </w:p>
    <w:p w14:paraId="58423D65" w14:textId="77777777" w:rsidR="00A01174" w:rsidRPr="009158B8" w:rsidRDefault="00A01174" w:rsidP="00F146EF">
      <w:pPr>
        <w:spacing w:before="100" w:beforeAutospacing="1" w:line="360" w:lineRule="auto"/>
        <w:ind w:left="360"/>
        <w:jc w:val="center"/>
        <w:rPr>
          <w:ins w:id="87" w:author="Doug Reymore" w:date="2026-09-25T21:08:00Z" w16du:dateUtc="2026-09-26T01:08:00Z"/>
          <w:b/>
        </w:rPr>
      </w:pPr>
      <w:ins w:id="88" w:author="Doug Reymore" w:date="2026-09-25T21:08:00Z" w16du:dateUtc="2026-09-26T01:08:00Z">
        <w:r w:rsidRPr="009158B8">
          <w:rPr>
            <w:b/>
            <w:szCs w:val="24"/>
          </w:rPr>
          <w:t xml:space="preserve">Grade </w:t>
        </w:r>
        <w:r w:rsidR="00F146EF" w:rsidRPr="009158B8">
          <w:rPr>
            <w:b/>
            <w:szCs w:val="24"/>
          </w:rPr>
          <w:t>2</w:t>
        </w:r>
        <w:r w:rsidRPr="009158B8">
          <w:rPr>
            <w:b/>
            <w:szCs w:val="24"/>
          </w:rPr>
          <w:t xml:space="preserve"> </w:t>
        </w:r>
        <w:r w:rsidR="009158B8" w:rsidRPr="009158B8">
          <w:rPr>
            <w:b/>
            <w:szCs w:val="24"/>
          </w:rPr>
          <w:t>-</w:t>
        </w:r>
        <w:r w:rsidRPr="009158B8">
          <w:rPr>
            <w:b/>
            <w:szCs w:val="24"/>
          </w:rPr>
          <w:t xml:space="preserve"> </w:t>
        </w:r>
        <w:r w:rsidR="007C28D1">
          <w:rPr>
            <w:b/>
            <w:szCs w:val="24"/>
          </w:rPr>
          <w:t>Informative</w:t>
        </w:r>
        <w:r w:rsidR="009158B8" w:rsidRPr="009158B8">
          <w:rPr>
            <w:b/>
            <w:szCs w:val="24"/>
          </w:rPr>
          <w:t>/</w:t>
        </w:r>
        <w:r w:rsidRPr="009158B8">
          <w:rPr>
            <w:b/>
            <w:szCs w:val="24"/>
          </w:rPr>
          <w:t xml:space="preserve">Explanatory Writing Prompt                                                                                                                       </w:t>
        </w:r>
        <w:r w:rsidRPr="009158B8">
          <w:rPr>
            <w:b/>
          </w:rPr>
          <w:t>Teacher Directions</w:t>
        </w:r>
      </w:ins>
    </w:p>
    <w:p w14:paraId="003A4262" w14:textId="77777777" w:rsidR="00AA3686" w:rsidRPr="009158B8" w:rsidRDefault="00A01174" w:rsidP="00A01174">
      <w:pPr>
        <w:pStyle w:val="ListParagraph"/>
        <w:numPr>
          <w:ilvl w:val="0"/>
          <w:numId w:val="32"/>
        </w:numPr>
        <w:spacing w:before="100" w:beforeAutospacing="1" w:line="360" w:lineRule="auto"/>
        <w:rPr>
          <w:ins w:id="89" w:author="Doug Reymore" w:date="2026-09-25T21:08:00Z" w16du:dateUtc="2026-09-26T01:08:00Z"/>
          <w:sz w:val="22"/>
          <w:szCs w:val="24"/>
        </w:rPr>
      </w:pPr>
      <w:ins w:id="90" w:author="Doug Reymore" w:date="2026-09-25T21:08:00Z" w16du:dateUtc="2026-09-26T01:08:00Z">
        <w:r w:rsidRPr="009158B8">
          <w:rPr>
            <w:sz w:val="22"/>
            <w:szCs w:val="24"/>
          </w:rPr>
          <w:t>Use the student prompt as directions for each session. The short video</w:t>
        </w:r>
        <w:r w:rsidR="00AA3686" w:rsidRPr="009158B8">
          <w:rPr>
            <w:sz w:val="22"/>
            <w:szCs w:val="24"/>
          </w:rPr>
          <w:t xml:space="preserve"> can be found on YouTube: Help the Environment</w:t>
        </w:r>
        <w:r w:rsidR="009158B8" w:rsidRPr="009158B8">
          <w:rPr>
            <w:sz w:val="22"/>
            <w:szCs w:val="24"/>
          </w:rPr>
          <w:t xml:space="preserve"> </w:t>
        </w:r>
        <w:r w:rsidR="00AA3686" w:rsidRPr="009158B8">
          <w:rPr>
            <w:sz w:val="22"/>
            <w:szCs w:val="24"/>
          </w:rPr>
          <w:t>-The Adventures of EcoRilla Episode 1 -</w:t>
        </w:r>
        <w:r w:rsidR="009158B8" w:rsidRPr="009158B8">
          <w:rPr>
            <w:sz w:val="22"/>
            <w:szCs w:val="24"/>
          </w:rPr>
          <w:t xml:space="preserve"> </w:t>
        </w:r>
        <w:r w:rsidR="00AA3686" w:rsidRPr="009158B8">
          <w:rPr>
            <w:sz w:val="22"/>
            <w:szCs w:val="24"/>
          </w:rPr>
          <w:t xml:space="preserve">EcoWater Canada </w:t>
        </w:r>
        <w:r w:rsidR="00AA3686">
          <w:fldChar w:fldCharType="begin"/>
        </w:r>
        <w:r w:rsidR="00AA3686">
          <w:instrText>HYPERLINK "http://www.youtube.com/watch?v=_ex1ZuKFw64"</w:instrText>
        </w:r>
        <w:r w:rsidR="00AA3686">
          <w:fldChar w:fldCharType="separate"/>
        </w:r>
        <w:r w:rsidR="00AA3686" w:rsidRPr="009158B8">
          <w:rPr>
            <w:rStyle w:val="Hyperlink"/>
            <w:sz w:val="22"/>
            <w:szCs w:val="24"/>
          </w:rPr>
          <w:t>http://www.youtube.com/watch?v=_ex1ZuKFw64</w:t>
        </w:r>
        <w:r w:rsidR="00AA3686">
          <w:fldChar w:fldCharType="end"/>
        </w:r>
        <w:r w:rsidR="00AA3686" w:rsidRPr="009158B8">
          <w:rPr>
            <w:sz w:val="22"/>
          </w:rPr>
          <w:t>.</w:t>
        </w:r>
        <w:r w:rsidRPr="009158B8">
          <w:rPr>
            <w:sz w:val="22"/>
            <w:szCs w:val="24"/>
          </w:rPr>
          <w:t xml:space="preserve"> </w:t>
        </w:r>
        <w:r w:rsidR="00AA3686" w:rsidRPr="009158B8">
          <w:rPr>
            <w:sz w:val="22"/>
            <w:szCs w:val="24"/>
          </w:rPr>
          <w:t xml:space="preserve">The video </w:t>
        </w:r>
        <w:r w:rsidRPr="009158B8">
          <w:rPr>
            <w:sz w:val="22"/>
            <w:szCs w:val="24"/>
          </w:rPr>
          <w:t xml:space="preserve">is recommended, but </w:t>
        </w:r>
        <w:r w:rsidR="00FF3B23" w:rsidRPr="009158B8">
          <w:rPr>
            <w:sz w:val="22"/>
            <w:szCs w:val="24"/>
          </w:rPr>
          <w:t>is optional</w:t>
        </w:r>
        <w:r w:rsidRPr="009158B8">
          <w:rPr>
            <w:sz w:val="22"/>
            <w:szCs w:val="24"/>
          </w:rPr>
          <w:t xml:space="preserve">. </w:t>
        </w:r>
      </w:ins>
    </w:p>
    <w:p w14:paraId="56115249" w14:textId="77777777" w:rsidR="00A01174" w:rsidRPr="009158B8" w:rsidRDefault="00A01174" w:rsidP="00AA3686">
      <w:pPr>
        <w:pStyle w:val="ListParagraph"/>
        <w:numPr>
          <w:ilvl w:val="0"/>
          <w:numId w:val="32"/>
        </w:numPr>
        <w:spacing w:before="100" w:beforeAutospacing="1" w:line="360" w:lineRule="auto"/>
        <w:rPr>
          <w:ins w:id="91" w:author="Doug Reymore" w:date="2026-09-25T21:08:00Z" w16du:dateUtc="2026-09-26T01:08:00Z"/>
          <w:sz w:val="22"/>
          <w:szCs w:val="24"/>
        </w:rPr>
      </w:pPr>
      <w:ins w:id="92" w:author="Doug Reymore" w:date="2026-09-25T21:08:00Z" w16du:dateUtc="2026-09-26T01:08:00Z">
        <w:r w:rsidRPr="009158B8">
          <w:rPr>
            <w:sz w:val="22"/>
            <w:szCs w:val="24"/>
          </w:rPr>
          <w:t xml:space="preserve"> Provide each student with a copy of the prompt and the </w:t>
        </w:r>
        <w:r w:rsidR="00A9373A" w:rsidRPr="009158B8">
          <w:rPr>
            <w:sz w:val="22"/>
            <w:szCs w:val="24"/>
          </w:rPr>
          <w:t>Reader's Theatre</w:t>
        </w:r>
        <w:r w:rsidRPr="009158B8">
          <w:rPr>
            <w:sz w:val="22"/>
            <w:szCs w:val="24"/>
          </w:rPr>
          <w:t xml:space="preserve">. The </w:t>
        </w:r>
        <w:r w:rsidR="00A9373A" w:rsidRPr="009158B8">
          <w:rPr>
            <w:sz w:val="22"/>
            <w:szCs w:val="24"/>
          </w:rPr>
          <w:t>Reader's Theatre can</w:t>
        </w:r>
        <w:r w:rsidRPr="009158B8">
          <w:rPr>
            <w:sz w:val="22"/>
            <w:szCs w:val="24"/>
          </w:rPr>
          <w:t xml:space="preserve"> be read aloud </w:t>
        </w:r>
        <w:r w:rsidR="00A9373A" w:rsidRPr="009158B8">
          <w:rPr>
            <w:sz w:val="22"/>
            <w:szCs w:val="24"/>
          </w:rPr>
          <w:t>by the teacher or "performed" by older students or very competent readers</w:t>
        </w:r>
        <w:r w:rsidRPr="009158B8">
          <w:rPr>
            <w:sz w:val="22"/>
            <w:szCs w:val="24"/>
          </w:rPr>
          <w:t xml:space="preserve">.  The teacher should feel comfortable rereading, explaining or clarifying directions as needed. </w:t>
        </w:r>
      </w:ins>
    </w:p>
    <w:p w14:paraId="718EAC8F" w14:textId="77777777" w:rsidR="00A01174" w:rsidRPr="009158B8" w:rsidRDefault="00A01174" w:rsidP="00A01174">
      <w:pPr>
        <w:pStyle w:val="ListParagraph"/>
        <w:numPr>
          <w:ilvl w:val="0"/>
          <w:numId w:val="32"/>
        </w:numPr>
        <w:spacing w:before="100" w:beforeAutospacing="1" w:line="360" w:lineRule="auto"/>
        <w:rPr>
          <w:ins w:id="93" w:author="Doug Reymore" w:date="2026-09-25T21:08:00Z" w16du:dateUtc="2026-09-26T01:08:00Z"/>
          <w:sz w:val="22"/>
          <w:szCs w:val="24"/>
        </w:rPr>
      </w:pPr>
      <w:ins w:id="94" w:author="Doug Reymore" w:date="2026-09-25T21:08:00Z" w16du:dateUtc="2026-09-26T01:08:00Z">
        <w:r w:rsidRPr="009158B8">
          <w:rPr>
            <w:sz w:val="22"/>
            <w:szCs w:val="24"/>
          </w:rPr>
          <w:t xml:space="preserve">The </w:t>
        </w:r>
        <w:r w:rsidR="00A9373A" w:rsidRPr="009158B8">
          <w:rPr>
            <w:sz w:val="22"/>
            <w:szCs w:val="24"/>
          </w:rPr>
          <w:t xml:space="preserve">Reader's </w:t>
        </w:r>
        <w:r w:rsidR="00AA3686" w:rsidRPr="009158B8">
          <w:rPr>
            <w:sz w:val="22"/>
            <w:szCs w:val="24"/>
          </w:rPr>
          <w:t>Theatre provides</w:t>
        </w:r>
        <w:r w:rsidRPr="009158B8">
          <w:rPr>
            <w:sz w:val="22"/>
            <w:szCs w:val="24"/>
          </w:rPr>
          <w:t xml:space="preserve"> information that may be used to address the prompt and should be read aloud at least twice before writing. Encourage students to refer back to the </w:t>
        </w:r>
        <w:r w:rsidR="00A9373A" w:rsidRPr="009158B8">
          <w:rPr>
            <w:sz w:val="22"/>
            <w:szCs w:val="24"/>
          </w:rPr>
          <w:t>text</w:t>
        </w:r>
        <w:r w:rsidRPr="009158B8">
          <w:rPr>
            <w:sz w:val="22"/>
            <w:szCs w:val="24"/>
          </w:rPr>
          <w:t xml:space="preserve"> while writing</w:t>
        </w:r>
        <w:r w:rsidR="009158B8" w:rsidRPr="009158B8">
          <w:rPr>
            <w:sz w:val="22"/>
            <w:szCs w:val="24"/>
          </w:rPr>
          <w:t>. T</w:t>
        </w:r>
        <w:r w:rsidRPr="009158B8">
          <w:rPr>
            <w:sz w:val="22"/>
            <w:szCs w:val="24"/>
          </w:rPr>
          <w:t>he teacher may provide help with reading words or phrases as needed.</w:t>
        </w:r>
      </w:ins>
    </w:p>
    <w:p w14:paraId="097EE3B6" w14:textId="77777777" w:rsidR="00A01174" w:rsidRPr="009158B8" w:rsidRDefault="00A01174" w:rsidP="00F146EF">
      <w:pPr>
        <w:pStyle w:val="ListParagraph"/>
        <w:numPr>
          <w:ilvl w:val="0"/>
          <w:numId w:val="32"/>
        </w:numPr>
        <w:spacing w:before="100" w:beforeAutospacing="1" w:line="360" w:lineRule="auto"/>
        <w:rPr>
          <w:ins w:id="95" w:author="Doug Reymore" w:date="2026-09-25T21:08:00Z" w16du:dateUtc="2026-09-26T01:08:00Z"/>
          <w:sz w:val="22"/>
          <w:szCs w:val="24"/>
        </w:rPr>
      </w:pPr>
      <w:ins w:id="96" w:author="Doug Reymore" w:date="2026-09-25T21:08:00Z" w16du:dateUtc="2026-09-26T01:08:00Z">
        <w:r w:rsidRPr="009158B8">
          <w:rPr>
            <w:sz w:val="22"/>
            <w:szCs w:val="24"/>
          </w:rPr>
          <w:t xml:space="preserve">The prompt should be given two sessions. </w:t>
        </w:r>
        <w:r w:rsidR="00AA3686" w:rsidRPr="009158B8">
          <w:rPr>
            <w:sz w:val="22"/>
            <w:szCs w:val="24"/>
          </w:rPr>
          <w:t>Allow approximately</w:t>
        </w:r>
        <w:r w:rsidRPr="009158B8">
          <w:rPr>
            <w:sz w:val="22"/>
            <w:szCs w:val="24"/>
          </w:rPr>
          <w:t xml:space="preserve"> 30 minutes for </w:t>
        </w:r>
        <w:r w:rsidR="00AA3686" w:rsidRPr="009158B8">
          <w:rPr>
            <w:sz w:val="22"/>
            <w:szCs w:val="24"/>
          </w:rPr>
          <w:t>each,</w:t>
        </w:r>
        <w:r w:rsidRPr="009158B8">
          <w:rPr>
            <w:sz w:val="22"/>
            <w:szCs w:val="24"/>
          </w:rPr>
          <w:t xml:space="preserve"> but the prompt should not be strictly timed. Students should be given </w:t>
        </w:r>
        <w:r w:rsidR="00F146EF" w:rsidRPr="009158B8">
          <w:rPr>
            <w:sz w:val="22"/>
            <w:szCs w:val="24"/>
          </w:rPr>
          <w:t>the</w:t>
        </w:r>
        <w:r w:rsidRPr="009158B8">
          <w:rPr>
            <w:sz w:val="22"/>
            <w:szCs w:val="24"/>
          </w:rPr>
          <w:t xml:space="preserve"> time needed to write and proofread. </w:t>
        </w:r>
      </w:ins>
    </w:p>
    <w:p w14:paraId="63F27709" w14:textId="77777777" w:rsidR="00A01174" w:rsidRPr="009158B8" w:rsidRDefault="00A01174" w:rsidP="00A01174">
      <w:pPr>
        <w:pStyle w:val="ListParagraph"/>
        <w:numPr>
          <w:ilvl w:val="0"/>
          <w:numId w:val="32"/>
        </w:numPr>
        <w:spacing w:before="100" w:beforeAutospacing="1" w:line="360" w:lineRule="auto"/>
        <w:rPr>
          <w:ins w:id="97" w:author="Doug Reymore" w:date="2026-09-25T21:08:00Z" w16du:dateUtc="2026-09-26T01:08:00Z"/>
          <w:sz w:val="22"/>
          <w:szCs w:val="24"/>
        </w:rPr>
      </w:pPr>
      <w:ins w:id="98" w:author="Doug Reymore" w:date="2026-09-25T21:08:00Z" w16du:dateUtc="2026-09-26T01:08:00Z">
        <w:r w:rsidRPr="009158B8">
          <w:rPr>
            <w:sz w:val="22"/>
            <w:szCs w:val="24"/>
          </w:rPr>
          <w:t>The writing must be done without help, but students may have access to personal dictionaries, word walls or any other resources to support spelling and mechanics that they are accustomed to using while writing. Provide lined paper from your classroom for writing. Unlined paper may be provided for drawing.</w:t>
        </w:r>
      </w:ins>
    </w:p>
    <w:p w14:paraId="67CD7DC4" w14:textId="77777777" w:rsidR="009158B8" w:rsidRDefault="00A01174" w:rsidP="00171BA6">
      <w:pPr>
        <w:pStyle w:val="ListParagraph"/>
        <w:numPr>
          <w:ilvl w:val="0"/>
          <w:numId w:val="32"/>
        </w:numPr>
        <w:spacing w:before="100" w:beforeAutospacing="1" w:line="360" w:lineRule="auto"/>
        <w:rPr>
          <w:ins w:id="99" w:author="Doug Reymore" w:date="2026-09-25T21:08:00Z" w16du:dateUtc="2026-09-26T01:08:00Z"/>
          <w:sz w:val="22"/>
          <w:szCs w:val="24"/>
        </w:rPr>
      </w:pPr>
      <w:ins w:id="100" w:author="Doug Reymore" w:date="2026-09-25T21:08:00Z" w16du:dateUtc="2026-09-26T01:08:00Z">
        <w:r w:rsidRPr="009158B8">
          <w:rPr>
            <w:sz w:val="22"/>
            <w:szCs w:val="24"/>
          </w:rPr>
          <w:t>This will be first draft writing, but encourage students to proofread and correct any errors they find.</w:t>
        </w:r>
        <w:r w:rsidR="002A5581" w:rsidRPr="009158B8">
          <w:rPr>
            <w:sz w:val="22"/>
            <w:szCs w:val="24"/>
          </w:rPr>
          <w:t xml:space="preserve"> </w:t>
        </w:r>
      </w:ins>
    </w:p>
    <w:p w14:paraId="515EBED0" w14:textId="77777777" w:rsidR="00171BA6" w:rsidRPr="009158B8" w:rsidRDefault="00171BA6" w:rsidP="009158B8">
      <w:pPr>
        <w:pStyle w:val="ListParagraph"/>
        <w:spacing w:before="100" w:beforeAutospacing="1" w:line="360" w:lineRule="auto"/>
        <w:rPr>
          <w:ins w:id="101" w:author="Doug Reymore" w:date="2026-09-25T21:08:00Z" w16du:dateUtc="2026-09-26T01:08:00Z"/>
          <w:sz w:val="22"/>
          <w:szCs w:val="24"/>
        </w:rPr>
      </w:pPr>
    </w:p>
    <w:p w14:paraId="3ACB2002" w14:textId="77777777" w:rsidR="00AE4EDA" w:rsidRDefault="00AE4EDA" w:rsidP="00A16816">
      <w:pPr>
        <w:jc w:val="center"/>
        <w:rPr>
          <w:ins w:id="102" w:author="Doug Reymore" w:date="2026-09-25T21:08:00Z" w16du:dateUtc="2026-09-26T01:08:00Z"/>
          <w:i/>
          <w:sz w:val="22"/>
          <w:szCs w:val="24"/>
        </w:rPr>
      </w:pPr>
    </w:p>
    <w:p w14:paraId="1D97BC87" w14:textId="77777777" w:rsidR="00BD3BDD" w:rsidRDefault="00BD3BDD" w:rsidP="00A16816">
      <w:pPr>
        <w:jc w:val="center"/>
        <w:rPr>
          <w:ins w:id="103" w:author="Doug Reymore" w:date="2026-09-25T21:08:00Z" w16du:dateUtc="2026-09-26T01:08:00Z"/>
          <w:i/>
          <w:sz w:val="22"/>
          <w:szCs w:val="24"/>
        </w:rPr>
      </w:pPr>
    </w:p>
    <w:p w14:paraId="61284BAD" w14:textId="77777777" w:rsidR="00BD3BDD" w:rsidRDefault="00BD3BDD" w:rsidP="00A16816">
      <w:pPr>
        <w:jc w:val="center"/>
        <w:rPr>
          <w:ins w:id="104" w:author="Doug Reymore" w:date="2026-09-25T21:08:00Z" w16du:dateUtc="2026-09-26T01:08:00Z"/>
          <w:b/>
          <w:sz w:val="32"/>
          <w:szCs w:val="32"/>
        </w:rPr>
      </w:pPr>
    </w:p>
    <w:p w14:paraId="61EC145F" w14:textId="77777777" w:rsidR="00BD3BDD" w:rsidRDefault="00BD3BDD" w:rsidP="00A16816">
      <w:pPr>
        <w:jc w:val="center"/>
        <w:rPr>
          <w:ins w:id="105" w:author="Doug Reymore" w:date="2026-09-25T21:08:00Z" w16du:dateUtc="2026-09-26T01:08:00Z"/>
          <w:b/>
          <w:sz w:val="32"/>
          <w:szCs w:val="32"/>
        </w:rPr>
      </w:pPr>
    </w:p>
    <w:p w14:paraId="38D66943" w14:textId="77777777" w:rsidR="00BD3BDD" w:rsidRDefault="00BD3BDD" w:rsidP="00A16816">
      <w:pPr>
        <w:jc w:val="center"/>
        <w:rPr>
          <w:ins w:id="106" w:author="Doug Reymore" w:date="2026-09-25T21:08:00Z" w16du:dateUtc="2026-09-26T01:08:00Z"/>
          <w:b/>
          <w:sz w:val="32"/>
          <w:szCs w:val="32"/>
        </w:rPr>
      </w:pPr>
    </w:p>
    <w:p w14:paraId="149106A2" w14:textId="77777777" w:rsidR="00BD3BDD" w:rsidRDefault="00BD3BDD" w:rsidP="00A16816">
      <w:pPr>
        <w:jc w:val="center"/>
        <w:rPr>
          <w:ins w:id="107" w:author="Doug Reymore" w:date="2026-09-25T21:08:00Z" w16du:dateUtc="2026-09-26T01:08:00Z"/>
          <w:b/>
          <w:sz w:val="32"/>
          <w:szCs w:val="32"/>
        </w:rPr>
      </w:pPr>
    </w:p>
    <w:p w14:paraId="1AB83FC8" w14:textId="77777777" w:rsidR="009158B8" w:rsidRDefault="009158B8" w:rsidP="00A16816">
      <w:pPr>
        <w:jc w:val="center"/>
        <w:rPr>
          <w:ins w:id="108" w:author="Doug Reymore" w:date="2026-09-25T21:08:00Z" w16du:dateUtc="2026-09-26T01:08:00Z"/>
          <w:b/>
          <w:sz w:val="32"/>
          <w:szCs w:val="32"/>
        </w:rPr>
      </w:pPr>
    </w:p>
    <w:p w14:paraId="2973A7B6" w14:textId="77777777" w:rsidR="00A16816" w:rsidRDefault="009158B8" w:rsidP="00A16816">
      <w:pPr>
        <w:jc w:val="center"/>
        <w:rPr>
          <w:ins w:id="109" w:author="Doug Reymore" w:date="2026-09-25T21:08:00Z" w16du:dateUtc="2026-09-26T01:08:00Z"/>
          <w:b/>
          <w:sz w:val="32"/>
          <w:szCs w:val="32"/>
        </w:rPr>
      </w:pPr>
      <w:ins w:id="110" w:author="Doug Reymore" w:date="2026-09-25T21:08:00Z" w16du:dateUtc="2026-09-26T01:08:00Z">
        <w:r>
          <w:rPr>
            <w:b/>
            <w:sz w:val="32"/>
            <w:szCs w:val="32"/>
          </w:rPr>
          <w:t>Water Wise</w:t>
        </w:r>
      </w:ins>
    </w:p>
    <w:p w14:paraId="54F5B29B" w14:textId="77777777" w:rsidR="00A16816" w:rsidRDefault="00A16816" w:rsidP="00A16816">
      <w:pPr>
        <w:jc w:val="center"/>
        <w:rPr>
          <w:ins w:id="111" w:author="Doug Reymore" w:date="2026-09-25T21:08:00Z" w16du:dateUtc="2026-09-26T01:08:00Z"/>
          <w:i/>
        </w:rPr>
      </w:pPr>
      <w:ins w:id="112" w:author="Doug Reymore" w:date="2026-09-25T21:08:00Z" w16du:dateUtc="2026-09-26T01:08:00Z">
        <w:r>
          <w:rPr>
            <w:i/>
          </w:rPr>
          <w:t>All About Water Conservation</w:t>
        </w:r>
      </w:ins>
    </w:p>
    <w:p w14:paraId="70D1B4B4" w14:textId="77777777" w:rsidR="00A16816" w:rsidRDefault="00A16816" w:rsidP="00A16816">
      <w:pPr>
        <w:jc w:val="center"/>
        <w:rPr>
          <w:ins w:id="113" w:author="Doug Reymore" w:date="2026-09-25T21:08:00Z" w16du:dateUtc="2026-09-26T01:08:00Z"/>
        </w:rPr>
      </w:pPr>
      <w:ins w:id="114" w:author="Doug Reymore" w:date="2026-09-25T21:08:00Z" w16du:dateUtc="2026-09-26T01:08:00Z">
        <w:r>
          <w:t>A Super Science Script</w:t>
        </w:r>
      </w:ins>
    </w:p>
    <w:p w14:paraId="380E59C6" w14:textId="77777777" w:rsidR="00A16816" w:rsidRDefault="00A16816" w:rsidP="00A16816">
      <w:pPr>
        <w:jc w:val="center"/>
        <w:rPr>
          <w:ins w:id="115" w:author="Doug Reymore" w:date="2026-09-25T21:08:00Z" w16du:dateUtc="2026-09-26T01:08:00Z"/>
        </w:rPr>
      </w:pPr>
      <w:ins w:id="116" w:author="Doug Reymore" w:date="2026-09-25T21:08:00Z" w16du:dateUtc="2026-09-26T01:08:00Z">
        <w:r>
          <w:t>Written and Developed by Lisa Blau</w:t>
        </w:r>
      </w:ins>
    </w:p>
    <w:p w14:paraId="1996C87D" w14:textId="77777777" w:rsidR="00A16816" w:rsidRDefault="00A16816" w:rsidP="00A16816">
      <w:pPr>
        <w:jc w:val="center"/>
        <w:rPr>
          <w:ins w:id="117" w:author="Doug Reymore" w:date="2026-09-25T21:08:00Z" w16du:dateUtc="2026-09-26T01:08:00Z"/>
        </w:rPr>
      </w:pPr>
    </w:p>
    <w:p w14:paraId="489628CB" w14:textId="77777777" w:rsidR="00A16816" w:rsidRDefault="00A16816" w:rsidP="00A16816">
      <w:pPr>
        <w:rPr>
          <w:ins w:id="118" w:author="Doug Reymore" w:date="2026-09-25T21:08:00Z" w16du:dateUtc="2026-09-26T01:08:00Z"/>
        </w:rPr>
      </w:pPr>
    </w:p>
    <w:p w14:paraId="43A7D53A" w14:textId="77777777" w:rsidR="00A16816" w:rsidRDefault="00A16816" w:rsidP="00A16816">
      <w:pPr>
        <w:rPr>
          <w:ins w:id="119" w:author="Doug Reymore" w:date="2026-09-25T21:08:00Z" w16du:dateUtc="2026-09-26T01:08:00Z"/>
        </w:rPr>
      </w:pPr>
      <w:ins w:id="120" w:author="Doug Reymore" w:date="2026-09-25T21:08:00Z" w16du:dateUtc="2026-09-26T01:08:00Z">
        <w:r>
          <w:t xml:space="preserve">Water Expert #1 - </w:t>
        </w:r>
        <w:r>
          <w:tab/>
          <w:t>Good morning! We are here to tell you all about the earth's most precious resource...</w:t>
        </w:r>
      </w:ins>
    </w:p>
    <w:p w14:paraId="18ABF7FA" w14:textId="77777777" w:rsidR="00A16816" w:rsidRDefault="00A16816" w:rsidP="00A16816">
      <w:pPr>
        <w:rPr>
          <w:ins w:id="121" w:author="Doug Reymore" w:date="2026-09-25T21:08:00Z" w16du:dateUtc="2026-09-26T01:08:00Z"/>
        </w:rPr>
      </w:pPr>
    </w:p>
    <w:p w14:paraId="1854E67F" w14:textId="77777777" w:rsidR="00A16816" w:rsidRDefault="00A16816" w:rsidP="00A16816">
      <w:pPr>
        <w:rPr>
          <w:ins w:id="122" w:author="Doug Reymore" w:date="2026-09-25T21:08:00Z" w16du:dateUtc="2026-09-26T01:08:00Z"/>
        </w:rPr>
      </w:pPr>
      <w:ins w:id="123" w:author="Doug Reymore" w:date="2026-09-25T21:08:00Z" w16du:dateUtc="2026-09-26T01:08:00Z">
        <w:r>
          <w:t>All -</w:t>
        </w:r>
        <w:r>
          <w:tab/>
        </w:r>
        <w:r>
          <w:tab/>
        </w:r>
        <w:r>
          <w:tab/>
          <w:t>WATER!</w:t>
        </w:r>
      </w:ins>
    </w:p>
    <w:p w14:paraId="0C1B6437" w14:textId="77777777" w:rsidR="00A16816" w:rsidRDefault="00A16816" w:rsidP="00A16816">
      <w:pPr>
        <w:rPr>
          <w:ins w:id="124" w:author="Doug Reymore" w:date="2026-09-25T21:08:00Z" w16du:dateUtc="2026-09-26T01:08:00Z"/>
        </w:rPr>
      </w:pPr>
    </w:p>
    <w:p w14:paraId="11E04FCD" w14:textId="77777777" w:rsidR="00A16816" w:rsidRDefault="00A16816" w:rsidP="00A16816">
      <w:pPr>
        <w:rPr>
          <w:ins w:id="125" w:author="Doug Reymore" w:date="2026-09-25T21:08:00Z" w16du:dateUtc="2026-09-26T01:08:00Z"/>
        </w:rPr>
      </w:pPr>
      <w:ins w:id="126" w:author="Doug Reymore" w:date="2026-09-25T21:08:00Z" w16du:dateUtc="2026-09-26T01:08:00Z">
        <w:r>
          <w:t>Water Expert #2 -</w:t>
        </w:r>
        <w:r>
          <w:tab/>
          <w:t>Every form of life needs water in order to live.</w:t>
        </w:r>
      </w:ins>
    </w:p>
    <w:p w14:paraId="65621954" w14:textId="77777777" w:rsidR="00A16816" w:rsidRDefault="00A16816" w:rsidP="00A16816">
      <w:pPr>
        <w:rPr>
          <w:ins w:id="127" w:author="Doug Reymore" w:date="2026-09-25T21:08:00Z" w16du:dateUtc="2026-09-26T01:08:00Z"/>
        </w:rPr>
      </w:pPr>
    </w:p>
    <w:p w14:paraId="7F728BA5" w14:textId="77777777" w:rsidR="00A16816" w:rsidRDefault="00A16816" w:rsidP="00A16816">
      <w:pPr>
        <w:rPr>
          <w:ins w:id="128" w:author="Doug Reymore" w:date="2026-09-25T21:08:00Z" w16du:dateUtc="2026-09-26T01:08:00Z"/>
        </w:rPr>
      </w:pPr>
      <w:ins w:id="129" w:author="Doug Reymore" w:date="2026-09-25T21:08:00Z" w16du:dateUtc="2026-09-26T01:08:00Z">
        <w:r>
          <w:t>Water Expert #4 -</w:t>
        </w:r>
        <w:r>
          <w:tab/>
          <w:t>A tiny fish needs water...</w:t>
        </w:r>
      </w:ins>
    </w:p>
    <w:p w14:paraId="68643ADD" w14:textId="77777777" w:rsidR="00A16816" w:rsidRDefault="00A16816" w:rsidP="00A16816">
      <w:pPr>
        <w:rPr>
          <w:ins w:id="130" w:author="Doug Reymore" w:date="2026-09-25T21:08:00Z" w16du:dateUtc="2026-09-26T01:08:00Z"/>
        </w:rPr>
      </w:pPr>
    </w:p>
    <w:p w14:paraId="68332F49" w14:textId="77777777" w:rsidR="00A16816" w:rsidRDefault="00A16816" w:rsidP="00A16816">
      <w:pPr>
        <w:rPr>
          <w:ins w:id="131" w:author="Doug Reymore" w:date="2026-09-25T21:08:00Z" w16du:dateUtc="2026-09-26T01:08:00Z"/>
        </w:rPr>
      </w:pPr>
      <w:ins w:id="132" w:author="Doug Reymore" w:date="2026-09-25T21:08:00Z" w16du:dateUtc="2026-09-26T01:08:00Z">
        <w:r>
          <w:t>Water Expert #5 -</w:t>
        </w:r>
        <w:r>
          <w:tab/>
          <w:t>A tall tree needs water...</w:t>
        </w:r>
      </w:ins>
    </w:p>
    <w:p w14:paraId="0EA9FF28" w14:textId="77777777" w:rsidR="00A16816" w:rsidRDefault="00A16816" w:rsidP="00A16816">
      <w:pPr>
        <w:rPr>
          <w:ins w:id="133" w:author="Doug Reymore" w:date="2026-09-25T21:08:00Z" w16du:dateUtc="2026-09-26T01:08:00Z"/>
        </w:rPr>
      </w:pPr>
    </w:p>
    <w:p w14:paraId="2AAE49C5" w14:textId="77777777" w:rsidR="00A16816" w:rsidRDefault="00A16816" w:rsidP="00A16816">
      <w:pPr>
        <w:rPr>
          <w:ins w:id="134" w:author="Doug Reymore" w:date="2026-09-25T21:08:00Z" w16du:dateUtc="2026-09-26T01:08:00Z"/>
        </w:rPr>
      </w:pPr>
      <w:ins w:id="135" w:author="Doug Reymore" w:date="2026-09-25T21:08:00Z" w16du:dateUtc="2026-09-26T01:08:00Z">
        <w:r>
          <w:t>Water Expert #3 -</w:t>
        </w:r>
        <w:r>
          <w:tab/>
          <w:t>Everyone needs...</w:t>
        </w:r>
      </w:ins>
    </w:p>
    <w:p w14:paraId="7B50D2CB" w14:textId="77777777" w:rsidR="00A16816" w:rsidRDefault="00A16816" w:rsidP="00A16816">
      <w:pPr>
        <w:rPr>
          <w:ins w:id="136" w:author="Doug Reymore" w:date="2026-09-25T21:08:00Z" w16du:dateUtc="2026-09-26T01:08:00Z"/>
        </w:rPr>
      </w:pPr>
    </w:p>
    <w:p w14:paraId="66B3B9D8" w14:textId="77777777" w:rsidR="00A16816" w:rsidRDefault="00A16816" w:rsidP="00A16816">
      <w:pPr>
        <w:rPr>
          <w:ins w:id="137" w:author="Doug Reymore" w:date="2026-09-25T21:08:00Z" w16du:dateUtc="2026-09-26T01:08:00Z"/>
        </w:rPr>
      </w:pPr>
      <w:ins w:id="138" w:author="Doug Reymore" w:date="2026-09-25T21:08:00Z" w16du:dateUtc="2026-09-26T01:08:00Z">
        <w:r>
          <w:t>All -</w:t>
        </w:r>
        <w:r>
          <w:tab/>
        </w:r>
        <w:r>
          <w:tab/>
        </w:r>
        <w:r>
          <w:tab/>
          <w:t>WATER!</w:t>
        </w:r>
      </w:ins>
    </w:p>
    <w:p w14:paraId="17ED764D" w14:textId="77777777" w:rsidR="00A16816" w:rsidRDefault="00A16816" w:rsidP="00A16816">
      <w:pPr>
        <w:rPr>
          <w:ins w:id="139" w:author="Doug Reymore" w:date="2026-09-25T21:08:00Z" w16du:dateUtc="2026-09-26T01:08:00Z"/>
        </w:rPr>
      </w:pPr>
    </w:p>
    <w:p w14:paraId="0BE031DB" w14:textId="77777777" w:rsidR="00A16816" w:rsidRDefault="00A16816" w:rsidP="00A16816">
      <w:pPr>
        <w:rPr>
          <w:ins w:id="140" w:author="Doug Reymore" w:date="2026-09-25T21:08:00Z" w16du:dateUtc="2026-09-26T01:08:00Z"/>
        </w:rPr>
      </w:pPr>
      <w:ins w:id="141" w:author="Doug Reymore" w:date="2026-09-25T21:08:00Z" w16du:dateUtc="2026-09-26T01:08:00Z">
        <w:r>
          <w:t>Water Expert #2 -</w:t>
        </w:r>
        <w:r>
          <w:tab/>
          <w:t>People need water to drink because our bodies need water to stay healthy.</w:t>
        </w:r>
      </w:ins>
    </w:p>
    <w:p w14:paraId="32E555C8" w14:textId="77777777" w:rsidR="00A16816" w:rsidRDefault="00A16816" w:rsidP="00A16816">
      <w:pPr>
        <w:rPr>
          <w:ins w:id="142" w:author="Doug Reymore" w:date="2026-09-25T21:08:00Z" w16du:dateUtc="2026-09-26T01:08:00Z"/>
        </w:rPr>
      </w:pPr>
    </w:p>
    <w:p w14:paraId="2318AE7A" w14:textId="77777777" w:rsidR="00A16816" w:rsidRDefault="00A16816" w:rsidP="00A16816">
      <w:pPr>
        <w:rPr>
          <w:ins w:id="143" w:author="Doug Reymore" w:date="2026-09-25T21:08:00Z" w16du:dateUtc="2026-09-26T01:08:00Z"/>
        </w:rPr>
      </w:pPr>
      <w:ins w:id="144" w:author="Doug Reymore" w:date="2026-09-25T21:08:00Z" w16du:dateUtc="2026-09-26T01:08:00Z">
        <w:r>
          <w:t>Water Expert #3 -</w:t>
        </w:r>
        <w:r>
          <w:tab/>
          <w:t>We also need water to make the crops grow so that we have food to eat.</w:t>
        </w:r>
      </w:ins>
    </w:p>
    <w:p w14:paraId="04EA497A" w14:textId="77777777" w:rsidR="00A16816" w:rsidRDefault="00A16816" w:rsidP="00A16816">
      <w:pPr>
        <w:rPr>
          <w:ins w:id="145" w:author="Doug Reymore" w:date="2026-09-25T21:08:00Z" w16du:dateUtc="2026-09-26T01:08:00Z"/>
        </w:rPr>
      </w:pPr>
    </w:p>
    <w:p w14:paraId="2B1187EA" w14:textId="77777777" w:rsidR="00A16816" w:rsidRDefault="00A16816" w:rsidP="00A16816">
      <w:pPr>
        <w:rPr>
          <w:ins w:id="146" w:author="Doug Reymore" w:date="2026-09-25T21:08:00Z" w16du:dateUtc="2026-09-26T01:08:00Z"/>
        </w:rPr>
      </w:pPr>
      <w:ins w:id="147" w:author="Doug Reymore" w:date="2026-09-25T21:08:00Z" w16du:dateUtc="2026-09-26T01:08:00Z">
        <w:r>
          <w:t>Water Expert #4 -</w:t>
        </w:r>
        <w:r>
          <w:tab/>
          <w:t>People use water for taking baths, brushing their teeth, and washing their clothes.</w:t>
        </w:r>
      </w:ins>
    </w:p>
    <w:p w14:paraId="5A97F77E" w14:textId="77777777" w:rsidR="00A16816" w:rsidRDefault="00A16816" w:rsidP="00A16816">
      <w:pPr>
        <w:rPr>
          <w:ins w:id="148" w:author="Doug Reymore" w:date="2026-09-25T21:08:00Z" w16du:dateUtc="2026-09-26T01:08:00Z"/>
        </w:rPr>
      </w:pPr>
    </w:p>
    <w:p w14:paraId="12FE94A9" w14:textId="77777777" w:rsidR="00A16816" w:rsidRDefault="00A16816" w:rsidP="00A16816">
      <w:pPr>
        <w:rPr>
          <w:ins w:id="149" w:author="Doug Reymore" w:date="2026-09-25T21:08:00Z" w16du:dateUtc="2026-09-26T01:08:00Z"/>
        </w:rPr>
      </w:pPr>
      <w:ins w:id="150" w:author="Doug Reymore" w:date="2026-09-25T21:08:00Z" w16du:dateUtc="2026-09-26T01:08:00Z">
        <w:r>
          <w:t>Water Expert #1 -</w:t>
        </w:r>
        <w:r>
          <w:tab/>
          <w:t>Yes, everyone needs water.</w:t>
        </w:r>
      </w:ins>
    </w:p>
    <w:p w14:paraId="4B99E2D9" w14:textId="77777777" w:rsidR="00A16816" w:rsidRDefault="00A16816" w:rsidP="00A16816">
      <w:pPr>
        <w:rPr>
          <w:ins w:id="151" w:author="Doug Reymore" w:date="2026-09-25T21:08:00Z" w16du:dateUtc="2026-09-26T01:08:00Z"/>
        </w:rPr>
      </w:pPr>
    </w:p>
    <w:p w14:paraId="69A0754C" w14:textId="77777777" w:rsidR="00A16816" w:rsidRDefault="00A16816" w:rsidP="00A16816">
      <w:pPr>
        <w:rPr>
          <w:ins w:id="152" w:author="Doug Reymore" w:date="2026-09-25T21:08:00Z" w16du:dateUtc="2026-09-26T01:08:00Z"/>
        </w:rPr>
      </w:pPr>
      <w:ins w:id="153" w:author="Doug Reymore" w:date="2026-09-25T21:08:00Z" w16du:dateUtc="2026-09-26T01:08:00Z">
        <w:r>
          <w:t>Water Expert #2 -</w:t>
        </w:r>
        <w:r>
          <w:tab/>
          <w:t>We know that water is precious so we must find ways to save all the water that we can.</w:t>
        </w:r>
      </w:ins>
    </w:p>
    <w:p w14:paraId="4BC0D5FA" w14:textId="77777777" w:rsidR="00A16816" w:rsidRDefault="00A16816" w:rsidP="00A16816">
      <w:pPr>
        <w:rPr>
          <w:ins w:id="154" w:author="Doug Reymore" w:date="2026-09-25T21:08:00Z" w16du:dateUtc="2026-09-26T01:08:00Z"/>
        </w:rPr>
      </w:pPr>
    </w:p>
    <w:p w14:paraId="3FDDAAD7" w14:textId="77777777" w:rsidR="00A16816" w:rsidRDefault="00A16816" w:rsidP="00A16816">
      <w:pPr>
        <w:rPr>
          <w:ins w:id="155" w:author="Doug Reymore" w:date="2026-09-25T21:08:00Z" w16du:dateUtc="2026-09-26T01:08:00Z"/>
        </w:rPr>
      </w:pPr>
      <w:ins w:id="156" w:author="Doug Reymore" w:date="2026-09-25T21:08:00Z" w16du:dateUtc="2026-09-26T01:08:00Z">
        <w:r>
          <w:t>Water Expert #3 -</w:t>
        </w:r>
        <w:r>
          <w:tab/>
          <w:t>Now, you might be thinking...</w:t>
        </w:r>
      </w:ins>
    </w:p>
    <w:p w14:paraId="35EFDDD6" w14:textId="77777777" w:rsidR="00A16816" w:rsidRDefault="00A16816" w:rsidP="00A16816">
      <w:pPr>
        <w:rPr>
          <w:ins w:id="157" w:author="Doug Reymore" w:date="2026-09-25T21:08:00Z" w16du:dateUtc="2026-09-26T01:08:00Z"/>
        </w:rPr>
      </w:pPr>
    </w:p>
    <w:p w14:paraId="4E1E2B84" w14:textId="77777777" w:rsidR="00A16816" w:rsidRDefault="00A16816" w:rsidP="00A16816">
      <w:pPr>
        <w:rPr>
          <w:ins w:id="158" w:author="Doug Reymore" w:date="2026-09-25T21:08:00Z" w16du:dateUtc="2026-09-26T01:08:00Z"/>
        </w:rPr>
      </w:pPr>
      <w:ins w:id="159" w:author="Doug Reymore" w:date="2026-09-25T21:08:00Z" w16du:dateUtc="2026-09-26T01:08:00Z">
        <w:r>
          <w:t>Water Expert #5 -</w:t>
        </w:r>
        <w:r>
          <w:tab/>
          <w:t>But, I'm just a kid.  What can I do to save water?</w:t>
        </w:r>
      </w:ins>
    </w:p>
    <w:p w14:paraId="76783972" w14:textId="77777777" w:rsidR="00A16816" w:rsidRDefault="00A16816" w:rsidP="00A16816">
      <w:pPr>
        <w:rPr>
          <w:ins w:id="160" w:author="Doug Reymore" w:date="2026-09-25T21:08:00Z" w16du:dateUtc="2026-09-26T01:08:00Z"/>
        </w:rPr>
      </w:pPr>
    </w:p>
    <w:p w14:paraId="7D40CA17" w14:textId="77777777" w:rsidR="00A16816" w:rsidRDefault="00A16816" w:rsidP="00A16816">
      <w:pPr>
        <w:rPr>
          <w:ins w:id="161" w:author="Doug Reymore" w:date="2026-09-25T21:08:00Z" w16du:dateUtc="2026-09-26T01:08:00Z"/>
        </w:rPr>
      </w:pPr>
      <w:ins w:id="162" w:author="Doug Reymore" w:date="2026-09-25T21:08:00Z" w16du:dateUtc="2026-09-26T01:08:00Z">
        <w:r>
          <w:t>Water Expert #4 -</w:t>
        </w:r>
        <w:r>
          <w:tab/>
          <w:t>Well, we're here to tell you...</w:t>
        </w:r>
      </w:ins>
    </w:p>
    <w:p w14:paraId="3995C1FA" w14:textId="77777777" w:rsidR="00A16816" w:rsidRDefault="00A16816" w:rsidP="00A16816">
      <w:pPr>
        <w:rPr>
          <w:ins w:id="163" w:author="Doug Reymore" w:date="2026-09-25T21:08:00Z" w16du:dateUtc="2026-09-26T01:08:00Z"/>
        </w:rPr>
      </w:pPr>
    </w:p>
    <w:p w14:paraId="413F63C5" w14:textId="77777777" w:rsidR="00A16816" w:rsidRDefault="00A16816" w:rsidP="00A16816">
      <w:pPr>
        <w:rPr>
          <w:ins w:id="164" w:author="Doug Reymore" w:date="2026-09-25T21:08:00Z" w16du:dateUtc="2026-09-26T01:08:00Z"/>
        </w:rPr>
      </w:pPr>
      <w:ins w:id="165" w:author="Doug Reymore" w:date="2026-09-25T21:08:00Z" w16du:dateUtc="2026-09-26T01:08:00Z">
        <w:r>
          <w:t>All -</w:t>
        </w:r>
        <w:r>
          <w:tab/>
        </w:r>
        <w:r>
          <w:tab/>
        </w:r>
        <w:r>
          <w:tab/>
          <w:t>PLENTY!</w:t>
        </w:r>
      </w:ins>
    </w:p>
    <w:p w14:paraId="37E34F23" w14:textId="77777777" w:rsidR="00A16816" w:rsidRDefault="00A16816" w:rsidP="00A16816">
      <w:pPr>
        <w:rPr>
          <w:ins w:id="166" w:author="Doug Reymore" w:date="2026-09-25T21:08:00Z" w16du:dateUtc="2026-09-26T01:08:00Z"/>
        </w:rPr>
      </w:pPr>
    </w:p>
    <w:p w14:paraId="265FD200" w14:textId="77777777" w:rsidR="00A16816" w:rsidRDefault="00A16816" w:rsidP="00A16816">
      <w:pPr>
        <w:rPr>
          <w:ins w:id="167" w:author="Doug Reymore" w:date="2026-09-25T21:08:00Z" w16du:dateUtc="2026-09-26T01:08:00Z"/>
        </w:rPr>
      </w:pPr>
      <w:ins w:id="168" w:author="Doug Reymore" w:date="2026-09-25T21:08:00Z" w16du:dateUtc="2026-09-26T01:08:00Z">
        <w:r>
          <w:t>Water Expert #1 -</w:t>
        </w:r>
        <w:r>
          <w:tab/>
          <w:t>If you turn off the running water when you brush your teeth...</w:t>
        </w:r>
      </w:ins>
    </w:p>
    <w:p w14:paraId="45080D23" w14:textId="77777777" w:rsidR="00A16816" w:rsidRDefault="00A16816" w:rsidP="00A16816">
      <w:pPr>
        <w:rPr>
          <w:ins w:id="169" w:author="Doug Reymore" w:date="2026-09-25T21:08:00Z" w16du:dateUtc="2026-09-26T01:08:00Z"/>
        </w:rPr>
      </w:pPr>
    </w:p>
    <w:p w14:paraId="60ECC7F6" w14:textId="77777777" w:rsidR="00A16816" w:rsidRDefault="00A16816" w:rsidP="00A16816">
      <w:pPr>
        <w:rPr>
          <w:ins w:id="170" w:author="Doug Reymore" w:date="2026-09-25T21:08:00Z" w16du:dateUtc="2026-09-26T01:08:00Z"/>
        </w:rPr>
      </w:pPr>
      <w:ins w:id="171" w:author="Doug Reymore" w:date="2026-09-25T21:08:00Z" w16du:dateUtc="2026-09-26T01:08:00Z">
        <w:r>
          <w:t>All -</w:t>
        </w:r>
        <w:r>
          <w:tab/>
        </w:r>
        <w:r>
          <w:tab/>
        </w:r>
        <w:r>
          <w:tab/>
          <w:t>You can save 35 gallons of water in one week!</w:t>
        </w:r>
      </w:ins>
    </w:p>
    <w:p w14:paraId="76C016CF" w14:textId="77777777" w:rsidR="00A16816" w:rsidRDefault="00A16816" w:rsidP="00A16816">
      <w:pPr>
        <w:rPr>
          <w:ins w:id="172" w:author="Doug Reymore" w:date="2026-09-25T21:08:00Z" w16du:dateUtc="2026-09-26T01:08:00Z"/>
        </w:rPr>
      </w:pPr>
    </w:p>
    <w:p w14:paraId="4237F95D" w14:textId="77777777" w:rsidR="00A16816" w:rsidRDefault="00A16816" w:rsidP="00A16816">
      <w:pPr>
        <w:rPr>
          <w:ins w:id="173" w:author="Doug Reymore" w:date="2026-09-25T21:08:00Z" w16du:dateUtc="2026-09-26T01:08:00Z"/>
        </w:rPr>
      </w:pPr>
      <w:ins w:id="174" w:author="Doug Reymore" w:date="2026-09-25T21:08:00Z" w16du:dateUtc="2026-09-26T01:08:00Z">
        <w:r>
          <w:t>Water Expert #3 -</w:t>
        </w:r>
        <w:r>
          <w:tab/>
          <w:t>If you take a shorter shower...</w:t>
        </w:r>
      </w:ins>
    </w:p>
    <w:p w14:paraId="7866297E" w14:textId="77777777" w:rsidR="00A16816" w:rsidRDefault="00A16816" w:rsidP="00A16816">
      <w:pPr>
        <w:rPr>
          <w:ins w:id="175" w:author="Doug Reymore" w:date="2026-09-25T21:08:00Z" w16du:dateUtc="2026-09-26T01:08:00Z"/>
        </w:rPr>
      </w:pPr>
    </w:p>
    <w:p w14:paraId="0252B645" w14:textId="77777777" w:rsidR="00A16816" w:rsidRDefault="00A16816" w:rsidP="00A16816">
      <w:pPr>
        <w:rPr>
          <w:ins w:id="176" w:author="Doug Reymore" w:date="2026-09-25T21:08:00Z" w16du:dateUtc="2026-09-26T01:08:00Z"/>
        </w:rPr>
      </w:pPr>
      <w:ins w:id="177" w:author="Doug Reymore" w:date="2026-09-25T21:08:00Z" w16du:dateUtc="2026-09-26T01:08:00Z">
        <w:r>
          <w:t>All -</w:t>
        </w:r>
        <w:r>
          <w:tab/>
        </w:r>
        <w:r>
          <w:tab/>
        </w:r>
        <w:r>
          <w:tab/>
          <w:t>You can save 75 gallons of water in one week!</w:t>
        </w:r>
      </w:ins>
    </w:p>
    <w:p w14:paraId="3A273355" w14:textId="77777777" w:rsidR="00A16816" w:rsidRDefault="00A16816" w:rsidP="00A16816">
      <w:pPr>
        <w:rPr>
          <w:ins w:id="178" w:author="Doug Reymore" w:date="2026-09-25T21:08:00Z" w16du:dateUtc="2026-09-26T01:08:00Z"/>
        </w:rPr>
      </w:pPr>
    </w:p>
    <w:p w14:paraId="0CE91B8D" w14:textId="77777777" w:rsidR="00A16816" w:rsidRDefault="00A16816" w:rsidP="00A16816">
      <w:pPr>
        <w:rPr>
          <w:ins w:id="179" w:author="Doug Reymore" w:date="2026-09-25T21:08:00Z" w16du:dateUtc="2026-09-26T01:08:00Z"/>
        </w:rPr>
      </w:pPr>
      <w:ins w:id="180" w:author="Doug Reymore" w:date="2026-09-25T21:08:00Z" w16du:dateUtc="2026-09-26T01:08:00Z">
        <w:r>
          <w:t>Water Expert #3 -</w:t>
        </w:r>
        <w:r>
          <w:tab/>
          <w:t>You can help Mom or Dad fix leaky faucets and put water savers in your toilets.</w:t>
        </w:r>
      </w:ins>
    </w:p>
    <w:p w14:paraId="65D2A844" w14:textId="77777777" w:rsidR="00A16816" w:rsidRDefault="00A16816" w:rsidP="00A16816">
      <w:pPr>
        <w:rPr>
          <w:ins w:id="181" w:author="Doug Reymore" w:date="2026-09-25T21:08:00Z" w16du:dateUtc="2026-09-26T01:08:00Z"/>
        </w:rPr>
      </w:pPr>
    </w:p>
    <w:p w14:paraId="5D8E33CF" w14:textId="77777777" w:rsidR="00A16816" w:rsidRDefault="00A16816" w:rsidP="00A16816">
      <w:pPr>
        <w:rPr>
          <w:ins w:id="182" w:author="Doug Reymore" w:date="2026-09-25T21:08:00Z" w16du:dateUtc="2026-09-26T01:08:00Z"/>
        </w:rPr>
      </w:pPr>
      <w:ins w:id="183" w:author="Doug Reymore" w:date="2026-09-25T21:08:00Z" w16du:dateUtc="2026-09-26T01:08:00Z">
        <w:r>
          <w:t>Water Expert #5 -</w:t>
        </w:r>
        <w:r>
          <w:tab/>
          <w:t>A plastic bottle filled with pebbles will do the job!</w:t>
        </w:r>
      </w:ins>
    </w:p>
    <w:p w14:paraId="336676C0" w14:textId="77777777" w:rsidR="00A16816" w:rsidRDefault="00A16816" w:rsidP="00A16816">
      <w:pPr>
        <w:rPr>
          <w:ins w:id="184" w:author="Doug Reymore" w:date="2026-09-25T21:08:00Z" w16du:dateUtc="2026-09-26T01:08:00Z"/>
        </w:rPr>
      </w:pPr>
    </w:p>
    <w:p w14:paraId="7CE66276" w14:textId="77777777" w:rsidR="00A16816" w:rsidRDefault="00A16816" w:rsidP="00A16816">
      <w:pPr>
        <w:rPr>
          <w:ins w:id="185" w:author="Doug Reymore" w:date="2026-09-25T21:08:00Z" w16du:dateUtc="2026-09-26T01:08:00Z"/>
        </w:rPr>
      </w:pPr>
      <w:ins w:id="186" w:author="Doug Reymore" w:date="2026-09-25T21:08:00Z" w16du:dateUtc="2026-09-26T01:08:00Z">
        <w:r>
          <w:t>Water Expert #4 -</w:t>
        </w:r>
        <w:r>
          <w:tab/>
          <w:t>Never play in sprinklers if your town is having  a water shortage.</w:t>
        </w:r>
      </w:ins>
    </w:p>
    <w:p w14:paraId="2D5C4A58" w14:textId="77777777" w:rsidR="00A16816" w:rsidRDefault="00A16816" w:rsidP="00A16816">
      <w:pPr>
        <w:rPr>
          <w:ins w:id="187" w:author="Doug Reymore" w:date="2026-09-25T21:08:00Z" w16du:dateUtc="2026-09-26T01:08:00Z"/>
        </w:rPr>
      </w:pPr>
    </w:p>
    <w:p w14:paraId="489CE703" w14:textId="77777777" w:rsidR="00A16816" w:rsidRDefault="00A16816" w:rsidP="00A16816">
      <w:pPr>
        <w:rPr>
          <w:ins w:id="188" w:author="Doug Reymore" w:date="2026-09-25T21:08:00Z" w16du:dateUtc="2026-09-26T01:08:00Z"/>
        </w:rPr>
      </w:pPr>
      <w:ins w:id="189" w:author="Doug Reymore" w:date="2026-09-25T21:08:00Z" w16du:dateUtc="2026-09-26T01:08:00Z">
        <w:r>
          <w:t>Water Expert #1 -</w:t>
        </w:r>
        <w:r>
          <w:tab/>
          <w:t>Sure, it's tons of fun...</w:t>
        </w:r>
      </w:ins>
    </w:p>
    <w:p w14:paraId="46573E26" w14:textId="77777777" w:rsidR="00A16816" w:rsidRDefault="00A16816" w:rsidP="00A16816">
      <w:pPr>
        <w:rPr>
          <w:ins w:id="190" w:author="Doug Reymore" w:date="2026-09-25T21:08:00Z" w16du:dateUtc="2026-09-26T01:08:00Z"/>
        </w:rPr>
      </w:pPr>
    </w:p>
    <w:p w14:paraId="1BF80C67" w14:textId="77777777" w:rsidR="00A16816" w:rsidRDefault="00A16816" w:rsidP="00A16816">
      <w:pPr>
        <w:rPr>
          <w:ins w:id="191" w:author="Doug Reymore" w:date="2026-09-25T21:08:00Z" w16du:dateUtc="2026-09-26T01:08:00Z"/>
        </w:rPr>
      </w:pPr>
      <w:ins w:id="192" w:author="Doug Reymore" w:date="2026-09-25T21:08:00Z" w16du:dateUtc="2026-09-26T01:08:00Z">
        <w:r>
          <w:t>Water Expert #2 -</w:t>
        </w:r>
        <w:r>
          <w:tab/>
          <w:t>You will use over 10 gallons of water in only one minute!</w:t>
        </w:r>
      </w:ins>
    </w:p>
    <w:p w14:paraId="160081AB" w14:textId="77777777" w:rsidR="00A16816" w:rsidRDefault="00A16816" w:rsidP="00A16816">
      <w:pPr>
        <w:rPr>
          <w:ins w:id="193" w:author="Doug Reymore" w:date="2026-09-25T21:08:00Z" w16du:dateUtc="2026-09-26T01:08:00Z"/>
        </w:rPr>
      </w:pPr>
    </w:p>
    <w:p w14:paraId="2C7B4414" w14:textId="77777777" w:rsidR="00A16816" w:rsidRDefault="00A16816" w:rsidP="00A16816">
      <w:pPr>
        <w:rPr>
          <w:ins w:id="194" w:author="Doug Reymore" w:date="2026-09-25T21:08:00Z" w16du:dateUtc="2026-09-26T01:08:00Z"/>
        </w:rPr>
      </w:pPr>
      <w:ins w:id="195" w:author="Doug Reymore" w:date="2026-09-25T21:08:00Z" w16du:dateUtc="2026-09-26T01:08:00Z">
        <w:r>
          <w:t>Water Expert #3 -</w:t>
        </w:r>
        <w:r>
          <w:tab/>
          <w:t>By trying some of these tricks, you and your family can help save lots of water.</w:t>
        </w:r>
      </w:ins>
    </w:p>
    <w:p w14:paraId="0FEF8DA2" w14:textId="77777777" w:rsidR="00A16816" w:rsidRDefault="00A16816" w:rsidP="00A16816">
      <w:pPr>
        <w:rPr>
          <w:ins w:id="196" w:author="Doug Reymore" w:date="2026-09-25T21:08:00Z" w16du:dateUtc="2026-09-26T01:08:00Z"/>
        </w:rPr>
      </w:pPr>
    </w:p>
    <w:p w14:paraId="74193593" w14:textId="77777777" w:rsidR="00A16816" w:rsidRDefault="00A16816" w:rsidP="00A16816">
      <w:pPr>
        <w:rPr>
          <w:ins w:id="197" w:author="Doug Reymore" w:date="2026-09-25T21:08:00Z" w16du:dateUtc="2026-09-26T01:08:00Z"/>
        </w:rPr>
      </w:pPr>
      <w:ins w:id="198" w:author="Doug Reymore" w:date="2026-09-25T21:08:00Z" w16du:dateUtc="2026-09-26T01:08:00Z">
        <w:r>
          <w:t>Water Expert #4 -</w:t>
        </w:r>
        <w:r>
          <w:tab/>
          <w:t>Water is precious.  What can you do to help save water?</w:t>
        </w:r>
        <w:r>
          <w:tab/>
        </w:r>
      </w:ins>
    </w:p>
    <w:p w14:paraId="06292B50" w14:textId="77777777" w:rsidR="00A16816" w:rsidRDefault="00A16816" w:rsidP="00A16816">
      <w:pPr>
        <w:rPr>
          <w:ins w:id="199" w:author="Doug Reymore" w:date="2026-09-25T21:08:00Z" w16du:dateUtc="2026-09-26T01:08:00Z"/>
        </w:rPr>
      </w:pPr>
    </w:p>
    <w:p w14:paraId="746F468B" w14:textId="77777777" w:rsidR="00A16816" w:rsidRDefault="00A16816" w:rsidP="00A16816">
      <w:pPr>
        <w:rPr>
          <w:ins w:id="200" w:author="Doug Reymore" w:date="2026-09-25T21:08:00Z" w16du:dateUtc="2026-09-26T01:08:00Z"/>
        </w:rPr>
      </w:pPr>
      <w:ins w:id="201" w:author="Doug Reymore" w:date="2026-09-25T21:08:00Z" w16du:dateUtc="2026-09-26T01:08:00Z">
        <w:r>
          <w:t>Water Expert #1 -</w:t>
        </w:r>
        <w:r>
          <w:tab/>
          <w:t>Make sure that the faucet is turned off all the way.  Don't leave it dripping...</w:t>
        </w:r>
      </w:ins>
    </w:p>
    <w:p w14:paraId="6BF24252" w14:textId="77777777" w:rsidR="00A16816" w:rsidRDefault="00A16816" w:rsidP="00A16816">
      <w:pPr>
        <w:rPr>
          <w:ins w:id="202" w:author="Doug Reymore" w:date="2026-09-25T21:08:00Z" w16du:dateUtc="2026-09-26T01:08:00Z"/>
        </w:rPr>
      </w:pPr>
    </w:p>
    <w:p w14:paraId="47E73F7F" w14:textId="77777777" w:rsidR="00A16816" w:rsidRDefault="00A16816" w:rsidP="00A16816">
      <w:pPr>
        <w:rPr>
          <w:ins w:id="203" w:author="Doug Reymore" w:date="2026-09-25T21:08:00Z" w16du:dateUtc="2026-09-26T01:08:00Z"/>
        </w:rPr>
      </w:pPr>
      <w:ins w:id="204" w:author="Doug Reymore" w:date="2026-09-25T21:08:00Z" w16du:dateUtc="2026-09-26T01:08:00Z">
        <w:r>
          <w:t>Water Expert #2 -</w:t>
        </w:r>
        <w:r>
          <w:tab/>
          <w:t>Every drop counts you know!</w:t>
        </w:r>
      </w:ins>
    </w:p>
    <w:p w14:paraId="0D7BC0C8" w14:textId="77777777" w:rsidR="00A16816" w:rsidRDefault="00A16816" w:rsidP="00A16816">
      <w:pPr>
        <w:rPr>
          <w:ins w:id="205" w:author="Doug Reymore" w:date="2026-09-25T21:08:00Z" w16du:dateUtc="2026-09-26T01:08:00Z"/>
        </w:rPr>
      </w:pPr>
    </w:p>
    <w:p w14:paraId="5F9F83BC" w14:textId="77777777" w:rsidR="00A16816" w:rsidRDefault="00A16816" w:rsidP="00A16816">
      <w:pPr>
        <w:rPr>
          <w:ins w:id="206" w:author="Doug Reymore" w:date="2026-09-25T21:08:00Z" w16du:dateUtc="2026-09-26T01:08:00Z"/>
        </w:rPr>
      </w:pPr>
      <w:ins w:id="207" w:author="Doug Reymore" w:date="2026-09-25T21:08:00Z" w16du:dateUtc="2026-09-26T01:08:00Z">
        <w:r>
          <w:t>Water Expert #3 -</w:t>
        </w:r>
        <w:r>
          <w:tab/>
          <w:t>Don't use more water than you really need.  You really don't need to fill your bathtub up all the way when you take a bath.</w:t>
        </w:r>
      </w:ins>
    </w:p>
    <w:p w14:paraId="058D9D4A" w14:textId="77777777" w:rsidR="00A16816" w:rsidRDefault="00A16816" w:rsidP="00A16816">
      <w:pPr>
        <w:rPr>
          <w:ins w:id="208" w:author="Doug Reymore" w:date="2026-09-25T21:08:00Z" w16du:dateUtc="2026-09-26T01:08:00Z"/>
        </w:rPr>
      </w:pPr>
    </w:p>
    <w:p w14:paraId="24D7D921" w14:textId="77777777" w:rsidR="00A16816" w:rsidRDefault="00A16816" w:rsidP="00A16816">
      <w:pPr>
        <w:rPr>
          <w:ins w:id="209" w:author="Doug Reymore" w:date="2026-09-25T21:08:00Z" w16du:dateUtc="2026-09-26T01:08:00Z"/>
        </w:rPr>
      </w:pPr>
      <w:ins w:id="210" w:author="Doug Reymore" w:date="2026-09-25T21:08:00Z" w16du:dateUtc="2026-09-26T01:08:00Z">
        <w:r>
          <w:t>Water Expert #4 -</w:t>
        </w:r>
        <w:r>
          <w:tab/>
          <w:t>You should use a broom...not the hose, to clean a driveway or sidewalk.</w:t>
        </w:r>
      </w:ins>
    </w:p>
    <w:p w14:paraId="07B19824" w14:textId="77777777" w:rsidR="00A16816" w:rsidRDefault="00A16816" w:rsidP="00A16816">
      <w:pPr>
        <w:rPr>
          <w:ins w:id="211" w:author="Doug Reymore" w:date="2026-09-25T21:08:00Z" w16du:dateUtc="2026-09-26T01:08:00Z"/>
        </w:rPr>
      </w:pPr>
    </w:p>
    <w:p w14:paraId="432645B0" w14:textId="77777777" w:rsidR="00A16816" w:rsidRDefault="00A16816" w:rsidP="00A16816">
      <w:pPr>
        <w:rPr>
          <w:ins w:id="212" w:author="Doug Reymore" w:date="2026-09-25T21:08:00Z" w16du:dateUtc="2026-09-26T01:08:00Z"/>
        </w:rPr>
      </w:pPr>
      <w:ins w:id="213" w:author="Doug Reymore" w:date="2026-09-25T21:08:00Z" w16du:dateUtc="2026-09-26T01:08:00Z">
        <w:r>
          <w:t>Water Expert #5 -</w:t>
        </w:r>
        <w:r>
          <w:tab/>
          <w:t>And how many of you like to help out by washing the car?  Well, be sure to save water when you wash the car.</w:t>
        </w:r>
      </w:ins>
    </w:p>
    <w:p w14:paraId="2E4C5C03" w14:textId="77777777" w:rsidR="00A16816" w:rsidRDefault="00A16816" w:rsidP="00A16816">
      <w:pPr>
        <w:rPr>
          <w:ins w:id="214" w:author="Doug Reymore" w:date="2026-09-25T21:08:00Z" w16du:dateUtc="2026-09-26T01:08:00Z"/>
        </w:rPr>
      </w:pPr>
    </w:p>
    <w:p w14:paraId="4272A838" w14:textId="77777777" w:rsidR="00A16816" w:rsidRDefault="00A16816" w:rsidP="00A16816">
      <w:pPr>
        <w:rPr>
          <w:ins w:id="215" w:author="Doug Reymore" w:date="2026-09-25T21:08:00Z" w16du:dateUtc="2026-09-26T01:08:00Z"/>
        </w:rPr>
      </w:pPr>
      <w:ins w:id="216" w:author="Doug Reymore" w:date="2026-09-25T21:08:00Z" w16du:dateUtc="2026-09-26T01:08:00Z">
        <w:r>
          <w:t>Water Expert #2 -</w:t>
        </w:r>
        <w:r>
          <w:tab/>
          <w:t>It's easy...just use a bucket to wash the car, and only use the hose to rinse it off.</w:t>
        </w:r>
      </w:ins>
    </w:p>
    <w:p w14:paraId="43AC50F9" w14:textId="77777777" w:rsidR="00A16816" w:rsidRDefault="00A16816" w:rsidP="00A16816">
      <w:pPr>
        <w:rPr>
          <w:ins w:id="217" w:author="Doug Reymore" w:date="2026-09-25T21:08:00Z" w16du:dateUtc="2026-09-26T01:08:00Z"/>
        </w:rPr>
      </w:pPr>
    </w:p>
    <w:p w14:paraId="44AB3820" w14:textId="77777777" w:rsidR="00A16816" w:rsidRDefault="00A16816" w:rsidP="00A16816">
      <w:pPr>
        <w:rPr>
          <w:ins w:id="218" w:author="Doug Reymore" w:date="2026-09-25T21:08:00Z" w16du:dateUtc="2026-09-26T01:08:00Z"/>
        </w:rPr>
      </w:pPr>
      <w:ins w:id="219" w:author="Doug Reymore" w:date="2026-09-25T21:08:00Z" w16du:dateUtc="2026-09-26T01:08:00Z">
        <w:r>
          <w:t>All -</w:t>
        </w:r>
        <w:r>
          <w:tab/>
        </w:r>
        <w:r>
          <w:tab/>
        </w:r>
        <w:r>
          <w:tab/>
          <w:t>We hope that you will be water wise and save lots of water.  We know you can do it!</w:t>
        </w:r>
      </w:ins>
    </w:p>
    <w:p w14:paraId="7794EB07" w14:textId="77777777" w:rsidR="00A16816" w:rsidRDefault="00A16816" w:rsidP="00A16816">
      <w:pPr>
        <w:rPr>
          <w:ins w:id="220" w:author="Doug Reymore" w:date="2026-09-25T21:08:00Z" w16du:dateUtc="2026-09-26T01:08:00Z"/>
        </w:rPr>
      </w:pPr>
    </w:p>
    <w:p w14:paraId="27096FB8" w14:textId="77777777" w:rsidR="00A16816" w:rsidRDefault="00A16816" w:rsidP="00A16816">
      <w:pPr>
        <w:rPr>
          <w:ins w:id="221" w:author="Doug Reymore" w:date="2026-09-25T21:08:00Z" w16du:dateUtc="2026-09-26T01:08:00Z"/>
        </w:rPr>
      </w:pPr>
      <w:ins w:id="222" w:author="Doug Reymore" w:date="2026-09-25T21:08:00Z" w16du:dateUtc="2026-09-26T01:08:00Z">
        <w:r>
          <w:t>Water Expert #1 -</w:t>
        </w:r>
        <w:r>
          <w:tab/>
          <w:t>The End.</w:t>
        </w:r>
      </w:ins>
    </w:p>
    <w:p w14:paraId="300FA935" w14:textId="77777777" w:rsidR="00A16816" w:rsidRDefault="00A16816" w:rsidP="00A16816">
      <w:pPr>
        <w:rPr>
          <w:ins w:id="223" w:author="Doug Reymore" w:date="2026-09-25T21:08:00Z" w16du:dateUtc="2026-09-26T01:08:00Z"/>
        </w:rPr>
      </w:pPr>
    </w:p>
    <w:p w14:paraId="63DB150B" w14:textId="77777777" w:rsidR="00A16816" w:rsidRDefault="00A16816" w:rsidP="00A16816">
      <w:pPr>
        <w:rPr>
          <w:ins w:id="224" w:author="Doug Reymore" w:date="2026-09-25T21:08:00Z" w16du:dateUtc="2026-09-26T01:08:00Z"/>
        </w:rPr>
      </w:pPr>
    </w:p>
    <w:p w14:paraId="66C32913" w14:textId="77777777" w:rsidR="00D7785A" w:rsidRDefault="00D7785A" w:rsidP="00D7785A">
      <w:pPr>
        <w:jc w:val="right"/>
        <w:rPr>
          <w:ins w:id="225" w:author="Doug Reymore" w:date="2026-09-25T21:08:00Z" w16du:dateUtc="2026-09-26T01:08:00Z"/>
          <w:sz w:val="24"/>
          <w:szCs w:val="24"/>
        </w:rPr>
      </w:pPr>
    </w:p>
    <w:p w14:paraId="680BB530" w14:textId="77777777" w:rsidR="00D7785A" w:rsidRDefault="00D7785A" w:rsidP="00D7785A">
      <w:pPr>
        <w:jc w:val="right"/>
        <w:rPr>
          <w:ins w:id="226" w:author="Doug Reymore" w:date="2026-09-25T21:08:00Z" w16du:dateUtc="2026-09-26T01:08:00Z"/>
          <w:sz w:val="24"/>
          <w:szCs w:val="24"/>
        </w:rPr>
      </w:pPr>
    </w:p>
    <w:p w14:paraId="2432D2DF" w14:textId="77777777" w:rsidR="00D7785A" w:rsidRDefault="00D7785A" w:rsidP="00D7785A">
      <w:pPr>
        <w:jc w:val="right"/>
        <w:rPr>
          <w:ins w:id="227" w:author="Doug Reymore" w:date="2026-09-25T21:08:00Z" w16du:dateUtc="2026-09-26T01:08:00Z"/>
          <w:sz w:val="24"/>
          <w:szCs w:val="24"/>
        </w:rPr>
      </w:pPr>
    </w:p>
    <w:p w14:paraId="4CD08615" w14:textId="77777777" w:rsidR="00D7785A" w:rsidRDefault="00D7785A" w:rsidP="00D7785A">
      <w:pPr>
        <w:jc w:val="right"/>
        <w:rPr>
          <w:ins w:id="228" w:author="Doug Reymore" w:date="2026-09-25T21:08:00Z" w16du:dateUtc="2026-09-26T01:08:00Z"/>
          <w:sz w:val="24"/>
          <w:szCs w:val="24"/>
        </w:rPr>
      </w:pPr>
    </w:p>
    <w:p w14:paraId="76B4C1FF" w14:textId="77777777" w:rsidR="00D7785A" w:rsidRDefault="00D7785A" w:rsidP="00D7785A">
      <w:pPr>
        <w:jc w:val="right"/>
        <w:rPr>
          <w:ins w:id="229" w:author="Doug Reymore" w:date="2026-09-25T21:08:00Z" w16du:dateUtc="2026-09-26T01:08:00Z"/>
          <w:sz w:val="24"/>
          <w:szCs w:val="24"/>
        </w:rPr>
      </w:pPr>
    </w:p>
    <w:p w14:paraId="0F8342D5" w14:textId="77777777" w:rsidR="00D7785A" w:rsidRDefault="00D7785A" w:rsidP="00D7785A">
      <w:pPr>
        <w:jc w:val="right"/>
        <w:rPr>
          <w:ins w:id="230" w:author="Doug Reymore" w:date="2026-09-25T21:08:00Z" w16du:dateUtc="2026-09-26T01:08:00Z"/>
          <w:sz w:val="24"/>
          <w:szCs w:val="24"/>
        </w:rPr>
      </w:pPr>
    </w:p>
    <w:p w14:paraId="39A7AE23" w14:textId="77777777" w:rsidR="00D7785A" w:rsidRDefault="00D7785A" w:rsidP="00D7785A">
      <w:pPr>
        <w:jc w:val="right"/>
        <w:rPr>
          <w:ins w:id="231" w:author="Doug Reymore" w:date="2026-09-25T21:08:00Z" w16du:dateUtc="2026-09-26T01:08:00Z"/>
          <w:sz w:val="24"/>
          <w:szCs w:val="24"/>
        </w:rPr>
      </w:pPr>
    </w:p>
    <w:p w14:paraId="70D03680" w14:textId="77777777" w:rsidR="00A16816" w:rsidRPr="009158B8" w:rsidRDefault="00A16816" w:rsidP="00D7785A">
      <w:pPr>
        <w:jc w:val="right"/>
        <w:rPr>
          <w:ins w:id="232" w:author="Doug Reymore" w:date="2026-09-25T21:08:00Z" w16du:dateUtc="2026-09-26T01:08:00Z"/>
          <w:sz w:val="24"/>
          <w:szCs w:val="24"/>
        </w:rPr>
      </w:pPr>
      <w:ins w:id="233" w:author="Doug Reymore" w:date="2026-09-25T21:08:00Z" w16du:dateUtc="2026-09-26T01:08:00Z">
        <w:r w:rsidRPr="009158B8">
          <w:rPr>
            <w:sz w:val="24"/>
            <w:szCs w:val="24"/>
          </w:rPr>
          <w:t xml:space="preserve">From </w:t>
        </w:r>
        <w:r w:rsidRPr="009158B8">
          <w:rPr>
            <w:sz w:val="24"/>
            <w:szCs w:val="24"/>
            <w:u w:val="single"/>
          </w:rPr>
          <w:t>Super Science</w:t>
        </w:r>
        <w:r w:rsidR="009158B8">
          <w:rPr>
            <w:sz w:val="24"/>
            <w:szCs w:val="24"/>
          </w:rPr>
          <w:t xml:space="preserve">, </w:t>
        </w:r>
        <w:r w:rsidRPr="009158B8">
          <w:rPr>
            <w:sz w:val="24"/>
            <w:szCs w:val="24"/>
          </w:rPr>
          <w:t>by Lisa Blau</w:t>
        </w:r>
      </w:ins>
    </w:p>
    <w:p w14:paraId="7EC7B8C5" w14:textId="77777777" w:rsidR="00A16816" w:rsidRDefault="009158B8" w:rsidP="00D7785A">
      <w:pPr>
        <w:jc w:val="right"/>
        <w:rPr>
          <w:ins w:id="234" w:author="Doug Reymore" w:date="2026-09-25T21:08:00Z" w16du:dateUtc="2026-09-26T01:08:00Z"/>
          <w:rFonts w:cs="Arial"/>
          <w:color w:val="222222"/>
          <w:sz w:val="24"/>
          <w:szCs w:val="24"/>
          <w:shd w:val="clear" w:color="auto" w:fill="FFFFFF"/>
        </w:rPr>
      </w:pPr>
      <w:ins w:id="235" w:author="Doug Reymore" w:date="2026-09-25T21:08:00Z" w16du:dateUtc="2026-09-26T01:08:00Z">
        <w:r>
          <w:rPr>
            <w:rFonts w:cs="Arial"/>
            <w:color w:val="222222"/>
            <w:sz w:val="24"/>
            <w:szCs w:val="24"/>
            <w:shd w:val="clear" w:color="auto" w:fill="FFFFFF"/>
          </w:rPr>
          <w:t>Publisher: Bellevue, WA</w:t>
        </w:r>
        <w:r w:rsidR="009F6D08" w:rsidRPr="00BD3BDD">
          <w:rPr>
            <w:rFonts w:cs="Arial"/>
            <w:color w:val="222222"/>
            <w:sz w:val="24"/>
            <w:szCs w:val="24"/>
            <w:shd w:val="clear" w:color="auto" w:fill="FFFFFF"/>
          </w:rPr>
          <w:t>:</w:t>
        </w:r>
        <w:r w:rsidR="009F6D08" w:rsidRPr="00BD3BDD">
          <w:rPr>
            <w:rStyle w:val="apple-converted-space"/>
            <w:rFonts w:cs="Arial"/>
            <w:color w:val="222222"/>
            <w:sz w:val="24"/>
            <w:szCs w:val="24"/>
            <w:shd w:val="clear" w:color="auto" w:fill="FFFFFF"/>
          </w:rPr>
          <w:t> </w:t>
        </w:r>
        <w:r w:rsidR="009F6D08" w:rsidRPr="00BD3BDD">
          <w:rPr>
            <w:rStyle w:val="Emphasis"/>
            <w:rFonts w:cs="Arial"/>
            <w:b/>
            <w:bCs/>
            <w:i w:val="0"/>
            <w:iCs w:val="0"/>
            <w:color w:val="000000"/>
            <w:sz w:val="24"/>
            <w:szCs w:val="24"/>
            <w:shd w:val="clear" w:color="auto" w:fill="FFFFFF"/>
          </w:rPr>
          <w:t>One from the Heart Educational Resources</w:t>
        </w:r>
        <w:r w:rsidR="009F6D08" w:rsidRPr="00BD3BDD">
          <w:rPr>
            <w:rFonts w:cs="Arial"/>
            <w:color w:val="222222"/>
            <w:sz w:val="24"/>
            <w:szCs w:val="24"/>
            <w:shd w:val="clear" w:color="auto" w:fill="FFFFFF"/>
          </w:rPr>
          <w:t>, c1994</w:t>
        </w:r>
      </w:ins>
    </w:p>
    <w:p w14:paraId="4F08498A" w14:textId="77777777" w:rsidR="00F55514" w:rsidRPr="009158B8" w:rsidRDefault="00F55514" w:rsidP="00D7785A">
      <w:pPr>
        <w:jc w:val="right"/>
        <w:rPr>
          <w:ins w:id="236" w:author="Doug Reymore" w:date="2026-09-25T21:08:00Z" w16du:dateUtc="2026-09-26T01:08:00Z"/>
          <w:sz w:val="24"/>
          <w:szCs w:val="24"/>
        </w:rPr>
      </w:pPr>
      <w:ins w:id="237" w:author="Doug Reymore" w:date="2026-09-25T21:08:00Z" w16du:dateUtc="2026-09-26T01:08:00Z">
        <w:r>
          <w:rPr>
            <w:rFonts w:cs="Arial"/>
            <w:color w:val="222222"/>
            <w:sz w:val="24"/>
            <w:szCs w:val="24"/>
            <w:shd w:val="clear" w:color="auto" w:fill="FFFFFF"/>
          </w:rPr>
          <w:t xml:space="preserve">Used by permission of </w:t>
        </w:r>
        <w:r w:rsidRPr="009158B8">
          <w:rPr>
            <w:sz w:val="24"/>
            <w:szCs w:val="24"/>
          </w:rPr>
          <w:t>Lisa Blau</w:t>
        </w:r>
      </w:ins>
    </w:p>
    <w:p w14:paraId="734832A8" w14:textId="77777777" w:rsidR="002538B6" w:rsidRDefault="00934AE9" w:rsidP="00DD3CC7">
      <w:pPr>
        <w:jc w:val="center"/>
        <w:rPr>
          <w:del w:id="238" w:author="Doug Reymore" w:date="2026-09-25T21:08:00Z" w16du:dateUtc="2026-09-26T01:08:00Z"/>
        </w:rPr>
      </w:pPr>
      <w:del w:id="239" w:author="Doug Reymore" w:date="2026-09-25T21:08:00Z" w16du:dateUtc="2026-09-26T01:08:00Z">
        <w:r w:rsidRPr="00934AE9">
          <w:rPr>
            <w:rFonts w:ascii="Tahoma" w:hAnsi="Tahoma" w:cs="Tahoma"/>
            <w:b/>
            <w:noProof/>
          </w:rPr>
          <w:pict w14:anchorId="2D0539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AFLSE w bar fdn" style="width:161.1pt;height:75pt;visibility:visible;mso-wrap-style:square">
              <v:imagedata r:id="rId8" o:title="AFLSE w bar fdn"/>
              <o:lock v:ext="edit" rotation="t" cropping="t" verticies="t"/>
            </v:shape>
          </w:pict>
        </w:r>
      </w:del>
    </w:p>
    <w:p w14:paraId="33CC54C3" w14:textId="77777777" w:rsidR="002538B6" w:rsidRPr="00DD3CC7" w:rsidRDefault="002538B6" w:rsidP="00DD3CC7">
      <w:pPr>
        <w:pBdr>
          <w:bottom w:val="single" w:sz="4" w:space="2" w:color="auto"/>
        </w:pBdr>
        <w:jc w:val="center"/>
        <w:rPr>
          <w:del w:id="240" w:author="Doug Reymore" w:date="2026-09-25T21:08:00Z" w16du:dateUtc="2026-09-26T01:08:00Z"/>
          <w:sz w:val="18"/>
          <w:szCs w:val="18"/>
        </w:rPr>
      </w:pPr>
      <w:del w:id="241" w:author="Doug Reymore" w:date="2026-09-25T21:08:00Z" w16du:dateUtc="2026-09-26T01:08:00Z">
        <w:r w:rsidRPr="00DD3CC7">
          <w:rPr>
            <w:sz w:val="18"/>
            <w:szCs w:val="18"/>
          </w:rPr>
          <w:delText>The Law-Related Education Academy is sponsored by the Arizona Foundation for Legal Services &amp; Education with funding made possible by the Arizona Department of Education School Safety Program.</w:delText>
        </w:r>
      </w:del>
    </w:p>
    <w:p w14:paraId="40DC8EE3" w14:textId="77777777" w:rsidR="002538B6" w:rsidRDefault="002538B6" w:rsidP="00DD3CC7">
      <w:pPr>
        <w:jc w:val="center"/>
        <w:rPr>
          <w:del w:id="242" w:author="Doug Reymore" w:date="2026-09-25T21:08:00Z" w16du:dateUtc="2026-09-26T01:08:00Z"/>
          <w:b/>
          <w:bCs/>
          <w:sz w:val="24"/>
          <w:szCs w:val="24"/>
          <w:u w:val="single"/>
        </w:rPr>
      </w:pPr>
    </w:p>
    <w:p w14:paraId="68627055" w14:textId="77777777" w:rsidR="002538B6" w:rsidRPr="0005437E" w:rsidRDefault="002538B6" w:rsidP="006F791E">
      <w:pPr>
        <w:jc w:val="center"/>
        <w:rPr>
          <w:del w:id="243" w:author="Doug Reymore" w:date="2026-09-25T21:08:00Z" w16du:dateUtc="2026-09-26T01:08:00Z"/>
          <w:rFonts w:asciiTheme="minorHAnsi" w:hAnsiTheme="minorHAnsi" w:cstheme="minorHAnsi"/>
          <w:b/>
          <w:bCs/>
          <w:sz w:val="24"/>
          <w:szCs w:val="24"/>
        </w:rPr>
      </w:pPr>
      <w:del w:id="244" w:author="Doug Reymore" w:date="2026-09-25T21:08:00Z" w16du:dateUtc="2026-09-26T01:08:00Z">
        <w:r w:rsidRPr="0005437E">
          <w:rPr>
            <w:rFonts w:asciiTheme="minorHAnsi" w:hAnsiTheme="minorHAnsi" w:cstheme="minorHAnsi"/>
            <w:b/>
            <w:bCs/>
            <w:sz w:val="24"/>
            <w:szCs w:val="24"/>
          </w:rPr>
          <w:delText>“Respect for Authority” Academy</w:delText>
        </w:r>
      </w:del>
    </w:p>
    <w:p w14:paraId="237C4CDD" w14:textId="2BA0F9C4" w:rsidR="002538B6" w:rsidRPr="0005437E" w:rsidRDefault="0005437E" w:rsidP="006F791E">
      <w:pPr>
        <w:jc w:val="center"/>
        <w:rPr>
          <w:del w:id="245" w:author="Doug Reymore" w:date="2026-09-25T21:08:00Z" w16du:dateUtc="2026-09-26T01:08:00Z"/>
          <w:rFonts w:asciiTheme="minorHAnsi" w:hAnsiTheme="minorHAnsi" w:cstheme="minorHAnsi"/>
          <w:sz w:val="24"/>
          <w:szCs w:val="24"/>
        </w:rPr>
      </w:pPr>
      <w:del w:id="246" w:author="Doug Reymore" w:date="2026-09-25T21:08:00Z" w16du:dateUtc="2026-09-26T01:08:00Z">
        <w:r>
          <w:rPr>
            <w:rFonts w:asciiTheme="minorHAnsi" w:hAnsiTheme="minorHAnsi" w:cstheme="minorHAnsi"/>
            <w:sz w:val="24"/>
            <w:szCs w:val="24"/>
          </w:rPr>
          <w:delText>(</w:delText>
        </w:r>
        <w:r w:rsidR="002538B6" w:rsidRPr="0005437E">
          <w:rPr>
            <w:rFonts w:asciiTheme="minorHAnsi" w:hAnsiTheme="minorHAnsi" w:cstheme="minorHAnsi"/>
            <w:sz w:val="24"/>
            <w:szCs w:val="24"/>
          </w:rPr>
          <w:delText>Middle/High</w:delText>
        </w:r>
        <w:r>
          <w:rPr>
            <w:rFonts w:asciiTheme="minorHAnsi" w:hAnsiTheme="minorHAnsi" w:cstheme="minorHAnsi"/>
            <w:sz w:val="24"/>
            <w:szCs w:val="24"/>
          </w:rPr>
          <w:delText xml:space="preserve"> School)</w:delText>
        </w:r>
      </w:del>
    </w:p>
    <w:p w14:paraId="729D87E8" w14:textId="77777777" w:rsidR="002538B6" w:rsidRPr="0005437E" w:rsidRDefault="002538B6" w:rsidP="006F5024">
      <w:pPr>
        <w:widowControl w:val="0"/>
        <w:autoSpaceDE w:val="0"/>
        <w:autoSpaceDN w:val="0"/>
        <w:adjustRightInd w:val="0"/>
        <w:ind w:left="1710" w:hanging="1710"/>
        <w:jc w:val="center"/>
        <w:rPr>
          <w:del w:id="247" w:author="Doug Reymore" w:date="2026-09-25T21:08:00Z" w16du:dateUtc="2026-09-26T01:08:00Z"/>
          <w:rFonts w:asciiTheme="minorHAnsi" w:hAnsiTheme="minorHAnsi" w:cstheme="minorHAnsi"/>
          <w:b/>
          <w:bCs/>
          <w:sz w:val="24"/>
          <w:szCs w:val="24"/>
        </w:rPr>
      </w:pPr>
      <w:del w:id="248" w:author="Doug Reymore" w:date="2026-09-25T21:08:00Z" w16du:dateUtc="2026-09-26T01:08:00Z">
        <w:r w:rsidRPr="0005437E">
          <w:rPr>
            <w:rFonts w:asciiTheme="minorHAnsi" w:hAnsiTheme="minorHAnsi" w:cstheme="minorHAnsi"/>
            <w:b/>
            <w:bCs/>
            <w:sz w:val="24"/>
            <w:szCs w:val="24"/>
          </w:rPr>
          <w:delText>Safety Concerns Lesson Plan</w:delText>
        </w:r>
      </w:del>
    </w:p>
    <w:p w14:paraId="09DA725F" w14:textId="77777777" w:rsidR="003E73C1" w:rsidRPr="00E9344E" w:rsidRDefault="003E73C1" w:rsidP="003E73C1">
      <w:pPr>
        <w:jc w:val="center"/>
        <w:rPr>
          <w:del w:id="249" w:author="Doug Reymore" w:date="2026-09-25T21:08:00Z" w16du:dateUtc="2026-09-26T01:08:00Z"/>
          <w:rFonts w:eastAsia="Calibri" w:cs="Tahoma"/>
          <w:bCs/>
          <w:i/>
          <w:sz w:val="24"/>
          <w:szCs w:val="24"/>
        </w:rPr>
      </w:pPr>
      <w:del w:id="250" w:author="Doug Reymore" w:date="2026-09-25T21:08:00Z" w16du:dateUtc="2026-09-26T01:08:00Z">
        <w:r>
          <w:rPr>
            <w:rFonts w:eastAsia="Calibri" w:cs="Tahoma"/>
            <w:bCs/>
            <w:i/>
            <w:sz w:val="24"/>
            <w:szCs w:val="24"/>
          </w:rPr>
          <w:delText>Please o</w:delText>
        </w:r>
        <w:r w:rsidRPr="006021D0">
          <w:rPr>
            <w:rFonts w:eastAsia="Calibri" w:cs="Tahoma"/>
            <w:bCs/>
            <w:i/>
            <w:sz w:val="24"/>
            <w:szCs w:val="24"/>
          </w:rPr>
          <w:delText xml:space="preserve">btain </w:delText>
        </w:r>
        <w:r>
          <w:rPr>
            <w:rFonts w:eastAsia="Calibri" w:cs="Tahoma"/>
            <w:bCs/>
            <w:i/>
            <w:sz w:val="24"/>
            <w:szCs w:val="24"/>
          </w:rPr>
          <w:delText>a</w:delText>
        </w:r>
        <w:r w:rsidRPr="006021D0">
          <w:rPr>
            <w:rFonts w:eastAsia="Calibri" w:cs="Tahoma"/>
            <w:bCs/>
            <w:i/>
            <w:sz w:val="24"/>
            <w:szCs w:val="24"/>
          </w:rPr>
          <w:delText xml:space="preserve">dministrator </w:delText>
        </w:r>
        <w:r>
          <w:rPr>
            <w:rFonts w:eastAsia="Calibri" w:cs="Tahoma"/>
            <w:bCs/>
            <w:i/>
            <w:sz w:val="24"/>
            <w:szCs w:val="24"/>
          </w:rPr>
          <w:delText>a</w:delText>
        </w:r>
        <w:r w:rsidRPr="006021D0">
          <w:rPr>
            <w:rFonts w:eastAsia="Calibri" w:cs="Tahoma"/>
            <w:bCs/>
            <w:i/>
            <w:sz w:val="24"/>
            <w:szCs w:val="24"/>
          </w:rPr>
          <w:delText xml:space="preserve">pproval </w:delText>
        </w:r>
        <w:r>
          <w:rPr>
            <w:rFonts w:eastAsia="Calibri" w:cs="Tahoma"/>
            <w:bCs/>
            <w:i/>
            <w:sz w:val="24"/>
            <w:szCs w:val="24"/>
          </w:rPr>
          <w:delText>prior to</w:delText>
        </w:r>
        <w:r w:rsidRPr="006021D0">
          <w:rPr>
            <w:rFonts w:eastAsia="Calibri" w:cs="Tahoma"/>
            <w:bCs/>
            <w:i/>
            <w:sz w:val="24"/>
            <w:szCs w:val="24"/>
          </w:rPr>
          <w:delText xml:space="preserve"> </w:delText>
        </w:r>
        <w:r>
          <w:rPr>
            <w:rFonts w:eastAsia="Calibri" w:cs="Tahoma"/>
            <w:bCs/>
            <w:i/>
            <w:sz w:val="24"/>
            <w:szCs w:val="24"/>
          </w:rPr>
          <w:delText>i</w:delText>
        </w:r>
        <w:r w:rsidRPr="006021D0">
          <w:rPr>
            <w:rFonts w:eastAsia="Calibri" w:cs="Tahoma"/>
            <w:bCs/>
            <w:i/>
            <w:sz w:val="24"/>
            <w:szCs w:val="24"/>
          </w:rPr>
          <w:delText xml:space="preserve">mplementing </w:delText>
        </w:r>
        <w:r>
          <w:rPr>
            <w:rFonts w:eastAsia="Calibri" w:cs="Tahoma"/>
            <w:bCs/>
            <w:i/>
            <w:sz w:val="24"/>
            <w:szCs w:val="24"/>
          </w:rPr>
          <w:delText>this l</w:delText>
        </w:r>
        <w:r w:rsidRPr="006021D0">
          <w:rPr>
            <w:rFonts w:eastAsia="Calibri" w:cs="Tahoma"/>
            <w:bCs/>
            <w:i/>
            <w:sz w:val="24"/>
            <w:szCs w:val="24"/>
          </w:rPr>
          <w:delText>esson</w:delText>
        </w:r>
        <w:r>
          <w:rPr>
            <w:rFonts w:eastAsia="Calibri" w:cs="Tahoma"/>
            <w:bCs/>
            <w:i/>
            <w:sz w:val="24"/>
            <w:szCs w:val="24"/>
          </w:rPr>
          <w:delText>.</w:delText>
        </w:r>
      </w:del>
    </w:p>
    <w:p w14:paraId="2073D661" w14:textId="77777777" w:rsidR="002538B6" w:rsidRPr="0005437E" w:rsidRDefault="002538B6" w:rsidP="006F5024">
      <w:pPr>
        <w:widowControl w:val="0"/>
        <w:autoSpaceDE w:val="0"/>
        <w:autoSpaceDN w:val="0"/>
        <w:adjustRightInd w:val="0"/>
        <w:ind w:left="1710" w:hanging="1710"/>
        <w:jc w:val="center"/>
        <w:rPr>
          <w:del w:id="251" w:author="Doug Reymore" w:date="2026-09-25T21:08:00Z" w16du:dateUtc="2026-09-26T01:08:00Z"/>
          <w:rFonts w:asciiTheme="minorHAnsi" w:hAnsiTheme="minorHAnsi" w:cstheme="minorHAnsi"/>
          <w:b/>
          <w:bCs/>
          <w:sz w:val="24"/>
          <w:szCs w:val="24"/>
        </w:rPr>
      </w:pPr>
    </w:p>
    <w:p w14:paraId="16F40DE6" w14:textId="599A93AB" w:rsidR="002538B6" w:rsidRPr="0005437E" w:rsidRDefault="002538B6" w:rsidP="004D44BB">
      <w:pPr>
        <w:rPr>
          <w:del w:id="252" w:author="Doug Reymore" w:date="2026-09-25T21:08:00Z" w16du:dateUtc="2026-09-26T01:08:00Z"/>
          <w:rFonts w:asciiTheme="minorHAnsi" w:hAnsiTheme="minorHAnsi" w:cstheme="minorHAnsi"/>
          <w:sz w:val="24"/>
          <w:szCs w:val="24"/>
        </w:rPr>
      </w:pPr>
      <w:del w:id="253" w:author="Doug Reymore" w:date="2026-09-25T21:08:00Z" w16du:dateUtc="2026-09-26T01:08:00Z">
        <w:r w:rsidRPr="0005437E">
          <w:rPr>
            <w:rFonts w:asciiTheme="minorHAnsi" w:hAnsiTheme="minorHAnsi" w:cstheme="minorHAnsi"/>
            <w:b/>
            <w:bCs/>
            <w:sz w:val="24"/>
            <w:szCs w:val="24"/>
          </w:rPr>
          <w:delText xml:space="preserve">Objectives:  </w:delText>
        </w:r>
      </w:del>
    </w:p>
    <w:p w14:paraId="2BC5EF0C" w14:textId="0BD040FA" w:rsidR="002538B6" w:rsidRPr="0005437E" w:rsidRDefault="0005437E" w:rsidP="004D44BB">
      <w:pPr>
        <w:pStyle w:val="ListParagraph"/>
        <w:numPr>
          <w:ilvl w:val="0"/>
          <w:numId w:val="21"/>
        </w:numPr>
        <w:rPr>
          <w:del w:id="254" w:author="Doug Reymore" w:date="2026-09-25T21:08:00Z" w16du:dateUtc="2026-09-26T01:08:00Z"/>
          <w:rFonts w:asciiTheme="minorHAnsi" w:hAnsiTheme="minorHAnsi" w:cstheme="minorHAnsi"/>
          <w:sz w:val="24"/>
          <w:szCs w:val="24"/>
        </w:rPr>
      </w:pPr>
      <w:del w:id="255" w:author="Doug Reymore" w:date="2026-09-25T21:08:00Z" w16du:dateUtc="2026-09-26T01:08:00Z">
        <w:r>
          <w:rPr>
            <w:rFonts w:asciiTheme="minorHAnsi" w:hAnsiTheme="minorHAnsi" w:cstheme="minorHAnsi"/>
            <w:sz w:val="24"/>
            <w:szCs w:val="24"/>
          </w:rPr>
          <w:delText>Students will e</w:delText>
        </w:r>
        <w:r w:rsidR="002538B6" w:rsidRPr="0005437E">
          <w:rPr>
            <w:rFonts w:asciiTheme="minorHAnsi" w:hAnsiTheme="minorHAnsi" w:cstheme="minorHAnsi"/>
            <w:sz w:val="24"/>
            <w:szCs w:val="24"/>
          </w:rPr>
          <w:delText>xamine the most common risk factors associated with their age group</w:delText>
        </w:r>
        <w:r w:rsidR="00843FDD">
          <w:rPr>
            <w:rFonts w:asciiTheme="minorHAnsi" w:hAnsiTheme="minorHAnsi" w:cstheme="minorHAnsi"/>
            <w:sz w:val="24"/>
            <w:szCs w:val="24"/>
          </w:rPr>
          <w:delText>.</w:delText>
        </w:r>
      </w:del>
    </w:p>
    <w:p w14:paraId="63706591" w14:textId="238117C6" w:rsidR="002538B6" w:rsidRDefault="0005437E" w:rsidP="004D44BB">
      <w:pPr>
        <w:pStyle w:val="ListParagraph"/>
        <w:numPr>
          <w:ilvl w:val="0"/>
          <w:numId w:val="21"/>
        </w:numPr>
        <w:rPr>
          <w:del w:id="256" w:author="Doug Reymore" w:date="2026-09-25T21:08:00Z" w16du:dateUtc="2026-09-26T01:08:00Z"/>
          <w:rFonts w:asciiTheme="minorHAnsi" w:hAnsiTheme="minorHAnsi" w:cstheme="minorHAnsi"/>
          <w:sz w:val="24"/>
          <w:szCs w:val="24"/>
        </w:rPr>
      </w:pPr>
      <w:del w:id="257" w:author="Doug Reymore" w:date="2026-09-25T21:08:00Z" w16du:dateUtc="2026-09-26T01:08:00Z">
        <w:r>
          <w:rPr>
            <w:rFonts w:asciiTheme="minorHAnsi" w:hAnsiTheme="minorHAnsi" w:cstheme="minorHAnsi"/>
            <w:sz w:val="24"/>
            <w:szCs w:val="24"/>
          </w:rPr>
          <w:delText>Students will r</w:delText>
        </w:r>
        <w:r w:rsidR="002538B6" w:rsidRPr="0005437E">
          <w:rPr>
            <w:rFonts w:asciiTheme="minorHAnsi" w:hAnsiTheme="minorHAnsi" w:cstheme="minorHAnsi"/>
            <w:sz w:val="24"/>
            <w:szCs w:val="24"/>
          </w:rPr>
          <w:delText>eview how rules and laws established by those in authority help keep them safe</w:delText>
        </w:r>
        <w:r w:rsidR="00843FDD">
          <w:rPr>
            <w:rFonts w:asciiTheme="minorHAnsi" w:hAnsiTheme="minorHAnsi" w:cstheme="minorHAnsi"/>
            <w:sz w:val="24"/>
            <w:szCs w:val="24"/>
          </w:rPr>
          <w:delText>.</w:delText>
        </w:r>
      </w:del>
    </w:p>
    <w:p w14:paraId="35D663B1" w14:textId="130DFDF5" w:rsidR="0005437E" w:rsidRPr="0005437E" w:rsidRDefault="0005437E" w:rsidP="004D44BB">
      <w:pPr>
        <w:pStyle w:val="ListParagraph"/>
        <w:numPr>
          <w:ilvl w:val="0"/>
          <w:numId w:val="21"/>
        </w:numPr>
        <w:rPr>
          <w:del w:id="258" w:author="Doug Reymore" w:date="2026-09-25T21:08:00Z" w16du:dateUtc="2026-09-26T01:08:00Z"/>
          <w:rFonts w:asciiTheme="minorHAnsi" w:hAnsiTheme="minorHAnsi" w:cstheme="minorHAnsi"/>
          <w:sz w:val="24"/>
          <w:szCs w:val="24"/>
        </w:rPr>
      </w:pPr>
      <w:del w:id="259" w:author="Doug Reymore" w:date="2026-09-25T21:08:00Z" w16du:dateUtc="2026-09-26T01:08:00Z">
        <w:r>
          <w:rPr>
            <w:rFonts w:asciiTheme="minorHAnsi" w:hAnsiTheme="minorHAnsi" w:cstheme="minorHAnsi"/>
            <w:sz w:val="24"/>
            <w:szCs w:val="24"/>
          </w:rPr>
          <w:delText>Students will have an opportunity to show appreciation for those in authority who help keep them safe</w:delText>
        </w:r>
        <w:r w:rsidR="00843FDD">
          <w:rPr>
            <w:rFonts w:asciiTheme="minorHAnsi" w:hAnsiTheme="minorHAnsi" w:cstheme="minorHAnsi"/>
            <w:sz w:val="24"/>
            <w:szCs w:val="24"/>
          </w:rPr>
          <w:delText>.</w:delText>
        </w:r>
      </w:del>
    </w:p>
    <w:p w14:paraId="3A472F09" w14:textId="77777777" w:rsidR="0005437E" w:rsidRDefault="0005437E" w:rsidP="006F5024">
      <w:pPr>
        <w:rPr>
          <w:del w:id="260" w:author="Doug Reymore" w:date="2026-09-25T21:08:00Z" w16du:dateUtc="2026-09-26T01:08:00Z"/>
          <w:rFonts w:asciiTheme="minorHAnsi" w:hAnsiTheme="minorHAnsi" w:cstheme="minorHAnsi"/>
          <w:b/>
          <w:bCs/>
          <w:sz w:val="24"/>
          <w:szCs w:val="24"/>
        </w:rPr>
      </w:pPr>
    </w:p>
    <w:p w14:paraId="66788C67" w14:textId="0E823BF5" w:rsidR="0005437E" w:rsidRPr="001B0993" w:rsidRDefault="0005437E" w:rsidP="0005437E">
      <w:pPr>
        <w:contextualSpacing/>
        <w:rPr>
          <w:del w:id="261" w:author="Doug Reymore" w:date="2026-09-25T21:08:00Z" w16du:dateUtc="2026-09-26T01:08:00Z"/>
          <w:sz w:val="24"/>
          <w:szCs w:val="24"/>
        </w:rPr>
      </w:pPr>
      <w:del w:id="262" w:author="Doug Reymore" w:date="2026-09-25T21:08:00Z" w16du:dateUtc="2026-09-26T01:08:00Z">
        <w:r w:rsidRPr="001B0993">
          <w:rPr>
            <w:b/>
            <w:bCs/>
            <w:sz w:val="24"/>
            <w:szCs w:val="24"/>
          </w:rPr>
          <w:delText>Protective Factor Developed:</w:delText>
        </w:r>
        <w:r w:rsidRPr="001B0993">
          <w:rPr>
            <w:sz w:val="24"/>
            <w:szCs w:val="24"/>
          </w:rPr>
          <w:delText xml:space="preserve">  </w:delText>
        </w:r>
        <w:r>
          <w:rPr>
            <w:sz w:val="24"/>
            <w:szCs w:val="24"/>
          </w:rPr>
          <w:delText>Connection/Commitment to school</w:delText>
        </w:r>
      </w:del>
    </w:p>
    <w:p w14:paraId="5927D4BD" w14:textId="77777777" w:rsidR="0005437E" w:rsidRDefault="0005437E" w:rsidP="006F5024">
      <w:pPr>
        <w:rPr>
          <w:del w:id="263" w:author="Doug Reymore" w:date="2026-09-25T21:08:00Z" w16du:dateUtc="2026-09-26T01:08:00Z"/>
          <w:rFonts w:asciiTheme="minorHAnsi" w:hAnsiTheme="minorHAnsi" w:cstheme="minorHAnsi"/>
          <w:b/>
          <w:bCs/>
          <w:sz w:val="24"/>
          <w:szCs w:val="24"/>
        </w:rPr>
      </w:pPr>
    </w:p>
    <w:p w14:paraId="69F54D15" w14:textId="5C4CBA8B" w:rsidR="002538B6" w:rsidRPr="0005437E" w:rsidRDefault="002538B6" w:rsidP="006F5024">
      <w:pPr>
        <w:rPr>
          <w:del w:id="264" w:author="Doug Reymore" w:date="2026-09-25T21:08:00Z" w16du:dateUtc="2026-09-26T01:08:00Z"/>
          <w:rFonts w:asciiTheme="minorHAnsi" w:hAnsiTheme="minorHAnsi" w:cstheme="minorHAnsi"/>
          <w:b/>
          <w:bCs/>
          <w:sz w:val="24"/>
          <w:szCs w:val="24"/>
        </w:rPr>
      </w:pPr>
      <w:del w:id="265" w:author="Doug Reymore" w:date="2026-09-25T21:08:00Z" w16du:dateUtc="2026-09-26T01:08:00Z">
        <w:r w:rsidRPr="0005437E">
          <w:rPr>
            <w:rFonts w:asciiTheme="minorHAnsi" w:hAnsiTheme="minorHAnsi" w:cstheme="minorHAnsi"/>
            <w:b/>
            <w:bCs/>
            <w:sz w:val="24"/>
            <w:szCs w:val="24"/>
          </w:rPr>
          <w:delText>Materials:</w:delText>
        </w:r>
      </w:del>
    </w:p>
    <w:p w14:paraId="029AFD91" w14:textId="12E02B31" w:rsidR="002538B6" w:rsidRPr="0005437E" w:rsidRDefault="002538B6" w:rsidP="006F5024">
      <w:pPr>
        <w:pStyle w:val="ListParagraph"/>
        <w:numPr>
          <w:ilvl w:val="0"/>
          <w:numId w:val="25"/>
        </w:numPr>
        <w:rPr>
          <w:del w:id="266" w:author="Doug Reymore" w:date="2026-09-25T21:08:00Z" w16du:dateUtc="2026-09-26T01:08:00Z"/>
          <w:rFonts w:asciiTheme="minorHAnsi" w:hAnsiTheme="minorHAnsi" w:cstheme="minorHAnsi"/>
          <w:sz w:val="24"/>
          <w:szCs w:val="24"/>
        </w:rPr>
      </w:pPr>
      <w:del w:id="267" w:author="Doug Reymore" w:date="2026-09-25T21:08:00Z" w16du:dateUtc="2026-09-26T01:08:00Z">
        <w:r w:rsidRPr="0005437E">
          <w:rPr>
            <w:rFonts w:asciiTheme="minorHAnsi" w:hAnsiTheme="minorHAnsi" w:cstheme="minorHAnsi"/>
            <w:sz w:val="24"/>
            <w:szCs w:val="24"/>
          </w:rPr>
          <w:delText>Large poster paper and markers</w:delText>
        </w:r>
        <w:r w:rsidR="0005437E">
          <w:rPr>
            <w:rFonts w:asciiTheme="minorHAnsi" w:hAnsiTheme="minorHAnsi" w:cstheme="minorHAnsi"/>
            <w:sz w:val="24"/>
            <w:szCs w:val="24"/>
          </w:rPr>
          <w:delText xml:space="preserve"> for each group</w:delText>
        </w:r>
      </w:del>
    </w:p>
    <w:p w14:paraId="0EFE5C7A" w14:textId="77777777" w:rsidR="003A34B3" w:rsidRPr="0005437E" w:rsidRDefault="003A34B3" w:rsidP="006F5024">
      <w:pPr>
        <w:pStyle w:val="ListParagraph"/>
        <w:numPr>
          <w:ilvl w:val="0"/>
          <w:numId w:val="25"/>
        </w:numPr>
        <w:rPr>
          <w:del w:id="268" w:author="Doug Reymore" w:date="2026-09-25T21:08:00Z" w16du:dateUtc="2026-09-26T01:08:00Z"/>
          <w:rFonts w:asciiTheme="minorHAnsi" w:hAnsiTheme="minorHAnsi" w:cstheme="minorHAnsi"/>
          <w:sz w:val="24"/>
          <w:szCs w:val="24"/>
        </w:rPr>
      </w:pPr>
      <w:del w:id="269" w:author="Doug Reymore" w:date="2026-09-25T21:08:00Z" w16du:dateUtc="2026-09-26T01:08:00Z">
        <w:r w:rsidRPr="0005437E">
          <w:rPr>
            <w:rFonts w:asciiTheme="minorHAnsi" w:hAnsiTheme="minorHAnsi" w:cstheme="minorHAnsi"/>
            <w:sz w:val="24"/>
            <w:szCs w:val="24"/>
          </w:rPr>
          <w:delText>Higher/Lower S</w:delText>
        </w:r>
        <w:r w:rsidR="002538B6" w:rsidRPr="0005437E">
          <w:rPr>
            <w:rFonts w:asciiTheme="minorHAnsi" w:hAnsiTheme="minorHAnsi" w:cstheme="minorHAnsi"/>
            <w:sz w:val="24"/>
            <w:szCs w:val="24"/>
          </w:rPr>
          <w:delText>igns</w:delText>
        </w:r>
      </w:del>
    </w:p>
    <w:p w14:paraId="4F2E5BA9" w14:textId="24D4620C" w:rsidR="002538B6" w:rsidRDefault="003A34B3" w:rsidP="006F5024">
      <w:pPr>
        <w:pStyle w:val="ListParagraph"/>
        <w:numPr>
          <w:ilvl w:val="0"/>
          <w:numId w:val="25"/>
        </w:numPr>
        <w:rPr>
          <w:del w:id="270" w:author="Doug Reymore" w:date="2026-09-25T21:08:00Z" w16du:dateUtc="2026-09-26T01:08:00Z"/>
          <w:rFonts w:asciiTheme="minorHAnsi" w:hAnsiTheme="minorHAnsi" w:cstheme="minorHAnsi"/>
          <w:sz w:val="24"/>
          <w:szCs w:val="24"/>
        </w:rPr>
      </w:pPr>
      <w:del w:id="271" w:author="Doug Reymore" w:date="2026-09-25T21:08:00Z" w16du:dateUtc="2026-09-26T01:08:00Z">
        <w:r w:rsidRPr="0005437E">
          <w:rPr>
            <w:rFonts w:asciiTheme="minorHAnsi" w:hAnsiTheme="minorHAnsi" w:cstheme="minorHAnsi"/>
            <w:sz w:val="24"/>
            <w:szCs w:val="24"/>
          </w:rPr>
          <w:delText>A</w:delText>
        </w:r>
        <w:r w:rsidR="00F53F0B" w:rsidRPr="0005437E">
          <w:rPr>
            <w:rFonts w:asciiTheme="minorHAnsi" w:hAnsiTheme="minorHAnsi" w:cstheme="minorHAnsi"/>
            <w:sz w:val="24"/>
            <w:szCs w:val="24"/>
          </w:rPr>
          <w:delText>uthority Figure Cards</w:delText>
        </w:r>
        <w:r w:rsidR="00375571">
          <w:rPr>
            <w:rFonts w:asciiTheme="minorHAnsi" w:hAnsiTheme="minorHAnsi" w:cstheme="minorHAnsi"/>
            <w:sz w:val="24"/>
            <w:szCs w:val="24"/>
          </w:rPr>
          <w:delText xml:space="preserve"> see slides</w:delText>
        </w:r>
        <w:r w:rsidR="00755901">
          <w:rPr>
            <w:rFonts w:asciiTheme="minorHAnsi" w:hAnsiTheme="minorHAnsi" w:cstheme="minorHAnsi"/>
            <w:sz w:val="24"/>
            <w:szCs w:val="24"/>
          </w:rPr>
          <w:delText>, 1 per group</w:delText>
        </w:r>
      </w:del>
    </w:p>
    <w:p w14:paraId="71D1E019" w14:textId="77912C04" w:rsidR="00E16780" w:rsidRPr="0005437E" w:rsidRDefault="00E16780" w:rsidP="006F5024">
      <w:pPr>
        <w:pStyle w:val="ListParagraph"/>
        <w:numPr>
          <w:ilvl w:val="0"/>
          <w:numId w:val="25"/>
        </w:numPr>
        <w:rPr>
          <w:del w:id="272" w:author="Doug Reymore" w:date="2026-09-25T21:08:00Z" w16du:dateUtc="2026-09-26T01:08:00Z"/>
          <w:rFonts w:asciiTheme="minorHAnsi" w:hAnsiTheme="minorHAnsi" w:cstheme="minorHAnsi"/>
          <w:sz w:val="24"/>
          <w:szCs w:val="24"/>
        </w:rPr>
      </w:pPr>
      <w:del w:id="273" w:author="Doug Reymore" w:date="2026-09-25T21:08:00Z" w16du:dateUtc="2026-09-26T01:08:00Z">
        <w:r w:rsidRPr="00E16780">
          <w:rPr>
            <w:sz w:val="24"/>
            <w:szCs w:val="24"/>
          </w:rPr>
          <w:delText xml:space="preserve">Risky Situation Card, </w:delText>
        </w:r>
        <w:r>
          <w:rPr>
            <w:sz w:val="24"/>
            <w:szCs w:val="24"/>
          </w:rPr>
          <w:delText>s</w:delText>
        </w:r>
        <w:r w:rsidRPr="00E16780">
          <w:rPr>
            <w:sz w:val="24"/>
            <w:szCs w:val="24"/>
          </w:rPr>
          <w:delText>ee slides</w:delText>
        </w:r>
      </w:del>
    </w:p>
    <w:p w14:paraId="407F3ABC" w14:textId="52676140" w:rsidR="002538B6" w:rsidRPr="0005437E" w:rsidRDefault="002538B6" w:rsidP="006F5024">
      <w:pPr>
        <w:pStyle w:val="ListParagraph"/>
        <w:numPr>
          <w:ilvl w:val="0"/>
          <w:numId w:val="25"/>
        </w:numPr>
        <w:rPr>
          <w:del w:id="274" w:author="Doug Reymore" w:date="2026-09-25T21:08:00Z" w16du:dateUtc="2026-09-26T01:08:00Z"/>
          <w:rFonts w:asciiTheme="minorHAnsi" w:hAnsiTheme="minorHAnsi" w:cstheme="minorHAnsi"/>
          <w:sz w:val="24"/>
          <w:szCs w:val="24"/>
        </w:rPr>
      </w:pPr>
      <w:del w:id="275" w:author="Doug Reymore" w:date="2026-09-25T21:08:00Z" w16du:dateUtc="2026-09-26T01:08:00Z">
        <w:r w:rsidRPr="0005437E">
          <w:rPr>
            <w:rFonts w:asciiTheme="minorHAnsi" w:hAnsiTheme="minorHAnsi" w:cstheme="minorHAnsi"/>
            <w:sz w:val="24"/>
            <w:szCs w:val="24"/>
          </w:rPr>
          <w:delText>Facilitator Guide</w:delText>
        </w:r>
        <w:r w:rsidR="00621FB7">
          <w:rPr>
            <w:rFonts w:asciiTheme="minorHAnsi" w:hAnsiTheme="minorHAnsi" w:cstheme="minorHAnsi"/>
            <w:sz w:val="24"/>
            <w:szCs w:val="24"/>
          </w:rPr>
          <w:delText xml:space="preserve"> pg. 4</w:delText>
        </w:r>
      </w:del>
    </w:p>
    <w:p w14:paraId="6BFD1E0E" w14:textId="77777777" w:rsidR="00F53F0B" w:rsidRPr="0005437E" w:rsidRDefault="00F53F0B" w:rsidP="00F53F0B">
      <w:pPr>
        <w:pStyle w:val="ListParagraph"/>
        <w:rPr>
          <w:del w:id="276" w:author="Doug Reymore" w:date="2026-09-25T21:08:00Z" w16du:dateUtc="2026-09-26T01:08:00Z"/>
          <w:rFonts w:asciiTheme="minorHAnsi" w:hAnsiTheme="minorHAnsi" w:cstheme="minorHAnsi"/>
          <w:sz w:val="24"/>
          <w:szCs w:val="24"/>
        </w:rPr>
      </w:pPr>
    </w:p>
    <w:p w14:paraId="6876DE2B" w14:textId="77777777" w:rsidR="002538B6" w:rsidRPr="0005437E" w:rsidRDefault="002538B6" w:rsidP="0005437E">
      <w:pPr>
        <w:rPr>
          <w:del w:id="277" w:author="Doug Reymore" w:date="2026-09-25T21:08:00Z" w16du:dateUtc="2026-09-26T01:08:00Z"/>
          <w:rFonts w:asciiTheme="minorHAnsi" w:hAnsiTheme="minorHAnsi" w:cstheme="minorHAnsi"/>
          <w:b/>
          <w:bCs/>
          <w:sz w:val="24"/>
          <w:szCs w:val="24"/>
        </w:rPr>
      </w:pPr>
      <w:del w:id="278" w:author="Doug Reymore" w:date="2026-09-25T21:08:00Z" w16du:dateUtc="2026-09-26T01:08:00Z">
        <w:r w:rsidRPr="0005437E">
          <w:rPr>
            <w:rFonts w:asciiTheme="minorHAnsi" w:hAnsiTheme="minorHAnsi" w:cstheme="minorHAnsi"/>
            <w:b/>
            <w:bCs/>
            <w:sz w:val="24"/>
            <w:szCs w:val="24"/>
          </w:rPr>
          <w:delText>Timeframe:  50 minutes</w:delText>
        </w:r>
      </w:del>
    </w:p>
    <w:p w14:paraId="4020A406" w14:textId="77777777" w:rsidR="0005437E" w:rsidRDefault="0005437E" w:rsidP="0005437E">
      <w:pPr>
        <w:rPr>
          <w:del w:id="279" w:author="Doug Reymore" w:date="2026-09-25T21:08:00Z" w16du:dateUtc="2026-09-26T01:08:00Z"/>
          <w:rFonts w:eastAsia="Calibri"/>
          <w:b/>
          <w:sz w:val="24"/>
          <w:szCs w:val="24"/>
        </w:rPr>
      </w:pPr>
    </w:p>
    <w:p w14:paraId="5332C52C" w14:textId="7A8E4CAE" w:rsidR="0005437E" w:rsidRPr="002F4051" w:rsidRDefault="0005437E" w:rsidP="0005437E">
      <w:pPr>
        <w:rPr>
          <w:del w:id="280" w:author="Doug Reymore" w:date="2026-09-25T21:08:00Z" w16du:dateUtc="2026-09-26T01:08:00Z"/>
          <w:rFonts w:eastAsia="Calibri"/>
          <w:sz w:val="24"/>
          <w:szCs w:val="24"/>
        </w:rPr>
      </w:pPr>
      <w:del w:id="281" w:author="Doug Reymore" w:date="2026-09-25T21:08:00Z" w16du:dateUtc="2026-09-26T01:08:00Z">
        <w:r w:rsidRPr="002F4051">
          <w:rPr>
            <w:rFonts w:eastAsia="Calibri"/>
            <w:b/>
            <w:sz w:val="24"/>
            <w:szCs w:val="24"/>
          </w:rPr>
          <w:delText>Team Teaching:</w:delText>
        </w:r>
        <w:r w:rsidRPr="002F4051">
          <w:rPr>
            <w:rFonts w:eastAsia="Calibri"/>
            <w:sz w:val="24"/>
            <w:szCs w:val="24"/>
          </w:rPr>
          <w:delText xml:space="preserve">  For effective implementation of Law Related Education (LRE), team teach with the classroom teacher by…</w:delText>
        </w:r>
      </w:del>
    </w:p>
    <w:p w14:paraId="5DC311CF" w14:textId="77777777" w:rsidR="0005437E" w:rsidRPr="0005437E" w:rsidRDefault="0005437E" w:rsidP="0005437E">
      <w:pPr>
        <w:numPr>
          <w:ilvl w:val="0"/>
          <w:numId w:val="29"/>
        </w:numPr>
        <w:rPr>
          <w:del w:id="282" w:author="Doug Reymore" w:date="2026-09-25T21:08:00Z" w16du:dateUtc="2026-09-26T01:08:00Z"/>
          <w:rFonts w:eastAsia="Calibri"/>
          <w:sz w:val="24"/>
          <w:szCs w:val="24"/>
        </w:rPr>
      </w:pPr>
      <w:del w:id="283" w:author="Doug Reymore" w:date="2026-09-25T21:08:00Z" w16du:dateUtc="2026-09-26T01:08:00Z">
        <w:r w:rsidRPr="0005437E">
          <w:rPr>
            <w:rFonts w:eastAsia="Calibri"/>
            <w:sz w:val="24"/>
            <w:szCs w:val="24"/>
          </w:rPr>
          <w:delText xml:space="preserve">Having both the officer and teacher rotate among students and to different groups. Both instructors will provide positive feedback and engage in friendly conversations with students. This procedure will help reduce classroom disruptions, increase student engagement, and build supportive relationships with students. </w:delText>
        </w:r>
      </w:del>
    </w:p>
    <w:p w14:paraId="1F8F1076" w14:textId="77777777" w:rsidR="0005437E" w:rsidRPr="0005437E" w:rsidRDefault="0005437E" w:rsidP="0005437E">
      <w:pPr>
        <w:numPr>
          <w:ilvl w:val="0"/>
          <w:numId w:val="29"/>
        </w:numPr>
        <w:rPr>
          <w:del w:id="284" w:author="Doug Reymore" w:date="2026-09-25T21:08:00Z" w16du:dateUtc="2026-09-26T01:08:00Z"/>
          <w:rFonts w:eastAsia="Calibri"/>
          <w:sz w:val="24"/>
          <w:szCs w:val="24"/>
        </w:rPr>
      </w:pPr>
      <w:del w:id="285" w:author="Doug Reymore" w:date="2026-09-25T21:08:00Z" w16du:dateUtc="2026-09-26T01:08:00Z">
        <w:r w:rsidRPr="0005437E">
          <w:rPr>
            <w:rFonts w:eastAsia="Calibri"/>
            <w:sz w:val="24"/>
            <w:szCs w:val="24"/>
          </w:rPr>
          <w:delText>Encouraging classroom teachers to participate in all activities by injecting clarification statements by relating relevant content to their curriculum. In this method, students will see more connections to their student life and be willing to carry over concepts and skills learned in LRE.</w:delText>
        </w:r>
      </w:del>
    </w:p>
    <w:p w14:paraId="4E7745AD" w14:textId="77777777" w:rsidR="0005437E" w:rsidRPr="0005437E" w:rsidRDefault="0005437E" w:rsidP="0005437E">
      <w:pPr>
        <w:numPr>
          <w:ilvl w:val="0"/>
          <w:numId w:val="29"/>
        </w:numPr>
        <w:pBdr>
          <w:top w:val="nil"/>
          <w:left w:val="nil"/>
          <w:bottom w:val="nil"/>
          <w:right w:val="nil"/>
          <w:between w:val="nil"/>
        </w:pBdr>
        <w:rPr>
          <w:del w:id="286" w:author="Doug Reymore" w:date="2026-09-25T21:08:00Z" w16du:dateUtc="2026-09-26T01:08:00Z"/>
          <w:rFonts w:eastAsia="Calibri"/>
          <w:sz w:val="24"/>
          <w:szCs w:val="24"/>
        </w:rPr>
      </w:pPr>
      <w:del w:id="287" w:author="Doug Reymore" w:date="2026-09-25T21:08:00Z" w16du:dateUtc="2026-09-26T01:08:00Z">
        <w:r w:rsidRPr="0005437E">
          <w:rPr>
            <w:rFonts w:eastAsia="Calibri"/>
            <w:sz w:val="24"/>
            <w:szCs w:val="24"/>
          </w:rPr>
          <w:delText>Assigning the classroom teacher part of the lesson instructions. Team teaching with the classroom teacher enables the students to further see the importance of LRE lessons. It also provides an opportunity for the classroom teacher to demonstrate teaching skills conducive for effective teaching. Student attention can be maintained more easily with different voices and personalities experienced throughout the lesson.</w:delText>
        </w:r>
      </w:del>
    </w:p>
    <w:p w14:paraId="50B8CA46" w14:textId="77777777" w:rsidR="0005437E" w:rsidRPr="0005437E" w:rsidRDefault="0005437E" w:rsidP="0005437E">
      <w:pPr>
        <w:rPr>
          <w:del w:id="288" w:author="Doug Reymore" w:date="2026-09-25T21:08:00Z" w16du:dateUtc="2026-09-26T01:08:00Z"/>
          <w:rFonts w:eastAsia="Calibri"/>
          <w:b/>
          <w:bCs/>
          <w:sz w:val="24"/>
          <w:szCs w:val="24"/>
        </w:rPr>
      </w:pPr>
    </w:p>
    <w:p w14:paraId="333604CB" w14:textId="25C2D213" w:rsidR="002538B6" w:rsidRPr="0005437E" w:rsidRDefault="0005437E" w:rsidP="006F791E">
      <w:pPr>
        <w:rPr>
          <w:del w:id="289" w:author="Doug Reymore" w:date="2026-09-25T21:08:00Z" w16du:dateUtc="2026-09-26T01:08:00Z"/>
          <w:rFonts w:asciiTheme="minorHAnsi" w:hAnsiTheme="minorHAnsi" w:cstheme="minorHAnsi"/>
          <w:b/>
          <w:bCs/>
          <w:sz w:val="24"/>
          <w:szCs w:val="24"/>
        </w:rPr>
      </w:pPr>
      <w:del w:id="290" w:author="Doug Reymore" w:date="2026-09-25T21:08:00Z" w16du:dateUtc="2026-09-26T01:08:00Z">
        <w:r>
          <w:rPr>
            <w:rFonts w:asciiTheme="minorHAnsi" w:hAnsiTheme="minorHAnsi" w:cstheme="minorHAnsi"/>
            <w:b/>
            <w:bCs/>
            <w:sz w:val="24"/>
            <w:szCs w:val="24"/>
          </w:rPr>
          <w:delText>Lesson</w:delText>
        </w:r>
        <w:r w:rsidR="002538B6" w:rsidRPr="0005437E">
          <w:rPr>
            <w:rFonts w:asciiTheme="minorHAnsi" w:hAnsiTheme="minorHAnsi" w:cstheme="minorHAnsi"/>
            <w:b/>
            <w:bCs/>
            <w:sz w:val="24"/>
            <w:szCs w:val="24"/>
          </w:rPr>
          <w:delText xml:space="preserve">: </w:delText>
        </w:r>
      </w:del>
    </w:p>
    <w:p w14:paraId="6D247860" w14:textId="77777777" w:rsidR="0005437E" w:rsidRPr="0005437E" w:rsidRDefault="0005437E" w:rsidP="00621FB7">
      <w:pPr>
        <w:pStyle w:val="ListParagraph"/>
        <w:numPr>
          <w:ilvl w:val="0"/>
          <w:numId w:val="4"/>
        </w:numPr>
        <w:rPr>
          <w:del w:id="291" w:author="Doug Reymore" w:date="2026-09-25T21:08:00Z" w16du:dateUtc="2026-09-26T01:08:00Z"/>
          <w:rFonts w:eastAsia="Calibri"/>
          <w:b/>
          <w:bCs/>
          <w:sz w:val="24"/>
          <w:szCs w:val="24"/>
        </w:rPr>
      </w:pPr>
      <w:bookmarkStart w:id="292" w:name="_Hlk145427079"/>
      <w:del w:id="293" w:author="Doug Reymore" w:date="2026-09-25T21:08:00Z" w16du:dateUtc="2026-09-26T01:08:00Z">
        <w:r w:rsidRPr="0005437E">
          <w:rPr>
            <w:rFonts w:eastAsia="Calibri"/>
            <w:sz w:val="24"/>
            <w:szCs w:val="24"/>
          </w:rPr>
          <w:delText xml:space="preserve">Divide students into small groups of 3 or 4 students each. Provide each group with </w:delText>
        </w:r>
        <w:r w:rsidRPr="0005437E">
          <w:rPr>
            <w:rFonts w:eastAsia="Calibri"/>
            <w:b/>
            <w:bCs/>
            <w:sz w:val="24"/>
            <w:szCs w:val="24"/>
          </w:rPr>
          <w:delText>large poster paper and markers.</w:delText>
        </w:r>
      </w:del>
    </w:p>
    <w:bookmarkEnd w:id="292"/>
    <w:p w14:paraId="7673F84F" w14:textId="2624BF92" w:rsidR="002538B6" w:rsidRPr="0005437E" w:rsidRDefault="002538B6" w:rsidP="00621FB7">
      <w:pPr>
        <w:widowControl w:val="0"/>
        <w:numPr>
          <w:ilvl w:val="0"/>
          <w:numId w:val="4"/>
        </w:numPr>
        <w:autoSpaceDE w:val="0"/>
        <w:autoSpaceDN w:val="0"/>
        <w:adjustRightInd w:val="0"/>
        <w:rPr>
          <w:del w:id="294" w:author="Doug Reymore" w:date="2026-09-25T21:08:00Z" w16du:dateUtc="2026-09-26T01:08:00Z"/>
          <w:rFonts w:asciiTheme="minorHAnsi" w:hAnsiTheme="minorHAnsi" w:cstheme="minorHAnsi"/>
          <w:sz w:val="24"/>
          <w:szCs w:val="24"/>
        </w:rPr>
      </w:pPr>
      <w:del w:id="295" w:author="Doug Reymore" w:date="2026-09-25T21:08:00Z" w16du:dateUtc="2026-09-26T01:08:00Z">
        <w:r w:rsidRPr="0005437E">
          <w:rPr>
            <w:rFonts w:asciiTheme="minorHAnsi" w:hAnsiTheme="minorHAnsi" w:cstheme="minorHAnsi"/>
            <w:sz w:val="24"/>
            <w:szCs w:val="24"/>
          </w:rPr>
          <w:delText>Instruct students to visualize a sports player preparing for a game. Have each group pick a different sport (football, baseball, NASCAR) and have them discuss the risks associated with that sport. Have a group volunteer report out.</w:delText>
        </w:r>
      </w:del>
    </w:p>
    <w:p w14:paraId="4B5DF762" w14:textId="3B730729" w:rsidR="002538B6" w:rsidRPr="00621FB7" w:rsidRDefault="002538B6" w:rsidP="001627F2">
      <w:pPr>
        <w:widowControl w:val="0"/>
        <w:numPr>
          <w:ilvl w:val="3"/>
          <w:numId w:val="4"/>
        </w:numPr>
        <w:autoSpaceDE w:val="0"/>
        <w:autoSpaceDN w:val="0"/>
        <w:adjustRightInd w:val="0"/>
        <w:ind w:left="720"/>
        <w:rPr>
          <w:del w:id="296" w:author="Doug Reymore" w:date="2026-09-25T21:08:00Z" w16du:dateUtc="2026-09-26T01:08:00Z"/>
          <w:rFonts w:asciiTheme="minorHAnsi" w:hAnsiTheme="minorHAnsi" w:cstheme="minorHAnsi"/>
          <w:sz w:val="24"/>
          <w:szCs w:val="24"/>
        </w:rPr>
      </w:pPr>
      <w:del w:id="297" w:author="Doug Reymore" w:date="2026-09-25T21:08:00Z" w16du:dateUtc="2026-09-26T01:08:00Z">
        <w:r w:rsidRPr="00621FB7">
          <w:rPr>
            <w:rFonts w:asciiTheme="minorHAnsi" w:hAnsiTheme="minorHAnsi" w:cstheme="minorHAnsi"/>
            <w:sz w:val="24"/>
            <w:szCs w:val="24"/>
          </w:rPr>
          <w:delText>Next, have groups draw a picture of an athlete without any protective equipment.</w:delText>
        </w:r>
        <w:r w:rsidR="00621FB7">
          <w:rPr>
            <w:rFonts w:asciiTheme="minorHAnsi" w:hAnsiTheme="minorHAnsi" w:cstheme="minorHAnsi"/>
            <w:sz w:val="24"/>
            <w:szCs w:val="24"/>
          </w:rPr>
          <w:delText xml:space="preserve"> </w:delText>
        </w:r>
        <w:r w:rsidRPr="00621FB7">
          <w:rPr>
            <w:rFonts w:asciiTheme="minorHAnsi" w:hAnsiTheme="minorHAnsi" w:cstheme="minorHAnsi"/>
            <w:sz w:val="24"/>
            <w:szCs w:val="24"/>
          </w:rPr>
          <w:delText>Now have groups discuss and brainstorm the different lengths an athlete goes through to prepare for a game. Instruct groups to add pieces of protective equipment to their athlete and record why each piece is important.</w:delText>
        </w:r>
      </w:del>
    </w:p>
    <w:p w14:paraId="6EE854D9" w14:textId="7A8CFD0B" w:rsidR="002538B6" w:rsidRPr="0005437E" w:rsidRDefault="002538B6" w:rsidP="00621FB7">
      <w:pPr>
        <w:widowControl w:val="0"/>
        <w:numPr>
          <w:ilvl w:val="3"/>
          <w:numId w:val="4"/>
        </w:numPr>
        <w:autoSpaceDE w:val="0"/>
        <w:autoSpaceDN w:val="0"/>
        <w:adjustRightInd w:val="0"/>
        <w:ind w:left="720"/>
        <w:rPr>
          <w:del w:id="298" w:author="Doug Reymore" w:date="2026-09-25T21:08:00Z" w16du:dateUtc="2026-09-26T01:08:00Z"/>
          <w:rFonts w:asciiTheme="minorHAnsi" w:hAnsiTheme="minorHAnsi" w:cstheme="minorHAnsi"/>
          <w:sz w:val="24"/>
          <w:szCs w:val="24"/>
        </w:rPr>
      </w:pPr>
      <w:del w:id="299" w:author="Doug Reymore" w:date="2026-09-25T21:08:00Z" w16du:dateUtc="2026-09-26T01:08:00Z">
        <w:r w:rsidRPr="0005437E">
          <w:rPr>
            <w:rFonts w:asciiTheme="minorHAnsi" w:hAnsiTheme="minorHAnsi" w:cstheme="minorHAnsi"/>
            <w:sz w:val="24"/>
            <w:szCs w:val="24"/>
          </w:rPr>
          <w:delText xml:space="preserve">Have groups post their pictures on the walls and </w:delText>
        </w:r>
        <w:r w:rsidR="003E73C1" w:rsidRPr="0005437E">
          <w:rPr>
            <w:rFonts w:asciiTheme="minorHAnsi" w:hAnsiTheme="minorHAnsi" w:cstheme="minorHAnsi"/>
            <w:sz w:val="24"/>
            <w:szCs w:val="24"/>
          </w:rPr>
          <w:delText>report</w:delText>
        </w:r>
        <w:r w:rsidRPr="0005437E">
          <w:rPr>
            <w:rFonts w:asciiTheme="minorHAnsi" w:hAnsiTheme="minorHAnsi" w:cstheme="minorHAnsi"/>
            <w:sz w:val="24"/>
            <w:szCs w:val="24"/>
          </w:rPr>
          <w:delText xml:space="preserve"> about the risks, preparation</w:delText>
        </w:r>
        <w:r w:rsidR="00843FDD">
          <w:rPr>
            <w:rFonts w:asciiTheme="minorHAnsi" w:hAnsiTheme="minorHAnsi" w:cstheme="minorHAnsi"/>
            <w:sz w:val="24"/>
            <w:szCs w:val="24"/>
          </w:rPr>
          <w:delText>,</w:delText>
        </w:r>
        <w:r w:rsidRPr="0005437E">
          <w:rPr>
            <w:rFonts w:asciiTheme="minorHAnsi" w:hAnsiTheme="minorHAnsi" w:cstheme="minorHAnsi"/>
            <w:sz w:val="24"/>
            <w:szCs w:val="24"/>
          </w:rPr>
          <w:delText xml:space="preserve"> and protection needed for their sport.</w:delText>
        </w:r>
      </w:del>
    </w:p>
    <w:p w14:paraId="620BF866" w14:textId="77777777" w:rsidR="002538B6" w:rsidRPr="0005437E" w:rsidRDefault="002538B6" w:rsidP="00621FB7">
      <w:pPr>
        <w:widowControl w:val="0"/>
        <w:numPr>
          <w:ilvl w:val="3"/>
          <w:numId w:val="4"/>
        </w:numPr>
        <w:autoSpaceDE w:val="0"/>
        <w:autoSpaceDN w:val="0"/>
        <w:adjustRightInd w:val="0"/>
        <w:ind w:left="720"/>
        <w:rPr>
          <w:del w:id="300" w:author="Doug Reymore" w:date="2026-09-25T21:08:00Z" w16du:dateUtc="2026-09-26T01:08:00Z"/>
          <w:rFonts w:asciiTheme="minorHAnsi" w:hAnsiTheme="minorHAnsi" w:cstheme="minorHAnsi"/>
          <w:sz w:val="24"/>
          <w:szCs w:val="24"/>
        </w:rPr>
      </w:pPr>
      <w:del w:id="301" w:author="Doug Reymore" w:date="2026-09-25T21:08:00Z" w16du:dateUtc="2026-09-26T01:08:00Z">
        <w:r w:rsidRPr="0005437E">
          <w:rPr>
            <w:rFonts w:asciiTheme="minorHAnsi" w:hAnsiTheme="minorHAnsi" w:cstheme="minorHAnsi"/>
            <w:sz w:val="24"/>
            <w:szCs w:val="24"/>
          </w:rPr>
          <w:delText>After groups take their seats have them brainstorm safety concerns or risk factors for students at their age; be ready to report out.</w:delText>
        </w:r>
      </w:del>
    </w:p>
    <w:p w14:paraId="70D48AE8" w14:textId="56C8325A" w:rsidR="00621FB7" w:rsidRPr="00621FB7" w:rsidRDefault="00621FB7" w:rsidP="00621FB7">
      <w:pPr>
        <w:widowControl w:val="0"/>
        <w:autoSpaceDE w:val="0"/>
        <w:autoSpaceDN w:val="0"/>
        <w:adjustRightInd w:val="0"/>
        <w:rPr>
          <w:del w:id="302" w:author="Doug Reymore" w:date="2026-09-25T21:08:00Z" w16du:dateUtc="2026-09-26T01:08:00Z"/>
          <w:rFonts w:asciiTheme="minorHAnsi" w:hAnsiTheme="minorHAnsi" w:cstheme="minorHAnsi"/>
          <w:b/>
          <w:bCs/>
          <w:sz w:val="24"/>
          <w:szCs w:val="24"/>
        </w:rPr>
      </w:pPr>
      <w:del w:id="303" w:author="Doug Reymore" w:date="2026-09-25T21:08:00Z" w16du:dateUtc="2026-09-26T01:08:00Z">
        <w:r w:rsidRPr="00621FB7">
          <w:rPr>
            <w:rFonts w:asciiTheme="minorHAnsi" w:hAnsiTheme="minorHAnsi" w:cstheme="minorHAnsi"/>
            <w:b/>
            <w:bCs/>
            <w:sz w:val="24"/>
            <w:szCs w:val="24"/>
          </w:rPr>
          <w:delText xml:space="preserve">Possible Responses: </w:delText>
        </w:r>
        <w:r w:rsidR="00786CEA" w:rsidRPr="00786CEA">
          <w:rPr>
            <w:b/>
            <w:bCs/>
            <w:sz w:val="24"/>
            <w:szCs w:val="24"/>
          </w:rPr>
          <w:delText>make sure the administrator supports teaching th</w:delText>
        </w:r>
        <w:r w:rsidR="00786CEA">
          <w:rPr>
            <w:b/>
            <w:bCs/>
            <w:sz w:val="24"/>
            <w:szCs w:val="24"/>
          </w:rPr>
          <w:delText>ese topics before expanding on them</w:delText>
        </w:r>
      </w:del>
    </w:p>
    <w:p w14:paraId="7D9D5615" w14:textId="5A14E2B9" w:rsidR="002538B6" w:rsidRPr="0005437E" w:rsidRDefault="002538B6" w:rsidP="00621FB7">
      <w:pPr>
        <w:widowControl w:val="0"/>
        <w:numPr>
          <w:ilvl w:val="0"/>
          <w:numId w:val="30"/>
        </w:numPr>
        <w:autoSpaceDE w:val="0"/>
        <w:autoSpaceDN w:val="0"/>
        <w:adjustRightInd w:val="0"/>
        <w:ind w:left="1440"/>
        <w:rPr>
          <w:del w:id="304" w:author="Doug Reymore" w:date="2026-09-25T21:08:00Z" w16du:dateUtc="2026-09-26T01:08:00Z"/>
          <w:rFonts w:asciiTheme="minorHAnsi" w:hAnsiTheme="minorHAnsi" w:cstheme="minorHAnsi"/>
          <w:sz w:val="24"/>
          <w:szCs w:val="24"/>
        </w:rPr>
      </w:pPr>
      <w:del w:id="305" w:author="Doug Reymore" w:date="2026-09-25T21:08:00Z" w16du:dateUtc="2026-09-26T01:08:00Z">
        <w:r w:rsidRPr="0005437E">
          <w:rPr>
            <w:rFonts w:asciiTheme="minorHAnsi" w:hAnsiTheme="minorHAnsi" w:cstheme="minorHAnsi"/>
            <w:sz w:val="24"/>
            <w:szCs w:val="24"/>
          </w:rPr>
          <w:delText xml:space="preserve">Vehicle </w:delText>
        </w:r>
        <w:r w:rsidR="00843FDD">
          <w:rPr>
            <w:rFonts w:asciiTheme="minorHAnsi" w:hAnsiTheme="minorHAnsi" w:cstheme="minorHAnsi"/>
            <w:sz w:val="24"/>
            <w:szCs w:val="24"/>
          </w:rPr>
          <w:delText>A</w:delText>
        </w:r>
        <w:r w:rsidRPr="0005437E">
          <w:rPr>
            <w:rFonts w:asciiTheme="minorHAnsi" w:hAnsiTheme="minorHAnsi" w:cstheme="minorHAnsi"/>
            <w:sz w:val="24"/>
            <w:szCs w:val="24"/>
          </w:rPr>
          <w:delText>ccidents</w:delText>
        </w:r>
      </w:del>
    </w:p>
    <w:p w14:paraId="17FC4DA8" w14:textId="27F19A3F" w:rsidR="002538B6" w:rsidRPr="0005437E" w:rsidRDefault="002538B6" w:rsidP="00621FB7">
      <w:pPr>
        <w:numPr>
          <w:ilvl w:val="0"/>
          <w:numId w:val="22"/>
        </w:numPr>
        <w:ind w:left="1440"/>
        <w:rPr>
          <w:del w:id="306" w:author="Doug Reymore" w:date="2026-09-25T21:08:00Z" w16du:dateUtc="2026-09-26T01:08:00Z"/>
          <w:rFonts w:asciiTheme="minorHAnsi" w:hAnsiTheme="minorHAnsi" w:cstheme="minorHAnsi"/>
          <w:sz w:val="24"/>
          <w:szCs w:val="24"/>
        </w:rPr>
      </w:pPr>
      <w:del w:id="307" w:author="Doug Reymore" w:date="2026-09-25T21:08:00Z" w16du:dateUtc="2026-09-26T01:08:00Z">
        <w:r w:rsidRPr="0005437E">
          <w:rPr>
            <w:rFonts w:asciiTheme="minorHAnsi" w:hAnsiTheme="minorHAnsi" w:cstheme="minorHAnsi"/>
            <w:sz w:val="24"/>
            <w:szCs w:val="24"/>
          </w:rPr>
          <w:delText xml:space="preserve">DUI/ Driving with </w:delText>
        </w:r>
        <w:r w:rsidR="00843FDD">
          <w:rPr>
            <w:rFonts w:asciiTheme="minorHAnsi" w:hAnsiTheme="minorHAnsi" w:cstheme="minorHAnsi"/>
            <w:sz w:val="24"/>
            <w:szCs w:val="24"/>
          </w:rPr>
          <w:delText>P</w:delText>
        </w:r>
        <w:r w:rsidRPr="0005437E">
          <w:rPr>
            <w:rFonts w:asciiTheme="minorHAnsi" w:hAnsiTheme="minorHAnsi" w:cstheme="minorHAnsi"/>
            <w:sz w:val="24"/>
            <w:szCs w:val="24"/>
          </w:rPr>
          <w:delText xml:space="preserve">ersons </w:delText>
        </w:r>
        <w:r w:rsidR="00843FDD">
          <w:rPr>
            <w:rFonts w:asciiTheme="minorHAnsi" w:hAnsiTheme="minorHAnsi" w:cstheme="minorHAnsi"/>
            <w:sz w:val="24"/>
            <w:szCs w:val="24"/>
          </w:rPr>
          <w:delText>U</w:delText>
        </w:r>
        <w:r w:rsidRPr="0005437E">
          <w:rPr>
            <w:rFonts w:asciiTheme="minorHAnsi" w:hAnsiTheme="minorHAnsi" w:cstheme="minorHAnsi"/>
            <w:sz w:val="24"/>
            <w:szCs w:val="24"/>
          </w:rPr>
          <w:delText xml:space="preserve">nder the </w:delText>
        </w:r>
        <w:r w:rsidR="00843FDD">
          <w:rPr>
            <w:rFonts w:asciiTheme="minorHAnsi" w:hAnsiTheme="minorHAnsi" w:cstheme="minorHAnsi"/>
            <w:sz w:val="24"/>
            <w:szCs w:val="24"/>
          </w:rPr>
          <w:delText>I</w:delText>
        </w:r>
        <w:r w:rsidRPr="0005437E">
          <w:rPr>
            <w:rFonts w:asciiTheme="minorHAnsi" w:hAnsiTheme="minorHAnsi" w:cstheme="minorHAnsi"/>
            <w:sz w:val="24"/>
            <w:szCs w:val="24"/>
          </w:rPr>
          <w:delText>nfluence</w:delText>
        </w:r>
      </w:del>
    </w:p>
    <w:p w14:paraId="453BE8CB" w14:textId="4C9BE453" w:rsidR="002538B6" w:rsidRPr="0005437E" w:rsidRDefault="002538B6" w:rsidP="00621FB7">
      <w:pPr>
        <w:numPr>
          <w:ilvl w:val="0"/>
          <w:numId w:val="22"/>
        </w:numPr>
        <w:ind w:left="1440"/>
        <w:rPr>
          <w:del w:id="308" w:author="Doug Reymore" w:date="2026-09-25T21:08:00Z" w16du:dateUtc="2026-09-26T01:08:00Z"/>
          <w:rFonts w:asciiTheme="minorHAnsi" w:hAnsiTheme="minorHAnsi" w:cstheme="minorHAnsi"/>
          <w:sz w:val="24"/>
          <w:szCs w:val="24"/>
        </w:rPr>
      </w:pPr>
      <w:del w:id="309" w:author="Doug Reymore" w:date="2026-09-25T21:08:00Z" w16du:dateUtc="2026-09-26T01:08:00Z">
        <w:r w:rsidRPr="0005437E">
          <w:rPr>
            <w:rFonts w:asciiTheme="minorHAnsi" w:hAnsiTheme="minorHAnsi" w:cstheme="minorHAnsi"/>
            <w:sz w:val="24"/>
            <w:szCs w:val="24"/>
          </w:rPr>
          <w:delText>Violence/</w:delText>
        </w:r>
        <w:r w:rsidR="00843FDD">
          <w:rPr>
            <w:rFonts w:asciiTheme="minorHAnsi" w:hAnsiTheme="minorHAnsi" w:cstheme="minorHAnsi"/>
            <w:sz w:val="24"/>
            <w:szCs w:val="24"/>
          </w:rPr>
          <w:delText>B</w:delText>
        </w:r>
        <w:r w:rsidRPr="0005437E">
          <w:rPr>
            <w:rFonts w:asciiTheme="minorHAnsi" w:hAnsiTheme="minorHAnsi" w:cstheme="minorHAnsi"/>
            <w:sz w:val="24"/>
            <w:szCs w:val="24"/>
          </w:rPr>
          <w:delText>ullying</w:delText>
        </w:r>
      </w:del>
    </w:p>
    <w:p w14:paraId="265E8785" w14:textId="77777777" w:rsidR="002538B6" w:rsidRPr="0005437E" w:rsidRDefault="002538B6" w:rsidP="00621FB7">
      <w:pPr>
        <w:numPr>
          <w:ilvl w:val="0"/>
          <w:numId w:val="22"/>
        </w:numPr>
        <w:ind w:left="1440"/>
        <w:rPr>
          <w:del w:id="310" w:author="Doug Reymore" w:date="2026-09-25T21:08:00Z" w16du:dateUtc="2026-09-26T01:08:00Z"/>
          <w:rFonts w:asciiTheme="minorHAnsi" w:hAnsiTheme="minorHAnsi" w:cstheme="minorHAnsi"/>
          <w:sz w:val="24"/>
          <w:szCs w:val="24"/>
        </w:rPr>
      </w:pPr>
      <w:del w:id="311" w:author="Doug Reymore" w:date="2026-09-25T21:08:00Z" w16du:dateUtc="2026-09-26T01:08:00Z">
        <w:r w:rsidRPr="0005437E">
          <w:rPr>
            <w:rFonts w:asciiTheme="minorHAnsi" w:hAnsiTheme="minorHAnsi" w:cstheme="minorHAnsi"/>
            <w:sz w:val="24"/>
            <w:szCs w:val="24"/>
          </w:rPr>
          <w:delText>Drug Use</w:delText>
        </w:r>
      </w:del>
    </w:p>
    <w:p w14:paraId="1381AFA4" w14:textId="77777777" w:rsidR="002538B6" w:rsidRPr="0005437E" w:rsidRDefault="002538B6" w:rsidP="00621FB7">
      <w:pPr>
        <w:numPr>
          <w:ilvl w:val="0"/>
          <w:numId w:val="22"/>
        </w:numPr>
        <w:ind w:left="1440"/>
        <w:rPr>
          <w:del w:id="312" w:author="Doug Reymore" w:date="2026-09-25T21:08:00Z" w16du:dateUtc="2026-09-26T01:08:00Z"/>
          <w:rFonts w:asciiTheme="minorHAnsi" w:hAnsiTheme="minorHAnsi" w:cstheme="minorHAnsi"/>
          <w:sz w:val="24"/>
          <w:szCs w:val="24"/>
        </w:rPr>
      </w:pPr>
      <w:del w:id="313" w:author="Doug Reymore" w:date="2026-09-25T21:08:00Z" w16du:dateUtc="2026-09-26T01:08:00Z">
        <w:r w:rsidRPr="0005437E">
          <w:rPr>
            <w:rFonts w:asciiTheme="minorHAnsi" w:hAnsiTheme="minorHAnsi" w:cstheme="minorHAnsi"/>
            <w:sz w:val="24"/>
            <w:szCs w:val="24"/>
          </w:rPr>
          <w:delText>Suicide</w:delText>
        </w:r>
      </w:del>
    </w:p>
    <w:p w14:paraId="713BF480" w14:textId="77777777" w:rsidR="002538B6" w:rsidRPr="0005437E" w:rsidRDefault="002538B6" w:rsidP="00621FB7">
      <w:pPr>
        <w:numPr>
          <w:ilvl w:val="0"/>
          <w:numId w:val="22"/>
        </w:numPr>
        <w:ind w:left="1440"/>
        <w:rPr>
          <w:del w:id="314" w:author="Doug Reymore" w:date="2026-09-25T21:08:00Z" w16du:dateUtc="2026-09-26T01:08:00Z"/>
          <w:rFonts w:asciiTheme="minorHAnsi" w:hAnsiTheme="minorHAnsi" w:cstheme="minorHAnsi"/>
          <w:sz w:val="24"/>
          <w:szCs w:val="24"/>
        </w:rPr>
      </w:pPr>
      <w:del w:id="315" w:author="Doug Reymore" w:date="2026-09-25T21:08:00Z" w16du:dateUtc="2026-09-26T01:08:00Z">
        <w:r w:rsidRPr="0005437E">
          <w:rPr>
            <w:rFonts w:asciiTheme="minorHAnsi" w:hAnsiTheme="minorHAnsi" w:cstheme="minorHAnsi"/>
            <w:sz w:val="24"/>
            <w:szCs w:val="24"/>
          </w:rPr>
          <w:delText>Teen Pregnancy</w:delText>
        </w:r>
      </w:del>
    </w:p>
    <w:p w14:paraId="241FCF1C" w14:textId="77777777" w:rsidR="002538B6" w:rsidRPr="0005437E" w:rsidRDefault="002538B6" w:rsidP="00621FB7">
      <w:pPr>
        <w:numPr>
          <w:ilvl w:val="0"/>
          <w:numId w:val="22"/>
        </w:numPr>
        <w:ind w:left="1440"/>
        <w:rPr>
          <w:del w:id="316" w:author="Doug Reymore" w:date="2026-09-25T21:08:00Z" w16du:dateUtc="2026-09-26T01:08:00Z"/>
          <w:rFonts w:asciiTheme="minorHAnsi" w:hAnsiTheme="minorHAnsi" w:cstheme="minorHAnsi"/>
          <w:sz w:val="24"/>
          <w:szCs w:val="24"/>
        </w:rPr>
      </w:pPr>
      <w:del w:id="317" w:author="Doug Reymore" w:date="2026-09-25T21:08:00Z" w16du:dateUtc="2026-09-26T01:08:00Z">
        <w:r w:rsidRPr="0005437E">
          <w:rPr>
            <w:rFonts w:asciiTheme="minorHAnsi" w:hAnsiTheme="minorHAnsi" w:cstheme="minorHAnsi"/>
            <w:sz w:val="24"/>
            <w:szCs w:val="24"/>
          </w:rPr>
          <w:delText>Cyber Bullying</w:delText>
        </w:r>
      </w:del>
    </w:p>
    <w:p w14:paraId="73591B58" w14:textId="77777777" w:rsidR="002538B6" w:rsidRPr="0005437E" w:rsidRDefault="002538B6" w:rsidP="00621FB7">
      <w:pPr>
        <w:numPr>
          <w:ilvl w:val="0"/>
          <w:numId w:val="22"/>
        </w:numPr>
        <w:ind w:left="1440"/>
        <w:rPr>
          <w:del w:id="318" w:author="Doug Reymore" w:date="2026-09-25T21:08:00Z" w16du:dateUtc="2026-09-26T01:08:00Z"/>
          <w:rFonts w:asciiTheme="minorHAnsi" w:hAnsiTheme="minorHAnsi" w:cstheme="minorHAnsi"/>
          <w:sz w:val="24"/>
          <w:szCs w:val="24"/>
        </w:rPr>
      </w:pPr>
      <w:del w:id="319" w:author="Doug Reymore" w:date="2026-09-25T21:08:00Z" w16du:dateUtc="2026-09-26T01:08:00Z">
        <w:r w:rsidRPr="0005437E">
          <w:rPr>
            <w:rFonts w:asciiTheme="minorHAnsi" w:hAnsiTheme="minorHAnsi" w:cstheme="minorHAnsi"/>
            <w:sz w:val="24"/>
            <w:szCs w:val="24"/>
          </w:rPr>
          <w:delText>Runaway</w:delText>
        </w:r>
      </w:del>
    </w:p>
    <w:p w14:paraId="3C7AE552" w14:textId="6A314209" w:rsidR="002538B6" w:rsidRPr="0005437E" w:rsidRDefault="002538B6" w:rsidP="00621FB7">
      <w:pPr>
        <w:numPr>
          <w:ilvl w:val="0"/>
          <w:numId w:val="22"/>
        </w:numPr>
        <w:ind w:left="1440"/>
        <w:rPr>
          <w:del w:id="320" w:author="Doug Reymore" w:date="2026-09-25T21:08:00Z" w16du:dateUtc="2026-09-26T01:08:00Z"/>
          <w:rFonts w:asciiTheme="minorHAnsi" w:hAnsiTheme="minorHAnsi" w:cstheme="minorHAnsi"/>
          <w:sz w:val="24"/>
          <w:szCs w:val="24"/>
        </w:rPr>
      </w:pPr>
      <w:del w:id="321" w:author="Doug Reymore" w:date="2026-09-25T21:08:00Z" w16du:dateUtc="2026-09-26T01:08:00Z">
        <w:r w:rsidRPr="0005437E">
          <w:rPr>
            <w:rFonts w:asciiTheme="minorHAnsi" w:hAnsiTheme="minorHAnsi" w:cstheme="minorHAnsi"/>
            <w:sz w:val="24"/>
            <w:szCs w:val="24"/>
          </w:rPr>
          <w:delText>Date Rape / Sexual Exploitation</w:delText>
        </w:r>
        <w:r w:rsidR="00F247E5">
          <w:rPr>
            <w:rFonts w:asciiTheme="minorHAnsi" w:hAnsiTheme="minorHAnsi" w:cstheme="minorHAnsi"/>
            <w:sz w:val="24"/>
            <w:szCs w:val="24"/>
          </w:rPr>
          <w:delText xml:space="preserve"> </w:delText>
        </w:r>
      </w:del>
    </w:p>
    <w:p w14:paraId="41BF6DE2" w14:textId="7299DAE4" w:rsidR="002538B6" w:rsidRPr="0005437E" w:rsidRDefault="002538B6" w:rsidP="00621FB7">
      <w:pPr>
        <w:widowControl w:val="0"/>
        <w:numPr>
          <w:ilvl w:val="3"/>
          <w:numId w:val="4"/>
        </w:numPr>
        <w:autoSpaceDE w:val="0"/>
        <w:autoSpaceDN w:val="0"/>
        <w:adjustRightInd w:val="0"/>
        <w:ind w:left="720"/>
        <w:rPr>
          <w:del w:id="322" w:author="Doug Reymore" w:date="2026-09-25T21:08:00Z" w16du:dateUtc="2026-09-26T01:08:00Z"/>
          <w:rFonts w:asciiTheme="minorHAnsi" w:hAnsiTheme="minorHAnsi" w:cstheme="minorHAnsi"/>
          <w:sz w:val="24"/>
          <w:szCs w:val="24"/>
        </w:rPr>
      </w:pPr>
      <w:del w:id="323" w:author="Doug Reymore" w:date="2026-09-25T21:08:00Z" w16du:dateUtc="2026-09-26T01:08:00Z">
        <w:r w:rsidRPr="0005437E">
          <w:rPr>
            <w:rFonts w:asciiTheme="minorHAnsi" w:hAnsiTheme="minorHAnsi" w:cstheme="minorHAnsi"/>
            <w:sz w:val="24"/>
            <w:szCs w:val="24"/>
          </w:rPr>
          <w:delText xml:space="preserve">Next, inform </w:delText>
        </w:r>
        <w:r w:rsidR="00621FB7" w:rsidRPr="0005437E">
          <w:rPr>
            <w:rFonts w:asciiTheme="minorHAnsi" w:hAnsiTheme="minorHAnsi" w:cstheme="minorHAnsi"/>
            <w:sz w:val="24"/>
            <w:szCs w:val="24"/>
          </w:rPr>
          <w:delText>the class</w:delText>
        </w:r>
        <w:r w:rsidRPr="0005437E">
          <w:rPr>
            <w:rFonts w:asciiTheme="minorHAnsi" w:hAnsiTheme="minorHAnsi" w:cstheme="minorHAnsi"/>
            <w:sz w:val="24"/>
            <w:szCs w:val="24"/>
          </w:rPr>
          <w:delText xml:space="preserve"> that they will be asked a series of questions regarding some risk factors/safety concerns they have mentioned. These questions will include facts about the specific risks and it will be their job to determine if the statistic is higher or lower than the number given. </w:delText>
        </w:r>
        <w:r w:rsidR="00375571">
          <w:rPr>
            <w:rFonts w:asciiTheme="minorHAnsi" w:hAnsiTheme="minorHAnsi" w:cstheme="minorHAnsi"/>
            <w:sz w:val="24"/>
            <w:szCs w:val="24"/>
          </w:rPr>
          <w:delText xml:space="preserve">Post the following </w:delText>
        </w:r>
        <w:r w:rsidR="00375571" w:rsidRPr="00375571">
          <w:rPr>
            <w:rFonts w:asciiTheme="minorHAnsi" w:hAnsiTheme="minorHAnsi" w:cstheme="minorHAnsi"/>
            <w:b/>
            <w:bCs/>
            <w:sz w:val="24"/>
            <w:szCs w:val="24"/>
          </w:rPr>
          <w:delText>signs: HIGHER -LOWER</w:delText>
        </w:r>
        <w:r w:rsidRPr="0005437E">
          <w:rPr>
            <w:rFonts w:asciiTheme="minorHAnsi" w:hAnsiTheme="minorHAnsi" w:cstheme="minorHAnsi"/>
            <w:sz w:val="24"/>
            <w:szCs w:val="24"/>
          </w:rPr>
          <w:delText xml:space="preserve"> at </w:delText>
        </w:r>
        <w:r w:rsidR="00621FB7" w:rsidRPr="0005437E">
          <w:rPr>
            <w:rFonts w:asciiTheme="minorHAnsi" w:hAnsiTheme="minorHAnsi" w:cstheme="minorHAnsi"/>
            <w:sz w:val="24"/>
            <w:szCs w:val="24"/>
          </w:rPr>
          <w:delText>the opposite</w:delText>
        </w:r>
        <w:r w:rsidRPr="0005437E">
          <w:rPr>
            <w:rFonts w:asciiTheme="minorHAnsi" w:hAnsiTheme="minorHAnsi" w:cstheme="minorHAnsi"/>
            <w:sz w:val="24"/>
            <w:szCs w:val="24"/>
          </w:rPr>
          <w:delText xml:space="preserve"> </w:delText>
        </w:r>
        <w:r w:rsidR="00621FB7" w:rsidRPr="0005437E">
          <w:rPr>
            <w:rFonts w:asciiTheme="minorHAnsi" w:hAnsiTheme="minorHAnsi" w:cstheme="minorHAnsi"/>
            <w:sz w:val="24"/>
            <w:szCs w:val="24"/>
          </w:rPr>
          <w:delText>end</w:delText>
        </w:r>
        <w:r w:rsidRPr="0005437E">
          <w:rPr>
            <w:rFonts w:asciiTheme="minorHAnsi" w:hAnsiTheme="minorHAnsi" w:cstheme="minorHAnsi"/>
            <w:sz w:val="24"/>
            <w:szCs w:val="24"/>
          </w:rPr>
          <w:delText xml:space="preserve"> of the room. One will say ‘Higher’ the other ‘Lower’.  When a question is </w:delText>
        </w:r>
        <w:r w:rsidR="00621FB7" w:rsidRPr="0005437E">
          <w:rPr>
            <w:rFonts w:asciiTheme="minorHAnsi" w:hAnsiTheme="minorHAnsi" w:cstheme="minorHAnsi"/>
            <w:sz w:val="24"/>
            <w:szCs w:val="24"/>
          </w:rPr>
          <w:delText>asked,</w:delText>
        </w:r>
        <w:r w:rsidRPr="0005437E">
          <w:rPr>
            <w:rFonts w:asciiTheme="minorHAnsi" w:hAnsiTheme="minorHAnsi" w:cstheme="minorHAnsi"/>
            <w:sz w:val="24"/>
            <w:szCs w:val="24"/>
          </w:rPr>
          <w:delText xml:space="preserve"> they will stand under the sign they believe is correct. Is the true statistic ‘Higher’ or ‘Lower’ than the one provided?</w:delText>
        </w:r>
      </w:del>
    </w:p>
    <w:p w14:paraId="67E75549" w14:textId="15028D84" w:rsidR="002538B6" w:rsidRPr="0005437E" w:rsidRDefault="002538B6" w:rsidP="00621FB7">
      <w:pPr>
        <w:widowControl w:val="0"/>
        <w:numPr>
          <w:ilvl w:val="3"/>
          <w:numId w:val="4"/>
        </w:numPr>
        <w:autoSpaceDE w:val="0"/>
        <w:autoSpaceDN w:val="0"/>
        <w:adjustRightInd w:val="0"/>
        <w:ind w:left="720"/>
        <w:rPr>
          <w:del w:id="324" w:author="Doug Reymore" w:date="2026-09-25T21:08:00Z" w16du:dateUtc="2026-09-26T01:08:00Z"/>
          <w:rFonts w:asciiTheme="minorHAnsi" w:hAnsiTheme="minorHAnsi" w:cstheme="minorHAnsi"/>
          <w:sz w:val="24"/>
          <w:szCs w:val="24"/>
        </w:rPr>
      </w:pPr>
      <w:del w:id="325" w:author="Doug Reymore" w:date="2026-09-25T21:08:00Z" w16du:dateUtc="2026-09-26T01:08:00Z">
        <w:r w:rsidRPr="0005437E">
          <w:rPr>
            <w:rFonts w:asciiTheme="minorHAnsi" w:hAnsiTheme="minorHAnsi" w:cstheme="minorHAnsi"/>
            <w:sz w:val="24"/>
            <w:szCs w:val="24"/>
          </w:rPr>
          <w:delText xml:space="preserve">Read the </w:delText>
        </w:r>
        <w:r w:rsidR="00621FB7" w:rsidRPr="0005437E">
          <w:rPr>
            <w:rFonts w:asciiTheme="minorHAnsi" w:hAnsiTheme="minorHAnsi" w:cstheme="minorHAnsi"/>
            <w:sz w:val="24"/>
            <w:szCs w:val="24"/>
          </w:rPr>
          <w:delText>statistics</w:delText>
        </w:r>
        <w:r w:rsidRPr="0005437E">
          <w:rPr>
            <w:rFonts w:asciiTheme="minorHAnsi" w:hAnsiTheme="minorHAnsi" w:cstheme="minorHAnsi"/>
            <w:sz w:val="24"/>
            <w:szCs w:val="24"/>
          </w:rPr>
          <w:delText xml:space="preserve"> from the </w:delText>
        </w:r>
        <w:r w:rsidRPr="00621FB7">
          <w:rPr>
            <w:rFonts w:asciiTheme="minorHAnsi" w:hAnsiTheme="minorHAnsi" w:cstheme="minorHAnsi"/>
            <w:b/>
            <w:bCs/>
            <w:sz w:val="24"/>
            <w:szCs w:val="24"/>
          </w:rPr>
          <w:delText xml:space="preserve">Facilitator Guide </w:delText>
        </w:r>
        <w:r w:rsidR="00621FB7" w:rsidRPr="00621FB7">
          <w:rPr>
            <w:rFonts w:asciiTheme="minorHAnsi" w:hAnsiTheme="minorHAnsi" w:cstheme="minorHAnsi"/>
            <w:b/>
            <w:bCs/>
            <w:sz w:val="24"/>
            <w:szCs w:val="24"/>
          </w:rPr>
          <w:delText>(pg. 4).</w:delText>
        </w:r>
        <w:r w:rsidR="00621FB7">
          <w:rPr>
            <w:rFonts w:asciiTheme="minorHAnsi" w:hAnsiTheme="minorHAnsi" w:cstheme="minorHAnsi"/>
            <w:sz w:val="24"/>
            <w:szCs w:val="24"/>
          </w:rPr>
          <w:delText xml:space="preserve"> </w:delText>
        </w:r>
        <w:r w:rsidRPr="0005437E">
          <w:rPr>
            <w:rFonts w:asciiTheme="minorHAnsi" w:hAnsiTheme="minorHAnsi" w:cstheme="minorHAnsi"/>
            <w:sz w:val="24"/>
            <w:szCs w:val="24"/>
          </w:rPr>
          <w:delText xml:space="preserve">Give the students an opportunity to stand under the sign they believe represents the true answer. After a few students have explained why they chose their answer, provide the correct </w:delText>
        </w:r>
        <w:r w:rsidR="00621FB7" w:rsidRPr="0005437E">
          <w:rPr>
            <w:rFonts w:asciiTheme="minorHAnsi" w:hAnsiTheme="minorHAnsi" w:cstheme="minorHAnsi"/>
            <w:sz w:val="24"/>
            <w:szCs w:val="24"/>
          </w:rPr>
          <w:delText>answer,</w:delText>
        </w:r>
        <w:r w:rsidRPr="0005437E">
          <w:rPr>
            <w:rFonts w:asciiTheme="minorHAnsi" w:hAnsiTheme="minorHAnsi" w:cstheme="minorHAnsi"/>
            <w:sz w:val="24"/>
            <w:szCs w:val="24"/>
          </w:rPr>
          <w:delText xml:space="preserve"> and discuss their feelings on the </w:delText>
        </w:r>
        <w:r w:rsidR="00843FDD" w:rsidRPr="0005437E">
          <w:rPr>
            <w:rFonts w:asciiTheme="minorHAnsi" w:hAnsiTheme="minorHAnsi" w:cstheme="minorHAnsi"/>
            <w:sz w:val="24"/>
            <w:szCs w:val="24"/>
          </w:rPr>
          <w:delText>statistics</w:delText>
        </w:r>
        <w:r w:rsidR="00843FDD">
          <w:rPr>
            <w:rFonts w:asciiTheme="minorHAnsi" w:hAnsiTheme="minorHAnsi" w:cstheme="minorHAnsi"/>
            <w:sz w:val="24"/>
            <w:szCs w:val="24"/>
          </w:rPr>
          <w:delText>.</w:delText>
        </w:r>
        <w:r w:rsidRPr="0005437E">
          <w:rPr>
            <w:rFonts w:asciiTheme="minorHAnsi" w:hAnsiTheme="minorHAnsi" w:cstheme="minorHAnsi"/>
            <w:sz w:val="24"/>
            <w:szCs w:val="24"/>
          </w:rPr>
          <w:delText xml:space="preserve"> </w:delText>
        </w:r>
        <w:r w:rsidR="00843FDD">
          <w:rPr>
            <w:rFonts w:asciiTheme="minorHAnsi" w:hAnsiTheme="minorHAnsi" w:cstheme="minorHAnsi"/>
            <w:sz w:val="24"/>
            <w:szCs w:val="24"/>
          </w:rPr>
          <w:delText>W</w:delText>
        </w:r>
        <w:r w:rsidRPr="0005437E">
          <w:rPr>
            <w:rFonts w:asciiTheme="minorHAnsi" w:hAnsiTheme="minorHAnsi" w:cstheme="minorHAnsi"/>
            <w:sz w:val="24"/>
            <w:szCs w:val="24"/>
          </w:rPr>
          <w:delText>hether it was a higher or lower statistic than what was expected. After all questions have been asked, instruct students to return to their groups at their desks.</w:delText>
        </w:r>
      </w:del>
    </w:p>
    <w:p w14:paraId="542B958C" w14:textId="7374DF14" w:rsidR="00D077A9" w:rsidRDefault="002538B6" w:rsidP="00D077A9">
      <w:pPr>
        <w:widowControl w:val="0"/>
        <w:numPr>
          <w:ilvl w:val="3"/>
          <w:numId w:val="4"/>
        </w:numPr>
        <w:autoSpaceDE w:val="0"/>
        <w:autoSpaceDN w:val="0"/>
        <w:adjustRightInd w:val="0"/>
        <w:ind w:left="720"/>
        <w:rPr>
          <w:del w:id="326" w:author="Doug Reymore" w:date="2026-09-25T21:08:00Z" w16du:dateUtc="2026-09-26T01:08:00Z"/>
          <w:rFonts w:asciiTheme="minorHAnsi" w:hAnsiTheme="minorHAnsi" w:cstheme="minorHAnsi"/>
          <w:sz w:val="24"/>
          <w:szCs w:val="24"/>
        </w:rPr>
      </w:pPr>
      <w:del w:id="327" w:author="Doug Reymore" w:date="2026-09-25T21:08:00Z" w16du:dateUtc="2026-09-26T01:08:00Z">
        <w:r w:rsidRPr="00375571">
          <w:rPr>
            <w:rFonts w:asciiTheme="minorHAnsi" w:hAnsiTheme="minorHAnsi" w:cstheme="minorHAnsi"/>
            <w:sz w:val="24"/>
            <w:szCs w:val="24"/>
          </w:rPr>
          <w:delText xml:space="preserve">Next, remind students that people in positions of authority have the responsibility to protect youth in the discussed risky situations. Assign each group an authority figure </w:delText>
        </w:r>
        <w:r w:rsidR="00241350" w:rsidRPr="00375571">
          <w:rPr>
            <w:rFonts w:asciiTheme="minorHAnsi" w:hAnsiTheme="minorHAnsi" w:cstheme="minorHAnsi"/>
            <w:sz w:val="24"/>
            <w:szCs w:val="24"/>
          </w:rPr>
          <w:delText xml:space="preserve">or let groups pick from the </w:delText>
        </w:r>
        <w:r w:rsidR="00241350" w:rsidRPr="00375571">
          <w:rPr>
            <w:rFonts w:asciiTheme="minorHAnsi" w:hAnsiTheme="minorHAnsi" w:cstheme="minorHAnsi"/>
            <w:b/>
            <w:bCs/>
            <w:sz w:val="24"/>
            <w:szCs w:val="24"/>
          </w:rPr>
          <w:delText>Authority Figure Card</w:delText>
        </w:r>
        <w:r w:rsidR="00621FB7" w:rsidRPr="00375571">
          <w:rPr>
            <w:rFonts w:asciiTheme="minorHAnsi" w:hAnsiTheme="minorHAnsi" w:cstheme="minorHAnsi"/>
            <w:b/>
            <w:bCs/>
            <w:sz w:val="24"/>
            <w:szCs w:val="24"/>
          </w:rPr>
          <w:delText>s (See Slides)</w:delText>
        </w:r>
        <w:r w:rsidR="00843FDD">
          <w:rPr>
            <w:rFonts w:asciiTheme="minorHAnsi" w:hAnsiTheme="minorHAnsi" w:cstheme="minorHAnsi"/>
            <w:sz w:val="24"/>
            <w:szCs w:val="24"/>
          </w:rPr>
          <w:delText xml:space="preserve">. They should also pick a </w:delText>
        </w:r>
        <w:r w:rsidR="00843FDD" w:rsidRPr="00E16780">
          <w:rPr>
            <w:rFonts w:asciiTheme="minorHAnsi" w:hAnsiTheme="minorHAnsi" w:cstheme="minorHAnsi"/>
            <w:b/>
            <w:bCs/>
            <w:sz w:val="24"/>
            <w:szCs w:val="24"/>
          </w:rPr>
          <w:delText>Risky Situation Card</w:delText>
        </w:r>
        <w:r w:rsidR="00E16780" w:rsidRPr="00E16780">
          <w:rPr>
            <w:rFonts w:asciiTheme="minorHAnsi" w:hAnsiTheme="minorHAnsi" w:cstheme="minorHAnsi"/>
            <w:b/>
            <w:bCs/>
            <w:sz w:val="24"/>
            <w:szCs w:val="24"/>
          </w:rPr>
          <w:delText xml:space="preserve"> (See slides)</w:delText>
        </w:r>
        <w:r w:rsidR="00843FDD" w:rsidRPr="00E16780">
          <w:rPr>
            <w:rFonts w:asciiTheme="minorHAnsi" w:hAnsiTheme="minorHAnsi" w:cstheme="minorHAnsi"/>
            <w:b/>
            <w:bCs/>
            <w:sz w:val="24"/>
            <w:szCs w:val="24"/>
          </w:rPr>
          <w:delText>.</w:delText>
        </w:r>
        <w:r w:rsidR="00843FDD">
          <w:rPr>
            <w:rFonts w:asciiTheme="minorHAnsi" w:hAnsiTheme="minorHAnsi" w:cstheme="minorHAnsi"/>
            <w:sz w:val="24"/>
            <w:szCs w:val="24"/>
          </w:rPr>
          <w:delText xml:space="preserve"> H</w:delText>
        </w:r>
        <w:r w:rsidRPr="00375571">
          <w:rPr>
            <w:rFonts w:asciiTheme="minorHAnsi" w:hAnsiTheme="minorHAnsi" w:cstheme="minorHAnsi"/>
            <w:sz w:val="24"/>
            <w:szCs w:val="24"/>
          </w:rPr>
          <w:delText xml:space="preserve">ave them draw a picture of that authority figure equipped with tools to protect minors and help reduce </w:delText>
        </w:r>
        <w:r w:rsidR="00843FDD">
          <w:rPr>
            <w:rFonts w:asciiTheme="minorHAnsi" w:hAnsiTheme="minorHAnsi" w:cstheme="minorHAnsi"/>
            <w:sz w:val="24"/>
            <w:szCs w:val="24"/>
          </w:rPr>
          <w:delText xml:space="preserve">the </w:delText>
        </w:r>
        <w:r w:rsidRPr="00375571">
          <w:rPr>
            <w:rFonts w:asciiTheme="minorHAnsi" w:hAnsiTheme="minorHAnsi" w:cstheme="minorHAnsi"/>
            <w:sz w:val="24"/>
            <w:szCs w:val="24"/>
          </w:rPr>
          <w:delText xml:space="preserve">risk </w:delText>
        </w:r>
        <w:r w:rsidR="00843FDD">
          <w:rPr>
            <w:rFonts w:asciiTheme="minorHAnsi" w:hAnsiTheme="minorHAnsi" w:cstheme="minorHAnsi"/>
            <w:sz w:val="24"/>
            <w:szCs w:val="24"/>
          </w:rPr>
          <w:delText>on their card</w:delText>
        </w:r>
        <w:r w:rsidRPr="00375571">
          <w:rPr>
            <w:rFonts w:asciiTheme="minorHAnsi" w:hAnsiTheme="minorHAnsi" w:cstheme="minorHAnsi"/>
            <w:sz w:val="24"/>
            <w:szCs w:val="24"/>
          </w:rPr>
          <w:delText>.</w:delText>
        </w:r>
        <w:r w:rsidR="00375571" w:rsidRPr="00375571">
          <w:rPr>
            <w:rFonts w:asciiTheme="minorHAnsi" w:hAnsiTheme="minorHAnsi" w:cstheme="minorHAnsi"/>
            <w:sz w:val="24"/>
            <w:szCs w:val="24"/>
          </w:rPr>
          <w:delText xml:space="preserve"> </w:delText>
        </w:r>
        <w:r w:rsidRPr="00375571">
          <w:rPr>
            <w:rFonts w:asciiTheme="minorHAnsi" w:hAnsiTheme="minorHAnsi" w:cstheme="minorHAnsi"/>
            <w:sz w:val="24"/>
            <w:szCs w:val="24"/>
          </w:rPr>
          <w:delText>Be ready to share and explain your drawing.</w:delText>
        </w:r>
      </w:del>
    </w:p>
    <w:p w14:paraId="4F3961D9" w14:textId="1DFBADC3" w:rsidR="00D077A9" w:rsidRDefault="00D077A9" w:rsidP="00D077A9">
      <w:pPr>
        <w:widowControl w:val="0"/>
        <w:numPr>
          <w:ilvl w:val="3"/>
          <w:numId w:val="4"/>
        </w:numPr>
        <w:autoSpaceDE w:val="0"/>
        <w:autoSpaceDN w:val="0"/>
        <w:adjustRightInd w:val="0"/>
        <w:ind w:left="720"/>
        <w:rPr>
          <w:del w:id="328" w:author="Doug Reymore" w:date="2026-09-25T21:08:00Z" w16du:dateUtc="2026-09-26T01:08:00Z"/>
          <w:rFonts w:asciiTheme="minorHAnsi" w:hAnsiTheme="minorHAnsi" w:cstheme="minorHAnsi"/>
          <w:sz w:val="24"/>
          <w:szCs w:val="24"/>
        </w:rPr>
      </w:pPr>
      <w:del w:id="329" w:author="Doug Reymore" w:date="2026-09-25T21:08:00Z" w16du:dateUtc="2026-09-26T01:08:00Z">
        <w:r>
          <w:rPr>
            <w:rFonts w:asciiTheme="minorHAnsi" w:hAnsiTheme="minorHAnsi" w:cstheme="minorHAnsi"/>
            <w:sz w:val="24"/>
            <w:szCs w:val="24"/>
          </w:rPr>
          <w:delText>Next, instruct the groups to develop a celebration or way of showing appreciation to their authority figure that students could get involved with</w:delText>
        </w:r>
        <w:r w:rsidR="00843FDD">
          <w:rPr>
            <w:rFonts w:asciiTheme="minorHAnsi" w:hAnsiTheme="minorHAnsi" w:cstheme="minorHAnsi"/>
            <w:sz w:val="24"/>
            <w:szCs w:val="24"/>
          </w:rPr>
          <w:delText>.</w:delText>
        </w:r>
      </w:del>
    </w:p>
    <w:p w14:paraId="69DD2375" w14:textId="1ED06065" w:rsidR="00D077A9" w:rsidRDefault="00D077A9" w:rsidP="00D077A9">
      <w:pPr>
        <w:widowControl w:val="0"/>
        <w:numPr>
          <w:ilvl w:val="3"/>
          <w:numId w:val="4"/>
        </w:numPr>
        <w:autoSpaceDE w:val="0"/>
        <w:autoSpaceDN w:val="0"/>
        <w:adjustRightInd w:val="0"/>
        <w:ind w:left="720"/>
        <w:rPr>
          <w:del w:id="330" w:author="Doug Reymore" w:date="2026-09-25T21:08:00Z" w16du:dateUtc="2026-09-26T01:08:00Z"/>
          <w:rFonts w:asciiTheme="minorHAnsi" w:hAnsiTheme="minorHAnsi" w:cstheme="minorHAnsi"/>
          <w:sz w:val="24"/>
          <w:szCs w:val="24"/>
        </w:rPr>
      </w:pPr>
      <w:del w:id="331" w:author="Doug Reymore" w:date="2026-09-25T21:08:00Z" w16du:dateUtc="2026-09-26T01:08:00Z">
        <w:r>
          <w:rPr>
            <w:rFonts w:asciiTheme="minorHAnsi" w:hAnsiTheme="minorHAnsi" w:cstheme="minorHAnsi"/>
            <w:sz w:val="24"/>
            <w:szCs w:val="24"/>
          </w:rPr>
          <w:delText xml:space="preserve">Call on each group to present their idea to the class. (Optional: Work with a teacher to choose a student idea that could be possible and help students organize the appreciation celebration.) </w:delText>
        </w:r>
      </w:del>
    </w:p>
    <w:p w14:paraId="7374E871" w14:textId="1900F109" w:rsidR="002538B6" w:rsidRDefault="002538B6" w:rsidP="00D077A9">
      <w:pPr>
        <w:widowControl w:val="0"/>
        <w:numPr>
          <w:ilvl w:val="3"/>
          <w:numId w:val="4"/>
        </w:numPr>
        <w:autoSpaceDE w:val="0"/>
        <w:autoSpaceDN w:val="0"/>
        <w:adjustRightInd w:val="0"/>
        <w:ind w:left="720"/>
        <w:rPr>
          <w:del w:id="332" w:author="Doug Reymore" w:date="2026-09-25T21:08:00Z" w16du:dateUtc="2026-09-26T01:08:00Z"/>
          <w:rFonts w:asciiTheme="minorHAnsi" w:hAnsiTheme="minorHAnsi" w:cstheme="minorHAnsi"/>
          <w:sz w:val="24"/>
          <w:szCs w:val="24"/>
        </w:rPr>
      </w:pPr>
      <w:del w:id="333" w:author="Doug Reymore" w:date="2026-09-25T21:08:00Z" w16du:dateUtc="2026-09-26T01:08:00Z">
        <w:r w:rsidRPr="00D077A9">
          <w:rPr>
            <w:rFonts w:asciiTheme="minorHAnsi" w:hAnsiTheme="minorHAnsi" w:cstheme="minorHAnsi"/>
            <w:sz w:val="24"/>
            <w:szCs w:val="24"/>
          </w:rPr>
          <w:delText xml:space="preserve">Debrief </w:delText>
        </w:r>
        <w:r w:rsidR="00375571" w:rsidRPr="00D077A9">
          <w:rPr>
            <w:rFonts w:asciiTheme="minorHAnsi" w:hAnsiTheme="minorHAnsi" w:cstheme="minorHAnsi"/>
            <w:sz w:val="24"/>
            <w:szCs w:val="24"/>
          </w:rPr>
          <w:delText>the lesson by instructing the groups to take turns sharing with their group an authority figure they respect and how they help youth</w:delText>
        </w:r>
        <w:r w:rsidRPr="00D077A9">
          <w:rPr>
            <w:rFonts w:asciiTheme="minorHAnsi" w:hAnsiTheme="minorHAnsi" w:cstheme="minorHAnsi"/>
            <w:sz w:val="24"/>
            <w:szCs w:val="24"/>
          </w:rPr>
          <w:delText xml:space="preserve"> reduce their risks and keep them safe.</w:delText>
        </w:r>
      </w:del>
    </w:p>
    <w:p w14:paraId="6DAC1CF6" w14:textId="2DAB2500" w:rsidR="00D077A9" w:rsidRPr="00D077A9" w:rsidRDefault="00D077A9" w:rsidP="00D077A9">
      <w:pPr>
        <w:widowControl w:val="0"/>
        <w:numPr>
          <w:ilvl w:val="3"/>
          <w:numId w:val="4"/>
        </w:numPr>
        <w:autoSpaceDE w:val="0"/>
        <w:autoSpaceDN w:val="0"/>
        <w:adjustRightInd w:val="0"/>
        <w:ind w:left="720"/>
        <w:rPr>
          <w:del w:id="334" w:author="Doug Reymore" w:date="2026-09-25T21:08:00Z" w16du:dateUtc="2026-09-26T01:08:00Z"/>
          <w:rFonts w:asciiTheme="minorHAnsi" w:hAnsiTheme="minorHAnsi" w:cstheme="minorHAnsi"/>
          <w:sz w:val="24"/>
          <w:szCs w:val="24"/>
        </w:rPr>
      </w:pPr>
      <w:del w:id="335" w:author="Doug Reymore" w:date="2026-09-25T21:08:00Z" w16du:dateUtc="2026-09-26T01:08:00Z">
        <w:r>
          <w:rPr>
            <w:rFonts w:asciiTheme="minorHAnsi" w:hAnsiTheme="minorHAnsi" w:cstheme="minorHAnsi"/>
            <w:sz w:val="24"/>
            <w:szCs w:val="24"/>
          </w:rPr>
          <w:delText xml:space="preserve">Call on volunteers to share their person with the class and tell why they chose them. </w:delText>
        </w:r>
      </w:del>
    </w:p>
    <w:p w14:paraId="67063E12" w14:textId="77777777" w:rsidR="002538B6" w:rsidRPr="0005437E" w:rsidRDefault="002538B6" w:rsidP="00621FB7">
      <w:pPr>
        <w:widowControl w:val="0"/>
        <w:autoSpaceDE w:val="0"/>
        <w:autoSpaceDN w:val="0"/>
        <w:adjustRightInd w:val="0"/>
        <w:ind w:left="720"/>
        <w:rPr>
          <w:del w:id="336" w:author="Doug Reymore" w:date="2026-09-25T21:08:00Z" w16du:dateUtc="2026-09-26T01:08:00Z"/>
          <w:rFonts w:asciiTheme="minorHAnsi" w:hAnsiTheme="minorHAnsi" w:cstheme="minorHAnsi"/>
          <w:sz w:val="24"/>
          <w:szCs w:val="24"/>
        </w:rPr>
      </w:pPr>
    </w:p>
    <w:p w14:paraId="75882CE6" w14:textId="77777777" w:rsidR="002538B6" w:rsidRPr="0005437E" w:rsidRDefault="002538B6" w:rsidP="00123CD1">
      <w:pPr>
        <w:pStyle w:val="ListParagraph"/>
        <w:ind w:left="810"/>
        <w:rPr>
          <w:del w:id="337" w:author="Doug Reymore" w:date="2026-09-25T21:08:00Z" w16du:dateUtc="2026-09-26T01:08:00Z"/>
          <w:rFonts w:asciiTheme="minorHAnsi" w:hAnsiTheme="minorHAnsi" w:cstheme="minorHAnsi"/>
          <w:sz w:val="24"/>
          <w:szCs w:val="24"/>
        </w:rPr>
      </w:pPr>
    </w:p>
    <w:p w14:paraId="042F7722" w14:textId="77777777" w:rsidR="002538B6" w:rsidRPr="0005437E" w:rsidRDefault="002538B6" w:rsidP="00123CD1">
      <w:pPr>
        <w:widowControl w:val="0"/>
        <w:autoSpaceDE w:val="0"/>
        <w:autoSpaceDN w:val="0"/>
        <w:adjustRightInd w:val="0"/>
        <w:ind w:left="1080"/>
        <w:rPr>
          <w:del w:id="338" w:author="Doug Reymore" w:date="2026-09-25T21:08:00Z" w16du:dateUtc="2026-09-26T01:08:00Z"/>
          <w:rFonts w:asciiTheme="minorHAnsi" w:hAnsiTheme="minorHAnsi" w:cstheme="minorHAnsi"/>
          <w:sz w:val="24"/>
          <w:szCs w:val="24"/>
        </w:rPr>
      </w:pPr>
    </w:p>
    <w:p w14:paraId="307E0756" w14:textId="77777777" w:rsidR="002538B6" w:rsidRPr="0005437E" w:rsidRDefault="00934AE9" w:rsidP="00067078">
      <w:pPr>
        <w:jc w:val="center"/>
        <w:rPr>
          <w:del w:id="339" w:author="Doug Reymore" w:date="2026-09-25T21:08:00Z" w16du:dateUtc="2026-09-26T01:08:00Z"/>
          <w:rFonts w:asciiTheme="minorHAnsi" w:hAnsiTheme="minorHAnsi" w:cstheme="minorHAnsi"/>
          <w:sz w:val="24"/>
          <w:szCs w:val="24"/>
        </w:rPr>
      </w:pPr>
      <w:del w:id="340" w:author="Doug Reymore" w:date="2026-09-25T21:08:00Z" w16du:dateUtc="2026-09-26T01:08:00Z">
        <w:r w:rsidRPr="00934AE9">
          <w:rPr>
            <w:rFonts w:asciiTheme="minorHAnsi" w:hAnsiTheme="minorHAnsi" w:cstheme="minorHAnsi"/>
            <w:b/>
            <w:noProof/>
            <w:sz w:val="24"/>
            <w:szCs w:val="24"/>
          </w:rPr>
          <w:pict w14:anchorId="04379D39">
            <v:shape id="Picture 2" o:spid="_x0000_i1026" type="#_x0000_t75" alt="AFLSE w bar fdn" style="width:161.1pt;height:75pt;visibility:visible;mso-wrap-style:square">
              <v:imagedata r:id="rId8" o:title="AFLSE w bar fdn"/>
              <o:lock v:ext="edit" rotation="t" cropping="t" verticies="t"/>
            </v:shape>
          </w:pict>
        </w:r>
      </w:del>
    </w:p>
    <w:p w14:paraId="6DEC3CC4" w14:textId="77777777" w:rsidR="002538B6" w:rsidRPr="0005437E" w:rsidRDefault="002538B6" w:rsidP="00067078">
      <w:pPr>
        <w:pBdr>
          <w:bottom w:val="single" w:sz="4" w:space="2" w:color="auto"/>
        </w:pBdr>
        <w:jc w:val="center"/>
        <w:rPr>
          <w:del w:id="341" w:author="Doug Reymore" w:date="2026-09-25T21:08:00Z" w16du:dateUtc="2026-09-26T01:08:00Z"/>
          <w:rFonts w:asciiTheme="minorHAnsi" w:hAnsiTheme="minorHAnsi" w:cstheme="minorHAnsi"/>
          <w:sz w:val="24"/>
          <w:szCs w:val="24"/>
        </w:rPr>
      </w:pPr>
      <w:del w:id="342" w:author="Doug Reymore" w:date="2026-09-25T21:08:00Z" w16du:dateUtc="2026-09-26T01:08:00Z">
        <w:r w:rsidRPr="0005437E">
          <w:rPr>
            <w:rFonts w:asciiTheme="minorHAnsi" w:hAnsiTheme="minorHAnsi" w:cstheme="minorHAnsi"/>
            <w:sz w:val="24"/>
            <w:szCs w:val="24"/>
          </w:rPr>
          <w:delText>The Law-Related Education Academy is sponsored by the Arizona Foundation for Legal Services &amp; Education with funding made possible by the Arizona Department of Education School Safety Program.</w:delText>
        </w:r>
      </w:del>
    </w:p>
    <w:p w14:paraId="1AE412D5" w14:textId="77777777" w:rsidR="002538B6" w:rsidRPr="0005437E" w:rsidRDefault="002538B6" w:rsidP="00067078">
      <w:pPr>
        <w:jc w:val="center"/>
        <w:rPr>
          <w:del w:id="343" w:author="Doug Reymore" w:date="2026-09-25T21:08:00Z" w16du:dateUtc="2026-09-26T01:08:00Z"/>
          <w:rFonts w:asciiTheme="minorHAnsi" w:hAnsiTheme="minorHAnsi" w:cstheme="minorHAnsi"/>
          <w:b/>
          <w:bCs/>
          <w:sz w:val="24"/>
          <w:szCs w:val="24"/>
          <w:u w:val="single"/>
        </w:rPr>
      </w:pPr>
    </w:p>
    <w:p w14:paraId="3AB330F3" w14:textId="77777777" w:rsidR="002538B6" w:rsidRPr="0005437E" w:rsidRDefault="002538B6" w:rsidP="00067078">
      <w:pPr>
        <w:jc w:val="center"/>
        <w:rPr>
          <w:del w:id="344" w:author="Doug Reymore" w:date="2026-09-25T21:08:00Z" w16du:dateUtc="2026-09-26T01:08:00Z"/>
          <w:rFonts w:asciiTheme="minorHAnsi" w:hAnsiTheme="minorHAnsi" w:cstheme="minorHAnsi"/>
          <w:b/>
          <w:bCs/>
          <w:sz w:val="24"/>
          <w:szCs w:val="24"/>
        </w:rPr>
      </w:pPr>
      <w:del w:id="345" w:author="Doug Reymore" w:date="2026-09-25T21:08:00Z" w16du:dateUtc="2026-09-26T01:08:00Z">
        <w:r w:rsidRPr="0005437E">
          <w:rPr>
            <w:rFonts w:asciiTheme="minorHAnsi" w:hAnsiTheme="minorHAnsi" w:cstheme="minorHAnsi"/>
            <w:b/>
            <w:bCs/>
            <w:sz w:val="24"/>
            <w:szCs w:val="24"/>
          </w:rPr>
          <w:delText>“Respect for Authority” Academy</w:delText>
        </w:r>
      </w:del>
    </w:p>
    <w:p w14:paraId="07699D44" w14:textId="14635180" w:rsidR="002538B6" w:rsidRPr="0005437E" w:rsidRDefault="00D077A9" w:rsidP="00067078">
      <w:pPr>
        <w:jc w:val="center"/>
        <w:rPr>
          <w:del w:id="346" w:author="Doug Reymore" w:date="2026-09-25T21:08:00Z" w16du:dateUtc="2026-09-26T01:08:00Z"/>
          <w:rFonts w:asciiTheme="minorHAnsi" w:hAnsiTheme="minorHAnsi" w:cstheme="minorHAnsi"/>
          <w:sz w:val="24"/>
          <w:szCs w:val="24"/>
        </w:rPr>
      </w:pPr>
      <w:del w:id="347" w:author="Doug Reymore" w:date="2026-09-25T21:08:00Z" w16du:dateUtc="2026-09-26T01:08:00Z">
        <w:r>
          <w:rPr>
            <w:rFonts w:asciiTheme="minorHAnsi" w:hAnsiTheme="minorHAnsi" w:cstheme="minorHAnsi"/>
            <w:sz w:val="24"/>
            <w:szCs w:val="24"/>
          </w:rPr>
          <w:delText>(</w:delText>
        </w:r>
        <w:r w:rsidR="002538B6" w:rsidRPr="0005437E">
          <w:rPr>
            <w:rFonts w:asciiTheme="minorHAnsi" w:hAnsiTheme="minorHAnsi" w:cstheme="minorHAnsi"/>
            <w:sz w:val="24"/>
            <w:szCs w:val="24"/>
          </w:rPr>
          <w:delText>Middle/High</w:delText>
        </w:r>
        <w:r>
          <w:rPr>
            <w:rFonts w:asciiTheme="minorHAnsi" w:hAnsiTheme="minorHAnsi" w:cstheme="minorHAnsi"/>
            <w:sz w:val="24"/>
            <w:szCs w:val="24"/>
          </w:rPr>
          <w:delText xml:space="preserve"> School)</w:delText>
        </w:r>
      </w:del>
    </w:p>
    <w:p w14:paraId="79C2FC03" w14:textId="77777777" w:rsidR="002538B6" w:rsidRPr="0005437E" w:rsidRDefault="002538B6" w:rsidP="004D44BB">
      <w:pPr>
        <w:jc w:val="center"/>
        <w:rPr>
          <w:del w:id="348" w:author="Doug Reymore" w:date="2026-09-25T21:08:00Z" w16du:dateUtc="2026-09-26T01:08:00Z"/>
          <w:rFonts w:asciiTheme="minorHAnsi" w:hAnsiTheme="minorHAnsi" w:cstheme="minorHAnsi"/>
          <w:sz w:val="24"/>
          <w:szCs w:val="24"/>
        </w:rPr>
      </w:pPr>
      <w:del w:id="349" w:author="Doug Reymore" w:date="2026-09-25T21:08:00Z" w16du:dateUtc="2026-09-26T01:08:00Z">
        <w:r w:rsidRPr="0005437E">
          <w:rPr>
            <w:rFonts w:asciiTheme="minorHAnsi" w:hAnsiTheme="minorHAnsi" w:cstheme="minorHAnsi"/>
            <w:b/>
            <w:bCs/>
            <w:sz w:val="24"/>
            <w:szCs w:val="24"/>
          </w:rPr>
          <w:delText xml:space="preserve">Safety Concerns </w:delText>
        </w:r>
      </w:del>
    </w:p>
    <w:p w14:paraId="533A2B07" w14:textId="77777777" w:rsidR="00755901" w:rsidRDefault="00755901" w:rsidP="004D44BB">
      <w:pPr>
        <w:jc w:val="center"/>
        <w:rPr>
          <w:del w:id="350" w:author="Doug Reymore" w:date="2026-09-25T21:08:00Z" w16du:dateUtc="2026-09-26T01:08:00Z"/>
          <w:rFonts w:asciiTheme="minorHAnsi" w:hAnsiTheme="minorHAnsi" w:cstheme="minorHAnsi"/>
          <w:sz w:val="24"/>
          <w:szCs w:val="24"/>
        </w:rPr>
      </w:pPr>
    </w:p>
    <w:p w14:paraId="484AF5C7" w14:textId="11144F7D" w:rsidR="002538B6" w:rsidRDefault="002538B6" w:rsidP="004D44BB">
      <w:pPr>
        <w:jc w:val="center"/>
        <w:rPr>
          <w:del w:id="351" w:author="Doug Reymore" w:date="2026-09-25T21:08:00Z" w16du:dateUtc="2026-09-26T01:08:00Z"/>
          <w:rFonts w:asciiTheme="minorHAnsi" w:hAnsiTheme="minorHAnsi" w:cstheme="minorHAnsi"/>
          <w:sz w:val="24"/>
          <w:szCs w:val="24"/>
        </w:rPr>
      </w:pPr>
      <w:del w:id="352" w:author="Doug Reymore" w:date="2026-09-25T21:08:00Z" w16du:dateUtc="2026-09-26T01:08:00Z">
        <w:r w:rsidRPr="0005437E">
          <w:rPr>
            <w:rFonts w:asciiTheme="minorHAnsi" w:hAnsiTheme="minorHAnsi" w:cstheme="minorHAnsi"/>
            <w:sz w:val="24"/>
            <w:szCs w:val="24"/>
          </w:rPr>
          <w:delText xml:space="preserve">Higher/Lower </w:delText>
        </w:r>
        <w:r w:rsidR="003A34B3" w:rsidRPr="0005437E">
          <w:rPr>
            <w:rFonts w:asciiTheme="minorHAnsi" w:hAnsiTheme="minorHAnsi" w:cstheme="minorHAnsi"/>
            <w:sz w:val="24"/>
            <w:szCs w:val="24"/>
          </w:rPr>
          <w:delText>Facilitator Guide</w:delText>
        </w:r>
      </w:del>
    </w:p>
    <w:p w14:paraId="07537063" w14:textId="22512A65" w:rsidR="00567704" w:rsidRDefault="00567704" w:rsidP="004D44BB">
      <w:pPr>
        <w:jc w:val="center"/>
        <w:rPr>
          <w:del w:id="353" w:author="Doug Reymore" w:date="2026-09-25T21:08:00Z" w16du:dateUtc="2026-09-26T01:08:00Z"/>
          <w:rFonts w:asciiTheme="minorHAnsi" w:hAnsiTheme="minorHAnsi" w:cstheme="minorHAnsi"/>
          <w:sz w:val="24"/>
          <w:szCs w:val="24"/>
        </w:rPr>
      </w:pPr>
      <w:del w:id="354" w:author="Doug Reymore" w:date="2026-09-25T21:08:00Z" w16du:dateUtc="2026-09-26T01:08:00Z">
        <w:r>
          <w:rPr>
            <w:rFonts w:asciiTheme="minorHAnsi" w:hAnsiTheme="minorHAnsi" w:cstheme="minorHAnsi"/>
            <w:sz w:val="24"/>
            <w:szCs w:val="24"/>
          </w:rPr>
          <w:delText>Source:  2022 Arizona Youth Survey</w:delText>
        </w:r>
      </w:del>
    </w:p>
    <w:p w14:paraId="44BA98E0" w14:textId="4E020233" w:rsidR="00567704" w:rsidRDefault="00567704" w:rsidP="004D44BB">
      <w:pPr>
        <w:jc w:val="center"/>
        <w:rPr>
          <w:del w:id="355" w:author="Doug Reymore" w:date="2026-09-25T21:08:00Z" w16du:dateUtc="2026-09-26T01:08:00Z"/>
          <w:sz w:val="24"/>
          <w:szCs w:val="24"/>
        </w:rPr>
      </w:pPr>
      <w:del w:id="356" w:author="Doug Reymore" w:date="2026-09-25T21:08:00Z" w16du:dateUtc="2026-09-26T01:08:00Z">
        <w:r>
          <w:fldChar w:fldCharType="begin"/>
        </w:r>
        <w:r>
          <w:delInstrText>HYPERLINK "https://www.azcjc.gov/Portals/0/Documents/pubs/AYSReports/2022/AYS_2022%20_State_Report_FINAL_09072022.pdf"</w:delInstrText>
        </w:r>
        <w:r>
          <w:fldChar w:fldCharType="separate"/>
        </w:r>
        <w:r w:rsidRPr="00AD08C1">
          <w:rPr>
            <w:rStyle w:val="Hyperlink"/>
            <w:sz w:val="24"/>
            <w:szCs w:val="24"/>
          </w:rPr>
          <w:delText>https://www.azcjc.gov/Portals/0/Documents/pubs/AYSReports/2022/AYS_2022%20_State_Report_FINAL_09072022.pdf</w:delText>
        </w:r>
        <w:r>
          <w:fldChar w:fldCharType="end"/>
        </w:r>
        <w:r>
          <w:rPr>
            <w:sz w:val="24"/>
            <w:szCs w:val="24"/>
          </w:rPr>
          <w:delText xml:space="preserve"> </w:delText>
        </w:r>
      </w:del>
    </w:p>
    <w:p w14:paraId="4D11345E" w14:textId="77777777" w:rsidR="00567704" w:rsidRDefault="00567704" w:rsidP="004D44BB">
      <w:pPr>
        <w:jc w:val="center"/>
        <w:rPr>
          <w:del w:id="357" w:author="Doug Reymore" w:date="2026-09-25T21:08:00Z" w16du:dateUtc="2026-09-26T01:08:00Z"/>
          <w:sz w:val="24"/>
          <w:szCs w:val="24"/>
        </w:rPr>
      </w:pPr>
    </w:p>
    <w:p w14:paraId="735E9978" w14:textId="26FE7A0B" w:rsidR="00567704" w:rsidRDefault="00567704" w:rsidP="00040DB8">
      <w:pPr>
        <w:numPr>
          <w:ilvl w:val="0"/>
          <w:numId w:val="31"/>
        </w:numPr>
        <w:ind w:left="720"/>
        <w:jc w:val="both"/>
        <w:rPr>
          <w:del w:id="358" w:author="Doug Reymore" w:date="2026-09-25T21:08:00Z" w16du:dateUtc="2026-09-26T01:08:00Z"/>
          <w:rFonts w:asciiTheme="minorHAnsi" w:hAnsiTheme="minorHAnsi" w:cstheme="minorHAnsi"/>
          <w:sz w:val="24"/>
          <w:szCs w:val="24"/>
        </w:rPr>
      </w:pPr>
      <w:del w:id="359" w:author="Doug Reymore" w:date="2026-09-25T21:08:00Z" w16du:dateUtc="2026-09-26T01:08:00Z">
        <w:r w:rsidRPr="00292277">
          <w:rPr>
            <w:rFonts w:asciiTheme="minorHAnsi" w:hAnsiTheme="minorHAnsi" w:cstheme="minorHAnsi"/>
            <w:sz w:val="24"/>
            <w:szCs w:val="24"/>
          </w:rPr>
          <w:delText>20% of 8</w:delText>
        </w:r>
        <w:r w:rsidRPr="00292277">
          <w:rPr>
            <w:rFonts w:asciiTheme="minorHAnsi" w:hAnsiTheme="minorHAnsi" w:cstheme="minorHAnsi"/>
            <w:sz w:val="24"/>
            <w:szCs w:val="24"/>
            <w:vertAlign w:val="superscript"/>
          </w:rPr>
          <w:delText>th</w:delText>
        </w:r>
        <w:r w:rsidRPr="00292277">
          <w:rPr>
            <w:rFonts w:asciiTheme="minorHAnsi" w:hAnsiTheme="minorHAnsi" w:cstheme="minorHAnsi"/>
            <w:sz w:val="24"/>
            <w:szCs w:val="24"/>
          </w:rPr>
          <w:delText>, 10</w:delText>
        </w:r>
        <w:r w:rsidRPr="00292277">
          <w:rPr>
            <w:rFonts w:asciiTheme="minorHAnsi" w:hAnsiTheme="minorHAnsi" w:cstheme="minorHAnsi"/>
            <w:sz w:val="24"/>
            <w:szCs w:val="24"/>
            <w:vertAlign w:val="superscript"/>
          </w:rPr>
          <w:delText>th</w:delText>
        </w:r>
        <w:r w:rsidRPr="00292277">
          <w:rPr>
            <w:rFonts w:asciiTheme="minorHAnsi" w:hAnsiTheme="minorHAnsi" w:cstheme="minorHAnsi"/>
            <w:sz w:val="24"/>
            <w:szCs w:val="24"/>
          </w:rPr>
          <w:delText xml:space="preserve"> and 12</w:delText>
        </w:r>
        <w:r w:rsidRPr="00292277">
          <w:rPr>
            <w:rFonts w:asciiTheme="minorHAnsi" w:hAnsiTheme="minorHAnsi" w:cstheme="minorHAnsi"/>
            <w:sz w:val="24"/>
            <w:szCs w:val="24"/>
            <w:vertAlign w:val="superscript"/>
          </w:rPr>
          <w:delText>th</w:delText>
        </w:r>
        <w:r w:rsidRPr="00292277">
          <w:rPr>
            <w:rFonts w:asciiTheme="minorHAnsi" w:hAnsiTheme="minorHAnsi" w:cstheme="minorHAnsi"/>
            <w:sz w:val="24"/>
            <w:szCs w:val="24"/>
          </w:rPr>
          <w:delText xml:space="preserve"> graders reported</w:delText>
        </w:r>
        <w:r>
          <w:rPr>
            <w:rFonts w:asciiTheme="minorHAnsi" w:hAnsiTheme="minorHAnsi" w:cstheme="minorHAnsi"/>
            <w:sz w:val="24"/>
            <w:szCs w:val="24"/>
          </w:rPr>
          <w:delText xml:space="preserve"> using e-cigarettes. (Lower 18.9% </w:delText>
        </w:r>
        <w:r w:rsidR="00292277">
          <w:rPr>
            <w:rFonts w:asciiTheme="minorHAnsi" w:hAnsiTheme="minorHAnsi" w:cstheme="minorHAnsi"/>
            <w:sz w:val="24"/>
            <w:szCs w:val="24"/>
          </w:rPr>
          <w:delText>decreased from 2020-2022)</w:delText>
        </w:r>
      </w:del>
    </w:p>
    <w:p w14:paraId="6DDA9FAA" w14:textId="77777777" w:rsidR="00292277" w:rsidRDefault="00292277" w:rsidP="00040DB8">
      <w:pPr>
        <w:jc w:val="both"/>
        <w:rPr>
          <w:del w:id="360" w:author="Doug Reymore" w:date="2026-09-25T21:08:00Z" w16du:dateUtc="2026-09-26T01:08:00Z"/>
          <w:rFonts w:asciiTheme="minorHAnsi" w:hAnsiTheme="minorHAnsi" w:cstheme="minorHAnsi"/>
          <w:sz w:val="24"/>
          <w:szCs w:val="24"/>
        </w:rPr>
      </w:pPr>
    </w:p>
    <w:p w14:paraId="14F22C8E" w14:textId="57DF7AF4" w:rsidR="00292277" w:rsidRPr="00292277" w:rsidRDefault="00292277" w:rsidP="00040DB8">
      <w:pPr>
        <w:numPr>
          <w:ilvl w:val="0"/>
          <w:numId w:val="31"/>
        </w:numPr>
        <w:ind w:left="720"/>
        <w:jc w:val="both"/>
        <w:rPr>
          <w:del w:id="361" w:author="Doug Reymore" w:date="2026-09-25T21:08:00Z" w16du:dateUtc="2026-09-26T01:08:00Z"/>
          <w:rFonts w:asciiTheme="minorHAnsi" w:hAnsiTheme="minorHAnsi" w:cstheme="minorHAnsi"/>
          <w:sz w:val="24"/>
          <w:szCs w:val="24"/>
        </w:rPr>
      </w:pPr>
      <w:bookmarkStart w:id="362" w:name="_Hlk145433180"/>
      <w:del w:id="363" w:author="Doug Reymore" w:date="2026-09-25T21:08:00Z" w16du:dateUtc="2026-09-26T01:08:00Z">
        <w:r w:rsidRPr="00292277">
          <w:rPr>
            <w:rFonts w:asciiTheme="minorHAnsi" w:hAnsiTheme="minorHAnsi" w:cstheme="minorHAnsi"/>
            <w:sz w:val="24"/>
            <w:szCs w:val="24"/>
          </w:rPr>
          <w:delText xml:space="preserve">20% of </w:delText>
        </w:r>
        <w:r w:rsidRPr="00292277">
          <w:rPr>
            <w:sz w:val="24"/>
            <w:szCs w:val="24"/>
          </w:rPr>
          <w:delText>8</w:delText>
        </w:r>
        <w:r w:rsidRPr="00292277">
          <w:rPr>
            <w:sz w:val="24"/>
            <w:szCs w:val="24"/>
            <w:vertAlign w:val="superscript"/>
          </w:rPr>
          <w:delText>th</w:delText>
        </w:r>
        <w:r w:rsidRPr="00292277">
          <w:rPr>
            <w:sz w:val="24"/>
            <w:szCs w:val="24"/>
          </w:rPr>
          <w:delText>, 10</w:delText>
        </w:r>
        <w:r w:rsidRPr="00292277">
          <w:rPr>
            <w:sz w:val="24"/>
            <w:szCs w:val="24"/>
            <w:vertAlign w:val="superscript"/>
          </w:rPr>
          <w:delText>th</w:delText>
        </w:r>
        <w:r w:rsidRPr="00292277">
          <w:rPr>
            <w:sz w:val="24"/>
            <w:szCs w:val="24"/>
          </w:rPr>
          <w:delText xml:space="preserve"> and 12</w:delText>
        </w:r>
        <w:r w:rsidRPr="00292277">
          <w:rPr>
            <w:sz w:val="24"/>
            <w:szCs w:val="24"/>
            <w:vertAlign w:val="superscript"/>
          </w:rPr>
          <w:delText>th</w:delText>
        </w:r>
        <w:r w:rsidRPr="00292277">
          <w:rPr>
            <w:sz w:val="24"/>
            <w:szCs w:val="24"/>
          </w:rPr>
          <w:delText xml:space="preserve"> graders reported</w:delText>
        </w:r>
        <w:r>
          <w:rPr>
            <w:sz w:val="24"/>
            <w:szCs w:val="24"/>
          </w:rPr>
          <w:delText xml:space="preserve"> </w:delText>
        </w:r>
        <w:bookmarkEnd w:id="362"/>
        <w:r>
          <w:rPr>
            <w:sz w:val="24"/>
            <w:szCs w:val="24"/>
          </w:rPr>
          <w:delText xml:space="preserve">having seen or heard advertisements warning of the dangers of fentanyl. (Higher-26%; 70% reported they think people who us fentanyl are at great risk) </w:delText>
        </w:r>
      </w:del>
    </w:p>
    <w:p w14:paraId="7764F886" w14:textId="77777777" w:rsidR="00292277" w:rsidRPr="00292277" w:rsidRDefault="00292277" w:rsidP="00040DB8">
      <w:pPr>
        <w:jc w:val="both"/>
        <w:rPr>
          <w:del w:id="364" w:author="Doug Reymore" w:date="2026-09-25T21:08:00Z" w16du:dateUtc="2026-09-26T01:08:00Z"/>
          <w:rFonts w:asciiTheme="minorHAnsi" w:hAnsiTheme="minorHAnsi" w:cstheme="minorHAnsi"/>
          <w:sz w:val="24"/>
          <w:szCs w:val="24"/>
        </w:rPr>
      </w:pPr>
    </w:p>
    <w:p w14:paraId="55DDB9C6" w14:textId="37AD897F" w:rsidR="00292277" w:rsidRPr="00040DB8" w:rsidRDefault="00292277" w:rsidP="00040DB8">
      <w:pPr>
        <w:numPr>
          <w:ilvl w:val="0"/>
          <w:numId w:val="31"/>
        </w:numPr>
        <w:ind w:left="720"/>
        <w:jc w:val="both"/>
        <w:rPr>
          <w:del w:id="365" w:author="Doug Reymore" w:date="2026-09-25T21:08:00Z" w16du:dateUtc="2026-09-26T01:08:00Z"/>
          <w:rFonts w:asciiTheme="minorHAnsi" w:hAnsiTheme="minorHAnsi" w:cstheme="minorHAnsi"/>
          <w:sz w:val="24"/>
          <w:szCs w:val="24"/>
        </w:rPr>
      </w:pPr>
      <w:del w:id="366" w:author="Doug Reymore" w:date="2026-09-25T21:08:00Z" w16du:dateUtc="2026-09-26T01:08:00Z">
        <w:r w:rsidRPr="00292277">
          <w:rPr>
            <w:sz w:val="24"/>
            <w:szCs w:val="24"/>
          </w:rPr>
          <w:delText>20% of 8</w:delText>
        </w:r>
        <w:r w:rsidRPr="00292277">
          <w:rPr>
            <w:sz w:val="24"/>
            <w:szCs w:val="24"/>
            <w:vertAlign w:val="superscript"/>
          </w:rPr>
          <w:delText>th</w:delText>
        </w:r>
        <w:r w:rsidRPr="00292277">
          <w:rPr>
            <w:sz w:val="24"/>
            <w:szCs w:val="24"/>
          </w:rPr>
          <w:delText>, 10</w:delText>
        </w:r>
        <w:r w:rsidRPr="00292277">
          <w:rPr>
            <w:sz w:val="24"/>
            <w:szCs w:val="24"/>
            <w:vertAlign w:val="superscript"/>
          </w:rPr>
          <w:delText>th</w:delText>
        </w:r>
        <w:r w:rsidRPr="00292277">
          <w:rPr>
            <w:sz w:val="24"/>
            <w:szCs w:val="24"/>
          </w:rPr>
          <w:delText xml:space="preserve"> and 12</w:delText>
        </w:r>
        <w:r w:rsidRPr="00292277">
          <w:rPr>
            <w:sz w:val="24"/>
            <w:szCs w:val="24"/>
            <w:vertAlign w:val="superscript"/>
          </w:rPr>
          <w:delText>th</w:delText>
        </w:r>
        <w:r w:rsidRPr="00292277">
          <w:rPr>
            <w:sz w:val="24"/>
            <w:szCs w:val="24"/>
          </w:rPr>
          <w:delText xml:space="preserve"> graders reported</w:delText>
        </w:r>
        <w:r>
          <w:rPr>
            <w:sz w:val="24"/>
            <w:szCs w:val="24"/>
          </w:rPr>
          <w:delText xml:space="preserve"> currently belonging to a gang. (Lower-fewer than 1%)</w:delText>
        </w:r>
      </w:del>
    </w:p>
    <w:p w14:paraId="5CAC4721" w14:textId="77777777" w:rsidR="00040DB8" w:rsidRPr="00292277" w:rsidRDefault="00040DB8" w:rsidP="00040DB8">
      <w:pPr>
        <w:jc w:val="both"/>
        <w:rPr>
          <w:del w:id="367" w:author="Doug Reymore" w:date="2026-09-25T21:08:00Z" w16du:dateUtc="2026-09-26T01:08:00Z"/>
          <w:rFonts w:asciiTheme="minorHAnsi" w:hAnsiTheme="minorHAnsi" w:cstheme="minorHAnsi"/>
          <w:sz w:val="24"/>
          <w:szCs w:val="24"/>
        </w:rPr>
      </w:pPr>
    </w:p>
    <w:p w14:paraId="2D1861CD" w14:textId="13C29BA8" w:rsidR="00292277" w:rsidRPr="00040DB8" w:rsidRDefault="00292277" w:rsidP="00040DB8">
      <w:pPr>
        <w:numPr>
          <w:ilvl w:val="0"/>
          <w:numId w:val="31"/>
        </w:numPr>
        <w:ind w:left="720"/>
        <w:jc w:val="both"/>
        <w:rPr>
          <w:del w:id="368" w:author="Doug Reymore" w:date="2026-09-25T21:08:00Z" w16du:dateUtc="2026-09-26T01:08:00Z"/>
          <w:rFonts w:asciiTheme="minorHAnsi" w:hAnsiTheme="minorHAnsi" w:cstheme="minorHAnsi"/>
          <w:sz w:val="24"/>
          <w:szCs w:val="24"/>
        </w:rPr>
      </w:pPr>
      <w:del w:id="369" w:author="Doug Reymore" w:date="2026-09-25T21:08:00Z" w16du:dateUtc="2026-09-26T01:08:00Z">
        <w:r w:rsidRPr="00292277">
          <w:rPr>
            <w:sz w:val="24"/>
            <w:szCs w:val="24"/>
          </w:rPr>
          <w:delText>20% of 8</w:delText>
        </w:r>
        <w:r w:rsidRPr="00292277">
          <w:rPr>
            <w:sz w:val="24"/>
            <w:szCs w:val="24"/>
            <w:vertAlign w:val="superscript"/>
          </w:rPr>
          <w:delText>th</w:delText>
        </w:r>
        <w:r w:rsidRPr="00292277">
          <w:rPr>
            <w:sz w:val="24"/>
            <w:szCs w:val="24"/>
          </w:rPr>
          <w:delText>, 10</w:delText>
        </w:r>
        <w:r w:rsidRPr="00292277">
          <w:rPr>
            <w:sz w:val="24"/>
            <w:szCs w:val="24"/>
            <w:vertAlign w:val="superscript"/>
          </w:rPr>
          <w:delText>th</w:delText>
        </w:r>
        <w:r w:rsidRPr="00292277">
          <w:rPr>
            <w:sz w:val="24"/>
            <w:szCs w:val="24"/>
          </w:rPr>
          <w:delText xml:space="preserve"> and 12</w:delText>
        </w:r>
        <w:r w:rsidRPr="00292277">
          <w:rPr>
            <w:sz w:val="24"/>
            <w:szCs w:val="24"/>
            <w:vertAlign w:val="superscript"/>
          </w:rPr>
          <w:delText>th</w:delText>
        </w:r>
        <w:r w:rsidRPr="00292277">
          <w:rPr>
            <w:sz w:val="24"/>
            <w:szCs w:val="24"/>
          </w:rPr>
          <w:delText xml:space="preserve"> graders reported</w:delText>
        </w:r>
        <w:r>
          <w:rPr>
            <w:sz w:val="24"/>
            <w:szCs w:val="24"/>
          </w:rPr>
          <w:delText xml:space="preserve"> slight or no perceived risk of drug use. (Higher: 65%; Teens have a higher risk of addiction because their brain is still developing)</w:delText>
        </w:r>
      </w:del>
    </w:p>
    <w:p w14:paraId="01FB2E9D" w14:textId="77777777" w:rsidR="00040DB8" w:rsidRPr="00292277" w:rsidRDefault="00040DB8" w:rsidP="00040DB8">
      <w:pPr>
        <w:jc w:val="both"/>
        <w:rPr>
          <w:del w:id="370" w:author="Doug Reymore" w:date="2026-09-25T21:08:00Z" w16du:dateUtc="2026-09-26T01:08:00Z"/>
          <w:rFonts w:asciiTheme="minorHAnsi" w:hAnsiTheme="minorHAnsi" w:cstheme="minorHAnsi"/>
          <w:sz w:val="24"/>
          <w:szCs w:val="24"/>
        </w:rPr>
      </w:pPr>
    </w:p>
    <w:p w14:paraId="6E03ECE3" w14:textId="0DE2C2FE" w:rsidR="00292277" w:rsidRPr="00040DB8" w:rsidRDefault="00292277" w:rsidP="00040DB8">
      <w:pPr>
        <w:numPr>
          <w:ilvl w:val="0"/>
          <w:numId w:val="31"/>
        </w:numPr>
        <w:ind w:left="720"/>
        <w:jc w:val="both"/>
        <w:rPr>
          <w:del w:id="371" w:author="Doug Reymore" w:date="2026-09-25T21:08:00Z" w16du:dateUtc="2026-09-26T01:08:00Z"/>
          <w:rFonts w:asciiTheme="minorHAnsi" w:hAnsiTheme="minorHAnsi" w:cstheme="minorHAnsi"/>
          <w:sz w:val="24"/>
          <w:szCs w:val="24"/>
        </w:rPr>
      </w:pPr>
      <w:del w:id="372" w:author="Doug Reymore" w:date="2026-09-25T21:08:00Z" w16du:dateUtc="2026-09-26T01:08:00Z">
        <w:r w:rsidRPr="00292277">
          <w:rPr>
            <w:sz w:val="24"/>
            <w:szCs w:val="24"/>
          </w:rPr>
          <w:delText>20% of 8</w:delText>
        </w:r>
        <w:r w:rsidRPr="00292277">
          <w:rPr>
            <w:sz w:val="24"/>
            <w:szCs w:val="24"/>
            <w:vertAlign w:val="superscript"/>
          </w:rPr>
          <w:delText>th</w:delText>
        </w:r>
        <w:r w:rsidRPr="00292277">
          <w:rPr>
            <w:sz w:val="24"/>
            <w:szCs w:val="24"/>
          </w:rPr>
          <w:delText>, 10</w:delText>
        </w:r>
        <w:r w:rsidRPr="00292277">
          <w:rPr>
            <w:sz w:val="24"/>
            <w:szCs w:val="24"/>
            <w:vertAlign w:val="superscript"/>
          </w:rPr>
          <w:delText>th</w:delText>
        </w:r>
        <w:r w:rsidRPr="00292277">
          <w:rPr>
            <w:sz w:val="24"/>
            <w:szCs w:val="24"/>
          </w:rPr>
          <w:delText xml:space="preserve"> and 12</w:delText>
        </w:r>
        <w:r w:rsidRPr="00292277">
          <w:rPr>
            <w:sz w:val="24"/>
            <w:szCs w:val="24"/>
            <w:vertAlign w:val="superscript"/>
          </w:rPr>
          <w:delText>th</w:delText>
        </w:r>
        <w:r w:rsidRPr="00292277">
          <w:rPr>
            <w:sz w:val="24"/>
            <w:szCs w:val="24"/>
          </w:rPr>
          <w:delText xml:space="preserve"> graders reported</w:delText>
        </w:r>
        <w:r>
          <w:rPr>
            <w:sz w:val="24"/>
            <w:szCs w:val="24"/>
          </w:rPr>
          <w:delText xml:space="preserve"> having harassed or made fun of another person online or through text. (Lower-just under 20%)</w:delText>
        </w:r>
      </w:del>
    </w:p>
    <w:p w14:paraId="28B98746" w14:textId="77777777" w:rsidR="00040DB8" w:rsidRPr="00292277" w:rsidRDefault="00040DB8" w:rsidP="00040DB8">
      <w:pPr>
        <w:jc w:val="both"/>
        <w:rPr>
          <w:del w:id="373" w:author="Doug Reymore" w:date="2026-09-25T21:08:00Z" w16du:dateUtc="2026-09-26T01:08:00Z"/>
          <w:rFonts w:asciiTheme="minorHAnsi" w:hAnsiTheme="minorHAnsi" w:cstheme="minorHAnsi"/>
          <w:sz w:val="24"/>
          <w:szCs w:val="24"/>
        </w:rPr>
      </w:pPr>
    </w:p>
    <w:p w14:paraId="49A0314C" w14:textId="4BD29404" w:rsidR="00292277" w:rsidRPr="00292277" w:rsidRDefault="00292277" w:rsidP="00040DB8">
      <w:pPr>
        <w:numPr>
          <w:ilvl w:val="0"/>
          <w:numId w:val="31"/>
        </w:numPr>
        <w:ind w:left="720"/>
        <w:jc w:val="both"/>
        <w:rPr>
          <w:del w:id="374" w:author="Doug Reymore" w:date="2026-09-25T21:08:00Z" w16du:dateUtc="2026-09-26T01:08:00Z"/>
          <w:sz w:val="24"/>
          <w:szCs w:val="24"/>
        </w:rPr>
      </w:pPr>
      <w:del w:id="375" w:author="Doug Reymore" w:date="2026-09-25T21:08:00Z" w16du:dateUtc="2026-09-26T01:08:00Z">
        <w:r w:rsidRPr="00292277">
          <w:rPr>
            <w:sz w:val="24"/>
            <w:szCs w:val="24"/>
          </w:rPr>
          <w:delText>20% of 8</w:delText>
        </w:r>
        <w:r w:rsidRPr="00292277">
          <w:rPr>
            <w:sz w:val="24"/>
            <w:szCs w:val="24"/>
            <w:vertAlign w:val="superscript"/>
          </w:rPr>
          <w:delText>th</w:delText>
        </w:r>
        <w:r w:rsidRPr="00292277">
          <w:rPr>
            <w:sz w:val="24"/>
            <w:szCs w:val="24"/>
          </w:rPr>
          <w:delText>, 10</w:delText>
        </w:r>
        <w:r w:rsidRPr="00292277">
          <w:rPr>
            <w:sz w:val="24"/>
            <w:szCs w:val="24"/>
            <w:vertAlign w:val="superscript"/>
          </w:rPr>
          <w:delText>th</w:delText>
        </w:r>
        <w:r w:rsidRPr="00292277">
          <w:rPr>
            <w:sz w:val="24"/>
            <w:szCs w:val="24"/>
          </w:rPr>
          <w:delText xml:space="preserve"> and 12</w:delText>
        </w:r>
        <w:r w:rsidRPr="00292277">
          <w:rPr>
            <w:sz w:val="24"/>
            <w:szCs w:val="24"/>
            <w:vertAlign w:val="superscript"/>
          </w:rPr>
          <w:delText>th</w:delText>
        </w:r>
        <w:r w:rsidRPr="00292277">
          <w:rPr>
            <w:sz w:val="24"/>
            <w:szCs w:val="24"/>
          </w:rPr>
          <w:delText xml:space="preserve"> graders reported </w:delText>
        </w:r>
        <w:r w:rsidR="00040DB8">
          <w:rPr>
            <w:sz w:val="24"/>
            <w:szCs w:val="24"/>
          </w:rPr>
          <w:delText>driving</w:delText>
        </w:r>
        <w:r>
          <w:rPr>
            <w:sz w:val="24"/>
            <w:szCs w:val="24"/>
          </w:rPr>
          <w:delText xml:space="preserve"> a vehicle while texting. (Higher-47%)</w:delText>
        </w:r>
      </w:del>
    </w:p>
    <w:p w14:paraId="2F5D9EE6" w14:textId="77777777" w:rsidR="00292277" w:rsidRPr="00292277" w:rsidRDefault="00292277" w:rsidP="00040DB8">
      <w:pPr>
        <w:jc w:val="both"/>
        <w:rPr>
          <w:del w:id="376" w:author="Doug Reymore" w:date="2026-09-25T21:08:00Z" w16du:dateUtc="2026-09-26T01:08:00Z"/>
          <w:rFonts w:asciiTheme="minorHAnsi" w:hAnsiTheme="minorHAnsi" w:cstheme="minorHAnsi"/>
          <w:sz w:val="24"/>
          <w:szCs w:val="24"/>
        </w:rPr>
      </w:pPr>
    </w:p>
    <w:p w14:paraId="3F3CD213" w14:textId="77777777" w:rsidR="00567704" w:rsidRDefault="00567704" w:rsidP="004D44BB">
      <w:pPr>
        <w:jc w:val="center"/>
        <w:rPr>
          <w:del w:id="377" w:author="Doug Reymore" w:date="2026-09-25T21:08:00Z" w16du:dateUtc="2026-09-26T01:08:00Z"/>
          <w:rFonts w:asciiTheme="minorHAnsi" w:hAnsiTheme="minorHAnsi" w:cstheme="minorHAnsi"/>
          <w:sz w:val="24"/>
          <w:szCs w:val="24"/>
        </w:rPr>
      </w:pPr>
    </w:p>
    <w:p w14:paraId="005BB377" w14:textId="77777777" w:rsidR="00567704" w:rsidRPr="0005437E" w:rsidRDefault="00567704" w:rsidP="00567704">
      <w:pPr>
        <w:rPr>
          <w:del w:id="378" w:author="Doug Reymore" w:date="2026-09-25T21:08:00Z" w16du:dateUtc="2026-09-26T01:08:00Z"/>
          <w:rFonts w:asciiTheme="minorHAnsi" w:hAnsiTheme="minorHAnsi" w:cstheme="minorHAnsi"/>
          <w:sz w:val="24"/>
          <w:szCs w:val="24"/>
        </w:rPr>
      </w:pPr>
    </w:p>
    <w:p w14:paraId="7EC3A257" w14:textId="77777777" w:rsidR="002538B6" w:rsidRPr="0005437E" w:rsidRDefault="002538B6" w:rsidP="004D44BB">
      <w:pPr>
        <w:jc w:val="center"/>
        <w:rPr>
          <w:del w:id="379" w:author="Doug Reymore" w:date="2026-09-25T21:08:00Z" w16du:dateUtc="2026-09-26T01:08:00Z"/>
          <w:rFonts w:asciiTheme="minorHAnsi" w:hAnsiTheme="minorHAnsi" w:cstheme="minorHAnsi"/>
          <w:sz w:val="24"/>
          <w:szCs w:val="24"/>
        </w:rPr>
      </w:pPr>
    </w:p>
    <w:p w14:paraId="01ED7B1D" w14:textId="4441303D" w:rsidR="002538B6" w:rsidRDefault="00567704" w:rsidP="00F253A9">
      <w:pPr>
        <w:rPr>
          <w:del w:id="380" w:author="Doug Reymore" w:date="2026-09-25T21:08:00Z" w16du:dateUtc="2026-09-26T01:08:00Z"/>
          <w:b/>
          <w:bCs/>
          <w:i/>
          <w:iCs/>
          <w:sz w:val="24"/>
          <w:szCs w:val="24"/>
        </w:rPr>
      </w:pPr>
      <w:del w:id="381" w:author="Doug Reymore" w:date="2026-09-25T21:08:00Z" w16du:dateUtc="2026-09-26T01:08:00Z">
        <w:r>
          <w:rPr>
            <w:b/>
            <w:bCs/>
            <w:i/>
            <w:iCs/>
            <w:sz w:val="24"/>
            <w:szCs w:val="24"/>
          </w:rPr>
          <w:br w:type="page"/>
        </w:r>
      </w:del>
    </w:p>
    <w:p w14:paraId="0E98C43B" w14:textId="77777777" w:rsidR="003A34B3" w:rsidRDefault="00934AE9" w:rsidP="003A34B3">
      <w:pPr>
        <w:jc w:val="center"/>
        <w:rPr>
          <w:del w:id="382" w:author="Doug Reymore" w:date="2026-09-25T21:08:00Z" w16du:dateUtc="2026-09-26T01:08:00Z"/>
        </w:rPr>
      </w:pPr>
      <w:del w:id="383" w:author="Doug Reymore" w:date="2026-09-25T21:08:00Z" w16du:dateUtc="2026-09-26T01:08:00Z">
        <w:r w:rsidRPr="00934AE9">
          <w:rPr>
            <w:rFonts w:ascii="Tahoma" w:hAnsi="Tahoma" w:cs="Tahoma"/>
            <w:b/>
            <w:noProof/>
          </w:rPr>
          <w:pict w14:anchorId="42A6B46B">
            <v:shape id="Picture 1" o:spid="_x0000_i1025" type="#_x0000_t75" alt="AFLSE w bar fdn" style="width:161.1pt;height:75pt;visibility:visible;mso-wrap-style:square">
              <v:imagedata r:id="rId8" o:title="AFLSE w bar fdn"/>
              <o:lock v:ext="edit" rotation="t" cropping="t" verticies="t"/>
            </v:shape>
          </w:pict>
        </w:r>
      </w:del>
    </w:p>
    <w:p w14:paraId="15ACC3DC" w14:textId="77777777" w:rsidR="003A34B3" w:rsidRPr="00DD3CC7" w:rsidRDefault="003A34B3" w:rsidP="003A34B3">
      <w:pPr>
        <w:pBdr>
          <w:bottom w:val="single" w:sz="4" w:space="2" w:color="auto"/>
        </w:pBdr>
        <w:jc w:val="center"/>
        <w:rPr>
          <w:del w:id="384" w:author="Doug Reymore" w:date="2026-09-25T21:08:00Z" w16du:dateUtc="2026-09-26T01:08:00Z"/>
          <w:sz w:val="18"/>
          <w:szCs w:val="18"/>
        </w:rPr>
      </w:pPr>
      <w:del w:id="385" w:author="Doug Reymore" w:date="2026-09-25T21:08:00Z" w16du:dateUtc="2026-09-26T01:08:00Z">
        <w:r w:rsidRPr="00DD3CC7">
          <w:rPr>
            <w:sz w:val="18"/>
            <w:szCs w:val="18"/>
          </w:rPr>
          <w:delText>The Law-Related Education Academy is sponsored by the Arizona Foundation for Legal Services &amp; Education with funding made possible by the Arizona Department of Education School Safety Program.</w:delText>
        </w:r>
      </w:del>
    </w:p>
    <w:p w14:paraId="1FE290C9" w14:textId="77777777" w:rsidR="003A34B3" w:rsidRPr="00D077A9" w:rsidRDefault="003A34B3" w:rsidP="003A34B3">
      <w:pPr>
        <w:jc w:val="center"/>
        <w:rPr>
          <w:del w:id="386" w:author="Doug Reymore" w:date="2026-09-25T21:08:00Z" w16du:dateUtc="2026-09-26T01:08:00Z"/>
          <w:b/>
          <w:bCs/>
          <w:sz w:val="24"/>
          <w:szCs w:val="24"/>
          <w:u w:val="single"/>
        </w:rPr>
      </w:pPr>
    </w:p>
    <w:p w14:paraId="51D93BE5" w14:textId="77777777" w:rsidR="003A34B3" w:rsidRPr="00D077A9" w:rsidRDefault="003A34B3" w:rsidP="003A34B3">
      <w:pPr>
        <w:jc w:val="center"/>
        <w:rPr>
          <w:del w:id="387" w:author="Doug Reymore" w:date="2026-09-25T21:08:00Z" w16du:dateUtc="2026-09-26T01:08:00Z"/>
          <w:b/>
          <w:bCs/>
          <w:sz w:val="24"/>
          <w:szCs w:val="24"/>
        </w:rPr>
      </w:pPr>
      <w:del w:id="388" w:author="Doug Reymore" w:date="2026-09-25T21:08:00Z" w16du:dateUtc="2026-09-26T01:08:00Z">
        <w:r w:rsidRPr="00D077A9">
          <w:rPr>
            <w:b/>
            <w:bCs/>
            <w:sz w:val="24"/>
            <w:szCs w:val="24"/>
          </w:rPr>
          <w:delText>“Respect for Authority” Academy</w:delText>
        </w:r>
      </w:del>
    </w:p>
    <w:p w14:paraId="15DBA7F8" w14:textId="77777777" w:rsidR="003A34B3" w:rsidRPr="00D077A9" w:rsidRDefault="003A34B3" w:rsidP="003A34B3">
      <w:pPr>
        <w:jc w:val="center"/>
        <w:rPr>
          <w:del w:id="389" w:author="Doug Reymore" w:date="2026-09-25T21:08:00Z" w16du:dateUtc="2026-09-26T01:08:00Z"/>
          <w:sz w:val="24"/>
          <w:szCs w:val="24"/>
        </w:rPr>
      </w:pPr>
      <w:del w:id="390" w:author="Doug Reymore" w:date="2026-09-25T21:08:00Z" w16du:dateUtc="2026-09-26T01:08:00Z">
        <w:r w:rsidRPr="00D077A9">
          <w:rPr>
            <w:sz w:val="24"/>
            <w:szCs w:val="24"/>
          </w:rPr>
          <w:delText>Middle/High</w:delText>
        </w:r>
      </w:del>
    </w:p>
    <w:p w14:paraId="26C79E86" w14:textId="77777777" w:rsidR="003A34B3" w:rsidRPr="00D077A9" w:rsidRDefault="003A34B3" w:rsidP="003A34B3">
      <w:pPr>
        <w:jc w:val="center"/>
        <w:rPr>
          <w:del w:id="391" w:author="Doug Reymore" w:date="2026-09-25T21:08:00Z" w16du:dateUtc="2026-09-26T01:08:00Z"/>
          <w:b/>
          <w:bCs/>
          <w:iCs/>
          <w:sz w:val="24"/>
          <w:szCs w:val="24"/>
        </w:rPr>
      </w:pPr>
      <w:del w:id="392" w:author="Doug Reymore" w:date="2026-09-25T21:08:00Z" w16du:dateUtc="2026-09-26T01:08:00Z">
        <w:r w:rsidRPr="00D077A9">
          <w:rPr>
            <w:b/>
            <w:bCs/>
            <w:sz w:val="24"/>
            <w:szCs w:val="24"/>
          </w:rPr>
          <w:delText>Safety Concerns</w:delText>
        </w:r>
      </w:del>
    </w:p>
    <w:p w14:paraId="531954D1" w14:textId="77777777" w:rsidR="003A34B3" w:rsidRPr="00D077A9" w:rsidRDefault="003A34B3" w:rsidP="00F253A9">
      <w:pPr>
        <w:rPr>
          <w:del w:id="393" w:author="Doug Reymore" w:date="2026-09-25T21:08:00Z" w16du:dateUtc="2026-09-26T01:08:00Z"/>
          <w:b/>
          <w:bCs/>
          <w:iCs/>
          <w:sz w:val="24"/>
          <w:szCs w:val="24"/>
        </w:rPr>
      </w:pPr>
    </w:p>
    <w:p w14:paraId="0DD7C379" w14:textId="7077DCF9" w:rsidR="003A34B3" w:rsidRDefault="00843FDD" w:rsidP="003A34B3">
      <w:pPr>
        <w:jc w:val="center"/>
        <w:rPr>
          <w:del w:id="394" w:author="Doug Reymore" w:date="2026-09-25T21:08:00Z" w16du:dateUtc="2026-09-26T01:08:00Z"/>
          <w:sz w:val="24"/>
          <w:szCs w:val="24"/>
        </w:rPr>
      </w:pPr>
      <w:del w:id="395" w:author="Doug Reymore" w:date="2026-09-25T21:08:00Z" w16du:dateUtc="2026-09-26T01:08:00Z">
        <w:r>
          <w:rPr>
            <w:sz w:val="24"/>
            <w:szCs w:val="24"/>
          </w:rPr>
          <w:delText xml:space="preserve">Arizona State Standards </w:delText>
        </w:r>
        <w:r w:rsidR="003A34B3" w:rsidRPr="00D077A9">
          <w:rPr>
            <w:sz w:val="24"/>
            <w:szCs w:val="24"/>
          </w:rPr>
          <w:delText>Correlations</w:delText>
        </w:r>
      </w:del>
    </w:p>
    <w:p w14:paraId="32A774A7" w14:textId="77777777" w:rsidR="00843FDD" w:rsidRPr="00D077A9" w:rsidRDefault="00843FDD" w:rsidP="003A34B3">
      <w:pPr>
        <w:jc w:val="center"/>
        <w:rPr>
          <w:del w:id="396" w:author="Doug Reymore" w:date="2026-09-25T21:08:00Z" w16du:dateUtc="2026-09-26T01:08:00Z"/>
          <w:sz w:val="24"/>
          <w:szCs w:val="24"/>
        </w:rPr>
      </w:pPr>
    </w:p>
    <w:p w14:paraId="5A4BB0C4" w14:textId="77777777" w:rsidR="00D077A9" w:rsidRPr="00D077A9" w:rsidRDefault="00D077A9" w:rsidP="00D077A9">
      <w:pPr>
        <w:rPr>
          <w:del w:id="397" w:author="Doug Reymore" w:date="2026-09-25T21:08:00Z" w16du:dateUtc="2026-09-26T01:08:00Z"/>
          <w:b/>
          <w:sz w:val="24"/>
          <w:szCs w:val="24"/>
        </w:rPr>
      </w:pPr>
      <w:del w:id="398" w:author="Doug Reymore" w:date="2026-09-25T21:08:00Z" w16du:dateUtc="2026-09-26T01:08:00Z">
        <w:r w:rsidRPr="00D077A9">
          <w:rPr>
            <w:b/>
            <w:sz w:val="24"/>
            <w:szCs w:val="24"/>
          </w:rPr>
          <w:delText>Civics and Government</w:delText>
        </w:r>
      </w:del>
    </w:p>
    <w:p w14:paraId="21BAD81E" w14:textId="77777777" w:rsidR="00D077A9" w:rsidRDefault="00D077A9" w:rsidP="00D077A9">
      <w:pPr>
        <w:rPr>
          <w:del w:id="399" w:author="Doug Reymore" w:date="2026-09-25T21:08:00Z" w16du:dateUtc="2026-09-26T01:08:00Z"/>
          <w:sz w:val="24"/>
          <w:szCs w:val="24"/>
        </w:rPr>
      </w:pPr>
      <w:del w:id="400" w:author="Doug Reymore" w:date="2026-09-25T21:08:00Z" w16du:dateUtc="2026-09-26T01:08:00Z">
        <w:r w:rsidRPr="00D077A9">
          <w:rPr>
            <w:sz w:val="24"/>
            <w:szCs w:val="24"/>
          </w:rPr>
          <w:delText>7-12 S3C4 PO4b-c</w:delText>
        </w:r>
        <w:r>
          <w:rPr>
            <w:sz w:val="24"/>
            <w:szCs w:val="24"/>
          </w:rPr>
          <w:delText xml:space="preserve"> </w:delText>
        </w:r>
        <w:r w:rsidRPr="00D077A9">
          <w:rPr>
            <w:sz w:val="24"/>
            <w:szCs w:val="24"/>
          </w:rPr>
          <w:delText>Explain the obligations and responsibilities of citizenship: obeying the law and voting.</w:delText>
        </w:r>
      </w:del>
    </w:p>
    <w:p w14:paraId="1801B9F6" w14:textId="77777777" w:rsidR="00D077A9" w:rsidRPr="00D077A9" w:rsidRDefault="00D077A9" w:rsidP="00D077A9">
      <w:pPr>
        <w:rPr>
          <w:del w:id="401" w:author="Doug Reymore" w:date="2026-09-25T21:08:00Z" w16du:dateUtc="2026-09-26T01:08:00Z"/>
          <w:sz w:val="24"/>
          <w:szCs w:val="24"/>
        </w:rPr>
      </w:pPr>
      <w:bookmarkStart w:id="402" w:name="_Hlk145416075"/>
      <w:del w:id="403" w:author="Doug Reymore" w:date="2026-09-25T21:08:00Z" w16du:dateUtc="2026-09-26T01:08:00Z">
        <w:r w:rsidRPr="00D077A9">
          <w:rPr>
            <w:sz w:val="24"/>
            <w:szCs w:val="24"/>
          </w:rPr>
          <w:delText>8.C2.2 Explain specific roles, rights, and responsibilities of people in a society.</w:delText>
        </w:r>
      </w:del>
    </w:p>
    <w:bookmarkEnd w:id="402"/>
    <w:p w14:paraId="1547DBA6" w14:textId="77777777" w:rsidR="00D077A9" w:rsidRPr="00D077A9" w:rsidRDefault="00D077A9" w:rsidP="00D077A9">
      <w:pPr>
        <w:rPr>
          <w:del w:id="404" w:author="Doug Reymore" w:date="2026-09-25T21:08:00Z" w16du:dateUtc="2026-09-26T01:08:00Z"/>
          <w:sz w:val="24"/>
          <w:szCs w:val="24"/>
        </w:rPr>
      </w:pPr>
      <w:del w:id="405" w:author="Doug Reymore" w:date="2026-09-25T21:08:00Z" w16du:dateUtc="2026-09-26T01:08:00Z">
        <w:r w:rsidRPr="00D077A9">
          <w:rPr>
            <w:sz w:val="24"/>
            <w:szCs w:val="24"/>
          </w:rPr>
          <w:delText>HS.C2.4 Analyze the responsibility of citizens.</w:delText>
        </w:r>
      </w:del>
    </w:p>
    <w:p w14:paraId="041307C1" w14:textId="77777777" w:rsidR="00D077A9" w:rsidRPr="00D077A9" w:rsidRDefault="00D077A9" w:rsidP="00D077A9">
      <w:pPr>
        <w:rPr>
          <w:del w:id="406" w:author="Doug Reymore" w:date="2026-09-25T21:08:00Z" w16du:dateUtc="2026-09-26T01:08:00Z"/>
          <w:b/>
          <w:sz w:val="24"/>
          <w:szCs w:val="24"/>
        </w:rPr>
      </w:pPr>
      <w:del w:id="407" w:author="Doug Reymore" w:date="2026-09-25T21:08:00Z" w16du:dateUtc="2026-09-26T01:08:00Z">
        <w:r w:rsidRPr="00D077A9">
          <w:rPr>
            <w:sz w:val="24"/>
            <w:szCs w:val="24"/>
          </w:rPr>
          <w:br/>
        </w:r>
        <w:bookmarkStart w:id="408" w:name="_Hlk145416176"/>
        <w:r w:rsidRPr="00D077A9">
          <w:rPr>
            <w:b/>
            <w:sz w:val="24"/>
            <w:szCs w:val="24"/>
          </w:rPr>
          <w:delText>Speaking and Listening:</w:delText>
        </w:r>
      </w:del>
    </w:p>
    <w:p w14:paraId="691D20B2" w14:textId="77777777" w:rsidR="00D077A9" w:rsidRPr="00D077A9" w:rsidRDefault="00D077A9" w:rsidP="00D077A9">
      <w:pPr>
        <w:rPr>
          <w:del w:id="409" w:author="Doug Reymore" w:date="2026-09-25T21:08:00Z" w16du:dateUtc="2026-09-26T01:08:00Z"/>
          <w:sz w:val="24"/>
          <w:szCs w:val="24"/>
        </w:rPr>
      </w:pPr>
      <w:del w:id="410" w:author="Doug Reymore" w:date="2026-09-25T21:08:00Z" w16du:dateUtc="2026-09-26T01:08:00Z">
        <w:r w:rsidRPr="00D077A9">
          <w:rPr>
            <w:sz w:val="24"/>
            <w:szCs w:val="24"/>
          </w:rPr>
          <w:delText>SL.1 Prepare for and participate effectively in a range of conversations and collaborations with diverse partners, building on others’ ideas and expressing their own clearly and persuasively.</w:delText>
        </w:r>
      </w:del>
    </w:p>
    <w:p w14:paraId="1D7C459A" w14:textId="77777777" w:rsidR="00D077A9" w:rsidRPr="00D077A9" w:rsidRDefault="00D077A9" w:rsidP="00D077A9">
      <w:pPr>
        <w:rPr>
          <w:del w:id="411" w:author="Doug Reymore" w:date="2026-09-25T21:08:00Z" w16du:dateUtc="2026-09-26T01:08:00Z"/>
          <w:sz w:val="24"/>
          <w:szCs w:val="24"/>
        </w:rPr>
      </w:pPr>
      <w:del w:id="412" w:author="Doug Reymore" w:date="2026-09-25T21:08:00Z" w16du:dateUtc="2026-09-26T01:08:00Z">
        <w:r w:rsidRPr="00D077A9">
          <w:rPr>
            <w:sz w:val="24"/>
            <w:szCs w:val="24"/>
          </w:rPr>
          <w:delText>SL.2 Integrate and evaluate information presented in diverse media and formats, including visually, quantitatively, and orally.</w:delText>
        </w:r>
      </w:del>
    </w:p>
    <w:bookmarkEnd w:id="408"/>
    <w:p w14:paraId="24C941EC" w14:textId="4386DEDD" w:rsidR="00D077A9" w:rsidRDefault="00D077A9" w:rsidP="00D077A9">
      <w:pPr>
        <w:rPr>
          <w:del w:id="413" w:author="Doug Reymore" w:date="2026-09-25T21:08:00Z" w16du:dateUtc="2026-09-26T01:08:00Z"/>
          <w:sz w:val="24"/>
          <w:szCs w:val="24"/>
        </w:rPr>
      </w:pPr>
    </w:p>
    <w:p w14:paraId="6A8EE9FC" w14:textId="77777777" w:rsidR="00D077A9" w:rsidRPr="00D077A9" w:rsidRDefault="00D077A9" w:rsidP="00D077A9">
      <w:pPr>
        <w:rPr>
          <w:del w:id="414" w:author="Doug Reymore" w:date="2026-09-25T21:08:00Z" w16du:dateUtc="2026-09-26T01:08:00Z"/>
          <w:b/>
          <w:sz w:val="24"/>
          <w:szCs w:val="24"/>
        </w:rPr>
      </w:pPr>
      <w:del w:id="415" w:author="Doug Reymore" w:date="2026-09-25T21:08:00Z" w16du:dateUtc="2026-09-26T01:08:00Z">
        <w:r w:rsidRPr="00D077A9">
          <w:rPr>
            <w:b/>
            <w:sz w:val="24"/>
            <w:szCs w:val="24"/>
          </w:rPr>
          <w:delText>Visual Art</w:delText>
        </w:r>
      </w:del>
    </w:p>
    <w:p w14:paraId="07B34589" w14:textId="77777777" w:rsidR="00D077A9" w:rsidRPr="00D077A9" w:rsidRDefault="00D077A9" w:rsidP="00D077A9">
      <w:pPr>
        <w:rPr>
          <w:del w:id="416" w:author="Doug Reymore" w:date="2026-09-25T21:08:00Z" w16du:dateUtc="2026-09-26T01:08:00Z"/>
          <w:sz w:val="24"/>
          <w:szCs w:val="24"/>
        </w:rPr>
      </w:pPr>
      <w:del w:id="417" w:author="Doug Reymore" w:date="2026-09-25T21:08:00Z" w16du:dateUtc="2026-09-26T01:08:00Z">
        <w:r w:rsidRPr="00D077A9">
          <w:rPr>
            <w:sz w:val="24"/>
            <w:szCs w:val="24"/>
          </w:rPr>
          <w:delText>S1C4PO 201 Explain purposeful use of subject matter, symbols, and/or themes in his or her own artwork.</w:delText>
        </w:r>
      </w:del>
    </w:p>
    <w:p w14:paraId="037F5C36" w14:textId="77777777" w:rsidR="00D077A9" w:rsidRPr="00D077A9" w:rsidRDefault="00D077A9" w:rsidP="00D077A9">
      <w:pPr>
        <w:rPr>
          <w:del w:id="418" w:author="Doug Reymore" w:date="2026-09-25T21:08:00Z" w16du:dateUtc="2026-09-26T01:08:00Z"/>
          <w:sz w:val="24"/>
          <w:szCs w:val="24"/>
        </w:rPr>
      </w:pPr>
      <w:del w:id="419" w:author="Doug Reymore" w:date="2026-09-25T21:08:00Z" w16du:dateUtc="2026-09-26T01:08:00Z">
        <w:r w:rsidRPr="00D077A9">
          <w:rPr>
            <w:sz w:val="24"/>
            <w:szCs w:val="24"/>
          </w:rPr>
          <w:delText>S1C4PO 302 Create artwork that communicate substantive meanings or achieve intended purposes</w:delText>
        </w:r>
      </w:del>
    </w:p>
    <w:p w14:paraId="783B5603" w14:textId="77777777" w:rsidR="00D077A9" w:rsidRPr="00D077A9" w:rsidRDefault="00D077A9" w:rsidP="00D077A9">
      <w:pPr>
        <w:rPr>
          <w:del w:id="420" w:author="Doug Reymore" w:date="2026-09-25T21:08:00Z" w16du:dateUtc="2026-09-26T01:08:00Z"/>
          <w:sz w:val="24"/>
          <w:szCs w:val="24"/>
        </w:rPr>
      </w:pPr>
    </w:p>
    <w:p w14:paraId="652FFAE2" w14:textId="77777777" w:rsidR="003A34B3" w:rsidRDefault="003A34B3" w:rsidP="005A62F0">
      <w:pPr>
        <w:spacing w:line="360" w:lineRule="auto"/>
        <w:jc w:val="center"/>
        <w:rPr>
          <w:rPrChange w:id="421" w:author="Doug Reymore" w:date="2026-09-25T21:08:00Z" w16du:dateUtc="2026-09-26T01:08:00Z">
            <w:rPr>
              <w:bCs/>
              <w:iCs/>
              <w:sz w:val="24"/>
              <w:szCs w:val="24"/>
            </w:rPr>
          </w:rPrChange>
        </w:rPr>
        <w:pPrChange w:id="422" w:author="Doug Reymore" w:date="2026-09-25T21:08:00Z" w16du:dateUtc="2026-09-26T01:08:00Z">
          <w:pPr>
            <w:spacing w:after="0" w:line="240" w:lineRule="auto"/>
          </w:pPr>
        </w:pPrChange>
      </w:pPr>
    </w:p>
    <w:sectPr w:rsidR="003A34B3" w:rsidSect="009158B8">
      <w:headerReference w:type="default" r:id="rId9"/>
      <w:footerReference w:type="default" r:id="rId10"/>
      <w:pgSz w:w="12240" w:h="15840"/>
      <w:pgMar w:top="864" w:right="720" w:bottom="720" w:left="720" w:header="720" w:footer="720" w:gutter="0"/>
      <w:cols w:space="720"/>
      <w:docGrid w:linePitch="381"/>
      <w:sectPrChange w:id="428" w:author="Doug Reymore" w:date="2026-09-25T21:08:00Z" w16du:dateUtc="2026-09-26T01:08:00Z">
        <w:sectPr w:rsidR="003A34B3" w:rsidSect="009158B8">
          <w:pgMar w:top="720" w:right="720" w:bottom="720" w:left="720" w:header="720" w:footer="720" w:gutter="0"/>
          <w:pgBorders>
            <w:top w:val="thinThickSmallGap" w:sz="24" w:space="24" w:color="auto"/>
            <w:left w:val="thinThickSmallGap" w:sz="24" w:space="24" w:color="auto"/>
            <w:bottom w:val="thickThinSmallGap" w:sz="24" w:space="24" w:color="auto"/>
            <w:right w:val="thickThinSmallGap" w:sz="24" w:space="24" w:color="auto"/>
          </w:pgBorders>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2B6A10" w14:textId="77777777" w:rsidR="00934AE9" w:rsidRDefault="00934AE9">
      <w:pPr>
        <w:pPrChange w:id="12" w:author="Doug Reymore" w:date="2026-09-25T21:08:00Z" w16du:dateUtc="2026-09-26T01:08:00Z">
          <w:pPr>
            <w:spacing w:after="0" w:line="240" w:lineRule="auto"/>
          </w:pPr>
        </w:pPrChange>
      </w:pPr>
      <w:r>
        <w:separator/>
      </w:r>
    </w:p>
  </w:endnote>
  <w:endnote w:type="continuationSeparator" w:id="0">
    <w:p w14:paraId="7CF12C57" w14:textId="77777777" w:rsidR="00934AE9" w:rsidRDefault="00934AE9">
      <w:pPr>
        <w:pPrChange w:id="13" w:author="Doug Reymore" w:date="2026-09-25T21:08:00Z" w16du:dateUtc="2026-09-26T01:08: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LilyUPC">
    <w:panose1 w:val="020B0604020202020204"/>
    <w:charset w:val="DE"/>
    <w:family w:val="swiss"/>
    <w:pitch w:val="variable"/>
    <w:sig w:usb0="81000003" w:usb1="00000000" w:usb2="00000000" w:usb3="00000000" w:csb0="00010001" w:csb1="00000000"/>
  </w:font>
  <w:font w:name="Lucida Grande">
    <w:panose1 w:val="020B0600040502020204"/>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9B3335" w14:textId="4F3E5A8D" w:rsidR="002538B6" w:rsidRPr="00695353" w:rsidRDefault="002538B6" w:rsidP="00695353">
    <w:pPr>
      <w:pStyle w:val="Footer"/>
      <w:pBdr>
        <w:top w:val="thinThickSmallGap" w:sz="24" w:space="1" w:color="622423"/>
      </w:pBdr>
      <w:tabs>
        <w:tab w:val="right" w:pos="10800"/>
      </w:tabs>
      <w:rPr>
        <w:del w:id="426" w:author="Doug Reymore" w:date="2026-09-25T21:08:00Z" w16du:dateUtc="2026-09-26T01:08:00Z"/>
        <w:rFonts w:ascii="Cambria" w:hAnsi="Cambria" w:cs="Cambria"/>
      </w:rPr>
    </w:pPr>
    <w:del w:id="427" w:author="Doug Reymore" w:date="2026-09-25T21:08:00Z" w16du:dateUtc="2026-09-26T01:08:00Z">
      <w:r>
        <w:rPr>
          <w:rFonts w:ascii="Cambria" w:hAnsi="Cambria" w:cs="Cambria"/>
        </w:rPr>
        <w:delText xml:space="preserve">Arizona Foundation for Legal Services and Education                               </w:delText>
      </w:r>
      <w:r w:rsidR="00621FB7">
        <w:rPr>
          <w:rFonts w:ascii="Cambria" w:hAnsi="Cambria" w:cs="Cambria"/>
        </w:rPr>
        <w:delText>September 2023</w:delText>
      </w:r>
      <w:r w:rsidRPr="00695353">
        <w:rPr>
          <w:rFonts w:ascii="Cambria" w:hAnsi="Cambria" w:cs="Cambria"/>
        </w:rPr>
        <w:tab/>
        <w:delText xml:space="preserve">Page </w:delText>
      </w:r>
      <w:r w:rsidR="0009275C">
        <w:rPr>
          <w:rFonts w:ascii="Calibri" w:hAnsi="Calibri" w:cs="Calibri"/>
        </w:rPr>
        <w:fldChar w:fldCharType="begin"/>
      </w:r>
      <w:r w:rsidR="0009275C">
        <w:delInstrText xml:space="preserve"> PAGE   \* MERGEFORMAT </w:delInstrText>
      </w:r>
      <w:r w:rsidR="0009275C">
        <w:rPr>
          <w:rFonts w:ascii="Calibri" w:hAnsi="Calibri" w:cs="Calibri"/>
        </w:rPr>
        <w:fldChar w:fldCharType="separate"/>
      </w:r>
      <w:r w:rsidR="0065390E" w:rsidRPr="0065390E">
        <w:rPr>
          <w:rFonts w:ascii="Cambria" w:hAnsi="Cambria" w:cs="Cambria"/>
          <w:noProof/>
        </w:rPr>
        <w:delText>4</w:delText>
      </w:r>
      <w:r w:rsidR="0009275C">
        <w:rPr>
          <w:rFonts w:ascii="Cambria" w:hAnsi="Cambria" w:cs="Cambria"/>
          <w:noProof/>
        </w:rPr>
        <w:fldChar w:fldCharType="end"/>
      </w:r>
    </w:del>
  </w:p>
  <w:p w14:paraId="2208371F" w14:textId="77777777" w:rsidR="002538B6" w:rsidRDefault="002538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E9EA69" w14:textId="77777777" w:rsidR="00934AE9" w:rsidRDefault="00934AE9">
      <w:pPr>
        <w:pPrChange w:id="10" w:author="Doug Reymore" w:date="2026-09-25T21:08:00Z" w16du:dateUtc="2026-09-26T01:08:00Z">
          <w:pPr>
            <w:spacing w:after="0" w:line="240" w:lineRule="auto"/>
          </w:pPr>
        </w:pPrChange>
      </w:pPr>
      <w:r>
        <w:separator/>
      </w:r>
    </w:p>
  </w:footnote>
  <w:footnote w:type="continuationSeparator" w:id="0">
    <w:p w14:paraId="06639DB0" w14:textId="77777777" w:rsidR="00934AE9" w:rsidRDefault="00934AE9">
      <w:pPr>
        <w:pPrChange w:id="11" w:author="Doug Reymore" w:date="2026-09-25T21:08:00Z" w16du:dateUtc="2026-09-26T01:08: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5BF87C" w14:textId="77777777" w:rsidR="00910ADF" w:rsidRPr="009158B8" w:rsidRDefault="009158B8" w:rsidP="009158B8">
    <w:pPr>
      <w:spacing w:before="100" w:beforeAutospacing="1" w:line="360" w:lineRule="auto"/>
      <w:jc w:val="center"/>
      <w:rPr>
        <w:sz w:val="16"/>
        <w:rPrChange w:id="423" w:author="Doug Reymore" w:date="2026-09-25T21:08:00Z" w16du:dateUtc="2026-09-26T01:08:00Z">
          <w:rPr/>
        </w:rPrChange>
      </w:rPr>
      <w:pPrChange w:id="424" w:author="Doug Reymore" w:date="2026-09-25T21:08:00Z" w16du:dateUtc="2026-09-26T01:08:00Z">
        <w:pPr>
          <w:pStyle w:val="Header"/>
        </w:pPr>
      </w:pPrChange>
    </w:pPr>
    <w:ins w:id="425" w:author="Doug Reymore" w:date="2026-09-25T21:08:00Z" w16du:dateUtc="2026-09-26T01:08:00Z">
      <w:r>
        <w:rPr>
          <w:sz w:val="16"/>
          <w:szCs w:val="16"/>
        </w:rPr>
        <w:t>Grade 2 Informati</w:t>
      </w:r>
      <w:r w:rsidR="007C28D1">
        <w:rPr>
          <w:sz w:val="16"/>
          <w:szCs w:val="16"/>
        </w:rPr>
        <w:t>ve</w:t>
      </w:r>
      <w:r>
        <w:rPr>
          <w:sz w:val="16"/>
          <w:szCs w:val="16"/>
        </w:rPr>
        <w:t xml:space="preserve">/Explanatory </w:t>
      </w:r>
      <w:r w:rsidR="00D36205">
        <w:rPr>
          <w:sz w:val="16"/>
          <w:szCs w:val="16"/>
        </w:rPr>
        <w:t>Writing Prompt</w:t>
      </w:r>
      <w:r>
        <w:rPr>
          <w:sz w:val="16"/>
          <w:szCs w:val="16"/>
        </w:rPr>
        <w:t xml:space="preserve">                                        Directions</w:t>
      </w:r>
      <w:r w:rsidRPr="00D07BB2">
        <w:rPr>
          <w:sz w:val="16"/>
          <w:szCs w:val="16"/>
        </w:rPr>
        <w:t xml:space="preserve"> should be read aloud </w:t>
      </w:r>
      <w:r>
        <w:rPr>
          <w:sz w:val="16"/>
          <w:szCs w:val="16"/>
        </w:rPr>
        <w:t xml:space="preserve">and clarified </w:t>
      </w:r>
      <w:r w:rsidRPr="00D07BB2">
        <w:rPr>
          <w:sz w:val="16"/>
          <w:szCs w:val="16"/>
        </w:rPr>
        <w:t>by the teacher</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F1AFB"/>
    <w:multiLevelType w:val="hybridMultilevel"/>
    <w:tmpl w:val="987C6182"/>
    <w:lvl w:ilvl="0" w:tplc="04090019">
      <w:start w:val="1"/>
      <w:numFmt w:val="lowerLetter"/>
      <w:lvlText w:val="%1."/>
      <w:lvlJc w:val="left"/>
      <w:pPr>
        <w:ind w:left="1800" w:hanging="360"/>
      </w:p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start w:val="1"/>
      <w:numFmt w:val="decimal"/>
      <w:lvlText w:val="%4."/>
      <w:lvlJc w:val="left"/>
      <w:pPr>
        <w:ind w:left="3870" w:hanging="360"/>
      </w:pPr>
    </w:lvl>
    <w:lvl w:ilvl="4" w:tplc="04090019">
      <w:start w:val="1"/>
      <w:numFmt w:val="lowerLetter"/>
      <w:lvlText w:val="%5."/>
      <w:lvlJc w:val="left"/>
      <w:pPr>
        <w:ind w:left="4590" w:hanging="360"/>
      </w:pPr>
    </w:lvl>
    <w:lvl w:ilvl="5" w:tplc="0409001B">
      <w:start w:val="1"/>
      <w:numFmt w:val="lowerRoman"/>
      <w:lvlText w:val="%6."/>
      <w:lvlJc w:val="right"/>
      <w:pPr>
        <w:ind w:left="5310" w:hanging="180"/>
      </w:pPr>
    </w:lvl>
    <w:lvl w:ilvl="6" w:tplc="0409000F">
      <w:start w:val="1"/>
      <w:numFmt w:val="decimal"/>
      <w:lvlText w:val="%7."/>
      <w:lvlJc w:val="left"/>
      <w:pPr>
        <w:ind w:left="6030" w:hanging="360"/>
      </w:pPr>
    </w:lvl>
    <w:lvl w:ilvl="7" w:tplc="04090019">
      <w:start w:val="1"/>
      <w:numFmt w:val="lowerLetter"/>
      <w:lvlText w:val="%8."/>
      <w:lvlJc w:val="left"/>
      <w:pPr>
        <w:ind w:left="6750" w:hanging="360"/>
      </w:pPr>
    </w:lvl>
    <w:lvl w:ilvl="8" w:tplc="0409001B">
      <w:start w:val="1"/>
      <w:numFmt w:val="lowerRoman"/>
      <w:lvlText w:val="%9."/>
      <w:lvlJc w:val="right"/>
      <w:pPr>
        <w:ind w:left="7470" w:hanging="180"/>
      </w:pPr>
    </w:lvl>
  </w:abstractNum>
  <w:abstractNum w:abstractNumId="1" w15:restartNumberingAfterBreak="0">
    <w:nsid w:val="01D61819"/>
    <w:multiLevelType w:val="hybridMultilevel"/>
    <w:tmpl w:val="B7A25202"/>
    <w:lvl w:ilvl="0" w:tplc="6E46CB16">
      <w:start w:val="1"/>
      <w:numFmt w:val="decimal"/>
      <w:lvlText w:val="%1."/>
      <w:lvlJc w:val="left"/>
      <w:pPr>
        <w:ind w:left="1170" w:hanging="360"/>
      </w:pPr>
      <w:rPr>
        <w:rFonts w:hint="default"/>
        <w:b w:val="0"/>
        <w:bCs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06CF5081"/>
    <w:multiLevelType w:val="hybridMultilevel"/>
    <w:tmpl w:val="5A6C37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AF087A"/>
    <w:multiLevelType w:val="hybridMultilevel"/>
    <w:tmpl w:val="A4B419CE"/>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4" w15:restartNumberingAfterBreak="0">
    <w:nsid w:val="0D231E69"/>
    <w:multiLevelType w:val="hybridMultilevel"/>
    <w:tmpl w:val="BEBE0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491E"/>
    <w:multiLevelType w:val="hybridMultilevel"/>
    <w:tmpl w:val="B5E226D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6" w15:restartNumberingAfterBreak="0">
    <w:nsid w:val="102F17ED"/>
    <w:multiLevelType w:val="hybridMultilevel"/>
    <w:tmpl w:val="37B468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6B008C"/>
    <w:multiLevelType w:val="hybridMultilevel"/>
    <w:tmpl w:val="4DF8826E"/>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8" w15:restartNumberingAfterBreak="0">
    <w:nsid w:val="1B402C8B"/>
    <w:multiLevelType w:val="hybridMultilevel"/>
    <w:tmpl w:val="DC2E6E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9A7D57"/>
    <w:multiLevelType w:val="hybridMultilevel"/>
    <w:tmpl w:val="A7A8499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15:restartNumberingAfterBreak="0">
    <w:nsid w:val="35B810CE"/>
    <w:multiLevelType w:val="hybridMultilevel"/>
    <w:tmpl w:val="DEEED7A0"/>
    <w:lvl w:ilvl="0" w:tplc="0409000D">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1" w15:restartNumberingAfterBreak="0">
    <w:nsid w:val="367448D5"/>
    <w:multiLevelType w:val="multilevel"/>
    <w:tmpl w:val="DAAE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57C05"/>
    <w:multiLevelType w:val="hybridMultilevel"/>
    <w:tmpl w:val="426818D6"/>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3" w15:restartNumberingAfterBreak="0">
    <w:nsid w:val="3B224D28"/>
    <w:multiLevelType w:val="hybridMultilevel"/>
    <w:tmpl w:val="66704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3B9924BC"/>
    <w:multiLevelType w:val="hybridMultilevel"/>
    <w:tmpl w:val="E0B4F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641292"/>
    <w:multiLevelType w:val="hybridMultilevel"/>
    <w:tmpl w:val="35820C26"/>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6" w15:restartNumberingAfterBreak="0">
    <w:nsid w:val="44F81E0F"/>
    <w:multiLevelType w:val="hybridMultilevel"/>
    <w:tmpl w:val="DBE8D8F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 w15:restartNumberingAfterBreak="0">
    <w:nsid w:val="47FB2917"/>
    <w:multiLevelType w:val="hybridMultilevel"/>
    <w:tmpl w:val="29BED2C4"/>
    <w:lvl w:ilvl="0" w:tplc="0409000D">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8" w15:restartNumberingAfterBreak="0">
    <w:nsid w:val="4A240841"/>
    <w:multiLevelType w:val="hybridMultilevel"/>
    <w:tmpl w:val="CF185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1C7AAB"/>
    <w:multiLevelType w:val="hybridMultilevel"/>
    <w:tmpl w:val="6EFC459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0" w15:restartNumberingAfterBreak="0">
    <w:nsid w:val="4F676611"/>
    <w:multiLevelType w:val="hybridMultilevel"/>
    <w:tmpl w:val="DC06546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360" w:hanging="180"/>
      </w:pPr>
    </w:lvl>
    <w:lvl w:ilvl="3" w:tplc="0409000F" w:tentative="1">
      <w:start w:val="1"/>
      <w:numFmt w:val="decimal"/>
      <w:lvlText w:val="%4."/>
      <w:lvlJc w:val="left"/>
      <w:pPr>
        <w:ind w:left="1080" w:hanging="360"/>
      </w:pPr>
    </w:lvl>
    <w:lvl w:ilvl="4" w:tplc="04090019" w:tentative="1">
      <w:start w:val="1"/>
      <w:numFmt w:val="lowerLetter"/>
      <w:lvlText w:val="%5."/>
      <w:lvlJc w:val="left"/>
      <w:pPr>
        <w:ind w:left="1800" w:hanging="360"/>
      </w:pPr>
    </w:lvl>
    <w:lvl w:ilvl="5" w:tplc="0409001B" w:tentative="1">
      <w:start w:val="1"/>
      <w:numFmt w:val="lowerRoman"/>
      <w:lvlText w:val="%6."/>
      <w:lvlJc w:val="right"/>
      <w:pPr>
        <w:ind w:left="2520" w:hanging="180"/>
      </w:pPr>
    </w:lvl>
    <w:lvl w:ilvl="6" w:tplc="0409000F" w:tentative="1">
      <w:start w:val="1"/>
      <w:numFmt w:val="decimal"/>
      <w:lvlText w:val="%7."/>
      <w:lvlJc w:val="left"/>
      <w:pPr>
        <w:ind w:left="3240" w:hanging="360"/>
      </w:pPr>
    </w:lvl>
    <w:lvl w:ilvl="7" w:tplc="04090019" w:tentative="1">
      <w:start w:val="1"/>
      <w:numFmt w:val="lowerLetter"/>
      <w:lvlText w:val="%8."/>
      <w:lvlJc w:val="left"/>
      <w:pPr>
        <w:ind w:left="3960" w:hanging="360"/>
      </w:pPr>
    </w:lvl>
    <w:lvl w:ilvl="8" w:tplc="0409001B" w:tentative="1">
      <w:start w:val="1"/>
      <w:numFmt w:val="lowerRoman"/>
      <w:lvlText w:val="%9."/>
      <w:lvlJc w:val="right"/>
      <w:pPr>
        <w:ind w:left="4680" w:hanging="180"/>
      </w:pPr>
    </w:lvl>
  </w:abstractNum>
  <w:abstractNum w:abstractNumId="21" w15:restartNumberingAfterBreak="0">
    <w:nsid w:val="500C3318"/>
    <w:multiLevelType w:val="hybridMultilevel"/>
    <w:tmpl w:val="255EF442"/>
    <w:lvl w:ilvl="0" w:tplc="04090001">
      <w:start w:val="1"/>
      <w:numFmt w:val="bullet"/>
      <w:lvlText w:val=""/>
      <w:lvlJc w:val="left"/>
      <w:pPr>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51A61BC7"/>
    <w:multiLevelType w:val="hybridMultilevel"/>
    <w:tmpl w:val="B4E072A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3" w15:restartNumberingAfterBreak="0">
    <w:nsid w:val="56D74469"/>
    <w:multiLevelType w:val="hybridMultilevel"/>
    <w:tmpl w:val="7EFABDC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4" w15:restartNumberingAfterBreak="0">
    <w:nsid w:val="57302627"/>
    <w:multiLevelType w:val="hybridMultilevel"/>
    <w:tmpl w:val="B7A25202"/>
    <w:lvl w:ilvl="0" w:tplc="6E46CB16">
      <w:start w:val="1"/>
      <w:numFmt w:val="decimal"/>
      <w:lvlText w:val="%1."/>
      <w:lvlJc w:val="left"/>
      <w:pPr>
        <w:ind w:left="1170" w:hanging="360"/>
      </w:pPr>
      <w:rPr>
        <w:rFonts w:hint="default"/>
        <w:b w:val="0"/>
        <w:bCs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5" w15:restartNumberingAfterBreak="0">
    <w:nsid w:val="59723EAE"/>
    <w:multiLevelType w:val="hybridMultilevel"/>
    <w:tmpl w:val="2286E6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3958E1"/>
    <w:multiLevelType w:val="hybridMultilevel"/>
    <w:tmpl w:val="021086B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7" w15:restartNumberingAfterBreak="0">
    <w:nsid w:val="63CD0DAB"/>
    <w:multiLevelType w:val="hybridMultilevel"/>
    <w:tmpl w:val="13482B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6604A51"/>
    <w:multiLevelType w:val="hybridMultilevel"/>
    <w:tmpl w:val="911E98A4"/>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9" w15:restartNumberingAfterBreak="0">
    <w:nsid w:val="6C9306BB"/>
    <w:multiLevelType w:val="hybridMultilevel"/>
    <w:tmpl w:val="CCD6A17A"/>
    <w:lvl w:ilvl="0" w:tplc="5ABC54F8">
      <w:start w:val="1"/>
      <w:numFmt w:val="lowerLetter"/>
      <w:lvlText w:val="%1."/>
      <w:lvlJc w:val="left"/>
      <w:pPr>
        <w:ind w:left="1800" w:hanging="360"/>
      </w:pPr>
      <w:rPr>
        <w:color w:val="auto"/>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0" w15:restartNumberingAfterBreak="0">
    <w:nsid w:val="6E870AFE"/>
    <w:multiLevelType w:val="hybridMultilevel"/>
    <w:tmpl w:val="BFA6B71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1" w15:restartNumberingAfterBreak="0">
    <w:nsid w:val="6EC8497D"/>
    <w:multiLevelType w:val="hybridMultilevel"/>
    <w:tmpl w:val="039CF78C"/>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2" w15:restartNumberingAfterBreak="0">
    <w:nsid w:val="6F195F12"/>
    <w:multiLevelType w:val="hybridMultilevel"/>
    <w:tmpl w:val="25F6A15E"/>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3" w15:restartNumberingAfterBreak="0">
    <w:nsid w:val="72A62BB1"/>
    <w:multiLevelType w:val="hybridMultilevel"/>
    <w:tmpl w:val="286C2294"/>
    <w:lvl w:ilvl="0" w:tplc="9A4E3EF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48287C5C">
      <w:start w:val="2"/>
      <w:numFmt w:val="decimal"/>
      <w:lvlText w:val="%4."/>
      <w:lvlJc w:val="left"/>
      <w:pPr>
        <w:ind w:left="2880" w:hanging="360"/>
      </w:pPr>
      <w:rPr>
        <w:rFonts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78005949"/>
    <w:multiLevelType w:val="hybridMultilevel"/>
    <w:tmpl w:val="18280E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78C869F5"/>
    <w:multiLevelType w:val="hybridMultilevel"/>
    <w:tmpl w:val="41969C2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6" w15:restartNumberingAfterBreak="0">
    <w:nsid w:val="79E64404"/>
    <w:multiLevelType w:val="hybridMultilevel"/>
    <w:tmpl w:val="37FAC6F4"/>
    <w:lvl w:ilvl="0" w:tplc="0409000D">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7" w15:restartNumberingAfterBreak="0">
    <w:nsid w:val="7A6E0DB5"/>
    <w:multiLevelType w:val="hybridMultilevel"/>
    <w:tmpl w:val="CEAE9A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8" w15:restartNumberingAfterBreak="0">
    <w:nsid w:val="7D934603"/>
    <w:multiLevelType w:val="multilevel"/>
    <w:tmpl w:val="26C253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49900962">
    <w:abstractNumId w:val="22"/>
  </w:num>
  <w:num w:numId="2" w16cid:durableId="855389807">
    <w:abstractNumId w:val="12"/>
  </w:num>
  <w:num w:numId="3" w16cid:durableId="1765421063">
    <w:abstractNumId w:val="34"/>
  </w:num>
  <w:num w:numId="4" w16cid:durableId="1704211710">
    <w:abstractNumId w:val="33"/>
  </w:num>
  <w:num w:numId="5" w16cid:durableId="1577546148">
    <w:abstractNumId w:val="29"/>
  </w:num>
  <w:num w:numId="6" w16cid:durableId="1703093619">
    <w:abstractNumId w:val="10"/>
  </w:num>
  <w:num w:numId="7" w16cid:durableId="747918201">
    <w:abstractNumId w:val="35"/>
  </w:num>
  <w:num w:numId="8" w16cid:durableId="1570070668">
    <w:abstractNumId w:val="17"/>
  </w:num>
  <w:num w:numId="9" w16cid:durableId="1168322748">
    <w:abstractNumId w:val="7"/>
  </w:num>
  <w:num w:numId="10" w16cid:durableId="1497572455">
    <w:abstractNumId w:val="23"/>
  </w:num>
  <w:num w:numId="11" w16cid:durableId="1115756485">
    <w:abstractNumId w:val="30"/>
  </w:num>
  <w:num w:numId="12" w16cid:durableId="1999459086">
    <w:abstractNumId w:val="16"/>
  </w:num>
  <w:num w:numId="13" w16cid:durableId="662272793">
    <w:abstractNumId w:val="27"/>
  </w:num>
  <w:num w:numId="14" w16cid:durableId="436096264">
    <w:abstractNumId w:val="13"/>
  </w:num>
  <w:num w:numId="15" w16cid:durableId="880048640">
    <w:abstractNumId w:val="0"/>
  </w:num>
  <w:num w:numId="16" w16cid:durableId="1269704330">
    <w:abstractNumId w:val="15"/>
  </w:num>
  <w:num w:numId="17" w16cid:durableId="600992068">
    <w:abstractNumId w:val="26"/>
  </w:num>
  <w:num w:numId="18" w16cid:durableId="1691297249">
    <w:abstractNumId w:val="32"/>
  </w:num>
  <w:num w:numId="19" w16cid:durableId="1591811912">
    <w:abstractNumId w:val="28"/>
  </w:num>
  <w:num w:numId="20" w16cid:durableId="1110704259">
    <w:abstractNumId w:val="3"/>
  </w:num>
  <w:num w:numId="21" w16cid:durableId="1299187513">
    <w:abstractNumId w:val="37"/>
  </w:num>
  <w:num w:numId="22" w16cid:durableId="730661896">
    <w:abstractNumId w:val="19"/>
  </w:num>
  <w:num w:numId="23" w16cid:durableId="1064984176">
    <w:abstractNumId w:val="9"/>
  </w:num>
  <w:num w:numId="24" w16cid:durableId="1603997244">
    <w:abstractNumId w:val="24"/>
  </w:num>
  <w:num w:numId="25" w16cid:durableId="2066223560">
    <w:abstractNumId w:val="36"/>
  </w:num>
  <w:num w:numId="26" w16cid:durableId="1254508471">
    <w:abstractNumId w:val="5"/>
  </w:num>
  <w:num w:numId="27" w16cid:durableId="1039160032">
    <w:abstractNumId w:val="31"/>
  </w:num>
  <w:num w:numId="28" w16cid:durableId="973875618">
    <w:abstractNumId w:val="1"/>
  </w:num>
  <w:num w:numId="29" w16cid:durableId="2108187137">
    <w:abstractNumId w:val="38"/>
  </w:num>
  <w:num w:numId="30" w16cid:durableId="1879930839">
    <w:abstractNumId w:val="18"/>
  </w:num>
  <w:num w:numId="31" w16cid:durableId="668170660">
    <w:abstractNumId w:val="20"/>
  </w:num>
  <w:num w:numId="32" w16cid:durableId="733699927">
    <w:abstractNumId w:val="8"/>
  </w:num>
  <w:num w:numId="33" w16cid:durableId="2051882670">
    <w:abstractNumId w:val="14"/>
  </w:num>
  <w:num w:numId="34" w16cid:durableId="243296744">
    <w:abstractNumId w:val="2"/>
  </w:num>
  <w:num w:numId="35" w16cid:durableId="203713558">
    <w:abstractNumId w:val="6"/>
  </w:num>
  <w:num w:numId="36" w16cid:durableId="1569921859">
    <w:abstractNumId w:val="11"/>
  </w:num>
  <w:num w:numId="37" w16cid:durableId="1075859530">
    <w:abstractNumId w:val="4"/>
  </w:num>
  <w:num w:numId="38" w16cid:durableId="708919510">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41084906">
    <w:abstractNumId w:val="2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embedSystemFonts/>
  <w:defaultTabStop w:val="720"/>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6B07BE"/>
    <w:rsid w:val="000170E0"/>
    <w:rsid w:val="00040DB8"/>
    <w:rsid w:val="0005437E"/>
    <w:rsid w:val="00055EA6"/>
    <w:rsid w:val="00067078"/>
    <w:rsid w:val="0009275C"/>
    <w:rsid w:val="00097065"/>
    <w:rsid w:val="000A6A29"/>
    <w:rsid w:val="000B2375"/>
    <w:rsid w:val="000B785F"/>
    <w:rsid w:val="000F7052"/>
    <w:rsid w:val="001057D4"/>
    <w:rsid w:val="00120F66"/>
    <w:rsid w:val="00123CD1"/>
    <w:rsid w:val="0016036F"/>
    <w:rsid w:val="00171BA6"/>
    <w:rsid w:val="00177D31"/>
    <w:rsid w:val="0019047F"/>
    <w:rsid w:val="001A35CF"/>
    <w:rsid w:val="001F4F9D"/>
    <w:rsid w:val="00207E3A"/>
    <w:rsid w:val="00211499"/>
    <w:rsid w:val="00224457"/>
    <w:rsid w:val="00241350"/>
    <w:rsid w:val="002427D3"/>
    <w:rsid w:val="002538B6"/>
    <w:rsid w:val="00292277"/>
    <w:rsid w:val="002A4777"/>
    <w:rsid w:val="002A5581"/>
    <w:rsid w:val="002D40CC"/>
    <w:rsid w:val="002D5292"/>
    <w:rsid w:val="00370A3B"/>
    <w:rsid w:val="00373D10"/>
    <w:rsid w:val="00375571"/>
    <w:rsid w:val="003957CC"/>
    <w:rsid w:val="003A34B3"/>
    <w:rsid w:val="003E73C1"/>
    <w:rsid w:val="003F4F97"/>
    <w:rsid w:val="00401E3E"/>
    <w:rsid w:val="00415968"/>
    <w:rsid w:val="00420E26"/>
    <w:rsid w:val="00422929"/>
    <w:rsid w:val="00477429"/>
    <w:rsid w:val="004B4B62"/>
    <w:rsid w:val="004D2521"/>
    <w:rsid w:val="004D44BB"/>
    <w:rsid w:val="004E3D83"/>
    <w:rsid w:val="00505243"/>
    <w:rsid w:val="00505D85"/>
    <w:rsid w:val="0053064B"/>
    <w:rsid w:val="0055307D"/>
    <w:rsid w:val="00561FDB"/>
    <w:rsid w:val="00567704"/>
    <w:rsid w:val="00575FA8"/>
    <w:rsid w:val="00583E3D"/>
    <w:rsid w:val="005A62F0"/>
    <w:rsid w:val="005A6819"/>
    <w:rsid w:val="005D7AD4"/>
    <w:rsid w:val="005E1A36"/>
    <w:rsid w:val="005F0FCE"/>
    <w:rsid w:val="00603B94"/>
    <w:rsid w:val="00621FB7"/>
    <w:rsid w:val="00651B5F"/>
    <w:rsid w:val="0065390E"/>
    <w:rsid w:val="0066674A"/>
    <w:rsid w:val="00666E68"/>
    <w:rsid w:val="00695353"/>
    <w:rsid w:val="006A0FD9"/>
    <w:rsid w:val="006B07BE"/>
    <w:rsid w:val="006E7151"/>
    <w:rsid w:val="006F2FA7"/>
    <w:rsid w:val="006F5024"/>
    <w:rsid w:val="006F791E"/>
    <w:rsid w:val="00735173"/>
    <w:rsid w:val="00755901"/>
    <w:rsid w:val="00786CEA"/>
    <w:rsid w:val="007A161D"/>
    <w:rsid w:val="007B05A9"/>
    <w:rsid w:val="007C1215"/>
    <w:rsid w:val="007C28D1"/>
    <w:rsid w:val="007D7B5C"/>
    <w:rsid w:val="007E4259"/>
    <w:rsid w:val="00802BD0"/>
    <w:rsid w:val="00805EB5"/>
    <w:rsid w:val="00806081"/>
    <w:rsid w:val="00843FDD"/>
    <w:rsid w:val="008531EB"/>
    <w:rsid w:val="008732C2"/>
    <w:rsid w:val="0088048E"/>
    <w:rsid w:val="00910ADF"/>
    <w:rsid w:val="009158B8"/>
    <w:rsid w:val="00915EA9"/>
    <w:rsid w:val="00934AE9"/>
    <w:rsid w:val="009915DF"/>
    <w:rsid w:val="009C07C7"/>
    <w:rsid w:val="009C7B6C"/>
    <w:rsid w:val="009F461A"/>
    <w:rsid w:val="009F6D08"/>
    <w:rsid w:val="00A01174"/>
    <w:rsid w:val="00A06FDF"/>
    <w:rsid w:val="00A16816"/>
    <w:rsid w:val="00A53CD7"/>
    <w:rsid w:val="00A56ABD"/>
    <w:rsid w:val="00A80F17"/>
    <w:rsid w:val="00A925E2"/>
    <w:rsid w:val="00A9373A"/>
    <w:rsid w:val="00AA3686"/>
    <w:rsid w:val="00AE4EDA"/>
    <w:rsid w:val="00B01A2A"/>
    <w:rsid w:val="00B047B0"/>
    <w:rsid w:val="00B62F08"/>
    <w:rsid w:val="00BA2D99"/>
    <w:rsid w:val="00BA6D90"/>
    <w:rsid w:val="00BB2C8C"/>
    <w:rsid w:val="00BD3BDD"/>
    <w:rsid w:val="00BD5325"/>
    <w:rsid w:val="00BD6E9E"/>
    <w:rsid w:val="00BF32F9"/>
    <w:rsid w:val="00C04B39"/>
    <w:rsid w:val="00C33D85"/>
    <w:rsid w:val="00C74F17"/>
    <w:rsid w:val="00CA35B5"/>
    <w:rsid w:val="00D0501A"/>
    <w:rsid w:val="00D071BD"/>
    <w:rsid w:val="00D077A9"/>
    <w:rsid w:val="00D36205"/>
    <w:rsid w:val="00D41984"/>
    <w:rsid w:val="00D51588"/>
    <w:rsid w:val="00D7785A"/>
    <w:rsid w:val="00D954F3"/>
    <w:rsid w:val="00DC43FC"/>
    <w:rsid w:val="00DC7431"/>
    <w:rsid w:val="00DD3CC7"/>
    <w:rsid w:val="00DF0CE4"/>
    <w:rsid w:val="00DF5055"/>
    <w:rsid w:val="00E16780"/>
    <w:rsid w:val="00E171E0"/>
    <w:rsid w:val="00E300E0"/>
    <w:rsid w:val="00E40894"/>
    <w:rsid w:val="00E50041"/>
    <w:rsid w:val="00E906F9"/>
    <w:rsid w:val="00E96419"/>
    <w:rsid w:val="00EC0C77"/>
    <w:rsid w:val="00EC0D72"/>
    <w:rsid w:val="00ED1B5E"/>
    <w:rsid w:val="00EF1A92"/>
    <w:rsid w:val="00F146EF"/>
    <w:rsid w:val="00F24666"/>
    <w:rsid w:val="00F247E5"/>
    <w:rsid w:val="00F253A9"/>
    <w:rsid w:val="00F53F0B"/>
    <w:rsid w:val="00F55514"/>
    <w:rsid w:val="00FD115E"/>
    <w:rsid w:val="00FF3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F81F73"/>
  <w15:docId w15:val="{0311A1A9-99E8-4418-B947-8AF879A91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0CC"/>
    <w:pPr>
      <w:pPrChange w:id="0" w:author="Doug Reymore" w:date="2026-09-25T21:08:00Z">
        <w:pPr>
          <w:spacing w:after="200" w:line="276" w:lineRule="auto"/>
        </w:pPr>
      </w:pPrChange>
    </w:pPr>
    <w:rPr>
      <w:rFonts w:ascii="Comic Sans MS" w:eastAsiaTheme="minorHAnsi" w:hAnsi="Comic Sans MS" w:cs="LilyUPC"/>
      <w:sz w:val="28"/>
      <w:szCs w:val="28"/>
      <w:rPrChange w:id="0" w:author="Doug Reymore" w:date="2026-09-25T21:08:00Z">
        <w:rPr>
          <w:rFonts w:ascii="Calibri" w:hAnsi="Calibri" w:cs="Calibri"/>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158B8"/>
    <w:pPr>
      <w:tabs>
        <w:tab w:val="center" w:pos="4320"/>
        <w:tab w:val="right" w:pos="8640"/>
      </w:tabs>
      <w:pPrChange w:id="1" w:author="Doug Reymore" w:date="2026-09-25T21:08:00Z">
        <w:pPr>
          <w:tabs>
            <w:tab w:val="center" w:pos="4680"/>
            <w:tab w:val="right" w:pos="9360"/>
          </w:tabs>
        </w:pPr>
      </w:pPrChange>
    </w:pPr>
    <w:rPr>
      <w:rPrChange w:id="1" w:author="Doug Reymore" w:date="2026-09-25T21:08:00Z">
        <w:rPr>
          <w:rFonts w:ascii="Comic Sans MS" w:eastAsiaTheme="minorHAnsi" w:hAnsi="Comic Sans MS" w:cs="LilyUPC"/>
          <w:sz w:val="28"/>
          <w:szCs w:val="28"/>
          <w:lang w:val="en-US" w:eastAsia="en-US" w:bidi="ar-SA"/>
        </w:rPr>
      </w:rPrChange>
    </w:rPr>
  </w:style>
  <w:style w:type="character" w:customStyle="1" w:styleId="HeaderChar">
    <w:name w:val="Header Char"/>
    <w:basedOn w:val="DefaultParagraphFont"/>
    <w:link w:val="Header"/>
    <w:uiPriority w:val="99"/>
    <w:locked/>
    <w:rsid w:val="00DD3CC7"/>
    <w:rPr>
      <w:rFonts w:ascii="Comic Sans MS" w:eastAsiaTheme="minorHAnsi" w:hAnsi="Comic Sans MS" w:cs="LilyUPC"/>
      <w:sz w:val="28"/>
      <w:szCs w:val="28"/>
    </w:rPr>
  </w:style>
  <w:style w:type="paragraph" w:styleId="Footer">
    <w:name w:val="footer"/>
    <w:basedOn w:val="Normal"/>
    <w:link w:val="FooterChar"/>
    <w:uiPriority w:val="99"/>
    <w:unhideWhenUsed/>
    <w:rsid w:val="009158B8"/>
    <w:pPr>
      <w:tabs>
        <w:tab w:val="center" w:pos="4320"/>
        <w:tab w:val="right" w:pos="8640"/>
      </w:tabs>
      <w:pPrChange w:id="2" w:author="Doug Reymore" w:date="2026-09-25T21:08:00Z">
        <w:pPr>
          <w:tabs>
            <w:tab w:val="center" w:pos="4680"/>
            <w:tab w:val="right" w:pos="9360"/>
          </w:tabs>
        </w:pPr>
      </w:pPrChange>
    </w:pPr>
    <w:rPr>
      <w:rPrChange w:id="2" w:author="Doug Reymore" w:date="2026-09-25T21:08:00Z">
        <w:rPr>
          <w:rFonts w:ascii="Comic Sans MS" w:eastAsiaTheme="minorHAnsi" w:hAnsi="Comic Sans MS" w:cs="LilyUPC"/>
          <w:sz w:val="28"/>
          <w:szCs w:val="28"/>
          <w:lang w:val="en-US" w:eastAsia="en-US" w:bidi="ar-SA"/>
        </w:rPr>
      </w:rPrChange>
    </w:rPr>
  </w:style>
  <w:style w:type="character" w:customStyle="1" w:styleId="FooterChar">
    <w:name w:val="Footer Char"/>
    <w:basedOn w:val="DefaultParagraphFont"/>
    <w:link w:val="Footer"/>
    <w:uiPriority w:val="99"/>
    <w:locked/>
    <w:rsid w:val="00DD3CC7"/>
    <w:rPr>
      <w:rFonts w:ascii="Comic Sans MS" w:eastAsiaTheme="minorHAnsi" w:hAnsi="Comic Sans MS" w:cs="LilyUPC"/>
      <w:sz w:val="28"/>
      <w:szCs w:val="28"/>
    </w:rPr>
  </w:style>
  <w:style w:type="paragraph" w:styleId="BalloonText">
    <w:name w:val="Balloon Text"/>
    <w:basedOn w:val="Normal"/>
    <w:link w:val="BalloonTextChar"/>
    <w:rsid w:val="009158B8"/>
    <w:pPr>
      <w:pPrChange w:id="3" w:author="Doug Reymore" w:date="2026-09-25T21:08:00Z">
        <w:pPr/>
      </w:pPrChange>
    </w:pPr>
    <w:rPr>
      <w:rFonts w:ascii="Lucida Grande" w:hAnsi="Lucida Grande"/>
      <w:sz w:val="18"/>
      <w:szCs w:val="18"/>
      <w:rPrChange w:id="3" w:author="Doug Reymore" w:date="2026-09-25T21:08:00Z">
        <w:rPr>
          <w:rFonts w:ascii="Tahoma" w:eastAsiaTheme="minorHAnsi" w:hAnsi="Tahoma" w:cs="Tahoma"/>
          <w:sz w:val="16"/>
          <w:szCs w:val="16"/>
          <w:lang w:val="en-US" w:eastAsia="en-US" w:bidi="ar-SA"/>
        </w:rPr>
      </w:rPrChange>
    </w:rPr>
  </w:style>
  <w:style w:type="character" w:customStyle="1" w:styleId="BalloonTextChar">
    <w:name w:val="Balloon Text Char"/>
    <w:basedOn w:val="DefaultParagraphFont"/>
    <w:link w:val="BalloonText"/>
    <w:locked/>
    <w:rsid w:val="00DD3CC7"/>
    <w:rPr>
      <w:rFonts w:ascii="Lucida Grande" w:eastAsiaTheme="minorHAnsi" w:hAnsi="Lucida Grande" w:cs="LilyUPC"/>
      <w:sz w:val="18"/>
      <w:szCs w:val="18"/>
    </w:rPr>
  </w:style>
  <w:style w:type="paragraph" w:styleId="ListParagraph">
    <w:name w:val="List Paragraph"/>
    <w:basedOn w:val="Normal"/>
    <w:uiPriority w:val="34"/>
    <w:qFormat/>
    <w:rsid w:val="00420E26"/>
    <w:pPr>
      <w:ind w:left="720"/>
      <w:contextualSpacing/>
      <w:pPrChange w:id="4" w:author="Doug Reymore" w:date="2026-09-25T21:08:00Z">
        <w:pPr>
          <w:ind w:left="720"/>
        </w:pPr>
      </w:pPrChange>
    </w:pPr>
    <w:rPr>
      <w:rPrChange w:id="4" w:author="Doug Reymore" w:date="2026-09-25T21:08:00Z">
        <w:rPr>
          <w:rFonts w:ascii="Comic Sans MS" w:eastAsiaTheme="minorHAnsi" w:hAnsi="Comic Sans MS" w:cs="LilyUPC"/>
          <w:sz w:val="28"/>
          <w:szCs w:val="28"/>
          <w:lang w:val="en-US" w:eastAsia="en-US" w:bidi="ar-SA"/>
        </w:rPr>
      </w:rPrChange>
    </w:rPr>
  </w:style>
  <w:style w:type="character" w:styleId="Hyperlink">
    <w:name w:val="Hyperlink"/>
    <w:basedOn w:val="DefaultParagraphFont"/>
    <w:uiPriority w:val="99"/>
    <w:unhideWhenUsed/>
    <w:rsid w:val="00AA3686"/>
    <w:rPr>
      <w:color w:val="0000FF"/>
      <w:u w:val="single"/>
      <w:rPrChange w:id="5" w:author="Doug Reymore" w:date="2026-09-25T21:08:00Z">
        <w:rPr>
          <w:color w:val="0000FF"/>
          <w:u w:val="single"/>
        </w:rPr>
      </w:rPrChange>
    </w:rPr>
  </w:style>
  <w:style w:type="paragraph" w:styleId="NormalWeb">
    <w:name w:val="Normal (Web)"/>
    <w:basedOn w:val="Normal"/>
    <w:uiPriority w:val="99"/>
    <w:semiHidden/>
    <w:rsid w:val="006F791E"/>
    <w:pPr>
      <w:spacing w:before="100" w:beforeAutospacing="1" w:after="100" w:afterAutospacing="1"/>
    </w:pPr>
    <w:rPr>
      <w:sz w:val="24"/>
      <w:szCs w:val="24"/>
    </w:rPr>
  </w:style>
  <w:style w:type="table" w:styleId="TableGrid">
    <w:name w:val="Table Grid"/>
    <w:basedOn w:val="TableNormal"/>
    <w:uiPriority w:val="99"/>
    <w:rsid w:val="00177D31"/>
    <w:rPr>
      <w:rFonts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9158B8"/>
    <w:rPr>
      <w:sz w:val="18"/>
      <w:szCs w:val="18"/>
      <w:rPrChange w:id="6" w:author="Doug Reymore" w:date="2026-09-25T21:08:00Z">
        <w:rPr>
          <w:sz w:val="16"/>
          <w:szCs w:val="16"/>
        </w:rPr>
      </w:rPrChange>
    </w:rPr>
  </w:style>
  <w:style w:type="paragraph" w:styleId="CommentText">
    <w:name w:val="annotation text"/>
    <w:basedOn w:val="Normal"/>
    <w:link w:val="CommentTextChar"/>
    <w:rsid w:val="009158B8"/>
    <w:pPr>
      <w:pPrChange w:id="7" w:author="Doug Reymore" w:date="2026-09-25T21:08:00Z">
        <w:pPr/>
      </w:pPrChange>
    </w:pPr>
    <w:rPr>
      <w:sz w:val="24"/>
      <w:szCs w:val="24"/>
      <w:rPrChange w:id="7" w:author="Doug Reymore" w:date="2026-09-25T21:08:00Z">
        <w:rPr>
          <w:rFonts w:ascii="Comic Sans MS" w:eastAsiaTheme="minorHAnsi" w:hAnsi="Comic Sans MS" w:cs="LilyUPC"/>
          <w:lang w:val="en-US" w:eastAsia="en-US" w:bidi="ar-SA"/>
        </w:rPr>
      </w:rPrChange>
    </w:rPr>
  </w:style>
  <w:style w:type="character" w:customStyle="1" w:styleId="CommentTextChar">
    <w:name w:val="Comment Text Char"/>
    <w:basedOn w:val="DefaultParagraphFont"/>
    <w:link w:val="CommentText"/>
    <w:locked/>
    <w:rPr>
      <w:rFonts w:ascii="Comic Sans MS" w:eastAsiaTheme="minorHAnsi" w:hAnsi="Comic Sans MS" w:cs="LilyUPC"/>
      <w:sz w:val="24"/>
      <w:szCs w:val="24"/>
    </w:rPr>
  </w:style>
  <w:style w:type="paragraph" w:styleId="CommentSubject">
    <w:name w:val="annotation subject"/>
    <w:basedOn w:val="CommentText"/>
    <w:next w:val="CommentText"/>
    <w:link w:val="CommentSubjectChar"/>
    <w:rsid w:val="009158B8"/>
    <w:pPr>
      <w:pPrChange w:id="8" w:author="Doug Reymore" w:date="2026-09-25T21:08:00Z">
        <w:pPr/>
      </w:pPrChange>
    </w:pPr>
    <w:rPr>
      <w:b/>
      <w:bCs/>
      <w:sz w:val="20"/>
      <w:szCs w:val="20"/>
      <w:rPrChange w:id="8" w:author="Doug Reymore" w:date="2026-09-25T21:08:00Z">
        <w:rPr>
          <w:rFonts w:ascii="Comic Sans MS" w:eastAsiaTheme="minorHAnsi" w:hAnsi="Comic Sans MS" w:cs="LilyUPC"/>
          <w:b/>
          <w:bCs/>
          <w:sz w:val="24"/>
          <w:szCs w:val="24"/>
          <w:lang w:val="en-US" w:eastAsia="en-US" w:bidi="ar-SA"/>
        </w:rPr>
      </w:rPrChange>
    </w:rPr>
  </w:style>
  <w:style w:type="character" w:customStyle="1" w:styleId="CommentSubjectChar">
    <w:name w:val="Comment Subject Char"/>
    <w:basedOn w:val="CommentTextChar"/>
    <w:link w:val="CommentSubject"/>
    <w:locked/>
    <w:rPr>
      <w:rFonts w:ascii="Comic Sans MS" w:eastAsiaTheme="minorHAnsi" w:hAnsi="Comic Sans MS" w:cs="LilyUPC"/>
      <w:b/>
      <w:bCs/>
      <w:sz w:val="20"/>
      <w:szCs w:val="20"/>
    </w:rPr>
  </w:style>
  <w:style w:type="character" w:styleId="FollowedHyperlink">
    <w:name w:val="FollowedHyperlink"/>
    <w:basedOn w:val="DefaultParagraphFont"/>
    <w:uiPriority w:val="99"/>
    <w:semiHidden/>
    <w:rsid w:val="0066674A"/>
    <w:rPr>
      <w:color w:val="800080"/>
      <w:u w:val="single"/>
    </w:rPr>
  </w:style>
  <w:style w:type="table" w:customStyle="1" w:styleId="TableGrid1">
    <w:name w:val="Table Grid1"/>
    <w:basedOn w:val="TableNormal"/>
    <w:uiPriority w:val="99"/>
    <w:rsid w:val="003A34B3"/>
    <w:rPr>
      <w:rFonts w:eastAsia="Calibri" w:cs="Calibri"/>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5437E"/>
    <w:rPr>
      <w:rFonts w:cs="Calibri"/>
    </w:rPr>
  </w:style>
  <w:style w:type="character" w:styleId="UnresolvedMention">
    <w:name w:val="Unresolved Mention"/>
    <w:basedOn w:val="DefaultParagraphFont"/>
    <w:uiPriority w:val="99"/>
    <w:semiHidden/>
    <w:unhideWhenUsed/>
    <w:rsid w:val="00567704"/>
    <w:rPr>
      <w:color w:val="605E5C"/>
      <w:shd w:val="clear" w:color="auto" w:fill="E1DFDD"/>
    </w:rPr>
  </w:style>
  <w:style w:type="character" w:customStyle="1" w:styleId="apple-converted-space">
    <w:name w:val="apple-converted-space"/>
    <w:basedOn w:val="DefaultParagraphFont"/>
    <w:rsid w:val="00910ADF"/>
  </w:style>
  <w:style w:type="character" w:styleId="Emphasis">
    <w:name w:val="Emphasis"/>
    <w:basedOn w:val="DefaultParagraphFont"/>
    <w:uiPriority w:val="20"/>
    <w:qFormat/>
    <w:rsid w:val="00A16816"/>
    <w:rPr>
      <w:i/>
      <w:iCs/>
      <w:rPrChange w:id="9" w:author="Doug Reymore" w:date="2026-09-25T21:08:00Z">
        <w:rPr>
          <w:i/>
          <w:iCs/>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301213">
      <w:bodyDiv w:val="1"/>
      <w:marLeft w:val="0"/>
      <w:marRight w:val="0"/>
      <w:marTop w:val="0"/>
      <w:marBottom w:val="0"/>
      <w:divBdr>
        <w:top w:val="none" w:sz="0" w:space="0" w:color="auto"/>
        <w:left w:val="none" w:sz="0" w:space="0" w:color="auto"/>
        <w:bottom w:val="none" w:sz="0" w:space="0" w:color="auto"/>
        <w:right w:val="none" w:sz="0" w:space="0" w:color="auto"/>
      </w:divBdr>
    </w:div>
    <w:div w:id="710496441">
      <w:bodyDiv w:val="1"/>
      <w:marLeft w:val="0"/>
      <w:marRight w:val="0"/>
      <w:marTop w:val="0"/>
      <w:marBottom w:val="0"/>
      <w:divBdr>
        <w:top w:val="none" w:sz="0" w:space="0" w:color="auto"/>
        <w:left w:val="none" w:sz="0" w:space="0" w:color="auto"/>
        <w:bottom w:val="none" w:sz="0" w:space="0" w:color="auto"/>
        <w:right w:val="none" w:sz="0" w:space="0" w:color="auto"/>
      </w:divBdr>
    </w:div>
    <w:div w:id="1085883607">
      <w:bodyDiv w:val="1"/>
      <w:marLeft w:val="0"/>
      <w:marRight w:val="0"/>
      <w:marTop w:val="0"/>
      <w:marBottom w:val="0"/>
      <w:divBdr>
        <w:top w:val="none" w:sz="0" w:space="0" w:color="auto"/>
        <w:left w:val="none" w:sz="0" w:space="0" w:color="auto"/>
        <w:bottom w:val="none" w:sz="0" w:space="0" w:color="auto"/>
        <w:right w:val="none" w:sz="0" w:space="0" w:color="auto"/>
      </w:divBdr>
      <w:divsChild>
        <w:div w:id="586767445">
          <w:marLeft w:val="0"/>
          <w:marRight w:val="0"/>
          <w:marTop w:val="150"/>
          <w:marBottom w:val="150"/>
          <w:divBdr>
            <w:top w:val="single" w:sz="6" w:space="0" w:color="969696"/>
            <w:left w:val="single" w:sz="6" w:space="0" w:color="969696"/>
            <w:bottom w:val="single" w:sz="6" w:space="0" w:color="969696"/>
            <w:right w:val="single" w:sz="6" w:space="0" w:color="969696"/>
          </w:divBdr>
          <w:divsChild>
            <w:div w:id="1712878527">
              <w:marLeft w:val="0"/>
              <w:marRight w:val="0"/>
              <w:marTop w:val="0"/>
              <w:marBottom w:val="0"/>
              <w:divBdr>
                <w:top w:val="none" w:sz="0" w:space="0" w:color="auto"/>
                <w:left w:val="none" w:sz="0" w:space="0" w:color="auto"/>
                <w:bottom w:val="none" w:sz="0" w:space="0" w:color="auto"/>
                <w:right w:val="none" w:sz="0" w:space="0" w:color="auto"/>
              </w:divBdr>
              <w:divsChild>
                <w:div w:id="2114015123">
                  <w:marLeft w:val="450"/>
                  <w:marRight w:val="0"/>
                  <w:marTop w:val="0"/>
                  <w:marBottom w:val="0"/>
                  <w:divBdr>
                    <w:top w:val="none" w:sz="0" w:space="0" w:color="auto"/>
                    <w:left w:val="none" w:sz="0" w:space="0" w:color="auto"/>
                    <w:bottom w:val="none" w:sz="0" w:space="0" w:color="auto"/>
                    <w:right w:val="none" w:sz="0" w:space="0" w:color="auto"/>
                  </w:divBdr>
                  <w:divsChild>
                    <w:div w:id="1737164081">
                      <w:marLeft w:val="0"/>
                      <w:marRight w:val="0"/>
                      <w:marTop w:val="0"/>
                      <w:marBottom w:val="150"/>
                      <w:divBdr>
                        <w:top w:val="none" w:sz="0" w:space="0" w:color="auto"/>
                        <w:left w:val="none" w:sz="0" w:space="0" w:color="auto"/>
                        <w:bottom w:val="none" w:sz="0" w:space="0" w:color="auto"/>
                        <w:right w:val="none" w:sz="0" w:space="0" w:color="auto"/>
                      </w:divBdr>
                    </w:div>
                    <w:div w:id="1107890781">
                      <w:marLeft w:val="0"/>
                      <w:marRight w:val="0"/>
                      <w:marTop w:val="0"/>
                      <w:marBottom w:val="150"/>
                      <w:divBdr>
                        <w:top w:val="none" w:sz="0" w:space="0" w:color="auto"/>
                        <w:left w:val="none" w:sz="0" w:space="0" w:color="auto"/>
                        <w:bottom w:val="none" w:sz="0" w:space="0" w:color="auto"/>
                        <w:right w:val="none" w:sz="0" w:space="0" w:color="auto"/>
                      </w:divBdr>
                      <w:divsChild>
                        <w:div w:id="952323895">
                          <w:marLeft w:val="0"/>
                          <w:marRight w:val="40"/>
                          <w:marTop w:val="0"/>
                          <w:marBottom w:val="0"/>
                          <w:divBdr>
                            <w:top w:val="none" w:sz="0" w:space="0" w:color="auto"/>
                            <w:left w:val="none" w:sz="0" w:space="0" w:color="auto"/>
                            <w:bottom w:val="none" w:sz="0" w:space="0" w:color="auto"/>
                            <w:right w:val="none" w:sz="0" w:space="0" w:color="auto"/>
                          </w:divBdr>
                        </w:div>
                        <w:div w:id="362286369">
                          <w:marLeft w:val="0"/>
                          <w:marRight w:val="40"/>
                          <w:marTop w:val="0"/>
                          <w:marBottom w:val="0"/>
                          <w:divBdr>
                            <w:top w:val="none" w:sz="0" w:space="0" w:color="auto"/>
                            <w:left w:val="none" w:sz="0" w:space="0" w:color="auto"/>
                            <w:bottom w:val="none" w:sz="0" w:space="0" w:color="auto"/>
                            <w:right w:val="none" w:sz="0" w:space="0" w:color="auto"/>
                          </w:divBdr>
                        </w:div>
                        <w:div w:id="1051340604">
                          <w:marLeft w:val="0"/>
                          <w:marRight w:val="40"/>
                          <w:marTop w:val="0"/>
                          <w:marBottom w:val="0"/>
                          <w:divBdr>
                            <w:top w:val="none" w:sz="0" w:space="0" w:color="auto"/>
                            <w:left w:val="none" w:sz="0" w:space="0" w:color="auto"/>
                            <w:bottom w:val="none" w:sz="0" w:space="0" w:color="auto"/>
                            <w:right w:val="none" w:sz="0" w:space="0" w:color="auto"/>
                          </w:divBdr>
                        </w:div>
                        <w:div w:id="2087263182">
                          <w:marLeft w:val="0"/>
                          <w:marRight w:val="40"/>
                          <w:marTop w:val="0"/>
                          <w:marBottom w:val="0"/>
                          <w:divBdr>
                            <w:top w:val="none" w:sz="0" w:space="0" w:color="auto"/>
                            <w:left w:val="none" w:sz="0" w:space="0" w:color="auto"/>
                            <w:bottom w:val="none" w:sz="0" w:space="0" w:color="auto"/>
                            <w:right w:val="none" w:sz="0" w:space="0" w:color="auto"/>
                          </w:divBdr>
                        </w:div>
                        <w:div w:id="1016804898">
                          <w:marLeft w:val="0"/>
                          <w:marRight w:val="40"/>
                          <w:marTop w:val="0"/>
                          <w:marBottom w:val="0"/>
                          <w:divBdr>
                            <w:top w:val="none" w:sz="0" w:space="0" w:color="auto"/>
                            <w:left w:val="none" w:sz="0" w:space="0" w:color="auto"/>
                            <w:bottom w:val="none" w:sz="0" w:space="0" w:color="auto"/>
                            <w:right w:val="none" w:sz="0" w:space="0" w:color="auto"/>
                          </w:divBdr>
                        </w:div>
                        <w:div w:id="1499226429">
                          <w:marLeft w:val="0"/>
                          <w:marRight w:val="40"/>
                          <w:marTop w:val="0"/>
                          <w:marBottom w:val="0"/>
                          <w:divBdr>
                            <w:top w:val="none" w:sz="0" w:space="0" w:color="auto"/>
                            <w:left w:val="none" w:sz="0" w:space="0" w:color="auto"/>
                            <w:bottom w:val="none" w:sz="0" w:space="0" w:color="auto"/>
                            <w:right w:val="none" w:sz="0" w:space="0" w:color="auto"/>
                          </w:divBdr>
                        </w:div>
                        <w:div w:id="400568842">
                          <w:marLeft w:val="0"/>
                          <w:marRight w:val="40"/>
                          <w:marTop w:val="0"/>
                          <w:marBottom w:val="0"/>
                          <w:divBdr>
                            <w:top w:val="none" w:sz="0" w:space="0" w:color="auto"/>
                            <w:left w:val="none" w:sz="0" w:space="0" w:color="auto"/>
                            <w:bottom w:val="none" w:sz="0" w:space="0" w:color="auto"/>
                            <w:right w:val="none" w:sz="0" w:space="0" w:color="auto"/>
                          </w:divBdr>
                        </w:div>
                        <w:div w:id="957183908">
                          <w:marLeft w:val="0"/>
                          <w:marRight w:val="40"/>
                          <w:marTop w:val="0"/>
                          <w:marBottom w:val="0"/>
                          <w:divBdr>
                            <w:top w:val="none" w:sz="0" w:space="0" w:color="auto"/>
                            <w:left w:val="none" w:sz="0" w:space="0" w:color="auto"/>
                            <w:bottom w:val="none" w:sz="0" w:space="0" w:color="auto"/>
                            <w:right w:val="none" w:sz="0" w:space="0" w:color="auto"/>
                          </w:divBdr>
                        </w:div>
                        <w:div w:id="2092844727">
                          <w:marLeft w:val="0"/>
                          <w:marRight w:val="40"/>
                          <w:marTop w:val="0"/>
                          <w:marBottom w:val="0"/>
                          <w:divBdr>
                            <w:top w:val="none" w:sz="0" w:space="0" w:color="auto"/>
                            <w:left w:val="none" w:sz="0" w:space="0" w:color="auto"/>
                            <w:bottom w:val="none" w:sz="0" w:space="0" w:color="auto"/>
                            <w:right w:val="none" w:sz="0" w:space="0" w:color="auto"/>
                          </w:divBdr>
                        </w:div>
                        <w:div w:id="1701276946">
                          <w:marLeft w:val="0"/>
                          <w:marRight w:val="40"/>
                          <w:marTop w:val="0"/>
                          <w:marBottom w:val="0"/>
                          <w:divBdr>
                            <w:top w:val="none" w:sz="0" w:space="0" w:color="auto"/>
                            <w:left w:val="none" w:sz="0" w:space="0" w:color="auto"/>
                            <w:bottom w:val="none" w:sz="0" w:space="0" w:color="auto"/>
                            <w:right w:val="none" w:sz="0" w:space="0" w:color="auto"/>
                          </w:divBdr>
                        </w:div>
                        <w:div w:id="1731346073">
                          <w:marLeft w:val="0"/>
                          <w:marRight w:val="40"/>
                          <w:marTop w:val="0"/>
                          <w:marBottom w:val="0"/>
                          <w:divBdr>
                            <w:top w:val="none" w:sz="0" w:space="0" w:color="auto"/>
                            <w:left w:val="none" w:sz="0" w:space="0" w:color="auto"/>
                            <w:bottom w:val="none" w:sz="0" w:space="0" w:color="auto"/>
                            <w:right w:val="none" w:sz="0" w:space="0" w:color="auto"/>
                          </w:divBdr>
                        </w:div>
                        <w:div w:id="378823862">
                          <w:marLeft w:val="0"/>
                          <w:marRight w:val="40"/>
                          <w:marTop w:val="0"/>
                          <w:marBottom w:val="0"/>
                          <w:divBdr>
                            <w:top w:val="none" w:sz="0" w:space="0" w:color="auto"/>
                            <w:left w:val="none" w:sz="0" w:space="0" w:color="auto"/>
                            <w:bottom w:val="none" w:sz="0" w:space="0" w:color="auto"/>
                            <w:right w:val="none" w:sz="0" w:space="0" w:color="auto"/>
                          </w:divBdr>
                        </w:div>
                        <w:div w:id="1193417638">
                          <w:marLeft w:val="0"/>
                          <w:marRight w:val="0"/>
                          <w:marTop w:val="0"/>
                          <w:marBottom w:val="0"/>
                          <w:divBdr>
                            <w:top w:val="none" w:sz="0" w:space="0" w:color="auto"/>
                            <w:left w:val="none" w:sz="0" w:space="0" w:color="auto"/>
                            <w:bottom w:val="none" w:sz="0" w:space="0" w:color="auto"/>
                            <w:right w:val="none" w:sz="0" w:space="0" w:color="auto"/>
                          </w:divBdr>
                        </w:div>
                        <w:div w:id="1292244401">
                          <w:marLeft w:val="0"/>
                          <w:marRight w:val="0"/>
                          <w:marTop w:val="0"/>
                          <w:marBottom w:val="0"/>
                          <w:divBdr>
                            <w:top w:val="none" w:sz="0" w:space="0" w:color="auto"/>
                            <w:left w:val="none" w:sz="0" w:space="0" w:color="auto"/>
                            <w:bottom w:val="none" w:sz="0" w:space="0" w:color="auto"/>
                            <w:right w:val="none" w:sz="0" w:space="0" w:color="auto"/>
                          </w:divBdr>
                        </w:div>
                        <w:div w:id="1047291161">
                          <w:marLeft w:val="0"/>
                          <w:marRight w:val="0"/>
                          <w:marTop w:val="0"/>
                          <w:marBottom w:val="0"/>
                          <w:divBdr>
                            <w:top w:val="none" w:sz="0" w:space="0" w:color="auto"/>
                            <w:left w:val="none" w:sz="0" w:space="0" w:color="auto"/>
                            <w:bottom w:val="none" w:sz="0" w:space="0" w:color="auto"/>
                            <w:right w:val="none" w:sz="0" w:space="0" w:color="auto"/>
                          </w:divBdr>
                        </w:div>
                        <w:div w:id="285085276">
                          <w:marLeft w:val="720"/>
                          <w:marRight w:val="0"/>
                          <w:marTop w:val="0"/>
                          <w:marBottom w:val="0"/>
                          <w:divBdr>
                            <w:top w:val="none" w:sz="0" w:space="0" w:color="auto"/>
                            <w:left w:val="none" w:sz="0" w:space="0" w:color="auto"/>
                            <w:bottom w:val="none" w:sz="0" w:space="0" w:color="auto"/>
                            <w:right w:val="none" w:sz="0" w:space="0" w:color="auto"/>
                          </w:divBdr>
                        </w:div>
                        <w:div w:id="1822040849">
                          <w:marLeft w:val="720"/>
                          <w:marRight w:val="0"/>
                          <w:marTop w:val="0"/>
                          <w:marBottom w:val="0"/>
                          <w:divBdr>
                            <w:top w:val="none" w:sz="0" w:space="0" w:color="auto"/>
                            <w:left w:val="none" w:sz="0" w:space="0" w:color="auto"/>
                            <w:bottom w:val="none" w:sz="0" w:space="0" w:color="auto"/>
                            <w:right w:val="none" w:sz="0" w:space="0" w:color="auto"/>
                          </w:divBdr>
                        </w:div>
                        <w:div w:id="1403598857">
                          <w:marLeft w:val="720"/>
                          <w:marRight w:val="0"/>
                          <w:marTop w:val="0"/>
                          <w:marBottom w:val="0"/>
                          <w:divBdr>
                            <w:top w:val="none" w:sz="0" w:space="0" w:color="auto"/>
                            <w:left w:val="none" w:sz="0" w:space="0" w:color="auto"/>
                            <w:bottom w:val="none" w:sz="0" w:space="0" w:color="auto"/>
                            <w:right w:val="none" w:sz="0" w:space="0" w:color="auto"/>
                          </w:divBdr>
                        </w:div>
                        <w:div w:id="1360164713">
                          <w:marLeft w:val="720"/>
                          <w:marRight w:val="0"/>
                          <w:marTop w:val="0"/>
                          <w:marBottom w:val="0"/>
                          <w:divBdr>
                            <w:top w:val="none" w:sz="0" w:space="0" w:color="auto"/>
                            <w:left w:val="none" w:sz="0" w:space="0" w:color="auto"/>
                            <w:bottom w:val="none" w:sz="0" w:space="0" w:color="auto"/>
                            <w:right w:val="none" w:sz="0" w:space="0" w:color="auto"/>
                          </w:divBdr>
                        </w:div>
                        <w:div w:id="347871691">
                          <w:marLeft w:val="0"/>
                          <w:marRight w:val="0"/>
                          <w:marTop w:val="0"/>
                          <w:marBottom w:val="0"/>
                          <w:divBdr>
                            <w:top w:val="none" w:sz="0" w:space="0" w:color="auto"/>
                            <w:left w:val="none" w:sz="0" w:space="0" w:color="auto"/>
                            <w:bottom w:val="none" w:sz="0" w:space="0" w:color="auto"/>
                            <w:right w:val="none" w:sz="0" w:space="0" w:color="auto"/>
                          </w:divBdr>
                        </w:div>
                        <w:div w:id="348141064">
                          <w:marLeft w:val="0"/>
                          <w:marRight w:val="0"/>
                          <w:marTop w:val="0"/>
                          <w:marBottom w:val="0"/>
                          <w:divBdr>
                            <w:top w:val="none" w:sz="0" w:space="0" w:color="auto"/>
                            <w:left w:val="none" w:sz="0" w:space="0" w:color="auto"/>
                            <w:bottom w:val="none" w:sz="0" w:space="0" w:color="auto"/>
                            <w:right w:val="none" w:sz="0" w:space="0" w:color="auto"/>
                          </w:divBdr>
                        </w:div>
                        <w:div w:id="2073847275">
                          <w:marLeft w:val="450"/>
                          <w:marRight w:val="0"/>
                          <w:marTop w:val="0"/>
                          <w:marBottom w:val="0"/>
                          <w:divBdr>
                            <w:top w:val="none" w:sz="0" w:space="0" w:color="auto"/>
                            <w:left w:val="none" w:sz="0" w:space="0" w:color="auto"/>
                            <w:bottom w:val="none" w:sz="0" w:space="0" w:color="auto"/>
                            <w:right w:val="none" w:sz="0" w:space="0" w:color="auto"/>
                          </w:divBdr>
                        </w:div>
                        <w:div w:id="386493440">
                          <w:marLeft w:val="450"/>
                          <w:marRight w:val="0"/>
                          <w:marTop w:val="0"/>
                          <w:marBottom w:val="0"/>
                          <w:divBdr>
                            <w:top w:val="none" w:sz="0" w:space="0" w:color="auto"/>
                            <w:left w:val="none" w:sz="0" w:space="0" w:color="auto"/>
                            <w:bottom w:val="none" w:sz="0" w:space="0" w:color="auto"/>
                            <w:right w:val="none" w:sz="0" w:space="0" w:color="auto"/>
                          </w:divBdr>
                        </w:div>
                        <w:div w:id="1685671780">
                          <w:marLeft w:val="450"/>
                          <w:marRight w:val="0"/>
                          <w:marTop w:val="0"/>
                          <w:marBottom w:val="0"/>
                          <w:divBdr>
                            <w:top w:val="none" w:sz="0" w:space="0" w:color="auto"/>
                            <w:left w:val="none" w:sz="0" w:space="0" w:color="auto"/>
                            <w:bottom w:val="none" w:sz="0" w:space="0" w:color="auto"/>
                            <w:right w:val="none" w:sz="0" w:space="0" w:color="auto"/>
                          </w:divBdr>
                        </w:div>
                        <w:div w:id="143224287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857957">
      <w:bodyDiv w:val="1"/>
      <w:marLeft w:val="0"/>
      <w:marRight w:val="0"/>
      <w:marTop w:val="0"/>
      <w:marBottom w:val="0"/>
      <w:divBdr>
        <w:top w:val="none" w:sz="0" w:space="0" w:color="auto"/>
        <w:left w:val="none" w:sz="0" w:space="0" w:color="auto"/>
        <w:bottom w:val="none" w:sz="0" w:space="0" w:color="auto"/>
        <w:right w:val="none" w:sz="0" w:space="0" w:color="auto"/>
      </w:divBdr>
    </w:div>
    <w:div w:id="2080471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6910FE-0B58-4A4A-8DF8-92A4A2E1F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2</Pages>
  <Words>2079</Words>
  <Characters>11851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AZFLSE</Company>
  <LinksUpToDate>false</LinksUpToDate>
  <CharactersWithSpaces>13903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Strouth</dc:creator>
  <cp:keywords/>
  <dc:description/>
  <cp:lastModifiedBy>Arthur Souza Rodrigues</cp:lastModifiedBy>
  <cp:revision>1</cp:revision>
  <cp:lastPrinted>2023-09-25T20:10:00Z</cp:lastPrinted>
  <dcterms:created xsi:type="dcterms:W3CDTF">2014-10-02T18:34:00Z</dcterms:created>
  <dcterms:modified xsi:type="dcterms:W3CDTF">2026-09-26T01:08:00Z</dcterms:modified>
</cp:coreProperties>
</file>