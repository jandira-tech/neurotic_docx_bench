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1E742" w14:textId="77777777" w:rsidR="00335B8A" w:rsidRDefault="00335B8A">
      <w:pPr>
        <w:rPr>
          <w:sz w:val="24"/>
          <w:rPrChange w:id="0" w:author="Arthur Souza Rodrigues" w:date="2026-09-26T14:53:00Z" w16du:dateUtc="2026-09-26T18:53:00Z">
            <w:rPr>
              <w:rFonts w:ascii="Arial" w:hAnsi="Arial" w:cs="Arial"/>
              <w:b/>
              <w:bCs/>
              <w:sz w:val="28"/>
              <w:szCs w:val="28"/>
            </w:rPr>
          </w:rPrChange>
        </w:rPr>
      </w:pPr>
      <w:r>
        <w:rPr>
          <w:sz w:val="24"/>
          <w:rPrChange w:id="1" w:author="Arthur Souza Rodrigues" w:date="2026-09-26T14:53:00Z" w16du:dateUtc="2026-09-26T18:53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file_</w:t>
      </w:r>
      <w:ins w:id="2" w:author="Arthur Souza Rodrigues" w:date="2026-09-26T14:53:00Z" w16du:dateUtc="2026-09-26T18:53:00Z">
        <w:r w:rsidR="00C530D5">
          <w:rPr>
            <w:sz w:val="24"/>
            <w:szCs w:val="24"/>
          </w:rPr>
          <w:t>140</w:t>
        </w:r>
      </w:ins>
      <w:del w:id="3" w:author="Arthur Souza Rodrigues" w:date="2026-09-26T14:53:00Z" w16du:dateUtc="2026-09-26T18:53:00Z">
        <w:r>
          <w:rPr>
            <w:rFonts w:ascii="Arial" w:hAnsi="Arial" w:cs="Arial"/>
            <w:b/>
            <w:bCs/>
            <w:sz w:val="28"/>
            <w:szCs w:val="28"/>
          </w:rPr>
          <w:delText>139</w:delText>
        </w:r>
      </w:del>
      <w:r>
        <w:rPr>
          <w:sz w:val="24"/>
          <w:rPrChange w:id="4" w:author="Arthur Souza Rodrigues" w:date="2026-09-26T14:53:00Z" w16du:dateUtc="2026-09-26T18:53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.docx</w:t>
      </w:r>
    </w:p>
    <w:p w14:paraId="18DF7CF0" w14:textId="4D103945" w:rsidR="003D7BBB" w:rsidRDefault="00707BF9">
      <w:ins w:id="5" w:author="Arthur Souza Rodrigues" w:date="2026-09-26T14:53:00Z" w16du:dateUtc="2026-09-26T18:53:00Z">
        <w:r>
          <w:rPr>
            <w:sz w:val="24"/>
            <w:szCs w:val="24"/>
          </w:rPr>
          <w:t>Font Size 12</w:t>
        </w:r>
      </w:ins>
      <w:del w:id="6" w:author="Arthur Souza Rodrigues" w:date="2026-09-26T14:53:00Z" w16du:dateUtc="2026-09-26T18:53:00Z">
        <w:r>
          <w:rPr>
            <w:rFonts w:ascii="Arial" w:hAnsi="Arial" w:cs="Arial"/>
            <w:b/>
            <w:bCs/>
            <w:sz w:val="28"/>
            <w:szCs w:val="28"/>
          </w:rPr>
          <w:delText>Heading 3 Style</w:delText>
        </w:r>
      </w:del>
      <w:r>
        <w:rPr>
          <w:sz w:val="24"/>
          <w:rPrChange w:id="7" w:author="Arthur Souza Rodrigues" w:date="2026-09-26T14:53:00Z" w16du:dateUtc="2026-09-26T18:53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 Demo</w:t>
      </w:r>
    </w:p>
    <w:p w14:paraId="50C8CD24" w14:textId="77777777" w:rsidR="003D7BBB" w:rsidRDefault="00707BF9">
      <w:pPr>
        <w:pPrChange w:id="8" w:author="Arthur Souza Rodrigues" w:date="2026-09-26T14:53:00Z" w16du:dateUtc="2026-09-26T18:53:00Z">
          <w:pPr>
            <w:spacing w:before="320" w:after="80" w:line="240" w:lineRule="auto"/>
          </w:pPr>
        </w:pPrChange>
      </w:pPr>
      <w:r>
        <w:rPr>
          <w:sz w:val="24"/>
          <w:rPrChange w:id="9" w:author="Arthur Souza Rodrigues" w:date="2026-09-26T14:53:00Z" w16du:dateUtc="2026-09-26T18:53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This document demonstrates </w:t>
      </w:r>
      <w:ins w:id="10" w:author="Arthur Souza Rodrigues" w:date="2026-09-26T14:53:00Z" w16du:dateUtc="2026-09-26T18:53:00Z">
        <w:r>
          <w:rPr>
            <w:sz w:val="24"/>
            <w:szCs w:val="24"/>
          </w:rPr>
          <w:t>font size 12 point text</w:t>
        </w:r>
      </w:ins>
      <w:del w:id="11" w:author="Arthur Souza Rodrigues" w:date="2026-09-26T14:53:00Z" w16du:dateUtc="2026-09-26T18:53:00Z">
        <w:r>
          <w:rPr>
            <w:rFonts w:ascii="Arial" w:hAnsi="Arial" w:cs="Arial"/>
            <w:b/>
            <w:bCs/>
            <w:sz w:val="28"/>
            <w:szCs w:val="28"/>
          </w:rPr>
          <w:delText>Heading 3 paragraph style</w:delText>
        </w:r>
      </w:del>
      <w:r>
        <w:rPr>
          <w:sz w:val="24"/>
          <w:rPrChange w:id="12" w:author="Arthur Souza Rodrigues" w:date="2026-09-26T14:53:00Z" w16du:dateUtc="2026-09-26T18:53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.</w:t>
      </w:r>
    </w:p>
    <w:p w14:paraId="4272C2A2" w14:textId="77777777" w:rsidR="003D7BBB" w:rsidRDefault="00707BF9">
      <w:pPr>
        <w:pPrChange w:id="13" w:author="Arthur Souza Rodrigues" w:date="2026-09-26T14:53:00Z" w16du:dateUtc="2026-09-26T18:53:00Z">
          <w:pPr>
            <w:spacing w:before="320" w:after="80" w:line="240" w:lineRule="auto"/>
          </w:pPr>
        </w:pPrChange>
      </w:pPr>
      <w:ins w:id="14" w:author="Arthur Souza Rodrigues" w:date="2026-09-26T14:53:00Z" w16du:dateUtc="2026-09-26T18:53:00Z">
        <w:r>
          <w:rPr>
            <w:sz w:val="24"/>
            <w:szCs w:val="24"/>
          </w:rPr>
          <w:t>Size 12 is a standard readable font size for documents.</w:t>
        </w:r>
      </w:ins>
      <w:del w:id="15" w:author="Arthur Souza Rodrigues" w:date="2026-09-26T14:53:00Z" w16du:dateUtc="2026-09-26T18:53:00Z">
        <w:r>
          <w:rPr>
            <w:rFonts w:ascii="Arial" w:hAnsi="Arial" w:cs="Arial"/>
            <w:b/>
            <w:bCs/>
            <w:sz w:val="28"/>
            <w:szCs w:val="28"/>
          </w:rPr>
          <w:delText>Heading 3 provides a third level of document hierarchy.</w:delText>
        </w:r>
      </w:del>
    </w:p>
    <w:sectPr w:rsidR="003D7B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BBB"/>
    <w:rsid w:val="002F5B90"/>
    <w:rsid w:val="00335B8A"/>
    <w:rsid w:val="003637BA"/>
    <w:rsid w:val="003848BA"/>
    <w:rsid w:val="003D7BBB"/>
    <w:rsid w:val="00A6530E"/>
    <w:rsid w:val="00C530D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450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2026-09-26T18:54:00Z</dcterms:modified>
</cp:coreProperties>
</file>