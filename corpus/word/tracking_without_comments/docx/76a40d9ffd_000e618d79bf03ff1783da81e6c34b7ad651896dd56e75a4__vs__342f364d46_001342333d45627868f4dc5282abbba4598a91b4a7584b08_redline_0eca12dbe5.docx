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3F32A" w14:textId="77777777" w:rsidR="003C1254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16:00Z" w16du:dateUtc="2026-09-22T16:16:00Z"/>
          <w:rFonts w:cstheme="minorHAnsi"/>
          <w:b/>
          <w:smallCaps/>
          <w:sz w:val="32"/>
          <w:szCs w:val="32"/>
        </w:rPr>
      </w:pPr>
      <w:ins w:id="11" w:author="Pribil-Kövesdy Döníz" w:date="2026-09-22T12:16:00Z" w16du:dateUtc="2026-09-22T16:1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30479E2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16:00Z" w16du:dateUtc="2026-09-22T16:16:00Z"/>
          <w:sz w:val="28"/>
          <w:szCs w:val="28"/>
        </w:rPr>
      </w:pPr>
      <w:ins w:id="13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03D7FA99" w14:textId="77777777" w:rsidR="005B75C9" w:rsidRDefault="005B75C9" w:rsidP="005B75C9">
      <w:pPr>
        <w:spacing w:line="280" w:lineRule="exact"/>
        <w:jc w:val="center"/>
        <w:rPr>
          <w:del w:id="14" w:author="Pribil-Kövesdy Döníz" w:date="2026-09-22T12:16:00Z" w16du:dateUtc="2026-09-22T16:16:00Z"/>
          <w:rFonts w:ascii="Tahoma" w:hAnsi="Tahoma" w:cs="Tahoma"/>
          <w:b/>
        </w:rPr>
      </w:pPr>
      <w:del w:id="15" w:author="Pribil-Kövesdy Döníz" w:date="2026-09-22T12:16:00Z" w16du:dateUtc="2026-09-22T16:16:00Z">
        <w:r>
          <w:rPr>
            <w:rFonts w:ascii="Tahoma" w:hAnsi="Tahoma" w:cs="Tahoma"/>
            <w:b/>
          </w:rPr>
          <w:delText>VÝPIS</w:delText>
        </w:r>
      </w:del>
    </w:p>
    <w:p w14:paraId="0FB56C8B" w14:textId="77777777" w:rsidR="005B75C9" w:rsidRDefault="005B75C9" w:rsidP="005B75C9">
      <w:pPr>
        <w:spacing w:line="280" w:lineRule="exact"/>
        <w:jc w:val="center"/>
        <w:rPr>
          <w:del w:id="16" w:author="Pribil-Kövesdy Döníz" w:date="2026-09-22T12:16:00Z" w16du:dateUtc="2026-09-22T16:16:00Z"/>
          <w:rFonts w:ascii="Tahoma" w:hAnsi="Tahoma" w:cs="Tahoma"/>
          <w:b/>
        </w:rPr>
      </w:pPr>
    </w:p>
    <w:p w14:paraId="3E11C35F" w14:textId="77777777" w:rsidR="005B75C9" w:rsidRDefault="005B75C9" w:rsidP="005B75C9">
      <w:pPr>
        <w:spacing w:line="280" w:lineRule="exact"/>
        <w:jc w:val="center"/>
        <w:rPr>
          <w:del w:id="17" w:author="Pribil-Kövesdy Döníz" w:date="2026-09-22T12:16:00Z" w16du:dateUtc="2026-09-22T16:16:00Z"/>
          <w:rFonts w:ascii="Tahoma" w:hAnsi="Tahoma" w:cs="Tahoma"/>
          <w:b/>
        </w:rPr>
      </w:pPr>
      <w:del w:id="18" w:author="Pribil-Kövesdy Döníz" w:date="2026-09-22T12:16:00Z" w16du:dateUtc="2026-09-22T16:16:00Z">
        <w:r w:rsidRPr="004C42BC">
          <w:rPr>
            <w:rFonts w:ascii="Tahoma" w:hAnsi="Tahoma" w:cs="Tahoma"/>
            <w:b/>
          </w:rPr>
          <w:delText xml:space="preserve">z usnesení </w:delText>
        </w:r>
        <w:r>
          <w:rPr>
            <w:rFonts w:ascii="Tahoma" w:hAnsi="Tahoma" w:cs="Tahoma"/>
            <w:b/>
          </w:rPr>
          <w:delText>29</w:delText>
        </w:r>
        <w:r w:rsidRPr="005A1CAF">
          <w:rPr>
            <w:rFonts w:ascii="Tahoma" w:hAnsi="Tahoma" w:cs="Tahoma"/>
            <w:b/>
          </w:rPr>
          <w:delText>.</w:delText>
        </w:r>
        <w:r w:rsidRPr="004C42BC">
          <w:rPr>
            <w:rFonts w:ascii="Tahoma" w:hAnsi="Tahoma" w:cs="Tahoma"/>
            <w:b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</w:rPr>
          <w:delText xml:space="preserve">st </w:delText>
        </w:r>
        <w:r>
          <w:rPr>
            <w:rFonts w:ascii="Tahoma" w:hAnsi="Tahoma" w:cs="Tahoma"/>
            <w:b/>
          </w:rPr>
          <w:delText>zastupitelstva kraje konaného</w:delText>
        </w:r>
        <w:r w:rsidRPr="004C42BC">
          <w:rPr>
            <w:rFonts w:ascii="Tahoma" w:hAnsi="Tahoma" w:cs="Tahoma"/>
            <w:b/>
          </w:rPr>
          <w:delText xml:space="preserve"> dne </w:delText>
        </w:r>
        <w:r>
          <w:rPr>
            <w:rFonts w:ascii="Tahoma" w:hAnsi="Tahoma" w:cs="Tahoma"/>
            <w:b/>
          </w:rPr>
          <w:delText>26. května</w:delText>
        </w:r>
        <w:r w:rsidRPr="005A1CAF">
          <w:rPr>
            <w:rFonts w:ascii="Tahoma" w:hAnsi="Tahoma" w:cs="Tahoma"/>
            <w:b/>
          </w:rPr>
          <w:delText xml:space="preserve"> 2016</w:delText>
        </w:r>
      </w:del>
    </w:p>
    <w:p w14:paraId="4A80FA2A" w14:textId="77777777" w:rsidR="005B75C9" w:rsidRDefault="005B75C9" w:rsidP="005B75C9">
      <w:pPr>
        <w:spacing w:line="280" w:lineRule="exact"/>
        <w:jc w:val="center"/>
        <w:rPr>
          <w:del w:id="19" w:author="Pribil-Kövesdy Döníz" w:date="2026-09-22T12:16:00Z" w16du:dateUtc="2026-09-22T16:16:00Z"/>
          <w:rFonts w:ascii="Tahoma" w:hAnsi="Tahoma" w:cs="Tahoma"/>
          <w:b/>
        </w:rPr>
      </w:pPr>
    </w:p>
    <w:p w14:paraId="5109F140" w14:textId="77777777" w:rsidR="005B75C9" w:rsidRDefault="005B75C9" w:rsidP="005B75C9">
      <w:pPr>
        <w:spacing w:line="280" w:lineRule="exact"/>
        <w:jc w:val="center"/>
        <w:rPr>
          <w:del w:id="20" w:author="Pribil-Kövesdy Döníz" w:date="2026-09-22T12:16:00Z" w16du:dateUtc="2026-09-22T16:16:00Z"/>
          <w:rFonts w:ascii="Tahoma" w:hAnsi="Tahoma" w:cs="Tahoma"/>
          <w:b/>
        </w:rPr>
      </w:pPr>
    </w:p>
    <w:p w14:paraId="057915D8" w14:textId="77777777" w:rsidR="005B75C9" w:rsidRDefault="005B75C9" w:rsidP="005B75C9">
      <w:pPr>
        <w:spacing w:line="280" w:lineRule="exact"/>
        <w:jc w:val="both"/>
        <w:rPr>
          <w:del w:id="21" w:author="Pribil-Kövesdy Döníz" w:date="2026-09-22T12:16:00Z" w16du:dateUtc="2026-09-22T16:16:00Z"/>
          <w:rFonts w:ascii="Tahoma" w:hAnsi="Tahoma" w:cs="Tahoma"/>
          <w:b/>
          <w:color w:val="000000" w:themeColor="text1"/>
          <w:u w:val="single"/>
        </w:rPr>
      </w:pPr>
    </w:p>
    <w:p w14:paraId="1147C109" w14:textId="77777777" w:rsidR="005B75C9" w:rsidRDefault="005B75C9" w:rsidP="005B75C9">
      <w:pPr>
        <w:spacing w:line="280" w:lineRule="exact"/>
        <w:jc w:val="both"/>
        <w:rPr>
          <w:del w:id="22" w:author="Pribil-Kövesdy Döníz" w:date="2026-09-22T12:16:00Z" w16du:dateUtc="2026-09-22T16:16:00Z"/>
          <w:rFonts w:ascii="Tahoma" w:hAnsi="Tahoma" w:cs="Tahoma"/>
          <w:b/>
        </w:rPr>
      </w:pPr>
      <w:del w:id="23" w:author="Pribil-Kövesdy Döníz" w:date="2026-09-22T12:16:00Z" w16du:dateUtc="2026-09-22T16:16:00Z">
        <w:r w:rsidRPr="00667B51">
          <w:rPr>
            <w:rFonts w:ascii="Tahoma" w:hAnsi="Tahoma" w:cs="Tahoma"/>
            <w:b/>
          </w:rPr>
          <w:delText>Výbor</w:delText>
        </w:r>
        <w:r>
          <w:rPr>
            <w:rFonts w:ascii="Tahoma" w:hAnsi="Tahoma" w:cs="Tahoma"/>
            <w:b/>
          </w:rPr>
          <w:delText xml:space="preserve"> </w:delText>
        </w:r>
        <w:r w:rsidRPr="004C42BC">
          <w:rPr>
            <w:rFonts w:ascii="Tahoma" w:hAnsi="Tahoma" w:cs="Tahoma"/>
            <w:b/>
          </w:rPr>
          <w:delText>pro výchovu, vzdělávání a zaměstnano</w:delText>
        </w:r>
        <w:r>
          <w:rPr>
            <w:rFonts w:ascii="Tahoma" w:hAnsi="Tahoma" w:cs="Tahoma"/>
            <w:b/>
          </w:rPr>
          <w:delText>st zastupitelstva kraje</w:delText>
        </w:r>
      </w:del>
    </w:p>
    <w:p w14:paraId="08C52747" w14:textId="77777777" w:rsidR="005B75C9" w:rsidRDefault="005B75C9" w:rsidP="005B75C9">
      <w:pPr>
        <w:spacing w:line="280" w:lineRule="exact"/>
        <w:jc w:val="both"/>
        <w:rPr>
          <w:del w:id="24" w:author="Pribil-Kövesdy Döníz" w:date="2026-09-22T12:16:00Z" w16du:dateUtc="2026-09-22T16:16:00Z"/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5" w:author="Pribil-Kövesdy Döníz" w:date="2026-09-22T12:16:00Z" w16du:dateUtc="2026-09-22T16:16:00Z">
          <w:tblPr>
            <w:tblW w:w="9212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78"/>
        <w:gridCol w:w="11216"/>
        <w:tblGridChange w:id="26">
          <w:tblGrid>
            <w:gridCol w:w="5"/>
            <w:gridCol w:w="491"/>
            <w:gridCol w:w="2287"/>
            <w:gridCol w:w="6429"/>
            <w:gridCol w:w="4787"/>
          </w:tblGrid>
        </w:tblGridChange>
      </w:tblGrid>
      <w:tr w:rsidR="005B75C9" w:rsidRPr="00AC5A6A" w14:paraId="50321EDC" w14:textId="77777777" w:rsidTr="00AD06DF">
        <w:trPr>
          <w:trPrChange w:id="27" w:author="Pribil-Kövesdy Döníz" w:date="2026-09-22T12:16:00Z" w16du:dateUtc="2026-09-22T16:16:00Z">
            <w:trPr>
              <w:gridAfter w:val="1"/>
            </w:trPr>
          </w:trPrChange>
        </w:trPr>
        <w:tc>
          <w:tcPr>
            <w:tcW w:w="2802" w:type="dxa"/>
            <w:tcPrChange w:id="28" w:author="Pribil-Kövesdy Döníz" w:date="2026-09-22T12:16:00Z" w16du:dateUtc="2026-09-22T16:16:00Z">
              <w:tcPr>
                <w:tcW w:w="496" w:type="dxa"/>
                <w:gridSpan w:val="2"/>
              </w:tcPr>
            </w:tcPrChange>
          </w:tcPr>
          <w:p w14:paraId="0E807A54" w14:textId="77777777" w:rsidR="005B75C9" w:rsidRDefault="00854C26" w:rsidP="00391C9E">
            <w:pPr>
              <w:rPr>
                <w:rPrChange w:id="29" w:author="Pribil-Kövesdy Döníz" w:date="2026-09-22T12:16:00Z" w16du:dateUtc="2026-09-22T16:16:00Z">
                  <w:rPr>
                    <w:rFonts w:ascii="Tahoma" w:hAnsi="Tahoma" w:cs="Tahoma"/>
                    <w:b/>
                    <w:sz w:val="22"/>
                    <w:szCs w:val="22"/>
                  </w:rPr>
                </w:rPrChange>
              </w:rPr>
              <w:pPrChange w:id="30" w:author="Pribil-Kövesdy Döníz" w:date="2026-09-22T12:16:00Z" w16du:dateUtc="2026-09-22T16:16:00Z">
                <w:pPr>
                  <w:jc w:val="both"/>
                </w:pPr>
              </w:pPrChange>
            </w:pPr>
            <w:ins w:id="31" w:author="Pribil-Kövesdy Döníz" w:date="2026-09-22T12:16:00Z" w16du:dateUtc="2026-09-22T16:16:00Z">
              <w:r>
                <w:t>Név</w:t>
              </w:r>
            </w:ins>
            <w:del w:id="32" w:author="Pribil-Kövesdy Döníz" w:date="2026-09-22T12:16:00Z" w16du:dateUtc="2026-09-22T16:16:00Z">
              <w:r w:rsidR="005B75C9" w:rsidRPr="00AC5A6A">
                <w:rPr>
                  <w:rFonts w:ascii="Tahoma" w:hAnsi="Tahoma" w:cs="Tahoma"/>
                  <w:b/>
                </w:rPr>
                <w:delText>1)</w:delText>
              </w:r>
            </w:del>
          </w:p>
        </w:tc>
        <w:tc>
          <w:tcPr>
            <w:tcW w:w="11340" w:type="dxa"/>
            <w:tcPrChange w:id="33" w:author="Pribil-Kövesdy Döníz" w:date="2026-09-22T12:16:00Z" w16du:dateUtc="2026-09-22T16:16:00Z">
              <w:tcPr>
                <w:tcW w:w="8716" w:type="dxa"/>
                <w:gridSpan w:val="2"/>
              </w:tcPr>
            </w:tcPrChange>
          </w:tcPr>
          <w:p w14:paraId="71E1B072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4" w:author="Pribil-Kövesdy Döníz" w:date="2026-09-22T12:16:00Z" w16du:dateUtc="2026-09-22T16:16:00Z"/>
                <w:rFonts w:ascii="Tahoma" w:hAnsi="Tahoma" w:cs="Tahoma"/>
                <w:b/>
                <w:spacing w:val="60"/>
              </w:rPr>
            </w:pPr>
            <w:del w:id="35" w:author="Pribil-Kövesdy Döníz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>bere na vědomí</w:delText>
              </w:r>
            </w:del>
          </w:p>
          <w:p w14:paraId="7A3AEDA3" w14:textId="77777777" w:rsidR="005B75C9" w:rsidRPr="00AC5A6A" w:rsidRDefault="005B75C9" w:rsidP="00FF4A29">
            <w:pPr>
              <w:spacing w:line="280" w:lineRule="exact"/>
              <w:jc w:val="both"/>
              <w:rPr>
                <w:del w:id="36" w:author="Pribil-Kövesdy Döníz" w:date="2026-09-22T12:16:00Z" w16du:dateUtc="2026-09-22T16:16:00Z"/>
                <w:rFonts w:ascii="Tahoma" w:hAnsi="Tahoma" w:cs="Tahoma"/>
              </w:rPr>
            </w:pPr>
            <w:del w:id="37" w:author="Pribil-Kövesdy Döníz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</w:rPr>
                <w:delText>v</w:delText>
              </w:r>
              <w:r w:rsidRPr="00AC5A6A">
                <w:rPr>
                  <w:rFonts w:ascii="Tahoma" w:hAnsi="Tahoma" w:cs="Tahoma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</w:rPr>
                <w:br/>
                <w:delText>a školských zařízení zřizovaných Moravskoslezským krajem ve městě Orlová</w:delText>
              </w:r>
            </w:del>
          </w:p>
          <w:p w14:paraId="41BB7988" w14:textId="77777777" w:rsidR="005B75C9" w:rsidRDefault="005B75C9" w:rsidP="00391C9E">
            <w:pPr>
              <w:rPr>
                <w:rPrChange w:id="38" w:author="Pribil-Kövesdy Döníz" w:date="2026-09-22T12:16:00Z" w16du:dateUtc="2026-09-22T16:16:00Z">
                  <w:rPr>
                    <w:rFonts w:ascii="Tahoma" w:hAnsi="Tahoma" w:cs="Tahoma"/>
                    <w:noProof/>
                    <w:sz w:val="22"/>
                    <w:szCs w:val="22"/>
                  </w:rPr>
                </w:rPrChange>
              </w:rPr>
              <w:pPrChange w:id="39" w:author="Pribil-Kövesdy Döníz" w:date="2026-09-22T12:16:00Z" w16du:dateUtc="2026-09-22T16:16:00Z">
                <w:pPr>
                  <w:tabs>
                    <w:tab w:val="left" w:pos="708"/>
                  </w:tabs>
                  <w:jc w:val="both"/>
                </w:pPr>
              </w:pPrChange>
            </w:pPr>
          </w:p>
        </w:tc>
      </w:tr>
      <w:tr w:rsidR="005B75C9" w:rsidRPr="00AC5A6A" w14:paraId="579DB5CA" w14:textId="77777777" w:rsidTr="00AD06DF">
        <w:trPr>
          <w:trPrChange w:id="40" w:author="Pribil-Kövesdy Döníz" w:date="2026-09-22T12:16:00Z" w16du:dateUtc="2026-09-22T16:16:00Z">
            <w:trPr>
              <w:gridAfter w:val="1"/>
            </w:trPr>
          </w:trPrChange>
        </w:trPr>
        <w:tc>
          <w:tcPr>
            <w:tcW w:w="2802" w:type="dxa"/>
            <w:tcPrChange w:id="41" w:author="Pribil-Kövesdy Döníz" w:date="2026-09-22T12:16:00Z" w16du:dateUtc="2026-09-22T16:16:00Z">
              <w:tcPr>
                <w:tcW w:w="496" w:type="dxa"/>
                <w:gridSpan w:val="2"/>
              </w:tcPr>
            </w:tcPrChange>
          </w:tcPr>
          <w:p w14:paraId="2DD6D090" w14:textId="77777777" w:rsidR="005B75C9" w:rsidRDefault="00F520F7" w:rsidP="00F520F7">
            <w:pPr>
              <w:rPr>
                <w:rPrChange w:id="42" w:author="Pribil-Kövesdy Döníz" w:date="2026-09-22T12:16:00Z" w16du:dateUtc="2026-09-22T16:16:00Z">
                  <w:rPr>
                    <w:rFonts w:ascii="Tahoma" w:hAnsi="Tahoma" w:cs="Tahoma"/>
                    <w:b/>
                    <w:sz w:val="22"/>
                    <w:szCs w:val="22"/>
                  </w:rPr>
                </w:rPrChange>
              </w:rPr>
              <w:pPrChange w:id="43" w:author="Pribil-Kövesdy Döníz" w:date="2026-09-22T12:16:00Z" w16du:dateUtc="2026-09-22T16:16:00Z">
                <w:pPr>
                  <w:jc w:val="both"/>
                </w:pPr>
              </w:pPrChange>
            </w:pPr>
            <w:ins w:id="44" w:author="Pribil-Kövesdy Döníz" w:date="2026-09-22T12:16:00Z" w16du:dateUtc="2026-09-22T16:16:00Z">
              <w:r>
                <w:t>B</w:t>
              </w:r>
              <w:r w:rsidR="00854C26">
                <w:t>eosztás</w:t>
              </w:r>
            </w:ins>
            <w:del w:id="45" w:author="Pribil-Kövesdy Döníz" w:date="2026-09-22T12:16:00Z" w16du:dateUtc="2026-09-22T16:16:00Z">
              <w:r w:rsidR="005B75C9" w:rsidRPr="00AC5A6A">
                <w:rPr>
                  <w:rFonts w:ascii="Tahoma" w:hAnsi="Tahoma" w:cs="Tahoma"/>
                  <w:b/>
                </w:rPr>
                <w:br w:type="page"/>
              </w:r>
            </w:del>
          </w:p>
        </w:tc>
        <w:tc>
          <w:tcPr>
            <w:tcW w:w="11340" w:type="dxa"/>
            <w:tcPrChange w:id="46" w:author="Pribil-Kövesdy Döníz" w:date="2026-09-22T12:16:00Z" w16du:dateUtc="2026-09-22T16:16:00Z">
              <w:tcPr>
                <w:tcW w:w="8716" w:type="dxa"/>
                <w:gridSpan w:val="2"/>
              </w:tcPr>
            </w:tcPrChange>
          </w:tcPr>
          <w:p w14:paraId="250BFAB5" w14:textId="77777777" w:rsidR="005B75C9" w:rsidRDefault="005B75C9" w:rsidP="00391C9E">
            <w:pPr>
              <w:rPr>
                <w:rPrChange w:id="47" w:author="Pribil-Kövesdy Döníz" w:date="2026-09-22T12:16:00Z" w16du:dateUtc="2026-09-22T16:16:00Z">
                  <w:rPr>
                    <w:rFonts w:ascii="Tahoma" w:hAnsi="Tahoma" w:cs="Tahoma"/>
                    <w:b/>
                    <w:spacing w:val="60"/>
                    <w:sz w:val="22"/>
                    <w:szCs w:val="22"/>
                  </w:rPr>
                </w:rPrChange>
              </w:rPr>
              <w:pPrChange w:id="48" w:author="Pribil-Kövesdy Döníz" w:date="2026-09-22T12:16:00Z" w16du:dateUtc="2026-09-22T16:16:00Z">
                <w:pPr>
                  <w:tabs>
                    <w:tab w:val="left" w:pos="234"/>
                  </w:tabs>
                  <w:spacing w:after="120"/>
                  <w:jc w:val="both"/>
                </w:pPr>
              </w:pPrChange>
            </w:pPr>
          </w:p>
        </w:tc>
      </w:tr>
    </w:tbl>
    <w:tbl>
      <w:tblPr>
        <w:tblW w:w="9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8716"/>
      </w:tblGrid>
      <w:tr w:rsidR="005B75C9" w:rsidRPr="00AC5A6A" w14:paraId="1B3CDD6B" w14:textId="77777777" w:rsidTr="00FF4A29">
        <w:trPr>
          <w:del w:id="49" w:author="Pribil-Kövesdy Döníz" w:date="2026-09-22T12:16:00Z" w16du:dateUtc="2026-09-22T16:16:00Z"/>
        </w:trPr>
        <w:tc>
          <w:tcPr>
            <w:tcW w:w="496" w:type="dxa"/>
          </w:tcPr>
          <w:p w14:paraId="5853DD86" w14:textId="77777777" w:rsidR="005B75C9" w:rsidRPr="00AC5A6A" w:rsidRDefault="005B75C9" w:rsidP="00FF4A29">
            <w:pPr>
              <w:jc w:val="both"/>
              <w:rPr>
                <w:del w:id="50" w:author="Pribil-Kövesdy Döníz" w:date="2026-09-22T12:16:00Z" w16du:dateUtc="2026-09-22T16:16:00Z"/>
                <w:rFonts w:ascii="Tahoma" w:hAnsi="Tahoma" w:cs="Tahoma"/>
                <w:b/>
              </w:rPr>
            </w:pPr>
            <w:del w:id="51" w:author="Pribil-Kövesdy Döníz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delText>2)</w:delText>
              </w:r>
            </w:del>
          </w:p>
        </w:tc>
        <w:tc>
          <w:tcPr>
            <w:tcW w:w="8716" w:type="dxa"/>
          </w:tcPr>
          <w:p w14:paraId="24664109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52" w:author="Pribil-Kövesdy Döníz" w:date="2026-09-22T12:16:00Z" w16du:dateUtc="2026-09-22T16:16:00Z"/>
                <w:rFonts w:ascii="Tahoma" w:hAnsi="Tahoma" w:cs="Tahoma"/>
                <w:b/>
                <w:spacing w:val="60"/>
              </w:rPr>
            </w:pPr>
            <w:del w:id="53" w:author="Pribil-Kövesdy Döníz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 xml:space="preserve">doporučuje   </w:delText>
              </w:r>
            </w:del>
          </w:p>
          <w:p w14:paraId="01D9CA91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54" w:author="Pribil-Kövesdy Döníz" w:date="2026-09-22T12:16:00Z" w16du:dateUtc="2026-09-22T16:16:00Z"/>
                <w:rFonts w:ascii="Tahoma" w:hAnsi="Tahoma" w:cs="Tahoma"/>
              </w:rPr>
            </w:pPr>
            <w:del w:id="55" w:author="Pribil-Kövesdy Döníz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</w:rPr>
                <w:delText>ZK 17/1686</w:delText>
              </w:r>
              <w:r w:rsidRPr="00AC5A6A">
                <w:rPr>
                  <w:rFonts w:ascii="Tahoma" w:hAnsi="Tahoma" w:cs="Tahoma"/>
                </w:rPr>
                <w:delText xml:space="preserve"> ze dne 17. 12. 2015 týkající se záměru dle bodu 1)</w:delText>
              </w:r>
            </w:del>
          </w:p>
        </w:tc>
      </w:tr>
    </w:tbl>
    <w:p w14:paraId="3281CC77" w14:textId="77777777" w:rsidR="00854C26" w:rsidRPr="00854C26" w:rsidRDefault="00854C26" w:rsidP="0061350B">
      <w:pPr>
        <w:spacing w:before="360" w:line="240" w:lineRule="auto"/>
        <w:rPr>
          <w:ins w:id="56" w:author="Pribil-Kövesdy Döníz" w:date="2026-09-22T12:16:00Z" w16du:dateUtc="2026-09-22T16:16:00Z"/>
          <w:sz w:val="28"/>
          <w:szCs w:val="28"/>
        </w:rPr>
      </w:pPr>
      <w:ins w:id="57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389804F0" w14:textId="77777777" w:rsidTr="0061350B">
        <w:trPr>
          <w:trHeight w:val="1168"/>
          <w:ins w:id="58" w:author="Pribil-Kövesdy Döníz" w:date="2026-09-22T12:16:00Z" w16du:dateUtc="2026-09-22T16:16:00Z"/>
        </w:trPr>
        <w:tc>
          <w:tcPr>
            <w:tcW w:w="2802" w:type="dxa"/>
          </w:tcPr>
          <w:p w14:paraId="388DAFDF" w14:textId="77777777" w:rsidR="00854C26" w:rsidRDefault="00A236F9" w:rsidP="00391C9E">
            <w:pPr>
              <w:rPr>
                <w:ins w:id="59" w:author="Pribil-Kövesdy Döníz" w:date="2026-09-22T12:16:00Z" w16du:dateUtc="2026-09-22T16:16:00Z"/>
              </w:rPr>
            </w:pPr>
            <w:ins w:id="60" w:author="Pribil-Kövesdy Döníz" w:date="2026-09-22T12:16:00Z" w16du:dateUtc="2026-09-22T16:16:00Z">
              <w:r>
                <w:t>Mobilitás típusa</w:t>
              </w:r>
            </w:ins>
          </w:p>
          <w:p w14:paraId="2EA0D228" w14:textId="77777777" w:rsidR="00A236F9" w:rsidRDefault="00A236F9" w:rsidP="00391C9E">
            <w:pPr>
              <w:rPr>
                <w:ins w:id="61" w:author="Pribil-Kövesdy Döníz" w:date="2026-09-22T12:16:00Z" w16du:dateUtc="2026-09-22T16:16:00Z"/>
              </w:rPr>
            </w:pPr>
            <w:ins w:id="62" w:author="Pribil-Kövesdy Döníz" w:date="2026-09-22T12:16:00Z" w16du:dateUtc="2026-09-22T16:1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AAB21B2" w14:textId="77777777" w:rsidR="00854C26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63" w:author="Pribil-Kövesdy Döníz" w:date="2026-09-22T12:16:00Z" w16du:dateUtc="2026-09-22T16:16:00Z"/>
              </w:rPr>
            </w:pPr>
            <w:ins w:id="64" w:author="Pribil-Kövesdy Döníz" w:date="2026-09-22T12:16:00Z" w16du:dateUtc="2026-09-22T16:16:00Z">
              <w:r>
                <w:t>szakmai továbbképzés</w:t>
              </w:r>
            </w:ins>
          </w:p>
          <w:p w14:paraId="42388959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65" w:author="Pribil-Kövesdy Döníz" w:date="2026-09-22T12:16:00Z" w16du:dateUtc="2026-09-22T16:16:00Z"/>
              </w:rPr>
            </w:pPr>
            <w:ins w:id="66" w:author="Pribil-Kövesdy Döníz" w:date="2026-09-22T12:16:00Z" w16du:dateUtc="2026-09-22T16:16:00Z">
              <w:r>
                <w:t>nyelvtanfolyam</w:t>
              </w:r>
            </w:ins>
          </w:p>
          <w:p w14:paraId="0DF9F373" w14:textId="77777777" w:rsidR="00A236F9" w:rsidRDefault="00F520F7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67" w:author="Pribil-Kövesdy Döníz" w:date="2026-09-22T12:16:00Z" w16du:dateUtc="2026-09-22T16:16:00Z"/>
              </w:rPr>
            </w:pPr>
            <w:ins w:id="68" w:author="Pribil-Kövesdy Döníz" w:date="2026-09-22T12:16:00Z" w16du:dateUtc="2026-09-22T16:1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8FD4DA1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69" w:author="Pribil-Kövesdy Döníz" w:date="2026-09-22T12:16:00Z" w16du:dateUtc="2026-09-22T16:16:00Z"/>
              </w:rPr>
            </w:pPr>
            <w:ins w:id="70" w:author="Pribil-Kövesdy Döníz" w:date="2026-09-22T12:16:00Z" w16du:dateUtc="2026-09-22T16:16:00Z">
              <w:r>
                <w:t>oktatási tevékenység</w:t>
              </w:r>
            </w:ins>
          </w:p>
        </w:tc>
      </w:tr>
      <w:tr w:rsidR="00A236F9" w14:paraId="016E75FE" w14:textId="77777777" w:rsidTr="00AD06DF">
        <w:trPr>
          <w:ins w:id="71" w:author="Pribil-Kövesdy Döníz" w:date="2026-09-22T12:16:00Z" w16du:dateUtc="2026-09-22T16:16:00Z"/>
        </w:trPr>
        <w:tc>
          <w:tcPr>
            <w:tcW w:w="2802" w:type="dxa"/>
          </w:tcPr>
          <w:p w14:paraId="3B0230CC" w14:textId="77777777" w:rsidR="00A236F9" w:rsidRDefault="00A236F9" w:rsidP="00391C9E">
            <w:pPr>
              <w:rPr>
                <w:ins w:id="72" w:author="Pribil-Kövesdy Döníz" w:date="2026-09-22T12:16:00Z" w16du:dateUtc="2026-09-22T16:16:00Z"/>
              </w:rPr>
            </w:pPr>
            <w:ins w:id="73" w:author="Pribil-Kövesdy Döníz" w:date="2026-09-22T12:16:00Z" w16du:dateUtc="2026-09-22T16:16:00Z">
              <w:r>
                <w:t>Továbbképzés címe</w:t>
              </w:r>
            </w:ins>
          </w:p>
          <w:p w14:paraId="5E16D222" w14:textId="77777777" w:rsidR="00A236F9" w:rsidRDefault="00A236F9" w:rsidP="00391C9E">
            <w:pPr>
              <w:rPr>
                <w:ins w:id="74" w:author="Pribil-Kövesdy Döníz" w:date="2026-09-22T12:16:00Z" w16du:dateUtc="2026-09-22T16:16:00Z"/>
              </w:rPr>
            </w:pPr>
            <w:ins w:id="75" w:author="Pribil-Kövesdy Döníz" w:date="2026-09-22T12:16:00Z" w16du:dateUtc="2026-09-22T16:16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C883BE4" w14:textId="77777777" w:rsidR="00A236F9" w:rsidRDefault="00A236F9" w:rsidP="00391C9E">
            <w:pPr>
              <w:rPr>
                <w:ins w:id="76" w:author="Pribil-Kövesdy Döníz" w:date="2026-09-22T12:16:00Z" w16du:dateUtc="2026-09-22T16:16:00Z"/>
              </w:rPr>
            </w:pPr>
          </w:p>
        </w:tc>
      </w:tr>
      <w:tr w:rsidR="00A236F9" w14:paraId="67E1D7BA" w14:textId="77777777" w:rsidTr="0061350B">
        <w:trPr>
          <w:trHeight w:val="428"/>
          <w:ins w:id="77" w:author="Pribil-Kövesdy Döníz" w:date="2026-09-22T12:16:00Z" w16du:dateUtc="2026-09-22T16:16:00Z"/>
        </w:trPr>
        <w:tc>
          <w:tcPr>
            <w:tcW w:w="2802" w:type="dxa"/>
          </w:tcPr>
          <w:p w14:paraId="05B154CA" w14:textId="77777777" w:rsidR="00A236F9" w:rsidRDefault="00A236F9" w:rsidP="00391C9E">
            <w:pPr>
              <w:rPr>
                <w:ins w:id="78" w:author="Pribil-Kövesdy Döníz" w:date="2026-09-22T12:16:00Z" w16du:dateUtc="2026-09-22T16:16:00Z"/>
              </w:rPr>
            </w:pPr>
            <w:ins w:id="79" w:author="Pribil-Kövesdy Döníz" w:date="2026-09-22T12:16:00Z" w16du:dateUtc="2026-09-22T16:16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F0E6FBE" w14:textId="77777777" w:rsidR="005E7FFD" w:rsidRDefault="005E7FFD" w:rsidP="00391C9E">
            <w:pPr>
              <w:rPr>
                <w:ins w:id="80" w:author="Pribil-Kövesdy Döníz" w:date="2026-09-22T12:16:00Z" w16du:dateUtc="2026-09-22T16:16:00Z"/>
              </w:rPr>
            </w:pPr>
          </w:p>
        </w:tc>
      </w:tr>
      <w:tr w:rsidR="005E7FFD" w14:paraId="4ACD5127" w14:textId="77777777" w:rsidTr="0061350B">
        <w:trPr>
          <w:trHeight w:val="703"/>
          <w:ins w:id="81" w:author="Pribil-Kövesdy Döníz" w:date="2026-09-22T12:16:00Z" w16du:dateUtc="2026-09-22T16:16:00Z"/>
        </w:trPr>
        <w:tc>
          <w:tcPr>
            <w:tcW w:w="2802" w:type="dxa"/>
          </w:tcPr>
          <w:p w14:paraId="5E1DDADA" w14:textId="77777777" w:rsidR="005E7FFD" w:rsidRDefault="005E7FFD" w:rsidP="00391C9E">
            <w:pPr>
              <w:rPr>
                <w:ins w:id="82" w:author="Pribil-Kövesdy Döníz" w:date="2026-09-22T12:16:00Z" w16du:dateUtc="2026-09-22T16:16:00Z"/>
              </w:rPr>
            </w:pPr>
            <w:ins w:id="83" w:author="Pribil-Kövesdy Döníz" w:date="2026-09-22T12:16:00Z" w16du:dateUtc="2026-09-22T16:16:00Z">
              <w:r>
                <w:t>Fogadó intézmény típusa</w:t>
              </w:r>
            </w:ins>
          </w:p>
          <w:p w14:paraId="3A61C6B2" w14:textId="77777777" w:rsidR="005E7FFD" w:rsidRDefault="005E7FFD" w:rsidP="00391C9E">
            <w:pPr>
              <w:rPr>
                <w:ins w:id="84" w:author="Pribil-Kövesdy Döníz" w:date="2026-09-22T12:16:00Z" w16du:dateUtc="2026-09-22T16:16:00Z"/>
              </w:rPr>
            </w:pPr>
            <w:ins w:id="85" w:author="Pribil-Kövesdy Döníz" w:date="2026-09-22T12:16:00Z" w16du:dateUtc="2026-09-22T16:1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4106AE9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6" w:author="Pribil-Kövesdy Döníz" w:date="2026-09-22T12:16:00Z" w16du:dateUtc="2026-09-22T16:16:00Z"/>
              </w:rPr>
            </w:pPr>
            <w:ins w:id="87" w:author="Pribil-Kövesdy Döníz" w:date="2026-09-22T12:16:00Z" w16du:dateUtc="2026-09-22T16:16:00Z">
              <w:r>
                <w:t>oktatási intézmény</w:t>
              </w:r>
            </w:ins>
          </w:p>
          <w:p w14:paraId="14E25B17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8" w:author="Pribil-Kövesdy Döníz" w:date="2026-09-22T12:16:00Z" w16du:dateUtc="2026-09-22T16:16:00Z"/>
              </w:rPr>
            </w:pPr>
            <w:ins w:id="89" w:author="Pribil-Kövesdy Döníz" w:date="2026-09-22T12:16:00Z" w16du:dateUtc="2026-09-22T16:16:00Z">
              <w:r>
                <w:t>továbbképző intézmény</w:t>
              </w:r>
            </w:ins>
          </w:p>
        </w:tc>
      </w:tr>
      <w:tr w:rsidR="00A236F9" w14:paraId="03B31869" w14:textId="77777777" w:rsidTr="00AD06DF">
        <w:trPr>
          <w:ins w:id="90" w:author="Pribil-Kövesdy Döníz" w:date="2026-09-22T12:16:00Z" w16du:dateUtc="2026-09-22T16:16:00Z"/>
        </w:trPr>
        <w:tc>
          <w:tcPr>
            <w:tcW w:w="2802" w:type="dxa"/>
          </w:tcPr>
          <w:p w14:paraId="41AF302A" w14:textId="77777777" w:rsidR="00A236F9" w:rsidRDefault="00A236F9" w:rsidP="00391C9E">
            <w:pPr>
              <w:rPr>
                <w:ins w:id="91" w:author="Pribil-Kövesdy Döníz" w:date="2026-09-22T12:16:00Z" w16du:dateUtc="2026-09-22T16:16:00Z"/>
              </w:rPr>
            </w:pPr>
            <w:ins w:id="92" w:author="Pribil-Kövesdy Döníz" w:date="2026-09-22T12:16:00Z" w16du:dateUtc="2026-09-22T16:16:00Z">
              <w:r>
                <w:t>Fogadó ország</w:t>
              </w:r>
            </w:ins>
          </w:p>
        </w:tc>
        <w:tc>
          <w:tcPr>
            <w:tcW w:w="11340" w:type="dxa"/>
          </w:tcPr>
          <w:p w14:paraId="78D7A3C8" w14:textId="77777777" w:rsidR="00A236F9" w:rsidRDefault="00A236F9" w:rsidP="00391C9E">
            <w:pPr>
              <w:rPr>
                <w:ins w:id="93" w:author="Pribil-Kövesdy Döníz" w:date="2026-09-22T12:16:00Z" w16du:dateUtc="2026-09-22T16:16:00Z"/>
              </w:rPr>
            </w:pPr>
          </w:p>
        </w:tc>
      </w:tr>
      <w:tr w:rsidR="00A236F9" w14:paraId="2016FB6F" w14:textId="77777777" w:rsidTr="00AD06DF">
        <w:trPr>
          <w:ins w:id="94" w:author="Pribil-Kövesdy Döníz" w:date="2026-09-22T12:16:00Z" w16du:dateUtc="2026-09-22T16:16:00Z"/>
        </w:trPr>
        <w:tc>
          <w:tcPr>
            <w:tcW w:w="2802" w:type="dxa"/>
          </w:tcPr>
          <w:p w14:paraId="08BC2514" w14:textId="77777777" w:rsidR="00A236F9" w:rsidRDefault="00A236F9" w:rsidP="00391C9E">
            <w:pPr>
              <w:rPr>
                <w:ins w:id="95" w:author="Pribil-Kövesdy Döníz" w:date="2026-09-22T12:16:00Z" w16du:dateUtc="2026-09-22T16:16:00Z"/>
              </w:rPr>
            </w:pPr>
            <w:ins w:id="96" w:author="Pribil-Kövesdy Döníz" w:date="2026-09-22T12:16:00Z" w16du:dateUtc="2026-09-22T16:16:00Z">
              <w:r>
                <w:t>Munkanyelv</w:t>
              </w:r>
            </w:ins>
          </w:p>
        </w:tc>
        <w:tc>
          <w:tcPr>
            <w:tcW w:w="11340" w:type="dxa"/>
          </w:tcPr>
          <w:p w14:paraId="34E714D5" w14:textId="77777777" w:rsidR="00A236F9" w:rsidRDefault="00A236F9" w:rsidP="00391C9E">
            <w:pPr>
              <w:rPr>
                <w:ins w:id="97" w:author="Pribil-Kövesdy Döníz" w:date="2026-09-22T12:16:00Z" w16du:dateUtc="2026-09-22T16:16:00Z"/>
              </w:rPr>
            </w:pPr>
          </w:p>
        </w:tc>
      </w:tr>
      <w:tr w:rsidR="00A236F9" w14:paraId="573D9185" w14:textId="77777777" w:rsidTr="00AD06DF">
        <w:trPr>
          <w:ins w:id="98" w:author="Pribil-Kövesdy Döníz" w:date="2026-09-22T12:16:00Z" w16du:dateUtc="2026-09-22T16:16:00Z"/>
        </w:trPr>
        <w:tc>
          <w:tcPr>
            <w:tcW w:w="2802" w:type="dxa"/>
          </w:tcPr>
          <w:p w14:paraId="2CB892D0" w14:textId="77777777" w:rsidR="00A236F9" w:rsidRDefault="00A236F9" w:rsidP="00391C9E">
            <w:pPr>
              <w:rPr>
                <w:ins w:id="99" w:author="Pribil-Kövesdy Döníz" w:date="2026-09-22T12:16:00Z" w16du:dateUtc="2026-09-22T16:16:00Z"/>
              </w:rPr>
            </w:pPr>
            <w:ins w:id="100" w:author="Pribil-Kövesdy Döníz" w:date="2026-09-22T12:16:00Z" w16du:dateUtc="2026-09-22T16:16:00Z">
              <w:r>
                <w:t>Mobilitás időtartama</w:t>
              </w:r>
            </w:ins>
          </w:p>
          <w:p w14:paraId="3FE505F6" w14:textId="77777777" w:rsidR="00A236F9" w:rsidRDefault="00A236F9" w:rsidP="00AD06DF">
            <w:pPr>
              <w:rPr>
                <w:ins w:id="101" w:author="Pribil-Kövesdy Döníz" w:date="2026-09-22T12:16:00Z" w16du:dateUtc="2026-09-22T16:16:00Z"/>
              </w:rPr>
            </w:pPr>
            <w:ins w:id="102" w:author="Pribil-Kövesdy Döníz" w:date="2026-09-22T12:16:00Z" w16du:dateUtc="2026-09-22T16:16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0228462" w14:textId="77777777" w:rsidR="00A236F9" w:rsidRDefault="00A236F9" w:rsidP="0061350B">
            <w:pPr>
              <w:ind w:firstLine="882"/>
              <w:rPr>
                <w:ins w:id="103" w:author="Pribil-Kövesdy Döníz" w:date="2026-09-22T12:16:00Z" w16du:dateUtc="2026-09-22T16:16:00Z"/>
              </w:rPr>
            </w:pPr>
            <w:ins w:id="104" w:author="Pribil-Kövesdy Döníz" w:date="2026-09-22T12:16:00Z" w16du:dateUtc="2026-09-22T16:16:00Z">
              <w:r>
                <w:lastRenderedPageBreak/>
                <w:t>nap</w:t>
              </w:r>
            </w:ins>
          </w:p>
        </w:tc>
      </w:tr>
    </w:tbl>
    <w:p w14:paraId="70048710" w14:textId="77777777" w:rsidR="0061350B" w:rsidRDefault="0061350B">
      <w:pPr>
        <w:rPr>
          <w:ins w:id="105" w:author="Pribil-Kövesdy Döníz" w:date="2026-09-22T12:16:00Z" w16du:dateUtc="2026-09-22T16:16:00Z"/>
          <w:sz w:val="28"/>
          <w:szCs w:val="28"/>
          <w:highlight w:val="lightGray"/>
        </w:rPr>
      </w:pPr>
      <w:ins w:id="106" w:author="Pribil-Kövesdy Döníz" w:date="2026-09-22T12:16:00Z" w16du:dateUtc="2026-09-22T16:16:00Z">
        <w:r>
          <w:rPr>
            <w:sz w:val="28"/>
            <w:szCs w:val="28"/>
            <w:highlight w:val="lightGray"/>
          </w:rPr>
          <w:br w:type="page"/>
        </w:r>
      </w:ins>
    </w:p>
    <w:p w14:paraId="78BE524B" w14:textId="77777777" w:rsidR="007A6560" w:rsidRPr="007C10F6" w:rsidRDefault="007C10F6" w:rsidP="007C10F6">
      <w:pPr>
        <w:spacing w:line="240" w:lineRule="auto"/>
        <w:rPr>
          <w:ins w:id="107" w:author="Pribil-Kövesdy Döníz" w:date="2026-09-22T12:16:00Z" w16du:dateUtc="2026-09-22T16:16:00Z"/>
          <w:sz w:val="28"/>
          <w:szCs w:val="28"/>
        </w:rPr>
      </w:pPr>
      <w:ins w:id="108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7162937" w14:textId="77777777" w:rsidTr="007A6560">
        <w:trPr>
          <w:ins w:id="109" w:author="Pribil-Kövesdy Döníz" w:date="2026-09-22T12:16:00Z" w16du:dateUtc="2026-09-22T16:16:00Z"/>
        </w:trPr>
        <w:tc>
          <w:tcPr>
            <w:tcW w:w="4714" w:type="dxa"/>
          </w:tcPr>
          <w:p w14:paraId="3867ED39" w14:textId="77777777" w:rsidR="007A6560" w:rsidRPr="004B3A33" w:rsidRDefault="007A6560" w:rsidP="007A6560">
            <w:pPr>
              <w:rPr>
                <w:ins w:id="110" w:author="Pribil-Kövesdy Döníz" w:date="2026-09-22T12:16:00Z" w16du:dateUtc="2026-09-22T16:16:00Z"/>
                <w:b/>
                <w:bCs/>
              </w:rPr>
            </w:pPr>
            <w:ins w:id="111" w:author="Pribil-Kövesdy Döníz" w:date="2026-09-22T12:16:00Z" w16du:dateUtc="2026-09-22T16:1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60485CB" w14:textId="77777777" w:rsidR="007A6560" w:rsidRPr="00AD06DF" w:rsidRDefault="007A6560" w:rsidP="007A6560">
            <w:pPr>
              <w:rPr>
                <w:ins w:id="112" w:author="Pribil-Kövesdy Döníz" w:date="2026-09-22T12:16:00Z" w16du:dateUtc="2026-09-22T16:16:00Z"/>
              </w:rPr>
            </w:pPr>
            <w:ins w:id="113" w:author="Pribil-Kövesdy Döníz" w:date="2026-09-22T12:16:00Z" w16du:dateUtc="2026-09-22T16:1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68D674D" w14:textId="77777777" w:rsidR="007A6560" w:rsidRPr="004B3A33" w:rsidRDefault="007A6560" w:rsidP="007A6560">
            <w:pPr>
              <w:rPr>
                <w:ins w:id="114" w:author="Pribil-Kövesdy Döníz" w:date="2026-09-22T12:16:00Z" w16du:dateUtc="2026-09-22T16:16:00Z"/>
                <w:b/>
                <w:bCs/>
              </w:rPr>
            </w:pPr>
            <w:ins w:id="115" w:author="Pribil-Kövesdy Döníz" w:date="2026-09-22T12:16:00Z" w16du:dateUtc="2026-09-22T16:1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9C0FBC5" w14:textId="77777777" w:rsidR="007A6560" w:rsidRPr="00AD06DF" w:rsidRDefault="007A6560" w:rsidP="004B3A33">
            <w:pPr>
              <w:rPr>
                <w:ins w:id="116" w:author="Pribil-Kövesdy Döníz" w:date="2026-09-22T12:16:00Z" w16du:dateUtc="2026-09-22T16:16:00Z"/>
              </w:rPr>
            </w:pPr>
            <w:ins w:id="117" w:author="Pribil-Kövesdy Döníz" w:date="2026-09-22T12:16:00Z" w16du:dateUtc="2026-09-22T16:1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B8785B6" w14:textId="77777777" w:rsidR="004B3A33" w:rsidRDefault="007A6560" w:rsidP="007A6560">
            <w:pPr>
              <w:rPr>
                <w:ins w:id="118" w:author="Pribil-Kövesdy Döníz" w:date="2026-09-22T12:16:00Z" w16du:dateUtc="2026-09-22T16:16:00Z"/>
              </w:rPr>
            </w:pPr>
            <w:ins w:id="119" w:author="Pribil-Kövesdy Döníz" w:date="2026-09-22T12:16:00Z" w16du:dateUtc="2026-09-22T16:1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9218C74" w14:textId="77777777" w:rsidR="007A6560" w:rsidRPr="00AD06DF" w:rsidRDefault="004B3A33" w:rsidP="007A6560">
            <w:pPr>
              <w:rPr>
                <w:ins w:id="120" w:author="Pribil-Kövesdy Döníz" w:date="2026-09-22T12:16:00Z" w16du:dateUtc="2026-09-22T16:16:00Z"/>
              </w:rPr>
            </w:pPr>
            <w:ins w:id="121" w:author="Pribil-Kövesdy Döníz" w:date="2026-09-22T12:16:00Z" w16du:dateUtc="2026-09-22T16:1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6655E7C" w14:textId="77777777" w:rsidTr="007C10F6">
        <w:trPr>
          <w:trHeight w:val="2994"/>
          <w:ins w:id="122" w:author="Pribil-Kövesdy Döníz" w:date="2026-09-22T12:16:00Z" w16du:dateUtc="2026-09-22T16:16:00Z"/>
        </w:trPr>
        <w:tc>
          <w:tcPr>
            <w:tcW w:w="4714" w:type="dxa"/>
          </w:tcPr>
          <w:p w14:paraId="1837EC1D" w14:textId="77777777" w:rsidR="007A6560" w:rsidRDefault="007A6560" w:rsidP="00391C9E">
            <w:pPr>
              <w:rPr>
                <w:ins w:id="123" w:author="Pribil-Kövesdy Döníz" w:date="2026-09-22T12:16:00Z" w16du:dateUtc="2026-09-22T16:16:00Z"/>
              </w:rPr>
            </w:pPr>
          </w:p>
        </w:tc>
        <w:tc>
          <w:tcPr>
            <w:tcW w:w="4715" w:type="dxa"/>
          </w:tcPr>
          <w:p w14:paraId="3469D2CD" w14:textId="77777777" w:rsidR="007A6560" w:rsidRDefault="007A6560" w:rsidP="00391C9E">
            <w:pPr>
              <w:rPr>
                <w:ins w:id="124" w:author="Pribil-Kövesdy Döníz" w:date="2026-09-22T12:16:00Z" w16du:dateUtc="2026-09-22T16:16:00Z"/>
              </w:rPr>
            </w:pPr>
          </w:p>
        </w:tc>
        <w:tc>
          <w:tcPr>
            <w:tcW w:w="4715" w:type="dxa"/>
          </w:tcPr>
          <w:p w14:paraId="5AC8DA23" w14:textId="77777777" w:rsidR="007A6560" w:rsidRDefault="007A6560" w:rsidP="00391C9E">
            <w:pPr>
              <w:rPr>
                <w:ins w:id="125" w:author="Pribil-Kövesdy Döníz" w:date="2026-09-22T12:16:00Z" w16du:dateUtc="2026-09-22T16:16:00Z"/>
              </w:rPr>
            </w:pPr>
          </w:p>
        </w:tc>
      </w:tr>
    </w:tbl>
    <w:p w14:paraId="59E698DB" w14:textId="77777777" w:rsidR="00686BE4" w:rsidRPr="00AD06DF" w:rsidRDefault="004B3A33" w:rsidP="00391C9E">
      <w:pPr>
        <w:spacing w:line="240" w:lineRule="auto"/>
        <w:rPr>
          <w:ins w:id="126" w:author="Pribil-Kövesdy Döníz" w:date="2026-09-22T12:16:00Z" w16du:dateUtc="2026-09-22T16:16:00Z"/>
        </w:rPr>
      </w:pPr>
      <w:ins w:id="127" w:author="Pribil-Kövesdy Döníz" w:date="2026-09-22T12:16:00Z" w16du:dateUtc="2026-09-22T16:1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E82F347" w14:textId="77777777" w:rsidR="005E7FFD" w:rsidRDefault="005E7FFD" w:rsidP="00391C9E">
      <w:pPr>
        <w:spacing w:line="240" w:lineRule="auto"/>
        <w:rPr>
          <w:ins w:id="128" w:author="Pribil-Kövesdy Döníz" w:date="2026-09-22T12:16:00Z" w16du:dateUtc="2026-09-22T16:16:00Z"/>
        </w:rPr>
      </w:pPr>
      <w:ins w:id="129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45E516C8" w14:textId="77777777" w:rsidTr="0061350B">
        <w:trPr>
          <w:trHeight w:val="2835"/>
          <w:ins w:id="130" w:author="Pribil-Kövesdy Döníz" w:date="2026-09-22T12:16:00Z" w16du:dateUtc="2026-09-22T16:16:00Z"/>
        </w:trPr>
        <w:tc>
          <w:tcPr>
            <w:tcW w:w="14142" w:type="dxa"/>
          </w:tcPr>
          <w:p w14:paraId="00BBF650" w14:textId="77777777" w:rsidR="005E7FFD" w:rsidRDefault="005E7FFD" w:rsidP="0061350B">
            <w:pPr>
              <w:rPr>
                <w:ins w:id="131" w:author="Pribil-Kövesdy Döníz" w:date="2026-09-22T12:16:00Z" w16du:dateUtc="2026-09-22T16:16:00Z"/>
              </w:rPr>
            </w:pPr>
          </w:p>
        </w:tc>
      </w:tr>
    </w:tbl>
    <w:p w14:paraId="00A7C796" w14:textId="77777777" w:rsidR="00391C9E" w:rsidRDefault="00646D28" w:rsidP="00391C9E">
      <w:pPr>
        <w:spacing w:before="120" w:after="0" w:line="240" w:lineRule="auto"/>
        <w:rPr>
          <w:ins w:id="132" w:author="Pribil-Kövesdy Döníz" w:date="2026-09-22T12:16:00Z" w16du:dateUtc="2026-09-22T16:16:00Z"/>
          <w:sz w:val="28"/>
          <w:szCs w:val="28"/>
          <w:highlight w:val="lightGray"/>
        </w:rPr>
      </w:pPr>
      <w:ins w:id="133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FA064AA" w14:textId="77777777" w:rsidR="00391C9E" w:rsidRDefault="00391C9E" w:rsidP="00391C9E">
      <w:pPr>
        <w:spacing w:before="120" w:after="0" w:line="240" w:lineRule="auto"/>
        <w:rPr>
          <w:ins w:id="134" w:author="Pribil-Kövesdy Döníz" w:date="2026-09-22T12:16:00Z" w16du:dateUtc="2026-09-22T16:16:00Z"/>
        </w:rPr>
      </w:pPr>
      <w:ins w:id="135" w:author="Pribil-Kövesdy Döníz" w:date="2026-09-22T12:16:00Z" w16du:dateUtc="2026-09-22T16:1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20A092B0" w14:textId="77777777" w:rsidTr="003C2C83">
        <w:trPr>
          <w:trHeight w:val="1701"/>
          <w:ins w:id="136" w:author="Pribil-Kövesdy Döníz" w:date="2026-09-22T12:16:00Z" w16du:dateUtc="2026-09-22T16:16:00Z"/>
        </w:trPr>
        <w:tc>
          <w:tcPr>
            <w:tcW w:w="14142" w:type="dxa"/>
          </w:tcPr>
          <w:p w14:paraId="074296D1" w14:textId="77777777" w:rsidR="00391C9E" w:rsidRDefault="00391C9E" w:rsidP="0061350B">
            <w:pPr>
              <w:spacing w:before="120"/>
              <w:rPr>
                <w:ins w:id="137" w:author="Pribil-Kövesdy Döníz" w:date="2026-09-22T12:16:00Z" w16du:dateUtc="2026-09-22T16:16:00Z"/>
              </w:rPr>
            </w:pPr>
          </w:p>
        </w:tc>
      </w:tr>
    </w:tbl>
    <w:p w14:paraId="4B283DB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38" w:author="Pribil-Kövesdy Döníz" w:date="2026-09-22T12:16:00Z" w16du:dateUtc="2026-09-22T16:16:00Z"/>
          <w:sz w:val="28"/>
          <w:szCs w:val="28"/>
        </w:rPr>
      </w:pPr>
      <w:ins w:id="139" w:author="Pribil-Kövesdy Döníz" w:date="2026-09-22T12:16:00Z" w16du:dateUtc="2026-09-22T16:1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90702F5" w14:textId="77777777" w:rsidR="005B75C9" w:rsidRPr="00AC5A6A" w:rsidRDefault="003C2C83" w:rsidP="005B75C9">
      <w:pPr>
        <w:spacing w:line="280" w:lineRule="exact"/>
        <w:jc w:val="both"/>
        <w:rPr>
          <w:del w:id="140" w:author="Pribil-Kövesdy Döníz" w:date="2026-09-22T12:16:00Z" w16du:dateUtc="2026-09-22T16:16:00Z"/>
          <w:rFonts w:ascii="Tahoma" w:hAnsi="Tahoma" w:cs="Tahoma"/>
          <w:b/>
          <w:spacing w:val="60"/>
        </w:rPr>
      </w:pPr>
      <w:ins w:id="141" w:author="Pribil-Kövesdy Döníz" w:date="2026-09-22T12:16:00Z" w16du:dateUtc="2026-09-22T16:1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6D091425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142" w:author="Pribil-Kövesdy Döníz" w:date="2026-09-22T12:16:00Z" w16du:dateUtc="2026-09-22T16:16:00Z"/>
          <w:rFonts w:ascii="Tahoma" w:hAnsi="Tahoma" w:cs="Tahoma"/>
        </w:rPr>
      </w:pPr>
      <w:del w:id="143" w:author="Pribil-Kövesdy Döníz" w:date="2026-09-22T12:16:00Z" w16du:dateUtc="2026-09-22T16:16:00Z">
        <w:r w:rsidRPr="00AC5A6A">
          <w:rPr>
            <w:rFonts w:ascii="Tahoma" w:hAnsi="Tahoma" w:cs="Tahoma"/>
          </w:rPr>
          <w:delText>Hlasovalo pro 9, proti 0, zdržel se 0.</w:delText>
        </w:r>
      </w:del>
    </w:p>
    <w:p w14:paraId="1056B08D" w14:textId="77777777" w:rsidR="005B75C9" w:rsidRPr="003C2C83" w:rsidRDefault="00632E08" w:rsidP="003C2C83">
      <w:pPr>
        <w:tabs>
          <w:tab w:val="left" w:pos="11340"/>
        </w:tabs>
        <w:spacing w:after="0" w:line="240" w:lineRule="auto"/>
        <w:rPr>
          <w:sz w:val="28"/>
          <w:rPrChange w:id="144" w:author="Pribil-Kövesdy Döníz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145" w:author="Pribil-Kövesdy Döníz" w:date="2026-09-22T12:16:00Z" w16du:dateUtc="2026-09-22T16:16:00Z">
          <w:pPr>
            <w:spacing w:line="280" w:lineRule="exact"/>
          </w:pPr>
        </w:pPrChange>
      </w:pPr>
      <w:del w:id="146" w:author="Pribil-Kövesdy Döníz" w:date="2026-09-22T12:16:00Z" w16du:dateUtc="2026-09-22T16:16:00Z">
        <w:r w:rsidRPr="00AC5A6A">
          <w:rPr>
            <w:rFonts w:ascii="Tahoma" w:hAnsi="Tahoma" w:cs="Tahoma"/>
            <w:b/>
          </w:rPr>
          <w:delText>Bylo přijato usnesení č. 29/191.</w:delText>
        </w:r>
      </w:del>
    </w:p>
    <w:sectPr w:rsidR="005B75C9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50" w:author="Pribil-Kövesdy Döníz" w:date="2026-09-22T12:16:00Z" w16du:dateUtc="2026-09-22T16:16:00Z">
        <w:sectPr w:rsidR="005B75C9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C489E9" w14:textId="77777777" w:rsidR="003C1254" w:rsidRDefault="003C1254" w:rsidP="0061350B">
      <w:pPr>
        <w:spacing w:after="0" w:line="240" w:lineRule="auto"/>
        <w:pPrChange w:id="8" w:author="Pribil-Kövesdy Döníz" w:date="2026-09-22T12:16:00Z" w16du:dateUtc="2026-09-22T16:16:00Z">
          <w:pPr/>
        </w:pPrChange>
      </w:pPr>
      <w:r>
        <w:separator/>
      </w:r>
    </w:p>
  </w:endnote>
  <w:endnote w:type="continuationSeparator" w:id="0">
    <w:p w14:paraId="73497950" w14:textId="77777777" w:rsidR="003C1254" w:rsidRDefault="003C1254" w:rsidP="0061350B">
      <w:pPr>
        <w:spacing w:after="0" w:line="240" w:lineRule="auto"/>
        <w:pPrChange w:id="9" w:author="Pribil-Kövesdy Döníz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2CC2F9" w14:textId="77777777" w:rsidR="00A573B1" w:rsidRDefault="00A57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6BBDD7" w14:textId="77777777" w:rsidR="003C1254" w:rsidRDefault="003C1254" w:rsidP="0061350B">
      <w:pPr>
        <w:spacing w:after="0" w:line="240" w:lineRule="auto"/>
        <w:pPrChange w:id="6" w:author="Pribil-Kövesdy Döníz" w:date="2026-09-22T12:16:00Z" w16du:dateUtc="2026-09-22T16:16:00Z">
          <w:pPr/>
        </w:pPrChange>
      </w:pPr>
      <w:r>
        <w:separator/>
      </w:r>
    </w:p>
  </w:footnote>
  <w:footnote w:type="continuationSeparator" w:id="0">
    <w:p w14:paraId="032D59F0" w14:textId="77777777" w:rsidR="003C1254" w:rsidRDefault="003C1254" w:rsidP="0061350B">
      <w:pPr>
        <w:spacing w:after="0" w:line="240" w:lineRule="auto"/>
        <w:pPrChange w:id="7" w:author="Pribil-Kövesdy Döníz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57C9B" w14:textId="77777777" w:rsidR="00A573B1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47" w:author="Pribil-Kövesdy Döníz" w:date="2026-09-22T12:16:00Z" w16du:dateUtc="2026-09-22T16:16:00Z">
          <w:rPr/>
        </w:rPrChange>
      </w:rPr>
      <w:pPrChange w:id="148" w:author="Pribil-Kövesdy Döníz" w:date="2026-09-22T12:16:00Z" w16du:dateUtc="2026-09-22T16:16:00Z">
        <w:pPr>
          <w:pStyle w:val="Header"/>
        </w:pPr>
      </w:pPrChange>
    </w:pPr>
    <w:ins w:id="149" w:author="Pribil-Kövesdy Döníz" w:date="2026-09-22T12:16:00Z" w16du:dateUtc="2026-09-22T16:1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456871">
    <w:abstractNumId w:val="0"/>
  </w:num>
  <w:num w:numId="2" w16cid:durableId="492182784">
    <w:abstractNumId w:val="2"/>
  </w:num>
  <w:num w:numId="3" w16cid:durableId="743406559">
    <w:abstractNumId w:val="3"/>
  </w:num>
  <w:num w:numId="4" w16cid:durableId="15527621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1109E7"/>
    <w:rsid w:val="002E38FF"/>
    <w:rsid w:val="00303472"/>
    <w:rsid w:val="00391C9E"/>
    <w:rsid w:val="003B5F9A"/>
    <w:rsid w:val="003C1254"/>
    <w:rsid w:val="003C2C83"/>
    <w:rsid w:val="00440F44"/>
    <w:rsid w:val="004932CB"/>
    <w:rsid w:val="004B3A33"/>
    <w:rsid w:val="005B75C9"/>
    <w:rsid w:val="005E7FFD"/>
    <w:rsid w:val="0061350B"/>
    <w:rsid w:val="00632E08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8F11DB"/>
    <w:rsid w:val="00A1440D"/>
    <w:rsid w:val="00A236F9"/>
    <w:rsid w:val="00A573B1"/>
    <w:rsid w:val="00AD06DF"/>
    <w:rsid w:val="00C3568E"/>
    <w:rsid w:val="00D12036"/>
    <w:rsid w:val="00E32457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6:00Z">
        <w:pPr/>
      </w:pPrChange>
    </w:pPr>
    <w:rPr>
      <w:lang w:val="hu-HU"/>
      <w:rPrChange w:id="0" w:author="Pribil-Kövesdy Döníz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rsid w:val="003034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1" w:author="Pribil-Kövesdy Döníz" w:date="2026-09-22T12:16:00Z">
        <w:rPr>
          <w:strike w:val="0"/>
          <w:dstrike w:val="0"/>
          <w:color w:val="1982D1"/>
          <w:u w:val="none"/>
          <w:effect w:val="none"/>
        </w:rPr>
      </w:rPrChange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/>
    </w:p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C356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2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B75C9"/>
    <w:rPr>
      <w:lang w:val="hu-HU"/>
    </w:rPr>
  </w:style>
  <w:style w:type="table" w:styleId="TableGrid">
    <w:name w:val="Table Grid"/>
    <w:basedOn w:val="TableNormal"/>
    <w:uiPriority w:val="59"/>
    <w:rsid w:val="00A573B1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3" w:author="Pribil-Kövesdy Döníz" w:date="2026-09-22T12:16:00Z">
        <w:pPr>
          <w:spacing w:after="200" w:line="276" w:lineRule="auto"/>
          <w:ind w:left="720"/>
          <w:contextualSpacing/>
        </w:pPr>
      </w:pPrChange>
    </w:pPr>
    <w:rPr>
      <w:rPrChange w:id="3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4" w:author="Pribil-Kövesdy Döníz" w:date="2026-09-22T12:16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4" w:author="Pribil-Kövesdy Döníz" w:date="2026-09-22T12:16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3B1"/>
    <w:rPr>
      <w:rFonts w:ascii="Tahoma" w:hAnsi="Tahoma" w:cs="Tahoma"/>
      <w:sz w:val="16"/>
      <w:szCs w:val="16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5" w:author="Pribil-Kövesdy Döníz" w:date="2026-09-22T12:1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5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573B1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