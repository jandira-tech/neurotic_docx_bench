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634"/>
        <w:gridCol w:w="4636"/>
      </w:tblGrid>
      <w:tr w:rsidR="006337BB" w14:paraId="14769FC0" w14:textId="77777777" w:rsidTr="006337BB">
        <w:trPr>
          <w:ins w:id="10" w:author="Tony Novak" w:date="2026-09-26T15:08:00Z" w16du:dateUtc="2026-09-26T19:08:00Z"/>
        </w:trPr>
        <w:tc>
          <w:tcPr>
            <w:tcW w:w="4675" w:type="dxa"/>
            <w:tcBorders>
              <w:bottom w:val="dotted" w:sz="4" w:space="0" w:color="A5C9EB" w:themeColor="text2" w:themeTint="40"/>
            </w:tcBorders>
          </w:tcPr>
          <w:p w14:paraId="07B38EFE" w14:textId="6A31E8E7" w:rsidR="006337BB" w:rsidRDefault="006337BB">
            <w:pPr>
              <w:rPr>
                <w:ins w:id="11" w:author="Tony Novak" w:date="2026-09-26T15:08:00Z" w16du:dateUtc="2026-09-26T19:08:00Z"/>
              </w:rPr>
            </w:pPr>
            <w:ins w:id="12" w:author="Tony Novak" w:date="2026-09-26T15:08:00Z" w16du:dateUtc="2026-09-26T19:08:00Z">
              <w:r w:rsidRPr="006337BB">
                <w:rPr>
                  <w:bdr w:val="dashSmallGap" w:sz="4" w:space="0" w:color="C00000"/>
                </w:rPr>
                <w:t>This text</w:t>
              </w:r>
              <w:r>
                <w:t xml:space="preserve"> has borders</w:t>
              </w:r>
            </w:ins>
          </w:p>
        </w:tc>
        <w:tc>
          <w:tcPr>
            <w:tcW w:w="4675" w:type="dxa"/>
          </w:tcPr>
          <w:p w14:paraId="0E816118" w14:textId="422BBA21" w:rsidR="006337BB" w:rsidRDefault="006337BB" w:rsidP="006337BB">
            <w:pPr>
              <w:pBdr>
                <w:top w:val="double" w:sz="4" w:space="0" w:color="B3E5A1" w:themeColor="accent6" w:themeTint="66"/>
                <w:left w:val="double" w:sz="4" w:space="0" w:color="B3E5A1" w:themeColor="accent6" w:themeTint="66"/>
                <w:bottom w:val="double" w:sz="4" w:space="0" w:color="B3E5A1" w:themeColor="accent6" w:themeTint="66"/>
                <w:right w:val="double" w:sz="4" w:space="0" w:color="B3E5A1" w:themeColor="accent6" w:themeTint="66"/>
              </w:pBdr>
              <w:rPr>
                <w:ins w:id="13" w:author="Tony Novak" w:date="2026-09-26T15:08:00Z" w16du:dateUtc="2026-09-26T19:08:00Z"/>
              </w:rPr>
            </w:pPr>
            <w:ins w:id="14" w:author="Tony Novak" w:date="2026-09-26T15:08:00Z" w16du:dateUtc="2026-09-26T19:08:00Z">
              <w:r>
                <w:t>This paragraph has borders</w:t>
              </w:r>
            </w:ins>
          </w:p>
        </w:tc>
      </w:tr>
      <w:tr w:rsidR="006337BB" w14:paraId="249D469D" w14:textId="77777777" w:rsidTr="006337BB">
        <w:trPr>
          <w:ins w:id="15" w:author="Tony Novak" w:date="2026-09-26T15:08:00Z" w16du:dateUtc="2026-09-26T19:08:00Z"/>
        </w:trPr>
        <w:tc>
          <w:tcPr>
            <w:tcW w:w="4675" w:type="dxa"/>
            <w:tcBorders>
              <w:top w:val="dotted" w:sz="4" w:space="0" w:color="A5C9EB" w:themeColor="text2" w:themeTint="40"/>
              <w:left w:val="dotted" w:sz="4" w:space="0" w:color="A5C9EB" w:themeColor="text2" w:themeTint="40"/>
              <w:bottom w:val="dotted" w:sz="4" w:space="0" w:color="A5C9EB" w:themeColor="text2" w:themeTint="40"/>
              <w:right w:val="dotted" w:sz="4" w:space="0" w:color="A5C9EB" w:themeColor="text2" w:themeTint="40"/>
            </w:tcBorders>
          </w:tcPr>
          <w:p w14:paraId="25DB4DE9" w14:textId="7B0324B4" w:rsidR="006337BB" w:rsidRDefault="006337BB">
            <w:pPr>
              <w:rPr>
                <w:ins w:id="16" w:author="Tony Novak" w:date="2026-09-26T15:08:00Z" w16du:dateUtc="2026-09-26T19:08:00Z"/>
              </w:rPr>
            </w:pPr>
            <w:ins w:id="17" w:author="Tony Novak" w:date="2026-09-26T15:08:00Z" w16du:dateUtc="2026-09-26T19:08:00Z">
              <w:r>
                <w:t>This cell has borders</w:t>
              </w:r>
            </w:ins>
          </w:p>
        </w:tc>
        <w:tc>
          <w:tcPr>
            <w:tcW w:w="4675" w:type="dxa"/>
            <w:tcBorders>
              <w:left w:val="dotted" w:sz="4" w:space="0" w:color="A5C9EB" w:themeColor="text2" w:themeTint="40"/>
            </w:tcBorders>
          </w:tcPr>
          <w:p w14:paraId="6948B038" w14:textId="77777777" w:rsidR="006337BB" w:rsidRDefault="006337BB">
            <w:pPr>
              <w:rPr>
                <w:ins w:id="18" w:author="Tony Novak" w:date="2026-09-26T15:08:00Z" w16du:dateUtc="2026-09-26T19:08:00Z"/>
              </w:rPr>
            </w:pPr>
          </w:p>
        </w:tc>
      </w:tr>
    </w:tbl>
    <w:p w14:paraId="32A30117" w14:textId="77030076" w:rsidR="003C58BC" w:rsidRDefault="002F4614">
      <w:del w:id="19" w:author="Tony Novak" w:date="2026-09-26T15:08:00Z" w16du:dateUtc="2026-09-26T19:08:00Z">
        <w:r>
          <w:delText>Hello docx world</w:delText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14"/>
    <w:rsid w:val="000168BD"/>
    <w:rsid w:val="00144155"/>
    <w:rsid w:val="002D0577"/>
    <w:rsid w:val="002F4614"/>
    <w:rsid w:val="003549D6"/>
    <w:rsid w:val="00360F1B"/>
    <w:rsid w:val="003C1D14"/>
    <w:rsid w:val="003C58BC"/>
    <w:rsid w:val="006337BB"/>
    <w:rsid w:val="00701A51"/>
    <w:rsid w:val="00772649"/>
    <w:rsid w:val="00786938"/>
    <w:rsid w:val="008D7AD2"/>
    <w:rsid w:val="00931F1A"/>
    <w:rsid w:val="00AF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754EE"/>
  <w15:chartTrackingRefBased/>
  <w15:docId w15:val="{BC4D9375-D5FE-AC49-AE28-8377B8E9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7BB"/>
    <w:pPr>
      <w:keepNext/>
      <w:keepLines/>
      <w:spacing w:before="160" w:after="80" w:line="278" w:lineRule="auto"/>
      <w:outlineLvl w:val="2"/>
      <w:pPrChange w:id="0" w:author="Tony Novak" w:date="2026-09-26T15:08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Tony Novak" w:date="2026-09-26T15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7BB"/>
    <w:pPr>
      <w:keepNext/>
      <w:keepLines/>
      <w:spacing w:before="80" w:after="40" w:line="278" w:lineRule="auto"/>
      <w:outlineLvl w:val="3"/>
      <w:pPrChange w:id="1" w:author="Tony Novak" w:date="2026-09-26T15:08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Tony Novak" w:date="2026-09-26T15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7BB"/>
    <w:pPr>
      <w:keepNext/>
      <w:keepLines/>
      <w:spacing w:before="80" w:after="40" w:line="278" w:lineRule="auto"/>
      <w:outlineLvl w:val="4"/>
      <w:pPrChange w:id="2" w:author="Tony Novak" w:date="2026-09-26T15:08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Tony Novak" w:date="2026-09-26T15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7BB"/>
    <w:pPr>
      <w:keepNext/>
      <w:keepLines/>
      <w:spacing w:before="40" w:line="278" w:lineRule="auto"/>
      <w:outlineLvl w:val="5"/>
      <w:pPrChange w:id="3" w:author="Tony Novak" w:date="2026-09-26T15:08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Tony Novak" w:date="2026-09-26T15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7BB"/>
    <w:pPr>
      <w:keepNext/>
      <w:keepLines/>
      <w:spacing w:before="40" w:line="278" w:lineRule="auto"/>
      <w:outlineLvl w:val="6"/>
      <w:pPrChange w:id="4" w:author="Tony Novak" w:date="2026-09-26T15:08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Tony Novak" w:date="2026-09-26T15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7BB"/>
    <w:pPr>
      <w:keepNext/>
      <w:keepLines/>
      <w:spacing w:line="278" w:lineRule="auto"/>
      <w:outlineLvl w:val="7"/>
      <w:pPrChange w:id="5" w:author="Tony Novak" w:date="2026-09-26T15:08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Tony Novak" w:date="2026-09-26T15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7BB"/>
    <w:pPr>
      <w:keepNext/>
      <w:keepLines/>
      <w:spacing w:line="278" w:lineRule="auto"/>
      <w:outlineLvl w:val="8"/>
      <w:pPrChange w:id="6" w:author="Tony Novak" w:date="2026-09-26T15:08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Tony Novak" w:date="2026-09-26T15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7BB"/>
    <w:pPr>
      <w:spacing w:after="80"/>
      <w:contextualSpacing/>
      <w:pPrChange w:id="7" w:author="Tony Novak" w:date="2026-09-26T15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Tony Novak" w:date="2026-09-26T15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F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7BB"/>
    <w:pPr>
      <w:numPr>
        <w:ilvl w:val="1"/>
      </w:numPr>
      <w:spacing w:after="160" w:line="278" w:lineRule="auto"/>
      <w:pPrChange w:id="8" w:author="Tony Novak" w:date="2026-09-26T15:08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Tony Novak" w:date="2026-09-26T15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F4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7BB"/>
    <w:pPr>
      <w:spacing w:before="160" w:after="160" w:line="278" w:lineRule="auto"/>
      <w:jc w:val="center"/>
      <w:pPrChange w:id="9" w:author="Tony Novak" w:date="2026-09-26T15:08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Tony Novak" w:date="2026-09-26T15:08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F4614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155"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2025-01-09T19:25:00Z</dcterms:created>
  <dcterms:modified xsi:type="dcterms:W3CDTF">2026-09-26T19:08:00Z</dcterms:modified>
</cp:coreProperties>
</file>