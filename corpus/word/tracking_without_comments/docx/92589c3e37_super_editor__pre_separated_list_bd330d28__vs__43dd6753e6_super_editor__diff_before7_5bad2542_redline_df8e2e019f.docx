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pPr>
        <w:rPr>
          <w:ins w:id="7" w:author="Luccas Correa" w:date="2026-09-26T15:18:00Z" w16du:dateUtc="2026-09-26T19:18:00Z"/>
        </w:rPr>
      </w:pPr>
      <w:ins w:id="8" w:author="Luccas Correa" w:date="2026-09-26T15:18:00Z" w16du:dateUtc="2026-09-26T19:18:00Z">
        <w:r>
          <w:t>This paragraph formatting will change.</w:t>
        </w:r>
      </w:ins>
    </w:p>
    <w:p w14:paraId="5E25639F" w14:textId="268DFE7C" w:rsidR="002D644D" w:rsidRDefault="002D644D">
      <w:pPr>
        <w:rPr>
          <w:ins w:id="9" w:author="Luccas Correa" w:date="2026-09-26T15:18:00Z" w16du:dateUtc="2026-09-26T19:18:00Z"/>
        </w:rPr>
      </w:pPr>
      <w:ins w:id="10" w:author="Luccas Correa" w:date="2026-09-26T15:18:00Z" w16du:dateUtc="2026-09-26T19:18:00Z">
        <w:r>
          <w:t>This paragraph will have words.</w:t>
        </w:r>
      </w:ins>
    </w:p>
    <w:p w14:paraId="392FF9D2" w14:textId="29F358FA" w:rsidR="002D644D" w:rsidRDefault="002D644D">
      <w:pPr>
        <w:rPr>
          <w:ins w:id="11" w:author="Luccas Correa" w:date="2026-09-26T15:18:00Z" w16du:dateUtc="2026-09-26T19:18:00Z"/>
        </w:rPr>
      </w:pPr>
      <w:ins w:id="12" w:author="Luccas Correa" w:date="2026-09-26T15:18:00Z" w16du:dateUtc="2026-09-26T19:18:00Z">
        <w:r>
          <w:t>This paragraph will be deleted.</w:t>
        </w:r>
      </w:ins>
    </w:p>
    <w:p w14:paraId="3010FE36" w14:textId="399BDE3D" w:rsidR="002D644D" w:rsidRDefault="002D644D">
      <w:pPr>
        <w:rPr>
          <w:ins w:id="13" w:author="Luccas Correa" w:date="2026-09-26T15:18:00Z" w16du:dateUtc="2026-09-26T19:18:00Z"/>
        </w:rPr>
      </w:pPr>
      <w:ins w:id="14" w:author="Luccas Correa" w:date="2026-09-26T15:18:00Z" w16du:dateUtc="2026-09-26T19:18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15" w:author="Luccas Correa" w:date="2026-09-26T15:18:00Z" w16du:dateUtc="2026-09-26T19:18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16" w:author="Luccas Correa" w:date="2026-09-26T15:18:00Z" w16du:dateUtc="2026-09-26T19:18:00Z"/>
              </w:rPr>
            </w:pPr>
            <w:ins w:id="17" w:author="Luccas Correa" w:date="2026-09-26T15:18:00Z" w16du:dateUtc="2026-09-26T19:18:00Z">
              <w:r>
                <w:t>First 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18" w:author="Luccas Correa" w:date="2026-09-26T15:18:00Z" w16du:dateUtc="2026-09-26T19:18:00Z"/>
              </w:rPr>
            </w:pPr>
            <w:ins w:id="19" w:author="Luccas Correa" w:date="2026-09-26T15:18:00Z" w16du:dateUtc="2026-09-26T19:18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ins w:id="20" w:author="Luccas Correa" w:date="2026-09-26T15:18:00Z" w16du:dateUtc="2026-09-26T19:18:00Z"/>
              </w:rPr>
            </w:pPr>
            <w:ins w:id="21" w:author="Luccas Correa" w:date="2026-09-26T15:18:00Z" w16du:dateUtc="2026-09-26T19:18:00Z">
              <w:r>
                <w:t>Third header</w:t>
              </w:r>
            </w:ins>
          </w:p>
        </w:tc>
      </w:tr>
      <w:tr w:rsidR="002D644D" w14:paraId="6647EAD1" w14:textId="77777777" w:rsidTr="002D644D">
        <w:trPr>
          <w:ins w:id="22" w:author="Luccas Correa" w:date="2026-09-26T15:18:00Z" w16du:dateUtc="2026-09-26T19:18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ins w:id="23" w:author="Luccas Correa" w:date="2026-09-26T15:18:00Z" w16du:dateUtc="2026-09-26T19:18:00Z"/>
              </w:rPr>
            </w:pPr>
            <w:ins w:id="24" w:author="Luccas Correa" w:date="2026-09-26T15:18:00Z" w16du:dateUtc="2026-09-26T19:18:00Z">
              <w:r>
                <w:t>First 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25" w:author="Luccas Correa" w:date="2026-09-26T15:18:00Z" w16du:dateUtc="2026-09-26T19:18:00Z"/>
              </w:rPr>
            </w:pPr>
            <w:ins w:id="26" w:author="Luccas Correa" w:date="2026-09-26T15:18:00Z" w16du:dateUtc="2026-09-26T19:18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27" w:author="Luccas Correa" w:date="2026-09-26T15:18:00Z" w16du:dateUtc="2026-09-26T19:18:00Z"/>
              </w:rPr>
            </w:pPr>
            <w:ins w:id="28" w:author="Luccas Correa" w:date="2026-09-26T15:18:00Z" w16du:dateUtc="2026-09-26T19:18:00Z">
              <w:r>
                <w:t>Third cell</w:t>
              </w:r>
            </w:ins>
          </w:p>
        </w:tc>
      </w:tr>
    </w:tbl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29" w:author="Luccas Correa" w:date="2026-09-26T15:18:00Z" w16du:dateUtc="2026-09-26T19:18:00Z"/>
        </w:rPr>
      </w:pPr>
      <w:del w:id="30" w:author="Luccas Correa" w:date="2026-09-26T15:18:00Z" w16du:dateUtc="2026-09-26T19:18:00Z">
        <w:r>
          <w:delText>List item 1</w:delText>
        </w:r>
      </w:del>
    </w:p>
    <w:p w14:paraId="2BAA33A0" w14:textId="73BF5DC6" w:rsidR="008B74BE" w:rsidRDefault="008B74BE" w:rsidP="008B74BE">
      <w:pPr>
        <w:numPr>
          <w:ilvl w:val="0"/>
          <w:numId w:val="4"/>
        </w:numPr>
        <w:rPr>
          <w:del w:id="31" w:author="Luccas Correa" w:date="2026-09-26T15:18:00Z" w16du:dateUtc="2026-09-26T19:18:00Z"/>
        </w:rPr>
      </w:pPr>
      <w:del w:id="32" w:author="Luccas Correa" w:date="2026-09-26T15:18:00Z" w16du:dateUtc="2026-09-26T19:18:00Z">
        <w:r>
          <w:delText>List item 2</w:delText>
        </w:r>
      </w:del>
    </w:p>
    <w:p w14:paraId="5879C853" w14:textId="4A026772" w:rsidR="008B74BE" w:rsidRDefault="008B74BE" w:rsidP="008B74BE">
      <w:pPr>
        <w:numPr>
          <w:ilvl w:val="1"/>
          <w:numId w:val="4"/>
        </w:numPr>
        <w:rPr>
          <w:del w:id="33" w:author="Luccas Correa" w:date="2026-09-26T15:18:00Z" w16du:dateUtc="2026-09-26T19:18:00Z"/>
        </w:rPr>
      </w:pPr>
      <w:del w:id="34" w:author="Luccas Correa" w:date="2026-09-26T15:18:00Z" w16du:dateUtc="2026-09-26T19:18:00Z">
        <w:r>
          <w:delText>Indentation 1</w:delText>
        </w:r>
      </w:del>
    </w:p>
    <w:p w14:paraId="20EB4676" w14:textId="00B19EE5" w:rsidR="008B74BE" w:rsidRDefault="008B74BE" w:rsidP="008B74BE">
      <w:pPr>
        <w:numPr>
          <w:ilvl w:val="0"/>
          <w:numId w:val="4"/>
        </w:numPr>
        <w:rPr>
          <w:del w:id="35" w:author="Luccas Correa" w:date="2026-09-26T15:18:00Z" w16du:dateUtc="2026-09-26T19:18:00Z"/>
        </w:rPr>
      </w:pPr>
      <w:del w:id="36" w:author="Luccas Correa" w:date="2026-09-26T15:18:00Z" w16du:dateUtc="2026-09-26T19:18:00Z">
        <w:r>
          <w:delText>Back</w:delText>
        </w:r>
      </w:del>
    </w:p>
    <w:p w14:paraId="17C8BA61" w14:textId="77777777" w:rsidR="003140C5" w:rsidRDefault="003140C5" w:rsidP="003140C5">
      <w:pPr>
        <w:rPr>
          <w:del w:id="37" w:author="Luccas Correa" w:date="2026-09-26T15:18:00Z" w16du:dateUtc="2026-09-26T19:18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38" w:author="Luccas Correa" w:date="2026-09-26T15:18:00Z" w16du:dateUtc="2026-09-26T19:18:00Z"/>
        </w:rPr>
      </w:pPr>
      <w:del w:id="39" w:author="Luccas Correa" w:date="2026-09-26T15:18:00Z" w16du:dateUtc="2026-09-26T19:18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40" w:author="Luccas Correa" w:date="2026-09-26T15:18:00Z" w16du:dateUtc="2026-09-26T19:18:00Z"/>
        </w:rPr>
      </w:pPr>
      <w:del w:id="41" w:author="Luccas Correa" w:date="2026-09-26T15:18:00Z" w16du:dateUtc="2026-09-26T19:18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42" w:author="Luccas Correa" w:date="2026-09-26T15:18:00Z" w16du:dateUtc="2026-09-26T19:18:00Z"/>
        </w:rPr>
      </w:pPr>
      <w:del w:id="43" w:author="Luccas Correa" w:date="2026-09-26T15:18:00Z" w16du:dateUtc="2026-09-26T19:18:00Z">
        <w:r>
          <w:delText>With indend 1</w:delText>
        </w:r>
      </w:del>
    </w:p>
    <w:p w14:paraId="2BE4DAE9" w14:textId="0ADF5B03" w:rsidR="003140C5" w:rsidRDefault="003140C5">
      <w:pPr>
        <w:pPrChange w:id="44" w:author="Luccas Correa" w:date="2026-09-26T15:18:00Z" w16du:dateUtc="2026-09-26T19:18:00Z">
          <w:pPr>
            <w:pStyle w:val="ListParagraph"/>
            <w:numPr>
              <w:numId w:val="3"/>
            </w:numPr>
            <w:ind w:hanging="360"/>
          </w:pPr>
        </w:pPrChange>
      </w:pPr>
      <w:del w:id="45" w:author="Luccas Correa" w:date="2026-09-26T15:18:00Z" w16du:dateUtc="2026-09-26T19:18:00Z">
        <w:r>
          <w:delText>last</w:delText>
        </w:r>
      </w:del>
    </w:p>
    <w:sectPr w:rsidR="003140C5">
      <w:pgSz w:w="12240" w:h="15840"/>
      <w:pgMar w:top="1440" w:right="1440" w:bottom="1440" w:left="1440" w:header="708" w:footer="708" w:gutter="0"/>
      <w:cols w:space="708"/>
      <w:docGrid w:linePitch="360"/>
      <w:sectPrChange w:id="46" w:author="Luccas Correa" w:date="2026-09-26T15:18:00Z" w16du:dateUtc="2026-09-26T19:18:00Z">
        <w:sectPr w:rsidR="003140C5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 w16cid:durableId="17770166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2D644D"/>
    <w:rsid w:val="003140C5"/>
    <w:rsid w:val="00360F1B"/>
    <w:rsid w:val="003C1D14"/>
    <w:rsid w:val="003C58BC"/>
    <w:rsid w:val="00470754"/>
    <w:rsid w:val="00524058"/>
    <w:rsid w:val="006B56F3"/>
    <w:rsid w:val="008B74BE"/>
    <w:rsid w:val="00AD50C5"/>
    <w:rsid w:val="00AF4127"/>
    <w:rsid w:val="00B33473"/>
    <w:rsid w:val="00CE5DC8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line="278" w:lineRule="auto"/>
      <w:outlineLvl w:val="5"/>
      <w:pPrChange w:id="0" w:author="Luccas Correa" w:date="2026-09-26T15:18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Luccas Correa" w:date="2026-09-26T15:1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line="278" w:lineRule="auto"/>
      <w:outlineLvl w:val="6"/>
      <w:pPrChange w:id="1" w:author="Luccas Correa" w:date="2026-09-26T15:1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Luccas Correa" w:date="2026-09-26T15:1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line="278" w:lineRule="auto"/>
      <w:outlineLvl w:val="7"/>
      <w:pPrChange w:id="2" w:author="Luccas Correa" w:date="2026-09-26T15:1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Luccas Correa" w:date="2026-09-26T15:1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line="278" w:lineRule="auto"/>
      <w:outlineLvl w:val="8"/>
      <w:pPrChange w:id="3" w:author="Luccas Correa" w:date="2026-09-26T15:1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Luccas Correa" w:date="2026-09-26T15:1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/>
      <w:contextualSpacing/>
      <w:pPrChange w:id="4" w:author="Luccas Correa" w:date="2026-09-26T15:1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Luccas Correa" w:date="2026-09-26T15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after="160" w:line="278" w:lineRule="auto"/>
      <w:pPrChange w:id="5" w:author="Luccas Correa" w:date="2026-09-26T15:18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Luccas Correa" w:date="2026-09-26T15:1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after="160" w:line="278" w:lineRule="auto"/>
      <w:jc w:val="center"/>
      <w:pPrChange w:id="6" w:author="Luccas Correa" w:date="2026-09-26T15:18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6" w:author="Luccas Correa" w:date="2026-09-26T15:1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E5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2026-09-26T19:18:00Z</dcterms:modified>
</cp:coreProperties>
</file>