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D1A84" w14:textId="77777777" w:rsidR="00035B0A" w:rsidRDefault="0043682A">
      <w:r>
        <w:rPr>
          <w:rFonts w:ascii="Arial" w:hAnsi="Arial"/>
          <w:b/>
          <w:sz w:val="28"/>
          <w:rPrChange w:id="0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Heading 3 </w:t>
      </w:r>
      <w:ins w:id="1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t>Style</w:t>
        </w:r>
      </w:ins>
      <w:del w:id="2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Center Italic</w:delText>
        </w:r>
      </w:del>
      <w:r>
        <w:rPr>
          <w:rFonts w:ascii="Arial" w:hAnsi="Arial"/>
          <w:b/>
          <w:sz w:val="28"/>
          <w:rPrChange w:id="3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 Demo</w:t>
      </w:r>
    </w:p>
    <w:p w14:paraId="111F23D4" w14:textId="77777777" w:rsidR="00035B0A" w:rsidRDefault="0043682A">
      <w:pPr>
        <w:spacing w:before="320" w:after="80" w:line="240" w:lineRule="auto"/>
      </w:pPr>
      <w:ins w:id="4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t xml:space="preserve">This document demonstrates </w:t>
        </w:r>
      </w:ins>
      <w:r>
        <w:rPr>
          <w:rFonts w:ascii="Arial" w:hAnsi="Arial"/>
          <w:b/>
          <w:sz w:val="28"/>
          <w:rPrChange w:id="5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 xml:space="preserve">Heading 3 </w:t>
      </w:r>
      <w:ins w:id="6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t>paragraph style</w:t>
        </w:r>
      </w:ins>
      <w:del w:id="7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with center alignment and italic formatting</w:delText>
        </w:r>
      </w:del>
      <w:r>
        <w:rPr>
          <w:rFonts w:ascii="Arial" w:hAnsi="Arial"/>
          <w:b/>
          <w:sz w:val="28"/>
          <w:rPrChange w:id="8" w:author="Author" w:date="2026-06-29T11:03:00Z" w16du:dateUtc="2026-06-29T15:03:00Z">
            <w:rPr>
              <w:rFonts w:ascii="Arial" w:hAnsi="Arial" w:cs="Arial"/>
              <w:b/>
              <w:bCs/>
              <w:i/>
              <w:iCs/>
              <w:sz w:val="28"/>
              <w:szCs w:val="28"/>
            </w:rPr>
          </w:rPrChange>
        </w:rPr>
        <w:t>.</w:t>
      </w:r>
    </w:p>
    <w:p w14:paraId="72AE48BD" w14:textId="77777777" w:rsidR="00035B0A" w:rsidRDefault="0043682A">
      <w:pPr>
        <w:spacing w:before="320" w:after="80" w:line="240" w:lineRule="auto"/>
      </w:pPr>
      <w:ins w:id="9" w:author="Author" w:date="2026-06-29T11:03:00Z" w16du:dateUtc="2026-06-29T15:03:00Z">
        <w:r>
          <w:rPr>
            <w:rFonts w:ascii="Arial" w:hAnsi="Arial" w:cs="Arial"/>
            <w:b/>
            <w:bCs/>
            <w:sz w:val="28"/>
            <w:szCs w:val="28"/>
          </w:rPr>
          <w:t>Heading 3 provides a third level of document hierarchy.</w:t>
        </w:r>
      </w:ins>
      <w:del w:id="10" w:author="Author" w:date="2026-06-29T11:03:00Z" w16du:dateUtc="2026-06-29T15:03:00Z">
        <w:r>
          <w:rPr>
            <w:rFonts w:ascii="Arial" w:hAnsi="Arial" w:cs="Arial"/>
            <w:b/>
            <w:bCs/>
            <w:i/>
            <w:iCs/>
            <w:sz w:val="28"/>
            <w:szCs w:val="28"/>
          </w:rPr>
          <w:delText>This combination works for stylized section subheadings.</w:delText>
        </w:r>
      </w:del>
    </w:p>
    <w:sectPr w:rsidR="00035B0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5B0A"/>
    <w:rsid w:val="00035B0A"/>
    <w:rsid w:val="002667AA"/>
    <w:rsid w:val="0043682A"/>
    <w:rsid w:val="00890826"/>
    <w:rsid w:val="0091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80BA4E"/>
  <w15:docId w15:val="{157F3719-F068-4F43-B478-834BDAD24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2026-06-29T15:03:00Z</dcterms:modified>
</cp:coreProperties>
</file>