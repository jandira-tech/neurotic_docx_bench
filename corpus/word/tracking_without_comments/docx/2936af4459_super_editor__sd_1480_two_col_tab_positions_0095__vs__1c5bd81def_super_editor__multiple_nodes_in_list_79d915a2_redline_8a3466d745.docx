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6D60" w14:textId="771BB489" w:rsidR="003C58BC" w:rsidRDefault="005866F1" w:rsidP="005866F1">
      <w:pPr>
        <w:pStyle w:val="ListParagraph"/>
        <w:numPr>
          <w:ilvl w:val="0"/>
          <w:numId w:val="1"/>
        </w:numPr>
        <w:rPr>
          <w:ins w:id="8" w:author="Nick Bernal" w:date="2026-08-04T06:07:00Z" w16du:dateUtc="2026-08-04T10:07:00Z"/>
        </w:rPr>
      </w:pPr>
      <w:ins w:id="9" w:author="Nick Bernal" w:date="2026-08-04T06:07:00Z" w16du:dateUtc="2026-08-04T10:07:00Z">
        <w:r>
          <w:t>One</w:t>
        </w:r>
        <w:r>
          <w:br/>
          <w:t>test</w:t>
        </w:r>
        <w:r>
          <w:br/>
        </w:r>
        <w:r>
          <w:br/>
          <w:t>after space</w:t>
        </w:r>
      </w:ins>
    </w:p>
    <w:p w14:paraId="738FE36F" w14:textId="77777777" w:rsidR="005866F1" w:rsidRDefault="005866F1" w:rsidP="005866F1">
      <w:pPr>
        <w:rPr>
          <w:ins w:id="10" w:author="Nick Bernal" w:date="2026-08-04T06:07:00Z" w16du:dateUtc="2026-08-04T10:07:00Z"/>
        </w:rPr>
      </w:pPr>
    </w:p>
    <w:p w14:paraId="5AB15E4D" w14:textId="196AD406" w:rsidR="005866F1" w:rsidRDefault="005866F1" w:rsidP="005866F1">
      <w:pPr>
        <w:pStyle w:val="ListParagraph"/>
        <w:numPr>
          <w:ilvl w:val="0"/>
          <w:numId w:val="1"/>
        </w:numPr>
        <w:rPr>
          <w:ins w:id="11" w:author="Nick Bernal" w:date="2026-08-04T06:07:00Z" w16du:dateUtc="2026-08-04T10:07:00Z"/>
        </w:rPr>
      </w:pPr>
      <w:ins w:id="12" w:author="Nick Bernal" w:date="2026-08-04T06:07:00Z" w16du:dateUtc="2026-08-04T10:07:00Z">
        <w:r>
          <w:t>TWO</w:t>
        </w:r>
      </w:ins>
    </w:p>
    <w:p w14:paraId="3D6F7979" w14:textId="668548CE" w:rsidR="000D0750" w:rsidRDefault="000D0750" w:rsidP="000D0750">
      <w:pPr>
        <w:tabs>
          <w:tab w:val="right" w:leader="dot" w:pos="4306"/>
        </w:tabs>
        <w:spacing w:line="276" w:lineRule="auto"/>
        <w:rPr>
          <w:del w:id="13" w:author="Nick Bernal" w:date="2026-08-04T06:07:00Z" w16du:dateUtc="2026-08-04T10:07:00Z"/>
        </w:rPr>
      </w:pPr>
      <w:del w:id="14" w:author="Nick Bernal" w:date="2026-08-04T06:07:00Z" w16du:dateUtc="2026-08-04T10:07:00Z">
        <w:r>
          <w:delText>Page</w:delText>
        </w:r>
        <w:r>
          <w:tab/>
          <w:delText>1</w:delText>
        </w:r>
      </w:del>
    </w:p>
    <w:p w14:paraId="37EE0B4A" w14:textId="6F184F49" w:rsidR="000D0750" w:rsidRDefault="000D0750" w:rsidP="000D0750">
      <w:pPr>
        <w:tabs>
          <w:tab w:val="right" w:leader="dot" w:pos="4306"/>
        </w:tabs>
        <w:spacing w:line="276" w:lineRule="auto"/>
        <w:rPr>
          <w:del w:id="15" w:author="Nick Bernal" w:date="2026-08-04T06:07:00Z" w16du:dateUtc="2026-08-04T10:07:00Z"/>
        </w:rPr>
      </w:pPr>
      <w:del w:id="16" w:author="Nick Bernal" w:date="2026-08-04T06:07:00Z" w16du:dateUtc="2026-08-04T10:07:00Z">
        <w:r>
          <w:delText>Page</w:delText>
        </w:r>
        <w:r>
          <w:tab/>
          <w:delText>2</w:delText>
        </w:r>
        <w:r>
          <w:br/>
          <w:delText>Page</w:delText>
        </w:r>
        <w:r>
          <w:tab/>
          <w:delText>5</w:delText>
        </w:r>
        <w:r>
          <w:tab/>
        </w:r>
      </w:del>
    </w:p>
    <w:p w14:paraId="0E44655B" w14:textId="2246E1E0" w:rsidR="000D0750" w:rsidRDefault="000D0750" w:rsidP="000D0750">
      <w:pPr>
        <w:tabs>
          <w:tab w:val="right" w:leader="dot" w:pos="4306"/>
        </w:tabs>
        <w:spacing w:line="276" w:lineRule="auto"/>
        <w:rPr>
          <w:del w:id="17" w:author="Nick Bernal" w:date="2026-08-04T06:07:00Z" w16du:dateUtc="2026-08-04T10:07:00Z"/>
        </w:rPr>
      </w:pPr>
      <w:del w:id="18" w:author="Nick Bernal" w:date="2026-08-04T06:07:00Z" w16du:dateUtc="2026-08-04T10:07:00Z">
        <w:r>
          <w:delText>Page</w:delText>
        </w:r>
        <w:r>
          <w:tab/>
          <w:delText>3</w:delText>
        </w:r>
      </w:del>
    </w:p>
    <w:p w14:paraId="2D382002" w14:textId="79D44BF4" w:rsidR="000D0750" w:rsidRDefault="000D0750" w:rsidP="000D0750">
      <w:pPr>
        <w:tabs>
          <w:tab w:val="right" w:leader="dot" w:pos="4306"/>
        </w:tabs>
        <w:spacing w:line="276" w:lineRule="auto"/>
        <w:rPr>
          <w:del w:id="19" w:author="Nick Bernal" w:date="2026-08-04T06:07:00Z" w16du:dateUtc="2026-08-04T10:07:00Z"/>
        </w:rPr>
      </w:pPr>
      <w:del w:id="20" w:author="Nick Bernal" w:date="2026-08-04T06:07:00Z" w16du:dateUtc="2026-08-04T10:07:00Z">
        <w:r>
          <w:delText>Page</w:delText>
        </w:r>
        <w:r>
          <w:tab/>
          <w:delText>4</w:delText>
        </w:r>
      </w:del>
    </w:p>
    <w:p w14:paraId="6BC6124E" w14:textId="1C067E35" w:rsidR="000D0750" w:rsidRDefault="000D0750" w:rsidP="000D0750">
      <w:pPr>
        <w:tabs>
          <w:tab w:val="right" w:leader="dot" w:pos="4306"/>
        </w:tabs>
        <w:spacing w:line="276" w:lineRule="auto"/>
        <w:rPr>
          <w:del w:id="21" w:author="Nick Bernal" w:date="2026-08-04T06:07:00Z" w16du:dateUtc="2026-08-04T10:07:00Z"/>
        </w:rPr>
        <w:sectPr w:rsidR="000D0750" w:rsidSect="000D075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del w:id="22" w:author="Nick Bernal" w:date="2026-08-04T06:07:00Z" w16du:dateUtc="2026-08-04T10:07:00Z">
        <w:r>
          <w:delText>Page</w:delText>
        </w:r>
        <w:r>
          <w:tab/>
          <w:delText>6</w:delText>
        </w:r>
        <w:r>
          <w:br/>
        </w:r>
      </w:del>
    </w:p>
    <w:p w14:paraId="2AC89342" w14:textId="77777777" w:rsidR="000D0750" w:rsidRDefault="000D0750" w:rsidP="005866F1">
      <w:pPr>
        <w:pPrChange w:id="23" w:author="Nick Bernal" w:date="2026-08-04T06:07:00Z" w16du:dateUtc="2026-08-04T10:07:00Z">
          <w:pPr>
            <w:tabs>
              <w:tab w:val="right" w:leader="dot" w:pos="4306"/>
            </w:tabs>
            <w:spacing w:line="276" w:lineRule="auto"/>
          </w:pPr>
        </w:pPrChange>
      </w:pPr>
    </w:p>
    <w:sectPr w:rsidR="000D0750">
      <w:type w:val="nextPage"/>
      <w:pgSz w:w="12240" w:h="15840"/>
      <w:pgMar w:top="1440" w:right="1440" w:bottom="1440" w:left="1440" w:header="720" w:footer="720" w:gutter="0"/>
      <w:cols w:num="1" w:space="720"/>
      <w:docGrid w:linePitch="360"/>
      <w:sectPrChange w:id="24" w:author="Nick Bernal" w:date="2026-08-04T06:07:00Z" w16du:dateUtc="2026-08-04T10:07:00Z">
        <w:sectPr w:rsidR="000D0750">
          <w:type w:val="continuous"/>
          <w:pgMar w:top="1440" w:right="1440" w:bottom="1440" w:left="1440" w:header="720" w:footer="720" w:gutter="0"/>
          <w:cols w:num="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40976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A6EDE"/>
    <w:rsid w:val="000C00AA"/>
    <w:rsid w:val="000D0750"/>
    <w:rsid w:val="00124CEA"/>
    <w:rsid w:val="001B0BB6"/>
    <w:rsid w:val="002E1CBC"/>
    <w:rsid w:val="003361CB"/>
    <w:rsid w:val="00360F1B"/>
    <w:rsid w:val="00394854"/>
    <w:rsid w:val="003C1D14"/>
    <w:rsid w:val="003C58BC"/>
    <w:rsid w:val="004760A2"/>
    <w:rsid w:val="005866F1"/>
    <w:rsid w:val="00744FED"/>
    <w:rsid w:val="00931F1A"/>
    <w:rsid w:val="00A16521"/>
    <w:rsid w:val="00C61D86"/>
    <w:rsid w:val="00DD3505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966"/>
  <w15:chartTrackingRefBased/>
  <w15:docId w15:val="{3D44B5C2-8414-AC44-8221-4E75273E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Nick Bernal" w:date="2026-08-04T06:07:00Z">
        <w:pPr>
          <w:spacing w:after="160" w:line="278" w:lineRule="auto"/>
        </w:pPr>
      </w:pPrChange>
    </w:pPr>
    <w:rPr>
      <w:rFonts w:ascii="Arial" w:hAnsi="Arial"/>
      <w:rPrChange w:id="0" w:author="Nick Bernal" w:date="2026-08-04T06:07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1"/>
    <w:pPr>
      <w:keepNext/>
      <w:keepLines/>
      <w:spacing w:before="40"/>
      <w:outlineLvl w:val="5"/>
      <w:pPrChange w:id="1" w:author="Nick Bernal" w:date="2026-08-04T06:07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1" w:author="Nick Bernal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/>
      <w:outlineLvl w:val="6"/>
      <w:pPrChange w:id="2" w:author="Nick Bernal" w:date="2026-08-04T06:07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2" w:author="Nick Bernal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outlineLvl w:val="7"/>
      <w:pPrChange w:id="3" w:author="Nick Bernal" w:date="2026-08-04T06:07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3" w:author="Nick Bernal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outlineLvl w:val="8"/>
      <w:pPrChange w:id="4" w:author="Nick Bernal" w:date="2026-08-04T06:07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4" w:author="Nick Bernal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F1"/>
    <w:pPr>
      <w:spacing w:after="80"/>
      <w:contextualSpacing/>
      <w:pPrChange w:id="5" w:author="Nick Bernal" w:date="2026-08-04T06:0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Nick Bernal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D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1"/>
    <w:pPr>
      <w:numPr>
        <w:ilvl w:val="1"/>
      </w:numPr>
      <w:spacing w:after="160"/>
      <w:pPrChange w:id="6" w:author="Nick Bernal" w:date="2026-08-04T06:07:00Z">
        <w:pPr>
          <w:numPr>
            <w:ilvl w:val="1"/>
          </w:numPr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6" w:author="Nick Bernal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D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/>
      <w:jc w:val="center"/>
      <w:pPrChange w:id="7" w:author="Nick Bernal" w:date="2026-08-04T06:07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7" w:author="Nick Bernal" w:date="2026-08-04T06:07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D0750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2026-01-12T19:34:00Z</dcterms:created>
  <dcterms:modified xsi:type="dcterms:W3CDTF">2026-08-04T10:07:00Z</dcterms:modified>
</cp:coreProperties>
</file>