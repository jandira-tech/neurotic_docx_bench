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4E65D" w14:textId="77777777" w:rsidR="00707476" w:rsidRPr="00707476" w:rsidRDefault="00DA22B4">
      <w:pPr>
        <w:rPr>
          <w:del w:id="10" w:author="Nick Bernal" w:date="2026-08-03T22:25:00Z" w16du:dateUtc="2026-08-04T02:25:00Z"/>
          <w:rFonts w:ascii="Arial" w:hAnsi="Arial" w:cs="Arial"/>
          <w:sz w:val="32"/>
          <w:szCs w:val="32"/>
        </w:rPr>
      </w:pPr>
      <w:ins w:id="11" w:author="Nick Bernal" w:date="2026-08-03T22:25:00Z" w16du:dateUtc="2026-08-04T02:25:00Z">
        <w:r>
          <w:t>Simple text</w:t>
        </w:r>
        <w:r>
          <w:rPr>
            <w:rStyle w:val="FootnoteReference"/>
          </w:rPr>
          <w:footnoteReference w:id="1"/>
        </w:r>
        <w:r>
          <w:t xml:space="preserve"> with footnotes </w:t>
        </w:r>
        <w:r>
          <w:rPr>
            <w:rStyle w:val="FootnoteReference"/>
          </w:rPr>
          <w:footnoteReference w:id="2"/>
        </w:r>
      </w:ins>
      <w:del w:id="32" w:author="Nick Bernal" w:date="2026-08-03T22:25:00Z" w16du:dateUtc="2026-08-04T02:25:00Z">
        <w:r w:rsidR="004F01DB" w:rsidRPr="00707476">
          <w:rPr>
            <w:rFonts w:ascii="Arial" w:hAnsi="Arial" w:cs="Arial"/>
            <w:sz w:val="32"/>
            <w:szCs w:val="32"/>
          </w:rPr>
          <w:delText>This is a document with</w:delText>
        </w:r>
        <w:r w:rsidR="00707476" w:rsidRPr="00707476">
          <w:rPr>
            <w:rFonts w:ascii="Arial" w:hAnsi="Arial" w:cs="Arial"/>
            <w:sz w:val="32"/>
            <w:szCs w:val="32"/>
          </w:rPr>
          <w:delText>:</w:delText>
        </w:r>
      </w:del>
    </w:p>
    <w:p w14:paraId="3A50CEC0" w14:textId="33B35BAC" w:rsidR="00707476" w:rsidRPr="00707476" w:rsidRDefault="004F01DB" w:rsidP="00707476">
      <w:pPr>
        <w:pStyle w:val="ListParagraph"/>
        <w:numPr>
          <w:ilvl w:val="0"/>
          <w:numId w:val="2"/>
        </w:numPr>
        <w:rPr>
          <w:del w:id="33" w:author="Nick Bernal" w:date="2026-08-03T22:25:00Z" w16du:dateUtc="2026-08-04T02:25:00Z"/>
          <w:rFonts w:cs="Arial"/>
          <w:sz w:val="32"/>
          <w:szCs w:val="32"/>
        </w:rPr>
      </w:pPr>
      <w:del w:id="34" w:author="Nick Bernal" w:date="2026-08-03T22:25:00Z" w16du:dateUtc="2026-08-04T02:25:00Z">
        <w:r w:rsidRPr="00707476">
          <w:rPr>
            <w:rFonts w:cs="Arial"/>
            <w:sz w:val="32"/>
            <w:szCs w:val="32"/>
          </w:rPr>
          <w:delText>normal headers and footers</w:delText>
        </w:r>
        <w:r w:rsidR="00707476" w:rsidRPr="00707476">
          <w:rPr>
            <w:rFonts w:cs="Arial"/>
            <w:sz w:val="32"/>
            <w:szCs w:val="32"/>
          </w:rPr>
          <w:delText xml:space="preserve"> defined</w:delText>
        </w:r>
        <w:r w:rsidR="006645EC">
          <w:rPr>
            <w:rFonts w:cs="Arial"/>
            <w:sz w:val="32"/>
            <w:szCs w:val="32"/>
          </w:rPr>
          <w:delText xml:space="preserve"> - ON</w:delText>
        </w:r>
      </w:del>
    </w:p>
    <w:p w14:paraId="478BE5DD" w14:textId="388D1132" w:rsidR="00707476" w:rsidRPr="00707476" w:rsidRDefault="00707476" w:rsidP="00707476">
      <w:pPr>
        <w:pStyle w:val="ListParagraph"/>
        <w:numPr>
          <w:ilvl w:val="0"/>
          <w:numId w:val="2"/>
        </w:numPr>
        <w:rPr>
          <w:del w:id="35" w:author="Nick Bernal" w:date="2026-08-03T22:25:00Z" w16du:dateUtc="2026-08-04T02:25:00Z"/>
          <w:rFonts w:cs="Arial"/>
          <w:sz w:val="32"/>
          <w:szCs w:val="32"/>
        </w:rPr>
      </w:pPr>
      <w:del w:id="36" w:author="Nick Bernal" w:date="2026-08-03T22:25:00Z" w16du:dateUtc="2026-08-04T02:25:00Z">
        <w:r w:rsidRPr="00707476">
          <w:rPr>
            <w:rFonts w:cs="Arial"/>
            <w:sz w:val="32"/>
            <w:szCs w:val="32"/>
          </w:rPr>
          <w:delText>odd/even headers and footers defined</w:delText>
        </w:r>
        <w:r w:rsidR="006645EC">
          <w:rPr>
            <w:rFonts w:cs="Arial"/>
            <w:sz w:val="32"/>
            <w:szCs w:val="32"/>
          </w:rPr>
          <w:delText xml:space="preserve"> - ON</w:delText>
        </w:r>
      </w:del>
    </w:p>
    <w:p w14:paraId="50705045" w14:textId="37E00D75" w:rsidR="00707476" w:rsidRPr="00707476" w:rsidRDefault="00707476" w:rsidP="00707476">
      <w:pPr>
        <w:pStyle w:val="ListParagraph"/>
        <w:numPr>
          <w:ilvl w:val="0"/>
          <w:numId w:val="2"/>
        </w:numPr>
        <w:rPr>
          <w:del w:id="37" w:author="Nick Bernal" w:date="2026-08-03T22:25:00Z" w16du:dateUtc="2026-08-04T02:25:00Z"/>
          <w:rFonts w:cs="Arial"/>
          <w:sz w:val="32"/>
          <w:szCs w:val="32"/>
        </w:rPr>
      </w:pPr>
      <w:del w:id="38" w:author="Nick Bernal" w:date="2026-08-03T22:25:00Z" w16du:dateUtc="2026-08-04T02:25:00Z">
        <w:r w:rsidRPr="00707476">
          <w:rPr>
            <w:rFonts w:cs="Arial"/>
            <w:sz w:val="32"/>
            <w:szCs w:val="32"/>
          </w:rPr>
          <w:delText>first page header and footer defined</w:delText>
        </w:r>
        <w:r w:rsidR="006645EC">
          <w:rPr>
            <w:rFonts w:cs="Arial"/>
            <w:sz w:val="32"/>
            <w:szCs w:val="32"/>
          </w:rPr>
          <w:delText xml:space="preserve"> - ON</w:delText>
        </w:r>
      </w:del>
    </w:p>
    <w:p w14:paraId="2B412BFF" w14:textId="77777777" w:rsidR="004F01DB" w:rsidRDefault="004F01DB">
      <w:pPr>
        <w:rPr>
          <w:del w:id="39" w:author="Nick Bernal" w:date="2026-08-03T22:25:00Z" w16du:dateUtc="2026-08-04T02:25:00Z"/>
        </w:rPr>
      </w:pPr>
    </w:p>
    <w:p w14:paraId="00CD8ECF" w14:textId="77777777" w:rsidR="004F01DB" w:rsidRDefault="004F01DB" w:rsidP="004F01DB">
      <w:pPr>
        <w:rPr>
          <w:del w:id="40" w:author="Nick Bernal" w:date="2026-08-03T22:25:00Z" w16du:dateUtc="2026-08-04T02:25:00Z"/>
        </w:rPr>
      </w:pPr>
      <w:del w:id="41" w:author="Nick Bernal" w:date="2026-08-03T22:25:00Z" w16du:dateUtc="2026-08-04T02:25: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68EC38CB" w14:textId="77777777" w:rsidR="004F01DB" w:rsidRDefault="004F01DB" w:rsidP="004F01DB">
      <w:pPr>
        <w:rPr>
          <w:del w:id="42" w:author="Nick Bernal" w:date="2026-08-03T22:25:00Z" w16du:dateUtc="2026-08-04T02:25:00Z"/>
        </w:rPr>
      </w:pPr>
    </w:p>
    <w:p w14:paraId="494BBA49" w14:textId="77777777" w:rsidR="004F01DB" w:rsidRDefault="004F01DB" w:rsidP="004F01DB">
      <w:pPr>
        <w:rPr>
          <w:del w:id="43" w:author="Nick Bernal" w:date="2026-08-03T22:25:00Z" w16du:dateUtc="2026-08-04T02:25:00Z"/>
        </w:rPr>
      </w:pPr>
      <w:del w:id="44" w:author="Nick Bernal" w:date="2026-08-03T22:25:00Z" w16du:dateUtc="2026-08-04T02:25: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79364F18" w14:textId="77777777" w:rsidR="004F01DB" w:rsidRDefault="004F01DB" w:rsidP="004F01DB">
      <w:pPr>
        <w:rPr>
          <w:del w:id="45" w:author="Nick Bernal" w:date="2026-08-03T22:25:00Z" w16du:dateUtc="2026-08-04T02:25:00Z"/>
        </w:rPr>
      </w:pPr>
    </w:p>
    <w:p w14:paraId="33853DFC" w14:textId="77777777" w:rsidR="004F01DB" w:rsidRDefault="004F01DB" w:rsidP="004F01DB">
      <w:pPr>
        <w:rPr>
          <w:del w:id="46" w:author="Nick Bernal" w:date="2026-08-03T22:25:00Z" w16du:dateUtc="2026-08-04T02:25:00Z"/>
        </w:rPr>
      </w:pPr>
      <w:del w:id="47" w:author="Nick Bernal" w:date="2026-08-03T22:25:00Z" w16du:dateUtc="2026-08-04T02:25: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9A7C68A" w14:textId="77777777" w:rsidR="004F01DB" w:rsidRDefault="004F01DB" w:rsidP="004F01DB">
      <w:pPr>
        <w:rPr>
          <w:del w:id="48" w:author="Nick Bernal" w:date="2026-08-03T22:25:00Z" w16du:dateUtc="2026-08-04T02:25:00Z"/>
        </w:rPr>
      </w:pPr>
    </w:p>
    <w:p w14:paraId="54785561" w14:textId="77777777" w:rsidR="004F01DB" w:rsidRDefault="004F01DB" w:rsidP="004F01DB">
      <w:pPr>
        <w:rPr>
          <w:del w:id="49" w:author="Nick Bernal" w:date="2026-08-03T22:25:00Z" w16du:dateUtc="2026-08-04T02:25:00Z"/>
        </w:rPr>
      </w:pPr>
      <w:del w:id="50" w:author="Nick Bernal" w:date="2026-08-03T22:25:00Z" w16du:dateUtc="2026-08-04T02:25: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27703B63" w14:textId="77777777" w:rsidR="004F01DB" w:rsidRDefault="004F01DB" w:rsidP="004F01DB">
      <w:pPr>
        <w:rPr>
          <w:del w:id="51" w:author="Nick Bernal" w:date="2026-08-03T22:25:00Z" w16du:dateUtc="2026-08-04T02:25:00Z"/>
        </w:rPr>
      </w:pPr>
    </w:p>
    <w:p w14:paraId="17A313F1" w14:textId="77777777" w:rsidR="004F01DB" w:rsidRDefault="004F01DB" w:rsidP="004F01DB">
      <w:pPr>
        <w:rPr>
          <w:del w:id="52" w:author="Nick Bernal" w:date="2026-08-03T22:25:00Z" w16du:dateUtc="2026-08-04T02:25:00Z"/>
        </w:rPr>
      </w:pPr>
      <w:del w:id="53" w:author="Nick Bernal" w:date="2026-08-03T22:25:00Z" w16du:dateUtc="2026-08-04T02:25:00Z">
        <w:r>
          <w:delText>The patent license would not permit the full notice is found. One line to give attribution in the following disclaimer. Redistributions in binary form and its documentation for any purpose with or without fee is required.</w:delText>
        </w:r>
      </w:del>
    </w:p>
    <w:p w14:paraId="6640C942" w14:textId="77777777" w:rsidR="004F01DB" w:rsidRDefault="004F01DB" w:rsidP="004F01DB">
      <w:pPr>
        <w:rPr>
          <w:del w:id="54" w:author="Nick Bernal" w:date="2026-08-03T22:25:00Z" w16du:dateUtc="2026-08-04T02:25:00Z"/>
        </w:rPr>
      </w:pPr>
    </w:p>
    <w:p w14:paraId="5E75D878" w14:textId="77777777" w:rsidR="004F01DB" w:rsidRDefault="004F01DB" w:rsidP="004F01DB">
      <w:pPr>
        <w:rPr>
          <w:del w:id="55" w:author="Nick Bernal" w:date="2026-08-03T22:25:00Z" w16du:dateUtc="2026-08-04T02:25:00Z"/>
        </w:rPr>
      </w:pPr>
      <w:del w:id="56" w:author="Nick Bernal" w:date="2026-08-03T22:25:00Z" w16du:dateUtc="2026-08-04T02:25: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9FE5838" w14:textId="77777777" w:rsidR="004F01DB" w:rsidRDefault="004F01DB" w:rsidP="004F01DB">
      <w:pPr>
        <w:rPr>
          <w:del w:id="57" w:author="Nick Bernal" w:date="2026-08-03T22:25:00Z" w16du:dateUtc="2026-08-04T02:25:00Z"/>
        </w:rPr>
      </w:pPr>
    </w:p>
    <w:p w14:paraId="5D8B5A5F" w14:textId="77777777" w:rsidR="004F01DB" w:rsidRDefault="004F01DB" w:rsidP="004F01DB">
      <w:pPr>
        <w:rPr>
          <w:del w:id="58" w:author="Nick Bernal" w:date="2026-08-03T22:25:00Z" w16du:dateUtc="2026-08-04T02:25:00Z"/>
        </w:rPr>
      </w:pPr>
      <w:del w:id="59" w:author="Nick Bernal" w:date="2026-08-03T22:25:00Z" w16du:dateUtc="2026-08-04T02:25: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4616DC48" w14:textId="77777777" w:rsidR="004F01DB" w:rsidRDefault="004F01DB" w:rsidP="004F01DB">
      <w:pPr>
        <w:rPr>
          <w:del w:id="60" w:author="Nick Bernal" w:date="2026-08-03T22:25:00Z" w16du:dateUtc="2026-08-04T02:25:00Z"/>
        </w:rPr>
      </w:pPr>
    </w:p>
    <w:p w14:paraId="760D93F7" w14:textId="77777777" w:rsidR="004F01DB" w:rsidRDefault="004F01DB" w:rsidP="004F01DB">
      <w:pPr>
        <w:rPr>
          <w:del w:id="61" w:author="Nick Bernal" w:date="2026-08-03T22:25:00Z" w16du:dateUtc="2026-08-04T02:25:00Z"/>
        </w:rPr>
      </w:pPr>
      <w:del w:id="62" w:author="Nick Bernal" w:date="2026-08-03T22:25:00Z" w16du:dateUtc="2026-08-04T02:25: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01F25475" w14:textId="77777777" w:rsidR="004F01DB" w:rsidRDefault="004F01DB" w:rsidP="004F01DB">
      <w:pPr>
        <w:rPr>
          <w:del w:id="63" w:author="Nick Bernal" w:date="2026-08-03T22:25:00Z" w16du:dateUtc="2026-08-04T02:25:00Z"/>
        </w:rPr>
      </w:pPr>
    </w:p>
    <w:p w14:paraId="489ECB5E" w14:textId="77777777" w:rsidR="004F01DB" w:rsidRDefault="004F01DB" w:rsidP="004F01DB">
      <w:pPr>
        <w:rPr>
          <w:del w:id="64" w:author="Nick Bernal" w:date="2026-08-03T22:25:00Z" w16du:dateUtc="2026-08-04T02:25:00Z"/>
        </w:rPr>
      </w:pPr>
      <w:del w:id="65" w:author="Nick Bernal" w:date="2026-08-03T22:25:00Z" w16du:dateUtc="2026-08-04T02:25: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ECBE34" w14:textId="77777777" w:rsidR="004F01DB" w:rsidRDefault="004F01DB" w:rsidP="004F01DB">
      <w:pPr>
        <w:rPr>
          <w:del w:id="66" w:author="Nick Bernal" w:date="2026-08-03T22:25:00Z" w16du:dateUtc="2026-08-04T02:25:00Z"/>
        </w:rPr>
      </w:pPr>
    </w:p>
    <w:p w14:paraId="2B498E55" w14:textId="77777777" w:rsidR="004F01DB" w:rsidRDefault="004F01DB" w:rsidP="004F01DB">
      <w:pPr>
        <w:rPr>
          <w:del w:id="67" w:author="Nick Bernal" w:date="2026-08-03T22:25:00Z" w16du:dateUtc="2026-08-04T02:25:00Z"/>
        </w:rPr>
      </w:pPr>
      <w:del w:id="68" w:author="Nick Bernal" w:date="2026-08-03T22:25:00Z" w16du:dateUtc="2026-08-04T02:25: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3FE62A9F" w14:textId="77777777" w:rsidR="004F01DB" w:rsidRDefault="004F01DB" w:rsidP="004F01DB">
      <w:pPr>
        <w:rPr>
          <w:del w:id="69" w:author="Nick Bernal" w:date="2026-08-03T22:25:00Z" w16du:dateUtc="2026-08-04T02:25:00Z"/>
        </w:rPr>
      </w:pPr>
    </w:p>
    <w:p w14:paraId="7BFDE422" w14:textId="77777777" w:rsidR="004F01DB" w:rsidRDefault="004F01DB" w:rsidP="004F01DB">
      <w:pPr>
        <w:rPr>
          <w:del w:id="70" w:author="Nick Bernal" w:date="2026-08-03T22:25:00Z" w16du:dateUtc="2026-08-04T02:25:00Z"/>
        </w:rPr>
      </w:pPr>
      <w:del w:id="71" w:author="Nick Bernal" w:date="2026-08-03T22:25:00Z" w16du:dateUtc="2026-08-04T02:25: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5625EC67" w14:textId="77777777" w:rsidR="004F01DB" w:rsidRDefault="004F01DB" w:rsidP="004F01DB">
      <w:pPr>
        <w:rPr>
          <w:del w:id="72" w:author="Nick Bernal" w:date="2026-08-03T22:25:00Z" w16du:dateUtc="2026-08-04T02:25:00Z"/>
        </w:rPr>
      </w:pPr>
    </w:p>
    <w:p w14:paraId="07EB1598" w14:textId="77777777" w:rsidR="004F01DB" w:rsidRDefault="004F01DB" w:rsidP="004F01DB">
      <w:pPr>
        <w:rPr>
          <w:del w:id="73" w:author="Nick Bernal" w:date="2026-08-03T22:25:00Z" w16du:dateUtc="2026-08-04T02:25:00Z"/>
        </w:rPr>
      </w:pPr>
      <w:del w:id="74" w:author="Nick Bernal" w:date="2026-08-03T22:25:00Z" w16du:dateUtc="2026-08-04T02:25: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60A82A74" w14:textId="77777777" w:rsidR="004F01DB" w:rsidRDefault="004F01DB" w:rsidP="004F01DB">
      <w:pPr>
        <w:rPr>
          <w:del w:id="75" w:author="Nick Bernal" w:date="2026-08-03T22:25:00Z" w16du:dateUtc="2026-08-04T02:25:00Z"/>
        </w:rPr>
      </w:pPr>
    </w:p>
    <w:p w14:paraId="3971476F" w14:textId="2E7193DC" w:rsidR="004F01DB" w:rsidRDefault="004F01DB" w:rsidP="004F01DB">
      <w:pPr>
        <w:rPr>
          <w:del w:id="76" w:author="Nick Bernal" w:date="2026-08-03T22:25:00Z" w16du:dateUtc="2026-08-04T02:25:00Z"/>
        </w:rPr>
      </w:pPr>
      <w:del w:id="77" w:author="Nick Bernal" w:date="2026-08-03T22:25:00Z" w16du:dateUtc="2026-08-04T02:25: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44888E06" w14:textId="77777777" w:rsidR="004F01DB" w:rsidRDefault="004F01DB" w:rsidP="004F01DB">
      <w:pPr>
        <w:rPr>
          <w:del w:id="78" w:author="Nick Bernal" w:date="2026-08-03T22:25:00Z" w16du:dateUtc="2026-08-04T02:25:00Z"/>
        </w:rPr>
      </w:pPr>
    </w:p>
    <w:p w14:paraId="7C18433F" w14:textId="77777777" w:rsidR="004F01DB" w:rsidRDefault="004F01DB" w:rsidP="004F01DB">
      <w:pPr>
        <w:rPr>
          <w:del w:id="79" w:author="Nick Bernal" w:date="2026-08-03T22:25:00Z" w16du:dateUtc="2026-08-04T02:25:00Z"/>
        </w:rPr>
      </w:pPr>
      <w:del w:id="80" w:author="Nick Bernal" w:date="2026-08-03T22:25:00Z" w16du:dateUtc="2026-08-04T02:25: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49D8B38F" w14:textId="77777777" w:rsidR="004F01DB" w:rsidRDefault="004F01DB" w:rsidP="004F01DB">
      <w:pPr>
        <w:rPr>
          <w:del w:id="81" w:author="Nick Bernal" w:date="2026-08-03T22:25:00Z" w16du:dateUtc="2026-08-04T02:25:00Z"/>
        </w:rPr>
      </w:pPr>
    </w:p>
    <w:p w14:paraId="196D4F8A" w14:textId="77777777" w:rsidR="004F01DB" w:rsidRDefault="004F01DB" w:rsidP="004F01DB">
      <w:pPr>
        <w:rPr>
          <w:del w:id="82" w:author="Nick Bernal" w:date="2026-08-03T22:25:00Z" w16du:dateUtc="2026-08-04T02:25:00Z"/>
        </w:rPr>
      </w:pPr>
      <w:del w:id="83" w:author="Nick Bernal" w:date="2026-08-03T22:25:00Z" w16du:dateUtc="2026-08-04T02:25: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11912BC4" w14:textId="77777777" w:rsidR="004F01DB" w:rsidRDefault="004F01DB" w:rsidP="004F01DB">
      <w:pPr>
        <w:rPr>
          <w:del w:id="84" w:author="Nick Bernal" w:date="2026-08-03T22:25:00Z" w16du:dateUtc="2026-08-04T02:25:00Z"/>
        </w:rPr>
      </w:pPr>
    </w:p>
    <w:p w14:paraId="0948AE63" w14:textId="77777777" w:rsidR="004F01DB" w:rsidRDefault="004F01DB" w:rsidP="004F01DB">
      <w:pPr>
        <w:rPr>
          <w:del w:id="85" w:author="Nick Bernal" w:date="2026-08-03T22:25:00Z" w16du:dateUtc="2026-08-04T02:25:00Z"/>
        </w:rPr>
      </w:pPr>
      <w:del w:id="86" w:author="Nick Bernal" w:date="2026-08-03T22:25:00Z" w16du:dateUtc="2026-08-04T02:25: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4456B793" w14:textId="77777777" w:rsidR="004F01DB" w:rsidRDefault="004F01DB" w:rsidP="004F01DB">
      <w:pPr>
        <w:rPr>
          <w:del w:id="87" w:author="Nick Bernal" w:date="2026-08-03T22:25:00Z" w16du:dateUtc="2026-08-04T02:25:00Z"/>
        </w:rPr>
      </w:pPr>
    </w:p>
    <w:p w14:paraId="4DCD514D" w14:textId="77777777" w:rsidR="004F01DB" w:rsidRDefault="004F01DB" w:rsidP="004F01DB">
      <w:pPr>
        <w:rPr>
          <w:del w:id="88" w:author="Nick Bernal" w:date="2026-08-03T22:25:00Z" w16du:dateUtc="2026-08-04T02:25:00Z"/>
        </w:rPr>
      </w:pPr>
      <w:del w:id="89" w:author="Nick Bernal" w:date="2026-08-03T22:25:00Z" w16du:dateUtc="2026-08-04T02:25: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58B4DB13" w14:textId="77777777" w:rsidR="004F01DB" w:rsidRDefault="004F01DB" w:rsidP="004F01DB">
      <w:pPr>
        <w:rPr>
          <w:del w:id="90" w:author="Nick Bernal" w:date="2026-08-03T22:25:00Z" w16du:dateUtc="2026-08-04T02:25:00Z"/>
        </w:rPr>
      </w:pPr>
    </w:p>
    <w:p w14:paraId="2D455B85" w14:textId="77777777" w:rsidR="004F01DB" w:rsidRDefault="004F01DB" w:rsidP="004F01DB">
      <w:pPr>
        <w:rPr>
          <w:del w:id="91" w:author="Nick Bernal" w:date="2026-08-03T22:25:00Z" w16du:dateUtc="2026-08-04T02:25:00Z"/>
        </w:rPr>
      </w:pPr>
      <w:del w:id="92" w:author="Nick Bernal" w:date="2026-08-03T22:25:00Z" w16du:dateUtc="2026-08-04T02:25:00Z">
        <w:r>
          <w:delText>The patent license would not permit the full notice is found. One line to give attribution in the following disclaimer. Redistributions in binary form and its documentation for any purpose with or without fee is required.</w:delText>
        </w:r>
      </w:del>
    </w:p>
    <w:p w14:paraId="58D4BB35" w14:textId="77777777" w:rsidR="004F01DB" w:rsidRDefault="004F01DB" w:rsidP="004F01DB">
      <w:pPr>
        <w:rPr>
          <w:del w:id="93" w:author="Nick Bernal" w:date="2026-08-03T22:25:00Z" w16du:dateUtc="2026-08-04T02:25:00Z"/>
        </w:rPr>
      </w:pPr>
    </w:p>
    <w:p w14:paraId="741EBB70" w14:textId="77777777" w:rsidR="004F01DB" w:rsidRDefault="004F01DB" w:rsidP="004F01DB">
      <w:pPr>
        <w:rPr>
          <w:del w:id="94" w:author="Nick Bernal" w:date="2026-08-03T22:25:00Z" w16du:dateUtc="2026-08-04T02:25:00Z"/>
        </w:rPr>
      </w:pPr>
      <w:del w:id="95" w:author="Nick Bernal" w:date="2026-08-03T22:25:00Z" w16du:dateUtc="2026-08-04T02:25: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5A09BA10" w14:textId="77777777" w:rsidR="004F01DB" w:rsidRDefault="004F01DB" w:rsidP="004F01DB">
      <w:pPr>
        <w:rPr>
          <w:del w:id="96" w:author="Nick Bernal" w:date="2026-08-03T22:25:00Z" w16du:dateUtc="2026-08-04T02:25:00Z"/>
        </w:rPr>
      </w:pPr>
    </w:p>
    <w:p w14:paraId="4233D3C0" w14:textId="77777777" w:rsidR="004F01DB" w:rsidRDefault="004F01DB" w:rsidP="004F01DB">
      <w:pPr>
        <w:rPr>
          <w:del w:id="97" w:author="Nick Bernal" w:date="2026-08-03T22:25:00Z" w16du:dateUtc="2026-08-04T02:25:00Z"/>
        </w:rPr>
      </w:pPr>
      <w:del w:id="98" w:author="Nick Bernal" w:date="2026-08-03T22:25:00Z" w16du:dateUtc="2026-08-04T02:25: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594F41B8" w14:textId="77777777" w:rsidR="004F01DB" w:rsidRDefault="004F01DB" w:rsidP="004F01DB">
      <w:pPr>
        <w:rPr>
          <w:del w:id="99" w:author="Nick Bernal" w:date="2026-08-03T22:25:00Z" w16du:dateUtc="2026-08-04T02:25:00Z"/>
        </w:rPr>
      </w:pPr>
    </w:p>
    <w:p w14:paraId="509908EF" w14:textId="77777777" w:rsidR="004F01DB" w:rsidRDefault="004F01DB" w:rsidP="004F01DB">
      <w:pPr>
        <w:rPr>
          <w:del w:id="100" w:author="Nick Bernal" w:date="2026-08-03T22:25:00Z" w16du:dateUtc="2026-08-04T02:25:00Z"/>
        </w:rPr>
      </w:pPr>
      <w:del w:id="101" w:author="Nick Bernal" w:date="2026-08-03T22:25:00Z" w16du:dateUtc="2026-08-04T02:25: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19F8918B" w14:textId="77777777" w:rsidR="004F01DB" w:rsidRDefault="004F01DB" w:rsidP="004F01DB">
      <w:pPr>
        <w:rPr>
          <w:del w:id="102" w:author="Nick Bernal" w:date="2026-08-03T22:25:00Z" w16du:dateUtc="2026-08-04T02:25:00Z"/>
        </w:rPr>
      </w:pPr>
    </w:p>
    <w:p w14:paraId="6FF4375E" w14:textId="77777777" w:rsidR="004F01DB" w:rsidRDefault="004F01DB" w:rsidP="004F01DB">
      <w:pPr>
        <w:rPr>
          <w:del w:id="103" w:author="Nick Bernal" w:date="2026-08-03T22:25:00Z" w16du:dateUtc="2026-08-04T02:25:00Z"/>
        </w:rPr>
      </w:pPr>
      <w:del w:id="104" w:author="Nick Bernal" w:date="2026-08-03T22:25:00Z" w16du:dateUtc="2026-08-04T02:25: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6FD01FF" w14:textId="77777777" w:rsidR="004F01DB" w:rsidRDefault="004F01DB" w:rsidP="004F01DB">
      <w:pPr>
        <w:rPr>
          <w:del w:id="105" w:author="Nick Bernal" w:date="2026-08-03T22:25:00Z" w16du:dateUtc="2026-08-04T02:25:00Z"/>
        </w:rPr>
      </w:pPr>
    </w:p>
    <w:p w14:paraId="334235E1" w14:textId="77777777" w:rsidR="004F01DB" w:rsidRDefault="004F01DB" w:rsidP="004F01DB">
      <w:pPr>
        <w:rPr>
          <w:del w:id="106" w:author="Nick Bernal" w:date="2026-08-03T22:25:00Z" w16du:dateUtc="2026-08-04T02:25:00Z"/>
        </w:rPr>
      </w:pPr>
      <w:del w:id="107" w:author="Nick Bernal" w:date="2026-08-03T22:25:00Z" w16du:dateUtc="2026-08-04T02:25: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E19D2F5" w14:textId="77777777" w:rsidR="004F01DB" w:rsidRDefault="004F01DB" w:rsidP="004F01DB">
      <w:pPr>
        <w:rPr>
          <w:del w:id="108" w:author="Nick Bernal" w:date="2026-08-03T22:25:00Z" w16du:dateUtc="2026-08-04T02:25:00Z"/>
        </w:rPr>
      </w:pPr>
    </w:p>
    <w:p w14:paraId="0FBEA8CB" w14:textId="77777777" w:rsidR="004F01DB" w:rsidRDefault="004F01DB" w:rsidP="004F01DB">
      <w:pPr>
        <w:rPr>
          <w:del w:id="109" w:author="Nick Bernal" w:date="2026-08-03T22:25:00Z" w16du:dateUtc="2026-08-04T02:25:00Z"/>
        </w:rPr>
      </w:pPr>
      <w:del w:id="110" w:author="Nick Bernal" w:date="2026-08-03T22:25:00Z" w16du:dateUtc="2026-08-04T02:25: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205E3888" w14:textId="77777777" w:rsidR="004F01DB" w:rsidRDefault="004F01DB" w:rsidP="004F01DB">
      <w:pPr>
        <w:rPr>
          <w:del w:id="111" w:author="Nick Bernal" w:date="2026-08-03T22:25:00Z" w16du:dateUtc="2026-08-04T02:25:00Z"/>
        </w:rPr>
      </w:pPr>
    </w:p>
    <w:p w14:paraId="59AB8981" w14:textId="77777777" w:rsidR="004F01DB" w:rsidRDefault="004F01DB" w:rsidP="004F01DB">
      <w:pPr>
        <w:rPr>
          <w:del w:id="112" w:author="Nick Bernal" w:date="2026-08-03T22:25:00Z" w16du:dateUtc="2026-08-04T02:25:00Z"/>
        </w:rPr>
      </w:pPr>
      <w:del w:id="113" w:author="Nick Bernal" w:date="2026-08-03T22:25:00Z" w16du:dateUtc="2026-08-04T02:25: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24C6FA5F" w14:textId="77777777" w:rsidR="004F01DB" w:rsidRDefault="004F01DB" w:rsidP="004F01DB">
      <w:pPr>
        <w:rPr>
          <w:del w:id="114" w:author="Nick Bernal" w:date="2026-08-03T22:25:00Z" w16du:dateUtc="2026-08-04T02:25:00Z"/>
        </w:rPr>
      </w:pPr>
    </w:p>
    <w:p w14:paraId="0901CD5E" w14:textId="007FE68F" w:rsidR="004F01DB" w:rsidRDefault="004F01DB" w:rsidP="004F01DB">
      <w:pPr>
        <w:rPr>
          <w:del w:id="115" w:author="Nick Bernal" w:date="2026-08-03T22:25:00Z" w16du:dateUtc="2026-08-04T02:25:00Z"/>
        </w:rPr>
      </w:pPr>
      <w:del w:id="116" w:author="Nick Bernal" w:date="2026-08-03T22:25:00Z" w16du:dateUtc="2026-08-04T02:25: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6F588029" w14:textId="77777777" w:rsidR="004F01DB" w:rsidRDefault="004F01DB" w:rsidP="004F01DB">
      <w:pPr>
        <w:rPr>
          <w:del w:id="117" w:author="Nick Bernal" w:date="2026-08-03T22:25:00Z" w16du:dateUtc="2026-08-04T02:25:00Z"/>
        </w:rPr>
      </w:pPr>
    </w:p>
    <w:p w14:paraId="32F3FB69" w14:textId="77777777" w:rsidR="004F01DB" w:rsidRDefault="004F01DB" w:rsidP="004F01DB">
      <w:pPr>
        <w:rPr>
          <w:del w:id="118" w:author="Nick Bernal" w:date="2026-08-03T22:25:00Z" w16du:dateUtc="2026-08-04T02:25:00Z"/>
        </w:rPr>
      </w:pPr>
      <w:del w:id="119" w:author="Nick Bernal" w:date="2026-08-03T22:25:00Z" w16du:dateUtc="2026-08-04T02:25: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500A849" w14:textId="77777777" w:rsidR="004F01DB" w:rsidRDefault="004F01DB" w:rsidP="004F01DB">
      <w:pPr>
        <w:rPr>
          <w:del w:id="120" w:author="Nick Bernal" w:date="2026-08-03T22:25:00Z" w16du:dateUtc="2026-08-04T02:25:00Z"/>
        </w:rPr>
      </w:pPr>
    </w:p>
    <w:p w14:paraId="1544DAC1" w14:textId="77777777" w:rsidR="004F01DB" w:rsidRDefault="004F01DB" w:rsidP="004F01DB">
      <w:pPr>
        <w:rPr>
          <w:del w:id="121" w:author="Nick Bernal" w:date="2026-08-03T22:25:00Z" w16du:dateUtc="2026-08-04T02:25:00Z"/>
        </w:rPr>
      </w:pPr>
      <w:del w:id="122" w:author="Nick Bernal" w:date="2026-08-03T22:25:00Z" w16du:dateUtc="2026-08-04T02:25: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0D88D69D" w14:textId="77777777" w:rsidR="004F01DB" w:rsidRDefault="004F01DB" w:rsidP="004F01DB">
      <w:pPr>
        <w:rPr>
          <w:del w:id="123" w:author="Nick Bernal" w:date="2026-08-03T22:25:00Z" w16du:dateUtc="2026-08-04T02:25:00Z"/>
        </w:rPr>
      </w:pPr>
    </w:p>
    <w:p w14:paraId="559DF6DD" w14:textId="77777777" w:rsidR="004F01DB" w:rsidRDefault="004F01DB" w:rsidP="004F01DB">
      <w:pPr>
        <w:rPr>
          <w:del w:id="124" w:author="Nick Bernal" w:date="2026-08-03T22:25:00Z" w16du:dateUtc="2026-08-04T02:25:00Z"/>
        </w:rPr>
      </w:pPr>
      <w:del w:id="125" w:author="Nick Bernal" w:date="2026-08-03T22:25:00Z" w16du:dateUtc="2026-08-04T02:25: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28144E1C" w14:textId="77777777" w:rsidR="004F01DB" w:rsidRDefault="004F01DB" w:rsidP="004F01DB">
      <w:pPr>
        <w:rPr>
          <w:del w:id="126" w:author="Nick Bernal" w:date="2026-08-03T22:25:00Z" w16du:dateUtc="2026-08-04T02:25:00Z"/>
        </w:rPr>
      </w:pPr>
    </w:p>
    <w:p w14:paraId="2E054923" w14:textId="77777777" w:rsidR="004F01DB" w:rsidRDefault="004F01DB" w:rsidP="004F01DB">
      <w:pPr>
        <w:rPr>
          <w:del w:id="127" w:author="Nick Bernal" w:date="2026-08-03T22:25:00Z" w16du:dateUtc="2026-08-04T02:25:00Z"/>
        </w:rPr>
      </w:pPr>
      <w:del w:id="128" w:author="Nick Bernal" w:date="2026-08-03T22:25:00Z" w16du:dateUtc="2026-08-04T02:25: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1BD389B3" w14:textId="77777777" w:rsidR="004F01DB" w:rsidRDefault="004F01DB" w:rsidP="004F01DB">
      <w:pPr>
        <w:rPr>
          <w:del w:id="129" w:author="Nick Bernal" w:date="2026-08-03T22:25:00Z" w16du:dateUtc="2026-08-04T02:25:00Z"/>
        </w:rPr>
      </w:pPr>
    </w:p>
    <w:p w14:paraId="1D566488" w14:textId="77777777" w:rsidR="004F01DB" w:rsidRDefault="004F01DB" w:rsidP="004F01DB">
      <w:pPr>
        <w:rPr>
          <w:del w:id="130" w:author="Nick Bernal" w:date="2026-08-03T22:25:00Z" w16du:dateUtc="2026-08-04T02:25:00Z"/>
        </w:rPr>
      </w:pPr>
      <w:del w:id="131" w:author="Nick Bernal" w:date="2026-08-03T22:25:00Z" w16du:dateUtc="2026-08-04T02:25:00Z">
        <w:r>
          <w:delText>The patent license would not permit the full notice is found. One line to give attribution in the following disclaimer. Redistributions in binary form and its documentation for any purpose with or without fee is required.</w:delText>
        </w:r>
      </w:del>
    </w:p>
    <w:p w14:paraId="165B7A58" w14:textId="77777777" w:rsidR="004F01DB" w:rsidRDefault="004F01DB" w:rsidP="004F01DB">
      <w:pPr>
        <w:rPr>
          <w:del w:id="132" w:author="Nick Bernal" w:date="2026-08-03T22:25:00Z" w16du:dateUtc="2026-08-04T02:25:00Z"/>
        </w:rPr>
      </w:pPr>
    </w:p>
    <w:p w14:paraId="4E7139A4" w14:textId="77777777" w:rsidR="004F01DB" w:rsidRDefault="004F01DB" w:rsidP="004F01DB">
      <w:pPr>
        <w:rPr>
          <w:del w:id="133" w:author="Nick Bernal" w:date="2026-08-03T22:25:00Z" w16du:dateUtc="2026-08-04T02:25:00Z"/>
        </w:rPr>
      </w:pPr>
      <w:del w:id="134" w:author="Nick Bernal" w:date="2026-08-03T22:25:00Z" w16du:dateUtc="2026-08-04T02:25: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68BD20D7" w14:textId="77777777" w:rsidR="004F01DB" w:rsidRDefault="004F01DB" w:rsidP="004F01DB">
      <w:pPr>
        <w:rPr>
          <w:del w:id="135" w:author="Nick Bernal" w:date="2026-08-03T22:25:00Z" w16du:dateUtc="2026-08-04T02:25:00Z"/>
        </w:rPr>
      </w:pPr>
    </w:p>
    <w:p w14:paraId="3AA1D742" w14:textId="77777777" w:rsidR="004F01DB" w:rsidRDefault="004F01DB" w:rsidP="004F01DB">
      <w:pPr>
        <w:rPr>
          <w:del w:id="136" w:author="Nick Bernal" w:date="2026-08-03T22:25:00Z" w16du:dateUtc="2026-08-04T02:25:00Z"/>
        </w:rPr>
      </w:pPr>
      <w:del w:id="137" w:author="Nick Bernal" w:date="2026-08-03T22:25:00Z" w16du:dateUtc="2026-08-04T02:25: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DCBE22E" w14:textId="77777777" w:rsidR="004F01DB" w:rsidRDefault="004F01DB" w:rsidP="004F01DB">
      <w:pPr>
        <w:rPr>
          <w:del w:id="138" w:author="Nick Bernal" w:date="2026-08-03T22:25:00Z" w16du:dateUtc="2026-08-04T02:25:00Z"/>
        </w:rPr>
      </w:pPr>
    </w:p>
    <w:p w14:paraId="41B0EB6F" w14:textId="77777777" w:rsidR="004F01DB" w:rsidRDefault="004F01DB" w:rsidP="004F01DB">
      <w:pPr>
        <w:rPr>
          <w:del w:id="139" w:author="Nick Bernal" w:date="2026-08-03T22:25:00Z" w16du:dateUtc="2026-08-04T02:25:00Z"/>
        </w:rPr>
      </w:pPr>
      <w:del w:id="140" w:author="Nick Bernal" w:date="2026-08-03T22:25:00Z" w16du:dateUtc="2026-08-04T02:25: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3B44CA61" w14:textId="77777777" w:rsidR="004F01DB" w:rsidRDefault="004F01DB" w:rsidP="004F01DB">
      <w:pPr>
        <w:rPr>
          <w:del w:id="141" w:author="Nick Bernal" w:date="2026-08-03T22:25:00Z" w16du:dateUtc="2026-08-04T02:25:00Z"/>
        </w:rPr>
      </w:pPr>
    </w:p>
    <w:p w14:paraId="5914C8E6" w14:textId="77777777" w:rsidR="004F01DB" w:rsidRDefault="004F01DB" w:rsidP="004F01DB">
      <w:pPr>
        <w:rPr>
          <w:del w:id="142" w:author="Nick Bernal" w:date="2026-08-03T22:25:00Z" w16du:dateUtc="2026-08-04T02:25:00Z"/>
        </w:rPr>
      </w:pPr>
      <w:del w:id="143" w:author="Nick Bernal" w:date="2026-08-03T22:25:00Z" w16du:dateUtc="2026-08-04T02:25: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D6BFB58" w14:textId="77777777" w:rsidR="004F01DB" w:rsidRDefault="004F01DB" w:rsidP="004F01DB">
      <w:pPr>
        <w:rPr>
          <w:del w:id="144" w:author="Nick Bernal" w:date="2026-08-03T22:25:00Z" w16du:dateUtc="2026-08-04T02:25:00Z"/>
        </w:rPr>
      </w:pPr>
    </w:p>
    <w:p w14:paraId="02962601" w14:textId="77777777" w:rsidR="004F01DB" w:rsidRDefault="004F01DB" w:rsidP="004F01DB">
      <w:pPr>
        <w:rPr>
          <w:del w:id="145" w:author="Nick Bernal" w:date="2026-08-03T22:25:00Z" w16du:dateUtc="2026-08-04T02:25:00Z"/>
        </w:rPr>
      </w:pPr>
      <w:del w:id="146" w:author="Nick Bernal" w:date="2026-08-03T22:25:00Z" w16du:dateUtc="2026-08-04T02:25: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553CAF55" w14:textId="77777777" w:rsidR="004F01DB" w:rsidRDefault="004F01DB" w:rsidP="004F01DB">
      <w:pPr>
        <w:rPr>
          <w:del w:id="147" w:author="Nick Bernal" w:date="2026-08-03T22:25:00Z" w16du:dateUtc="2026-08-04T02:25:00Z"/>
        </w:rPr>
      </w:pPr>
    </w:p>
    <w:p w14:paraId="141F27DA" w14:textId="77777777" w:rsidR="004F01DB" w:rsidRDefault="004F01DB" w:rsidP="004F01DB">
      <w:pPr>
        <w:rPr>
          <w:del w:id="148" w:author="Nick Bernal" w:date="2026-08-03T22:25:00Z" w16du:dateUtc="2026-08-04T02:25:00Z"/>
        </w:rPr>
      </w:pPr>
      <w:del w:id="149" w:author="Nick Bernal" w:date="2026-08-03T22:25:00Z" w16du:dateUtc="2026-08-04T02:25: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A4883C1" w14:textId="77777777" w:rsidR="004F01DB" w:rsidRDefault="004F01DB" w:rsidP="004F01DB">
      <w:pPr>
        <w:rPr>
          <w:del w:id="150" w:author="Nick Bernal" w:date="2026-08-03T22:25:00Z" w16du:dateUtc="2026-08-04T02:25:00Z"/>
        </w:rPr>
      </w:pPr>
    </w:p>
    <w:p w14:paraId="1AF34760" w14:textId="77777777" w:rsidR="004F01DB" w:rsidRDefault="004F01DB" w:rsidP="004F01DB">
      <w:pPr>
        <w:rPr>
          <w:del w:id="151" w:author="Nick Bernal" w:date="2026-08-03T22:25:00Z" w16du:dateUtc="2026-08-04T02:25:00Z"/>
        </w:rPr>
      </w:pPr>
      <w:del w:id="152" w:author="Nick Bernal" w:date="2026-08-03T22:25:00Z" w16du:dateUtc="2026-08-04T02:25: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0205F390" w14:textId="77777777" w:rsidR="004F01DB" w:rsidRDefault="004F01DB" w:rsidP="004F01DB">
      <w:pPr>
        <w:rPr>
          <w:del w:id="153" w:author="Nick Bernal" w:date="2026-08-03T22:25:00Z" w16du:dateUtc="2026-08-04T02:25:00Z"/>
        </w:rPr>
      </w:pPr>
    </w:p>
    <w:p w14:paraId="0A20D19C" w14:textId="395D8BF1" w:rsidR="004F01DB" w:rsidRDefault="004F01DB" w:rsidP="004F01DB">
      <w:pPr>
        <w:rPr>
          <w:del w:id="154" w:author="Nick Bernal" w:date="2026-08-03T22:25:00Z" w16du:dateUtc="2026-08-04T02:25:00Z"/>
        </w:rPr>
      </w:pPr>
      <w:del w:id="155" w:author="Nick Bernal" w:date="2026-08-03T22:25:00Z" w16du:dateUtc="2026-08-04T02:25: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0EF72AA3" w14:textId="77777777" w:rsidR="004F01DB" w:rsidRDefault="004F01DB" w:rsidP="004F01DB">
      <w:pPr>
        <w:rPr>
          <w:del w:id="156" w:author="Nick Bernal" w:date="2026-08-03T22:25:00Z" w16du:dateUtc="2026-08-04T02:25:00Z"/>
        </w:rPr>
      </w:pPr>
    </w:p>
    <w:p w14:paraId="6103222C" w14:textId="77777777" w:rsidR="004F01DB" w:rsidRDefault="004F01DB" w:rsidP="004F01DB">
      <w:pPr>
        <w:rPr>
          <w:del w:id="157" w:author="Nick Bernal" w:date="2026-08-03T22:25:00Z" w16du:dateUtc="2026-08-04T02:25:00Z"/>
        </w:rPr>
      </w:pPr>
      <w:del w:id="158" w:author="Nick Bernal" w:date="2026-08-03T22:25:00Z" w16du:dateUtc="2026-08-04T02:25:00Z">
        <w:r>
          <w:delText>In other words, go ahead and share NetHack, but don't try to stop anyone else from sharing it farther. Redistribution and use the page or pages you are not subject to third party trademark usage guidelines which are necessarily infringed by the use or sale of its Contribution, if any, and such Derivative Works that You meet the following disclaimer in the province of Quebec, Canada, the following conditions: The above copyright notice, this list of conditions, and the location of court. New Versions. Sun Microsystems, Inc. Each new version of the preceding Paragraph, in the edit summary, which is not possible to put the Notice in a trademark sense to endorse or promote products derived from this License a non-exclusive, worldwide, royalty-free patent license to a third party intellectual property rights (other than as expressly stated in this License issued under Section 7.</w:delText>
        </w:r>
      </w:del>
    </w:p>
    <w:p w14:paraId="5042EB71" w14:textId="77777777" w:rsidR="004F01DB" w:rsidRDefault="004F01DB" w:rsidP="004F01DB">
      <w:pPr>
        <w:rPr>
          <w:del w:id="159" w:author="Nick Bernal" w:date="2026-08-03T22:25:00Z" w16du:dateUtc="2026-08-04T02:25:00Z"/>
        </w:rPr>
      </w:pPr>
    </w:p>
    <w:p w14:paraId="324F38C0" w14:textId="77777777" w:rsidR="004F01DB" w:rsidRDefault="004F01DB" w:rsidP="004F01DB">
      <w:pPr>
        <w:rPr>
          <w:del w:id="160" w:author="Nick Bernal" w:date="2026-08-03T22:25:00Z" w16du:dateUtc="2026-08-04T02:25:00Z"/>
        </w:rPr>
      </w:pPr>
      <w:del w:id="161" w:author="Nick Bernal" w:date="2026-08-03T22:25:00Z" w16du:dateUtc="2026-08-04T02:25:00Z">
        <w:r>
          <w:delText>You must include such notice in each instance: (a) You must retain the above conditions for use, reproduction, or distribution medium does not have their licenses terminated so long as the Recipient and shall take other steps (such as notifying appropriate mailing lists or newsgroups) reasonably calculated to inform those who receive copies directly or indirectly infringes any patent, then any rights to work with Initial Developer or any portion thereof. Limitations on Patent License. Subject to the work, which we will strive to indicate in a manner which does not create potential liability for Contributors. Therefore, if a third party intellectual property infringement.</w:delText>
        </w:r>
      </w:del>
    </w:p>
    <w:p w14:paraId="2440EA67" w14:textId="77777777" w:rsidR="004F01DB" w:rsidRDefault="004F01DB" w:rsidP="004F01DB">
      <w:pPr>
        <w:rPr>
          <w:del w:id="162" w:author="Nick Bernal" w:date="2026-08-03T22:25:00Z" w16du:dateUtc="2026-08-04T02:25:00Z"/>
        </w:rPr>
      </w:pPr>
    </w:p>
    <w:p w14:paraId="696D4449" w14:textId="77777777" w:rsidR="004F01DB" w:rsidRDefault="004F01DB" w:rsidP="004F01DB">
      <w:pPr>
        <w:rPr>
          <w:del w:id="163" w:author="Nick Bernal" w:date="2026-08-03T22:25:00Z" w16du:dateUtc="2026-08-04T02:25:00Z"/>
        </w:rPr>
      </w:pPr>
      <w:del w:id="164" w:author="Nick Bernal" w:date="2026-08-03T22:25:00Z" w16du:dateUtc="2026-08-04T02:25:00Z">
        <w:r>
          <w:delText>In order to qualify, an Indemnified Contributor may choose to use CNRI trademarks or trade name in a commercial product offering, Product X. That Contributor is then produced by applying some process to that component, or a Modified Version as Source (4) You may apply any bug fixes, portability changes, and other holders of NetHack copyrights) make the Source Code version of the Original Code, and if a third party. Description of Modifications.</w:delText>
        </w:r>
      </w:del>
    </w:p>
    <w:p w14:paraId="1FE1A0AE" w14:textId="77777777" w:rsidR="004F01DB" w:rsidRDefault="004F01DB" w:rsidP="004F01DB">
      <w:pPr>
        <w:rPr>
          <w:del w:id="165" w:author="Nick Bernal" w:date="2026-08-03T22:25:00Z" w16du:dateUtc="2026-08-04T02:25:00Z"/>
        </w:rPr>
      </w:pPr>
    </w:p>
    <w:p w14:paraId="2DDDE5DD" w14:textId="77777777" w:rsidR="004F01DB" w:rsidRDefault="004F01DB" w:rsidP="004F01DB">
      <w:pPr>
        <w:rPr>
          <w:del w:id="166" w:author="Nick Bernal" w:date="2026-08-03T22:25:00Z" w16du:dateUtc="2026-08-04T02:25:00Z"/>
        </w:rPr>
      </w:pPr>
      <w:del w:id="167" w:author="Nick Bernal" w:date="2026-08-03T22:25:00Z" w16du:dateUtc="2026-08-04T02:25:00Z">
        <w:r>
          <w:delText>Code" means the preferred terms for work added to MirBSD. It has been advised of the software, and you may always be distributed under the terms and conditions of this License a non-exclusive, royalty-free, world-wide license to reproduce, prepare derivative works, distribute, and otherwise using this file. The Original Code under the Creative Commons Attribution-ShareAlike 3.0 Unported License. For legal entities, "You" includes any entity (including a cross-claim or counterclaim in a particular purpose; effectively excludes on behalf of all authors. Work. This could, for example, indicating this in the body of California law provisions (except to the Program (including its Contributions) under the terms of this package to run the original Work. If you are not derivative works of the Licensed Patents.</w:delText>
        </w:r>
      </w:del>
    </w:p>
    <w:p w14:paraId="34C82108" w14:textId="77777777" w:rsidR="004F01DB" w:rsidRDefault="004F01DB" w:rsidP="004F01DB">
      <w:pPr>
        <w:rPr>
          <w:del w:id="168" w:author="Nick Bernal" w:date="2026-08-03T22:25:00Z" w16du:dateUtc="2026-08-04T02:25:00Z"/>
        </w:rPr>
      </w:pPr>
    </w:p>
    <w:p w14:paraId="7CA81043" w14:textId="77777777" w:rsidR="004F01DB" w:rsidRDefault="004F01DB" w:rsidP="004F01DB">
      <w:pPr>
        <w:rPr>
          <w:del w:id="169" w:author="Nick Bernal" w:date="2026-08-03T22:25:00Z" w16du:dateUtc="2026-08-04T02:25:00Z"/>
        </w:rPr>
      </w:pPr>
      <w:del w:id="170" w:author="Nick Bernal" w:date="2026-08-03T22:25:00Z" w16du:dateUtc="2026-08-04T02:25:00Z">
        <w:r>
          <w:delText>The patent license would not permit the full notice is found. One line to give attribution in the following disclaimer. Redistributions in binary form and its documentation for any purpose with or without fee is required.</w:delText>
        </w:r>
      </w:del>
    </w:p>
    <w:p w14:paraId="5684CACE" w14:textId="77777777" w:rsidR="004F01DB" w:rsidRDefault="004F01DB" w:rsidP="004F01DB">
      <w:pPr>
        <w:rPr>
          <w:del w:id="171" w:author="Nick Bernal" w:date="2026-08-03T22:25:00Z" w16du:dateUtc="2026-08-04T02:25:00Z"/>
        </w:rPr>
      </w:pPr>
    </w:p>
    <w:p w14:paraId="3F653367" w14:textId="77777777" w:rsidR="004F01DB" w:rsidRDefault="004F01DB" w:rsidP="004F01DB">
      <w:pPr>
        <w:rPr>
          <w:del w:id="172" w:author="Nick Bernal" w:date="2026-08-03T22:25:00Z" w16du:dateUtc="2026-08-04T02:25:00Z"/>
        </w:rPr>
      </w:pPr>
      <w:del w:id="173" w:author="Nick Bernal" w:date="2026-08-03T22:25:00Z" w16du:dateUtc="2026-08-04T02:25:00Z">
        <w:r>
          <w:delText>Both Source Code You distribute. You agree to be of the United States of America. No party will be subject to the personal jurisdiction of, and distributed, a Modification is: (a) any addition to or deletions you made an Executable version does not normally print such an action for patent infringement litigation, then the reasonable value of any works derived from this License) and (b) in the hope that it is directly usable on a medium to satisfy simultaneously your obligations under this Agreement, each Contributor harmless for any liability incurred by Licensor or such Contributor has been published under a third party's intellectual property rights or licenses to the terms of this package to run the original test modes be preserved.</w:delText>
        </w:r>
      </w:del>
    </w:p>
    <w:p w14:paraId="2871C5D8" w14:textId="77777777" w:rsidR="004F01DB" w:rsidRDefault="004F01DB" w:rsidP="004F01DB">
      <w:pPr>
        <w:rPr>
          <w:del w:id="174" w:author="Nick Bernal" w:date="2026-08-03T22:25:00Z" w16du:dateUtc="2026-08-04T02:25:00Z"/>
        </w:rPr>
      </w:pPr>
    </w:p>
    <w:p w14:paraId="2FBFB7A0" w14:textId="77777777" w:rsidR="004F01DB" w:rsidRDefault="004F01DB" w:rsidP="004F01DB">
      <w:pPr>
        <w:rPr>
          <w:del w:id="175" w:author="Nick Bernal" w:date="2026-08-03T22:25:00Z" w16du:dateUtc="2026-08-04T02:25:00Z"/>
        </w:rPr>
      </w:pPr>
      <w:del w:id="176" w:author="Nick Bernal" w:date="2026-08-03T22:25:00Z" w16du:dateUtc="2026-08-04T02:25:00Z">
        <w:r>
          <w:delText>If you institute patent litigation against any entity which controls, is controlled by, or claims asserted against, such Contributor as a special exception, the source code. And you must cause the modified files to carry prominent notices stating that You distribute the Executable version does not grant you the right to modify a component of the following: a. Use, reproduce, modify, display, perform, internally distribute within Your organization, and Externally Deploy Your Modifications, You must include a text page in a location (such as a result of any party. Miscellaneous. 13.1 Government End Users acquire Covered Code in Executable form only if You include a prominent statement that the above copyright notice, this list of all authors.</w:delText>
        </w:r>
      </w:del>
    </w:p>
    <w:p w14:paraId="68F44BE4" w14:textId="77777777" w:rsidR="004F01DB" w:rsidRDefault="004F01DB" w:rsidP="004F01DB">
      <w:pPr>
        <w:rPr>
          <w:del w:id="177" w:author="Nick Bernal" w:date="2026-08-03T22:25:00Z" w16du:dateUtc="2026-08-04T02:25:00Z"/>
        </w:rPr>
      </w:pPr>
    </w:p>
    <w:p w14:paraId="7F1050B3" w14:textId="77777777" w:rsidR="004F01DB" w:rsidRDefault="004F01DB" w:rsidP="004F01DB">
      <w:pPr>
        <w:rPr>
          <w:del w:id="178" w:author="Nick Bernal" w:date="2026-08-03T22:25:00Z" w16du:dateUtc="2026-08-04T02:25:00Z"/>
        </w:rPr>
      </w:pPr>
      <w:del w:id="179" w:author="Nick Bernal" w:date="2026-08-03T22:25:00Z" w16du:dateUtc="2026-08-04T02:25:00Z">
        <w:r>
          <w:delText>Agreement. 3. REQUIREMENTS A Contributor may choose to offer, and to any claims or Losses relating to Covered Code is not intended for use in source and binary forms, with or without Modifications, and/or any respective portions of the Work when that component of the executable. If distribution of the package, while giving the users of the Derived Work clearly and unambiguously identifies itself to allow Recipient to distribute the Program not expressly granted under Section 2(b) shall terminate as of the Work, but excluding communication that is (a) single-licensed under terms compatible with the library. If this search is unsuccessful or no action to resume active maintenance is taken by the Licensed Program as is without modification in printed materials or in any form under its own expense.</w:delText>
        </w:r>
      </w:del>
    </w:p>
    <w:p w14:paraId="2FF4F24B" w14:textId="77777777" w:rsidR="004F01DB" w:rsidRDefault="004F01DB" w:rsidP="004F01DB">
      <w:pPr>
        <w:rPr>
          <w:del w:id="180" w:author="Nick Bernal" w:date="2026-08-03T22:25:00Z" w16du:dateUtc="2026-08-04T02:25:00Z"/>
        </w:rPr>
      </w:pPr>
    </w:p>
    <w:p w14:paraId="62FFE61C" w14:textId="77777777" w:rsidR="004F01DB" w:rsidRDefault="004F01DB" w:rsidP="004F01DB">
      <w:pPr>
        <w:rPr>
          <w:del w:id="181" w:author="Nick Bernal" w:date="2026-08-03T22:25:00Z" w16du:dateUtc="2026-08-04T02:25:00Z"/>
        </w:rPr>
      </w:pPr>
      <w:del w:id="182" w:author="Nick Bernal" w:date="2026-08-03T22:25:00Z" w16du:dateUtc="2026-08-04T02:25:00Z">
        <w:r>
          <w:delText>For example, if a Contributor to pay any damages as a whole. If identifiable sections of this License to distribute the Program and Contributions or any distributor hereunder prior to termination shall survive termination. Limitation of Liability. In no sense is this Agreement is governed by the use or inability to use such Covered Code may contain terms different from this software and to charge a fee for, warranty, support, indemnity or liability obligation is offered by You to comply with the GFDL and another license with terms herein and fail to cure such failure in a manner that reasonably allows subsequent Recipients to identify the originator of its contributors may be sold commercially, and may be used for display of the Covered Code has been changed, and such derivative works, in source or binary form must reproduce the above copyright notice, this list of all Contributors all warranties and conditions, express and implied, including warranties or conditions of title and interest in and to related Covered Code.</w:delText>
        </w:r>
      </w:del>
    </w:p>
    <w:p w14:paraId="0E2BA93A" w14:textId="77777777" w:rsidR="004F01DB" w:rsidRDefault="004F01DB" w:rsidP="004F01DB">
      <w:pPr>
        <w:rPr>
          <w:del w:id="183" w:author="Nick Bernal" w:date="2026-08-03T22:25:00Z" w16du:dateUtc="2026-08-04T02:25:00Z"/>
        </w:rPr>
      </w:pPr>
    </w:p>
    <w:p w14:paraId="3C07BC82" w14:textId="77777777" w:rsidR="004F01DB" w:rsidRDefault="004F01DB" w:rsidP="004F01DB">
      <w:pPr>
        <w:rPr>
          <w:del w:id="184" w:author="Nick Bernal" w:date="2026-08-03T22:25:00Z" w16du:dateUtc="2026-08-04T02:25:00Z"/>
        </w:rPr>
      </w:pPr>
      <w:del w:id="185" w:author="Nick Bernal" w:date="2026-08-03T22:25:00Z" w16du:dateUtc="2026-08-04T02:25:00Z">
        <w:r>
          <w:delText>Versions of the Work includes a "NOTICE" text file as part of your work is unrelated to LaTeX, the discussion in `modguide.tex' may still be relevant, and authors intending to distribute the Original Code, a world-wide, royalty-free, non-exclusive license (a) under intellectual property infringement. In order to apply to any claims or Losses relating to the wide range of software may not change the License terms as they apply to any part of the Covered Code. However, You may apply bug fixes, portability fixes and other legal actions brought by a version number of this Agreement.</w:delText>
        </w:r>
      </w:del>
    </w:p>
    <w:p w14:paraId="0FD7A80A" w14:textId="77777777" w:rsidR="004F01DB" w:rsidRDefault="004F01DB" w:rsidP="004F01DB">
      <w:pPr>
        <w:rPr>
          <w:del w:id="186" w:author="Nick Bernal" w:date="2026-08-03T22:25:00Z" w16du:dateUtc="2026-08-04T02:25:00Z"/>
        </w:rPr>
      </w:pPr>
    </w:p>
    <w:p w14:paraId="5F562ED2" w14:textId="77777777" w:rsidR="004F01DB" w:rsidRDefault="004F01DB" w:rsidP="004F01DB">
      <w:pPr>
        <w:rPr>
          <w:del w:id="187" w:author="Nick Bernal" w:date="2026-08-03T22:25:00Z" w16du:dateUtc="2026-08-04T02:25:00Z"/>
        </w:rPr>
      </w:pPr>
      <w:del w:id="188" w:author="Nick Bernal" w:date="2026-08-03T22:25:00Z" w16du:dateUtc="2026-08-04T02:25:00Z">
        <w:r>
          <w:delText>The Recipient may not use any Apple Marks in or as an expression of character text, pictures, photographic images, graphic symbols and/or the like. The name "PHP" must not be used to, prevent complete compliance by all parties with respect to any patent licenses that support the general goal of allowing unrestricted re-use and re-distribution. The requirements for such a program, whether gratis or for any work that is normally needed for running or interpreting a part or all of the following disclaimers.</w:delText>
        </w:r>
      </w:del>
    </w:p>
    <w:p w14:paraId="084F080F" w14:textId="77777777" w:rsidR="004F01DB" w:rsidRDefault="004F01DB" w:rsidP="004F01DB">
      <w:pPr>
        <w:rPr>
          <w:del w:id="189" w:author="Nick Bernal" w:date="2026-08-03T22:25:00Z" w16du:dateUtc="2026-08-04T02:25:00Z"/>
        </w:rPr>
      </w:pPr>
    </w:p>
    <w:p w14:paraId="5AF4CBCA" w14:textId="77777777" w:rsidR="004F01DB" w:rsidRDefault="004F01DB" w:rsidP="004F01DB">
      <w:pPr>
        <w:rPr>
          <w:del w:id="190" w:author="Nick Bernal" w:date="2026-08-03T22:25:00Z" w16du:dateUtc="2026-08-04T02:25:00Z"/>
        </w:rPr>
      </w:pPr>
      <w:del w:id="191" w:author="Nick Bernal" w:date="2026-08-03T22:25:00Z" w16du:dateUtc="2026-08-04T02:25:00Z">
        <w:r>
          <w:delText>Redistributions in binary form must reproduce the above copyright notice, this list of conditions and the party making the claim in sufficient detail that a recipient will know whom to contact. If you use may be assumed under the terms of this License. Therefore, by modifying or distributing Covered Code include only those rights set forth herein. MISCELLANEOUS. This License applies to "Community Portal Server" and related software products as well as conditions under which a work without being authorised to do so, subject to the Licensed Program under the GFDL. In other words, go ahead and share NetHack, but don't try to stop anyone else from sharing it farther. Redistribution and use Modified Versions is governed by the terms applicable to covered code has been advised of the Derivative Works thereof.</w:delText>
        </w:r>
      </w:del>
    </w:p>
    <w:p w14:paraId="7C3AE1E4" w14:textId="77777777" w:rsidR="004F01DB" w:rsidRDefault="004F01DB" w:rsidP="004F01DB">
      <w:pPr>
        <w:rPr>
          <w:del w:id="192" w:author="Nick Bernal" w:date="2026-08-03T22:25:00Z" w16du:dateUtc="2026-08-04T02:25:00Z"/>
        </w:rPr>
      </w:pPr>
    </w:p>
    <w:p w14:paraId="0AFA2C07" w14:textId="79F8DC0A" w:rsidR="004F01DB" w:rsidRDefault="004F01DB" w:rsidP="004F01DB">
      <w:pPr>
        <w:rPr>
          <w:del w:id="193" w:author="Nick Bernal" w:date="2026-08-03T22:25:00Z" w16du:dateUtc="2026-08-04T02:25:00Z"/>
        </w:rPr>
      </w:pPr>
      <w:del w:id="194" w:author="Nick Bernal" w:date="2026-08-03T22:25:00Z" w16du:dateUtc="2026-08-04T02:25:00Z">
        <w:r>
          <w:delText>Grant of License From Licensor. Licensor hereby grants you a world-wide, royalty-free, non-exclusive license, subject to the extent it does not cure such failure in a particular purpose; ii) effectively excludes on behalf of all distributions of LaTeX % version 2005/12/01 or later. Indicate changes: If you are also required to allow each recipient of ordinary skill at computer programming to be distributed under the terms of this Agreement, and without further action by the terms applicable to Covered Code and/or as part of your company or organization, to others as provided herein, then Licensee hereby agrees to include in any form, provide credit to the entire whole, and thus to each and every Contributor for any such claim is not providing you any injury or damages.</w:delText>
        </w:r>
      </w:del>
    </w:p>
    <w:p w14:paraId="75DFB3B9" w14:textId="77777777" w:rsidR="004F01DB" w:rsidRDefault="004F01DB">
      <w:pPr>
        <w:rPr>
          <w:del w:id="195" w:author="Nick Bernal" w:date="2026-08-03T22:25:00Z" w16du:dateUtc="2026-08-04T02:25:00Z"/>
        </w:rPr>
      </w:pPr>
    </w:p>
    <w:p w14:paraId="435C6295" w14:textId="77777777" w:rsidR="004F01DB" w:rsidRDefault="004F01DB"/>
    <w:sectPr w:rsidR="004F01D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val="0"/>
      <w:docGrid w:linePitch="360"/>
      <w:sectPrChange w:id="222" w:author="Nick Bernal" w:date="2026-08-03T22:25:00Z" w16du:dateUtc="2026-08-04T02:25:00Z">
        <w:sectPr w:rsidR="004F01DB">
          <w:pgMar w:top="1440" w:right="1440" w:bottom="1440" w:left="1440" w:header="720" w:footer="720" w:gutter="0"/>
          <w:titlePg/>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3A03C" w14:textId="77777777" w:rsidR="00B47CB0" w:rsidRDefault="00B47CB0" w:rsidP="004F01DB">
      <w:r>
        <w:separator/>
      </w:r>
    </w:p>
  </w:endnote>
  <w:endnote w:type="continuationSeparator" w:id="0">
    <w:p w14:paraId="3E577204" w14:textId="77777777" w:rsidR="00B47CB0" w:rsidRDefault="00B47CB0" w:rsidP="004F0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notTrueType/>
    <w:pitch w:val="default"/>
  </w:font>
  <w:font w:name="Times">
    <w:altName w:val="Times New Roman"/>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0605988"/>
      <w:docPartObj>
        <w:docPartGallery w:val="Page Numbers (Bottom of Page)"/>
        <w:docPartUnique/>
      </w:docPartObj>
    </w:sdtPr>
    <w:sdtEndPr>
      <w:rPr>
        <w:rStyle w:val="PageNumber"/>
      </w:rPr>
    </w:sdtEndPr>
    <w:sdtContent>
      <w:p w14:paraId="6C7F7C44" w14:textId="1F65A397" w:rsidR="004F01DB" w:rsidRDefault="004F01DB" w:rsidP="00DB1E75">
        <w:pPr>
          <w:pStyle w:val="Footer"/>
          <w:framePr w:wrap="none" w:vAnchor="text" w:hAnchor="margin" w:y="1"/>
          <w:rPr>
            <w:del w:id="205" w:author="Nick Bernal" w:date="2026-08-03T22:25:00Z" w16du:dateUtc="2026-08-04T02:25:00Z"/>
            <w:rStyle w:val="PageNumber"/>
          </w:rPr>
        </w:pPr>
        <w:del w:id="206" w:author="Nick Bernal" w:date="2026-08-03T22:25:00Z" w16du:dateUtc="2026-08-04T02:25: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60B59D" w14:textId="0260E07D" w:rsidR="004F01DB" w:rsidRDefault="00EC5A74">
    <w:pPr>
      <w:pStyle w:val="FootnoteTextChar"/>
      <w:pPrChange w:id="207" w:author="Nick Bernal" w:date="2026-08-03T22:25:00Z" w16du:dateUtc="2026-08-04T02:25:00Z">
        <w:pPr>
          <w:pStyle w:val="Footer"/>
          <w:ind w:firstLine="360"/>
        </w:pPr>
      </w:pPrChange>
    </w:pPr>
    <w:del w:id="208" w:author="Nick Bernal" w:date="2026-08-03T22:25:00Z" w16du:dateUtc="2026-08-04T02:25:00Z">
      <w:r>
        <w:delText>Even</w:delText>
      </w:r>
      <w:r w:rsidRPr="00EC5A74">
        <w:delText xml:space="preserve"> page </w:delText>
      </w:r>
      <w:r>
        <w:delText>footer</w:delText>
      </w:r>
      <w:r w:rsidRPr="00EC5A74">
        <w:delText>, page numbers at the right</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3641756"/>
      <w:docPartObj>
        <w:docPartGallery w:val="Page Numbers (Bottom of Page)"/>
        <w:docPartUnique/>
      </w:docPartObj>
    </w:sdtPr>
    <w:sdtEndPr>
      <w:rPr>
        <w:rStyle w:val="PageNumber"/>
      </w:rPr>
    </w:sdtEndPr>
    <w:sdtContent>
      <w:p w14:paraId="26F2B702" w14:textId="6F522414" w:rsidR="004F01DB" w:rsidRDefault="004F01DB" w:rsidP="00DB1E75">
        <w:pPr>
          <w:pStyle w:val="Footer"/>
          <w:framePr w:wrap="none" w:vAnchor="text" w:hAnchor="margin" w:y="1"/>
          <w:rPr>
            <w:del w:id="209" w:author="Nick Bernal" w:date="2026-08-03T22:25:00Z" w16du:dateUtc="2026-08-04T02:25:00Z"/>
            <w:rStyle w:val="PageNumber"/>
          </w:rPr>
        </w:pPr>
        <w:del w:id="210" w:author="Nick Bernal" w:date="2026-08-03T22:25:00Z" w16du:dateUtc="2026-08-04T02:25: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465D1018" w14:textId="1DD938F6" w:rsidR="004F01DB" w:rsidRDefault="00EC5A74" w:rsidP="004F01DB">
    <w:pPr>
      <w:pStyle w:val="Header"/>
      <w:ind w:right="360" w:firstLine="360"/>
      <w:rPr>
        <w:del w:id="211" w:author="Nick Bernal" w:date="2026-08-03T22:25:00Z" w16du:dateUtc="2026-08-04T02:25:00Z"/>
      </w:rPr>
    </w:pPr>
    <w:del w:id="212" w:author="Nick Bernal" w:date="2026-08-03T22:25:00Z" w16du:dateUtc="2026-08-04T02:25:00Z">
      <w:r>
        <w:delText>Odd page</w:delText>
      </w:r>
      <w:r w:rsidR="004F01DB">
        <w:delText xml:space="preserve"> footer, page numbers at the left</w:delText>
      </w:r>
    </w:del>
  </w:p>
  <w:p w14:paraId="0C7BE5CC" w14:textId="77777777" w:rsidR="004F01DB" w:rsidRDefault="004F01DB">
    <w:pPr>
      <w:pStyle w:val="FootnoteTextChar"/>
      <w:pPrChange w:id="213" w:author="Nick Bernal" w:date="2026-08-03T22:25:00Z" w16du:dateUtc="2026-08-04T02:25:00Z">
        <w:pPr>
          <w:pStyle w:val="Footer"/>
        </w:pPr>
      </w:pPrChan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563839"/>
      <w:docPartObj>
        <w:docPartGallery w:val="Page Numbers (Bottom of Page)"/>
        <w:docPartUnique/>
      </w:docPartObj>
    </w:sdtPr>
    <w:sdtEndPr>
      <w:rPr>
        <w:rStyle w:val="PageNumber"/>
      </w:rPr>
    </w:sdtEndPr>
    <w:sdtContent>
      <w:p w14:paraId="019200D2" w14:textId="6CBCE0B9" w:rsidR="00DE684C" w:rsidRDefault="00DE684C" w:rsidP="00DB1E75">
        <w:pPr>
          <w:pStyle w:val="Footer"/>
          <w:framePr w:wrap="none" w:vAnchor="text" w:hAnchor="margin" w:y="1"/>
          <w:rPr>
            <w:del w:id="218" w:author="Nick Bernal" w:date="2026-08-03T22:25:00Z" w16du:dateUtc="2026-08-04T02:25:00Z"/>
            <w:rStyle w:val="PageNumber"/>
          </w:rPr>
        </w:pPr>
        <w:del w:id="219" w:author="Nick Bernal" w:date="2026-08-03T22:25:00Z" w16du:dateUtc="2026-08-04T02:25: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5684CEE0" w14:textId="090A6CE2" w:rsidR="00EC5A74" w:rsidRDefault="00DE684C">
    <w:pPr>
      <w:pStyle w:val="FootnoteTextChar"/>
      <w:pPrChange w:id="220" w:author="Nick Bernal" w:date="2026-08-03T22:25:00Z" w16du:dateUtc="2026-08-04T02:25:00Z">
        <w:pPr>
          <w:pStyle w:val="Footer"/>
          <w:ind w:firstLine="360"/>
        </w:pPr>
      </w:pPrChange>
    </w:pPr>
    <w:del w:id="221" w:author="Nick Bernal" w:date="2026-08-03T22:25:00Z" w16du:dateUtc="2026-08-04T02:25:00Z">
      <w:r>
        <w:delText>This Is my first page footer, page numbers at the left</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7D73C" w14:textId="77777777" w:rsidR="00B47CB0" w:rsidRDefault="00B47CB0" w:rsidP="004F01DB">
      <w:r>
        <w:separator/>
      </w:r>
    </w:p>
  </w:footnote>
  <w:footnote w:type="continuationSeparator" w:id="0">
    <w:p w14:paraId="1C31CAA0" w14:textId="77777777" w:rsidR="00B47CB0" w:rsidRDefault="00B47CB0" w:rsidP="004F01DB">
      <w:r>
        <w:continuationSeparator/>
      </w:r>
    </w:p>
  </w:footnote>
  <w:footnote w:id="1">
    <w:p w14:paraId="085458EE" w14:textId="51F08CA7" w:rsidR="00DA22B4" w:rsidRDefault="00DA22B4">
      <w:pPr>
        <w:pStyle w:val="FootnoteText"/>
      </w:pPr>
      <w:ins w:id="12" w:author="Nick Bernal" w:date="2026-08-03T22:25:00Z" w16du:dateUtc="2026-08-04T02:25:00Z">
        <w:r>
          <w:rPr>
            <w:rStyle w:val="FootnoteReference"/>
          </w:rPr>
          <w:footnoteRef/>
        </w:r>
        <w:r>
          <w:t xml:space="preserve"> This is a simple footnote</w:t>
        </w:r>
      </w:ins>
    </w:p>
  </w:footnote>
  <w:footnote w:id="2">
    <w:p w14:paraId="78E82317" w14:textId="77777777" w:rsidR="00DA22B4" w:rsidRDefault="00DA22B4">
      <w:pPr>
        <w:pStyle w:val="FootnoteText"/>
        <w:rPr>
          <w:ins w:id="13" w:author="Nick Bernal" w:date="2026-08-03T22:25:00Z" w16du:dateUtc="2026-08-04T02:25:00Z"/>
        </w:rPr>
      </w:pPr>
      <w:ins w:id="14" w:author="Nick Bernal" w:date="2026-08-03T22:25:00Z" w16du:dateUtc="2026-08-04T02:25:00Z">
        <w:r>
          <w:rPr>
            <w:rStyle w:val="FootnoteReference"/>
          </w:rPr>
          <w:footnoteRef/>
        </w:r>
        <w:r>
          <w:t xml:space="preserve"> A longer one with a table </w:t>
        </w:r>
      </w:ins>
    </w:p>
    <w:p w14:paraId="698E4B39" w14:textId="77777777" w:rsidR="00DA22B4" w:rsidRDefault="00DA22B4">
      <w:pPr>
        <w:pStyle w:val="FootnoteText"/>
        <w:rPr>
          <w:ins w:id="15" w:author="Nick Bernal" w:date="2026-08-03T22:25:00Z" w16du:dateUtc="2026-08-04T02:25:00Z"/>
        </w:rPr>
      </w:pPr>
    </w:p>
    <w:tbl>
      <w:tblPr>
        <w:tblStyle w:val="TableGrid"/>
        <w:tblW w:w="0" w:type="auto"/>
        <w:tblLook w:val="04A0" w:firstRow="1" w:lastRow="0" w:firstColumn="1" w:lastColumn="0" w:noHBand="0" w:noVBand="1"/>
      </w:tblPr>
      <w:tblGrid>
        <w:gridCol w:w="3116"/>
        <w:gridCol w:w="3117"/>
        <w:gridCol w:w="3117"/>
      </w:tblGrid>
      <w:tr w:rsidR="00DA22B4" w14:paraId="047FCC33" w14:textId="77777777" w:rsidTr="00DA22B4">
        <w:trPr>
          <w:ins w:id="16" w:author="Nick Bernal" w:date="2026-08-03T22:25:00Z" w16du:dateUtc="2026-08-04T02:25:00Z"/>
        </w:trPr>
        <w:tc>
          <w:tcPr>
            <w:tcW w:w="3116" w:type="dxa"/>
          </w:tcPr>
          <w:p w14:paraId="7800854F" w14:textId="132F530C" w:rsidR="00DA22B4" w:rsidRDefault="00DA22B4">
            <w:pPr>
              <w:pStyle w:val="FootnoteText"/>
              <w:rPr>
                <w:ins w:id="17" w:author="Nick Bernal" w:date="2026-08-03T22:25:00Z" w16du:dateUtc="2026-08-04T02:25:00Z"/>
              </w:rPr>
            </w:pPr>
            <w:ins w:id="18" w:author="Nick Bernal" w:date="2026-08-03T22:25:00Z" w16du:dateUtc="2026-08-04T02:25:00Z">
              <w:r>
                <w:t>a</w:t>
              </w:r>
            </w:ins>
          </w:p>
        </w:tc>
        <w:tc>
          <w:tcPr>
            <w:tcW w:w="3117" w:type="dxa"/>
          </w:tcPr>
          <w:p w14:paraId="47070F2D" w14:textId="1991BA8B" w:rsidR="00DA22B4" w:rsidRDefault="00DA22B4">
            <w:pPr>
              <w:pStyle w:val="FootnoteText"/>
              <w:rPr>
                <w:ins w:id="19" w:author="Nick Bernal" w:date="2026-08-03T22:25:00Z" w16du:dateUtc="2026-08-04T02:25:00Z"/>
              </w:rPr>
            </w:pPr>
            <w:ins w:id="20" w:author="Nick Bernal" w:date="2026-08-03T22:25:00Z" w16du:dateUtc="2026-08-04T02:25:00Z">
              <w:r>
                <w:t>b</w:t>
              </w:r>
            </w:ins>
          </w:p>
        </w:tc>
        <w:tc>
          <w:tcPr>
            <w:tcW w:w="3117" w:type="dxa"/>
          </w:tcPr>
          <w:p w14:paraId="74DE0557" w14:textId="06AE2F68" w:rsidR="00DA22B4" w:rsidRDefault="00DA22B4">
            <w:pPr>
              <w:pStyle w:val="FootnoteText"/>
              <w:rPr>
                <w:ins w:id="21" w:author="Nick Bernal" w:date="2026-08-03T22:25:00Z" w16du:dateUtc="2026-08-04T02:25:00Z"/>
              </w:rPr>
            </w:pPr>
            <w:ins w:id="22" w:author="Nick Bernal" w:date="2026-08-03T22:25:00Z" w16du:dateUtc="2026-08-04T02:25:00Z">
              <w:r>
                <w:t>c</w:t>
              </w:r>
            </w:ins>
          </w:p>
        </w:tc>
      </w:tr>
      <w:tr w:rsidR="00DA22B4" w14:paraId="5A9B2DBD" w14:textId="77777777" w:rsidTr="00DA22B4">
        <w:trPr>
          <w:ins w:id="23" w:author="Nick Bernal" w:date="2026-08-03T22:25:00Z" w16du:dateUtc="2026-08-04T02:25:00Z"/>
        </w:trPr>
        <w:tc>
          <w:tcPr>
            <w:tcW w:w="3116" w:type="dxa"/>
          </w:tcPr>
          <w:p w14:paraId="35C98217" w14:textId="635D5224" w:rsidR="00DA22B4" w:rsidRDefault="00DA22B4">
            <w:pPr>
              <w:pStyle w:val="FootnoteText"/>
              <w:rPr>
                <w:ins w:id="24" w:author="Nick Bernal" w:date="2026-08-03T22:25:00Z" w16du:dateUtc="2026-08-04T02:25:00Z"/>
              </w:rPr>
            </w:pPr>
            <w:ins w:id="25" w:author="Nick Bernal" w:date="2026-08-03T22:25:00Z" w16du:dateUtc="2026-08-04T02:25:00Z">
              <w:r>
                <w:t>d</w:t>
              </w:r>
            </w:ins>
          </w:p>
        </w:tc>
        <w:tc>
          <w:tcPr>
            <w:tcW w:w="3117" w:type="dxa"/>
          </w:tcPr>
          <w:p w14:paraId="0E9083BA" w14:textId="0E25131C" w:rsidR="00DA22B4" w:rsidRDefault="00DA22B4">
            <w:pPr>
              <w:pStyle w:val="FootnoteText"/>
              <w:rPr>
                <w:ins w:id="26" w:author="Nick Bernal" w:date="2026-08-03T22:25:00Z" w16du:dateUtc="2026-08-04T02:25:00Z"/>
              </w:rPr>
            </w:pPr>
            <w:ins w:id="27" w:author="Nick Bernal" w:date="2026-08-03T22:25:00Z" w16du:dateUtc="2026-08-04T02:25:00Z">
              <w:r>
                <w:t>e</w:t>
              </w:r>
            </w:ins>
          </w:p>
        </w:tc>
        <w:tc>
          <w:tcPr>
            <w:tcW w:w="3117" w:type="dxa"/>
          </w:tcPr>
          <w:p w14:paraId="591A221A" w14:textId="059CD815" w:rsidR="00DA22B4" w:rsidRDefault="00DA22B4">
            <w:pPr>
              <w:pStyle w:val="FootnoteText"/>
              <w:rPr>
                <w:ins w:id="28" w:author="Nick Bernal" w:date="2026-08-03T22:25:00Z" w16du:dateUtc="2026-08-04T02:25:00Z"/>
              </w:rPr>
            </w:pPr>
            <w:ins w:id="29" w:author="Nick Bernal" w:date="2026-08-03T22:25:00Z" w16du:dateUtc="2026-08-04T02:25:00Z">
              <w:r>
                <w:t>F</w:t>
              </w:r>
            </w:ins>
          </w:p>
        </w:tc>
      </w:tr>
    </w:tbl>
    <w:p w14:paraId="7BC67194" w14:textId="48AB910B" w:rsidR="00DA22B4" w:rsidRDefault="00DA22B4">
      <w:pPr>
        <w:pStyle w:val="FootnoteText"/>
        <w:rPr>
          <w:ins w:id="30" w:author="Nick Bernal" w:date="2026-08-03T22:25:00Z" w16du:dateUtc="2026-08-04T02:25:00Z"/>
        </w:rPr>
      </w:pPr>
    </w:p>
    <w:p w14:paraId="4C31ADE8" w14:textId="4FA70B4A" w:rsidR="00DA22B4" w:rsidRDefault="00DA22B4">
      <w:pPr>
        <w:pStyle w:val="FootnoteText"/>
      </w:pPr>
      <w:ins w:id="31" w:author="Nick Bernal" w:date="2026-08-03T22:25:00Z" w16du:dateUtc="2026-08-04T02:25:00Z">
        <w:r>
          <w:t>And multi-paragraph content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2929878"/>
      <w:docPartObj>
        <w:docPartGallery w:val="Page Numbers (Top of Page)"/>
        <w:docPartUnique/>
      </w:docPartObj>
    </w:sdtPr>
    <w:sdtEndPr>
      <w:rPr>
        <w:rStyle w:val="PageNumber"/>
      </w:rPr>
    </w:sdtEndPr>
    <w:sdtContent>
      <w:p w14:paraId="318B5C34" w14:textId="4D8C6E05" w:rsidR="004F01DB" w:rsidRDefault="004F01DB" w:rsidP="00DB1E75">
        <w:pPr>
          <w:pStyle w:val="Header"/>
          <w:framePr w:wrap="none" w:vAnchor="text" w:hAnchor="margin" w:xAlign="right" w:y="1"/>
          <w:rPr>
            <w:del w:id="196" w:author="Nick Bernal" w:date="2026-08-03T22:25:00Z" w16du:dateUtc="2026-08-04T02:25:00Z"/>
            <w:rStyle w:val="PageNumber"/>
          </w:rPr>
        </w:pPr>
        <w:del w:id="197" w:author="Nick Bernal" w:date="2026-08-03T22:25:00Z" w16du:dateUtc="2026-08-04T02:25:00Z">
          <w:r>
            <w:rPr>
              <w:rStyle w:val="PageNumber"/>
            </w:rPr>
            <w:fldChar w:fldCharType="begin"/>
          </w:r>
          <w:r>
            <w:rPr>
              <w:rStyle w:val="PageNumber"/>
            </w:rPr>
            <w:delInstrText xml:space="preserve"> PAGE </w:delInstrText>
          </w:r>
          <w:r>
            <w:rPr>
              <w:rStyle w:val="PageNumber"/>
            </w:rPr>
            <w:fldChar w:fldCharType="separate"/>
          </w:r>
          <w:r w:rsidR="00EC5A74">
            <w:rPr>
              <w:rStyle w:val="PageNumber"/>
              <w:noProof/>
            </w:rPr>
            <w:delText>2</w:delText>
          </w:r>
          <w:r>
            <w:rPr>
              <w:rStyle w:val="PageNumber"/>
            </w:rPr>
            <w:fldChar w:fldCharType="end"/>
          </w:r>
        </w:del>
      </w:p>
    </w:sdtContent>
  </w:sdt>
  <w:p w14:paraId="7007BFCC" w14:textId="4116A132" w:rsidR="00EC5A74" w:rsidRDefault="00EC5A74" w:rsidP="00EC5A74">
    <w:pPr>
      <w:pStyle w:val="Header"/>
      <w:ind w:right="360"/>
      <w:rPr>
        <w:del w:id="198" w:author="Nick Bernal" w:date="2026-08-03T22:25:00Z" w16du:dateUtc="2026-08-04T02:25:00Z"/>
      </w:rPr>
    </w:pPr>
    <w:del w:id="199" w:author="Nick Bernal" w:date="2026-08-03T22:25:00Z" w16du:dateUtc="2026-08-04T02:25:00Z">
      <w:r>
        <w:delText>Even page header, page numbers at the right</w:delText>
      </w:r>
    </w:del>
  </w:p>
  <w:p w14:paraId="50724051" w14:textId="77777777" w:rsidR="004F01DB" w:rsidRDefault="004F01DB">
    <w:pPr>
      <w:pStyle w:val="PageNumber"/>
      <w:pPrChange w:id="200" w:author="Nick Bernal" w:date="2026-08-03T22:25:00Z" w16du:dateUtc="2026-08-04T02:25:00Z">
        <w:pPr>
          <w:pStyle w:val="Header"/>
          <w:ind w:right="360"/>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587406"/>
      <w:docPartObj>
        <w:docPartGallery w:val="Page Numbers (Top of Page)"/>
        <w:docPartUnique/>
      </w:docPartObj>
    </w:sdtPr>
    <w:sdtEndPr>
      <w:rPr>
        <w:rStyle w:val="PageNumber"/>
      </w:rPr>
    </w:sdtEndPr>
    <w:sdtContent>
      <w:p w14:paraId="7830A194" w14:textId="331C17BE" w:rsidR="004F01DB" w:rsidRDefault="004F01DB" w:rsidP="00DB1E75">
        <w:pPr>
          <w:pStyle w:val="Header"/>
          <w:framePr w:wrap="none" w:vAnchor="text" w:hAnchor="margin" w:xAlign="right" w:y="1"/>
          <w:rPr>
            <w:del w:id="201" w:author="Nick Bernal" w:date="2026-08-03T22:25:00Z" w16du:dateUtc="2026-08-04T02:25:00Z"/>
            <w:rStyle w:val="PageNumber"/>
          </w:rPr>
        </w:pPr>
        <w:del w:id="202" w:author="Nick Bernal" w:date="2026-08-03T22:25:00Z" w16du:dateUtc="2026-08-04T02:25: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6B3750AD" w14:textId="640DD2F5" w:rsidR="004F01DB" w:rsidRDefault="00EC5A74">
    <w:pPr>
      <w:pStyle w:val="PageNumber"/>
      <w:pPrChange w:id="203" w:author="Nick Bernal" w:date="2026-08-03T22:25:00Z" w16du:dateUtc="2026-08-04T02:25:00Z">
        <w:pPr>
          <w:pStyle w:val="Header"/>
          <w:ind w:right="360"/>
        </w:pPr>
      </w:pPrChange>
    </w:pPr>
    <w:del w:id="204" w:author="Nick Bernal" w:date="2026-08-03T22:25:00Z" w16du:dateUtc="2026-08-04T02:25:00Z">
      <w:r>
        <w:delText>Odd page</w:delText>
      </w:r>
      <w:r w:rsidR="004F01DB">
        <w:delText xml:space="preserve"> header, page numbers at the right</w:delText>
      </w:r>
    </w:del>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52999381"/>
      <w:docPartObj>
        <w:docPartGallery w:val="Page Numbers (Top of Page)"/>
        <w:docPartUnique/>
      </w:docPartObj>
    </w:sdtPr>
    <w:sdtEndPr>
      <w:rPr>
        <w:rStyle w:val="PageNumber"/>
      </w:rPr>
    </w:sdtEndPr>
    <w:sdtContent>
      <w:p w14:paraId="2B39D585" w14:textId="4C2D8EAF" w:rsidR="00DE684C" w:rsidRDefault="00DE684C" w:rsidP="00DB1E75">
        <w:pPr>
          <w:pStyle w:val="Header"/>
          <w:framePr w:wrap="none" w:vAnchor="text" w:hAnchor="margin" w:xAlign="right" w:y="1"/>
          <w:rPr>
            <w:del w:id="214" w:author="Nick Bernal" w:date="2026-08-03T22:25:00Z" w16du:dateUtc="2026-08-04T02:25:00Z"/>
            <w:rStyle w:val="PageNumber"/>
          </w:rPr>
        </w:pPr>
        <w:del w:id="215" w:author="Nick Bernal" w:date="2026-08-03T22:25:00Z" w16du:dateUtc="2026-08-04T02:25:00Z">
          <w:r>
            <w:rPr>
              <w:rStyle w:val="PageNumber"/>
            </w:rPr>
            <w:fldChar w:fldCharType="begin"/>
          </w:r>
          <w:r>
            <w:rPr>
              <w:rStyle w:val="PageNumber"/>
            </w:rPr>
            <w:delInstrText xml:space="preserve"> PAGE </w:delInstrText>
          </w:r>
          <w:r>
            <w:rPr>
              <w:rStyle w:val="PageNumber"/>
            </w:rPr>
            <w:fldChar w:fldCharType="separate"/>
          </w:r>
          <w:r>
            <w:rPr>
              <w:rStyle w:val="PageNumber"/>
              <w:noProof/>
            </w:rPr>
            <w:delText>1</w:delText>
          </w:r>
          <w:r>
            <w:rPr>
              <w:rStyle w:val="PageNumber"/>
            </w:rPr>
            <w:fldChar w:fldCharType="end"/>
          </w:r>
        </w:del>
      </w:p>
    </w:sdtContent>
  </w:sdt>
  <w:p w14:paraId="3F25A517" w14:textId="337F6143" w:rsidR="00EC5A74" w:rsidRDefault="00DE684C">
    <w:pPr>
      <w:pStyle w:val="PageNumber"/>
      <w:pPrChange w:id="216" w:author="Nick Bernal" w:date="2026-08-03T22:25:00Z" w16du:dateUtc="2026-08-04T02:25:00Z">
        <w:pPr>
          <w:pStyle w:val="Header"/>
          <w:ind w:right="360"/>
        </w:pPr>
      </w:pPrChange>
    </w:pPr>
    <w:del w:id="217" w:author="Nick Bernal" w:date="2026-08-03T22:25:00Z" w16du:dateUtc="2026-08-04T02:25:00Z">
      <w:r>
        <w:delText>This is my first page header, page numbers at the right</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F7023"/>
    <w:multiLevelType w:val="hybridMultilevel"/>
    <w:tmpl w:val="D7AA230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1427B2D"/>
    <w:multiLevelType w:val="hybridMultilevel"/>
    <w:tmpl w:val="73FE55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426929">
    <w:abstractNumId w:val="1"/>
  </w:num>
  <w:num w:numId="2" w16cid:durableId="79324990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Bernal">
    <w15:presenceInfo w15:providerId="Windows Live" w15:userId="9a812e40746bca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DB"/>
    <w:rsid w:val="00093352"/>
    <w:rsid w:val="0009391F"/>
    <w:rsid w:val="000D6AE6"/>
    <w:rsid w:val="00175309"/>
    <w:rsid w:val="001C5D54"/>
    <w:rsid w:val="00206959"/>
    <w:rsid w:val="00360F1B"/>
    <w:rsid w:val="003C095A"/>
    <w:rsid w:val="003C1D14"/>
    <w:rsid w:val="003C58BC"/>
    <w:rsid w:val="004F01DB"/>
    <w:rsid w:val="006645EC"/>
    <w:rsid w:val="00707476"/>
    <w:rsid w:val="00756C39"/>
    <w:rsid w:val="00903368"/>
    <w:rsid w:val="00931F1A"/>
    <w:rsid w:val="0095019C"/>
    <w:rsid w:val="00A152CE"/>
    <w:rsid w:val="00A16521"/>
    <w:rsid w:val="00A22C64"/>
    <w:rsid w:val="00B47CB0"/>
    <w:rsid w:val="00BA5503"/>
    <w:rsid w:val="00BB67E7"/>
    <w:rsid w:val="00D0705C"/>
    <w:rsid w:val="00D84805"/>
    <w:rsid w:val="00DA22B4"/>
    <w:rsid w:val="00DE684C"/>
    <w:rsid w:val="00EB1F16"/>
    <w:rsid w:val="00EC5A7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1895E4C"/>
  <w15:chartTrackingRefBased/>
  <w15:docId w15:val="{0F905935-FC8A-DC4B-ABB0-D2D3C9700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0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0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2B4"/>
    <w:pPr>
      <w:keepNext/>
      <w:keepLines/>
      <w:spacing w:before="160" w:after="80"/>
      <w:outlineLvl w:val="2"/>
      <w:pPrChange w:id="0" w:author="Nick Bernal" w:date="2026-08-03T22:25:00Z">
        <w:pPr>
          <w:keepNext/>
          <w:keepLines/>
          <w:spacing w:before="160" w:after="80"/>
          <w:outlineLvl w:val="2"/>
        </w:pPr>
      </w:pPrChange>
    </w:pPr>
    <w:rPr>
      <w:rFonts w:eastAsiaTheme="majorEastAsia" w:cstheme="majorBidi"/>
      <w:color w:val="0F4761" w:themeColor="accent1" w:themeShade="BF"/>
      <w:sz w:val="28"/>
      <w:szCs w:val="28"/>
      <w:rPrChange w:id="0" w:author="Nick Bernal" w:date="2026-08-03T22:25:00Z">
        <w:rPr>
          <w:rFonts w:asciiTheme="minorHAnsi" w:eastAsiaTheme="majorEastAsia" w:hAnsiTheme="minorHAnsi"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DA22B4"/>
    <w:pPr>
      <w:keepNext/>
      <w:keepLines/>
      <w:spacing w:before="80" w:after="40"/>
      <w:outlineLvl w:val="3"/>
      <w:pPrChange w:id="1" w:author="Nick Bernal" w:date="2026-08-03T22:25:00Z">
        <w:pPr>
          <w:keepNext/>
          <w:keepLines/>
          <w:spacing w:before="80" w:after="40"/>
          <w:outlineLvl w:val="3"/>
        </w:pPr>
      </w:pPrChange>
    </w:pPr>
    <w:rPr>
      <w:rFonts w:eastAsiaTheme="majorEastAsia" w:cstheme="majorBidi"/>
      <w:i/>
      <w:iCs/>
      <w:color w:val="0F4761" w:themeColor="accent1" w:themeShade="BF"/>
      <w:rPrChange w:id="1" w:author="Nick Bernal" w:date="2026-08-03T22:25:00Z">
        <w:rPr>
          <w:rFonts w:asciiTheme="minorHAnsi" w:eastAsiaTheme="majorEastAsia" w:hAnsiTheme="minorHAnsi"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DA22B4"/>
    <w:pPr>
      <w:keepNext/>
      <w:keepLines/>
      <w:spacing w:before="80" w:after="40"/>
      <w:outlineLvl w:val="4"/>
      <w:pPrChange w:id="2" w:author="Nick Bernal" w:date="2026-08-03T22:25:00Z">
        <w:pPr>
          <w:keepNext/>
          <w:keepLines/>
          <w:spacing w:before="80" w:after="40"/>
          <w:outlineLvl w:val="4"/>
        </w:pPr>
      </w:pPrChange>
    </w:pPr>
    <w:rPr>
      <w:rFonts w:eastAsiaTheme="majorEastAsia" w:cstheme="majorBidi"/>
      <w:color w:val="0F4761" w:themeColor="accent1" w:themeShade="BF"/>
      <w:rPrChange w:id="2" w:author="Nick Bernal" w:date="2026-08-03T22:25:00Z">
        <w:rPr>
          <w:rFonts w:asciiTheme="minorHAnsi" w:eastAsiaTheme="majorEastAsia" w:hAnsiTheme="minorHAnsi"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DA22B4"/>
    <w:pPr>
      <w:keepNext/>
      <w:keepLines/>
      <w:spacing w:before="40"/>
      <w:outlineLvl w:val="5"/>
      <w:pPrChange w:id="3" w:author="Nick Bernal" w:date="2026-08-03T22:25:00Z">
        <w:pPr>
          <w:keepNext/>
          <w:keepLines/>
          <w:spacing w:before="40"/>
          <w:outlineLvl w:val="5"/>
        </w:pPr>
      </w:pPrChange>
    </w:pPr>
    <w:rPr>
      <w:rFonts w:eastAsiaTheme="majorEastAsia" w:cstheme="majorBidi"/>
      <w:i/>
      <w:iCs/>
      <w:color w:val="595959" w:themeColor="text1" w:themeTint="A6"/>
      <w:rPrChange w:id="3" w:author="Nick Bernal" w:date="2026-08-03T22:25:00Z">
        <w:rPr>
          <w:rFonts w:asciiTheme="minorHAnsi" w:eastAsiaTheme="majorEastAsia" w:hAnsiTheme="minorHAnsi"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DA22B4"/>
    <w:pPr>
      <w:keepNext/>
      <w:keepLines/>
      <w:spacing w:before="40"/>
      <w:outlineLvl w:val="6"/>
      <w:pPrChange w:id="4" w:author="Nick Bernal" w:date="2026-08-03T22:25:00Z">
        <w:pPr>
          <w:keepNext/>
          <w:keepLines/>
          <w:spacing w:before="40"/>
          <w:outlineLvl w:val="6"/>
        </w:pPr>
      </w:pPrChange>
    </w:pPr>
    <w:rPr>
      <w:rFonts w:eastAsiaTheme="majorEastAsia" w:cstheme="majorBidi"/>
      <w:color w:val="595959" w:themeColor="text1" w:themeTint="A6"/>
      <w:rPrChange w:id="4" w:author="Nick Bernal" w:date="2026-08-03T22:25:00Z">
        <w:rPr>
          <w:rFonts w:asciiTheme="minorHAnsi" w:eastAsiaTheme="majorEastAsia" w:hAnsiTheme="minorHAnsi"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DA22B4"/>
    <w:pPr>
      <w:keepNext/>
      <w:keepLines/>
      <w:outlineLvl w:val="7"/>
      <w:pPrChange w:id="5" w:author="Nick Bernal" w:date="2026-08-03T22:25:00Z">
        <w:pPr>
          <w:keepNext/>
          <w:keepLines/>
          <w:outlineLvl w:val="7"/>
        </w:pPr>
      </w:pPrChange>
    </w:pPr>
    <w:rPr>
      <w:rFonts w:eastAsiaTheme="majorEastAsia" w:cstheme="majorBidi"/>
      <w:i/>
      <w:iCs/>
      <w:color w:val="272727" w:themeColor="text1" w:themeTint="D8"/>
      <w:rPrChange w:id="5" w:author="Nick Bernal" w:date="2026-08-03T22:25:00Z">
        <w:rPr>
          <w:rFonts w:asciiTheme="minorHAnsi" w:eastAsiaTheme="majorEastAsia" w:hAnsiTheme="minorHAnsi"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DA22B4"/>
    <w:pPr>
      <w:keepNext/>
      <w:keepLines/>
      <w:outlineLvl w:val="8"/>
      <w:pPrChange w:id="6" w:author="Nick Bernal" w:date="2026-08-03T22:25:00Z">
        <w:pPr>
          <w:keepNext/>
          <w:keepLines/>
          <w:outlineLvl w:val="8"/>
        </w:pPr>
      </w:pPrChange>
    </w:pPr>
    <w:rPr>
      <w:rFonts w:eastAsiaTheme="majorEastAsia" w:cstheme="majorBidi"/>
      <w:color w:val="272727" w:themeColor="text1" w:themeTint="D8"/>
      <w:rPrChange w:id="6" w:author="Nick Bernal" w:date="2026-08-03T22:25:00Z">
        <w:rPr>
          <w:rFonts w:asciiTheme="minorHAnsi" w:eastAsiaTheme="majorEastAsia" w:hAnsiTheme="minorHAnsi"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22B4"/>
    <w:pPr>
      <w:ind w:left="720"/>
      <w:contextualSpacing/>
      <w:pPrChange w:id="7" w:author="Nick Bernal" w:date="2026-08-03T22:25:00Z">
        <w:pPr>
          <w:spacing w:after="120" w:line="264" w:lineRule="auto"/>
        </w:pPr>
      </w:pPrChange>
    </w:pPr>
    <w:rPr>
      <w:rFonts w:ascii="Arial" w:hAnsi="Arial" w:cs="Times New Roman (Body CS)"/>
      <w:rPrChange w:id="7" w:author="Nick Bernal" w:date="2026-08-03T22:25:00Z">
        <w:rPr>
          <w:rFonts w:ascii="Times" w:eastAsia="Times" w:hAnsi="Times"/>
          <w:sz w:val="23"/>
          <w:szCs w:val="23"/>
          <w:lang w:val="en-US" w:eastAsia="en-US" w:bidi="ar-SA"/>
        </w:rPr>
      </w:rPrChange>
    </w:rPr>
  </w:style>
  <w:style w:type="character" w:customStyle="1" w:styleId="Heading1Char">
    <w:name w:val="Heading 1 Char"/>
    <w:basedOn w:val="DefaultParagraphFont"/>
    <w:link w:val="Heading1"/>
    <w:uiPriority w:val="9"/>
    <w:rsid w:val="004F01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01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01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0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0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0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01DB"/>
    <w:rPr>
      <w:rFonts w:eastAsiaTheme="majorEastAsia" w:cstheme="majorBidi"/>
      <w:color w:val="272727" w:themeColor="text1" w:themeTint="D8"/>
    </w:rPr>
  </w:style>
  <w:style w:type="paragraph" w:styleId="Title">
    <w:name w:val="Title"/>
    <w:basedOn w:val="Normal"/>
    <w:next w:val="Normal"/>
    <w:link w:val="TitleChar"/>
    <w:uiPriority w:val="10"/>
    <w:qFormat/>
    <w:rsid w:val="004F01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2B4"/>
    <w:pPr>
      <w:numPr>
        <w:ilvl w:val="1"/>
      </w:numPr>
      <w:spacing w:after="160"/>
      <w:pPrChange w:id="8" w:author="Nick Bernal" w:date="2026-08-03T22:25:00Z">
        <w:pPr>
          <w:numPr>
            <w:ilvl w:val="1"/>
          </w:numPr>
          <w:spacing w:after="160"/>
        </w:pPr>
      </w:pPrChange>
    </w:pPr>
    <w:rPr>
      <w:rFonts w:eastAsiaTheme="majorEastAsia" w:cstheme="majorBidi"/>
      <w:color w:val="595959" w:themeColor="text1" w:themeTint="A6"/>
      <w:spacing w:val="15"/>
      <w:sz w:val="28"/>
      <w:szCs w:val="28"/>
      <w:rPrChange w:id="8" w:author="Nick Bernal" w:date="2026-08-03T22:25: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4F0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01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F01DB"/>
    <w:rPr>
      <w:i/>
      <w:iCs/>
      <w:color w:val="404040" w:themeColor="text1" w:themeTint="BF"/>
    </w:rPr>
  </w:style>
  <w:style w:type="character" w:styleId="IntenseEmphasis">
    <w:name w:val="Intense Emphasis"/>
    <w:basedOn w:val="DefaultParagraphFont"/>
    <w:uiPriority w:val="21"/>
    <w:qFormat/>
    <w:rsid w:val="004F01DB"/>
    <w:rPr>
      <w:i/>
      <w:iCs/>
      <w:color w:val="0F4761" w:themeColor="accent1" w:themeShade="BF"/>
    </w:rPr>
  </w:style>
  <w:style w:type="paragraph" w:styleId="IntenseQuote">
    <w:name w:val="Intense Quote"/>
    <w:basedOn w:val="Normal"/>
    <w:next w:val="Normal"/>
    <w:link w:val="IntenseQuoteChar"/>
    <w:uiPriority w:val="30"/>
    <w:qFormat/>
    <w:rsid w:val="004F0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DB"/>
    <w:rPr>
      <w:i/>
      <w:iCs/>
      <w:color w:val="0F4761" w:themeColor="accent1" w:themeShade="BF"/>
    </w:rPr>
  </w:style>
  <w:style w:type="character" w:styleId="IntenseReference">
    <w:name w:val="Intense Reference"/>
    <w:basedOn w:val="DefaultParagraphFont"/>
    <w:uiPriority w:val="32"/>
    <w:qFormat/>
    <w:rsid w:val="004F01DB"/>
    <w:rPr>
      <w:b/>
      <w:bCs/>
      <w:smallCaps/>
      <w:color w:val="0F4761" w:themeColor="accent1" w:themeShade="BF"/>
      <w:spacing w:val="5"/>
    </w:rPr>
  </w:style>
  <w:style w:type="paragraph" w:styleId="Header">
    <w:name w:val="header"/>
    <w:basedOn w:val="Normal"/>
    <w:link w:val="HeaderChar"/>
    <w:uiPriority w:val="99"/>
    <w:unhideWhenUsed/>
    <w:rsid w:val="004F01DB"/>
    <w:pPr>
      <w:tabs>
        <w:tab w:val="center" w:pos="4680"/>
        <w:tab w:val="right" w:pos="9360"/>
      </w:tabs>
    </w:pPr>
  </w:style>
  <w:style w:type="character" w:customStyle="1" w:styleId="HeaderChar">
    <w:name w:val="Header Char"/>
    <w:basedOn w:val="DefaultParagraphFont"/>
    <w:link w:val="Header"/>
    <w:uiPriority w:val="99"/>
    <w:rsid w:val="004F01DB"/>
  </w:style>
  <w:style w:type="paragraph" w:styleId="Footer">
    <w:name w:val="footer"/>
    <w:basedOn w:val="Normal"/>
    <w:link w:val="FooterChar"/>
    <w:uiPriority w:val="99"/>
    <w:unhideWhenUsed/>
    <w:rsid w:val="004F01DB"/>
    <w:pPr>
      <w:tabs>
        <w:tab w:val="center" w:pos="4680"/>
        <w:tab w:val="right" w:pos="9360"/>
      </w:tabs>
    </w:pPr>
  </w:style>
  <w:style w:type="character" w:customStyle="1" w:styleId="FooterChar">
    <w:name w:val="Footer Char"/>
    <w:basedOn w:val="DefaultParagraphFont"/>
    <w:link w:val="Footer"/>
    <w:uiPriority w:val="99"/>
    <w:rsid w:val="004F01DB"/>
  </w:style>
  <w:style w:type="character" w:styleId="PageNumber">
    <w:name w:val="page number"/>
    <w:basedOn w:val="DefaultParagraphFont"/>
    <w:uiPriority w:val="99"/>
    <w:semiHidden/>
    <w:unhideWhenUsed/>
    <w:rsid w:val="004F01DB"/>
  </w:style>
  <w:style w:type="paragraph" w:styleId="FootnoteText">
    <w:name w:val="footnote text"/>
    <w:basedOn w:val="Normal"/>
    <w:link w:val="FootnoteTextChar"/>
    <w:uiPriority w:val="99"/>
    <w:semiHidden/>
    <w:unhideWhenUsed/>
    <w:rsid w:val="00DA22B4"/>
    <w:pPr>
      <w:pPrChange w:id="9" w:author="Nick Bernal" w:date="2026-08-03T22:25:00Z">
        <w:pPr/>
      </w:pPrChange>
    </w:pPr>
    <w:rPr>
      <w:rFonts w:ascii="Arial" w:hAnsi="Arial" w:cs="Times New Roman (Body CS)"/>
      <w:sz w:val="20"/>
      <w:szCs w:val="20"/>
      <w:rPrChange w:id="9" w:author="Nick Bernal" w:date="2026-08-03T22:25:00Z">
        <w:rPr>
          <w:rFonts w:ascii="Arial" w:eastAsiaTheme="minorHAnsi" w:hAnsi="Arial" w:cs="Times New Roman (Body CS)"/>
          <w:kern w:val="2"/>
          <w:lang w:val="en-US" w:eastAsia="en-US" w:bidi="ar-SA"/>
          <w14:ligatures w14:val="standardContextual"/>
        </w:rPr>
      </w:rPrChange>
    </w:rPr>
  </w:style>
  <w:style w:type="character" w:customStyle="1" w:styleId="FootnoteTextChar">
    <w:name w:val="Footnote Text Char"/>
    <w:basedOn w:val="DefaultParagraphFont"/>
    <w:link w:val="FootnoteText"/>
    <w:uiPriority w:val="99"/>
    <w:semiHidden/>
    <w:rsid w:val="0009391F"/>
    <w:rPr>
      <w:rFonts w:ascii="Arial" w:hAnsi="Arial" w:cs="Times New Roman (Body CS)"/>
      <w:sz w:val="20"/>
      <w:szCs w:val="20"/>
    </w:rPr>
  </w:style>
  <w:style w:type="character" w:styleId="FootnoteReference">
    <w:name w:val="footnote reference"/>
    <w:basedOn w:val="DefaultParagraphFont"/>
    <w:uiPriority w:val="99"/>
    <w:semiHidden/>
    <w:unhideWhenUsed/>
    <w:rsid w:val="0009391F"/>
    <w:rPr>
      <w:vertAlign w:val="superscript"/>
    </w:rPr>
  </w:style>
  <w:style w:type="table" w:styleId="TableGrid">
    <w:name w:val="Table Grid"/>
    <w:basedOn w:val="TableNormal"/>
    <w:uiPriority w:val="39"/>
    <w:rsid w:val="0009391F"/>
    <w:rPr>
      <w:rFonts w:ascii="Arial" w:hAnsi="Arial" w:cs="Times New Roman (Body 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429A7-AA03-0E45-89F9-9BECA82BC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5456</Words>
  <Characters>31104</Characters>
  <Application>Microsoft Office Word</Application>
  <DocSecurity>0</DocSecurity>
  <Lines>259</Lines>
  <Paragraphs>72</Paragraphs>
  <ScaleCrop>false</ScaleCrop>
  <Company/>
  <LinksUpToDate>false</LinksUpToDate>
  <CharactersWithSpaces>36488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Jones</dc:creator>
  <cp:keywords/>
  <dc:description/>
  <cp:lastModifiedBy>Arthur Souza Rodrigues</cp:lastModifiedBy>
  <cp:revision>1</cp:revision>
  <dcterms:created xsi:type="dcterms:W3CDTF">2025-11-04T03:56:00Z</dcterms:created>
  <dcterms:modified xsi:type="dcterms:W3CDTF">2026-08-04T02:25:00Z</dcterms:modified>
</cp:coreProperties>
</file>