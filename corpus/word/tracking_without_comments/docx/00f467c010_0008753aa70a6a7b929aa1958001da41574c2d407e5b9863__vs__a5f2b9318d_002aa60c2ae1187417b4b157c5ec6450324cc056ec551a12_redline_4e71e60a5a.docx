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4E123" w14:textId="77777777" w:rsidR="00D46904" w:rsidRDefault="00A5391B" w:rsidP="00A5391B">
      <w:pPr>
        <w:jc w:val="center"/>
        <w:rPr>
          <w:ins w:id="0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  <w:ins w:id="1" w:author="mary.inoue@fap.local" w:date="2026-09-22T12:15:00Z" w16du:dateUtc="2026-09-22T16:15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0ADF507" w14:textId="77777777" w:rsidR="00EB0E11" w:rsidRDefault="00EB0E11" w:rsidP="00A5391B">
      <w:pPr>
        <w:jc w:val="center"/>
        <w:rPr>
          <w:ins w:id="2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4C9DC404" w14:textId="77777777" w:rsidR="00EB0E11" w:rsidRPr="00AC2557" w:rsidRDefault="00EB0E11" w:rsidP="00EB0E11">
      <w:pPr>
        <w:rPr>
          <w:ins w:id="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" w:author="mary.inoue@fap.local" w:date="2026-09-22T12:15:00Z" w16du:dateUtc="2026-09-22T16:15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B75A950" w14:textId="77777777" w:rsidR="00A5391B" w:rsidRDefault="00A5391B" w:rsidP="00A5391B">
      <w:pPr>
        <w:jc w:val="center"/>
        <w:rPr>
          <w:ins w:id="5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4BED566D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7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6B1970CE" w14:textId="77777777" w:rsidR="00132F7D" w:rsidRDefault="00132F7D" w:rsidP="00A5391B">
      <w:pPr>
        <w:jc w:val="center"/>
        <w:rPr>
          <w:ins w:id="8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4A098D8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B87C6F7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52E8D7C8" w14:textId="77777777" w:rsidR="00A5391B" w:rsidRDefault="00A5391B" w:rsidP="00A5391B">
      <w:pPr>
        <w:rPr>
          <w:ins w:id="1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" w:author="mary.inoue@fap.local" w:date="2026-09-22T12:15:00Z" w16du:dateUtc="2026-09-22T16:15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9AAFCA1" w14:textId="77777777" w:rsidR="00EB0E11" w:rsidRDefault="00EB0E11" w:rsidP="00A5391B">
      <w:pPr>
        <w:rPr>
          <w:ins w:id="1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ab/>
        </w:r>
      </w:ins>
    </w:p>
    <w:p w14:paraId="3FAA98AF" w14:textId="77777777" w:rsidR="0065070B" w:rsidRPr="00345AD1" w:rsidRDefault="0065070B" w:rsidP="0065070B">
      <w:pPr>
        <w:pStyle w:val="Default"/>
        <w:rPr>
          <w:ins w:id="16" w:author="mary.inoue@fap.local" w:date="2026-09-22T12:15:00Z" w16du:dateUtc="2026-09-22T16:15:00Z"/>
        </w:rPr>
      </w:pPr>
      <w:ins w:id="17" w:author="mary.inoue@fap.local" w:date="2026-09-22T12:15:00Z" w16du:dateUtc="2026-09-22T16:15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EB05682" w14:textId="77777777" w:rsidR="0065070B" w:rsidRDefault="0065070B" w:rsidP="00A5391B">
      <w:pPr>
        <w:rPr>
          <w:ins w:id="1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DF3600B" w14:textId="77777777" w:rsidR="00640AED" w:rsidRPr="00345AD1" w:rsidRDefault="00640AED" w:rsidP="00640AED">
      <w:pPr>
        <w:pStyle w:val="Default"/>
        <w:rPr>
          <w:ins w:id="19" w:author="mary.inoue@fap.local" w:date="2026-09-22T12:15:00Z" w16du:dateUtc="2026-09-22T16:15:00Z"/>
        </w:rPr>
      </w:pPr>
      <w:ins w:id="20" w:author="mary.inoue@fap.local" w:date="2026-09-22T12:15:00Z" w16du:dateUtc="2026-09-22T16:15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CB83CEC" w14:textId="77777777" w:rsidR="00640AED" w:rsidRPr="00345AD1" w:rsidRDefault="00640AED" w:rsidP="00640AED">
      <w:pPr>
        <w:rPr>
          <w:ins w:id="2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305E2AE" w14:textId="77777777" w:rsidR="00C9492A" w:rsidRDefault="00C9492A" w:rsidP="00C9492A">
      <w:pPr>
        <w:rPr>
          <w:ins w:id="2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3" w:author="mary.inoue@fap.local" w:date="2026-09-22T12:15:00Z" w16du:dateUtc="2026-09-22T16:15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73D608D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51E4C4A" w14:textId="77777777" w:rsidR="00C9492A" w:rsidRDefault="00C9492A" w:rsidP="00C9492A">
      <w:pPr>
        <w:rPr>
          <w:ins w:id="2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6619C75" w14:textId="77777777" w:rsidR="00A5391B" w:rsidRDefault="00A5391B" w:rsidP="00A5391B">
      <w:pPr>
        <w:rPr>
          <w:ins w:id="2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8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9BC0BCD" w14:textId="77777777" w:rsidR="00EB0E11" w:rsidRPr="002D0CC2" w:rsidRDefault="00EB0E11" w:rsidP="00EB0E11">
      <w:pPr>
        <w:rPr>
          <w:ins w:id="2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30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E1D5C0B" w14:textId="77777777" w:rsidR="00EB0E11" w:rsidRDefault="00EB0E11" w:rsidP="00A5391B">
      <w:pPr>
        <w:rPr>
          <w:ins w:id="3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760B7B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74739C6C" w14:textId="77777777" w:rsidR="00C9492A" w:rsidRDefault="00C9492A" w:rsidP="00C9492A">
      <w:pPr>
        <w:rPr>
          <w:ins w:id="3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244D20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36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538F9BA" w14:textId="77777777" w:rsidR="00C9492A" w:rsidRDefault="00C9492A" w:rsidP="00C9492A">
      <w:pPr>
        <w:rPr>
          <w:ins w:id="3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5D1497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39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8FBF521" w14:textId="77777777" w:rsidR="002D511D" w:rsidRDefault="002D511D" w:rsidP="002D511D">
      <w:pPr>
        <w:rPr>
          <w:ins w:id="4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4F7D4D9" w14:textId="77777777" w:rsidR="00F11D9F" w:rsidRDefault="00F11D9F" w:rsidP="00F11D9F">
      <w:pPr>
        <w:rPr>
          <w:ins w:id="41" w:author="mary.inoue@fap.local" w:date="2026-09-22T12:15:00Z" w16du:dateUtc="2026-09-22T16:15:00Z"/>
          <w:rFonts w:ascii="Arial" w:hAnsi="Arial" w:cs="Arial"/>
          <w:b/>
        </w:rPr>
      </w:pPr>
      <w:ins w:id="42" w:author="mary.inoue@fap.local" w:date="2026-09-22T12:15:00Z" w16du:dateUtc="2026-09-22T16:15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2AD44D9" w14:textId="77777777" w:rsidR="00F11D9F" w:rsidRPr="00F11D9F" w:rsidRDefault="00F11D9F" w:rsidP="00F11D9F">
      <w:pPr>
        <w:rPr>
          <w:ins w:id="4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4" w:author="mary.inoue@fap.local" w:date="2026-09-22T12:15:00Z" w16du:dateUtc="2026-09-22T16:15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C3725A0" w14:textId="77777777" w:rsidR="00F11D9F" w:rsidRDefault="00F11D9F" w:rsidP="00F11D9F">
      <w:pPr>
        <w:rPr>
          <w:ins w:id="4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AAB6170" w14:textId="77777777" w:rsidR="00F11D9F" w:rsidRDefault="00F11D9F" w:rsidP="002D511D">
      <w:pPr>
        <w:rPr>
          <w:ins w:id="4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BC5D843" w14:textId="77777777" w:rsidR="00A5391B" w:rsidRDefault="002D22E0" w:rsidP="00A5391B">
      <w:pPr>
        <w:rPr>
          <w:ins w:id="4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8" w:author="mary.inoue@fap.local" w:date="2026-09-22T12:15:00Z" w16du:dateUtc="2026-09-22T16:15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60063C42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A42997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1806AD92" w14:textId="77777777" w:rsidR="008C61C6" w:rsidRPr="00791921" w:rsidRDefault="008C61C6" w:rsidP="008C61C6">
      <w:pPr>
        <w:rPr>
          <w:ins w:id="5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3" w:author="mary.inoue@fap.local" w:date="2026-09-22T12:15:00Z" w16du:dateUtc="2026-09-22T16:15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533D821F" w14:textId="77777777" w:rsidR="001F3B9E" w:rsidRDefault="001F3B9E" w:rsidP="00A5391B">
      <w:pPr>
        <w:rPr>
          <w:ins w:id="5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9B5AF0F" w14:textId="77777777" w:rsidR="001F3B9E" w:rsidRDefault="001F3B9E" w:rsidP="00A5391B">
      <w:pPr>
        <w:rPr>
          <w:ins w:id="5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A09BD72" w14:textId="77777777" w:rsidR="00DC250C" w:rsidRDefault="00DC250C" w:rsidP="00A5391B">
      <w:pPr>
        <w:rPr>
          <w:ins w:id="5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7" w:author="mary.inoue@fap.local" w:date="2026-09-22T12:15:00Z" w16du:dateUtc="2026-09-22T16:15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2B5A6F0" w14:textId="77777777" w:rsidR="008C61C6" w:rsidRPr="002D0CC2" w:rsidRDefault="008C61C6" w:rsidP="008C61C6">
      <w:pPr>
        <w:rPr>
          <w:ins w:id="5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9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3DD22DF0" w14:textId="77777777" w:rsidR="003E02AD" w:rsidRDefault="003E02AD" w:rsidP="003E02AD">
      <w:pPr>
        <w:rPr>
          <w:ins w:id="6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339277B" w14:textId="77777777" w:rsidR="003E02AD" w:rsidRDefault="003E02AD" w:rsidP="003E02AD">
      <w:pPr>
        <w:rPr>
          <w:ins w:id="6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2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2AC649E" w14:textId="77777777" w:rsidR="008C61C6" w:rsidRDefault="008C61C6" w:rsidP="00A5391B">
      <w:pPr>
        <w:rPr>
          <w:ins w:id="6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A9CA717" w14:textId="77777777" w:rsidR="00AF3743" w:rsidRDefault="00AF3743" w:rsidP="00AF3743">
      <w:pPr>
        <w:pStyle w:val="Default"/>
        <w:rPr>
          <w:ins w:id="64" w:author="mary.inoue@fap.local" w:date="2026-09-22T12:15:00Z" w16du:dateUtc="2026-09-22T16:15:00Z"/>
          <w:rFonts w:ascii="ArialMT" w:hAnsi="ArialMT" w:cs="ArialMT"/>
        </w:rPr>
      </w:pPr>
      <w:ins w:id="65" w:author="mary.inoue@fap.local" w:date="2026-09-22T12:15:00Z" w16du:dateUtc="2026-09-22T16:15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56C2DED8" w14:textId="77777777" w:rsidR="00AF3743" w:rsidRDefault="00AF3743" w:rsidP="00A5391B">
      <w:pPr>
        <w:rPr>
          <w:ins w:id="6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CEBEBE0" w14:textId="77777777" w:rsidR="00500EF8" w:rsidRPr="00500EF8" w:rsidRDefault="00500EF8" w:rsidP="00A5391B">
      <w:pPr>
        <w:rPr>
          <w:ins w:id="67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68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1C496F6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DE04A1C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2087FFD9" w14:textId="77777777" w:rsidR="005120F2" w:rsidRPr="000759E6" w:rsidRDefault="005120F2" w:rsidP="005120F2">
      <w:pPr>
        <w:rPr>
          <w:ins w:id="72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73" w:author="mary.inoue@fap.local" w:date="2026-09-22T12:15:00Z" w16du:dateUtc="2026-09-22T16:15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C6EDC0F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63FCF613" w14:textId="77777777" w:rsidR="009C4CE8" w:rsidRPr="00345AD1" w:rsidRDefault="009C4CE8" w:rsidP="009C4CE8">
      <w:pPr>
        <w:pStyle w:val="Default"/>
        <w:rPr>
          <w:ins w:id="75" w:author="mary.inoue@fap.local" w:date="2026-09-22T12:15:00Z" w16du:dateUtc="2026-09-22T16:15:00Z"/>
          <w:rFonts w:ascii="ArialMT" w:hAnsi="ArialMT" w:cs="ArialMT"/>
        </w:rPr>
      </w:pPr>
    </w:p>
    <w:p w14:paraId="7A7933CE" w14:textId="77777777" w:rsidR="009C4CE8" w:rsidRDefault="009C4CE8" w:rsidP="009C4CE8">
      <w:pPr>
        <w:pStyle w:val="Default"/>
        <w:rPr>
          <w:ins w:id="76" w:author="mary.inoue@fap.local" w:date="2026-09-22T12:15:00Z" w16du:dateUtc="2026-09-22T16:15:00Z"/>
          <w:rFonts w:ascii="ArialMT" w:hAnsi="ArialMT" w:cs="ArialMT"/>
        </w:rPr>
      </w:pPr>
    </w:p>
    <w:p w14:paraId="16C55E2C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78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CBA8CE3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0BBB9E36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1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7B12481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21D24D1F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4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BE55317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47B14F01" w14:textId="77777777" w:rsidR="004B4464" w:rsidRPr="000759E6" w:rsidRDefault="004B4464" w:rsidP="004B4464">
      <w:pPr>
        <w:rPr>
          <w:ins w:id="8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87" w:author="mary.inoue@fap.local" w:date="2026-09-22T12:15:00Z" w16du:dateUtc="2026-09-22T16:15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7830B54C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7FA81FF0" w14:textId="77777777" w:rsidR="009C4CE8" w:rsidRDefault="009C4CE8" w:rsidP="00A5391B">
      <w:pPr>
        <w:rPr>
          <w:ins w:id="89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6FDE39A3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5:00Z" w16du:dateUtc="2026-09-22T16:15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3B56215E" w14:textId="77777777" w:rsidR="00AA2126" w:rsidRDefault="00AA2126" w:rsidP="00A5391B">
      <w:pPr>
        <w:rPr>
          <w:ins w:id="92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724AF66D" w14:textId="77777777" w:rsidR="00DC250C" w:rsidRDefault="00500EF8" w:rsidP="00A5391B">
      <w:pPr>
        <w:rPr>
          <w:ins w:id="9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4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40DCA74A" w14:textId="77777777" w:rsidR="00ED46E8" w:rsidRPr="002D0762" w:rsidRDefault="00ED46E8" w:rsidP="00ED46E8">
      <w:pPr>
        <w:rPr>
          <w:ins w:id="9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6" w:author="mary.inoue@fap.local" w:date="2026-09-22T12:15:00Z" w16du:dateUtc="2026-09-22T16:15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6C0A86BD" w14:textId="77777777" w:rsidR="00ED46E8" w:rsidRPr="00500EF8" w:rsidRDefault="00ED46E8" w:rsidP="00A5391B">
      <w:pPr>
        <w:rPr>
          <w:ins w:id="9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ADFFE16" w14:textId="77777777" w:rsidR="00DC250C" w:rsidRDefault="005B3636" w:rsidP="00A5391B">
      <w:pPr>
        <w:rPr>
          <w:ins w:id="9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9" w:author="mary.inoue@fap.local" w:date="2026-09-22T12:15:00Z" w16du:dateUtc="2026-09-22T16:15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2E2394BE" w14:textId="77777777" w:rsidR="00E0284E" w:rsidRPr="00674D51" w:rsidRDefault="00E0284E" w:rsidP="00A5391B">
      <w:pPr>
        <w:rPr>
          <w:ins w:id="10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1" w:author="mary.inoue@fap.local" w:date="2026-09-22T12:15:00Z" w16du:dateUtc="2026-09-22T16:15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260E1584" w14:textId="77777777" w:rsidR="00AA2126" w:rsidRDefault="00AA2126" w:rsidP="00AA2126">
      <w:pPr>
        <w:pStyle w:val="Default"/>
        <w:rPr>
          <w:ins w:id="102" w:author="mary.inoue@fap.local" w:date="2026-09-22T12:15:00Z" w16du:dateUtc="2026-09-22T16:15:00Z"/>
        </w:rPr>
      </w:pPr>
      <w:ins w:id="103" w:author="mary.inoue@fap.local" w:date="2026-09-22T12:15:00Z" w16du:dateUtc="2026-09-22T16:15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55C304A" w14:textId="77777777" w:rsidR="000172AA" w:rsidRDefault="000172AA" w:rsidP="00AA2126">
      <w:pPr>
        <w:pStyle w:val="Default"/>
        <w:rPr>
          <w:ins w:id="104" w:author="mary.inoue@fap.local" w:date="2026-09-22T12:15:00Z" w16du:dateUtc="2026-09-22T16:15:00Z"/>
        </w:rPr>
      </w:pPr>
    </w:p>
    <w:p w14:paraId="3CB5375D" w14:textId="77777777" w:rsidR="000172AA" w:rsidRDefault="000172AA" w:rsidP="000172AA">
      <w:pPr>
        <w:rPr>
          <w:ins w:id="10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6" w:author="mary.inoue@fap.local" w:date="2026-09-22T12:15:00Z" w16du:dateUtc="2026-09-22T16:15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F19B245" w14:textId="77777777" w:rsidR="000172AA" w:rsidRDefault="000172AA" w:rsidP="00AA2126">
      <w:pPr>
        <w:pStyle w:val="Default"/>
        <w:rPr>
          <w:ins w:id="107" w:author="mary.inoue@fap.local" w:date="2026-09-22T12:15:00Z" w16du:dateUtc="2026-09-22T16:15:00Z"/>
        </w:rPr>
      </w:pPr>
    </w:p>
    <w:p w14:paraId="67D8BF7B" w14:textId="77777777" w:rsidR="00AA2126" w:rsidRPr="00345AD1" w:rsidRDefault="00AA2126" w:rsidP="00AA2126">
      <w:pPr>
        <w:pStyle w:val="Default"/>
        <w:rPr>
          <w:ins w:id="108" w:author="mary.inoue@fap.local" w:date="2026-09-22T12:15:00Z" w16du:dateUtc="2026-09-22T16:15:00Z"/>
        </w:rPr>
      </w:pPr>
    </w:p>
    <w:p w14:paraId="0136B74A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B22510D" w14:textId="77777777" w:rsidR="00AA2126" w:rsidRDefault="00AA2126" w:rsidP="00A5391B">
      <w:pPr>
        <w:rPr>
          <w:ins w:id="11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E8C17E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5:00Z" w16du:dateUtc="2026-09-22T16:15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F7E808E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3169236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16" w:author="mary.inoue@fap.local" w:date="2026-09-22T12:15:00Z" w16du:dateUtc="2026-09-22T16:15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43F41E86" w14:textId="77777777" w:rsidR="00C01CF0" w:rsidRDefault="00C01CF0" w:rsidP="00A5391B">
      <w:pPr>
        <w:rPr>
          <w:ins w:id="11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743CCBB" w14:textId="77777777" w:rsidR="00E0284E" w:rsidRPr="006A49C0" w:rsidRDefault="006A49C0" w:rsidP="00A5391B">
      <w:pPr>
        <w:rPr>
          <w:ins w:id="11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19" w:author="mary.inoue@fap.local" w:date="2026-09-22T12:15:00Z" w16du:dateUtc="2026-09-22T16:15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F11D170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799C95A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22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726B51D" w14:textId="77777777" w:rsidR="006575DD" w:rsidRDefault="006575DD" w:rsidP="006575DD">
      <w:pPr>
        <w:rPr>
          <w:ins w:id="123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72FED3E7" w14:textId="77777777" w:rsidR="006A49C0" w:rsidRDefault="006575DD" w:rsidP="00A5391B">
      <w:pPr>
        <w:rPr>
          <w:ins w:id="124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25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351431DD" w14:textId="77777777" w:rsidR="004D03FD" w:rsidRDefault="004D03FD" w:rsidP="00A5391B">
      <w:pPr>
        <w:rPr>
          <w:ins w:id="12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27" w:author="mary.inoue@fap.local" w:date="2026-09-22T12:15:00Z" w16du:dateUtc="2026-09-22T16:15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2C9C92B" w14:textId="77777777" w:rsidR="005B2275" w:rsidRDefault="005B2275" w:rsidP="00A5391B">
      <w:pPr>
        <w:rPr>
          <w:ins w:id="12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237674F" w14:textId="77777777" w:rsidR="005B2275" w:rsidRPr="00FD6C0D" w:rsidRDefault="005B2275" w:rsidP="005B2275">
      <w:pPr>
        <w:rPr>
          <w:ins w:id="12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0" w:author="mary.inoue@fap.local" w:date="2026-09-22T12:15:00Z" w16du:dateUtc="2026-09-22T16:15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52834918" w14:textId="77777777" w:rsidR="005B2275" w:rsidRPr="004D03FD" w:rsidRDefault="005B2275" w:rsidP="00A5391B">
      <w:pPr>
        <w:rPr>
          <w:ins w:id="131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11980041" w14:textId="77777777" w:rsidR="00C43956" w:rsidRDefault="00C43956" w:rsidP="00C43956">
      <w:pPr>
        <w:rPr>
          <w:ins w:id="13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3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0F4E6B9F" w14:textId="77777777" w:rsidR="00A54CA6" w:rsidRPr="00C6444F" w:rsidRDefault="00A54CA6" w:rsidP="00A54CA6">
      <w:pPr>
        <w:rPr>
          <w:ins w:id="13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5" w:author="mary.inoue@fap.local" w:date="2026-09-22T12:15:00Z" w16du:dateUtc="2026-09-22T16:15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E837A78" w14:textId="77777777" w:rsidR="00A54CA6" w:rsidRDefault="00A54CA6" w:rsidP="00A54CA6">
      <w:pPr>
        <w:rPr>
          <w:ins w:id="13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4FE20EA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38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44418A3F" w14:textId="77777777" w:rsidR="00C43956" w:rsidRDefault="00C43956" w:rsidP="00A5391B">
      <w:pPr>
        <w:rPr>
          <w:ins w:id="13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161798A" w14:textId="77777777" w:rsidR="00ED407E" w:rsidRPr="00345AD1" w:rsidRDefault="00ED407E" w:rsidP="00ED407E">
      <w:pPr>
        <w:pStyle w:val="Default"/>
        <w:rPr>
          <w:ins w:id="140" w:author="mary.inoue@fap.local" w:date="2026-09-22T12:15:00Z" w16du:dateUtc="2026-09-22T16:15:00Z"/>
        </w:rPr>
      </w:pPr>
      <w:ins w:id="141" w:author="mary.inoue@fap.local" w:date="2026-09-22T12:15:00Z" w16du:dateUtc="2026-09-22T16:15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33807721" w14:textId="77777777" w:rsidR="00ED407E" w:rsidRDefault="00ED407E" w:rsidP="00A5391B">
      <w:pPr>
        <w:rPr>
          <w:ins w:id="14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266F837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44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34D3DE8" w14:textId="77777777" w:rsidR="00AE71D2" w:rsidRDefault="00AE71D2" w:rsidP="00A5391B">
      <w:pPr>
        <w:rPr>
          <w:ins w:id="14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654CC4A5" w14:textId="77777777" w:rsidR="00901CD7" w:rsidRDefault="00AE71D2" w:rsidP="00A5391B">
      <w:pPr>
        <w:rPr>
          <w:ins w:id="14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4D20E633" w14:textId="77777777" w:rsidR="00D64C4F" w:rsidRPr="00345AD1" w:rsidRDefault="00D64C4F" w:rsidP="00D64C4F">
      <w:pPr>
        <w:pStyle w:val="Default"/>
        <w:rPr>
          <w:ins w:id="148" w:author="mary.inoue@fap.local" w:date="2026-09-22T12:15:00Z" w16du:dateUtc="2026-09-22T16:15:00Z"/>
        </w:rPr>
      </w:pPr>
      <w:ins w:id="149" w:author="mary.inoue@fap.local" w:date="2026-09-22T12:15:00Z" w16du:dateUtc="2026-09-22T16:15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22C20D3" w14:textId="77777777" w:rsidR="00D64C4F" w:rsidRDefault="00D64C4F" w:rsidP="00A5391B">
      <w:pPr>
        <w:rPr>
          <w:ins w:id="15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1F40083" w14:textId="77777777" w:rsidR="00D1508E" w:rsidRDefault="00D1508E" w:rsidP="00D1508E">
      <w:pPr>
        <w:pStyle w:val="Default"/>
        <w:rPr>
          <w:ins w:id="151" w:author="mary.inoue@fap.local" w:date="2026-09-22T12:15:00Z" w16du:dateUtc="2026-09-22T16:15:00Z"/>
        </w:rPr>
      </w:pPr>
      <w:ins w:id="152" w:author="mary.inoue@fap.local" w:date="2026-09-22T12:15:00Z" w16du:dateUtc="2026-09-22T16:15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8C494D5" w14:textId="77777777" w:rsidR="00D1508E" w:rsidRDefault="00D1508E" w:rsidP="00A5391B">
      <w:pPr>
        <w:rPr>
          <w:ins w:id="15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88E87B8" w14:textId="77777777" w:rsidR="00C43956" w:rsidRDefault="00C43956" w:rsidP="00A5391B">
      <w:pPr>
        <w:rPr>
          <w:ins w:id="15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EF97D9A" w14:textId="77777777" w:rsidR="00425F7C" w:rsidRPr="009B31F7" w:rsidRDefault="009B31F7" w:rsidP="00A5391B">
      <w:pPr>
        <w:rPr>
          <w:ins w:id="15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6" w:author="mary.inoue@fap.local" w:date="2026-09-22T12:15:00Z" w16du:dateUtc="2026-09-22T16:15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4545C09" w14:textId="77777777" w:rsidR="00425F7C" w:rsidRDefault="00C549DE" w:rsidP="00A5391B">
      <w:pPr>
        <w:rPr>
          <w:ins w:id="15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8" w:author="mary.inoue@fap.local" w:date="2026-09-22T12:15:00Z" w16du:dateUtc="2026-09-22T16:15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335B65A4" w14:textId="77777777" w:rsidR="0040121F" w:rsidRDefault="0040121F" w:rsidP="0040121F">
      <w:pPr>
        <w:rPr>
          <w:ins w:id="15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0" w:author="mary.inoue@fap.local" w:date="2026-09-22T12:15:00Z" w16du:dateUtc="2026-09-22T16:15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4570A09" w14:textId="77777777" w:rsidR="00A2270B" w:rsidRPr="00AF56D5" w:rsidRDefault="00A2270B" w:rsidP="00A2270B">
      <w:pPr>
        <w:rPr>
          <w:ins w:id="16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2" w:author="mary.inoue@fap.local" w:date="2026-09-22T12:15:00Z" w16du:dateUtc="2026-09-22T16:15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A28E3B9" w14:textId="77777777" w:rsidR="00E45383" w:rsidRDefault="00E45383" w:rsidP="00E45383">
      <w:pPr>
        <w:rPr>
          <w:ins w:id="16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DB4EB9F" w14:textId="77777777" w:rsidR="00395556" w:rsidRPr="000642ED" w:rsidRDefault="00395556" w:rsidP="00395556">
      <w:pPr>
        <w:rPr>
          <w:ins w:id="16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5" w:author="mary.inoue@fap.local" w:date="2026-09-22T12:15:00Z" w16du:dateUtc="2026-09-22T16:15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20C0348A" w14:textId="77777777" w:rsidR="0040121F" w:rsidRDefault="0040121F" w:rsidP="0040121F">
      <w:pPr>
        <w:rPr>
          <w:ins w:id="16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8AC5CB1" w14:textId="77777777" w:rsidR="00395556" w:rsidRDefault="00395556" w:rsidP="00E45383">
      <w:pPr>
        <w:rPr>
          <w:ins w:id="16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76C9B83" w14:textId="77777777" w:rsidR="00E45383" w:rsidRPr="0050434A" w:rsidRDefault="00E45383" w:rsidP="00E45383">
      <w:pPr>
        <w:rPr>
          <w:ins w:id="16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9" w:author="mary.inoue@fap.local" w:date="2026-09-22T12:15:00Z" w16du:dateUtc="2026-09-22T16:15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7C96C6AE" w14:textId="77777777" w:rsidR="00723985" w:rsidRDefault="00723985" w:rsidP="00723985">
      <w:pPr>
        <w:pStyle w:val="Default"/>
        <w:rPr>
          <w:ins w:id="170" w:author="mary.inoue@fap.local" w:date="2026-09-22T12:15:00Z" w16du:dateUtc="2026-09-22T16:15:00Z"/>
        </w:rPr>
      </w:pPr>
    </w:p>
    <w:p w14:paraId="3F50F619" w14:textId="77777777" w:rsidR="00EB44BF" w:rsidRPr="008D7954" w:rsidRDefault="00EB44BF" w:rsidP="00EB44BF">
      <w:pPr>
        <w:rPr>
          <w:ins w:id="17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2" w:author="mary.inoue@fap.local" w:date="2026-09-22T12:15:00Z" w16du:dateUtc="2026-09-22T16:15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1FFE04B6" w14:textId="77777777" w:rsidR="00E45383" w:rsidRDefault="00E45383" w:rsidP="00723985">
      <w:pPr>
        <w:pStyle w:val="Default"/>
        <w:rPr>
          <w:ins w:id="173" w:author="mary.inoue@fap.local" w:date="2026-09-22T12:15:00Z" w16du:dateUtc="2026-09-22T16:15:00Z"/>
        </w:rPr>
      </w:pPr>
    </w:p>
    <w:p w14:paraId="6F07759C" w14:textId="77777777" w:rsidR="00723985" w:rsidRPr="00345AD1" w:rsidRDefault="00723985" w:rsidP="00723985">
      <w:pPr>
        <w:pStyle w:val="Default"/>
        <w:rPr>
          <w:ins w:id="174" w:author="mary.inoue@fap.local" w:date="2026-09-22T12:15:00Z" w16du:dateUtc="2026-09-22T16:15:00Z"/>
        </w:rPr>
      </w:pPr>
      <w:ins w:id="175" w:author="mary.inoue@fap.local" w:date="2026-09-22T12:15:00Z" w16du:dateUtc="2026-09-22T16:15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0C37C40E" w14:textId="77777777" w:rsidR="00723985" w:rsidRDefault="00723985" w:rsidP="00A5391B">
      <w:pPr>
        <w:rPr>
          <w:ins w:id="17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2691398" w14:textId="77777777" w:rsidR="00B30730" w:rsidRPr="00345AD1" w:rsidRDefault="00B30730" w:rsidP="00B30730">
      <w:pPr>
        <w:pStyle w:val="Default"/>
        <w:rPr>
          <w:ins w:id="177" w:author="mary.inoue@fap.local" w:date="2026-09-22T12:15:00Z" w16du:dateUtc="2026-09-22T16:15:00Z"/>
        </w:rPr>
      </w:pPr>
      <w:ins w:id="178" w:author="mary.inoue@fap.local" w:date="2026-09-22T12:15:00Z" w16du:dateUtc="2026-09-22T16:15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4218523" w14:textId="77777777" w:rsidR="00B30730" w:rsidRDefault="00B30730" w:rsidP="00A5391B">
      <w:pPr>
        <w:rPr>
          <w:ins w:id="17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4FD5E2A" w14:textId="77777777" w:rsidR="00723985" w:rsidRDefault="00723985" w:rsidP="00A5391B">
      <w:pPr>
        <w:rPr>
          <w:ins w:id="18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71251EA" w14:textId="77777777" w:rsidR="00723985" w:rsidRDefault="00723985" w:rsidP="00A5391B">
      <w:pPr>
        <w:rPr>
          <w:ins w:id="18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4DD63FD" w14:textId="77777777" w:rsidR="00BC4C01" w:rsidRPr="00BC4C01" w:rsidRDefault="00BC4C01" w:rsidP="00A5391B">
      <w:pPr>
        <w:rPr>
          <w:ins w:id="18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3" w:author="mary.inoue@fap.local" w:date="2026-09-22T12:15:00Z" w16du:dateUtc="2026-09-22T16:15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0C519CA2" w14:textId="77777777" w:rsidR="00B23618" w:rsidRDefault="00B23618" w:rsidP="00B23618">
      <w:pPr>
        <w:rPr>
          <w:ins w:id="18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5" w:author="mary.inoue@fap.local" w:date="2026-09-22T12:15:00Z" w16du:dateUtc="2026-09-22T16:15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1F29D69" w14:textId="77777777" w:rsidR="00B23618" w:rsidRDefault="00B23618" w:rsidP="00A5391B">
      <w:pPr>
        <w:rPr>
          <w:ins w:id="18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38DA594" w14:textId="77777777" w:rsidR="00B23618" w:rsidRDefault="00B23618" w:rsidP="00A5391B">
      <w:pPr>
        <w:rPr>
          <w:ins w:id="18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C15EFD7" w14:textId="77777777" w:rsidR="006D73AD" w:rsidRDefault="006F5CEB" w:rsidP="00A5391B">
      <w:pPr>
        <w:rPr>
          <w:ins w:id="18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9" w:author="mary.inoue@fap.local" w:date="2026-09-22T12:15:00Z" w16du:dateUtc="2026-09-22T16:15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09ED31C" w14:textId="77777777" w:rsidR="00B23618" w:rsidRPr="003A0E43" w:rsidRDefault="00B23618" w:rsidP="00B23618">
      <w:pPr>
        <w:rPr>
          <w:ins w:id="19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1" w:author="mary.inoue@fap.local" w:date="2026-09-22T12:15:00Z" w16du:dateUtc="2026-09-22T16:15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4815C85E" w14:textId="77777777" w:rsidR="00B30730" w:rsidRDefault="00B30730" w:rsidP="00A5391B">
      <w:pPr>
        <w:rPr>
          <w:ins w:id="19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6B486E8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94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6A83411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0DE25C73" w14:textId="77777777" w:rsidR="00B23618" w:rsidRDefault="00B23618" w:rsidP="00B23618">
      <w:pPr>
        <w:rPr>
          <w:ins w:id="19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7" w:author="mary.inoue@fap.local" w:date="2026-09-22T12:15:00Z" w16du:dateUtc="2026-09-22T16:15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0016D50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1CB5F1F" w14:textId="77777777" w:rsidR="00B23618" w:rsidRPr="00345AD1" w:rsidRDefault="00B23618" w:rsidP="00B23618">
      <w:pPr>
        <w:pStyle w:val="Default"/>
        <w:rPr>
          <w:ins w:id="200" w:author="mary.inoue@fap.local" w:date="2026-09-22T12:15:00Z" w16du:dateUtc="2026-09-22T16:15:00Z"/>
        </w:rPr>
      </w:pPr>
      <w:ins w:id="201" w:author="mary.inoue@fap.local" w:date="2026-09-22T12:15:00Z" w16du:dateUtc="2026-09-22T16:15:00Z">
        <w:r w:rsidRPr="00345AD1">
          <w:t xml:space="preserve"> </w:t>
        </w:r>
      </w:ins>
    </w:p>
    <w:p w14:paraId="420CDF8F" w14:textId="77777777" w:rsidR="00B23618" w:rsidRDefault="00B23618" w:rsidP="00B23618">
      <w:pPr>
        <w:rPr>
          <w:ins w:id="20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2E94CBE" w14:textId="77777777" w:rsidR="00B23618" w:rsidRDefault="00B23618" w:rsidP="00B23618">
      <w:pPr>
        <w:rPr>
          <w:ins w:id="20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B31B5B1" w14:textId="77777777" w:rsidR="00B23618" w:rsidRDefault="00B23618" w:rsidP="00B23618">
      <w:pPr>
        <w:rPr>
          <w:ins w:id="20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05" w:author="mary.inoue@fap.local" w:date="2026-09-22T12:15:00Z" w16du:dateUtc="2026-09-22T16:15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D1428A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1967BDD3" w14:textId="77777777" w:rsidR="00B30730" w:rsidRDefault="00B30730" w:rsidP="00A5391B">
      <w:pPr>
        <w:rPr>
          <w:ins w:id="20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BE9FB81" w14:textId="77777777" w:rsidR="00D1600A" w:rsidRPr="00345AD1" w:rsidRDefault="00D1600A" w:rsidP="00D1600A">
      <w:pPr>
        <w:pStyle w:val="Default"/>
        <w:rPr>
          <w:ins w:id="208" w:author="mary.inoue@fap.local" w:date="2026-09-22T12:15:00Z" w16du:dateUtc="2026-09-22T16:15:00Z"/>
        </w:rPr>
      </w:pPr>
      <w:ins w:id="209" w:author="mary.inoue@fap.local" w:date="2026-09-22T12:15:00Z" w16du:dateUtc="2026-09-22T16:15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A625204" w14:textId="77777777" w:rsidR="004175E5" w:rsidRDefault="004175E5" w:rsidP="00A5391B">
      <w:pPr>
        <w:rPr>
          <w:ins w:id="21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8F1283D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212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6A17C42" w14:textId="77777777" w:rsidR="00F33C0F" w:rsidRDefault="00F33C0F" w:rsidP="00A5391B">
      <w:pPr>
        <w:rPr>
          <w:ins w:id="21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C28D07C" w14:textId="77777777" w:rsidR="00D60738" w:rsidRDefault="00D60738" w:rsidP="00A5391B">
      <w:pPr>
        <w:rPr>
          <w:ins w:id="21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5" w:author="mary.inoue@fap.local" w:date="2026-09-22T12:15:00Z" w16du:dateUtc="2026-09-22T16:15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4D2FD17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7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D441F3D" w14:textId="77777777" w:rsidR="00A24980" w:rsidRPr="00D60738" w:rsidRDefault="00A24980" w:rsidP="00A5391B">
      <w:pPr>
        <w:rPr>
          <w:ins w:id="21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96F56BA" w14:textId="77777777" w:rsidR="00163BDD" w:rsidRDefault="00163BDD" w:rsidP="00A5391B">
      <w:pPr>
        <w:rPr>
          <w:ins w:id="21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20" w:author="mary.inoue@fap.local" w:date="2026-09-22T12:15:00Z" w16du:dateUtc="2026-09-22T16:15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4F5F092B" w14:textId="77777777" w:rsidR="00B23618" w:rsidRDefault="00B23618" w:rsidP="00A5391B">
      <w:pPr>
        <w:rPr>
          <w:ins w:id="22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BEF8A2B" w14:textId="77777777" w:rsidR="00B23618" w:rsidRDefault="00B23618" w:rsidP="00B23618">
      <w:pPr>
        <w:rPr>
          <w:ins w:id="22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F945B66" w14:textId="77777777" w:rsidR="00B23618" w:rsidRDefault="00B23618" w:rsidP="00A5391B">
      <w:pPr>
        <w:rPr>
          <w:ins w:id="22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98358B4" w14:textId="77777777" w:rsidR="00094AC5" w:rsidRDefault="00094AC5" w:rsidP="00094AC5">
      <w:pPr>
        <w:pStyle w:val="Default"/>
        <w:rPr>
          <w:ins w:id="224" w:author="mary.inoue@fap.local" w:date="2026-09-22T12:15:00Z" w16du:dateUtc="2026-09-22T16:15:00Z"/>
        </w:rPr>
      </w:pPr>
      <w:ins w:id="225" w:author="mary.inoue@fap.local" w:date="2026-09-22T12:15:00Z" w16du:dateUtc="2026-09-22T16:15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3EEEECF3" w14:textId="77777777" w:rsidR="00B23618" w:rsidRDefault="00B23618" w:rsidP="00B23618">
      <w:pPr>
        <w:rPr>
          <w:ins w:id="22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F04EDFB" w14:textId="77777777" w:rsidR="00B23618" w:rsidRPr="003268AD" w:rsidRDefault="00B23618" w:rsidP="00B23618">
      <w:pPr>
        <w:rPr>
          <w:ins w:id="22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28" w:author="mary.inoue@fap.local" w:date="2026-09-22T12:15:00Z" w16du:dateUtc="2026-09-22T16:15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B2AAFDE" w14:textId="77777777" w:rsidR="00B23618" w:rsidRPr="005B78AA" w:rsidRDefault="00B23618" w:rsidP="00B23618">
      <w:pPr>
        <w:rPr>
          <w:ins w:id="22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30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FA9B0E4" w14:textId="77777777" w:rsidR="00B23618" w:rsidRPr="00345AD1" w:rsidRDefault="00B23618" w:rsidP="00094AC5">
      <w:pPr>
        <w:pStyle w:val="Default"/>
        <w:rPr>
          <w:ins w:id="231" w:author="mary.inoue@fap.local" w:date="2026-09-22T12:15:00Z" w16du:dateUtc="2026-09-22T16:15:00Z"/>
        </w:rPr>
      </w:pPr>
    </w:p>
    <w:p w14:paraId="4BF3DB1E" w14:textId="77777777" w:rsidR="00094AC5" w:rsidRDefault="00094AC5" w:rsidP="00094AC5">
      <w:pPr>
        <w:pStyle w:val="Default"/>
        <w:rPr>
          <w:ins w:id="232" w:author="mary.inoue@fap.local" w:date="2026-09-22T12:15:00Z" w16du:dateUtc="2026-09-22T16:15:00Z"/>
        </w:rPr>
      </w:pPr>
    </w:p>
    <w:p w14:paraId="6529E1E4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2CBD96C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3160C5C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890FA79" w14:textId="77777777" w:rsidR="00094AC5" w:rsidRPr="00163BDD" w:rsidRDefault="00094AC5" w:rsidP="00A5391B">
      <w:pPr>
        <w:rPr>
          <w:ins w:id="23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CE5EC38" w14:textId="77777777" w:rsidR="00A5391B" w:rsidRPr="00A5391B" w:rsidRDefault="00A5391B" w:rsidP="00A5391B">
      <w:pPr>
        <w:rPr>
          <w:ins w:id="23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0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3BA3E847" w14:textId="77777777" w:rsidR="002C247D" w:rsidRDefault="002C247D" w:rsidP="002C247D">
      <w:pPr>
        <w:rPr>
          <w:ins w:id="24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2" w:author="mary.inoue@fap.local" w:date="2026-09-22T12:15:00Z" w16du:dateUtc="2026-09-22T16:15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A12ADA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244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99CD2E8" w14:textId="77777777" w:rsidR="00BB7F95" w:rsidRDefault="00BB7F95" w:rsidP="002C247D">
      <w:pPr>
        <w:rPr>
          <w:ins w:id="24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053F60E" w14:textId="77777777" w:rsidR="00BB7F95" w:rsidRDefault="00BB7F95" w:rsidP="002C247D">
      <w:pPr>
        <w:rPr>
          <w:ins w:id="24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01366E1" w14:textId="77777777" w:rsidR="00BB7F95" w:rsidRDefault="00BB7F95" w:rsidP="002C247D">
      <w:pPr>
        <w:rPr>
          <w:ins w:id="24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35E9FE0" w14:textId="77777777" w:rsidR="00140891" w:rsidRDefault="00140891" w:rsidP="002C247D">
      <w:pPr>
        <w:rPr>
          <w:ins w:id="24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9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402841EC" w14:textId="77777777" w:rsidR="00B23618" w:rsidRPr="005B78AA" w:rsidRDefault="00B23618" w:rsidP="00B23618">
      <w:pPr>
        <w:rPr>
          <w:ins w:id="250" w:author="mary.inoue@fap.local" w:date="2026-09-22T12:15:00Z" w16du:dateUtc="2026-09-22T16:15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375C3A3" w14:textId="77777777" w:rsidR="00B23618" w:rsidRPr="00140891" w:rsidRDefault="00B23618" w:rsidP="002C247D">
      <w:pPr>
        <w:rPr>
          <w:ins w:id="25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7DF3A4D" w14:textId="77777777" w:rsidR="00140891" w:rsidRDefault="00140891" w:rsidP="002C247D">
      <w:pPr>
        <w:rPr>
          <w:ins w:id="25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5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09CC8001" w14:textId="77777777" w:rsidR="00064320" w:rsidRDefault="00064320" w:rsidP="00064320">
      <w:pPr>
        <w:pStyle w:val="Default"/>
        <w:rPr>
          <w:ins w:id="256" w:author="mary.inoue@fap.local" w:date="2026-09-22T12:15:00Z" w16du:dateUtc="2026-09-22T16:15:00Z"/>
        </w:rPr>
      </w:pPr>
    </w:p>
    <w:p w14:paraId="05576CA6" w14:textId="77777777" w:rsidR="00064320" w:rsidRPr="00345AD1" w:rsidRDefault="00064320" w:rsidP="00064320">
      <w:pPr>
        <w:pStyle w:val="Default"/>
        <w:rPr>
          <w:ins w:id="257" w:author="mary.inoue@fap.local" w:date="2026-09-22T12:15:00Z" w16du:dateUtc="2026-09-22T16:15:00Z"/>
        </w:rPr>
      </w:pPr>
      <w:ins w:id="258" w:author="mary.inoue@fap.local" w:date="2026-09-22T12:15:00Z" w16du:dateUtc="2026-09-22T16:15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05EFDE52" w14:textId="77777777" w:rsidR="00064320" w:rsidRDefault="00064320" w:rsidP="00064320">
      <w:pPr>
        <w:pStyle w:val="Default"/>
        <w:rPr>
          <w:ins w:id="259" w:author="mary.inoue@fap.local" w:date="2026-09-22T12:15:00Z" w16du:dateUtc="2026-09-22T16:15:00Z"/>
        </w:rPr>
      </w:pPr>
    </w:p>
    <w:p w14:paraId="5E30A43D" w14:textId="77777777" w:rsidR="00064320" w:rsidRPr="008A41B7" w:rsidRDefault="008A41B7" w:rsidP="002C247D">
      <w:pPr>
        <w:rPr>
          <w:ins w:id="26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61" w:author="mary.inoue@fap.local" w:date="2026-09-22T12:15:00Z" w16du:dateUtc="2026-09-22T16:15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B1997B3" w14:textId="77777777" w:rsidR="00064320" w:rsidRDefault="00064320" w:rsidP="002C247D">
      <w:pPr>
        <w:rPr>
          <w:ins w:id="26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FDD51D7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8999E91" w14:textId="77777777" w:rsidR="00706622" w:rsidRPr="00345AD1" w:rsidRDefault="00706622" w:rsidP="00706622">
      <w:pPr>
        <w:pStyle w:val="Default"/>
        <w:rPr>
          <w:ins w:id="265" w:author="mary.inoue@fap.local" w:date="2026-09-22T12:15:00Z" w16du:dateUtc="2026-09-22T16:15:00Z"/>
        </w:rPr>
      </w:pPr>
    </w:p>
    <w:p w14:paraId="5864E516" w14:textId="77777777" w:rsidR="00494500" w:rsidRDefault="00494500" w:rsidP="00494500">
      <w:pPr>
        <w:pStyle w:val="Default"/>
        <w:rPr>
          <w:ins w:id="266" w:author="mary.inoue@fap.local" w:date="2026-09-22T12:15:00Z" w16du:dateUtc="2026-09-22T16:15:00Z"/>
        </w:rPr>
      </w:pPr>
      <w:ins w:id="267" w:author="mary.inoue@fap.local" w:date="2026-09-22T12:15:00Z" w16du:dateUtc="2026-09-22T16:15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31B5509D" w14:textId="77777777" w:rsidR="005201FD" w:rsidRDefault="005201FD" w:rsidP="00494500">
      <w:pPr>
        <w:pStyle w:val="Default"/>
        <w:rPr>
          <w:ins w:id="268" w:author="mary.inoue@fap.local" w:date="2026-09-22T12:15:00Z" w16du:dateUtc="2026-09-22T16:15:00Z"/>
        </w:rPr>
      </w:pPr>
    </w:p>
    <w:p w14:paraId="13E265CA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0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F67A62F" w14:textId="77777777" w:rsidR="005201FD" w:rsidRPr="00345AD1" w:rsidRDefault="005201FD" w:rsidP="00494500">
      <w:pPr>
        <w:pStyle w:val="Default"/>
        <w:rPr>
          <w:ins w:id="271" w:author="mary.inoue@fap.local" w:date="2026-09-22T12:15:00Z" w16du:dateUtc="2026-09-22T16:15:00Z"/>
        </w:rPr>
      </w:pPr>
    </w:p>
    <w:p w14:paraId="765F54ED" w14:textId="77777777" w:rsidR="00BD6490" w:rsidRPr="00345AD1" w:rsidRDefault="00BD6490" w:rsidP="00BD6490">
      <w:pPr>
        <w:pStyle w:val="Default"/>
        <w:rPr>
          <w:ins w:id="272" w:author="mary.inoue@fap.local" w:date="2026-09-22T12:15:00Z" w16du:dateUtc="2026-09-22T16:15:00Z"/>
        </w:rPr>
      </w:pPr>
      <w:ins w:id="273" w:author="mary.inoue@fap.local" w:date="2026-09-22T12:15:00Z" w16du:dateUtc="2026-09-22T16:15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424A120A" w14:textId="77777777" w:rsidR="00064320" w:rsidRDefault="00064320" w:rsidP="002C247D">
      <w:pPr>
        <w:rPr>
          <w:ins w:id="27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EA2F2E9" w14:textId="77777777" w:rsidR="00B9482B" w:rsidRDefault="00B9482B" w:rsidP="002C247D">
      <w:pPr>
        <w:rPr>
          <w:ins w:id="27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6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C4D8FFD" w14:textId="77777777" w:rsidR="00B9482B" w:rsidRDefault="00B9482B" w:rsidP="002C247D">
      <w:pPr>
        <w:rPr>
          <w:ins w:id="27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8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699B15C" w14:textId="77777777" w:rsidR="009801CD" w:rsidRDefault="009801CD" w:rsidP="002C247D">
      <w:pPr>
        <w:rPr>
          <w:ins w:id="27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80" w:author="mary.inoue@fap.local" w:date="2026-09-22T12:15:00Z" w16du:dateUtc="2026-09-22T16:15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135BEBC" w14:textId="77777777" w:rsidR="00C10C2A" w:rsidRPr="00345AD1" w:rsidRDefault="00C10C2A" w:rsidP="00C10C2A">
      <w:pPr>
        <w:pStyle w:val="Default"/>
        <w:rPr>
          <w:ins w:id="281" w:author="mary.inoue@fap.local" w:date="2026-09-22T12:15:00Z" w16du:dateUtc="2026-09-22T16:15:00Z"/>
        </w:rPr>
      </w:pPr>
      <w:ins w:id="282" w:author="mary.inoue@fap.local" w:date="2026-09-22T12:15:00Z" w16du:dateUtc="2026-09-22T16:15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5E30180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40BD3EC0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285" w:author="mary.inoue@fap.local" w:date="2026-09-22T12:15:00Z" w16du:dateUtc="2026-09-22T16:15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71D2EE2" w14:textId="77777777" w:rsidR="00C10C2A" w:rsidRPr="009801CD" w:rsidRDefault="00C10C2A" w:rsidP="002C247D">
      <w:pPr>
        <w:rPr>
          <w:ins w:id="28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AD330F2" w14:textId="77777777" w:rsidR="001A08E6" w:rsidRDefault="001A08E6" w:rsidP="00A3501D">
      <w:pPr>
        <w:spacing w:after="0" w:line="240" w:lineRule="auto"/>
        <w:ind w:right="4471"/>
        <w:jc w:val="both"/>
        <w:outlineLvl w:val="2"/>
        <w:rPr>
          <w:del w:id="287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3098D87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288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08762A3" w14:textId="77777777" w:rsidR="009A39E4" w:rsidRDefault="009A39E4" w:rsidP="00A3501D">
      <w:pPr>
        <w:spacing w:after="0" w:line="240" w:lineRule="auto"/>
        <w:ind w:right="4471"/>
        <w:jc w:val="both"/>
        <w:outlineLvl w:val="2"/>
        <w:rPr>
          <w:del w:id="289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4DFE4F3" w14:textId="77777777" w:rsidR="001A08E6" w:rsidRDefault="001A08E6" w:rsidP="00283A07">
      <w:pPr>
        <w:spacing w:after="0" w:line="240" w:lineRule="auto"/>
        <w:ind w:right="4471"/>
        <w:jc w:val="both"/>
        <w:outlineLvl w:val="2"/>
        <w:rPr>
          <w:del w:id="290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C5F2109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291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292" w:author="mary.inoue@fap.local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 внесении изменений в постановление администрации города Чебо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ксары </w:delText>
        </w:r>
        <w:r w:rsidR="004E38A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 29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.12.2021 № 24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57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«Об утверждении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5883192E" w14:textId="77777777"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del w:id="293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869DB6B" w14:textId="77777777" w:rsidR="00A3501D" w:rsidRPr="00283A07" w:rsidRDefault="00A3501D" w:rsidP="00A3501D">
      <w:pPr>
        <w:spacing w:after="0" w:line="240" w:lineRule="auto"/>
        <w:ind w:right="4471"/>
        <w:jc w:val="both"/>
        <w:outlineLvl w:val="2"/>
        <w:rPr>
          <w:del w:id="294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136C51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295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296" w:author="mary.inoue@fap.local" w:date="2026-09-22T12:15:00Z" w16du:dateUtc="2026-09-22T16:15:00Z">
        <w:r w:rsidRPr="009A39E4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соответствии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приказом Мин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истерства 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фина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нсов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йской Федерации 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от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30.10.2020</w:delText>
        </w:r>
        <w:r w:rsidR="00882D51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D149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№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258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н</w:delText>
        </w:r>
        <w:r w:rsid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1C122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О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 утверждении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Порядк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1A08E6" w:rsidRPr="001A08E6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»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и с целью приведения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 соответствие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с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требованиями 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действующ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его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законодательств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а</w:delText>
        </w:r>
        <w:r w:rsidR="00355E40" w:rsidRP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Российской Федерации</w:delText>
        </w:r>
        <w:r w:rsidR="00355E40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администрация города Чебоксары </w:delText>
        </w:r>
        <w:r w:rsidR="00283A07" w:rsidRPr="00283A07">
          <w:rPr>
            <w:rFonts w:ascii="Times New Roman" w:eastAsia="Times New Roman" w:hAnsi="Times New Roman" w:cs="Times New Roman"/>
            <w:bCs/>
            <w:spacing w:val="60"/>
            <w:sz w:val="28"/>
            <w:szCs w:val="28"/>
            <w:lang w:eastAsia="ru-RU"/>
          </w:rPr>
          <w:delText>постановляет:</w:delText>
        </w:r>
        <w:r w:rsidR="00283A07" w:rsidRPr="00283A07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</w:del>
    </w:p>
    <w:p w14:paraId="142F2E1A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297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298" w:author="mary.inoue@fap.loca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1.1.</w:delText>
        </w:r>
        <w:r w:rsidRPr="003022CA">
          <w:delText xml:space="preserve">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Внести</w:delText>
        </w:r>
        <w:r w:rsidRPr="003022CA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следующие изменения:</w:delText>
        </w:r>
      </w:del>
    </w:p>
    <w:p w14:paraId="71086AA4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299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300" w:author="mary.inoue@fap.local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преамбулу изложит</w:delText>
        </w:r>
        <w:r w:rsidR="002F35E2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ь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в следующей редакции:</w:delText>
        </w:r>
      </w:del>
    </w:p>
    <w:p w14:paraId="6AF0158E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del w:id="301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302" w:author="mary.inoue@fap.local" w:date="2026-09-22T12:15:00Z" w16du:dateUtc="2026-09-22T16:15:00Z"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«В соответствии со стать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ей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219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 </w:delText>
        </w:r>
        <w:r w:rsidRPr="00B019C8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1777CBB8" w14:textId="77777777" w:rsidR="00283A07" w:rsidRDefault="00283A07" w:rsidP="001D72E4">
      <w:pPr>
        <w:spacing w:after="0" w:line="312" w:lineRule="auto"/>
        <w:ind w:firstLine="709"/>
        <w:jc w:val="both"/>
        <w:rPr>
          <w:del w:id="303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04" w:author="mary.inoue@fap.local" w:date="2026-09-22T12:15:00Z" w16du:dateUtc="2026-09-22T16:15:00Z"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.2. В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Порядк</w:delText>
        </w:r>
        <w:r w:rsidR="00B019C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е</w:delText>
        </w:r>
        <w:r w:rsidR="001A08E6" w:rsidRPr="001A08E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(далее - Порядок)</w:delText>
        </w:r>
        <w:r w:rsidRPr="00283A0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69CF114E" w14:textId="77777777" w:rsidR="00D25FC9" w:rsidRPr="00D25FC9" w:rsidRDefault="00D25FC9" w:rsidP="00D25FC9">
      <w:pPr>
        <w:spacing w:after="0" w:line="312" w:lineRule="auto"/>
        <w:ind w:firstLine="709"/>
        <w:jc w:val="both"/>
        <w:rPr>
          <w:del w:id="305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06" w:author="mary.inoue@fap.local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пункт 6 дополнить абзацем следующего содержания:</w:delText>
        </w:r>
      </w:del>
    </w:p>
    <w:p w14:paraId="47D7D7C5" w14:textId="77777777" w:rsidR="0023433B" w:rsidRDefault="00D25FC9" w:rsidP="001D72E4">
      <w:pPr>
        <w:spacing w:after="0" w:line="312" w:lineRule="auto"/>
        <w:ind w:firstLine="709"/>
        <w:jc w:val="both"/>
        <w:rPr>
          <w:del w:id="307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08" w:author="mary.inoue@fap.local" w:date="2026-09-22T12:15:00Z" w16du:dateUtc="2026-09-22T16:15:00Z"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«Сведения о бюджетном обязательстве и Сведения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формир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уются</w:delText>
        </w:r>
        <w:r w:rsidRPr="00D25FC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 использованием единой информац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ионной системы в сфере закупок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23433B" w:rsidRP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Перечня</w:delText>
        </w:r>
        <w:r w:rsidR="0023433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.»;</w:delText>
        </w:r>
      </w:del>
    </w:p>
    <w:p w14:paraId="3E7D72C3" w14:textId="77777777" w:rsidR="00364E9B" w:rsidRDefault="00364E9B" w:rsidP="001D72E4">
      <w:pPr>
        <w:spacing w:after="0" w:line="312" w:lineRule="auto"/>
        <w:ind w:firstLine="709"/>
        <w:jc w:val="both"/>
        <w:rPr>
          <w:del w:id="309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0" w:author="mary.inoue@fap.local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12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содержания:</w:delText>
        </w:r>
      </w:del>
    </w:p>
    <w:p w14:paraId="6DA886A4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311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2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бюджетном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предусмотренная:</w:delText>
        </w:r>
      </w:del>
    </w:p>
    <w:p w14:paraId="75423FAE" w14:textId="77777777" w:rsidR="001B5184" w:rsidRPr="001B5184" w:rsidRDefault="001B5184" w:rsidP="001B5184">
      <w:pPr>
        <w:spacing w:after="0" w:line="312" w:lineRule="auto"/>
        <w:ind w:firstLine="709"/>
        <w:jc w:val="both"/>
        <w:rPr>
          <w:del w:id="313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4" w:author="mary.inoue@fap.local" w:date="2026-09-22T12:15:00Z" w16du:dateUtc="2026-09-22T16:15:00Z"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абзацами третьим,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четвертым, 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шестым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настоящего пункта</w:delText>
        </w:r>
        <w:r w:rsidRPr="001B518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осуществляется в единой информационной системе</w:delText>
        </w:r>
        <w:r w:rsidR="00936F9D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 </w:delText>
        </w:r>
        <w:r w:rsidR="000E3056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автоматически.»;</w:delText>
        </w:r>
      </w:del>
    </w:p>
    <w:p w14:paraId="0991EB07" w14:textId="77777777" w:rsidR="00CA065F" w:rsidRDefault="00CA065F" w:rsidP="001D72E4">
      <w:pPr>
        <w:spacing w:after="0" w:line="312" w:lineRule="auto"/>
        <w:ind w:firstLine="709"/>
        <w:jc w:val="both"/>
        <w:rPr>
          <w:del w:id="315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6" w:author="mary.inoue@fap.local" w:date="2026-09-22T12:15:00Z" w16du:dateUtc="2026-09-22T16:15:00Z"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пункт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24</w:delText>
        </w:r>
        <w:r w:rsidR="0070776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дополнить </w:delText>
        </w:r>
        <w:r w:rsidR="004E38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абзац</w:delText>
        </w:r>
        <w:r w:rsidR="00B8724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ами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следующего содержания</w:delText>
        </w:r>
        <w:r w:rsidRPr="00CA065F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:</w:delText>
        </w:r>
      </w:del>
    </w:p>
    <w:p w14:paraId="3DF225EA" w14:textId="77777777" w:rsidR="00364E9B" w:rsidRPr="00364E9B" w:rsidRDefault="00CA065F" w:rsidP="00364E9B">
      <w:pPr>
        <w:spacing w:after="0" w:line="312" w:lineRule="auto"/>
        <w:ind w:firstLine="709"/>
        <w:jc w:val="both"/>
        <w:rPr>
          <w:del w:id="317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18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  <w:bookmarkStart w:id="319" w:name="sub_1010"/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1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графы 2 Перечня, сформированного </w:delText>
        </w:r>
        <w:r w:rsid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в сфере закупок</w:delText>
        </w:r>
        <w:r w:rsidR="00364E9B"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0DA54898" w14:textId="77777777" w:rsidR="00364E9B" w:rsidRDefault="00364E9B" w:rsidP="00364E9B">
      <w:pPr>
        <w:spacing w:after="0" w:line="312" w:lineRule="auto"/>
        <w:ind w:firstLine="709"/>
        <w:jc w:val="both"/>
        <w:rPr>
          <w:del w:id="320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21" w:author="mary.inoue@fap.local" w:date="2026-09-22T12:15:00Z" w16du:dateUtc="2026-09-22T16:15:00Z"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При формировании Сведений о денежном обязательстве </w:delText>
        </w:r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br/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в сфере закупок </w:delText>
        </w:r>
        <w:r w:rsidRPr="00364E9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»;</w:delText>
        </w:r>
      </w:del>
    </w:p>
    <w:p w14:paraId="18DEA6BE" w14:textId="77777777" w:rsidR="004602ED" w:rsidRPr="00092F4B" w:rsidRDefault="004602ED" w:rsidP="004602ED">
      <w:pPr>
        <w:spacing w:after="0" w:line="312" w:lineRule="auto"/>
        <w:ind w:firstLine="142"/>
        <w:jc w:val="both"/>
        <w:rPr>
          <w:del w:id="322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23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в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 к Порядку</w:delText>
        </w:r>
        <w:r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30AF915B" w14:textId="77777777" w:rsidR="004602ED" w:rsidRDefault="004602ED" w:rsidP="004602ED">
      <w:pPr>
        <w:spacing w:after="0" w:line="312" w:lineRule="auto"/>
        <w:jc w:val="both"/>
        <w:rPr>
          <w:del w:id="324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25" w:author="mary.inoue@fap.local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6.8</w:delText>
        </w:r>
        <w:r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p w14:paraId="5A680ABA" w14:textId="77777777" w:rsidR="005A2382" w:rsidRPr="00092F4B" w:rsidRDefault="005A2382" w:rsidP="004602ED">
      <w:pPr>
        <w:spacing w:after="0" w:line="312" w:lineRule="auto"/>
        <w:jc w:val="both"/>
        <w:rPr>
          <w:del w:id="326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27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1"/>
        <w:gridCol w:w="4283"/>
      </w:tblGrid>
      <w:tr w:rsidR="004602ED" w14:paraId="48B6EDEE" w14:textId="77777777" w:rsidTr="004602ED">
        <w:trPr>
          <w:del w:id="328" w:author="mary.inoue@fap.local" w:date="2026-09-22T12:15:00Z" w16du:dateUtc="2026-09-22T16:15:00Z"/>
        </w:trPr>
        <w:tc>
          <w:tcPr>
            <w:tcW w:w="4672" w:type="dxa"/>
          </w:tcPr>
          <w:p w14:paraId="64706406" w14:textId="77777777" w:rsidR="004602ED" w:rsidRDefault="004602ED" w:rsidP="00364E9B">
            <w:pPr>
              <w:spacing w:line="312" w:lineRule="auto"/>
              <w:jc w:val="both"/>
              <w:rPr>
                <w:del w:id="329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330" w:author="mary.inoue@fap.local" w:date="2026-09-22T12:15:00Z" w16du:dateUtc="2026-09-22T16:15:00Z">
              <w:r w:rsidRPr="004602ED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6.8. Идентификатор</w:delText>
              </w:r>
            </w:del>
          </w:p>
        </w:tc>
        <w:tc>
          <w:tcPr>
            <w:tcW w:w="4673" w:type="dxa"/>
          </w:tcPr>
          <w:p w14:paraId="46BA2DF2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331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32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пункте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6F8168BD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333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34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529C13F8" w14:textId="77777777" w:rsidR="004602ED" w:rsidRDefault="004602ED" w:rsidP="005A2382">
            <w:pPr>
              <w:autoSpaceDE w:val="0"/>
              <w:autoSpaceDN w:val="0"/>
              <w:adjustRightInd w:val="0"/>
              <w:ind w:firstLine="283"/>
              <w:jc w:val="both"/>
              <w:rPr>
                <w:del w:id="335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del w:id="336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</w:tbl>
    <w:p w14:paraId="2CD29F53" w14:textId="77777777" w:rsidR="004602ED" w:rsidRDefault="005A2382" w:rsidP="00364E9B">
      <w:pPr>
        <w:spacing w:after="0" w:line="312" w:lineRule="auto"/>
        <w:ind w:firstLine="709"/>
        <w:jc w:val="both"/>
        <w:rPr>
          <w:del w:id="337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38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»;</w:delText>
        </w:r>
      </w:del>
    </w:p>
    <w:p w14:paraId="27370128" w14:textId="77777777" w:rsidR="00092F4B" w:rsidRPr="00092F4B" w:rsidRDefault="00DC6DD7" w:rsidP="00E510DF">
      <w:pPr>
        <w:spacing w:after="0" w:line="312" w:lineRule="auto"/>
        <w:ind w:firstLine="142"/>
        <w:jc w:val="both"/>
        <w:rPr>
          <w:del w:id="339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40" w:name="sub_10111"/>
      <w:bookmarkEnd w:id="319"/>
      <w:del w:id="341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</w:delText>
        </w:r>
        <w:bookmarkStart w:id="342" w:name="sub_1013"/>
        <w:bookmarkEnd w:id="340"/>
        <w:r w:rsidR="00B019A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в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приложении </w:delText>
        </w:r>
        <w:r w:rsidR="007B1B48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№</w:delText>
        </w:r>
        <w:r w:rsidR="00092F4B" w:rsidRPr="007B1B48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к Порядку</w:delText>
        </w:r>
        <w:r w:rsidR="00092F4B" w:rsidRPr="007B1B48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delText>:</w:delText>
        </w:r>
      </w:del>
    </w:p>
    <w:p w14:paraId="04341262" w14:textId="77777777" w:rsidR="00092F4B" w:rsidRPr="00092F4B" w:rsidRDefault="00B019A1" w:rsidP="00B019A1">
      <w:pPr>
        <w:spacing w:after="0" w:line="312" w:lineRule="auto"/>
        <w:jc w:val="both"/>
        <w:rPr>
          <w:del w:id="343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44" w:name="sub_132"/>
      <w:bookmarkEnd w:id="342"/>
      <w:del w:id="345" w:author="mary.inoue@fap.local" w:date="2026-09-22T12:15:00Z" w16du:dateUtc="2026-09-22T16:15:00Z">
        <w:r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delText>1</w:delText>
        </w:r>
        <w:r w:rsidR="00092F4B" w:rsidRPr="00092F4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изложить в следующей редакции:</w:delText>
        </w:r>
      </w:del>
    </w:p>
    <w:bookmarkEnd w:id="344"/>
    <w:p w14:paraId="5CB1EB94" w14:textId="77777777" w:rsidR="00092F4B" w:rsidRPr="00092F4B" w:rsidRDefault="00342829" w:rsidP="00D53245">
      <w:pPr>
        <w:spacing w:after="0" w:line="312" w:lineRule="auto"/>
        <w:jc w:val="both"/>
        <w:rPr>
          <w:del w:id="346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47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«</w:delText>
        </w:r>
      </w:del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14:paraId="6BE914A5" w14:textId="77777777" w:rsidTr="008F6DB9">
        <w:trPr>
          <w:trHeight w:val="454"/>
          <w:del w:id="348" w:author="mary.inoue@fap.local" w:date="2026-09-22T12:15:00Z" w16du:dateUtc="2026-09-22T16:15:00Z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30A76C86" w14:textId="77777777" w:rsidR="00611147" w:rsidRPr="00092F4B" w:rsidRDefault="00E510DF" w:rsidP="00E510DF">
            <w:pPr>
              <w:spacing w:after="0" w:line="240" w:lineRule="auto"/>
              <w:jc w:val="both"/>
              <w:rPr>
                <w:del w:id="349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350" w:name="sub_30004"/>
            <w:del w:id="351" w:author="mary.inoue@fap.local" w:date="2026-09-22T12:15:00Z" w16du:dateUtc="2026-09-22T16:15:00Z"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1</w:delText>
              </w:r>
              <w:r w:rsidR="00371747" w:rsidRPr="00092F4B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. </w:delText>
              </w:r>
              <w:bookmarkEnd w:id="350"/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Муниципальный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 xml:space="preserve">муниципальных </w:delText>
              </w:r>
              <w:r w:rsidRPr="00E510DF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1FB2FC4" w14:textId="77777777" w:rsidR="00E510DF" w:rsidRDefault="00E510DF" w:rsidP="00E510DF">
            <w:pPr>
              <w:autoSpaceDE w:val="0"/>
              <w:autoSpaceDN w:val="0"/>
              <w:adjustRightInd w:val="0"/>
              <w:spacing w:after="0" w:line="240" w:lineRule="auto"/>
              <w:rPr>
                <w:del w:id="352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53" w:author="mary.inoue@fap.loca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Муниципальный контракт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3C6438F0" w14:textId="77777777" w:rsidR="00371747" w:rsidRPr="00371747" w:rsidRDefault="00371747" w:rsidP="00371747">
            <w:pPr>
              <w:pStyle w:val="a1"/>
              <w:rPr>
                <w:del w:id="354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14:paraId="3D784996" w14:textId="77777777" w:rsidTr="008F6DB9">
        <w:trPr>
          <w:trHeight w:val="454"/>
          <w:del w:id="355" w:author="mary.inoue@fap.loca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67C9E664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356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7986C1C" w14:textId="77777777" w:rsidR="00371747" w:rsidRPr="00371747" w:rsidRDefault="00E510DF" w:rsidP="00371747">
            <w:pPr>
              <w:pStyle w:val="a1"/>
              <w:rPr>
                <w:del w:id="357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58" w:author="mary.inoue@fap.loca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45848FEB" w14:textId="77777777" w:rsidTr="008F6DB9">
        <w:trPr>
          <w:trHeight w:val="454"/>
          <w:del w:id="359" w:author="mary.inoue@fap.loca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4AABCA0C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360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B72FDEF" w14:textId="77777777" w:rsidR="00371747" w:rsidRPr="00371747" w:rsidRDefault="00E510DF" w:rsidP="00371747">
            <w:pPr>
              <w:pStyle w:val="a1"/>
              <w:rPr>
                <w:del w:id="361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62" w:author="mary.inoue@fap.loca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4D5743C8" w14:textId="77777777" w:rsidTr="008F6DB9">
        <w:trPr>
          <w:trHeight w:val="454"/>
          <w:del w:id="363" w:author="mary.inoue@fap.loca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0991F8E6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364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00650D1" w14:textId="77777777" w:rsidR="00371747" w:rsidRPr="00371747" w:rsidRDefault="00E510DF" w:rsidP="00371747">
            <w:pPr>
              <w:pStyle w:val="a1"/>
              <w:rPr>
                <w:del w:id="365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66" w:author="mary.inoue@fap.loca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53040C20" w14:textId="77777777" w:rsidTr="008F6DB9">
        <w:trPr>
          <w:trHeight w:val="454"/>
          <w:del w:id="367" w:author="mary.inoue@fap.local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27D0320A" w14:textId="77777777"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del w:id="368" w:author="mary.inoue@fap.local" w:date="2026-09-22T12:15:00Z" w16du:dateUtc="2026-09-22T16:15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91C7010" w14:textId="77777777" w:rsidR="00371747" w:rsidRPr="00371747" w:rsidRDefault="00E510DF" w:rsidP="00E510DF">
            <w:pPr>
              <w:pStyle w:val="a1"/>
              <w:rPr>
                <w:del w:id="369" w:author="mary.inoue@fap.local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370" w:author="mary.inoue@fap.local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</w:tbl>
    <w:p w14:paraId="5D51FA45" w14:textId="77777777" w:rsidR="00092F4B" w:rsidRPr="00092F4B" w:rsidRDefault="00D53245" w:rsidP="001D72E4">
      <w:pPr>
        <w:spacing w:after="0" w:line="312" w:lineRule="auto"/>
        <w:ind w:firstLine="709"/>
        <w:jc w:val="both"/>
        <w:rPr>
          <w:del w:id="371" w:author="mary.inoue@fap.local" w:date="2026-09-22T12:15:00Z" w16du:dateUtc="2026-09-22T16:15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72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»</w:delText>
        </w:r>
        <w:r w:rsidR="00A756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.</w:delText>
        </w:r>
      </w:del>
    </w:p>
    <w:p w14:paraId="2CFB1052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373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374" w:author="mary.inoue@fap.loca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2. Настоящее постановление </w:delText>
        </w:r>
        <w:r w:rsidR="00E77ECF"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в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ступает в силу со дня его официального опубликования.</w:delText>
        </w:r>
      </w:del>
    </w:p>
    <w:p w14:paraId="36ADD8CE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del w:id="375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376" w:author="mary.inoue@fap.loca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br/>
          <w:delText>и финансам.</w:delText>
        </w:r>
      </w:del>
    </w:p>
    <w:p w14:paraId="46632775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377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4ED9E6D" w14:textId="77777777"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del w:id="378" w:author="mary.inoue@fap.local" w:date="2026-09-22T12:15:00Z" w16du:dateUtc="2026-09-22T16:15:00Z"/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del w:id="379" w:author="mary.inoue@fap.loca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 xml:space="preserve">Временно исполняющий </w:delText>
        </w:r>
      </w:del>
    </w:p>
    <w:p w14:paraId="0AE39D28" w14:textId="77777777" w:rsidR="00C66430" w:rsidRDefault="00237E94" w:rsidP="00A5391B">
      <w:pPr>
        <w:jc w:val="center"/>
        <w:pPrChange w:id="380" w:author="mary.inoue@fap.local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381" w:author="mary.inoue@fap.local" w:date="2026-09-22T12:15:00Z" w16du:dateUtc="2026-09-22T16:15:00Z">
        <w: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delText>полномочия главы города Чебоксары                                                Д.В. Спирин</w:delText>
        </w:r>
      </w:del>
    </w:p>
    <w:sectPr w:rsidR="00C66430">
      <w:pgSz w:w="11906" w:h="16838"/>
      <w:pgMar w:top="1417" w:right="1701" w:bottom="1417" w:left="1701" w:header="708" w:footer="708" w:gutter="0"/>
      <w:cols w:space="708"/>
      <w:docGrid w:linePitch="360"/>
      <w:sectPrChange w:id="382" w:author="mary.inoue@fap.local" w:date="2026-09-22T12:15:00Z" w16du:dateUtc="2026-09-22T16:15:00Z">
        <w:sectPr w:rsidR="00C66430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172AA"/>
    <w:rsid w:val="00035EAA"/>
    <w:rsid w:val="00036E97"/>
    <w:rsid w:val="00064320"/>
    <w:rsid w:val="000662A4"/>
    <w:rsid w:val="00082C08"/>
    <w:rsid w:val="00092F4B"/>
    <w:rsid w:val="0009325F"/>
    <w:rsid w:val="00094AC5"/>
    <w:rsid w:val="000958BD"/>
    <w:rsid w:val="000A2771"/>
    <w:rsid w:val="000B58E0"/>
    <w:rsid w:val="000B708F"/>
    <w:rsid w:val="000C0E26"/>
    <w:rsid w:val="000E3056"/>
    <w:rsid w:val="000E661E"/>
    <w:rsid w:val="001128DA"/>
    <w:rsid w:val="00132F7D"/>
    <w:rsid w:val="001343C7"/>
    <w:rsid w:val="00136EE1"/>
    <w:rsid w:val="00140891"/>
    <w:rsid w:val="00155120"/>
    <w:rsid w:val="00163BDD"/>
    <w:rsid w:val="00171781"/>
    <w:rsid w:val="001752BE"/>
    <w:rsid w:val="001845B4"/>
    <w:rsid w:val="001A08E6"/>
    <w:rsid w:val="001B5184"/>
    <w:rsid w:val="001B5B30"/>
    <w:rsid w:val="001C1227"/>
    <w:rsid w:val="001D1498"/>
    <w:rsid w:val="001D438A"/>
    <w:rsid w:val="001D72E4"/>
    <w:rsid w:val="001F3B9E"/>
    <w:rsid w:val="002223E4"/>
    <w:rsid w:val="00232D74"/>
    <w:rsid w:val="0023433B"/>
    <w:rsid w:val="00237E94"/>
    <w:rsid w:val="00283A07"/>
    <w:rsid w:val="002939A5"/>
    <w:rsid w:val="0029602C"/>
    <w:rsid w:val="00296FB3"/>
    <w:rsid w:val="002A33A8"/>
    <w:rsid w:val="002B62D2"/>
    <w:rsid w:val="002C247D"/>
    <w:rsid w:val="002C4EFB"/>
    <w:rsid w:val="002D22E0"/>
    <w:rsid w:val="002D511D"/>
    <w:rsid w:val="002F35E2"/>
    <w:rsid w:val="003022CA"/>
    <w:rsid w:val="003235BC"/>
    <w:rsid w:val="00337259"/>
    <w:rsid w:val="00342829"/>
    <w:rsid w:val="003552AF"/>
    <w:rsid w:val="00355E40"/>
    <w:rsid w:val="00364E9B"/>
    <w:rsid w:val="00371747"/>
    <w:rsid w:val="0038633C"/>
    <w:rsid w:val="00391806"/>
    <w:rsid w:val="00395556"/>
    <w:rsid w:val="003B5788"/>
    <w:rsid w:val="003C6CE3"/>
    <w:rsid w:val="003D40A6"/>
    <w:rsid w:val="003E02AD"/>
    <w:rsid w:val="003E09CD"/>
    <w:rsid w:val="003E3DC6"/>
    <w:rsid w:val="003E4B8C"/>
    <w:rsid w:val="0040121F"/>
    <w:rsid w:val="00405768"/>
    <w:rsid w:val="004175E5"/>
    <w:rsid w:val="00425F7C"/>
    <w:rsid w:val="00426DC9"/>
    <w:rsid w:val="00433895"/>
    <w:rsid w:val="004602ED"/>
    <w:rsid w:val="00483B04"/>
    <w:rsid w:val="0049449E"/>
    <w:rsid w:val="00494500"/>
    <w:rsid w:val="004B3738"/>
    <w:rsid w:val="004B4464"/>
    <w:rsid w:val="004B7A0A"/>
    <w:rsid w:val="004C2A12"/>
    <w:rsid w:val="004D03FD"/>
    <w:rsid w:val="004E2B04"/>
    <w:rsid w:val="004E38A1"/>
    <w:rsid w:val="004E65A6"/>
    <w:rsid w:val="00500EF8"/>
    <w:rsid w:val="00501D8F"/>
    <w:rsid w:val="00503751"/>
    <w:rsid w:val="00504B8C"/>
    <w:rsid w:val="005120F2"/>
    <w:rsid w:val="00517B7B"/>
    <w:rsid w:val="005201FD"/>
    <w:rsid w:val="00520C2C"/>
    <w:rsid w:val="00527CBC"/>
    <w:rsid w:val="00544BBC"/>
    <w:rsid w:val="005850B6"/>
    <w:rsid w:val="00594D9A"/>
    <w:rsid w:val="005A2382"/>
    <w:rsid w:val="005B2275"/>
    <w:rsid w:val="005B3636"/>
    <w:rsid w:val="005C1F89"/>
    <w:rsid w:val="005C3975"/>
    <w:rsid w:val="005D46EB"/>
    <w:rsid w:val="00604B9E"/>
    <w:rsid w:val="00611147"/>
    <w:rsid w:val="00615E33"/>
    <w:rsid w:val="006209CB"/>
    <w:rsid w:val="00627BC4"/>
    <w:rsid w:val="00640AED"/>
    <w:rsid w:val="0065070B"/>
    <w:rsid w:val="006575DD"/>
    <w:rsid w:val="00674D51"/>
    <w:rsid w:val="006A49C0"/>
    <w:rsid w:val="006B47E7"/>
    <w:rsid w:val="006D73AD"/>
    <w:rsid w:val="006F5B9A"/>
    <w:rsid w:val="006F5CEB"/>
    <w:rsid w:val="00706622"/>
    <w:rsid w:val="00707767"/>
    <w:rsid w:val="00723985"/>
    <w:rsid w:val="00741BFA"/>
    <w:rsid w:val="00751814"/>
    <w:rsid w:val="00774609"/>
    <w:rsid w:val="007B003B"/>
    <w:rsid w:val="007B1B48"/>
    <w:rsid w:val="007B3168"/>
    <w:rsid w:val="007D0A1A"/>
    <w:rsid w:val="007D6295"/>
    <w:rsid w:val="007E272A"/>
    <w:rsid w:val="00811D61"/>
    <w:rsid w:val="00831EA8"/>
    <w:rsid w:val="00847130"/>
    <w:rsid w:val="00875E83"/>
    <w:rsid w:val="00882D51"/>
    <w:rsid w:val="00890013"/>
    <w:rsid w:val="0089053A"/>
    <w:rsid w:val="008A41B7"/>
    <w:rsid w:val="008B612B"/>
    <w:rsid w:val="008C61C6"/>
    <w:rsid w:val="008D0EF2"/>
    <w:rsid w:val="008D1B73"/>
    <w:rsid w:val="008E11C9"/>
    <w:rsid w:val="008F0A0E"/>
    <w:rsid w:val="008F6DB9"/>
    <w:rsid w:val="00901CD7"/>
    <w:rsid w:val="00915049"/>
    <w:rsid w:val="00933363"/>
    <w:rsid w:val="00936F9D"/>
    <w:rsid w:val="009565D4"/>
    <w:rsid w:val="009653BA"/>
    <w:rsid w:val="009801CD"/>
    <w:rsid w:val="00987AEA"/>
    <w:rsid w:val="009A39E4"/>
    <w:rsid w:val="009B31F7"/>
    <w:rsid w:val="009C4CE8"/>
    <w:rsid w:val="009E68E4"/>
    <w:rsid w:val="00A2270B"/>
    <w:rsid w:val="00A24980"/>
    <w:rsid w:val="00A3501D"/>
    <w:rsid w:val="00A5391B"/>
    <w:rsid w:val="00A54CA6"/>
    <w:rsid w:val="00A644AF"/>
    <w:rsid w:val="00A65302"/>
    <w:rsid w:val="00A7560A"/>
    <w:rsid w:val="00A81577"/>
    <w:rsid w:val="00AA1AD6"/>
    <w:rsid w:val="00AA2126"/>
    <w:rsid w:val="00AC17FD"/>
    <w:rsid w:val="00AE641D"/>
    <w:rsid w:val="00AE71D2"/>
    <w:rsid w:val="00AF3743"/>
    <w:rsid w:val="00B019A1"/>
    <w:rsid w:val="00B019C8"/>
    <w:rsid w:val="00B23618"/>
    <w:rsid w:val="00B30730"/>
    <w:rsid w:val="00B470B9"/>
    <w:rsid w:val="00B8724A"/>
    <w:rsid w:val="00B9482B"/>
    <w:rsid w:val="00BA0906"/>
    <w:rsid w:val="00BB7F95"/>
    <w:rsid w:val="00BC4C01"/>
    <w:rsid w:val="00BD14A3"/>
    <w:rsid w:val="00BD6490"/>
    <w:rsid w:val="00BE1A76"/>
    <w:rsid w:val="00C01CF0"/>
    <w:rsid w:val="00C10C2A"/>
    <w:rsid w:val="00C20CD4"/>
    <w:rsid w:val="00C23D6E"/>
    <w:rsid w:val="00C27664"/>
    <w:rsid w:val="00C31252"/>
    <w:rsid w:val="00C43956"/>
    <w:rsid w:val="00C44A78"/>
    <w:rsid w:val="00C44C84"/>
    <w:rsid w:val="00C549DE"/>
    <w:rsid w:val="00C66430"/>
    <w:rsid w:val="00C83873"/>
    <w:rsid w:val="00C91401"/>
    <w:rsid w:val="00C9492A"/>
    <w:rsid w:val="00C94E58"/>
    <w:rsid w:val="00CA065F"/>
    <w:rsid w:val="00CA26C7"/>
    <w:rsid w:val="00CB7A31"/>
    <w:rsid w:val="00CC60CE"/>
    <w:rsid w:val="00D1508E"/>
    <w:rsid w:val="00D1600A"/>
    <w:rsid w:val="00D25D01"/>
    <w:rsid w:val="00D25FC9"/>
    <w:rsid w:val="00D26B8F"/>
    <w:rsid w:val="00D30B59"/>
    <w:rsid w:val="00D444F0"/>
    <w:rsid w:val="00D46904"/>
    <w:rsid w:val="00D53245"/>
    <w:rsid w:val="00D554D3"/>
    <w:rsid w:val="00D60738"/>
    <w:rsid w:val="00D6191A"/>
    <w:rsid w:val="00D63120"/>
    <w:rsid w:val="00D638B3"/>
    <w:rsid w:val="00D64C4F"/>
    <w:rsid w:val="00D6753F"/>
    <w:rsid w:val="00D74278"/>
    <w:rsid w:val="00D94EDA"/>
    <w:rsid w:val="00DB095D"/>
    <w:rsid w:val="00DC074E"/>
    <w:rsid w:val="00DC250C"/>
    <w:rsid w:val="00DC6DD7"/>
    <w:rsid w:val="00DE011F"/>
    <w:rsid w:val="00DE0350"/>
    <w:rsid w:val="00DE30F3"/>
    <w:rsid w:val="00DF0E66"/>
    <w:rsid w:val="00DF6A2F"/>
    <w:rsid w:val="00E0284E"/>
    <w:rsid w:val="00E123B9"/>
    <w:rsid w:val="00E37B41"/>
    <w:rsid w:val="00E41EA4"/>
    <w:rsid w:val="00E45383"/>
    <w:rsid w:val="00E510DF"/>
    <w:rsid w:val="00E57A5E"/>
    <w:rsid w:val="00E74729"/>
    <w:rsid w:val="00E76CF0"/>
    <w:rsid w:val="00E77ECF"/>
    <w:rsid w:val="00EA1103"/>
    <w:rsid w:val="00EB093A"/>
    <w:rsid w:val="00EB0E11"/>
    <w:rsid w:val="00EB44BF"/>
    <w:rsid w:val="00EB58E1"/>
    <w:rsid w:val="00EC29E0"/>
    <w:rsid w:val="00ED407E"/>
    <w:rsid w:val="00ED46E8"/>
    <w:rsid w:val="00EE2BFB"/>
    <w:rsid w:val="00EE3D5D"/>
    <w:rsid w:val="00F11D9F"/>
    <w:rsid w:val="00F210C0"/>
    <w:rsid w:val="00F33C0F"/>
    <w:rsid w:val="00F370DF"/>
    <w:rsid w:val="00FA692E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F4B"/>
    <w:rPr>
      <w:color w:val="0563C1" w:themeColor="hyperlink"/>
      <w:u w:val="single"/>
    </w:rPr>
  </w:style>
  <w:style w:type="character" w:customStyle="1" w:styleId="a">
    <w:name w:val="Гипертекстовая ссылка"/>
    <w:basedOn w:val="DefaultParagraphFont"/>
    <w:uiPriority w:val="99"/>
    <w:rsid w:val="002223E4"/>
    <w:rPr>
      <w:color w:val="106BBE"/>
    </w:rPr>
  </w:style>
  <w:style w:type="paragraph" w:customStyle="1" w:styleId="a0">
    <w:name w:val="Прижатый влево"/>
    <w:basedOn w:val="Normal"/>
    <w:next w:val="Normal"/>
    <w:uiPriority w:val="99"/>
    <w:rsid w:val="002223E4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B578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2176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