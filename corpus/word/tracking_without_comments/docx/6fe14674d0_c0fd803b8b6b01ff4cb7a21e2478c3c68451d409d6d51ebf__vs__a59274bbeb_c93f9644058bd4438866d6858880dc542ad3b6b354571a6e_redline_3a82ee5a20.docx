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23E6B3" w14:textId="77777777" w:rsidR="00A71084" w:rsidRPr="000904B7" w:rsidRDefault="00A71084">
      <w:pPr>
        <w:tabs>
          <w:tab w:val="left" w:pos="288"/>
          <w:tab w:val="right" w:pos="9720"/>
        </w:tabs>
        <w:jc w:val="center"/>
        <w:rPr>
          <w:ins w:id="18" w:author="Crown, Linda D." w:date="2026-09-25T20:05:00Z" w16du:dateUtc="2026-09-26T00:05:00Z"/>
          <w:b/>
          <w:sz w:val="28"/>
          <w:szCs w:val="28"/>
        </w:rPr>
      </w:pPr>
      <w:ins w:id="19" w:author="Crown, Linda D." w:date="2026-09-25T20:05:00Z" w16du:dateUtc="2026-09-26T00:05:00Z">
        <w:r w:rsidRPr="000904B7">
          <w:rPr>
            <w:b/>
            <w:sz w:val="28"/>
            <w:szCs w:val="28"/>
          </w:rPr>
          <w:t>Table of Contents</w:t>
        </w:r>
      </w:ins>
    </w:p>
    <w:p w14:paraId="065619FA" w14:textId="77777777" w:rsidR="00A71084" w:rsidRPr="000904B7" w:rsidRDefault="00A71084">
      <w:pPr>
        <w:rPr>
          <w:ins w:id="20" w:author="Crown, Linda D." w:date="2026-09-25T20:05:00Z" w16du:dateUtc="2026-09-26T00:05:00Z"/>
        </w:rPr>
      </w:pPr>
    </w:p>
    <w:p w14:paraId="302F4118" w14:textId="77777777" w:rsidR="00A71084" w:rsidRPr="000904B7" w:rsidRDefault="00A71084">
      <w:pPr>
        <w:rPr>
          <w:ins w:id="21" w:author="Crown, Linda D." w:date="2026-09-25T20:05:00Z" w16du:dateUtc="2026-09-26T00:05:00Z"/>
        </w:rPr>
      </w:pPr>
    </w:p>
    <w:p w14:paraId="1FE1152E" w14:textId="77777777" w:rsidR="0051025F" w:rsidRDefault="0053282F">
      <w:pPr>
        <w:pStyle w:val="TOC1"/>
        <w:rPr>
          <w:ins w:id="22" w:author="Crown, Linda D." w:date="2026-09-25T20:05:00Z" w16du:dateUtc="2026-09-26T00:05:00Z"/>
          <w:rFonts w:asciiTheme="minorHAnsi" w:eastAsiaTheme="minorEastAsia" w:hAnsiTheme="minorHAnsi" w:cstheme="minorBidi"/>
          <w:b w:val="0"/>
          <w:noProof/>
          <w:sz w:val="22"/>
          <w:szCs w:val="22"/>
        </w:rPr>
      </w:pPr>
      <w:ins w:id="23" w:author="Crown, Linda D." w:date="2026-09-25T20:05:00Z" w16du:dateUtc="2026-09-26T00:05:00Z">
        <w:r w:rsidRPr="000904B7">
          <w:rPr>
            <w:b w:val="0"/>
          </w:rPr>
          <w:fldChar w:fldCharType="begin"/>
        </w:r>
        <w:r w:rsidR="00FB0457" w:rsidRPr="000904B7">
          <w:rPr>
            <w:b w:val="0"/>
          </w:rPr>
          <w:instrText xml:space="preserve"> TOC \o "1-4" \h \z \u </w:instrText>
        </w:r>
        <w:r w:rsidRPr="000904B7">
          <w:rPr>
            <w:b w:val="0"/>
          </w:rPr>
          <w:fldChar w:fldCharType="separate"/>
        </w:r>
        <w:r w:rsidR="0051025F">
          <w:fldChar w:fldCharType="begin"/>
        </w:r>
        <w:r w:rsidR="0051025F">
          <w:instrText>HYPERLINK \l "_Toc303332294"</w:instrText>
        </w:r>
        <w:r w:rsidR="0051025F">
          <w:fldChar w:fldCharType="separate"/>
        </w:r>
        <w:r w:rsidR="0051025F" w:rsidRPr="00AB0CA8">
          <w:rPr>
            <w:rStyle w:val="Hyperlink"/>
            <w:noProof/>
          </w:rPr>
          <w:t>Section 5.52.</w:t>
        </w:r>
        <w:r w:rsidR="0051025F">
          <w:rPr>
            <w:rFonts w:asciiTheme="minorHAnsi" w:eastAsiaTheme="minorEastAsia" w:hAnsiTheme="minorHAnsi" w:cstheme="minorBidi"/>
            <w:b w:val="0"/>
            <w:noProof/>
            <w:sz w:val="22"/>
            <w:szCs w:val="22"/>
          </w:rPr>
          <w:tab/>
          <w:t xml:space="preserve">   </w:t>
        </w:r>
        <w:r w:rsidR="0051025F" w:rsidRPr="00AB0CA8">
          <w:rPr>
            <w:rStyle w:val="Hyperlink"/>
            <w:noProof/>
          </w:rPr>
          <w:t>Linear Measures</w:t>
        </w:r>
        <w:r w:rsidR="0051025F">
          <w:rPr>
            <w:noProof/>
            <w:webHidden/>
          </w:rPr>
          <w:tab/>
        </w:r>
        <w:r w:rsidR="00CA3FE1" w:rsidRPr="00CA3FE1">
          <w:rPr>
            <w:noProof/>
            <w:webHidden/>
          </w:rPr>
          <w:t>5-</w:t>
        </w:r>
        <w:r>
          <w:rPr>
            <w:noProof/>
            <w:webHidden/>
          </w:rPr>
          <w:fldChar w:fldCharType="begin"/>
        </w:r>
        <w:r w:rsidR="0051025F">
          <w:rPr>
            <w:noProof/>
            <w:webHidden/>
          </w:rPr>
          <w:instrText xml:space="preserve"> PAGEREF _Toc303332294 \h </w:instrText>
        </w:r>
        <w:r>
          <w:rPr>
            <w:noProof/>
            <w:webHidden/>
          </w:rPr>
        </w:r>
        <w:r>
          <w:rPr>
            <w:noProof/>
            <w:webHidden/>
          </w:rPr>
          <w:fldChar w:fldCharType="separate"/>
        </w:r>
        <w:r w:rsidR="00DC4CA6">
          <w:rPr>
            <w:noProof/>
            <w:webHidden/>
          </w:rPr>
          <w:t>17</w:t>
        </w:r>
        <w:r>
          <w:rPr>
            <w:noProof/>
            <w:webHidden/>
          </w:rPr>
          <w:fldChar w:fldCharType="end"/>
        </w:r>
        <w:r w:rsidR="0051025F">
          <w:fldChar w:fldCharType="end"/>
        </w:r>
      </w:ins>
    </w:p>
    <w:p w14:paraId="18F648ED" w14:textId="77777777" w:rsidR="0051025F" w:rsidRDefault="0051025F">
      <w:pPr>
        <w:pStyle w:val="TOC2"/>
        <w:tabs>
          <w:tab w:val="right" w:leader="dot" w:pos="9350"/>
        </w:tabs>
        <w:rPr>
          <w:ins w:id="24" w:author="Crown, Linda D." w:date="2026-09-25T20:05:00Z" w16du:dateUtc="2026-09-26T00:05:00Z"/>
          <w:rFonts w:asciiTheme="minorHAnsi" w:eastAsiaTheme="minorEastAsia" w:hAnsiTheme="minorHAnsi" w:cstheme="minorBidi"/>
          <w:b w:val="0"/>
          <w:noProof/>
          <w:sz w:val="22"/>
          <w:szCs w:val="22"/>
        </w:rPr>
      </w:pPr>
      <w:ins w:id="25" w:author="Crown, Linda D." w:date="2026-09-25T20:05:00Z" w16du:dateUtc="2026-09-26T00:05:00Z">
        <w:r>
          <w:fldChar w:fldCharType="begin"/>
        </w:r>
        <w:r>
          <w:instrText>HYPERLINK \l "_Toc303332295"</w:instrText>
        </w:r>
        <w:r>
          <w:fldChar w:fldCharType="separate"/>
        </w:r>
        <w:r w:rsidRPr="00AB0CA8">
          <w:rPr>
            <w:rStyle w:val="Hyperlink"/>
            <w:noProof/>
          </w:rPr>
          <w:t>A.</w:t>
        </w:r>
        <w:r>
          <w:rPr>
            <w:rFonts w:asciiTheme="minorHAnsi" w:eastAsiaTheme="minorEastAsia" w:hAnsiTheme="minorHAnsi" w:cstheme="minorBidi"/>
            <w:b w:val="0"/>
            <w:noProof/>
            <w:sz w:val="22"/>
            <w:szCs w:val="22"/>
          </w:rPr>
          <w:tab/>
        </w:r>
        <w:r w:rsidRPr="00AB0CA8">
          <w:rPr>
            <w:rStyle w:val="Hyperlink"/>
            <w:noProof/>
          </w:rPr>
          <w:t>Application</w:t>
        </w:r>
        <w:r>
          <w:rPr>
            <w:noProof/>
            <w:webHidden/>
          </w:rPr>
          <w:tab/>
        </w:r>
        <w:r w:rsidR="00CA3FE1" w:rsidRPr="00CA3FE1">
          <w:rPr>
            <w:noProof/>
            <w:webHidden/>
          </w:rPr>
          <w:t>5-</w:t>
        </w:r>
        <w:r w:rsidR="0053282F">
          <w:rPr>
            <w:noProof/>
            <w:webHidden/>
          </w:rPr>
          <w:fldChar w:fldCharType="begin"/>
        </w:r>
        <w:r>
          <w:rPr>
            <w:noProof/>
            <w:webHidden/>
          </w:rPr>
          <w:instrText xml:space="preserve"> PAGEREF _Toc303332295 \h </w:instrText>
        </w:r>
        <w:r w:rsidR="0053282F">
          <w:rPr>
            <w:noProof/>
            <w:webHidden/>
          </w:rPr>
        </w:r>
        <w:r w:rsidR="0053282F">
          <w:rPr>
            <w:noProof/>
            <w:webHidden/>
          </w:rPr>
          <w:fldChar w:fldCharType="separate"/>
        </w:r>
        <w:r w:rsidR="00DC4CA6">
          <w:rPr>
            <w:noProof/>
            <w:webHidden/>
          </w:rPr>
          <w:t>17</w:t>
        </w:r>
        <w:r w:rsidR="0053282F">
          <w:rPr>
            <w:noProof/>
            <w:webHidden/>
          </w:rPr>
          <w:fldChar w:fldCharType="end"/>
        </w:r>
        <w:r>
          <w:fldChar w:fldCharType="end"/>
        </w:r>
      </w:ins>
    </w:p>
    <w:p w14:paraId="3B585CF4" w14:textId="77777777" w:rsidR="0051025F" w:rsidRDefault="0051025F">
      <w:pPr>
        <w:pStyle w:val="TOC3"/>
        <w:rPr>
          <w:ins w:id="26" w:author="Crown, Linda D." w:date="2026-09-25T20:05:00Z" w16du:dateUtc="2026-09-26T00:05:00Z"/>
          <w:rFonts w:asciiTheme="minorHAnsi" w:eastAsiaTheme="minorEastAsia" w:hAnsiTheme="minorHAnsi" w:cstheme="minorBidi"/>
          <w:noProof/>
          <w:sz w:val="22"/>
          <w:szCs w:val="22"/>
        </w:rPr>
      </w:pPr>
      <w:ins w:id="27" w:author="Crown, Linda D." w:date="2026-09-25T20:05:00Z" w16du:dateUtc="2026-09-26T00:05:00Z">
        <w:r>
          <w:fldChar w:fldCharType="begin"/>
        </w:r>
        <w:r>
          <w:instrText>HYPERLINK \l "_Toc303332296"</w:instrText>
        </w:r>
        <w:r>
          <w:fldChar w:fldCharType="separate"/>
        </w:r>
        <w:r w:rsidRPr="00AB0CA8">
          <w:rPr>
            <w:rStyle w:val="Hyperlink"/>
            <w:noProof/>
          </w:rPr>
          <w:t>A.1.</w:t>
        </w:r>
        <w:r>
          <w:rPr>
            <w:rFonts w:asciiTheme="minorHAnsi" w:eastAsiaTheme="minorEastAsia" w:hAnsiTheme="minorHAnsi" w:cstheme="minorBidi"/>
            <w:noProof/>
            <w:sz w:val="22"/>
            <w:szCs w:val="22"/>
          </w:rPr>
          <w:tab/>
        </w:r>
        <w:r w:rsidRPr="00AB0CA8">
          <w:rPr>
            <w:rStyle w:val="Hyperlink"/>
            <w:noProof/>
          </w:rPr>
          <w:t>General.</w:t>
        </w:r>
        <w:r>
          <w:rPr>
            <w:noProof/>
            <w:webHidden/>
          </w:rPr>
          <w:tab/>
        </w:r>
        <w:r w:rsidR="00CA3FE1" w:rsidRPr="00CA3FE1">
          <w:rPr>
            <w:noProof/>
            <w:webHidden/>
          </w:rPr>
          <w:t>5-</w:t>
        </w:r>
        <w:r w:rsidR="0053282F">
          <w:rPr>
            <w:noProof/>
            <w:webHidden/>
          </w:rPr>
          <w:fldChar w:fldCharType="begin"/>
        </w:r>
        <w:r>
          <w:rPr>
            <w:noProof/>
            <w:webHidden/>
          </w:rPr>
          <w:instrText xml:space="preserve"> PAGEREF _Toc303332296 \h </w:instrText>
        </w:r>
        <w:r w:rsidR="0053282F">
          <w:rPr>
            <w:noProof/>
            <w:webHidden/>
          </w:rPr>
        </w:r>
        <w:r w:rsidR="0053282F">
          <w:rPr>
            <w:noProof/>
            <w:webHidden/>
          </w:rPr>
          <w:fldChar w:fldCharType="separate"/>
        </w:r>
        <w:r w:rsidR="00DC4CA6">
          <w:rPr>
            <w:noProof/>
            <w:webHidden/>
          </w:rPr>
          <w:t>17</w:t>
        </w:r>
        <w:r w:rsidR="0053282F">
          <w:rPr>
            <w:noProof/>
            <w:webHidden/>
          </w:rPr>
          <w:fldChar w:fldCharType="end"/>
        </w:r>
        <w:r>
          <w:fldChar w:fldCharType="end"/>
        </w:r>
      </w:ins>
    </w:p>
    <w:p w14:paraId="47F2C09A" w14:textId="77777777" w:rsidR="0051025F" w:rsidRDefault="0051025F">
      <w:pPr>
        <w:pStyle w:val="TOC3"/>
        <w:rPr>
          <w:ins w:id="28" w:author="Crown, Linda D." w:date="2026-09-25T20:05:00Z" w16du:dateUtc="2026-09-26T00:05:00Z"/>
          <w:rFonts w:asciiTheme="minorHAnsi" w:eastAsiaTheme="minorEastAsia" w:hAnsiTheme="minorHAnsi" w:cstheme="minorBidi"/>
          <w:noProof/>
          <w:sz w:val="22"/>
          <w:szCs w:val="22"/>
        </w:rPr>
      </w:pPr>
      <w:ins w:id="29" w:author="Crown, Linda D." w:date="2026-09-25T20:05:00Z" w16du:dateUtc="2026-09-26T00:05:00Z">
        <w:r>
          <w:fldChar w:fldCharType="begin"/>
        </w:r>
        <w:r>
          <w:instrText>HYPERLINK \l "_Toc303332297"</w:instrText>
        </w:r>
        <w:r>
          <w:fldChar w:fldCharType="separate"/>
        </w:r>
        <w:r w:rsidRPr="00AB0CA8">
          <w:rPr>
            <w:rStyle w:val="Hyperlink"/>
            <w:noProof/>
          </w:rPr>
          <w:t>A.2.</w:t>
        </w:r>
        <w:r>
          <w:rPr>
            <w:rFonts w:asciiTheme="minorHAnsi" w:eastAsiaTheme="minorEastAsia" w:hAnsiTheme="minorHAnsi" w:cstheme="minorBidi"/>
            <w:noProof/>
            <w:sz w:val="22"/>
            <w:szCs w:val="22"/>
          </w:rPr>
          <w:tab/>
        </w:r>
        <w:r w:rsidRPr="00AB0CA8">
          <w:rPr>
            <w:rStyle w:val="Hyperlink"/>
            <w:noProof/>
          </w:rPr>
          <w:t>Additional Code Requirements.</w:t>
        </w:r>
        <w:r>
          <w:rPr>
            <w:noProof/>
            <w:webHidden/>
          </w:rPr>
          <w:tab/>
        </w:r>
        <w:r w:rsidR="00CA3FE1" w:rsidRPr="00CA3FE1">
          <w:rPr>
            <w:noProof/>
            <w:webHidden/>
          </w:rPr>
          <w:t>5-</w:t>
        </w:r>
        <w:r w:rsidR="0053282F">
          <w:rPr>
            <w:noProof/>
            <w:webHidden/>
          </w:rPr>
          <w:fldChar w:fldCharType="begin"/>
        </w:r>
        <w:r>
          <w:rPr>
            <w:noProof/>
            <w:webHidden/>
          </w:rPr>
          <w:instrText xml:space="preserve"> PAGEREF _Toc303332297 \h </w:instrText>
        </w:r>
        <w:r w:rsidR="0053282F">
          <w:rPr>
            <w:noProof/>
            <w:webHidden/>
          </w:rPr>
        </w:r>
        <w:r w:rsidR="0053282F">
          <w:rPr>
            <w:noProof/>
            <w:webHidden/>
          </w:rPr>
          <w:fldChar w:fldCharType="separate"/>
        </w:r>
        <w:r w:rsidR="00DC4CA6">
          <w:rPr>
            <w:noProof/>
            <w:webHidden/>
          </w:rPr>
          <w:t>17</w:t>
        </w:r>
        <w:r w:rsidR="0053282F">
          <w:rPr>
            <w:noProof/>
            <w:webHidden/>
          </w:rPr>
          <w:fldChar w:fldCharType="end"/>
        </w:r>
        <w:r>
          <w:fldChar w:fldCharType="end"/>
        </w:r>
      </w:ins>
    </w:p>
    <w:p w14:paraId="46D3A41E" w14:textId="77777777" w:rsidR="0051025F" w:rsidRDefault="0051025F">
      <w:pPr>
        <w:pStyle w:val="TOC2"/>
        <w:tabs>
          <w:tab w:val="right" w:leader="dot" w:pos="9350"/>
        </w:tabs>
        <w:rPr>
          <w:ins w:id="30" w:author="Crown, Linda D." w:date="2026-09-25T20:05:00Z" w16du:dateUtc="2026-09-26T00:05:00Z"/>
          <w:rFonts w:asciiTheme="minorHAnsi" w:eastAsiaTheme="minorEastAsia" w:hAnsiTheme="minorHAnsi" w:cstheme="minorBidi"/>
          <w:b w:val="0"/>
          <w:noProof/>
          <w:sz w:val="22"/>
          <w:szCs w:val="22"/>
        </w:rPr>
      </w:pPr>
      <w:ins w:id="31" w:author="Crown, Linda D." w:date="2026-09-25T20:05:00Z" w16du:dateUtc="2026-09-26T00:05:00Z">
        <w:r>
          <w:fldChar w:fldCharType="begin"/>
        </w:r>
        <w:r>
          <w:instrText>HYPERLINK \l "_Toc303332298"</w:instrText>
        </w:r>
        <w:r>
          <w:fldChar w:fldCharType="separate"/>
        </w:r>
        <w:r w:rsidRPr="00AB0CA8">
          <w:rPr>
            <w:rStyle w:val="Hyperlink"/>
            <w:noProof/>
          </w:rPr>
          <w:t>S.</w:t>
        </w:r>
        <w:r>
          <w:rPr>
            <w:rFonts w:asciiTheme="minorHAnsi" w:eastAsiaTheme="minorEastAsia" w:hAnsiTheme="minorHAnsi" w:cstheme="minorBidi"/>
            <w:b w:val="0"/>
            <w:noProof/>
            <w:sz w:val="22"/>
            <w:szCs w:val="22"/>
          </w:rPr>
          <w:tab/>
        </w:r>
        <w:r w:rsidRPr="00AB0CA8">
          <w:rPr>
            <w:rStyle w:val="Hyperlink"/>
            <w:noProof/>
          </w:rPr>
          <w:t>Specifications</w:t>
        </w:r>
        <w:r>
          <w:rPr>
            <w:noProof/>
            <w:webHidden/>
          </w:rPr>
          <w:tab/>
        </w:r>
        <w:r w:rsidR="00CA3FE1" w:rsidRPr="00CA3FE1">
          <w:rPr>
            <w:noProof/>
            <w:webHidden/>
          </w:rPr>
          <w:t>5-</w:t>
        </w:r>
        <w:r w:rsidR="0053282F">
          <w:rPr>
            <w:noProof/>
            <w:webHidden/>
          </w:rPr>
          <w:fldChar w:fldCharType="begin"/>
        </w:r>
        <w:r>
          <w:rPr>
            <w:noProof/>
            <w:webHidden/>
          </w:rPr>
          <w:instrText xml:space="preserve"> PAGEREF _Toc303332298 \h </w:instrText>
        </w:r>
        <w:r w:rsidR="0053282F">
          <w:rPr>
            <w:noProof/>
            <w:webHidden/>
          </w:rPr>
        </w:r>
        <w:r w:rsidR="0053282F">
          <w:rPr>
            <w:noProof/>
            <w:webHidden/>
          </w:rPr>
          <w:fldChar w:fldCharType="separate"/>
        </w:r>
        <w:r w:rsidR="00DC4CA6">
          <w:rPr>
            <w:noProof/>
            <w:webHidden/>
          </w:rPr>
          <w:t>17</w:t>
        </w:r>
        <w:r w:rsidR="0053282F">
          <w:rPr>
            <w:noProof/>
            <w:webHidden/>
          </w:rPr>
          <w:fldChar w:fldCharType="end"/>
        </w:r>
        <w:r>
          <w:fldChar w:fldCharType="end"/>
        </w:r>
      </w:ins>
    </w:p>
    <w:p w14:paraId="404BFA60" w14:textId="77777777" w:rsidR="0051025F" w:rsidRDefault="0051025F">
      <w:pPr>
        <w:pStyle w:val="TOC3"/>
        <w:rPr>
          <w:ins w:id="32" w:author="Crown, Linda D." w:date="2026-09-25T20:05:00Z" w16du:dateUtc="2026-09-26T00:05:00Z"/>
          <w:rFonts w:asciiTheme="minorHAnsi" w:eastAsiaTheme="minorEastAsia" w:hAnsiTheme="minorHAnsi" w:cstheme="minorBidi"/>
          <w:noProof/>
          <w:sz w:val="22"/>
          <w:szCs w:val="22"/>
        </w:rPr>
      </w:pPr>
      <w:ins w:id="33" w:author="Crown, Linda D." w:date="2026-09-25T20:05:00Z" w16du:dateUtc="2026-09-26T00:05:00Z">
        <w:r>
          <w:fldChar w:fldCharType="begin"/>
        </w:r>
        <w:r>
          <w:instrText>HYPERLINK \l "_Toc303332299"</w:instrText>
        </w:r>
        <w:r>
          <w:fldChar w:fldCharType="separate"/>
        </w:r>
        <w:r w:rsidRPr="00AB0CA8">
          <w:rPr>
            <w:rStyle w:val="Hyperlink"/>
            <w:noProof/>
          </w:rPr>
          <w:t>S.1.M.</w:t>
        </w:r>
        <w:r>
          <w:rPr>
            <w:rFonts w:asciiTheme="minorHAnsi" w:eastAsiaTheme="minorEastAsia" w:hAnsiTheme="minorHAnsi" w:cstheme="minorBidi"/>
            <w:noProof/>
            <w:sz w:val="22"/>
            <w:szCs w:val="22"/>
          </w:rPr>
          <w:tab/>
        </w:r>
        <w:r w:rsidRPr="00AB0CA8">
          <w:rPr>
            <w:rStyle w:val="Hyperlink"/>
            <w:noProof/>
          </w:rPr>
          <w:t>Units.</w:t>
        </w:r>
        <w:r>
          <w:rPr>
            <w:noProof/>
            <w:webHidden/>
          </w:rPr>
          <w:tab/>
        </w:r>
        <w:r w:rsidR="00CA3FE1" w:rsidRPr="00CA3FE1">
          <w:rPr>
            <w:noProof/>
            <w:webHidden/>
          </w:rPr>
          <w:t>5-</w:t>
        </w:r>
        <w:r w:rsidR="0053282F">
          <w:rPr>
            <w:noProof/>
            <w:webHidden/>
          </w:rPr>
          <w:fldChar w:fldCharType="begin"/>
        </w:r>
        <w:r>
          <w:rPr>
            <w:noProof/>
            <w:webHidden/>
          </w:rPr>
          <w:instrText xml:space="preserve"> PAGEREF _Toc303332299 \h </w:instrText>
        </w:r>
        <w:r w:rsidR="0053282F">
          <w:rPr>
            <w:noProof/>
            <w:webHidden/>
          </w:rPr>
        </w:r>
        <w:r w:rsidR="0053282F">
          <w:rPr>
            <w:noProof/>
            <w:webHidden/>
          </w:rPr>
          <w:fldChar w:fldCharType="separate"/>
        </w:r>
        <w:r w:rsidR="00DC4CA6">
          <w:rPr>
            <w:noProof/>
            <w:webHidden/>
          </w:rPr>
          <w:t>17</w:t>
        </w:r>
        <w:r w:rsidR="0053282F">
          <w:rPr>
            <w:noProof/>
            <w:webHidden/>
          </w:rPr>
          <w:fldChar w:fldCharType="end"/>
        </w:r>
        <w:r>
          <w:fldChar w:fldCharType="end"/>
        </w:r>
      </w:ins>
    </w:p>
    <w:p w14:paraId="3DD108CC" w14:textId="77777777" w:rsidR="0051025F" w:rsidRDefault="0051025F">
      <w:pPr>
        <w:pStyle w:val="TOC3"/>
        <w:rPr>
          <w:ins w:id="34" w:author="Crown, Linda D." w:date="2026-09-25T20:05:00Z" w16du:dateUtc="2026-09-26T00:05:00Z"/>
          <w:rFonts w:asciiTheme="minorHAnsi" w:eastAsiaTheme="minorEastAsia" w:hAnsiTheme="minorHAnsi" w:cstheme="minorBidi"/>
          <w:noProof/>
          <w:sz w:val="22"/>
          <w:szCs w:val="22"/>
        </w:rPr>
      </w:pPr>
      <w:ins w:id="35" w:author="Crown, Linda D." w:date="2026-09-25T20:05:00Z" w16du:dateUtc="2026-09-26T00:05:00Z">
        <w:r>
          <w:fldChar w:fldCharType="begin"/>
        </w:r>
        <w:r>
          <w:instrText>HYPERLINK \l "_Toc303332300"</w:instrText>
        </w:r>
        <w:r>
          <w:fldChar w:fldCharType="separate"/>
        </w:r>
        <w:r w:rsidRPr="00AB0CA8">
          <w:rPr>
            <w:rStyle w:val="Hyperlink"/>
            <w:noProof/>
          </w:rPr>
          <w:t>S.1.</w:t>
        </w:r>
        <w:r>
          <w:rPr>
            <w:rFonts w:asciiTheme="minorHAnsi" w:eastAsiaTheme="minorEastAsia" w:hAnsiTheme="minorHAnsi" w:cstheme="minorBidi"/>
            <w:noProof/>
            <w:sz w:val="22"/>
            <w:szCs w:val="22"/>
          </w:rPr>
          <w:tab/>
        </w:r>
        <w:r w:rsidRPr="00AB0CA8">
          <w:rPr>
            <w:rStyle w:val="Hyperlink"/>
            <w:noProof/>
          </w:rPr>
          <w:t>Units.</w:t>
        </w:r>
        <w:r>
          <w:rPr>
            <w:noProof/>
            <w:webHidden/>
          </w:rPr>
          <w:tab/>
        </w:r>
        <w:r w:rsidR="00CA3FE1" w:rsidRPr="00CA3FE1">
          <w:rPr>
            <w:noProof/>
            <w:webHidden/>
          </w:rPr>
          <w:t>5-</w:t>
        </w:r>
        <w:r w:rsidR="0053282F">
          <w:rPr>
            <w:noProof/>
            <w:webHidden/>
          </w:rPr>
          <w:fldChar w:fldCharType="begin"/>
        </w:r>
        <w:r>
          <w:rPr>
            <w:noProof/>
            <w:webHidden/>
          </w:rPr>
          <w:instrText xml:space="preserve"> PAGEREF _Toc303332300 \h </w:instrText>
        </w:r>
        <w:r w:rsidR="0053282F">
          <w:rPr>
            <w:noProof/>
            <w:webHidden/>
          </w:rPr>
        </w:r>
        <w:r w:rsidR="0053282F">
          <w:rPr>
            <w:noProof/>
            <w:webHidden/>
          </w:rPr>
          <w:fldChar w:fldCharType="separate"/>
        </w:r>
        <w:r w:rsidR="00DC4CA6">
          <w:rPr>
            <w:noProof/>
            <w:webHidden/>
          </w:rPr>
          <w:t>17</w:t>
        </w:r>
        <w:r w:rsidR="0053282F">
          <w:rPr>
            <w:noProof/>
            <w:webHidden/>
          </w:rPr>
          <w:fldChar w:fldCharType="end"/>
        </w:r>
        <w:r>
          <w:fldChar w:fldCharType="end"/>
        </w:r>
      </w:ins>
    </w:p>
    <w:p w14:paraId="174B3E5F" w14:textId="77777777" w:rsidR="0051025F" w:rsidRDefault="0051025F">
      <w:pPr>
        <w:pStyle w:val="TOC3"/>
        <w:rPr>
          <w:ins w:id="36" w:author="Crown, Linda D." w:date="2026-09-25T20:05:00Z" w16du:dateUtc="2026-09-26T00:05:00Z"/>
          <w:rFonts w:asciiTheme="minorHAnsi" w:eastAsiaTheme="minorEastAsia" w:hAnsiTheme="minorHAnsi" w:cstheme="minorBidi"/>
          <w:noProof/>
          <w:sz w:val="22"/>
          <w:szCs w:val="22"/>
        </w:rPr>
      </w:pPr>
      <w:ins w:id="37" w:author="Crown, Linda D." w:date="2026-09-25T20:05:00Z" w16du:dateUtc="2026-09-26T00:05:00Z">
        <w:r>
          <w:fldChar w:fldCharType="begin"/>
        </w:r>
        <w:r>
          <w:instrText>HYPERLINK \l "_Toc303332301"</w:instrText>
        </w:r>
        <w:r>
          <w:fldChar w:fldCharType="separate"/>
        </w:r>
        <w:r w:rsidRPr="00AB0CA8">
          <w:rPr>
            <w:rStyle w:val="Hyperlink"/>
            <w:noProof/>
          </w:rPr>
          <w:t>S.2.</w:t>
        </w:r>
        <w:r>
          <w:rPr>
            <w:rFonts w:asciiTheme="minorHAnsi" w:eastAsiaTheme="minorEastAsia" w:hAnsiTheme="minorHAnsi" w:cstheme="minorBidi"/>
            <w:noProof/>
            <w:sz w:val="22"/>
            <w:szCs w:val="22"/>
          </w:rPr>
          <w:tab/>
        </w:r>
        <w:r w:rsidRPr="00AB0CA8">
          <w:rPr>
            <w:rStyle w:val="Hyperlink"/>
            <w:noProof/>
          </w:rPr>
          <w:t>Material.</w:t>
        </w:r>
        <w:r>
          <w:rPr>
            <w:noProof/>
            <w:webHidden/>
          </w:rPr>
          <w:tab/>
        </w:r>
        <w:r w:rsidR="00CA3FE1" w:rsidRPr="00CA3FE1">
          <w:rPr>
            <w:noProof/>
            <w:webHidden/>
          </w:rPr>
          <w:t>5-</w:t>
        </w:r>
        <w:r w:rsidR="0053282F">
          <w:rPr>
            <w:noProof/>
            <w:webHidden/>
          </w:rPr>
          <w:fldChar w:fldCharType="begin"/>
        </w:r>
        <w:r>
          <w:rPr>
            <w:noProof/>
            <w:webHidden/>
          </w:rPr>
          <w:instrText xml:space="preserve"> PAGEREF _Toc303332301 \h </w:instrText>
        </w:r>
        <w:r w:rsidR="0053282F">
          <w:rPr>
            <w:noProof/>
            <w:webHidden/>
          </w:rPr>
        </w:r>
        <w:r w:rsidR="0053282F">
          <w:rPr>
            <w:noProof/>
            <w:webHidden/>
          </w:rPr>
          <w:fldChar w:fldCharType="separate"/>
        </w:r>
        <w:r w:rsidR="00DC4CA6">
          <w:rPr>
            <w:noProof/>
            <w:webHidden/>
          </w:rPr>
          <w:t>17</w:t>
        </w:r>
        <w:r w:rsidR="0053282F">
          <w:rPr>
            <w:noProof/>
            <w:webHidden/>
          </w:rPr>
          <w:fldChar w:fldCharType="end"/>
        </w:r>
        <w:r>
          <w:fldChar w:fldCharType="end"/>
        </w:r>
      </w:ins>
    </w:p>
    <w:p w14:paraId="3CA48832" w14:textId="77777777" w:rsidR="0051025F" w:rsidRDefault="0051025F">
      <w:pPr>
        <w:pStyle w:val="TOC4"/>
        <w:rPr>
          <w:ins w:id="38" w:author="Crown, Linda D." w:date="2026-09-25T20:05:00Z" w16du:dateUtc="2026-09-26T00:05:00Z"/>
          <w:rFonts w:asciiTheme="minorHAnsi" w:eastAsiaTheme="minorEastAsia" w:hAnsiTheme="minorHAnsi" w:cstheme="minorBidi"/>
          <w:noProof/>
          <w:sz w:val="22"/>
          <w:szCs w:val="22"/>
        </w:rPr>
      </w:pPr>
      <w:ins w:id="39" w:author="Crown, Linda D." w:date="2026-09-25T20:05:00Z" w16du:dateUtc="2026-09-26T00:05:00Z">
        <w:r>
          <w:fldChar w:fldCharType="begin"/>
        </w:r>
        <w:r>
          <w:instrText>HYPERLINK \l "_Toc303332302"</w:instrText>
        </w:r>
        <w:r>
          <w:fldChar w:fldCharType="separate"/>
        </w:r>
        <w:r w:rsidRPr="00AB0CA8">
          <w:rPr>
            <w:rStyle w:val="Hyperlink"/>
            <w:noProof/>
          </w:rPr>
          <w:t>S.2.1.</w:t>
        </w:r>
        <w:r>
          <w:rPr>
            <w:rFonts w:asciiTheme="minorHAnsi" w:eastAsiaTheme="minorEastAsia" w:hAnsiTheme="minorHAnsi" w:cstheme="minorBidi"/>
            <w:noProof/>
            <w:sz w:val="22"/>
            <w:szCs w:val="22"/>
          </w:rPr>
          <w:tab/>
        </w:r>
        <w:r w:rsidRPr="00AB0CA8">
          <w:rPr>
            <w:rStyle w:val="Hyperlink"/>
            <w:noProof/>
          </w:rPr>
          <w:t>Flexible Tape.</w:t>
        </w:r>
        <w:r>
          <w:rPr>
            <w:noProof/>
            <w:webHidden/>
          </w:rPr>
          <w:tab/>
        </w:r>
        <w:r w:rsidR="00CA3FE1" w:rsidRPr="00CA3FE1">
          <w:rPr>
            <w:noProof/>
            <w:webHidden/>
          </w:rPr>
          <w:t>5-</w:t>
        </w:r>
        <w:r w:rsidR="0053282F">
          <w:rPr>
            <w:noProof/>
            <w:webHidden/>
          </w:rPr>
          <w:fldChar w:fldCharType="begin"/>
        </w:r>
        <w:r>
          <w:rPr>
            <w:noProof/>
            <w:webHidden/>
          </w:rPr>
          <w:instrText xml:space="preserve"> PAGEREF _Toc303332302 \h </w:instrText>
        </w:r>
        <w:r w:rsidR="0053282F">
          <w:rPr>
            <w:noProof/>
            <w:webHidden/>
          </w:rPr>
        </w:r>
        <w:r w:rsidR="0053282F">
          <w:rPr>
            <w:noProof/>
            <w:webHidden/>
          </w:rPr>
          <w:fldChar w:fldCharType="separate"/>
        </w:r>
        <w:r w:rsidR="00DC4CA6">
          <w:rPr>
            <w:noProof/>
            <w:webHidden/>
          </w:rPr>
          <w:t>17</w:t>
        </w:r>
        <w:r w:rsidR="0053282F">
          <w:rPr>
            <w:noProof/>
            <w:webHidden/>
          </w:rPr>
          <w:fldChar w:fldCharType="end"/>
        </w:r>
        <w:r>
          <w:fldChar w:fldCharType="end"/>
        </w:r>
      </w:ins>
    </w:p>
    <w:p w14:paraId="0F09BD29" w14:textId="77777777" w:rsidR="0051025F" w:rsidRDefault="0051025F">
      <w:pPr>
        <w:pStyle w:val="TOC4"/>
        <w:rPr>
          <w:ins w:id="40" w:author="Crown, Linda D." w:date="2026-09-25T20:05:00Z" w16du:dateUtc="2026-09-26T00:05:00Z"/>
          <w:rFonts w:asciiTheme="minorHAnsi" w:eastAsiaTheme="minorEastAsia" w:hAnsiTheme="minorHAnsi" w:cstheme="minorBidi"/>
          <w:noProof/>
          <w:sz w:val="22"/>
          <w:szCs w:val="22"/>
        </w:rPr>
      </w:pPr>
      <w:ins w:id="41" w:author="Crown, Linda D." w:date="2026-09-25T20:05:00Z" w16du:dateUtc="2026-09-26T00:05:00Z">
        <w:r>
          <w:fldChar w:fldCharType="begin"/>
        </w:r>
        <w:r>
          <w:instrText>HYPERLINK \l "_Toc303332303"</w:instrText>
        </w:r>
        <w:r>
          <w:fldChar w:fldCharType="separate"/>
        </w:r>
        <w:r w:rsidRPr="00AB0CA8">
          <w:rPr>
            <w:rStyle w:val="Hyperlink"/>
            <w:noProof/>
          </w:rPr>
          <w:t>S.2.2.</w:t>
        </w:r>
        <w:r>
          <w:rPr>
            <w:rFonts w:asciiTheme="minorHAnsi" w:eastAsiaTheme="minorEastAsia" w:hAnsiTheme="minorHAnsi" w:cstheme="minorBidi"/>
            <w:noProof/>
            <w:sz w:val="22"/>
            <w:szCs w:val="22"/>
          </w:rPr>
          <w:tab/>
        </w:r>
        <w:r w:rsidRPr="00AB0CA8">
          <w:rPr>
            <w:rStyle w:val="Hyperlink"/>
            <w:noProof/>
          </w:rPr>
          <w:t>End Measure.</w:t>
        </w:r>
        <w:r>
          <w:rPr>
            <w:noProof/>
            <w:webHidden/>
          </w:rPr>
          <w:tab/>
        </w:r>
        <w:r w:rsidR="00CA3FE1" w:rsidRPr="00CA3FE1">
          <w:rPr>
            <w:noProof/>
            <w:webHidden/>
          </w:rPr>
          <w:t>5-</w:t>
        </w:r>
        <w:r w:rsidR="0053282F">
          <w:rPr>
            <w:noProof/>
            <w:webHidden/>
          </w:rPr>
          <w:fldChar w:fldCharType="begin"/>
        </w:r>
        <w:r>
          <w:rPr>
            <w:noProof/>
            <w:webHidden/>
          </w:rPr>
          <w:instrText xml:space="preserve"> PAGEREF _Toc303332303 \h </w:instrText>
        </w:r>
        <w:r w:rsidR="0053282F">
          <w:rPr>
            <w:noProof/>
            <w:webHidden/>
          </w:rPr>
        </w:r>
        <w:r w:rsidR="0053282F">
          <w:rPr>
            <w:noProof/>
            <w:webHidden/>
          </w:rPr>
          <w:fldChar w:fldCharType="separate"/>
        </w:r>
        <w:r w:rsidR="00DC4CA6">
          <w:rPr>
            <w:noProof/>
            <w:webHidden/>
          </w:rPr>
          <w:t>17</w:t>
        </w:r>
        <w:r w:rsidR="0053282F">
          <w:rPr>
            <w:noProof/>
            <w:webHidden/>
          </w:rPr>
          <w:fldChar w:fldCharType="end"/>
        </w:r>
        <w:r>
          <w:fldChar w:fldCharType="end"/>
        </w:r>
      </w:ins>
    </w:p>
    <w:p w14:paraId="03AA7CF4" w14:textId="77777777" w:rsidR="0051025F" w:rsidRDefault="0051025F">
      <w:pPr>
        <w:pStyle w:val="TOC3"/>
        <w:rPr>
          <w:ins w:id="42" w:author="Crown, Linda D." w:date="2026-09-25T20:05:00Z" w16du:dateUtc="2026-09-26T00:05:00Z"/>
          <w:rFonts w:asciiTheme="minorHAnsi" w:eastAsiaTheme="minorEastAsia" w:hAnsiTheme="minorHAnsi" w:cstheme="minorBidi"/>
          <w:noProof/>
          <w:sz w:val="22"/>
          <w:szCs w:val="22"/>
        </w:rPr>
      </w:pPr>
      <w:ins w:id="43" w:author="Crown, Linda D." w:date="2026-09-25T20:05:00Z" w16du:dateUtc="2026-09-26T00:05:00Z">
        <w:r>
          <w:fldChar w:fldCharType="begin"/>
        </w:r>
        <w:r>
          <w:instrText>HYPERLINK \l "_Toc303332304"</w:instrText>
        </w:r>
        <w:r>
          <w:fldChar w:fldCharType="separate"/>
        </w:r>
        <w:r w:rsidRPr="00AB0CA8">
          <w:rPr>
            <w:rStyle w:val="Hyperlink"/>
            <w:noProof/>
          </w:rPr>
          <w:t>S.3.</w:t>
        </w:r>
        <w:r>
          <w:rPr>
            <w:rFonts w:asciiTheme="minorHAnsi" w:eastAsiaTheme="minorEastAsia" w:hAnsiTheme="minorHAnsi" w:cstheme="minorBidi"/>
            <w:noProof/>
            <w:sz w:val="22"/>
            <w:szCs w:val="22"/>
          </w:rPr>
          <w:tab/>
        </w:r>
        <w:r w:rsidRPr="00AB0CA8">
          <w:rPr>
            <w:rStyle w:val="Hyperlink"/>
            <w:noProof/>
          </w:rPr>
          <w:t>Finish.</w:t>
        </w:r>
        <w:r>
          <w:rPr>
            <w:noProof/>
            <w:webHidden/>
          </w:rPr>
          <w:tab/>
        </w:r>
        <w:r w:rsidR="00CA3FE1" w:rsidRPr="00CA3FE1">
          <w:rPr>
            <w:noProof/>
            <w:webHidden/>
          </w:rPr>
          <w:t>5-</w:t>
        </w:r>
        <w:r w:rsidR="0053282F">
          <w:rPr>
            <w:noProof/>
            <w:webHidden/>
          </w:rPr>
          <w:fldChar w:fldCharType="begin"/>
        </w:r>
        <w:r>
          <w:rPr>
            <w:noProof/>
            <w:webHidden/>
          </w:rPr>
          <w:instrText xml:space="preserve"> PAGEREF _Toc303332304 \h </w:instrText>
        </w:r>
        <w:r w:rsidR="0053282F">
          <w:rPr>
            <w:noProof/>
            <w:webHidden/>
          </w:rPr>
        </w:r>
        <w:r w:rsidR="0053282F">
          <w:rPr>
            <w:noProof/>
            <w:webHidden/>
          </w:rPr>
          <w:fldChar w:fldCharType="separate"/>
        </w:r>
        <w:r w:rsidR="00DC4CA6">
          <w:rPr>
            <w:noProof/>
            <w:webHidden/>
          </w:rPr>
          <w:t>17</w:t>
        </w:r>
        <w:r w:rsidR="0053282F">
          <w:rPr>
            <w:noProof/>
            <w:webHidden/>
          </w:rPr>
          <w:fldChar w:fldCharType="end"/>
        </w:r>
        <w:r>
          <w:fldChar w:fldCharType="end"/>
        </w:r>
      </w:ins>
    </w:p>
    <w:p w14:paraId="3E8852D0" w14:textId="77777777" w:rsidR="0051025F" w:rsidRDefault="0051025F">
      <w:pPr>
        <w:pStyle w:val="TOC3"/>
        <w:rPr>
          <w:ins w:id="44" w:author="Crown, Linda D." w:date="2026-09-25T20:05:00Z" w16du:dateUtc="2026-09-26T00:05:00Z"/>
          <w:rFonts w:asciiTheme="minorHAnsi" w:eastAsiaTheme="minorEastAsia" w:hAnsiTheme="minorHAnsi" w:cstheme="minorBidi"/>
          <w:noProof/>
          <w:sz w:val="22"/>
          <w:szCs w:val="22"/>
        </w:rPr>
      </w:pPr>
      <w:ins w:id="45" w:author="Crown, Linda D." w:date="2026-09-25T20:05:00Z" w16du:dateUtc="2026-09-26T00:05:00Z">
        <w:r>
          <w:fldChar w:fldCharType="begin"/>
        </w:r>
        <w:r>
          <w:instrText>HYPERLINK \l "_Toc303332305"</w:instrText>
        </w:r>
        <w:r>
          <w:fldChar w:fldCharType="separate"/>
        </w:r>
        <w:r w:rsidRPr="00AB0CA8">
          <w:rPr>
            <w:rStyle w:val="Hyperlink"/>
            <w:noProof/>
          </w:rPr>
          <w:t>S.4.</w:t>
        </w:r>
        <w:r>
          <w:rPr>
            <w:rFonts w:asciiTheme="minorHAnsi" w:eastAsiaTheme="minorEastAsia" w:hAnsiTheme="minorHAnsi" w:cstheme="minorBidi"/>
            <w:noProof/>
            <w:sz w:val="22"/>
            <w:szCs w:val="22"/>
          </w:rPr>
          <w:tab/>
        </w:r>
        <w:r w:rsidRPr="00AB0CA8">
          <w:rPr>
            <w:rStyle w:val="Hyperlink"/>
            <w:noProof/>
          </w:rPr>
          <w:t>Design.</w:t>
        </w:r>
        <w:r>
          <w:rPr>
            <w:noProof/>
            <w:webHidden/>
          </w:rPr>
          <w:tab/>
        </w:r>
        <w:r w:rsidR="00CA3FE1" w:rsidRPr="00CA3FE1">
          <w:rPr>
            <w:noProof/>
            <w:webHidden/>
          </w:rPr>
          <w:t>5-</w:t>
        </w:r>
        <w:r w:rsidR="0053282F">
          <w:rPr>
            <w:noProof/>
            <w:webHidden/>
          </w:rPr>
          <w:fldChar w:fldCharType="begin"/>
        </w:r>
        <w:r>
          <w:rPr>
            <w:noProof/>
            <w:webHidden/>
          </w:rPr>
          <w:instrText xml:space="preserve"> PAGEREF _Toc303332305 \h </w:instrText>
        </w:r>
        <w:r w:rsidR="0053282F">
          <w:rPr>
            <w:noProof/>
            <w:webHidden/>
          </w:rPr>
        </w:r>
        <w:r w:rsidR="0053282F">
          <w:rPr>
            <w:noProof/>
            <w:webHidden/>
          </w:rPr>
          <w:fldChar w:fldCharType="separate"/>
        </w:r>
        <w:r w:rsidR="00DC4CA6">
          <w:rPr>
            <w:noProof/>
            <w:webHidden/>
          </w:rPr>
          <w:t>17</w:t>
        </w:r>
        <w:r w:rsidR="0053282F">
          <w:rPr>
            <w:noProof/>
            <w:webHidden/>
          </w:rPr>
          <w:fldChar w:fldCharType="end"/>
        </w:r>
        <w:r>
          <w:fldChar w:fldCharType="end"/>
        </w:r>
      </w:ins>
    </w:p>
    <w:p w14:paraId="0EDDDBEB" w14:textId="77777777" w:rsidR="0051025F" w:rsidRDefault="0051025F">
      <w:pPr>
        <w:pStyle w:val="TOC4"/>
        <w:rPr>
          <w:ins w:id="46" w:author="Crown, Linda D." w:date="2026-09-25T20:05:00Z" w16du:dateUtc="2026-09-26T00:05:00Z"/>
          <w:rFonts w:asciiTheme="minorHAnsi" w:eastAsiaTheme="minorEastAsia" w:hAnsiTheme="minorHAnsi" w:cstheme="minorBidi"/>
          <w:noProof/>
          <w:sz w:val="22"/>
          <w:szCs w:val="22"/>
        </w:rPr>
      </w:pPr>
      <w:ins w:id="47" w:author="Crown, Linda D." w:date="2026-09-25T20:05:00Z" w16du:dateUtc="2026-09-26T00:05:00Z">
        <w:r>
          <w:fldChar w:fldCharType="begin"/>
        </w:r>
        <w:r>
          <w:instrText>HYPERLINK \l "_Toc303332306"</w:instrText>
        </w:r>
        <w:r>
          <w:fldChar w:fldCharType="separate"/>
        </w:r>
        <w:r w:rsidRPr="00AB0CA8">
          <w:rPr>
            <w:rStyle w:val="Hyperlink"/>
            <w:noProof/>
          </w:rPr>
          <w:t>S.4.1.</w:t>
        </w:r>
        <w:r>
          <w:rPr>
            <w:rFonts w:asciiTheme="minorHAnsi" w:eastAsiaTheme="minorEastAsia" w:hAnsiTheme="minorHAnsi" w:cstheme="minorBidi"/>
            <w:noProof/>
            <w:sz w:val="22"/>
            <w:szCs w:val="22"/>
          </w:rPr>
          <w:tab/>
        </w:r>
        <w:r w:rsidRPr="00AB0CA8">
          <w:rPr>
            <w:rStyle w:val="Hyperlink"/>
            <w:noProof/>
          </w:rPr>
          <w:t>Rigid Measure.</w:t>
        </w:r>
        <w:r>
          <w:rPr>
            <w:noProof/>
            <w:webHidden/>
          </w:rPr>
          <w:tab/>
        </w:r>
        <w:r w:rsidR="00CA3FE1" w:rsidRPr="00CA3FE1">
          <w:rPr>
            <w:noProof/>
            <w:webHidden/>
          </w:rPr>
          <w:t>5-</w:t>
        </w:r>
        <w:r w:rsidR="0053282F">
          <w:rPr>
            <w:noProof/>
            <w:webHidden/>
          </w:rPr>
          <w:fldChar w:fldCharType="begin"/>
        </w:r>
        <w:r>
          <w:rPr>
            <w:noProof/>
            <w:webHidden/>
          </w:rPr>
          <w:instrText xml:space="preserve"> PAGEREF _Toc303332306 \h </w:instrText>
        </w:r>
        <w:r w:rsidR="0053282F">
          <w:rPr>
            <w:noProof/>
            <w:webHidden/>
          </w:rPr>
        </w:r>
        <w:r w:rsidR="0053282F">
          <w:rPr>
            <w:noProof/>
            <w:webHidden/>
          </w:rPr>
          <w:fldChar w:fldCharType="separate"/>
        </w:r>
        <w:r w:rsidR="00DC4CA6">
          <w:rPr>
            <w:noProof/>
            <w:webHidden/>
          </w:rPr>
          <w:t>17</w:t>
        </w:r>
        <w:r w:rsidR="0053282F">
          <w:rPr>
            <w:noProof/>
            <w:webHidden/>
          </w:rPr>
          <w:fldChar w:fldCharType="end"/>
        </w:r>
        <w:r>
          <w:fldChar w:fldCharType="end"/>
        </w:r>
      </w:ins>
    </w:p>
    <w:p w14:paraId="704A7E7D" w14:textId="77777777" w:rsidR="0051025F" w:rsidRDefault="0051025F">
      <w:pPr>
        <w:pStyle w:val="TOC4"/>
        <w:rPr>
          <w:ins w:id="48" w:author="Crown, Linda D." w:date="2026-09-25T20:05:00Z" w16du:dateUtc="2026-09-26T00:05:00Z"/>
          <w:rFonts w:asciiTheme="minorHAnsi" w:eastAsiaTheme="minorEastAsia" w:hAnsiTheme="minorHAnsi" w:cstheme="minorBidi"/>
          <w:noProof/>
          <w:sz w:val="22"/>
          <w:szCs w:val="22"/>
        </w:rPr>
      </w:pPr>
      <w:ins w:id="49" w:author="Crown, Linda D." w:date="2026-09-25T20:05:00Z" w16du:dateUtc="2026-09-26T00:05:00Z">
        <w:r>
          <w:fldChar w:fldCharType="begin"/>
        </w:r>
        <w:r>
          <w:instrText>HYPERLINK \l "_Toc303332307"</w:instrText>
        </w:r>
        <w:r>
          <w:fldChar w:fldCharType="separate"/>
        </w:r>
        <w:r w:rsidRPr="00AB0CA8">
          <w:rPr>
            <w:rStyle w:val="Hyperlink"/>
            <w:noProof/>
          </w:rPr>
          <w:t>S.4.2.</w:t>
        </w:r>
        <w:r>
          <w:rPr>
            <w:rFonts w:asciiTheme="minorHAnsi" w:eastAsiaTheme="minorEastAsia" w:hAnsiTheme="minorHAnsi" w:cstheme="minorBidi"/>
            <w:noProof/>
            <w:sz w:val="22"/>
            <w:szCs w:val="22"/>
          </w:rPr>
          <w:tab/>
        </w:r>
        <w:r w:rsidRPr="00AB0CA8">
          <w:rPr>
            <w:rStyle w:val="Hyperlink"/>
            <w:noProof/>
          </w:rPr>
          <w:t>Folding Measure.</w:t>
        </w:r>
        <w:r>
          <w:rPr>
            <w:noProof/>
            <w:webHidden/>
          </w:rPr>
          <w:tab/>
        </w:r>
        <w:r w:rsidR="00CA3FE1" w:rsidRPr="00CA3FE1">
          <w:rPr>
            <w:noProof/>
            <w:webHidden/>
          </w:rPr>
          <w:t>5-</w:t>
        </w:r>
        <w:r w:rsidR="0053282F">
          <w:rPr>
            <w:noProof/>
            <w:webHidden/>
          </w:rPr>
          <w:fldChar w:fldCharType="begin"/>
        </w:r>
        <w:r>
          <w:rPr>
            <w:noProof/>
            <w:webHidden/>
          </w:rPr>
          <w:instrText xml:space="preserve"> PAGEREF _Toc303332307 \h </w:instrText>
        </w:r>
        <w:r w:rsidR="0053282F">
          <w:rPr>
            <w:noProof/>
            <w:webHidden/>
          </w:rPr>
        </w:r>
        <w:r w:rsidR="0053282F">
          <w:rPr>
            <w:noProof/>
            <w:webHidden/>
          </w:rPr>
          <w:fldChar w:fldCharType="separate"/>
        </w:r>
        <w:r w:rsidR="00DC4CA6">
          <w:rPr>
            <w:noProof/>
            <w:webHidden/>
          </w:rPr>
          <w:t>17</w:t>
        </w:r>
        <w:r w:rsidR="0053282F">
          <w:rPr>
            <w:noProof/>
            <w:webHidden/>
          </w:rPr>
          <w:fldChar w:fldCharType="end"/>
        </w:r>
        <w:r>
          <w:fldChar w:fldCharType="end"/>
        </w:r>
      </w:ins>
    </w:p>
    <w:p w14:paraId="74E3837C" w14:textId="77777777" w:rsidR="0051025F" w:rsidRDefault="0051025F">
      <w:pPr>
        <w:pStyle w:val="TOC3"/>
        <w:rPr>
          <w:ins w:id="50" w:author="Crown, Linda D." w:date="2026-09-25T20:05:00Z" w16du:dateUtc="2026-09-26T00:05:00Z"/>
          <w:rFonts w:asciiTheme="minorHAnsi" w:eastAsiaTheme="minorEastAsia" w:hAnsiTheme="minorHAnsi" w:cstheme="minorBidi"/>
          <w:noProof/>
          <w:sz w:val="22"/>
          <w:szCs w:val="22"/>
        </w:rPr>
      </w:pPr>
      <w:ins w:id="51" w:author="Crown, Linda D." w:date="2026-09-25T20:05:00Z" w16du:dateUtc="2026-09-26T00:05:00Z">
        <w:r>
          <w:fldChar w:fldCharType="begin"/>
        </w:r>
        <w:r>
          <w:instrText>HYPERLINK \l "_Toc303332308"</w:instrText>
        </w:r>
        <w:r>
          <w:fldChar w:fldCharType="separate"/>
        </w:r>
        <w:r w:rsidRPr="00AB0CA8">
          <w:rPr>
            <w:rStyle w:val="Hyperlink"/>
            <w:noProof/>
          </w:rPr>
          <w:t>S.5.</w:t>
        </w:r>
        <w:r>
          <w:rPr>
            <w:rFonts w:asciiTheme="minorHAnsi" w:eastAsiaTheme="minorEastAsia" w:hAnsiTheme="minorHAnsi" w:cstheme="minorBidi"/>
            <w:noProof/>
            <w:sz w:val="22"/>
            <w:szCs w:val="22"/>
          </w:rPr>
          <w:tab/>
        </w:r>
        <w:r w:rsidRPr="00AB0CA8">
          <w:rPr>
            <w:rStyle w:val="Hyperlink"/>
            <w:noProof/>
          </w:rPr>
          <w:t>Graduations.</w:t>
        </w:r>
        <w:r>
          <w:rPr>
            <w:noProof/>
            <w:webHidden/>
          </w:rPr>
          <w:tab/>
        </w:r>
        <w:r w:rsidR="00CA3FE1" w:rsidRPr="00CA3FE1">
          <w:rPr>
            <w:noProof/>
            <w:webHidden/>
          </w:rPr>
          <w:t>5-</w:t>
        </w:r>
        <w:r w:rsidR="0053282F">
          <w:rPr>
            <w:noProof/>
            <w:webHidden/>
          </w:rPr>
          <w:fldChar w:fldCharType="begin"/>
        </w:r>
        <w:r>
          <w:rPr>
            <w:noProof/>
            <w:webHidden/>
          </w:rPr>
          <w:instrText xml:space="preserve"> PAGEREF _Toc303332308 \h </w:instrText>
        </w:r>
        <w:r w:rsidR="0053282F">
          <w:rPr>
            <w:noProof/>
            <w:webHidden/>
          </w:rPr>
        </w:r>
        <w:r w:rsidR="0053282F">
          <w:rPr>
            <w:noProof/>
            <w:webHidden/>
          </w:rPr>
          <w:fldChar w:fldCharType="separate"/>
        </w:r>
        <w:r w:rsidR="00DC4CA6">
          <w:rPr>
            <w:noProof/>
            <w:webHidden/>
          </w:rPr>
          <w:t>18</w:t>
        </w:r>
        <w:r w:rsidR="0053282F">
          <w:rPr>
            <w:noProof/>
            <w:webHidden/>
          </w:rPr>
          <w:fldChar w:fldCharType="end"/>
        </w:r>
        <w:r>
          <w:fldChar w:fldCharType="end"/>
        </w:r>
      </w:ins>
    </w:p>
    <w:p w14:paraId="57381279" w14:textId="77777777" w:rsidR="0051025F" w:rsidRDefault="0051025F">
      <w:pPr>
        <w:pStyle w:val="TOC4"/>
        <w:rPr>
          <w:ins w:id="52" w:author="Crown, Linda D." w:date="2026-09-25T20:05:00Z" w16du:dateUtc="2026-09-26T00:05:00Z"/>
          <w:rFonts w:asciiTheme="minorHAnsi" w:eastAsiaTheme="minorEastAsia" w:hAnsiTheme="minorHAnsi" w:cstheme="minorBidi"/>
          <w:noProof/>
          <w:sz w:val="22"/>
          <w:szCs w:val="22"/>
        </w:rPr>
      </w:pPr>
      <w:ins w:id="53" w:author="Crown, Linda D." w:date="2026-09-25T20:05:00Z" w16du:dateUtc="2026-09-26T00:05:00Z">
        <w:r>
          <w:fldChar w:fldCharType="begin"/>
        </w:r>
        <w:r>
          <w:instrText>HYPERLINK \l "_Toc303332309"</w:instrText>
        </w:r>
        <w:r>
          <w:fldChar w:fldCharType="separate"/>
        </w:r>
        <w:r w:rsidRPr="00AB0CA8">
          <w:rPr>
            <w:rStyle w:val="Hyperlink"/>
            <w:noProof/>
          </w:rPr>
          <w:t>S.5.1.</w:t>
        </w:r>
        <w:r>
          <w:rPr>
            <w:rFonts w:asciiTheme="minorHAnsi" w:eastAsiaTheme="minorEastAsia" w:hAnsiTheme="minorHAnsi" w:cstheme="minorBidi"/>
            <w:noProof/>
            <w:sz w:val="22"/>
            <w:szCs w:val="22"/>
          </w:rPr>
          <w:tab/>
        </w:r>
        <w:r w:rsidRPr="00AB0CA8">
          <w:rPr>
            <w:rStyle w:val="Hyperlink"/>
            <w:noProof/>
          </w:rPr>
          <w:t>General.</w:t>
        </w:r>
        <w:r>
          <w:rPr>
            <w:noProof/>
            <w:webHidden/>
          </w:rPr>
          <w:tab/>
        </w:r>
        <w:r w:rsidR="00CA3FE1" w:rsidRPr="00CA3FE1">
          <w:rPr>
            <w:noProof/>
            <w:webHidden/>
          </w:rPr>
          <w:t>5-</w:t>
        </w:r>
        <w:r w:rsidR="0053282F">
          <w:rPr>
            <w:noProof/>
            <w:webHidden/>
          </w:rPr>
          <w:fldChar w:fldCharType="begin"/>
        </w:r>
        <w:r>
          <w:rPr>
            <w:noProof/>
            <w:webHidden/>
          </w:rPr>
          <w:instrText xml:space="preserve"> PAGEREF _Toc303332309 \h </w:instrText>
        </w:r>
        <w:r w:rsidR="0053282F">
          <w:rPr>
            <w:noProof/>
            <w:webHidden/>
          </w:rPr>
        </w:r>
        <w:r w:rsidR="0053282F">
          <w:rPr>
            <w:noProof/>
            <w:webHidden/>
          </w:rPr>
          <w:fldChar w:fldCharType="separate"/>
        </w:r>
        <w:r w:rsidR="00DC4CA6">
          <w:rPr>
            <w:noProof/>
            <w:webHidden/>
          </w:rPr>
          <w:t>18</w:t>
        </w:r>
        <w:r w:rsidR="0053282F">
          <w:rPr>
            <w:noProof/>
            <w:webHidden/>
          </w:rPr>
          <w:fldChar w:fldCharType="end"/>
        </w:r>
        <w:r>
          <w:fldChar w:fldCharType="end"/>
        </w:r>
      </w:ins>
    </w:p>
    <w:p w14:paraId="1D29917D" w14:textId="77777777" w:rsidR="0051025F" w:rsidRDefault="0051025F">
      <w:pPr>
        <w:pStyle w:val="TOC4"/>
        <w:rPr>
          <w:ins w:id="54" w:author="Crown, Linda D." w:date="2026-09-25T20:05:00Z" w16du:dateUtc="2026-09-26T00:05:00Z"/>
          <w:rFonts w:asciiTheme="minorHAnsi" w:eastAsiaTheme="minorEastAsia" w:hAnsiTheme="minorHAnsi" w:cstheme="minorBidi"/>
          <w:noProof/>
          <w:sz w:val="22"/>
          <w:szCs w:val="22"/>
        </w:rPr>
      </w:pPr>
      <w:ins w:id="55" w:author="Crown, Linda D." w:date="2026-09-25T20:05:00Z" w16du:dateUtc="2026-09-26T00:05:00Z">
        <w:r>
          <w:fldChar w:fldCharType="begin"/>
        </w:r>
        <w:r>
          <w:instrText>HYPERLINK \l "_Toc303332310"</w:instrText>
        </w:r>
        <w:r>
          <w:fldChar w:fldCharType="separate"/>
        </w:r>
        <w:r w:rsidRPr="00AB0CA8">
          <w:rPr>
            <w:rStyle w:val="Hyperlink"/>
            <w:noProof/>
          </w:rPr>
          <w:t>S.5.2.</w:t>
        </w:r>
        <w:r>
          <w:rPr>
            <w:rFonts w:asciiTheme="minorHAnsi" w:eastAsiaTheme="minorEastAsia" w:hAnsiTheme="minorHAnsi" w:cstheme="minorBidi"/>
            <w:noProof/>
            <w:sz w:val="22"/>
            <w:szCs w:val="22"/>
          </w:rPr>
          <w:tab/>
        </w:r>
        <w:r w:rsidRPr="00AB0CA8">
          <w:rPr>
            <w:rStyle w:val="Hyperlink"/>
            <w:noProof/>
          </w:rPr>
          <w:t>Width.</w:t>
        </w:r>
        <w:r>
          <w:rPr>
            <w:noProof/>
            <w:webHidden/>
          </w:rPr>
          <w:tab/>
        </w:r>
        <w:r w:rsidR="00CA3FE1" w:rsidRPr="00CA3FE1">
          <w:rPr>
            <w:noProof/>
            <w:webHidden/>
          </w:rPr>
          <w:t>5-</w:t>
        </w:r>
        <w:r w:rsidR="0053282F">
          <w:rPr>
            <w:noProof/>
            <w:webHidden/>
          </w:rPr>
          <w:fldChar w:fldCharType="begin"/>
        </w:r>
        <w:r>
          <w:rPr>
            <w:noProof/>
            <w:webHidden/>
          </w:rPr>
          <w:instrText xml:space="preserve"> PAGEREF _Toc303332310 \h </w:instrText>
        </w:r>
        <w:r w:rsidR="0053282F">
          <w:rPr>
            <w:noProof/>
            <w:webHidden/>
          </w:rPr>
        </w:r>
        <w:r w:rsidR="0053282F">
          <w:rPr>
            <w:noProof/>
            <w:webHidden/>
          </w:rPr>
          <w:fldChar w:fldCharType="separate"/>
        </w:r>
        <w:r w:rsidR="00DC4CA6">
          <w:rPr>
            <w:noProof/>
            <w:webHidden/>
          </w:rPr>
          <w:t>18</w:t>
        </w:r>
        <w:r w:rsidR="0053282F">
          <w:rPr>
            <w:noProof/>
            <w:webHidden/>
          </w:rPr>
          <w:fldChar w:fldCharType="end"/>
        </w:r>
        <w:r>
          <w:fldChar w:fldCharType="end"/>
        </w:r>
      </w:ins>
    </w:p>
    <w:p w14:paraId="5EBF209B" w14:textId="77777777" w:rsidR="0051025F" w:rsidRDefault="0051025F">
      <w:pPr>
        <w:pStyle w:val="TOC2"/>
        <w:tabs>
          <w:tab w:val="right" w:leader="dot" w:pos="9350"/>
        </w:tabs>
        <w:rPr>
          <w:ins w:id="56" w:author="Crown, Linda D." w:date="2026-09-25T20:05:00Z" w16du:dateUtc="2026-09-26T00:05:00Z"/>
          <w:rFonts w:asciiTheme="minorHAnsi" w:eastAsiaTheme="minorEastAsia" w:hAnsiTheme="minorHAnsi" w:cstheme="minorBidi"/>
          <w:b w:val="0"/>
          <w:noProof/>
          <w:sz w:val="22"/>
          <w:szCs w:val="22"/>
        </w:rPr>
      </w:pPr>
      <w:ins w:id="57" w:author="Crown, Linda D." w:date="2026-09-25T20:05:00Z" w16du:dateUtc="2026-09-26T00:05:00Z">
        <w:r>
          <w:fldChar w:fldCharType="begin"/>
        </w:r>
        <w:r>
          <w:instrText>HYPERLINK \l "_Toc303332311"</w:instrText>
        </w:r>
        <w:r>
          <w:fldChar w:fldCharType="separate"/>
        </w:r>
        <w:r w:rsidRPr="00AB0CA8">
          <w:rPr>
            <w:rStyle w:val="Hyperlink"/>
            <w:noProof/>
          </w:rPr>
          <w:t>T.</w:t>
        </w:r>
        <w:r>
          <w:rPr>
            <w:rFonts w:asciiTheme="minorHAnsi" w:eastAsiaTheme="minorEastAsia" w:hAnsiTheme="minorHAnsi" w:cstheme="minorBidi"/>
            <w:b w:val="0"/>
            <w:noProof/>
            <w:sz w:val="22"/>
            <w:szCs w:val="22"/>
          </w:rPr>
          <w:tab/>
        </w:r>
        <w:r w:rsidRPr="00AB0CA8">
          <w:rPr>
            <w:rStyle w:val="Hyperlink"/>
            <w:noProof/>
          </w:rPr>
          <w:t>Tolerances</w:t>
        </w:r>
        <w:r>
          <w:rPr>
            <w:noProof/>
            <w:webHidden/>
          </w:rPr>
          <w:tab/>
        </w:r>
        <w:r w:rsidR="00CA3FE1" w:rsidRPr="00CA3FE1">
          <w:rPr>
            <w:noProof/>
            <w:webHidden/>
          </w:rPr>
          <w:t>5-</w:t>
        </w:r>
        <w:r w:rsidR="0053282F">
          <w:rPr>
            <w:noProof/>
            <w:webHidden/>
          </w:rPr>
          <w:fldChar w:fldCharType="begin"/>
        </w:r>
        <w:r>
          <w:rPr>
            <w:noProof/>
            <w:webHidden/>
          </w:rPr>
          <w:instrText xml:space="preserve"> PAGEREF _Toc303332311 \h </w:instrText>
        </w:r>
        <w:r w:rsidR="0053282F">
          <w:rPr>
            <w:noProof/>
            <w:webHidden/>
          </w:rPr>
        </w:r>
        <w:r w:rsidR="0053282F">
          <w:rPr>
            <w:noProof/>
            <w:webHidden/>
          </w:rPr>
          <w:fldChar w:fldCharType="separate"/>
        </w:r>
        <w:r w:rsidR="00DC4CA6">
          <w:rPr>
            <w:noProof/>
            <w:webHidden/>
          </w:rPr>
          <w:t>18</w:t>
        </w:r>
        <w:r w:rsidR="0053282F">
          <w:rPr>
            <w:noProof/>
            <w:webHidden/>
          </w:rPr>
          <w:fldChar w:fldCharType="end"/>
        </w:r>
        <w:r>
          <w:fldChar w:fldCharType="end"/>
        </w:r>
      </w:ins>
    </w:p>
    <w:p w14:paraId="6552BCFD" w14:textId="77777777" w:rsidR="0051025F" w:rsidRDefault="0051025F">
      <w:pPr>
        <w:pStyle w:val="TOC3"/>
        <w:rPr>
          <w:ins w:id="58" w:author="Crown, Linda D." w:date="2026-09-25T20:05:00Z" w16du:dateUtc="2026-09-26T00:05:00Z"/>
          <w:rFonts w:asciiTheme="minorHAnsi" w:eastAsiaTheme="minorEastAsia" w:hAnsiTheme="minorHAnsi" w:cstheme="minorBidi"/>
          <w:noProof/>
          <w:sz w:val="22"/>
          <w:szCs w:val="22"/>
        </w:rPr>
      </w:pPr>
      <w:ins w:id="59" w:author="Crown, Linda D." w:date="2026-09-25T20:05:00Z" w16du:dateUtc="2026-09-26T00:05:00Z">
        <w:r>
          <w:fldChar w:fldCharType="begin"/>
        </w:r>
        <w:r>
          <w:instrText>HYPERLINK \l "_Toc303332312"</w:instrText>
        </w:r>
        <w:r>
          <w:fldChar w:fldCharType="separate"/>
        </w:r>
        <w:r w:rsidRPr="00AB0CA8">
          <w:rPr>
            <w:rStyle w:val="Hyperlink"/>
            <w:noProof/>
          </w:rPr>
          <w:t>T.1.</w:t>
        </w:r>
        <w:r>
          <w:rPr>
            <w:rFonts w:asciiTheme="minorHAnsi" w:eastAsiaTheme="minorEastAsia" w:hAnsiTheme="minorHAnsi" w:cstheme="minorBidi"/>
            <w:noProof/>
            <w:sz w:val="22"/>
            <w:szCs w:val="22"/>
          </w:rPr>
          <w:tab/>
        </w:r>
        <w:r w:rsidRPr="00AB0CA8">
          <w:rPr>
            <w:rStyle w:val="Hyperlink"/>
            <w:noProof/>
          </w:rPr>
          <w:t>For Measures Except Metal Tapes.</w:t>
        </w:r>
        <w:r>
          <w:rPr>
            <w:noProof/>
            <w:webHidden/>
          </w:rPr>
          <w:tab/>
        </w:r>
        <w:r w:rsidR="00CA3FE1" w:rsidRPr="00CA3FE1">
          <w:rPr>
            <w:noProof/>
            <w:webHidden/>
          </w:rPr>
          <w:t>5-</w:t>
        </w:r>
        <w:r w:rsidR="0053282F">
          <w:rPr>
            <w:noProof/>
            <w:webHidden/>
          </w:rPr>
          <w:fldChar w:fldCharType="begin"/>
        </w:r>
        <w:r>
          <w:rPr>
            <w:noProof/>
            <w:webHidden/>
          </w:rPr>
          <w:instrText xml:space="preserve"> PAGEREF _Toc303332312 \h </w:instrText>
        </w:r>
        <w:r w:rsidR="0053282F">
          <w:rPr>
            <w:noProof/>
            <w:webHidden/>
          </w:rPr>
        </w:r>
        <w:r w:rsidR="0053282F">
          <w:rPr>
            <w:noProof/>
            <w:webHidden/>
          </w:rPr>
          <w:fldChar w:fldCharType="separate"/>
        </w:r>
        <w:r w:rsidR="00DC4CA6">
          <w:rPr>
            <w:noProof/>
            <w:webHidden/>
          </w:rPr>
          <w:t>18</w:t>
        </w:r>
        <w:r w:rsidR="0053282F">
          <w:rPr>
            <w:noProof/>
            <w:webHidden/>
          </w:rPr>
          <w:fldChar w:fldCharType="end"/>
        </w:r>
        <w:r>
          <w:fldChar w:fldCharType="end"/>
        </w:r>
      </w:ins>
    </w:p>
    <w:p w14:paraId="32291838" w14:textId="77777777" w:rsidR="0051025F" w:rsidRDefault="0051025F">
      <w:pPr>
        <w:pStyle w:val="TOC3"/>
        <w:rPr>
          <w:ins w:id="60" w:author="Crown, Linda D." w:date="2026-09-25T20:05:00Z" w16du:dateUtc="2026-09-26T00:05:00Z"/>
          <w:rFonts w:asciiTheme="minorHAnsi" w:eastAsiaTheme="minorEastAsia" w:hAnsiTheme="minorHAnsi" w:cstheme="minorBidi"/>
          <w:noProof/>
          <w:sz w:val="22"/>
          <w:szCs w:val="22"/>
        </w:rPr>
      </w:pPr>
      <w:ins w:id="61" w:author="Crown, Linda D." w:date="2026-09-25T20:05:00Z" w16du:dateUtc="2026-09-26T00:05:00Z">
        <w:r>
          <w:fldChar w:fldCharType="begin"/>
        </w:r>
        <w:r>
          <w:instrText>HYPERLINK \l "_Toc303332313"</w:instrText>
        </w:r>
        <w:r>
          <w:fldChar w:fldCharType="separate"/>
        </w:r>
        <w:r w:rsidRPr="00AB0CA8">
          <w:rPr>
            <w:rStyle w:val="Hyperlink"/>
            <w:noProof/>
          </w:rPr>
          <w:t>T.2.</w:t>
        </w:r>
        <w:r>
          <w:rPr>
            <w:rFonts w:asciiTheme="minorHAnsi" w:eastAsiaTheme="minorEastAsia" w:hAnsiTheme="minorHAnsi" w:cstheme="minorBidi"/>
            <w:noProof/>
            <w:sz w:val="22"/>
            <w:szCs w:val="22"/>
          </w:rPr>
          <w:tab/>
        </w:r>
        <w:r w:rsidRPr="00AB0CA8">
          <w:rPr>
            <w:rStyle w:val="Hyperlink"/>
            <w:noProof/>
          </w:rPr>
          <w:t>For Metal Tapes.</w:t>
        </w:r>
        <w:r>
          <w:rPr>
            <w:noProof/>
            <w:webHidden/>
          </w:rPr>
          <w:tab/>
        </w:r>
        <w:r w:rsidR="00CA3FE1" w:rsidRPr="00CA3FE1">
          <w:rPr>
            <w:noProof/>
            <w:webHidden/>
          </w:rPr>
          <w:t>5-</w:t>
        </w:r>
        <w:r w:rsidR="0053282F">
          <w:rPr>
            <w:noProof/>
            <w:webHidden/>
          </w:rPr>
          <w:fldChar w:fldCharType="begin"/>
        </w:r>
        <w:r>
          <w:rPr>
            <w:noProof/>
            <w:webHidden/>
          </w:rPr>
          <w:instrText xml:space="preserve"> PAGEREF _Toc303332313 \h </w:instrText>
        </w:r>
        <w:r w:rsidR="0053282F">
          <w:rPr>
            <w:noProof/>
            <w:webHidden/>
          </w:rPr>
        </w:r>
        <w:r w:rsidR="0053282F">
          <w:rPr>
            <w:noProof/>
            <w:webHidden/>
          </w:rPr>
          <w:fldChar w:fldCharType="separate"/>
        </w:r>
        <w:r w:rsidR="00DC4CA6">
          <w:rPr>
            <w:noProof/>
            <w:webHidden/>
          </w:rPr>
          <w:t>18</w:t>
        </w:r>
        <w:r w:rsidR="0053282F">
          <w:rPr>
            <w:noProof/>
            <w:webHidden/>
          </w:rPr>
          <w:fldChar w:fldCharType="end"/>
        </w:r>
        <w:r>
          <w:fldChar w:fldCharType="end"/>
        </w:r>
      </w:ins>
    </w:p>
    <w:p w14:paraId="6D92DBCE" w14:textId="77777777" w:rsidR="00A71084" w:rsidRPr="000904B7" w:rsidRDefault="0053282F">
      <w:pPr>
        <w:rPr>
          <w:ins w:id="62" w:author="Crown, Linda D." w:date="2026-09-25T20:05:00Z" w16du:dateUtc="2026-09-26T00:05:00Z"/>
        </w:rPr>
      </w:pPr>
      <w:ins w:id="63" w:author="Crown, Linda D." w:date="2026-09-25T20:05:00Z" w16du:dateUtc="2026-09-26T00:05:00Z">
        <w:r w:rsidRPr="000904B7">
          <w:rPr>
            <w:b/>
            <w:sz w:val="24"/>
          </w:rPr>
          <w:fldChar w:fldCharType="end"/>
        </w:r>
      </w:ins>
    </w:p>
    <w:p w14:paraId="36076845" w14:textId="77777777" w:rsidR="00A71084" w:rsidRPr="000904B7" w:rsidRDefault="00A71084">
      <w:pPr>
        <w:rPr>
          <w:ins w:id="64" w:author="Crown, Linda D." w:date="2026-09-25T20:05:00Z" w16du:dateUtc="2026-09-26T00:05:00Z"/>
        </w:rPr>
      </w:pPr>
      <w:ins w:id="65" w:author="Crown, Linda D." w:date="2026-09-25T20:05:00Z" w16du:dateUtc="2026-09-26T00:05:00Z">
        <w:r w:rsidRPr="000904B7">
          <w:br w:type="page"/>
        </w:r>
      </w:ins>
    </w:p>
    <w:p w14:paraId="5537F143" w14:textId="77777777" w:rsidR="00A71084" w:rsidRPr="000904B7" w:rsidRDefault="00A71084">
      <w:pPr>
        <w:rPr>
          <w:ins w:id="66" w:author="Crown, Linda D." w:date="2026-09-25T20:05:00Z" w16du:dateUtc="2026-09-26T00:05:00Z"/>
        </w:rPr>
      </w:pPr>
    </w:p>
    <w:p w14:paraId="5E2F7B25" w14:textId="77777777" w:rsidR="00A71084" w:rsidRPr="000904B7" w:rsidRDefault="00A71084">
      <w:pPr>
        <w:rPr>
          <w:ins w:id="67" w:author="Crown, Linda D." w:date="2026-09-25T20:05:00Z" w16du:dateUtc="2026-09-26T00:05:00Z"/>
        </w:rPr>
      </w:pPr>
    </w:p>
    <w:p w14:paraId="5E94122E" w14:textId="77777777" w:rsidR="00A71084" w:rsidRPr="000904B7" w:rsidRDefault="00A71084">
      <w:pPr>
        <w:rPr>
          <w:ins w:id="68" w:author="Crown, Linda D." w:date="2026-09-25T20:05:00Z" w16du:dateUtc="2026-09-26T00:05:00Z"/>
        </w:rPr>
      </w:pPr>
    </w:p>
    <w:p w14:paraId="718A6372" w14:textId="77777777" w:rsidR="00A71084" w:rsidRPr="000904B7" w:rsidRDefault="00A71084">
      <w:pPr>
        <w:rPr>
          <w:ins w:id="69" w:author="Crown, Linda D." w:date="2026-09-25T20:05:00Z" w16du:dateUtc="2026-09-26T00:05:00Z"/>
        </w:rPr>
      </w:pPr>
    </w:p>
    <w:p w14:paraId="65160C77" w14:textId="77777777" w:rsidR="00A71084" w:rsidRPr="000904B7" w:rsidRDefault="00A71084">
      <w:pPr>
        <w:rPr>
          <w:ins w:id="70" w:author="Crown, Linda D." w:date="2026-09-25T20:05:00Z" w16du:dateUtc="2026-09-26T00:05:00Z"/>
        </w:rPr>
      </w:pPr>
    </w:p>
    <w:p w14:paraId="19E91B68" w14:textId="77777777" w:rsidR="00A71084" w:rsidRPr="000904B7" w:rsidRDefault="00A71084">
      <w:pPr>
        <w:rPr>
          <w:ins w:id="71" w:author="Crown, Linda D." w:date="2026-09-25T20:05:00Z" w16du:dateUtc="2026-09-26T00:05:00Z"/>
        </w:rPr>
      </w:pPr>
    </w:p>
    <w:p w14:paraId="1ECD2705" w14:textId="77777777" w:rsidR="00A71084" w:rsidRPr="000904B7" w:rsidRDefault="00A71084">
      <w:pPr>
        <w:rPr>
          <w:ins w:id="72" w:author="Crown, Linda D." w:date="2026-09-25T20:05:00Z" w16du:dateUtc="2026-09-26T00:05:00Z"/>
        </w:rPr>
      </w:pPr>
    </w:p>
    <w:p w14:paraId="3F5EB42C" w14:textId="77777777" w:rsidR="00A71084" w:rsidRPr="000904B7" w:rsidRDefault="00A71084">
      <w:pPr>
        <w:rPr>
          <w:ins w:id="73" w:author="Crown, Linda D." w:date="2026-09-25T20:05:00Z" w16du:dateUtc="2026-09-26T00:05:00Z"/>
        </w:rPr>
      </w:pPr>
    </w:p>
    <w:p w14:paraId="2F32CF28" w14:textId="77777777" w:rsidR="00A71084" w:rsidRPr="000904B7" w:rsidRDefault="00A71084">
      <w:pPr>
        <w:rPr>
          <w:ins w:id="74" w:author="Crown, Linda D." w:date="2026-09-25T20:05:00Z" w16du:dateUtc="2026-09-26T00:05:00Z"/>
        </w:rPr>
      </w:pPr>
    </w:p>
    <w:p w14:paraId="4B41FCD5" w14:textId="77777777" w:rsidR="00A71084" w:rsidRPr="000904B7" w:rsidRDefault="00A71084">
      <w:pPr>
        <w:rPr>
          <w:ins w:id="75" w:author="Crown, Linda D." w:date="2026-09-25T20:05:00Z" w16du:dateUtc="2026-09-26T00:05:00Z"/>
        </w:rPr>
      </w:pPr>
    </w:p>
    <w:p w14:paraId="3D8D6646" w14:textId="77777777" w:rsidR="00A71084" w:rsidRPr="000904B7" w:rsidRDefault="00A71084">
      <w:pPr>
        <w:rPr>
          <w:ins w:id="76" w:author="Crown, Linda D." w:date="2026-09-25T20:05:00Z" w16du:dateUtc="2026-09-26T00:05:00Z"/>
        </w:rPr>
      </w:pPr>
    </w:p>
    <w:p w14:paraId="74995EAC" w14:textId="77777777" w:rsidR="00A71084" w:rsidRPr="000904B7" w:rsidRDefault="00A71084">
      <w:pPr>
        <w:rPr>
          <w:ins w:id="77" w:author="Crown, Linda D." w:date="2026-09-25T20:05:00Z" w16du:dateUtc="2026-09-26T00:05:00Z"/>
        </w:rPr>
      </w:pPr>
    </w:p>
    <w:p w14:paraId="3AD1E51F" w14:textId="77777777" w:rsidR="00A71084" w:rsidRPr="000904B7" w:rsidRDefault="00A71084">
      <w:pPr>
        <w:rPr>
          <w:ins w:id="78" w:author="Crown, Linda D." w:date="2026-09-25T20:05:00Z" w16du:dateUtc="2026-09-26T00:05:00Z"/>
        </w:rPr>
      </w:pPr>
    </w:p>
    <w:p w14:paraId="214F9AAC" w14:textId="77777777" w:rsidR="00A71084" w:rsidRPr="000904B7" w:rsidRDefault="00A71084">
      <w:pPr>
        <w:rPr>
          <w:ins w:id="79" w:author="Crown, Linda D." w:date="2026-09-25T20:05:00Z" w16du:dateUtc="2026-09-26T00:05:00Z"/>
        </w:rPr>
      </w:pPr>
    </w:p>
    <w:p w14:paraId="05ED8C1C" w14:textId="77777777" w:rsidR="00A71084" w:rsidRPr="000904B7" w:rsidRDefault="00A71084">
      <w:pPr>
        <w:rPr>
          <w:ins w:id="80" w:author="Crown, Linda D." w:date="2026-09-25T20:05:00Z" w16du:dateUtc="2026-09-26T00:05:00Z"/>
        </w:rPr>
      </w:pPr>
    </w:p>
    <w:p w14:paraId="0524B690" w14:textId="77777777" w:rsidR="00A71084" w:rsidRPr="000904B7" w:rsidRDefault="00A71084">
      <w:pPr>
        <w:rPr>
          <w:ins w:id="81" w:author="Crown, Linda D." w:date="2026-09-25T20:05:00Z" w16du:dateUtc="2026-09-26T00:05:00Z"/>
        </w:rPr>
      </w:pPr>
    </w:p>
    <w:p w14:paraId="6C7C621D" w14:textId="77777777" w:rsidR="00A71084" w:rsidRPr="000904B7" w:rsidRDefault="00A71084">
      <w:pPr>
        <w:rPr>
          <w:ins w:id="82" w:author="Crown, Linda D." w:date="2026-09-25T20:05:00Z" w16du:dateUtc="2026-09-26T00:05:00Z"/>
        </w:rPr>
      </w:pPr>
    </w:p>
    <w:p w14:paraId="7ACCEE63" w14:textId="77777777" w:rsidR="00A71084" w:rsidRPr="000904B7" w:rsidRDefault="00A71084">
      <w:pPr>
        <w:rPr>
          <w:ins w:id="83" w:author="Crown, Linda D." w:date="2026-09-25T20:05:00Z" w16du:dateUtc="2026-09-26T00:05:00Z"/>
        </w:rPr>
      </w:pPr>
    </w:p>
    <w:p w14:paraId="22E255E9" w14:textId="77777777" w:rsidR="00A71084" w:rsidRPr="000904B7" w:rsidRDefault="00A71084">
      <w:pPr>
        <w:rPr>
          <w:ins w:id="84" w:author="Crown, Linda D." w:date="2026-09-25T20:05:00Z" w16du:dateUtc="2026-09-26T00:05:00Z"/>
        </w:rPr>
      </w:pPr>
    </w:p>
    <w:p w14:paraId="60068E8E" w14:textId="77777777" w:rsidR="00A71084" w:rsidRPr="000904B7" w:rsidRDefault="00A71084">
      <w:pPr>
        <w:jc w:val="center"/>
        <w:rPr>
          <w:ins w:id="85" w:author="Crown, Linda D." w:date="2026-09-25T20:05:00Z" w16du:dateUtc="2026-09-26T00:05:00Z"/>
        </w:rPr>
      </w:pPr>
      <w:ins w:id="86" w:author="Crown, Linda D." w:date="2026-09-25T20:05:00Z" w16du:dateUtc="2026-09-26T00:05:00Z">
        <w:r w:rsidRPr="000904B7">
          <w:t>THIS PAGE INTENTIONALLY LEFT BLANK</w:t>
        </w:r>
      </w:ins>
    </w:p>
    <w:p w14:paraId="7697BF4A" w14:textId="77777777" w:rsidR="00A71084" w:rsidRPr="000904B7" w:rsidRDefault="00A71084">
      <w:pPr>
        <w:pStyle w:val="Heading1"/>
        <w:rPr>
          <w:ins w:id="87" w:author="Crown, Linda D." w:date="2026-09-25T20:05:00Z" w16du:dateUtc="2026-09-26T00:05:00Z"/>
        </w:rPr>
      </w:pPr>
      <w:ins w:id="88" w:author="Crown, Linda D." w:date="2026-09-25T20:05:00Z" w16du:dateUtc="2026-09-26T00:05:00Z">
        <w:r w:rsidRPr="000904B7">
          <w:br w:type="page"/>
        </w:r>
        <w:bookmarkStart w:id="89" w:name="_Toc303332294"/>
        <w:r w:rsidRPr="000904B7">
          <w:t>Section 5.52.</w:t>
        </w:r>
        <w:r w:rsidRPr="000904B7">
          <w:tab/>
          <w:t>Linear Measures</w:t>
        </w:r>
        <w:bookmarkEnd w:id="89"/>
      </w:ins>
    </w:p>
    <w:p w14:paraId="369274B1" w14:textId="77777777" w:rsidR="00A71084" w:rsidRPr="000904B7" w:rsidRDefault="00A71084">
      <w:pPr>
        <w:keepNext/>
        <w:rPr>
          <w:ins w:id="90" w:author="Crown, Linda D." w:date="2026-09-25T20:05:00Z" w16du:dateUtc="2026-09-26T00:05:00Z"/>
        </w:rPr>
      </w:pPr>
    </w:p>
    <w:p w14:paraId="2B93790D" w14:textId="77777777" w:rsidR="00A71084" w:rsidRPr="000904B7" w:rsidRDefault="00A71084">
      <w:pPr>
        <w:keepNext/>
        <w:rPr>
          <w:ins w:id="91" w:author="Crown, Linda D." w:date="2026-09-25T20:05:00Z" w16du:dateUtc="2026-09-26T00:05:00Z"/>
        </w:rPr>
      </w:pPr>
    </w:p>
    <w:p w14:paraId="5397BDE4" w14:textId="77777777" w:rsidR="00A71084" w:rsidRPr="000904B7" w:rsidRDefault="00A71084">
      <w:pPr>
        <w:pStyle w:val="Heading2"/>
        <w:rPr>
          <w:ins w:id="92" w:author="Crown, Linda D." w:date="2026-09-25T20:05:00Z" w16du:dateUtc="2026-09-26T00:05:00Z"/>
        </w:rPr>
      </w:pPr>
      <w:bookmarkStart w:id="93" w:name="_Toc303332295"/>
      <w:ins w:id="94" w:author="Crown, Linda D." w:date="2026-09-25T20:05:00Z" w16du:dateUtc="2026-09-26T00:05:00Z">
        <w:r w:rsidRPr="000904B7">
          <w:t>A.</w:t>
        </w:r>
        <w:r w:rsidRPr="000904B7">
          <w:tab/>
          <w:t>Application</w:t>
        </w:r>
        <w:bookmarkEnd w:id="93"/>
      </w:ins>
    </w:p>
    <w:p w14:paraId="7F5CA951" w14:textId="77777777" w:rsidR="00A71084" w:rsidRPr="000904B7" w:rsidRDefault="00A71084">
      <w:pPr>
        <w:keepNext/>
        <w:jc w:val="both"/>
        <w:rPr>
          <w:ins w:id="95" w:author="Crown, Linda D." w:date="2026-09-25T20:05:00Z" w16du:dateUtc="2026-09-26T00:05:00Z"/>
        </w:rPr>
      </w:pPr>
    </w:p>
    <w:p w14:paraId="20D8924C" w14:textId="77777777" w:rsidR="00A71084" w:rsidRPr="000904B7" w:rsidRDefault="00A71084">
      <w:pPr>
        <w:keepNext/>
        <w:tabs>
          <w:tab w:val="left" w:pos="540"/>
        </w:tabs>
        <w:jc w:val="both"/>
        <w:rPr>
          <w:ins w:id="96" w:author="Crown, Linda D." w:date="2026-09-25T20:05:00Z" w16du:dateUtc="2026-09-26T00:05:00Z"/>
        </w:rPr>
      </w:pPr>
      <w:bookmarkStart w:id="97" w:name="_Toc303332296"/>
      <w:ins w:id="98" w:author="Crown, Linda D." w:date="2026-09-25T20:05:00Z" w16du:dateUtc="2026-09-26T00:05:00Z">
        <w:r w:rsidRPr="000904B7">
          <w:rPr>
            <w:rStyle w:val="Heading3Char"/>
            <w:rFonts w:eastAsiaTheme="minorHAnsi"/>
          </w:rPr>
          <w:t>A.1.</w:t>
        </w:r>
        <w:r w:rsidRPr="000904B7">
          <w:rPr>
            <w:rStyle w:val="Heading3Char"/>
            <w:rFonts w:eastAsiaTheme="minorHAnsi"/>
          </w:rPr>
          <w:tab/>
        </w:r>
        <w:r w:rsidR="003516ED" w:rsidRPr="000904B7">
          <w:rPr>
            <w:rStyle w:val="Heading3Char"/>
            <w:rFonts w:eastAsiaTheme="minorHAnsi"/>
          </w:rPr>
          <w:t>General.</w:t>
        </w:r>
        <w:bookmarkEnd w:id="97"/>
        <w:r w:rsidR="003516ED" w:rsidRPr="000904B7">
          <w:t xml:space="preserve"> – </w:t>
        </w:r>
        <w:r w:rsidRPr="000904B7">
          <w:t>This code applies to any linear measure or measure of length, whether flexible or inflexible, permanently installed or portable.</w:t>
        </w:r>
      </w:ins>
    </w:p>
    <w:p w14:paraId="2F71297A" w14:textId="77777777" w:rsidR="00A71084" w:rsidRPr="000904B7" w:rsidRDefault="00A71084">
      <w:pPr>
        <w:keepNext/>
        <w:tabs>
          <w:tab w:val="left" w:pos="540"/>
        </w:tabs>
        <w:jc w:val="both"/>
        <w:rPr>
          <w:ins w:id="99" w:author="Crown, Linda D." w:date="2026-09-25T20:05:00Z" w16du:dateUtc="2026-09-26T00:05:00Z"/>
        </w:rPr>
      </w:pPr>
    </w:p>
    <w:p w14:paraId="23510C2E" w14:textId="77777777" w:rsidR="00A71084" w:rsidRPr="000904B7" w:rsidRDefault="00A71084">
      <w:pPr>
        <w:tabs>
          <w:tab w:val="left" w:pos="540"/>
        </w:tabs>
        <w:jc w:val="both"/>
        <w:rPr>
          <w:ins w:id="100" w:author="Crown, Linda D." w:date="2026-09-25T20:05:00Z" w16du:dateUtc="2026-09-26T00:05:00Z"/>
        </w:rPr>
      </w:pPr>
      <w:bookmarkStart w:id="101" w:name="_Toc303332297"/>
      <w:ins w:id="102" w:author="Crown, Linda D." w:date="2026-09-25T20:05:00Z" w16du:dateUtc="2026-09-26T00:05:00Z">
        <w:r w:rsidRPr="000904B7">
          <w:rPr>
            <w:rStyle w:val="Heading3Char"/>
            <w:rFonts w:eastAsiaTheme="minorHAnsi"/>
          </w:rPr>
          <w:t>A.2.</w:t>
        </w:r>
        <w:r w:rsidRPr="000904B7">
          <w:rPr>
            <w:rStyle w:val="Heading3Char"/>
            <w:rFonts w:eastAsiaTheme="minorHAnsi"/>
          </w:rPr>
          <w:tab/>
        </w:r>
        <w:r w:rsidR="003516ED" w:rsidRPr="000904B7">
          <w:rPr>
            <w:rStyle w:val="Heading3Char"/>
            <w:rFonts w:eastAsiaTheme="minorHAnsi"/>
          </w:rPr>
          <w:t>Additional Code Requirements.</w:t>
        </w:r>
        <w:bookmarkEnd w:id="101"/>
        <w:r w:rsidR="003516ED" w:rsidRPr="000904B7">
          <w:t xml:space="preserve"> – In addition to the requirements of this code, Linear Measures shall meet the requirements of</w:t>
        </w:r>
        <w:r w:rsidRPr="000904B7">
          <w:t xml:space="preserve"> Section 1.10. General Code.</w:t>
        </w:r>
      </w:ins>
    </w:p>
    <w:p w14:paraId="774D18E6" w14:textId="77777777" w:rsidR="00A71084" w:rsidRPr="000904B7" w:rsidRDefault="00A71084">
      <w:pPr>
        <w:jc w:val="both"/>
        <w:rPr>
          <w:ins w:id="103" w:author="Crown, Linda D." w:date="2026-09-25T20:05:00Z" w16du:dateUtc="2026-09-26T00:05:00Z"/>
        </w:rPr>
      </w:pPr>
    </w:p>
    <w:p w14:paraId="63C127BD" w14:textId="77777777" w:rsidR="00A71084" w:rsidRPr="000904B7" w:rsidRDefault="00A71084">
      <w:pPr>
        <w:pStyle w:val="Heading2"/>
        <w:rPr>
          <w:ins w:id="104" w:author="Crown, Linda D." w:date="2026-09-25T20:05:00Z" w16du:dateUtc="2026-09-26T00:05:00Z"/>
        </w:rPr>
      </w:pPr>
      <w:bookmarkStart w:id="105" w:name="_Toc303332298"/>
      <w:ins w:id="106" w:author="Crown, Linda D." w:date="2026-09-25T20:05:00Z" w16du:dateUtc="2026-09-26T00:05:00Z">
        <w:r w:rsidRPr="000904B7">
          <w:t>S.</w:t>
        </w:r>
        <w:r w:rsidRPr="000904B7">
          <w:tab/>
          <w:t>Specifications</w:t>
        </w:r>
        <w:bookmarkEnd w:id="105"/>
      </w:ins>
    </w:p>
    <w:p w14:paraId="041E64FE" w14:textId="77777777" w:rsidR="00A71084" w:rsidRPr="000904B7" w:rsidRDefault="00A71084">
      <w:pPr>
        <w:keepNext/>
        <w:jc w:val="both"/>
        <w:rPr>
          <w:ins w:id="107" w:author="Crown, Linda D." w:date="2026-09-25T20:05:00Z" w16du:dateUtc="2026-09-26T00:05:00Z"/>
        </w:rPr>
      </w:pPr>
    </w:p>
    <w:p w14:paraId="1D1503E5" w14:textId="77777777" w:rsidR="00A71084" w:rsidRPr="000904B7" w:rsidRDefault="00A71084">
      <w:pPr>
        <w:keepNext/>
        <w:jc w:val="both"/>
        <w:rPr>
          <w:ins w:id="108" w:author="Crown, Linda D." w:date="2026-09-25T20:05:00Z" w16du:dateUtc="2026-09-26T00:05:00Z"/>
        </w:rPr>
      </w:pPr>
      <w:bookmarkStart w:id="109" w:name="_Toc303332299"/>
      <w:ins w:id="110" w:author="Crown, Linda D." w:date="2026-09-25T20:05:00Z" w16du:dateUtc="2026-09-26T00:05:00Z">
        <w:r w:rsidRPr="000904B7">
          <w:rPr>
            <w:rStyle w:val="Heading3Char"/>
            <w:rFonts w:eastAsiaTheme="minorHAnsi"/>
          </w:rPr>
          <w:t>S.1.M.</w:t>
        </w:r>
        <w:r w:rsidRPr="000904B7">
          <w:rPr>
            <w:rStyle w:val="Heading3Char"/>
            <w:rFonts w:eastAsiaTheme="minorHAnsi"/>
          </w:rPr>
          <w:tab/>
          <w:t>Units.</w:t>
        </w:r>
        <w:bookmarkEnd w:id="109"/>
        <w:r w:rsidRPr="000904B7">
          <w:t xml:space="preserve"> – A linear measure may be in total length, and the total length may be subdivided in any or all of the following:</w:t>
        </w:r>
      </w:ins>
    </w:p>
    <w:p w14:paraId="4A4334B1" w14:textId="77777777" w:rsidR="00A71084" w:rsidRPr="000904B7" w:rsidRDefault="00A71084">
      <w:pPr>
        <w:keepNext/>
        <w:jc w:val="both"/>
        <w:rPr>
          <w:ins w:id="111" w:author="Crown, Linda D." w:date="2026-09-25T20:05:00Z" w16du:dateUtc="2026-09-26T00:05:00Z"/>
        </w:rPr>
      </w:pPr>
    </w:p>
    <w:p w14:paraId="0F49559A" w14:textId="77777777" w:rsidR="00A71084" w:rsidRPr="000904B7" w:rsidRDefault="00A71084">
      <w:pPr>
        <w:keepNext/>
        <w:ind w:left="720" w:hanging="360"/>
        <w:jc w:val="both"/>
        <w:rPr>
          <w:ins w:id="112" w:author="Crown, Linda D." w:date="2026-09-25T20:05:00Z" w16du:dateUtc="2026-09-26T00:05:00Z"/>
        </w:rPr>
      </w:pPr>
      <w:ins w:id="113" w:author="Crown, Linda D." w:date="2026-09-25T20:05:00Z" w16du:dateUtc="2026-09-26T00:05:00Z">
        <w:r w:rsidRPr="000904B7">
          <w:t>(a)</w:t>
        </w:r>
        <w:r w:rsidRPr="000904B7">
          <w:tab/>
          <w:t>centimeters and tenths of the centimeter;</w:t>
        </w:r>
      </w:ins>
    </w:p>
    <w:p w14:paraId="0B65AC9F" w14:textId="77777777" w:rsidR="00A71084" w:rsidRPr="000904B7" w:rsidRDefault="00A71084">
      <w:pPr>
        <w:keepNext/>
        <w:ind w:left="720" w:hanging="360"/>
        <w:jc w:val="both"/>
        <w:rPr>
          <w:ins w:id="114" w:author="Crown, Linda D." w:date="2026-09-25T20:05:00Z" w16du:dateUtc="2026-09-26T00:05:00Z"/>
        </w:rPr>
      </w:pPr>
    </w:p>
    <w:p w14:paraId="569C01AA" w14:textId="77777777" w:rsidR="00A71084" w:rsidRPr="000904B7" w:rsidRDefault="00A71084">
      <w:pPr>
        <w:keepNext/>
        <w:ind w:left="720" w:hanging="360"/>
        <w:jc w:val="both"/>
        <w:rPr>
          <w:ins w:id="115" w:author="Crown, Linda D." w:date="2026-09-25T20:05:00Z" w16du:dateUtc="2026-09-26T00:05:00Z"/>
        </w:rPr>
      </w:pPr>
      <w:ins w:id="116" w:author="Crown, Linda D." w:date="2026-09-25T20:05:00Z" w16du:dateUtc="2026-09-26T00:05:00Z">
        <w:r w:rsidRPr="000904B7">
          <w:t>(b)</w:t>
        </w:r>
        <w:r w:rsidRPr="000904B7">
          <w:tab/>
          <w:t>meters; and</w:t>
        </w:r>
      </w:ins>
    </w:p>
    <w:p w14:paraId="39F8AF8C" w14:textId="77777777" w:rsidR="00A71084" w:rsidRPr="000904B7" w:rsidRDefault="00A71084">
      <w:pPr>
        <w:keepNext/>
        <w:ind w:left="720" w:hanging="360"/>
        <w:jc w:val="both"/>
        <w:rPr>
          <w:ins w:id="117" w:author="Crown, Linda D." w:date="2026-09-25T20:05:00Z" w16du:dateUtc="2026-09-26T00:05:00Z"/>
        </w:rPr>
      </w:pPr>
    </w:p>
    <w:p w14:paraId="14737111" w14:textId="77777777" w:rsidR="00A71084" w:rsidRPr="000904B7" w:rsidRDefault="00A71084">
      <w:pPr>
        <w:ind w:left="720" w:hanging="360"/>
        <w:jc w:val="both"/>
        <w:rPr>
          <w:ins w:id="118" w:author="Crown, Linda D." w:date="2026-09-25T20:05:00Z" w16du:dateUtc="2026-09-26T00:05:00Z"/>
        </w:rPr>
      </w:pPr>
      <w:ins w:id="119" w:author="Crown, Linda D." w:date="2026-09-25T20:05:00Z" w16du:dateUtc="2026-09-26T00:05:00Z">
        <w:r w:rsidRPr="000904B7">
          <w:t>(c)</w:t>
        </w:r>
        <w:r w:rsidRPr="000904B7">
          <w:tab/>
          <w:t>multiples of meters.</w:t>
        </w:r>
      </w:ins>
    </w:p>
    <w:p w14:paraId="2BC55F89" w14:textId="77777777" w:rsidR="00A71084" w:rsidRPr="000904B7" w:rsidRDefault="00A71084">
      <w:pPr>
        <w:jc w:val="both"/>
        <w:rPr>
          <w:ins w:id="120" w:author="Crown, Linda D." w:date="2026-09-25T20:05:00Z" w16du:dateUtc="2026-09-26T00:05:00Z"/>
        </w:rPr>
      </w:pPr>
    </w:p>
    <w:p w14:paraId="4DEED3C0" w14:textId="77777777" w:rsidR="00A71084" w:rsidRPr="000904B7" w:rsidRDefault="00A71084">
      <w:pPr>
        <w:jc w:val="both"/>
        <w:rPr>
          <w:ins w:id="121" w:author="Crown, Linda D." w:date="2026-09-25T20:05:00Z" w16du:dateUtc="2026-09-26T00:05:00Z"/>
        </w:rPr>
      </w:pPr>
      <w:ins w:id="122" w:author="Crown, Linda D." w:date="2026-09-25T20:05:00Z" w16du:dateUtc="2026-09-26T00:05:00Z">
        <w:r w:rsidRPr="000904B7">
          <w:t xml:space="preserve">A </w:t>
        </w:r>
        <w:r w:rsidR="00C52631" w:rsidRPr="000904B7">
          <w:t>1</w:t>
        </w:r>
        <w:r w:rsidRPr="000904B7">
          <w:noBreakHyphen/>
          <w:t>meter measure may be graduated, in addition, to show 0.1 m and multiples of 0.1 m subdivisions.</w:t>
        </w:r>
      </w:ins>
    </w:p>
    <w:p w14:paraId="5E3E4371" w14:textId="77777777" w:rsidR="00A71084" w:rsidRPr="000904B7" w:rsidRDefault="00A71084">
      <w:pPr>
        <w:jc w:val="both"/>
        <w:rPr>
          <w:ins w:id="123" w:author="Crown, Linda D." w:date="2026-09-25T20:05:00Z" w16du:dateUtc="2026-09-26T00:05:00Z"/>
          <w:b/>
          <w:bCs/>
        </w:rPr>
      </w:pPr>
    </w:p>
    <w:p w14:paraId="15AE25F6" w14:textId="77777777" w:rsidR="00A71084" w:rsidRPr="000904B7" w:rsidRDefault="00A71084">
      <w:pPr>
        <w:keepNext/>
        <w:tabs>
          <w:tab w:val="left" w:pos="540"/>
        </w:tabs>
        <w:jc w:val="both"/>
        <w:rPr>
          <w:ins w:id="124" w:author="Crown, Linda D." w:date="2026-09-25T20:05:00Z" w16du:dateUtc="2026-09-26T00:05:00Z"/>
        </w:rPr>
      </w:pPr>
      <w:bookmarkStart w:id="125" w:name="_Toc303332300"/>
      <w:ins w:id="126" w:author="Crown, Linda D." w:date="2026-09-25T20:05:00Z" w16du:dateUtc="2026-09-26T00:05:00Z">
        <w:r w:rsidRPr="000904B7">
          <w:rPr>
            <w:rStyle w:val="Heading3Char"/>
            <w:rFonts w:eastAsiaTheme="minorHAnsi"/>
          </w:rPr>
          <w:t>S.1.</w:t>
        </w:r>
        <w:r w:rsidRPr="000904B7">
          <w:rPr>
            <w:rStyle w:val="Heading3Char"/>
            <w:rFonts w:eastAsiaTheme="minorHAnsi"/>
          </w:rPr>
          <w:tab/>
          <w:t>Units.</w:t>
        </w:r>
        <w:bookmarkEnd w:id="125"/>
        <w:r w:rsidRPr="000904B7">
          <w:t xml:space="preserve"> – A linear measure may be in total length, and the total length may be subdivided in any or all of the following:</w:t>
        </w:r>
      </w:ins>
    </w:p>
    <w:p w14:paraId="54F31506" w14:textId="77777777" w:rsidR="00A71084" w:rsidRPr="000904B7" w:rsidRDefault="00A71084">
      <w:pPr>
        <w:keepNext/>
        <w:jc w:val="both"/>
        <w:rPr>
          <w:ins w:id="127" w:author="Crown, Linda D." w:date="2026-09-25T20:05:00Z" w16du:dateUtc="2026-09-26T00:05:00Z"/>
        </w:rPr>
      </w:pPr>
    </w:p>
    <w:p w14:paraId="0C7A6C09" w14:textId="77777777" w:rsidR="00A71084" w:rsidRPr="000904B7" w:rsidRDefault="00A71084">
      <w:pPr>
        <w:keepNext/>
        <w:ind w:left="720" w:hanging="360"/>
        <w:jc w:val="both"/>
        <w:rPr>
          <w:ins w:id="128" w:author="Crown, Linda D." w:date="2026-09-25T20:05:00Z" w16du:dateUtc="2026-09-26T00:05:00Z"/>
        </w:rPr>
      </w:pPr>
      <w:ins w:id="129" w:author="Crown, Linda D." w:date="2026-09-25T20:05:00Z" w16du:dateUtc="2026-09-26T00:05:00Z">
        <w:r w:rsidRPr="000904B7">
          <w:t>(a)</w:t>
        </w:r>
        <w:r w:rsidRPr="000904B7">
          <w:tab/>
          <w:t>inches and binary submultiples of the inch;</w:t>
        </w:r>
      </w:ins>
    </w:p>
    <w:p w14:paraId="4F8F5B7A" w14:textId="77777777" w:rsidR="00A71084" w:rsidRPr="000904B7" w:rsidRDefault="00A71084">
      <w:pPr>
        <w:keepNext/>
        <w:ind w:left="720" w:hanging="360"/>
        <w:jc w:val="both"/>
        <w:rPr>
          <w:ins w:id="130" w:author="Crown, Linda D." w:date="2026-09-25T20:05:00Z" w16du:dateUtc="2026-09-26T00:05:00Z"/>
        </w:rPr>
      </w:pPr>
    </w:p>
    <w:p w14:paraId="49B538BA" w14:textId="77777777" w:rsidR="00A71084" w:rsidRPr="000904B7" w:rsidRDefault="00A71084">
      <w:pPr>
        <w:keepNext/>
        <w:ind w:left="720" w:hanging="360"/>
        <w:jc w:val="both"/>
        <w:rPr>
          <w:ins w:id="131" w:author="Crown, Linda D." w:date="2026-09-25T20:05:00Z" w16du:dateUtc="2026-09-26T00:05:00Z"/>
        </w:rPr>
      </w:pPr>
      <w:ins w:id="132" w:author="Crown, Linda D." w:date="2026-09-25T20:05:00Z" w16du:dateUtc="2026-09-26T00:05:00Z">
        <w:r w:rsidRPr="000904B7">
          <w:t>(b)</w:t>
        </w:r>
        <w:r w:rsidRPr="000904B7">
          <w:tab/>
          <w:t>feet;</w:t>
        </w:r>
      </w:ins>
    </w:p>
    <w:p w14:paraId="484E1681" w14:textId="77777777" w:rsidR="00A71084" w:rsidRPr="000904B7" w:rsidRDefault="00A71084">
      <w:pPr>
        <w:keepNext/>
        <w:ind w:left="720" w:hanging="360"/>
        <w:jc w:val="both"/>
        <w:rPr>
          <w:ins w:id="133" w:author="Crown, Linda D." w:date="2026-09-25T20:05:00Z" w16du:dateUtc="2026-09-26T00:05:00Z"/>
        </w:rPr>
      </w:pPr>
    </w:p>
    <w:p w14:paraId="76C23205" w14:textId="77777777" w:rsidR="00A71084" w:rsidRPr="000904B7" w:rsidRDefault="00A71084">
      <w:pPr>
        <w:ind w:left="720" w:hanging="360"/>
        <w:jc w:val="both"/>
        <w:rPr>
          <w:ins w:id="134" w:author="Crown, Linda D." w:date="2026-09-25T20:05:00Z" w16du:dateUtc="2026-09-26T00:05:00Z"/>
        </w:rPr>
      </w:pPr>
      <w:ins w:id="135" w:author="Crown, Linda D." w:date="2026-09-25T20:05:00Z" w16du:dateUtc="2026-09-26T00:05:00Z">
        <w:r w:rsidRPr="000904B7">
          <w:t>(c)</w:t>
        </w:r>
        <w:r w:rsidRPr="000904B7">
          <w:tab/>
          <w:t>yards and multiples of yards.</w:t>
        </w:r>
      </w:ins>
    </w:p>
    <w:p w14:paraId="1305DDE2" w14:textId="77777777" w:rsidR="00A71084" w:rsidRPr="000904B7" w:rsidRDefault="00A71084">
      <w:pPr>
        <w:jc w:val="both"/>
        <w:rPr>
          <w:ins w:id="136" w:author="Crown, Linda D." w:date="2026-09-25T20:05:00Z" w16du:dateUtc="2026-09-26T00:05:00Z"/>
        </w:rPr>
      </w:pPr>
    </w:p>
    <w:p w14:paraId="631DE883" w14:textId="77777777" w:rsidR="00A71084" w:rsidRPr="000904B7" w:rsidRDefault="00A71084">
      <w:pPr>
        <w:jc w:val="both"/>
        <w:rPr>
          <w:ins w:id="137" w:author="Crown, Linda D." w:date="2026-09-25T20:05:00Z" w16du:dateUtc="2026-09-26T00:05:00Z"/>
        </w:rPr>
      </w:pPr>
      <w:ins w:id="138" w:author="Crown, Linda D." w:date="2026-09-25T20:05:00Z" w16du:dateUtc="2026-09-26T00:05:00Z">
        <w:r w:rsidRPr="000904B7">
          <w:t>A 1</w:t>
        </w:r>
        <w:r w:rsidRPr="000904B7">
          <w:noBreakHyphen/>
          <w:t>yard measure may be graduated, in addition, to show ⅓ yd and ⅔ yd subdivisions.  A flexible tape may be graduated in tenths or hundredths of a foot, or both tenths and hundredths of a foot.  (Any other subdivisions are allowable only on measures of special purposes and when required for such purposes.)</w:t>
        </w:r>
      </w:ins>
    </w:p>
    <w:p w14:paraId="0D6DD963" w14:textId="77777777" w:rsidR="00A71084" w:rsidRPr="000904B7" w:rsidRDefault="00A71084">
      <w:pPr>
        <w:jc w:val="both"/>
        <w:rPr>
          <w:ins w:id="139" w:author="Crown, Linda D." w:date="2026-09-25T20:05:00Z" w16du:dateUtc="2026-09-26T00:05:00Z"/>
        </w:rPr>
      </w:pPr>
    </w:p>
    <w:p w14:paraId="4A395EBD" w14:textId="77777777" w:rsidR="00A71084" w:rsidRPr="000904B7" w:rsidRDefault="00A71084">
      <w:pPr>
        <w:pStyle w:val="Heading3"/>
        <w:tabs>
          <w:tab w:val="left" w:pos="540"/>
        </w:tabs>
        <w:rPr>
          <w:ins w:id="140" w:author="Crown, Linda D." w:date="2026-09-25T20:05:00Z" w16du:dateUtc="2026-09-26T00:05:00Z"/>
        </w:rPr>
      </w:pPr>
      <w:bookmarkStart w:id="141" w:name="_Toc303332301"/>
      <w:ins w:id="142" w:author="Crown, Linda D." w:date="2026-09-25T20:05:00Z" w16du:dateUtc="2026-09-26T00:05:00Z">
        <w:r w:rsidRPr="000904B7">
          <w:t>S.2.</w:t>
        </w:r>
        <w:r w:rsidRPr="000904B7">
          <w:tab/>
          <w:t>Material.</w:t>
        </w:r>
        <w:bookmarkEnd w:id="141"/>
      </w:ins>
    </w:p>
    <w:p w14:paraId="15F46635" w14:textId="77777777" w:rsidR="00A71084" w:rsidRPr="000904B7" w:rsidRDefault="00A71084">
      <w:pPr>
        <w:keepNext/>
        <w:jc w:val="both"/>
        <w:rPr>
          <w:ins w:id="143" w:author="Crown, Linda D." w:date="2026-09-25T20:05:00Z" w16du:dateUtc="2026-09-26T00:05:00Z"/>
        </w:rPr>
      </w:pPr>
    </w:p>
    <w:p w14:paraId="5C01C828" w14:textId="77777777" w:rsidR="00A71084" w:rsidRPr="000904B7" w:rsidRDefault="00A71084">
      <w:pPr>
        <w:ind w:left="360"/>
        <w:jc w:val="both"/>
        <w:rPr>
          <w:ins w:id="144" w:author="Crown, Linda D." w:date="2026-09-25T20:05:00Z" w16du:dateUtc="2026-09-26T00:05:00Z"/>
        </w:rPr>
      </w:pPr>
      <w:bookmarkStart w:id="145" w:name="_Toc303332302"/>
      <w:ins w:id="146" w:author="Crown, Linda D." w:date="2026-09-25T20:05:00Z" w16du:dateUtc="2026-09-26T00:05:00Z">
        <w:r w:rsidRPr="000904B7">
          <w:rPr>
            <w:rStyle w:val="Heading4Char"/>
            <w:rFonts w:eastAsiaTheme="minorHAnsi"/>
          </w:rPr>
          <w:t>S.2.1.</w:t>
        </w:r>
        <w:r w:rsidRPr="000904B7">
          <w:rPr>
            <w:rStyle w:val="Heading4Char"/>
            <w:rFonts w:eastAsiaTheme="minorHAnsi"/>
          </w:rPr>
          <w:tab/>
          <w:t>Flexible Tape.</w:t>
        </w:r>
        <w:bookmarkEnd w:id="145"/>
        <w:r w:rsidRPr="000904B7">
          <w:t xml:space="preserve"> – A flexible tape shall be made of metal.</w:t>
        </w:r>
      </w:ins>
    </w:p>
    <w:p w14:paraId="4B689C9E" w14:textId="77777777" w:rsidR="00A71084" w:rsidRPr="000904B7" w:rsidRDefault="00A71084">
      <w:pPr>
        <w:ind w:left="360"/>
        <w:jc w:val="both"/>
        <w:rPr>
          <w:ins w:id="147" w:author="Crown, Linda D." w:date="2026-09-25T20:05:00Z" w16du:dateUtc="2026-09-26T00:05:00Z"/>
        </w:rPr>
      </w:pPr>
    </w:p>
    <w:p w14:paraId="074D3D6E" w14:textId="77777777" w:rsidR="00A71084" w:rsidRPr="000904B7" w:rsidRDefault="00A71084">
      <w:pPr>
        <w:ind w:left="360"/>
        <w:jc w:val="both"/>
        <w:rPr>
          <w:ins w:id="148" w:author="Crown, Linda D." w:date="2026-09-25T20:05:00Z" w16du:dateUtc="2026-09-26T00:05:00Z"/>
        </w:rPr>
      </w:pPr>
      <w:bookmarkStart w:id="149" w:name="_Toc303332303"/>
      <w:ins w:id="150" w:author="Crown, Linda D." w:date="2026-09-25T20:05:00Z" w16du:dateUtc="2026-09-26T00:05:00Z">
        <w:r w:rsidRPr="000904B7">
          <w:rPr>
            <w:rStyle w:val="Heading4Char"/>
            <w:rFonts w:eastAsiaTheme="minorHAnsi"/>
          </w:rPr>
          <w:t>S.2.2.</w:t>
        </w:r>
        <w:r w:rsidRPr="000904B7">
          <w:rPr>
            <w:rStyle w:val="Heading4Char"/>
            <w:rFonts w:eastAsiaTheme="minorHAnsi"/>
          </w:rPr>
          <w:tab/>
          <w:t>End Measure.</w:t>
        </w:r>
        <w:bookmarkEnd w:id="149"/>
        <w:r w:rsidRPr="000904B7">
          <w:t xml:space="preserve"> – If an end measure is made of material softer than brass, the ends of the measure shall be protected by brass (or other metal at least equally hard) securely attached.</w:t>
        </w:r>
      </w:ins>
    </w:p>
    <w:p w14:paraId="393A6B3F" w14:textId="77777777" w:rsidR="00A71084" w:rsidRPr="000904B7" w:rsidRDefault="00A71084">
      <w:pPr>
        <w:jc w:val="both"/>
        <w:rPr>
          <w:ins w:id="151" w:author="Crown, Linda D." w:date="2026-09-25T20:05:00Z" w16du:dateUtc="2026-09-26T00:05:00Z"/>
        </w:rPr>
      </w:pPr>
    </w:p>
    <w:p w14:paraId="113111E7" w14:textId="77777777" w:rsidR="00A71084" w:rsidRPr="000904B7" w:rsidRDefault="00A71084">
      <w:pPr>
        <w:tabs>
          <w:tab w:val="left" w:pos="540"/>
        </w:tabs>
        <w:jc w:val="both"/>
        <w:rPr>
          <w:ins w:id="152" w:author="Crown, Linda D." w:date="2026-09-25T20:05:00Z" w16du:dateUtc="2026-09-26T00:05:00Z"/>
        </w:rPr>
      </w:pPr>
      <w:bookmarkStart w:id="153" w:name="_Toc303332304"/>
      <w:ins w:id="154" w:author="Crown, Linda D." w:date="2026-09-25T20:05:00Z" w16du:dateUtc="2026-09-26T00:05:00Z">
        <w:r w:rsidRPr="000904B7">
          <w:rPr>
            <w:rStyle w:val="Heading3Char"/>
            <w:rFonts w:eastAsiaTheme="minorHAnsi"/>
          </w:rPr>
          <w:t>S.3.</w:t>
        </w:r>
        <w:r w:rsidRPr="000904B7">
          <w:rPr>
            <w:rStyle w:val="Heading3Char"/>
            <w:rFonts w:eastAsiaTheme="minorHAnsi"/>
          </w:rPr>
          <w:tab/>
          <w:t>Finish.</w:t>
        </w:r>
        <w:bookmarkEnd w:id="153"/>
        <w:r w:rsidRPr="000904B7">
          <w:t xml:space="preserve"> – Measures shall be smoothly finished.</w:t>
        </w:r>
      </w:ins>
    </w:p>
    <w:p w14:paraId="22887F5F" w14:textId="77777777" w:rsidR="00A71084" w:rsidRPr="000904B7" w:rsidRDefault="00A71084">
      <w:pPr>
        <w:tabs>
          <w:tab w:val="left" w:pos="540"/>
        </w:tabs>
        <w:jc w:val="both"/>
        <w:rPr>
          <w:ins w:id="155" w:author="Crown, Linda D." w:date="2026-09-25T20:05:00Z" w16du:dateUtc="2026-09-26T00:05:00Z"/>
        </w:rPr>
      </w:pPr>
    </w:p>
    <w:p w14:paraId="698B18AE" w14:textId="77777777" w:rsidR="00A71084" w:rsidRPr="000904B7" w:rsidRDefault="00A71084">
      <w:pPr>
        <w:pStyle w:val="Heading3"/>
        <w:tabs>
          <w:tab w:val="left" w:pos="540"/>
        </w:tabs>
        <w:rPr>
          <w:ins w:id="156" w:author="Crown, Linda D." w:date="2026-09-25T20:05:00Z" w16du:dateUtc="2026-09-26T00:05:00Z"/>
        </w:rPr>
      </w:pPr>
      <w:bookmarkStart w:id="157" w:name="_Toc303332305"/>
      <w:ins w:id="158" w:author="Crown, Linda D." w:date="2026-09-25T20:05:00Z" w16du:dateUtc="2026-09-26T00:05:00Z">
        <w:r w:rsidRPr="000904B7">
          <w:t>S.4.</w:t>
        </w:r>
        <w:r w:rsidRPr="000904B7">
          <w:tab/>
          <w:t>Design.</w:t>
        </w:r>
        <w:bookmarkEnd w:id="157"/>
      </w:ins>
    </w:p>
    <w:p w14:paraId="183EBBC2" w14:textId="77777777" w:rsidR="00A71084" w:rsidRPr="000904B7" w:rsidRDefault="00A71084">
      <w:pPr>
        <w:keepNext/>
        <w:jc w:val="both"/>
        <w:rPr>
          <w:ins w:id="159" w:author="Crown, Linda D." w:date="2026-09-25T20:05:00Z" w16du:dateUtc="2026-09-26T00:05:00Z"/>
        </w:rPr>
      </w:pPr>
    </w:p>
    <w:p w14:paraId="39B5AE36" w14:textId="77777777" w:rsidR="00A71084" w:rsidRPr="000904B7" w:rsidRDefault="00A71084">
      <w:pPr>
        <w:ind w:left="360"/>
        <w:jc w:val="both"/>
        <w:rPr>
          <w:ins w:id="160" w:author="Crown, Linda D." w:date="2026-09-25T20:05:00Z" w16du:dateUtc="2026-09-26T00:05:00Z"/>
        </w:rPr>
      </w:pPr>
      <w:bookmarkStart w:id="161" w:name="_Toc303332306"/>
      <w:ins w:id="162" w:author="Crown, Linda D." w:date="2026-09-25T20:05:00Z" w16du:dateUtc="2026-09-26T00:05:00Z">
        <w:r w:rsidRPr="000904B7">
          <w:rPr>
            <w:rStyle w:val="Heading4Char"/>
            <w:rFonts w:eastAsiaTheme="minorHAnsi"/>
          </w:rPr>
          <w:t>S.4.1.</w:t>
        </w:r>
        <w:r w:rsidRPr="000904B7">
          <w:rPr>
            <w:rStyle w:val="Heading4Char"/>
            <w:rFonts w:eastAsiaTheme="minorHAnsi"/>
          </w:rPr>
          <w:tab/>
          <w:t>Rigid Measure.</w:t>
        </w:r>
        <w:bookmarkEnd w:id="161"/>
        <w:r w:rsidRPr="000904B7">
          <w:t xml:space="preserve"> – A rigid measure shall be straight.</w:t>
        </w:r>
      </w:ins>
    </w:p>
    <w:p w14:paraId="09E911F5" w14:textId="77777777" w:rsidR="00A71084" w:rsidRPr="000904B7" w:rsidRDefault="00A71084">
      <w:pPr>
        <w:ind w:left="360"/>
        <w:jc w:val="both"/>
        <w:rPr>
          <w:ins w:id="163" w:author="Crown, Linda D." w:date="2026-09-25T20:05:00Z" w16du:dateUtc="2026-09-26T00:05:00Z"/>
        </w:rPr>
      </w:pPr>
    </w:p>
    <w:p w14:paraId="4D628A4B" w14:textId="77777777" w:rsidR="00A71084" w:rsidRPr="000904B7" w:rsidRDefault="00A71084">
      <w:pPr>
        <w:ind w:left="360"/>
        <w:jc w:val="both"/>
        <w:rPr>
          <w:ins w:id="164" w:author="Crown, Linda D." w:date="2026-09-25T20:05:00Z" w16du:dateUtc="2026-09-26T00:05:00Z"/>
        </w:rPr>
      </w:pPr>
      <w:bookmarkStart w:id="165" w:name="_Toc303332307"/>
      <w:ins w:id="166" w:author="Crown, Linda D." w:date="2026-09-25T20:05:00Z" w16du:dateUtc="2026-09-26T00:05:00Z">
        <w:r w:rsidRPr="000904B7">
          <w:rPr>
            <w:rStyle w:val="Heading4Char"/>
            <w:rFonts w:eastAsiaTheme="minorHAnsi"/>
          </w:rPr>
          <w:t>S.4.2.</w:t>
        </w:r>
        <w:r w:rsidRPr="000904B7">
          <w:rPr>
            <w:rStyle w:val="Heading4Char"/>
            <w:rFonts w:eastAsiaTheme="minorHAnsi"/>
          </w:rPr>
          <w:tab/>
          <w:t>Folding Measure.</w:t>
        </w:r>
        <w:bookmarkEnd w:id="165"/>
        <w:r w:rsidRPr="000904B7">
          <w:t xml:space="preserve"> – A folding measure shall open to a definite stop, and when so opened shall be straight.</w:t>
        </w:r>
      </w:ins>
    </w:p>
    <w:p w14:paraId="5860321E" w14:textId="77777777" w:rsidR="00A71084" w:rsidRPr="000904B7" w:rsidRDefault="00A71084">
      <w:pPr>
        <w:jc w:val="both"/>
        <w:rPr>
          <w:ins w:id="167" w:author="Crown, Linda D." w:date="2026-09-25T20:05:00Z" w16du:dateUtc="2026-09-26T00:05:00Z"/>
        </w:rPr>
      </w:pPr>
    </w:p>
    <w:p w14:paraId="7D6F7EB0" w14:textId="77777777" w:rsidR="00A71084" w:rsidRPr="000904B7" w:rsidRDefault="00A71084">
      <w:pPr>
        <w:pStyle w:val="Heading3"/>
        <w:tabs>
          <w:tab w:val="left" w:pos="540"/>
        </w:tabs>
        <w:rPr>
          <w:ins w:id="168" w:author="Crown, Linda D." w:date="2026-09-25T20:05:00Z" w16du:dateUtc="2026-09-26T00:05:00Z"/>
        </w:rPr>
      </w:pPr>
      <w:bookmarkStart w:id="169" w:name="_Toc303332308"/>
      <w:ins w:id="170" w:author="Crown, Linda D." w:date="2026-09-25T20:05:00Z" w16du:dateUtc="2026-09-26T00:05:00Z">
        <w:r w:rsidRPr="000904B7">
          <w:t>S.5.</w:t>
        </w:r>
        <w:r w:rsidRPr="000904B7">
          <w:tab/>
          <w:t>Graduations.</w:t>
        </w:r>
        <w:bookmarkEnd w:id="169"/>
      </w:ins>
    </w:p>
    <w:p w14:paraId="395C2551" w14:textId="77777777" w:rsidR="00A71084" w:rsidRPr="000904B7" w:rsidRDefault="00A71084">
      <w:pPr>
        <w:keepNext/>
        <w:jc w:val="both"/>
        <w:rPr>
          <w:ins w:id="171" w:author="Crown, Linda D." w:date="2026-09-25T20:05:00Z" w16du:dateUtc="2026-09-26T00:05:00Z"/>
        </w:rPr>
      </w:pPr>
    </w:p>
    <w:p w14:paraId="1F10662D" w14:textId="77777777" w:rsidR="00A71084" w:rsidRPr="000904B7" w:rsidRDefault="00A71084">
      <w:pPr>
        <w:ind w:left="360"/>
        <w:jc w:val="both"/>
        <w:rPr>
          <w:ins w:id="172" w:author="Crown, Linda D." w:date="2026-09-25T20:05:00Z" w16du:dateUtc="2026-09-26T00:05:00Z"/>
        </w:rPr>
      </w:pPr>
      <w:bookmarkStart w:id="173" w:name="_Toc303332309"/>
      <w:ins w:id="174" w:author="Crown, Linda D." w:date="2026-09-25T20:05:00Z" w16du:dateUtc="2026-09-26T00:05:00Z">
        <w:r w:rsidRPr="000904B7">
          <w:rPr>
            <w:rStyle w:val="Heading4Char"/>
            <w:rFonts w:eastAsiaTheme="minorHAnsi"/>
          </w:rPr>
          <w:t>S.5.1.</w:t>
        </w:r>
        <w:r w:rsidRPr="000904B7">
          <w:rPr>
            <w:rStyle w:val="Heading4Char"/>
            <w:rFonts w:eastAsiaTheme="minorHAnsi"/>
          </w:rPr>
          <w:tab/>
          <w:t>General.</w:t>
        </w:r>
        <w:bookmarkEnd w:id="173"/>
        <w:r w:rsidRPr="000904B7">
          <w:t xml:space="preserve"> – Graduations shall be perpendicular to the edge of the measure.</w:t>
        </w:r>
      </w:ins>
    </w:p>
    <w:p w14:paraId="532C8657" w14:textId="77777777" w:rsidR="00A71084" w:rsidRPr="000904B7" w:rsidRDefault="00A71084">
      <w:pPr>
        <w:ind w:left="360"/>
        <w:jc w:val="both"/>
        <w:rPr>
          <w:ins w:id="175" w:author="Crown, Linda D." w:date="2026-09-25T20:05:00Z" w16du:dateUtc="2026-09-26T00:05:00Z"/>
        </w:rPr>
      </w:pPr>
    </w:p>
    <w:p w14:paraId="6E2AA812" w14:textId="77777777" w:rsidR="00A71084" w:rsidRPr="000904B7" w:rsidRDefault="00A71084">
      <w:pPr>
        <w:keepNext/>
        <w:ind w:left="360"/>
        <w:jc w:val="both"/>
        <w:rPr>
          <w:ins w:id="176" w:author="Crown, Linda D." w:date="2026-09-25T20:05:00Z" w16du:dateUtc="2026-09-26T00:05:00Z"/>
        </w:rPr>
      </w:pPr>
      <w:bookmarkStart w:id="177" w:name="_Toc303332310"/>
      <w:ins w:id="178" w:author="Crown, Linda D." w:date="2026-09-25T20:05:00Z" w16du:dateUtc="2026-09-26T00:05:00Z">
        <w:r w:rsidRPr="000904B7">
          <w:rPr>
            <w:rStyle w:val="Heading4Char"/>
            <w:rFonts w:eastAsiaTheme="minorHAnsi"/>
          </w:rPr>
          <w:t>S.5.2.</w:t>
        </w:r>
        <w:r w:rsidRPr="000904B7">
          <w:rPr>
            <w:rStyle w:val="Heading4Char"/>
            <w:rFonts w:eastAsiaTheme="minorHAnsi"/>
          </w:rPr>
          <w:tab/>
          <w:t>Width.</w:t>
        </w:r>
        <w:bookmarkEnd w:id="177"/>
        <w:r w:rsidRPr="000904B7">
          <w:t xml:space="preserve"> – The width of the graduations on any measure shall not exceed one-half the width of the smallest graduated interval on the measure, and in no case shall be wider than 0.75 mm (0.03 in).</w:t>
        </w:r>
      </w:ins>
    </w:p>
    <w:p w14:paraId="757EAD07" w14:textId="77777777" w:rsidR="00A71084" w:rsidRPr="000904B7" w:rsidRDefault="00A71084">
      <w:pPr>
        <w:spacing w:before="60"/>
        <w:ind w:left="360"/>
        <w:jc w:val="both"/>
        <w:rPr>
          <w:ins w:id="179" w:author="Crown, Linda D." w:date="2026-09-25T20:05:00Z" w16du:dateUtc="2026-09-26T00:05:00Z"/>
        </w:rPr>
      </w:pPr>
      <w:ins w:id="180" w:author="Crown, Linda D." w:date="2026-09-25T20:05:00Z" w16du:dateUtc="2026-09-26T00:05:00Z">
        <w:r w:rsidRPr="000904B7">
          <w:t>(Amended 1982)</w:t>
        </w:r>
      </w:ins>
    </w:p>
    <w:p w14:paraId="17C0D45D" w14:textId="77777777" w:rsidR="00A71084" w:rsidRPr="000904B7" w:rsidRDefault="00A71084">
      <w:pPr>
        <w:jc w:val="both"/>
        <w:rPr>
          <w:ins w:id="181" w:author="Crown, Linda D." w:date="2026-09-25T20:05:00Z" w16du:dateUtc="2026-09-26T00:05:00Z"/>
        </w:rPr>
      </w:pPr>
    </w:p>
    <w:p w14:paraId="5B9FC023" w14:textId="77777777" w:rsidR="00A71084" w:rsidRPr="000904B7" w:rsidRDefault="00A71084">
      <w:pPr>
        <w:pStyle w:val="Heading2"/>
        <w:rPr>
          <w:ins w:id="182" w:author="Crown, Linda D." w:date="2026-09-25T20:05:00Z" w16du:dateUtc="2026-09-26T00:05:00Z"/>
        </w:rPr>
      </w:pPr>
      <w:bookmarkStart w:id="183" w:name="_Toc303332311"/>
      <w:ins w:id="184" w:author="Crown, Linda D." w:date="2026-09-25T20:05:00Z" w16du:dateUtc="2026-09-26T00:05:00Z">
        <w:r w:rsidRPr="000904B7">
          <w:t>T.</w:t>
        </w:r>
        <w:r w:rsidRPr="000904B7">
          <w:tab/>
          <w:t>Tolerances</w:t>
        </w:r>
        <w:bookmarkEnd w:id="183"/>
      </w:ins>
    </w:p>
    <w:p w14:paraId="1A9ADC14" w14:textId="77777777" w:rsidR="00A71084" w:rsidRPr="000904B7" w:rsidRDefault="00A71084">
      <w:pPr>
        <w:keepNext/>
        <w:jc w:val="both"/>
        <w:rPr>
          <w:ins w:id="185" w:author="Crown, Linda D." w:date="2026-09-25T20:05:00Z" w16du:dateUtc="2026-09-26T00:05:00Z"/>
        </w:rPr>
      </w:pPr>
    </w:p>
    <w:p w14:paraId="41F9AB2E" w14:textId="77777777" w:rsidR="00A71084" w:rsidRPr="000904B7" w:rsidRDefault="00A71084">
      <w:pPr>
        <w:keepNext/>
        <w:tabs>
          <w:tab w:val="left" w:pos="540"/>
        </w:tabs>
        <w:jc w:val="both"/>
        <w:rPr>
          <w:ins w:id="186" w:author="Crown, Linda D." w:date="2026-09-25T20:05:00Z" w16du:dateUtc="2026-09-26T00:05:00Z"/>
        </w:rPr>
      </w:pPr>
      <w:bookmarkStart w:id="187" w:name="_Toc303332312"/>
      <w:ins w:id="188" w:author="Crown, Linda D." w:date="2026-09-25T20:05:00Z" w16du:dateUtc="2026-09-26T00:05:00Z">
        <w:r w:rsidRPr="000904B7">
          <w:rPr>
            <w:rStyle w:val="Heading3Char"/>
            <w:rFonts w:eastAsiaTheme="minorHAnsi"/>
          </w:rPr>
          <w:t>T.1.</w:t>
        </w:r>
        <w:r w:rsidRPr="000904B7">
          <w:rPr>
            <w:rStyle w:val="Heading3Char"/>
            <w:rFonts w:eastAsiaTheme="minorHAnsi"/>
          </w:rPr>
          <w:tab/>
        </w:r>
        <w:r w:rsidRPr="004B3D81">
          <w:rPr>
            <w:rStyle w:val="Heading3Char"/>
            <w:rFonts w:eastAsiaTheme="minorHAnsi"/>
            <w:u w:color="82C42A"/>
          </w:rPr>
          <w:t>For</w:t>
        </w:r>
        <w:r w:rsidRPr="004B3D81">
          <w:rPr>
            <w:rStyle w:val="Heading3Char"/>
            <w:rFonts w:eastAsiaTheme="minorHAnsi"/>
          </w:rPr>
          <w:t xml:space="preserve"> </w:t>
        </w:r>
        <w:r w:rsidRPr="000904B7">
          <w:rPr>
            <w:rStyle w:val="Heading3Char"/>
            <w:rFonts w:eastAsiaTheme="minorHAnsi"/>
          </w:rPr>
          <w:t>Measures Except Metal Tapes.</w:t>
        </w:r>
        <w:bookmarkEnd w:id="187"/>
        <w:r w:rsidRPr="000904B7">
          <w:t xml:space="preserve"> – Maintenance tolerances in excess and in deficiency for measures except metal tapes shall be as shown in Table 1. Maintenance Tolerances, in Excess and in Deficiency, for Linear Measures Except Metal Tapes.  Acceptance tolerances shall be one</w:t>
        </w:r>
        <w:r w:rsidRPr="000904B7">
          <w:noBreakHyphen/>
          <w:t>half the maintenance tolerances.</w:t>
        </w:r>
      </w:ins>
    </w:p>
    <w:p w14:paraId="2228DB3B" w14:textId="77777777" w:rsidR="00A71084" w:rsidRPr="000904B7" w:rsidRDefault="00A71084">
      <w:pPr>
        <w:keepNext/>
        <w:jc w:val="both"/>
        <w:rPr>
          <w:ins w:id="189" w:author="Crown, Linda D." w:date="2026-09-25T20:05:00Z" w16du:dateUtc="2026-09-26T00:05:00Z"/>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43" w:type="dxa"/>
          <w:left w:w="115" w:type="dxa"/>
          <w:bottom w:w="43" w:type="dxa"/>
          <w:right w:w="115" w:type="dxa"/>
        </w:tblCellMar>
        <w:tblLook w:val="0000" w:firstRow="0" w:lastRow="0" w:firstColumn="0" w:lastColumn="0" w:noHBand="0" w:noVBand="0"/>
      </w:tblPr>
      <w:tblGrid>
        <w:gridCol w:w="4660"/>
        <w:gridCol w:w="4670"/>
      </w:tblGrid>
      <w:tr w:rsidR="00A71084" w:rsidRPr="000904B7" w14:paraId="3F090112" w14:textId="77777777" w:rsidTr="006D2D94">
        <w:trPr>
          <w:ins w:id="190" w:author="Crown, Linda D." w:date="2026-09-25T20:05:00Z" w16du:dateUtc="2026-09-26T00:05:00Z"/>
        </w:trPr>
        <w:tc>
          <w:tcPr>
            <w:tcW w:w="10008" w:type="dxa"/>
            <w:gridSpan w:val="2"/>
            <w:tcBorders>
              <w:top w:val="double" w:sz="4" w:space="0" w:color="auto"/>
              <w:bottom w:val="double" w:sz="4" w:space="0" w:color="auto"/>
            </w:tcBorders>
          </w:tcPr>
          <w:p w14:paraId="146F1FE8" w14:textId="77777777" w:rsidR="00A71084" w:rsidRPr="000904B7" w:rsidRDefault="00A71084" w:rsidP="006D2D94">
            <w:pPr>
              <w:keepNext/>
              <w:jc w:val="center"/>
              <w:rPr>
                <w:ins w:id="191" w:author="Crown, Linda D." w:date="2026-09-25T20:05:00Z" w16du:dateUtc="2026-09-26T00:05:00Z"/>
                <w:b/>
                <w:bCs/>
              </w:rPr>
            </w:pPr>
            <w:ins w:id="192" w:author="Crown, Linda D." w:date="2026-09-25T20:05:00Z" w16du:dateUtc="2026-09-26T00:05:00Z">
              <w:r w:rsidRPr="000904B7">
                <w:rPr>
                  <w:b/>
                  <w:bCs/>
                </w:rPr>
                <w:t>Table 1.</w:t>
              </w:r>
            </w:ins>
          </w:p>
          <w:p w14:paraId="0627C6F9" w14:textId="77777777" w:rsidR="00A71084" w:rsidRPr="000904B7" w:rsidRDefault="00A71084" w:rsidP="006D2D94">
            <w:pPr>
              <w:keepNext/>
              <w:jc w:val="center"/>
              <w:rPr>
                <w:ins w:id="193" w:author="Crown, Linda D." w:date="2026-09-25T20:05:00Z" w16du:dateUtc="2026-09-26T00:05:00Z"/>
              </w:rPr>
            </w:pPr>
            <w:ins w:id="194" w:author="Crown, Linda D." w:date="2026-09-25T20:05:00Z" w16du:dateUtc="2026-09-26T00:05:00Z">
              <w:r w:rsidRPr="000904B7">
                <w:rPr>
                  <w:b/>
                  <w:bCs/>
                </w:rPr>
                <w:t>Maintenance Tolerances, in Excess and in Deficiency, for Linear Measures Except Metal Tapes</w:t>
              </w:r>
            </w:ins>
          </w:p>
        </w:tc>
      </w:tr>
      <w:tr w:rsidR="00A71084" w:rsidRPr="000904B7" w14:paraId="4490F63A" w14:textId="77777777" w:rsidTr="006D2D94">
        <w:trPr>
          <w:ins w:id="195" w:author="Crown, Linda D." w:date="2026-09-25T20:05:00Z" w16du:dateUtc="2026-09-26T00:05:00Z"/>
        </w:trPr>
        <w:tc>
          <w:tcPr>
            <w:tcW w:w="5004" w:type="dxa"/>
            <w:tcBorders>
              <w:top w:val="double" w:sz="4" w:space="0" w:color="auto"/>
            </w:tcBorders>
            <w:vAlign w:val="center"/>
          </w:tcPr>
          <w:p w14:paraId="577AD55F" w14:textId="77777777" w:rsidR="00A71084" w:rsidRPr="000904B7" w:rsidRDefault="00A71084" w:rsidP="007236DC">
            <w:pPr>
              <w:keepNext/>
              <w:spacing w:before="60"/>
              <w:jc w:val="center"/>
              <w:rPr>
                <w:ins w:id="196" w:author="Crown, Linda D." w:date="2026-09-25T20:05:00Z" w16du:dateUtc="2026-09-26T00:05:00Z"/>
                <w:b/>
                <w:bCs/>
                <w:szCs w:val="24"/>
              </w:rPr>
            </w:pPr>
            <w:ins w:id="197" w:author="Crown, Linda D." w:date="2026-09-25T20:05:00Z" w16du:dateUtc="2026-09-26T00:05:00Z">
              <w:r w:rsidRPr="000904B7">
                <w:rPr>
                  <w:b/>
                  <w:bCs/>
                </w:rPr>
                <w:t>Nominal Interval</w:t>
              </w:r>
              <w:r w:rsidR="007236DC">
                <w:rPr>
                  <w:b/>
                  <w:bCs/>
                </w:rPr>
                <w:t xml:space="preserve"> </w:t>
              </w:r>
              <w:r w:rsidRPr="007236DC">
                <w:rPr>
                  <w:b/>
                  <w:bCs/>
                </w:rPr>
                <w:t xml:space="preserve">from </w:t>
              </w:r>
              <w:r w:rsidRPr="000904B7">
                <w:rPr>
                  <w:b/>
                  <w:bCs/>
                </w:rPr>
                <w:t>Zero</w:t>
              </w:r>
            </w:ins>
          </w:p>
        </w:tc>
        <w:tc>
          <w:tcPr>
            <w:tcW w:w="5004" w:type="dxa"/>
            <w:tcBorders>
              <w:top w:val="double" w:sz="4" w:space="0" w:color="auto"/>
            </w:tcBorders>
            <w:vAlign w:val="center"/>
          </w:tcPr>
          <w:p w14:paraId="1E588271" w14:textId="77777777" w:rsidR="00A71084" w:rsidRPr="000904B7" w:rsidRDefault="00A71084" w:rsidP="006D2D94">
            <w:pPr>
              <w:spacing w:before="60" w:after="60"/>
              <w:jc w:val="center"/>
              <w:rPr>
                <w:ins w:id="198" w:author="Crown, Linda D." w:date="2026-09-25T20:05:00Z" w16du:dateUtc="2026-09-26T00:05:00Z"/>
                <w:b/>
                <w:bCs/>
                <w:szCs w:val="24"/>
              </w:rPr>
            </w:pPr>
            <w:ins w:id="199" w:author="Crown, Linda D." w:date="2026-09-25T20:05:00Z" w16du:dateUtc="2026-09-26T00:05:00Z">
              <w:r w:rsidRPr="000904B7">
                <w:rPr>
                  <w:b/>
                  <w:bCs/>
                </w:rPr>
                <w:t>Tolerance</w:t>
              </w:r>
            </w:ins>
          </w:p>
        </w:tc>
      </w:tr>
      <w:tr w:rsidR="00A71084" w:rsidRPr="000904B7" w14:paraId="5BCF77C9" w14:textId="77777777" w:rsidTr="006D2D94">
        <w:trPr>
          <w:ins w:id="200" w:author="Crown, Linda D." w:date="2026-09-25T20:05:00Z" w16du:dateUtc="2026-09-26T00:05:00Z"/>
        </w:trPr>
        <w:tc>
          <w:tcPr>
            <w:tcW w:w="5004" w:type="dxa"/>
            <w:vAlign w:val="center"/>
          </w:tcPr>
          <w:p w14:paraId="0842EC5C" w14:textId="77777777" w:rsidR="00A71084" w:rsidRPr="000904B7" w:rsidRDefault="00584592" w:rsidP="006D2D94">
            <w:pPr>
              <w:keepNext/>
              <w:spacing w:before="60" w:after="60"/>
              <w:jc w:val="center"/>
              <w:rPr>
                <w:ins w:id="201" w:author="Crown, Linda D." w:date="2026-09-25T20:05:00Z" w16du:dateUtc="2026-09-26T00:05:00Z"/>
                <w:b/>
                <w:bCs/>
                <w:szCs w:val="24"/>
              </w:rPr>
            </w:pPr>
            <w:ins w:id="202" w:author="Crown, Linda D." w:date="2026-09-25T20:05:00Z" w16du:dateUtc="2026-09-26T00:05:00Z">
              <w:r w:rsidRPr="000904B7">
                <w:rPr>
                  <w:b/>
                  <w:bCs/>
                </w:rPr>
                <w:t>F</w:t>
              </w:r>
              <w:r w:rsidR="00A71084" w:rsidRPr="000904B7">
                <w:rPr>
                  <w:b/>
                  <w:bCs/>
                </w:rPr>
                <w:t>eet</w:t>
              </w:r>
            </w:ins>
          </w:p>
        </w:tc>
        <w:tc>
          <w:tcPr>
            <w:tcW w:w="5004" w:type="dxa"/>
            <w:vAlign w:val="center"/>
          </w:tcPr>
          <w:p w14:paraId="0A723E5F" w14:textId="77777777" w:rsidR="00A71084" w:rsidRPr="004E7214" w:rsidRDefault="004E7214" w:rsidP="006D2D94">
            <w:pPr>
              <w:spacing w:before="60" w:after="60"/>
              <w:jc w:val="center"/>
              <w:rPr>
                <w:ins w:id="203" w:author="Crown, Linda D." w:date="2026-09-25T20:05:00Z" w16du:dateUtc="2026-09-26T00:05:00Z"/>
                <w:b/>
                <w:bCs/>
                <w:szCs w:val="24"/>
              </w:rPr>
            </w:pPr>
            <w:ins w:id="204" w:author="Crown, Linda D." w:date="2026-09-25T20:05:00Z" w16du:dateUtc="2026-09-26T00:05:00Z">
              <w:r w:rsidRPr="004E7214">
                <w:rPr>
                  <w:b/>
                  <w:bCs/>
                </w:rPr>
                <w:t>Inch</w:t>
              </w:r>
            </w:ins>
          </w:p>
        </w:tc>
      </w:tr>
      <w:tr w:rsidR="00A71084" w:rsidRPr="000904B7" w14:paraId="526BEFED" w14:textId="77777777" w:rsidTr="006D2D94">
        <w:trPr>
          <w:ins w:id="205" w:author="Crown, Linda D." w:date="2026-09-25T20:05:00Z" w16du:dateUtc="2026-09-26T00:05:00Z"/>
        </w:trPr>
        <w:tc>
          <w:tcPr>
            <w:tcW w:w="5004" w:type="dxa"/>
            <w:vAlign w:val="center"/>
          </w:tcPr>
          <w:p w14:paraId="4133397A" w14:textId="77777777" w:rsidR="00A71084" w:rsidRPr="000904B7" w:rsidRDefault="00A71084" w:rsidP="006D2D94">
            <w:pPr>
              <w:keepNext/>
              <w:jc w:val="center"/>
              <w:rPr>
                <w:ins w:id="206" w:author="Crown, Linda D." w:date="2026-09-25T20:05:00Z" w16du:dateUtc="2026-09-26T00:05:00Z"/>
              </w:rPr>
            </w:pPr>
            <w:ins w:id="207" w:author="Crown, Linda D." w:date="2026-09-25T20:05:00Z" w16du:dateUtc="2026-09-26T00:05:00Z">
              <w:r w:rsidRPr="000904B7">
                <w:t>½ or less</w:t>
              </w:r>
            </w:ins>
          </w:p>
          <w:p w14:paraId="6530E6E4" w14:textId="77777777" w:rsidR="00A71084" w:rsidRPr="000904B7" w:rsidRDefault="00A71084" w:rsidP="006D2D94">
            <w:pPr>
              <w:keepNext/>
              <w:jc w:val="center"/>
              <w:rPr>
                <w:ins w:id="208" w:author="Crown, Linda D." w:date="2026-09-25T20:05:00Z" w16du:dateUtc="2026-09-26T00:05:00Z"/>
              </w:rPr>
            </w:pPr>
            <w:ins w:id="209" w:author="Crown, Linda D." w:date="2026-09-25T20:05:00Z" w16du:dateUtc="2026-09-26T00:05:00Z">
              <w:r w:rsidRPr="000904B7">
                <w:t>1</w:t>
              </w:r>
            </w:ins>
          </w:p>
          <w:p w14:paraId="2016B669" w14:textId="77777777" w:rsidR="00A71084" w:rsidRPr="000904B7" w:rsidRDefault="00A71084" w:rsidP="006D2D94">
            <w:pPr>
              <w:keepNext/>
              <w:jc w:val="center"/>
              <w:rPr>
                <w:ins w:id="210" w:author="Crown, Linda D." w:date="2026-09-25T20:05:00Z" w16du:dateUtc="2026-09-26T00:05:00Z"/>
              </w:rPr>
            </w:pPr>
            <w:ins w:id="211" w:author="Crown, Linda D." w:date="2026-09-25T20:05:00Z" w16du:dateUtc="2026-09-26T00:05:00Z">
              <w:r w:rsidRPr="000904B7">
                <w:t>2</w:t>
              </w:r>
            </w:ins>
          </w:p>
          <w:p w14:paraId="22609E1B" w14:textId="77777777" w:rsidR="00A71084" w:rsidRPr="000904B7" w:rsidRDefault="00A71084" w:rsidP="006D2D94">
            <w:pPr>
              <w:keepNext/>
              <w:jc w:val="center"/>
              <w:rPr>
                <w:ins w:id="212" w:author="Crown, Linda D." w:date="2026-09-25T20:05:00Z" w16du:dateUtc="2026-09-26T00:05:00Z"/>
              </w:rPr>
            </w:pPr>
            <w:ins w:id="213" w:author="Crown, Linda D." w:date="2026-09-25T20:05:00Z" w16du:dateUtc="2026-09-26T00:05:00Z">
              <w:r w:rsidRPr="000904B7">
                <w:t>3</w:t>
              </w:r>
            </w:ins>
          </w:p>
          <w:p w14:paraId="6F9E41FB" w14:textId="77777777" w:rsidR="00A71084" w:rsidRPr="000904B7" w:rsidRDefault="00A71084" w:rsidP="006D2D94">
            <w:pPr>
              <w:keepNext/>
              <w:jc w:val="center"/>
              <w:rPr>
                <w:ins w:id="214" w:author="Crown, Linda D." w:date="2026-09-25T20:05:00Z" w16du:dateUtc="2026-09-26T00:05:00Z"/>
              </w:rPr>
            </w:pPr>
            <w:ins w:id="215" w:author="Crown, Linda D." w:date="2026-09-25T20:05:00Z" w16du:dateUtc="2026-09-26T00:05:00Z">
              <w:r w:rsidRPr="000904B7">
                <w:t>4</w:t>
              </w:r>
            </w:ins>
          </w:p>
          <w:p w14:paraId="255621A9" w14:textId="77777777" w:rsidR="00A71084" w:rsidRPr="000904B7" w:rsidRDefault="00A71084" w:rsidP="006D2D94">
            <w:pPr>
              <w:keepNext/>
              <w:jc w:val="center"/>
              <w:rPr>
                <w:ins w:id="216" w:author="Crown, Linda D." w:date="2026-09-25T20:05:00Z" w16du:dateUtc="2026-09-26T00:05:00Z"/>
              </w:rPr>
            </w:pPr>
            <w:ins w:id="217" w:author="Crown, Linda D." w:date="2026-09-25T20:05:00Z" w16du:dateUtc="2026-09-26T00:05:00Z">
              <w:r w:rsidRPr="000904B7">
                <w:t>5</w:t>
              </w:r>
            </w:ins>
          </w:p>
          <w:p w14:paraId="74562463" w14:textId="77777777" w:rsidR="00A71084" w:rsidRPr="000904B7" w:rsidRDefault="00A71084" w:rsidP="006D2D94">
            <w:pPr>
              <w:jc w:val="center"/>
              <w:rPr>
                <w:ins w:id="218" w:author="Crown, Linda D." w:date="2026-09-25T20:05:00Z" w16du:dateUtc="2026-09-26T00:05:00Z"/>
                <w:szCs w:val="24"/>
              </w:rPr>
            </w:pPr>
            <w:ins w:id="219" w:author="Crown, Linda D." w:date="2026-09-25T20:05:00Z" w16du:dateUtc="2026-09-26T00:05:00Z">
              <w:r w:rsidRPr="000904B7">
                <w:t>6</w:t>
              </w:r>
            </w:ins>
          </w:p>
        </w:tc>
        <w:tc>
          <w:tcPr>
            <w:tcW w:w="5004" w:type="dxa"/>
            <w:vAlign w:val="center"/>
          </w:tcPr>
          <w:p w14:paraId="27BEDB8F" w14:textId="77777777" w:rsidR="00A71084" w:rsidRPr="000904B7" w:rsidRDefault="00A71084" w:rsidP="006D2D94">
            <w:pPr>
              <w:jc w:val="center"/>
              <w:rPr>
                <w:ins w:id="220" w:author="Crown, Linda D." w:date="2026-09-25T20:05:00Z" w16du:dateUtc="2026-09-26T00:05:00Z"/>
              </w:rPr>
            </w:pPr>
            <w:ins w:id="221" w:author="Crown, Linda D." w:date="2026-09-25T20:05:00Z" w16du:dateUtc="2026-09-26T00:05:00Z">
              <w:r w:rsidRPr="000904B7">
                <w:rPr>
                  <w:spacing w:val="-10"/>
                  <w:sz w:val="18"/>
                  <w:szCs w:val="18"/>
                  <w:vertAlign w:val="superscript"/>
                </w:rPr>
                <w:t>1</w:t>
              </w:r>
              <w:r w:rsidRPr="000904B7">
                <w:rPr>
                  <w:spacing w:val="-10"/>
                </w:rPr>
                <w:t>/</w:t>
              </w:r>
              <w:r w:rsidRPr="000904B7">
                <w:rPr>
                  <w:spacing w:val="-10"/>
                  <w:sz w:val="14"/>
                  <w:szCs w:val="14"/>
                </w:rPr>
                <w:t>64</w:t>
              </w:r>
            </w:ins>
          </w:p>
          <w:p w14:paraId="5FF9BE83" w14:textId="77777777" w:rsidR="00A71084" w:rsidRPr="000904B7" w:rsidRDefault="00A71084" w:rsidP="006D2D94">
            <w:pPr>
              <w:jc w:val="center"/>
              <w:rPr>
                <w:ins w:id="222" w:author="Crown, Linda D." w:date="2026-09-25T20:05:00Z" w16du:dateUtc="2026-09-26T00:05:00Z"/>
              </w:rPr>
            </w:pPr>
            <w:ins w:id="223" w:author="Crown, Linda D." w:date="2026-09-25T20:05:00Z" w16du:dateUtc="2026-09-26T00:05:00Z">
              <w:r w:rsidRPr="000904B7">
                <w:rPr>
                  <w:spacing w:val="-10"/>
                  <w:sz w:val="18"/>
                  <w:szCs w:val="18"/>
                  <w:vertAlign w:val="superscript"/>
                </w:rPr>
                <w:t>1</w:t>
              </w:r>
              <w:r w:rsidRPr="000904B7">
                <w:rPr>
                  <w:spacing w:val="-10"/>
                </w:rPr>
                <w:t>/</w:t>
              </w:r>
              <w:r w:rsidRPr="000904B7">
                <w:rPr>
                  <w:spacing w:val="-10"/>
                  <w:sz w:val="14"/>
                  <w:szCs w:val="14"/>
                </w:rPr>
                <w:t>32</w:t>
              </w:r>
            </w:ins>
          </w:p>
          <w:p w14:paraId="0B0E7EF6" w14:textId="77777777" w:rsidR="00A71084" w:rsidRPr="000904B7" w:rsidRDefault="00A71084" w:rsidP="006D2D94">
            <w:pPr>
              <w:jc w:val="center"/>
              <w:rPr>
                <w:ins w:id="224" w:author="Crown, Linda D." w:date="2026-09-25T20:05:00Z" w16du:dateUtc="2026-09-26T00:05:00Z"/>
              </w:rPr>
            </w:pPr>
            <w:ins w:id="225" w:author="Crown, Linda D." w:date="2026-09-25T20:05:00Z" w16du:dateUtc="2026-09-26T00:05:00Z">
              <w:r w:rsidRPr="000904B7">
                <w:rPr>
                  <w:spacing w:val="-10"/>
                  <w:sz w:val="18"/>
                  <w:szCs w:val="18"/>
                  <w:vertAlign w:val="superscript"/>
                </w:rPr>
                <w:t>1</w:t>
              </w:r>
              <w:r w:rsidRPr="000904B7">
                <w:rPr>
                  <w:spacing w:val="-10"/>
                </w:rPr>
                <w:t>/</w:t>
              </w:r>
              <w:r w:rsidRPr="000904B7">
                <w:rPr>
                  <w:spacing w:val="-10"/>
                  <w:sz w:val="14"/>
                  <w:szCs w:val="14"/>
                </w:rPr>
                <w:t>16</w:t>
              </w:r>
            </w:ins>
          </w:p>
          <w:p w14:paraId="46294EE7" w14:textId="77777777" w:rsidR="00A71084" w:rsidRPr="000904B7" w:rsidRDefault="00A71084" w:rsidP="006D2D94">
            <w:pPr>
              <w:jc w:val="center"/>
              <w:rPr>
                <w:ins w:id="226" w:author="Crown, Linda D." w:date="2026-09-25T20:05:00Z" w16du:dateUtc="2026-09-26T00:05:00Z"/>
              </w:rPr>
            </w:pPr>
            <w:ins w:id="227" w:author="Crown, Linda D." w:date="2026-09-25T20:05:00Z" w16du:dateUtc="2026-09-26T00:05:00Z">
              <w:r w:rsidRPr="000904B7">
                <w:rPr>
                  <w:spacing w:val="-10"/>
                  <w:sz w:val="18"/>
                  <w:szCs w:val="18"/>
                  <w:vertAlign w:val="superscript"/>
                </w:rPr>
                <w:t>3</w:t>
              </w:r>
              <w:r w:rsidRPr="000904B7">
                <w:rPr>
                  <w:spacing w:val="-10"/>
                </w:rPr>
                <w:t>/</w:t>
              </w:r>
              <w:r w:rsidRPr="000904B7">
                <w:rPr>
                  <w:spacing w:val="-10"/>
                  <w:sz w:val="14"/>
                  <w:szCs w:val="14"/>
                </w:rPr>
                <w:t>32</w:t>
              </w:r>
            </w:ins>
          </w:p>
          <w:p w14:paraId="39C4BBDA" w14:textId="77777777" w:rsidR="00A71084" w:rsidRPr="000904B7" w:rsidRDefault="00A71084" w:rsidP="006D2D94">
            <w:pPr>
              <w:jc w:val="center"/>
              <w:rPr>
                <w:ins w:id="228" w:author="Crown, Linda D." w:date="2026-09-25T20:05:00Z" w16du:dateUtc="2026-09-26T00:05:00Z"/>
              </w:rPr>
            </w:pPr>
            <w:ins w:id="229" w:author="Crown, Linda D." w:date="2026-09-25T20:05:00Z" w16du:dateUtc="2026-09-26T00:05:00Z">
              <w:r w:rsidRPr="000904B7">
                <w:rPr>
                  <w:spacing w:val="-10"/>
                  <w:sz w:val="18"/>
                  <w:szCs w:val="18"/>
                  <w:vertAlign w:val="superscript"/>
                </w:rPr>
                <w:t>1</w:t>
              </w:r>
              <w:r w:rsidRPr="000904B7">
                <w:rPr>
                  <w:spacing w:val="-10"/>
                </w:rPr>
                <w:t>/</w:t>
              </w:r>
              <w:r w:rsidRPr="000904B7">
                <w:rPr>
                  <w:spacing w:val="-10"/>
                  <w:sz w:val="14"/>
                  <w:szCs w:val="14"/>
                </w:rPr>
                <w:t>8</w:t>
              </w:r>
            </w:ins>
          </w:p>
          <w:p w14:paraId="4B675C0F" w14:textId="77777777" w:rsidR="00A71084" w:rsidRPr="000904B7" w:rsidRDefault="00A71084" w:rsidP="006D2D94">
            <w:pPr>
              <w:jc w:val="center"/>
              <w:rPr>
                <w:ins w:id="230" w:author="Crown, Linda D." w:date="2026-09-25T20:05:00Z" w16du:dateUtc="2026-09-26T00:05:00Z"/>
              </w:rPr>
            </w:pPr>
            <w:ins w:id="231" w:author="Crown, Linda D." w:date="2026-09-25T20:05:00Z" w16du:dateUtc="2026-09-26T00:05:00Z">
              <w:r w:rsidRPr="000904B7">
                <w:rPr>
                  <w:spacing w:val="-10"/>
                  <w:sz w:val="18"/>
                  <w:szCs w:val="18"/>
                  <w:vertAlign w:val="superscript"/>
                </w:rPr>
                <w:t>5</w:t>
              </w:r>
              <w:r w:rsidRPr="000904B7">
                <w:rPr>
                  <w:spacing w:val="-10"/>
                </w:rPr>
                <w:t>/</w:t>
              </w:r>
              <w:r w:rsidRPr="000904B7">
                <w:rPr>
                  <w:spacing w:val="-10"/>
                  <w:sz w:val="14"/>
                  <w:szCs w:val="14"/>
                </w:rPr>
                <w:t>32</w:t>
              </w:r>
            </w:ins>
          </w:p>
          <w:p w14:paraId="57437853" w14:textId="77777777" w:rsidR="00A71084" w:rsidRPr="000904B7" w:rsidRDefault="00A71084" w:rsidP="006D2D94">
            <w:pPr>
              <w:jc w:val="center"/>
              <w:rPr>
                <w:ins w:id="232" w:author="Crown, Linda D." w:date="2026-09-25T20:05:00Z" w16du:dateUtc="2026-09-26T00:05:00Z"/>
                <w:szCs w:val="24"/>
              </w:rPr>
            </w:pPr>
            <w:ins w:id="233" w:author="Crown, Linda D." w:date="2026-09-25T20:05:00Z" w16du:dateUtc="2026-09-26T00:05:00Z">
              <w:r w:rsidRPr="000904B7">
                <w:rPr>
                  <w:spacing w:val="-10"/>
                  <w:sz w:val="18"/>
                  <w:szCs w:val="18"/>
                  <w:vertAlign w:val="superscript"/>
                </w:rPr>
                <w:t>3</w:t>
              </w:r>
              <w:r w:rsidRPr="000904B7">
                <w:rPr>
                  <w:spacing w:val="-10"/>
                </w:rPr>
                <w:t>/</w:t>
              </w:r>
              <w:r w:rsidRPr="000904B7">
                <w:rPr>
                  <w:spacing w:val="-10"/>
                  <w:sz w:val="14"/>
                  <w:szCs w:val="14"/>
                </w:rPr>
                <w:t>16</w:t>
              </w:r>
            </w:ins>
          </w:p>
        </w:tc>
      </w:tr>
    </w:tbl>
    <w:p w14:paraId="11E046E5" w14:textId="77777777" w:rsidR="00A71084" w:rsidRPr="000904B7" w:rsidRDefault="00A71084">
      <w:pPr>
        <w:jc w:val="both"/>
        <w:rPr>
          <w:ins w:id="234" w:author="Crown, Linda D." w:date="2026-09-25T20:05:00Z" w16du:dateUtc="2026-09-26T00:05:00Z"/>
        </w:rPr>
      </w:pPr>
    </w:p>
    <w:p w14:paraId="640C72F7" w14:textId="77777777" w:rsidR="00A71084" w:rsidRPr="000904B7" w:rsidRDefault="00A71084">
      <w:pPr>
        <w:keepNext/>
        <w:keepLines/>
        <w:tabs>
          <w:tab w:val="left" w:pos="540"/>
        </w:tabs>
        <w:jc w:val="both"/>
        <w:rPr>
          <w:ins w:id="235" w:author="Crown, Linda D." w:date="2026-09-25T20:05:00Z" w16du:dateUtc="2026-09-26T00:05:00Z"/>
        </w:rPr>
      </w:pPr>
      <w:bookmarkStart w:id="236" w:name="_Toc303332313"/>
      <w:ins w:id="237" w:author="Crown, Linda D." w:date="2026-09-25T20:05:00Z" w16du:dateUtc="2026-09-26T00:05:00Z">
        <w:r w:rsidRPr="000904B7">
          <w:rPr>
            <w:rStyle w:val="Heading3Char"/>
            <w:rFonts w:eastAsiaTheme="minorHAnsi"/>
          </w:rPr>
          <w:t>T.2.</w:t>
        </w:r>
        <w:r w:rsidRPr="000904B7">
          <w:rPr>
            <w:rStyle w:val="Heading3Char"/>
            <w:rFonts w:eastAsiaTheme="minorHAnsi"/>
          </w:rPr>
          <w:tab/>
          <w:t>For Metal Tapes.</w:t>
        </w:r>
        <w:bookmarkEnd w:id="236"/>
        <w:r w:rsidRPr="000904B7">
          <w:t xml:space="preserve"> – Maintenance and acceptance tolerances in excess and in deficiency for metal tapes shall be as shown in Table 2. Maintenance and Acceptance Tolerances, in Excess and in Deficiency, for Metal Tapes.  Tapes of 10 m (25 ft) or over shall be tested at a tension resulting from a load of 5 kg (10 lb).  Tapes less than 10 m (25 ft) shall be tested at a tension resulting from a load of 2.5 kg (5 lb).  However, flexible metal </w:t>
        </w:r>
        <w:r w:rsidRPr="004B3D81">
          <w:rPr>
            <w:u w:color="82C42A"/>
          </w:rPr>
          <w:t>tapes</w:t>
        </w:r>
        <w:r w:rsidRPr="004B3D81">
          <w:t xml:space="preserve"> </w:t>
        </w:r>
        <w:r w:rsidRPr="000904B7">
          <w:t>of 10 m (25 ft) or less that are not normally used under tension shall be tested with no tension applied.  All tapes shall be supported throughout on a horizontal flat surface whenever tested.</w:t>
        </w:r>
      </w:ins>
    </w:p>
    <w:p w14:paraId="4CA35B46" w14:textId="77777777" w:rsidR="00A71084" w:rsidRPr="000904B7" w:rsidRDefault="00A71084">
      <w:pPr>
        <w:keepNext/>
        <w:spacing w:before="60"/>
        <w:jc w:val="both"/>
        <w:rPr>
          <w:ins w:id="238" w:author="Crown, Linda D." w:date="2026-09-25T20:05:00Z" w16du:dateUtc="2026-09-26T00:05:00Z"/>
        </w:rPr>
      </w:pPr>
      <w:ins w:id="239" w:author="Crown, Linda D." w:date="2026-09-25T20:05:00Z" w16du:dateUtc="2026-09-26T00:05:00Z">
        <w:r w:rsidRPr="000904B7">
          <w:t>(Amended 1972)</w:t>
        </w:r>
      </w:ins>
    </w:p>
    <w:p w14:paraId="31F17BB3" w14:textId="77777777" w:rsidR="00A71084" w:rsidRPr="000904B7" w:rsidRDefault="00A71084">
      <w:pPr>
        <w:keepNext/>
        <w:jc w:val="both"/>
        <w:rPr>
          <w:ins w:id="240" w:author="Crown, Linda D." w:date="2026-09-25T20:05:00Z" w16du:dateUtc="2026-09-26T00:05:00Z"/>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43" w:type="dxa"/>
          <w:left w:w="115" w:type="dxa"/>
          <w:bottom w:w="43" w:type="dxa"/>
          <w:right w:w="115" w:type="dxa"/>
        </w:tblCellMar>
        <w:tblLook w:val="0000" w:firstRow="0" w:lastRow="0" w:firstColumn="0" w:lastColumn="0" w:noHBand="0" w:noVBand="0"/>
      </w:tblPr>
      <w:tblGrid>
        <w:gridCol w:w="4660"/>
        <w:gridCol w:w="4670"/>
      </w:tblGrid>
      <w:tr w:rsidR="00A71084" w:rsidRPr="000904B7" w14:paraId="1DEABCF1" w14:textId="77777777" w:rsidTr="006D2D94">
        <w:trPr>
          <w:ins w:id="241" w:author="Crown, Linda D." w:date="2026-09-25T20:05:00Z" w16du:dateUtc="2026-09-26T00:05:00Z"/>
        </w:trPr>
        <w:tc>
          <w:tcPr>
            <w:tcW w:w="10008" w:type="dxa"/>
            <w:gridSpan w:val="2"/>
            <w:tcBorders>
              <w:top w:val="double" w:sz="4" w:space="0" w:color="auto"/>
              <w:bottom w:val="double" w:sz="4" w:space="0" w:color="auto"/>
            </w:tcBorders>
          </w:tcPr>
          <w:p w14:paraId="182351C1" w14:textId="77777777" w:rsidR="00A71084" w:rsidRPr="000904B7" w:rsidRDefault="00A71084" w:rsidP="006D2D94">
            <w:pPr>
              <w:keepNext/>
              <w:jc w:val="center"/>
              <w:rPr>
                <w:ins w:id="242" w:author="Crown, Linda D." w:date="2026-09-25T20:05:00Z" w16du:dateUtc="2026-09-26T00:05:00Z"/>
                <w:b/>
                <w:bCs/>
              </w:rPr>
            </w:pPr>
            <w:ins w:id="243" w:author="Crown, Linda D." w:date="2026-09-25T20:05:00Z" w16du:dateUtc="2026-09-26T00:05:00Z">
              <w:r w:rsidRPr="000904B7">
                <w:rPr>
                  <w:b/>
                  <w:bCs/>
                </w:rPr>
                <w:t>Table 2.</w:t>
              </w:r>
            </w:ins>
          </w:p>
          <w:p w14:paraId="1E0416C8" w14:textId="77777777" w:rsidR="00A71084" w:rsidRPr="000904B7" w:rsidRDefault="00A71084" w:rsidP="006D2D94">
            <w:pPr>
              <w:keepNext/>
              <w:jc w:val="center"/>
              <w:rPr>
                <w:ins w:id="244" w:author="Crown, Linda D." w:date="2026-09-25T20:05:00Z" w16du:dateUtc="2026-09-26T00:05:00Z"/>
              </w:rPr>
            </w:pPr>
            <w:ins w:id="245" w:author="Crown, Linda D." w:date="2026-09-25T20:05:00Z" w16du:dateUtc="2026-09-26T00:05:00Z">
              <w:r w:rsidRPr="000904B7">
                <w:rPr>
                  <w:b/>
                  <w:bCs/>
                </w:rPr>
                <w:t>Maintenance and Acceptance Tolerances, in Excess and in Deficiency, for Metal Tapes</w:t>
              </w:r>
            </w:ins>
          </w:p>
        </w:tc>
      </w:tr>
      <w:tr w:rsidR="00A71084" w:rsidRPr="000904B7" w14:paraId="4E85C128" w14:textId="77777777" w:rsidTr="006D2D94">
        <w:trPr>
          <w:ins w:id="246" w:author="Crown, Linda D." w:date="2026-09-25T20:05:00Z" w16du:dateUtc="2026-09-26T00:05:00Z"/>
        </w:trPr>
        <w:tc>
          <w:tcPr>
            <w:tcW w:w="5004" w:type="dxa"/>
            <w:tcBorders>
              <w:top w:val="double" w:sz="4" w:space="0" w:color="auto"/>
            </w:tcBorders>
          </w:tcPr>
          <w:p w14:paraId="515F2B90" w14:textId="77777777" w:rsidR="00A71084" w:rsidRPr="000904B7" w:rsidRDefault="00A71084" w:rsidP="00FF1AE0">
            <w:pPr>
              <w:keepNext/>
              <w:spacing w:before="60"/>
              <w:jc w:val="center"/>
              <w:rPr>
                <w:ins w:id="247" w:author="Crown, Linda D." w:date="2026-09-25T20:05:00Z" w16du:dateUtc="2026-09-26T00:05:00Z"/>
                <w:b/>
                <w:bCs/>
                <w:szCs w:val="24"/>
              </w:rPr>
            </w:pPr>
            <w:ins w:id="248" w:author="Crown, Linda D." w:date="2026-09-25T20:05:00Z" w16du:dateUtc="2026-09-26T00:05:00Z">
              <w:r w:rsidRPr="000904B7">
                <w:rPr>
                  <w:b/>
                  <w:bCs/>
                </w:rPr>
                <w:t>Nominal Interval</w:t>
              </w:r>
              <w:r w:rsidR="00FF1AE0">
                <w:rPr>
                  <w:b/>
                  <w:bCs/>
                </w:rPr>
                <w:t xml:space="preserve"> </w:t>
              </w:r>
              <w:r w:rsidRPr="000904B7">
                <w:rPr>
                  <w:b/>
                  <w:bCs/>
                </w:rPr>
                <w:t>from Zero</w:t>
              </w:r>
            </w:ins>
          </w:p>
        </w:tc>
        <w:tc>
          <w:tcPr>
            <w:tcW w:w="5004" w:type="dxa"/>
            <w:tcBorders>
              <w:top w:val="double" w:sz="4" w:space="0" w:color="auto"/>
            </w:tcBorders>
            <w:vAlign w:val="center"/>
          </w:tcPr>
          <w:p w14:paraId="4B170E20" w14:textId="77777777" w:rsidR="00A71084" w:rsidRPr="000904B7" w:rsidRDefault="00A71084">
            <w:pPr>
              <w:jc w:val="center"/>
              <w:rPr>
                <w:ins w:id="249" w:author="Crown, Linda D." w:date="2026-09-25T20:05:00Z" w16du:dateUtc="2026-09-26T00:05:00Z"/>
                <w:b/>
                <w:bCs/>
                <w:szCs w:val="24"/>
              </w:rPr>
            </w:pPr>
            <w:ins w:id="250" w:author="Crown, Linda D." w:date="2026-09-25T20:05:00Z" w16du:dateUtc="2026-09-26T00:05:00Z">
              <w:r w:rsidRPr="000904B7">
                <w:rPr>
                  <w:b/>
                  <w:bCs/>
                </w:rPr>
                <w:t>Tolerance</w:t>
              </w:r>
            </w:ins>
          </w:p>
        </w:tc>
      </w:tr>
      <w:tr w:rsidR="00A71084" w:rsidRPr="000904B7" w14:paraId="6AFBAC68" w14:textId="77777777" w:rsidTr="006D2D94">
        <w:trPr>
          <w:ins w:id="251" w:author="Crown, Linda D." w:date="2026-09-25T20:05:00Z" w16du:dateUtc="2026-09-26T00:05:00Z"/>
        </w:trPr>
        <w:tc>
          <w:tcPr>
            <w:tcW w:w="5004" w:type="dxa"/>
          </w:tcPr>
          <w:p w14:paraId="7C500C12" w14:textId="77777777" w:rsidR="00A71084" w:rsidRPr="000904B7" w:rsidRDefault="00584592" w:rsidP="008F4A60">
            <w:pPr>
              <w:keepNext/>
              <w:spacing w:before="60" w:after="60"/>
              <w:jc w:val="center"/>
              <w:rPr>
                <w:ins w:id="252" w:author="Crown, Linda D." w:date="2026-09-25T20:05:00Z" w16du:dateUtc="2026-09-26T00:05:00Z"/>
                <w:b/>
                <w:bCs/>
              </w:rPr>
            </w:pPr>
            <w:ins w:id="253" w:author="Crown, Linda D." w:date="2026-09-25T20:05:00Z" w16du:dateUtc="2026-09-26T00:05:00Z">
              <w:r w:rsidRPr="000904B7">
                <w:rPr>
                  <w:b/>
                  <w:bCs/>
                </w:rPr>
                <w:t>F</w:t>
              </w:r>
              <w:r w:rsidR="00A71084" w:rsidRPr="000904B7">
                <w:rPr>
                  <w:b/>
                  <w:bCs/>
                </w:rPr>
                <w:t>eet</w:t>
              </w:r>
            </w:ins>
          </w:p>
        </w:tc>
        <w:tc>
          <w:tcPr>
            <w:tcW w:w="5004" w:type="dxa"/>
          </w:tcPr>
          <w:p w14:paraId="25EC0800" w14:textId="77777777" w:rsidR="00A71084" w:rsidRPr="004B3D81" w:rsidRDefault="004E7214" w:rsidP="008F4A60">
            <w:pPr>
              <w:spacing w:before="60" w:after="60"/>
              <w:jc w:val="center"/>
              <w:rPr>
                <w:ins w:id="254" w:author="Crown, Linda D." w:date="2026-09-25T20:05:00Z" w16du:dateUtc="2026-09-26T00:05:00Z"/>
                <w:b/>
                <w:bCs/>
              </w:rPr>
            </w:pPr>
            <w:ins w:id="255" w:author="Crown, Linda D." w:date="2026-09-25T20:05:00Z" w16du:dateUtc="2026-09-26T00:05:00Z">
              <w:r w:rsidRPr="004B3D81">
                <w:rPr>
                  <w:b/>
                  <w:bCs/>
                  <w:u w:color="82C42A"/>
                </w:rPr>
                <w:t>Inch</w:t>
              </w:r>
            </w:ins>
          </w:p>
        </w:tc>
      </w:tr>
      <w:tr w:rsidR="00A71084" w14:paraId="1B1903C3" w14:textId="77777777" w:rsidTr="006D2D94">
        <w:trPr>
          <w:ins w:id="256" w:author="Crown, Linda D." w:date="2026-09-25T20:05:00Z" w16du:dateUtc="2026-09-26T00:05:00Z"/>
        </w:trPr>
        <w:tc>
          <w:tcPr>
            <w:tcW w:w="5004" w:type="dxa"/>
          </w:tcPr>
          <w:p w14:paraId="54120BC3" w14:textId="77777777" w:rsidR="00A71084" w:rsidRPr="000904B7" w:rsidRDefault="00A71084">
            <w:pPr>
              <w:keepNext/>
              <w:jc w:val="center"/>
              <w:rPr>
                <w:ins w:id="257" w:author="Crown, Linda D." w:date="2026-09-25T20:05:00Z" w16du:dateUtc="2026-09-26T00:05:00Z"/>
              </w:rPr>
            </w:pPr>
            <w:ins w:id="258" w:author="Crown, Linda D." w:date="2026-09-25T20:05:00Z" w16du:dateUtc="2026-09-26T00:05:00Z">
              <w:r w:rsidRPr="000904B7">
                <w:t>6 or less</w:t>
              </w:r>
            </w:ins>
          </w:p>
          <w:p w14:paraId="535A2CF4" w14:textId="77777777" w:rsidR="00A71084" w:rsidRPr="000904B7" w:rsidRDefault="00A71084">
            <w:pPr>
              <w:keepNext/>
              <w:jc w:val="center"/>
              <w:rPr>
                <w:ins w:id="259" w:author="Crown, Linda D." w:date="2026-09-25T20:05:00Z" w16du:dateUtc="2026-09-26T00:05:00Z"/>
              </w:rPr>
            </w:pPr>
            <w:ins w:id="260" w:author="Crown, Linda D." w:date="2026-09-25T20:05:00Z" w16du:dateUtc="2026-09-26T00:05:00Z">
              <w:r w:rsidRPr="000904B7">
                <w:t>7 to 30, inclusive</w:t>
              </w:r>
            </w:ins>
          </w:p>
          <w:p w14:paraId="457B62CF" w14:textId="77777777" w:rsidR="00A71084" w:rsidRPr="000904B7" w:rsidRDefault="00A71084">
            <w:pPr>
              <w:keepNext/>
              <w:jc w:val="center"/>
              <w:rPr>
                <w:ins w:id="261" w:author="Crown, Linda D." w:date="2026-09-25T20:05:00Z" w16du:dateUtc="2026-09-26T00:05:00Z"/>
              </w:rPr>
            </w:pPr>
            <w:ins w:id="262" w:author="Crown, Linda D." w:date="2026-09-25T20:05:00Z" w16du:dateUtc="2026-09-26T00:05:00Z">
              <w:r w:rsidRPr="000904B7">
                <w:t>31 to 55, inclusive</w:t>
              </w:r>
            </w:ins>
          </w:p>
          <w:p w14:paraId="298A74B2" w14:textId="77777777" w:rsidR="00A71084" w:rsidRPr="000904B7" w:rsidRDefault="00A71084">
            <w:pPr>
              <w:keepNext/>
              <w:jc w:val="center"/>
              <w:rPr>
                <w:ins w:id="263" w:author="Crown, Linda D." w:date="2026-09-25T20:05:00Z" w16du:dateUtc="2026-09-26T00:05:00Z"/>
              </w:rPr>
            </w:pPr>
            <w:ins w:id="264" w:author="Crown, Linda D." w:date="2026-09-25T20:05:00Z" w16du:dateUtc="2026-09-26T00:05:00Z">
              <w:r w:rsidRPr="000904B7">
                <w:t>56 to 80, inclusive</w:t>
              </w:r>
            </w:ins>
          </w:p>
          <w:p w14:paraId="3FAB8DCE" w14:textId="77777777" w:rsidR="00A71084" w:rsidRPr="000904B7" w:rsidRDefault="00A71084">
            <w:pPr>
              <w:jc w:val="center"/>
              <w:rPr>
                <w:ins w:id="265" w:author="Crown, Linda D." w:date="2026-09-25T20:05:00Z" w16du:dateUtc="2026-09-26T00:05:00Z"/>
                <w:szCs w:val="24"/>
              </w:rPr>
            </w:pPr>
            <w:ins w:id="266" w:author="Crown, Linda D." w:date="2026-09-25T20:05:00Z" w16du:dateUtc="2026-09-26T00:05:00Z">
              <w:r w:rsidRPr="000904B7">
                <w:t>81 to 100, inclusive</w:t>
              </w:r>
            </w:ins>
          </w:p>
        </w:tc>
        <w:tc>
          <w:tcPr>
            <w:tcW w:w="5004" w:type="dxa"/>
          </w:tcPr>
          <w:p w14:paraId="336BFA11" w14:textId="77777777" w:rsidR="00A71084" w:rsidRPr="000904B7" w:rsidRDefault="00A71084">
            <w:pPr>
              <w:jc w:val="center"/>
              <w:rPr>
                <w:ins w:id="267" w:author="Crown, Linda D." w:date="2026-09-25T20:05:00Z" w16du:dateUtc="2026-09-26T00:05:00Z"/>
              </w:rPr>
            </w:pPr>
            <w:ins w:id="268" w:author="Crown, Linda D." w:date="2026-09-25T20:05:00Z" w16du:dateUtc="2026-09-26T00:05:00Z">
              <w:r w:rsidRPr="000904B7">
                <w:rPr>
                  <w:spacing w:val="-10"/>
                  <w:sz w:val="18"/>
                  <w:szCs w:val="18"/>
                  <w:vertAlign w:val="superscript"/>
                </w:rPr>
                <w:t>1</w:t>
              </w:r>
              <w:r w:rsidRPr="000904B7">
                <w:rPr>
                  <w:spacing w:val="-10"/>
                </w:rPr>
                <w:t>/</w:t>
              </w:r>
              <w:r w:rsidRPr="000904B7">
                <w:rPr>
                  <w:spacing w:val="-10"/>
                  <w:sz w:val="14"/>
                  <w:szCs w:val="14"/>
                </w:rPr>
                <w:t>32</w:t>
              </w:r>
            </w:ins>
          </w:p>
          <w:p w14:paraId="50653D09" w14:textId="77777777" w:rsidR="00A71084" w:rsidRPr="000904B7" w:rsidRDefault="00A71084">
            <w:pPr>
              <w:jc w:val="center"/>
              <w:rPr>
                <w:ins w:id="269" w:author="Crown, Linda D." w:date="2026-09-25T20:05:00Z" w16du:dateUtc="2026-09-26T00:05:00Z"/>
              </w:rPr>
            </w:pPr>
            <w:ins w:id="270" w:author="Crown, Linda D." w:date="2026-09-25T20:05:00Z" w16du:dateUtc="2026-09-26T00:05:00Z">
              <w:r w:rsidRPr="000904B7">
                <w:rPr>
                  <w:spacing w:val="-10"/>
                  <w:sz w:val="18"/>
                  <w:szCs w:val="18"/>
                  <w:vertAlign w:val="superscript"/>
                </w:rPr>
                <w:t>1</w:t>
              </w:r>
              <w:r w:rsidRPr="000904B7">
                <w:rPr>
                  <w:spacing w:val="-10"/>
                </w:rPr>
                <w:t>/</w:t>
              </w:r>
              <w:r w:rsidRPr="000904B7">
                <w:rPr>
                  <w:spacing w:val="-10"/>
                  <w:sz w:val="14"/>
                  <w:szCs w:val="14"/>
                </w:rPr>
                <w:t>16</w:t>
              </w:r>
            </w:ins>
          </w:p>
          <w:p w14:paraId="56E35A76" w14:textId="77777777" w:rsidR="00A71084" w:rsidRPr="000904B7" w:rsidRDefault="00A71084">
            <w:pPr>
              <w:jc w:val="center"/>
              <w:rPr>
                <w:ins w:id="271" w:author="Crown, Linda D." w:date="2026-09-25T20:05:00Z" w16du:dateUtc="2026-09-26T00:05:00Z"/>
              </w:rPr>
            </w:pPr>
            <w:ins w:id="272" w:author="Crown, Linda D." w:date="2026-09-25T20:05:00Z" w16du:dateUtc="2026-09-26T00:05:00Z">
              <w:r w:rsidRPr="000904B7">
                <w:rPr>
                  <w:spacing w:val="-10"/>
                  <w:sz w:val="18"/>
                  <w:szCs w:val="18"/>
                  <w:vertAlign w:val="superscript"/>
                </w:rPr>
                <w:t>1</w:t>
              </w:r>
              <w:r w:rsidRPr="000904B7">
                <w:rPr>
                  <w:spacing w:val="-10"/>
                </w:rPr>
                <w:t>/</w:t>
              </w:r>
              <w:r w:rsidRPr="000904B7">
                <w:rPr>
                  <w:spacing w:val="-10"/>
                  <w:sz w:val="14"/>
                  <w:szCs w:val="14"/>
                </w:rPr>
                <w:t>8</w:t>
              </w:r>
            </w:ins>
          </w:p>
          <w:p w14:paraId="6B1232B0" w14:textId="77777777" w:rsidR="00A71084" w:rsidRPr="000904B7" w:rsidRDefault="00A71084">
            <w:pPr>
              <w:jc w:val="center"/>
              <w:rPr>
                <w:ins w:id="273" w:author="Crown, Linda D." w:date="2026-09-25T20:05:00Z" w16du:dateUtc="2026-09-26T00:05:00Z"/>
              </w:rPr>
            </w:pPr>
            <w:ins w:id="274" w:author="Crown, Linda D." w:date="2026-09-25T20:05:00Z" w16du:dateUtc="2026-09-26T00:05:00Z">
              <w:r w:rsidRPr="000904B7">
                <w:rPr>
                  <w:spacing w:val="-10"/>
                  <w:sz w:val="18"/>
                  <w:szCs w:val="18"/>
                  <w:vertAlign w:val="superscript"/>
                </w:rPr>
                <w:t>3</w:t>
              </w:r>
              <w:r w:rsidRPr="000904B7">
                <w:rPr>
                  <w:spacing w:val="-10"/>
                </w:rPr>
                <w:t>/</w:t>
              </w:r>
              <w:r w:rsidRPr="000904B7">
                <w:rPr>
                  <w:spacing w:val="-10"/>
                  <w:sz w:val="14"/>
                  <w:szCs w:val="14"/>
                </w:rPr>
                <w:t>16</w:t>
              </w:r>
            </w:ins>
          </w:p>
          <w:p w14:paraId="342F7144" w14:textId="77777777" w:rsidR="00A71084" w:rsidRDefault="00A71084">
            <w:pPr>
              <w:jc w:val="center"/>
              <w:rPr>
                <w:ins w:id="275" w:author="Crown, Linda D." w:date="2026-09-25T20:05:00Z" w16du:dateUtc="2026-09-26T00:05:00Z"/>
                <w:szCs w:val="24"/>
              </w:rPr>
            </w:pPr>
            <w:ins w:id="276" w:author="Crown, Linda D." w:date="2026-09-25T20:05:00Z" w16du:dateUtc="2026-09-26T00:05:00Z">
              <w:r w:rsidRPr="000904B7">
                <w:t>¼</w:t>
              </w:r>
            </w:ins>
          </w:p>
        </w:tc>
      </w:tr>
    </w:tbl>
    <w:p w14:paraId="422EEB5F" w14:textId="69DF107C" w:rsidR="001F0B5D" w:rsidRPr="004D057D" w:rsidRDefault="001F0B5D" w:rsidP="24C24E78">
      <w:pPr>
        <w:pStyle w:val="Title"/>
        <w:rPr>
          <w:del w:id="277" w:author="Crown, Linda D." w:date="2026-09-25T20:05:00Z" w16du:dateUtc="2026-09-26T00:05:00Z"/>
          <w:rFonts w:asciiTheme="minorHAnsi" w:hAnsiTheme="minorHAnsi" w:cstheme="minorBidi"/>
          <w:sz w:val="44"/>
          <w:szCs w:val="44"/>
        </w:rPr>
      </w:pPr>
      <w:del w:id="278" w:author="Crown, Linda D." w:date="2026-09-25T20:05:00Z" w16du:dateUtc="2026-09-26T00:05:00Z">
        <w:r w:rsidRPr="24C24E78">
          <w:rPr>
            <w:rFonts w:asciiTheme="minorHAnsi" w:hAnsiTheme="minorHAnsi" w:cstheme="minorBidi"/>
            <w:sz w:val="44"/>
            <w:szCs w:val="44"/>
          </w:rPr>
          <w:delText xml:space="preserve">Electrify </w:delText>
        </w:r>
        <w:r w:rsidR="009E5433">
          <w:rPr>
            <w:rFonts w:asciiTheme="minorHAnsi" w:hAnsiTheme="minorHAnsi" w:cstheme="minorBidi"/>
            <w:sz w:val="44"/>
            <w:szCs w:val="44"/>
          </w:rPr>
          <w:delText>Program</w:delText>
        </w:r>
        <w:r w:rsidRPr="24C24E78">
          <w:rPr>
            <w:rFonts w:asciiTheme="minorHAnsi" w:hAnsiTheme="minorHAnsi" w:cstheme="minorBidi"/>
            <w:sz w:val="44"/>
            <w:szCs w:val="44"/>
          </w:rPr>
          <w:delText xml:space="preserve"> </w:delText>
        </w:r>
      </w:del>
    </w:p>
    <w:p w14:paraId="1D087188" w14:textId="3F2B0D41" w:rsidR="001F0B5D" w:rsidRPr="004D057D" w:rsidRDefault="00D7183E" w:rsidP="001F0B5D">
      <w:pPr>
        <w:pStyle w:val="Title"/>
        <w:rPr>
          <w:del w:id="279" w:author="Crown, Linda D." w:date="2026-09-25T20:05:00Z" w16du:dateUtc="2026-09-26T00:05:00Z"/>
          <w:rFonts w:asciiTheme="minorHAnsi" w:hAnsiTheme="minorHAnsi" w:cstheme="minorHAnsi"/>
          <w:sz w:val="44"/>
          <w:szCs w:val="44"/>
        </w:rPr>
      </w:pPr>
      <w:del w:id="280" w:author="Crown, Linda D." w:date="2026-09-25T20:05:00Z" w16du:dateUtc="2026-09-26T00:05:00Z">
        <w:r>
          <w:rPr>
            <w:rFonts w:asciiTheme="minorHAnsi" w:hAnsiTheme="minorHAnsi" w:cstheme="minorHAnsi"/>
            <w:sz w:val="44"/>
            <w:szCs w:val="44"/>
          </w:rPr>
          <w:delText>Qualified</w:delText>
        </w:r>
        <w:r w:rsidR="001F0B5D">
          <w:rPr>
            <w:rFonts w:asciiTheme="minorHAnsi" w:hAnsiTheme="minorHAnsi" w:cstheme="minorHAnsi"/>
            <w:sz w:val="44"/>
            <w:szCs w:val="44"/>
          </w:rPr>
          <w:delText xml:space="preserve"> Contractor</w:delText>
        </w:r>
        <w:r w:rsidR="009274F9">
          <w:rPr>
            <w:rFonts w:asciiTheme="minorHAnsi" w:hAnsiTheme="minorHAnsi" w:cstheme="minorHAnsi"/>
            <w:sz w:val="44"/>
            <w:szCs w:val="44"/>
          </w:rPr>
          <w:delText xml:space="preserve"> Form</w:delText>
        </w:r>
        <w:r w:rsidR="001F0B5D" w:rsidRPr="004D057D">
          <w:rPr>
            <w:rFonts w:asciiTheme="minorHAnsi" w:hAnsiTheme="minorHAnsi" w:cstheme="minorHAnsi"/>
            <w:sz w:val="44"/>
            <w:szCs w:val="44"/>
          </w:rPr>
          <w:delText xml:space="preserve"> Template</w:delText>
        </w:r>
      </w:del>
    </w:p>
    <w:p w14:paraId="24CA2DF4" w14:textId="77777777" w:rsidR="003C10B3" w:rsidRDefault="003C10B3" w:rsidP="003C10B3">
      <w:pPr>
        <w:rPr>
          <w:del w:id="281" w:author="Crown, Linda D." w:date="2026-09-25T20:05:00Z" w16du:dateUtc="2026-09-26T00:05:00Z"/>
          <w:b/>
          <w:bCs/>
        </w:rPr>
      </w:pPr>
    </w:p>
    <w:p w14:paraId="6B9A4E44" w14:textId="6494EA83" w:rsidR="003C10B3" w:rsidRPr="006C5418" w:rsidRDefault="003C10B3" w:rsidP="003C10B3">
      <w:pPr>
        <w:rPr>
          <w:del w:id="282" w:author="Crown, Linda D." w:date="2026-09-25T20:05:00Z" w16du:dateUtc="2026-09-26T00:05:00Z"/>
        </w:rPr>
      </w:pPr>
      <w:del w:id="283" w:author="Crown, Linda D." w:date="2026-09-25T20:05:00Z" w16du:dateUtc="2026-09-26T00:05:00Z">
        <w:r w:rsidRPr="1D5B6DD7">
          <w:rPr>
            <w:b/>
            <w:bCs/>
          </w:rPr>
          <w:delText>Overview:</w:delText>
        </w:r>
        <w:r w:rsidRPr="1D5B6DD7">
          <w:delText xml:space="preserve"> The goal of this </w:delText>
        </w:r>
        <w:r w:rsidR="00166A23">
          <w:delText>Qualified</w:delText>
        </w:r>
        <w:r w:rsidR="00444426">
          <w:delText xml:space="preserve"> Contractor Form </w:delText>
        </w:r>
        <w:r w:rsidRPr="1D5B6DD7">
          <w:delText xml:space="preserve">template is to provide local governments and community organizations with </w:delText>
        </w:r>
        <w:r w:rsidR="00A947AC">
          <w:delText>easily modifiable</w:delText>
        </w:r>
        <w:r w:rsidR="00D478FB">
          <w:delText xml:space="preserve"> content</w:delText>
        </w:r>
        <w:r w:rsidRPr="1D5B6DD7">
          <w:delText xml:space="preserve"> to</w:delText>
        </w:r>
        <w:r w:rsidR="00A947AC">
          <w:delText xml:space="preserve"> integrate into a</w:delText>
        </w:r>
        <w:r w:rsidR="002A5348">
          <w:delText>n onlin</w:delText>
        </w:r>
        <w:r w:rsidR="00391C7A">
          <w:delText xml:space="preserve">e </w:delText>
        </w:r>
        <w:r w:rsidR="00166A23">
          <w:delText>qualified</w:delText>
        </w:r>
        <w:r w:rsidR="00391C7A">
          <w:delText xml:space="preserve"> contractor</w:delText>
        </w:r>
        <w:r w:rsidR="00E92ED1">
          <w:delText xml:space="preserve"> form</w:delText>
        </w:r>
        <w:r w:rsidR="000A7F79">
          <w:delText>. I</w:delText>
        </w:r>
        <w:r w:rsidR="004940F7">
          <w:delText>nterested heat pump contractors</w:delText>
        </w:r>
        <w:r w:rsidR="00D810DE">
          <w:delText xml:space="preserve"> </w:delText>
        </w:r>
        <w:r w:rsidR="00166A23">
          <w:delText>can</w:delText>
        </w:r>
        <w:r w:rsidR="000A7F79">
          <w:delText xml:space="preserve"> use this form </w:delText>
        </w:r>
        <w:r w:rsidR="00D810DE">
          <w:delText xml:space="preserve">to </w:delText>
        </w:r>
        <w:r w:rsidR="00335804">
          <w:delText xml:space="preserve">apply to be listed </w:delText>
        </w:r>
        <w:r w:rsidR="00CE7401">
          <w:delText>on the</w:delText>
        </w:r>
        <w:r w:rsidR="004940F7">
          <w:delText xml:space="preserve"> </w:delText>
        </w:r>
        <w:r w:rsidRPr="1D5B6DD7">
          <w:delText xml:space="preserve">residential heat pump </w:delText>
        </w:r>
        <w:r w:rsidR="00166A23">
          <w:delText>program</w:delText>
        </w:r>
        <w:r w:rsidR="00C96EFE">
          <w:delText>’s</w:delText>
        </w:r>
        <w:r w:rsidR="00CE7401">
          <w:delText xml:space="preserve"> </w:delText>
        </w:r>
        <w:r w:rsidR="00166A23">
          <w:delText>qualified</w:delText>
        </w:r>
        <w:r w:rsidR="00CE7401">
          <w:delText xml:space="preserve"> contract list</w:delText>
        </w:r>
        <w:r w:rsidRPr="1D5B6DD7">
          <w:delText xml:space="preserve">. </w:delText>
        </w:r>
      </w:del>
    </w:p>
    <w:p w14:paraId="19B977FF" w14:textId="7002590C" w:rsidR="003C10B3" w:rsidRDefault="003C10B3" w:rsidP="003C10B3">
      <w:pPr>
        <w:rPr>
          <w:del w:id="284" w:author="Crown, Linda D." w:date="2026-09-25T20:05:00Z" w16du:dateUtc="2026-09-26T00:05:00Z"/>
        </w:rPr>
      </w:pPr>
      <w:del w:id="285" w:author="Crown, Linda D." w:date="2026-09-25T20:05:00Z" w16du:dateUtc="2026-09-26T00:05:00Z">
        <w:r w:rsidRPr="006C5418">
          <w:rPr>
            <w:b/>
            <w:bCs/>
          </w:rPr>
          <w:delText>Instructions:</w:delText>
        </w:r>
        <w:r w:rsidRPr="006C5418">
          <w:delText xml:space="preserve"> You may use or modify this template in whatever way is most helpful. </w:delText>
        </w:r>
        <w:r w:rsidRPr="7AEBFD01">
          <w:delText>RMI does</w:delText>
        </w:r>
        <w:r w:rsidRPr="006C5418">
          <w:delText xml:space="preserve"> not expect credit or citation for any of this material. </w:delText>
        </w:r>
      </w:del>
    </w:p>
    <w:p w14:paraId="55309F12" w14:textId="2EF8120E" w:rsidR="00A45C01" w:rsidRDefault="00CE7401" w:rsidP="00A45C01">
      <w:pPr>
        <w:rPr>
          <w:del w:id="286" w:author="Crown, Linda D." w:date="2026-09-25T20:05:00Z" w16du:dateUtc="2026-09-26T00:05:00Z"/>
        </w:rPr>
      </w:pPr>
      <w:del w:id="287" w:author="Crown, Linda D." w:date="2026-09-25T20:05:00Z" w16du:dateUtc="2026-09-26T00:05:00Z">
        <w:r>
          <w:delText>Follow the proposed directions below to utilize this template</w:delText>
        </w:r>
        <w:r w:rsidR="00A45C01" w:rsidRPr="006C5418">
          <w:delText>:</w:delText>
        </w:r>
      </w:del>
    </w:p>
    <w:p w14:paraId="2613F43D" w14:textId="77777777" w:rsidR="00FD65A9" w:rsidRDefault="00FD65A9" w:rsidP="00FD65A9">
      <w:pPr>
        <w:pStyle w:val="ListParagraph"/>
        <w:numPr>
          <w:ilvl w:val="0"/>
          <w:numId w:val="4"/>
        </w:numPr>
        <w:spacing w:after="0" w:line="240" w:lineRule="auto"/>
        <w:rPr>
          <w:del w:id="288" w:author="Crown, Linda D." w:date="2026-09-25T20:05:00Z" w16du:dateUtc="2026-09-26T00:05:00Z"/>
        </w:rPr>
      </w:pPr>
      <w:del w:id="289" w:author="Crown, Linda D." w:date="2026-09-25T20:05:00Z" w16du:dateUtc="2026-09-26T00:05:00Z">
        <w:r w:rsidRPr="009F1F6E">
          <w:delText>Utilize Microsoft Word’s replace all function (Ctrl/Command +</w:delText>
        </w:r>
        <w:r>
          <w:delText xml:space="preserve"> shift +</w:delText>
        </w:r>
        <w:r w:rsidRPr="009F1F6E">
          <w:delText xml:space="preserve"> </w:delText>
        </w:r>
        <w:r>
          <w:delText>h</w:delText>
        </w:r>
        <w:r w:rsidRPr="009F1F6E">
          <w:delText>) to make the following replacements:</w:delText>
        </w:r>
      </w:del>
    </w:p>
    <w:p w14:paraId="668D7C02" w14:textId="0574330C" w:rsidR="00FD65A9" w:rsidRDefault="00FD65A9" w:rsidP="00FD65A9">
      <w:pPr>
        <w:pStyle w:val="ListParagraph"/>
        <w:numPr>
          <w:ilvl w:val="1"/>
          <w:numId w:val="4"/>
        </w:numPr>
        <w:spacing w:after="0" w:line="240" w:lineRule="auto"/>
        <w:rPr>
          <w:del w:id="290" w:author="Crown, Linda D." w:date="2026-09-25T20:05:00Z" w16du:dateUtc="2026-09-26T00:05:00Z"/>
        </w:rPr>
      </w:pPr>
      <w:del w:id="291" w:author="Crown, Linda D." w:date="2026-09-25T20:05:00Z" w16du:dateUtc="2026-09-26T00:05:00Z">
        <w:r w:rsidRPr="009F1F6E">
          <w:delText>Replace “</w:delText>
        </w:r>
        <w:r>
          <w:delText>[PROGRAM</w:delText>
        </w:r>
        <w:r w:rsidR="00F911F2">
          <w:delText xml:space="preserve"> </w:delText>
        </w:r>
        <w:r>
          <w:delText>NAME]</w:delText>
        </w:r>
        <w:r w:rsidRPr="009F1F6E">
          <w:delText xml:space="preserve">” with the name of your </w:delText>
        </w:r>
        <w:r w:rsidR="009E5433">
          <w:delText>program</w:delText>
        </w:r>
        <w:r w:rsidRPr="009F1F6E">
          <w:delText>. For example, “</w:delText>
        </w:r>
        <w:r>
          <w:delText>Electrify Ann Arbor</w:delText>
        </w:r>
        <w:r w:rsidRPr="009F1F6E">
          <w:delText>”.</w:delText>
        </w:r>
      </w:del>
    </w:p>
    <w:p w14:paraId="38655B52" w14:textId="3195396B" w:rsidR="00F67259" w:rsidRDefault="00F67259" w:rsidP="00F67259">
      <w:pPr>
        <w:pStyle w:val="ListParagraph"/>
        <w:numPr>
          <w:ilvl w:val="1"/>
          <w:numId w:val="4"/>
        </w:numPr>
        <w:spacing w:after="0" w:line="240" w:lineRule="auto"/>
        <w:rPr>
          <w:del w:id="292" w:author="Crown, Linda D." w:date="2026-09-25T20:05:00Z" w16du:dateUtc="2026-09-26T00:05:00Z"/>
        </w:rPr>
      </w:pPr>
      <w:del w:id="293" w:author="Crown, Linda D." w:date="2026-09-25T20:05:00Z" w16du:dateUtc="2026-09-26T00:05:00Z">
        <w:r w:rsidRPr="009F1F6E">
          <w:delText>Replace “</w:delText>
        </w:r>
        <w:r>
          <w:delText>[PROGRAM COORDINATOR]</w:delText>
        </w:r>
        <w:r w:rsidRPr="009F1F6E">
          <w:delText xml:space="preserve">” with the organization that is coordinating or managing the </w:delText>
        </w:r>
        <w:r w:rsidR="009E5433">
          <w:delText>program</w:delText>
        </w:r>
        <w:r w:rsidRPr="009F1F6E">
          <w:delText xml:space="preserve">. For example, “The City of </w:delText>
        </w:r>
        <w:r>
          <w:delText>Ann Arbor.”</w:delText>
        </w:r>
      </w:del>
    </w:p>
    <w:p w14:paraId="0D3DA223" w14:textId="15B7FD1A" w:rsidR="00AD5F78" w:rsidRDefault="00FD65A9" w:rsidP="00550C90">
      <w:pPr>
        <w:pStyle w:val="ListParagraph"/>
        <w:numPr>
          <w:ilvl w:val="1"/>
          <w:numId w:val="4"/>
        </w:numPr>
        <w:spacing w:after="0" w:line="240" w:lineRule="auto"/>
        <w:rPr>
          <w:del w:id="294" w:author="Crown, Linda D." w:date="2026-09-25T20:05:00Z" w16du:dateUtc="2026-09-26T00:05:00Z"/>
        </w:rPr>
      </w:pPr>
      <w:del w:id="295" w:author="Crown, Linda D." w:date="2026-09-25T20:05:00Z" w16du:dateUtc="2026-09-26T00:05:00Z">
        <w:r w:rsidRPr="009F1F6E">
          <w:delText>Replace “</w:delText>
        </w:r>
        <w:r>
          <w:delText>[JURISDICTION]</w:delText>
        </w:r>
        <w:r w:rsidRPr="009F1F6E">
          <w:delText xml:space="preserve">” with the city, county, or neighborhood where your </w:delText>
        </w:r>
        <w:r w:rsidR="009E5433">
          <w:delText>program</w:delText>
        </w:r>
        <w:r w:rsidRPr="009F1F6E">
          <w:delText xml:space="preserve"> is focused. For example, “</w:delText>
        </w:r>
        <w:r>
          <w:delText>Ann Arbor</w:delText>
        </w:r>
        <w:r w:rsidRPr="009F1F6E">
          <w:delText>.</w:delText>
        </w:r>
        <w:r>
          <w:delText>”</w:delText>
        </w:r>
      </w:del>
    </w:p>
    <w:p w14:paraId="475E051E" w14:textId="22F7F803" w:rsidR="007D1656" w:rsidRDefault="007D1656" w:rsidP="007D1656">
      <w:pPr>
        <w:pStyle w:val="ListParagraph"/>
        <w:numPr>
          <w:ilvl w:val="0"/>
          <w:numId w:val="4"/>
        </w:numPr>
        <w:spacing w:after="0" w:line="240" w:lineRule="auto"/>
        <w:rPr>
          <w:del w:id="296" w:author="Crown, Linda D." w:date="2026-09-25T20:05:00Z" w16du:dateUtc="2026-09-26T00:05:00Z"/>
        </w:rPr>
      </w:pPr>
      <w:del w:id="297" w:author="Crown, Linda D." w:date="2026-09-25T20:05:00Z" w16du:dateUtc="2026-09-26T00:05:00Z">
        <w:r w:rsidRPr="00A51ADE">
          <w:delText xml:space="preserve">Replace all </w:delText>
        </w:r>
        <w:r>
          <w:delText>[</w:delText>
        </w:r>
        <w:r w:rsidRPr="00A51ADE">
          <w:rPr>
            <w:highlight w:val="yellow"/>
          </w:rPr>
          <w:delText>yello</w:delText>
        </w:r>
        <w:r>
          <w:rPr>
            <w:highlight w:val="yellow"/>
          </w:rPr>
          <w:delText>w highlighted</w:delText>
        </w:r>
        <w:r w:rsidRPr="00A51ADE" w:rsidDel="0011366D">
          <w:rPr>
            <w:highlight w:val="yellow"/>
          </w:rPr>
          <w:delText xml:space="preserve"> bracketed</w:delText>
        </w:r>
        <w:r w:rsidRPr="00A51ADE">
          <w:rPr>
            <w:highlight w:val="yellow"/>
          </w:rPr>
          <w:delText xml:space="preserve"> text</w:delText>
        </w:r>
        <w:r>
          <w:delText>]</w:delText>
        </w:r>
        <w:r w:rsidRPr="00A51ADE">
          <w:delText xml:space="preserve"> with the appropriate language for your project and local context.</w:delText>
        </w:r>
      </w:del>
    </w:p>
    <w:p w14:paraId="4FE352B6" w14:textId="5D921225" w:rsidR="00D84142" w:rsidRDefault="00FF7F1D" w:rsidP="00224BBD">
      <w:pPr>
        <w:pStyle w:val="ListParagraph"/>
        <w:numPr>
          <w:ilvl w:val="0"/>
          <w:numId w:val="4"/>
        </w:numPr>
        <w:spacing w:after="0" w:line="240" w:lineRule="auto"/>
        <w:rPr>
          <w:del w:id="298" w:author="Crown, Linda D." w:date="2026-09-25T20:05:00Z" w16du:dateUtc="2026-09-26T00:05:00Z"/>
        </w:rPr>
      </w:pPr>
      <w:del w:id="299" w:author="Crown, Linda D." w:date="2026-09-25T20:05:00Z" w16du:dateUtc="2026-09-26T00:05:00Z">
        <w:r>
          <w:delText xml:space="preserve">If the </w:delText>
        </w:r>
        <w:r w:rsidR="00166A23">
          <w:delText>Qualified</w:delText>
        </w:r>
        <w:r>
          <w:delText xml:space="preserve"> Contractor form is being released by the city directly, c</w:delText>
        </w:r>
        <w:r w:rsidRPr="00A51ADE">
          <w:delText xml:space="preserve">arefully review the entire </w:delText>
        </w:r>
        <w:r w:rsidR="00166A23">
          <w:delText>Qualified</w:delText>
        </w:r>
        <w:r>
          <w:delText xml:space="preserve"> Contractor form</w:delText>
        </w:r>
        <w:r w:rsidRPr="00A51ADE">
          <w:delText xml:space="preserve"> with your local government or organization’s attorney, procurement officer, and other relevant staff.</w:delText>
        </w:r>
        <w:r>
          <w:delText xml:space="preserve"> </w:delText>
        </w:r>
      </w:del>
    </w:p>
    <w:p w14:paraId="463A15B3" w14:textId="77777777" w:rsidR="00F37C8E" w:rsidRDefault="00F37C8E" w:rsidP="00F37C8E">
      <w:pPr>
        <w:pStyle w:val="ListParagraph"/>
        <w:numPr>
          <w:ilvl w:val="0"/>
          <w:numId w:val="4"/>
        </w:numPr>
        <w:rPr>
          <w:del w:id="300" w:author="Crown, Linda D." w:date="2026-09-25T20:05:00Z" w16du:dateUtc="2026-09-26T00:05:00Z"/>
        </w:rPr>
      </w:pPr>
      <w:del w:id="301" w:author="Crown, Linda D." w:date="2026-09-25T20:05:00Z" w16du:dateUtc="2026-09-26T00:05:00Z">
        <w:r>
          <w:delText xml:space="preserve">To set up a Google Form, please follow the Google Form instructions found </w:delText>
        </w:r>
        <w:r>
          <w:fldChar w:fldCharType="begin"/>
        </w:r>
        <w:r>
          <w:delInstrText>HYPERLINK "https://support.google.com/docs/answer/6281888?hl=en&amp;co=GENIE.Platform%3DDesktop"</w:delInstrText>
        </w:r>
        <w:r>
          <w:fldChar w:fldCharType="separate"/>
        </w:r>
        <w:r w:rsidRPr="00D442AF">
          <w:rPr>
            <w:rStyle w:val="Hyperlink"/>
          </w:rPr>
          <w:delText>here</w:delText>
        </w:r>
        <w:r>
          <w:fldChar w:fldCharType="end"/>
        </w:r>
        <w:r>
          <w:delText xml:space="preserve">. To set up a Microsoft Form, please follow the Microsoft Form instructions </w:delText>
        </w:r>
        <w:r>
          <w:fldChar w:fldCharType="begin"/>
        </w:r>
        <w:r>
          <w:delInstrText>HYPERLINK "https://support.microsoft.com/en-us/office/create-a-form-with-microsoft-forms-4ffb64cc-7d5d-402f-b82e-b1d49418fd9d"</w:delInstrText>
        </w:r>
        <w:r>
          <w:fldChar w:fldCharType="separate"/>
        </w:r>
        <w:r w:rsidRPr="008A0638">
          <w:rPr>
            <w:rStyle w:val="Hyperlink"/>
          </w:rPr>
          <w:delText>here</w:delText>
        </w:r>
        <w:r>
          <w:fldChar w:fldCharType="end"/>
        </w:r>
        <w:r>
          <w:delText xml:space="preserve">. </w:delText>
        </w:r>
      </w:del>
    </w:p>
    <w:p w14:paraId="635ECDE2" w14:textId="3C886464" w:rsidR="00FB70A3" w:rsidRPr="006C5418" w:rsidRDefault="00FB70A3" w:rsidP="00FB70A3">
      <w:pPr>
        <w:rPr>
          <w:del w:id="302" w:author="Crown, Linda D." w:date="2026-09-25T20:05:00Z" w16du:dateUtc="2026-09-26T00:05:00Z"/>
        </w:rPr>
      </w:pPr>
      <w:del w:id="303" w:author="Crown, Linda D." w:date="2026-09-25T20:05:00Z" w16du:dateUtc="2026-09-26T00:05:00Z">
        <w:r>
          <w:rPr>
            <w:b/>
            <w:bCs/>
          </w:rPr>
          <w:delText>Sources</w:delText>
        </w:r>
        <w:r w:rsidRPr="006C5418">
          <w:rPr>
            <w:b/>
            <w:bCs/>
          </w:rPr>
          <w:delText>:</w:delText>
        </w:r>
        <w:r w:rsidRPr="006C5418">
          <w:delText xml:space="preserve"> </w:delText>
        </w:r>
        <w:r>
          <w:delText xml:space="preserve">This template was created using the best practices our team identified in </w:delText>
        </w:r>
        <w:r w:rsidR="000A58F8">
          <w:delText xml:space="preserve">various </w:delText>
        </w:r>
        <w:r w:rsidR="00461266">
          <w:delText xml:space="preserve">Electrify Programs </w:delText>
        </w:r>
        <w:r w:rsidR="00A2217C">
          <w:delText xml:space="preserve">in 2022 and 2023 </w:delText>
        </w:r>
        <w:r w:rsidR="000A58F8">
          <w:delText>and RMI’s internal expertise</w:delText>
        </w:r>
        <w:r>
          <w:delText xml:space="preserve">. </w:delText>
        </w:r>
      </w:del>
    </w:p>
    <w:p w14:paraId="1013AACE" w14:textId="6D46F8F5" w:rsidR="00553355" w:rsidRPr="000D141E" w:rsidRDefault="00553355" w:rsidP="00553355">
      <w:pPr>
        <w:rPr>
          <w:del w:id="304" w:author="Crown, Linda D." w:date="2026-09-25T20:05:00Z" w16du:dateUtc="2026-09-26T00:05:00Z"/>
        </w:rPr>
      </w:pPr>
      <w:del w:id="305" w:author="Crown, Linda D." w:date="2026-09-25T20:05:00Z" w16du:dateUtc="2026-09-26T00:05:00Z">
        <w:r w:rsidRPr="006C5418">
          <w:rPr>
            <w:b/>
            <w:bCs/>
          </w:rPr>
          <w:delText>Disclaimer:</w:delText>
        </w:r>
        <w:r>
          <w:rPr>
            <w:b/>
            <w:bCs/>
          </w:rPr>
          <w:delText xml:space="preserve"> </w:delText>
        </w:r>
        <w:r w:rsidRPr="000D141E">
          <w:delText xml:space="preserve">RMI makes no warranties or guaranties about the completeness or accuracy of this information. </w:delText>
        </w:r>
        <w:r w:rsidRPr="006C5418">
          <w:delText>Any material in this template should be used at your own risk and in your sole discretion</w:delText>
        </w:r>
        <w:r w:rsidRPr="00A46AF8">
          <w:delText>;</w:delText>
        </w:r>
        <w:r w:rsidRPr="006C5418">
          <w:delText xml:space="preserve"> by its use you </w:delText>
        </w:r>
        <w:r w:rsidRPr="00A46AF8">
          <w:delText>acknowledge</w:delText>
        </w:r>
        <w:r w:rsidRPr="006C5418">
          <w:delText xml:space="preserve"> that </w:delText>
        </w:r>
        <w:r>
          <w:delText xml:space="preserve">RMI </w:delText>
        </w:r>
        <w:r w:rsidRPr="000D141E">
          <w:delText>shall not be liable for any damages in connection with the use of this template.</w:delText>
        </w:r>
      </w:del>
    </w:p>
    <w:p w14:paraId="2BC3C2C4" w14:textId="77777777" w:rsidR="00553355" w:rsidRDefault="00553355" w:rsidP="00AB1BD6">
      <w:pPr>
        <w:rPr>
          <w:del w:id="306" w:author="Crown, Linda D." w:date="2026-09-25T20:05:00Z" w16du:dateUtc="2026-09-26T00:05:00Z"/>
          <w:sz w:val="32"/>
          <w:szCs w:val="32"/>
        </w:rPr>
      </w:pPr>
    </w:p>
    <w:p w14:paraId="2E92B514" w14:textId="77777777" w:rsidR="000717C9" w:rsidRDefault="000717C9" w:rsidP="00F37C8E">
      <w:pPr>
        <w:spacing w:after="0" w:line="240" w:lineRule="auto"/>
        <w:rPr>
          <w:del w:id="307" w:author="Crown, Linda D." w:date="2026-09-25T20:05:00Z" w16du:dateUtc="2026-09-26T00:05:00Z"/>
          <w:sz w:val="32"/>
          <w:szCs w:val="32"/>
        </w:rPr>
      </w:pPr>
    </w:p>
    <w:p w14:paraId="10B525E7" w14:textId="77777777" w:rsidR="00FB70A3" w:rsidRDefault="00FB70A3" w:rsidP="00F37C8E">
      <w:pPr>
        <w:spacing w:after="0" w:line="240" w:lineRule="auto"/>
        <w:rPr>
          <w:del w:id="308" w:author="Crown, Linda D." w:date="2026-09-25T20:05:00Z" w16du:dateUtc="2026-09-26T00:05:00Z"/>
          <w:sz w:val="32"/>
          <w:szCs w:val="32"/>
        </w:rPr>
      </w:pPr>
    </w:p>
    <w:p w14:paraId="79671122" w14:textId="77777777" w:rsidR="00FB70A3" w:rsidRDefault="00FB70A3" w:rsidP="00F37C8E">
      <w:pPr>
        <w:spacing w:after="0" w:line="240" w:lineRule="auto"/>
        <w:rPr>
          <w:del w:id="309" w:author="Crown, Linda D." w:date="2026-09-25T20:05:00Z" w16du:dateUtc="2026-09-26T00:05:00Z"/>
          <w:sz w:val="32"/>
          <w:szCs w:val="32"/>
        </w:rPr>
      </w:pPr>
    </w:p>
    <w:p w14:paraId="3714BD79" w14:textId="77777777" w:rsidR="00FB70A3" w:rsidRDefault="00FB70A3" w:rsidP="00F37C8E">
      <w:pPr>
        <w:spacing w:after="0" w:line="240" w:lineRule="auto"/>
        <w:rPr>
          <w:del w:id="310" w:author="Crown, Linda D." w:date="2026-09-25T20:05:00Z" w16du:dateUtc="2026-09-26T00:05:00Z"/>
          <w:sz w:val="32"/>
          <w:szCs w:val="32"/>
        </w:rPr>
      </w:pPr>
    </w:p>
    <w:p w14:paraId="20E4AA43" w14:textId="77777777" w:rsidR="00FB70A3" w:rsidRPr="001072F8" w:rsidRDefault="00FB70A3" w:rsidP="001072F8">
      <w:pPr>
        <w:spacing w:after="0" w:line="240" w:lineRule="auto"/>
        <w:rPr>
          <w:del w:id="311" w:author="Crown, Linda D." w:date="2026-09-25T20:05:00Z" w16du:dateUtc="2026-09-26T00:05:00Z"/>
          <w:sz w:val="32"/>
          <w:szCs w:val="32"/>
        </w:rPr>
      </w:pPr>
    </w:p>
    <w:p w14:paraId="062186AE" w14:textId="541A0BE2" w:rsidR="00305167" w:rsidRDefault="00166A23" w:rsidP="005D098B">
      <w:pPr>
        <w:rPr>
          <w:del w:id="312" w:author="Crown, Linda D." w:date="2026-09-25T20:05:00Z" w16du:dateUtc="2026-09-26T00:05:00Z"/>
        </w:rPr>
      </w:pPr>
      <w:del w:id="313" w:author="Crown, Linda D." w:date="2026-09-25T20:05:00Z" w16du:dateUtc="2026-09-26T00:05:00Z">
        <w:r>
          <w:rPr>
            <w:b/>
            <w:bCs/>
            <w:sz w:val="32"/>
            <w:szCs w:val="32"/>
          </w:rPr>
          <w:delText>Qualified</w:delText>
        </w:r>
        <w:r w:rsidR="005D6E2E">
          <w:rPr>
            <w:b/>
            <w:bCs/>
            <w:sz w:val="32"/>
            <w:szCs w:val="32"/>
          </w:rPr>
          <w:delText xml:space="preserve"> Contractor Form </w:delText>
        </w:r>
        <w:r w:rsidR="00BC701C">
          <w:rPr>
            <w:b/>
            <w:bCs/>
            <w:sz w:val="32"/>
            <w:szCs w:val="32"/>
          </w:rPr>
          <w:delText>Overview</w:delText>
        </w:r>
        <w:r w:rsidR="00DA358A">
          <w:br/>
        </w:r>
        <w:r w:rsidR="00A7337C" w:rsidRPr="00A7337C">
          <w:rPr>
            <w:b/>
            <w:bCs/>
          </w:rPr>
          <w:delText>Program Overview:</w:delText>
        </w:r>
        <w:r w:rsidR="00A7337C">
          <w:delText xml:space="preserve"> </w:delText>
        </w:r>
        <w:r w:rsidR="00C62B7F">
          <w:delText>[</w:delText>
        </w:r>
        <w:r w:rsidR="00F911F2">
          <w:delText>PROGRAM NAME]</w:delText>
        </w:r>
        <w:r w:rsidR="00C62B7F">
          <w:delText xml:space="preserve"> invites local </w:delText>
        </w:r>
        <w:r w:rsidR="00BC701C">
          <w:delText>air</w:delText>
        </w:r>
        <w:r w:rsidR="00A2217C">
          <w:delText>-</w:delText>
        </w:r>
        <w:r w:rsidR="00BC701C">
          <w:delText xml:space="preserve">source </w:delText>
        </w:r>
        <w:r w:rsidR="00C62B7F">
          <w:delText>heat pump</w:delText>
        </w:r>
        <w:r w:rsidR="003E5C61">
          <w:delText xml:space="preserve"> (ASHP)</w:delText>
        </w:r>
        <w:r w:rsidR="00C62B7F">
          <w:delText xml:space="preserve"> and </w:delText>
        </w:r>
        <w:r w:rsidR="00C37002">
          <w:delText>heat pump water heater</w:delText>
        </w:r>
        <w:r w:rsidR="00C62B7F">
          <w:delText xml:space="preserve"> </w:delText>
        </w:r>
        <w:r w:rsidR="003E5C61">
          <w:delText xml:space="preserve">(HPWH) </w:delText>
        </w:r>
        <w:r w:rsidR="00BC701C">
          <w:delText>contractors</w:delText>
        </w:r>
        <w:r w:rsidR="00C62B7F">
          <w:delText xml:space="preserve"> serving </w:delText>
        </w:r>
        <w:r w:rsidR="00223554">
          <w:delText>[JURISDICTION]</w:delText>
        </w:r>
        <w:r w:rsidR="00C62B7F">
          <w:delText xml:space="preserve"> to apply for </w:delText>
        </w:r>
        <w:r w:rsidR="00535478">
          <w:delText xml:space="preserve">participation </w:delText>
        </w:r>
        <w:r w:rsidR="00C62B7F">
          <w:delText xml:space="preserve">in </w:delText>
        </w:r>
        <w:r w:rsidR="00C37002">
          <w:delText>[PROGRAM NAME]</w:delText>
        </w:r>
        <w:r w:rsidR="00D41BBB">
          <w:delText xml:space="preserve"> as a </w:delText>
        </w:r>
        <w:r>
          <w:delText>Qualified</w:delText>
        </w:r>
        <w:r w:rsidR="00D41BBB">
          <w:delText xml:space="preserve"> </w:delText>
        </w:r>
        <w:r w:rsidR="008F64B5">
          <w:delText xml:space="preserve">Heat Pump </w:delText>
        </w:r>
        <w:r w:rsidR="00D41BBB">
          <w:delText>Contractor</w:delText>
        </w:r>
        <w:r w:rsidR="008F64B5">
          <w:delText xml:space="preserve"> (</w:delText>
        </w:r>
        <w:r w:rsidR="00A2217C">
          <w:delText>Q</w:delText>
        </w:r>
        <w:r w:rsidR="008F64B5">
          <w:delText>HPC)</w:delText>
        </w:r>
        <w:r w:rsidR="00C37002">
          <w:delText>.</w:delText>
        </w:r>
        <w:r w:rsidR="00C62B7F">
          <w:delText xml:space="preserve"> </w:delText>
        </w:r>
        <w:r w:rsidR="00305167" w:rsidRPr="00CD2B0B">
          <w:delText xml:space="preserve">The goals of </w:delText>
        </w:r>
        <w:r w:rsidR="00305167">
          <w:delText>[</w:delText>
        </w:r>
        <w:r w:rsidR="00305167" w:rsidRPr="00CD2B0B">
          <w:rPr>
            <w:highlight w:val="yellow"/>
          </w:rPr>
          <w:delText>PROGRAM NAME</w:delText>
        </w:r>
        <w:r w:rsidR="00305167" w:rsidRPr="001C5CF5">
          <w:delText>] include</w:delText>
        </w:r>
        <w:r w:rsidR="005D098B">
          <w:delText xml:space="preserve"> </w:delText>
        </w:r>
        <w:r w:rsidR="002F1464">
          <w:delText>[</w:delText>
        </w:r>
        <w:r w:rsidR="005D098B" w:rsidRPr="005D098B">
          <w:rPr>
            <w:highlight w:val="yellow"/>
          </w:rPr>
          <w:delText>list program goals</w:delText>
        </w:r>
        <w:r w:rsidR="005D098B">
          <w:delText>].</w:delText>
        </w:r>
        <w:r w:rsidR="00305167" w:rsidRPr="00CD2B0B">
          <w:delText xml:space="preserve">  </w:delText>
        </w:r>
      </w:del>
    </w:p>
    <w:p w14:paraId="7DB7E11D" w14:textId="0043AD42" w:rsidR="009406A6" w:rsidRDefault="00A7337C" w:rsidP="009406A6">
      <w:pPr>
        <w:rPr>
          <w:del w:id="314" w:author="Crown, Linda D." w:date="2026-09-25T20:05:00Z" w16du:dateUtc="2026-09-26T00:05:00Z"/>
        </w:rPr>
      </w:pPr>
      <w:del w:id="315" w:author="Crown, Linda D." w:date="2026-09-25T20:05:00Z" w16du:dateUtc="2026-09-26T00:05:00Z">
        <w:r w:rsidRPr="007D275D">
          <w:rPr>
            <w:b/>
            <w:bCs/>
          </w:rPr>
          <w:delText xml:space="preserve">Program </w:delText>
        </w:r>
        <w:r w:rsidR="007D275D" w:rsidRPr="007D275D">
          <w:rPr>
            <w:b/>
            <w:bCs/>
          </w:rPr>
          <w:delText>Partner Requirements</w:delText>
        </w:r>
        <w:r w:rsidR="007D275D">
          <w:delText xml:space="preserve">: </w:delText>
        </w:r>
        <w:r w:rsidR="00223554">
          <w:delText>[PROGRAM NAME]</w:delText>
        </w:r>
        <w:r w:rsidR="00B96E4C">
          <w:delText>’s partners</w:delText>
        </w:r>
        <w:r w:rsidR="00C62B7F">
          <w:delText xml:space="preserve"> </w:delText>
        </w:r>
        <w:r w:rsidR="00223554">
          <w:delText>will</w:delText>
        </w:r>
        <w:r w:rsidR="00C62B7F">
          <w:delText xml:space="preserve"> p</w:delText>
        </w:r>
        <w:r w:rsidR="00F11636">
          <w:delText>erform</w:delText>
        </w:r>
        <w:r w:rsidR="00373392">
          <w:delText xml:space="preserve"> </w:delText>
        </w:r>
        <w:r w:rsidR="00E154D8">
          <w:delText xml:space="preserve">community </w:delText>
        </w:r>
        <w:r w:rsidR="00C62B7F">
          <w:delText>outreach</w:delText>
        </w:r>
        <w:r w:rsidR="00E154D8">
          <w:delText xml:space="preserve"> and communications </w:delText>
        </w:r>
        <w:r w:rsidR="00DF1583">
          <w:delText xml:space="preserve">to </w:delText>
        </w:r>
        <w:r w:rsidR="001D035A">
          <w:delText>[JURISDICTION] residents</w:delText>
        </w:r>
        <w:r w:rsidR="00A25013">
          <w:delText xml:space="preserve"> </w:delText>
        </w:r>
        <w:r w:rsidR="00826256">
          <w:delText xml:space="preserve">to </w:delText>
        </w:r>
        <w:r w:rsidR="004C798C">
          <w:delText xml:space="preserve">encourage them to </w:delText>
        </w:r>
        <w:r w:rsidR="00826256">
          <w:delText xml:space="preserve">sign up for </w:delText>
        </w:r>
        <w:r w:rsidR="00B96E4C">
          <w:delText>[PROGRAM NAME]</w:delText>
        </w:r>
        <w:r w:rsidR="00C62B7F">
          <w:delText xml:space="preserve">. </w:delText>
        </w:r>
        <w:r w:rsidR="00A2217C">
          <w:delText>QHPC</w:delText>
        </w:r>
        <w:r w:rsidR="00FD36A8">
          <w:delText>s</w:delText>
        </w:r>
        <w:r w:rsidR="009406A6">
          <w:delText xml:space="preserve"> </w:delText>
        </w:r>
        <w:r w:rsidR="00223554">
          <w:delText xml:space="preserve">will </w:delText>
        </w:r>
        <w:r w:rsidR="003070B6">
          <w:delText>[</w:delText>
        </w:r>
        <w:r w:rsidR="003A2B4E" w:rsidRPr="00EF6396">
          <w:rPr>
            <w:highlight w:val="yellow"/>
          </w:rPr>
          <w:delText xml:space="preserve">automatically </w:delText>
        </w:r>
        <w:r w:rsidR="00C62B7F" w:rsidRPr="00EF6396">
          <w:rPr>
            <w:highlight w:val="yellow"/>
          </w:rPr>
          <w:delText xml:space="preserve">receive </w:delText>
        </w:r>
        <w:r w:rsidR="003A2B4E" w:rsidRPr="00EF6396">
          <w:rPr>
            <w:highlight w:val="yellow"/>
          </w:rPr>
          <w:delText xml:space="preserve">all generated sign-up </w:delText>
        </w:r>
        <w:r w:rsidR="00C62B7F" w:rsidRPr="00EF6396">
          <w:rPr>
            <w:highlight w:val="yellow"/>
          </w:rPr>
          <w:delText xml:space="preserve">leads </w:delText>
        </w:r>
        <w:r w:rsidR="003070B6" w:rsidRPr="00EF6396">
          <w:rPr>
            <w:highlight w:val="yellow"/>
          </w:rPr>
          <w:delText>OR</w:delText>
        </w:r>
        <w:r w:rsidR="003A2B4E" w:rsidRPr="00EF6396">
          <w:rPr>
            <w:highlight w:val="yellow"/>
          </w:rPr>
          <w:delText xml:space="preserve"> automatically receive a</w:delText>
        </w:r>
        <w:r w:rsidR="006022FE">
          <w:rPr>
            <w:highlight w:val="yellow"/>
          </w:rPr>
          <w:delText xml:space="preserve"> percentage</w:delText>
        </w:r>
        <w:r w:rsidR="0015740A" w:rsidRPr="00EF6396">
          <w:rPr>
            <w:highlight w:val="yellow"/>
          </w:rPr>
          <w:delText xml:space="preserve"> of </w:delText>
        </w:r>
        <w:r w:rsidR="003A2B4E" w:rsidRPr="00EF6396">
          <w:rPr>
            <w:highlight w:val="yellow"/>
          </w:rPr>
          <w:delText>generated sign-up leads</w:delText>
        </w:r>
        <w:r w:rsidR="003070B6" w:rsidRPr="00EF6396">
          <w:rPr>
            <w:highlight w:val="yellow"/>
          </w:rPr>
          <w:delText xml:space="preserve"> </w:delText>
        </w:r>
        <w:r w:rsidR="0015740A" w:rsidRPr="00EF6396">
          <w:rPr>
            <w:highlight w:val="yellow"/>
          </w:rPr>
          <w:delText xml:space="preserve">OR </w:delText>
        </w:r>
        <w:r w:rsidR="005D0B6E" w:rsidRPr="00EF6396">
          <w:rPr>
            <w:highlight w:val="yellow"/>
          </w:rPr>
          <w:delText>be recommended to residents to reach out to directly</w:delText>
        </w:r>
        <w:r w:rsidR="009406A6">
          <w:delText>]</w:delText>
        </w:r>
        <w:r w:rsidR="005D0B6E">
          <w:delText>.</w:delText>
        </w:r>
        <w:r w:rsidR="009406A6">
          <w:delText xml:space="preserve"> </w:delText>
        </w:r>
      </w:del>
    </w:p>
    <w:p w14:paraId="606B7C5A" w14:textId="03F86AF2" w:rsidR="00290175" w:rsidRDefault="007D275D">
      <w:pPr>
        <w:rPr>
          <w:del w:id="316" w:author="Crown, Linda D." w:date="2026-09-25T20:05:00Z" w16du:dateUtc="2026-09-26T00:05:00Z"/>
        </w:rPr>
      </w:pPr>
      <w:del w:id="317" w:author="Crown, Linda D." w:date="2026-09-25T20:05:00Z" w16du:dateUtc="2026-09-26T00:05:00Z">
        <w:r w:rsidRPr="00FC2721">
          <w:rPr>
            <w:b/>
            <w:bCs/>
          </w:rPr>
          <w:delText>Qualified Contractor Requirements</w:delText>
        </w:r>
        <w:r>
          <w:delText xml:space="preserve">: </w:delText>
        </w:r>
        <w:r w:rsidR="00A2217C">
          <w:delText>QHPC</w:delText>
        </w:r>
        <w:r w:rsidR="00F562DB">
          <w:delText xml:space="preserve">s </w:delText>
        </w:r>
        <w:r w:rsidR="001B5B24">
          <w:delText xml:space="preserve">will be responsible for </w:delText>
        </w:r>
        <w:r w:rsidR="00AB6F26">
          <w:delText xml:space="preserve">responding to </w:delText>
        </w:r>
        <w:r w:rsidR="00F16BB4">
          <w:delText>residents that sign up for [</w:delText>
        </w:r>
        <w:r w:rsidR="001C5CF5">
          <w:delText xml:space="preserve">PROGRAM NAME] </w:delText>
        </w:r>
        <w:r w:rsidR="00F16BB4">
          <w:delText xml:space="preserve">within </w:delText>
        </w:r>
        <w:r w:rsidR="004412CB">
          <w:delText>[</w:delText>
        </w:r>
        <w:r w:rsidR="004412CB" w:rsidRPr="00EF6396">
          <w:rPr>
            <w:highlight w:val="yellow"/>
          </w:rPr>
          <w:delText>two</w:delText>
        </w:r>
        <w:r w:rsidR="004412CB">
          <w:delText>]</w:delText>
        </w:r>
        <w:r w:rsidR="009B1448">
          <w:delText xml:space="preserve"> business days</w:delText>
        </w:r>
        <w:r w:rsidR="004412CB">
          <w:delText xml:space="preserve">, </w:delText>
        </w:r>
        <w:r w:rsidR="004E212F">
          <w:delText xml:space="preserve">collecting the necessary information to provide </w:delText>
        </w:r>
        <w:r w:rsidR="0018330F">
          <w:delText xml:space="preserve">residents </w:delText>
        </w:r>
        <w:r w:rsidR="004E212F">
          <w:delText>an ASHP and/or HPWH quote</w:delText>
        </w:r>
        <w:r w:rsidR="004412CB">
          <w:delText>, and supporting residents through the installation process should they sign a contract</w:delText>
        </w:r>
        <w:r w:rsidR="00C94792">
          <w:delText xml:space="preserve">. </w:delText>
        </w:r>
        <w:r w:rsidR="00A2217C">
          <w:delText>QHPC</w:delText>
        </w:r>
        <w:r w:rsidR="004412CB">
          <w:delText xml:space="preserve">s </w:delText>
        </w:r>
        <w:r w:rsidR="000B3944">
          <w:delText xml:space="preserve">will </w:delText>
        </w:r>
        <w:r w:rsidR="004412CB">
          <w:delText xml:space="preserve">be required to share </w:delText>
        </w:r>
        <w:r w:rsidR="00C453A6">
          <w:delText xml:space="preserve">final contract </w:delText>
        </w:r>
        <w:r w:rsidR="004412CB">
          <w:delText>details</w:delText>
        </w:r>
        <w:r w:rsidR="00C453A6">
          <w:delText xml:space="preserve">, including </w:delText>
        </w:r>
        <w:r w:rsidR="00375FD4">
          <w:delText>[</w:delText>
        </w:r>
        <w:r w:rsidR="00C453A6" w:rsidRPr="00375FD4">
          <w:rPr>
            <w:highlight w:val="yellow"/>
          </w:rPr>
          <w:delText>system</w:delText>
        </w:r>
        <w:r w:rsidR="00FD251E" w:rsidRPr="00375FD4">
          <w:rPr>
            <w:highlight w:val="yellow"/>
          </w:rPr>
          <w:delText xml:space="preserve"> technology,</w:delText>
        </w:r>
        <w:r w:rsidR="00B75283" w:rsidRPr="00375FD4">
          <w:rPr>
            <w:highlight w:val="yellow"/>
          </w:rPr>
          <w:delText xml:space="preserve"> AHRI,</w:delText>
        </w:r>
        <w:r w:rsidR="00C453A6" w:rsidRPr="00375FD4">
          <w:rPr>
            <w:highlight w:val="yellow"/>
          </w:rPr>
          <w:delText xml:space="preserve"> price</w:delText>
        </w:r>
        <w:r w:rsidR="00E21932" w:rsidRPr="00375FD4">
          <w:rPr>
            <w:highlight w:val="yellow"/>
          </w:rPr>
          <w:delText xml:space="preserve"> with rebates</w:delText>
        </w:r>
        <w:r w:rsidR="00375FD4">
          <w:delText>]</w:delText>
        </w:r>
        <w:r w:rsidR="00C453A6">
          <w:delText>, with [PROGRAM NAME] administrators</w:delText>
        </w:r>
        <w:r w:rsidR="004412CB">
          <w:delText xml:space="preserve"> to</w:delText>
        </w:r>
        <w:r w:rsidR="00ED4D95">
          <w:delText xml:space="preserve"> privately</w:delText>
        </w:r>
        <w:r w:rsidR="004412CB">
          <w:delText xml:space="preserve"> </w:delText>
        </w:r>
        <w:r w:rsidR="009462E6">
          <w:delText>track</w:delText>
        </w:r>
        <w:r w:rsidR="004412CB">
          <w:delText xml:space="preserve"> </w:delText>
        </w:r>
        <w:r w:rsidR="00C453A6">
          <w:delText>ASHP and HPWH installation and cost</w:delText>
        </w:r>
        <w:r w:rsidR="004412CB">
          <w:delText xml:space="preserve"> trends in [JURISDICTION]. </w:delText>
        </w:r>
      </w:del>
    </w:p>
    <w:p w14:paraId="7E128472" w14:textId="68523A5B" w:rsidR="00AD5F78" w:rsidRDefault="00FC2721">
      <w:pPr>
        <w:rPr>
          <w:del w:id="318" w:author="Crown, Linda D." w:date="2026-09-25T20:05:00Z" w16du:dateUtc="2026-09-26T00:05:00Z"/>
        </w:rPr>
      </w:pPr>
      <w:del w:id="319" w:author="Crown, Linda D." w:date="2026-09-25T20:05:00Z" w16du:dateUtc="2026-09-26T00:05:00Z">
        <w:r w:rsidRPr="00FC2721">
          <w:rPr>
            <w:b/>
            <w:bCs/>
          </w:rPr>
          <w:delText>Qualified Contractor Submission and Evaluation</w:delText>
        </w:r>
        <w:r>
          <w:delText>: Please fill out this form and submit by end of business on [</w:delText>
        </w:r>
        <w:r w:rsidRPr="00B503AB">
          <w:rPr>
            <w:highlight w:val="yellow"/>
          </w:rPr>
          <w:delText>DATE]</w:delText>
        </w:r>
        <w:r w:rsidRPr="00EF6396">
          <w:delText xml:space="preserve"> to apply to our </w:delText>
        </w:r>
        <w:r>
          <w:delText>Qualified</w:delText>
        </w:r>
        <w:r w:rsidRPr="00EF6396">
          <w:delText xml:space="preserve"> Heat Pump Contractor list.</w:delText>
        </w:r>
        <w:r>
          <w:delText xml:space="preserve"> You will receive a response within [</w:delText>
        </w:r>
        <w:r w:rsidRPr="00EF6396">
          <w:rPr>
            <w:highlight w:val="yellow"/>
          </w:rPr>
          <w:delText>X business days</w:delText>
        </w:r>
        <w:r>
          <w:delText>]. If you have questions or concerns, please email [PROGRAM COORDINATOR EMAIL].</w:delText>
        </w:r>
        <w:r w:rsidR="00E80261">
          <w:delText xml:space="preserve"> </w:delText>
        </w:r>
        <w:r w:rsidR="00C94792">
          <w:delText xml:space="preserve">[PROGRAM NAME] </w:delText>
        </w:r>
        <w:r w:rsidR="0029034D">
          <w:delText>reserves the right to remove</w:delText>
        </w:r>
        <w:r w:rsidR="00113BC8">
          <w:delText xml:space="preserve"> </w:delText>
        </w:r>
        <w:r w:rsidR="00A2217C">
          <w:delText>QHPC</w:delText>
        </w:r>
        <w:r w:rsidR="00264B40">
          <w:delText>s</w:delText>
        </w:r>
        <w:r w:rsidR="00113BC8">
          <w:delText xml:space="preserve"> from the list </w:delText>
        </w:r>
        <w:r w:rsidR="00264B40">
          <w:delText xml:space="preserve">if </w:delText>
        </w:r>
        <w:r w:rsidR="002F1464">
          <w:delText>they do not meet minimum requirements of [</w:delText>
        </w:r>
        <w:r w:rsidR="002F1464" w:rsidRPr="002F1464">
          <w:rPr>
            <w:highlight w:val="yellow"/>
          </w:rPr>
          <w:delText>minimum customer response time, minimum annual installation rates, customer satisfaction and reviews, and heat pump performance if monitoring systems available</w:delText>
        </w:r>
        <w:r w:rsidR="002F1464">
          <w:delText xml:space="preserve">] </w:delText>
        </w:r>
        <w:r w:rsidR="00C75BB6">
          <w:delText xml:space="preserve">and do not improve upon formal notice of </w:delText>
        </w:r>
        <w:r w:rsidR="001818B2">
          <w:delText>warning from [PROGRAM NAME]</w:delText>
        </w:r>
        <w:r w:rsidR="001C5CF5">
          <w:delText>.</w:delText>
        </w:r>
        <w:r w:rsidR="00F14E74">
          <w:delText xml:space="preserve"> </w:delText>
        </w:r>
        <w:r w:rsidR="00CD2B0B" w:rsidRPr="00CD2B0B">
          <w:delText> </w:delText>
        </w:r>
      </w:del>
    </w:p>
    <w:p w14:paraId="540B3C6D" w14:textId="7552A5B4" w:rsidR="00882C01" w:rsidRPr="00EF6396" w:rsidRDefault="00166A23" w:rsidP="00EF6396">
      <w:pPr>
        <w:spacing w:after="0"/>
        <w:rPr>
          <w:del w:id="320" w:author="Crown, Linda D." w:date="2026-09-25T20:05:00Z" w16du:dateUtc="2026-09-26T00:05:00Z"/>
          <w:b/>
          <w:bCs/>
          <w:sz w:val="32"/>
          <w:szCs w:val="32"/>
        </w:rPr>
      </w:pPr>
      <w:del w:id="321" w:author="Crown, Linda D." w:date="2026-09-25T20:05:00Z" w16du:dateUtc="2026-09-26T00:05:00Z">
        <w:r>
          <w:rPr>
            <w:b/>
            <w:bCs/>
            <w:sz w:val="32"/>
            <w:szCs w:val="32"/>
          </w:rPr>
          <w:delText>Qualified</w:delText>
        </w:r>
        <w:r w:rsidR="00BC701C" w:rsidRPr="00EF6396">
          <w:rPr>
            <w:b/>
            <w:bCs/>
            <w:sz w:val="32"/>
            <w:szCs w:val="32"/>
          </w:rPr>
          <w:delText xml:space="preserve"> Contractor Form </w:delText>
        </w:r>
        <w:r w:rsidR="00A46421" w:rsidRPr="00EF6396">
          <w:rPr>
            <w:b/>
            <w:bCs/>
            <w:sz w:val="32"/>
            <w:szCs w:val="32"/>
          </w:rPr>
          <w:delText>Questions</w:delText>
        </w:r>
      </w:del>
    </w:p>
    <w:p w14:paraId="4E650F7C" w14:textId="539615E3" w:rsidR="00F83670" w:rsidRDefault="00D82A43" w:rsidP="007556A3">
      <w:pPr>
        <w:pStyle w:val="ListParagraph"/>
        <w:numPr>
          <w:ilvl w:val="0"/>
          <w:numId w:val="1"/>
        </w:numPr>
        <w:rPr>
          <w:del w:id="322" w:author="Crown, Linda D." w:date="2026-09-25T20:05:00Z" w16du:dateUtc="2026-09-26T00:05:00Z"/>
        </w:rPr>
      </w:pPr>
      <w:del w:id="323" w:author="Crown, Linda D." w:date="2026-09-25T20:05:00Z" w16du:dateUtc="2026-09-26T00:05:00Z">
        <w:r>
          <w:delText>What is your c</w:delText>
        </w:r>
        <w:r w:rsidR="00E6518E">
          <w:delText>ompany name</w:delText>
        </w:r>
        <w:r w:rsidR="007556A3">
          <w:delText xml:space="preserve">? </w:delText>
        </w:r>
      </w:del>
    </w:p>
    <w:p w14:paraId="189F23F5" w14:textId="576FF1E3" w:rsidR="009A64BA" w:rsidRDefault="007556A3">
      <w:pPr>
        <w:pStyle w:val="ListParagraph"/>
        <w:numPr>
          <w:ilvl w:val="0"/>
          <w:numId w:val="1"/>
        </w:numPr>
        <w:rPr>
          <w:del w:id="324" w:author="Crown, Linda D." w:date="2026-09-25T20:05:00Z" w16du:dateUtc="2026-09-26T00:05:00Z"/>
        </w:rPr>
      </w:pPr>
      <w:del w:id="325" w:author="Crown, Linda D." w:date="2026-09-25T20:05:00Z" w16du:dateUtc="2026-09-26T00:05:00Z">
        <w:r>
          <w:delText>How many years has your company been in business?</w:delText>
        </w:r>
        <w:r w:rsidR="000B0919">
          <w:delText xml:space="preserve"> </w:delText>
        </w:r>
      </w:del>
    </w:p>
    <w:p w14:paraId="489DA3F3" w14:textId="7824B7DB" w:rsidR="00B54B19" w:rsidRDefault="00A60D3B" w:rsidP="00F55D6C">
      <w:pPr>
        <w:pStyle w:val="ListParagraph"/>
        <w:numPr>
          <w:ilvl w:val="0"/>
          <w:numId w:val="1"/>
        </w:numPr>
        <w:rPr>
          <w:del w:id="326" w:author="Crown, Linda D." w:date="2026-09-25T20:05:00Z" w16du:dateUtc="2026-09-26T00:05:00Z"/>
        </w:rPr>
      </w:pPr>
      <w:del w:id="327" w:author="Crown, Linda D." w:date="2026-09-25T20:05:00Z" w16du:dateUtc="2026-09-26T00:05:00Z">
        <w:r>
          <w:delText>Who is</w:delText>
        </w:r>
        <w:r w:rsidR="00683D0B">
          <w:delText xml:space="preserve"> your main point of contact</w:delText>
        </w:r>
        <w:r w:rsidR="00982C83">
          <w:delText>’s name,</w:delText>
        </w:r>
        <w:r w:rsidR="007556A3">
          <w:delText xml:space="preserve"> email</w:delText>
        </w:r>
        <w:r w:rsidR="00982C83">
          <w:delText>,</w:delText>
        </w:r>
        <w:r w:rsidR="007556A3">
          <w:delText xml:space="preserve"> and phone number?</w:delText>
        </w:r>
      </w:del>
    </w:p>
    <w:p w14:paraId="29BB5714" w14:textId="77777777" w:rsidR="0025617A" w:rsidRDefault="0025617A" w:rsidP="0025617A">
      <w:pPr>
        <w:pStyle w:val="ListParagraph"/>
        <w:numPr>
          <w:ilvl w:val="0"/>
          <w:numId w:val="1"/>
        </w:numPr>
        <w:rPr>
          <w:del w:id="328" w:author="Crown, Linda D." w:date="2026-09-25T20:05:00Z" w16du:dateUtc="2026-09-26T00:05:00Z"/>
          <w:highlight w:val="yellow"/>
        </w:rPr>
      </w:pPr>
      <w:del w:id="329" w:author="Crown, Linda D." w:date="2026-09-25T20:05:00Z" w16du:dateUtc="2026-09-26T00:05:00Z">
        <w:r w:rsidRPr="00EF6396">
          <w:rPr>
            <w:highlight w:val="yellow"/>
          </w:rPr>
          <w:delText>What is your broader service territory coverage?</w:delText>
        </w:r>
        <w:r>
          <w:rPr>
            <w:highlight w:val="yellow"/>
          </w:rPr>
          <w:delText xml:space="preserve"> </w:delText>
        </w:r>
      </w:del>
    </w:p>
    <w:p w14:paraId="776AA5B2" w14:textId="77777777" w:rsidR="0025617A" w:rsidRDefault="0025617A" w:rsidP="0025617A">
      <w:pPr>
        <w:pStyle w:val="ListParagraph"/>
        <w:numPr>
          <w:ilvl w:val="0"/>
          <w:numId w:val="1"/>
        </w:numPr>
        <w:rPr>
          <w:del w:id="330" w:author="Crown, Linda D." w:date="2026-09-25T20:05:00Z" w16du:dateUtc="2026-09-26T00:05:00Z"/>
        </w:rPr>
      </w:pPr>
      <w:del w:id="331" w:author="Crown, Linda D." w:date="2026-09-25T20:05:00Z" w16du:dateUtc="2026-09-26T00:05:00Z">
        <w:r>
          <w:delText xml:space="preserve">What languages does your firm have working professional proficiency in? </w:delText>
        </w:r>
      </w:del>
    </w:p>
    <w:p w14:paraId="1CFF58F0" w14:textId="5C31F648" w:rsidR="00B139EA" w:rsidRDefault="00D82A43">
      <w:pPr>
        <w:pStyle w:val="ListParagraph"/>
        <w:numPr>
          <w:ilvl w:val="0"/>
          <w:numId w:val="1"/>
        </w:numPr>
        <w:rPr>
          <w:del w:id="332" w:author="Crown, Linda D." w:date="2026-09-25T20:05:00Z" w16du:dateUtc="2026-09-26T00:05:00Z"/>
        </w:rPr>
      </w:pPr>
      <w:del w:id="333" w:author="Crown, Linda D." w:date="2026-09-25T20:05:00Z" w16du:dateUtc="2026-09-26T00:05:00Z">
        <w:r>
          <w:delText>H</w:delText>
        </w:r>
        <w:r w:rsidR="00E6518E">
          <w:delText>ow many</w:delText>
        </w:r>
        <w:r>
          <w:delText xml:space="preserve"> of the following technologies </w:delText>
        </w:r>
        <w:r w:rsidR="00E6518E">
          <w:delText>have you installed in the past t</w:delText>
        </w:r>
        <w:r w:rsidR="005C0DC2">
          <w:delText>welve</w:delText>
        </w:r>
        <w:r w:rsidR="00E6518E">
          <w:delText xml:space="preserve"> </w:delText>
        </w:r>
        <w:r w:rsidR="005C0DC2">
          <w:delText>months? In the last three years</w:delText>
        </w:r>
        <w:r w:rsidR="00E6518E">
          <w:delText>? (Put in zero if you do not install this technology).</w:delText>
        </w:r>
        <w:r w:rsidR="007E26A2">
          <w:delText xml:space="preserve"> </w:delText>
        </w:r>
        <w:r w:rsidR="00085B7F">
          <w:delText xml:space="preserve">A) </w:delText>
        </w:r>
        <w:r w:rsidR="00F55D6C">
          <w:delText xml:space="preserve">Ducted </w:delText>
        </w:r>
        <w:r w:rsidR="001B27EF">
          <w:delText>A</w:delText>
        </w:r>
        <w:r w:rsidR="00F55D6C">
          <w:delText>SHPs</w:delText>
        </w:r>
        <w:r w:rsidR="00085B7F">
          <w:delText>, B)</w:delText>
        </w:r>
        <w:r w:rsidR="00F55D6C">
          <w:delText xml:space="preserve"> Ductless ASHPs, C) </w:delText>
        </w:r>
        <w:r w:rsidR="001B27EF">
          <w:delText>H</w:delText>
        </w:r>
        <w:r w:rsidR="00F55D6C">
          <w:delText>PWHs</w:delText>
        </w:r>
      </w:del>
    </w:p>
    <w:p w14:paraId="26938778" w14:textId="77777777" w:rsidR="00882495" w:rsidRPr="001F67F1" w:rsidRDefault="00882495" w:rsidP="00882495">
      <w:pPr>
        <w:pStyle w:val="ListParagraph"/>
        <w:numPr>
          <w:ilvl w:val="0"/>
          <w:numId w:val="1"/>
        </w:numPr>
        <w:rPr>
          <w:del w:id="334" w:author="Crown, Linda D." w:date="2026-09-25T20:05:00Z" w16du:dateUtc="2026-09-26T00:05:00Z"/>
        </w:rPr>
      </w:pPr>
      <w:del w:id="335" w:author="Crown, Linda D." w:date="2026-09-25T20:05:00Z" w16du:dateUtc="2026-09-26T00:05:00Z">
        <w:r w:rsidRPr="001F67F1">
          <w:rPr>
            <w:highlight w:val="yellow"/>
          </w:rPr>
          <w:delText>What</w:delText>
        </w:r>
        <w:r>
          <w:rPr>
            <w:highlight w:val="yellow"/>
          </w:rPr>
          <w:delText xml:space="preserve"> ASHP or HPWH</w:delText>
        </w:r>
        <w:r w:rsidRPr="001F67F1">
          <w:rPr>
            <w:highlight w:val="yellow"/>
          </w:rPr>
          <w:delText xml:space="preserve"> brands or manufactur</w:delText>
        </w:r>
        <w:r>
          <w:rPr>
            <w:highlight w:val="yellow"/>
          </w:rPr>
          <w:delText>er</w:delText>
        </w:r>
        <w:r w:rsidRPr="001F67F1">
          <w:rPr>
            <w:highlight w:val="yellow"/>
          </w:rPr>
          <w:delText xml:space="preserve"> products do you supply</w:delText>
        </w:r>
        <w:r>
          <w:rPr>
            <w:highlight w:val="yellow"/>
          </w:rPr>
          <w:delText>?</w:delText>
        </w:r>
        <w:r w:rsidRPr="001F67F1">
          <w:rPr>
            <w:highlight w:val="yellow"/>
          </w:rPr>
          <w:delText xml:space="preserve"> </w:delText>
        </w:r>
      </w:del>
    </w:p>
    <w:p w14:paraId="73DB72BE" w14:textId="007BC2BB" w:rsidR="009517F5" w:rsidRDefault="009517F5" w:rsidP="00EF6396">
      <w:pPr>
        <w:pStyle w:val="ListParagraph"/>
        <w:numPr>
          <w:ilvl w:val="0"/>
          <w:numId w:val="1"/>
        </w:numPr>
        <w:rPr>
          <w:del w:id="336" w:author="Crown, Linda D." w:date="2026-09-25T20:05:00Z" w16du:dateUtc="2026-09-26T00:05:00Z"/>
        </w:rPr>
      </w:pPr>
      <w:del w:id="337" w:author="Crown, Linda D." w:date="2026-09-25T20:05:00Z" w16du:dateUtc="2026-09-26T00:05:00Z">
        <w:r>
          <w:delText xml:space="preserve">List all </w:delText>
        </w:r>
        <w:r w:rsidR="00882495">
          <w:delText>ASHP or HPWH</w:delText>
        </w:r>
        <w:r>
          <w:delText xml:space="preserve"> trainings you have taken in the last </w:delText>
        </w:r>
        <w:r w:rsidR="0065711C">
          <w:delText xml:space="preserve">three </w:delText>
        </w:r>
        <w:r>
          <w:delText>years</w:delText>
        </w:r>
        <w:r w:rsidR="00A13416">
          <w:delText>.</w:delText>
        </w:r>
      </w:del>
    </w:p>
    <w:p w14:paraId="786064E6" w14:textId="77777777" w:rsidR="00882495" w:rsidRDefault="00882495" w:rsidP="00882495">
      <w:pPr>
        <w:pStyle w:val="ListParagraph"/>
        <w:numPr>
          <w:ilvl w:val="0"/>
          <w:numId w:val="1"/>
        </w:numPr>
        <w:rPr>
          <w:del w:id="338" w:author="Crown, Linda D." w:date="2026-09-25T20:05:00Z" w16du:dateUtc="2026-09-26T00:05:00Z"/>
        </w:rPr>
      </w:pPr>
      <w:del w:id="339" w:author="Crown, Linda D." w:date="2026-09-25T20:05:00Z" w16du:dateUtc="2026-09-26T00:05:00Z">
        <w:r>
          <w:delText>Attach two ASHP and/or two HPWH quotes from within the last six months.</w:delText>
        </w:r>
      </w:del>
    </w:p>
    <w:p w14:paraId="0B5C5D11" w14:textId="6B0E3A68" w:rsidR="000442A6" w:rsidRDefault="008C4EDE" w:rsidP="000442A6">
      <w:pPr>
        <w:pStyle w:val="ListParagraph"/>
        <w:numPr>
          <w:ilvl w:val="0"/>
          <w:numId w:val="1"/>
        </w:numPr>
        <w:rPr>
          <w:del w:id="340" w:author="Crown, Linda D." w:date="2026-09-25T20:05:00Z" w16du:dateUtc="2026-09-26T00:05:00Z"/>
        </w:rPr>
      </w:pPr>
      <w:del w:id="341" w:author="Crown, Linda D." w:date="2026-09-25T20:05:00Z" w16du:dateUtc="2026-09-26T00:05:00Z">
        <w:r>
          <w:delText xml:space="preserve">Provide </w:delText>
        </w:r>
        <w:r w:rsidR="00AC4436">
          <w:delText xml:space="preserve">two customer names and contact information </w:delText>
        </w:r>
        <w:r w:rsidR="001C5890">
          <w:delText>for referral</w:delText>
        </w:r>
        <w:r w:rsidR="00F67B69">
          <w:delText>.</w:delText>
        </w:r>
      </w:del>
    </w:p>
    <w:p w14:paraId="1CF41F78" w14:textId="067BF4D2" w:rsidR="001F67F1" w:rsidRPr="001F67F1" w:rsidRDefault="00CA7737" w:rsidP="001F67F1">
      <w:pPr>
        <w:pStyle w:val="ListParagraph"/>
        <w:numPr>
          <w:ilvl w:val="0"/>
          <w:numId w:val="1"/>
        </w:numPr>
        <w:rPr>
          <w:del w:id="342" w:author="Crown, Linda D." w:date="2026-09-25T20:05:00Z" w16du:dateUtc="2026-09-26T00:05:00Z"/>
        </w:rPr>
      </w:pPr>
      <w:del w:id="343" w:author="Crown, Linda D." w:date="2026-09-25T20:05:00Z" w16du:dateUtc="2026-09-26T00:05:00Z">
        <w:r w:rsidRPr="001F67F1">
          <w:rPr>
            <w:highlight w:val="yellow"/>
          </w:rPr>
          <w:delText xml:space="preserve">What financial </w:delText>
        </w:r>
        <w:r w:rsidR="003737C5" w:rsidRPr="001F67F1">
          <w:rPr>
            <w:highlight w:val="yellow"/>
          </w:rPr>
          <w:delText xml:space="preserve">offerings do you </w:delText>
        </w:r>
        <w:r w:rsidR="00EF32C8">
          <w:rPr>
            <w:highlight w:val="yellow"/>
          </w:rPr>
          <w:delText>offer</w:delText>
        </w:r>
        <w:r w:rsidRPr="001F67F1">
          <w:rPr>
            <w:highlight w:val="yellow"/>
          </w:rPr>
          <w:delText>?</w:delText>
        </w:r>
        <w:r w:rsidR="00D3070E" w:rsidRPr="001F67F1">
          <w:rPr>
            <w:highlight w:val="yellow"/>
          </w:rPr>
          <w:delText xml:space="preserve"> </w:delText>
        </w:r>
      </w:del>
    </w:p>
    <w:p w14:paraId="1F7E5782" w14:textId="77777777" w:rsidR="001F67F1" w:rsidRDefault="008F2D8F" w:rsidP="001F67F1">
      <w:pPr>
        <w:pStyle w:val="ListParagraph"/>
        <w:numPr>
          <w:ilvl w:val="0"/>
          <w:numId w:val="1"/>
        </w:numPr>
        <w:rPr>
          <w:del w:id="344" w:author="Crown, Linda D." w:date="2026-09-25T20:05:00Z" w16du:dateUtc="2026-09-26T00:05:00Z"/>
        </w:rPr>
      </w:pPr>
      <w:del w:id="345" w:author="Crown, Linda D." w:date="2026-09-25T20:05:00Z" w16du:dateUtc="2026-09-26T00:05:00Z">
        <w:r w:rsidRPr="001F67F1">
          <w:rPr>
            <w:highlight w:val="yellow"/>
          </w:rPr>
          <w:delText>What community-building efforts has your firm participated in?</w:delText>
        </w:r>
        <w:r w:rsidR="00B3727E" w:rsidRPr="001F67F1">
          <w:rPr>
            <w:highlight w:val="yellow"/>
          </w:rPr>
          <w:delText xml:space="preserve"> </w:delText>
        </w:r>
      </w:del>
    </w:p>
    <w:p w14:paraId="666514DA" w14:textId="77777777" w:rsidR="0025617A" w:rsidRDefault="0025617A" w:rsidP="0025617A">
      <w:pPr>
        <w:pStyle w:val="ListParagraph"/>
        <w:numPr>
          <w:ilvl w:val="0"/>
          <w:numId w:val="1"/>
        </w:numPr>
        <w:rPr>
          <w:del w:id="346" w:author="Crown, Linda D." w:date="2026-09-25T20:05:00Z" w16du:dateUtc="2026-09-26T00:05:00Z"/>
        </w:rPr>
      </w:pPr>
      <w:del w:id="347" w:author="Crown, Linda D." w:date="2026-09-25T20:05:00Z" w16du:dateUtc="2026-09-26T00:05:00Z">
        <w:r>
          <w:delText>Explain in a few sentences why you are interested in [PROGRAM NAME].</w:delText>
        </w:r>
      </w:del>
    </w:p>
    <w:p w14:paraId="66FB34E8" w14:textId="5C6811C3" w:rsidR="001F67F1" w:rsidRDefault="001F67F1" w:rsidP="001F67F1">
      <w:pPr>
        <w:pStyle w:val="ListParagraph"/>
        <w:numPr>
          <w:ilvl w:val="0"/>
          <w:numId w:val="1"/>
        </w:numPr>
        <w:rPr>
          <w:del w:id="348" w:author="Crown, Linda D." w:date="2026-09-25T20:05:00Z" w16du:dateUtc="2026-09-26T00:05:00Z"/>
        </w:rPr>
      </w:pPr>
      <w:del w:id="349" w:author="Crown, Linda D." w:date="2026-09-25T20:05:00Z" w16du:dateUtc="2026-09-26T00:05:00Z">
        <w:r>
          <w:delText>What are any questions or concerns you have?</w:delText>
        </w:r>
      </w:del>
    </w:p>
    <w:p w14:paraId="42FFD745" w14:textId="32D76CE2" w:rsidR="009C7E78" w:rsidRPr="00EF6396" w:rsidRDefault="009C7E78">
      <w:pPr>
        <w:jc w:val="both"/>
        <w:pPrChange w:id="350" w:author="Crown, Linda D." w:date="2026-09-25T20:05:00Z" w16du:dateUtc="2026-09-26T00:05:00Z">
          <w:pPr/>
        </w:pPrChange>
      </w:pPr>
    </w:p>
    <w:sectPr w:rsidR="009C7E78" w:rsidRPr="00EF6396" w:rsidSect="005079FA">
      <w:headerReference w:type="even" r:id="rId11"/>
      <w:headerReference w:type="default" r:id="rId12"/>
      <w:footerReference w:type="even" r:id="rId13"/>
      <w:footerReference w:type="default" r:id="rId14"/>
      <w:pgSz w:w="12240" w:h="15840" w:code="1"/>
      <w:pgMar w:top="1440" w:right="1440" w:bottom="1440" w:left="1440" w:header="720" w:footer="720" w:gutter="0"/>
      <w:pgNumType w:start="15" w:chapStyle="1"/>
      <w:cols w:space="720"/>
      <w:docGrid w:linePitch="0"/>
      <w:sectPrChange w:id="360" w:author="Crown, Linda D." w:date="2026-09-25T20:05:00Z" w16du:dateUtc="2026-09-26T00:05:00Z">
        <w:sectPr w:rsidR="009C7E78" w:rsidRPr="00EF6396" w:rsidSect="005079FA">
          <w:pgSz w:code="0"/>
          <w:pgMar w:top="1440" w:right="1440" w:bottom="1440" w:left="1440" w:header="576" w:footer="720" w:gutter="0"/>
          <w:pgNumType w:start="0" w:chapStyle="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5C04AD" w14:textId="77777777" w:rsidR="00FF78D8" w:rsidRDefault="00FF78D8">
      <w:pPr>
        <w:pPrChange w:id="15" w:author="Crown, Linda D." w:date="2026-09-25T20:05:00Z" w16du:dateUtc="2026-09-26T00:05:00Z">
          <w:pPr>
            <w:spacing w:after="0" w:line="240" w:lineRule="auto"/>
          </w:pPr>
        </w:pPrChange>
      </w:pPr>
      <w:r>
        <w:separator/>
      </w:r>
    </w:p>
  </w:endnote>
  <w:endnote w:type="continuationSeparator" w:id="0">
    <w:p w14:paraId="27215DAA" w14:textId="77777777" w:rsidR="00FF78D8" w:rsidRDefault="00FF78D8">
      <w:pPr>
        <w:pPrChange w:id="16" w:author="Crown, Linda D." w:date="2026-09-25T20:05:00Z" w16du:dateUtc="2026-09-26T00:05:00Z">
          <w:pPr>
            <w:spacing w:after="0" w:line="240" w:lineRule="auto"/>
          </w:pPr>
        </w:pPrChange>
      </w:pPr>
      <w:r>
        <w:continuationSeparator/>
      </w:r>
    </w:p>
  </w:endnote>
  <w:endnote w:type="continuationNotice" w:id="1">
    <w:p w14:paraId="63DE668A" w14:textId="77777777" w:rsidR="00FF78D8" w:rsidRDefault="00FF78D8">
      <w:pPr>
        <w:pPrChange w:id="17" w:author="Crown, Linda D." w:date="2026-09-25T20:05:00Z" w16du:dateUtc="2026-09-26T00:05:00Z">
          <w:pPr>
            <w:spacing w:after="0" w:line="240" w:lineRule="auto"/>
          </w:pPr>
        </w:pPrChange>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BF21BE" w14:textId="77777777" w:rsidR="002854B5" w:rsidRDefault="007F54C2">
    <w:pPr>
      <w:pStyle w:val="Footer"/>
      <w:jc w:val="center"/>
      <w:pPrChange w:id="356" w:author="Crown, Linda D." w:date="2026-09-25T20:05:00Z" w16du:dateUtc="2026-09-26T00:05:00Z">
        <w:pPr>
          <w:pStyle w:val="Footer"/>
        </w:pPr>
      </w:pPrChange>
    </w:pPr>
    <w:ins w:id="357" w:author="Crown, Linda D." w:date="2026-09-25T20:05:00Z" w16du:dateUtc="2026-09-26T00:05:00Z">
      <w:r>
        <w:t>5-</w:t>
      </w:r>
      <w:r>
        <w:rPr>
          <w:rStyle w:val="PageNumber"/>
        </w:rPr>
        <w:fldChar w:fldCharType="begin"/>
      </w:r>
      <w:r>
        <w:rPr>
          <w:rStyle w:val="PageNumber"/>
        </w:rPr>
        <w:instrText xml:space="preserve"> PAGE </w:instrText>
      </w:r>
      <w:r>
        <w:rPr>
          <w:rStyle w:val="PageNumber"/>
        </w:rPr>
        <w:fldChar w:fldCharType="separate"/>
      </w:r>
      <w:r w:rsidR="00DC4CA6">
        <w:rPr>
          <w:rStyle w:val="PageNumber"/>
          <w:noProof/>
        </w:rPr>
        <w:t>18</w:t>
      </w:r>
      <w:r>
        <w:rPr>
          <w:rStyle w:val="PageNumber"/>
        </w:rPr>
        <w:fldChar w:fldCharType="end"/>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4BF8E8" w14:textId="77777777" w:rsidR="002854B5" w:rsidRDefault="007F54C2">
    <w:pPr>
      <w:pStyle w:val="Footer"/>
      <w:numPr>
        <w:ilvl w:val="0"/>
        <w:numId w:val="9"/>
      </w:numPr>
      <w:jc w:val="center"/>
      <w:pPrChange w:id="358" w:author="Crown, Linda D." w:date="2026-09-25T20:05:00Z" w16du:dateUtc="2026-09-26T00:05:00Z">
        <w:pPr>
          <w:pStyle w:val="Footer"/>
        </w:pPr>
      </w:pPrChange>
    </w:pPr>
    <w:ins w:id="359" w:author="Crown, Linda D." w:date="2026-09-25T20:05:00Z" w16du:dateUtc="2026-09-26T00:05:00Z">
      <w:r>
        <w:rPr>
          <w:rStyle w:val="PageNumber"/>
        </w:rPr>
        <w:fldChar w:fldCharType="begin"/>
      </w:r>
      <w:r>
        <w:rPr>
          <w:rStyle w:val="PageNumber"/>
        </w:rPr>
        <w:instrText xml:space="preserve"> PAGE </w:instrText>
      </w:r>
      <w:r>
        <w:rPr>
          <w:rStyle w:val="PageNumber"/>
        </w:rPr>
        <w:fldChar w:fldCharType="separate"/>
      </w:r>
      <w:r w:rsidR="00DC4CA6">
        <w:rPr>
          <w:rStyle w:val="PageNumber"/>
          <w:noProof/>
        </w:rPr>
        <w:t>17</w:t>
      </w:r>
      <w:r>
        <w:rPr>
          <w:rStyle w:val="PageNumber"/>
        </w:rP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B5C389" w14:textId="77777777" w:rsidR="00FF78D8" w:rsidRDefault="00FF78D8">
      <w:pPr>
        <w:pPrChange w:id="12" w:author="Crown, Linda D." w:date="2026-09-25T20:05:00Z" w16du:dateUtc="2026-09-26T00:05:00Z">
          <w:pPr>
            <w:spacing w:after="0" w:line="240" w:lineRule="auto"/>
          </w:pPr>
        </w:pPrChange>
      </w:pPr>
      <w:r>
        <w:separator/>
      </w:r>
    </w:p>
  </w:footnote>
  <w:footnote w:type="continuationSeparator" w:id="0">
    <w:p w14:paraId="416E894F" w14:textId="77777777" w:rsidR="00FF78D8" w:rsidRDefault="00FF78D8">
      <w:pPr>
        <w:pPrChange w:id="13" w:author="Crown, Linda D." w:date="2026-09-25T20:05:00Z" w16du:dateUtc="2026-09-26T00:05:00Z">
          <w:pPr>
            <w:spacing w:after="0" w:line="240" w:lineRule="auto"/>
          </w:pPr>
        </w:pPrChange>
      </w:pPr>
      <w:r>
        <w:continuationSeparator/>
      </w:r>
    </w:p>
  </w:footnote>
  <w:footnote w:type="continuationNotice" w:id="1">
    <w:p w14:paraId="4FE5B845" w14:textId="77777777" w:rsidR="00FF78D8" w:rsidRDefault="00FF78D8">
      <w:pPr>
        <w:pPrChange w:id="14" w:author="Crown, Linda D." w:date="2026-09-25T20:05:00Z" w16du:dateUtc="2026-09-26T00:05:00Z">
          <w:pPr>
            <w:spacing w:after="0" w:line="240" w:lineRule="auto"/>
          </w:pPr>
        </w:pPrChan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E093D7" w14:textId="77777777" w:rsidR="002854B5" w:rsidRDefault="007F54C2">
    <w:pPr>
      <w:pStyle w:val="Header"/>
      <w:tabs>
        <w:tab w:val="clear" w:pos="4320"/>
        <w:tab w:val="clear" w:pos="8640"/>
        <w:tab w:val="right" w:pos="9360"/>
      </w:tabs>
      <w:pPrChange w:id="351" w:author="Crown, Linda D." w:date="2026-09-25T20:05:00Z" w16du:dateUtc="2026-09-26T00:05:00Z">
        <w:pPr>
          <w:pStyle w:val="Header"/>
        </w:pPr>
      </w:pPrChange>
    </w:pPr>
    <w:ins w:id="352" w:author="Crown, Linda D." w:date="2026-09-25T20:05:00Z" w16du:dateUtc="2026-09-26T00:05:00Z">
      <w:r>
        <w:t>5.52.  Linear Measures</w:t>
      </w:r>
      <w:r>
        <w:tab/>
        <w:t>Handbook 44 – 201</w:t>
      </w:r>
      <w:r w:rsidR="0069236C">
        <w:t>4</w:t>
      </w:r>
    </w:ins>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1C482D" w14:textId="669F82D6" w:rsidR="00F27C6E" w:rsidRDefault="007F54C2">
    <w:pPr>
      <w:pStyle w:val="Header"/>
      <w:tabs>
        <w:tab w:val="clear" w:pos="4320"/>
        <w:tab w:val="clear" w:pos="8640"/>
        <w:tab w:val="right" w:pos="9360"/>
      </w:tabs>
      <w:jc w:val="both"/>
      <w:pPrChange w:id="353" w:author="Crown, Linda D." w:date="2026-09-25T20:05:00Z" w16du:dateUtc="2026-09-26T00:05:00Z">
        <w:pPr>
          <w:pStyle w:val="Header"/>
          <w:jc w:val="center"/>
        </w:pPr>
      </w:pPrChange>
    </w:pPr>
    <w:ins w:id="354" w:author="Crown, Linda D." w:date="2026-09-25T20:05:00Z" w16du:dateUtc="2026-09-26T00:05:00Z">
      <w:r>
        <w:t>Handbook 44 – 201</w:t>
      </w:r>
      <w:r w:rsidR="0069236C">
        <w:t>4</w:t>
      </w:r>
      <w:r>
        <w:tab/>
        <w:t>5.52.  Linear Measures</w:t>
      </w:r>
    </w:ins>
    <w:del w:id="355" w:author="Crown, Linda D." w:date="2026-09-25T20:05:00Z" w16du:dateUtc="2026-09-26T00:05:00Z">
      <w:r w:rsidR="00F27C6E">
        <w:rPr>
          <w:noProof/>
        </w:rPr>
        <w:drawing>
          <wp:inline distT="0" distB="0" distL="0" distR="0" wp14:anchorId="106B3971" wp14:editId="0DC8AAD7">
            <wp:extent cx="570230" cy="596265"/>
            <wp:effectExtent l="0" t="0" r="1270" b="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 company name&#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70230" cy="596265"/>
                    </a:xfrm>
                    <a:prstGeom prst="rect">
                      <a:avLst/>
                    </a:prstGeom>
                  </pic:spPr>
                </pic:pic>
              </a:graphicData>
            </a:graphic>
          </wp:inline>
        </w:drawing>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606858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85EE4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FC66C6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0E6114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43CAC9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C76DEB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8C2F5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1A64FE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B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4840D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8A5981"/>
    <w:multiLevelType w:val="hybridMultilevel"/>
    <w:tmpl w:val="67B271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7104E6"/>
    <w:multiLevelType w:val="hybridMultilevel"/>
    <w:tmpl w:val="2CA40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362922"/>
    <w:multiLevelType w:val="hybridMultilevel"/>
    <w:tmpl w:val="0A5AA1C4"/>
    <w:lvl w:ilvl="0" w:tplc="84AC3A3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F240EB"/>
    <w:multiLevelType w:val="hybridMultilevel"/>
    <w:tmpl w:val="D7CC36F2"/>
    <w:lvl w:ilvl="0" w:tplc="B0ECE80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9E3AA9"/>
    <w:multiLevelType w:val="hybridMultilevel"/>
    <w:tmpl w:val="37D43804"/>
    <w:lvl w:ilvl="0" w:tplc="998C0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98104D"/>
    <w:multiLevelType w:val="hybridMultilevel"/>
    <w:tmpl w:val="11D8E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C341A2"/>
    <w:multiLevelType w:val="hybridMultilevel"/>
    <w:tmpl w:val="45D8DB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AD64BA"/>
    <w:multiLevelType w:val="hybridMultilevel"/>
    <w:tmpl w:val="787EE392"/>
    <w:lvl w:ilvl="0" w:tplc="F600E4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1C0165"/>
    <w:multiLevelType w:val="multilevel"/>
    <w:tmpl w:val="A7B6A0A6"/>
    <w:lvl w:ilvl="0">
      <w:start w:val="5"/>
      <w:numFmt w:val="decimal"/>
      <w:suff w:val="nothing"/>
      <w:lvlText w:val="%1-"/>
      <w:lvlJc w:val="left"/>
      <w:pPr>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1138572430">
    <w:abstractNumId w:val="12"/>
  </w:num>
  <w:num w:numId="2" w16cid:durableId="200216264">
    <w:abstractNumId w:val="14"/>
  </w:num>
  <w:num w:numId="3" w16cid:durableId="845050102">
    <w:abstractNumId w:val="13"/>
  </w:num>
  <w:num w:numId="4" w16cid:durableId="1183546467">
    <w:abstractNumId w:val="16"/>
  </w:num>
  <w:num w:numId="5" w16cid:durableId="1084493503">
    <w:abstractNumId w:val="17"/>
  </w:num>
  <w:num w:numId="6" w16cid:durableId="1582792341">
    <w:abstractNumId w:val="11"/>
  </w:num>
  <w:num w:numId="7" w16cid:durableId="1911694457">
    <w:abstractNumId w:val="15"/>
  </w:num>
  <w:num w:numId="8" w16cid:durableId="1592205747">
    <w:abstractNumId w:val="10"/>
  </w:num>
  <w:num w:numId="9" w16cid:durableId="818152290">
    <w:abstractNumId w:val="18"/>
  </w:num>
  <w:num w:numId="10" w16cid:durableId="2035495437">
    <w:abstractNumId w:val="9"/>
  </w:num>
  <w:num w:numId="11" w16cid:durableId="1805808720">
    <w:abstractNumId w:val="7"/>
  </w:num>
  <w:num w:numId="12" w16cid:durableId="1325474446">
    <w:abstractNumId w:val="6"/>
  </w:num>
  <w:num w:numId="13" w16cid:durableId="1041517004">
    <w:abstractNumId w:val="5"/>
  </w:num>
  <w:num w:numId="14" w16cid:durableId="1800025065">
    <w:abstractNumId w:val="4"/>
  </w:num>
  <w:num w:numId="15" w16cid:durableId="1309281848">
    <w:abstractNumId w:val="8"/>
  </w:num>
  <w:num w:numId="16" w16cid:durableId="1820995958">
    <w:abstractNumId w:val="3"/>
  </w:num>
  <w:num w:numId="17" w16cid:durableId="1826168202">
    <w:abstractNumId w:val="2"/>
  </w:num>
  <w:num w:numId="18" w16cid:durableId="1070928698">
    <w:abstractNumId w:val="1"/>
  </w:num>
  <w:num w:numId="19" w16cid:durableId="15867621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evenAndOddHeader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DE6687"/>
    <w:rsid w:val="000045AE"/>
    <w:rsid w:val="0001369B"/>
    <w:rsid w:val="00013C42"/>
    <w:rsid w:val="000311C5"/>
    <w:rsid w:val="000442A6"/>
    <w:rsid w:val="000467B0"/>
    <w:rsid w:val="00046E8F"/>
    <w:rsid w:val="00056227"/>
    <w:rsid w:val="000717C9"/>
    <w:rsid w:val="00075FB2"/>
    <w:rsid w:val="0007651E"/>
    <w:rsid w:val="00084769"/>
    <w:rsid w:val="00085B7F"/>
    <w:rsid w:val="000904B7"/>
    <w:rsid w:val="00090BED"/>
    <w:rsid w:val="000928A8"/>
    <w:rsid w:val="000969ED"/>
    <w:rsid w:val="000A13F4"/>
    <w:rsid w:val="000A150C"/>
    <w:rsid w:val="000A58F8"/>
    <w:rsid w:val="000A7F79"/>
    <w:rsid w:val="000B0919"/>
    <w:rsid w:val="000B2082"/>
    <w:rsid w:val="000B3944"/>
    <w:rsid w:val="000B6DCF"/>
    <w:rsid w:val="000D008B"/>
    <w:rsid w:val="000D2FC0"/>
    <w:rsid w:val="000D3C8E"/>
    <w:rsid w:val="000D48C5"/>
    <w:rsid w:val="000D7C8D"/>
    <w:rsid w:val="000F2953"/>
    <w:rsid w:val="001072F8"/>
    <w:rsid w:val="001120FC"/>
    <w:rsid w:val="00113BC8"/>
    <w:rsid w:val="00127075"/>
    <w:rsid w:val="0015740A"/>
    <w:rsid w:val="00166A23"/>
    <w:rsid w:val="001818B2"/>
    <w:rsid w:val="00181E26"/>
    <w:rsid w:val="001831B7"/>
    <w:rsid w:val="0018330F"/>
    <w:rsid w:val="00184FC5"/>
    <w:rsid w:val="0018591E"/>
    <w:rsid w:val="00197965"/>
    <w:rsid w:val="001A15DD"/>
    <w:rsid w:val="001A1E52"/>
    <w:rsid w:val="001B094F"/>
    <w:rsid w:val="001B27EF"/>
    <w:rsid w:val="001B4424"/>
    <w:rsid w:val="001B5B24"/>
    <w:rsid w:val="001B624A"/>
    <w:rsid w:val="001B7797"/>
    <w:rsid w:val="001C587C"/>
    <w:rsid w:val="001C5890"/>
    <w:rsid w:val="001C5CF5"/>
    <w:rsid w:val="001D035A"/>
    <w:rsid w:val="001F0B5D"/>
    <w:rsid w:val="001F41AA"/>
    <w:rsid w:val="001F67F1"/>
    <w:rsid w:val="0020221B"/>
    <w:rsid w:val="00223554"/>
    <w:rsid w:val="00224BBD"/>
    <w:rsid w:val="00230F9F"/>
    <w:rsid w:val="00235FF5"/>
    <w:rsid w:val="00237A92"/>
    <w:rsid w:val="0024298A"/>
    <w:rsid w:val="0025617A"/>
    <w:rsid w:val="00257CDA"/>
    <w:rsid w:val="0026186E"/>
    <w:rsid w:val="00262A56"/>
    <w:rsid w:val="00264B40"/>
    <w:rsid w:val="0027439F"/>
    <w:rsid w:val="00281293"/>
    <w:rsid w:val="002854B5"/>
    <w:rsid w:val="00290175"/>
    <w:rsid w:val="0029034D"/>
    <w:rsid w:val="0029728E"/>
    <w:rsid w:val="002A5348"/>
    <w:rsid w:val="002A6082"/>
    <w:rsid w:val="002C3D69"/>
    <w:rsid w:val="002E738B"/>
    <w:rsid w:val="002E750A"/>
    <w:rsid w:val="002F1464"/>
    <w:rsid w:val="002F2DEA"/>
    <w:rsid w:val="003036D5"/>
    <w:rsid w:val="00305167"/>
    <w:rsid w:val="003070B6"/>
    <w:rsid w:val="00307919"/>
    <w:rsid w:val="00310400"/>
    <w:rsid w:val="00325ECD"/>
    <w:rsid w:val="00327740"/>
    <w:rsid w:val="00332987"/>
    <w:rsid w:val="00335804"/>
    <w:rsid w:val="00340350"/>
    <w:rsid w:val="0034425D"/>
    <w:rsid w:val="003516ED"/>
    <w:rsid w:val="00351EDE"/>
    <w:rsid w:val="00365C31"/>
    <w:rsid w:val="00365F8F"/>
    <w:rsid w:val="00373392"/>
    <w:rsid w:val="003737C5"/>
    <w:rsid w:val="00375FD4"/>
    <w:rsid w:val="0038176E"/>
    <w:rsid w:val="00383440"/>
    <w:rsid w:val="00387773"/>
    <w:rsid w:val="0039009F"/>
    <w:rsid w:val="0039144D"/>
    <w:rsid w:val="00391C7A"/>
    <w:rsid w:val="00391FD9"/>
    <w:rsid w:val="00397260"/>
    <w:rsid w:val="003A26B2"/>
    <w:rsid w:val="003A2B4E"/>
    <w:rsid w:val="003B7BA2"/>
    <w:rsid w:val="003C10B3"/>
    <w:rsid w:val="003C450F"/>
    <w:rsid w:val="003E1A0B"/>
    <w:rsid w:val="003E5C61"/>
    <w:rsid w:val="003F01C4"/>
    <w:rsid w:val="003F091C"/>
    <w:rsid w:val="00422F72"/>
    <w:rsid w:val="00424E65"/>
    <w:rsid w:val="004412CB"/>
    <w:rsid w:val="00444426"/>
    <w:rsid w:val="00461266"/>
    <w:rsid w:val="0046194F"/>
    <w:rsid w:val="0047379A"/>
    <w:rsid w:val="00474319"/>
    <w:rsid w:val="00480DA5"/>
    <w:rsid w:val="00481A73"/>
    <w:rsid w:val="00485455"/>
    <w:rsid w:val="004940F7"/>
    <w:rsid w:val="00494FCF"/>
    <w:rsid w:val="004A7865"/>
    <w:rsid w:val="004B3D81"/>
    <w:rsid w:val="004B5D5D"/>
    <w:rsid w:val="004C01B3"/>
    <w:rsid w:val="004C1A3E"/>
    <w:rsid w:val="004C4A1F"/>
    <w:rsid w:val="004C798C"/>
    <w:rsid w:val="004D4376"/>
    <w:rsid w:val="004D57E3"/>
    <w:rsid w:val="004E212F"/>
    <w:rsid w:val="004E5548"/>
    <w:rsid w:val="004E7214"/>
    <w:rsid w:val="004E7B29"/>
    <w:rsid w:val="004F2B51"/>
    <w:rsid w:val="004F35CF"/>
    <w:rsid w:val="004F4246"/>
    <w:rsid w:val="004F6296"/>
    <w:rsid w:val="004F7D3A"/>
    <w:rsid w:val="00504AF1"/>
    <w:rsid w:val="005079FA"/>
    <w:rsid w:val="0051025F"/>
    <w:rsid w:val="00516A2D"/>
    <w:rsid w:val="00516D27"/>
    <w:rsid w:val="005265A7"/>
    <w:rsid w:val="0053282F"/>
    <w:rsid w:val="00535478"/>
    <w:rsid w:val="00544D41"/>
    <w:rsid w:val="00550C90"/>
    <w:rsid w:val="00550E5F"/>
    <w:rsid w:val="00553355"/>
    <w:rsid w:val="00555448"/>
    <w:rsid w:val="00556A44"/>
    <w:rsid w:val="0056259A"/>
    <w:rsid w:val="00564807"/>
    <w:rsid w:val="005725DA"/>
    <w:rsid w:val="00574900"/>
    <w:rsid w:val="00575AD7"/>
    <w:rsid w:val="00576F9F"/>
    <w:rsid w:val="00577A21"/>
    <w:rsid w:val="00581F44"/>
    <w:rsid w:val="00584592"/>
    <w:rsid w:val="00591183"/>
    <w:rsid w:val="00591DCF"/>
    <w:rsid w:val="00594E32"/>
    <w:rsid w:val="005A1A7B"/>
    <w:rsid w:val="005A2688"/>
    <w:rsid w:val="005B78FD"/>
    <w:rsid w:val="005C0DC2"/>
    <w:rsid w:val="005D098B"/>
    <w:rsid w:val="005D0B6E"/>
    <w:rsid w:val="005D6E2E"/>
    <w:rsid w:val="005D7CB1"/>
    <w:rsid w:val="005E33BB"/>
    <w:rsid w:val="005E4967"/>
    <w:rsid w:val="005E681A"/>
    <w:rsid w:val="005F288E"/>
    <w:rsid w:val="005F3659"/>
    <w:rsid w:val="005F3DF8"/>
    <w:rsid w:val="00601D1E"/>
    <w:rsid w:val="006022FE"/>
    <w:rsid w:val="00604B59"/>
    <w:rsid w:val="006135C9"/>
    <w:rsid w:val="00614185"/>
    <w:rsid w:val="0062457A"/>
    <w:rsid w:val="006410E7"/>
    <w:rsid w:val="00654775"/>
    <w:rsid w:val="0065666C"/>
    <w:rsid w:val="00656F76"/>
    <w:rsid w:val="0065711C"/>
    <w:rsid w:val="00662FAF"/>
    <w:rsid w:val="00683D0B"/>
    <w:rsid w:val="0069236C"/>
    <w:rsid w:val="00692939"/>
    <w:rsid w:val="006952C8"/>
    <w:rsid w:val="00696B4F"/>
    <w:rsid w:val="00696DE1"/>
    <w:rsid w:val="006A34D7"/>
    <w:rsid w:val="006A7D4B"/>
    <w:rsid w:val="006C06C1"/>
    <w:rsid w:val="006C192F"/>
    <w:rsid w:val="006D2D94"/>
    <w:rsid w:val="006D2F13"/>
    <w:rsid w:val="006D4ABD"/>
    <w:rsid w:val="006D4DB5"/>
    <w:rsid w:val="006F6123"/>
    <w:rsid w:val="006F78A2"/>
    <w:rsid w:val="007014D0"/>
    <w:rsid w:val="007025A9"/>
    <w:rsid w:val="007058A6"/>
    <w:rsid w:val="00711C0F"/>
    <w:rsid w:val="00713AEA"/>
    <w:rsid w:val="00713E76"/>
    <w:rsid w:val="007232CC"/>
    <w:rsid w:val="007234D2"/>
    <w:rsid w:val="007236DC"/>
    <w:rsid w:val="00732B79"/>
    <w:rsid w:val="00740894"/>
    <w:rsid w:val="00745224"/>
    <w:rsid w:val="007556A3"/>
    <w:rsid w:val="00760BA1"/>
    <w:rsid w:val="00771AD0"/>
    <w:rsid w:val="00774F0B"/>
    <w:rsid w:val="007772A5"/>
    <w:rsid w:val="007A47B2"/>
    <w:rsid w:val="007B0AFA"/>
    <w:rsid w:val="007B200B"/>
    <w:rsid w:val="007D1656"/>
    <w:rsid w:val="007D275D"/>
    <w:rsid w:val="007E26A2"/>
    <w:rsid w:val="007E6730"/>
    <w:rsid w:val="007F44AF"/>
    <w:rsid w:val="007F4596"/>
    <w:rsid w:val="007F54C2"/>
    <w:rsid w:val="00802DF1"/>
    <w:rsid w:val="00803A01"/>
    <w:rsid w:val="008124B0"/>
    <w:rsid w:val="00812A3D"/>
    <w:rsid w:val="0082118B"/>
    <w:rsid w:val="00821F31"/>
    <w:rsid w:val="00826256"/>
    <w:rsid w:val="00841CAD"/>
    <w:rsid w:val="008446A3"/>
    <w:rsid w:val="00845978"/>
    <w:rsid w:val="00855285"/>
    <w:rsid w:val="00861890"/>
    <w:rsid w:val="008748C2"/>
    <w:rsid w:val="0088227F"/>
    <w:rsid w:val="00882495"/>
    <w:rsid w:val="00882C01"/>
    <w:rsid w:val="00884CA9"/>
    <w:rsid w:val="00886CA6"/>
    <w:rsid w:val="008A0638"/>
    <w:rsid w:val="008A7D6C"/>
    <w:rsid w:val="008B49D6"/>
    <w:rsid w:val="008C0FA5"/>
    <w:rsid w:val="008C4EDE"/>
    <w:rsid w:val="008D43A4"/>
    <w:rsid w:val="008E3246"/>
    <w:rsid w:val="008E339D"/>
    <w:rsid w:val="008F2D8F"/>
    <w:rsid w:val="008F4A60"/>
    <w:rsid w:val="008F64B5"/>
    <w:rsid w:val="00916F48"/>
    <w:rsid w:val="009274F9"/>
    <w:rsid w:val="009406A6"/>
    <w:rsid w:val="0094371B"/>
    <w:rsid w:val="009447DD"/>
    <w:rsid w:val="009462E6"/>
    <w:rsid w:val="009517F5"/>
    <w:rsid w:val="00952197"/>
    <w:rsid w:val="009542D3"/>
    <w:rsid w:val="00957866"/>
    <w:rsid w:val="00961AFC"/>
    <w:rsid w:val="00971B73"/>
    <w:rsid w:val="00982C83"/>
    <w:rsid w:val="009860E0"/>
    <w:rsid w:val="00992F5A"/>
    <w:rsid w:val="009933F1"/>
    <w:rsid w:val="00995A62"/>
    <w:rsid w:val="009A4C47"/>
    <w:rsid w:val="009A64BA"/>
    <w:rsid w:val="009B1448"/>
    <w:rsid w:val="009B437B"/>
    <w:rsid w:val="009B7074"/>
    <w:rsid w:val="009C300A"/>
    <w:rsid w:val="009C7E78"/>
    <w:rsid w:val="009D0710"/>
    <w:rsid w:val="009D6046"/>
    <w:rsid w:val="009E5433"/>
    <w:rsid w:val="009F669E"/>
    <w:rsid w:val="00A06F92"/>
    <w:rsid w:val="00A13416"/>
    <w:rsid w:val="00A2122F"/>
    <w:rsid w:val="00A2217C"/>
    <w:rsid w:val="00A223A6"/>
    <w:rsid w:val="00A22B78"/>
    <w:rsid w:val="00A25013"/>
    <w:rsid w:val="00A27324"/>
    <w:rsid w:val="00A273FF"/>
    <w:rsid w:val="00A275AD"/>
    <w:rsid w:val="00A428C3"/>
    <w:rsid w:val="00A45C01"/>
    <w:rsid w:val="00A46421"/>
    <w:rsid w:val="00A5479A"/>
    <w:rsid w:val="00A60D3B"/>
    <w:rsid w:val="00A63AA1"/>
    <w:rsid w:val="00A70BA3"/>
    <w:rsid w:val="00A71084"/>
    <w:rsid w:val="00A7337C"/>
    <w:rsid w:val="00A77B29"/>
    <w:rsid w:val="00A8062B"/>
    <w:rsid w:val="00A947AC"/>
    <w:rsid w:val="00AA609F"/>
    <w:rsid w:val="00AA6745"/>
    <w:rsid w:val="00AB179B"/>
    <w:rsid w:val="00AB1BD6"/>
    <w:rsid w:val="00AB6F26"/>
    <w:rsid w:val="00AC4436"/>
    <w:rsid w:val="00AC6F4A"/>
    <w:rsid w:val="00AD5796"/>
    <w:rsid w:val="00AD5F78"/>
    <w:rsid w:val="00AE0553"/>
    <w:rsid w:val="00AF27E2"/>
    <w:rsid w:val="00B004B2"/>
    <w:rsid w:val="00B11106"/>
    <w:rsid w:val="00B139EA"/>
    <w:rsid w:val="00B13DC7"/>
    <w:rsid w:val="00B17CE5"/>
    <w:rsid w:val="00B2105B"/>
    <w:rsid w:val="00B22999"/>
    <w:rsid w:val="00B3076C"/>
    <w:rsid w:val="00B30957"/>
    <w:rsid w:val="00B3727E"/>
    <w:rsid w:val="00B37F75"/>
    <w:rsid w:val="00B45741"/>
    <w:rsid w:val="00B503AB"/>
    <w:rsid w:val="00B54B19"/>
    <w:rsid w:val="00B60296"/>
    <w:rsid w:val="00B746F6"/>
    <w:rsid w:val="00B75283"/>
    <w:rsid w:val="00B776B6"/>
    <w:rsid w:val="00B96E4C"/>
    <w:rsid w:val="00BA6032"/>
    <w:rsid w:val="00BA6EAC"/>
    <w:rsid w:val="00BA7CE6"/>
    <w:rsid w:val="00BC1678"/>
    <w:rsid w:val="00BC2FEA"/>
    <w:rsid w:val="00BC701C"/>
    <w:rsid w:val="00BE0163"/>
    <w:rsid w:val="00BF1116"/>
    <w:rsid w:val="00BF212E"/>
    <w:rsid w:val="00C066D0"/>
    <w:rsid w:val="00C12C19"/>
    <w:rsid w:val="00C16021"/>
    <w:rsid w:val="00C250FF"/>
    <w:rsid w:val="00C37002"/>
    <w:rsid w:val="00C43DF7"/>
    <w:rsid w:val="00C453A6"/>
    <w:rsid w:val="00C52631"/>
    <w:rsid w:val="00C628F8"/>
    <w:rsid w:val="00C62B7F"/>
    <w:rsid w:val="00C75BB6"/>
    <w:rsid w:val="00C83D51"/>
    <w:rsid w:val="00C94792"/>
    <w:rsid w:val="00C96EFE"/>
    <w:rsid w:val="00C973F9"/>
    <w:rsid w:val="00CA2F44"/>
    <w:rsid w:val="00CA38A1"/>
    <w:rsid w:val="00CA3FE1"/>
    <w:rsid w:val="00CA62C2"/>
    <w:rsid w:val="00CA7737"/>
    <w:rsid w:val="00CB2337"/>
    <w:rsid w:val="00CC71E5"/>
    <w:rsid w:val="00CC7882"/>
    <w:rsid w:val="00CC7AD3"/>
    <w:rsid w:val="00CD0665"/>
    <w:rsid w:val="00CD2B0B"/>
    <w:rsid w:val="00CE6F0F"/>
    <w:rsid w:val="00CE7401"/>
    <w:rsid w:val="00D025DD"/>
    <w:rsid w:val="00D252D2"/>
    <w:rsid w:val="00D3070E"/>
    <w:rsid w:val="00D32EA8"/>
    <w:rsid w:val="00D33CBD"/>
    <w:rsid w:val="00D36962"/>
    <w:rsid w:val="00D41BBB"/>
    <w:rsid w:val="00D442AF"/>
    <w:rsid w:val="00D44FCE"/>
    <w:rsid w:val="00D45028"/>
    <w:rsid w:val="00D478FB"/>
    <w:rsid w:val="00D50428"/>
    <w:rsid w:val="00D60EB7"/>
    <w:rsid w:val="00D673D0"/>
    <w:rsid w:val="00D7183E"/>
    <w:rsid w:val="00D74259"/>
    <w:rsid w:val="00D76A3F"/>
    <w:rsid w:val="00D810DE"/>
    <w:rsid w:val="00D82A43"/>
    <w:rsid w:val="00D84142"/>
    <w:rsid w:val="00D843BA"/>
    <w:rsid w:val="00D87E3B"/>
    <w:rsid w:val="00D90D9B"/>
    <w:rsid w:val="00D967F7"/>
    <w:rsid w:val="00DA2F75"/>
    <w:rsid w:val="00DA358A"/>
    <w:rsid w:val="00DA39A5"/>
    <w:rsid w:val="00DA5531"/>
    <w:rsid w:val="00DB6498"/>
    <w:rsid w:val="00DC4CA6"/>
    <w:rsid w:val="00DC79E1"/>
    <w:rsid w:val="00DC7DBD"/>
    <w:rsid w:val="00DD5D5D"/>
    <w:rsid w:val="00DD79DF"/>
    <w:rsid w:val="00DE6CB3"/>
    <w:rsid w:val="00DF1583"/>
    <w:rsid w:val="00DF2EB4"/>
    <w:rsid w:val="00DF7644"/>
    <w:rsid w:val="00E04301"/>
    <w:rsid w:val="00E05966"/>
    <w:rsid w:val="00E069C1"/>
    <w:rsid w:val="00E12189"/>
    <w:rsid w:val="00E154D8"/>
    <w:rsid w:val="00E15DE4"/>
    <w:rsid w:val="00E20D87"/>
    <w:rsid w:val="00E21932"/>
    <w:rsid w:val="00E24D1F"/>
    <w:rsid w:val="00E3734C"/>
    <w:rsid w:val="00E4533D"/>
    <w:rsid w:val="00E50311"/>
    <w:rsid w:val="00E52857"/>
    <w:rsid w:val="00E6518E"/>
    <w:rsid w:val="00E67827"/>
    <w:rsid w:val="00E73AA0"/>
    <w:rsid w:val="00E75D52"/>
    <w:rsid w:val="00E76231"/>
    <w:rsid w:val="00E80261"/>
    <w:rsid w:val="00E851C9"/>
    <w:rsid w:val="00E904DC"/>
    <w:rsid w:val="00E92ED1"/>
    <w:rsid w:val="00EB05F5"/>
    <w:rsid w:val="00EB59FB"/>
    <w:rsid w:val="00EC07FD"/>
    <w:rsid w:val="00EC32E7"/>
    <w:rsid w:val="00ED066A"/>
    <w:rsid w:val="00ED4D95"/>
    <w:rsid w:val="00ED7383"/>
    <w:rsid w:val="00EE2283"/>
    <w:rsid w:val="00EE79CD"/>
    <w:rsid w:val="00EF1DB0"/>
    <w:rsid w:val="00EF32C8"/>
    <w:rsid w:val="00EF6396"/>
    <w:rsid w:val="00F11636"/>
    <w:rsid w:val="00F1489B"/>
    <w:rsid w:val="00F14E74"/>
    <w:rsid w:val="00F15D9B"/>
    <w:rsid w:val="00F16BB4"/>
    <w:rsid w:val="00F27C6E"/>
    <w:rsid w:val="00F338FD"/>
    <w:rsid w:val="00F37C8E"/>
    <w:rsid w:val="00F53F46"/>
    <w:rsid w:val="00F54F5D"/>
    <w:rsid w:val="00F55D6C"/>
    <w:rsid w:val="00F562DB"/>
    <w:rsid w:val="00F604E3"/>
    <w:rsid w:val="00F60D75"/>
    <w:rsid w:val="00F65C17"/>
    <w:rsid w:val="00F67259"/>
    <w:rsid w:val="00F67B69"/>
    <w:rsid w:val="00F827A5"/>
    <w:rsid w:val="00F83670"/>
    <w:rsid w:val="00F86BA8"/>
    <w:rsid w:val="00F900D9"/>
    <w:rsid w:val="00F911F2"/>
    <w:rsid w:val="00F92DA2"/>
    <w:rsid w:val="00FA1F60"/>
    <w:rsid w:val="00FA275D"/>
    <w:rsid w:val="00FA2D32"/>
    <w:rsid w:val="00FB0457"/>
    <w:rsid w:val="00FB70A3"/>
    <w:rsid w:val="00FC0DEF"/>
    <w:rsid w:val="00FC2721"/>
    <w:rsid w:val="00FD251E"/>
    <w:rsid w:val="00FD2593"/>
    <w:rsid w:val="00FD36A8"/>
    <w:rsid w:val="00FD65A9"/>
    <w:rsid w:val="00FE3EC0"/>
    <w:rsid w:val="00FE5938"/>
    <w:rsid w:val="00FE74CF"/>
    <w:rsid w:val="00FF07C0"/>
    <w:rsid w:val="00FF1AE0"/>
    <w:rsid w:val="00FF315F"/>
    <w:rsid w:val="00FF78D8"/>
    <w:rsid w:val="00FF7F1D"/>
    <w:rsid w:val="01DE6687"/>
    <w:rsid w:val="24C24E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E6687"/>
  <w15:chartTrackingRefBased/>
  <w15:docId w15:val="{F20A15B9-4908-41AC-8801-0B1C2D144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079FA"/>
    <w:pPr>
      <w:keepNext/>
      <w:spacing w:after="0" w:line="240" w:lineRule="auto"/>
      <w:jc w:val="center"/>
      <w:outlineLvl w:val="0"/>
      <w:pPrChange w:id="0" w:author="Crown, Linda D." w:date="2026-09-25T20:05:00Z">
        <w:pPr>
          <w:keepNext/>
          <w:keepLines/>
          <w:spacing w:before="240" w:line="259" w:lineRule="auto"/>
          <w:outlineLvl w:val="0"/>
        </w:pPr>
      </w:pPrChange>
    </w:pPr>
    <w:rPr>
      <w:rFonts w:ascii="Times New Roman" w:eastAsia="Times New Roman" w:hAnsi="Times New Roman" w:cs="Times New Roman"/>
      <w:b/>
      <w:bCs/>
      <w:sz w:val="28"/>
      <w:szCs w:val="20"/>
      <w:rPrChange w:id="0" w:author="Crown, Linda D." w:date="2026-09-25T20:05:00Z">
        <w:rPr>
          <w:rFonts w:asciiTheme="majorHAnsi" w:eastAsiaTheme="majorEastAsia" w:hAnsiTheme="majorHAnsi" w:cstheme="majorBidi"/>
          <w:color w:val="2F5496" w:themeColor="accent1" w:themeShade="BF"/>
          <w:sz w:val="32"/>
          <w:szCs w:val="32"/>
          <w:lang w:val="en-US" w:eastAsia="en-US" w:bidi="ar-SA"/>
        </w:rPr>
      </w:rPrChange>
    </w:rPr>
  </w:style>
  <w:style w:type="paragraph" w:styleId="Heading2">
    <w:name w:val="heading 2"/>
    <w:basedOn w:val="Normal"/>
    <w:next w:val="Normal"/>
    <w:link w:val="Heading2Char"/>
    <w:qFormat/>
    <w:rsid w:val="005079FA"/>
    <w:pPr>
      <w:keepNext/>
      <w:spacing w:after="0" w:line="240" w:lineRule="auto"/>
      <w:jc w:val="center"/>
      <w:outlineLvl w:val="1"/>
      <w:pPrChange w:id="1" w:author="Crown, Linda D." w:date="2026-09-25T20:05:00Z">
        <w:pPr>
          <w:keepNext/>
          <w:jc w:val="center"/>
          <w:outlineLvl w:val="1"/>
        </w:pPr>
      </w:pPrChange>
    </w:pPr>
    <w:rPr>
      <w:rFonts w:ascii="Times New Roman" w:eastAsia="Times New Roman" w:hAnsi="Times New Roman" w:cs="Times New Roman"/>
      <w:b/>
      <w:bCs/>
      <w:sz w:val="24"/>
      <w:szCs w:val="24"/>
      <w:rPrChange w:id="1" w:author="Crown, Linda D." w:date="2026-09-25T20:05:00Z">
        <w:rPr>
          <w:b/>
          <w:bCs/>
          <w:sz w:val="24"/>
          <w:szCs w:val="24"/>
          <w:lang w:val="en-US" w:eastAsia="en-US" w:bidi="ar-SA"/>
        </w:rPr>
      </w:rPrChange>
    </w:rPr>
  </w:style>
  <w:style w:type="paragraph" w:styleId="Heading3">
    <w:name w:val="heading 3"/>
    <w:basedOn w:val="Normal"/>
    <w:next w:val="Normal"/>
    <w:link w:val="Heading3Char"/>
    <w:qFormat/>
    <w:rsid w:val="005079FA"/>
    <w:pPr>
      <w:keepNext/>
      <w:spacing w:after="0" w:line="240" w:lineRule="auto"/>
      <w:jc w:val="both"/>
      <w:outlineLvl w:val="2"/>
      <w:pPrChange w:id="2" w:author="Crown, Linda D." w:date="2026-09-25T20:05:00Z">
        <w:pPr>
          <w:keepNext/>
          <w:jc w:val="both"/>
          <w:outlineLvl w:val="2"/>
        </w:pPr>
      </w:pPrChange>
    </w:pPr>
    <w:rPr>
      <w:rFonts w:ascii="Times New Roman" w:eastAsia="Times New Roman" w:hAnsi="Times New Roman" w:cs="Arial"/>
      <w:b/>
      <w:bCs/>
      <w:sz w:val="20"/>
      <w:szCs w:val="26"/>
      <w:rPrChange w:id="2" w:author="Crown, Linda D." w:date="2026-09-25T20:05:00Z">
        <w:rPr>
          <w:rFonts w:cs="Arial"/>
          <w:b/>
          <w:bCs/>
          <w:szCs w:val="26"/>
          <w:lang w:val="en-US" w:eastAsia="en-US" w:bidi="ar-SA"/>
        </w:rPr>
      </w:rPrChange>
    </w:rPr>
  </w:style>
  <w:style w:type="paragraph" w:styleId="Heading4">
    <w:name w:val="heading 4"/>
    <w:basedOn w:val="Normal"/>
    <w:next w:val="Normal"/>
    <w:link w:val="Heading4Char"/>
    <w:qFormat/>
    <w:rsid w:val="005079FA"/>
    <w:pPr>
      <w:keepNext/>
      <w:spacing w:after="0" w:line="240" w:lineRule="auto"/>
      <w:ind w:left="360"/>
      <w:jc w:val="both"/>
      <w:outlineLvl w:val="3"/>
      <w:pPrChange w:id="3" w:author="Crown, Linda D." w:date="2026-09-25T20:05:00Z">
        <w:pPr>
          <w:keepNext/>
          <w:ind w:left="360"/>
          <w:jc w:val="both"/>
          <w:outlineLvl w:val="3"/>
        </w:pPr>
      </w:pPrChange>
    </w:pPr>
    <w:rPr>
      <w:rFonts w:ascii="Times New Roman" w:eastAsia="Times New Roman" w:hAnsi="Times New Roman" w:cs="Times New Roman"/>
      <w:b/>
      <w:bCs/>
      <w:sz w:val="20"/>
      <w:szCs w:val="28"/>
      <w:rPrChange w:id="3" w:author="Crown, Linda D." w:date="2026-09-25T20:05:00Z">
        <w:rPr>
          <w:b/>
          <w:bCs/>
          <w:szCs w:val="28"/>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B1BD6"/>
    <w:rPr>
      <w:rFonts w:ascii="Times New Roman" w:eastAsia="Times New Roman" w:hAnsi="Times New Roman" w:cs="Times New Roman"/>
      <w:b/>
      <w:bCs/>
      <w:sz w:val="28"/>
      <w:szCs w:val="20"/>
    </w:rPr>
  </w:style>
  <w:style w:type="paragraph" w:styleId="ListParagraph">
    <w:name w:val="List Paragraph"/>
    <w:basedOn w:val="Normal"/>
    <w:uiPriority w:val="34"/>
    <w:qFormat/>
    <w:rsid w:val="00A46421"/>
    <w:pPr>
      <w:ind w:left="720"/>
      <w:contextualSpacing/>
    </w:pPr>
  </w:style>
  <w:style w:type="character" w:styleId="Hyperlink">
    <w:name w:val="Hyperlink"/>
    <w:basedOn w:val="DefaultParagraphFont"/>
    <w:uiPriority w:val="99"/>
    <w:rsid w:val="005079FA"/>
    <w:rPr>
      <w:color w:val="0000FF"/>
      <w:u w:val="single"/>
      <w:rPrChange w:id="4" w:author="Crown, Linda D." w:date="2026-09-25T20:05:00Z">
        <w:rPr>
          <w:color w:val="0563C1" w:themeColor="hyperlink"/>
          <w:u w:val="single"/>
        </w:rPr>
      </w:rPrChange>
    </w:rPr>
  </w:style>
  <w:style w:type="character" w:styleId="UnresolvedMention">
    <w:name w:val="Unresolved Mention"/>
    <w:basedOn w:val="DefaultParagraphFont"/>
    <w:uiPriority w:val="99"/>
    <w:semiHidden/>
    <w:unhideWhenUsed/>
    <w:rsid w:val="00DD5D5D"/>
    <w:rPr>
      <w:color w:val="605E5C"/>
      <w:shd w:val="clear" w:color="auto" w:fill="E1DFDD"/>
    </w:rPr>
  </w:style>
  <w:style w:type="character" w:customStyle="1" w:styleId="normaltextrun">
    <w:name w:val="normaltextrun"/>
    <w:basedOn w:val="DefaultParagraphFont"/>
    <w:rsid w:val="00DD5D5D"/>
  </w:style>
  <w:style w:type="character" w:customStyle="1" w:styleId="scxw105604687">
    <w:name w:val="scxw105604687"/>
    <w:basedOn w:val="DefaultParagraphFont"/>
    <w:rsid w:val="00DD5D5D"/>
  </w:style>
  <w:style w:type="paragraph" w:styleId="Title">
    <w:name w:val="Title"/>
    <w:basedOn w:val="Normal"/>
    <w:next w:val="Normal"/>
    <w:link w:val="TitleChar"/>
    <w:uiPriority w:val="10"/>
    <w:qFormat/>
    <w:rsid w:val="001F0B5D"/>
    <w:pPr>
      <w:spacing w:after="0" w:line="240" w:lineRule="auto"/>
      <w:contextualSpacing/>
      <w:jc w:val="center"/>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1F0B5D"/>
    <w:rPr>
      <w:rFonts w:asciiTheme="majorHAnsi" w:eastAsiaTheme="majorEastAsia" w:hAnsiTheme="majorHAnsi" w:cstheme="majorBidi"/>
      <w:b/>
      <w:spacing w:val="-10"/>
      <w:kern w:val="28"/>
      <w:sz w:val="48"/>
      <w:szCs w:val="56"/>
    </w:rPr>
  </w:style>
  <w:style w:type="paragraph" w:styleId="Header">
    <w:name w:val="header"/>
    <w:basedOn w:val="Normal"/>
    <w:link w:val="HeaderChar"/>
    <w:rsid w:val="005079FA"/>
    <w:pPr>
      <w:tabs>
        <w:tab w:val="center" w:pos="4320"/>
        <w:tab w:val="right" w:pos="8640"/>
      </w:tabs>
      <w:spacing w:after="0" w:line="240" w:lineRule="auto"/>
      <w:pPrChange w:id="5" w:author="Crown, Linda D." w:date="2026-09-25T20:05:00Z">
        <w:pPr>
          <w:tabs>
            <w:tab w:val="center" w:pos="4680"/>
            <w:tab w:val="right" w:pos="9360"/>
          </w:tabs>
        </w:pPr>
      </w:pPrChange>
    </w:pPr>
    <w:rPr>
      <w:rFonts w:ascii="Times New Roman" w:eastAsia="Times New Roman" w:hAnsi="Times New Roman" w:cs="Times New Roman"/>
      <w:sz w:val="20"/>
      <w:szCs w:val="20"/>
      <w:rPrChange w:id="5" w:author="Crown, Linda D." w:date="2026-09-25T20:05:00Z">
        <w:rPr>
          <w:rFonts w:asciiTheme="minorHAnsi" w:eastAsiaTheme="minorHAnsi" w:hAnsiTheme="minorHAnsi" w:cstheme="minorBidi"/>
          <w:sz w:val="22"/>
          <w:szCs w:val="22"/>
          <w:lang w:val="en-US" w:eastAsia="en-US" w:bidi="ar-SA"/>
        </w:rPr>
      </w:rPrChange>
    </w:rPr>
  </w:style>
  <w:style w:type="character" w:customStyle="1" w:styleId="HeaderChar">
    <w:name w:val="Header Char"/>
    <w:basedOn w:val="DefaultParagraphFont"/>
    <w:link w:val="Header"/>
    <w:rsid w:val="00F27C6E"/>
    <w:rPr>
      <w:rFonts w:ascii="Times New Roman" w:eastAsia="Times New Roman" w:hAnsi="Times New Roman" w:cs="Times New Roman"/>
      <w:sz w:val="20"/>
      <w:szCs w:val="20"/>
    </w:rPr>
  </w:style>
  <w:style w:type="paragraph" w:styleId="Footer">
    <w:name w:val="footer"/>
    <w:basedOn w:val="Normal"/>
    <w:link w:val="FooterChar"/>
    <w:rsid w:val="005079FA"/>
    <w:pPr>
      <w:tabs>
        <w:tab w:val="center" w:pos="4320"/>
        <w:tab w:val="right" w:pos="8640"/>
      </w:tabs>
      <w:spacing w:after="0" w:line="240" w:lineRule="auto"/>
      <w:pPrChange w:id="6" w:author="Crown, Linda D." w:date="2026-09-25T20:05:00Z">
        <w:pPr>
          <w:tabs>
            <w:tab w:val="center" w:pos="4680"/>
            <w:tab w:val="right" w:pos="9360"/>
          </w:tabs>
        </w:pPr>
      </w:pPrChange>
    </w:pPr>
    <w:rPr>
      <w:rFonts w:ascii="Times New Roman" w:eastAsia="Times New Roman" w:hAnsi="Times New Roman" w:cs="Times New Roman"/>
      <w:sz w:val="20"/>
      <w:szCs w:val="20"/>
      <w:rPrChange w:id="6" w:author="Crown, Linda D." w:date="2026-09-25T20:05:00Z">
        <w:rPr>
          <w:rFonts w:asciiTheme="minorHAnsi" w:eastAsiaTheme="minorHAnsi" w:hAnsiTheme="minorHAnsi" w:cstheme="minorBidi"/>
          <w:sz w:val="22"/>
          <w:szCs w:val="22"/>
          <w:lang w:val="en-US" w:eastAsia="en-US" w:bidi="ar-SA"/>
        </w:rPr>
      </w:rPrChange>
    </w:rPr>
  </w:style>
  <w:style w:type="character" w:customStyle="1" w:styleId="FooterChar">
    <w:name w:val="Footer Char"/>
    <w:basedOn w:val="DefaultParagraphFont"/>
    <w:link w:val="Footer"/>
    <w:rsid w:val="00F27C6E"/>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D32EA8"/>
    <w:rPr>
      <w:sz w:val="16"/>
      <w:szCs w:val="16"/>
    </w:rPr>
  </w:style>
  <w:style w:type="paragraph" w:styleId="CommentText">
    <w:name w:val="annotation text"/>
    <w:basedOn w:val="Normal"/>
    <w:link w:val="CommentTextChar"/>
    <w:uiPriority w:val="99"/>
    <w:unhideWhenUsed/>
    <w:rsid w:val="00D32EA8"/>
    <w:pPr>
      <w:spacing w:line="240" w:lineRule="auto"/>
    </w:pPr>
    <w:rPr>
      <w:sz w:val="20"/>
      <w:szCs w:val="20"/>
    </w:rPr>
  </w:style>
  <w:style w:type="character" w:customStyle="1" w:styleId="CommentTextChar">
    <w:name w:val="Comment Text Char"/>
    <w:basedOn w:val="DefaultParagraphFont"/>
    <w:link w:val="CommentText"/>
    <w:uiPriority w:val="99"/>
    <w:rsid w:val="00D32EA8"/>
    <w:rPr>
      <w:sz w:val="20"/>
      <w:szCs w:val="20"/>
    </w:rPr>
  </w:style>
  <w:style w:type="paragraph" w:styleId="CommentSubject">
    <w:name w:val="annotation subject"/>
    <w:basedOn w:val="CommentText"/>
    <w:next w:val="CommentText"/>
    <w:link w:val="CommentSubjectChar"/>
    <w:uiPriority w:val="99"/>
    <w:semiHidden/>
    <w:unhideWhenUsed/>
    <w:rsid w:val="00D32EA8"/>
    <w:rPr>
      <w:b/>
      <w:bCs/>
    </w:rPr>
  </w:style>
  <w:style w:type="character" w:customStyle="1" w:styleId="CommentSubjectChar">
    <w:name w:val="Comment Subject Char"/>
    <w:basedOn w:val="CommentTextChar"/>
    <w:link w:val="CommentSubject"/>
    <w:uiPriority w:val="99"/>
    <w:semiHidden/>
    <w:rsid w:val="00D32EA8"/>
    <w:rPr>
      <w:b/>
      <w:bCs/>
      <w:sz w:val="20"/>
      <w:szCs w:val="20"/>
    </w:rPr>
  </w:style>
  <w:style w:type="paragraph" w:styleId="Revision">
    <w:name w:val="Revision"/>
    <w:hidden/>
    <w:uiPriority w:val="99"/>
    <w:semiHidden/>
    <w:rsid w:val="009E5433"/>
    <w:pPr>
      <w:spacing w:after="0" w:line="240" w:lineRule="auto"/>
    </w:pPr>
  </w:style>
  <w:style w:type="character" w:styleId="FollowedHyperlink">
    <w:name w:val="FollowedHyperlink"/>
    <w:basedOn w:val="DefaultParagraphFont"/>
    <w:uiPriority w:val="99"/>
    <w:semiHidden/>
    <w:unhideWhenUsed/>
    <w:rsid w:val="00461266"/>
    <w:rPr>
      <w:color w:val="954F72" w:themeColor="followedHyperlink"/>
      <w:u w:val="single"/>
    </w:rPr>
  </w:style>
  <w:style w:type="character" w:customStyle="1" w:styleId="Heading2Char">
    <w:name w:val="Heading 2 Char"/>
    <w:basedOn w:val="DefaultParagraphFont"/>
    <w:link w:val="Heading2"/>
    <w:rsid w:val="002854B5"/>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2854B5"/>
    <w:rPr>
      <w:rFonts w:ascii="Times New Roman" w:eastAsia="Times New Roman" w:hAnsi="Times New Roman" w:cs="Arial"/>
      <w:b/>
      <w:bCs/>
      <w:sz w:val="20"/>
      <w:szCs w:val="26"/>
    </w:rPr>
  </w:style>
  <w:style w:type="character" w:customStyle="1" w:styleId="Heading4Char">
    <w:name w:val="Heading 4 Char"/>
    <w:basedOn w:val="DefaultParagraphFont"/>
    <w:link w:val="Heading4"/>
    <w:rsid w:val="002854B5"/>
    <w:rPr>
      <w:rFonts w:ascii="Times New Roman" w:eastAsia="Times New Roman" w:hAnsi="Times New Roman" w:cs="Times New Roman"/>
      <w:b/>
      <w:bCs/>
      <w:sz w:val="20"/>
      <w:szCs w:val="28"/>
    </w:rPr>
  </w:style>
  <w:style w:type="character" w:styleId="PageNumber">
    <w:name w:val="page number"/>
    <w:basedOn w:val="DefaultParagraphFont"/>
    <w:rsid w:val="002854B5"/>
  </w:style>
  <w:style w:type="paragraph" w:styleId="TOC1">
    <w:name w:val="toc 1"/>
    <w:basedOn w:val="Normal"/>
    <w:next w:val="Normal"/>
    <w:uiPriority w:val="39"/>
    <w:rsid w:val="005079FA"/>
    <w:pPr>
      <w:tabs>
        <w:tab w:val="left" w:pos="1440"/>
        <w:tab w:val="right" w:leader="dot" w:pos="9360"/>
      </w:tabs>
      <w:spacing w:after="120" w:line="240" w:lineRule="auto"/>
      <w:ind w:left="360" w:hanging="360"/>
      <w:pPrChange w:id="7" w:author="Crown, Linda D." w:date="2026-09-25T20:05:00Z">
        <w:pPr>
          <w:tabs>
            <w:tab w:val="left" w:pos="1440"/>
            <w:tab w:val="right" w:leader="dot" w:pos="9360"/>
          </w:tabs>
          <w:spacing w:after="120"/>
          <w:ind w:left="360" w:hanging="360"/>
        </w:pPr>
      </w:pPrChange>
    </w:pPr>
    <w:rPr>
      <w:rFonts w:ascii="Times New Roman" w:eastAsia="Times New Roman" w:hAnsi="Times New Roman" w:cs="Times New Roman"/>
      <w:b/>
      <w:sz w:val="24"/>
      <w:szCs w:val="20"/>
      <w:rPrChange w:id="7" w:author="Crown, Linda D." w:date="2026-09-25T20:05:00Z">
        <w:rPr>
          <w:b/>
          <w:sz w:val="24"/>
          <w:lang w:val="en-US" w:eastAsia="en-US" w:bidi="ar-SA"/>
        </w:rPr>
      </w:rPrChange>
    </w:rPr>
  </w:style>
  <w:style w:type="paragraph" w:styleId="TOC2">
    <w:name w:val="toc 2"/>
    <w:basedOn w:val="Normal"/>
    <w:next w:val="Normal"/>
    <w:uiPriority w:val="39"/>
    <w:rsid w:val="00FB0457"/>
    <w:pPr>
      <w:spacing w:before="60" w:after="60" w:line="240" w:lineRule="auto"/>
      <w:ind w:left="547" w:hanging="547"/>
      <w:pPrChange w:id="8" w:author="Crown, Linda D." w:date="2026-09-25T20:05:00Z">
        <w:pPr>
          <w:spacing w:before="60" w:after="60"/>
          <w:ind w:left="547" w:hanging="547"/>
        </w:pPr>
      </w:pPrChange>
    </w:pPr>
    <w:rPr>
      <w:rFonts w:ascii="Times New Roman" w:eastAsia="Times New Roman" w:hAnsi="Times New Roman" w:cs="Times New Roman"/>
      <w:b/>
      <w:sz w:val="20"/>
      <w:szCs w:val="20"/>
      <w:rPrChange w:id="8" w:author="Crown, Linda D." w:date="2026-09-25T20:05:00Z">
        <w:rPr>
          <w:b/>
          <w:lang w:val="en-US" w:eastAsia="en-US" w:bidi="ar-SA"/>
        </w:rPr>
      </w:rPrChange>
    </w:rPr>
  </w:style>
  <w:style w:type="paragraph" w:styleId="TOC3">
    <w:name w:val="toc 3"/>
    <w:basedOn w:val="Normal"/>
    <w:next w:val="Normal"/>
    <w:uiPriority w:val="39"/>
    <w:rsid w:val="00FB0457"/>
    <w:pPr>
      <w:tabs>
        <w:tab w:val="left" w:pos="1267"/>
        <w:tab w:val="right" w:leader="dot" w:pos="9360"/>
      </w:tabs>
      <w:spacing w:before="60" w:after="0" w:line="240" w:lineRule="auto"/>
      <w:ind w:left="1094" w:hanging="547"/>
      <w:pPrChange w:id="9" w:author="Crown, Linda D." w:date="2026-09-25T20:05:00Z">
        <w:pPr>
          <w:tabs>
            <w:tab w:val="left" w:pos="1267"/>
            <w:tab w:val="right" w:leader="dot" w:pos="9360"/>
          </w:tabs>
          <w:spacing w:before="60"/>
          <w:ind w:left="1094" w:hanging="547"/>
        </w:pPr>
      </w:pPrChange>
    </w:pPr>
    <w:rPr>
      <w:rFonts w:ascii="Times New Roman" w:eastAsia="Times New Roman" w:hAnsi="Times New Roman" w:cs="Times New Roman"/>
      <w:sz w:val="20"/>
      <w:szCs w:val="20"/>
      <w:rPrChange w:id="9" w:author="Crown, Linda D." w:date="2026-09-25T20:05:00Z">
        <w:rPr>
          <w:lang w:val="en-US" w:eastAsia="en-US" w:bidi="ar-SA"/>
        </w:rPr>
      </w:rPrChange>
    </w:rPr>
  </w:style>
  <w:style w:type="paragraph" w:styleId="TOC4">
    <w:name w:val="toc 4"/>
    <w:basedOn w:val="Normal"/>
    <w:next w:val="Normal"/>
    <w:uiPriority w:val="39"/>
    <w:rsid w:val="00FB0457"/>
    <w:pPr>
      <w:tabs>
        <w:tab w:val="left" w:pos="1800"/>
        <w:tab w:val="right" w:leader="dot" w:pos="9360"/>
      </w:tabs>
      <w:spacing w:after="0" w:line="240" w:lineRule="auto"/>
      <w:ind w:left="1800" w:hanging="720"/>
      <w:pPrChange w:id="10" w:author="Crown, Linda D." w:date="2026-09-25T20:05:00Z">
        <w:pPr>
          <w:tabs>
            <w:tab w:val="left" w:pos="1800"/>
            <w:tab w:val="right" w:leader="dot" w:pos="9360"/>
          </w:tabs>
          <w:ind w:left="1800" w:hanging="720"/>
        </w:pPr>
      </w:pPrChange>
    </w:pPr>
    <w:rPr>
      <w:rFonts w:ascii="Times New Roman" w:eastAsia="Times New Roman" w:hAnsi="Times New Roman" w:cs="Times New Roman"/>
      <w:sz w:val="20"/>
      <w:szCs w:val="20"/>
      <w:rPrChange w:id="10" w:author="Crown, Linda D." w:date="2026-09-25T20:05:00Z">
        <w:rPr>
          <w:lang w:val="en-US" w:eastAsia="en-US" w:bidi="ar-SA"/>
        </w:rPr>
      </w:rPrChange>
    </w:rPr>
  </w:style>
  <w:style w:type="paragraph" w:styleId="BalloonText">
    <w:name w:val="Balloon Text"/>
    <w:basedOn w:val="Normal"/>
    <w:link w:val="BalloonTextChar"/>
    <w:rsid w:val="005E681A"/>
    <w:pPr>
      <w:spacing w:after="0" w:line="240" w:lineRule="auto"/>
      <w:pPrChange w:id="11" w:author="Crown, Linda D." w:date="2026-09-25T20:05:00Z">
        <w:pPr/>
      </w:pPrChange>
    </w:pPr>
    <w:rPr>
      <w:rFonts w:ascii="Tahoma" w:eastAsia="Times New Roman" w:hAnsi="Tahoma" w:cs="Tahoma"/>
      <w:sz w:val="16"/>
      <w:szCs w:val="16"/>
      <w:rPrChange w:id="11" w:author="Crown, Linda D." w:date="2026-09-25T20:05:00Z">
        <w:rPr>
          <w:rFonts w:ascii="Tahoma" w:hAnsi="Tahoma" w:cs="Tahoma"/>
          <w:sz w:val="16"/>
          <w:szCs w:val="16"/>
          <w:lang w:val="en-US" w:eastAsia="en-US" w:bidi="ar-SA"/>
        </w:rPr>
      </w:rPrChange>
    </w:rPr>
  </w:style>
  <w:style w:type="character" w:customStyle="1" w:styleId="BalloonTextChar">
    <w:name w:val="Balloon Text Char"/>
    <w:basedOn w:val="DefaultParagraphFont"/>
    <w:link w:val="BalloonText"/>
    <w:rsid w:val="002854B5"/>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0A9F6025BA4B45B1030023F77041A0" ma:contentTypeVersion="17" ma:contentTypeDescription="Create a new document." ma:contentTypeScope="" ma:versionID="f59bb2841268156f878751be50280fe9">
  <xsd:schema xmlns:xsd="http://www.w3.org/2001/XMLSchema" xmlns:xs="http://www.w3.org/2001/XMLSchema" xmlns:p="http://schemas.microsoft.com/office/2006/metadata/properties" xmlns:ns1="http://schemas.microsoft.com/sharepoint/v3" xmlns:ns2="8694a795-b488-4068-93d8-29176034ef90" xmlns:ns3="e9f8972a-dea7-4e2e-b2b3-d6d5286ac0dd" xmlns:ns4="a1df9832-fa29-4d0b-8301-c5ccf72ca850" targetNamespace="http://schemas.microsoft.com/office/2006/metadata/properties" ma:root="true" ma:fieldsID="ad3e3bb9d7995e9f6db9e634308c1866" ns1:_="" ns2:_="" ns3:_="" ns4:_="">
    <xsd:import namespace="http://schemas.microsoft.com/sharepoint/v3"/>
    <xsd:import namespace="8694a795-b488-4068-93d8-29176034ef90"/>
    <xsd:import namespace="e9f8972a-dea7-4e2e-b2b3-d6d5286ac0dd"/>
    <xsd:import namespace="a1df9832-fa29-4d0b-8301-c5ccf72ca85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4: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94a795-b488-4068-93d8-29176034ef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8ca830c-a034-4168-b956-d7763e68b615"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f8972a-dea7-4e2e-b2b3-d6d5286ac0d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df9832-fa29-4d0b-8301-c5ccf72ca85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a04769f-429c-4a22-9040-13295c2a4421}" ma:internalName="TaxCatchAll" ma:showField="CatchAllData" ma:web="e9f8972a-dea7-4e2e-b2b3-d6d5286ac0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a1df9832-fa29-4d0b-8301-c5ccf72ca850" xsi:nil="true"/>
    <_ip_UnifiedCompliancePolicyProperties xmlns="http://schemas.microsoft.com/sharepoint/v3" xsi:nil="true"/>
    <lcf76f155ced4ddcb4097134ff3c332f xmlns="8694a795-b488-4068-93d8-29176034ef9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6B8C63-364F-4F6D-9CD3-364B41EF2F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694a795-b488-4068-93d8-29176034ef90"/>
    <ds:schemaRef ds:uri="e9f8972a-dea7-4e2e-b2b3-d6d5286ac0dd"/>
    <ds:schemaRef ds:uri="a1df9832-fa29-4d0b-8301-c5ccf72ca8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547995-7574-48FE-9022-9E4DBC1DFB2B}">
  <ds:schemaRefs>
    <ds:schemaRef ds:uri="http://schemas.microsoft.com/office/2006/metadata/properties"/>
    <ds:schemaRef ds:uri="http://schemas.microsoft.com/office/infopath/2007/PartnerControls"/>
    <ds:schemaRef ds:uri="http://schemas.microsoft.com/sharepoint/v3"/>
    <ds:schemaRef ds:uri="a1df9832-fa29-4d0b-8301-c5ccf72ca850"/>
    <ds:schemaRef ds:uri="8694a795-b488-4068-93d8-29176034ef90"/>
  </ds:schemaRefs>
</ds:datastoreItem>
</file>

<file path=customXml/itemProps3.xml><?xml version="1.0" encoding="utf-8"?>
<ds:datastoreItem xmlns:ds="http://schemas.openxmlformats.org/officeDocument/2006/customXml" ds:itemID="{29A31BAC-4889-4FAC-A44B-853C3DE62BFF}">
  <ds:schemaRefs>
    <ds:schemaRef ds:uri="http://schemas.microsoft.com/sharepoint/v3/contenttype/forms"/>
  </ds:schemaRefs>
</ds:datastoreItem>
</file>

<file path=customXml/itemProps4.xml><?xml version="1.0" encoding="utf-8"?>
<ds:datastoreItem xmlns:ds="http://schemas.openxmlformats.org/officeDocument/2006/customXml" ds:itemID="{A0CC18BD-D1AE-4863-AB7D-B2F7991C3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1570</Words>
  <Characters>8951</Characters>
  <Application>Microsoft Office Word</Application>
  <DocSecurity>0</DocSecurity>
  <Lines>74</Lines>
  <Paragraphs>20</Paragraphs>
  <ScaleCrop>false</ScaleCrop>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Bryn Grunwald</dc:creator>
  <cp:keywords/>
  <dc:description/>
  <cp:lastModifiedBy>Arthur Souza Rodrigues</cp:lastModifiedBy>
  <cp:revision>1</cp:revision>
  <dcterms:created xsi:type="dcterms:W3CDTF">2022-04-14T16:06:00Z</dcterms:created>
  <dcterms:modified xsi:type="dcterms:W3CDTF">2026-09-26T00:05:00Z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chnology">
    <vt:lpwstr>5;#None chosen|167b4b46-1305-4f1c-ae8d-d28783621603</vt:lpwstr>
  </property>
  <property fmtid="{D5CDD505-2E9C-101B-9397-08002B2CF9AE}" pid="3" name="Countries Impacted">
    <vt:lpwstr>4;#United States|e78c81d2-f77a-4423-bced-88c0de1115e6</vt:lpwstr>
  </property>
  <property fmtid="{D5CDD505-2E9C-101B-9397-08002B2CF9AE}" pid="4" name="Legal Designation">
    <vt:lpwstr>2;#Confidential - project team use only|54d3cecb-33d6-4e58-8a62-4705f8ce86d9</vt:lpwstr>
  </property>
  <property fmtid="{D5CDD505-2E9C-101B-9397-08002B2CF9AE}" pid="5" name="ContentTypeId">
    <vt:lpwstr>0x010100840A9F6025BA4B45B1030023F77041A0</vt:lpwstr>
  </property>
  <property fmtid="{D5CDD505-2E9C-101B-9397-08002B2CF9AE}" pid="6" name="Document Status">
    <vt:lpwstr>1;#Draft|1196e416-c1e2-46e4-892a-39f21fb650b4</vt:lpwstr>
  </property>
  <property fmtid="{D5CDD505-2E9C-101B-9397-08002B2CF9AE}" pid="7" name="Program">
    <vt:lpwstr>3;#Carbon Free Cities and Regions|a59d5bc4-4b27-40c9-ae91-854acbad63d5</vt:lpwstr>
  </property>
  <property fmtid="{D5CDD505-2E9C-101B-9397-08002B2CF9AE}" pid="8" name="Initiative">
    <vt:lpwstr/>
  </property>
  <property fmtid="{D5CDD505-2E9C-101B-9397-08002B2CF9AE}" pid="9" name="Project">
    <vt:lpwstr>Urban Transformation Big Bet</vt:lpwstr>
  </property>
  <property fmtid="{D5CDD505-2E9C-101B-9397-08002B2CF9AE}" pid="10" name="dbfa67d51dcf489fb2ec1a4466c380f5">
    <vt:lpwstr>Confidential - project team use only|54d3cecb-33d6-4e58-8a62-4705f8ce86d9</vt:lpwstr>
  </property>
  <property fmtid="{D5CDD505-2E9C-101B-9397-08002B2CF9AE}" pid="11" name="nbadbcaecc0a422da4cb56a491f5e8ac">
    <vt:lpwstr>None chosen|167b4b46-1305-4f1c-ae8d-d28783621603</vt:lpwstr>
  </property>
  <property fmtid="{D5CDD505-2E9C-101B-9397-08002B2CF9AE}" pid="12" name="TaxCatchAll">
    <vt:lpwstr>5;#;#4;#;#3;#;#2;#;#1;#</vt:lpwstr>
  </property>
  <property fmtid="{D5CDD505-2E9C-101B-9397-08002B2CF9AE}" pid="13" name="b95af63889e14385867e006018ff93dc">
    <vt:lpwstr>Draft|1196e416-c1e2-46e4-892a-39f21fb650b4</vt:lpwstr>
  </property>
  <property fmtid="{D5CDD505-2E9C-101B-9397-08002B2CF9AE}" pid="14" name="l6f7901e9b3f41b08d05bf07b75c91e8">
    <vt:lpwstr>Carbon Free Cities and Regions|a59d5bc4-4b27-40c9-ae91-854acbad63d5</vt:lpwstr>
  </property>
  <property fmtid="{D5CDD505-2E9C-101B-9397-08002B2CF9AE}" pid="15" name="na074a27545d489294425a46b2de6f42">
    <vt:lpwstr>United States|e78c81d2-f77a-4423-bced-88c0de1115e6</vt:lpwstr>
  </property>
  <property fmtid="{D5CDD505-2E9C-101B-9397-08002B2CF9AE}" pid="16" name="MediaServiceImageTags">
    <vt:lpwstr/>
  </property>
</Properties>
</file>