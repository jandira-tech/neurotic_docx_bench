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8F69B7" w14:textId="77777777" w:rsidR="00C04C7D" w:rsidRPr="00854C26" w:rsidRDefault="00854C26" w:rsidP="0061350B">
      <w:pPr>
        <w:spacing w:before="360" w:after="240" w:line="240" w:lineRule="auto"/>
        <w:jc w:val="center"/>
        <w:rPr>
          <w:ins w:id="10" w:author="Pribil-Kövesdy Döníz" w:date="2026-09-22T12:53:00Z" w16du:dateUtc="2026-09-22T16:53:00Z"/>
          <w:rFonts w:cstheme="minorHAnsi"/>
          <w:b/>
          <w:smallCaps/>
          <w:sz w:val="32"/>
          <w:szCs w:val="32"/>
        </w:rPr>
      </w:pPr>
      <w:ins w:id="11" w:author="Pribil-Kövesdy Döníz" w:date="2026-09-22T12:53:00Z" w16du:dateUtc="2026-09-22T16:53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53D79AE6" w14:textId="77777777" w:rsidR="00854C26" w:rsidRPr="00854C26" w:rsidRDefault="00854C26" w:rsidP="0061350B">
      <w:pPr>
        <w:spacing w:before="360" w:after="300" w:line="240" w:lineRule="auto"/>
        <w:rPr>
          <w:ins w:id="12" w:author="Pribil-Kövesdy Döníz" w:date="2026-09-22T12:53:00Z" w16du:dateUtc="2026-09-22T16:53:00Z"/>
          <w:sz w:val="28"/>
          <w:szCs w:val="28"/>
        </w:rPr>
      </w:pPr>
      <w:ins w:id="13" w:author="Pribil-Kövesdy Döníz" w:date="2026-09-22T12:53:00Z" w16du:dateUtc="2026-09-22T16:53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p w14:paraId="638572D6" w14:textId="37B2E766" w:rsidR="00A93FF7" w:rsidRPr="003855EF" w:rsidRDefault="00A93FF7" w:rsidP="003855EF">
      <w:pPr>
        <w:pStyle w:val="BodyText"/>
        <w:spacing w:before="7"/>
        <w:ind w:left="0"/>
        <w:rPr>
          <w:del w:id="14" w:author="Pribil-Kövesdy Döníz" w:date="2026-09-22T12:53:00Z" w16du:dateUtc="2026-09-22T16:53:00Z"/>
          <w:b/>
          <w:sz w:val="19"/>
        </w:rPr>
      </w:pPr>
    </w:p>
    <w:p w14:paraId="11937A86" w14:textId="77777777" w:rsidR="00A93FF7" w:rsidRDefault="00E66F9D" w:rsidP="00CE7F7A">
      <w:pPr>
        <w:pStyle w:val="Heading1"/>
        <w:numPr>
          <w:ilvl w:val="0"/>
          <w:numId w:val="2"/>
        </w:numPr>
        <w:tabs>
          <w:tab w:val="left" w:pos="450"/>
        </w:tabs>
        <w:spacing w:before="56"/>
        <w:ind w:left="540" w:hanging="421"/>
        <w:rPr>
          <w:del w:id="15" w:author="Pribil-Kövesdy Döníz" w:date="2026-09-22T12:53:00Z" w16du:dateUtc="2026-09-22T16:53:00Z"/>
          <w:u w:val="none"/>
        </w:rPr>
      </w:pPr>
      <w:del w:id="16" w:author="Pribil-Kövesdy Döníz" w:date="2026-09-22T12:53:00Z" w16du:dateUtc="2026-09-22T16:53:00Z">
        <w:r>
          <w:delText>Purpose</w:delText>
        </w:r>
      </w:del>
    </w:p>
    <w:p w14:paraId="6C90E6F5" w14:textId="6964BB86" w:rsidR="008C6641" w:rsidRDefault="00C62E04" w:rsidP="008C6641">
      <w:pPr>
        <w:pStyle w:val="BodyText"/>
        <w:spacing w:before="57" w:after="120"/>
        <w:ind w:left="115" w:right="360"/>
        <w:rPr>
          <w:del w:id="17" w:author="Pribil-Kövesdy Döníz" w:date="2026-09-22T12:53:00Z" w16du:dateUtc="2026-09-22T16:53:00Z"/>
        </w:rPr>
      </w:pPr>
      <w:del w:id="18" w:author="Pribil-Kövesdy Döníz" w:date="2026-09-22T12:53:00Z" w16du:dateUtc="2026-09-22T16:53:00Z">
        <w:r>
          <w:delText>T</w:delText>
        </w:r>
        <w:r w:rsidR="00A15B31">
          <w:delText xml:space="preserve">his procedure </w:delText>
        </w:r>
        <w:r w:rsidR="00B66E3F">
          <w:delText>provides an overview of</w:delText>
        </w:r>
        <w:r>
          <w:delText xml:space="preserve"> how transit agency </w:delText>
        </w:r>
        <w:r w:rsidR="00DA44BA">
          <w:delText>A</w:delText>
        </w:r>
        <w:r w:rsidR="00A26E14">
          <w:delText>ccount</w:delText>
        </w:r>
        <w:r w:rsidR="00006C10">
          <w:delText>s</w:delText>
        </w:r>
        <w:r w:rsidR="00A26E14">
          <w:delText xml:space="preserve"> </w:delText>
        </w:r>
        <w:r w:rsidR="00DA44BA">
          <w:delText>P</w:delText>
        </w:r>
        <w:r w:rsidR="00A26E14">
          <w:delText xml:space="preserve">ayable (A/P) </w:delText>
        </w:r>
        <w:r>
          <w:delText xml:space="preserve">clerks </w:delText>
        </w:r>
        <w:r w:rsidR="00E85ADB">
          <w:delText>process</w:delText>
        </w:r>
        <w:r w:rsidR="00021A45">
          <w:delText xml:space="preserve"> </w:delText>
        </w:r>
        <w:r w:rsidR="00A26E14">
          <w:delText xml:space="preserve">vendor </w:delText>
        </w:r>
        <w:r w:rsidR="00B8352F">
          <w:delText xml:space="preserve">invoices </w:delText>
        </w:r>
        <w:r w:rsidR="00021A45">
          <w:delText>and payment</w:delText>
        </w:r>
        <w:r w:rsidR="00E85ADB">
          <w:delText>s</w:delText>
        </w:r>
        <w:r w:rsidR="00021A45">
          <w:delText xml:space="preserve"> </w:delText>
        </w:r>
        <w:r w:rsidR="00E85ADB">
          <w:delText>utilizing</w:delText>
        </w:r>
        <w:r w:rsidR="00021A45">
          <w:delText xml:space="preserve"> Avail’s Enterprise Transit Management Software (ETMS) Accounts Payable (AP) solution.</w:delText>
        </w:r>
        <w:r w:rsidR="002610B6">
          <w:delText xml:space="preserve"> </w:delText>
        </w:r>
        <w:r w:rsidR="00A56350">
          <w:delText>A/P departments</w:delText>
        </w:r>
        <w:r w:rsidR="00E85ADB">
          <w:delText xml:space="preserve"> can</w:delText>
        </w:r>
        <w:r w:rsidR="002610B6">
          <w:delText xml:space="preserve"> </w:delText>
        </w:r>
        <w:r w:rsidR="00A56350">
          <w:delText xml:space="preserve">efficiently </w:delText>
        </w:r>
        <w:r w:rsidR="00A26E14">
          <w:delText>manag</w:delText>
        </w:r>
        <w:r w:rsidR="00006C10">
          <w:delText>e</w:delText>
        </w:r>
        <w:r w:rsidR="00A26E14">
          <w:delText xml:space="preserve"> cash flow, </w:delText>
        </w:r>
        <w:r w:rsidR="002610B6">
          <w:delText xml:space="preserve">process </w:delText>
        </w:r>
        <w:r w:rsidR="002610B6" w:rsidRPr="002610B6">
          <w:delText>outstanding invoices, mak</w:delText>
        </w:r>
        <w:r w:rsidR="00006C10">
          <w:delText>e</w:delText>
        </w:r>
        <w:r w:rsidR="002610B6" w:rsidRPr="002610B6">
          <w:delText xml:space="preserve"> vendor payments, and </w:delText>
        </w:r>
        <w:r w:rsidR="00324A69">
          <w:delText>financial posting</w:delText>
        </w:r>
        <w:r w:rsidR="002610B6">
          <w:delText xml:space="preserve"> through automation.</w:delText>
        </w:r>
        <w:r w:rsidR="003855EF">
          <w:delText xml:space="preserve"> </w:delText>
        </w:r>
        <w:r w:rsidR="00E85ADB">
          <w:delText xml:space="preserve">Accounts payable is a </w:delText>
        </w:r>
        <w:r w:rsidR="00324A69">
          <w:delText xml:space="preserve">critical </w:delText>
        </w:r>
        <w:r w:rsidR="00E85ADB">
          <w:delText xml:space="preserve">function to </w:delText>
        </w:r>
        <w:r w:rsidR="008C6641">
          <w:delText>every</w:delText>
        </w:r>
        <w:r w:rsidR="00E85ADB">
          <w:delText xml:space="preserve"> </w:delText>
        </w:r>
        <w:r w:rsidR="00DA44BA">
          <w:delText>enterprise</w:delText>
        </w:r>
        <w:r w:rsidR="00E551EE">
          <w:delText>. T</w:delText>
        </w:r>
        <w:r w:rsidR="00A15B31">
          <w:delText>herefore, the</w:delText>
        </w:r>
        <w:r w:rsidR="006834CE">
          <w:delText>se</w:delText>
        </w:r>
        <w:r w:rsidR="00A15B31">
          <w:delText xml:space="preserve"> procedur</w:delText>
        </w:r>
        <w:r w:rsidR="00E551EE">
          <w:delText xml:space="preserve">al </w:delText>
        </w:r>
        <w:r w:rsidR="00A15B31">
          <w:delText>steps</w:delText>
        </w:r>
        <w:r w:rsidR="00E551EE">
          <w:delText xml:space="preserve"> are</w:delText>
        </w:r>
        <w:r w:rsidR="00A15B31">
          <w:delText xml:space="preserve"> applicable to </w:delText>
        </w:r>
        <w:r w:rsidR="008C6641">
          <w:delText>any</w:delText>
        </w:r>
        <w:r w:rsidR="00A15B31">
          <w:delText xml:space="preserve"> </w:delText>
        </w:r>
        <w:r w:rsidR="00E85ADB">
          <w:delText>A/P staff</w:delText>
        </w:r>
        <w:r w:rsidR="00B66E3F">
          <w:delText xml:space="preserve"> </w:delText>
        </w:r>
        <w:r w:rsidR="00E66291">
          <w:delText>member</w:delText>
        </w:r>
        <w:r w:rsidR="00A15B31">
          <w:delText xml:space="preserve"> responsible for </w:delText>
        </w:r>
        <w:r w:rsidR="002763FE">
          <w:delText xml:space="preserve">invoice </w:delText>
        </w:r>
        <w:r w:rsidR="008C6641">
          <w:delText xml:space="preserve">and payment </w:delText>
        </w:r>
        <w:r w:rsidR="00A15B31">
          <w:delText xml:space="preserve">activities </w:delText>
        </w:r>
        <w:r w:rsidR="008C6641">
          <w:delText>performed within</w:delText>
        </w:r>
        <w:r w:rsidR="00E551EE">
          <w:delText xml:space="preserve"> </w:delText>
        </w:r>
        <w:r w:rsidR="006834CE">
          <w:delText>the</w:delText>
        </w:r>
        <w:r w:rsidR="00E551EE">
          <w:delText xml:space="preserve"> ETMS system, where </w:delText>
        </w:r>
        <w:r w:rsidR="008C6641">
          <w:delText>A/P</w:delText>
        </w:r>
        <w:r w:rsidR="002763FE">
          <w:delText xml:space="preserve"> data</w:delText>
        </w:r>
        <w:r w:rsidR="008C6641">
          <w:delText xml:space="preserve"> </w:delText>
        </w:r>
        <w:r w:rsidR="00B66E3F">
          <w:delText xml:space="preserve">is </w:delText>
        </w:r>
        <w:r w:rsidR="00006C10">
          <w:delText xml:space="preserve">processed and </w:delText>
        </w:r>
        <w:r w:rsidR="003C5AB1">
          <w:delText>preserved</w:delText>
        </w:r>
        <w:r w:rsidR="00A15B31">
          <w:delText>.</w:delText>
        </w:r>
        <w:r w:rsidR="003C5AB1">
          <w:delText xml:space="preserve"> </w:delText>
        </w:r>
      </w:del>
    </w:p>
    <w:p w14:paraId="2D418692" w14:textId="45D44895" w:rsidR="00154B35" w:rsidRDefault="00154B35" w:rsidP="003855EF">
      <w:pPr>
        <w:pStyle w:val="BodyText"/>
        <w:spacing w:before="57"/>
        <w:ind w:left="120"/>
        <w:rPr>
          <w:del w:id="19" w:author="Pribil-Kövesdy Döníz" w:date="2026-09-22T12:53:00Z" w16du:dateUtc="2026-09-22T16:53:00Z"/>
        </w:rPr>
      </w:pPr>
    </w:p>
    <w:p w14:paraId="56E15EC5" w14:textId="77777777" w:rsidR="00A56350" w:rsidRDefault="00A56350" w:rsidP="00A56350">
      <w:pPr>
        <w:pStyle w:val="Heading1"/>
        <w:numPr>
          <w:ilvl w:val="0"/>
          <w:numId w:val="2"/>
        </w:numPr>
        <w:ind w:left="450" w:hanging="331"/>
        <w:rPr>
          <w:del w:id="20" w:author="Pribil-Kövesdy Döníz" w:date="2026-09-22T12:53:00Z" w16du:dateUtc="2026-09-22T16:53:00Z"/>
          <w:u w:val="none"/>
        </w:rPr>
      </w:pPr>
      <w:del w:id="21" w:author="Pribil-Kövesdy Döníz" w:date="2026-09-22T12:53:00Z" w16du:dateUtc="2026-09-22T16:53:00Z">
        <w:r>
          <w:delText>Operational</w:delText>
        </w:r>
        <w:r>
          <w:rPr>
            <w:spacing w:val="-4"/>
          </w:rPr>
          <w:delText xml:space="preserve"> </w:delText>
        </w:r>
        <w:r>
          <w:delText>Impact</w:delText>
        </w:r>
        <w:r>
          <w:rPr>
            <w:spacing w:val="-2"/>
          </w:rPr>
          <w:delText xml:space="preserve"> </w:delText>
        </w:r>
        <w:r>
          <w:delText>and</w:delText>
        </w:r>
        <w:r>
          <w:rPr>
            <w:spacing w:val="-4"/>
          </w:rPr>
          <w:delText xml:space="preserve"> </w:delText>
        </w:r>
        <w:r>
          <w:delText>Metrics</w:delText>
        </w:r>
      </w:del>
    </w:p>
    <w:p w14:paraId="1EFD98D0" w14:textId="0BB6A0F7" w:rsidR="00A56350" w:rsidRDefault="00A56350" w:rsidP="00C578D3">
      <w:pPr>
        <w:pStyle w:val="BodyText"/>
        <w:spacing w:before="57" w:after="120"/>
        <w:ind w:left="115" w:right="360"/>
        <w:rPr>
          <w:del w:id="22" w:author="Pribil-Kövesdy Döníz" w:date="2026-09-22T12:53:00Z" w16du:dateUtc="2026-09-22T16:53:00Z"/>
        </w:rPr>
      </w:pPr>
      <w:del w:id="23" w:author="Pribil-Kövesdy Döníz" w:date="2026-09-22T12:53:00Z" w16du:dateUtc="2026-09-22T16:53:00Z">
        <w:r w:rsidRPr="001C4504">
          <w:rPr>
            <w:i/>
            <w:iCs/>
          </w:rPr>
          <w:delText xml:space="preserve">Operational Impact: </w:delText>
        </w:r>
        <w:r w:rsidR="008A628B">
          <w:delText>Relying on</w:delText>
        </w:r>
        <w:r w:rsidR="00C578D3">
          <w:delText xml:space="preserve"> ETMS AP to automate an A/P department’s </w:delText>
        </w:r>
        <w:r w:rsidR="00356E58">
          <w:delText>process</w:delText>
        </w:r>
        <w:r w:rsidR="008A628B">
          <w:delText>es</w:delText>
        </w:r>
        <w:r w:rsidR="00356E58">
          <w:delText xml:space="preserve"> help to derive operational efficiency across the accounts payable lifecycle. </w:delText>
        </w:r>
        <w:r w:rsidR="008A628B">
          <w:delText xml:space="preserve">Adopting the solution </w:delText>
        </w:r>
        <w:r w:rsidR="00324A69">
          <w:delText>can</w:delText>
        </w:r>
        <w:r w:rsidR="008A628B">
          <w:delText xml:space="preserve"> enhance vendor relationships, secure early payment discounts, and improve the agency</w:delText>
        </w:r>
        <w:r w:rsidR="008A628B" w:rsidRPr="00324A69">
          <w:delText xml:space="preserve">’s </w:delText>
        </w:r>
        <w:r w:rsidR="00324A69">
          <w:delText>A/P</w:delText>
        </w:r>
        <w:r w:rsidR="008A628B" w:rsidRPr="00324A69">
          <w:delText xml:space="preserve"> </w:delText>
        </w:r>
        <w:r w:rsidR="008A628B">
          <w:delText>staff efficiency, accuracy</w:delText>
        </w:r>
        <w:r w:rsidR="00DA44BA">
          <w:delText>,</w:delText>
        </w:r>
        <w:r w:rsidR="008A628B">
          <w:delText xml:space="preserve"> and productivity.</w:delText>
        </w:r>
      </w:del>
    </w:p>
    <w:p w14:paraId="78353535" w14:textId="7849CCF0" w:rsidR="00A56350" w:rsidRPr="001C4504" w:rsidRDefault="00A56350" w:rsidP="00A56350">
      <w:pPr>
        <w:pStyle w:val="BodyText"/>
        <w:spacing w:before="57" w:after="120"/>
        <w:ind w:left="115" w:right="360"/>
        <w:rPr>
          <w:del w:id="24" w:author="Pribil-Kövesdy Döníz" w:date="2026-09-22T12:53:00Z" w16du:dateUtc="2026-09-22T16:53:00Z"/>
        </w:rPr>
      </w:pPr>
      <w:del w:id="25" w:author="Pribil-Kövesdy Döníz" w:date="2026-09-22T12:53:00Z" w16du:dateUtc="2026-09-22T16:53:00Z">
        <w:r w:rsidRPr="001C4504">
          <w:rPr>
            <w:i/>
            <w:iCs/>
          </w:rPr>
          <w:delText>Metrics:</w:delText>
        </w:r>
        <w:r w:rsidRPr="001C4504">
          <w:delText xml:space="preserve">  </w:delText>
        </w:r>
        <w:r>
          <w:delText>A/P operational</w:delText>
        </w:r>
        <w:r w:rsidR="00583B11">
          <w:delText xml:space="preserve"> and financial</w:delText>
        </w:r>
        <w:r>
          <w:delText xml:space="preserve"> </w:delText>
        </w:r>
        <w:r w:rsidRPr="001C4504">
          <w:delText>performance</w:delText>
        </w:r>
        <w:r w:rsidR="00DA44BA">
          <w:delText>,</w:delText>
        </w:r>
        <w:r w:rsidRPr="001C4504">
          <w:delText xml:space="preserve"> and productivity indicators can be monitored and measured against best practice industry standards in various areas, for example: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  <w:tblPrChange w:id="26" w:author="Pribil-Kövesdy Döníz" w:date="2026-09-22T12:53:00Z" w16du:dateUtc="2026-09-22T16:53:00Z">
          <w:tblPr>
            <w:tblStyle w:val="TableGrid"/>
            <w:tblW w:w="0" w:type="auto"/>
            <w:tblInd w:w="120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2786"/>
        <w:gridCol w:w="11208"/>
        <w:tblGridChange w:id="27">
          <w:tblGrid>
            <w:gridCol w:w="115"/>
            <w:gridCol w:w="2671"/>
            <w:gridCol w:w="2070"/>
            <w:gridCol w:w="4739"/>
            <w:gridCol w:w="4399"/>
          </w:tblGrid>
        </w:tblGridChange>
      </w:tblGrid>
      <w:tr w:rsidR="00A56350" w14:paraId="66122EBF" w14:textId="77777777" w:rsidTr="00AD06DF">
        <w:trPr>
          <w:trPrChange w:id="28" w:author="Pribil-Kövesdy Döníz" w:date="2026-09-22T12:53:00Z" w16du:dateUtc="2026-09-22T16:53:00Z">
            <w:trPr>
              <w:gridBefore w:val="1"/>
              <w:gridAfter w:val="1"/>
            </w:trPr>
          </w:trPrChange>
        </w:trPr>
        <w:tc>
          <w:tcPr>
            <w:tcW w:w="2802" w:type="dxa"/>
            <w:tcPrChange w:id="29" w:author="Pribil-Kövesdy Döníz" w:date="2026-09-22T12:53:00Z" w16du:dateUtc="2026-09-22T16:53:00Z">
              <w:tcPr>
                <w:tcW w:w="4741" w:type="dxa"/>
                <w:gridSpan w:val="2"/>
              </w:tcPr>
            </w:tcPrChange>
          </w:tcPr>
          <w:p w14:paraId="2C473B27" w14:textId="654486E3" w:rsidR="00A56350" w:rsidRPr="00324A69" w:rsidRDefault="00854C26" w:rsidP="00E550EC">
            <w:pPr>
              <w:pStyle w:val="BodyText"/>
              <w:numPr>
                <w:ilvl w:val="0"/>
                <w:numId w:val="6"/>
              </w:numPr>
              <w:spacing w:before="0"/>
              <w:rPr>
                <w:del w:id="30" w:author="Pribil-Kövesdy Döníz" w:date="2026-09-22T12:53:00Z" w16du:dateUtc="2026-09-22T16:53:00Z"/>
                <w:iCs/>
                <w:spacing w:val="-3"/>
              </w:rPr>
            </w:pPr>
            <w:ins w:id="31" w:author="Pribil-Kövesdy Döníz" w:date="2026-09-22T12:53:00Z" w16du:dateUtc="2026-09-22T16:53:00Z">
              <w:r>
                <w:t>Név</w:t>
              </w:r>
            </w:ins>
            <w:del w:id="32" w:author="Pribil-Kövesdy Döníz" w:date="2026-09-22T12:53:00Z" w16du:dateUtc="2026-09-22T16:53:00Z">
              <w:r w:rsidR="00A56350" w:rsidRPr="00324A69">
                <w:rPr>
                  <w:spacing w:val="-2"/>
                </w:rPr>
                <w:delText xml:space="preserve">Current </w:delText>
              </w:r>
              <w:r w:rsidR="00A218AB" w:rsidRPr="00324A69">
                <w:rPr>
                  <w:spacing w:val="-2"/>
                </w:rPr>
                <w:delText>r</w:delText>
              </w:r>
              <w:r w:rsidR="00A56350" w:rsidRPr="00324A69">
                <w:rPr>
                  <w:spacing w:val="-2"/>
                </w:rPr>
                <w:delText>atio</w:delText>
              </w:r>
              <w:r w:rsidR="0091503B" w:rsidRPr="00324A69">
                <w:rPr>
                  <w:spacing w:val="-2"/>
                </w:rPr>
                <w:delText xml:space="preserve"> (liquidity ratio)</w:delText>
              </w:r>
            </w:del>
          </w:p>
          <w:p w14:paraId="10F79A8B" w14:textId="0B177D25" w:rsidR="0091503B" w:rsidRDefault="0091503B" w:rsidP="00E550EC">
            <w:pPr>
              <w:pStyle w:val="BodyText"/>
              <w:numPr>
                <w:ilvl w:val="0"/>
                <w:numId w:val="6"/>
              </w:numPr>
              <w:spacing w:before="0"/>
              <w:rPr>
                <w:del w:id="33" w:author="Pribil-Kövesdy Döníz" w:date="2026-09-22T12:53:00Z" w16du:dateUtc="2026-09-22T16:53:00Z"/>
                <w:iCs/>
                <w:spacing w:val="-3"/>
              </w:rPr>
            </w:pPr>
            <w:del w:id="34" w:author="Pribil-Kövesdy Döníz" w:date="2026-09-22T12:53:00Z" w16du:dateUtc="2026-09-22T16:53:00Z">
              <w:r>
                <w:rPr>
                  <w:iCs/>
                  <w:spacing w:val="-3"/>
                </w:rPr>
                <w:delText>Financial burn rate</w:delText>
              </w:r>
            </w:del>
          </w:p>
          <w:p w14:paraId="75CA3386" w14:textId="77777777" w:rsidR="0091503B" w:rsidRPr="00A218AB" w:rsidRDefault="0091503B" w:rsidP="0091503B">
            <w:pPr>
              <w:pStyle w:val="BodyText"/>
              <w:numPr>
                <w:ilvl w:val="0"/>
                <w:numId w:val="6"/>
              </w:numPr>
              <w:spacing w:before="0"/>
              <w:rPr>
                <w:del w:id="35" w:author="Pribil-Kövesdy Döníz" w:date="2026-09-22T12:53:00Z" w16du:dateUtc="2026-09-22T16:53:00Z"/>
                <w:iCs/>
                <w:spacing w:val="-3"/>
              </w:rPr>
            </w:pPr>
            <w:del w:id="36" w:author="Pribil-Kövesdy Döníz" w:date="2026-09-22T12:53:00Z" w16du:dateUtc="2026-09-22T16:53:00Z">
              <w:r w:rsidRPr="00A218AB">
                <w:rPr>
                  <w:iCs/>
                  <w:spacing w:val="-3"/>
                </w:rPr>
                <w:delText xml:space="preserve">Average </w:delText>
              </w:r>
              <w:r>
                <w:rPr>
                  <w:iCs/>
                  <w:spacing w:val="-3"/>
                </w:rPr>
                <w:delText>t</w:delText>
              </w:r>
              <w:r w:rsidRPr="00A218AB">
                <w:rPr>
                  <w:iCs/>
                  <w:spacing w:val="-3"/>
                </w:rPr>
                <w:delText xml:space="preserve">otal </w:delText>
              </w:r>
              <w:r>
                <w:rPr>
                  <w:iCs/>
                  <w:spacing w:val="-3"/>
                </w:rPr>
                <w:delText>p</w:delText>
              </w:r>
              <w:r w:rsidRPr="00A218AB">
                <w:rPr>
                  <w:iCs/>
                  <w:spacing w:val="-3"/>
                </w:rPr>
                <w:delText xml:space="preserve">rocessing </w:delText>
              </w:r>
              <w:r>
                <w:rPr>
                  <w:iCs/>
                  <w:spacing w:val="-3"/>
                </w:rPr>
                <w:delText>t</w:delText>
              </w:r>
              <w:r w:rsidRPr="00A218AB">
                <w:rPr>
                  <w:iCs/>
                  <w:spacing w:val="-3"/>
                </w:rPr>
                <w:delText xml:space="preserve">ime of an </w:delText>
              </w:r>
              <w:r>
                <w:rPr>
                  <w:iCs/>
                  <w:spacing w:val="-3"/>
                </w:rPr>
                <w:delText>i</w:delText>
              </w:r>
              <w:r w:rsidRPr="00A218AB">
                <w:rPr>
                  <w:iCs/>
                  <w:spacing w:val="-3"/>
                </w:rPr>
                <w:delText>nvoice</w:delText>
              </w:r>
            </w:del>
          </w:p>
          <w:p w14:paraId="43B50C2D" w14:textId="6CB7BF8F" w:rsidR="00A56350" w:rsidRDefault="00A56350" w:rsidP="00391C9E">
            <w:pPr>
              <w:rPr>
                <w:rPrChange w:id="37" w:author="Pribil-Kövesdy Döníz" w:date="2026-09-22T12:53:00Z" w16du:dateUtc="2026-09-22T16:53:00Z">
                  <w:rPr>
                    <w:iCs/>
                    <w:spacing w:val="-3"/>
                  </w:rPr>
                </w:rPrChange>
              </w:rPr>
              <w:pPrChange w:id="38" w:author="Pribil-Kövesdy Döníz" w:date="2026-09-22T12:53:00Z" w16du:dateUtc="2026-09-22T16:53:00Z">
                <w:pPr>
                  <w:pStyle w:val="BodyText"/>
                  <w:spacing w:before="0"/>
                  <w:ind w:left="-49" w:firstLine="49"/>
                </w:pPr>
              </w:pPrChange>
            </w:pPr>
          </w:p>
        </w:tc>
        <w:tc>
          <w:tcPr>
            <w:tcW w:w="11340" w:type="dxa"/>
            <w:tcPrChange w:id="39" w:author="Pribil-Kövesdy Döníz" w:date="2026-09-22T12:53:00Z" w16du:dateUtc="2026-09-22T16:53:00Z">
              <w:tcPr>
                <w:tcW w:w="4739" w:type="dxa"/>
              </w:tcPr>
            </w:tcPrChange>
          </w:tcPr>
          <w:p w14:paraId="28581E60" w14:textId="02A631D9" w:rsidR="0091503B" w:rsidRDefault="0091503B" w:rsidP="00E550EC">
            <w:pPr>
              <w:pStyle w:val="BodyText"/>
              <w:numPr>
                <w:ilvl w:val="0"/>
                <w:numId w:val="6"/>
              </w:numPr>
              <w:spacing w:before="0"/>
              <w:rPr>
                <w:del w:id="40" w:author="Pribil-Kövesdy Döníz" w:date="2026-09-22T12:53:00Z" w16du:dateUtc="2026-09-22T16:53:00Z"/>
                <w:iCs/>
                <w:spacing w:val="-3"/>
              </w:rPr>
            </w:pPr>
            <w:del w:id="41" w:author="Pribil-Kövesdy Döníz" w:date="2026-09-22T12:53:00Z" w16du:dateUtc="2026-09-22T16:53:00Z">
              <w:r w:rsidRPr="00A218AB">
                <w:rPr>
                  <w:iCs/>
                  <w:spacing w:val="-3"/>
                </w:rPr>
                <w:delText xml:space="preserve">Average </w:delText>
              </w:r>
              <w:r>
                <w:rPr>
                  <w:iCs/>
                  <w:spacing w:val="-3"/>
                </w:rPr>
                <w:delText>c</w:delText>
              </w:r>
              <w:r w:rsidRPr="00A218AB">
                <w:rPr>
                  <w:iCs/>
                  <w:spacing w:val="-3"/>
                </w:rPr>
                <w:delText xml:space="preserve">ost for </w:delText>
              </w:r>
              <w:r>
                <w:rPr>
                  <w:iCs/>
                  <w:spacing w:val="-3"/>
                </w:rPr>
                <w:delText>p</w:delText>
              </w:r>
              <w:r w:rsidRPr="00A218AB">
                <w:rPr>
                  <w:iCs/>
                  <w:spacing w:val="-3"/>
                </w:rPr>
                <w:delText xml:space="preserve">rocessing an </w:delText>
              </w:r>
              <w:r>
                <w:rPr>
                  <w:iCs/>
                  <w:spacing w:val="-3"/>
                </w:rPr>
                <w:delText>i</w:delText>
              </w:r>
              <w:r w:rsidRPr="00A218AB">
                <w:rPr>
                  <w:iCs/>
                  <w:spacing w:val="-3"/>
                </w:rPr>
                <w:delText>nvoice</w:delText>
              </w:r>
            </w:del>
          </w:p>
          <w:p w14:paraId="13A0FF5B" w14:textId="321D47CC" w:rsidR="00A56350" w:rsidRPr="002F2ECC" w:rsidRDefault="00A56350" w:rsidP="00E550EC">
            <w:pPr>
              <w:pStyle w:val="BodyText"/>
              <w:numPr>
                <w:ilvl w:val="0"/>
                <w:numId w:val="6"/>
              </w:numPr>
              <w:spacing w:before="0"/>
              <w:rPr>
                <w:del w:id="42" w:author="Pribil-Kövesdy Döníz" w:date="2026-09-22T12:53:00Z" w16du:dateUtc="2026-09-22T16:53:00Z"/>
                <w:iCs/>
                <w:spacing w:val="-3"/>
              </w:rPr>
            </w:pPr>
            <w:del w:id="43" w:author="Pribil-Kövesdy Döníz" w:date="2026-09-22T12:53:00Z" w16du:dateUtc="2026-09-22T16:53:00Z">
              <w:r w:rsidRPr="002F2ECC">
                <w:rPr>
                  <w:iCs/>
                  <w:spacing w:val="-3"/>
                </w:rPr>
                <w:delText xml:space="preserve">Days </w:delText>
              </w:r>
              <w:r>
                <w:rPr>
                  <w:iCs/>
                  <w:spacing w:val="-3"/>
                </w:rPr>
                <w:delText>p</w:delText>
              </w:r>
              <w:r w:rsidRPr="002F2ECC">
                <w:rPr>
                  <w:iCs/>
                  <w:spacing w:val="-3"/>
                </w:rPr>
                <w:delText xml:space="preserve">ayable </w:delText>
              </w:r>
              <w:r>
                <w:rPr>
                  <w:iCs/>
                  <w:spacing w:val="-3"/>
                </w:rPr>
                <w:delText>o</w:delText>
              </w:r>
              <w:r w:rsidRPr="002F2ECC">
                <w:rPr>
                  <w:iCs/>
                  <w:spacing w:val="-3"/>
                </w:rPr>
                <w:delText>utstanding</w:delText>
              </w:r>
            </w:del>
          </w:p>
          <w:p w14:paraId="2270F3D8" w14:textId="77777777" w:rsidR="00A56350" w:rsidRPr="002F2ECC" w:rsidRDefault="00A56350" w:rsidP="00E550EC">
            <w:pPr>
              <w:pStyle w:val="BodyText"/>
              <w:numPr>
                <w:ilvl w:val="0"/>
                <w:numId w:val="6"/>
              </w:numPr>
              <w:spacing w:before="0"/>
              <w:rPr>
                <w:del w:id="44" w:author="Pribil-Kövesdy Döníz" w:date="2026-09-22T12:53:00Z" w16du:dateUtc="2026-09-22T16:53:00Z"/>
                <w:iCs/>
                <w:spacing w:val="-3"/>
              </w:rPr>
            </w:pPr>
            <w:del w:id="45" w:author="Pribil-Kövesdy Döníz" w:date="2026-09-22T12:53:00Z" w16du:dateUtc="2026-09-22T16:53:00Z">
              <w:r w:rsidRPr="002F2ECC">
                <w:rPr>
                  <w:iCs/>
                  <w:spacing w:val="-3"/>
                </w:rPr>
                <w:delText xml:space="preserve">Number of </w:delText>
              </w:r>
              <w:r>
                <w:rPr>
                  <w:iCs/>
                  <w:spacing w:val="-3"/>
                </w:rPr>
                <w:delText>e</w:delText>
              </w:r>
              <w:r w:rsidRPr="002F2ECC">
                <w:rPr>
                  <w:iCs/>
                  <w:spacing w:val="-3"/>
                </w:rPr>
                <w:delText xml:space="preserve">arly </w:delText>
              </w:r>
              <w:r>
                <w:rPr>
                  <w:iCs/>
                  <w:spacing w:val="-3"/>
                </w:rPr>
                <w:delText>p</w:delText>
              </w:r>
              <w:r w:rsidRPr="002F2ECC">
                <w:rPr>
                  <w:iCs/>
                  <w:spacing w:val="-3"/>
                </w:rPr>
                <w:delText xml:space="preserve">ayment </w:delText>
              </w:r>
              <w:r>
                <w:rPr>
                  <w:iCs/>
                  <w:spacing w:val="-3"/>
                </w:rPr>
                <w:delText>d</w:delText>
              </w:r>
              <w:r w:rsidRPr="002F2ECC">
                <w:rPr>
                  <w:iCs/>
                  <w:spacing w:val="-3"/>
                </w:rPr>
                <w:delText xml:space="preserve">iscounts </w:delText>
              </w:r>
              <w:r>
                <w:rPr>
                  <w:iCs/>
                  <w:spacing w:val="-3"/>
                </w:rPr>
                <w:delText>r</w:delText>
              </w:r>
              <w:r w:rsidRPr="002F2ECC">
                <w:rPr>
                  <w:iCs/>
                  <w:spacing w:val="-3"/>
                </w:rPr>
                <w:delText>eceived vs. Misse</w:delText>
              </w:r>
              <w:r>
                <w:rPr>
                  <w:iCs/>
                  <w:spacing w:val="-3"/>
                </w:rPr>
                <w:delText>d</w:delText>
              </w:r>
            </w:del>
          </w:p>
          <w:p w14:paraId="62475845" w14:textId="77777777" w:rsidR="00A56350" w:rsidRDefault="00A56350" w:rsidP="00391C9E">
            <w:pPr>
              <w:rPr>
                <w:rPrChange w:id="46" w:author="Pribil-Kövesdy Döníz" w:date="2026-09-22T12:53:00Z" w16du:dateUtc="2026-09-22T16:53:00Z">
                  <w:rPr>
                    <w:iCs/>
                    <w:spacing w:val="-3"/>
                  </w:rPr>
                </w:rPrChange>
              </w:rPr>
              <w:pPrChange w:id="47" w:author="Pribil-Kövesdy Döníz" w:date="2026-09-22T12:53:00Z" w16du:dateUtc="2026-09-22T16:53:00Z">
                <w:pPr>
                  <w:pStyle w:val="BodyText"/>
                  <w:spacing w:before="0"/>
                  <w:ind w:left="0"/>
                </w:pPr>
              </w:pPrChange>
            </w:pPr>
          </w:p>
        </w:tc>
      </w:tr>
      <w:tr w:rsidR="00854C26" w14:paraId="006E9F6E" w14:textId="77777777" w:rsidTr="00AD06DF">
        <w:trPr>
          <w:ins w:id="48" w:author="Pribil-Kövesdy Döníz" w:date="2026-09-22T12:53:00Z" w16du:dateUtc="2026-09-22T16:53:00Z"/>
        </w:trPr>
        <w:tc>
          <w:tcPr>
            <w:tcW w:w="2802" w:type="dxa"/>
          </w:tcPr>
          <w:p w14:paraId="06E894E4" w14:textId="77777777" w:rsidR="00854C26" w:rsidRDefault="00F520F7" w:rsidP="00F520F7">
            <w:pPr>
              <w:rPr>
                <w:ins w:id="49" w:author="Pribil-Kövesdy Döníz" w:date="2026-09-22T12:53:00Z" w16du:dateUtc="2026-09-22T16:53:00Z"/>
              </w:rPr>
            </w:pPr>
            <w:ins w:id="50" w:author="Pribil-Kövesdy Döníz" w:date="2026-09-22T12:53:00Z" w16du:dateUtc="2026-09-22T16:53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23A4B2DD" w14:textId="77777777" w:rsidR="00854C26" w:rsidRDefault="00854C26" w:rsidP="00391C9E">
            <w:pPr>
              <w:rPr>
                <w:ins w:id="51" w:author="Pribil-Kövesdy Döníz" w:date="2026-09-22T12:53:00Z" w16du:dateUtc="2026-09-22T16:53:00Z"/>
              </w:rPr>
            </w:pPr>
          </w:p>
        </w:tc>
      </w:tr>
    </w:tbl>
    <w:p w14:paraId="2F9F172D" w14:textId="77777777" w:rsidR="00854C26" w:rsidRPr="00854C26" w:rsidRDefault="00854C26" w:rsidP="0061350B">
      <w:pPr>
        <w:spacing w:before="360" w:line="240" w:lineRule="auto"/>
        <w:rPr>
          <w:ins w:id="52" w:author="Pribil-Kövesdy Döníz" w:date="2026-09-22T12:53:00Z" w16du:dateUtc="2026-09-22T16:53:00Z"/>
          <w:sz w:val="28"/>
          <w:szCs w:val="28"/>
        </w:rPr>
      </w:pPr>
      <w:ins w:id="53" w:author="Pribil-Kövesdy Döníz" w:date="2026-09-22T12:53:00Z" w16du:dateUtc="2026-09-22T16:53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p w14:paraId="444BF34B" w14:textId="17732DDE" w:rsidR="00A93FF7" w:rsidRPr="00CE7F7A" w:rsidRDefault="00E66F9D" w:rsidP="00CE7F7A">
      <w:pPr>
        <w:pStyle w:val="Heading1"/>
        <w:numPr>
          <w:ilvl w:val="0"/>
          <w:numId w:val="2"/>
        </w:numPr>
        <w:tabs>
          <w:tab w:val="left" w:pos="540"/>
        </w:tabs>
        <w:ind w:left="0" w:firstLine="180"/>
        <w:rPr>
          <w:del w:id="54" w:author="Pribil-Kövesdy Döníz" w:date="2026-09-22T12:53:00Z" w16du:dateUtc="2026-09-22T16:53:00Z"/>
          <w:sz w:val="15"/>
        </w:rPr>
      </w:pPr>
      <w:del w:id="55" w:author="Pribil-Kövesdy Döníz" w:date="2026-09-22T12:53:00Z" w16du:dateUtc="2026-09-22T16:53:00Z">
        <w:r w:rsidRPr="00CE7F7A">
          <w:delText>Definitions</w:delText>
        </w:r>
      </w:del>
    </w:p>
    <w:p w14:paraId="66EE22A3" w14:textId="77777777" w:rsidR="00CE7F7A" w:rsidRPr="00CE7F7A" w:rsidRDefault="00CE7F7A" w:rsidP="00CE7F7A">
      <w:pPr>
        <w:pStyle w:val="Heading1"/>
        <w:tabs>
          <w:tab w:val="left" w:pos="540"/>
        </w:tabs>
        <w:ind w:left="180" w:firstLine="0"/>
        <w:rPr>
          <w:del w:id="56" w:author="Pribil-Kövesdy Döníz" w:date="2026-09-22T12:53:00Z" w16du:dateUtc="2026-09-22T16:53:00Z"/>
          <w:sz w:val="1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57" w:author="Pribil-Kövesdy Döníz" w:date="2026-09-22T12:53:00Z" w16du:dateUtc="2026-09-22T16:53:00Z">
          <w:tblPr>
            <w:tblW w:w="0" w:type="auto"/>
            <w:tblInd w:w="17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</w:tblPrChange>
      </w:tblPr>
      <w:tblGrid>
        <w:gridCol w:w="2792"/>
        <w:gridCol w:w="11202"/>
        <w:tblGridChange w:id="58">
          <w:tblGrid>
            <w:gridCol w:w="175"/>
            <w:gridCol w:w="2260"/>
            <w:gridCol w:w="357"/>
            <w:gridCol w:w="6690"/>
            <w:gridCol w:w="4512"/>
          </w:tblGrid>
        </w:tblGridChange>
      </w:tblGrid>
      <w:tr w:rsidR="00A93FF7" w14:paraId="14665E8A" w14:textId="77777777" w:rsidTr="0061350B">
        <w:trPr>
          <w:trHeight w:val="1168"/>
          <w:trPrChange w:id="59" w:author="Pribil-Kövesdy Döníz" w:date="2026-09-22T12:53:00Z" w16du:dateUtc="2026-09-22T16:53:00Z">
            <w:trPr>
              <w:gridBefore w:val="1"/>
              <w:gridAfter w:val="1"/>
              <w:trHeight w:val="268"/>
            </w:trPr>
          </w:trPrChange>
        </w:trPr>
        <w:tc>
          <w:tcPr>
            <w:tcW w:w="2802" w:type="dxa"/>
            <w:tcPrChange w:id="60" w:author="Pribil-Kövesdy Döníz" w:date="2026-09-22T12:53:00Z" w16du:dateUtc="2026-09-22T16:53:00Z">
              <w:tcPr>
                <w:tcW w:w="2260" w:type="dxa"/>
                <w:vAlign w:val="center"/>
              </w:tcPr>
            </w:tcPrChange>
          </w:tcPr>
          <w:p w14:paraId="0548DE83" w14:textId="77777777" w:rsidR="00854C26" w:rsidRDefault="00A236F9" w:rsidP="00391C9E">
            <w:pPr>
              <w:rPr>
                <w:ins w:id="61" w:author="Pribil-Kövesdy Döníz" w:date="2026-09-22T12:53:00Z" w16du:dateUtc="2026-09-22T16:53:00Z"/>
              </w:rPr>
            </w:pPr>
            <w:ins w:id="62" w:author="Pribil-Kövesdy Döníz" w:date="2026-09-22T12:53:00Z" w16du:dateUtc="2026-09-22T16:53:00Z">
              <w:r>
                <w:t>Mobilitás típusa</w:t>
              </w:r>
            </w:ins>
          </w:p>
          <w:p w14:paraId="30C156F8" w14:textId="6C4C7B16" w:rsidR="00A93FF7" w:rsidRDefault="00A236F9" w:rsidP="00391C9E">
            <w:pPr>
              <w:rPr>
                <w:rPrChange w:id="63" w:author="Pribil-Kövesdy Döníz" w:date="2026-09-22T12:53:00Z" w16du:dateUtc="2026-09-22T16:53:00Z">
                  <w:rPr>
                    <w:b/>
                  </w:rPr>
                </w:rPrChange>
              </w:rPr>
              <w:pPrChange w:id="64" w:author="Pribil-Kövesdy Döníz" w:date="2026-09-22T12:53:00Z" w16du:dateUtc="2026-09-22T16:53:00Z">
                <w:pPr>
                  <w:pStyle w:val="TableParagraph"/>
                  <w:spacing w:line="248" w:lineRule="exact"/>
                </w:pPr>
              </w:pPrChange>
            </w:pPr>
            <w:ins w:id="65" w:author="Pribil-Kövesdy Döníz" w:date="2026-09-22T12:53:00Z" w16du:dateUtc="2026-09-22T16:53:00Z">
              <w:r>
                <w:t>(nem helyes törlendő)</w:t>
              </w:r>
            </w:ins>
            <w:del w:id="66" w:author="Pribil-Kövesdy Döníz" w:date="2026-09-22T12:53:00Z" w16du:dateUtc="2026-09-22T16:53:00Z">
              <w:r w:rsidR="00BC3CB0">
                <w:rPr>
                  <w:b/>
                </w:rPr>
                <w:delText>Distribution Code</w:delText>
              </w:r>
            </w:del>
          </w:p>
        </w:tc>
        <w:tc>
          <w:tcPr>
            <w:tcW w:w="11340" w:type="dxa"/>
            <w:tcPrChange w:id="67" w:author="Pribil-Kövesdy Döníz" w:date="2026-09-22T12:53:00Z" w16du:dateUtc="2026-09-22T16:53:00Z">
              <w:tcPr>
                <w:tcW w:w="7047" w:type="dxa"/>
                <w:gridSpan w:val="2"/>
              </w:tcPr>
            </w:tcPrChange>
          </w:tcPr>
          <w:p w14:paraId="548BC3BD" w14:textId="77777777" w:rsidR="00854C26" w:rsidRDefault="00A236F9" w:rsidP="00391C9E">
            <w:pPr>
              <w:pStyle w:val="ListParagraph"/>
              <w:numPr>
                <w:ilvl w:val="0"/>
                <w:numId w:val="19"/>
              </w:numPr>
              <w:rPr>
                <w:ins w:id="68" w:author="Pribil-Kövesdy Döníz" w:date="2026-09-22T12:53:00Z" w16du:dateUtc="2026-09-22T16:53:00Z"/>
              </w:rPr>
            </w:pPr>
            <w:ins w:id="69" w:author="Pribil-Kövesdy Döníz" w:date="2026-09-22T12:53:00Z" w16du:dateUtc="2026-09-22T16:53:00Z">
              <w:r>
                <w:t>szakmai továbbképzés</w:t>
              </w:r>
            </w:ins>
          </w:p>
          <w:p w14:paraId="10E10394" w14:textId="77777777" w:rsidR="00A236F9" w:rsidRDefault="00A236F9" w:rsidP="00391C9E">
            <w:pPr>
              <w:pStyle w:val="ListParagraph"/>
              <w:numPr>
                <w:ilvl w:val="0"/>
                <w:numId w:val="19"/>
              </w:numPr>
              <w:rPr>
                <w:ins w:id="70" w:author="Pribil-Kövesdy Döníz" w:date="2026-09-22T12:53:00Z" w16du:dateUtc="2026-09-22T16:53:00Z"/>
              </w:rPr>
            </w:pPr>
            <w:ins w:id="71" w:author="Pribil-Kövesdy Döníz" w:date="2026-09-22T12:53:00Z" w16du:dateUtc="2026-09-22T16:53:00Z">
              <w:r>
                <w:t>nyelvtanfolyam</w:t>
              </w:r>
            </w:ins>
          </w:p>
          <w:p w14:paraId="2352F70B" w14:textId="77777777" w:rsidR="00A236F9" w:rsidRDefault="00F520F7" w:rsidP="00391C9E">
            <w:pPr>
              <w:pStyle w:val="ListParagraph"/>
              <w:numPr>
                <w:ilvl w:val="0"/>
                <w:numId w:val="19"/>
              </w:numPr>
              <w:rPr>
                <w:ins w:id="72" w:author="Pribil-Kövesdy Döníz" w:date="2026-09-22T12:53:00Z" w16du:dateUtc="2026-09-22T16:53:00Z"/>
              </w:rPr>
            </w:pPr>
            <w:ins w:id="73" w:author="Pribil-Kövesdy Döníz" w:date="2026-09-22T12:53:00Z" w16du:dateUtc="2026-09-22T16:53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04322FF4" w14:textId="4C2AFC7E" w:rsidR="00B223B8" w:rsidRDefault="00A236F9" w:rsidP="00391C9E">
            <w:pPr>
              <w:pStyle w:val="ListParagraph"/>
              <w:numPr>
                <w:ilvl w:val="0"/>
                <w:numId w:val="19"/>
              </w:numPr>
              <w:pPrChange w:id="74" w:author="Pribil-Kövesdy Döníz" w:date="2026-09-22T12:53:00Z" w16du:dateUtc="2026-09-22T16:53:00Z">
                <w:pPr>
                  <w:pStyle w:val="TableParagraph"/>
                  <w:spacing w:line="248" w:lineRule="exact"/>
                </w:pPr>
              </w:pPrChange>
            </w:pPr>
            <w:ins w:id="75" w:author="Pribil-Kövesdy Döníz" w:date="2026-09-22T12:53:00Z" w16du:dateUtc="2026-09-22T16:53:00Z">
              <w:r>
                <w:t>oktatási tevékenység</w:t>
              </w:r>
            </w:ins>
            <w:del w:id="76" w:author="Pribil-Kövesdy Döníz" w:date="2026-09-22T12:53:00Z" w16du:dateUtc="2026-09-22T16:53:00Z">
              <w:r w:rsidR="00BC3CB0">
                <w:delText>A</w:delText>
              </w:r>
              <w:r w:rsidR="00BC3CB0" w:rsidRPr="00BC3CB0">
                <w:delText>llow</w:delText>
              </w:r>
              <w:r w:rsidR="00BC3CB0">
                <w:delText>s</w:delText>
              </w:r>
              <w:r w:rsidR="00BC3CB0" w:rsidRPr="00BC3CB0">
                <w:delText xml:space="preserve"> for reports to be generated to further define subcategories within the selected </w:delText>
              </w:r>
              <w:r w:rsidR="00324A69">
                <w:delText>g</w:delText>
              </w:r>
              <w:r w:rsidR="00BC3CB0" w:rsidRPr="00BC3CB0">
                <w:delText xml:space="preserve">eneral </w:delText>
              </w:r>
              <w:r w:rsidR="00324A69">
                <w:delText>l</w:delText>
              </w:r>
              <w:r w:rsidR="00BC3CB0" w:rsidRPr="00BC3CB0">
                <w:delText xml:space="preserve">edger </w:delText>
              </w:r>
              <w:r w:rsidR="00324A69">
                <w:delText>(GL) a</w:delText>
              </w:r>
              <w:r w:rsidR="00BC3CB0" w:rsidRPr="00BC3CB0">
                <w:delText xml:space="preserve">ccount </w:delText>
              </w:r>
              <w:r w:rsidR="00324A69">
                <w:delText>number</w:delText>
              </w:r>
              <w:r w:rsidR="00BC3CB0" w:rsidRPr="00BC3CB0">
                <w:delText xml:space="preserve">. </w:delText>
              </w:r>
            </w:del>
          </w:p>
        </w:tc>
      </w:tr>
      <w:tr w:rsidR="00A93FF7" w14:paraId="2C796343" w14:textId="77777777" w:rsidTr="00AD06DF">
        <w:trPr>
          <w:trPrChange w:id="77" w:author="Pribil-Kövesdy Döníz" w:date="2026-09-22T12:53:00Z" w16du:dateUtc="2026-09-22T16:53:00Z">
            <w:trPr>
              <w:gridBefore w:val="1"/>
              <w:gridAfter w:val="1"/>
              <w:trHeight w:val="268"/>
            </w:trPr>
          </w:trPrChange>
        </w:trPr>
        <w:tc>
          <w:tcPr>
            <w:tcW w:w="2802" w:type="dxa"/>
            <w:tcPrChange w:id="78" w:author="Pribil-Kövesdy Döníz" w:date="2026-09-22T12:53:00Z" w16du:dateUtc="2026-09-22T16:53:00Z">
              <w:tcPr>
                <w:tcW w:w="2260" w:type="dxa"/>
                <w:vAlign w:val="center"/>
              </w:tcPr>
            </w:tcPrChange>
          </w:tcPr>
          <w:p w14:paraId="27118192" w14:textId="77777777" w:rsidR="00A236F9" w:rsidRDefault="00A236F9" w:rsidP="00391C9E">
            <w:pPr>
              <w:rPr>
                <w:ins w:id="79" w:author="Pribil-Kövesdy Döníz" w:date="2026-09-22T12:53:00Z" w16du:dateUtc="2026-09-22T16:53:00Z"/>
              </w:rPr>
            </w:pPr>
            <w:ins w:id="80" w:author="Pribil-Kövesdy Döníz" w:date="2026-09-22T12:53:00Z" w16du:dateUtc="2026-09-22T16:53:00Z">
              <w:r>
                <w:t>Továbbképzés címe</w:t>
              </w:r>
            </w:ins>
          </w:p>
          <w:p w14:paraId="36457EC5" w14:textId="6120F2D0" w:rsidR="00A93FF7" w:rsidRDefault="00A236F9" w:rsidP="00391C9E">
            <w:pPr>
              <w:rPr>
                <w:rPrChange w:id="81" w:author="Pribil-Kövesdy Döníz" w:date="2026-09-22T12:53:00Z" w16du:dateUtc="2026-09-22T16:53:00Z">
                  <w:rPr>
                    <w:b/>
                  </w:rPr>
                </w:rPrChange>
              </w:rPr>
              <w:pPrChange w:id="82" w:author="Pribil-Kövesdy Döníz" w:date="2026-09-22T12:53:00Z" w16du:dateUtc="2026-09-22T16:53:00Z">
                <w:pPr>
                  <w:pStyle w:val="TableParagraph"/>
                  <w:spacing w:line="248" w:lineRule="exact"/>
                </w:pPr>
              </w:pPrChange>
            </w:pPr>
            <w:ins w:id="83" w:author="Pribil-Kövesdy Döníz" w:date="2026-09-22T12:53:00Z" w16du:dateUtc="2026-09-22T16:53:00Z">
              <w:r>
                <w:t>(amennyiben releváns)</w:t>
              </w:r>
            </w:ins>
            <w:del w:id="84" w:author="Pribil-Kövesdy Döníz" w:date="2026-09-22T12:53:00Z" w16du:dateUtc="2026-09-22T16:53:00Z">
              <w:r w:rsidR="005E5F7F" w:rsidRPr="00324A69">
                <w:rPr>
                  <w:b/>
                </w:rPr>
                <w:delText>Discount Code Percentage</w:delText>
              </w:r>
            </w:del>
          </w:p>
        </w:tc>
        <w:tc>
          <w:tcPr>
            <w:tcW w:w="11340" w:type="dxa"/>
            <w:tcPrChange w:id="85" w:author="Pribil-Kövesdy Döníz" w:date="2026-09-22T12:53:00Z" w16du:dateUtc="2026-09-22T16:53:00Z">
              <w:tcPr>
                <w:tcW w:w="7047" w:type="dxa"/>
                <w:gridSpan w:val="2"/>
              </w:tcPr>
            </w:tcPrChange>
          </w:tcPr>
          <w:p w14:paraId="231D0C9B" w14:textId="3B511026" w:rsidR="00A93FF7" w:rsidRPr="00324A69" w:rsidRDefault="00FD630D" w:rsidP="00391C9E">
            <w:pPr>
              <w:pPrChange w:id="86" w:author="Pribil-Kövesdy Döníz" w:date="2026-09-22T12:53:00Z" w16du:dateUtc="2026-09-22T16:53:00Z">
                <w:pPr>
                  <w:pStyle w:val="TableParagraph"/>
                  <w:spacing w:line="248" w:lineRule="exact"/>
                </w:pPr>
              </w:pPrChange>
            </w:pPr>
            <w:del w:id="87" w:author="Pribil-Kövesdy Döníz" w:date="2026-09-22T12:53:00Z" w16du:dateUtc="2026-09-22T16:53:00Z">
              <w:r w:rsidRPr="00324A69">
                <w:delText>Percentage of the discount the vendor allows if paid within the discount days.</w:delText>
              </w:r>
            </w:del>
          </w:p>
        </w:tc>
      </w:tr>
      <w:tr w:rsidR="00964189" w14:paraId="1A83E865" w14:textId="77777777" w:rsidTr="0061350B">
        <w:trPr>
          <w:trHeight w:val="428"/>
          <w:trPrChange w:id="88" w:author="Pribil-Kövesdy Döníz" w:date="2026-09-22T12:53:00Z" w16du:dateUtc="2026-09-22T16:53:00Z">
            <w:trPr>
              <w:gridBefore w:val="1"/>
              <w:gridAfter w:val="1"/>
              <w:trHeight w:val="268"/>
            </w:trPr>
          </w:trPrChange>
        </w:trPr>
        <w:tc>
          <w:tcPr>
            <w:tcW w:w="2802" w:type="dxa"/>
            <w:tcPrChange w:id="89" w:author="Pribil-Kövesdy Döníz" w:date="2026-09-22T12:53:00Z" w16du:dateUtc="2026-09-22T16:53:00Z">
              <w:tcPr>
                <w:tcW w:w="2260" w:type="dxa"/>
                <w:vAlign w:val="center"/>
              </w:tcPr>
            </w:tcPrChange>
          </w:tcPr>
          <w:p w14:paraId="11347EF5" w14:textId="7D20CC31" w:rsidR="00964189" w:rsidRDefault="00A236F9" w:rsidP="00391C9E">
            <w:pPr>
              <w:rPr>
                <w:rPrChange w:id="90" w:author="Pribil-Kövesdy Döníz" w:date="2026-09-22T12:53:00Z" w16du:dateUtc="2026-09-22T16:53:00Z">
                  <w:rPr>
                    <w:b/>
                  </w:rPr>
                </w:rPrChange>
              </w:rPr>
              <w:pPrChange w:id="91" w:author="Pribil-Kövesdy Döníz" w:date="2026-09-22T12:53:00Z" w16du:dateUtc="2026-09-22T16:53:00Z">
                <w:pPr>
                  <w:pStyle w:val="TableParagraph"/>
                  <w:spacing w:line="248" w:lineRule="exact"/>
                </w:pPr>
              </w:pPrChange>
            </w:pPr>
            <w:ins w:id="92" w:author="Pribil-Kövesdy Döníz" w:date="2026-09-22T12:53:00Z" w16du:dateUtc="2026-09-22T16:53:00Z">
              <w:r>
                <w:t>Fogadó intézmény neve</w:t>
              </w:r>
            </w:ins>
            <w:del w:id="93" w:author="Pribil-Kövesdy Döníz" w:date="2026-09-22T12:53:00Z" w16du:dateUtc="2026-09-22T16:53:00Z">
              <w:r w:rsidR="00964189">
                <w:rPr>
                  <w:b/>
                </w:rPr>
                <w:delText>Discount Amount</w:delText>
              </w:r>
            </w:del>
          </w:p>
        </w:tc>
        <w:tc>
          <w:tcPr>
            <w:tcW w:w="11340" w:type="dxa"/>
            <w:tcPrChange w:id="94" w:author="Pribil-Kövesdy Döníz" w:date="2026-09-22T12:53:00Z" w16du:dateUtc="2026-09-22T16:53:00Z">
              <w:tcPr>
                <w:tcW w:w="7047" w:type="dxa"/>
                <w:gridSpan w:val="2"/>
              </w:tcPr>
            </w:tcPrChange>
          </w:tcPr>
          <w:p w14:paraId="25F747A2" w14:textId="697FB2E8" w:rsidR="00964189" w:rsidRPr="00324A69" w:rsidRDefault="00964189" w:rsidP="00391C9E">
            <w:pPr>
              <w:pPrChange w:id="95" w:author="Pribil-Kövesdy Döníz" w:date="2026-09-22T12:53:00Z" w16du:dateUtc="2026-09-22T16:53:00Z">
                <w:pPr>
                  <w:pStyle w:val="TableParagraph"/>
                  <w:spacing w:line="248" w:lineRule="exact"/>
                </w:pPr>
              </w:pPrChange>
            </w:pPr>
            <w:del w:id="96" w:author="Pribil-Kövesdy Döníz" w:date="2026-09-22T12:53:00Z" w16du:dateUtc="2026-09-22T16:53:00Z">
              <w:r>
                <w:delText xml:space="preserve">Applicable discount sum if the vendor is paid within the discount days. Typically, in </w:delText>
              </w:r>
              <w:r w:rsidR="00302298">
                <w:delText xml:space="preserve">the </w:delText>
              </w:r>
              <w:r>
                <w:delText xml:space="preserve">AP </w:delText>
              </w:r>
              <w:r w:rsidR="00302298">
                <w:delText xml:space="preserve">module </w:delText>
              </w:r>
              <w:r>
                <w:delText>this field is automatically populated.</w:delText>
              </w:r>
            </w:del>
          </w:p>
        </w:tc>
      </w:tr>
      <w:tr w:rsidR="005E5F7F" w14:paraId="4AAE3706" w14:textId="77777777" w:rsidTr="0061350B">
        <w:trPr>
          <w:trHeight w:val="703"/>
          <w:trPrChange w:id="97" w:author="Pribil-Kövesdy Döníz" w:date="2026-09-22T12:53:00Z" w16du:dateUtc="2026-09-22T16:53:00Z">
            <w:trPr>
              <w:gridBefore w:val="1"/>
              <w:gridAfter w:val="1"/>
              <w:trHeight w:val="268"/>
            </w:trPr>
          </w:trPrChange>
        </w:trPr>
        <w:tc>
          <w:tcPr>
            <w:tcW w:w="2802" w:type="dxa"/>
            <w:tcPrChange w:id="98" w:author="Pribil-Kövesdy Döníz" w:date="2026-09-22T12:53:00Z" w16du:dateUtc="2026-09-22T16:53:00Z">
              <w:tcPr>
                <w:tcW w:w="2260" w:type="dxa"/>
                <w:vAlign w:val="center"/>
              </w:tcPr>
            </w:tcPrChange>
          </w:tcPr>
          <w:p w14:paraId="6234B672" w14:textId="77777777" w:rsidR="005E7FFD" w:rsidRDefault="005E7FFD" w:rsidP="00391C9E">
            <w:pPr>
              <w:rPr>
                <w:ins w:id="99" w:author="Pribil-Kövesdy Döníz" w:date="2026-09-22T12:53:00Z" w16du:dateUtc="2026-09-22T16:53:00Z"/>
              </w:rPr>
            </w:pPr>
            <w:ins w:id="100" w:author="Pribil-Kövesdy Döníz" w:date="2026-09-22T12:53:00Z" w16du:dateUtc="2026-09-22T16:53:00Z">
              <w:r>
                <w:t>Fogadó intézmény típusa</w:t>
              </w:r>
            </w:ins>
          </w:p>
          <w:p w14:paraId="4309C2EF" w14:textId="1BC9A28E" w:rsidR="005E5F7F" w:rsidRDefault="005E7FFD" w:rsidP="00391C9E">
            <w:pPr>
              <w:rPr>
                <w:rPrChange w:id="101" w:author="Pribil-Kövesdy Döníz" w:date="2026-09-22T12:53:00Z" w16du:dateUtc="2026-09-22T16:53:00Z">
                  <w:rPr>
                    <w:b/>
                  </w:rPr>
                </w:rPrChange>
              </w:rPr>
              <w:pPrChange w:id="102" w:author="Pribil-Kövesdy Döníz" w:date="2026-09-22T12:53:00Z" w16du:dateUtc="2026-09-22T16:53:00Z">
                <w:pPr>
                  <w:pStyle w:val="TableParagraph"/>
                  <w:spacing w:line="248" w:lineRule="exact"/>
                </w:pPr>
              </w:pPrChange>
            </w:pPr>
            <w:ins w:id="103" w:author="Pribil-Kövesdy Döníz" w:date="2026-09-22T12:53:00Z" w16du:dateUtc="2026-09-22T16:53:00Z">
              <w:r>
                <w:t>(nem helyes törlendő)</w:t>
              </w:r>
            </w:ins>
            <w:del w:id="104" w:author="Pribil-Kövesdy Döníz" w:date="2026-09-22T12:53:00Z" w16du:dateUtc="2026-09-22T16:53:00Z">
              <w:r w:rsidR="00FD630D" w:rsidRPr="00324A69">
                <w:rPr>
                  <w:b/>
                </w:rPr>
                <w:delText xml:space="preserve">Payment Discount Days </w:delText>
              </w:r>
            </w:del>
          </w:p>
        </w:tc>
        <w:tc>
          <w:tcPr>
            <w:tcW w:w="11340" w:type="dxa"/>
            <w:tcPrChange w:id="105" w:author="Pribil-Kövesdy Döníz" w:date="2026-09-22T12:53:00Z" w16du:dateUtc="2026-09-22T16:53:00Z">
              <w:tcPr>
                <w:tcW w:w="7047" w:type="dxa"/>
                <w:gridSpan w:val="2"/>
              </w:tcPr>
            </w:tcPrChange>
          </w:tcPr>
          <w:p w14:paraId="36ACE2BA" w14:textId="77777777" w:rsidR="005E7FFD" w:rsidRDefault="005E7FFD" w:rsidP="00391C9E">
            <w:pPr>
              <w:pStyle w:val="ListParagraph"/>
              <w:numPr>
                <w:ilvl w:val="0"/>
                <w:numId w:val="20"/>
              </w:numPr>
              <w:rPr>
                <w:ins w:id="106" w:author="Pribil-Kövesdy Döníz" w:date="2026-09-22T12:53:00Z" w16du:dateUtc="2026-09-22T16:53:00Z"/>
              </w:rPr>
            </w:pPr>
            <w:ins w:id="107" w:author="Pribil-Kövesdy Döníz" w:date="2026-09-22T12:53:00Z" w16du:dateUtc="2026-09-22T16:53:00Z">
              <w:r>
                <w:t>oktatási intézmény</w:t>
              </w:r>
            </w:ins>
          </w:p>
          <w:p w14:paraId="68882988" w14:textId="36D36587" w:rsidR="005E5F7F" w:rsidRDefault="005E7FFD" w:rsidP="00391C9E">
            <w:pPr>
              <w:pStyle w:val="ListParagraph"/>
              <w:numPr>
                <w:ilvl w:val="0"/>
                <w:numId w:val="20"/>
              </w:numPr>
              <w:pPrChange w:id="108" w:author="Pribil-Kövesdy Döníz" w:date="2026-09-22T12:53:00Z" w16du:dateUtc="2026-09-22T16:53:00Z">
                <w:pPr>
                  <w:pStyle w:val="TableParagraph"/>
                  <w:spacing w:line="248" w:lineRule="exact"/>
                </w:pPr>
              </w:pPrChange>
            </w:pPr>
            <w:ins w:id="109" w:author="Pribil-Kövesdy Döníz" w:date="2026-09-22T12:53:00Z" w16du:dateUtc="2026-09-22T16:53:00Z">
              <w:r>
                <w:t>továbbképző intézmény</w:t>
              </w:r>
            </w:ins>
            <w:del w:id="110" w:author="Pribil-Kövesdy Döníz" w:date="2026-09-22T12:53:00Z" w16du:dateUtc="2026-09-22T16:53:00Z">
              <w:r w:rsidR="00FD630D" w:rsidRPr="00324A69">
                <w:delText xml:space="preserve">Number of days the invoice is due in order to receive a discount. </w:delText>
              </w:r>
            </w:del>
          </w:p>
        </w:tc>
      </w:tr>
      <w:tr w:rsidR="005E5F7F" w14:paraId="437F86E3" w14:textId="77777777" w:rsidTr="00AD06DF">
        <w:trPr>
          <w:trPrChange w:id="111" w:author="Pribil-Kövesdy Döníz" w:date="2026-09-22T12:53:00Z" w16du:dateUtc="2026-09-22T16:53:00Z">
            <w:trPr>
              <w:gridBefore w:val="1"/>
              <w:gridAfter w:val="1"/>
              <w:trHeight w:val="268"/>
            </w:trPr>
          </w:trPrChange>
        </w:trPr>
        <w:tc>
          <w:tcPr>
            <w:tcW w:w="2802" w:type="dxa"/>
            <w:tcPrChange w:id="112" w:author="Pribil-Kövesdy Döníz" w:date="2026-09-22T12:53:00Z" w16du:dateUtc="2026-09-22T16:53:00Z">
              <w:tcPr>
                <w:tcW w:w="2260" w:type="dxa"/>
                <w:vAlign w:val="center"/>
              </w:tcPr>
            </w:tcPrChange>
          </w:tcPr>
          <w:p w14:paraId="47515279" w14:textId="6D85E088" w:rsidR="005E5F7F" w:rsidRDefault="00A236F9" w:rsidP="00391C9E">
            <w:pPr>
              <w:rPr>
                <w:rPrChange w:id="113" w:author="Pribil-Kövesdy Döníz" w:date="2026-09-22T12:53:00Z" w16du:dateUtc="2026-09-22T16:53:00Z">
                  <w:rPr>
                    <w:b/>
                  </w:rPr>
                </w:rPrChange>
              </w:rPr>
              <w:pPrChange w:id="114" w:author="Pribil-Kövesdy Döníz" w:date="2026-09-22T12:53:00Z" w16du:dateUtc="2026-09-22T16:53:00Z">
                <w:pPr>
                  <w:pStyle w:val="TableParagraph"/>
                  <w:spacing w:line="248" w:lineRule="exact"/>
                </w:pPr>
              </w:pPrChange>
            </w:pPr>
            <w:ins w:id="115" w:author="Pribil-Kövesdy Döníz" w:date="2026-09-22T12:53:00Z" w16du:dateUtc="2026-09-22T16:53:00Z">
              <w:r>
                <w:t>Fogadó ország</w:t>
              </w:r>
            </w:ins>
            <w:del w:id="116" w:author="Pribil-Kövesdy Döníz" w:date="2026-09-22T12:53:00Z" w16du:dateUtc="2026-09-22T16:53:00Z">
              <w:r w:rsidR="00D639E0">
                <w:rPr>
                  <w:b/>
                </w:rPr>
                <w:delText>Applied Credit</w:delText>
              </w:r>
            </w:del>
          </w:p>
        </w:tc>
        <w:tc>
          <w:tcPr>
            <w:tcW w:w="11340" w:type="dxa"/>
            <w:tcPrChange w:id="117" w:author="Pribil-Kövesdy Döníz" w:date="2026-09-22T12:53:00Z" w16du:dateUtc="2026-09-22T16:53:00Z">
              <w:tcPr>
                <w:tcW w:w="7047" w:type="dxa"/>
                <w:gridSpan w:val="2"/>
              </w:tcPr>
            </w:tcPrChange>
          </w:tcPr>
          <w:p w14:paraId="15D5BB4F" w14:textId="778BA6B3" w:rsidR="005E5F7F" w:rsidRDefault="00964189" w:rsidP="00391C9E">
            <w:pPr>
              <w:pPrChange w:id="118" w:author="Pribil-Kövesdy Döníz" w:date="2026-09-22T12:53:00Z" w16du:dateUtc="2026-09-22T16:53:00Z">
                <w:pPr>
                  <w:pStyle w:val="TableParagraph"/>
                  <w:spacing w:line="248" w:lineRule="exact"/>
                </w:pPr>
              </w:pPrChange>
            </w:pPr>
            <w:del w:id="119" w:author="Pribil-Kövesdy Döníz" w:date="2026-09-22T12:53:00Z" w16du:dateUtc="2026-09-22T16:53:00Z">
              <w:r>
                <w:delText>Allows user to remove (</w:delText>
              </w:r>
              <w:r w:rsidR="00447001">
                <w:delText xml:space="preserve">by applying a </w:delText>
              </w:r>
              <w:r>
                <w:delText xml:space="preserve">credit </w:delText>
              </w:r>
              <w:r w:rsidR="00447001">
                <w:delText xml:space="preserve">for </w:delText>
              </w:r>
              <w:r>
                <w:delText>an invoice</w:delText>
              </w:r>
              <w:r w:rsidR="00447001">
                <w:delText>d</w:delText>
              </w:r>
              <w:r>
                <w:delText xml:space="preserve"> amount) from an aging report when a debit and credit match, but the reference numbers do not</w:delText>
              </w:r>
              <w:r w:rsidR="004133A8">
                <w:delText xml:space="preserve"> </w:delText>
              </w:r>
              <w:r w:rsidR="00447001">
                <w:delText>due to</w:delText>
              </w:r>
              <w:r w:rsidR="004133A8">
                <w:delText xml:space="preserve"> different transactions</w:delText>
              </w:r>
              <w:r>
                <w:delText xml:space="preserve">. </w:delText>
              </w:r>
            </w:del>
          </w:p>
        </w:tc>
      </w:tr>
      <w:tr w:rsidR="00A236F9" w14:paraId="5E526ABC" w14:textId="77777777" w:rsidTr="00AD06DF">
        <w:trPr>
          <w:ins w:id="120" w:author="Pribil-Kövesdy Döníz" w:date="2026-09-22T12:53:00Z" w16du:dateUtc="2026-09-22T16:53:00Z"/>
        </w:trPr>
        <w:tc>
          <w:tcPr>
            <w:tcW w:w="2802" w:type="dxa"/>
          </w:tcPr>
          <w:p w14:paraId="50DC0F97" w14:textId="77777777" w:rsidR="00A236F9" w:rsidRDefault="00A236F9" w:rsidP="00391C9E">
            <w:pPr>
              <w:rPr>
                <w:ins w:id="121" w:author="Pribil-Kövesdy Döníz" w:date="2026-09-22T12:53:00Z" w16du:dateUtc="2026-09-22T16:53:00Z"/>
              </w:rPr>
            </w:pPr>
            <w:ins w:id="122" w:author="Pribil-Kövesdy Döníz" w:date="2026-09-22T12:53:00Z" w16du:dateUtc="2026-09-22T16:53:00Z">
              <w:r>
                <w:t>Munkanyelv</w:t>
              </w:r>
            </w:ins>
          </w:p>
        </w:tc>
        <w:tc>
          <w:tcPr>
            <w:tcW w:w="11340" w:type="dxa"/>
          </w:tcPr>
          <w:p w14:paraId="254EE275" w14:textId="77777777" w:rsidR="00A236F9" w:rsidRDefault="00A236F9" w:rsidP="00391C9E">
            <w:pPr>
              <w:rPr>
                <w:ins w:id="123" w:author="Pribil-Kövesdy Döníz" w:date="2026-09-22T12:53:00Z" w16du:dateUtc="2026-09-22T16:53:00Z"/>
              </w:rPr>
            </w:pPr>
          </w:p>
        </w:tc>
      </w:tr>
      <w:tr w:rsidR="00A236F9" w14:paraId="16FEA5C2" w14:textId="77777777" w:rsidTr="00AD06DF">
        <w:trPr>
          <w:ins w:id="124" w:author="Pribil-Kövesdy Döníz" w:date="2026-09-22T12:53:00Z" w16du:dateUtc="2026-09-22T16:53:00Z"/>
        </w:trPr>
        <w:tc>
          <w:tcPr>
            <w:tcW w:w="2802" w:type="dxa"/>
          </w:tcPr>
          <w:p w14:paraId="3A32072D" w14:textId="77777777" w:rsidR="00A236F9" w:rsidRDefault="00A236F9" w:rsidP="00391C9E">
            <w:pPr>
              <w:rPr>
                <w:ins w:id="125" w:author="Pribil-Kövesdy Döníz" w:date="2026-09-22T12:53:00Z" w16du:dateUtc="2026-09-22T16:53:00Z"/>
              </w:rPr>
            </w:pPr>
            <w:ins w:id="126" w:author="Pribil-Kövesdy Döníz" w:date="2026-09-22T12:53:00Z" w16du:dateUtc="2026-09-22T16:53:00Z">
              <w:r>
                <w:lastRenderedPageBreak/>
                <w:t>Mobilitás időtartama</w:t>
              </w:r>
            </w:ins>
          </w:p>
          <w:p w14:paraId="2C4A13FA" w14:textId="77777777" w:rsidR="00A236F9" w:rsidRDefault="00A236F9" w:rsidP="00AD06DF">
            <w:pPr>
              <w:rPr>
                <w:ins w:id="127" w:author="Pribil-Kövesdy Döníz" w:date="2026-09-22T12:53:00Z" w16du:dateUtc="2026-09-22T16:53:00Z"/>
              </w:rPr>
            </w:pPr>
            <w:ins w:id="128" w:author="Pribil-Kövesdy Döníz" w:date="2026-09-22T12:53:00Z" w16du:dateUtc="2026-09-22T16:53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30ED345D" w14:textId="77777777" w:rsidR="00A236F9" w:rsidRDefault="00A236F9" w:rsidP="0061350B">
            <w:pPr>
              <w:ind w:firstLine="882"/>
              <w:rPr>
                <w:ins w:id="129" w:author="Pribil-Kövesdy Döníz" w:date="2026-09-22T12:53:00Z" w16du:dateUtc="2026-09-22T16:53:00Z"/>
              </w:rPr>
            </w:pPr>
            <w:ins w:id="130" w:author="Pribil-Kövesdy Döníz" w:date="2026-09-22T12:53:00Z" w16du:dateUtc="2026-09-22T16:53:00Z">
              <w:r>
                <w:t>nap</w:t>
              </w:r>
            </w:ins>
          </w:p>
        </w:tc>
      </w:tr>
    </w:tbl>
    <w:p w14:paraId="1429C719" w14:textId="77777777" w:rsidR="0061350B" w:rsidRDefault="0061350B">
      <w:pPr>
        <w:rPr>
          <w:ins w:id="131" w:author="Pribil-Kövesdy Döníz" w:date="2026-09-22T12:53:00Z" w16du:dateUtc="2026-09-22T16:53:00Z"/>
          <w:sz w:val="28"/>
          <w:szCs w:val="28"/>
          <w:highlight w:val="lightGray"/>
        </w:rPr>
      </w:pPr>
      <w:ins w:id="132" w:author="Pribil-Kövesdy Döníz" w:date="2026-09-22T12:53:00Z" w16du:dateUtc="2026-09-22T16:53:00Z">
        <w:r>
          <w:rPr>
            <w:sz w:val="28"/>
            <w:szCs w:val="28"/>
            <w:highlight w:val="lightGray"/>
          </w:rPr>
          <w:br w:type="page"/>
        </w:r>
      </w:ins>
    </w:p>
    <w:p w14:paraId="21C7CBCC" w14:textId="77777777" w:rsidR="007A6560" w:rsidRPr="007C10F6" w:rsidRDefault="007C10F6" w:rsidP="007C10F6">
      <w:pPr>
        <w:spacing w:line="240" w:lineRule="auto"/>
        <w:rPr>
          <w:ins w:id="133" w:author="Pribil-Kövesdy Döníz" w:date="2026-09-22T12:53:00Z" w16du:dateUtc="2026-09-22T16:53:00Z"/>
          <w:sz w:val="28"/>
          <w:szCs w:val="28"/>
        </w:rPr>
      </w:pPr>
      <w:ins w:id="134" w:author="Pribil-Kövesdy Döníz" w:date="2026-09-22T12:53:00Z" w16du:dateUtc="2026-09-22T16:53:00Z">
        <w:r>
          <w:rPr>
            <w:sz w:val="28"/>
            <w:szCs w:val="28"/>
            <w:highlight w:val="lightGray"/>
          </w:rPr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9"/>
        <w:gridCol w:w="4674"/>
        <w:gridCol w:w="4661"/>
      </w:tblGrid>
      <w:tr w:rsidR="007A6560" w14:paraId="153A9C6B" w14:textId="77777777" w:rsidTr="007A6560">
        <w:trPr>
          <w:ins w:id="135" w:author="Pribil-Kövesdy Döníz" w:date="2026-09-22T12:53:00Z" w16du:dateUtc="2026-09-22T16:53:00Z"/>
        </w:trPr>
        <w:tc>
          <w:tcPr>
            <w:tcW w:w="4714" w:type="dxa"/>
          </w:tcPr>
          <w:p w14:paraId="08E2100E" w14:textId="77777777" w:rsidR="007A6560" w:rsidRPr="004B3A33" w:rsidRDefault="007A6560" w:rsidP="007A6560">
            <w:pPr>
              <w:rPr>
                <w:ins w:id="136" w:author="Pribil-Kövesdy Döníz" w:date="2026-09-22T12:53:00Z" w16du:dateUtc="2026-09-22T16:53:00Z"/>
                <w:b/>
                <w:bCs/>
              </w:rPr>
            </w:pPr>
            <w:ins w:id="137" w:author="Pribil-Kövesdy Döníz" w:date="2026-09-22T12:53:00Z" w16du:dateUtc="2026-09-22T16:53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638E8C60" w14:textId="77777777" w:rsidR="007A6560" w:rsidRPr="00AD06DF" w:rsidRDefault="007A6560" w:rsidP="007A6560">
            <w:pPr>
              <w:rPr>
                <w:ins w:id="138" w:author="Pribil-Kövesdy Döníz" w:date="2026-09-22T12:53:00Z" w16du:dateUtc="2026-09-22T16:53:00Z"/>
              </w:rPr>
            </w:pPr>
            <w:ins w:id="139" w:author="Pribil-Kövesdy Döníz" w:date="2026-09-22T12:53:00Z" w16du:dateUtc="2026-09-22T16:53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6EAC2DEB" w14:textId="77777777" w:rsidR="007A6560" w:rsidRPr="004B3A33" w:rsidRDefault="007A6560" w:rsidP="007A6560">
            <w:pPr>
              <w:rPr>
                <w:ins w:id="140" w:author="Pribil-Kövesdy Döníz" w:date="2026-09-22T12:53:00Z" w16du:dateUtc="2026-09-22T16:53:00Z"/>
                <w:b/>
                <w:bCs/>
              </w:rPr>
            </w:pPr>
            <w:ins w:id="141" w:author="Pribil-Kövesdy Döníz" w:date="2026-09-22T12:53:00Z" w16du:dateUtc="2026-09-22T16:53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5E6A718D" w14:textId="77777777" w:rsidR="007A6560" w:rsidRPr="00AD06DF" w:rsidRDefault="007A6560" w:rsidP="004B3A33">
            <w:pPr>
              <w:rPr>
                <w:ins w:id="142" w:author="Pribil-Kövesdy Döníz" w:date="2026-09-22T12:53:00Z" w16du:dateUtc="2026-09-22T16:53:00Z"/>
              </w:rPr>
            </w:pPr>
            <w:ins w:id="143" w:author="Pribil-Kövesdy Döníz" w:date="2026-09-22T12:53:00Z" w16du:dateUtc="2026-09-22T16:53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34931EB1" w14:textId="77777777" w:rsidR="004B3A33" w:rsidRDefault="007A6560" w:rsidP="007A6560">
            <w:pPr>
              <w:rPr>
                <w:ins w:id="144" w:author="Pribil-Kövesdy Döníz" w:date="2026-09-22T12:53:00Z" w16du:dateUtc="2026-09-22T16:53:00Z"/>
              </w:rPr>
            </w:pPr>
            <w:ins w:id="145" w:author="Pribil-Kövesdy Döníz" w:date="2026-09-22T12:53:00Z" w16du:dateUtc="2026-09-22T16:53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0B0D386E" w14:textId="77777777" w:rsidR="007A6560" w:rsidRPr="00AD06DF" w:rsidRDefault="004B3A33" w:rsidP="007A6560">
            <w:pPr>
              <w:rPr>
                <w:ins w:id="146" w:author="Pribil-Kövesdy Döníz" w:date="2026-09-22T12:53:00Z" w16du:dateUtc="2026-09-22T16:53:00Z"/>
              </w:rPr>
            </w:pPr>
            <w:ins w:id="147" w:author="Pribil-Kövesdy Döníz" w:date="2026-09-22T12:53:00Z" w16du:dateUtc="2026-09-22T16:53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67868074" w14:textId="77777777" w:rsidTr="007C10F6">
        <w:trPr>
          <w:trHeight w:val="2994"/>
          <w:ins w:id="148" w:author="Pribil-Kövesdy Döníz" w:date="2026-09-22T12:53:00Z" w16du:dateUtc="2026-09-22T16:53:00Z"/>
        </w:trPr>
        <w:tc>
          <w:tcPr>
            <w:tcW w:w="4714" w:type="dxa"/>
          </w:tcPr>
          <w:p w14:paraId="048F8127" w14:textId="77777777" w:rsidR="007A6560" w:rsidRDefault="007A6560" w:rsidP="00391C9E">
            <w:pPr>
              <w:rPr>
                <w:ins w:id="149" w:author="Pribil-Kövesdy Döníz" w:date="2026-09-22T12:53:00Z" w16du:dateUtc="2026-09-22T16:53:00Z"/>
              </w:rPr>
            </w:pPr>
          </w:p>
        </w:tc>
        <w:tc>
          <w:tcPr>
            <w:tcW w:w="4715" w:type="dxa"/>
          </w:tcPr>
          <w:p w14:paraId="105A6533" w14:textId="77777777" w:rsidR="007A6560" w:rsidRDefault="007A6560" w:rsidP="00391C9E">
            <w:pPr>
              <w:rPr>
                <w:ins w:id="150" w:author="Pribil-Kövesdy Döníz" w:date="2026-09-22T12:53:00Z" w16du:dateUtc="2026-09-22T16:53:00Z"/>
              </w:rPr>
            </w:pPr>
          </w:p>
        </w:tc>
        <w:tc>
          <w:tcPr>
            <w:tcW w:w="4715" w:type="dxa"/>
          </w:tcPr>
          <w:p w14:paraId="76E9198F" w14:textId="77777777" w:rsidR="007A6560" w:rsidRDefault="007A6560" w:rsidP="00391C9E">
            <w:pPr>
              <w:rPr>
                <w:ins w:id="151" w:author="Pribil-Kövesdy Döníz" w:date="2026-09-22T12:53:00Z" w16du:dateUtc="2026-09-22T16:53:00Z"/>
              </w:rPr>
            </w:pPr>
          </w:p>
        </w:tc>
      </w:tr>
    </w:tbl>
    <w:p w14:paraId="2DFAC592" w14:textId="77777777" w:rsidR="00686BE4" w:rsidRPr="00AD06DF" w:rsidRDefault="004B3A33" w:rsidP="00391C9E">
      <w:pPr>
        <w:spacing w:line="240" w:lineRule="auto"/>
        <w:rPr>
          <w:ins w:id="152" w:author="Pribil-Kövesdy Döníz" w:date="2026-09-22T12:53:00Z" w16du:dateUtc="2026-09-22T16:53:00Z"/>
        </w:rPr>
      </w:pPr>
      <w:ins w:id="153" w:author="Pribil-Kövesdy Döníz" w:date="2026-09-22T12:53:00Z" w16du:dateUtc="2026-09-22T16:53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087A4D4E" w14:textId="77777777" w:rsidR="005E7FFD" w:rsidRDefault="005E7FFD" w:rsidP="00391C9E">
      <w:pPr>
        <w:spacing w:line="240" w:lineRule="auto"/>
        <w:rPr>
          <w:ins w:id="154" w:author="Pribil-Kövesdy Döníz" w:date="2026-09-22T12:53:00Z" w16du:dateUtc="2026-09-22T16:53:00Z"/>
        </w:rPr>
      </w:pPr>
      <w:ins w:id="155" w:author="Pribil-Kövesdy Döníz" w:date="2026-09-22T12:53:00Z" w16du:dateUtc="2026-09-22T16:53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5E7FFD" w14:paraId="78F81974" w14:textId="77777777" w:rsidTr="0061350B">
        <w:trPr>
          <w:trHeight w:val="2835"/>
          <w:ins w:id="156" w:author="Pribil-Kövesdy Döníz" w:date="2026-09-22T12:53:00Z" w16du:dateUtc="2026-09-22T16:53:00Z"/>
        </w:trPr>
        <w:tc>
          <w:tcPr>
            <w:tcW w:w="14142" w:type="dxa"/>
          </w:tcPr>
          <w:p w14:paraId="56F465F4" w14:textId="77777777" w:rsidR="005E7FFD" w:rsidRDefault="005E7FFD" w:rsidP="0061350B">
            <w:pPr>
              <w:rPr>
                <w:ins w:id="157" w:author="Pribil-Kövesdy Döníz" w:date="2026-09-22T12:53:00Z" w16du:dateUtc="2026-09-22T16:53:00Z"/>
              </w:rPr>
            </w:pPr>
          </w:p>
        </w:tc>
      </w:tr>
    </w:tbl>
    <w:p w14:paraId="60F572D8" w14:textId="77777777" w:rsidR="00391C9E" w:rsidRDefault="00646D28" w:rsidP="00391C9E">
      <w:pPr>
        <w:spacing w:before="120" w:after="0" w:line="240" w:lineRule="auto"/>
        <w:rPr>
          <w:ins w:id="158" w:author="Pribil-Kövesdy Döníz" w:date="2026-09-22T12:53:00Z" w16du:dateUtc="2026-09-22T16:53:00Z"/>
          <w:sz w:val="28"/>
          <w:szCs w:val="28"/>
          <w:highlight w:val="lightGray"/>
        </w:rPr>
      </w:pPr>
      <w:ins w:id="159" w:author="Pribil-Kövesdy Döníz" w:date="2026-09-22T12:53:00Z" w16du:dateUtc="2026-09-22T16:53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4343C47A" w14:textId="77777777" w:rsidR="00391C9E" w:rsidRDefault="00391C9E" w:rsidP="00391C9E">
      <w:pPr>
        <w:spacing w:before="120" w:after="0" w:line="240" w:lineRule="auto"/>
        <w:rPr>
          <w:ins w:id="160" w:author="Pribil-Kövesdy Döníz" w:date="2026-09-22T12:53:00Z" w16du:dateUtc="2026-09-22T16:53:00Z"/>
        </w:rPr>
      </w:pPr>
      <w:ins w:id="161" w:author="Pribil-Kövesdy Döníz" w:date="2026-09-22T12:53:00Z" w16du:dateUtc="2026-09-22T16:53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391C9E" w14:paraId="2620EE0C" w14:textId="77777777" w:rsidTr="003C2C83">
        <w:trPr>
          <w:trHeight w:val="1701"/>
          <w:ins w:id="162" w:author="Pribil-Kövesdy Döníz" w:date="2026-09-22T12:53:00Z" w16du:dateUtc="2026-09-22T16:53:00Z"/>
        </w:trPr>
        <w:tc>
          <w:tcPr>
            <w:tcW w:w="14142" w:type="dxa"/>
          </w:tcPr>
          <w:p w14:paraId="19D54767" w14:textId="77777777" w:rsidR="00391C9E" w:rsidRDefault="00391C9E" w:rsidP="0061350B">
            <w:pPr>
              <w:spacing w:before="120"/>
              <w:rPr>
                <w:ins w:id="163" w:author="Pribil-Kövesdy Döníz" w:date="2026-09-22T12:53:00Z" w16du:dateUtc="2026-09-22T16:53:00Z"/>
              </w:rPr>
            </w:pPr>
          </w:p>
        </w:tc>
      </w:tr>
    </w:tbl>
    <w:p w14:paraId="5858FB9A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164" w:author="Pribil-Kövesdy Döníz" w:date="2026-09-22T12:53:00Z" w16du:dateUtc="2026-09-22T16:53:00Z"/>
          <w:sz w:val="28"/>
          <w:szCs w:val="28"/>
        </w:rPr>
      </w:pPr>
      <w:ins w:id="165" w:author="Pribil-Kövesdy Döníz" w:date="2026-09-22T12:53:00Z" w16du:dateUtc="2026-09-22T16:53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4B30D928" w14:textId="282553FA" w:rsidR="0088771C" w:rsidRDefault="003C2C83">
      <w:pPr>
        <w:pStyle w:val="BodyText"/>
        <w:spacing w:before="7"/>
        <w:ind w:left="0"/>
        <w:rPr>
          <w:del w:id="166" w:author="Pribil-Kövesdy Döníz" w:date="2026-09-22T12:53:00Z" w16du:dateUtc="2026-09-22T16:53:00Z"/>
          <w:b/>
          <w:sz w:val="19"/>
        </w:rPr>
      </w:pPr>
      <w:ins w:id="167" w:author="Pribil-Kövesdy Döníz" w:date="2026-09-22T12:53:00Z" w16du:dateUtc="2026-09-22T16:53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</w:p>
    <w:p w14:paraId="3B136E5E" w14:textId="737DF01A" w:rsidR="00324A69" w:rsidRDefault="00324A69">
      <w:pPr>
        <w:rPr>
          <w:del w:id="168" w:author="Pribil-Kövesdy Döníz" w:date="2026-09-22T12:53:00Z" w16du:dateUtc="2026-09-22T16:53:00Z"/>
          <w:b/>
          <w:sz w:val="19"/>
        </w:rPr>
      </w:pPr>
      <w:del w:id="169" w:author="Pribil-Kövesdy Döníz" w:date="2026-09-22T12:53:00Z" w16du:dateUtc="2026-09-22T16:53:00Z">
        <w:r>
          <w:rPr>
            <w:b/>
            <w:sz w:val="19"/>
          </w:rPr>
          <w:br w:type="page"/>
        </w:r>
      </w:del>
    </w:p>
    <w:p w14:paraId="4170FB20" w14:textId="77777777" w:rsidR="00324A69" w:rsidRDefault="00324A69">
      <w:pPr>
        <w:pStyle w:val="BodyText"/>
        <w:spacing w:before="7"/>
        <w:ind w:left="0"/>
        <w:rPr>
          <w:del w:id="170" w:author="Pribil-Kövesdy Döníz" w:date="2026-09-22T12:53:00Z" w16du:dateUtc="2026-09-22T16:53:00Z"/>
          <w:b/>
          <w:sz w:val="19"/>
        </w:rPr>
      </w:pPr>
    </w:p>
    <w:p w14:paraId="7265AABF" w14:textId="77777777" w:rsidR="00A93FF7" w:rsidRPr="00F839A7" w:rsidRDefault="00E66F9D" w:rsidP="00F839A7">
      <w:pPr>
        <w:pStyle w:val="Heading1"/>
        <w:numPr>
          <w:ilvl w:val="0"/>
          <w:numId w:val="2"/>
        </w:numPr>
        <w:tabs>
          <w:tab w:val="left" w:pos="540"/>
        </w:tabs>
        <w:ind w:left="0" w:firstLine="180"/>
        <w:rPr>
          <w:del w:id="171" w:author="Pribil-Kövesdy Döníz" w:date="2026-09-22T12:53:00Z" w16du:dateUtc="2026-09-22T16:53:00Z"/>
        </w:rPr>
      </w:pPr>
      <w:del w:id="172" w:author="Pribil-Kövesdy Döníz" w:date="2026-09-22T12:53:00Z" w16du:dateUtc="2026-09-22T16:53:00Z">
        <w:r>
          <w:delText>Frequency</w:delText>
        </w:r>
      </w:del>
    </w:p>
    <w:p w14:paraId="7D460684" w14:textId="4F403001" w:rsidR="007B3AD8" w:rsidRDefault="007B3AD8" w:rsidP="007B3AD8">
      <w:pPr>
        <w:pStyle w:val="BodyText"/>
        <w:spacing w:before="57"/>
        <w:ind w:left="120"/>
        <w:rPr>
          <w:del w:id="173" w:author="Pribil-Kövesdy Döníz" w:date="2026-09-22T12:53:00Z" w16du:dateUtc="2026-09-22T16:53:00Z"/>
        </w:rPr>
      </w:pPr>
      <w:del w:id="174" w:author="Pribil-Kövesdy Döníz" w:date="2026-09-22T12:53:00Z" w16du:dateUtc="2026-09-22T16:53:00Z">
        <w:r w:rsidRPr="007B3AD8">
          <w:delText xml:space="preserve">The accounts payable process begins when </w:delText>
        </w:r>
        <w:r>
          <w:delText xml:space="preserve">vendor </w:delText>
        </w:r>
        <w:r w:rsidRPr="007B3AD8">
          <w:delText>invoice</w:delText>
        </w:r>
        <w:r>
          <w:delText>s</w:delText>
        </w:r>
        <w:r w:rsidRPr="007B3AD8">
          <w:delText xml:space="preserve"> </w:delText>
        </w:r>
        <w:r>
          <w:delText>are</w:delText>
        </w:r>
        <w:r w:rsidRPr="007B3AD8">
          <w:delText xml:space="preserve"> received by the A</w:delText>
        </w:r>
        <w:r w:rsidR="002763FE">
          <w:delText>/</w:delText>
        </w:r>
        <w:r w:rsidRPr="007B3AD8">
          <w:delText>P department</w:delText>
        </w:r>
        <w:r>
          <w:delText xml:space="preserve">. </w:delText>
        </w:r>
        <w:r w:rsidRPr="002F2ECC">
          <w:delText>Invoices are processed on an open invoice basis</w:delText>
        </w:r>
        <w:r w:rsidR="00E76A87">
          <w:delText xml:space="preserve">; however, the </w:delText>
        </w:r>
        <w:r w:rsidR="002763FE">
          <w:delText>frequency of the accounts payable</w:delText>
        </w:r>
        <w:r w:rsidR="00E76A87">
          <w:delText xml:space="preserve"> cycle is </w:delText>
        </w:r>
        <w:r w:rsidR="002763FE">
          <w:delText xml:space="preserve">uniquely </w:delText>
        </w:r>
        <w:r w:rsidR="00E76A87">
          <w:delText xml:space="preserve">defined by each agency. </w:delText>
        </w:r>
        <w:r w:rsidR="00E550EC">
          <w:delText xml:space="preserve">Implementing a recurring accounts payable cycle, ensures </w:delText>
        </w:r>
        <w:r w:rsidR="00A26E14">
          <w:delText xml:space="preserve">the </w:delText>
        </w:r>
        <w:r w:rsidR="00E550EC">
          <w:delText xml:space="preserve">timely processing of vendor payments, and </w:delText>
        </w:r>
        <w:r w:rsidR="00E550EC" w:rsidRPr="00F66E5A">
          <w:delText>reduce</w:delText>
        </w:r>
        <w:r w:rsidR="00E550EC">
          <w:delText>d</w:delText>
        </w:r>
        <w:r w:rsidR="00E550EC" w:rsidRPr="00F66E5A">
          <w:delText xml:space="preserve"> </w:delText>
        </w:r>
        <w:r w:rsidR="00E550EC">
          <w:delText xml:space="preserve">end-of-month staff </w:delText>
        </w:r>
        <w:r w:rsidR="00E550EC" w:rsidRPr="00F66E5A">
          <w:delText>workload</w:delText>
        </w:r>
        <w:r w:rsidR="00E550EC">
          <w:delText>s</w:delText>
        </w:r>
        <w:r w:rsidR="00E550EC" w:rsidRPr="00F66E5A">
          <w:delText xml:space="preserve"> while also avoiding late payments and late fees.</w:delText>
        </w:r>
        <w:r w:rsidR="00E550EC">
          <w:delText xml:space="preserve"> </w:delText>
        </w:r>
        <w:r w:rsidRPr="002F2ECC">
          <w:delText>Recurring expenses can be recorded automatically if established in a fixed expense file.</w:delText>
        </w:r>
      </w:del>
    </w:p>
    <w:p w14:paraId="0691D36D" w14:textId="0274F4A9" w:rsidR="007B3AD8" w:rsidRDefault="007B3AD8" w:rsidP="007B3AD8">
      <w:pPr>
        <w:pStyle w:val="BodyText"/>
        <w:spacing w:before="57"/>
        <w:ind w:left="120"/>
        <w:rPr>
          <w:del w:id="175" w:author="Pribil-Kövesdy Döníz" w:date="2026-09-22T12:53:00Z" w16du:dateUtc="2026-09-22T16:53:00Z"/>
        </w:rPr>
      </w:pPr>
    </w:p>
    <w:p w14:paraId="2A571554" w14:textId="77777777" w:rsidR="00A93FF7" w:rsidRPr="00F839A7" w:rsidRDefault="00E66F9D" w:rsidP="00F839A7">
      <w:pPr>
        <w:pStyle w:val="Heading1"/>
        <w:numPr>
          <w:ilvl w:val="0"/>
          <w:numId w:val="2"/>
        </w:numPr>
        <w:tabs>
          <w:tab w:val="left" w:pos="540"/>
        </w:tabs>
        <w:ind w:left="0" w:firstLine="180"/>
        <w:rPr>
          <w:del w:id="176" w:author="Pribil-Kövesdy Döníz" w:date="2026-09-22T12:53:00Z" w16du:dateUtc="2026-09-22T16:53:00Z"/>
        </w:rPr>
      </w:pPr>
      <w:del w:id="177" w:author="Pribil-Kövesdy Döníz" w:date="2026-09-22T12:53:00Z" w16du:dateUtc="2026-09-22T16:53:00Z">
        <w:r>
          <w:delText>Roles</w:delText>
        </w:r>
        <w:r w:rsidRPr="00F839A7">
          <w:delText xml:space="preserve"> </w:delText>
        </w:r>
        <w:r>
          <w:delText>and</w:delText>
        </w:r>
        <w:r w:rsidRPr="00F839A7">
          <w:delText xml:space="preserve"> </w:delText>
        </w:r>
        <w:r>
          <w:delText>Responsibilities</w:delText>
        </w:r>
      </w:del>
    </w:p>
    <w:p w14:paraId="1DA2B5CA" w14:textId="4AD706AE" w:rsidR="00583B11" w:rsidRDefault="00A26E14" w:rsidP="007D5303">
      <w:pPr>
        <w:pStyle w:val="BodyText"/>
        <w:spacing w:before="57" w:after="120"/>
        <w:ind w:left="115" w:right="360"/>
        <w:rPr>
          <w:del w:id="178" w:author="Pribil-Kövesdy Döníz" w:date="2026-09-22T12:53:00Z" w16du:dateUtc="2026-09-22T16:53:00Z"/>
        </w:rPr>
      </w:pPr>
      <w:del w:id="179" w:author="Pribil-Kövesdy Döníz" w:date="2026-09-22T12:53:00Z" w16du:dateUtc="2026-09-22T16:53:00Z">
        <w:r>
          <w:delText xml:space="preserve">Accounts Payable </w:delText>
        </w:r>
        <w:r w:rsidR="002B5905">
          <w:delText>clerks</w:delText>
        </w:r>
        <w:r w:rsidR="00F839A7">
          <w:delText xml:space="preserve"> are primarily responsible for the </w:delText>
        </w:r>
        <w:r w:rsidR="00206B7E">
          <w:delText>execution</w:delText>
        </w:r>
        <w:r w:rsidR="00F839A7">
          <w:delText xml:space="preserve"> of </w:delText>
        </w:r>
        <w:r w:rsidR="00206B7E">
          <w:delText>the practices and procedure outlined in this SOP</w:delText>
        </w:r>
        <w:r w:rsidR="00F839A7">
          <w:delText>.</w:delText>
        </w:r>
        <w:r w:rsidR="00A218AB">
          <w:delText xml:space="preserve"> The line-of-business manager or designee are responsible for the oversight of this procedure.</w:delText>
        </w:r>
      </w:del>
    </w:p>
    <w:p w14:paraId="3E585AED" w14:textId="77777777" w:rsidR="00B43B3A" w:rsidRDefault="00B43B3A" w:rsidP="00CA6686">
      <w:pPr>
        <w:pStyle w:val="BodyText"/>
        <w:spacing w:before="57"/>
        <w:ind w:left="120"/>
        <w:rPr>
          <w:del w:id="180" w:author="Pribil-Kövesdy Döníz" w:date="2026-09-22T12:53:00Z" w16du:dateUtc="2026-09-22T16:53:00Z"/>
        </w:rPr>
      </w:pPr>
    </w:p>
    <w:p w14:paraId="1661EC17" w14:textId="61A01DEA" w:rsidR="00F839A7" w:rsidRDefault="00F839A7" w:rsidP="00F839A7">
      <w:pPr>
        <w:pStyle w:val="Heading1"/>
        <w:numPr>
          <w:ilvl w:val="0"/>
          <w:numId w:val="2"/>
        </w:numPr>
        <w:tabs>
          <w:tab w:val="left" w:pos="540"/>
        </w:tabs>
        <w:ind w:left="0" w:firstLine="180"/>
        <w:rPr>
          <w:del w:id="181" w:author="Pribil-Kövesdy Döníz" w:date="2026-09-22T12:53:00Z" w16du:dateUtc="2026-09-22T16:53:00Z"/>
        </w:rPr>
      </w:pPr>
      <w:del w:id="182" w:author="Pribil-Kövesdy Döníz" w:date="2026-09-22T12:53:00Z" w16du:dateUtc="2026-09-22T16:53:00Z">
        <w:r w:rsidRPr="00F839A7">
          <w:delText xml:space="preserve">Procedure </w:delText>
        </w:r>
      </w:del>
    </w:p>
    <w:p w14:paraId="7D4D5258" w14:textId="5156E7BC" w:rsidR="002B5905" w:rsidRDefault="002B5905" w:rsidP="002B5905">
      <w:pPr>
        <w:pStyle w:val="BodyText"/>
        <w:spacing w:before="57" w:after="120"/>
        <w:ind w:left="115" w:right="360"/>
        <w:rPr>
          <w:del w:id="183" w:author="Pribil-Kövesdy Döníz" w:date="2026-09-22T12:53:00Z" w16du:dateUtc="2026-09-22T16:53:00Z"/>
        </w:rPr>
      </w:pPr>
      <w:del w:id="184" w:author="Pribil-Kövesdy Döníz" w:date="2026-09-22T12:53:00Z" w16du:dateUtc="2026-09-22T16:53:00Z">
        <w:r w:rsidRPr="000200D0">
          <w:delText>Th</w:delText>
        </w:r>
        <w:r>
          <w:delText>is</w:delText>
        </w:r>
        <w:r w:rsidRPr="000200D0">
          <w:delText xml:space="preserve"> procedure </w:delText>
        </w:r>
        <w:r>
          <w:delText>describes</w:delText>
        </w:r>
        <w:r w:rsidRPr="000200D0">
          <w:delText xml:space="preserve"> the high-level steps for a </w:delText>
        </w:r>
        <w:r w:rsidR="00A26E14">
          <w:delText xml:space="preserve">A/P </w:delText>
        </w:r>
        <w:r>
          <w:delText>clerk to follow</w:delText>
        </w:r>
        <w:r w:rsidRPr="00705599">
          <w:delText xml:space="preserve"> </w:delText>
        </w:r>
        <w:r>
          <w:delText>when processing</w:delText>
        </w:r>
        <w:r w:rsidRPr="000200D0">
          <w:delText xml:space="preserve"> </w:delText>
        </w:r>
        <w:r w:rsidR="00F77D8A">
          <w:delText>vendor</w:delText>
        </w:r>
        <w:r>
          <w:delText xml:space="preserve"> </w:delText>
        </w:r>
        <w:r w:rsidR="00A26E14">
          <w:delText xml:space="preserve">invoices </w:delText>
        </w:r>
        <w:r>
          <w:delText xml:space="preserve">and payments in Avail’s </w:delText>
        </w:r>
        <w:r w:rsidRPr="000200D0">
          <w:delText xml:space="preserve">ETMS </w:delText>
        </w:r>
        <w:r>
          <w:delText xml:space="preserve">Accounts Payable (AP) </w:delText>
        </w:r>
        <w:r w:rsidRPr="000200D0">
          <w:delText>module</w:delText>
        </w:r>
        <w:r>
          <w:delText>.</w:delText>
        </w:r>
        <w:r w:rsidRPr="000200D0">
          <w:delText xml:space="preserve"> </w:delText>
        </w:r>
      </w:del>
    </w:p>
    <w:p w14:paraId="1A5CF800" w14:textId="24493C22" w:rsidR="002B5905" w:rsidRDefault="002B5905" w:rsidP="002B5905">
      <w:pPr>
        <w:tabs>
          <w:tab w:val="left" w:pos="841"/>
        </w:tabs>
        <w:spacing w:before="56"/>
        <w:ind w:left="120"/>
        <w:rPr>
          <w:del w:id="185" w:author="Pribil-Kövesdy Döníz" w:date="2026-09-22T12:53:00Z" w16du:dateUtc="2026-09-22T16:53:00Z"/>
        </w:rPr>
      </w:pPr>
      <w:del w:id="186" w:author="Pribil-Kövesdy Döníz" w:date="2026-09-22T12:53:00Z" w16du:dateUtc="2026-09-22T16:53:00Z">
        <w:r>
          <w:delText>Accounts Payable (AP</w:delText>
        </w:r>
        <w:r w:rsidRPr="00E4587E">
          <w:delText>)</w:delText>
        </w:r>
      </w:del>
    </w:p>
    <w:p w14:paraId="3E7B8720" w14:textId="38634718" w:rsidR="00356E58" w:rsidRDefault="00324A69" w:rsidP="008109FC">
      <w:pPr>
        <w:pStyle w:val="ListParagraph"/>
        <w:numPr>
          <w:ilvl w:val="0"/>
          <w:numId w:val="9"/>
        </w:numPr>
        <w:spacing w:after="160" w:line="259" w:lineRule="auto"/>
        <w:rPr>
          <w:del w:id="187" w:author="Pribil-Kövesdy Döníz" w:date="2026-09-22T12:53:00Z" w16du:dateUtc="2026-09-22T16:53:00Z"/>
        </w:rPr>
      </w:pPr>
      <w:del w:id="188" w:author="Pribil-Kövesdy Döníz" w:date="2026-09-22T12:53:00Z" w16du:dateUtc="2026-09-22T16:53:00Z">
        <w:r w:rsidRPr="00324A69">
          <w:delText>Receive invoice from vendor/supplier</w:delText>
        </w:r>
      </w:del>
    </w:p>
    <w:p w14:paraId="0D9F0A74" w14:textId="1B780387" w:rsidR="008109FC" w:rsidRDefault="00DA44BA" w:rsidP="008109FC">
      <w:pPr>
        <w:pStyle w:val="ListParagraph"/>
        <w:numPr>
          <w:ilvl w:val="0"/>
          <w:numId w:val="9"/>
        </w:numPr>
        <w:spacing w:after="160" w:line="259" w:lineRule="auto"/>
        <w:rPr>
          <w:del w:id="189" w:author="Pribil-Kövesdy Döníz" w:date="2026-09-22T12:53:00Z" w16du:dateUtc="2026-09-22T16:53:00Z"/>
        </w:rPr>
      </w:pPr>
      <w:del w:id="190" w:author="Pribil-Kövesdy Döníz" w:date="2026-09-22T12:53:00Z" w16du:dateUtc="2026-09-22T16:53:00Z">
        <w:r w:rsidRPr="00324A69">
          <w:rPr>
            <w:i/>
            <w:iCs/>
          </w:rPr>
          <w:delText>If applicable</w:delText>
        </w:r>
        <w:r>
          <w:delText>, m</w:delText>
        </w:r>
        <w:r w:rsidR="00356E58">
          <w:delText>atch</w:delText>
        </w:r>
        <w:r w:rsidR="00356E58" w:rsidRPr="00324A69">
          <w:delText xml:space="preserve"> </w:delText>
        </w:r>
        <w:r>
          <w:delText xml:space="preserve">the </w:delText>
        </w:r>
        <w:r w:rsidR="008109FC" w:rsidRPr="00324A69">
          <w:delText>invoice</w:delText>
        </w:r>
        <w:r w:rsidR="008109FC">
          <w:delText xml:space="preserve"> to the purchase order (PO)</w:delText>
        </w:r>
        <w:r>
          <w:delText xml:space="preserve"> </w:delText>
        </w:r>
        <w:r w:rsidR="008109FC">
          <w:delText xml:space="preserve">with the </w:delText>
        </w:r>
        <w:r>
          <w:delText xml:space="preserve">cost and </w:delText>
        </w:r>
        <w:r w:rsidR="008109FC">
          <w:delText>products listed or services rendered</w:delText>
        </w:r>
      </w:del>
    </w:p>
    <w:p w14:paraId="28949FFF" w14:textId="792D8BE8" w:rsidR="00A26E14" w:rsidRDefault="00A26E14" w:rsidP="00324A69">
      <w:pPr>
        <w:pStyle w:val="ListParagraph"/>
        <w:numPr>
          <w:ilvl w:val="0"/>
          <w:numId w:val="9"/>
        </w:numPr>
        <w:tabs>
          <w:tab w:val="left" w:pos="841"/>
        </w:tabs>
        <w:spacing w:before="56"/>
        <w:rPr>
          <w:del w:id="191" w:author="Pribil-Kövesdy Döníz" w:date="2026-09-22T12:53:00Z" w16du:dateUtc="2026-09-22T16:53:00Z"/>
        </w:rPr>
      </w:pPr>
      <w:del w:id="192" w:author="Pribil-Kövesdy Döníz" w:date="2026-09-22T12:53:00Z" w16du:dateUtc="2026-09-22T16:53:00Z">
        <w:r>
          <w:delText xml:space="preserve">Capture </w:delText>
        </w:r>
        <w:r w:rsidR="00E41B5A">
          <w:delText xml:space="preserve">the </w:delText>
        </w:r>
        <w:r>
          <w:delText>invoice data</w:delText>
        </w:r>
      </w:del>
    </w:p>
    <w:p w14:paraId="1B3EFD71" w14:textId="3F2E1EA5" w:rsidR="00A26E14" w:rsidRDefault="00A26E14" w:rsidP="00A26E14">
      <w:pPr>
        <w:pStyle w:val="ListParagraph"/>
        <w:numPr>
          <w:ilvl w:val="0"/>
          <w:numId w:val="9"/>
        </w:numPr>
        <w:tabs>
          <w:tab w:val="left" w:pos="841"/>
        </w:tabs>
        <w:spacing w:before="56"/>
        <w:rPr>
          <w:del w:id="193" w:author="Pribil-Kövesdy Döníz" w:date="2026-09-22T12:53:00Z" w16du:dateUtc="2026-09-22T16:53:00Z"/>
        </w:rPr>
      </w:pPr>
      <w:del w:id="194" w:author="Pribil-Kövesdy Döníz" w:date="2026-09-22T12:53:00Z" w16du:dateUtc="2026-09-22T16:53:00Z">
        <w:r>
          <w:delText>Code the invoice</w:delText>
        </w:r>
        <w:r w:rsidR="00345CBC">
          <w:delText xml:space="preserve"> to the accurate invoice number</w:delText>
        </w:r>
      </w:del>
    </w:p>
    <w:p w14:paraId="330D2784" w14:textId="36ED5467" w:rsidR="00E41B5A" w:rsidRDefault="00C70105" w:rsidP="00324A69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195" w:author="Pribil-Kövesdy Döníz" w:date="2026-09-22T12:53:00Z" w16du:dateUtc="2026-09-22T16:53:00Z"/>
        </w:rPr>
      </w:pPr>
      <w:del w:id="196" w:author="Pribil-Kövesdy Döníz" w:date="2026-09-22T12:53:00Z" w16du:dateUtc="2026-09-22T16:53:00Z">
        <w:r>
          <w:delText>Post to general ledger (</w:delText>
        </w:r>
        <w:r w:rsidR="00E41B5A">
          <w:delText>GL</w:delText>
        </w:r>
        <w:r>
          <w:delText>)</w:delText>
        </w:r>
        <w:r w:rsidR="00E41B5A">
          <w:delText xml:space="preserve"> accou</w:delText>
        </w:r>
        <w:r>
          <w:delText>nts</w:delText>
        </w:r>
      </w:del>
    </w:p>
    <w:p w14:paraId="2723FF44" w14:textId="60DAC9AF" w:rsidR="00E41B5A" w:rsidRDefault="00E41B5A" w:rsidP="00E41B5A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197" w:author="Pribil-Kövesdy Döníz" w:date="2026-09-22T12:53:00Z" w16du:dateUtc="2026-09-22T16:53:00Z"/>
        </w:rPr>
      </w:pPr>
      <w:del w:id="198" w:author="Pribil-Kövesdy Döníz" w:date="2026-09-22T12:53:00Z" w16du:dateUtc="2026-09-22T16:53:00Z">
        <w:r w:rsidRPr="00324A69">
          <w:rPr>
            <w:i/>
            <w:iCs/>
          </w:rPr>
          <w:delText>If applicable</w:delText>
        </w:r>
        <w:r>
          <w:delText xml:space="preserve">, select </w:delText>
        </w:r>
        <w:r w:rsidR="00E13EA8">
          <w:delText>GL D</w:delText>
        </w:r>
        <w:r>
          <w:delText>istribution code</w:delText>
        </w:r>
      </w:del>
    </w:p>
    <w:p w14:paraId="63A5AEA2" w14:textId="2035DB5D" w:rsidR="00E41B5A" w:rsidRDefault="008109FC" w:rsidP="00E41B5A">
      <w:pPr>
        <w:pStyle w:val="ListParagraph"/>
        <w:numPr>
          <w:ilvl w:val="0"/>
          <w:numId w:val="9"/>
        </w:numPr>
        <w:tabs>
          <w:tab w:val="left" w:pos="841"/>
        </w:tabs>
        <w:spacing w:before="56"/>
        <w:rPr>
          <w:del w:id="199" w:author="Pribil-Kövesdy Döníz" w:date="2026-09-22T12:53:00Z" w16du:dateUtc="2026-09-22T16:53:00Z"/>
        </w:rPr>
      </w:pPr>
      <w:del w:id="200" w:author="Pribil-Kövesdy Döníz" w:date="2026-09-22T12:53:00Z" w16du:dateUtc="2026-09-22T16:53:00Z">
        <w:r>
          <w:delText>Process i</w:delText>
        </w:r>
        <w:r w:rsidR="00E41B5A">
          <w:delText xml:space="preserve">nvoice </w:delText>
        </w:r>
        <w:r>
          <w:delText>a</w:delText>
        </w:r>
        <w:r w:rsidR="00E41B5A">
          <w:delText>pproval</w:delText>
        </w:r>
      </w:del>
    </w:p>
    <w:p w14:paraId="25D18868" w14:textId="64BE08FA" w:rsidR="00C70105" w:rsidRDefault="00E13EA8" w:rsidP="00C70105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201" w:author="Pribil-Kövesdy Döníz" w:date="2026-09-22T12:53:00Z" w16du:dateUtc="2026-09-22T16:53:00Z"/>
        </w:rPr>
      </w:pPr>
      <w:del w:id="202" w:author="Pribil-Kövesdy Döníz" w:date="2026-09-22T12:53:00Z" w16du:dateUtc="2026-09-22T16:53:00Z">
        <w:r>
          <w:delText>C</w:delText>
        </w:r>
        <w:r w:rsidR="00C70105">
          <w:delText xml:space="preserve">ash </w:delText>
        </w:r>
        <w:r>
          <w:delText>R</w:delText>
        </w:r>
        <w:r w:rsidR="00C70105">
          <w:delText xml:space="preserve">equirements </w:delText>
        </w:r>
        <w:r>
          <w:delText>J</w:delText>
        </w:r>
        <w:r w:rsidR="00C70105">
          <w:delText>ournal</w:delText>
        </w:r>
        <w:r>
          <w:delText xml:space="preserve"> (</w:delText>
        </w:r>
        <w:r w:rsidR="00345CBC">
          <w:delText>determinations</w:delText>
        </w:r>
        <w:r>
          <w:delText>)</w:delText>
        </w:r>
      </w:del>
    </w:p>
    <w:p w14:paraId="6E19D1E1" w14:textId="58F9BED9" w:rsidR="00C70105" w:rsidRDefault="00C70105" w:rsidP="00324A69">
      <w:pPr>
        <w:pStyle w:val="ListParagraph"/>
        <w:numPr>
          <w:ilvl w:val="1"/>
          <w:numId w:val="11"/>
        </w:numPr>
        <w:tabs>
          <w:tab w:val="left" w:pos="841"/>
        </w:tabs>
        <w:spacing w:before="56"/>
        <w:rPr>
          <w:del w:id="203" w:author="Pribil-Kövesdy Döníz" w:date="2026-09-22T12:53:00Z" w16du:dateUtc="2026-09-22T16:53:00Z"/>
        </w:rPr>
      </w:pPr>
      <w:del w:id="204" w:author="Pribil-Kövesdy Döníz" w:date="2026-09-22T12:53:00Z" w16du:dateUtc="2026-09-22T16:53:00Z">
        <w:r>
          <w:delText>Due date</w:delText>
        </w:r>
      </w:del>
    </w:p>
    <w:p w14:paraId="001B765C" w14:textId="4D2D3DB9" w:rsidR="00C70105" w:rsidRDefault="00C70105" w:rsidP="00C70105">
      <w:pPr>
        <w:pStyle w:val="ListParagraph"/>
        <w:numPr>
          <w:ilvl w:val="1"/>
          <w:numId w:val="11"/>
        </w:numPr>
        <w:tabs>
          <w:tab w:val="left" w:pos="841"/>
        </w:tabs>
        <w:spacing w:before="56"/>
        <w:rPr>
          <w:del w:id="205" w:author="Pribil-Kövesdy Döníz" w:date="2026-09-22T12:53:00Z" w16du:dateUtc="2026-09-22T16:53:00Z"/>
        </w:rPr>
      </w:pPr>
      <w:del w:id="206" w:author="Pribil-Kövesdy Döníz" w:date="2026-09-22T12:53:00Z" w16du:dateUtc="2026-09-22T16:53:00Z">
        <w:r>
          <w:delText>Discount eligible</w:delText>
        </w:r>
      </w:del>
    </w:p>
    <w:p w14:paraId="5BA5D239" w14:textId="77A97DCE" w:rsidR="008109FC" w:rsidRDefault="008109FC" w:rsidP="00C70105">
      <w:pPr>
        <w:pStyle w:val="ListParagraph"/>
        <w:numPr>
          <w:ilvl w:val="1"/>
          <w:numId w:val="11"/>
        </w:numPr>
        <w:tabs>
          <w:tab w:val="left" w:pos="841"/>
        </w:tabs>
        <w:spacing w:before="56"/>
        <w:rPr>
          <w:del w:id="207" w:author="Pribil-Kövesdy Döníz" w:date="2026-09-22T12:53:00Z" w16du:dateUtc="2026-09-22T16:53:00Z"/>
        </w:rPr>
      </w:pPr>
      <w:del w:id="208" w:author="Pribil-Kövesdy Döníz" w:date="2026-09-22T12:53:00Z" w16du:dateUtc="2026-09-22T16:53:00Z">
        <w:r>
          <w:delText>Fixed expense</w:delText>
        </w:r>
      </w:del>
    </w:p>
    <w:p w14:paraId="5F289352" w14:textId="42990DF7" w:rsidR="00C70105" w:rsidRDefault="00C70105" w:rsidP="00C70105">
      <w:pPr>
        <w:pStyle w:val="ListParagraph"/>
        <w:numPr>
          <w:ilvl w:val="1"/>
          <w:numId w:val="11"/>
        </w:numPr>
        <w:tabs>
          <w:tab w:val="left" w:pos="841"/>
        </w:tabs>
        <w:spacing w:before="56"/>
        <w:rPr>
          <w:del w:id="209" w:author="Pribil-Kövesdy Döníz" w:date="2026-09-22T12:53:00Z" w16du:dateUtc="2026-09-22T16:53:00Z"/>
        </w:rPr>
      </w:pPr>
      <w:del w:id="210" w:author="Pribil-Kövesdy Döníz" w:date="2026-09-22T12:53:00Z" w16du:dateUtc="2026-09-22T16:53:00Z">
        <w:r>
          <w:delText>On</w:delText>
        </w:r>
        <w:r w:rsidR="00BA748A">
          <w:delText xml:space="preserve"> </w:delText>
        </w:r>
        <w:r>
          <w:delText>account</w:delText>
        </w:r>
      </w:del>
    </w:p>
    <w:p w14:paraId="322BAD18" w14:textId="25AFF179" w:rsidR="00345CBC" w:rsidRDefault="00C70105" w:rsidP="00324A69">
      <w:pPr>
        <w:pStyle w:val="ListParagraph"/>
        <w:numPr>
          <w:ilvl w:val="1"/>
          <w:numId w:val="11"/>
        </w:numPr>
        <w:tabs>
          <w:tab w:val="left" w:pos="841"/>
        </w:tabs>
        <w:spacing w:before="56"/>
        <w:rPr>
          <w:del w:id="211" w:author="Pribil-Kövesdy Döníz" w:date="2026-09-22T12:53:00Z" w16du:dateUtc="2026-09-22T16:53:00Z"/>
        </w:rPr>
      </w:pPr>
      <w:del w:id="212" w:author="Pribil-Kövesdy Döníz" w:date="2026-09-22T12:53:00Z" w16du:dateUtc="2026-09-22T16:53:00Z">
        <w:r>
          <w:delText>Reference number</w:delText>
        </w:r>
      </w:del>
    </w:p>
    <w:p w14:paraId="5F5F0853" w14:textId="407968B4" w:rsidR="00A83E2D" w:rsidRDefault="00E41B5A" w:rsidP="00324A69">
      <w:pPr>
        <w:pStyle w:val="ListParagraph"/>
        <w:numPr>
          <w:ilvl w:val="0"/>
          <w:numId w:val="9"/>
        </w:numPr>
        <w:tabs>
          <w:tab w:val="left" w:pos="841"/>
        </w:tabs>
        <w:spacing w:before="56"/>
        <w:rPr>
          <w:del w:id="213" w:author="Pribil-Kövesdy Döníz" w:date="2026-09-22T12:53:00Z" w16du:dateUtc="2026-09-22T16:53:00Z"/>
        </w:rPr>
      </w:pPr>
      <w:del w:id="214" w:author="Pribil-Kövesdy Döníz" w:date="2026-09-22T12:53:00Z" w16du:dateUtc="2026-09-22T16:53:00Z">
        <w:r>
          <w:delText>Post</w:delText>
        </w:r>
        <w:r w:rsidR="00CA5239">
          <w:delText>ing</w:delText>
        </w:r>
        <w:r>
          <w:delText xml:space="preserve"> for payments</w:delText>
        </w:r>
      </w:del>
    </w:p>
    <w:p w14:paraId="1A76470C" w14:textId="7463A473" w:rsidR="00A83E2D" w:rsidRDefault="00CA5239" w:rsidP="00324A69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215" w:author="Pribil-Kövesdy Döníz" w:date="2026-09-22T12:53:00Z" w16du:dateUtc="2026-09-22T16:53:00Z"/>
        </w:rPr>
      </w:pPr>
      <w:del w:id="216" w:author="Pribil-Kövesdy Döníz" w:date="2026-09-22T12:53:00Z" w16du:dateUtc="2026-09-22T16:53:00Z">
        <w:r>
          <w:delText>Process c</w:delText>
        </w:r>
        <w:r w:rsidR="00A83E2D">
          <w:delText>hecks</w:delText>
        </w:r>
      </w:del>
    </w:p>
    <w:p w14:paraId="4690545A" w14:textId="072610BA" w:rsidR="00DA44BA" w:rsidRDefault="00A83E2D" w:rsidP="00324A69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217" w:author="Pribil-Kövesdy Döníz" w:date="2026-09-22T12:53:00Z" w16du:dateUtc="2026-09-22T16:53:00Z"/>
        </w:rPr>
      </w:pPr>
      <w:del w:id="218" w:author="Pribil-Kövesdy Döníz" w:date="2026-09-22T12:53:00Z" w16du:dateUtc="2026-09-22T16:53:00Z">
        <w:r>
          <w:delText>Generate ACH payments</w:delText>
        </w:r>
      </w:del>
    </w:p>
    <w:p w14:paraId="67DC3580" w14:textId="77777777" w:rsidR="00C31D34" w:rsidRDefault="00A83E2D" w:rsidP="00324A69">
      <w:pPr>
        <w:pStyle w:val="ListParagraph"/>
        <w:numPr>
          <w:ilvl w:val="0"/>
          <w:numId w:val="9"/>
        </w:numPr>
        <w:tabs>
          <w:tab w:val="left" w:pos="841"/>
        </w:tabs>
        <w:spacing w:before="56"/>
        <w:rPr>
          <w:del w:id="219" w:author="Pribil-Kövesdy Döníz" w:date="2026-09-22T12:53:00Z" w16du:dateUtc="2026-09-22T16:53:00Z"/>
        </w:rPr>
      </w:pPr>
      <w:del w:id="220" w:author="Pribil-Kövesdy Döníz" w:date="2026-09-22T12:53:00Z" w16du:dateUtc="2026-09-22T16:53:00Z">
        <w:r>
          <w:delText xml:space="preserve">Update </w:delText>
        </w:r>
        <w:r w:rsidR="0086258A">
          <w:delText>s</w:delText>
        </w:r>
        <w:r w:rsidR="00CA5239">
          <w:delText xml:space="preserve">ubsidiary </w:delText>
        </w:r>
        <w:r w:rsidR="007B43D3">
          <w:delText>journal</w:delText>
        </w:r>
      </w:del>
    </w:p>
    <w:p w14:paraId="6DE8B057" w14:textId="408E80B6" w:rsidR="00345CBC" w:rsidRDefault="00345CBC" w:rsidP="00345CBC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221" w:author="Pribil-Kövesdy Döníz" w:date="2026-09-22T12:53:00Z" w16du:dateUtc="2026-09-22T16:53:00Z"/>
        </w:rPr>
      </w:pPr>
      <w:del w:id="222" w:author="Pribil-Kövesdy Döníz" w:date="2026-09-22T12:53:00Z" w16du:dateUtc="2026-09-22T16:53:00Z">
        <w:r>
          <w:delText>Updates/ writes invoice(s) to the General Ledger</w:delText>
        </w:r>
      </w:del>
    </w:p>
    <w:p w14:paraId="17DA0C84" w14:textId="2C85953B" w:rsidR="003855EF" w:rsidRDefault="00CA5239" w:rsidP="00780D05">
      <w:pPr>
        <w:pStyle w:val="ListParagraph"/>
        <w:numPr>
          <w:ilvl w:val="0"/>
          <w:numId w:val="9"/>
        </w:numPr>
        <w:spacing w:after="160" w:line="259" w:lineRule="auto"/>
        <w:rPr>
          <w:del w:id="223" w:author="Pribil-Kövesdy Döníz" w:date="2026-09-22T12:53:00Z" w16du:dateUtc="2026-09-22T16:53:00Z"/>
        </w:rPr>
      </w:pPr>
      <w:del w:id="224" w:author="Pribil-Kövesdy Döníz" w:date="2026-09-22T12:53:00Z" w16du:dateUtc="2026-09-22T16:53:00Z">
        <w:r w:rsidRPr="003855EF">
          <w:rPr>
            <w:i/>
            <w:iCs/>
          </w:rPr>
          <w:delText>If applicable,</w:delText>
        </w:r>
        <w:r>
          <w:delText xml:space="preserve"> reconcile payments to the bank statement</w:delText>
        </w:r>
        <w:r w:rsidR="003855EF">
          <w:br w:type="page"/>
        </w:r>
      </w:del>
    </w:p>
    <w:p w14:paraId="7D8F39C9" w14:textId="77777777" w:rsidR="008F7C9F" w:rsidRDefault="008F7C9F" w:rsidP="003855EF">
      <w:pPr>
        <w:pStyle w:val="BodyText"/>
        <w:spacing w:before="57"/>
        <w:ind w:left="120"/>
        <w:rPr>
          <w:del w:id="225" w:author="Pribil-Kövesdy Döníz" w:date="2026-09-22T12:53:00Z" w16du:dateUtc="2026-09-22T16:53:00Z"/>
        </w:rPr>
      </w:pPr>
    </w:p>
    <w:p w14:paraId="1023904D" w14:textId="6B9DE29E" w:rsidR="001C4504" w:rsidRDefault="001C4504" w:rsidP="001C4504">
      <w:pPr>
        <w:pStyle w:val="Heading1"/>
        <w:numPr>
          <w:ilvl w:val="0"/>
          <w:numId w:val="2"/>
        </w:numPr>
        <w:tabs>
          <w:tab w:val="left" w:pos="540"/>
        </w:tabs>
        <w:ind w:left="0" w:firstLine="180"/>
        <w:rPr>
          <w:del w:id="226" w:author="Pribil-Kövesdy Döníz" w:date="2026-09-22T12:53:00Z" w16du:dateUtc="2026-09-22T16:53:00Z"/>
        </w:rPr>
      </w:pPr>
      <w:del w:id="227" w:author="Pribil-Kövesdy Döníz" w:date="2026-09-22T12:53:00Z" w16du:dateUtc="2026-09-22T16:53:00Z">
        <w:r w:rsidRPr="001C4504">
          <w:delText>Supporting Documents</w:delText>
        </w:r>
      </w:del>
    </w:p>
    <w:p w14:paraId="7F7F3045" w14:textId="14F0EA48" w:rsidR="0086258A" w:rsidRDefault="0086258A" w:rsidP="0086258A">
      <w:pPr>
        <w:pStyle w:val="BodyText"/>
        <w:spacing w:before="57" w:after="120"/>
        <w:ind w:left="115" w:right="360"/>
        <w:rPr>
          <w:del w:id="228" w:author="Pribil-Kövesdy Döníz" w:date="2026-09-22T12:53:00Z" w16du:dateUtc="2026-09-22T16:53:00Z"/>
          <w:rStyle w:val="Hyperlink"/>
        </w:rPr>
      </w:pPr>
      <w:del w:id="229" w:author="Pribil-Kövesdy Döníz" w:date="2026-09-22T12:53:00Z" w16du:dateUtc="2026-09-22T16:53:00Z">
        <w:r>
          <w:delText>The following supporting documents are available online in the Avail Technologies portal:</w:delText>
        </w:r>
        <w:r>
          <w:br/>
        </w:r>
        <w:r>
          <w:fldChar w:fldCharType="begin"/>
        </w:r>
        <w:r>
          <w:delInstrText>HYPERLINK "https://www.availtecportal.com/knowledge-base/finance"</w:delInstrText>
        </w:r>
        <w:r>
          <w:fldChar w:fldCharType="separate"/>
        </w:r>
        <w:r w:rsidRPr="0086258A">
          <w:rPr>
            <w:rStyle w:val="Hyperlink"/>
          </w:rPr>
          <w:delText>https://www.availtecportal.com/knowledge-base/finance</w:delText>
        </w:r>
        <w:r>
          <w:fldChar w:fldCharType="end"/>
        </w:r>
      </w:del>
    </w:p>
    <w:p w14:paraId="4D6BB1FD" w14:textId="77777777" w:rsidR="0086258A" w:rsidRDefault="0086258A" w:rsidP="0086258A">
      <w:pPr>
        <w:pStyle w:val="ListParagraph"/>
        <w:numPr>
          <w:ilvl w:val="0"/>
          <w:numId w:val="5"/>
        </w:numPr>
        <w:spacing w:after="160" w:line="259" w:lineRule="auto"/>
        <w:rPr>
          <w:del w:id="230" w:author="Pribil-Kövesdy Döníz" w:date="2026-09-22T12:53:00Z" w16du:dateUtc="2026-09-22T16:53:00Z"/>
        </w:rPr>
      </w:pPr>
      <w:del w:id="231" w:author="Pribil-Kövesdy Döníz" w:date="2026-09-22T12:53:00Z" w16du:dateUtc="2026-09-22T16:53:00Z">
        <w:r w:rsidRPr="00460677">
          <w:delText>Related Training Materials</w:delText>
        </w:r>
      </w:del>
    </w:p>
    <w:p w14:paraId="6350FECB" w14:textId="3FBD24BE" w:rsidR="0038303E" w:rsidRDefault="0086258A" w:rsidP="0038303E">
      <w:pPr>
        <w:pStyle w:val="ListParagraph"/>
        <w:numPr>
          <w:ilvl w:val="1"/>
          <w:numId w:val="5"/>
        </w:numPr>
        <w:spacing w:after="160" w:line="259" w:lineRule="auto"/>
        <w:rPr>
          <w:del w:id="232" w:author="Pribil-Kövesdy Döníz" w:date="2026-09-22T12:53:00Z" w16du:dateUtc="2026-09-22T16:53:00Z"/>
        </w:rPr>
      </w:pPr>
      <w:del w:id="233" w:author="Pribil-Kövesdy Döníz" w:date="2026-09-22T12:53:00Z" w16du:dateUtc="2026-09-22T16:53:00Z">
        <w:r>
          <w:fldChar w:fldCharType="begin"/>
        </w:r>
        <w:r>
          <w:delInstrText>HYPERLINK "https://www.availtecportal.com/knowledge-base/finance/instructional_tools"</w:delInstrText>
        </w:r>
        <w:r>
          <w:fldChar w:fldCharType="separate"/>
        </w:r>
        <w:r w:rsidRPr="0038303E">
          <w:rPr>
            <w:rStyle w:val="Hyperlink"/>
          </w:rPr>
          <w:delText>Note Guide – Financial Mgm</w:delText>
        </w:r>
        <w:r w:rsidR="0038303E" w:rsidRPr="0038303E">
          <w:rPr>
            <w:rStyle w:val="Hyperlink"/>
          </w:rPr>
          <w:delText>t</w:delText>
        </w:r>
        <w:r>
          <w:fldChar w:fldCharType="end"/>
        </w:r>
      </w:del>
    </w:p>
    <w:p w14:paraId="05C44B7F" w14:textId="2AF918C5" w:rsidR="0038303E" w:rsidRDefault="0038303E" w:rsidP="0038303E">
      <w:pPr>
        <w:pStyle w:val="ListParagraph"/>
        <w:numPr>
          <w:ilvl w:val="0"/>
          <w:numId w:val="5"/>
        </w:numPr>
        <w:spacing w:after="160" w:line="259" w:lineRule="auto"/>
        <w:rPr>
          <w:del w:id="234" w:author="Pribil-Kövesdy Döníz" w:date="2026-09-22T12:53:00Z" w16du:dateUtc="2026-09-22T16:53:00Z"/>
        </w:rPr>
      </w:pPr>
      <w:del w:id="235" w:author="Pribil-Kövesdy Döníz" w:date="2026-09-22T12:53:00Z" w16du:dateUtc="2026-09-22T16:53:00Z">
        <w:r>
          <w:fldChar w:fldCharType="begin"/>
        </w:r>
        <w:r>
          <w:delInstrText>HYPERLINK "https://www.availtecportal.com/knowledge-base/finance/product_documentation"</w:delInstrText>
        </w:r>
        <w:r>
          <w:fldChar w:fldCharType="separate"/>
        </w:r>
        <w:r w:rsidRPr="0038303E">
          <w:rPr>
            <w:rStyle w:val="Hyperlink"/>
          </w:rPr>
          <w:delText>FNW_Accounts Payable</w:delText>
        </w:r>
        <w:r>
          <w:fldChar w:fldCharType="end"/>
        </w:r>
      </w:del>
    </w:p>
    <w:p w14:paraId="4E394D17" w14:textId="67175928" w:rsidR="00C31D34" w:rsidRDefault="00C31D34" w:rsidP="00C31D34">
      <w:pPr>
        <w:pStyle w:val="BodyText"/>
        <w:numPr>
          <w:ilvl w:val="0"/>
          <w:numId w:val="5"/>
        </w:numPr>
        <w:spacing w:before="57" w:after="120"/>
        <w:ind w:right="360"/>
        <w:rPr>
          <w:del w:id="236" w:author="Pribil-Kövesdy Döníz" w:date="2026-09-22T12:53:00Z" w16du:dateUtc="2026-09-22T16:53:00Z"/>
        </w:rPr>
      </w:pPr>
      <w:del w:id="237" w:author="Pribil-Kövesdy Döníz" w:date="2026-09-22T12:53:00Z" w16du:dateUtc="2026-09-22T16:53:00Z">
        <w:r>
          <w:fldChar w:fldCharType="begin"/>
        </w:r>
        <w:r>
          <w:delInstrText>HYPERLINK "https://www.availtecportal.com/knowledge-base/finance/quick-guides"</w:delInstrText>
        </w:r>
        <w:r>
          <w:fldChar w:fldCharType="separate"/>
        </w:r>
        <w:r w:rsidRPr="00C31D34">
          <w:rPr>
            <w:rStyle w:val="Hyperlink"/>
          </w:rPr>
          <w:delText>AP – Bank Rec</w:delText>
        </w:r>
        <w:r>
          <w:fldChar w:fldCharType="end"/>
        </w:r>
      </w:del>
    </w:p>
    <w:p w14:paraId="7497527A" w14:textId="4E7DB805" w:rsidR="00C31D34" w:rsidRDefault="00C31D34" w:rsidP="00C31D34">
      <w:pPr>
        <w:pStyle w:val="BodyText"/>
        <w:numPr>
          <w:ilvl w:val="0"/>
          <w:numId w:val="5"/>
        </w:numPr>
        <w:spacing w:before="57" w:after="120"/>
        <w:ind w:right="360"/>
        <w:rPr>
          <w:del w:id="238" w:author="Pribil-Kövesdy Döníz" w:date="2026-09-22T12:53:00Z" w16du:dateUtc="2026-09-22T16:53:00Z"/>
        </w:rPr>
      </w:pPr>
      <w:del w:id="239" w:author="Pribil-Kövesdy Döníz" w:date="2026-09-22T12:53:00Z" w16du:dateUtc="2026-09-22T16:53:00Z">
        <w:r>
          <w:fldChar w:fldCharType="begin"/>
        </w:r>
        <w:r>
          <w:delInstrText>HYPERLINK "https://www.availtecportal.com/knowledge-base/finance/quick-guides"</w:delInstrText>
        </w:r>
        <w:r>
          <w:fldChar w:fldCharType="separate"/>
        </w:r>
        <w:r w:rsidRPr="0038303E">
          <w:rPr>
            <w:rStyle w:val="Hyperlink"/>
          </w:rPr>
          <w:delText>AP – ACH Payments</w:delText>
        </w:r>
        <w:r>
          <w:fldChar w:fldCharType="end"/>
        </w:r>
      </w:del>
    </w:p>
    <w:p w14:paraId="5F89D3CD" w14:textId="0DF82C7F" w:rsidR="0038303E" w:rsidRPr="003C2C83" w:rsidRDefault="0038303E" w:rsidP="003C2C83">
      <w:pPr>
        <w:tabs>
          <w:tab w:val="left" w:pos="11340"/>
        </w:tabs>
        <w:spacing w:after="0" w:line="240" w:lineRule="auto"/>
        <w:rPr>
          <w:sz w:val="28"/>
          <w:rPrChange w:id="240" w:author="Pribil-Kövesdy Döníz" w:date="2026-09-22T12:53:00Z" w16du:dateUtc="2026-09-22T16:53:00Z">
            <w:rPr/>
          </w:rPrChange>
        </w:rPr>
        <w:pPrChange w:id="241" w:author="Pribil-Kövesdy Döníz" w:date="2026-09-22T12:53:00Z" w16du:dateUtc="2026-09-22T16:53:00Z">
          <w:pPr>
            <w:pStyle w:val="BodyText"/>
            <w:numPr>
              <w:numId w:val="5"/>
            </w:numPr>
            <w:spacing w:before="57" w:after="120"/>
            <w:ind w:left="720" w:right="360" w:hanging="360"/>
          </w:pPr>
        </w:pPrChange>
      </w:pPr>
      <w:del w:id="242" w:author="Pribil-Kövesdy Döníz" w:date="2026-09-22T12:53:00Z" w16du:dateUtc="2026-09-22T16:53:00Z">
        <w:r>
          <w:fldChar w:fldCharType="begin"/>
        </w:r>
        <w:r>
          <w:delInstrText>HYPERLINK "https://www.availtecportal.com/knowledge-base/finance/quick-guides"</w:delInstrText>
        </w:r>
        <w:r>
          <w:fldChar w:fldCharType="separate"/>
        </w:r>
        <w:r w:rsidRPr="0038303E">
          <w:rPr>
            <w:rStyle w:val="Hyperlink"/>
          </w:rPr>
          <w:delText>AP – Fixed Expenses</w:delText>
        </w:r>
        <w:r>
          <w:fldChar w:fldCharType="end"/>
        </w:r>
      </w:del>
    </w:p>
    <w:sectPr w:rsidR="0038303E" w:rsidRPr="003C2C83" w:rsidSect="00AD06DF">
      <w:headerReference w:type="default" r:id="rId11"/>
      <w:footerReference w:type="default" r:id="rId12"/>
      <w:pgSz w:w="16838" w:h="11906" w:orient="landscape"/>
      <w:pgMar w:top="1417" w:right="1417" w:bottom="1417" w:left="1417" w:header="708" w:footer="708" w:gutter="0"/>
      <w:cols w:space="708"/>
      <w:docGrid w:linePitch="360"/>
      <w:sectPrChange w:id="283" w:author="Pribil-Kövesdy Döníz" w:date="2026-09-22T12:53:00Z" w16du:dateUtc="2026-09-22T16:53:00Z">
        <w:sectPr w:rsidR="0038303E" w:rsidRPr="003C2C83" w:rsidSect="00AD06DF">
          <w:pgSz w:w="12240" w:h="15840" w:orient="portrait"/>
          <w:pgMar w:top="1260" w:right="1320" w:bottom="1620" w:left="1320" w:header="1080" w:footer="922" w:gutter="0"/>
          <w:pgBorders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93A354" w14:textId="77777777" w:rsidR="00C04C7D" w:rsidRDefault="00C04C7D" w:rsidP="0061350B">
      <w:pPr>
        <w:spacing w:after="0" w:line="240" w:lineRule="auto"/>
        <w:pPrChange w:id="8" w:author="Pribil-Kövesdy Döníz" w:date="2026-09-22T12:53:00Z" w16du:dateUtc="2026-09-22T16:53:00Z">
          <w:pPr/>
        </w:pPrChange>
      </w:pPr>
      <w:r>
        <w:separator/>
      </w:r>
    </w:p>
  </w:endnote>
  <w:endnote w:type="continuationSeparator" w:id="0">
    <w:p w14:paraId="1D09166C" w14:textId="77777777" w:rsidR="00C04C7D" w:rsidRDefault="00C04C7D" w:rsidP="0061350B">
      <w:pPr>
        <w:spacing w:after="0" w:line="240" w:lineRule="auto"/>
        <w:pPrChange w:id="9" w:author="Pribil-Kövesdy Döníz" w:date="2026-09-22T12:53:00Z" w16du:dateUtc="2026-09-22T16:53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0CB852" w14:textId="7037057A" w:rsidR="008A628B" w:rsidRDefault="008A628B">
    <w:pPr>
      <w:pStyle w:val="Footer"/>
      <w:rPr>
        <w:rPrChange w:id="280" w:author="Pribil-Kövesdy Döníz" w:date="2026-09-22T12:53:00Z" w16du:dateUtc="2026-09-22T16:53:00Z">
          <w:rPr>
            <w:sz w:val="20"/>
          </w:rPr>
        </w:rPrChange>
      </w:rPr>
      <w:pPrChange w:id="281" w:author="Pribil-Kövesdy Döníz" w:date="2026-09-22T12:53:00Z" w16du:dateUtc="2026-09-22T16:53:00Z">
        <w:pPr>
          <w:pStyle w:val="Footer"/>
          <w:tabs>
            <w:tab w:val="decimal" w:pos="6570"/>
            <w:tab w:val="decimal" w:pos="9360"/>
          </w:tabs>
        </w:pPr>
      </w:pPrChange>
    </w:pPr>
    <w:del w:id="282" w:author="Pribil-Kövesdy Döníz" w:date="2026-09-22T12:53:00Z" w16du:dateUtc="2026-09-22T16:53:00Z">
      <w:r w:rsidRPr="00386185">
        <w:rPr>
          <w:sz w:val="20"/>
        </w:rPr>
        <w:delText>SOP-ETMS-</w:delText>
      </w:r>
      <w:r>
        <w:rPr>
          <w:sz w:val="20"/>
        </w:rPr>
        <w:delText>Finance</w:delText>
      </w:r>
      <w:r w:rsidRPr="00386185">
        <w:rPr>
          <w:sz w:val="20"/>
        </w:rPr>
        <w:delText>-01</w:delText>
      </w:r>
      <w:r>
        <w:rPr>
          <w:sz w:val="20"/>
        </w:rPr>
        <w:tab/>
        <w:delText>AP Invoices and Payments</w:delText>
      </w:r>
      <w:r>
        <w:rPr>
          <w:sz w:val="20"/>
        </w:rPr>
        <w:tab/>
        <w:delText xml:space="preserve">page </w:delText>
      </w:r>
      <w:r>
        <w:rPr>
          <w:rStyle w:val="PageNumber"/>
          <w:sz w:val="20"/>
        </w:rPr>
        <w:fldChar w:fldCharType="begin"/>
      </w:r>
      <w:r>
        <w:rPr>
          <w:rStyle w:val="PageNumber"/>
          <w:sz w:val="20"/>
        </w:rPr>
        <w:delInstrText xml:space="preserve"> PAGE </w:delInstrText>
      </w:r>
      <w:r>
        <w:rPr>
          <w:rStyle w:val="PageNumber"/>
          <w:sz w:val="20"/>
        </w:rPr>
        <w:fldChar w:fldCharType="separate"/>
      </w:r>
      <w:r>
        <w:rPr>
          <w:rStyle w:val="PageNumber"/>
          <w:sz w:val="20"/>
        </w:rPr>
        <w:delText>2</w:delText>
      </w:r>
      <w:r>
        <w:rPr>
          <w:rStyle w:val="PageNumber"/>
          <w:sz w:val="20"/>
        </w:rPr>
        <w:fldChar w:fldCharType="end"/>
      </w:r>
      <w:r>
        <w:rPr>
          <w:rStyle w:val="PageNumber"/>
          <w:sz w:val="20"/>
        </w:rPr>
        <w:delText xml:space="preserve"> of </w:delText>
      </w:r>
      <w:r>
        <w:rPr>
          <w:rStyle w:val="PageNumber"/>
          <w:sz w:val="20"/>
        </w:rPr>
        <w:fldChar w:fldCharType="begin"/>
      </w:r>
      <w:r>
        <w:rPr>
          <w:rStyle w:val="PageNumber"/>
          <w:sz w:val="20"/>
        </w:rPr>
        <w:delInstrText xml:space="preserve"> NUMPAGES </w:delInstrText>
      </w:r>
      <w:r>
        <w:rPr>
          <w:rStyle w:val="PageNumber"/>
          <w:sz w:val="20"/>
        </w:rPr>
        <w:fldChar w:fldCharType="separate"/>
      </w:r>
      <w:r>
        <w:rPr>
          <w:rStyle w:val="PageNumber"/>
          <w:sz w:val="20"/>
        </w:rPr>
        <w:delText>3</w:delText>
      </w:r>
      <w:r>
        <w:rPr>
          <w:rStyle w:val="PageNumber"/>
          <w:sz w:val="20"/>
        </w:rPr>
        <w:fldChar w:fldCharType="end"/>
      </w:r>
      <w:r>
        <w:rPr>
          <w:rStyle w:val="PageNumber"/>
          <w:sz w:val="20"/>
        </w:rPr>
        <w:br/>
      </w:r>
      <w:r w:rsidRPr="00CF7931">
        <w:rPr>
          <w:rStyle w:val="PageNumber"/>
          <w:i/>
          <w:iCs/>
          <w:sz w:val="20"/>
        </w:rPr>
        <w:delText>Prepared by</w:delText>
      </w:r>
      <w:r>
        <w:rPr>
          <w:rStyle w:val="PageNumber"/>
          <w:i/>
          <w:iCs/>
          <w:sz w:val="20"/>
        </w:rPr>
        <w:delText>:</w:delText>
      </w:r>
      <w:r w:rsidRPr="00CF7931">
        <w:rPr>
          <w:rStyle w:val="PageNumber"/>
          <w:i/>
          <w:iCs/>
          <w:sz w:val="20"/>
        </w:rPr>
        <w:delText xml:space="preserve"> Knowledge Arch</w:delText>
      </w:r>
      <w:r>
        <w:rPr>
          <w:rStyle w:val="PageNumber"/>
          <w:i/>
          <w:iCs/>
          <w:sz w:val="20"/>
        </w:rPr>
        <w:delText>itects</w:delText>
      </w:r>
      <w:r w:rsidRPr="008311D1">
        <w:rPr>
          <w:rStyle w:val="PageNumber"/>
          <w:i/>
          <w:iCs/>
          <w:sz w:val="20"/>
          <w:vertAlign w:val="superscript"/>
        </w:rPr>
        <w:delText>TM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CB4E12" w14:textId="77777777" w:rsidR="00C04C7D" w:rsidRDefault="00C04C7D" w:rsidP="0061350B">
      <w:pPr>
        <w:spacing w:after="0" w:line="240" w:lineRule="auto"/>
        <w:pPrChange w:id="6" w:author="Pribil-Kövesdy Döníz" w:date="2026-09-22T12:53:00Z" w16du:dateUtc="2026-09-22T16:53:00Z">
          <w:pPr/>
        </w:pPrChange>
      </w:pPr>
      <w:r>
        <w:separator/>
      </w:r>
    </w:p>
  </w:footnote>
  <w:footnote w:type="continuationSeparator" w:id="0">
    <w:p w14:paraId="2312FCAC" w14:textId="77777777" w:rsidR="00C04C7D" w:rsidRDefault="00C04C7D" w:rsidP="0061350B">
      <w:pPr>
        <w:spacing w:after="0" w:line="240" w:lineRule="auto"/>
        <w:pPrChange w:id="7" w:author="Pribil-Kövesdy Döníz" w:date="2026-09-22T12:53:00Z" w16du:dateUtc="2026-09-22T16:53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1DFFB0" w14:textId="0CFFCB42" w:rsidR="008A628B" w:rsidRDefault="0061350B">
    <w:pPr>
      <w:pStyle w:val="BodyText"/>
      <w:spacing w:before="0" w:line="14" w:lineRule="auto"/>
      <w:ind w:left="0"/>
      <w:rPr>
        <w:del w:id="243" w:author="Pribil-Kövesdy Döníz" w:date="2026-09-22T12:53:00Z" w16du:dateUtc="2026-09-22T16:53:00Z"/>
        <w:sz w:val="20"/>
      </w:rPr>
    </w:pPr>
    <w:ins w:id="244" w:author="Pribil-Kövesdy Döníz" w:date="2026-09-22T12:53:00Z" w16du:dateUtc="2026-09-22T16:53:00Z">
      <w:r>
        <w:rPr>
          <w:noProof/>
          <w:lang w:eastAsia="hu-HU"/>
        </w:rPr>
        <w:drawing>
          <wp:anchor distT="0" distB="0" distL="114300" distR="114300" simplePos="0" relativeHeight="487439872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487438848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  <w:del w:id="245" w:author="Pribil-Kövesdy Döníz" w:date="2026-09-22T12:53:00Z" w16du:dateUtc="2026-09-22T16:53:00Z">
      <w:r w:rsidR="008A628B" w:rsidRPr="009978C9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487436800" behindDoc="1" locked="0" layoutInCell="1" allowOverlap="1" wp14:anchorId="3CA5FE49" wp14:editId="40BC5400">
                <wp:simplePos x="0" y="0"/>
                <wp:positionH relativeFrom="page">
                  <wp:posOffset>2910840</wp:posOffset>
                </wp:positionH>
                <wp:positionV relativeFrom="page">
                  <wp:posOffset>472440</wp:posOffset>
                </wp:positionV>
                <wp:extent cx="1958340" cy="213360"/>
                <wp:effectExtent l="0" t="0" r="3810" b="1524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8340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DA67FE" w14:textId="77777777" w:rsidR="008A628B" w:rsidRDefault="008A628B">
                            <w:pPr>
                              <w:spacing w:line="264" w:lineRule="exact"/>
                              <w:ind w:left="20"/>
                              <w:rPr>
                                <w:del w:id="246" w:author="Pribil-Kövesdy Döníz" w:date="2026-09-22T12:53:00Z" w16du:dateUtc="2026-09-22T16:53:00Z"/>
                                <w:b/>
                                <w:sz w:val="24"/>
                              </w:rPr>
                            </w:pPr>
                            <w:del w:id="247" w:author="Pribil-Kövesdy Döníz" w:date="2026-09-22T12:53:00Z" w16du:dateUtc="2026-09-22T16:53:00Z">
                              <w:r>
                                <w:rPr>
                                  <w:b/>
                                  <w:sz w:val="24"/>
                                </w:rPr>
                                <w:delText>Standard</w:delTex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delText xml:space="preserve"> </w:delTex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delText>Operating</w:delTex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delText xml:space="preserve"> </w:delTex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delText>Procedure</w:delText>
                              </w:r>
                            </w:del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A5FE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9.2pt;margin-top:37.2pt;width:154.2pt;height:16.8pt;z-index:-1587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" filled="f" stroked="f">
                <v:textbox inset="0,0,0,0">
                  <w:txbxContent>
                    <w:p w14:paraId="27DA67FE" w14:textId="77777777" w:rsidR="008A628B" w:rsidRDefault="008A628B">
                      <w:pPr>
                        <w:spacing w:line="264" w:lineRule="exact"/>
                        <w:ind w:left="20"/>
                        <w:rPr>
                          <w:del w:id="248" w:author="Pribil-Kövesdy Döníz" w:date="2026-09-22T12:53:00Z" w16du:dateUtc="2026-09-22T16:53:00Z"/>
                          <w:b/>
                          <w:sz w:val="24"/>
                        </w:rPr>
                      </w:pPr>
                      <w:del w:id="249" w:author="Pribil-Kövesdy Döníz" w:date="2026-09-22T12:53:00Z" w16du:dateUtc="2026-09-22T16:53:00Z">
                        <w:r>
                          <w:rPr>
                            <w:b/>
                            <w:sz w:val="24"/>
                          </w:rPr>
                          <w:delText>Standard</w:delTex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delText xml:space="preserve"> </w:delText>
                        </w:r>
                        <w:r>
                          <w:rPr>
                            <w:b/>
                            <w:sz w:val="24"/>
                          </w:rPr>
                          <w:delText>Operating</w:delTex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delText xml:space="preserve"> </w:delText>
                        </w:r>
                        <w:r>
                          <w:rPr>
                            <w:b/>
                            <w:sz w:val="24"/>
                          </w:rPr>
                          <w:delText>Procedure</w:delText>
                        </w:r>
                      </w:del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8A628B">
        <w:rPr>
          <w:sz w:val="20"/>
        </w:rPr>
        <w:tab/>
      </w:r>
    </w:del>
  </w:p>
  <w:p w14:paraId="706E8CEC" w14:textId="5C2123E8" w:rsidR="008A628B" w:rsidRDefault="008A628B">
    <w:pPr>
      <w:pStyle w:val="BodyText"/>
      <w:spacing w:before="0" w:line="14" w:lineRule="auto"/>
      <w:ind w:left="0"/>
      <w:rPr>
        <w:del w:id="250" w:author="Pribil-Kövesdy Döníz" w:date="2026-09-22T12:53:00Z" w16du:dateUtc="2026-09-22T16:53:00Z"/>
        <w:sz w:val="20"/>
      </w:rPr>
    </w:pPr>
  </w:p>
  <w:p w14:paraId="7E6B63F4" w14:textId="78E67E53" w:rsidR="008A628B" w:rsidRDefault="008A628B">
    <w:pPr>
      <w:pStyle w:val="BodyText"/>
      <w:spacing w:before="0" w:line="14" w:lineRule="auto"/>
      <w:ind w:left="0"/>
      <w:rPr>
        <w:del w:id="251" w:author="Pribil-Kövesdy Döníz" w:date="2026-09-22T12:53:00Z" w16du:dateUtc="2026-09-22T16:53:00Z"/>
        <w:sz w:val="20"/>
      </w:rPr>
    </w:pPr>
  </w:p>
  <w:p w14:paraId="3D892B91" w14:textId="77777777" w:rsidR="008A628B" w:rsidRDefault="008A628B">
    <w:pPr>
      <w:pStyle w:val="BodyText"/>
      <w:spacing w:before="0" w:line="14" w:lineRule="auto"/>
      <w:ind w:left="0"/>
      <w:rPr>
        <w:del w:id="252" w:author="Pribil-Kövesdy Döníz" w:date="2026-09-22T12:53:00Z" w16du:dateUtc="2026-09-22T16:53:00Z"/>
        <w:sz w:val="20"/>
      </w:rPr>
    </w:pPr>
  </w:p>
  <w:p w14:paraId="691A32F1" w14:textId="77777777" w:rsidR="008A628B" w:rsidRDefault="008A628B">
    <w:pPr>
      <w:pStyle w:val="BodyText"/>
      <w:spacing w:before="0" w:line="14" w:lineRule="auto"/>
      <w:ind w:left="0"/>
      <w:rPr>
        <w:del w:id="253" w:author="Pribil-Kövesdy Döníz" w:date="2026-09-22T12:53:00Z" w16du:dateUtc="2026-09-22T16:53:00Z"/>
        <w:sz w:val="20"/>
      </w:rPr>
    </w:pPr>
  </w:p>
  <w:p w14:paraId="3D657C4F" w14:textId="77777777" w:rsidR="008A628B" w:rsidRDefault="008A628B">
    <w:pPr>
      <w:pStyle w:val="BodyText"/>
      <w:spacing w:before="0" w:line="14" w:lineRule="auto"/>
      <w:ind w:left="0"/>
      <w:rPr>
        <w:del w:id="254" w:author="Pribil-Kövesdy Döníz" w:date="2026-09-22T12:53:00Z" w16du:dateUtc="2026-09-22T16:53:00Z"/>
        <w:sz w:val="20"/>
      </w:rPr>
    </w:pPr>
  </w:p>
  <w:p w14:paraId="407FA24F" w14:textId="77777777" w:rsidR="008A628B" w:rsidRDefault="008A628B">
    <w:pPr>
      <w:pStyle w:val="BodyText"/>
      <w:spacing w:before="0" w:line="14" w:lineRule="auto"/>
      <w:ind w:left="0"/>
      <w:rPr>
        <w:del w:id="255" w:author="Pribil-Kövesdy Döníz" w:date="2026-09-22T12:53:00Z" w16du:dateUtc="2026-09-22T16:53:00Z"/>
        <w:sz w:val="20"/>
      </w:rPr>
    </w:pPr>
  </w:p>
  <w:p w14:paraId="58323703" w14:textId="77777777" w:rsidR="008A628B" w:rsidRDefault="008A628B">
    <w:pPr>
      <w:pStyle w:val="BodyText"/>
      <w:spacing w:before="0" w:line="14" w:lineRule="auto"/>
      <w:ind w:left="0"/>
      <w:rPr>
        <w:del w:id="256" w:author="Pribil-Kövesdy Döníz" w:date="2026-09-22T12:53:00Z" w16du:dateUtc="2026-09-22T16:53:00Z"/>
        <w:sz w:val="20"/>
      </w:rPr>
    </w:pPr>
  </w:p>
  <w:p w14:paraId="46D61EC8" w14:textId="77777777" w:rsidR="008A628B" w:rsidRDefault="008A628B">
    <w:pPr>
      <w:pStyle w:val="BodyText"/>
      <w:spacing w:before="0" w:line="14" w:lineRule="auto"/>
      <w:ind w:left="0"/>
      <w:rPr>
        <w:del w:id="257" w:author="Pribil-Kövesdy Döníz" w:date="2026-09-22T12:53:00Z" w16du:dateUtc="2026-09-22T16:53:00Z"/>
        <w:sz w:val="20"/>
      </w:rPr>
    </w:pPr>
  </w:p>
  <w:p w14:paraId="6BD55282" w14:textId="77777777" w:rsidR="008A628B" w:rsidRDefault="008A628B">
    <w:pPr>
      <w:pStyle w:val="BodyText"/>
      <w:spacing w:before="0" w:line="14" w:lineRule="auto"/>
      <w:ind w:left="0"/>
      <w:rPr>
        <w:del w:id="258" w:author="Pribil-Kövesdy Döníz" w:date="2026-09-22T12:53:00Z" w16du:dateUtc="2026-09-22T16:53:00Z"/>
        <w:sz w:val="20"/>
      </w:rPr>
    </w:pPr>
  </w:p>
  <w:tbl>
    <w:tblPr>
      <w:tblW w:w="0" w:type="auto"/>
      <w:tblInd w:w="12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338"/>
      <w:gridCol w:w="2752"/>
      <w:gridCol w:w="4262"/>
    </w:tblGrid>
    <w:tr w:rsidR="008A628B" w14:paraId="20258FB3" w14:textId="77777777" w:rsidTr="001B6A03">
      <w:trPr>
        <w:trHeight w:val="561"/>
        <w:del w:id="259" w:author="Pribil-Kövesdy Döníz" w:date="2026-09-22T12:53:00Z" w16du:dateUtc="2026-09-22T16:53:00Z"/>
      </w:trPr>
      <w:tc>
        <w:tcPr>
          <w:tcW w:w="2338" w:type="dxa"/>
          <w:vMerge w:val="restart"/>
        </w:tcPr>
        <w:p w14:paraId="71CB4520" w14:textId="77777777" w:rsidR="008A628B" w:rsidRDefault="008A628B" w:rsidP="009978C9">
          <w:pPr>
            <w:pStyle w:val="TableParagraph"/>
            <w:spacing w:line="240" w:lineRule="auto"/>
            <w:ind w:left="215"/>
            <w:rPr>
              <w:del w:id="260" w:author="Pribil-Kövesdy Döníz" w:date="2026-09-22T12:53:00Z" w16du:dateUtc="2026-09-22T16:53:00Z"/>
              <w:rFonts w:ascii="Times New Roman"/>
              <w:sz w:val="20"/>
            </w:rPr>
          </w:pPr>
          <w:del w:id="261" w:author="Pribil-Kövesdy Döníz" w:date="2026-09-22T12:53:00Z" w16du:dateUtc="2026-09-22T16:53:00Z"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BE0604E" wp14:editId="49DB88BF">
                  <wp:extent cx="1203507" cy="609600"/>
                  <wp:effectExtent l="0" t="0" r="0" b="0"/>
                  <wp:docPr id="5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507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del>
        </w:p>
      </w:tc>
      <w:tc>
        <w:tcPr>
          <w:tcW w:w="2752" w:type="dxa"/>
        </w:tcPr>
        <w:p w14:paraId="1E27DF3A" w14:textId="5F679E1B" w:rsidR="008A628B" w:rsidRPr="003C5AB1" w:rsidRDefault="008A628B" w:rsidP="003F7759">
          <w:pPr>
            <w:pStyle w:val="TableParagraph"/>
            <w:tabs>
              <w:tab w:val="left" w:pos="228"/>
              <w:tab w:val="decimal" w:pos="1227"/>
            </w:tabs>
            <w:ind w:left="138"/>
            <w:rPr>
              <w:del w:id="262" w:author="Pribil-Kövesdy Döníz" w:date="2026-09-22T12:53:00Z" w16du:dateUtc="2026-09-22T16:53:00Z"/>
              <w:b/>
              <w:sz w:val="24"/>
              <w:szCs w:val="24"/>
            </w:rPr>
          </w:pPr>
          <w:del w:id="263" w:author="Pribil-Kövesdy Döníz" w:date="2026-09-22T12:53:00Z" w16du:dateUtc="2026-09-22T16:53:00Z">
            <w:r w:rsidRPr="007B43D3">
              <w:rPr>
                <w:bCs/>
                <w:sz w:val="24"/>
                <w:szCs w:val="24"/>
              </w:rPr>
              <w:delText>Position:</w:delText>
            </w:r>
            <w:r w:rsidRPr="003C5AB1">
              <w:rPr>
                <w:sz w:val="24"/>
                <w:szCs w:val="24"/>
              </w:rPr>
              <w:delText xml:space="preserve">  </w:delText>
            </w:r>
            <w:r w:rsidRPr="00324A69">
              <w:rPr>
                <w:b/>
                <w:bCs/>
                <w:sz w:val="24"/>
                <w:szCs w:val="24"/>
              </w:rPr>
              <w:delText>Finance Clerk</w:delText>
            </w:r>
          </w:del>
        </w:p>
      </w:tc>
      <w:tc>
        <w:tcPr>
          <w:tcW w:w="4262" w:type="dxa"/>
        </w:tcPr>
        <w:p w14:paraId="03EA1303" w14:textId="611CE1DF" w:rsidR="008A628B" w:rsidRDefault="008A628B" w:rsidP="009978C9">
          <w:pPr>
            <w:pStyle w:val="TableParagraph"/>
            <w:spacing w:line="274" w:lineRule="exact"/>
            <w:ind w:right="389"/>
            <w:rPr>
              <w:del w:id="264" w:author="Pribil-Kövesdy Döníz" w:date="2026-09-22T12:53:00Z" w16du:dateUtc="2026-09-22T16:53:00Z"/>
              <w:b/>
              <w:bCs/>
              <w:sz w:val="24"/>
              <w:szCs w:val="24"/>
            </w:rPr>
          </w:pPr>
          <w:del w:id="265" w:author="Pribil-Kövesdy Döníz" w:date="2026-09-22T12:53:00Z" w16du:dateUtc="2026-09-22T16:53:00Z">
            <w:r w:rsidRPr="003C5AB1">
              <w:rPr>
                <w:sz w:val="24"/>
                <w:szCs w:val="24"/>
              </w:rPr>
              <w:delText xml:space="preserve">Title: </w:delText>
            </w:r>
            <w:r>
              <w:rPr>
                <w:sz w:val="24"/>
                <w:szCs w:val="24"/>
              </w:rPr>
              <w:delText xml:space="preserve">  </w:delText>
            </w:r>
            <w:r>
              <w:rPr>
                <w:b/>
                <w:bCs/>
                <w:sz w:val="24"/>
                <w:szCs w:val="24"/>
              </w:rPr>
              <w:delText>Accounts Payable (A/P)</w:delText>
            </w:r>
          </w:del>
        </w:p>
        <w:p w14:paraId="7AAB7E9F" w14:textId="03DAF78C" w:rsidR="008A628B" w:rsidRPr="003C5AB1" w:rsidRDefault="008A628B" w:rsidP="00324A69">
          <w:pPr>
            <w:pStyle w:val="TableParagraph"/>
            <w:spacing w:line="274" w:lineRule="exact"/>
            <w:ind w:left="805" w:right="389"/>
            <w:rPr>
              <w:del w:id="266" w:author="Pribil-Kövesdy Döníz" w:date="2026-09-22T12:53:00Z" w16du:dateUtc="2026-09-22T16:53:00Z"/>
              <w:b/>
              <w:sz w:val="24"/>
              <w:szCs w:val="24"/>
              <w:highlight w:val="yellow"/>
            </w:rPr>
          </w:pPr>
          <w:del w:id="267" w:author="Pribil-Kövesdy Döníz" w:date="2026-09-22T12:53:00Z" w16du:dateUtc="2026-09-22T16:53:00Z">
            <w:r w:rsidRPr="00324A69">
              <w:rPr>
                <w:b/>
                <w:bCs/>
                <w:sz w:val="24"/>
                <w:szCs w:val="24"/>
              </w:rPr>
              <w:delText>Invoic</w:delText>
            </w:r>
            <w:r>
              <w:rPr>
                <w:b/>
                <w:bCs/>
                <w:sz w:val="24"/>
                <w:szCs w:val="24"/>
              </w:rPr>
              <w:delText>es</w:delText>
            </w:r>
            <w:r w:rsidRPr="003C5AB1">
              <w:rPr>
                <w:sz w:val="24"/>
                <w:szCs w:val="24"/>
              </w:rPr>
              <w:delText xml:space="preserve"> </w:delText>
            </w:r>
            <w:r>
              <w:rPr>
                <w:b/>
                <w:bCs/>
                <w:sz w:val="24"/>
                <w:szCs w:val="24"/>
              </w:rPr>
              <w:delText>and Payments</w:delText>
            </w:r>
          </w:del>
        </w:p>
      </w:tc>
    </w:tr>
    <w:tr w:rsidR="008A628B" w:rsidRPr="009978C9" w14:paraId="5CDEC134" w14:textId="77777777" w:rsidTr="001B6A03">
      <w:trPr>
        <w:trHeight w:val="333"/>
        <w:del w:id="268" w:author="Pribil-Kövesdy Döníz" w:date="2026-09-22T12:53:00Z" w16du:dateUtc="2026-09-22T16:53:00Z"/>
      </w:trPr>
      <w:tc>
        <w:tcPr>
          <w:tcW w:w="2338" w:type="dxa"/>
          <w:vMerge/>
          <w:tcBorders>
            <w:top w:val="nil"/>
          </w:tcBorders>
        </w:tcPr>
        <w:p w14:paraId="5C069C45" w14:textId="77777777" w:rsidR="008A628B" w:rsidRPr="009978C9" w:rsidRDefault="008A628B" w:rsidP="009978C9">
          <w:pPr>
            <w:rPr>
              <w:del w:id="269" w:author="Pribil-Kövesdy Döníz" w:date="2026-09-22T12:53:00Z" w16du:dateUtc="2026-09-22T16:53:00Z"/>
              <w:b/>
              <w:sz w:val="24"/>
            </w:rPr>
          </w:pPr>
        </w:p>
      </w:tc>
      <w:tc>
        <w:tcPr>
          <w:tcW w:w="2752" w:type="dxa"/>
        </w:tcPr>
        <w:p w14:paraId="04A5DF88" w14:textId="0257752E" w:rsidR="008A628B" w:rsidRPr="003C5AB1" w:rsidRDefault="008A628B" w:rsidP="00324A69">
          <w:pPr>
            <w:pStyle w:val="TableParagraph"/>
            <w:ind w:left="1315" w:hanging="1208"/>
            <w:rPr>
              <w:del w:id="270" w:author="Pribil-Kövesdy Döníz" w:date="2026-09-22T12:53:00Z" w16du:dateUtc="2026-09-22T16:53:00Z"/>
              <w:b/>
              <w:sz w:val="24"/>
              <w:szCs w:val="24"/>
            </w:rPr>
          </w:pPr>
          <w:del w:id="271" w:author="Pribil-Kövesdy Döníz" w:date="2026-09-22T12:53:00Z" w16du:dateUtc="2026-09-22T16:53:00Z">
            <w:r w:rsidRPr="003C5AB1">
              <w:rPr>
                <w:bCs/>
                <w:sz w:val="24"/>
                <w:szCs w:val="24"/>
              </w:rPr>
              <w:delText>Frequency:</w:delText>
            </w:r>
            <w:r w:rsidRPr="003C5AB1">
              <w:rPr>
                <w:b/>
                <w:sz w:val="24"/>
                <w:szCs w:val="24"/>
              </w:rPr>
              <w:delText xml:space="preserve">  </w:delText>
            </w:r>
            <w:r>
              <w:rPr>
                <w:b/>
                <w:sz w:val="24"/>
                <w:szCs w:val="24"/>
              </w:rPr>
              <w:delText>Agency Defined</w:delText>
            </w:r>
          </w:del>
        </w:p>
      </w:tc>
      <w:tc>
        <w:tcPr>
          <w:tcW w:w="4262" w:type="dxa"/>
        </w:tcPr>
        <w:p w14:paraId="6A7D1D6D" w14:textId="021A8F16" w:rsidR="008A628B" w:rsidRPr="003C5AB1" w:rsidRDefault="008A628B" w:rsidP="009978C9">
          <w:pPr>
            <w:pStyle w:val="TableParagraph"/>
            <w:rPr>
              <w:del w:id="272" w:author="Pribil-Kövesdy Döníz" w:date="2026-09-22T12:53:00Z" w16du:dateUtc="2026-09-22T16:53:00Z"/>
              <w:b/>
              <w:sz w:val="24"/>
              <w:szCs w:val="24"/>
            </w:rPr>
          </w:pPr>
          <w:del w:id="273" w:author="Pribil-Kövesdy Döníz" w:date="2026-09-22T12:53:00Z" w16du:dateUtc="2026-09-22T16:53:00Z">
            <w:r w:rsidRPr="003C5AB1">
              <w:rPr>
                <w:bCs/>
                <w:sz w:val="24"/>
                <w:szCs w:val="24"/>
              </w:rPr>
              <w:delText>SOP#:</w:delText>
            </w:r>
            <w:r w:rsidRPr="003C5AB1">
              <w:rPr>
                <w:b/>
                <w:sz w:val="24"/>
                <w:szCs w:val="24"/>
              </w:rPr>
              <w:delText xml:space="preserve">  SOP-ETMS-</w:delText>
            </w:r>
            <w:r>
              <w:rPr>
                <w:b/>
                <w:sz w:val="24"/>
                <w:szCs w:val="24"/>
              </w:rPr>
              <w:delText>Finance-</w:delText>
            </w:r>
            <w:r w:rsidRPr="003C5AB1">
              <w:rPr>
                <w:b/>
                <w:sz w:val="24"/>
                <w:szCs w:val="24"/>
              </w:rPr>
              <w:delText>01</w:delText>
            </w:r>
          </w:del>
        </w:p>
      </w:tc>
    </w:tr>
    <w:tr w:rsidR="008A628B" w:rsidRPr="009978C9" w14:paraId="6CCEFD82" w14:textId="77777777" w:rsidTr="001B6A03">
      <w:trPr>
        <w:trHeight w:val="333"/>
        <w:del w:id="274" w:author="Pribil-Kövesdy Döníz" w:date="2026-09-22T12:53:00Z" w16du:dateUtc="2026-09-22T16:53:00Z"/>
      </w:trPr>
      <w:tc>
        <w:tcPr>
          <w:tcW w:w="2338" w:type="dxa"/>
          <w:vMerge/>
          <w:tcBorders>
            <w:top w:val="nil"/>
          </w:tcBorders>
        </w:tcPr>
        <w:p w14:paraId="68A6C33A" w14:textId="77777777" w:rsidR="008A628B" w:rsidRPr="009978C9" w:rsidRDefault="008A628B" w:rsidP="009978C9">
          <w:pPr>
            <w:rPr>
              <w:del w:id="275" w:author="Pribil-Kövesdy Döníz" w:date="2026-09-22T12:53:00Z" w16du:dateUtc="2026-09-22T16:53:00Z"/>
              <w:b/>
              <w:sz w:val="24"/>
            </w:rPr>
          </w:pPr>
        </w:p>
      </w:tc>
      <w:tc>
        <w:tcPr>
          <w:tcW w:w="7014" w:type="dxa"/>
          <w:gridSpan w:val="2"/>
        </w:tcPr>
        <w:p w14:paraId="609C7204" w14:textId="3AEBEF62" w:rsidR="008A628B" w:rsidRPr="003C5AB1" w:rsidRDefault="008A628B" w:rsidP="009978C9">
          <w:pPr>
            <w:pStyle w:val="TableParagraph"/>
            <w:rPr>
              <w:del w:id="276" w:author="Pribil-Kövesdy Döníz" w:date="2026-09-22T12:53:00Z" w16du:dateUtc="2026-09-22T16:53:00Z"/>
              <w:b/>
              <w:sz w:val="24"/>
              <w:szCs w:val="24"/>
            </w:rPr>
          </w:pPr>
          <w:del w:id="277" w:author="Pribil-Kövesdy Döníz" w:date="2026-09-22T12:53:00Z" w16du:dateUtc="2026-09-22T16:53:00Z">
            <w:r w:rsidRPr="003C5AB1">
              <w:rPr>
                <w:bCs/>
                <w:sz w:val="24"/>
                <w:szCs w:val="24"/>
              </w:rPr>
              <w:delText>Issue Date:</w:delText>
            </w:r>
            <w:r w:rsidRPr="003C5AB1">
              <w:rPr>
                <w:b/>
                <w:sz w:val="24"/>
                <w:szCs w:val="24"/>
              </w:rPr>
              <w:delText xml:space="preserve">  </w:delText>
            </w:r>
            <w:r w:rsidR="00F432DF">
              <w:rPr>
                <w:b/>
                <w:sz w:val="24"/>
                <w:szCs w:val="24"/>
              </w:rPr>
              <w:delText>May</w:delText>
            </w:r>
            <w:r w:rsidRPr="003C5AB1">
              <w:rPr>
                <w:b/>
                <w:sz w:val="24"/>
                <w:szCs w:val="24"/>
              </w:rPr>
              <w:delText xml:space="preserve"> 2021</w:delText>
            </w:r>
          </w:del>
        </w:p>
      </w:tc>
    </w:tr>
  </w:tbl>
  <w:p w14:paraId="3E6C8D66" w14:textId="0D3A2982" w:rsidR="008A628B" w:rsidRPr="0061350B" w:rsidRDefault="008A628B" w:rsidP="0061350B">
    <w:pPr>
      <w:spacing w:after="0" w:line="240" w:lineRule="auto"/>
      <w:jc w:val="right"/>
      <w:rPr>
        <w:b/>
        <w:color w:val="0000FF"/>
        <w:sz w:val="16"/>
        <w:rPrChange w:id="278" w:author="Pribil-Kövesdy Döníz" w:date="2026-09-22T12:53:00Z" w16du:dateUtc="2026-09-22T16:53:00Z">
          <w:rPr>
            <w:b/>
            <w:sz w:val="24"/>
          </w:rPr>
        </w:rPrChange>
      </w:rPr>
      <w:pPrChange w:id="279" w:author="Pribil-Kövesdy Döníz" w:date="2026-09-22T12:53:00Z" w16du:dateUtc="2026-09-22T16:53:00Z">
        <w:pPr>
          <w:pStyle w:val="BodyText"/>
          <w:spacing w:before="0" w:line="14" w:lineRule="auto"/>
          <w:ind w:left="0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1B3CE7"/>
    <w:multiLevelType w:val="hybridMultilevel"/>
    <w:tmpl w:val="4830ECD2"/>
    <w:lvl w:ilvl="0" w:tplc="5A7A8690">
      <w:start w:val="1"/>
      <w:numFmt w:val="upperRoman"/>
      <w:lvlText w:val="%1."/>
      <w:lvlJc w:val="left"/>
      <w:pPr>
        <w:ind w:left="288" w:hanging="168"/>
      </w:pPr>
      <w:rPr>
        <w:rFonts w:ascii="Calibri" w:eastAsia="Calibri" w:hAnsi="Calibri" w:cs="Calibri" w:hint="default"/>
        <w:b/>
        <w:bCs/>
        <w:spacing w:val="0"/>
        <w:w w:val="100"/>
        <w:sz w:val="22"/>
        <w:szCs w:val="22"/>
        <w:u w:val="single" w:color="000000"/>
        <w:lang w:val="en-US" w:eastAsia="en-US" w:bidi="ar-SA"/>
      </w:rPr>
    </w:lvl>
    <w:lvl w:ilvl="1" w:tplc="DC2AC714">
      <w:start w:val="1"/>
      <w:numFmt w:val="upperLetter"/>
      <w:lvlText w:val="%2."/>
      <w:lvlJc w:val="left"/>
      <w:pPr>
        <w:ind w:left="84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 w:tplc="C08667F0">
      <w:start w:val="1"/>
      <w:numFmt w:val="decimal"/>
      <w:lvlText w:val="%3."/>
      <w:lvlJc w:val="left"/>
      <w:pPr>
        <w:ind w:left="15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3" w:tplc="F00698B0">
      <w:start w:val="1"/>
      <w:numFmt w:val="lowerLetter"/>
      <w:lvlText w:val="%4."/>
      <w:lvlJc w:val="left"/>
      <w:pPr>
        <w:ind w:left="2280" w:hanging="269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4" w:tplc="2B5E43CA">
      <w:numFmt w:val="bullet"/>
      <w:lvlText w:val="•"/>
      <w:lvlJc w:val="left"/>
      <w:pPr>
        <w:ind w:left="2280" w:hanging="269"/>
      </w:pPr>
      <w:rPr>
        <w:rFonts w:hint="default"/>
        <w:lang w:val="en-US" w:eastAsia="en-US" w:bidi="ar-SA"/>
      </w:rPr>
    </w:lvl>
    <w:lvl w:ilvl="5" w:tplc="16123450">
      <w:numFmt w:val="bullet"/>
      <w:lvlText w:val="•"/>
      <w:lvlJc w:val="left"/>
      <w:pPr>
        <w:ind w:left="3500" w:hanging="269"/>
      </w:pPr>
      <w:rPr>
        <w:rFonts w:hint="default"/>
        <w:lang w:val="en-US" w:eastAsia="en-US" w:bidi="ar-SA"/>
      </w:rPr>
    </w:lvl>
    <w:lvl w:ilvl="6" w:tplc="662E9184">
      <w:numFmt w:val="bullet"/>
      <w:lvlText w:val="•"/>
      <w:lvlJc w:val="left"/>
      <w:pPr>
        <w:ind w:left="4720" w:hanging="269"/>
      </w:pPr>
      <w:rPr>
        <w:rFonts w:hint="default"/>
        <w:lang w:val="en-US" w:eastAsia="en-US" w:bidi="ar-SA"/>
      </w:rPr>
    </w:lvl>
    <w:lvl w:ilvl="7" w:tplc="FAE6D810">
      <w:numFmt w:val="bullet"/>
      <w:lvlText w:val="•"/>
      <w:lvlJc w:val="left"/>
      <w:pPr>
        <w:ind w:left="5940" w:hanging="269"/>
      </w:pPr>
      <w:rPr>
        <w:rFonts w:hint="default"/>
        <w:lang w:val="en-US" w:eastAsia="en-US" w:bidi="ar-SA"/>
      </w:rPr>
    </w:lvl>
    <w:lvl w:ilvl="8" w:tplc="701EB598">
      <w:numFmt w:val="bullet"/>
      <w:lvlText w:val="•"/>
      <w:lvlJc w:val="left"/>
      <w:pPr>
        <w:ind w:left="7160" w:hanging="269"/>
      </w:pPr>
      <w:rPr>
        <w:rFonts w:hint="default"/>
        <w:lang w:val="en-US" w:eastAsia="en-US" w:bidi="ar-SA"/>
      </w:rPr>
    </w:lvl>
  </w:abstractNum>
  <w:abstractNum w:abstractNumId="1" w15:restartNumberingAfterBreak="0">
    <w:nsid w:val="0C5C4A54"/>
    <w:multiLevelType w:val="hybridMultilevel"/>
    <w:tmpl w:val="258267B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0E3E187D"/>
    <w:multiLevelType w:val="hybridMultilevel"/>
    <w:tmpl w:val="91D62494"/>
    <w:lvl w:ilvl="0" w:tplc="1AD8438A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3D486F"/>
    <w:multiLevelType w:val="hybridMultilevel"/>
    <w:tmpl w:val="15CC73F4"/>
    <w:lvl w:ilvl="0" w:tplc="0409000F">
      <w:start w:val="1"/>
      <w:numFmt w:val="decimal"/>
      <w:lvlText w:val="%1."/>
      <w:lvlJc w:val="left"/>
      <w:pPr>
        <w:ind w:left="83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4" w15:restartNumberingAfterBreak="0">
    <w:nsid w:val="1B456AF8"/>
    <w:multiLevelType w:val="hybridMultilevel"/>
    <w:tmpl w:val="EA68525A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05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" w15:restartNumberingAfterBreak="0">
    <w:nsid w:val="1ED87A4A"/>
    <w:multiLevelType w:val="hybridMultilevel"/>
    <w:tmpl w:val="040CAD38"/>
    <w:lvl w:ilvl="0" w:tplc="5A7A8690">
      <w:start w:val="1"/>
      <w:numFmt w:val="upperRoman"/>
      <w:lvlText w:val="%1."/>
      <w:lvlJc w:val="left"/>
      <w:pPr>
        <w:ind w:left="288" w:hanging="168"/>
      </w:pPr>
      <w:rPr>
        <w:rFonts w:ascii="Calibri" w:eastAsia="Calibri" w:hAnsi="Calibri" w:cs="Calibri" w:hint="default"/>
        <w:b/>
        <w:bCs/>
        <w:spacing w:val="0"/>
        <w:w w:val="100"/>
        <w:sz w:val="22"/>
        <w:szCs w:val="22"/>
        <w:u w:val="single" w:color="000000"/>
        <w:lang w:val="en-US" w:eastAsia="en-US" w:bidi="ar-SA"/>
      </w:rPr>
    </w:lvl>
    <w:lvl w:ilvl="1" w:tplc="DC2AC714">
      <w:start w:val="1"/>
      <w:numFmt w:val="upperLetter"/>
      <w:lvlText w:val="%2."/>
      <w:lvlJc w:val="left"/>
      <w:pPr>
        <w:ind w:left="84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 w:tplc="C08667F0">
      <w:start w:val="1"/>
      <w:numFmt w:val="decimal"/>
      <w:lvlText w:val="%3."/>
      <w:lvlJc w:val="left"/>
      <w:pPr>
        <w:ind w:left="117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3" w:tplc="F00698B0">
      <w:start w:val="1"/>
      <w:numFmt w:val="lowerLetter"/>
      <w:lvlText w:val="%4."/>
      <w:lvlJc w:val="left"/>
      <w:pPr>
        <w:ind w:left="2280" w:hanging="269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4" w:tplc="2B5E43CA">
      <w:numFmt w:val="bullet"/>
      <w:lvlText w:val="•"/>
      <w:lvlJc w:val="left"/>
      <w:pPr>
        <w:ind w:left="2280" w:hanging="269"/>
      </w:pPr>
      <w:rPr>
        <w:rFonts w:hint="default"/>
        <w:lang w:val="en-US" w:eastAsia="en-US" w:bidi="ar-SA"/>
      </w:rPr>
    </w:lvl>
    <w:lvl w:ilvl="5" w:tplc="16123450">
      <w:numFmt w:val="bullet"/>
      <w:lvlText w:val="•"/>
      <w:lvlJc w:val="left"/>
      <w:pPr>
        <w:ind w:left="3500" w:hanging="269"/>
      </w:pPr>
      <w:rPr>
        <w:rFonts w:hint="default"/>
        <w:lang w:val="en-US" w:eastAsia="en-US" w:bidi="ar-SA"/>
      </w:rPr>
    </w:lvl>
    <w:lvl w:ilvl="6" w:tplc="662E9184">
      <w:numFmt w:val="bullet"/>
      <w:lvlText w:val="•"/>
      <w:lvlJc w:val="left"/>
      <w:pPr>
        <w:ind w:left="4720" w:hanging="269"/>
      </w:pPr>
      <w:rPr>
        <w:rFonts w:hint="default"/>
        <w:lang w:val="en-US" w:eastAsia="en-US" w:bidi="ar-SA"/>
      </w:rPr>
    </w:lvl>
    <w:lvl w:ilvl="7" w:tplc="FAE6D810">
      <w:numFmt w:val="bullet"/>
      <w:lvlText w:val="•"/>
      <w:lvlJc w:val="left"/>
      <w:pPr>
        <w:ind w:left="5940" w:hanging="269"/>
      </w:pPr>
      <w:rPr>
        <w:rFonts w:hint="default"/>
        <w:lang w:val="en-US" w:eastAsia="en-US" w:bidi="ar-SA"/>
      </w:rPr>
    </w:lvl>
    <w:lvl w:ilvl="8" w:tplc="701EB598">
      <w:numFmt w:val="bullet"/>
      <w:lvlText w:val="•"/>
      <w:lvlJc w:val="left"/>
      <w:pPr>
        <w:ind w:left="7160" w:hanging="269"/>
      </w:pPr>
      <w:rPr>
        <w:rFonts w:hint="default"/>
        <w:lang w:val="en-US" w:eastAsia="en-US" w:bidi="ar-SA"/>
      </w:rPr>
    </w:lvl>
  </w:abstractNum>
  <w:abstractNum w:abstractNumId="6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8449AA"/>
    <w:multiLevelType w:val="hybridMultilevel"/>
    <w:tmpl w:val="82402E84"/>
    <w:lvl w:ilvl="0" w:tplc="04090019">
      <w:start w:val="1"/>
      <w:numFmt w:val="lowerLetter"/>
      <w:lvlText w:val="%1."/>
      <w:lvlJc w:val="left"/>
      <w:pPr>
        <w:ind w:left="2280" w:hanging="360"/>
      </w:p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8" w15:restartNumberingAfterBreak="0">
    <w:nsid w:val="2FA91E9A"/>
    <w:multiLevelType w:val="hybridMultilevel"/>
    <w:tmpl w:val="6E6214E2"/>
    <w:lvl w:ilvl="0" w:tplc="04090005">
      <w:start w:val="1"/>
      <w:numFmt w:val="bullet"/>
      <w:lvlText w:val=""/>
      <w:lvlJc w:val="left"/>
      <w:pPr>
        <w:ind w:left="84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9" w15:restartNumberingAfterBreak="0">
    <w:nsid w:val="317051DA"/>
    <w:multiLevelType w:val="hybridMultilevel"/>
    <w:tmpl w:val="AC3E7BB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0" w15:restartNumberingAfterBreak="0">
    <w:nsid w:val="31A95AC1"/>
    <w:multiLevelType w:val="hybridMultilevel"/>
    <w:tmpl w:val="CFB62E8A"/>
    <w:lvl w:ilvl="0" w:tplc="04090005">
      <w:start w:val="1"/>
      <w:numFmt w:val="bullet"/>
      <w:lvlText w:val=""/>
      <w:lvlJc w:val="left"/>
      <w:pPr>
        <w:ind w:left="8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1" w15:restartNumberingAfterBreak="0">
    <w:nsid w:val="41522FFC"/>
    <w:multiLevelType w:val="hybridMultilevel"/>
    <w:tmpl w:val="3EE66C98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2" w15:restartNumberingAfterBreak="0">
    <w:nsid w:val="42515524"/>
    <w:multiLevelType w:val="hybridMultilevel"/>
    <w:tmpl w:val="002C108E"/>
    <w:lvl w:ilvl="0" w:tplc="5F4EC55E">
      <w:start w:val="1"/>
      <w:numFmt w:val="decimal"/>
      <w:lvlText w:val="%1."/>
      <w:lvlJc w:val="left"/>
      <w:pPr>
        <w:ind w:left="3001" w:hanging="3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1EBED420">
      <w:numFmt w:val="bullet"/>
      <w:lvlText w:val="•"/>
      <w:lvlJc w:val="left"/>
      <w:pPr>
        <w:ind w:left="3660" w:hanging="361"/>
      </w:pPr>
      <w:rPr>
        <w:rFonts w:hint="default"/>
        <w:lang w:val="en-US" w:eastAsia="en-US" w:bidi="ar-SA"/>
      </w:rPr>
    </w:lvl>
    <w:lvl w:ilvl="2" w:tplc="865C1A4C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3" w:tplc="50FC4E70">
      <w:numFmt w:val="bullet"/>
      <w:lvlText w:val="•"/>
      <w:lvlJc w:val="left"/>
      <w:pPr>
        <w:ind w:left="4980" w:hanging="361"/>
      </w:pPr>
      <w:rPr>
        <w:rFonts w:hint="default"/>
        <w:lang w:val="en-US" w:eastAsia="en-US" w:bidi="ar-SA"/>
      </w:rPr>
    </w:lvl>
    <w:lvl w:ilvl="4" w:tplc="87CC090A">
      <w:numFmt w:val="bullet"/>
      <w:lvlText w:val="•"/>
      <w:lvlJc w:val="left"/>
      <w:pPr>
        <w:ind w:left="5640" w:hanging="361"/>
      </w:pPr>
      <w:rPr>
        <w:rFonts w:hint="default"/>
        <w:lang w:val="en-US" w:eastAsia="en-US" w:bidi="ar-SA"/>
      </w:rPr>
    </w:lvl>
    <w:lvl w:ilvl="5" w:tplc="0498A3D2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2084CA16">
      <w:numFmt w:val="bullet"/>
      <w:lvlText w:val="•"/>
      <w:lvlJc w:val="left"/>
      <w:pPr>
        <w:ind w:left="6960" w:hanging="361"/>
      </w:pPr>
      <w:rPr>
        <w:rFonts w:hint="default"/>
        <w:lang w:val="en-US" w:eastAsia="en-US" w:bidi="ar-SA"/>
      </w:rPr>
    </w:lvl>
    <w:lvl w:ilvl="7" w:tplc="611CD29A">
      <w:numFmt w:val="bullet"/>
      <w:lvlText w:val="•"/>
      <w:lvlJc w:val="left"/>
      <w:pPr>
        <w:ind w:left="7620" w:hanging="361"/>
      </w:pPr>
      <w:rPr>
        <w:rFonts w:hint="default"/>
        <w:lang w:val="en-US" w:eastAsia="en-US" w:bidi="ar-SA"/>
      </w:rPr>
    </w:lvl>
    <w:lvl w:ilvl="8" w:tplc="FAECCB62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4C3E347C"/>
    <w:multiLevelType w:val="hybridMultilevel"/>
    <w:tmpl w:val="675EFD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0396A45"/>
    <w:multiLevelType w:val="hybridMultilevel"/>
    <w:tmpl w:val="32183AE2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5" w15:restartNumberingAfterBreak="0">
    <w:nsid w:val="662B41C7"/>
    <w:multiLevelType w:val="hybridMultilevel"/>
    <w:tmpl w:val="838AD5C2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70AE189E"/>
    <w:multiLevelType w:val="hybridMultilevel"/>
    <w:tmpl w:val="1C28A24A"/>
    <w:lvl w:ilvl="0" w:tplc="04090005">
      <w:start w:val="1"/>
      <w:numFmt w:val="bullet"/>
      <w:lvlText w:val=""/>
      <w:lvlJc w:val="left"/>
      <w:pPr>
        <w:ind w:left="8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7" w15:restartNumberingAfterBreak="0">
    <w:nsid w:val="725734B0"/>
    <w:multiLevelType w:val="hybridMultilevel"/>
    <w:tmpl w:val="00AAC8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F42D6F"/>
    <w:multiLevelType w:val="hybridMultilevel"/>
    <w:tmpl w:val="ECCCF6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0065607">
    <w:abstractNumId w:val="12"/>
  </w:num>
  <w:num w:numId="2" w16cid:durableId="1533373379">
    <w:abstractNumId w:val="0"/>
  </w:num>
  <w:num w:numId="3" w16cid:durableId="702288868">
    <w:abstractNumId w:val="7"/>
  </w:num>
  <w:num w:numId="4" w16cid:durableId="1990281000">
    <w:abstractNumId w:val="5"/>
  </w:num>
  <w:num w:numId="5" w16cid:durableId="1258949838">
    <w:abstractNumId w:val="2"/>
  </w:num>
  <w:num w:numId="6" w16cid:durableId="946355390">
    <w:abstractNumId w:val="13"/>
  </w:num>
  <w:num w:numId="7" w16cid:durableId="774834515">
    <w:abstractNumId w:val="20"/>
  </w:num>
  <w:num w:numId="8" w16cid:durableId="1804886644">
    <w:abstractNumId w:val="17"/>
  </w:num>
  <w:num w:numId="9" w16cid:durableId="1861433391">
    <w:abstractNumId w:val="1"/>
  </w:num>
  <w:num w:numId="10" w16cid:durableId="475489964">
    <w:abstractNumId w:val="14"/>
  </w:num>
  <w:num w:numId="11" w16cid:durableId="1500272925">
    <w:abstractNumId w:val="11"/>
  </w:num>
  <w:num w:numId="12" w16cid:durableId="1702625795">
    <w:abstractNumId w:val="4"/>
  </w:num>
  <w:num w:numId="13" w16cid:durableId="339284337">
    <w:abstractNumId w:val="8"/>
  </w:num>
  <w:num w:numId="14" w16cid:durableId="1635285857">
    <w:abstractNumId w:val="10"/>
  </w:num>
  <w:num w:numId="15" w16cid:durableId="680203483">
    <w:abstractNumId w:val="16"/>
  </w:num>
  <w:num w:numId="16" w16cid:durableId="1876193637">
    <w:abstractNumId w:val="3"/>
  </w:num>
  <w:num w:numId="17" w16cid:durableId="47842673">
    <w:abstractNumId w:val="15"/>
  </w:num>
  <w:num w:numId="18" w16cid:durableId="967128442">
    <w:abstractNumId w:val="9"/>
  </w:num>
  <w:num w:numId="19" w16cid:durableId="381173367">
    <w:abstractNumId w:val="18"/>
  </w:num>
  <w:num w:numId="20" w16cid:durableId="649869641">
    <w:abstractNumId w:val="19"/>
  </w:num>
  <w:num w:numId="21" w16cid:durableId="1849173180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QysTA3MjYwNDAwszRR0lEKTi0uzszPAykwrgUABv5b8CwAAAA="/>
  </w:docVars>
  <w:rsids>
    <w:rsidRoot w:val="00A93FF7"/>
    <w:rsid w:val="00003655"/>
    <w:rsid w:val="00006C10"/>
    <w:rsid w:val="00006C1A"/>
    <w:rsid w:val="000200D0"/>
    <w:rsid w:val="000200F2"/>
    <w:rsid w:val="00021A45"/>
    <w:rsid w:val="00035729"/>
    <w:rsid w:val="00035D38"/>
    <w:rsid w:val="00041A73"/>
    <w:rsid w:val="00044324"/>
    <w:rsid w:val="00074A94"/>
    <w:rsid w:val="00075048"/>
    <w:rsid w:val="0009482C"/>
    <w:rsid w:val="000A1450"/>
    <w:rsid w:val="000D6FE0"/>
    <w:rsid w:val="000F43C1"/>
    <w:rsid w:val="000F674A"/>
    <w:rsid w:val="00110B64"/>
    <w:rsid w:val="00113EBB"/>
    <w:rsid w:val="001310E8"/>
    <w:rsid w:val="00154B35"/>
    <w:rsid w:val="00161708"/>
    <w:rsid w:val="00163518"/>
    <w:rsid w:val="00191BBF"/>
    <w:rsid w:val="001A3C87"/>
    <w:rsid w:val="001B3AB4"/>
    <w:rsid w:val="001B57E2"/>
    <w:rsid w:val="001B6A03"/>
    <w:rsid w:val="001C4504"/>
    <w:rsid w:val="001D39BA"/>
    <w:rsid w:val="001F268C"/>
    <w:rsid w:val="00203585"/>
    <w:rsid w:val="00206B7E"/>
    <w:rsid w:val="00230B1B"/>
    <w:rsid w:val="00230D7B"/>
    <w:rsid w:val="002416D1"/>
    <w:rsid w:val="00242615"/>
    <w:rsid w:val="002472B6"/>
    <w:rsid w:val="002610B6"/>
    <w:rsid w:val="00272C1E"/>
    <w:rsid w:val="002763FE"/>
    <w:rsid w:val="0027645E"/>
    <w:rsid w:val="00280BBF"/>
    <w:rsid w:val="0028470E"/>
    <w:rsid w:val="00284BCF"/>
    <w:rsid w:val="00293EBD"/>
    <w:rsid w:val="002B5905"/>
    <w:rsid w:val="002E38FF"/>
    <w:rsid w:val="00302298"/>
    <w:rsid w:val="0030516E"/>
    <w:rsid w:val="0030564D"/>
    <w:rsid w:val="00324A69"/>
    <w:rsid w:val="00327222"/>
    <w:rsid w:val="00340F2F"/>
    <w:rsid w:val="00343BC2"/>
    <w:rsid w:val="00345CBC"/>
    <w:rsid w:val="00350610"/>
    <w:rsid w:val="00356131"/>
    <w:rsid w:val="00356E58"/>
    <w:rsid w:val="00364145"/>
    <w:rsid w:val="00374AF5"/>
    <w:rsid w:val="0038303E"/>
    <w:rsid w:val="003855EF"/>
    <w:rsid w:val="00386185"/>
    <w:rsid w:val="00391C9E"/>
    <w:rsid w:val="003A0CB2"/>
    <w:rsid w:val="003A21FA"/>
    <w:rsid w:val="003A5046"/>
    <w:rsid w:val="003B4C35"/>
    <w:rsid w:val="003C2C83"/>
    <w:rsid w:val="003C5AB1"/>
    <w:rsid w:val="003F0F4D"/>
    <w:rsid w:val="003F7759"/>
    <w:rsid w:val="00410CA8"/>
    <w:rsid w:val="004133A8"/>
    <w:rsid w:val="0041410C"/>
    <w:rsid w:val="00430457"/>
    <w:rsid w:val="00437E9F"/>
    <w:rsid w:val="00440F44"/>
    <w:rsid w:val="00447001"/>
    <w:rsid w:val="00450BCD"/>
    <w:rsid w:val="00450C3D"/>
    <w:rsid w:val="00460677"/>
    <w:rsid w:val="00470B95"/>
    <w:rsid w:val="004A67BB"/>
    <w:rsid w:val="004B3A33"/>
    <w:rsid w:val="004C26BB"/>
    <w:rsid w:val="004C7B0C"/>
    <w:rsid w:val="004E1E65"/>
    <w:rsid w:val="005121C8"/>
    <w:rsid w:val="005266F2"/>
    <w:rsid w:val="00547B6F"/>
    <w:rsid w:val="005609EF"/>
    <w:rsid w:val="00583B11"/>
    <w:rsid w:val="00593EB8"/>
    <w:rsid w:val="005A559E"/>
    <w:rsid w:val="005B3986"/>
    <w:rsid w:val="005C145C"/>
    <w:rsid w:val="005C59EC"/>
    <w:rsid w:val="005C7C09"/>
    <w:rsid w:val="005E5F7F"/>
    <w:rsid w:val="005E7FFD"/>
    <w:rsid w:val="005F35E7"/>
    <w:rsid w:val="005F7920"/>
    <w:rsid w:val="00607E21"/>
    <w:rsid w:val="0061350B"/>
    <w:rsid w:val="00622C16"/>
    <w:rsid w:val="00643014"/>
    <w:rsid w:val="00646D28"/>
    <w:rsid w:val="00657161"/>
    <w:rsid w:val="00660092"/>
    <w:rsid w:val="006601A1"/>
    <w:rsid w:val="006631DD"/>
    <w:rsid w:val="00670274"/>
    <w:rsid w:val="0067146E"/>
    <w:rsid w:val="00672988"/>
    <w:rsid w:val="006834CE"/>
    <w:rsid w:val="00686BE4"/>
    <w:rsid w:val="00691128"/>
    <w:rsid w:val="006C29F5"/>
    <w:rsid w:val="006D170F"/>
    <w:rsid w:val="006D5052"/>
    <w:rsid w:val="007131AD"/>
    <w:rsid w:val="00727BE5"/>
    <w:rsid w:val="00730459"/>
    <w:rsid w:val="0074549C"/>
    <w:rsid w:val="00745992"/>
    <w:rsid w:val="007618D3"/>
    <w:rsid w:val="00775E24"/>
    <w:rsid w:val="0078074D"/>
    <w:rsid w:val="007A049C"/>
    <w:rsid w:val="007A6560"/>
    <w:rsid w:val="007B302D"/>
    <w:rsid w:val="007B3AD8"/>
    <w:rsid w:val="007B43D3"/>
    <w:rsid w:val="007B60DA"/>
    <w:rsid w:val="007B75AB"/>
    <w:rsid w:val="007C10F6"/>
    <w:rsid w:val="007C4A24"/>
    <w:rsid w:val="007D5303"/>
    <w:rsid w:val="007D7DFC"/>
    <w:rsid w:val="007F68E9"/>
    <w:rsid w:val="008004AA"/>
    <w:rsid w:val="008109FC"/>
    <w:rsid w:val="00817C96"/>
    <w:rsid w:val="00825B16"/>
    <w:rsid w:val="0083627A"/>
    <w:rsid w:val="00854C26"/>
    <w:rsid w:val="0086258A"/>
    <w:rsid w:val="0086260F"/>
    <w:rsid w:val="0086512C"/>
    <w:rsid w:val="00866058"/>
    <w:rsid w:val="00873F27"/>
    <w:rsid w:val="00875924"/>
    <w:rsid w:val="00875E6E"/>
    <w:rsid w:val="00875E83"/>
    <w:rsid w:val="0088771C"/>
    <w:rsid w:val="008A5770"/>
    <w:rsid w:val="008A628B"/>
    <w:rsid w:val="008B7245"/>
    <w:rsid w:val="008C270C"/>
    <w:rsid w:val="008C442F"/>
    <w:rsid w:val="008C6641"/>
    <w:rsid w:val="008E1523"/>
    <w:rsid w:val="008F0C12"/>
    <w:rsid w:val="008F4F71"/>
    <w:rsid w:val="008F7C9F"/>
    <w:rsid w:val="0091503B"/>
    <w:rsid w:val="009249FB"/>
    <w:rsid w:val="00950760"/>
    <w:rsid w:val="00950B4E"/>
    <w:rsid w:val="00964189"/>
    <w:rsid w:val="00966B4E"/>
    <w:rsid w:val="009937B9"/>
    <w:rsid w:val="009973AB"/>
    <w:rsid w:val="009978C9"/>
    <w:rsid w:val="009B2C9B"/>
    <w:rsid w:val="009B75F5"/>
    <w:rsid w:val="009D5F45"/>
    <w:rsid w:val="009E3DCC"/>
    <w:rsid w:val="009E4E96"/>
    <w:rsid w:val="00A0368F"/>
    <w:rsid w:val="00A1440D"/>
    <w:rsid w:val="00A15B31"/>
    <w:rsid w:val="00A218AB"/>
    <w:rsid w:val="00A22977"/>
    <w:rsid w:val="00A22C5C"/>
    <w:rsid w:val="00A236F9"/>
    <w:rsid w:val="00A23D0A"/>
    <w:rsid w:val="00A258A4"/>
    <w:rsid w:val="00A26E14"/>
    <w:rsid w:val="00A32423"/>
    <w:rsid w:val="00A35C59"/>
    <w:rsid w:val="00A56350"/>
    <w:rsid w:val="00A77EC7"/>
    <w:rsid w:val="00A8285A"/>
    <w:rsid w:val="00A83E2D"/>
    <w:rsid w:val="00A903D8"/>
    <w:rsid w:val="00A93FF7"/>
    <w:rsid w:val="00AA3009"/>
    <w:rsid w:val="00AB50BA"/>
    <w:rsid w:val="00AD06DF"/>
    <w:rsid w:val="00AF41C3"/>
    <w:rsid w:val="00B01E21"/>
    <w:rsid w:val="00B148A5"/>
    <w:rsid w:val="00B223B8"/>
    <w:rsid w:val="00B27E54"/>
    <w:rsid w:val="00B33D23"/>
    <w:rsid w:val="00B406D7"/>
    <w:rsid w:val="00B43B3A"/>
    <w:rsid w:val="00B44673"/>
    <w:rsid w:val="00B66E3F"/>
    <w:rsid w:val="00B77B32"/>
    <w:rsid w:val="00B81C3A"/>
    <w:rsid w:val="00B8352F"/>
    <w:rsid w:val="00BA01A2"/>
    <w:rsid w:val="00BA748A"/>
    <w:rsid w:val="00BB102A"/>
    <w:rsid w:val="00BB2476"/>
    <w:rsid w:val="00BB374F"/>
    <w:rsid w:val="00BC0FD9"/>
    <w:rsid w:val="00BC1716"/>
    <w:rsid w:val="00BC3CB0"/>
    <w:rsid w:val="00BC4152"/>
    <w:rsid w:val="00BC6FC9"/>
    <w:rsid w:val="00BD70A3"/>
    <w:rsid w:val="00BE72BB"/>
    <w:rsid w:val="00BF24AF"/>
    <w:rsid w:val="00C04C7D"/>
    <w:rsid w:val="00C31D34"/>
    <w:rsid w:val="00C44D0B"/>
    <w:rsid w:val="00C520E7"/>
    <w:rsid w:val="00C568A5"/>
    <w:rsid w:val="00C578D3"/>
    <w:rsid w:val="00C62E04"/>
    <w:rsid w:val="00C70105"/>
    <w:rsid w:val="00C74556"/>
    <w:rsid w:val="00CA09B2"/>
    <w:rsid w:val="00CA346B"/>
    <w:rsid w:val="00CA5239"/>
    <w:rsid w:val="00CA6600"/>
    <w:rsid w:val="00CA6686"/>
    <w:rsid w:val="00CB1F39"/>
    <w:rsid w:val="00CC14D8"/>
    <w:rsid w:val="00CD6813"/>
    <w:rsid w:val="00CE7F7A"/>
    <w:rsid w:val="00D00AAD"/>
    <w:rsid w:val="00D10156"/>
    <w:rsid w:val="00D12036"/>
    <w:rsid w:val="00D13804"/>
    <w:rsid w:val="00D33295"/>
    <w:rsid w:val="00D34472"/>
    <w:rsid w:val="00D52F38"/>
    <w:rsid w:val="00D5781A"/>
    <w:rsid w:val="00D639E0"/>
    <w:rsid w:val="00DA44BA"/>
    <w:rsid w:val="00DC2BD6"/>
    <w:rsid w:val="00DC6E13"/>
    <w:rsid w:val="00DE30AC"/>
    <w:rsid w:val="00DF5F47"/>
    <w:rsid w:val="00E06994"/>
    <w:rsid w:val="00E13EA8"/>
    <w:rsid w:val="00E22431"/>
    <w:rsid w:val="00E40796"/>
    <w:rsid w:val="00E41B5A"/>
    <w:rsid w:val="00E4587E"/>
    <w:rsid w:val="00E550EC"/>
    <w:rsid w:val="00E551EE"/>
    <w:rsid w:val="00E66291"/>
    <w:rsid w:val="00E66F9D"/>
    <w:rsid w:val="00E765B9"/>
    <w:rsid w:val="00E76A87"/>
    <w:rsid w:val="00E85ADB"/>
    <w:rsid w:val="00EB5FC4"/>
    <w:rsid w:val="00ED67CB"/>
    <w:rsid w:val="00F006D3"/>
    <w:rsid w:val="00F26200"/>
    <w:rsid w:val="00F330E5"/>
    <w:rsid w:val="00F3313C"/>
    <w:rsid w:val="00F42153"/>
    <w:rsid w:val="00F42B44"/>
    <w:rsid w:val="00F432DF"/>
    <w:rsid w:val="00F520F7"/>
    <w:rsid w:val="00F66E5A"/>
    <w:rsid w:val="00F76050"/>
    <w:rsid w:val="00F77D8A"/>
    <w:rsid w:val="00F839A7"/>
    <w:rsid w:val="00FB3551"/>
    <w:rsid w:val="00FD1554"/>
    <w:rsid w:val="00FD630D"/>
    <w:rsid w:val="00FD7D0B"/>
    <w:rsid w:val="00FE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373DBD"/>
  <w15:docId w15:val="{8355BA13-0FCC-4F64-AA49-A33A789BE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  <w:autoSpaceDE/>
      <w:autoSpaceDN/>
      <w:spacing w:after="200" w:line="276" w:lineRule="auto"/>
      <w:pPrChange w:id="0" w:author="Pribil-Kövesdy Döníz" w:date="2026-09-22T12:53:00Z">
        <w:pPr>
          <w:widowControl w:val="0"/>
          <w:autoSpaceDE w:val="0"/>
          <w:autoSpaceDN w:val="0"/>
        </w:pPr>
      </w:pPrChange>
    </w:pPr>
    <w:rPr>
      <w:lang w:val="hu-HU"/>
      <w:rPrChange w:id="0" w:author="Pribil-Kövesdy Döníz" w:date="2026-09-22T12:53:00Z">
        <w:rPr>
          <w:rFonts w:ascii="Calibri" w:eastAsia="Calibri" w:hAnsi="Calibri" w:cs="Calibr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uiPriority w:val="9"/>
    <w:qFormat/>
    <w:pPr>
      <w:ind w:left="288" w:hanging="359"/>
      <w:outlineLvl w:val="0"/>
    </w:pPr>
    <w:rPr>
      <w:b/>
      <w:bCs/>
      <w:u w:val="single" w:color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8A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F268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2"/>
      <w:ind w:left="1560"/>
    </w:pPr>
  </w:style>
  <w:style w:type="paragraph" w:styleId="Title">
    <w:name w:val="Title"/>
    <w:basedOn w:val="Normal"/>
    <w:uiPriority w:val="10"/>
    <w:qFormat/>
    <w:pPr>
      <w:spacing w:line="264" w:lineRule="exact"/>
      <w:ind w:left="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A236F9"/>
    <w:pPr>
      <w:ind w:left="720"/>
      <w:contextualSpacing/>
      <w:pPrChange w:id="1" w:author="Pribil-Kövesdy Döníz" w:date="2026-09-22T12:53:00Z">
        <w:pPr>
          <w:spacing w:before="22" w:after="200" w:line="276" w:lineRule="auto"/>
          <w:ind w:left="1560" w:hanging="361"/>
        </w:pPr>
      </w:pPrChange>
    </w:pPr>
    <w:rPr>
      <w:rPrChange w:id="1" w:author="Pribil-Kövesdy Döníz" w:date="2026-09-22T12:53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107"/>
    </w:p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2" w:author="Pribil-Kövesdy Döníz" w:date="2026-09-22T12:53:00Z">
        <w:pPr>
          <w:pBdr>
            <w:top w:val="single" w:sz="4" w:space="1" w:color="auto"/>
          </w:pBdr>
          <w:spacing w:before="120" w:after="200" w:line="276" w:lineRule="auto"/>
        </w:pPr>
      </w:pPrChange>
    </w:pPr>
    <w:rPr>
      <w:rPrChange w:id="2" w:author="Pribil-Kövesdy Döníz" w:date="2026-09-22T12:53:00Z">
        <w:rPr>
          <w:sz w:val="22"/>
          <w:szCs w:val="24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D5781A"/>
    <w:rPr>
      <w:lang w:val="hu-HU"/>
    </w:rPr>
  </w:style>
  <w:style w:type="character" w:styleId="PageNumber">
    <w:name w:val="page number"/>
    <w:basedOn w:val="DefaultParagraphFont"/>
    <w:rsid w:val="00D5781A"/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3" w:author="Pribil-Kövesdy Döníz" w:date="2026-09-22T12:53:00Z">
        <w:pPr>
          <w:tabs>
            <w:tab w:val="center" w:pos="4680"/>
            <w:tab w:val="right" w:pos="9360"/>
          </w:tabs>
          <w:spacing w:after="200" w:line="276" w:lineRule="auto"/>
        </w:pPr>
      </w:pPrChange>
    </w:pPr>
    <w:rPr>
      <w:rPrChange w:id="3" w:author="Pribil-Kövesdy Döníz" w:date="2026-09-22T12:53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D5781A"/>
    <w:rPr>
      <w:lang w:val="hu-HU"/>
    </w:rPr>
  </w:style>
  <w:style w:type="table" w:styleId="TableGrid">
    <w:name w:val="Table Grid"/>
    <w:basedOn w:val="TableNormal"/>
    <w:uiPriority w:val="59"/>
    <w:rsid w:val="00B27E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27BE5"/>
    <w:pPr>
      <w:widowControl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F268C"/>
    <w:rPr>
      <w:rFonts w:asciiTheme="majorHAnsi" w:eastAsiaTheme="majorEastAsia" w:hAnsiTheme="majorHAnsi" w:cstheme="majorBidi"/>
      <w:color w:val="365F91" w:themeColor="accent1" w:themeShade="BF"/>
    </w:rPr>
  </w:style>
  <w:style w:type="paragraph" w:styleId="NormalIndent">
    <w:name w:val="Normal Indent"/>
    <w:basedOn w:val="Normal"/>
    <w:rsid w:val="008C442F"/>
    <w:pPr>
      <w:spacing w:after="120"/>
      <w:ind w:left="432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B3A33"/>
    <w:rPr>
      <w:color w:val="0000FF" w:themeColor="hyperlink"/>
      <w:u w:val="single"/>
      <w:rPrChange w:id="4" w:author="Pribil-Kövesdy Döníz" w:date="2026-09-22T12:53:00Z">
        <w:rPr>
          <w:color w:val="0000FF"/>
          <w:u w:val="single"/>
        </w:rPr>
      </w:rPrChange>
    </w:rPr>
  </w:style>
  <w:style w:type="character" w:styleId="UnresolvedMention">
    <w:name w:val="Unresolved Mention"/>
    <w:basedOn w:val="DefaultParagraphFont"/>
    <w:uiPriority w:val="99"/>
    <w:semiHidden/>
    <w:unhideWhenUsed/>
    <w:rsid w:val="008C442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54B3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4B35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2B5905"/>
    <w:rPr>
      <w:rFonts w:ascii="Calibri" w:eastAsia="Calibri" w:hAnsi="Calibri" w:cs="Calibr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8A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  <w:pPrChange w:id="5" w:author="Pribil-Kövesdy Döníz" w:date="2026-09-22T12:53:00Z">
        <w:pPr>
          <w:spacing w:after="200" w:line="276" w:lineRule="auto"/>
        </w:pPr>
      </w:pPrChange>
    </w:pPr>
    <w:rPr>
      <w:rFonts w:ascii="Tahoma" w:hAnsi="Tahoma" w:cs="Tahoma"/>
      <w:sz w:val="16"/>
      <w:szCs w:val="16"/>
      <w:rPrChange w:id="5" w:author="Pribil-Kövesdy Döníz" w:date="2026-09-22T12:53:00Z">
        <w:rPr>
          <w:rFonts w:ascii="Tahoma" w:eastAsiaTheme="minorHAnsi" w:hAnsi="Tahoma" w:cs="Tahoma"/>
          <w:sz w:val="16"/>
          <w:szCs w:val="16"/>
          <w:lang w:val="hu-HU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41C3"/>
    <w:rPr>
      <w:rFonts w:ascii="Tahoma" w:hAnsi="Tahoma" w:cs="Tahoma"/>
      <w:sz w:val="16"/>
      <w:szCs w:val="16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64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3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7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2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02C2BB7D022A47B6D6B7B2F1F2CC80" ma:contentTypeVersion="7" ma:contentTypeDescription="Create a new document." ma:contentTypeScope="" ma:versionID="cdfa9eb1ad76d77fc54673e08464c9fd">
  <xsd:schema xmlns:xsd="http://www.w3.org/2001/XMLSchema" xmlns:xs="http://www.w3.org/2001/XMLSchema" xmlns:p="http://schemas.microsoft.com/office/2006/metadata/properties" xmlns:ns2="67d196ee-05ce-4ffe-a7e8-5ef171748b45" xmlns:ns3="0260c7f6-c44b-43c7-b360-4f48e5132551" targetNamespace="http://schemas.microsoft.com/office/2006/metadata/properties" ma:root="true" ma:fieldsID="205bfe7b935e24ec3ec58692b50b2fa4" ns2:_="" ns3:_="">
    <xsd:import namespace="67d196ee-05ce-4ffe-a7e8-5ef171748b45"/>
    <xsd:import namespace="0260c7f6-c44b-43c7-b360-4f48e513255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196ee-05ce-4ffe-a7e8-5ef171748b4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60c7f6-c44b-43c7-b360-4f48e51325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BAF950-A7E0-4259-B3B1-781827D12C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d196ee-05ce-4ffe-a7e8-5ef171748b45"/>
    <ds:schemaRef ds:uri="0260c7f6-c44b-43c7-b360-4f48e51325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90E52E-65B8-4534-ADDD-97009421A46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D4A8A27-E3A8-4493-977F-46DD2F854DE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A36A2B-505F-4ADC-9855-C51EFA4B08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Jody Caulton</dc:creator>
  <cp:lastModifiedBy>Arthur Souza Rodrigues</cp:lastModifiedBy>
  <cp:revision>1</cp:revision>
  <cp:lastPrinted>2021-04-07T15:31:00Z</cp:lastPrinted>
  <dcterms:created xsi:type="dcterms:W3CDTF">2021-05-10T17:02:00Z</dcterms:created>
  <dcterms:modified xsi:type="dcterms:W3CDTF">2026-09-22T16:53:00Z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2021-02-23T00:00:00Z</vt:filetime>
  </property>
  <property fmtid="{D5CDD505-2E9C-101B-9397-08002B2CF9AE}" pid="5" name="ContentTypeId">
    <vt:lpwstr>0x0101009502C2BB7D022A47B6D6B7B2F1F2CC80</vt:lpwstr>
  </property>
</Properties>
</file>