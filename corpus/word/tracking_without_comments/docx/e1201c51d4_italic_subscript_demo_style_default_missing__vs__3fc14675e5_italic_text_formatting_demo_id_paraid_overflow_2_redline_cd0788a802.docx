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 w:rsidR="00C357CD" w:rsidRDefault="00D91AEC">
      <w:r>
        <w:rPr>
          <w:i/>
          <w:rPrChange w:id="0" w:author="Comparison" w:date="2026-09-26T14:41:00Z" w16du:dateUtc="2026-09-26T18:41:00Z">
            <w:rPr>
              <w:i/>
              <w:iCs/>
              <w:vertAlign w:val="subscript"/>
            </w:rPr>
          </w:rPrChange>
        </w:rPr>
        <w:t xml:space="preserve">Italic </w:t>
      </w:r>
      <w:ins w:id="1" w:author="Comparison" w:date="2026-09-26T14:41:00Z" w16du:dateUtc="2026-09-26T18:41:00Z">
        <w:r>
          <w:rPr>
            <w:i/>
            <w:iCs/>
          </w:rPr>
          <w:t>Text Formatting</w:t>
        </w:r>
      </w:ins>
      <w:del w:id="2" w:author="Comparison" w:date="2026-09-26T14:41:00Z" w16du:dateUtc="2026-09-26T18:41:00Z">
        <w:r>
          <w:rPr>
            <w:i/>
            <w:iCs/>
            <w:vertAlign w:val="subscript"/>
          </w:rPr>
          <w:delText>Subscript</w:delText>
        </w:r>
      </w:del>
      <w:r>
        <w:rPr>
          <w:i/>
          <w:rPrChange w:id="3" w:author="Comparison" w:date="2026-09-26T14:41:00Z" w16du:dateUtc="2026-09-26T18:41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C357CD" w:rsidRDefault="00D91AEC">
      <w:r>
        <w:rPr>
          <w:i/>
          <w:rPrChange w:id="4" w:author="Comparison" w:date="2026-09-26T14:41:00Z" w16du:dateUtc="2026-09-26T18:41:00Z">
            <w:rPr>
              <w:i/>
              <w:iCs/>
              <w:vertAlign w:val="subscript"/>
            </w:rPr>
          </w:rPrChange>
        </w:rPr>
        <w:t xml:space="preserve">This document </w:t>
      </w:r>
      <w:ins w:id="5" w:author="Comparison" w:date="2026-09-26T14:41:00Z" w16du:dateUtc="2026-09-26T18:41:00Z">
        <w:r>
          <w:rPr>
            <w:i/>
            <w:iCs/>
          </w:rPr>
          <w:t>demonstrates</w:t>
        </w:r>
      </w:ins>
      <w:del w:id="6" w:author="Comparison" w:date="2026-09-26T14:41:00Z" w16du:dateUtc="2026-09-26T18:41:00Z">
        <w:r>
          <w:rPr>
            <w:i/>
            <w:iCs/>
            <w:vertAlign w:val="subscript"/>
          </w:rPr>
          <w:delText>shows</w:delText>
        </w:r>
      </w:del>
      <w:r>
        <w:rPr>
          <w:i/>
          <w:rPrChange w:id="7" w:author="Comparison" w:date="2026-09-26T14:41:00Z" w16du:dateUtc="2026-09-26T18:41:00Z">
            <w:rPr>
              <w:i/>
              <w:iCs/>
              <w:vertAlign w:val="subscript"/>
            </w:rPr>
          </w:rPrChange>
        </w:rPr>
        <w:t xml:space="preserve"> italic </w:t>
      </w:r>
      <w:ins w:id="8" w:author="Comparison" w:date="2026-09-26T14:41:00Z" w16du:dateUtc="2026-09-26T18:41:00Z">
        <w:r>
          <w:rPr>
            <w:i/>
            <w:iCs/>
          </w:rPr>
          <w:t>text</w:t>
        </w:r>
      </w:ins>
      <w:del w:id="9" w:author="Comparison" w:date="2026-09-26T14:41:00Z" w16du:dateUtc="2026-09-26T18:41:00Z">
        <w:r>
          <w:rPr>
            <w:i/>
            <w:iCs/>
            <w:vertAlign w:val="subscript"/>
          </w:rPr>
          <w:delText>with subscript</w:delText>
        </w:r>
      </w:del>
      <w:r>
        <w:rPr>
          <w:i/>
          <w:rPrChange w:id="10" w:author="Comparison" w:date="2026-09-26T14:41:00Z" w16du:dateUtc="2026-09-26T18:41:00Z">
            <w:rPr>
              <w:i/>
              <w:iCs/>
              <w:vertAlign w:val="subscript"/>
            </w:rPr>
          </w:rPrChange>
        </w:rPr>
        <w:t xml:space="preserve"> formatting</w:t>
      </w:r>
      <w:del w:id="11" w:author="Comparison" w:date="2026-09-26T14:41:00Z" w16du:dateUtc="2026-09-26T18:41:00Z">
        <w:r>
          <w:rPr>
            <w:i/>
            <w:iCs/>
            <w:vertAlign w:val="subscript"/>
          </w:rPr>
          <w:delText xml:space="preserve"> combined</w:delText>
        </w:r>
      </w:del>
      <w:r>
        <w:rPr>
          <w:i/>
          <w:rPrChange w:id="12" w:author="Comparison" w:date="2026-09-26T14:41:00Z" w16du:dateUtc="2026-09-26T18:41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C357CD" w:rsidRDefault="00D91AEC">
      <w:ins w:id="13" w:author="Comparison" w:date="2026-09-26T14:41:00Z" w16du:dateUtc="2026-09-26T18:41:00Z">
        <w:r>
          <w:rPr>
            <w:i/>
            <w:iCs/>
          </w:rPr>
          <w:t>This text is italic.</w:t>
        </w:r>
      </w:ins>
      <w:del w:id="14" w:author="Comparison" w:date="2026-09-26T14:41:00Z" w16du:dateUtc="2026-09-26T18:41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C357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7CD"/>
    <w:rsid w:val="005017B3"/>
    <w:rsid w:val="00A155BF"/>
    <w:rsid w:val="00A67A69"/>
    <w:rsid w:val="00A821EB"/>
    <w:rsid w:val="00C357CD"/>
    <w:rsid w:val="00D9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2026-09-26T18:41:00Z</dcterms:modified>
</cp:coreProperties>
</file>