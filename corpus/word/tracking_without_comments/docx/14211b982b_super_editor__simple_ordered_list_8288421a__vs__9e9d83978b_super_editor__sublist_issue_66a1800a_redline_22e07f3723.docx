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5BF5" w14:textId="5FF04C34" w:rsidR="00013CE3" w:rsidRDefault="00685A24" w:rsidP="00076DD2">
      <w:pPr>
        <w:spacing w:line="276" w:lineRule="auto"/>
        <w:rPr>
          <w:ins w:id="12" w:author="Nick Bernal" w:date="2026-08-03T22:22:00Z" w16du:dateUtc="2026-08-04T02:22:00Z"/>
          <w:rFonts w:ascii="Calibri" w:eastAsia="Calibri" w:hAnsi="Calibri" w:cs="Calibri"/>
          <w:sz w:val="20"/>
          <w:szCs w:val="20"/>
        </w:rPr>
      </w:pPr>
      <w:ins w:id="13" w:author="Nick Bernal" w:date="2026-08-03T22:22:00Z" w16du:dateUtc="2026-08-04T02:22:00Z"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7B8A9E7E" w14:textId="77777777" w:rsidR="00013CE3" w:rsidRDefault="00685A24">
      <w:pPr>
        <w:shd w:val="clear" w:color="auto" w:fill="FFFFFF"/>
        <w:spacing w:line="276" w:lineRule="auto"/>
        <w:ind w:left="-220" w:right="-220"/>
        <w:jc w:val="both"/>
        <w:rPr>
          <w:ins w:id="14" w:author="Nick Bernal" w:date="2026-08-03T22:22:00Z" w16du:dateUtc="2026-08-04T02:22:00Z"/>
          <w:rFonts w:ascii="Calibri" w:eastAsia="Calibri" w:hAnsi="Calibri" w:cs="Calibri"/>
          <w:sz w:val="20"/>
          <w:szCs w:val="20"/>
        </w:rPr>
      </w:pPr>
      <w:ins w:id="15" w:author="Nick Bernal" w:date="2026-08-03T22:22:00Z" w16du:dateUtc="2026-08-04T02:22:00Z"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0FEF3579" w14:textId="4451E293" w:rsidR="00013CE3" w:rsidRDefault="009F48AD">
      <w:pPr>
        <w:numPr>
          <w:ilvl w:val="0"/>
          <w:numId w:val="7"/>
        </w:numPr>
        <w:spacing w:line="276" w:lineRule="auto"/>
        <w:ind w:right="-220"/>
        <w:jc w:val="both"/>
        <w:rPr>
          <w:ins w:id="16" w:author="Nick Bernal" w:date="2026-08-03T22:22:00Z" w16du:dateUtc="2026-08-04T02:22:00Z"/>
          <w:rFonts w:ascii="Calibri" w:eastAsia="Calibri" w:hAnsi="Calibri" w:cs="Calibri"/>
        </w:rPr>
      </w:pPr>
      <w:ins w:id="17" w:author="Nick Bernal" w:date="2026-08-03T22:22:00Z" w16du:dateUtc="2026-08-04T02:22:00Z">
        <w:r>
          <w:rPr>
            <w:rFonts w:ascii="Calibri" w:eastAsia="Calibri" w:hAnsi="Calibri" w:cs="Calibri"/>
            <w:b/>
            <w:sz w:val="20"/>
            <w:szCs w:val="20"/>
          </w:rPr>
          <w:t>One</w:t>
        </w:r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66E3136F" w14:textId="77777777" w:rsidR="00013CE3" w:rsidRDefault="00013CE3">
      <w:pPr>
        <w:shd w:val="clear" w:color="auto" w:fill="FFFFFF"/>
        <w:spacing w:line="276" w:lineRule="auto"/>
        <w:ind w:left="720" w:right="-220"/>
        <w:jc w:val="both"/>
        <w:rPr>
          <w:ins w:id="18" w:author="Nick Bernal" w:date="2026-08-03T22:22:00Z" w16du:dateUtc="2026-08-04T02:22:00Z"/>
          <w:rFonts w:ascii="Calibri" w:eastAsia="Calibri" w:hAnsi="Calibri" w:cs="Calibri"/>
          <w:sz w:val="20"/>
          <w:szCs w:val="20"/>
        </w:rPr>
      </w:pPr>
    </w:p>
    <w:p w14:paraId="306D772C" w14:textId="50A10CE1" w:rsidR="00013CE3" w:rsidRDefault="009F48A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ns w:id="19" w:author="Nick Bernal" w:date="2026-08-03T22:22:00Z" w16du:dateUtc="2026-08-04T02:22:00Z"/>
          <w:color w:val="000000"/>
        </w:rPr>
      </w:pPr>
      <w:ins w:id="20" w:author="Nick Bernal" w:date="2026-08-03T22:22:00Z" w16du:dateUtc="2026-08-04T02:22:00Z">
        <w:r>
          <w:rPr>
            <w:rFonts w:ascii="Calibri" w:eastAsia="Calibri" w:hAnsi="Calibri" w:cs="Calibri"/>
            <w:b/>
            <w:color w:val="000000"/>
            <w:sz w:val="20"/>
            <w:szCs w:val="20"/>
          </w:rPr>
          <w:t>Two</w:t>
        </w:r>
        <w:r>
          <w:rPr>
            <w:rFonts w:ascii="Calibri" w:eastAsia="Calibri" w:hAnsi="Calibri" w:cs="Calibri"/>
            <w:color w:val="000000"/>
            <w:sz w:val="20"/>
            <w:szCs w:val="20"/>
          </w:rPr>
          <w:t xml:space="preserve"> </w:t>
        </w:r>
      </w:ins>
    </w:p>
    <w:p w14:paraId="72819166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ins w:id="21" w:author="Nick Bernal" w:date="2026-08-03T22:22:00Z" w16du:dateUtc="2026-08-04T02:22:00Z"/>
          <w:rFonts w:ascii="Calibri" w:eastAsia="Calibri" w:hAnsi="Calibri" w:cs="Calibri"/>
          <w:color w:val="000000"/>
          <w:sz w:val="20"/>
          <w:szCs w:val="20"/>
        </w:rPr>
      </w:pPr>
    </w:p>
    <w:p w14:paraId="323B5230" w14:textId="295FFE2A" w:rsidR="003C58BC" w:rsidRDefault="005D7854">
      <w:pPr>
        <w:rPr>
          <w:del w:id="22" w:author="Nick Bernal" w:date="2026-08-03T22:22:00Z" w16du:dateUtc="2026-08-04T02:22:00Z"/>
        </w:rPr>
      </w:pPr>
      <w:del w:id="23" w:author="Nick Bernal" w:date="2026-08-03T22:22:00Z" w16du:dateUtc="2026-08-04T02:22:00Z">
        <w:r>
          <w:delText>Simple ordered list:</w:delText>
        </w:r>
      </w:del>
    </w:p>
    <w:p w14:paraId="7E04E278" w14:textId="77777777" w:rsidR="005D7854" w:rsidRDefault="005D7854">
      <w:pPr>
        <w:rPr>
          <w:del w:id="24" w:author="Nick Bernal" w:date="2026-08-03T22:22:00Z" w16du:dateUtc="2026-08-04T02:22:00Z"/>
        </w:rPr>
      </w:pPr>
    </w:p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  <w:rPr>
          <w:del w:id="25" w:author="Nick Bernal" w:date="2026-08-03T22:22:00Z" w16du:dateUtc="2026-08-04T02:22:00Z"/>
        </w:rPr>
      </w:pPr>
      <w:del w:id="26" w:author="Nick Bernal" w:date="2026-08-03T22:22:00Z" w16du:dateUtc="2026-08-04T02:22:00Z">
        <w:r>
          <w:delText>Item 1</w:delText>
        </w:r>
      </w:del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  <w:rPr>
          <w:del w:id="27" w:author="Nick Bernal" w:date="2026-08-03T22:22:00Z" w16du:dateUtc="2026-08-04T02:22:00Z"/>
        </w:rPr>
      </w:pPr>
      <w:del w:id="28" w:author="Nick Bernal" w:date="2026-08-03T22:22:00Z" w16du:dateUtc="2026-08-04T02:22:00Z">
        <w:r>
          <w:delText>Item 2</w:delText>
        </w:r>
      </w:del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  <w:rPr>
          <w:del w:id="29" w:author="Nick Bernal" w:date="2026-08-03T22:22:00Z" w16du:dateUtc="2026-08-04T02:22:00Z"/>
        </w:rPr>
      </w:pPr>
      <w:del w:id="30" w:author="Nick Bernal" w:date="2026-08-03T22:22:00Z" w16du:dateUtc="2026-08-04T02:22:00Z">
        <w:r>
          <w:delText>Item 3</w:delText>
        </w:r>
      </w:del>
    </w:p>
    <w:p w14:paraId="18F36173" w14:textId="4F5A48BF" w:rsidR="005D7854" w:rsidRDefault="005D7854" w:rsidP="005D7854">
      <w:pPr>
        <w:rPr>
          <w:del w:id="31" w:author="Nick Bernal" w:date="2026-08-03T22:22:00Z" w16du:dateUtc="2026-08-04T02:22:00Z"/>
        </w:rPr>
      </w:pPr>
    </w:p>
    <w:p w14:paraId="24143F04" w14:textId="4D0643AC" w:rsidR="005D7854" w:rsidRDefault="005D7854" w:rsidP="005D7854">
      <w:pPr>
        <w:rPr>
          <w:del w:id="32" w:author="Nick Bernal" w:date="2026-08-03T22:22:00Z" w16du:dateUtc="2026-08-04T02:22:00Z"/>
        </w:rPr>
      </w:pPr>
      <w:del w:id="33" w:author="Nick Bernal" w:date="2026-08-03T22:22:00Z" w16du:dateUtc="2026-08-04T02:22:00Z">
        <w:r>
          <w:delText>Simple ordered list with sub lists:</w:delText>
        </w:r>
      </w:del>
    </w:p>
    <w:p w14:paraId="4A8DB976" w14:textId="77777777" w:rsidR="005D7854" w:rsidRDefault="005D7854" w:rsidP="005D7854">
      <w:pPr>
        <w:rPr>
          <w:del w:id="34" w:author="Nick Bernal" w:date="2026-08-03T22:22:00Z" w16du:dateUtc="2026-08-04T02:22:00Z"/>
        </w:rPr>
      </w:pPr>
    </w:p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  <w:rPr>
          <w:del w:id="35" w:author="Nick Bernal" w:date="2026-08-03T22:22:00Z" w16du:dateUtc="2026-08-04T02:22:00Z"/>
        </w:rPr>
      </w:pPr>
      <w:del w:id="36" w:author="Nick Bernal" w:date="2026-08-03T22:22:00Z" w16du:dateUtc="2026-08-04T02:22:00Z">
        <w:r>
          <w:delText>Item 1</w:delText>
        </w:r>
      </w:del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  <w:rPr>
          <w:del w:id="37" w:author="Nick Bernal" w:date="2026-08-03T22:22:00Z" w16du:dateUtc="2026-08-04T02:22:00Z"/>
        </w:rPr>
      </w:pPr>
      <w:del w:id="38" w:author="Nick Bernal" w:date="2026-08-03T22:22:00Z" w16du:dateUtc="2026-08-04T02:22:00Z">
        <w:r>
          <w:delText>Item 2</w:delText>
        </w:r>
      </w:del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  <w:rPr>
          <w:del w:id="39" w:author="Nick Bernal" w:date="2026-08-03T22:22:00Z" w16du:dateUtc="2026-08-04T02:22:00Z"/>
        </w:rPr>
      </w:pPr>
      <w:del w:id="40" w:author="Nick Bernal" w:date="2026-08-03T22:22:00Z" w16du:dateUtc="2026-08-04T02:22:00Z">
        <w:r>
          <w:delText>Item 3</w:delText>
        </w:r>
      </w:del>
    </w:p>
    <w:p w14:paraId="38B56E02" w14:textId="7C0B10AD" w:rsidR="005D7854" w:rsidRDefault="005D785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1" w:firstLine="0"/>
        <w:jc w:val="both"/>
        <w:rPr>
          <w:rFonts w:ascii="Calibri" w:hAnsi="Calibri"/>
          <w:color w:val="000000"/>
          <w:sz w:val="20"/>
          <w:rPrChange w:id="41" w:author="Nick Bernal" w:date="2026-08-03T22:22:00Z" w16du:dateUtc="2026-08-04T02:22:00Z">
            <w:rPr/>
          </w:rPrChange>
        </w:rPr>
        <w:pPrChange w:id="42" w:author="Nick Bernal" w:date="2026-08-03T22:22:00Z" w16du:dateUtc="2026-08-04T02:22:00Z">
          <w:pPr>
            <w:pStyle w:val="ListParagraph"/>
            <w:numPr>
              <w:ilvl w:val="1"/>
              <w:numId w:val="2"/>
            </w:numPr>
            <w:ind w:left="1440" w:hanging="360"/>
          </w:pPr>
        </w:pPrChange>
      </w:pPr>
      <w:del w:id="43" w:author="Nick Bernal" w:date="2026-08-03T22:22:00Z" w16du:dateUtc="2026-08-04T02:22:00Z">
        <w:r>
          <w:delText xml:space="preserve">Lvl 1 – </w:delText>
        </w:r>
      </w:del>
      <w:r>
        <w:rPr>
          <w:rFonts w:ascii="Calibri" w:hAnsi="Calibri"/>
          <w:color w:val="000000"/>
          <w:sz w:val="20"/>
          <w:rPrChange w:id="44" w:author="Nick Bernal" w:date="2026-08-03T22:22:00Z" w16du:dateUtc="2026-08-04T02:22:00Z">
            <w:rPr/>
          </w:rPrChange>
        </w:rPr>
        <w:t>a</w:t>
      </w:r>
      <w:ins w:id="45" w:author="Nick Bernal" w:date="2026-08-03T22:22:00Z" w16du:dateUtc="2026-08-04T02:22:00Z">
        <w:r w:rsidR="009F48AD">
          <w:rPr>
            <w:rFonts w:ascii="Calibri" w:eastAsia="Calibri" w:hAnsi="Calibri" w:cs="Calibri"/>
            <w:color w:val="000000"/>
            <w:sz w:val="20"/>
            <w:szCs w:val="20"/>
          </w:rPr>
          <w:t xml:space="preserve"> </w:t>
        </w:r>
      </w:ins>
    </w:p>
    <w:p w14:paraId="61FEA18F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ins w:id="46" w:author="Nick Bernal" w:date="2026-08-03T22:22:00Z" w16du:dateUtc="2026-08-04T02:22:00Z"/>
          <w:rFonts w:ascii="Calibri" w:eastAsia="Calibri" w:hAnsi="Calibri" w:cs="Calibri"/>
          <w:color w:val="000000"/>
          <w:sz w:val="20"/>
          <w:szCs w:val="20"/>
        </w:rPr>
      </w:pPr>
    </w:p>
    <w:p w14:paraId="3F237C7F" w14:textId="4868533B" w:rsidR="005D7854" w:rsidRDefault="005D7854">
      <w:pPr>
        <w:numPr>
          <w:ilvl w:val="0"/>
          <w:numId w:val="5"/>
        </w:numPr>
        <w:spacing w:line="276" w:lineRule="auto"/>
        <w:ind w:left="360" w:right="-221" w:firstLine="0"/>
        <w:jc w:val="both"/>
        <w:rPr>
          <w:rFonts w:ascii="Calibri" w:hAnsi="Calibri"/>
          <w:color w:val="000000"/>
          <w:sz w:val="20"/>
          <w:rPrChange w:id="47" w:author="Nick Bernal" w:date="2026-08-03T22:22:00Z" w16du:dateUtc="2026-08-04T02:22:00Z">
            <w:rPr/>
          </w:rPrChange>
        </w:rPr>
        <w:pPrChange w:id="48" w:author="Nick Bernal" w:date="2026-08-03T22:22:00Z" w16du:dateUtc="2026-08-04T02:22:00Z">
          <w:pPr>
            <w:pStyle w:val="ListParagraph"/>
            <w:numPr>
              <w:ilvl w:val="1"/>
              <w:numId w:val="2"/>
            </w:numPr>
            <w:ind w:left="1440" w:hanging="360"/>
          </w:pPr>
        </w:pPrChange>
      </w:pPr>
      <w:del w:id="49" w:author="Nick Bernal" w:date="2026-08-03T22:22:00Z" w16du:dateUtc="2026-08-04T02:22:00Z">
        <w:r>
          <w:delText xml:space="preserve">Lvl 1 – </w:delText>
        </w:r>
      </w:del>
      <w:r>
        <w:rPr>
          <w:rFonts w:ascii="Calibri" w:hAnsi="Calibri"/>
          <w:sz w:val="20"/>
          <w:rPrChange w:id="50" w:author="Nick Bernal" w:date="2026-08-03T22:22:00Z" w16du:dateUtc="2026-08-04T02:22:00Z">
            <w:rPr/>
          </w:rPrChange>
        </w:rPr>
        <w:t>b</w:t>
      </w:r>
      <w:ins w:id="51" w:author="Nick Bernal" w:date="2026-08-03T22:22:00Z" w16du:dateUtc="2026-08-04T02:22:00Z">
        <w:r w:rsidR="009F48AD"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1AAA42C8" w14:textId="77777777" w:rsidR="00013CE3" w:rsidRDefault="00013CE3">
      <w:pPr>
        <w:shd w:val="clear" w:color="auto" w:fill="FFFFFF"/>
        <w:spacing w:line="276" w:lineRule="auto"/>
        <w:ind w:right="-220"/>
        <w:jc w:val="both"/>
        <w:rPr>
          <w:ins w:id="52" w:author="Nick Bernal" w:date="2026-08-03T22:22:00Z" w16du:dateUtc="2026-08-04T02:22:00Z"/>
          <w:rFonts w:ascii="Calibri" w:eastAsia="Calibri" w:hAnsi="Calibri" w:cs="Calibri"/>
          <w:sz w:val="20"/>
          <w:szCs w:val="20"/>
        </w:rPr>
      </w:pPr>
    </w:p>
    <w:p w14:paraId="410E4369" w14:textId="45F4513F" w:rsidR="005D7854" w:rsidRDefault="009F48AD" w:rsidP="005D7854">
      <w:pPr>
        <w:pStyle w:val="ListParagraph"/>
        <w:numPr>
          <w:ilvl w:val="2"/>
          <w:numId w:val="2"/>
        </w:numPr>
        <w:rPr>
          <w:del w:id="53" w:author="Nick Bernal" w:date="2026-08-03T22:22:00Z" w16du:dateUtc="2026-08-04T02:22:00Z"/>
        </w:rPr>
      </w:pPr>
      <w:ins w:id="54" w:author="Nick Bernal" w:date="2026-08-03T22:22:00Z" w16du:dateUtc="2026-08-04T02:22:00Z">
        <w:r>
          <w:rPr>
            <w:rFonts w:ascii="Calibri" w:eastAsia="Calibri" w:hAnsi="Calibri" w:cs="Calibri"/>
            <w:b/>
            <w:sz w:val="20"/>
            <w:szCs w:val="20"/>
          </w:rPr>
          <w:t>3</w:t>
        </w:r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  <w:del w:id="55" w:author="Nick Bernal" w:date="2026-08-03T22:22:00Z" w16du:dateUtc="2026-08-04T02:22:00Z">
        <w:r w:rsidR="005D7854">
          <w:delText>Lvl 2 – i</w:delText>
        </w:r>
      </w:del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  <w:rPr>
          <w:del w:id="56" w:author="Nick Bernal" w:date="2026-08-03T22:22:00Z" w16du:dateUtc="2026-08-04T02:22:00Z"/>
        </w:rPr>
      </w:pPr>
      <w:del w:id="57" w:author="Nick Bernal" w:date="2026-08-03T22:22:00Z" w16du:dateUtc="2026-08-04T02:22:00Z">
        <w:r>
          <w:delText>Lvl 1 – c</w:delText>
        </w:r>
      </w:del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  <w:rPr>
          <w:del w:id="58" w:author="Nick Bernal" w:date="2026-08-03T22:22:00Z" w16du:dateUtc="2026-08-04T02:22:00Z"/>
        </w:rPr>
      </w:pPr>
      <w:del w:id="59" w:author="Nick Bernal" w:date="2026-08-03T22:22:00Z" w16du:dateUtc="2026-08-04T02:22:00Z">
        <w:r>
          <w:delText>Item 4</w:delText>
        </w:r>
      </w:del>
    </w:p>
    <w:p w14:paraId="1FDF58F1" w14:textId="77777777" w:rsidR="005D7854" w:rsidRDefault="005D7854" w:rsidP="005D7854">
      <w:pPr>
        <w:rPr>
          <w:del w:id="60" w:author="Nick Bernal" w:date="2026-08-03T22:22:00Z" w16du:dateUtc="2026-08-04T02:22:00Z"/>
        </w:rPr>
      </w:pPr>
    </w:p>
    <w:p w14:paraId="17403611" w14:textId="77777777" w:rsidR="005D7854" w:rsidRPr="00076DD2" w:rsidRDefault="005D7854" w:rsidP="00076DD2">
      <w:pPr>
        <w:numPr>
          <w:ilvl w:val="0"/>
          <w:numId w:val="7"/>
        </w:numPr>
        <w:spacing w:line="276" w:lineRule="auto"/>
        <w:ind w:right="-220"/>
        <w:jc w:val="both"/>
        <w:rPr>
          <w:rFonts w:ascii="Calibri" w:hAnsi="Calibri"/>
          <w:rPrChange w:id="61" w:author="Nick Bernal" w:date="2026-08-03T22:22:00Z" w16du:dateUtc="2026-08-04T02:22:00Z">
            <w:rPr/>
          </w:rPrChange>
        </w:rPr>
        <w:pPrChange w:id="62" w:author="Nick Bernal" w:date="2026-08-03T22:22:00Z" w16du:dateUtc="2026-08-04T02:22:00Z">
          <w:pPr/>
        </w:pPrChange>
      </w:pPr>
    </w:p>
    <w:sectPr w:rsidR="005D7854" w:rsidRPr="00076DD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20" w:right="1183" w:bottom="1185" w:left="1134" w:header="90" w:footer="720" w:gutter="0"/>
      <w:pgNumType w:start="1"/>
      <w:cols w:space="720"/>
      <w:titlePg/>
      <w:docGrid w:linePitch="0"/>
      <w:sectPrChange w:id="73" w:author="Nick Bernal" w:date="2026-08-03T22:22:00Z" w16du:dateUtc="2026-08-04T02:22:00Z">
        <w:sectPr w:rsidR="005D7854" w:rsidRPr="00076DD2">
          <w:pgSz w:w="12240" w:h="15840"/>
          <w:pgMar w:top="1440" w:right="1440" w:bottom="1440" w:left="1440" w:header="720" w:footer="720" w:gutter="0"/>
          <w:pgNumType w:start="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D235C" w14:textId="77777777" w:rsidR="00685A24" w:rsidRDefault="00685A24" w:rsidP="00356A47">
      <w:r>
        <w:separator/>
      </w:r>
    </w:p>
  </w:endnote>
  <w:endnote w:type="continuationSeparator" w:id="0">
    <w:p w14:paraId="401E2FC0" w14:textId="77777777" w:rsidR="00685A24" w:rsidRDefault="00685A24" w:rsidP="00356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5616C" w14:textId="77777777" w:rsidR="00356A47" w:rsidRDefault="00685A24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  <w:sz w:val="18"/>
        <w:rPrChange w:id="66" w:author="Nick Bernal" w:date="2026-08-03T22:22:00Z" w16du:dateUtc="2026-08-04T02:22:00Z">
          <w:rPr/>
        </w:rPrChange>
      </w:rPr>
      <w:pPrChange w:id="67" w:author="Nick Bernal" w:date="2026-08-03T22:22:00Z" w16du:dateUtc="2026-08-04T02:22:00Z">
        <w:pPr>
          <w:pStyle w:val="Footer"/>
        </w:pPr>
      </w:pPrChange>
    </w:pPr>
    <w:ins w:id="68" w:author="Nick Bernal" w:date="2026-08-03T22:22:00Z" w16du:dateUtc="2026-08-04T02:22:00Z"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>PAGE</w:instrText>
      </w:r>
      <w:r>
        <w:rPr>
          <w:color w:val="000000"/>
          <w:sz w:val="18"/>
          <w:szCs w:val="18"/>
        </w:rPr>
        <w:fldChar w:fldCharType="separate"/>
      </w:r>
      <w:r w:rsidR="000947E9">
        <w:rPr>
          <w:noProof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2504" w14:textId="77777777" w:rsidR="00356A47" w:rsidRDefault="00356A47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hAnsi="Helvetica Neue"/>
        <w:color w:val="000000"/>
        <w:rPrChange w:id="71" w:author="Nick Bernal" w:date="2026-08-03T22:22:00Z" w16du:dateUtc="2026-08-04T02:22:00Z">
          <w:rPr/>
        </w:rPrChange>
      </w:rPr>
      <w:pPrChange w:id="72" w:author="Nick Bernal" w:date="2026-08-03T22:22:00Z" w16du:dateUtc="2026-08-04T02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644A" w14:textId="77777777" w:rsidR="00685A24" w:rsidRDefault="00685A24" w:rsidP="00356A47">
      <w:r>
        <w:separator/>
      </w:r>
    </w:p>
  </w:footnote>
  <w:footnote w:type="continuationSeparator" w:id="0">
    <w:p w14:paraId="58B76545" w14:textId="77777777" w:rsidR="00685A24" w:rsidRDefault="00685A24" w:rsidP="00356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76B0" w14:textId="77777777" w:rsidR="00356A47" w:rsidRDefault="00685A2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jc w:val="center"/>
      <w:rPr>
        <w:rFonts w:ascii="Helvetica Neue" w:hAnsi="Helvetica Neue"/>
        <w:color w:val="000000"/>
        <w:rPrChange w:id="63" w:author="Nick Bernal" w:date="2026-08-03T22:22:00Z" w16du:dateUtc="2026-08-04T02:22:00Z">
          <w:rPr/>
        </w:rPrChange>
      </w:rPr>
      <w:pPrChange w:id="64" w:author="Nick Bernal" w:date="2026-08-03T22:22:00Z" w16du:dateUtc="2026-08-04T02:22:00Z">
        <w:pPr>
          <w:pStyle w:val="Header"/>
        </w:pPr>
      </w:pPrChange>
    </w:pPr>
    <w:ins w:id="65" w:author="Nick Bernal" w:date="2026-08-03T22:22:00Z" w16du:dateUtc="2026-08-04T02:22:00Z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D3C76E8" wp14:editId="23AA8749">
            <wp:simplePos x="0" y="0"/>
            <wp:positionH relativeFrom="column">
              <wp:posOffset>5581650</wp:posOffset>
            </wp:positionH>
            <wp:positionV relativeFrom="paragraph">
              <wp:posOffset>276225</wp:posOffset>
            </wp:positionV>
            <wp:extent cx="465772" cy="465772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" cy="46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36A3" w14:textId="77777777" w:rsidR="00356A47" w:rsidRDefault="00356A47">
    <w:pPr>
      <w:pBdr>
        <w:top w:val="nil"/>
        <w:left w:val="nil"/>
        <w:bottom w:val="nil"/>
        <w:right w:val="nil"/>
        <w:between w:val="nil"/>
      </w:pBdr>
      <w:spacing w:line="276" w:lineRule="auto"/>
      <w:ind w:left="1800"/>
      <w:jc w:val="center"/>
      <w:rPr>
        <w:color w:val="000000"/>
        <w:sz w:val="22"/>
        <w:rPrChange w:id="69" w:author="Nick Bernal" w:date="2026-08-03T22:22:00Z" w16du:dateUtc="2026-08-04T02:22:00Z">
          <w:rPr/>
        </w:rPrChange>
      </w:rPr>
      <w:pPrChange w:id="70" w:author="Nick Bernal" w:date="2026-08-03T22:22:00Z" w16du:dateUtc="2026-08-04T02:2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4"/>
  </w:num>
  <w:num w:numId="2" w16cid:durableId="1114204041">
    <w:abstractNumId w:val="3"/>
  </w:num>
  <w:num w:numId="3" w16cid:durableId="116411806">
    <w:abstractNumId w:val="1"/>
  </w:num>
  <w:num w:numId="4" w16cid:durableId="1119641867">
    <w:abstractNumId w:val="6"/>
  </w:num>
  <w:num w:numId="5" w16cid:durableId="1246380757">
    <w:abstractNumId w:val="7"/>
  </w:num>
  <w:num w:numId="6" w16cid:durableId="88549402">
    <w:abstractNumId w:val="5"/>
  </w:num>
  <w:num w:numId="7" w16cid:durableId="1049456778">
    <w:abstractNumId w:val="2"/>
  </w:num>
  <w:num w:numId="8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54"/>
    <w:rsid w:val="00013CE3"/>
    <w:rsid w:val="00076DD2"/>
    <w:rsid w:val="000947E9"/>
    <w:rsid w:val="0011002B"/>
    <w:rsid w:val="00112874"/>
    <w:rsid w:val="00356A47"/>
    <w:rsid w:val="00360F1B"/>
    <w:rsid w:val="003C1D14"/>
    <w:rsid w:val="003C58BC"/>
    <w:rsid w:val="005412CF"/>
    <w:rsid w:val="005D7854"/>
    <w:rsid w:val="00685A24"/>
    <w:rsid w:val="007A075E"/>
    <w:rsid w:val="00931F1A"/>
    <w:rsid w:val="00960ED7"/>
    <w:rsid w:val="009F48AD"/>
    <w:rsid w:val="00B315A8"/>
    <w:rsid w:val="00F54EDE"/>
    <w:rsid w:val="00F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AD301"/>
  <w15:chartTrackingRefBased/>
  <w15:docId w15:val="{9F012822-386E-F14F-A232-9E9EDDB7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  <w:pPrChange w:id="0" w:author="Nick Bernal" w:date="2026-08-03T22:22:00Z">
        <w:pPr>
          <w:keepNext/>
          <w:keepLines/>
          <w:spacing w:before="360" w:after="80"/>
          <w:outlineLvl w:val="0"/>
        </w:pPr>
      </w:pPrChange>
    </w:pPr>
    <w:rPr>
      <w:rFonts w:ascii="Times New Roman" w:eastAsia="Times New Roman" w:hAnsi="Times New Roman" w:cs="Times New Roman"/>
      <w:b/>
      <w:kern w:val="0"/>
      <w:sz w:val="48"/>
      <w:szCs w:val="48"/>
      <w:lang w:val="en-GB" w:eastAsia="en-GB"/>
      <w14:ligatures w14:val="none"/>
      <w:rPrChange w:id="0" w:author="Nick Bernal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  <w:pPrChange w:id="1" w:author="Nick Bernal" w:date="2026-08-03T22:22:00Z">
        <w:pPr>
          <w:keepNext/>
          <w:keepLines/>
          <w:spacing w:before="160" w:after="80"/>
          <w:outlineLvl w:val="1"/>
        </w:pPr>
      </w:pPrChange>
    </w:pPr>
    <w:rPr>
      <w:rFonts w:ascii="Times New Roman" w:eastAsia="Times New Roman" w:hAnsi="Times New Roman" w:cs="Times New Roman"/>
      <w:b/>
      <w:kern w:val="0"/>
      <w:sz w:val="36"/>
      <w:szCs w:val="36"/>
      <w:lang w:val="en-GB" w:eastAsia="en-GB"/>
      <w14:ligatures w14:val="none"/>
      <w:rPrChange w:id="1" w:author="Nick Bernal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  <w:pPrChange w:id="2" w:author="Nick Bernal" w:date="2026-08-03T22:22:00Z">
        <w:pPr>
          <w:keepNext/>
          <w:keepLines/>
          <w:spacing w:before="160" w:after="80"/>
          <w:outlineLvl w:val="2"/>
        </w:pPr>
      </w:pPrChange>
    </w:pPr>
    <w:rPr>
      <w:rFonts w:ascii="Times New Roman" w:eastAsia="Times New Roman" w:hAnsi="Times New Roman" w:cs="Times New Roman"/>
      <w:b/>
      <w:kern w:val="0"/>
      <w:sz w:val="28"/>
      <w:szCs w:val="28"/>
      <w:lang w:val="en-GB" w:eastAsia="en-GB"/>
      <w14:ligatures w14:val="none"/>
      <w:rPrChange w:id="2" w:author="Nick Berna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  <w:pPrChange w:id="3" w:author="Nick Bernal" w:date="2026-08-03T22:22:00Z">
        <w:pPr>
          <w:keepNext/>
          <w:keepLines/>
          <w:spacing w:before="80" w:after="40"/>
          <w:outlineLvl w:val="3"/>
        </w:pPr>
      </w:pPrChange>
    </w:pPr>
    <w:rPr>
      <w:rFonts w:ascii="Times New Roman" w:eastAsia="Times New Roman" w:hAnsi="Times New Roman" w:cs="Times New Roman"/>
      <w:b/>
      <w:kern w:val="0"/>
      <w:lang w:val="en-GB" w:eastAsia="en-GB"/>
      <w14:ligatures w14:val="none"/>
      <w:rPrChange w:id="3" w:author="Nick Bernal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  <w:pPrChange w:id="4" w:author="Nick Bernal" w:date="2026-08-03T22:22:00Z">
        <w:pPr>
          <w:keepNext/>
          <w:keepLines/>
          <w:spacing w:before="80" w:after="40"/>
          <w:outlineLvl w:val="4"/>
        </w:pPr>
      </w:pPrChange>
    </w:pPr>
    <w:rPr>
      <w:rFonts w:ascii="Times New Roman" w:eastAsia="Times New Roman" w:hAnsi="Times New Roman" w:cs="Times New Roman"/>
      <w:b/>
      <w:kern w:val="0"/>
      <w:sz w:val="22"/>
      <w:szCs w:val="22"/>
      <w:lang w:val="en-GB" w:eastAsia="en-GB"/>
      <w14:ligatures w14:val="none"/>
      <w:rPrChange w:id="4" w:author="Nick Berna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  <w:pPrChange w:id="5" w:author="Nick Bernal" w:date="2026-08-03T22:22:00Z">
        <w:pPr>
          <w:keepNext/>
          <w:keepLines/>
          <w:spacing w:before="40"/>
          <w:outlineLvl w:val="5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:lang w:val="en-GB" w:eastAsia="en-GB"/>
      <w14:ligatures w14:val="none"/>
      <w:rPrChange w:id="5" w:author="Nick Bernal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54"/>
    <w:rPr>
      <w:rFonts w:ascii="Times New Roman" w:eastAsia="Times New Roman" w:hAnsi="Times New Roman" w:cs="Times New Roman"/>
      <w:b/>
      <w:kern w:val="0"/>
      <w:sz w:val="48"/>
      <w:szCs w:val="4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54"/>
    <w:rPr>
      <w:rFonts w:ascii="Times New Roman" w:eastAsia="Times New Roman" w:hAnsi="Times New Roman" w:cs="Times New Roman"/>
      <w:b/>
      <w:kern w:val="0"/>
      <w:sz w:val="36"/>
      <w:szCs w:val="3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54"/>
    <w:rPr>
      <w:rFonts w:ascii="Times New Roman" w:eastAsia="Times New Roman" w:hAnsi="Times New Roman" w:cs="Times New Roman"/>
      <w:b/>
      <w:kern w:val="0"/>
      <w:sz w:val="28"/>
      <w:szCs w:val="28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54"/>
    <w:rPr>
      <w:rFonts w:ascii="Times New Roman" w:eastAsia="Times New Roman" w:hAnsi="Times New Roman" w:cs="Times New Roman"/>
      <w:b/>
      <w:kern w:val="0"/>
      <w:lang w:val="en-GB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54"/>
    <w:rPr>
      <w:rFonts w:ascii="Times New Roman" w:eastAsia="Times New Roman" w:hAnsi="Times New Roman" w:cs="Times New Roman"/>
      <w:b/>
      <w:kern w:val="0"/>
      <w:sz w:val="22"/>
      <w:szCs w:val="22"/>
      <w:lang w:val="en-GB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54"/>
    <w:rPr>
      <w:rFonts w:ascii="Times New Roman" w:eastAsia="Times New Roman" w:hAnsi="Times New Roman" w:cs="Times New Roman"/>
      <w:b/>
      <w:kern w:val="0"/>
      <w:sz w:val="20"/>
      <w:szCs w:val="20"/>
      <w:lang w:val="en-GB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  <w:pPrChange w:id="6" w:author="Nick Bernal" w:date="2026-08-03T22:22:00Z">
        <w:pPr>
          <w:spacing w:after="80"/>
          <w:contextualSpacing/>
        </w:pPr>
      </w:pPrChange>
    </w:pPr>
    <w:rPr>
      <w:rFonts w:ascii="Times New Roman" w:eastAsia="Times New Roman" w:hAnsi="Times New Roman" w:cs="Times New Roman"/>
      <w:b/>
      <w:kern w:val="0"/>
      <w:sz w:val="72"/>
      <w:szCs w:val="72"/>
      <w:lang w:val="en-GB" w:eastAsia="en-GB"/>
      <w14:ligatures w14:val="none"/>
      <w:rPrChange w:id="6" w:author="Nick Berna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D7854"/>
    <w:rPr>
      <w:rFonts w:ascii="Times New Roman" w:eastAsia="Times New Roman" w:hAnsi="Times New Roman" w:cs="Times New Roman"/>
      <w:b/>
      <w:kern w:val="0"/>
      <w:sz w:val="72"/>
      <w:szCs w:val="72"/>
      <w:lang w:val="en-GB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  <w:pPrChange w:id="7" w:author="Nick Bernal" w:date="2026-08-03T22:22:00Z">
        <w:pPr>
          <w:numPr>
            <w:ilvl w:val="1"/>
          </w:numPr>
          <w:spacing w:after="160"/>
        </w:pPr>
      </w:pPrChange>
    </w:pPr>
    <w:rPr>
      <w:rFonts w:ascii="Georgia" w:eastAsia="Georgia" w:hAnsi="Georgia" w:cs="Georgia"/>
      <w:i/>
      <w:color w:val="666666"/>
      <w:kern w:val="0"/>
      <w:sz w:val="48"/>
      <w:szCs w:val="48"/>
      <w:lang w:val="en-GB" w:eastAsia="en-GB"/>
      <w14:ligatures w14:val="none"/>
      <w:rPrChange w:id="7" w:author="Nick Bernal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D7854"/>
    <w:rPr>
      <w:rFonts w:ascii="Georgia" w:eastAsia="Georgia" w:hAnsi="Georgia" w:cs="Georgia"/>
      <w:i/>
      <w:color w:val="666666"/>
      <w:kern w:val="0"/>
      <w:sz w:val="48"/>
      <w:szCs w:val="48"/>
      <w:lang w:val="en-GB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54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8" w:author="Nick Bernal" w:date="2026-08-03T22:22:00Z">
        <w:pPr/>
      </w:pPrChange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  <w:rPrChange w:id="8" w:author="Nick Bernal" w:date="2026-08-03T22:22:00Z">
        <w:rPr>
          <w:lang w:val="en-GB" w:eastAsia="en-GB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6A47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56A47"/>
    <w:rPr>
      <w:sz w:val="16"/>
      <w:szCs w:val="16"/>
    </w:rPr>
  </w:style>
  <w:style w:type="paragraph" w:styleId="Revision">
    <w:name w:val="Revision"/>
    <w:hidden/>
    <w:uiPriority w:val="99"/>
    <w:semiHidden/>
    <w:rsid w:val="00D4124A"/>
    <w:pPr>
      <w:pPrChange w:id="9" w:author="Nick Bernal" w:date="2026-08-03T22:22:00Z">
        <w:pPr/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9" w:author="Nick Bernal" w:date="2026-08-03T22:22:00Z">
        <w:rPr>
          <w:sz w:val="24"/>
          <w:szCs w:val="24"/>
          <w:lang w:val="en-GB" w:eastAsia="en-GB" w:bidi="ar-SA"/>
        </w:rPr>
      </w:rPrChange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6A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6A47"/>
    <w:rPr>
      <w:rFonts w:ascii="Times New Roman" w:eastAsia="Times New Roman" w:hAnsi="Times New Roman" w:cs="Times New Roman"/>
      <w:b/>
      <w:bCs/>
      <w:kern w:val="0"/>
      <w:sz w:val="20"/>
      <w:szCs w:val="20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356A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A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  <w:pPrChange w:id="10" w:author="Nick Bernal" w:date="2026-08-03T22:22:00Z">
        <w:pPr>
          <w:tabs>
            <w:tab w:val="center" w:pos="4513"/>
            <w:tab w:val="right" w:pos="9026"/>
          </w:tabs>
        </w:pPr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10" w:author="Nick Bernal" w:date="2026-08-03T22:22:00Z">
        <w:rPr>
          <w:sz w:val="24"/>
          <w:szCs w:val="24"/>
          <w:lang w:val="en-GB" w:eastAsia="en-GB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56A47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  <w:pPrChange w:id="11" w:author="Nick Bernal" w:date="2026-08-03T22:22:00Z">
        <w:pPr>
          <w:tabs>
            <w:tab w:val="center" w:pos="4513"/>
            <w:tab w:val="right" w:pos="9026"/>
          </w:tabs>
        </w:pPr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11" w:author="Nick Bernal" w:date="2026-08-03T22:22:00Z">
        <w:rPr>
          <w:sz w:val="24"/>
          <w:szCs w:val="24"/>
          <w:lang w:val="en-GB" w:eastAsia="en-GB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56A47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2025-01-17T16:26:00Z</dcterms:created>
  <dcterms:modified xsi:type="dcterms:W3CDTF">2026-08-04T02:22:00Z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