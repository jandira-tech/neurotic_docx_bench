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DC549" w14:textId="77777777" w:rsidR="00F960BF" w:rsidRDefault="00B05744">
      <w:pPr>
        <w:rPr>
          <w:ins w:id="0" w:author="Author" w:date="2026-06-29T11:25:00Z" w16du:dateUtc="2026-06-29T15:25:00Z"/>
        </w:rPr>
      </w:pPr>
      <w:ins w:id="1" w:author="Author" w:date="2026-06-29T11:25:00Z" w16du:dateUtc="2026-06-29T15:25:00Z">
        <w:r>
          <w:rPr>
            <w:highlight w:val="yellow"/>
          </w:rPr>
          <w:t>Text Highlight Demo</w:t>
        </w:r>
      </w:ins>
    </w:p>
    <w:p w14:paraId="3A397B01" w14:textId="77777777" w:rsidR="00F960BF" w:rsidRDefault="00B05744">
      <w:pPr>
        <w:rPr>
          <w:ins w:id="2" w:author="Author" w:date="2026-06-29T11:25:00Z" w16du:dateUtc="2026-06-29T15:25:00Z"/>
        </w:rPr>
      </w:pPr>
      <w:ins w:id="3" w:author="Author" w:date="2026-06-29T11:25:00Z" w16du:dateUtc="2026-06-29T15:25:00Z">
        <w:r>
          <w:rPr>
            <w:highlight w:val="yellow"/>
          </w:rPr>
          <w:t>Demonstrating text highlighting.</w:t>
        </w:r>
      </w:ins>
    </w:p>
    <w:p w14:paraId="6EABEC66" w14:textId="77777777" w:rsidR="00B05744" w:rsidRDefault="00B05744">
      <w:ins w:id="4" w:author="Author" w:date="2026-06-29T11:25:00Z" w16du:dateUtc="2026-06-29T15:25:00Z">
        <w:r>
          <w:rPr>
            <w:highlight w:val="yellow"/>
          </w:rPr>
          <w:t>This text is highlighted in yellow.</w:t>
        </w:r>
      </w:ins>
      <w:del w:id="5" w:author="Author" w:date="2026-06-29T11:25:00Z" w16du:dateUtc="2026-06-29T15:25:00Z">
        <w:r w:rsidR="00487BF9">
          <w:rPr>
            <w:noProof/>
            <w:lang w:eastAsia="en-GB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editId="36B11C9B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2374265" cy="1403985"/>
                  <wp:effectExtent l="0" t="0" r="3175" b="5715"/>
                  <wp:wrapNone/>
                  <wp:docPr id="30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74265" cy="1403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F6E7E2" w14:textId="77777777" w:rsidR="00487BF9" w:rsidRDefault="00487BF9">
                              <w:pPr>
                                <w:rPr>
                                  <w:del w:id="6" w:author="Author" w:date="2026-06-29T11:25:00Z" w16du:dateUtc="2026-06-29T15:25:00Z"/>
                                </w:rPr>
                              </w:pPr>
                              <w:del w:id="7" w:author="Author" w:date="2026-06-29T11:25:00Z" w16du:dateUtc="2026-06-29T15:25:00Z">
                                <w:r>
                                  <w:delText>Datum plane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">
                  <v:textbox style="mso-fit-shape-to-text:t">
                    <w:txbxContent>
                      <w:p w14:paraId="04F6E7E2" w14:textId="77777777" w:rsidR="00487BF9" w:rsidRDefault="00487BF9">
                        <w:pPr>
                          <w:rPr>
                            <w:del w:id="8" w:author="Author" w:date="2026-06-29T11:25:00Z" w16du:dateUtc="2026-06-29T15:25:00Z"/>
                          </w:rPr>
                        </w:pPr>
                        <w:del w:id="9" w:author="Author" w:date="2026-06-29T11:25:00Z" w16du:dateUtc="2026-06-29T15:25:00Z">
                          <w:r>
                            <w:delText>Datum plane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</w:del>
    </w:p>
    <w:sectPr w:rsidR="003872F6">
      <w:pgSz w:w="12240" w:h="15840"/>
      <w:pgMar w:top="1440" w:right="1440" w:bottom="1440" w:left="1440" w:header="720" w:footer="720" w:gutter="0"/>
      <w:cols w:space="720"/>
      <w:docGrid w:linePitch="0"/>
      <w:sectPrChange w:id="10" w:author="Author" w:date="2026-06-29T11:25:00Z" w16du:dateUtc="2026-06-29T15:25:00Z">
        <w:sectPr w:rsidR="003872F6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BF9"/>
    <w:rsid w:val="00212576"/>
    <w:rsid w:val="00487BF9"/>
    <w:rsid w:val="0051158D"/>
    <w:rsid w:val="006A0FDE"/>
    <w:rsid w:val="007F6CB4"/>
    <w:rsid w:val="00B05744"/>
    <w:rsid w:val="00F9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2AE9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2015-06-14T08:28:00Z</dcterms:created>
  <dcterms:modified xsi:type="dcterms:W3CDTF">2026-06-29T15:25:00Z</dcterms:modified>
</cp:coreProperties>
</file>