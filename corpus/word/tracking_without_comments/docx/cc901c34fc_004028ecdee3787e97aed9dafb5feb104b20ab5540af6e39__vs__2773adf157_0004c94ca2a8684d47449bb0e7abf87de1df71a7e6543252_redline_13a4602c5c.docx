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5A6C7A" w14:textId="77777777" w:rsidR="001E08FA" w:rsidRDefault="001E08FA" w:rsidP="001E08FA">
      <w:pPr>
        <w:rPr>
          <w:ins w:id="10" w:author="1" w:date="2026-09-22T12:28:00Z" w16du:dateUtc="2026-09-22T16:28:00Z"/>
          <w:szCs w:val="24"/>
        </w:rPr>
      </w:pPr>
    </w:p>
    <w:p w14:paraId="700079BB" w14:textId="77777777" w:rsidR="001E08FA" w:rsidRDefault="00C40747" w:rsidP="001E08FA">
      <w:pPr>
        <w:rPr>
          <w:ins w:id="11" w:author="1" w:date="2026-09-22T12:28:00Z" w16du:dateUtc="2026-09-22T16:28:00Z"/>
          <w:b/>
          <w:szCs w:val="24"/>
        </w:rPr>
      </w:pPr>
      <w:ins w:id="12" w:author="1" w:date="2026-09-22T12:28:00Z" w16du:dateUtc="2026-09-22T16:28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D4AECF9" w14:textId="77777777" w:rsidR="001E08FA" w:rsidRDefault="001E08FA" w:rsidP="001E08FA">
      <w:pPr>
        <w:jc w:val="center"/>
        <w:rPr>
          <w:ins w:id="13" w:author="1" w:date="2026-09-22T12:28:00Z" w16du:dateUtc="2026-09-22T16:28:00Z"/>
          <w:b/>
          <w:szCs w:val="24"/>
        </w:rPr>
      </w:pPr>
    </w:p>
    <w:p w14:paraId="1E71F7D5" w14:textId="77777777" w:rsidR="001E08FA" w:rsidRDefault="001E08FA" w:rsidP="001E08FA">
      <w:pPr>
        <w:jc w:val="center"/>
        <w:rPr>
          <w:ins w:id="14" w:author="1" w:date="2026-09-22T12:28:00Z" w16du:dateUtc="2026-09-22T16:28:00Z"/>
          <w:b/>
          <w:szCs w:val="24"/>
        </w:rPr>
      </w:pPr>
    </w:p>
    <w:p w14:paraId="153D6506" w14:textId="77777777" w:rsidR="001E08FA" w:rsidRPr="001E08FA" w:rsidRDefault="001E08FA" w:rsidP="001E08FA">
      <w:pPr>
        <w:rPr>
          <w:ins w:id="15" w:author="1" w:date="2026-09-22T12:28:00Z" w16du:dateUtc="2026-09-22T16:28:00Z"/>
          <w:rFonts w:ascii="Times New Roman" w:hAnsi="Times New Roman" w:cs="Times New Roman"/>
          <w:b/>
          <w:sz w:val="24"/>
          <w:szCs w:val="24"/>
        </w:rPr>
      </w:pPr>
    </w:p>
    <w:p w14:paraId="6F5944F5" w14:textId="77777777" w:rsidR="001E08FA" w:rsidRDefault="001E08FA" w:rsidP="001E08FA">
      <w:pPr>
        <w:jc w:val="center"/>
        <w:rPr>
          <w:ins w:id="16" w:author="1" w:date="2026-09-22T12:28:00Z" w16du:dateUtc="2026-09-22T16:28:00Z"/>
          <w:rFonts w:ascii="Times New Roman" w:hAnsi="Times New Roman" w:cs="Times New Roman"/>
          <w:b/>
          <w:sz w:val="24"/>
          <w:szCs w:val="24"/>
        </w:rPr>
      </w:pPr>
    </w:p>
    <w:p w14:paraId="4EB76A88" w14:textId="77777777" w:rsidR="00F37F73" w:rsidRDefault="001E08FA" w:rsidP="001E08FA">
      <w:pPr>
        <w:jc w:val="center"/>
        <w:rPr>
          <w:ins w:id="17" w:author="1" w:date="2026-09-22T12:28:00Z" w16du:dateUtc="2026-09-22T16:28:00Z"/>
          <w:rFonts w:ascii="Times New Roman" w:hAnsi="Times New Roman" w:cs="Times New Roman"/>
          <w:b/>
          <w:sz w:val="24"/>
          <w:szCs w:val="24"/>
        </w:rPr>
      </w:pPr>
      <w:ins w:id="18" w:author="1" w:date="2026-09-22T12:28:00Z" w16du:dateUtc="2026-09-22T16:28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D7EC316" w14:textId="77777777" w:rsidR="001E08FA" w:rsidRPr="001E08FA" w:rsidRDefault="001E08FA" w:rsidP="001E08FA">
      <w:pPr>
        <w:jc w:val="center"/>
        <w:rPr>
          <w:ins w:id="19" w:author="1" w:date="2026-09-22T12:28:00Z" w16du:dateUtc="2026-09-22T16:28:00Z"/>
          <w:rFonts w:ascii="Times New Roman" w:hAnsi="Times New Roman" w:cs="Times New Roman"/>
          <w:b/>
          <w:sz w:val="24"/>
          <w:szCs w:val="24"/>
        </w:rPr>
      </w:pPr>
      <w:ins w:id="20" w:author="1" w:date="2026-09-22T12:28:00Z" w16du:dateUtc="2026-09-22T16:28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330F2179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28:00Z" w16du:dateUtc="2026-09-22T16:28:00Z"/>
          <w:rFonts w:ascii="Times New Roman" w:hAnsi="Times New Roman" w:cs="Times New Roman"/>
          <w:b/>
          <w:sz w:val="24"/>
          <w:szCs w:val="24"/>
        </w:rPr>
      </w:pPr>
      <w:ins w:id="22" w:author="1" w:date="2026-09-22T12:28:00Z" w16du:dateUtc="2026-09-22T16:28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683E9CF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8:00Z" w16du:dateUtc="2026-09-22T16:28:00Z"/>
          <w:b/>
          <w:sz w:val="24"/>
          <w:szCs w:val="24"/>
        </w:rPr>
      </w:pPr>
    </w:p>
    <w:p w14:paraId="6DAD95A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28:00Z" w16du:dateUtc="2026-09-22T16:28:00Z"/>
          <w:b/>
          <w:sz w:val="24"/>
          <w:szCs w:val="24"/>
        </w:rPr>
      </w:pPr>
      <w:ins w:id="25" w:author="1" w:date="2026-09-22T12:28:00Z" w16du:dateUtc="2026-09-22T16:28:00Z">
        <w:r w:rsidRPr="001E08FA">
          <w:rPr>
            <w:b/>
            <w:sz w:val="24"/>
            <w:szCs w:val="24"/>
          </w:rPr>
          <w:t>РЕШЕНИЕ (проект)</w:t>
        </w:r>
      </w:ins>
    </w:p>
    <w:p w14:paraId="3752C6EA" w14:textId="77777777" w:rsidR="001E08FA" w:rsidRPr="001E08FA" w:rsidRDefault="001E08FA" w:rsidP="001E08FA">
      <w:pPr>
        <w:rPr>
          <w:ins w:id="26" w:author="1" w:date="2026-09-22T12:28:00Z" w16du:dateUtc="2026-09-22T16:28:00Z"/>
          <w:rFonts w:ascii="Times New Roman" w:hAnsi="Times New Roman" w:cs="Times New Roman"/>
          <w:sz w:val="24"/>
          <w:szCs w:val="24"/>
        </w:rPr>
      </w:pPr>
    </w:p>
    <w:p w14:paraId="7DA5CF1A" w14:textId="77777777" w:rsidR="001E08FA" w:rsidRPr="001E08FA" w:rsidRDefault="001E08FA" w:rsidP="001E08FA">
      <w:pPr>
        <w:rPr>
          <w:ins w:id="27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28" w:author="1" w:date="2026-09-22T12:28:00Z" w16du:dateUtc="2026-09-22T16:28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5D071F51" w14:textId="77777777" w:rsidR="001E08FA" w:rsidRPr="001E08FA" w:rsidRDefault="001E08FA" w:rsidP="001E08FA">
      <w:pPr>
        <w:rPr>
          <w:ins w:id="29" w:author="1" w:date="2026-09-22T12:28:00Z" w16du:dateUtc="2026-09-22T16:28:00Z"/>
          <w:rFonts w:ascii="Times New Roman" w:hAnsi="Times New Roman" w:cs="Times New Roman"/>
          <w:b/>
          <w:bCs/>
          <w:sz w:val="24"/>
          <w:szCs w:val="24"/>
        </w:rPr>
      </w:pPr>
    </w:p>
    <w:p w14:paraId="75493E77" w14:textId="77777777" w:rsidR="001E08FA" w:rsidRPr="001E08FA" w:rsidRDefault="001E08FA" w:rsidP="001E08FA">
      <w:pPr>
        <w:rPr>
          <w:ins w:id="30" w:author="1" w:date="2026-09-22T12:28:00Z" w16du:dateUtc="2026-09-22T16:28:00Z"/>
          <w:rFonts w:ascii="Times New Roman" w:hAnsi="Times New Roman" w:cs="Times New Roman"/>
          <w:sz w:val="24"/>
          <w:szCs w:val="24"/>
        </w:rPr>
      </w:pPr>
    </w:p>
    <w:p w14:paraId="15EE457B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28:00Z" w16du:dateUtc="2026-09-22T16:28:00Z"/>
          <w:b/>
          <w:spacing w:val="-2"/>
        </w:rPr>
      </w:pPr>
    </w:p>
    <w:p w14:paraId="70EC48E3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28:00Z" w16du:dateUtc="2026-09-22T16:28:00Z"/>
          <w:b/>
          <w:spacing w:val="-2"/>
        </w:rPr>
      </w:pPr>
      <w:ins w:id="33" w:author="1" w:date="2026-09-22T12:28:00Z" w16du:dateUtc="2026-09-22T16:28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33B5181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28:00Z" w16du:dateUtc="2026-09-22T16:28:00Z"/>
          <w:b/>
          <w:spacing w:val="-2"/>
        </w:rPr>
      </w:pPr>
    </w:p>
    <w:p w14:paraId="4568F15C" w14:textId="77777777" w:rsidR="001E08FA" w:rsidRDefault="001E08FA" w:rsidP="001E08FA">
      <w:pPr>
        <w:pStyle w:val="21"/>
        <w:jc w:val="center"/>
        <w:rPr>
          <w:ins w:id="35" w:author="1" w:date="2026-09-22T12:28:00Z" w16du:dateUtc="2026-09-22T16:28:00Z"/>
          <w:sz w:val="24"/>
          <w:szCs w:val="24"/>
        </w:rPr>
      </w:pPr>
    </w:p>
    <w:p w14:paraId="66001E34" w14:textId="77777777" w:rsidR="001E08FA" w:rsidRDefault="001E08FA" w:rsidP="009C61C2">
      <w:pPr>
        <w:pStyle w:val="21"/>
        <w:jc w:val="both"/>
        <w:rPr>
          <w:ins w:id="36" w:author="1" w:date="2026-09-22T12:28:00Z" w16du:dateUtc="2026-09-22T16:28:00Z"/>
          <w:sz w:val="24"/>
          <w:szCs w:val="24"/>
        </w:rPr>
      </w:pPr>
      <w:ins w:id="37" w:author="1" w:date="2026-09-22T12:28:00Z" w16du:dateUtc="2026-09-22T16:28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D938B2E" w14:textId="77777777" w:rsidR="001E08FA" w:rsidRDefault="001E08FA" w:rsidP="001E08FA">
      <w:pPr>
        <w:pStyle w:val="21"/>
        <w:jc w:val="center"/>
        <w:rPr>
          <w:ins w:id="38" w:author="1" w:date="2026-09-22T12:28:00Z" w16du:dateUtc="2026-09-22T16:28:00Z"/>
          <w:sz w:val="24"/>
          <w:szCs w:val="24"/>
        </w:rPr>
      </w:pPr>
    </w:p>
    <w:p w14:paraId="104F38D5" w14:textId="77777777" w:rsidR="001E08FA" w:rsidRPr="001E08FA" w:rsidRDefault="001E08FA" w:rsidP="001E08FA">
      <w:pPr>
        <w:pStyle w:val="21"/>
        <w:jc w:val="center"/>
        <w:rPr>
          <w:ins w:id="39" w:author="1" w:date="2026-09-22T12:28:00Z" w16du:dateUtc="2026-09-22T16:28:00Z"/>
          <w:b/>
          <w:sz w:val="24"/>
          <w:szCs w:val="24"/>
        </w:rPr>
      </w:pPr>
      <w:ins w:id="40" w:author="1" w:date="2026-09-22T12:28:00Z" w16du:dateUtc="2026-09-22T16:28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A44040B" w14:textId="77777777" w:rsidR="001E08FA" w:rsidRPr="001E08FA" w:rsidRDefault="001E08FA" w:rsidP="001E08FA">
      <w:pPr>
        <w:pStyle w:val="21"/>
        <w:jc w:val="center"/>
        <w:rPr>
          <w:ins w:id="41" w:author="1" w:date="2026-09-22T12:28:00Z" w16du:dateUtc="2026-09-22T16:28:00Z"/>
          <w:b/>
          <w:sz w:val="24"/>
          <w:szCs w:val="24"/>
        </w:rPr>
      </w:pPr>
      <w:ins w:id="42" w:author="1" w:date="2026-09-22T12:28:00Z" w16du:dateUtc="2026-09-22T16:28:00Z">
        <w:r w:rsidRPr="001E08FA">
          <w:rPr>
            <w:b/>
            <w:sz w:val="24"/>
            <w:szCs w:val="24"/>
          </w:rPr>
          <w:t>РЕШИЛ:</w:t>
        </w:r>
      </w:ins>
    </w:p>
    <w:p w14:paraId="2E5BEA78" w14:textId="77777777" w:rsidR="001E08FA" w:rsidRPr="001E08FA" w:rsidRDefault="001E08FA" w:rsidP="001E08FA">
      <w:pPr>
        <w:pStyle w:val="21"/>
        <w:jc w:val="center"/>
        <w:rPr>
          <w:ins w:id="43" w:author="1" w:date="2026-09-22T12:28:00Z" w16du:dateUtc="2026-09-22T16:28:00Z"/>
          <w:b/>
          <w:sz w:val="24"/>
          <w:szCs w:val="24"/>
        </w:rPr>
      </w:pPr>
    </w:p>
    <w:p w14:paraId="173EDA95" w14:textId="77777777" w:rsidR="00F37F73" w:rsidRDefault="00F37F73" w:rsidP="00F37F73">
      <w:pPr>
        <w:numPr>
          <w:ilvl w:val="0"/>
          <w:numId w:val="22"/>
        </w:numPr>
        <w:ind w:left="0" w:firstLine="709"/>
        <w:jc w:val="both"/>
        <w:rPr>
          <w:ins w:id="44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45" w:author="1" w:date="2026-09-22T12:28:00Z" w16du:dateUtc="2026-09-22T16:28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61544990" w14:textId="77777777" w:rsidR="00F37F73" w:rsidRDefault="000B0709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6" w:author="1" w:date="2026-09-22T12:28:00Z" w16du:dateUtc="2026-09-22T16:28:00Z"/>
          <w:rFonts w:ascii="Times New Roman" w:hAnsi="Times New Roman"/>
          <w:sz w:val="24"/>
          <w:szCs w:val="24"/>
        </w:rPr>
      </w:pPr>
      <w:ins w:id="47" w:author="1" w:date="2026-09-22T12:28:00Z" w16du:dateUtc="2026-09-22T16:28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7997056E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48" w:author="1" w:date="2026-09-22T12:28:00Z" w16du:dateUtc="2026-09-22T16:28:00Z"/>
          <w:rFonts w:ascii="Times New Roman" w:hAnsi="Times New Roman"/>
          <w:sz w:val="24"/>
          <w:szCs w:val="24"/>
        </w:rPr>
      </w:pPr>
      <w:ins w:id="49" w:author="1" w:date="2026-09-22T12:28:00Z" w16du:dateUtc="2026-09-22T16:28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31B85149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0" w:author="1" w:date="2026-09-22T12:28:00Z" w16du:dateUtc="2026-09-22T16:28:00Z"/>
          <w:rFonts w:ascii="Times New Roman" w:hAnsi="Times New Roman"/>
          <w:sz w:val="24"/>
          <w:szCs w:val="24"/>
        </w:rPr>
      </w:pPr>
      <w:ins w:id="51" w:author="1" w:date="2026-09-22T12:28:00Z" w16du:dateUtc="2026-09-22T16:28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7132ED2" w14:textId="77777777" w:rsidR="00FF542C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2" w:author="1" w:date="2026-09-22T12:28:00Z" w16du:dateUtc="2026-09-22T16:28:00Z"/>
          <w:rFonts w:ascii="Times New Roman" w:hAnsi="Times New Roman"/>
          <w:sz w:val="24"/>
          <w:szCs w:val="24"/>
        </w:rPr>
      </w:pPr>
      <w:ins w:id="53" w:author="1" w:date="2026-09-22T12:28:00Z" w16du:dateUtc="2026-09-22T16:28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5F7E4D7" w14:textId="77777777" w:rsidR="00F37F73" w:rsidRDefault="00FF542C" w:rsidP="00FF542C">
      <w:pPr>
        <w:pStyle w:val="ListParagraph"/>
        <w:numPr>
          <w:ilvl w:val="0"/>
          <w:numId w:val="24"/>
        </w:numPr>
        <w:tabs>
          <w:tab w:val="left" w:pos="1134"/>
        </w:tabs>
        <w:ind w:left="0" w:firstLine="709"/>
        <w:jc w:val="both"/>
        <w:rPr>
          <w:ins w:id="54" w:author="1" w:date="2026-09-22T12:28:00Z" w16du:dateUtc="2026-09-22T16:28:00Z"/>
          <w:rFonts w:ascii="Times New Roman" w:hAnsi="Times New Roman"/>
          <w:sz w:val="24"/>
          <w:szCs w:val="24"/>
        </w:rPr>
      </w:pPr>
      <w:ins w:id="55" w:author="1" w:date="2026-09-22T12:28:00Z" w16du:dateUtc="2026-09-22T16:28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212C89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28:00Z" w16du:dateUtc="2026-09-22T16:28:00Z"/>
          <w:rFonts w:ascii="Times New Roman" w:hAnsi="Times New Roman"/>
          <w:sz w:val="24"/>
          <w:szCs w:val="24"/>
        </w:rPr>
      </w:pPr>
    </w:p>
    <w:p w14:paraId="75A57947" w14:textId="77777777" w:rsidR="009C61C2" w:rsidRPr="00637047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7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58" w:author="1" w:date="2026-09-22T12:28:00Z" w16du:dateUtc="2026-09-22T16:28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82A9CBD" w14:textId="77777777" w:rsidR="001E08FA" w:rsidRPr="009C61C2" w:rsidRDefault="001E08FA" w:rsidP="009C61C2">
      <w:pPr>
        <w:numPr>
          <w:ilvl w:val="0"/>
          <w:numId w:val="22"/>
        </w:numPr>
        <w:spacing w:after="240"/>
        <w:ind w:left="0" w:firstLine="709"/>
        <w:jc w:val="both"/>
        <w:rPr>
          <w:ins w:id="59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60" w:author="1" w:date="2026-09-22T12:28:00Z" w16du:dateUtc="2026-09-22T16:28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45CBF9EB" w14:textId="77777777" w:rsidR="001E08FA" w:rsidRPr="001E08FA" w:rsidRDefault="001E08FA" w:rsidP="001E08FA">
      <w:pPr>
        <w:rPr>
          <w:ins w:id="61" w:author="1" w:date="2026-09-22T12:28:00Z" w16du:dateUtc="2026-09-22T16:28:00Z"/>
          <w:rFonts w:ascii="Times New Roman" w:hAnsi="Times New Roman" w:cs="Times New Roman"/>
          <w:sz w:val="24"/>
          <w:szCs w:val="24"/>
        </w:rPr>
      </w:pPr>
    </w:p>
    <w:p w14:paraId="3D3F7E7E" w14:textId="77777777" w:rsidR="001E08FA" w:rsidRPr="001E08FA" w:rsidRDefault="001E08FA" w:rsidP="001E08FA">
      <w:pPr>
        <w:rPr>
          <w:ins w:id="62" w:author="1" w:date="2026-09-22T12:28:00Z" w16du:dateUtc="2026-09-22T16:28:00Z"/>
          <w:rFonts w:ascii="Times New Roman" w:hAnsi="Times New Roman" w:cs="Times New Roman"/>
          <w:sz w:val="24"/>
          <w:szCs w:val="24"/>
        </w:rPr>
      </w:pPr>
    </w:p>
    <w:p w14:paraId="47E4849C" w14:textId="77777777" w:rsidR="001E08FA" w:rsidRPr="001E08FA" w:rsidRDefault="001E08FA" w:rsidP="001E08FA">
      <w:pPr>
        <w:rPr>
          <w:ins w:id="63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64" w:author="1" w:date="2026-09-22T12:28:00Z" w16du:dateUtc="2026-09-22T16:28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24C03089" w14:textId="77777777" w:rsidR="001E08FA" w:rsidRPr="001E08FA" w:rsidRDefault="001E08FA" w:rsidP="001E08FA">
      <w:pPr>
        <w:rPr>
          <w:ins w:id="65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66" w:author="1" w:date="2026-09-22T12:28:00Z" w16du:dateUtc="2026-09-22T16:28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C12C5C4" w14:textId="77777777" w:rsidR="001E08FA" w:rsidRPr="001E08FA" w:rsidRDefault="001E08FA" w:rsidP="001E08FA">
      <w:pPr>
        <w:rPr>
          <w:ins w:id="67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ins w:id="68" w:author="1" w:date="2026-09-22T12:28:00Z" w16du:dateUtc="2026-09-22T16:28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739F3C6" w14:textId="77777777" w:rsidR="001E08FA" w:rsidRPr="001E08FA" w:rsidRDefault="001E08FA" w:rsidP="001E08FA">
      <w:pPr>
        <w:rPr>
          <w:ins w:id="69" w:author="1" w:date="2026-09-22T12:28:00Z" w16du:dateUtc="2026-09-22T16:28:00Z"/>
          <w:rFonts w:ascii="Times New Roman" w:hAnsi="Times New Roman" w:cs="Times New Roman"/>
          <w:sz w:val="24"/>
          <w:szCs w:val="24"/>
        </w:rPr>
      </w:pPr>
    </w:p>
    <w:p w14:paraId="2C425889" w14:textId="77777777" w:rsidR="000A1987" w:rsidRDefault="000A1987" w:rsidP="009B6940">
      <w:pPr>
        <w:spacing w:line="276" w:lineRule="auto"/>
        <w:rPr>
          <w:del w:id="70" w:author="1" w:date="2026-09-22T12:28:00Z" w16du:dateUtc="2026-09-22T16:28:00Z"/>
          <w:rFonts w:ascii="Times New Roman" w:hAnsi="Times New Roman" w:cs="Times New Roman"/>
          <w:b/>
          <w:sz w:val="24"/>
        </w:rPr>
      </w:pPr>
      <w:del w:id="71" w:author="1" w:date="2026-09-22T12:28:00Z" w16du:dateUtc="2026-09-22T16:28:00Z">
        <w:r w:rsidRPr="000A1987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</w:delText>
        </w:r>
        <w:r>
          <w:rPr>
            <w:rFonts w:ascii="Times New Roman" w:hAnsi="Times New Roman" w:cs="Times New Roman"/>
            <w:b/>
            <w:sz w:val="24"/>
          </w:rPr>
          <w:delText>,</w:delText>
        </w:r>
        <w:r w:rsidRPr="000A1987">
          <w:rPr>
            <w:rFonts w:ascii="Times New Roman" w:hAnsi="Times New Roman" w:cs="Times New Roman"/>
            <w:b/>
            <w:sz w:val="24"/>
          </w:rPr>
          <w:delText xml:space="preserve"> </w:delText>
        </w:r>
        <w:r>
          <w:rPr>
            <w:rFonts w:ascii="Times New Roman" w:hAnsi="Times New Roman" w:cs="Times New Roman"/>
            <w:b/>
            <w:sz w:val="24"/>
          </w:rPr>
          <w:delText>п</w:delText>
        </w:r>
        <w:r w:rsidRPr="000A1987">
          <w:rPr>
            <w:rFonts w:ascii="Times New Roman" w:hAnsi="Times New Roman" w:cs="Times New Roman"/>
            <w:b/>
            <w:sz w:val="24"/>
          </w:rPr>
          <w:delText>освященная 105-летию Московского НИИ психиатрии «Наследие и будущее психиатрии и наркологии»</w:delText>
        </w:r>
      </w:del>
    </w:p>
    <w:p w14:paraId="084B3B31" w14:textId="77777777" w:rsidR="009B6940" w:rsidRPr="000A1987" w:rsidRDefault="009B6940" w:rsidP="009B6940">
      <w:pPr>
        <w:spacing w:line="276" w:lineRule="auto"/>
        <w:rPr>
          <w:del w:id="72" w:author="1" w:date="2026-09-22T12:28:00Z" w16du:dateUtc="2026-09-22T16:28:00Z"/>
          <w:rFonts w:ascii="Times New Roman" w:hAnsi="Times New Roman" w:cs="Times New Roman"/>
          <w:b/>
          <w:sz w:val="24"/>
        </w:rPr>
      </w:pPr>
    </w:p>
    <w:p w14:paraId="492A7BDA" w14:textId="77777777" w:rsidR="000A1987" w:rsidRDefault="00F26628" w:rsidP="009B6940">
      <w:pPr>
        <w:spacing w:line="276" w:lineRule="auto"/>
        <w:jc w:val="both"/>
        <w:rPr>
          <w:del w:id="73" w:author="1" w:date="2026-09-22T12:28:00Z" w16du:dateUtc="2026-09-22T16:28:00Z"/>
          <w:rFonts w:ascii="Times New Roman" w:hAnsi="Times New Roman" w:cs="Times New Roman"/>
          <w:sz w:val="24"/>
        </w:rPr>
      </w:pPr>
      <w:del w:id="74" w:author="1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>4 апреля 2025 года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="009B6940">
          <w:rPr>
            <w:rFonts w:ascii="Times New Roman" w:hAnsi="Times New Roman" w:cs="Times New Roman"/>
            <w:sz w:val="24"/>
          </w:rPr>
          <w:delText xml:space="preserve">в Москве </w:delText>
        </w:r>
        <w:r>
          <w:rPr>
            <w:rFonts w:ascii="Times New Roman" w:hAnsi="Times New Roman" w:cs="Times New Roman"/>
            <w:sz w:val="24"/>
          </w:rPr>
          <w:delText xml:space="preserve">состоится </w:delText>
        </w:r>
        <w:r w:rsidRPr="00C946F8">
          <w:rPr>
            <w:rFonts w:ascii="Times New Roman" w:hAnsi="Times New Roman" w:cs="Times New Roman"/>
            <w:b/>
            <w:sz w:val="24"/>
          </w:rPr>
          <w:delText>Научно-практическая конференция с международным участием «Наследие и будущее психиатрии и наркологии»</w:delText>
        </w:r>
        <w:r>
          <w:rPr>
            <w:rFonts w:ascii="Times New Roman" w:hAnsi="Times New Roman" w:cs="Times New Roman"/>
            <w:sz w:val="24"/>
          </w:rPr>
          <w:delText xml:space="preserve">. Проведение мероприятия приурочено к юбилейной дате – 105-летию </w:delText>
        </w:r>
        <w:r w:rsidR="000A1987">
          <w:rPr>
            <w:rFonts w:ascii="Times New Roman" w:hAnsi="Times New Roman" w:cs="Times New Roman"/>
            <w:sz w:val="24"/>
          </w:rPr>
          <w:delText>Московского НИИ психиатрии</w:delText>
        </w:r>
        <w:r>
          <w:rPr>
            <w:rFonts w:ascii="Times New Roman" w:hAnsi="Times New Roman" w:cs="Times New Roman"/>
            <w:sz w:val="24"/>
          </w:rPr>
          <w:delText>, ведущего научно-исследовательского и лечебно-диагн</w:delText>
        </w:r>
        <w:r w:rsidR="009B6940">
          <w:rPr>
            <w:rFonts w:ascii="Times New Roman" w:hAnsi="Times New Roman" w:cs="Times New Roman"/>
            <w:sz w:val="24"/>
          </w:rPr>
          <w:delText>остического учреждения страны</w:delText>
        </w:r>
        <w:r w:rsidR="000A1987" w:rsidRPr="000A1987">
          <w:rPr>
            <w:rFonts w:ascii="Times New Roman" w:hAnsi="Times New Roman" w:cs="Times New Roman"/>
            <w:sz w:val="24"/>
          </w:rPr>
          <w:delText>.</w:delText>
        </w:r>
      </w:del>
    </w:p>
    <w:p w14:paraId="7DDE24BF" w14:textId="77777777" w:rsidR="00592BCC" w:rsidRDefault="00592BCC" w:rsidP="00592BCC">
      <w:pPr>
        <w:spacing w:line="276" w:lineRule="auto"/>
        <w:jc w:val="both"/>
        <w:rPr>
          <w:del w:id="75" w:author="1" w:date="2026-09-22T12:28:00Z" w16du:dateUtc="2026-09-22T16:28:00Z"/>
          <w:rFonts w:ascii="Times New Roman" w:hAnsi="Times New Roman" w:cs="Times New Roman"/>
          <w:sz w:val="24"/>
        </w:rPr>
      </w:pPr>
      <w:del w:id="76" w:author="1" w:date="2026-09-22T12:28:00Z" w16du:dateUtc="2026-09-22T16:28:00Z">
        <w:r>
          <w:rPr>
            <w:rFonts w:ascii="Times New Roman" w:hAnsi="Times New Roman" w:cs="Times New Roman"/>
            <w:sz w:val="24"/>
          </w:rPr>
          <w:delText>Конференция включена в план Министерства здравоохранения Российской</w:delText>
        </w:r>
        <w:r>
          <w:rPr>
            <w:rFonts w:ascii="Times New Roman" w:hAnsi="Times New Roman" w:cs="Times New Roman"/>
            <w:sz w:val="24"/>
          </w:rPr>
          <w:tab/>
          <w:delText xml:space="preserve"> Федерации (приказ</w:delText>
        </w:r>
        <w:r w:rsidRPr="00592BCC">
          <w:rPr>
            <w:rFonts w:ascii="Times New Roman" w:hAnsi="Times New Roman" w:cs="Times New Roman"/>
            <w:sz w:val="24"/>
          </w:rPr>
          <w:delText xml:space="preserve"> Министерства здравоохранения Российской Федерации № 756 от 28.12.2024 «Об утверждении плана научно-практических мероприятий Министерства здравоохранения Российской Федерации на 2025 год»</w:delText>
        </w:r>
        <w:r>
          <w:rPr>
            <w:rFonts w:ascii="Times New Roman" w:hAnsi="Times New Roman" w:cs="Times New Roman"/>
            <w:sz w:val="24"/>
          </w:rPr>
          <w:delText xml:space="preserve">). </w:delText>
        </w:r>
      </w:del>
    </w:p>
    <w:p w14:paraId="4E34A953" w14:textId="77777777" w:rsidR="003B608A" w:rsidRDefault="000A1987" w:rsidP="00592BCC">
      <w:pPr>
        <w:spacing w:line="276" w:lineRule="auto"/>
        <w:jc w:val="both"/>
        <w:rPr>
          <w:del w:id="77" w:author="1" w:date="2026-09-22T12:28:00Z" w16du:dateUtc="2026-09-22T16:28:00Z"/>
          <w:rFonts w:ascii="Times New Roman" w:hAnsi="Times New Roman" w:cs="Times New Roman"/>
          <w:sz w:val="24"/>
        </w:rPr>
      </w:pPr>
      <w:del w:id="78" w:author="1" w:date="2026-09-22T12:28:00Z" w16du:dateUtc="2026-09-22T16:28:00Z">
        <w:r>
          <w:rPr>
            <w:rFonts w:ascii="Times New Roman" w:hAnsi="Times New Roman" w:cs="Times New Roman"/>
            <w:sz w:val="24"/>
          </w:rPr>
          <w:delText>Организатор</w:delText>
        </w:r>
        <w:r w:rsidR="00F26628">
          <w:rPr>
            <w:rFonts w:ascii="Times New Roman" w:hAnsi="Times New Roman" w:cs="Times New Roman"/>
            <w:sz w:val="24"/>
          </w:rPr>
          <w:delText>ами конференции выступают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0A1987">
          <w:rPr>
            <w:rFonts w:ascii="Times New Roman" w:hAnsi="Times New Roman" w:cs="Times New Roman"/>
            <w:sz w:val="24"/>
          </w:rPr>
          <w:delText>Министерство здравоохранения Российской Федерации</w:delText>
        </w:r>
        <w:r>
          <w:rPr>
            <w:rFonts w:ascii="Times New Roman" w:hAnsi="Times New Roman" w:cs="Times New Roman"/>
            <w:sz w:val="24"/>
          </w:rPr>
          <w:delText xml:space="preserve"> и </w:delText>
        </w:r>
        <w:r w:rsidRPr="000A1987">
          <w:rPr>
            <w:rFonts w:ascii="Times New Roman" w:hAnsi="Times New Roman" w:cs="Times New Roman"/>
            <w:sz w:val="24"/>
          </w:rPr>
          <w:delText>ФГБУ «НМИЦ психиатрии и наркологии им. В.П. Сербского» Минздрава России</w:delText>
        </w:r>
        <w:r>
          <w:rPr>
            <w:rFonts w:ascii="Times New Roman" w:hAnsi="Times New Roman" w:cs="Times New Roman"/>
            <w:sz w:val="24"/>
          </w:rPr>
          <w:delText xml:space="preserve"> при поддержке Российского общества</w:delText>
        </w:r>
        <w:r w:rsidRPr="000A1987">
          <w:rPr>
            <w:rFonts w:ascii="Times New Roman" w:hAnsi="Times New Roman" w:cs="Times New Roman"/>
            <w:sz w:val="24"/>
          </w:rPr>
          <w:delText xml:space="preserve"> психиатров</w:delText>
        </w:r>
        <w:r w:rsidR="003B608A">
          <w:rPr>
            <w:rFonts w:ascii="Times New Roman" w:hAnsi="Times New Roman" w:cs="Times New Roman"/>
            <w:sz w:val="24"/>
          </w:rPr>
          <w:delText>.</w:delText>
        </w:r>
      </w:del>
    </w:p>
    <w:p w14:paraId="5550AB3E" w14:textId="77777777" w:rsidR="009B6940" w:rsidRDefault="00F26628" w:rsidP="009B6940">
      <w:pPr>
        <w:spacing w:line="276" w:lineRule="auto"/>
        <w:rPr>
          <w:del w:id="79" w:author="1" w:date="2026-09-22T12:28:00Z" w16du:dateUtc="2026-09-22T16:28:00Z"/>
          <w:rFonts w:ascii="Times New Roman" w:hAnsi="Times New Roman" w:cs="Times New Roman"/>
          <w:sz w:val="24"/>
        </w:rPr>
      </w:pPr>
      <w:del w:id="80" w:author="1" w:date="2026-09-22T12:28:00Z" w16du:dateUtc="2026-09-22T16:28:00Z">
        <w:r w:rsidRPr="00C946F8">
          <w:rPr>
            <w:rFonts w:ascii="Times New Roman" w:hAnsi="Times New Roman" w:cs="Times New Roman"/>
            <w:b/>
            <w:sz w:val="24"/>
          </w:rPr>
          <w:delText xml:space="preserve">Место проведения: </w:delText>
        </w:r>
        <w:r>
          <w:rPr>
            <w:rFonts w:ascii="Times New Roman" w:hAnsi="Times New Roman" w:cs="Times New Roman"/>
            <w:sz w:val="24"/>
          </w:rPr>
          <w:delText>г</w:delText>
        </w:r>
        <w:r w:rsidRPr="00F26628">
          <w:rPr>
            <w:rFonts w:ascii="Times New Roman" w:hAnsi="Times New Roman" w:cs="Times New Roman"/>
            <w:sz w:val="24"/>
          </w:rPr>
          <w:delText>остиница «Золотое кольцо»</w:delText>
        </w:r>
        <w:r>
          <w:rPr>
            <w:rFonts w:ascii="Times New Roman" w:hAnsi="Times New Roman" w:cs="Times New Roman"/>
            <w:sz w:val="24"/>
          </w:rPr>
          <w:delText xml:space="preserve">, </w:delText>
        </w:r>
        <w:r w:rsidR="000A1987" w:rsidRPr="000A1987">
          <w:rPr>
            <w:rFonts w:ascii="Times New Roman" w:hAnsi="Times New Roman" w:cs="Times New Roman"/>
            <w:sz w:val="24"/>
          </w:rPr>
          <w:delText>Москва, Смоленская ул., 5.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12C65E6A" w14:textId="77777777" w:rsidR="009B6940" w:rsidRDefault="00F26628" w:rsidP="009B6940">
      <w:pPr>
        <w:spacing w:line="276" w:lineRule="auto"/>
        <w:rPr>
          <w:del w:id="81" w:author="1" w:date="2026-09-22T12:28:00Z" w16du:dateUtc="2026-09-22T16:28:00Z"/>
          <w:rFonts w:ascii="Times New Roman" w:hAnsi="Times New Roman" w:cs="Times New Roman"/>
          <w:sz w:val="24"/>
        </w:rPr>
      </w:pPr>
      <w:del w:id="82" w:author="1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Помимо очной площадки, </w:delText>
        </w:r>
        <w:r w:rsidR="00DE0E33">
          <w:rPr>
            <w:rFonts w:ascii="Times New Roman" w:hAnsi="Times New Roman" w:cs="Times New Roman"/>
            <w:sz w:val="24"/>
          </w:rPr>
          <w:delText>запланирована онлайн-трансляция мероприятия.</w:delText>
        </w:r>
      </w:del>
    </w:p>
    <w:p w14:paraId="5F20C9C5" w14:textId="77777777" w:rsidR="003D3B03" w:rsidRDefault="00C946F8" w:rsidP="003D3B03">
      <w:pPr>
        <w:spacing w:line="276" w:lineRule="auto"/>
        <w:rPr>
          <w:del w:id="83" w:author="1" w:date="2026-09-22T12:28:00Z" w16du:dateUtc="2026-09-22T16:28:00Z"/>
          <w:rFonts w:ascii="Times New Roman" w:hAnsi="Times New Roman" w:cs="Times New Roman"/>
          <w:sz w:val="24"/>
        </w:rPr>
      </w:pPr>
      <w:del w:id="84" w:author="1" w:date="2026-09-22T12:28:00Z" w16du:dateUtc="2026-09-22T16:28:00Z">
        <w:r>
          <w:rPr>
            <w:rFonts w:ascii="Times New Roman" w:hAnsi="Times New Roman" w:cs="Times New Roman"/>
            <w:sz w:val="24"/>
          </w:rPr>
          <w:delText>Темы н</w:delText>
        </w:r>
        <w:r w:rsidR="009B6940">
          <w:rPr>
            <w:rFonts w:ascii="Times New Roman" w:hAnsi="Times New Roman" w:cs="Times New Roman"/>
            <w:sz w:val="24"/>
          </w:rPr>
          <w:delText>аучной программы</w:delText>
        </w:r>
        <w:r w:rsidR="003B608A">
          <w:rPr>
            <w:rFonts w:ascii="Times New Roman" w:hAnsi="Times New Roman" w:cs="Times New Roman"/>
            <w:sz w:val="24"/>
          </w:rPr>
          <w:delText>: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07E96C6D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85" w:author="1" w:date="2026-09-22T12:28:00Z" w16du:dateUtc="2026-09-22T16:28:00Z"/>
          <w:rFonts w:ascii="Times New Roman" w:hAnsi="Times New Roman"/>
          <w:sz w:val="24"/>
          <w:szCs w:val="24"/>
        </w:rPr>
      </w:pPr>
      <w:del w:id="86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 xml:space="preserve">Научное наследие Московского НИИ психиатрии </w:delText>
        </w:r>
      </w:del>
    </w:p>
    <w:p w14:paraId="20F14D9E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87" w:author="1" w:date="2026-09-22T12:28:00Z" w16du:dateUtc="2026-09-22T16:28:00Z"/>
          <w:rFonts w:ascii="Times New Roman" w:hAnsi="Times New Roman"/>
          <w:sz w:val="24"/>
          <w:szCs w:val="24"/>
        </w:rPr>
      </w:pPr>
      <w:del w:id="88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Московский НИИ психиатрии в годы Великой отечественной войны</w:delText>
        </w:r>
      </w:del>
    </w:p>
    <w:p w14:paraId="643B6CD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89" w:author="1" w:date="2026-09-22T12:28:00Z" w16du:dateUtc="2026-09-22T16:28:00Z"/>
          <w:rFonts w:ascii="Times New Roman" w:hAnsi="Times New Roman"/>
          <w:sz w:val="24"/>
          <w:szCs w:val="24"/>
        </w:rPr>
      </w:pPr>
      <w:del w:id="90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Цифровые технологии в сфере охраны психического здоровья</w:delText>
        </w:r>
      </w:del>
    </w:p>
    <w:p w14:paraId="56CAF75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91" w:author="1" w:date="2026-09-22T12:28:00Z" w16du:dateUtc="2026-09-22T16:28:00Z"/>
          <w:rFonts w:ascii="Times New Roman" w:hAnsi="Times New Roman"/>
          <w:sz w:val="24"/>
          <w:szCs w:val="24"/>
        </w:rPr>
      </w:pPr>
      <w:del w:id="92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Роль нейронаук в диагностике и лечении психических расстройств</w:delText>
        </w:r>
      </w:del>
    </w:p>
    <w:p w14:paraId="437F241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93" w:author="1" w:date="2026-09-22T12:28:00Z" w16du:dateUtc="2026-09-22T16:28:00Z"/>
          <w:rFonts w:ascii="Times New Roman" w:hAnsi="Times New Roman"/>
          <w:sz w:val="24"/>
          <w:szCs w:val="24"/>
        </w:rPr>
      </w:pPr>
      <w:del w:id="94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Интеграция психиатрии и общесоматической медицины</w:delText>
        </w:r>
      </w:del>
    </w:p>
    <w:p w14:paraId="7F984046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95" w:author="1" w:date="2026-09-22T12:28:00Z" w16du:dateUtc="2026-09-22T16:28:00Z"/>
          <w:rFonts w:ascii="Times New Roman" w:hAnsi="Times New Roman"/>
          <w:sz w:val="24"/>
          <w:szCs w:val="24"/>
        </w:rPr>
      </w:pPr>
      <w:del w:id="96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Современные проблемы аддиктологии</w:delText>
        </w:r>
      </w:del>
    </w:p>
    <w:p w14:paraId="0EE6A6EF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97" w:author="1" w:date="2026-09-22T12:28:00Z" w16du:dateUtc="2026-09-22T16:28:00Z"/>
          <w:rFonts w:ascii="Times New Roman" w:hAnsi="Times New Roman"/>
          <w:sz w:val="24"/>
          <w:szCs w:val="24"/>
        </w:rPr>
      </w:pPr>
      <w:del w:id="98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 xml:space="preserve">Медицинские аспекты стресса в </w:delText>
        </w:r>
        <w:r w:rsidRPr="009B6940">
          <w:rPr>
            <w:rFonts w:ascii="Times New Roman" w:hAnsi="Times New Roman"/>
            <w:sz w:val="24"/>
            <w:szCs w:val="24"/>
            <w:lang w:val="en-US"/>
          </w:rPr>
          <w:delText>XXI</w:delText>
        </w:r>
        <w:r w:rsidRPr="009B6940">
          <w:rPr>
            <w:rFonts w:ascii="Times New Roman" w:hAnsi="Times New Roman"/>
            <w:sz w:val="24"/>
            <w:szCs w:val="24"/>
          </w:rPr>
          <w:delText xml:space="preserve"> веке.</w:delText>
        </w:r>
      </w:del>
    </w:p>
    <w:p w14:paraId="419EC8B6" w14:textId="77777777" w:rsid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99" w:author="1" w:date="2026-09-22T12:28:00Z" w16du:dateUtc="2026-09-22T16:28:00Z"/>
          <w:rFonts w:ascii="Times New Roman" w:hAnsi="Times New Roman"/>
          <w:sz w:val="24"/>
          <w:szCs w:val="24"/>
        </w:rPr>
      </w:pPr>
      <w:del w:id="100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 xml:space="preserve">Актуальные клинические и социальные </w:delText>
        </w:r>
        <w:r>
          <w:rPr>
            <w:rFonts w:ascii="Times New Roman" w:hAnsi="Times New Roman"/>
            <w:sz w:val="24"/>
            <w:szCs w:val="24"/>
          </w:rPr>
          <w:delText>тенденции детской</w:delText>
        </w:r>
        <w:r w:rsidRPr="009B6940">
          <w:rPr>
            <w:rFonts w:ascii="Times New Roman" w:hAnsi="Times New Roman"/>
            <w:sz w:val="24"/>
            <w:szCs w:val="24"/>
          </w:rPr>
          <w:delText xml:space="preserve"> психиатрии</w:delText>
        </w:r>
      </w:del>
    </w:p>
    <w:p w14:paraId="0386B634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101" w:author="1" w:date="2026-09-22T12:28:00Z" w16du:dateUtc="2026-09-22T16:28:00Z"/>
          <w:rFonts w:ascii="Times New Roman" w:hAnsi="Times New Roman"/>
          <w:sz w:val="24"/>
          <w:szCs w:val="24"/>
        </w:rPr>
      </w:pPr>
      <w:del w:id="102" w:author="1" w:date="2026-09-22T12:28:00Z" w16du:dateUtc="2026-09-22T16:28:00Z">
        <w:r>
          <w:rPr>
            <w:rFonts w:ascii="Times New Roman" w:hAnsi="Times New Roman"/>
            <w:sz w:val="24"/>
            <w:szCs w:val="24"/>
          </w:rPr>
          <w:delText>История и современность в области геронтопсихиатрии</w:delText>
        </w:r>
      </w:del>
    </w:p>
    <w:p w14:paraId="62089253" w14:textId="77777777" w:rsidR="009B6940" w:rsidRPr="009B6940" w:rsidRDefault="009B6940" w:rsidP="009B6940">
      <w:pPr>
        <w:pStyle w:val="ListParagraph"/>
        <w:numPr>
          <w:ilvl w:val="0"/>
          <w:numId w:val="4"/>
        </w:numPr>
        <w:spacing w:line="276" w:lineRule="auto"/>
        <w:jc w:val="both"/>
        <w:rPr>
          <w:del w:id="103" w:author="1" w:date="2026-09-22T12:28:00Z" w16du:dateUtc="2026-09-22T16:28:00Z"/>
          <w:rFonts w:ascii="Times New Roman" w:hAnsi="Times New Roman"/>
          <w:sz w:val="24"/>
          <w:szCs w:val="24"/>
        </w:rPr>
      </w:pPr>
      <w:del w:id="104" w:author="1" w:date="2026-09-22T12:28:00Z" w16du:dateUtc="2026-09-22T16:28:00Z">
        <w:r w:rsidRPr="009B6940">
          <w:rPr>
            <w:rFonts w:ascii="Times New Roman" w:hAnsi="Times New Roman"/>
            <w:sz w:val="24"/>
            <w:szCs w:val="24"/>
          </w:rPr>
          <w:delText>Современные подходы в психотерапии.</w:delText>
        </w:r>
      </w:del>
    </w:p>
    <w:p w14:paraId="7DE26526" w14:textId="77777777" w:rsidR="009B6940" w:rsidRDefault="009B6940" w:rsidP="009B6940">
      <w:pPr>
        <w:jc w:val="both"/>
        <w:rPr>
          <w:del w:id="105" w:author="1" w:date="2026-09-22T12:28:00Z" w16du:dateUtc="2026-09-22T16:28:00Z"/>
          <w:rFonts w:ascii="Times New Roman" w:hAnsi="Times New Roman" w:cs="Times New Roman"/>
          <w:sz w:val="28"/>
          <w:szCs w:val="28"/>
        </w:rPr>
      </w:pPr>
    </w:p>
    <w:p w14:paraId="714F4B54" w14:textId="77777777" w:rsidR="00C24966" w:rsidRPr="003B608A" w:rsidRDefault="00C24966" w:rsidP="00C24966">
      <w:pPr>
        <w:spacing w:line="276" w:lineRule="auto"/>
        <w:ind w:firstLine="708"/>
        <w:rPr>
          <w:del w:id="106" w:author="1" w:date="2026-09-22T12:28:00Z" w16du:dateUtc="2026-09-22T16:28:00Z"/>
          <w:rFonts w:ascii="Times New Roman" w:hAnsi="Times New Roman" w:cs="Times New Roman"/>
          <w:sz w:val="24"/>
        </w:rPr>
      </w:pPr>
      <w:del w:id="107" w:author="1" w:date="2026-09-22T12:28:00Z" w16du:dateUtc="2026-09-22T16:28:00Z">
        <w:r w:rsidRPr="003B608A">
          <w:rPr>
            <w:rFonts w:ascii="Times New Roman" w:hAnsi="Times New Roman" w:cs="Times New Roman"/>
            <w:sz w:val="24"/>
          </w:rPr>
          <w:delText>В рамках конференции состоится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 w:rsidRPr="003B608A">
          <w:rPr>
            <w:rFonts w:ascii="Times New Roman" w:hAnsi="Times New Roman" w:cs="Times New Roman"/>
            <w:b/>
            <w:sz w:val="24"/>
          </w:rPr>
          <w:delText xml:space="preserve">заседание профильной комиссии Минздрава России </w:delText>
        </w:r>
        <w:r w:rsidRPr="003B608A">
          <w:rPr>
            <w:rFonts w:ascii="Times New Roman" w:hAnsi="Times New Roman" w:cs="Times New Roman"/>
            <w:sz w:val="24"/>
          </w:rPr>
          <w:delText xml:space="preserve">по специальности </w:delText>
        </w:r>
        <w:r w:rsidRPr="003B608A">
          <w:rPr>
            <w:rFonts w:ascii="Times New Roman" w:hAnsi="Times New Roman" w:cs="Times New Roman"/>
            <w:b/>
            <w:sz w:val="24"/>
          </w:rPr>
          <w:delText>«психиатрия»</w:delText>
        </w:r>
        <w:r w:rsidRPr="003B608A">
          <w:rPr>
            <w:rFonts w:ascii="Times New Roman" w:hAnsi="Times New Roman" w:cs="Times New Roman"/>
            <w:sz w:val="24"/>
          </w:rPr>
          <w:delText>.</w:delText>
        </w:r>
      </w:del>
    </w:p>
    <w:p w14:paraId="0A09BE58" w14:textId="77777777" w:rsidR="009B6940" w:rsidRPr="009B6940" w:rsidRDefault="009B6940" w:rsidP="009B6940">
      <w:pPr>
        <w:ind w:firstLine="708"/>
        <w:jc w:val="both"/>
        <w:rPr>
          <w:del w:id="108" w:author="1" w:date="2026-09-22T12:28:00Z" w16du:dateUtc="2026-09-22T16:28:00Z"/>
          <w:rFonts w:ascii="Times New Roman" w:hAnsi="Times New Roman" w:cs="Times New Roman"/>
          <w:sz w:val="24"/>
          <w:szCs w:val="24"/>
        </w:rPr>
      </w:pPr>
      <w:del w:id="109" w:author="1" w:date="2026-09-22T12:28:00Z" w16du:dateUtc="2026-09-22T16:28:00Z">
        <w:r w:rsidRPr="009B6940">
          <w:rPr>
            <w:rFonts w:ascii="Times New Roman" w:hAnsi="Times New Roman" w:cs="Times New Roman"/>
            <w:sz w:val="24"/>
            <w:szCs w:val="24"/>
          </w:rPr>
          <w:delText>Кроме пленарного и секционных заседаний будут организованы мастер-классы и лекции ведущих специалистов в области психиатрии.</w:delText>
        </w:r>
      </w:del>
    </w:p>
    <w:p w14:paraId="32D7EDF1" w14:textId="77777777" w:rsidR="003B608A" w:rsidRDefault="003B608A" w:rsidP="003B608A">
      <w:pPr>
        <w:spacing w:line="276" w:lineRule="auto"/>
        <w:rPr>
          <w:del w:id="110" w:author="1" w:date="2026-09-22T12:28:00Z" w16du:dateUtc="2026-09-22T16:28:00Z"/>
          <w:rFonts w:ascii="Times New Roman" w:hAnsi="Times New Roman" w:cs="Times New Roman"/>
          <w:sz w:val="24"/>
        </w:rPr>
      </w:pPr>
    </w:p>
    <w:p w14:paraId="20D00454" w14:textId="77777777" w:rsidR="000A1987" w:rsidRPr="000A1987" w:rsidRDefault="000A1987" w:rsidP="000A1987">
      <w:pPr>
        <w:spacing w:line="276" w:lineRule="auto"/>
        <w:rPr>
          <w:del w:id="111" w:author="1" w:date="2026-09-22T12:28:00Z" w16du:dateUtc="2026-09-22T16:28:00Z"/>
          <w:rFonts w:ascii="Times New Roman" w:hAnsi="Times New Roman" w:cs="Times New Roman"/>
          <w:sz w:val="24"/>
        </w:rPr>
      </w:pPr>
      <w:del w:id="112" w:author="1" w:date="2026-09-22T12:28:00Z" w16du:dateUtc="2026-09-22T16:28:00Z">
        <w:r w:rsidRPr="000A1987">
          <w:rPr>
            <w:rFonts w:ascii="Times New Roman" w:hAnsi="Times New Roman" w:cs="Times New Roman"/>
            <w:sz w:val="24"/>
          </w:rPr>
          <w:delText>Уч</w:delText>
        </w:r>
        <w:r w:rsidR="00C946F8">
          <w:rPr>
            <w:rFonts w:ascii="Times New Roman" w:hAnsi="Times New Roman" w:cs="Times New Roman"/>
            <w:sz w:val="24"/>
          </w:rPr>
          <w:delText>астие в конференции бесплатное</w:delText>
        </w:r>
        <w:r>
          <w:rPr>
            <w:rFonts w:ascii="Times New Roman" w:hAnsi="Times New Roman" w:cs="Times New Roman"/>
            <w:sz w:val="24"/>
          </w:rPr>
          <w:delText>.</w:delText>
        </w:r>
        <w:r w:rsidR="00C946F8">
          <w:rPr>
            <w:rFonts w:ascii="Times New Roman" w:hAnsi="Times New Roman" w:cs="Times New Roman"/>
            <w:sz w:val="24"/>
          </w:rPr>
          <w:delText xml:space="preserve"> Зарегистрироваться можно на сайте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  <w:r>
          <w:fldChar w:fldCharType="begin"/>
        </w:r>
        <w:r>
          <w:delInstrText>HYPERLINK "https://serbsky-conf.ru/mniip"</w:delInstrText>
        </w:r>
        <w:r>
          <w:fldChar w:fldCharType="separate"/>
        </w:r>
        <w:r w:rsidRPr="0090107D">
          <w:rPr>
            <w:rStyle w:val="Hyperlink"/>
            <w:rFonts w:ascii="Times New Roman" w:hAnsi="Times New Roman" w:cs="Times New Roman"/>
            <w:sz w:val="24"/>
          </w:rPr>
          <w:delText>https://serbsky-conf.ru/mniip</w:delText>
        </w:r>
        <w:r>
          <w:fldChar w:fldCharType="end"/>
        </w:r>
        <w:r w:rsidR="00C946F8">
          <w:rPr>
            <w:rFonts w:ascii="Times New Roman" w:hAnsi="Times New Roman" w:cs="Times New Roman"/>
            <w:sz w:val="24"/>
          </w:rPr>
          <w:delText>.</w:delText>
        </w:r>
        <w:r>
          <w:rPr>
            <w:rFonts w:ascii="Times New Roman" w:hAnsi="Times New Roman" w:cs="Times New Roman"/>
            <w:sz w:val="24"/>
          </w:rPr>
          <w:delText xml:space="preserve"> </w:delText>
        </w:r>
      </w:del>
    </w:p>
    <w:p w14:paraId="6742D2D2" w14:textId="77777777" w:rsidR="000A1987" w:rsidRPr="000A1987" w:rsidRDefault="00C946F8" w:rsidP="00FF542C">
      <w:pPr>
        <w:autoSpaceDE w:val="0"/>
        <w:rPr>
          <w:rFonts w:ascii="Times New Roman" w:hAnsi="Times New Roman" w:cs="Times New Roman"/>
          <w:sz w:val="24"/>
        </w:rPr>
        <w:pPrChange w:id="113" w:author="1" w:date="2026-09-22T12:28:00Z" w16du:dateUtc="2026-09-22T16:28:00Z">
          <w:pPr>
            <w:spacing w:line="276" w:lineRule="auto"/>
          </w:pPr>
        </w:pPrChange>
      </w:pPr>
      <w:del w:id="114" w:author="1" w:date="2026-09-22T12:28:00Z" w16du:dateUtc="2026-09-22T16:28:00Z">
        <w:r>
          <w:rPr>
            <w:rFonts w:ascii="Times New Roman" w:hAnsi="Times New Roman" w:cs="Times New Roman"/>
            <w:sz w:val="24"/>
          </w:rPr>
          <w:delText xml:space="preserve">Документация мероприятия подана на аккредитацию </w:delText>
        </w:r>
        <w:r w:rsidR="000A1987" w:rsidRPr="000A1987">
          <w:rPr>
            <w:rFonts w:ascii="Times New Roman" w:hAnsi="Times New Roman" w:cs="Times New Roman"/>
            <w:sz w:val="24"/>
          </w:rPr>
          <w:delText>баллами НМО</w:delText>
        </w:r>
        <w:r>
          <w:rPr>
            <w:rFonts w:ascii="Times New Roman" w:hAnsi="Times New Roman" w:cs="Times New Roman"/>
            <w:sz w:val="24"/>
          </w:rPr>
          <w:delText>.</w:delText>
        </w:r>
      </w:del>
    </w:p>
    <w:sectPr w:rsidR="000A1987" w:rsidRPr="000A1987" w:rsidSect="006E54AE">
      <w:pgSz w:w="11906" w:h="16838"/>
      <w:pgMar w:top="1079" w:right="850" w:bottom="1134" w:left="1440" w:header="708" w:footer="708" w:gutter="0"/>
      <w:cols w:space="708"/>
      <w:docGrid w:linePitch="360"/>
      <w:sectPrChange w:id="115" w:author="1" w:date="2026-09-22T12:28:00Z" w16du:dateUtc="2026-09-22T16:28:00Z">
        <w:sectPr w:rsidR="000A1987" w:rsidRPr="000A1987" w:rsidSect="006E54AE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0075DFD"/>
    <w:multiLevelType w:val="hybridMultilevel"/>
    <w:tmpl w:val="D526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11230"/>
    <w:multiLevelType w:val="hybridMultilevel"/>
    <w:tmpl w:val="EF5C1E5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54AC0E75"/>
    <w:multiLevelType w:val="multilevel"/>
    <w:tmpl w:val="B25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01189"/>
    <w:multiLevelType w:val="hybridMultilevel"/>
    <w:tmpl w:val="AA6693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1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96104094">
    <w:abstractNumId w:val="18"/>
  </w:num>
  <w:num w:numId="2" w16cid:durableId="251009070">
    <w:abstractNumId w:val="7"/>
  </w:num>
  <w:num w:numId="3" w16cid:durableId="673414698">
    <w:abstractNumId w:val="8"/>
  </w:num>
  <w:num w:numId="4" w16cid:durableId="353114832">
    <w:abstractNumId w:val="19"/>
  </w:num>
  <w:num w:numId="5" w16cid:durableId="1853644766">
    <w:abstractNumId w:val="17"/>
  </w:num>
  <w:num w:numId="6" w16cid:durableId="1106267268">
    <w:abstractNumId w:val="16"/>
  </w:num>
  <w:num w:numId="7" w16cid:durableId="2016808109">
    <w:abstractNumId w:val="20"/>
  </w:num>
  <w:num w:numId="8" w16cid:durableId="1948198637">
    <w:abstractNumId w:val="15"/>
  </w:num>
  <w:num w:numId="9" w16cid:durableId="894586117">
    <w:abstractNumId w:val="6"/>
  </w:num>
  <w:num w:numId="10" w16cid:durableId="1547831143">
    <w:abstractNumId w:val="22"/>
  </w:num>
  <w:num w:numId="11" w16cid:durableId="1525632327">
    <w:abstractNumId w:val="9"/>
  </w:num>
  <w:num w:numId="12" w16cid:durableId="1901789252">
    <w:abstractNumId w:val="13"/>
  </w:num>
  <w:num w:numId="13" w16cid:durableId="1488667733">
    <w:abstractNumId w:val="4"/>
  </w:num>
  <w:num w:numId="14" w16cid:durableId="1999993341">
    <w:abstractNumId w:val="12"/>
  </w:num>
  <w:num w:numId="15" w16cid:durableId="1320816142">
    <w:abstractNumId w:val="3"/>
  </w:num>
  <w:num w:numId="16" w16cid:durableId="69086133">
    <w:abstractNumId w:val="1"/>
  </w:num>
  <w:num w:numId="17" w16cid:durableId="919674698">
    <w:abstractNumId w:val="2"/>
  </w:num>
  <w:num w:numId="18" w16cid:durableId="820119643">
    <w:abstractNumId w:val="5"/>
  </w:num>
  <w:num w:numId="19" w16cid:durableId="1242301640">
    <w:abstractNumId w:val="10"/>
  </w:num>
  <w:num w:numId="20" w16cid:durableId="172184814">
    <w:abstractNumId w:val="21"/>
  </w:num>
  <w:num w:numId="21" w16cid:durableId="613444755">
    <w:abstractNumId w:val="14"/>
  </w:num>
  <w:num w:numId="22" w16cid:durableId="1882861610">
    <w:abstractNumId w:val="0"/>
  </w:num>
  <w:num w:numId="23" w16cid:durableId="108753277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600871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AE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987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1E8A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B608A"/>
    <w:rsid w:val="003C2265"/>
    <w:rsid w:val="003C316A"/>
    <w:rsid w:val="003C4569"/>
    <w:rsid w:val="003D2AF2"/>
    <w:rsid w:val="003D3B03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57DA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92BCC"/>
    <w:rsid w:val="00594AA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573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2D51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4246"/>
    <w:rsid w:val="00875E83"/>
    <w:rsid w:val="00876071"/>
    <w:rsid w:val="0088009C"/>
    <w:rsid w:val="00882DA3"/>
    <w:rsid w:val="00892E3A"/>
    <w:rsid w:val="00894842"/>
    <w:rsid w:val="008A41B9"/>
    <w:rsid w:val="008A58AF"/>
    <w:rsid w:val="008A5CF9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B6940"/>
    <w:rsid w:val="009B7CF8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1EA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65C8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4966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46F8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2F72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E0E33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5CD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628"/>
    <w:rsid w:val="00F2691D"/>
    <w:rsid w:val="00F26961"/>
    <w:rsid w:val="00F31C12"/>
    <w:rsid w:val="00F32B8A"/>
    <w:rsid w:val="00F37F73"/>
    <w:rsid w:val="00F460B1"/>
    <w:rsid w:val="00F46238"/>
    <w:rsid w:val="00F4682B"/>
    <w:rsid w:val="00F46CEF"/>
    <w:rsid w:val="00F47F86"/>
    <w:rsid w:val="00F57A84"/>
    <w:rsid w:val="00F67AB3"/>
    <w:rsid w:val="00F67E37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28:00Z">
        <w:pPr>
          <w:spacing w:after="160" w:line="259" w:lineRule="auto"/>
        </w:pPr>
      </w:pPrChange>
    </w:pPr>
    <w:rPr>
      <w:rFonts w:ascii="Arial" w:eastAsia="Times New Roman" w:hAnsi="Arial" w:cs="Arial"/>
      <w:sz w:val="18"/>
      <w:szCs w:val="18"/>
      <w:lang w:eastAsia="ru-RU"/>
      <w:rPrChange w:id="0" w:author="1" w:date="2026-09-22T12:28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8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8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1987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28:00Z">
        <w:pPr>
          <w:ind w:left="720"/>
          <w:contextualSpacing/>
        </w:pPr>
      </w:pPrChange>
    </w:pPr>
    <w:rPr>
      <w:rFonts w:cs="Times New Roman"/>
      <w:rPrChange w:id="2" w:author="1" w:date="2026-09-22T12:28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61573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28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28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28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28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28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28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615734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615734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615734"/>
    <w:rPr>
      <w:rFonts w:ascii="Arial" w:eastAsia="Times New Roman" w:hAnsi="Arial" w:cs="Times New Roman"/>
      <w:sz w:val="18"/>
      <w:szCs w:val="18"/>
      <w:lang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28:00Z">
        <w:pPr/>
      </w:pPrChange>
    </w:pPr>
    <w:rPr>
      <w:rFonts w:ascii="Tahoma" w:hAnsi="Tahoma" w:cs="Tahoma"/>
      <w:sz w:val="16"/>
      <w:szCs w:val="16"/>
      <w:rPrChange w:id="6" w:author="1" w:date="2026-09-22T12:28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615734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28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28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2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8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1573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28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28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872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5E8FA0-7E26-0840-A883-A085D0447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Arthur Souza Rodrigues</cp:lastModifiedBy>
  <cp:revision>1</cp:revision>
  <dcterms:created xsi:type="dcterms:W3CDTF">2025-02-13T13:48:00Z</dcterms:created>
  <dcterms:modified xsi:type="dcterms:W3CDTF">2026-09-22T16:28:00Z</dcterms:modified>
</cp:coreProperties>
</file>