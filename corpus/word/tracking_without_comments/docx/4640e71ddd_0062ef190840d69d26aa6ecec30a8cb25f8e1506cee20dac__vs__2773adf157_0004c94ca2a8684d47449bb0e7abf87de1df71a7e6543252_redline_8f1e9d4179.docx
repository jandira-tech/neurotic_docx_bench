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7E1D2B" w14:textId="77777777" w:rsidR="001E08FA" w:rsidRDefault="001E08FA" w:rsidP="001E08FA">
      <w:pPr>
        <w:rPr>
          <w:ins w:id="10" w:author="1" w:date="2026-09-22T12:32:00Z" w16du:dateUtc="2026-09-22T16:32:00Z"/>
          <w:szCs w:val="24"/>
        </w:rPr>
      </w:pPr>
    </w:p>
    <w:p w14:paraId="0F31E6AC" w14:textId="77777777" w:rsidR="001E08FA" w:rsidRDefault="00C40747" w:rsidP="001E08FA">
      <w:pPr>
        <w:rPr>
          <w:ins w:id="11" w:author="1" w:date="2026-09-22T12:32:00Z" w16du:dateUtc="2026-09-22T16:32:00Z"/>
          <w:b/>
          <w:szCs w:val="24"/>
        </w:rPr>
      </w:pPr>
      <w:ins w:id="12" w:author="1" w:date="2026-09-22T12:32:00Z" w16du:dateUtc="2026-09-22T16:32:00Z">
        <w:r>
          <w:rPr>
            <w:b/>
            <w:noProof/>
            <w:szCs w:val="24"/>
          </w:rPr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2561590</wp:posOffset>
              </wp:positionH>
              <wp:positionV relativeFrom="paragraph">
                <wp:posOffset>-77470</wp:posOffset>
              </wp:positionV>
              <wp:extent cx="889635" cy="714375"/>
              <wp:effectExtent l="19050" t="0" r="5715" b="0"/>
              <wp:wrapSquare wrapText="bothSides"/>
              <wp:docPr id="3" name="Рисунок 0" descr="стрельна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0" descr="стрельна.jpg"/>
                      <pic:cNvPicPr>
                        <a:picLocks noChangeAspect="1" noChangeArrowheads="1"/>
                      </pic:cNvPicPr>
                    </pic:nvPicPr>
                    <pic:blipFill>
                      <a:blip r:embed="rId8" cstate="print">
                        <a:lum bright="-20000" contrast="40000"/>
                      </a:blip>
                      <a:srcRect l="22966" t="29781" r="23471" b="2978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9635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ins>
    </w:p>
    <w:p w14:paraId="086B051E" w14:textId="77777777" w:rsidR="001E08FA" w:rsidRDefault="001E08FA" w:rsidP="001E08FA">
      <w:pPr>
        <w:jc w:val="center"/>
        <w:rPr>
          <w:ins w:id="13" w:author="1" w:date="2026-09-22T12:32:00Z" w16du:dateUtc="2026-09-22T16:32:00Z"/>
          <w:b/>
          <w:szCs w:val="24"/>
        </w:rPr>
      </w:pPr>
    </w:p>
    <w:p w14:paraId="0CAFFEF5" w14:textId="77777777" w:rsidR="001E08FA" w:rsidRDefault="001E08FA" w:rsidP="001E08FA">
      <w:pPr>
        <w:jc w:val="center"/>
        <w:rPr>
          <w:ins w:id="14" w:author="1" w:date="2026-09-22T12:32:00Z" w16du:dateUtc="2026-09-22T16:32:00Z"/>
          <w:b/>
          <w:szCs w:val="24"/>
        </w:rPr>
      </w:pPr>
    </w:p>
    <w:p w14:paraId="56D4B32D" w14:textId="77777777" w:rsidR="001E08FA" w:rsidRPr="001E08FA" w:rsidRDefault="001E08FA" w:rsidP="001E08FA">
      <w:pPr>
        <w:rPr>
          <w:ins w:id="15" w:author="1" w:date="2026-09-22T12:32:00Z" w16du:dateUtc="2026-09-22T16:32:00Z"/>
          <w:rFonts w:ascii="Times New Roman" w:hAnsi="Times New Roman" w:cs="Times New Roman"/>
          <w:b/>
          <w:sz w:val="24"/>
          <w:szCs w:val="24"/>
        </w:rPr>
      </w:pPr>
    </w:p>
    <w:p w14:paraId="38EAABB3" w14:textId="77777777" w:rsidR="001E08FA" w:rsidRDefault="001E08FA" w:rsidP="001E08FA">
      <w:pPr>
        <w:jc w:val="center"/>
        <w:rPr>
          <w:ins w:id="16" w:author="1" w:date="2026-09-22T12:32:00Z" w16du:dateUtc="2026-09-22T16:32:00Z"/>
          <w:rFonts w:ascii="Times New Roman" w:hAnsi="Times New Roman" w:cs="Times New Roman"/>
          <w:b/>
          <w:sz w:val="24"/>
          <w:szCs w:val="24"/>
        </w:rPr>
      </w:pPr>
    </w:p>
    <w:p w14:paraId="1DC9D084" w14:textId="77777777" w:rsidR="00F37F73" w:rsidRDefault="001E08FA" w:rsidP="001E08FA">
      <w:pPr>
        <w:jc w:val="center"/>
        <w:rPr>
          <w:ins w:id="17" w:author="1" w:date="2026-09-22T12:32:00Z" w16du:dateUtc="2026-09-22T16:32:00Z"/>
          <w:rFonts w:ascii="Times New Roman" w:hAnsi="Times New Roman" w:cs="Times New Roman"/>
          <w:b/>
          <w:sz w:val="24"/>
          <w:szCs w:val="24"/>
        </w:rPr>
      </w:pPr>
      <w:ins w:id="18" w:author="1" w:date="2026-09-22T12:32:00Z" w16du:dateUtc="2026-09-22T16:32:00Z"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МУНИЦИПАЛЬНЫЙ СОВЕТ </w:t>
        </w:r>
      </w:ins>
    </w:p>
    <w:p w14:paraId="62510D4D" w14:textId="77777777" w:rsidR="001E08FA" w:rsidRPr="001E08FA" w:rsidRDefault="001E08FA" w:rsidP="001E08FA">
      <w:pPr>
        <w:jc w:val="center"/>
        <w:rPr>
          <w:ins w:id="19" w:author="1" w:date="2026-09-22T12:32:00Z" w16du:dateUtc="2026-09-22T16:32:00Z"/>
          <w:rFonts w:ascii="Times New Roman" w:hAnsi="Times New Roman" w:cs="Times New Roman"/>
          <w:b/>
          <w:sz w:val="24"/>
          <w:szCs w:val="24"/>
        </w:rPr>
      </w:pPr>
      <w:ins w:id="20" w:author="1" w:date="2026-09-22T12:32:00Z" w16du:dateUtc="2026-09-22T16:32:00Z">
        <w:r w:rsidRPr="001E08FA">
          <w:rPr>
            <w:rFonts w:ascii="Times New Roman" w:hAnsi="Times New Roman" w:cs="Times New Roman"/>
            <w:b/>
            <w:sz w:val="24"/>
            <w:szCs w:val="24"/>
          </w:rPr>
          <w:t>МУНИЦИПАЛЬНОГО ОБРАЗОВАНИЯ ПОСЕЛОК СТРЕЛЬНА</w:t>
        </w:r>
      </w:ins>
    </w:p>
    <w:p w14:paraId="5A782966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ins w:id="21" w:author="1" w:date="2026-09-22T12:32:00Z" w16du:dateUtc="2026-09-22T16:32:00Z"/>
          <w:rFonts w:ascii="Times New Roman" w:hAnsi="Times New Roman" w:cs="Times New Roman"/>
          <w:b/>
          <w:sz w:val="24"/>
          <w:szCs w:val="24"/>
        </w:rPr>
      </w:pPr>
      <w:ins w:id="22" w:author="1" w:date="2026-09-22T12:32:00Z" w16du:dateUtc="2026-09-22T16:32:00Z">
        <w:r w:rsidRPr="001E08FA">
          <w:rPr>
            <w:rFonts w:ascii="Times New Roman" w:hAnsi="Times New Roman" w:cs="Times New Roman"/>
            <w:b/>
            <w:sz w:val="24"/>
            <w:szCs w:val="24"/>
            <w:lang w:val="en-US"/>
          </w:rPr>
          <w:t>V</w:t>
        </w:r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 СОЗЫВА</w:t>
        </w:r>
      </w:ins>
    </w:p>
    <w:p w14:paraId="4ED91382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3" w:author="1" w:date="2026-09-22T12:32:00Z" w16du:dateUtc="2026-09-22T16:32:00Z"/>
          <w:b/>
          <w:sz w:val="24"/>
          <w:szCs w:val="24"/>
        </w:rPr>
      </w:pPr>
    </w:p>
    <w:p w14:paraId="78CE39D1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4" w:author="1" w:date="2026-09-22T12:32:00Z" w16du:dateUtc="2026-09-22T16:32:00Z"/>
          <w:b/>
          <w:sz w:val="24"/>
          <w:szCs w:val="24"/>
        </w:rPr>
      </w:pPr>
      <w:ins w:id="25" w:author="1" w:date="2026-09-22T12:32:00Z" w16du:dateUtc="2026-09-22T16:32:00Z">
        <w:r w:rsidRPr="001E08FA">
          <w:rPr>
            <w:b/>
            <w:sz w:val="24"/>
            <w:szCs w:val="24"/>
          </w:rPr>
          <w:t>РЕШЕНИЕ (проект)</w:t>
        </w:r>
      </w:ins>
    </w:p>
    <w:p w14:paraId="1A8CEDBB" w14:textId="77777777" w:rsidR="001E08FA" w:rsidRPr="001E08FA" w:rsidRDefault="001E08FA" w:rsidP="001E08FA">
      <w:pPr>
        <w:rPr>
          <w:ins w:id="26" w:author="1" w:date="2026-09-22T12:32:00Z" w16du:dateUtc="2026-09-22T16:32:00Z"/>
          <w:rFonts w:ascii="Times New Roman" w:hAnsi="Times New Roman" w:cs="Times New Roman"/>
          <w:sz w:val="24"/>
          <w:szCs w:val="24"/>
        </w:rPr>
      </w:pPr>
    </w:p>
    <w:p w14:paraId="2B88DA81" w14:textId="77777777" w:rsidR="001E08FA" w:rsidRPr="001E08FA" w:rsidRDefault="001E08FA" w:rsidP="001E08FA">
      <w:pPr>
        <w:rPr>
          <w:ins w:id="27" w:author="1" w:date="2026-09-22T12:32:00Z" w16du:dateUtc="2026-09-22T16:32:00Z"/>
          <w:rFonts w:ascii="Times New Roman" w:hAnsi="Times New Roman" w:cs="Times New Roman"/>
          <w:sz w:val="24"/>
          <w:szCs w:val="24"/>
        </w:rPr>
      </w:pPr>
      <w:ins w:id="28" w:author="1" w:date="2026-09-22T12:32:00Z" w16du:dateUtc="2026-09-22T16:32:00Z">
        <w:r w:rsidRPr="001E08FA">
          <w:rPr>
            <w:rFonts w:ascii="Times New Roman" w:hAnsi="Times New Roman" w:cs="Times New Roman"/>
            <w:sz w:val="24"/>
            <w:szCs w:val="24"/>
          </w:rPr>
          <w:t xml:space="preserve">  от __________ 2017 года                                                                                                      №__</w:t>
        </w:r>
      </w:ins>
    </w:p>
    <w:p w14:paraId="3C3349DA" w14:textId="77777777" w:rsidR="001E08FA" w:rsidRPr="001E08FA" w:rsidRDefault="001E08FA" w:rsidP="001E08FA">
      <w:pPr>
        <w:rPr>
          <w:ins w:id="29" w:author="1" w:date="2026-09-22T12:32:00Z" w16du:dateUtc="2026-09-22T16:32:00Z"/>
          <w:rFonts w:ascii="Times New Roman" w:hAnsi="Times New Roman" w:cs="Times New Roman"/>
          <w:b/>
          <w:bCs/>
          <w:sz w:val="24"/>
          <w:szCs w:val="24"/>
        </w:rPr>
      </w:pPr>
    </w:p>
    <w:p w14:paraId="16A4F282" w14:textId="77777777" w:rsidR="001E08FA" w:rsidRPr="001E08FA" w:rsidRDefault="001E08FA" w:rsidP="001E08FA">
      <w:pPr>
        <w:rPr>
          <w:ins w:id="30" w:author="1" w:date="2026-09-22T12:32:00Z" w16du:dateUtc="2026-09-22T16:32:00Z"/>
          <w:rFonts w:ascii="Times New Roman" w:hAnsi="Times New Roman" w:cs="Times New Roman"/>
          <w:sz w:val="24"/>
          <w:szCs w:val="24"/>
        </w:rPr>
      </w:pPr>
    </w:p>
    <w:p w14:paraId="50F8358D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ins w:id="31" w:author="1" w:date="2026-09-22T12:32:00Z" w16du:dateUtc="2026-09-22T16:32:00Z"/>
          <w:b/>
          <w:spacing w:val="-2"/>
        </w:rPr>
      </w:pPr>
    </w:p>
    <w:p w14:paraId="5D2B3145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ins w:id="32" w:author="1" w:date="2026-09-22T12:32:00Z" w16du:dateUtc="2026-09-22T16:32:00Z"/>
          <w:b/>
          <w:spacing w:val="-2"/>
        </w:rPr>
      </w:pPr>
      <w:ins w:id="33" w:author="1" w:date="2026-09-22T12:32:00Z" w16du:dateUtc="2026-09-22T16:32:00Z">
        <w:r>
          <w:rPr>
            <w:b/>
            <w:spacing w:val="-2"/>
          </w:rPr>
          <w:t xml:space="preserve">О внесении изменений в </w:t>
        </w:r>
        <w:r>
          <w:rPr>
            <w:b/>
          </w:rPr>
          <w:t>Положение</w:t>
        </w:r>
        <w:r w:rsidR="001E08FA">
          <w:rPr>
            <w:b/>
          </w:rPr>
  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  </w:r>
        <w:r>
          <w:rPr>
            <w:b/>
          </w:rPr>
          <w:t>, утвержденное решением Муниципального Совета Муниципального образования поселок Стрельна от 05.09.2017 №56</w:t>
        </w:r>
      </w:ins>
    </w:p>
    <w:p w14:paraId="5D0E161B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ins w:id="34" w:author="1" w:date="2026-09-22T12:32:00Z" w16du:dateUtc="2026-09-22T16:32:00Z"/>
          <w:b/>
          <w:spacing w:val="-2"/>
        </w:rPr>
      </w:pPr>
    </w:p>
    <w:p w14:paraId="0072F52F" w14:textId="77777777" w:rsidR="001E08FA" w:rsidRDefault="001E08FA" w:rsidP="001E08FA">
      <w:pPr>
        <w:pStyle w:val="21"/>
        <w:jc w:val="center"/>
        <w:rPr>
          <w:ins w:id="35" w:author="1" w:date="2026-09-22T12:32:00Z" w16du:dateUtc="2026-09-22T16:32:00Z"/>
          <w:sz w:val="24"/>
          <w:szCs w:val="24"/>
        </w:rPr>
      </w:pPr>
    </w:p>
    <w:p w14:paraId="5534CAB7" w14:textId="77777777" w:rsidR="001E08FA" w:rsidRDefault="001E08FA" w:rsidP="009C61C2">
      <w:pPr>
        <w:pStyle w:val="21"/>
        <w:jc w:val="both"/>
        <w:rPr>
          <w:ins w:id="36" w:author="1" w:date="2026-09-22T12:32:00Z" w16du:dateUtc="2026-09-22T16:32:00Z"/>
          <w:sz w:val="24"/>
          <w:szCs w:val="24"/>
        </w:rPr>
      </w:pPr>
      <w:ins w:id="37" w:author="1" w:date="2026-09-22T12:32:00Z" w16du:dateUtc="2026-09-22T16:32:00Z">
        <w:r>
          <w:rPr>
            <w:sz w:val="24"/>
            <w:szCs w:val="24"/>
          </w:rPr>
          <w:tab/>
          <w:t xml:space="preserve">В соответствии с </w:t>
        </w:r>
        <w:r w:rsidR="009C61C2" w:rsidRPr="009C61C2">
          <w:rPr>
            <w:rFonts w:eastAsia="Calibri"/>
            <w:sz w:val="24"/>
            <w:szCs w:val="24"/>
          </w:rPr>
          <w:t>Законом Санкт-Петербурга от 23.09.2009 № 420-79</w:t>
        </w:r>
        <w:r w:rsidR="009C61C2" w:rsidRPr="009C61C2">
          <w:rPr>
            <w:sz w:val="24"/>
            <w:szCs w:val="24"/>
          </w:rPr>
          <w:t xml:space="preserve"> «</w:t>
        </w:r>
        <w:r w:rsidR="009C61C2" w:rsidRPr="009C61C2">
          <w:rPr>
            <w:rFonts w:eastAsia="Calibri"/>
            <w:sz w:val="24"/>
            <w:szCs w:val="24"/>
          </w:rPr>
          <w:t>Об организации местного самоуправления в Санкт-Петербурге»</w:t>
        </w:r>
        <w:r w:rsidR="009C61C2">
          <w:rPr>
            <w:rFonts w:eastAsia="Calibri"/>
            <w:sz w:val="24"/>
            <w:szCs w:val="24"/>
          </w:rPr>
          <w:t xml:space="preserve">, Уставом Внутригородского муниципального образования Санкт-Петербурга поселок Стрельна </w:t>
        </w:r>
      </w:ins>
    </w:p>
    <w:p w14:paraId="6551A2A0" w14:textId="77777777" w:rsidR="001E08FA" w:rsidRDefault="001E08FA" w:rsidP="001E08FA">
      <w:pPr>
        <w:pStyle w:val="21"/>
        <w:jc w:val="center"/>
        <w:rPr>
          <w:ins w:id="38" w:author="1" w:date="2026-09-22T12:32:00Z" w16du:dateUtc="2026-09-22T16:32:00Z"/>
          <w:sz w:val="24"/>
          <w:szCs w:val="24"/>
        </w:rPr>
      </w:pPr>
    </w:p>
    <w:p w14:paraId="07D8B8C2" w14:textId="77777777" w:rsidR="001E08FA" w:rsidRPr="001E08FA" w:rsidRDefault="001E08FA" w:rsidP="001E08FA">
      <w:pPr>
        <w:pStyle w:val="21"/>
        <w:jc w:val="center"/>
        <w:rPr>
          <w:ins w:id="39" w:author="1" w:date="2026-09-22T12:32:00Z" w16du:dateUtc="2026-09-22T16:32:00Z"/>
          <w:b/>
          <w:sz w:val="24"/>
          <w:szCs w:val="24"/>
        </w:rPr>
      </w:pPr>
      <w:ins w:id="40" w:author="1" w:date="2026-09-22T12:32:00Z" w16du:dateUtc="2026-09-22T16:32:00Z">
        <w:r w:rsidRPr="001E08FA">
          <w:rPr>
            <w:sz w:val="24"/>
            <w:szCs w:val="24"/>
          </w:rPr>
          <w:t> </w:t>
        </w:r>
        <w:r w:rsidRPr="001E08FA">
          <w:rPr>
            <w:b/>
            <w:sz w:val="24"/>
            <w:szCs w:val="24"/>
          </w:rPr>
          <w:t>МУНИЦИПАЛЬНЫЙ СОВЕТ</w:t>
        </w:r>
      </w:ins>
    </w:p>
    <w:p w14:paraId="20349BC8" w14:textId="77777777" w:rsidR="001E08FA" w:rsidRPr="001E08FA" w:rsidRDefault="001E08FA" w:rsidP="001E08FA">
      <w:pPr>
        <w:pStyle w:val="21"/>
        <w:jc w:val="center"/>
        <w:rPr>
          <w:ins w:id="41" w:author="1" w:date="2026-09-22T12:32:00Z" w16du:dateUtc="2026-09-22T16:32:00Z"/>
          <w:b/>
          <w:sz w:val="24"/>
          <w:szCs w:val="24"/>
        </w:rPr>
      </w:pPr>
      <w:ins w:id="42" w:author="1" w:date="2026-09-22T12:32:00Z" w16du:dateUtc="2026-09-22T16:32:00Z">
        <w:r w:rsidRPr="001E08FA">
          <w:rPr>
            <w:b/>
            <w:sz w:val="24"/>
            <w:szCs w:val="24"/>
          </w:rPr>
          <w:t>РЕШИЛ:</w:t>
        </w:r>
      </w:ins>
    </w:p>
    <w:p w14:paraId="1D490F11" w14:textId="77777777" w:rsidR="001E08FA" w:rsidRPr="001E08FA" w:rsidRDefault="001E08FA" w:rsidP="001E08FA">
      <w:pPr>
        <w:pStyle w:val="21"/>
        <w:jc w:val="center"/>
        <w:rPr>
          <w:ins w:id="43" w:author="1" w:date="2026-09-22T12:32:00Z" w16du:dateUtc="2026-09-22T16:32:00Z"/>
          <w:b/>
          <w:sz w:val="24"/>
          <w:szCs w:val="24"/>
        </w:rPr>
      </w:pPr>
    </w:p>
    <w:p w14:paraId="16D3B6A0" w14:textId="77777777" w:rsidR="00F37F73" w:rsidRDefault="00F37F73" w:rsidP="00F37F73">
      <w:pPr>
        <w:numPr>
          <w:ilvl w:val="0"/>
          <w:numId w:val="44"/>
        </w:numPr>
        <w:ind w:left="0" w:firstLine="709"/>
        <w:jc w:val="both"/>
        <w:rPr>
          <w:ins w:id="44" w:author="1" w:date="2026-09-22T12:32:00Z" w16du:dateUtc="2026-09-22T16:32:00Z"/>
          <w:rFonts w:ascii="Times New Roman" w:hAnsi="Times New Roman" w:cs="Times New Roman"/>
          <w:sz w:val="24"/>
          <w:szCs w:val="24"/>
        </w:rPr>
      </w:pPr>
      <w:ins w:id="45" w:author="1" w:date="2026-09-22T12:32:00Z" w16du:dateUtc="2026-09-22T16:32:00Z">
        <w:r w:rsidRPr="00F37F73">
          <w:rPr>
            <w:rFonts w:ascii="Times New Roman" w:hAnsi="Times New Roman" w:cs="Times New Roman"/>
            <w:sz w:val="24"/>
            <w:szCs w:val="24"/>
          </w:rPr>
  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  </w:r>
        <w:r w:rsidR="000B0709">
          <w:rPr>
            <w:rFonts w:ascii="Times New Roman" w:hAnsi="Times New Roman" w:cs="Times New Roman"/>
            <w:sz w:val="24"/>
            <w:szCs w:val="24"/>
          </w:rPr>
          <w:t xml:space="preserve"> (далее – Положение)</w:t>
        </w:r>
        <w:r>
          <w:rPr>
            <w:rFonts w:ascii="Times New Roman" w:hAnsi="Times New Roman" w:cs="Times New Roman"/>
            <w:sz w:val="24"/>
            <w:szCs w:val="24"/>
          </w:rPr>
          <w:t>:</w:t>
        </w:r>
      </w:ins>
    </w:p>
    <w:p w14:paraId="5311DB7C" w14:textId="77777777" w:rsidR="00F37F73" w:rsidRDefault="000B0709" w:rsidP="00FF542C">
      <w:pPr>
        <w:pStyle w:val="ListParagraph"/>
        <w:numPr>
          <w:ilvl w:val="0"/>
          <w:numId w:val="46"/>
        </w:numPr>
        <w:tabs>
          <w:tab w:val="left" w:pos="1134"/>
        </w:tabs>
        <w:ind w:left="0" w:firstLine="709"/>
        <w:jc w:val="both"/>
        <w:rPr>
          <w:ins w:id="46" w:author="1" w:date="2026-09-22T12:32:00Z" w16du:dateUtc="2026-09-22T16:32:00Z"/>
          <w:rFonts w:ascii="Times New Roman" w:hAnsi="Times New Roman"/>
          <w:sz w:val="24"/>
          <w:szCs w:val="24"/>
        </w:rPr>
      </w:pPr>
      <w:ins w:id="47" w:author="1" w:date="2026-09-22T12:32:00Z" w16du:dateUtc="2026-09-22T16:32:00Z">
        <w:r>
          <w:rPr>
            <w:rFonts w:ascii="Times New Roman" w:hAnsi="Times New Roman"/>
            <w:sz w:val="24"/>
            <w:szCs w:val="24"/>
          </w:rPr>
          <w:t>В пункте 1.4. Положения слова «</w:t>
        </w:r>
        <w:r w:rsidRPr="000B0709">
          <w:rPr>
            <w:rFonts w:ascii="Times New Roman" w:hAnsi="Times New Roman"/>
            <w:sz w:val="24"/>
            <w:szCs w:val="24"/>
          </w:rPr>
          <w:t>, а также за счет средств бюджета Санкт-Петербурга</w:t>
        </w:r>
        <w:r>
          <w:rPr>
            <w:rFonts w:ascii="Times New Roman" w:hAnsi="Times New Roman"/>
            <w:sz w:val="24"/>
            <w:szCs w:val="24"/>
          </w:rPr>
          <w:t>» исключить.</w:t>
        </w:r>
      </w:ins>
    </w:p>
    <w:p w14:paraId="6F1E0933" w14:textId="77777777" w:rsidR="00F37F73" w:rsidRDefault="00FF542C" w:rsidP="00FF542C">
      <w:pPr>
        <w:pStyle w:val="ListParagraph"/>
        <w:numPr>
          <w:ilvl w:val="0"/>
          <w:numId w:val="46"/>
        </w:numPr>
        <w:tabs>
          <w:tab w:val="left" w:pos="1134"/>
        </w:tabs>
        <w:ind w:left="0" w:firstLine="709"/>
        <w:jc w:val="both"/>
        <w:rPr>
          <w:ins w:id="48" w:author="1" w:date="2026-09-22T12:32:00Z" w16du:dateUtc="2026-09-22T16:32:00Z"/>
          <w:rFonts w:ascii="Times New Roman" w:hAnsi="Times New Roman"/>
          <w:sz w:val="24"/>
          <w:szCs w:val="24"/>
        </w:rPr>
      </w:pPr>
      <w:ins w:id="49" w:author="1" w:date="2026-09-22T12:32:00Z" w16du:dateUtc="2026-09-22T16:32:00Z">
        <w:r w:rsidRPr="00FF542C">
          <w:rPr>
            <w:rFonts w:ascii="Times New Roman" w:hAnsi="Times New Roman"/>
            <w:sz w:val="24"/>
            <w:szCs w:val="24"/>
          </w:rPr>
          <w:t xml:space="preserve">Пункт </w:t>
        </w:r>
        <w:r>
          <w:rPr>
            <w:rFonts w:ascii="Times New Roman" w:hAnsi="Times New Roman"/>
            <w:sz w:val="24"/>
            <w:szCs w:val="24"/>
          </w:rPr>
          <w:t>2.5.1. Положения дополнить словом «уличная» перед словом «мебель».</w:t>
        </w:r>
      </w:ins>
    </w:p>
    <w:p w14:paraId="6E53CB9B" w14:textId="77777777" w:rsidR="00FF542C" w:rsidRDefault="00FF542C" w:rsidP="00FF542C">
      <w:pPr>
        <w:pStyle w:val="ListParagraph"/>
        <w:numPr>
          <w:ilvl w:val="0"/>
          <w:numId w:val="46"/>
        </w:numPr>
        <w:tabs>
          <w:tab w:val="left" w:pos="1134"/>
        </w:tabs>
        <w:ind w:left="0" w:firstLine="709"/>
        <w:jc w:val="both"/>
        <w:rPr>
          <w:ins w:id="50" w:author="1" w:date="2026-09-22T12:32:00Z" w16du:dateUtc="2026-09-22T16:32:00Z"/>
          <w:rFonts w:ascii="Times New Roman" w:hAnsi="Times New Roman"/>
          <w:sz w:val="24"/>
          <w:szCs w:val="24"/>
        </w:rPr>
      </w:pPr>
      <w:ins w:id="51" w:author="1" w:date="2026-09-22T12:32:00Z" w16du:dateUtc="2026-09-22T16:32:00Z">
        <w:r>
          <w:rPr>
            <w:rFonts w:ascii="Times New Roman" w:hAnsi="Times New Roman"/>
            <w:sz w:val="24"/>
            <w:szCs w:val="24"/>
          </w:rPr>
          <w:t>Пункт 2.5.3. Положения дополнить словом «уличной» перед словом «мебели».</w:t>
        </w:r>
      </w:ins>
    </w:p>
    <w:p w14:paraId="1FB6F0AC" w14:textId="77777777" w:rsidR="00FF542C" w:rsidRDefault="00FF542C" w:rsidP="00FF542C">
      <w:pPr>
        <w:pStyle w:val="ListParagraph"/>
        <w:numPr>
          <w:ilvl w:val="0"/>
          <w:numId w:val="46"/>
        </w:numPr>
        <w:tabs>
          <w:tab w:val="left" w:pos="1134"/>
        </w:tabs>
        <w:ind w:left="0" w:firstLine="709"/>
        <w:jc w:val="both"/>
        <w:rPr>
          <w:ins w:id="52" w:author="1" w:date="2026-09-22T12:32:00Z" w16du:dateUtc="2026-09-22T16:32:00Z"/>
          <w:rFonts w:ascii="Times New Roman" w:hAnsi="Times New Roman"/>
          <w:sz w:val="24"/>
          <w:szCs w:val="24"/>
        </w:rPr>
      </w:pPr>
      <w:ins w:id="53" w:author="1" w:date="2026-09-22T12:32:00Z" w16du:dateUtc="2026-09-22T16:32:00Z">
        <w:r w:rsidRPr="00FF542C">
          <w:rPr>
            <w:rFonts w:ascii="Times New Roman" w:hAnsi="Times New Roman"/>
            <w:sz w:val="24"/>
            <w:szCs w:val="24"/>
          </w:rPr>
          <w:t>Абзац 1 пункта 2.11.5 Положения после слов «местного значения» дополнить словами «, взамен уничтоженных или поврежденных»</w:t>
        </w:r>
        <w:r>
          <w:rPr>
            <w:rFonts w:ascii="Times New Roman" w:hAnsi="Times New Roman"/>
            <w:sz w:val="24"/>
            <w:szCs w:val="24"/>
          </w:rPr>
          <w:t>.</w:t>
        </w:r>
      </w:ins>
    </w:p>
    <w:p w14:paraId="483BB799" w14:textId="77777777" w:rsidR="00F37F73" w:rsidRDefault="00FF542C" w:rsidP="00FF542C">
      <w:pPr>
        <w:pStyle w:val="ListParagraph"/>
        <w:numPr>
          <w:ilvl w:val="0"/>
          <w:numId w:val="46"/>
        </w:numPr>
        <w:tabs>
          <w:tab w:val="left" w:pos="1134"/>
        </w:tabs>
        <w:ind w:left="0" w:firstLine="709"/>
        <w:jc w:val="both"/>
        <w:rPr>
          <w:ins w:id="54" w:author="1" w:date="2026-09-22T12:32:00Z" w16du:dateUtc="2026-09-22T16:32:00Z"/>
          <w:rFonts w:ascii="Times New Roman" w:hAnsi="Times New Roman"/>
          <w:sz w:val="24"/>
          <w:szCs w:val="24"/>
        </w:rPr>
      </w:pPr>
      <w:ins w:id="55" w:author="1" w:date="2026-09-22T12:32:00Z" w16du:dateUtc="2026-09-22T16:32:00Z">
        <w:r>
          <w:rPr>
            <w:rFonts w:ascii="Times New Roman" w:hAnsi="Times New Roman"/>
            <w:sz w:val="24"/>
            <w:szCs w:val="24"/>
          </w:rPr>
          <w:t>Пункт 2.12.4. Положения исключить.</w:t>
        </w:r>
        <w:r w:rsidRPr="00FF542C">
          <w:rPr>
            <w:rFonts w:ascii="Times New Roman" w:hAnsi="Times New Roman"/>
            <w:sz w:val="24"/>
            <w:szCs w:val="24"/>
          </w:rPr>
          <w:t xml:space="preserve"> </w:t>
        </w:r>
      </w:ins>
    </w:p>
    <w:p w14:paraId="35FF3C81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ins w:id="56" w:author="1" w:date="2026-09-22T12:32:00Z" w16du:dateUtc="2026-09-22T16:32:00Z"/>
          <w:rFonts w:ascii="Times New Roman" w:hAnsi="Times New Roman"/>
          <w:sz w:val="24"/>
          <w:szCs w:val="24"/>
        </w:rPr>
      </w:pPr>
    </w:p>
    <w:p w14:paraId="1BC0E520" w14:textId="77777777" w:rsidR="009C61C2" w:rsidRPr="00637047" w:rsidRDefault="001E08FA" w:rsidP="009C61C2">
      <w:pPr>
        <w:numPr>
          <w:ilvl w:val="0"/>
          <w:numId w:val="44"/>
        </w:numPr>
        <w:spacing w:after="240"/>
        <w:ind w:left="0" w:firstLine="709"/>
        <w:jc w:val="both"/>
        <w:rPr>
          <w:ins w:id="57" w:author="1" w:date="2026-09-22T12:32:00Z" w16du:dateUtc="2026-09-22T16:32:00Z"/>
          <w:rFonts w:ascii="Times New Roman" w:hAnsi="Times New Roman" w:cs="Times New Roman"/>
          <w:sz w:val="24"/>
          <w:szCs w:val="24"/>
        </w:rPr>
      </w:pPr>
      <w:ins w:id="58" w:author="1" w:date="2026-09-22T12:32:00Z" w16du:dateUtc="2026-09-22T16:32:00Z">
        <w:r w:rsidRPr="00637047">
          <w:rPr>
            <w:rFonts w:ascii="Times New Roman" w:hAnsi="Times New Roman" w:cs="Times New Roman"/>
            <w:sz w:val="24"/>
            <w:szCs w:val="24"/>
          </w:rPr>
          <w:t>Контроль за исполнением настоящего решения возложить на Главу Муниципального образования поселок Стрельна</w:t>
        </w:r>
        <w:r w:rsidRPr="00637047">
          <w:rPr>
            <w:rFonts w:ascii="Times New Roman" w:hAnsi="Times New Roman" w:cs="Times New Roman"/>
            <w:spacing w:val="-2"/>
            <w:sz w:val="24"/>
            <w:szCs w:val="24"/>
          </w:rPr>
          <w:t xml:space="preserve"> Беленкова Валерия Николаевича.                                                                         </w:t>
        </w:r>
      </w:ins>
    </w:p>
    <w:p w14:paraId="5222C24F" w14:textId="77777777" w:rsidR="001E08FA" w:rsidRPr="009C61C2" w:rsidRDefault="001E08FA" w:rsidP="009C61C2">
      <w:pPr>
        <w:numPr>
          <w:ilvl w:val="0"/>
          <w:numId w:val="44"/>
        </w:numPr>
        <w:spacing w:after="240"/>
        <w:ind w:left="0" w:firstLine="709"/>
        <w:jc w:val="both"/>
        <w:rPr>
          <w:ins w:id="59" w:author="1" w:date="2026-09-22T12:32:00Z" w16du:dateUtc="2026-09-22T16:32:00Z"/>
          <w:rFonts w:ascii="Times New Roman" w:hAnsi="Times New Roman" w:cs="Times New Roman"/>
          <w:sz w:val="24"/>
          <w:szCs w:val="24"/>
        </w:rPr>
      </w:pPr>
      <w:ins w:id="60" w:author="1" w:date="2026-09-22T12:32:00Z" w16du:dateUtc="2026-09-22T16:32:00Z">
        <w:r w:rsidRPr="009C61C2">
          <w:rPr>
            <w:rFonts w:ascii="Times New Roman" w:hAnsi="Times New Roman" w:cs="Times New Roman"/>
            <w:sz w:val="24"/>
            <w:szCs w:val="24"/>
          </w:rPr>
          <w:t xml:space="preserve">Настоящее решение вступает в силу со дня </w:t>
        </w:r>
        <w:r w:rsidR="009C61C2">
          <w:rPr>
            <w:rFonts w:ascii="Times New Roman" w:hAnsi="Times New Roman" w:cs="Times New Roman"/>
            <w:sz w:val="24"/>
            <w:szCs w:val="24"/>
          </w:rPr>
          <w:t xml:space="preserve">его </w:t>
        </w:r>
        <w:r w:rsidR="00637047">
          <w:rPr>
            <w:rFonts w:ascii="Times New Roman" w:hAnsi="Times New Roman" w:cs="Times New Roman"/>
            <w:sz w:val="24"/>
            <w:szCs w:val="24"/>
          </w:rPr>
          <w:t>официального опубликования (обнародования).</w:t>
        </w:r>
      </w:ins>
    </w:p>
    <w:p w14:paraId="1A8527B2" w14:textId="77777777" w:rsidR="001E08FA" w:rsidRPr="001E08FA" w:rsidRDefault="001E08FA" w:rsidP="001E08FA">
      <w:pPr>
        <w:rPr>
          <w:ins w:id="61" w:author="1" w:date="2026-09-22T12:32:00Z" w16du:dateUtc="2026-09-22T16:32:00Z"/>
          <w:rFonts w:ascii="Times New Roman" w:hAnsi="Times New Roman" w:cs="Times New Roman"/>
          <w:sz w:val="24"/>
          <w:szCs w:val="24"/>
        </w:rPr>
      </w:pPr>
    </w:p>
    <w:p w14:paraId="015086B9" w14:textId="77777777" w:rsidR="001E08FA" w:rsidRPr="001E08FA" w:rsidRDefault="001E08FA" w:rsidP="001E08FA">
      <w:pPr>
        <w:rPr>
          <w:ins w:id="62" w:author="1" w:date="2026-09-22T12:32:00Z" w16du:dateUtc="2026-09-22T16:32:00Z"/>
          <w:rFonts w:ascii="Times New Roman" w:hAnsi="Times New Roman" w:cs="Times New Roman"/>
          <w:sz w:val="24"/>
          <w:szCs w:val="24"/>
        </w:rPr>
      </w:pPr>
    </w:p>
    <w:p w14:paraId="094D1D62" w14:textId="77777777" w:rsidR="001E08FA" w:rsidRPr="001E08FA" w:rsidRDefault="001E08FA" w:rsidP="001E08FA">
      <w:pPr>
        <w:rPr>
          <w:ins w:id="63" w:author="1" w:date="2026-09-22T12:32:00Z" w16du:dateUtc="2026-09-22T16:32:00Z"/>
          <w:rFonts w:ascii="Times New Roman" w:hAnsi="Times New Roman" w:cs="Times New Roman"/>
          <w:sz w:val="24"/>
          <w:szCs w:val="24"/>
        </w:rPr>
      </w:pPr>
      <w:ins w:id="64" w:author="1" w:date="2026-09-22T12:32:00Z" w16du:dateUtc="2026-09-22T16:32:00Z">
        <w:r w:rsidRPr="001E08FA">
          <w:rPr>
            <w:rFonts w:ascii="Times New Roman" w:hAnsi="Times New Roman" w:cs="Times New Roman"/>
            <w:sz w:val="24"/>
            <w:szCs w:val="24"/>
          </w:rPr>
          <w:t xml:space="preserve">Глава Муниципального образования, </w:t>
        </w:r>
      </w:ins>
    </w:p>
    <w:p w14:paraId="6E6CF897" w14:textId="77777777" w:rsidR="001E08FA" w:rsidRPr="001E08FA" w:rsidRDefault="001E08FA" w:rsidP="001E08FA">
      <w:pPr>
        <w:rPr>
          <w:ins w:id="65" w:author="1" w:date="2026-09-22T12:32:00Z" w16du:dateUtc="2026-09-22T16:32:00Z"/>
          <w:rFonts w:ascii="Times New Roman" w:hAnsi="Times New Roman" w:cs="Times New Roman"/>
          <w:sz w:val="24"/>
          <w:szCs w:val="24"/>
        </w:rPr>
      </w:pPr>
      <w:ins w:id="66" w:author="1" w:date="2026-09-22T12:32:00Z" w16du:dateUtc="2026-09-22T16:32:00Z">
        <w:r w:rsidRPr="001E08FA">
          <w:rPr>
            <w:rFonts w:ascii="Times New Roman" w:hAnsi="Times New Roman" w:cs="Times New Roman"/>
            <w:sz w:val="24"/>
            <w:szCs w:val="24"/>
          </w:rPr>
          <w:t>исполняющий полномочия</w:t>
        </w:r>
      </w:ins>
    </w:p>
    <w:p w14:paraId="6589A2D7" w14:textId="77777777" w:rsidR="001E08FA" w:rsidRPr="001E08FA" w:rsidRDefault="001E08FA" w:rsidP="001E08FA">
      <w:pPr>
        <w:rPr>
          <w:ins w:id="67" w:author="1" w:date="2026-09-22T12:32:00Z" w16du:dateUtc="2026-09-22T16:32:00Z"/>
          <w:rFonts w:ascii="Times New Roman" w:hAnsi="Times New Roman" w:cs="Times New Roman"/>
          <w:sz w:val="24"/>
          <w:szCs w:val="24"/>
        </w:rPr>
      </w:pPr>
      <w:ins w:id="68" w:author="1" w:date="2026-09-22T12:32:00Z" w16du:dateUtc="2026-09-22T16:32:00Z">
        <w:r w:rsidRPr="001E08FA">
          <w:rPr>
            <w:rFonts w:ascii="Times New Roman" w:hAnsi="Times New Roman" w:cs="Times New Roman"/>
            <w:sz w:val="24"/>
            <w:szCs w:val="24"/>
          </w:rPr>
          <w:t>председателя Муниципального Совета</w:t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  <w:t xml:space="preserve">                              В.Н. Беленков</w:t>
        </w:r>
      </w:ins>
    </w:p>
    <w:p w14:paraId="6C38FC6D" w14:textId="77777777" w:rsidR="001E08FA" w:rsidRPr="001E08FA" w:rsidRDefault="001E08FA" w:rsidP="001E08FA">
      <w:pPr>
        <w:rPr>
          <w:ins w:id="69" w:author="1" w:date="2026-09-22T12:32:00Z" w16du:dateUtc="2026-09-22T16:32:00Z"/>
          <w:rFonts w:ascii="Times New Roman" w:hAnsi="Times New Roman" w:cs="Times New Roman"/>
          <w:sz w:val="24"/>
          <w:szCs w:val="24"/>
        </w:rPr>
      </w:pPr>
    </w:p>
    <w:p w14:paraId="6B2A2CBF" w14:textId="450373FF" w:rsidR="008C2277" w:rsidRPr="00DC19EC" w:rsidRDefault="000B0144" w:rsidP="00737633">
      <w:pPr>
        <w:spacing w:line="440" w:lineRule="exact"/>
        <w:ind w:left="90" w:hangingChars="50" w:hanging="90"/>
        <w:jc w:val="center"/>
        <w:rPr>
          <w:del w:id="70" w:author="1" w:date="2026-09-22T12:32:00Z" w16du:dateUtc="2026-09-22T16:32:00Z"/>
          <w:rFonts w:eastAsia="DFKai-SB"/>
          <w:b/>
          <w:spacing w:val="-20"/>
          <w:sz w:val="36"/>
          <w:szCs w:val="36"/>
          <w:lang w:val="zh-TW"/>
        </w:rPr>
      </w:pPr>
      <w:del w:id="71" w:author="1" w:date="2026-09-22T12:32:00Z" w16du:dateUtc="2026-09-22T16:32:00Z">
        <w:r w:rsidRPr="00DC19EC">
          <w:rPr>
            <w:rFonts w:eastAsia="DFKai-SB"/>
            <w:bCs/>
            <w:noProof/>
            <w:szCs w:val="28"/>
          </w:rPr>
          <mc:AlternateContent>
            <mc:Choice Requires="wps">
              <w:drawing>
                <wp:anchor distT="45720" distB="45720" distL="114300" distR="114300" simplePos="0" relativeHeight="251661312" behindDoc="0" locked="0" layoutInCell="1" allowOverlap="1" wp14:anchorId="64E210AE" wp14:editId="4FA6C584">
                  <wp:simplePos x="0" y="0"/>
                  <wp:positionH relativeFrom="column">
                    <wp:posOffset>-361950</wp:posOffset>
                  </wp:positionH>
                  <wp:positionV relativeFrom="paragraph">
                    <wp:posOffset>-328508</wp:posOffset>
                  </wp:positionV>
                  <wp:extent cx="711835" cy="1404620"/>
                  <wp:effectExtent l="0" t="0" r="12065" b="16510"/>
                  <wp:wrapNone/>
                  <wp:docPr id="1" name="文字方塊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11835" cy="14046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CE735E" w14:textId="77777777" w:rsidR="000B0144" w:rsidRPr="00542568" w:rsidRDefault="000B0144" w:rsidP="000B0144">
                              <w:pPr>
                                <w:jc w:val="center"/>
                                <w:rPr>
                                  <w:del w:id="72" w:author="1" w:date="2026-09-22T12:32:00Z" w16du:dateUtc="2026-09-22T16:32:00Z"/>
                                  <w:rFonts w:eastAsia="DFKai-SB"/>
                                </w:rPr>
                              </w:pPr>
                              <w:del w:id="73" w:author="1" w:date="2026-09-22T12:32:00Z" w16du:dateUtc="2026-09-22T16:32:00Z">
                                <w:r w:rsidRPr="00542568">
                                  <w:rPr>
                                    <w:rFonts w:eastAsia="DFKai-SB"/>
                                  </w:rPr>
                                  <w:delText>附件</w:delText>
                                </w:r>
                                <w:r w:rsidR="00124495">
                                  <w:rPr>
                                    <w:rFonts w:eastAsia="DFKai-SB"/>
                                  </w:rPr>
                                  <w:delText>1</w:delText>
                                </w:r>
                              </w:del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20000</wp14:pctHeight>
                  </wp14:sizeRelV>
                </wp:anchor>
              </w:drawing>
            </mc:Choice>
            <mc:Fallback>
              <w:pict>
                <v:shapetype w14:anchorId="64E210AE" id="_x0000_t202" coordsize="21600,21600" o:spt="202" path="m,l,21600r21600,l21600,xe">
                  <v:stroke joinstyle="miter"/>
                  <v:path gradientshapeok="t" o:connecttype="rect"/>
                </v:shapetype>
                <v:shape id="文字方塊 2" o:spid="_x0000_s1026" type="#_x0000_t202" style="position:absolute;left:0;text-align:left;margin-left:-28.5pt;margin-top:-25.85pt;width:56.0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" strokeweight=".5pt">
                  <v:textbox style="mso-fit-shape-to-text:t">
                    <w:txbxContent>
                      <w:p w14:paraId="1ECE735E" w14:textId="77777777" w:rsidR="000B0144" w:rsidRPr="00542568" w:rsidRDefault="000B0144" w:rsidP="000B0144">
                        <w:pPr>
                          <w:jc w:val="center"/>
                          <w:rPr>
                            <w:del w:id="74" w:author="1" w:date="2026-09-22T12:32:00Z" w16du:dateUtc="2026-09-22T16:32:00Z"/>
                            <w:rFonts w:eastAsia="DFKai-SB"/>
                          </w:rPr>
                        </w:pPr>
                        <w:del w:id="75" w:author="1" w:date="2026-09-22T12:32:00Z" w16du:dateUtc="2026-09-22T16:32:00Z">
                          <w:r w:rsidRPr="00542568">
                            <w:rPr>
                              <w:rFonts w:eastAsia="DFKai-SB"/>
                            </w:rPr>
                            <w:delText>附件</w:delText>
                          </w:r>
                          <w:r w:rsidR="00124495">
                            <w:rPr>
                              <w:rFonts w:eastAsia="DFKai-SB"/>
                            </w:rPr>
                            <w:delText>1</w:delText>
                          </w:r>
                        </w:del>
                      </w:p>
                    </w:txbxContent>
                  </v:textbox>
                </v:shape>
              </w:pict>
            </mc:Fallback>
          </mc:AlternateContent>
        </w:r>
        <w:r w:rsidR="00224069" w:rsidRPr="00DC19EC">
          <w:rPr>
            <w:rFonts w:eastAsia="DFKai-SB"/>
            <w:b/>
            <w:spacing w:val="-20"/>
            <w:sz w:val="36"/>
            <w:szCs w:val="36"/>
            <w:lang w:val="zh-TW"/>
          </w:rPr>
          <w:delText>教育部</w:delText>
        </w:r>
        <w:r w:rsidR="00956700" w:rsidRPr="00DC19EC">
          <w:rPr>
            <w:rFonts w:eastAsia="DFKai-SB"/>
            <w:b/>
            <w:spacing w:val="-20"/>
            <w:sz w:val="36"/>
            <w:szCs w:val="36"/>
            <w:lang w:val="zh-TW"/>
          </w:rPr>
          <w:delText>1</w:delText>
        </w:r>
        <w:r w:rsidR="008558D6" w:rsidRPr="00DC19EC">
          <w:rPr>
            <w:rFonts w:eastAsia="DFKai-SB" w:hint="eastAsia"/>
            <w:b/>
            <w:spacing w:val="-20"/>
            <w:sz w:val="36"/>
            <w:szCs w:val="36"/>
            <w:lang w:val="zh-TW"/>
          </w:rPr>
          <w:delText>1</w:delText>
        </w:r>
        <w:r w:rsidR="009B299B" w:rsidRPr="00DC19EC">
          <w:rPr>
            <w:rFonts w:eastAsia="DFKai-SB"/>
            <w:b/>
            <w:spacing w:val="-20"/>
            <w:sz w:val="36"/>
            <w:szCs w:val="36"/>
            <w:lang w:val="zh-TW"/>
          </w:rPr>
          <w:delText>3</w:delText>
        </w:r>
        <w:r w:rsidR="00224069" w:rsidRPr="00DC19EC">
          <w:rPr>
            <w:rFonts w:eastAsia="DFKai-SB"/>
            <w:b/>
            <w:spacing w:val="-20"/>
            <w:sz w:val="36"/>
            <w:szCs w:val="36"/>
            <w:lang w:val="zh-TW"/>
          </w:rPr>
          <w:delText>年度大專校院學校衛生工作績優人員</w:delText>
        </w:r>
        <w:r w:rsidR="008C2277" w:rsidRPr="00DC19EC">
          <w:rPr>
            <w:rFonts w:eastAsia="DFKai-SB"/>
            <w:b/>
            <w:spacing w:val="-20"/>
            <w:sz w:val="36"/>
            <w:szCs w:val="36"/>
            <w:lang w:val="zh-TW"/>
          </w:rPr>
          <w:delText>獲</w:delText>
        </w:r>
        <w:r w:rsidR="00224069" w:rsidRPr="00DC19EC">
          <w:rPr>
            <w:rFonts w:eastAsia="DFKai-SB"/>
            <w:b/>
            <w:spacing w:val="-20"/>
            <w:sz w:val="36"/>
            <w:szCs w:val="36"/>
            <w:lang w:val="zh-TW"/>
          </w:rPr>
          <w:delText>獎名單</w:delText>
        </w:r>
      </w:del>
    </w:p>
    <w:p w14:paraId="4C0383E9" w14:textId="77777777" w:rsidR="006A0F61" w:rsidRPr="00DC19EC" w:rsidRDefault="006A0F61" w:rsidP="00737633">
      <w:pPr>
        <w:spacing w:line="440" w:lineRule="exact"/>
        <w:ind w:left="180" w:hangingChars="50" w:hanging="180"/>
        <w:jc w:val="center"/>
        <w:rPr>
          <w:del w:id="76" w:author="1" w:date="2026-09-22T12:32:00Z" w16du:dateUtc="2026-09-22T16:32:00Z"/>
          <w:rFonts w:eastAsia="DFKai-SB"/>
          <w:sz w:val="36"/>
          <w:szCs w:val="3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6804"/>
      </w:tblGrid>
      <w:tr w:rsidR="00DC19EC" w:rsidRPr="00DC19EC" w14:paraId="5155A75D" w14:textId="77777777" w:rsidTr="005F0023">
        <w:trPr>
          <w:jc w:val="center"/>
          <w:del w:id="77" w:author="1" w:date="2026-09-22T12:32:00Z" w16du:dateUtc="2026-09-22T16:32:00Z"/>
        </w:trPr>
        <w:tc>
          <w:tcPr>
            <w:tcW w:w="2689" w:type="dxa"/>
            <w:shd w:val="clear" w:color="auto" w:fill="D9D9D9"/>
          </w:tcPr>
          <w:p w14:paraId="3DE86A78" w14:textId="77777777" w:rsidR="005F0023" w:rsidRPr="00DC19EC" w:rsidRDefault="005F0023" w:rsidP="008D5EFF">
            <w:pPr>
              <w:spacing w:line="360" w:lineRule="exact"/>
              <w:jc w:val="center"/>
              <w:rPr>
                <w:del w:id="78" w:author="1" w:date="2026-09-22T12:32:00Z" w16du:dateUtc="2026-09-22T16:32:00Z"/>
                <w:rFonts w:eastAsia="DFKai-SB"/>
                <w:sz w:val="28"/>
                <w:szCs w:val="28"/>
              </w:rPr>
            </w:pPr>
            <w:del w:id="79" w:author="1" w:date="2026-09-22T12:32:00Z" w16du:dateUtc="2026-09-22T16:32:00Z">
              <w:r w:rsidRPr="00DC19EC">
                <w:rPr>
                  <w:rFonts w:eastAsia="DFKai-SB"/>
                  <w:sz w:val="28"/>
                  <w:szCs w:val="28"/>
                </w:rPr>
                <w:delText>類別</w:delText>
              </w:r>
            </w:del>
          </w:p>
        </w:tc>
        <w:tc>
          <w:tcPr>
            <w:tcW w:w="6804" w:type="dxa"/>
            <w:shd w:val="clear" w:color="auto" w:fill="D9D9D9"/>
          </w:tcPr>
          <w:p w14:paraId="18495BDB" w14:textId="77777777" w:rsidR="005F0023" w:rsidRPr="00DC19EC" w:rsidRDefault="005F0023" w:rsidP="008D5EFF">
            <w:pPr>
              <w:spacing w:line="360" w:lineRule="exact"/>
              <w:jc w:val="center"/>
              <w:rPr>
                <w:del w:id="80" w:author="1" w:date="2026-09-22T12:32:00Z" w16du:dateUtc="2026-09-22T16:32:00Z"/>
                <w:rFonts w:eastAsia="DFKai-SB"/>
                <w:sz w:val="28"/>
                <w:szCs w:val="28"/>
              </w:rPr>
            </w:pPr>
            <w:del w:id="81" w:author="1" w:date="2026-09-22T12:32:00Z" w16du:dateUtc="2026-09-22T16:32:00Z">
              <w:r w:rsidRPr="00DC19EC">
                <w:rPr>
                  <w:rFonts w:eastAsia="DFKai-SB"/>
                  <w:sz w:val="28"/>
                  <w:szCs w:val="28"/>
                </w:rPr>
                <w:delText>獲獎人員</w:delText>
              </w:r>
            </w:del>
          </w:p>
        </w:tc>
      </w:tr>
      <w:tr w:rsidR="00DC19EC" w:rsidRPr="00DC19EC" w14:paraId="450C74FA" w14:textId="77777777" w:rsidTr="005F0023">
        <w:trPr>
          <w:trHeight w:val="840"/>
          <w:jc w:val="center"/>
          <w:del w:id="82" w:author="1" w:date="2026-09-22T12:32:00Z" w16du:dateUtc="2026-09-22T16:32:00Z"/>
        </w:trPr>
        <w:tc>
          <w:tcPr>
            <w:tcW w:w="2689" w:type="dxa"/>
          </w:tcPr>
          <w:p w14:paraId="5E028D93" w14:textId="77777777" w:rsidR="005F0023" w:rsidRPr="00DC19EC" w:rsidRDefault="005F0023" w:rsidP="00417956">
            <w:pPr>
              <w:spacing w:line="400" w:lineRule="exact"/>
              <w:jc w:val="both"/>
              <w:rPr>
                <w:del w:id="83" w:author="1" w:date="2026-09-22T12:32:00Z" w16du:dateUtc="2026-09-22T16:32:00Z"/>
                <w:rFonts w:eastAsia="DFKai-SB"/>
                <w:sz w:val="28"/>
                <w:szCs w:val="28"/>
              </w:rPr>
            </w:pPr>
            <w:del w:id="84" w:author="1" w:date="2026-09-22T12:32:00Z" w16du:dateUtc="2026-09-22T16:32:00Z">
              <w:r w:rsidRPr="00DC19EC">
                <w:rPr>
                  <w:rFonts w:eastAsia="DFKai-SB"/>
                  <w:sz w:val="28"/>
                  <w:szCs w:val="28"/>
                  <w:lang w:val="zh-TW"/>
                </w:rPr>
                <w:delText>衛生保健組長</w:delText>
              </w:r>
            </w:del>
          </w:p>
        </w:tc>
        <w:tc>
          <w:tcPr>
            <w:tcW w:w="6804" w:type="dxa"/>
          </w:tcPr>
          <w:p w14:paraId="0AB1D08D" w14:textId="7CD2EC62" w:rsidR="00DB28BF" w:rsidRPr="00DC19EC" w:rsidRDefault="009B299B" w:rsidP="00DB28BF">
            <w:pPr>
              <w:pStyle w:val="ListParagraph"/>
              <w:numPr>
                <w:ilvl w:val="0"/>
                <w:numId w:val="1"/>
              </w:numPr>
              <w:spacing w:beforeLines="10" w:before="24" w:afterLines="10" w:after="24" w:line="400" w:lineRule="exact"/>
              <w:ind w:left="311" w:hanging="311"/>
              <w:rPr>
                <w:del w:id="85" w:author="1" w:date="2026-09-22T12:32:00Z" w16du:dateUtc="2026-09-22T16:32:00Z"/>
                <w:rFonts w:ascii="Times New Roman" w:eastAsia="DFKai-SB" w:hAnsi="Times New Roman"/>
                <w:sz w:val="28"/>
                <w:szCs w:val="28"/>
              </w:rPr>
            </w:pPr>
            <w:del w:id="86" w:author="1" w:date="2026-09-22T12:32:00Z" w16du:dateUtc="2026-09-22T16:32:00Z">
              <w:r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delText>弘光科技大學廖芬玲</w:delText>
              </w:r>
              <w:r w:rsidRPr="00DC19EC">
                <w:rPr>
                  <w:rFonts w:eastAsia="DFKai-SB" w:hint="eastAsia"/>
                  <w:sz w:val="28"/>
                  <w:szCs w:val="28"/>
                </w:rPr>
                <w:delText>衛生保健組</w:delText>
              </w:r>
              <w:r w:rsidR="00DB28BF"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delText>長</w:delText>
              </w:r>
            </w:del>
          </w:p>
          <w:p w14:paraId="3F3B3994" w14:textId="05EC8C3B" w:rsidR="00DB28BF" w:rsidRPr="00DC19EC" w:rsidRDefault="009B299B" w:rsidP="00DB28BF">
            <w:pPr>
              <w:pStyle w:val="ListParagraph"/>
              <w:numPr>
                <w:ilvl w:val="0"/>
                <w:numId w:val="1"/>
              </w:numPr>
              <w:spacing w:beforeLines="10" w:before="24" w:afterLines="10" w:after="24" w:line="400" w:lineRule="exact"/>
              <w:ind w:left="311" w:hanging="311"/>
              <w:rPr>
                <w:del w:id="87" w:author="1" w:date="2026-09-22T12:32:00Z" w16du:dateUtc="2026-09-22T16:32:00Z"/>
                <w:rFonts w:ascii="Times New Roman" w:eastAsia="DFKai-SB" w:hAnsi="Times New Roman"/>
                <w:sz w:val="28"/>
                <w:szCs w:val="28"/>
              </w:rPr>
            </w:pPr>
            <w:del w:id="88" w:author="1" w:date="2026-09-22T12:32:00Z" w16du:dateUtc="2026-09-22T16:32:00Z">
              <w:r w:rsidRPr="00DC19EC">
                <w:rPr>
                  <w:rFonts w:eastAsia="DFKai-SB" w:hint="eastAsia"/>
                  <w:sz w:val="28"/>
                  <w:szCs w:val="28"/>
                </w:rPr>
                <w:delText>國立臺灣大學池岸軒</w:delText>
              </w:r>
              <w:r w:rsidRPr="00DC19EC">
                <w:rPr>
                  <w:rFonts w:ascii="DFKai-SB" w:eastAsia="DFKai-SB" w:hAnsi="DFKai-SB" w:hint="eastAsia"/>
                  <w:sz w:val="28"/>
                  <w:szCs w:val="28"/>
                </w:rPr>
                <w:delText>醫療股股長</w:delText>
              </w:r>
            </w:del>
          </w:p>
          <w:p w14:paraId="607A0B32" w14:textId="7CBD1732" w:rsidR="004B114A" w:rsidRPr="00DC19EC" w:rsidRDefault="009B299B" w:rsidP="00DB28BF">
            <w:pPr>
              <w:pStyle w:val="ListParagraph"/>
              <w:numPr>
                <w:ilvl w:val="0"/>
                <w:numId w:val="1"/>
              </w:numPr>
              <w:spacing w:beforeLines="10" w:before="24" w:afterLines="10" w:after="24" w:line="400" w:lineRule="exact"/>
              <w:ind w:left="311" w:hanging="311"/>
              <w:rPr>
                <w:del w:id="89" w:author="1" w:date="2026-09-22T12:32:00Z" w16du:dateUtc="2026-09-22T16:32:00Z"/>
                <w:rFonts w:ascii="Times New Roman" w:eastAsia="DFKai-SB" w:hAnsi="Times New Roman"/>
                <w:sz w:val="28"/>
                <w:szCs w:val="28"/>
              </w:rPr>
            </w:pPr>
            <w:bookmarkStart w:id="90" w:name="_Hlk143264656"/>
            <w:del w:id="91" w:author="1" w:date="2026-09-22T12:32:00Z" w16du:dateUtc="2026-09-22T16:32:00Z">
              <w:r w:rsidRPr="00DC19EC">
                <w:rPr>
                  <w:rFonts w:eastAsia="DFKai-SB" w:hint="eastAsia"/>
                  <w:sz w:val="28"/>
                  <w:szCs w:val="28"/>
                </w:rPr>
                <w:delText>國立清華大學蔡宜朋</w:delText>
              </w:r>
              <w:r w:rsidR="00DB28BF" w:rsidRPr="00DC19EC">
                <w:rPr>
                  <w:rFonts w:eastAsia="DFKai-SB" w:hint="eastAsia"/>
                  <w:sz w:val="28"/>
                  <w:szCs w:val="28"/>
                </w:rPr>
                <w:delText>衛生保健組長</w:delText>
              </w:r>
              <w:bookmarkEnd w:id="90"/>
            </w:del>
          </w:p>
        </w:tc>
      </w:tr>
      <w:tr w:rsidR="00DC19EC" w:rsidRPr="00DC19EC" w14:paraId="73793470" w14:textId="77777777" w:rsidTr="003B7BC2">
        <w:trPr>
          <w:trHeight w:val="1393"/>
          <w:jc w:val="center"/>
          <w:del w:id="92" w:author="1" w:date="2026-09-22T12:32:00Z" w16du:dateUtc="2026-09-22T16:32:00Z"/>
        </w:trPr>
        <w:tc>
          <w:tcPr>
            <w:tcW w:w="2689" w:type="dxa"/>
          </w:tcPr>
          <w:p w14:paraId="09F06AC6" w14:textId="1A16340F" w:rsidR="005F0023" w:rsidRPr="00DC19EC" w:rsidRDefault="005F0023" w:rsidP="00417956">
            <w:pPr>
              <w:spacing w:line="400" w:lineRule="exact"/>
              <w:jc w:val="both"/>
              <w:rPr>
                <w:del w:id="93" w:author="1" w:date="2026-09-22T12:32:00Z" w16du:dateUtc="2026-09-22T16:32:00Z"/>
                <w:rFonts w:eastAsia="DFKai-SB"/>
                <w:sz w:val="28"/>
                <w:szCs w:val="28"/>
              </w:rPr>
            </w:pPr>
            <w:del w:id="94" w:author="1" w:date="2026-09-22T12:32:00Z" w16du:dateUtc="2026-09-22T16:32:00Z">
              <w:r w:rsidRPr="00DC19EC">
                <w:rPr>
                  <w:rFonts w:eastAsia="DFKai-SB"/>
                  <w:sz w:val="28"/>
                  <w:szCs w:val="28"/>
                  <w:lang w:val="zh-TW"/>
                </w:rPr>
                <w:delText>護理人員</w:delText>
              </w:r>
            </w:del>
          </w:p>
        </w:tc>
        <w:tc>
          <w:tcPr>
            <w:tcW w:w="6804" w:type="dxa"/>
          </w:tcPr>
          <w:p w14:paraId="5269246D" w14:textId="71C14D71" w:rsidR="00DB28BF" w:rsidRPr="00DC19EC" w:rsidRDefault="009B299B" w:rsidP="00DB28BF">
            <w:pPr>
              <w:pStyle w:val="ListParagraph"/>
              <w:numPr>
                <w:ilvl w:val="0"/>
                <w:numId w:val="3"/>
              </w:numPr>
              <w:spacing w:beforeLines="10" w:before="24" w:afterLines="10" w:after="24" w:line="400" w:lineRule="exact"/>
              <w:ind w:left="311" w:hanging="311"/>
              <w:jc w:val="both"/>
              <w:rPr>
                <w:del w:id="95" w:author="1" w:date="2026-09-22T12:32:00Z" w16du:dateUtc="2026-09-22T16:32:00Z"/>
                <w:rFonts w:ascii="Times New Roman" w:eastAsia="DFKai-SB" w:hAnsi="Times New Roman"/>
                <w:sz w:val="28"/>
                <w:szCs w:val="28"/>
              </w:rPr>
            </w:pPr>
            <w:del w:id="96" w:author="1" w:date="2026-09-22T12:32:00Z" w16du:dateUtc="2026-09-22T16:32:00Z">
              <w:r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delText>靜宜大學</w:delText>
              </w:r>
              <w:r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tab/>
              </w:r>
              <w:r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delText>高美慧</w:delText>
              </w:r>
              <w:r w:rsidR="00DB28BF"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delText>護理師</w:delText>
              </w:r>
            </w:del>
          </w:p>
          <w:p w14:paraId="0BF2A43D" w14:textId="2B128129" w:rsidR="00DB28BF" w:rsidRPr="00DC19EC" w:rsidRDefault="009B299B" w:rsidP="00DB28BF">
            <w:pPr>
              <w:pStyle w:val="ListParagraph"/>
              <w:numPr>
                <w:ilvl w:val="0"/>
                <w:numId w:val="3"/>
              </w:numPr>
              <w:spacing w:beforeLines="10" w:before="24" w:afterLines="10" w:after="24" w:line="400" w:lineRule="exact"/>
              <w:ind w:left="311" w:hanging="311"/>
              <w:jc w:val="both"/>
              <w:rPr>
                <w:del w:id="97" w:author="1" w:date="2026-09-22T12:32:00Z" w16du:dateUtc="2026-09-22T16:32:00Z"/>
                <w:rFonts w:ascii="Times New Roman" w:eastAsia="DFKai-SB" w:hAnsi="Times New Roman"/>
                <w:sz w:val="28"/>
                <w:szCs w:val="28"/>
              </w:rPr>
            </w:pPr>
            <w:bookmarkStart w:id="98" w:name="_Hlk143263304"/>
            <w:del w:id="99" w:author="1" w:date="2026-09-22T12:32:00Z" w16du:dateUtc="2026-09-22T16:32:00Z">
              <w:r w:rsidRPr="00DC19EC">
                <w:rPr>
                  <w:rFonts w:eastAsia="DFKai-SB" w:hint="eastAsia"/>
                  <w:sz w:val="28"/>
                  <w:szCs w:val="28"/>
                </w:rPr>
                <w:delText>國立臺南護理專科學校林詩淩</w:delText>
              </w:r>
              <w:r w:rsidR="00DB28BF" w:rsidRPr="00DC19EC">
                <w:rPr>
                  <w:rFonts w:eastAsia="DFKai-SB" w:hint="eastAsia"/>
                  <w:sz w:val="28"/>
                  <w:szCs w:val="28"/>
                </w:rPr>
                <w:delText>護理師</w:delText>
              </w:r>
            </w:del>
          </w:p>
          <w:p w14:paraId="4B1B521F" w14:textId="24C1E76D" w:rsidR="00DB28BF" w:rsidRPr="00DC19EC" w:rsidRDefault="009B299B" w:rsidP="00DB28BF">
            <w:pPr>
              <w:pStyle w:val="ListParagraph"/>
              <w:numPr>
                <w:ilvl w:val="0"/>
                <w:numId w:val="3"/>
              </w:numPr>
              <w:spacing w:beforeLines="10" w:before="24" w:afterLines="10" w:after="24" w:line="400" w:lineRule="exact"/>
              <w:ind w:left="311" w:hanging="311"/>
              <w:jc w:val="both"/>
              <w:rPr>
                <w:del w:id="100" w:author="1" w:date="2026-09-22T12:32:00Z" w16du:dateUtc="2026-09-22T16:32:00Z"/>
                <w:rFonts w:ascii="Times New Roman" w:eastAsia="DFKai-SB" w:hAnsi="Times New Roman"/>
                <w:sz w:val="28"/>
                <w:szCs w:val="28"/>
              </w:rPr>
            </w:pPr>
            <w:bookmarkStart w:id="101" w:name="_Hlk143264135"/>
            <w:bookmarkEnd w:id="98"/>
            <w:del w:id="102" w:author="1" w:date="2026-09-22T12:32:00Z" w16du:dateUtc="2026-09-22T16:32:00Z">
              <w:r w:rsidRPr="00DC19EC">
                <w:rPr>
                  <w:rFonts w:eastAsia="DFKai-SB" w:hint="eastAsia"/>
                  <w:sz w:val="28"/>
                  <w:szCs w:val="28"/>
                </w:rPr>
                <w:delText>國立臺灣體育運動大學張珮芬</w:delText>
              </w:r>
              <w:r w:rsidR="00DB28BF" w:rsidRPr="00DC19EC">
                <w:rPr>
                  <w:rFonts w:eastAsia="DFKai-SB" w:hint="eastAsia"/>
                  <w:sz w:val="28"/>
                  <w:szCs w:val="28"/>
                </w:rPr>
                <w:delText>護理師</w:delText>
              </w:r>
              <w:bookmarkEnd w:id="101"/>
            </w:del>
          </w:p>
          <w:p w14:paraId="0FAC485E" w14:textId="78CA4080" w:rsidR="00DB28BF" w:rsidRPr="00DC19EC" w:rsidRDefault="009B299B" w:rsidP="00DB28BF">
            <w:pPr>
              <w:pStyle w:val="ListParagraph"/>
              <w:numPr>
                <w:ilvl w:val="0"/>
                <w:numId w:val="3"/>
              </w:numPr>
              <w:spacing w:beforeLines="10" w:before="24" w:afterLines="10" w:after="24" w:line="400" w:lineRule="exact"/>
              <w:ind w:left="311" w:hanging="311"/>
              <w:jc w:val="both"/>
              <w:rPr>
                <w:del w:id="103" w:author="1" w:date="2026-09-22T12:32:00Z" w16du:dateUtc="2026-09-22T16:32:00Z"/>
                <w:rFonts w:ascii="Times New Roman" w:eastAsia="DFKai-SB" w:hAnsi="Times New Roman"/>
                <w:sz w:val="28"/>
                <w:szCs w:val="28"/>
              </w:rPr>
            </w:pPr>
            <w:bookmarkStart w:id="104" w:name="_Hlk143264911"/>
            <w:del w:id="105" w:author="1" w:date="2026-09-22T12:32:00Z" w16du:dateUtc="2026-09-22T16:32:00Z">
              <w:r w:rsidRPr="00DC19EC">
                <w:rPr>
                  <w:rFonts w:eastAsia="DFKai-SB" w:hint="eastAsia"/>
                  <w:sz w:val="28"/>
                  <w:szCs w:val="28"/>
                </w:rPr>
                <w:delText>嘉南藥理大學鄭冠平</w:delText>
              </w:r>
              <w:r w:rsidR="00CC3820" w:rsidRPr="00DC19EC">
                <w:rPr>
                  <w:rFonts w:eastAsia="DFKai-SB" w:hint="eastAsia"/>
                  <w:sz w:val="28"/>
                  <w:szCs w:val="28"/>
                </w:rPr>
                <w:delText>護理師</w:delText>
              </w:r>
              <w:bookmarkEnd w:id="104"/>
            </w:del>
          </w:p>
          <w:p w14:paraId="5F60E5C9" w14:textId="4763543B" w:rsidR="00DB28BF" w:rsidRPr="00DC19EC" w:rsidRDefault="009B299B" w:rsidP="00DB28BF">
            <w:pPr>
              <w:pStyle w:val="ListParagraph"/>
              <w:numPr>
                <w:ilvl w:val="0"/>
                <w:numId w:val="3"/>
              </w:numPr>
              <w:spacing w:beforeLines="10" w:before="24" w:afterLines="10" w:after="24" w:line="400" w:lineRule="exact"/>
              <w:ind w:left="311" w:hanging="311"/>
              <w:jc w:val="both"/>
              <w:rPr>
                <w:del w:id="106" w:author="1" w:date="2026-09-22T12:32:00Z" w16du:dateUtc="2026-09-22T16:32:00Z"/>
                <w:rFonts w:ascii="Times New Roman" w:eastAsia="DFKai-SB" w:hAnsi="Times New Roman"/>
                <w:sz w:val="28"/>
                <w:szCs w:val="28"/>
              </w:rPr>
            </w:pPr>
            <w:del w:id="107" w:author="1" w:date="2026-09-22T12:32:00Z" w16du:dateUtc="2026-09-22T16:32:00Z">
              <w:r w:rsidRPr="00DC19EC">
                <w:rPr>
                  <w:rFonts w:eastAsia="DFKai-SB" w:hint="eastAsia"/>
                  <w:sz w:val="28"/>
                  <w:szCs w:val="28"/>
                </w:rPr>
                <w:delText>國立金門大學許竹君</w:delText>
              </w:r>
              <w:r w:rsidR="00DB28BF" w:rsidRPr="00DC19EC">
                <w:rPr>
                  <w:rFonts w:eastAsia="DFKai-SB" w:hint="eastAsia"/>
                  <w:sz w:val="28"/>
                  <w:szCs w:val="28"/>
                </w:rPr>
                <w:delText>護理師</w:delText>
              </w:r>
            </w:del>
          </w:p>
          <w:p w14:paraId="235C2D3B" w14:textId="4AFBC7CD" w:rsidR="00DB28BF" w:rsidRPr="00DC19EC" w:rsidRDefault="009B299B" w:rsidP="00DB28BF">
            <w:pPr>
              <w:pStyle w:val="ListParagraph"/>
              <w:numPr>
                <w:ilvl w:val="0"/>
                <w:numId w:val="3"/>
              </w:numPr>
              <w:spacing w:beforeLines="10" w:before="24" w:afterLines="10" w:after="24" w:line="400" w:lineRule="exact"/>
              <w:ind w:left="311" w:hanging="311"/>
              <w:jc w:val="both"/>
              <w:rPr>
                <w:del w:id="108" w:author="1" w:date="2026-09-22T12:32:00Z" w16du:dateUtc="2026-09-22T16:32:00Z"/>
                <w:rFonts w:ascii="Times New Roman" w:eastAsia="DFKai-SB" w:hAnsi="Times New Roman"/>
                <w:sz w:val="28"/>
                <w:szCs w:val="28"/>
              </w:rPr>
            </w:pPr>
            <w:del w:id="109" w:author="1" w:date="2026-09-22T12:32:00Z" w16du:dateUtc="2026-09-22T16:32:00Z">
              <w:r w:rsidRPr="00DC19EC">
                <w:rPr>
                  <w:rFonts w:eastAsia="DFKai-SB" w:hint="eastAsia"/>
                  <w:sz w:val="28"/>
                  <w:szCs w:val="28"/>
                </w:rPr>
                <w:delText>亞東科技大學謝偉琪</w:delText>
              </w:r>
              <w:r w:rsidR="00DB28BF" w:rsidRPr="00DC19EC">
                <w:rPr>
                  <w:rFonts w:eastAsia="DFKai-SB" w:hint="eastAsia"/>
                  <w:sz w:val="28"/>
                  <w:szCs w:val="28"/>
                </w:rPr>
                <w:delText>護理師</w:delText>
              </w:r>
            </w:del>
          </w:p>
          <w:p w14:paraId="068D3D66" w14:textId="4ABD29ED" w:rsidR="00C875F4" w:rsidRPr="00DC19EC" w:rsidRDefault="009B299B" w:rsidP="00DB28BF">
            <w:pPr>
              <w:pStyle w:val="ListParagraph"/>
              <w:numPr>
                <w:ilvl w:val="0"/>
                <w:numId w:val="3"/>
              </w:numPr>
              <w:spacing w:beforeLines="10" w:before="24" w:afterLines="10" w:after="24" w:line="400" w:lineRule="exact"/>
              <w:ind w:left="311" w:hanging="311"/>
              <w:jc w:val="both"/>
              <w:rPr>
                <w:del w:id="110" w:author="1" w:date="2026-09-22T12:32:00Z" w16du:dateUtc="2026-09-22T16:32:00Z"/>
                <w:rFonts w:ascii="Times New Roman" w:eastAsia="DFKai-SB" w:hAnsi="Times New Roman"/>
                <w:sz w:val="28"/>
                <w:szCs w:val="28"/>
              </w:rPr>
            </w:pPr>
            <w:del w:id="111" w:author="1" w:date="2026-09-22T12:32:00Z" w16du:dateUtc="2026-09-22T16:32:00Z">
              <w:r w:rsidRPr="00DC19EC">
                <w:rPr>
                  <w:rFonts w:eastAsia="DFKai-SB" w:hint="eastAsia"/>
                  <w:sz w:val="28"/>
                  <w:szCs w:val="28"/>
                </w:rPr>
                <w:delText>輔仁大學</w:delText>
              </w:r>
              <w:r w:rsidRPr="00DC19EC">
                <w:rPr>
                  <w:rFonts w:eastAsia="DFKai-SB" w:hint="eastAsia"/>
                  <w:sz w:val="28"/>
                  <w:szCs w:val="28"/>
                </w:rPr>
                <w:tab/>
              </w:r>
              <w:r w:rsidRPr="00DC19EC">
                <w:rPr>
                  <w:rFonts w:eastAsia="DFKai-SB" w:hint="eastAsia"/>
                  <w:sz w:val="28"/>
                  <w:szCs w:val="28"/>
                </w:rPr>
                <w:delText>張蓓蕾</w:delText>
              </w:r>
              <w:r w:rsidR="00DB28BF" w:rsidRPr="00DC19EC">
                <w:rPr>
                  <w:rFonts w:eastAsia="DFKai-SB" w:hint="eastAsia"/>
                  <w:sz w:val="28"/>
                  <w:szCs w:val="28"/>
                </w:rPr>
                <w:delText>護理師</w:delText>
              </w:r>
            </w:del>
          </w:p>
        </w:tc>
      </w:tr>
      <w:tr w:rsidR="00DC19EC" w:rsidRPr="00DC19EC" w14:paraId="6EA37F0C" w14:textId="77777777" w:rsidTr="005F0023">
        <w:trPr>
          <w:trHeight w:val="849"/>
          <w:jc w:val="center"/>
          <w:del w:id="112" w:author="1" w:date="2026-09-22T12:32:00Z" w16du:dateUtc="2026-09-22T16:32:00Z"/>
        </w:trPr>
        <w:tc>
          <w:tcPr>
            <w:tcW w:w="2689" w:type="dxa"/>
          </w:tcPr>
          <w:p w14:paraId="0BDDAA59" w14:textId="16FC2B4D" w:rsidR="005F0023" w:rsidRPr="00DC19EC" w:rsidRDefault="005F0023" w:rsidP="00417956">
            <w:pPr>
              <w:spacing w:line="400" w:lineRule="exact"/>
              <w:jc w:val="both"/>
              <w:rPr>
                <w:del w:id="113" w:author="1" w:date="2026-09-22T12:32:00Z" w16du:dateUtc="2026-09-22T16:32:00Z"/>
                <w:rFonts w:eastAsia="DFKai-SB"/>
                <w:sz w:val="28"/>
                <w:szCs w:val="28"/>
              </w:rPr>
            </w:pPr>
            <w:del w:id="114" w:author="1" w:date="2026-09-22T12:32:00Z" w16du:dateUtc="2026-09-22T16:32:00Z">
              <w:r w:rsidRPr="00DC19EC">
                <w:rPr>
                  <w:rFonts w:eastAsia="DFKai-SB"/>
                  <w:sz w:val="28"/>
                  <w:szCs w:val="28"/>
                  <w:lang w:val="zh-TW"/>
                </w:rPr>
                <w:delText>餐飲衛生督導人員</w:delText>
              </w:r>
            </w:del>
          </w:p>
        </w:tc>
        <w:tc>
          <w:tcPr>
            <w:tcW w:w="6804" w:type="dxa"/>
          </w:tcPr>
          <w:p w14:paraId="4FE5AD9B" w14:textId="5EB356C3" w:rsidR="00DB28BF" w:rsidRPr="00DC19EC" w:rsidRDefault="009B299B" w:rsidP="00DB28BF">
            <w:pPr>
              <w:pStyle w:val="ListParagraph"/>
              <w:numPr>
                <w:ilvl w:val="0"/>
                <w:numId w:val="2"/>
              </w:numPr>
              <w:spacing w:beforeLines="10" w:before="24" w:afterLines="10" w:after="24" w:line="400" w:lineRule="exact"/>
              <w:ind w:left="311" w:hanging="311"/>
              <w:jc w:val="both"/>
              <w:rPr>
                <w:del w:id="115" w:author="1" w:date="2026-09-22T12:32:00Z" w16du:dateUtc="2026-09-22T16:32:00Z"/>
                <w:rFonts w:ascii="Times New Roman" w:eastAsia="DFKai-SB" w:hAnsi="Times New Roman"/>
                <w:sz w:val="28"/>
                <w:szCs w:val="28"/>
              </w:rPr>
            </w:pPr>
            <w:bookmarkStart w:id="116" w:name="_Hlk143265279"/>
            <w:del w:id="117" w:author="1" w:date="2026-09-22T12:32:00Z" w16du:dateUtc="2026-09-22T16:32:00Z">
              <w:r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delText>南華大學</w:delText>
              </w:r>
              <w:r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tab/>
              </w:r>
              <w:r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delText>郭詩婕</w:delText>
              </w:r>
              <w:bookmarkEnd w:id="116"/>
              <w:r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delText>約聘組員</w:delText>
              </w:r>
            </w:del>
          </w:p>
          <w:p w14:paraId="3941EF3F" w14:textId="55ADF6F3" w:rsidR="00DB28BF" w:rsidRPr="00DC19EC" w:rsidRDefault="004A5BE0" w:rsidP="00DB28BF">
            <w:pPr>
              <w:pStyle w:val="ListParagraph"/>
              <w:numPr>
                <w:ilvl w:val="0"/>
                <w:numId w:val="2"/>
              </w:numPr>
              <w:spacing w:beforeLines="10" w:before="24" w:afterLines="10" w:after="24" w:line="400" w:lineRule="exact"/>
              <w:ind w:left="311" w:hanging="311"/>
              <w:jc w:val="both"/>
              <w:rPr>
                <w:del w:id="118" w:author="1" w:date="2026-09-22T12:32:00Z" w16du:dateUtc="2026-09-22T16:32:00Z"/>
                <w:rFonts w:ascii="Times New Roman" w:eastAsia="DFKai-SB" w:hAnsi="Times New Roman"/>
                <w:sz w:val="28"/>
                <w:szCs w:val="28"/>
              </w:rPr>
            </w:pPr>
            <w:bookmarkStart w:id="119" w:name="_Hlk143265505"/>
            <w:del w:id="120" w:author="1" w:date="2026-09-22T12:32:00Z" w16du:dateUtc="2026-09-22T16:32:00Z">
              <w:r w:rsidRPr="00DC19EC">
                <w:rPr>
                  <w:rFonts w:eastAsia="DFKai-SB" w:hint="eastAsia"/>
                  <w:sz w:val="28"/>
                  <w:szCs w:val="28"/>
                </w:rPr>
                <w:delText>弘光科技大學吳喬恩</w:delText>
              </w:r>
              <w:bookmarkEnd w:id="119"/>
              <w:r w:rsidRPr="00DC19EC">
                <w:rPr>
                  <w:rFonts w:eastAsia="DFKai-SB" w:hint="eastAsia"/>
                  <w:sz w:val="28"/>
                  <w:szCs w:val="28"/>
                </w:rPr>
                <w:delText>組員</w:delText>
              </w:r>
            </w:del>
          </w:p>
          <w:p w14:paraId="1C4A6F7B" w14:textId="4740C018" w:rsidR="00C875F4" w:rsidRPr="00DC19EC" w:rsidRDefault="004A5BE0" w:rsidP="00DB28BF">
            <w:pPr>
              <w:pStyle w:val="ListParagraph"/>
              <w:numPr>
                <w:ilvl w:val="0"/>
                <w:numId w:val="2"/>
              </w:numPr>
              <w:spacing w:beforeLines="10" w:before="24" w:afterLines="10" w:after="24" w:line="400" w:lineRule="exact"/>
              <w:ind w:left="311" w:hanging="311"/>
              <w:jc w:val="both"/>
              <w:rPr>
                <w:del w:id="121" w:author="1" w:date="2026-09-22T12:32:00Z" w16du:dateUtc="2026-09-22T16:32:00Z"/>
                <w:rFonts w:ascii="Times New Roman" w:eastAsia="DFKai-SB" w:hAnsi="Times New Roman"/>
                <w:sz w:val="28"/>
                <w:szCs w:val="28"/>
              </w:rPr>
            </w:pPr>
            <w:del w:id="122" w:author="1" w:date="2026-09-22T12:32:00Z" w16du:dateUtc="2026-09-22T16:32:00Z">
              <w:r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delText>國立東華大學王惠貞護理師</w:delText>
              </w:r>
            </w:del>
          </w:p>
        </w:tc>
      </w:tr>
    </w:tbl>
    <w:p w14:paraId="45409205" w14:textId="00E8B8B4" w:rsidR="00962A28" w:rsidRPr="001E08FA" w:rsidRDefault="00962A28" w:rsidP="00FF542C">
      <w:pPr>
        <w:autoSpaceDE w:val="0"/>
        <w:rPr>
          <w:rFonts w:ascii="Times New Roman" w:eastAsia="DFKai-SB" w:hAnsi="Times New Roman"/>
          <w:sz w:val="24"/>
          <w:rPrChange w:id="123" w:author="1" w:date="2026-09-22T12:32:00Z" w16du:dateUtc="2026-09-22T16:32:00Z">
            <w:rPr>
              <w:rFonts w:eastAsia="DFKai-SB"/>
              <w:sz w:val="28"/>
              <w:szCs w:val="28"/>
            </w:rPr>
          </w:rPrChange>
        </w:rPr>
        <w:pPrChange w:id="124" w:author="1" w:date="2026-09-22T12:32:00Z" w16du:dateUtc="2026-09-22T16:32:00Z">
          <w:pPr>
            <w:snapToGrid w:val="0"/>
            <w:spacing w:beforeLines="50" w:before="180" w:afterLines="50" w:after="180" w:line="400" w:lineRule="exact"/>
          </w:pPr>
        </w:pPrChange>
      </w:pPr>
    </w:p>
    <w:sectPr w:rsidR="00962A28" w:rsidRPr="001E08FA" w:rsidSect="006E54AE">
      <w:headerReference w:type="default" r:id="rId9"/>
      <w:footerReference w:type="even" r:id="rId10"/>
      <w:footerReference w:type="default" r:id="rId11"/>
      <w:pgSz w:w="11906" w:h="16838" w:code="0"/>
      <w:pgMar w:top="1079" w:right="850" w:bottom="1134" w:left="1440" w:header="708" w:footer="708" w:gutter="0"/>
      <w:cols w:space="708"/>
      <w:docGrid w:type="default" w:linePitch="360"/>
      <w:sectPrChange w:id="132" w:author="1" w:date="2026-09-22T12:32:00Z" w16du:dateUtc="2026-09-22T16:32:00Z">
        <w:sectPr w:rsidR="00962A28" w:rsidRPr="001E08FA" w:rsidSect="006E54AE">
          <w:pgSz w:code="9"/>
          <w:pgMar w:top="1134" w:right="1134" w:bottom="1134" w:left="1134" w:header="851" w:footer="992" w:gutter="0"/>
          <w:cols w:space="425"/>
          <w:docGrid w:type="lines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3FB02DE" w14:textId="77777777" w:rsidR="009367B4" w:rsidRDefault="009367B4">
      <w:r>
        <w:separator/>
      </w:r>
    </w:p>
  </w:endnote>
  <w:endnote w:type="continuationSeparator" w:id="0">
    <w:p w14:paraId="036153E3" w14:textId="77777777" w:rsidR="009367B4" w:rsidRDefault="009367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FKai-SB">
    <w:altName w:val="Microsoft YaHei"/>
    <w:panose1 w:val="020B0604020202020204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05635E" w14:textId="77777777" w:rsidR="005F0023" w:rsidRDefault="005F0023">
    <w:pPr>
      <w:pStyle w:val="Footer"/>
      <w:framePr w:wrap="around" w:vAnchor="text" w:hAnchor="margin" w:xAlign="center" w:y="1"/>
      <w:rPr>
        <w:del w:id="126" w:author="1" w:date="2026-09-22T12:32:00Z" w16du:dateUtc="2026-09-22T16:32:00Z"/>
        <w:rStyle w:val="PageNumber"/>
      </w:rPr>
    </w:pPr>
    <w:del w:id="127" w:author="1" w:date="2026-09-22T12:32:00Z" w16du:dateUtc="2026-09-22T16:32:00Z">
      <w:r>
        <w:rPr>
          <w:rStyle w:val="PageNumber"/>
        </w:rPr>
        <w:fldChar w:fldCharType="begin"/>
      </w:r>
      <w:r>
        <w:rPr>
          <w:rStyle w:val="PageNumber"/>
        </w:rPr>
        <w:delInstrText xml:space="preserve">PAGE  </w:del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delText>1</w:delText>
      </w:r>
      <w:r>
        <w:rPr>
          <w:rStyle w:val="PageNumber"/>
        </w:rPr>
        <w:fldChar w:fldCharType="end"/>
      </w:r>
    </w:del>
  </w:p>
  <w:p w14:paraId="2CC1CDF7" w14:textId="77777777" w:rsidR="005F0023" w:rsidRDefault="005F0023">
    <w:pPr>
      <w:pStyle w:val="CommentSubjectChar"/>
      <w:pPrChange w:id="128" w:author="1" w:date="2026-09-22T12:32:00Z" w16du:dateUtc="2026-09-22T16:32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808B0A" w14:textId="37A95649" w:rsidR="005F0023" w:rsidRDefault="005F0023">
    <w:pPr>
      <w:pStyle w:val="Footer"/>
      <w:framePr w:wrap="around" w:vAnchor="text" w:hAnchor="margin" w:xAlign="center" w:y="1"/>
      <w:rPr>
        <w:del w:id="129" w:author="1" w:date="2026-09-22T12:32:00Z" w16du:dateUtc="2026-09-22T16:32:00Z"/>
        <w:rStyle w:val="PageNumber"/>
      </w:rPr>
    </w:pPr>
    <w:del w:id="130" w:author="1" w:date="2026-09-22T12:32:00Z" w16du:dateUtc="2026-09-22T16:32:00Z">
      <w:r>
        <w:rPr>
          <w:rStyle w:val="PageNumber"/>
        </w:rPr>
        <w:fldChar w:fldCharType="begin"/>
      </w:r>
      <w:r>
        <w:rPr>
          <w:rStyle w:val="PageNumber"/>
        </w:rPr>
        <w:delInstrText xml:space="preserve">PAGE  </w:delInstrText>
      </w:r>
      <w:r>
        <w:rPr>
          <w:rStyle w:val="PageNumber"/>
        </w:rPr>
        <w:fldChar w:fldCharType="separate"/>
      </w:r>
      <w:r w:rsidR="00982003">
        <w:rPr>
          <w:rStyle w:val="PageNumber"/>
          <w:noProof/>
        </w:rPr>
        <w:delText>6</w:delText>
      </w:r>
      <w:r>
        <w:rPr>
          <w:rStyle w:val="PageNumber"/>
        </w:rPr>
        <w:fldChar w:fldCharType="end"/>
      </w:r>
    </w:del>
  </w:p>
  <w:p w14:paraId="2362C2D2" w14:textId="77777777" w:rsidR="005F0023" w:rsidRDefault="005F0023">
    <w:pPr>
      <w:pStyle w:val="CommentSubjectChar"/>
      <w:pPrChange w:id="131" w:author="1" w:date="2026-09-22T12:32:00Z" w16du:dateUtc="2026-09-22T16:32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0C26A9" w14:textId="77777777" w:rsidR="009367B4" w:rsidRDefault="009367B4">
      <w:r>
        <w:separator/>
      </w:r>
    </w:p>
  </w:footnote>
  <w:footnote w:type="continuationSeparator" w:id="0">
    <w:p w14:paraId="62BF1211" w14:textId="77777777" w:rsidR="009367B4" w:rsidRDefault="009367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AD4531" w14:textId="77777777" w:rsidR="005F44CA" w:rsidRDefault="005F44CA">
    <w:pPr>
      <w:pStyle w:val="CommentTextChar"/>
      <w:pPrChange w:id="125" w:author="1" w:date="2026-09-22T12:32:00Z" w16du:dateUtc="2026-09-22T16:32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22461D0A"/>
    <w:lvl w:ilvl="0">
      <w:start w:val="1"/>
      <w:numFmt w:val="bullet"/>
      <w:pStyle w:val="List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6261E07"/>
    <w:multiLevelType w:val="hybridMultilevel"/>
    <w:tmpl w:val="A3A2222E"/>
    <w:lvl w:ilvl="0" w:tplc="97EA5E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6" w15:restartNumberingAfterBreak="0">
    <w:nsid w:val="0EC961A9"/>
    <w:multiLevelType w:val="hybridMultilevel"/>
    <w:tmpl w:val="D38E9C72"/>
    <w:lvl w:ilvl="0" w:tplc="6D1AFBDC">
      <w:start w:val="1"/>
      <w:numFmt w:val="decimal"/>
      <w:suff w:val="nothing"/>
      <w:lvlText w:val="%1."/>
      <w:lvlJc w:val="left"/>
      <w:pPr>
        <w:ind w:left="220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802" w:hanging="480"/>
      </w:pPr>
    </w:lvl>
    <w:lvl w:ilvl="2" w:tplc="0409001B" w:tentative="1">
      <w:start w:val="1"/>
      <w:numFmt w:val="lowerRoman"/>
      <w:lvlText w:val="%3."/>
      <w:lvlJc w:val="right"/>
      <w:pPr>
        <w:ind w:left="3282" w:hanging="480"/>
      </w:pPr>
    </w:lvl>
    <w:lvl w:ilvl="3" w:tplc="0409000F" w:tentative="1">
      <w:start w:val="1"/>
      <w:numFmt w:val="decimal"/>
      <w:lvlText w:val="%4."/>
      <w:lvlJc w:val="left"/>
      <w:pPr>
        <w:ind w:left="37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42" w:hanging="480"/>
      </w:pPr>
    </w:lvl>
    <w:lvl w:ilvl="5" w:tplc="0409001B" w:tentative="1">
      <w:start w:val="1"/>
      <w:numFmt w:val="lowerRoman"/>
      <w:lvlText w:val="%6."/>
      <w:lvlJc w:val="right"/>
      <w:pPr>
        <w:ind w:left="4722" w:hanging="480"/>
      </w:pPr>
    </w:lvl>
    <w:lvl w:ilvl="6" w:tplc="0409000F" w:tentative="1">
      <w:start w:val="1"/>
      <w:numFmt w:val="decimal"/>
      <w:lvlText w:val="%7."/>
      <w:lvlJc w:val="left"/>
      <w:pPr>
        <w:ind w:left="52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82" w:hanging="480"/>
      </w:pPr>
    </w:lvl>
    <w:lvl w:ilvl="8" w:tplc="0409001B" w:tentative="1">
      <w:start w:val="1"/>
      <w:numFmt w:val="lowerRoman"/>
      <w:lvlText w:val="%9."/>
      <w:lvlJc w:val="right"/>
      <w:pPr>
        <w:ind w:left="6162" w:hanging="480"/>
      </w:pPr>
    </w:lvl>
  </w:abstractNum>
  <w:abstractNum w:abstractNumId="7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946364"/>
    <w:multiLevelType w:val="hybridMultilevel"/>
    <w:tmpl w:val="6472E7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2962E7F"/>
    <w:multiLevelType w:val="hybridMultilevel"/>
    <w:tmpl w:val="58B0C1C0"/>
    <w:lvl w:ilvl="0" w:tplc="F0CC7B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1F0D7875"/>
    <w:multiLevelType w:val="hybridMultilevel"/>
    <w:tmpl w:val="1BEEBB64"/>
    <w:lvl w:ilvl="0" w:tplc="8EC2349E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34D67F2"/>
    <w:multiLevelType w:val="hybridMultilevel"/>
    <w:tmpl w:val="043AA578"/>
    <w:lvl w:ilvl="0" w:tplc="3F4251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3855210"/>
    <w:multiLevelType w:val="hybridMultilevel"/>
    <w:tmpl w:val="F5F8C5FE"/>
    <w:lvl w:ilvl="0" w:tplc="2D464378">
      <w:start w:val="1"/>
      <w:numFmt w:val="decimal"/>
      <w:lvlText w:val="%1、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24A7460A"/>
    <w:multiLevelType w:val="hybridMultilevel"/>
    <w:tmpl w:val="76B215A4"/>
    <w:lvl w:ilvl="0" w:tplc="F8F20D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6B10899"/>
    <w:multiLevelType w:val="hybridMultilevel"/>
    <w:tmpl w:val="FA78701C"/>
    <w:lvl w:ilvl="0" w:tplc="3C1A1AF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8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0363430"/>
    <w:multiLevelType w:val="hybridMultilevel"/>
    <w:tmpl w:val="914EF818"/>
    <w:lvl w:ilvl="0" w:tplc="BA606C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2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39E139A6"/>
    <w:multiLevelType w:val="hybridMultilevel"/>
    <w:tmpl w:val="914EF81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BB41641"/>
    <w:multiLevelType w:val="hybridMultilevel"/>
    <w:tmpl w:val="BCF0BBE4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27" w15:restartNumberingAfterBreak="0">
    <w:nsid w:val="48CA2A8C"/>
    <w:multiLevelType w:val="hybridMultilevel"/>
    <w:tmpl w:val="0F4294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29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30" w15:restartNumberingAfterBreak="0">
    <w:nsid w:val="54922908"/>
    <w:multiLevelType w:val="hybridMultilevel"/>
    <w:tmpl w:val="09C04EA0"/>
    <w:lvl w:ilvl="0" w:tplc="014408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7953698"/>
    <w:multiLevelType w:val="hybridMultilevel"/>
    <w:tmpl w:val="40CE781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EB05A92"/>
    <w:multiLevelType w:val="hybridMultilevel"/>
    <w:tmpl w:val="6BD423EE"/>
    <w:lvl w:ilvl="0" w:tplc="E66AF41A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06B32DB"/>
    <w:multiLevelType w:val="hybridMultilevel"/>
    <w:tmpl w:val="BCE89492"/>
    <w:lvl w:ilvl="0" w:tplc="89C025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1B1199E"/>
    <w:multiLevelType w:val="hybridMultilevel"/>
    <w:tmpl w:val="11BA6BC4"/>
    <w:lvl w:ilvl="0" w:tplc="30B4DF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398088B"/>
    <w:multiLevelType w:val="hybridMultilevel"/>
    <w:tmpl w:val="3EBAC332"/>
    <w:lvl w:ilvl="0" w:tplc="CDA027C6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727125E"/>
    <w:multiLevelType w:val="hybridMultilevel"/>
    <w:tmpl w:val="E71808BC"/>
    <w:lvl w:ilvl="0" w:tplc="7DD4B4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916457C"/>
    <w:multiLevelType w:val="hybridMultilevel"/>
    <w:tmpl w:val="40CE781C"/>
    <w:lvl w:ilvl="0" w:tplc="3E6077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A422BA6"/>
    <w:multiLevelType w:val="hybridMultilevel"/>
    <w:tmpl w:val="820EB276"/>
    <w:lvl w:ilvl="0" w:tplc="04090001">
      <w:start w:val="1"/>
      <w:numFmt w:val="bullet"/>
      <w:lvlText w:val=""/>
      <w:lvlJc w:val="left"/>
      <w:pPr>
        <w:ind w:left="481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1" w:hanging="480"/>
      </w:pPr>
      <w:rPr>
        <w:rFonts w:ascii="Wingdings" w:hAnsi="Wingdings" w:hint="default"/>
      </w:rPr>
    </w:lvl>
  </w:abstractNum>
  <w:abstractNum w:abstractNumId="39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40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1" w15:restartNumberingAfterBreak="0">
    <w:nsid w:val="70D203F1"/>
    <w:multiLevelType w:val="hybridMultilevel"/>
    <w:tmpl w:val="5D60BD80"/>
    <w:lvl w:ilvl="0" w:tplc="3606F608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1" w:hanging="480"/>
      </w:pPr>
    </w:lvl>
    <w:lvl w:ilvl="2" w:tplc="0409001B" w:tentative="1">
      <w:start w:val="1"/>
      <w:numFmt w:val="lowerRoman"/>
      <w:lvlText w:val="%3."/>
      <w:lvlJc w:val="right"/>
      <w:pPr>
        <w:ind w:left="1441" w:hanging="480"/>
      </w:pPr>
    </w:lvl>
    <w:lvl w:ilvl="3" w:tplc="0409000F" w:tentative="1">
      <w:start w:val="1"/>
      <w:numFmt w:val="decimal"/>
      <w:lvlText w:val="%4."/>
      <w:lvlJc w:val="left"/>
      <w:pPr>
        <w:ind w:left="192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1" w:hanging="480"/>
      </w:pPr>
    </w:lvl>
    <w:lvl w:ilvl="5" w:tplc="0409001B" w:tentative="1">
      <w:start w:val="1"/>
      <w:numFmt w:val="lowerRoman"/>
      <w:lvlText w:val="%6."/>
      <w:lvlJc w:val="right"/>
      <w:pPr>
        <w:ind w:left="2881" w:hanging="480"/>
      </w:pPr>
    </w:lvl>
    <w:lvl w:ilvl="6" w:tplc="0409000F" w:tentative="1">
      <w:start w:val="1"/>
      <w:numFmt w:val="decimal"/>
      <w:lvlText w:val="%7."/>
      <w:lvlJc w:val="left"/>
      <w:pPr>
        <w:ind w:left="336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1" w:hanging="480"/>
      </w:pPr>
    </w:lvl>
    <w:lvl w:ilvl="8" w:tplc="0409001B" w:tentative="1">
      <w:start w:val="1"/>
      <w:numFmt w:val="lowerRoman"/>
      <w:lvlText w:val="%9."/>
      <w:lvlJc w:val="right"/>
      <w:pPr>
        <w:ind w:left="4321" w:hanging="480"/>
      </w:pPr>
    </w:lvl>
  </w:abstractNum>
  <w:abstractNum w:abstractNumId="42" w15:restartNumberingAfterBreak="0">
    <w:nsid w:val="745E0ACC"/>
    <w:multiLevelType w:val="hybridMultilevel"/>
    <w:tmpl w:val="BE2ACB9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788553E8"/>
    <w:multiLevelType w:val="hybridMultilevel"/>
    <w:tmpl w:val="650E52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num w:numId="1" w16cid:durableId="1505165725">
    <w:abstractNumId w:val="42"/>
  </w:num>
  <w:num w:numId="2" w16cid:durableId="1527983909">
    <w:abstractNumId w:val="35"/>
  </w:num>
  <w:num w:numId="3" w16cid:durableId="904560143">
    <w:abstractNumId w:val="32"/>
  </w:num>
  <w:num w:numId="4" w16cid:durableId="882254960">
    <w:abstractNumId w:val="24"/>
  </w:num>
  <w:num w:numId="5" w16cid:durableId="487014765">
    <w:abstractNumId w:val="13"/>
  </w:num>
  <w:num w:numId="6" w16cid:durableId="298730536">
    <w:abstractNumId w:val="33"/>
  </w:num>
  <w:num w:numId="7" w16cid:durableId="313293366">
    <w:abstractNumId w:val="30"/>
  </w:num>
  <w:num w:numId="8" w16cid:durableId="270938162">
    <w:abstractNumId w:val="16"/>
  </w:num>
  <w:num w:numId="9" w16cid:durableId="121459544">
    <w:abstractNumId w:val="10"/>
  </w:num>
  <w:num w:numId="10" w16cid:durableId="809057930">
    <w:abstractNumId w:val="15"/>
  </w:num>
  <w:num w:numId="11" w16cid:durableId="1936984062">
    <w:abstractNumId w:val="34"/>
  </w:num>
  <w:num w:numId="12" w16cid:durableId="7606110">
    <w:abstractNumId w:val="1"/>
  </w:num>
  <w:num w:numId="13" w16cid:durableId="340818903">
    <w:abstractNumId w:val="37"/>
  </w:num>
  <w:num w:numId="14" w16cid:durableId="265699754">
    <w:abstractNumId w:val="36"/>
  </w:num>
  <w:num w:numId="15" w16cid:durableId="2101944275">
    <w:abstractNumId w:val="20"/>
  </w:num>
  <w:num w:numId="16" w16cid:durableId="1034774627">
    <w:abstractNumId w:val="27"/>
  </w:num>
  <w:num w:numId="17" w16cid:durableId="1067608382">
    <w:abstractNumId w:val="9"/>
  </w:num>
  <w:num w:numId="18" w16cid:durableId="1747460694">
    <w:abstractNumId w:val="31"/>
  </w:num>
  <w:num w:numId="19" w16cid:durableId="251428290">
    <w:abstractNumId w:val="23"/>
  </w:num>
  <w:num w:numId="20" w16cid:durableId="849294498">
    <w:abstractNumId w:val="14"/>
  </w:num>
  <w:num w:numId="21" w16cid:durableId="1440220026">
    <w:abstractNumId w:val="0"/>
  </w:num>
  <w:num w:numId="22" w16cid:durableId="614599279">
    <w:abstractNumId w:val="12"/>
  </w:num>
  <w:num w:numId="23" w16cid:durableId="201290987">
    <w:abstractNumId w:val="6"/>
  </w:num>
  <w:num w:numId="24" w16cid:durableId="1046489411">
    <w:abstractNumId w:val="41"/>
  </w:num>
  <w:num w:numId="25" w16cid:durableId="400755164">
    <w:abstractNumId w:val="43"/>
  </w:num>
  <w:num w:numId="26" w16cid:durableId="357507925">
    <w:abstractNumId w:val="38"/>
  </w:num>
  <w:num w:numId="27" w16cid:durableId="1864244523">
    <w:abstractNumId w:val="29"/>
  </w:num>
  <w:num w:numId="28" w16cid:durableId="2043747388">
    <w:abstractNumId w:val="28"/>
  </w:num>
  <w:num w:numId="29" w16cid:durableId="17126686">
    <w:abstractNumId w:val="39"/>
  </w:num>
  <w:num w:numId="30" w16cid:durableId="1539927681">
    <w:abstractNumId w:val="26"/>
  </w:num>
  <w:num w:numId="31" w16cid:durableId="548227727">
    <w:abstractNumId w:val="11"/>
  </w:num>
  <w:num w:numId="32" w16cid:durableId="2011249105">
    <w:abstractNumId w:val="44"/>
  </w:num>
  <w:num w:numId="33" w16cid:durableId="675885460">
    <w:abstractNumId w:val="17"/>
  </w:num>
  <w:num w:numId="34" w16cid:durableId="491914354">
    <w:abstractNumId w:val="22"/>
  </w:num>
  <w:num w:numId="35" w16cid:durableId="909317156">
    <w:abstractNumId w:val="7"/>
  </w:num>
  <w:num w:numId="36" w16cid:durableId="59183558">
    <w:abstractNumId w:val="21"/>
  </w:num>
  <w:num w:numId="37" w16cid:durableId="1672485364">
    <w:abstractNumId w:val="5"/>
  </w:num>
  <w:num w:numId="38" w16cid:durableId="723144517">
    <w:abstractNumId w:val="3"/>
  </w:num>
  <w:num w:numId="39" w16cid:durableId="422337461">
    <w:abstractNumId w:val="4"/>
  </w:num>
  <w:num w:numId="40" w16cid:durableId="885487130">
    <w:abstractNumId w:val="8"/>
  </w:num>
  <w:num w:numId="41" w16cid:durableId="844975585">
    <w:abstractNumId w:val="18"/>
  </w:num>
  <w:num w:numId="42" w16cid:durableId="2129813638">
    <w:abstractNumId w:val="40"/>
  </w:num>
  <w:num w:numId="43" w16cid:durableId="1441994935">
    <w:abstractNumId w:val="25"/>
  </w:num>
  <w:num w:numId="44" w16cid:durableId="20253177">
    <w:abstractNumId w:val="2"/>
  </w:num>
  <w:num w:numId="45" w16cid:durableId="1619488021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830021887">
    <w:abstractNumId w:val="19"/>
  </w:num>
  <w:numIdMacAtCleanup w:val="1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B5E"/>
    <w:rsid w:val="00000E9B"/>
    <w:rsid w:val="000024EF"/>
    <w:rsid w:val="00002DE0"/>
    <w:rsid w:val="00004082"/>
    <w:rsid w:val="00005308"/>
    <w:rsid w:val="00005548"/>
    <w:rsid w:val="00006004"/>
    <w:rsid w:val="00006550"/>
    <w:rsid w:val="00006647"/>
    <w:rsid w:val="00006C34"/>
    <w:rsid w:val="000073AF"/>
    <w:rsid w:val="00007443"/>
    <w:rsid w:val="00010880"/>
    <w:rsid w:val="0001136A"/>
    <w:rsid w:val="00011F33"/>
    <w:rsid w:val="000122E8"/>
    <w:rsid w:val="000129EE"/>
    <w:rsid w:val="00012D91"/>
    <w:rsid w:val="000134DD"/>
    <w:rsid w:val="00015D57"/>
    <w:rsid w:val="00015F5E"/>
    <w:rsid w:val="00015FF2"/>
    <w:rsid w:val="00016643"/>
    <w:rsid w:val="0001709D"/>
    <w:rsid w:val="0001736E"/>
    <w:rsid w:val="00017C68"/>
    <w:rsid w:val="000232C0"/>
    <w:rsid w:val="00024061"/>
    <w:rsid w:val="00024C46"/>
    <w:rsid w:val="00025421"/>
    <w:rsid w:val="0002587F"/>
    <w:rsid w:val="00025975"/>
    <w:rsid w:val="000269CF"/>
    <w:rsid w:val="000271AF"/>
    <w:rsid w:val="000274FE"/>
    <w:rsid w:val="00027BD9"/>
    <w:rsid w:val="00027DEF"/>
    <w:rsid w:val="000302C3"/>
    <w:rsid w:val="00030BDA"/>
    <w:rsid w:val="0003164B"/>
    <w:rsid w:val="00031FFF"/>
    <w:rsid w:val="00033D1F"/>
    <w:rsid w:val="00036647"/>
    <w:rsid w:val="00036CF9"/>
    <w:rsid w:val="00037C63"/>
    <w:rsid w:val="00042005"/>
    <w:rsid w:val="00042484"/>
    <w:rsid w:val="00042792"/>
    <w:rsid w:val="0004471D"/>
    <w:rsid w:val="000452CB"/>
    <w:rsid w:val="00046E58"/>
    <w:rsid w:val="00051019"/>
    <w:rsid w:val="00051664"/>
    <w:rsid w:val="00051E88"/>
    <w:rsid w:val="000522D1"/>
    <w:rsid w:val="00052604"/>
    <w:rsid w:val="00055F4C"/>
    <w:rsid w:val="00056131"/>
    <w:rsid w:val="00056A73"/>
    <w:rsid w:val="00056E50"/>
    <w:rsid w:val="00063112"/>
    <w:rsid w:val="000631C4"/>
    <w:rsid w:val="00064AE9"/>
    <w:rsid w:val="00064E71"/>
    <w:rsid w:val="00065CBD"/>
    <w:rsid w:val="00066D21"/>
    <w:rsid w:val="00067375"/>
    <w:rsid w:val="00067EF1"/>
    <w:rsid w:val="00071E51"/>
    <w:rsid w:val="0007430E"/>
    <w:rsid w:val="00074BC1"/>
    <w:rsid w:val="00075B17"/>
    <w:rsid w:val="00080127"/>
    <w:rsid w:val="00080789"/>
    <w:rsid w:val="0008146A"/>
    <w:rsid w:val="00081AFC"/>
    <w:rsid w:val="00082B5A"/>
    <w:rsid w:val="0008309E"/>
    <w:rsid w:val="000832B6"/>
    <w:rsid w:val="0008418B"/>
    <w:rsid w:val="0008437B"/>
    <w:rsid w:val="00086483"/>
    <w:rsid w:val="000871BB"/>
    <w:rsid w:val="00092A9F"/>
    <w:rsid w:val="00092F3A"/>
    <w:rsid w:val="00093872"/>
    <w:rsid w:val="000960DA"/>
    <w:rsid w:val="00097C5E"/>
    <w:rsid w:val="000A0437"/>
    <w:rsid w:val="000A0CCE"/>
    <w:rsid w:val="000A151B"/>
    <w:rsid w:val="000A194D"/>
    <w:rsid w:val="000A1A40"/>
    <w:rsid w:val="000A2C32"/>
    <w:rsid w:val="000A2FB9"/>
    <w:rsid w:val="000A3289"/>
    <w:rsid w:val="000A3A80"/>
    <w:rsid w:val="000A5A91"/>
    <w:rsid w:val="000B0144"/>
    <w:rsid w:val="000B0174"/>
    <w:rsid w:val="000B0709"/>
    <w:rsid w:val="000B174C"/>
    <w:rsid w:val="000B182B"/>
    <w:rsid w:val="000B2A80"/>
    <w:rsid w:val="000B3B70"/>
    <w:rsid w:val="000B4576"/>
    <w:rsid w:val="000B4DE1"/>
    <w:rsid w:val="000B5905"/>
    <w:rsid w:val="000B5C51"/>
    <w:rsid w:val="000B5D92"/>
    <w:rsid w:val="000B6744"/>
    <w:rsid w:val="000B7E28"/>
    <w:rsid w:val="000C0331"/>
    <w:rsid w:val="000C282E"/>
    <w:rsid w:val="000C2B20"/>
    <w:rsid w:val="000C302C"/>
    <w:rsid w:val="000C3DA3"/>
    <w:rsid w:val="000C519C"/>
    <w:rsid w:val="000C6636"/>
    <w:rsid w:val="000D2D04"/>
    <w:rsid w:val="000D414E"/>
    <w:rsid w:val="000D6B7C"/>
    <w:rsid w:val="000D7E8C"/>
    <w:rsid w:val="000E044A"/>
    <w:rsid w:val="000E058C"/>
    <w:rsid w:val="000E22B5"/>
    <w:rsid w:val="000E2BFB"/>
    <w:rsid w:val="000E2F45"/>
    <w:rsid w:val="000E3424"/>
    <w:rsid w:val="000E39D9"/>
    <w:rsid w:val="000E3AF4"/>
    <w:rsid w:val="000E52FD"/>
    <w:rsid w:val="000E5369"/>
    <w:rsid w:val="000E5DAC"/>
    <w:rsid w:val="000E6038"/>
    <w:rsid w:val="000F034A"/>
    <w:rsid w:val="000F0919"/>
    <w:rsid w:val="000F1126"/>
    <w:rsid w:val="000F17A0"/>
    <w:rsid w:val="000F37A3"/>
    <w:rsid w:val="000F3C79"/>
    <w:rsid w:val="000F444F"/>
    <w:rsid w:val="000F474E"/>
    <w:rsid w:val="000F5984"/>
    <w:rsid w:val="000F59BD"/>
    <w:rsid w:val="000F5C90"/>
    <w:rsid w:val="001017A8"/>
    <w:rsid w:val="00101CEB"/>
    <w:rsid w:val="00102976"/>
    <w:rsid w:val="0010369E"/>
    <w:rsid w:val="001057AF"/>
    <w:rsid w:val="0011068A"/>
    <w:rsid w:val="00111AAA"/>
    <w:rsid w:val="001124FA"/>
    <w:rsid w:val="00112C37"/>
    <w:rsid w:val="001156CC"/>
    <w:rsid w:val="00116C05"/>
    <w:rsid w:val="0012121F"/>
    <w:rsid w:val="00122329"/>
    <w:rsid w:val="001226DA"/>
    <w:rsid w:val="0012286D"/>
    <w:rsid w:val="00123294"/>
    <w:rsid w:val="0012332E"/>
    <w:rsid w:val="00124495"/>
    <w:rsid w:val="00124F8E"/>
    <w:rsid w:val="001253D9"/>
    <w:rsid w:val="00125657"/>
    <w:rsid w:val="00125AAB"/>
    <w:rsid w:val="00125D1A"/>
    <w:rsid w:val="00126314"/>
    <w:rsid w:val="001265ED"/>
    <w:rsid w:val="001302F9"/>
    <w:rsid w:val="0013247A"/>
    <w:rsid w:val="001358AC"/>
    <w:rsid w:val="001359A7"/>
    <w:rsid w:val="0013625A"/>
    <w:rsid w:val="00136872"/>
    <w:rsid w:val="00141CCE"/>
    <w:rsid w:val="001473B9"/>
    <w:rsid w:val="00147CBB"/>
    <w:rsid w:val="0015115D"/>
    <w:rsid w:val="001513FC"/>
    <w:rsid w:val="0015225C"/>
    <w:rsid w:val="0015269C"/>
    <w:rsid w:val="00154B2D"/>
    <w:rsid w:val="0015568D"/>
    <w:rsid w:val="00156BA3"/>
    <w:rsid w:val="00160B41"/>
    <w:rsid w:val="0016141E"/>
    <w:rsid w:val="0016591D"/>
    <w:rsid w:val="00166050"/>
    <w:rsid w:val="0016779F"/>
    <w:rsid w:val="00170996"/>
    <w:rsid w:val="00170E70"/>
    <w:rsid w:val="0017118E"/>
    <w:rsid w:val="00171919"/>
    <w:rsid w:val="00172484"/>
    <w:rsid w:val="00172995"/>
    <w:rsid w:val="00176308"/>
    <w:rsid w:val="00180342"/>
    <w:rsid w:val="00181288"/>
    <w:rsid w:val="00181F3B"/>
    <w:rsid w:val="00182395"/>
    <w:rsid w:val="00183182"/>
    <w:rsid w:val="00185E2D"/>
    <w:rsid w:val="001906B0"/>
    <w:rsid w:val="001910BF"/>
    <w:rsid w:val="00191F3B"/>
    <w:rsid w:val="00193CA0"/>
    <w:rsid w:val="001948F1"/>
    <w:rsid w:val="0019491F"/>
    <w:rsid w:val="00195C53"/>
    <w:rsid w:val="0019623E"/>
    <w:rsid w:val="00196BAD"/>
    <w:rsid w:val="00197C4E"/>
    <w:rsid w:val="001A03CD"/>
    <w:rsid w:val="001A21E3"/>
    <w:rsid w:val="001A35AC"/>
    <w:rsid w:val="001A4164"/>
    <w:rsid w:val="001A4CFB"/>
    <w:rsid w:val="001A5104"/>
    <w:rsid w:val="001A5AAC"/>
    <w:rsid w:val="001A6444"/>
    <w:rsid w:val="001A66CD"/>
    <w:rsid w:val="001B0554"/>
    <w:rsid w:val="001B14ED"/>
    <w:rsid w:val="001B1A99"/>
    <w:rsid w:val="001B3352"/>
    <w:rsid w:val="001B344A"/>
    <w:rsid w:val="001B4BA0"/>
    <w:rsid w:val="001B5EA2"/>
    <w:rsid w:val="001B6472"/>
    <w:rsid w:val="001B7999"/>
    <w:rsid w:val="001B799A"/>
    <w:rsid w:val="001C08B8"/>
    <w:rsid w:val="001C133F"/>
    <w:rsid w:val="001C2FAF"/>
    <w:rsid w:val="001C4352"/>
    <w:rsid w:val="001C501F"/>
    <w:rsid w:val="001C53DB"/>
    <w:rsid w:val="001C615A"/>
    <w:rsid w:val="001C7240"/>
    <w:rsid w:val="001D0726"/>
    <w:rsid w:val="001D167C"/>
    <w:rsid w:val="001D1825"/>
    <w:rsid w:val="001D2A1D"/>
    <w:rsid w:val="001D41D9"/>
    <w:rsid w:val="001D591F"/>
    <w:rsid w:val="001D783A"/>
    <w:rsid w:val="001D7E0F"/>
    <w:rsid w:val="001E03AD"/>
    <w:rsid w:val="001E08FA"/>
    <w:rsid w:val="001E16C5"/>
    <w:rsid w:val="001E1D37"/>
    <w:rsid w:val="001E3279"/>
    <w:rsid w:val="001E353C"/>
    <w:rsid w:val="001E460C"/>
    <w:rsid w:val="001E49D8"/>
    <w:rsid w:val="001E4ECE"/>
    <w:rsid w:val="001E4F04"/>
    <w:rsid w:val="001E5457"/>
    <w:rsid w:val="001E613C"/>
    <w:rsid w:val="001E6B73"/>
    <w:rsid w:val="001E6FF6"/>
    <w:rsid w:val="001E74A2"/>
    <w:rsid w:val="001E7B7D"/>
    <w:rsid w:val="001F2969"/>
    <w:rsid w:val="001F31DF"/>
    <w:rsid w:val="001F332C"/>
    <w:rsid w:val="001F4798"/>
    <w:rsid w:val="001F75C6"/>
    <w:rsid w:val="001F7BD5"/>
    <w:rsid w:val="00203035"/>
    <w:rsid w:val="002035C1"/>
    <w:rsid w:val="002036E1"/>
    <w:rsid w:val="00204098"/>
    <w:rsid w:val="0020723A"/>
    <w:rsid w:val="00207B29"/>
    <w:rsid w:val="00207B33"/>
    <w:rsid w:val="002142A8"/>
    <w:rsid w:val="00214CE3"/>
    <w:rsid w:val="00215288"/>
    <w:rsid w:val="002154ED"/>
    <w:rsid w:val="00215723"/>
    <w:rsid w:val="00215C98"/>
    <w:rsid w:val="00216BA5"/>
    <w:rsid w:val="00216C8C"/>
    <w:rsid w:val="00217736"/>
    <w:rsid w:val="00220028"/>
    <w:rsid w:val="00222C60"/>
    <w:rsid w:val="00222FAA"/>
    <w:rsid w:val="00224069"/>
    <w:rsid w:val="0022465E"/>
    <w:rsid w:val="0022492A"/>
    <w:rsid w:val="002260A7"/>
    <w:rsid w:val="0022625B"/>
    <w:rsid w:val="0022733A"/>
    <w:rsid w:val="002308CA"/>
    <w:rsid w:val="00240DE0"/>
    <w:rsid w:val="00241FBA"/>
    <w:rsid w:val="00244108"/>
    <w:rsid w:val="00245F65"/>
    <w:rsid w:val="00246B85"/>
    <w:rsid w:val="00246E3C"/>
    <w:rsid w:val="0025055F"/>
    <w:rsid w:val="0025088D"/>
    <w:rsid w:val="00252300"/>
    <w:rsid w:val="00252DF1"/>
    <w:rsid w:val="00253DC5"/>
    <w:rsid w:val="00254754"/>
    <w:rsid w:val="00255EDE"/>
    <w:rsid w:val="00255F40"/>
    <w:rsid w:val="00257C1A"/>
    <w:rsid w:val="00262000"/>
    <w:rsid w:val="00262781"/>
    <w:rsid w:val="00262A9A"/>
    <w:rsid w:val="00262B2F"/>
    <w:rsid w:val="00263A1E"/>
    <w:rsid w:val="00263E44"/>
    <w:rsid w:val="00264553"/>
    <w:rsid w:val="00264628"/>
    <w:rsid w:val="00264D9A"/>
    <w:rsid w:val="00265FBB"/>
    <w:rsid w:val="002725B2"/>
    <w:rsid w:val="00272D4C"/>
    <w:rsid w:val="0027525B"/>
    <w:rsid w:val="002761B0"/>
    <w:rsid w:val="00280F96"/>
    <w:rsid w:val="00281455"/>
    <w:rsid w:val="00282846"/>
    <w:rsid w:val="00282F8E"/>
    <w:rsid w:val="00283103"/>
    <w:rsid w:val="00284304"/>
    <w:rsid w:val="00284F1D"/>
    <w:rsid w:val="00285FFD"/>
    <w:rsid w:val="0028682F"/>
    <w:rsid w:val="00290449"/>
    <w:rsid w:val="00290613"/>
    <w:rsid w:val="0029491F"/>
    <w:rsid w:val="0029493B"/>
    <w:rsid w:val="00295676"/>
    <w:rsid w:val="002A07A9"/>
    <w:rsid w:val="002A091A"/>
    <w:rsid w:val="002A2DC3"/>
    <w:rsid w:val="002A46D1"/>
    <w:rsid w:val="002A62DA"/>
    <w:rsid w:val="002A74BD"/>
    <w:rsid w:val="002B15BC"/>
    <w:rsid w:val="002B22B1"/>
    <w:rsid w:val="002B2AF1"/>
    <w:rsid w:val="002B35B4"/>
    <w:rsid w:val="002B6D67"/>
    <w:rsid w:val="002C10DE"/>
    <w:rsid w:val="002C2415"/>
    <w:rsid w:val="002C2661"/>
    <w:rsid w:val="002C2708"/>
    <w:rsid w:val="002C2933"/>
    <w:rsid w:val="002C448B"/>
    <w:rsid w:val="002C4E4C"/>
    <w:rsid w:val="002C565F"/>
    <w:rsid w:val="002C6404"/>
    <w:rsid w:val="002D0B9C"/>
    <w:rsid w:val="002D10C2"/>
    <w:rsid w:val="002D3324"/>
    <w:rsid w:val="002D5496"/>
    <w:rsid w:val="002D6924"/>
    <w:rsid w:val="002D76D9"/>
    <w:rsid w:val="002D7BCF"/>
    <w:rsid w:val="002E0424"/>
    <w:rsid w:val="002E1089"/>
    <w:rsid w:val="002E2200"/>
    <w:rsid w:val="002E2254"/>
    <w:rsid w:val="002E2648"/>
    <w:rsid w:val="002E29B5"/>
    <w:rsid w:val="002E2B79"/>
    <w:rsid w:val="002E4218"/>
    <w:rsid w:val="002E5391"/>
    <w:rsid w:val="002E557F"/>
    <w:rsid w:val="002F04D0"/>
    <w:rsid w:val="002F08F7"/>
    <w:rsid w:val="002F307F"/>
    <w:rsid w:val="002F60DE"/>
    <w:rsid w:val="002F6801"/>
    <w:rsid w:val="002F6B20"/>
    <w:rsid w:val="002F6B3B"/>
    <w:rsid w:val="002F7589"/>
    <w:rsid w:val="00300A00"/>
    <w:rsid w:val="003020E5"/>
    <w:rsid w:val="0030292C"/>
    <w:rsid w:val="00302B50"/>
    <w:rsid w:val="0030328E"/>
    <w:rsid w:val="003032A4"/>
    <w:rsid w:val="003055FB"/>
    <w:rsid w:val="00306CAE"/>
    <w:rsid w:val="003112D5"/>
    <w:rsid w:val="0031250C"/>
    <w:rsid w:val="00315298"/>
    <w:rsid w:val="0031535D"/>
    <w:rsid w:val="00316246"/>
    <w:rsid w:val="00316CFA"/>
    <w:rsid w:val="00320D44"/>
    <w:rsid w:val="00321475"/>
    <w:rsid w:val="00323B07"/>
    <w:rsid w:val="00323E6F"/>
    <w:rsid w:val="003248AA"/>
    <w:rsid w:val="003265FB"/>
    <w:rsid w:val="003278D1"/>
    <w:rsid w:val="00331F49"/>
    <w:rsid w:val="00332381"/>
    <w:rsid w:val="00332E15"/>
    <w:rsid w:val="00334406"/>
    <w:rsid w:val="00334D54"/>
    <w:rsid w:val="00335088"/>
    <w:rsid w:val="00336395"/>
    <w:rsid w:val="003363CB"/>
    <w:rsid w:val="003370C3"/>
    <w:rsid w:val="003371DA"/>
    <w:rsid w:val="0034111E"/>
    <w:rsid w:val="0034163B"/>
    <w:rsid w:val="00342CFF"/>
    <w:rsid w:val="00343108"/>
    <w:rsid w:val="0034325D"/>
    <w:rsid w:val="00344784"/>
    <w:rsid w:val="003456A4"/>
    <w:rsid w:val="00345B9F"/>
    <w:rsid w:val="00346005"/>
    <w:rsid w:val="003468F3"/>
    <w:rsid w:val="00346C9C"/>
    <w:rsid w:val="003509F3"/>
    <w:rsid w:val="003516AC"/>
    <w:rsid w:val="003516D1"/>
    <w:rsid w:val="00352024"/>
    <w:rsid w:val="003545DE"/>
    <w:rsid w:val="003551AF"/>
    <w:rsid w:val="00355799"/>
    <w:rsid w:val="0036012D"/>
    <w:rsid w:val="00360249"/>
    <w:rsid w:val="00360E15"/>
    <w:rsid w:val="00361B78"/>
    <w:rsid w:val="00362DDC"/>
    <w:rsid w:val="003646D8"/>
    <w:rsid w:val="00370F0C"/>
    <w:rsid w:val="00373578"/>
    <w:rsid w:val="00377715"/>
    <w:rsid w:val="0037780F"/>
    <w:rsid w:val="00380472"/>
    <w:rsid w:val="00380F60"/>
    <w:rsid w:val="00382843"/>
    <w:rsid w:val="00383D06"/>
    <w:rsid w:val="003849A5"/>
    <w:rsid w:val="00384FB6"/>
    <w:rsid w:val="00385260"/>
    <w:rsid w:val="00385852"/>
    <w:rsid w:val="003866E7"/>
    <w:rsid w:val="0038679F"/>
    <w:rsid w:val="00387621"/>
    <w:rsid w:val="00387E81"/>
    <w:rsid w:val="0039008C"/>
    <w:rsid w:val="00390BBE"/>
    <w:rsid w:val="00392AF9"/>
    <w:rsid w:val="00394E27"/>
    <w:rsid w:val="003A00D7"/>
    <w:rsid w:val="003A14F2"/>
    <w:rsid w:val="003A416B"/>
    <w:rsid w:val="003A4E09"/>
    <w:rsid w:val="003A6248"/>
    <w:rsid w:val="003A6526"/>
    <w:rsid w:val="003A6A89"/>
    <w:rsid w:val="003A7B90"/>
    <w:rsid w:val="003B1829"/>
    <w:rsid w:val="003B1A1E"/>
    <w:rsid w:val="003B2113"/>
    <w:rsid w:val="003B22EA"/>
    <w:rsid w:val="003B712E"/>
    <w:rsid w:val="003B7BC2"/>
    <w:rsid w:val="003B7D28"/>
    <w:rsid w:val="003C0BFE"/>
    <w:rsid w:val="003C0F62"/>
    <w:rsid w:val="003C2265"/>
    <w:rsid w:val="003C2313"/>
    <w:rsid w:val="003C316A"/>
    <w:rsid w:val="003C4569"/>
    <w:rsid w:val="003C6276"/>
    <w:rsid w:val="003D0310"/>
    <w:rsid w:val="003D26A8"/>
    <w:rsid w:val="003D28B4"/>
    <w:rsid w:val="003D2AF2"/>
    <w:rsid w:val="003D4511"/>
    <w:rsid w:val="003D5EF1"/>
    <w:rsid w:val="003D7A03"/>
    <w:rsid w:val="003D7ACE"/>
    <w:rsid w:val="003D7B9F"/>
    <w:rsid w:val="003E059B"/>
    <w:rsid w:val="003E1271"/>
    <w:rsid w:val="003E1720"/>
    <w:rsid w:val="003E2421"/>
    <w:rsid w:val="003E2429"/>
    <w:rsid w:val="003E2739"/>
    <w:rsid w:val="003E320D"/>
    <w:rsid w:val="003E42EF"/>
    <w:rsid w:val="003E5904"/>
    <w:rsid w:val="003E74AE"/>
    <w:rsid w:val="003F0DB9"/>
    <w:rsid w:val="003F0E28"/>
    <w:rsid w:val="003F18E7"/>
    <w:rsid w:val="003F30D8"/>
    <w:rsid w:val="003F31B6"/>
    <w:rsid w:val="003F3566"/>
    <w:rsid w:val="003F3E4A"/>
    <w:rsid w:val="003F5013"/>
    <w:rsid w:val="003F58BF"/>
    <w:rsid w:val="003F58D1"/>
    <w:rsid w:val="003F5C5D"/>
    <w:rsid w:val="003F5C69"/>
    <w:rsid w:val="003F7D5B"/>
    <w:rsid w:val="00400709"/>
    <w:rsid w:val="0040135B"/>
    <w:rsid w:val="00402203"/>
    <w:rsid w:val="004022DB"/>
    <w:rsid w:val="00402C5F"/>
    <w:rsid w:val="00405113"/>
    <w:rsid w:val="00405B33"/>
    <w:rsid w:val="004062D2"/>
    <w:rsid w:val="00407AED"/>
    <w:rsid w:val="00411F0F"/>
    <w:rsid w:val="0041216C"/>
    <w:rsid w:val="004125E1"/>
    <w:rsid w:val="00412DD0"/>
    <w:rsid w:val="00414967"/>
    <w:rsid w:val="00415AD8"/>
    <w:rsid w:val="004163A5"/>
    <w:rsid w:val="00416A9A"/>
    <w:rsid w:val="00417956"/>
    <w:rsid w:val="00420A30"/>
    <w:rsid w:val="00420CE3"/>
    <w:rsid w:val="00421E3C"/>
    <w:rsid w:val="0042305B"/>
    <w:rsid w:val="00423B57"/>
    <w:rsid w:val="00424E11"/>
    <w:rsid w:val="00426403"/>
    <w:rsid w:val="00427A34"/>
    <w:rsid w:val="00430045"/>
    <w:rsid w:val="00430BC2"/>
    <w:rsid w:val="00430E45"/>
    <w:rsid w:val="0043263A"/>
    <w:rsid w:val="00432D76"/>
    <w:rsid w:val="0043469D"/>
    <w:rsid w:val="004358EC"/>
    <w:rsid w:val="00435C8F"/>
    <w:rsid w:val="004363C6"/>
    <w:rsid w:val="00436FE4"/>
    <w:rsid w:val="00437F61"/>
    <w:rsid w:val="00440F5C"/>
    <w:rsid w:val="00440FEF"/>
    <w:rsid w:val="00442F5D"/>
    <w:rsid w:val="0044304E"/>
    <w:rsid w:val="00443152"/>
    <w:rsid w:val="00443A89"/>
    <w:rsid w:val="00444F58"/>
    <w:rsid w:val="00445F91"/>
    <w:rsid w:val="0044625D"/>
    <w:rsid w:val="00446804"/>
    <w:rsid w:val="004471B2"/>
    <w:rsid w:val="00447854"/>
    <w:rsid w:val="00452B89"/>
    <w:rsid w:val="00455CF5"/>
    <w:rsid w:val="00456E15"/>
    <w:rsid w:val="00457A21"/>
    <w:rsid w:val="00461B3B"/>
    <w:rsid w:val="00464425"/>
    <w:rsid w:val="00465316"/>
    <w:rsid w:val="00465582"/>
    <w:rsid w:val="004659AA"/>
    <w:rsid w:val="004661BF"/>
    <w:rsid w:val="004668C0"/>
    <w:rsid w:val="00470FF9"/>
    <w:rsid w:val="004717FC"/>
    <w:rsid w:val="00472873"/>
    <w:rsid w:val="00472C81"/>
    <w:rsid w:val="00472D4B"/>
    <w:rsid w:val="004737DB"/>
    <w:rsid w:val="004745D0"/>
    <w:rsid w:val="00474EC5"/>
    <w:rsid w:val="00474F62"/>
    <w:rsid w:val="00477225"/>
    <w:rsid w:val="004772B9"/>
    <w:rsid w:val="00477836"/>
    <w:rsid w:val="00481558"/>
    <w:rsid w:val="00481981"/>
    <w:rsid w:val="00481AEA"/>
    <w:rsid w:val="00481D99"/>
    <w:rsid w:val="00484C50"/>
    <w:rsid w:val="0048542A"/>
    <w:rsid w:val="00486004"/>
    <w:rsid w:val="00486123"/>
    <w:rsid w:val="00486346"/>
    <w:rsid w:val="00487399"/>
    <w:rsid w:val="004873D5"/>
    <w:rsid w:val="00487560"/>
    <w:rsid w:val="004901E8"/>
    <w:rsid w:val="0049059E"/>
    <w:rsid w:val="00492362"/>
    <w:rsid w:val="00492943"/>
    <w:rsid w:val="00492A2B"/>
    <w:rsid w:val="00494F22"/>
    <w:rsid w:val="0049692D"/>
    <w:rsid w:val="004A00E3"/>
    <w:rsid w:val="004A01E1"/>
    <w:rsid w:val="004A142C"/>
    <w:rsid w:val="004A37F4"/>
    <w:rsid w:val="004A51BB"/>
    <w:rsid w:val="004A5AB0"/>
    <w:rsid w:val="004A5BE0"/>
    <w:rsid w:val="004A6084"/>
    <w:rsid w:val="004A6F3D"/>
    <w:rsid w:val="004A7228"/>
    <w:rsid w:val="004B114A"/>
    <w:rsid w:val="004B14B7"/>
    <w:rsid w:val="004B2313"/>
    <w:rsid w:val="004B2476"/>
    <w:rsid w:val="004B3724"/>
    <w:rsid w:val="004B3898"/>
    <w:rsid w:val="004B3AD0"/>
    <w:rsid w:val="004B4824"/>
    <w:rsid w:val="004B6921"/>
    <w:rsid w:val="004C0B2B"/>
    <w:rsid w:val="004C2D85"/>
    <w:rsid w:val="004C4550"/>
    <w:rsid w:val="004C45E8"/>
    <w:rsid w:val="004C55CE"/>
    <w:rsid w:val="004C6AF3"/>
    <w:rsid w:val="004C712E"/>
    <w:rsid w:val="004C753E"/>
    <w:rsid w:val="004C7F34"/>
    <w:rsid w:val="004D0800"/>
    <w:rsid w:val="004D195C"/>
    <w:rsid w:val="004D21EA"/>
    <w:rsid w:val="004D4144"/>
    <w:rsid w:val="004D7EFE"/>
    <w:rsid w:val="004E2A6F"/>
    <w:rsid w:val="004E2D55"/>
    <w:rsid w:val="004E4A1B"/>
    <w:rsid w:val="004E6165"/>
    <w:rsid w:val="004E664F"/>
    <w:rsid w:val="004E7B61"/>
    <w:rsid w:val="004E7B62"/>
    <w:rsid w:val="004F068E"/>
    <w:rsid w:val="004F214E"/>
    <w:rsid w:val="004F33D1"/>
    <w:rsid w:val="004F3CF5"/>
    <w:rsid w:val="004F4BA5"/>
    <w:rsid w:val="004F5B5E"/>
    <w:rsid w:val="004F5EAD"/>
    <w:rsid w:val="004F7CE1"/>
    <w:rsid w:val="00500277"/>
    <w:rsid w:val="00500EAE"/>
    <w:rsid w:val="005013D9"/>
    <w:rsid w:val="00502128"/>
    <w:rsid w:val="0050294D"/>
    <w:rsid w:val="00503055"/>
    <w:rsid w:val="005030F6"/>
    <w:rsid w:val="00507FF6"/>
    <w:rsid w:val="00507FF9"/>
    <w:rsid w:val="00510924"/>
    <w:rsid w:val="00511ECB"/>
    <w:rsid w:val="00512D95"/>
    <w:rsid w:val="00512F36"/>
    <w:rsid w:val="0051473D"/>
    <w:rsid w:val="00514F1C"/>
    <w:rsid w:val="005156F8"/>
    <w:rsid w:val="00520874"/>
    <w:rsid w:val="00520A89"/>
    <w:rsid w:val="005224F3"/>
    <w:rsid w:val="0052257A"/>
    <w:rsid w:val="0052264D"/>
    <w:rsid w:val="00522BD6"/>
    <w:rsid w:val="005242EE"/>
    <w:rsid w:val="005248CE"/>
    <w:rsid w:val="00526A17"/>
    <w:rsid w:val="00527B68"/>
    <w:rsid w:val="00530DC6"/>
    <w:rsid w:val="00530DFC"/>
    <w:rsid w:val="00531870"/>
    <w:rsid w:val="00531B8F"/>
    <w:rsid w:val="005330A3"/>
    <w:rsid w:val="00533D36"/>
    <w:rsid w:val="00533E93"/>
    <w:rsid w:val="00536C62"/>
    <w:rsid w:val="0053761A"/>
    <w:rsid w:val="00540694"/>
    <w:rsid w:val="00542568"/>
    <w:rsid w:val="0054292A"/>
    <w:rsid w:val="00543945"/>
    <w:rsid w:val="0054404A"/>
    <w:rsid w:val="005442E2"/>
    <w:rsid w:val="00544507"/>
    <w:rsid w:val="00544968"/>
    <w:rsid w:val="005449A7"/>
    <w:rsid w:val="00545B26"/>
    <w:rsid w:val="00546686"/>
    <w:rsid w:val="005469B0"/>
    <w:rsid w:val="00546FE5"/>
    <w:rsid w:val="00547E61"/>
    <w:rsid w:val="00552CAE"/>
    <w:rsid w:val="00553069"/>
    <w:rsid w:val="00553581"/>
    <w:rsid w:val="00554BC8"/>
    <w:rsid w:val="00555681"/>
    <w:rsid w:val="00557396"/>
    <w:rsid w:val="00560900"/>
    <w:rsid w:val="00560BBE"/>
    <w:rsid w:val="00560F7A"/>
    <w:rsid w:val="00562214"/>
    <w:rsid w:val="00563DE9"/>
    <w:rsid w:val="0056468E"/>
    <w:rsid w:val="00564900"/>
    <w:rsid w:val="00564B3E"/>
    <w:rsid w:val="00564E52"/>
    <w:rsid w:val="00565DB1"/>
    <w:rsid w:val="00566342"/>
    <w:rsid w:val="00566821"/>
    <w:rsid w:val="00567470"/>
    <w:rsid w:val="005674C2"/>
    <w:rsid w:val="00567AA8"/>
    <w:rsid w:val="00567F31"/>
    <w:rsid w:val="0057060A"/>
    <w:rsid w:val="00572A08"/>
    <w:rsid w:val="00574654"/>
    <w:rsid w:val="00575193"/>
    <w:rsid w:val="005751CB"/>
    <w:rsid w:val="005754BE"/>
    <w:rsid w:val="00575505"/>
    <w:rsid w:val="00575747"/>
    <w:rsid w:val="005778D0"/>
    <w:rsid w:val="00582CF4"/>
    <w:rsid w:val="00584444"/>
    <w:rsid w:val="005846DE"/>
    <w:rsid w:val="0058512A"/>
    <w:rsid w:val="00586C59"/>
    <w:rsid w:val="0059059B"/>
    <w:rsid w:val="0059081A"/>
    <w:rsid w:val="00590DDC"/>
    <w:rsid w:val="00594456"/>
    <w:rsid w:val="00595868"/>
    <w:rsid w:val="005958DC"/>
    <w:rsid w:val="00596A58"/>
    <w:rsid w:val="005975C7"/>
    <w:rsid w:val="00597865"/>
    <w:rsid w:val="00597917"/>
    <w:rsid w:val="005A054F"/>
    <w:rsid w:val="005A0ADA"/>
    <w:rsid w:val="005A0C9E"/>
    <w:rsid w:val="005A0CCA"/>
    <w:rsid w:val="005A12A7"/>
    <w:rsid w:val="005A3F1D"/>
    <w:rsid w:val="005A542F"/>
    <w:rsid w:val="005B0BBB"/>
    <w:rsid w:val="005B14FF"/>
    <w:rsid w:val="005B2404"/>
    <w:rsid w:val="005B48EF"/>
    <w:rsid w:val="005B5DAC"/>
    <w:rsid w:val="005B764D"/>
    <w:rsid w:val="005B77D4"/>
    <w:rsid w:val="005C087E"/>
    <w:rsid w:val="005C088C"/>
    <w:rsid w:val="005C0A44"/>
    <w:rsid w:val="005C0ED8"/>
    <w:rsid w:val="005C2186"/>
    <w:rsid w:val="005C256A"/>
    <w:rsid w:val="005C4087"/>
    <w:rsid w:val="005C41D2"/>
    <w:rsid w:val="005C4234"/>
    <w:rsid w:val="005C48E1"/>
    <w:rsid w:val="005C62C9"/>
    <w:rsid w:val="005D0880"/>
    <w:rsid w:val="005D4B3B"/>
    <w:rsid w:val="005D4CE1"/>
    <w:rsid w:val="005D52F8"/>
    <w:rsid w:val="005E136B"/>
    <w:rsid w:val="005E3BF4"/>
    <w:rsid w:val="005E4E78"/>
    <w:rsid w:val="005E6C5B"/>
    <w:rsid w:val="005E759A"/>
    <w:rsid w:val="005E77B5"/>
    <w:rsid w:val="005E7D0A"/>
    <w:rsid w:val="005F0023"/>
    <w:rsid w:val="005F0ABC"/>
    <w:rsid w:val="005F1163"/>
    <w:rsid w:val="005F1D9B"/>
    <w:rsid w:val="005F29C2"/>
    <w:rsid w:val="005F2A02"/>
    <w:rsid w:val="005F3D55"/>
    <w:rsid w:val="005F4366"/>
    <w:rsid w:val="005F44CA"/>
    <w:rsid w:val="005F51E7"/>
    <w:rsid w:val="005F59C2"/>
    <w:rsid w:val="005F67D5"/>
    <w:rsid w:val="005F758A"/>
    <w:rsid w:val="006003FB"/>
    <w:rsid w:val="00600A66"/>
    <w:rsid w:val="00600F9E"/>
    <w:rsid w:val="00602556"/>
    <w:rsid w:val="00602695"/>
    <w:rsid w:val="006029BB"/>
    <w:rsid w:val="00603653"/>
    <w:rsid w:val="006104C4"/>
    <w:rsid w:val="00611014"/>
    <w:rsid w:val="00611BF0"/>
    <w:rsid w:val="006121C2"/>
    <w:rsid w:val="00612C19"/>
    <w:rsid w:val="00612F40"/>
    <w:rsid w:val="00613525"/>
    <w:rsid w:val="006138D4"/>
    <w:rsid w:val="00614C76"/>
    <w:rsid w:val="00615DB3"/>
    <w:rsid w:val="006160EB"/>
    <w:rsid w:val="00616AAF"/>
    <w:rsid w:val="00617AC9"/>
    <w:rsid w:val="00620519"/>
    <w:rsid w:val="00620D05"/>
    <w:rsid w:val="0062204A"/>
    <w:rsid w:val="00622A5A"/>
    <w:rsid w:val="006231CD"/>
    <w:rsid w:val="00623C9F"/>
    <w:rsid w:val="00624C13"/>
    <w:rsid w:val="00624DF3"/>
    <w:rsid w:val="006258ED"/>
    <w:rsid w:val="0062602F"/>
    <w:rsid w:val="00626D6D"/>
    <w:rsid w:val="00630270"/>
    <w:rsid w:val="006309BC"/>
    <w:rsid w:val="00632A3E"/>
    <w:rsid w:val="006337D2"/>
    <w:rsid w:val="0063529F"/>
    <w:rsid w:val="00635C7F"/>
    <w:rsid w:val="00635D0B"/>
    <w:rsid w:val="00636332"/>
    <w:rsid w:val="00637047"/>
    <w:rsid w:val="006406F5"/>
    <w:rsid w:val="00641078"/>
    <w:rsid w:val="00641DB4"/>
    <w:rsid w:val="006441DD"/>
    <w:rsid w:val="006457D9"/>
    <w:rsid w:val="00651BF3"/>
    <w:rsid w:val="00652F01"/>
    <w:rsid w:val="00654BBA"/>
    <w:rsid w:val="006555B9"/>
    <w:rsid w:val="00655831"/>
    <w:rsid w:val="006616BF"/>
    <w:rsid w:val="006626B8"/>
    <w:rsid w:val="0066277F"/>
    <w:rsid w:val="006641C7"/>
    <w:rsid w:val="00664E9E"/>
    <w:rsid w:val="00673113"/>
    <w:rsid w:val="00673BE3"/>
    <w:rsid w:val="00673C00"/>
    <w:rsid w:val="0067439E"/>
    <w:rsid w:val="00675B00"/>
    <w:rsid w:val="0067785F"/>
    <w:rsid w:val="00680896"/>
    <w:rsid w:val="00680D39"/>
    <w:rsid w:val="006824CC"/>
    <w:rsid w:val="00682DCB"/>
    <w:rsid w:val="00684351"/>
    <w:rsid w:val="00684BA9"/>
    <w:rsid w:val="00684C68"/>
    <w:rsid w:val="0069098E"/>
    <w:rsid w:val="00691945"/>
    <w:rsid w:val="006949E1"/>
    <w:rsid w:val="00694EF8"/>
    <w:rsid w:val="00695B23"/>
    <w:rsid w:val="006965FA"/>
    <w:rsid w:val="006A0F61"/>
    <w:rsid w:val="006A3A7E"/>
    <w:rsid w:val="006A3B74"/>
    <w:rsid w:val="006A42BD"/>
    <w:rsid w:val="006A520C"/>
    <w:rsid w:val="006A61A4"/>
    <w:rsid w:val="006B0AA2"/>
    <w:rsid w:val="006B13D8"/>
    <w:rsid w:val="006B1FD8"/>
    <w:rsid w:val="006B3CDE"/>
    <w:rsid w:val="006B46DD"/>
    <w:rsid w:val="006B46E2"/>
    <w:rsid w:val="006B4C95"/>
    <w:rsid w:val="006B5E48"/>
    <w:rsid w:val="006B71B1"/>
    <w:rsid w:val="006B73DB"/>
    <w:rsid w:val="006B7B47"/>
    <w:rsid w:val="006B7BA2"/>
    <w:rsid w:val="006B7C35"/>
    <w:rsid w:val="006B7C5E"/>
    <w:rsid w:val="006C0DC0"/>
    <w:rsid w:val="006C14CF"/>
    <w:rsid w:val="006C3648"/>
    <w:rsid w:val="006C4249"/>
    <w:rsid w:val="006C436C"/>
    <w:rsid w:val="006C52C9"/>
    <w:rsid w:val="006C6FDD"/>
    <w:rsid w:val="006C73FE"/>
    <w:rsid w:val="006C7DF3"/>
    <w:rsid w:val="006D0A9E"/>
    <w:rsid w:val="006D0CDA"/>
    <w:rsid w:val="006D25E6"/>
    <w:rsid w:val="006D32AF"/>
    <w:rsid w:val="006D57F9"/>
    <w:rsid w:val="006D6E0D"/>
    <w:rsid w:val="006D7BCF"/>
    <w:rsid w:val="006D7F39"/>
    <w:rsid w:val="006E0D88"/>
    <w:rsid w:val="006E2134"/>
    <w:rsid w:val="006E3286"/>
    <w:rsid w:val="006E4D2B"/>
    <w:rsid w:val="006E54AE"/>
    <w:rsid w:val="006E6867"/>
    <w:rsid w:val="006E6DA8"/>
    <w:rsid w:val="006E7501"/>
    <w:rsid w:val="006E7BC6"/>
    <w:rsid w:val="006F02BB"/>
    <w:rsid w:val="006F1BA1"/>
    <w:rsid w:val="006F2129"/>
    <w:rsid w:val="006F2F31"/>
    <w:rsid w:val="006F3588"/>
    <w:rsid w:val="006F5F23"/>
    <w:rsid w:val="006F6586"/>
    <w:rsid w:val="006F7DD5"/>
    <w:rsid w:val="007001AA"/>
    <w:rsid w:val="00700D33"/>
    <w:rsid w:val="00701307"/>
    <w:rsid w:val="00701424"/>
    <w:rsid w:val="00701899"/>
    <w:rsid w:val="00702449"/>
    <w:rsid w:val="007025E0"/>
    <w:rsid w:val="007026EE"/>
    <w:rsid w:val="00705A55"/>
    <w:rsid w:val="00706CE0"/>
    <w:rsid w:val="00707E3E"/>
    <w:rsid w:val="007100BA"/>
    <w:rsid w:val="007103A6"/>
    <w:rsid w:val="00710492"/>
    <w:rsid w:val="0071178B"/>
    <w:rsid w:val="007135C5"/>
    <w:rsid w:val="00713635"/>
    <w:rsid w:val="00714E55"/>
    <w:rsid w:val="00717FD3"/>
    <w:rsid w:val="00720433"/>
    <w:rsid w:val="00720F61"/>
    <w:rsid w:val="0072496C"/>
    <w:rsid w:val="00724F5C"/>
    <w:rsid w:val="00725B0D"/>
    <w:rsid w:val="00726661"/>
    <w:rsid w:val="0072722B"/>
    <w:rsid w:val="007300A4"/>
    <w:rsid w:val="007301C7"/>
    <w:rsid w:val="00730A9F"/>
    <w:rsid w:val="007338BD"/>
    <w:rsid w:val="007338E8"/>
    <w:rsid w:val="00733B20"/>
    <w:rsid w:val="00733CB7"/>
    <w:rsid w:val="00733D23"/>
    <w:rsid w:val="00737085"/>
    <w:rsid w:val="007373A4"/>
    <w:rsid w:val="00737633"/>
    <w:rsid w:val="00741E00"/>
    <w:rsid w:val="00743253"/>
    <w:rsid w:val="00743B55"/>
    <w:rsid w:val="00744E4C"/>
    <w:rsid w:val="007451B6"/>
    <w:rsid w:val="0074586A"/>
    <w:rsid w:val="00745939"/>
    <w:rsid w:val="00745D4B"/>
    <w:rsid w:val="00745FCF"/>
    <w:rsid w:val="0075100C"/>
    <w:rsid w:val="00751D91"/>
    <w:rsid w:val="007522E5"/>
    <w:rsid w:val="00752498"/>
    <w:rsid w:val="00752872"/>
    <w:rsid w:val="00752FF5"/>
    <w:rsid w:val="007531A6"/>
    <w:rsid w:val="00754E7C"/>
    <w:rsid w:val="00760BCF"/>
    <w:rsid w:val="0076107B"/>
    <w:rsid w:val="0076141C"/>
    <w:rsid w:val="00761B11"/>
    <w:rsid w:val="00763367"/>
    <w:rsid w:val="00763A89"/>
    <w:rsid w:val="00763C2A"/>
    <w:rsid w:val="007643D6"/>
    <w:rsid w:val="00765E67"/>
    <w:rsid w:val="007710E5"/>
    <w:rsid w:val="00776916"/>
    <w:rsid w:val="00776BEC"/>
    <w:rsid w:val="007779C2"/>
    <w:rsid w:val="00780304"/>
    <w:rsid w:val="007819AA"/>
    <w:rsid w:val="007824DF"/>
    <w:rsid w:val="0078437F"/>
    <w:rsid w:val="007863F9"/>
    <w:rsid w:val="00791548"/>
    <w:rsid w:val="00796731"/>
    <w:rsid w:val="00796986"/>
    <w:rsid w:val="0079698D"/>
    <w:rsid w:val="00797258"/>
    <w:rsid w:val="007979A2"/>
    <w:rsid w:val="007A0EAA"/>
    <w:rsid w:val="007A1235"/>
    <w:rsid w:val="007A3353"/>
    <w:rsid w:val="007A33AE"/>
    <w:rsid w:val="007A530E"/>
    <w:rsid w:val="007A6304"/>
    <w:rsid w:val="007B214B"/>
    <w:rsid w:val="007B2E02"/>
    <w:rsid w:val="007B3E79"/>
    <w:rsid w:val="007B4781"/>
    <w:rsid w:val="007B4BE9"/>
    <w:rsid w:val="007B5E31"/>
    <w:rsid w:val="007B68D8"/>
    <w:rsid w:val="007C21C4"/>
    <w:rsid w:val="007C3BA5"/>
    <w:rsid w:val="007C41AB"/>
    <w:rsid w:val="007C4950"/>
    <w:rsid w:val="007C4E40"/>
    <w:rsid w:val="007C5357"/>
    <w:rsid w:val="007C5F61"/>
    <w:rsid w:val="007C659D"/>
    <w:rsid w:val="007C745C"/>
    <w:rsid w:val="007D0654"/>
    <w:rsid w:val="007D0C54"/>
    <w:rsid w:val="007D24D9"/>
    <w:rsid w:val="007D2C2C"/>
    <w:rsid w:val="007D3008"/>
    <w:rsid w:val="007D3220"/>
    <w:rsid w:val="007D36E4"/>
    <w:rsid w:val="007D3901"/>
    <w:rsid w:val="007D39AD"/>
    <w:rsid w:val="007D417A"/>
    <w:rsid w:val="007D550C"/>
    <w:rsid w:val="007D69E7"/>
    <w:rsid w:val="007D71B4"/>
    <w:rsid w:val="007D7493"/>
    <w:rsid w:val="007E00B4"/>
    <w:rsid w:val="007E0300"/>
    <w:rsid w:val="007E173A"/>
    <w:rsid w:val="007E1A57"/>
    <w:rsid w:val="007E2977"/>
    <w:rsid w:val="007E2B3B"/>
    <w:rsid w:val="007E3401"/>
    <w:rsid w:val="007E4B82"/>
    <w:rsid w:val="007E5FF6"/>
    <w:rsid w:val="007E70AE"/>
    <w:rsid w:val="007E7DE1"/>
    <w:rsid w:val="007F08F7"/>
    <w:rsid w:val="007F0C5B"/>
    <w:rsid w:val="007F2089"/>
    <w:rsid w:val="007F373C"/>
    <w:rsid w:val="007F3C09"/>
    <w:rsid w:val="007F47C7"/>
    <w:rsid w:val="007F4F00"/>
    <w:rsid w:val="007F516C"/>
    <w:rsid w:val="007F728A"/>
    <w:rsid w:val="007F7CBE"/>
    <w:rsid w:val="00800F5C"/>
    <w:rsid w:val="00805420"/>
    <w:rsid w:val="00805A52"/>
    <w:rsid w:val="00810616"/>
    <w:rsid w:val="00813B10"/>
    <w:rsid w:val="008145DE"/>
    <w:rsid w:val="00814FEB"/>
    <w:rsid w:val="008151EF"/>
    <w:rsid w:val="00815849"/>
    <w:rsid w:val="00816A80"/>
    <w:rsid w:val="008173EB"/>
    <w:rsid w:val="0082083D"/>
    <w:rsid w:val="00820BE3"/>
    <w:rsid w:val="008237FD"/>
    <w:rsid w:val="00833476"/>
    <w:rsid w:val="00834528"/>
    <w:rsid w:val="008348FC"/>
    <w:rsid w:val="008354A7"/>
    <w:rsid w:val="008410CB"/>
    <w:rsid w:val="00843ACF"/>
    <w:rsid w:val="00843F85"/>
    <w:rsid w:val="0084562B"/>
    <w:rsid w:val="00845BB0"/>
    <w:rsid w:val="008475DB"/>
    <w:rsid w:val="00851657"/>
    <w:rsid w:val="00851C18"/>
    <w:rsid w:val="008528F6"/>
    <w:rsid w:val="00852A08"/>
    <w:rsid w:val="00853B5E"/>
    <w:rsid w:val="008558D6"/>
    <w:rsid w:val="00856285"/>
    <w:rsid w:val="00856C67"/>
    <w:rsid w:val="00857BAC"/>
    <w:rsid w:val="00860795"/>
    <w:rsid w:val="00860CA9"/>
    <w:rsid w:val="00861893"/>
    <w:rsid w:val="00862F59"/>
    <w:rsid w:val="00866A05"/>
    <w:rsid w:val="0086784C"/>
    <w:rsid w:val="00870738"/>
    <w:rsid w:val="00870E01"/>
    <w:rsid w:val="00871676"/>
    <w:rsid w:val="008717DB"/>
    <w:rsid w:val="00872B9F"/>
    <w:rsid w:val="00873526"/>
    <w:rsid w:val="00873672"/>
    <w:rsid w:val="00875E83"/>
    <w:rsid w:val="00876071"/>
    <w:rsid w:val="00876C8E"/>
    <w:rsid w:val="0088009C"/>
    <w:rsid w:val="00880875"/>
    <w:rsid w:val="00880C86"/>
    <w:rsid w:val="00881C4D"/>
    <w:rsid w:val="00882DA3"/>
    <w:rsid w:val="00885AA9"/>
    <w:rsid w:val="008867E0"/>
    <w:rsid w:val="0089042C"/>
    <w:rsid w:val="008912A4"/>
    <w:rsid w:val="0089166C"/>
    <w:rsid w:val="008916DF"/>
    <w:rsid w:val="00892E3A"/>
    <w:rsid w:val="00894842"/>
    <w:rsid w:val="00897BBA"/>
    <w:rsid w:val="008A208F"/>
    <w:rsid w:val="008A41B9"/>
    <w:rsid w:val="008A4AA0"/>
    <w:rsid w:val="008A58AF"/>
    <w:rsid w:val="008A5CA1"/>
    <w:rsid w:val="008A625E"/>
    <w:rsid w:val="008A7FDC"/>
    <w:rsid w:val="008B01CD"/>
    <w:rsid w:val="008B21F7"/>
    <w:rsid w:val="008B2A71"/>
    <w:rsid w:val="008B3B07"/>
    <w:rsid w:val="008B6001"/>
    <w:rsid w:val="008B6947"/>
    <w:rsid w:val="008C0E15"/>
    <w:rsid w:val="008C1958"/>
    <w:rsid w:val="008C2277"/>
    <w:rsid w:val="008C2558"/>
    <w:rsid w:val="008C2AF1"/>
    <w:rsid w:val="008C2F6A"/>
    <w:rsid w:val="008C5276"/>
    <w:rsid w:val="008C7037"/>
    <w:rsid w:val="008C723F"/>
    <w:rsid w:val="008C7443"/>
    <w:rsid w:val="008D3162"/>
    <w:rsid w:val="008D444E"/>
    <w:rsid w:val="008D546A"/>
    <w:rsid w:val="008D5EFF"/>
    <w:rsid w:val="008D62A7"/>
    <w:rsid w:val="008D65E3"/>
    <w:rsid w:val="008D6F84"/>
    <w:rsid w:val="008E0CA8"/>
    <w:rsid w:val="008E1C5E"/>
    <w:rsid w:val="008E2298"/>
    <w:rsid w:val="008E30E8"/>
    <w:rsid w:val="008E370A"/>
    <w:rsid w:val="008E47A4"/>
    <w:rsid w:val="008E5E01"/>
    <w:rsid w:val="008E64A0"/>
    <w:rsid w:val="008E791D"/>
    <w:rsid w:val="008E7C45"/>
    <w:rsid w:val="008F00F5"/>
    <w:rsid w:val="008F2595"/>
    <w:rsid w:val="008F26FE"/>
    <w:rsid w:val="008F2707"/>
    <w:rsid w:val="008F28E3"/>
    <w:rsid w:val="008F2A06"/>
    <w:rsid w:val="008F3495"/>
    <w:rsid w:val="008F4F99"/>
    <w:rsid w:val="0090024C"/>
    <w:rsid w:val="00900A56"/>
    <w:rsid w:val="00901678"/>
    <w:rsid w:val="00901B73"/>
    <w:rsid w:val="00902DA6"/>
    <w:rsid w:val="00903B0C"/>
    <w:rsid w:val="0090409E"/>
    <w:rsid w:val="00904467"/>
    <w:rsid w:val="009046B2"/>
    <w:rsid w:val="00906FF5"/>
    <w:rsid w:val="00907ABD"/>
    <w:rsid w:val="00907BD7"/>
    <w:rsid w:val="00907CCB"/>
    <w:rsid w:val="009112DA"/>
    <w:rsid w:val="009113AC"/>
    <w:rsid w:val="009121AA"/>
    <w:rsid w:val="00913E2C"/>
    <w:rsid w:val="0091493C"/>
    <w:rsid w:val="00914BB8"/>
    <w:rsid w:val="00916306"/>
    <w:rsid w:val="00921512"/>
    <w:rsid w:val="00921A37"/>
    <w:rsid w:val="00922796"/>
    <w:rsid w:val="00922A0A"/>
    <w:rsid w:val="00923DF7"/>
    <w:rsid w:val="009252D3"/>
    <w:rsid w:val="009263C3"/>
    <w:rsid w:val="0093054E"/>
    <w:rsid w:val="00930BAF"/>
    <w:rsid w:val="00931A79"/>
    <w:rsid w:val="009332CC"/>
    <w:rsid w:val="009337E9"/>
    <w:rsid w:val="009340E2"/>
    <w:rsid w:val="00934DFB"/>
    <w:rsid w:val="0093561F"/>
    <w:rsid w:val="00935BAF"/>
    <w:rsid w:val="009367B4"/>
    <w:rsid w:val="009373B9"/>
    <w:rsid w:val="00940796"/>
    <w:rsid w:val="00940C9D"/>
    <w:rsid w:val="00942781"/>
    <w:rsid w:val="009504C2"/>
    <w:rsid w:val="00950C6A"/>
    <w:rsid w:val="0095189D"/>
    <w:rsid w:val="009524CC"/>
    <w:rsid w:val="00952949"/>
    <w:rsid w:val="00952BB6"/>
    <w:rsid w:val="0095647E"/>
    <w:rsid w:val="00956590"/>
    <w:rsid w:val="00956700"/>
    <w:rsid w:val="00956AD3"/>
    <w:rsid w:val="00956EE7"/>
    <w:rsid w:val="009573DF"/>
    <w:rsid w:val="009579A1"/>
    <w:rsid w:val="00957BC8"/>
    <w:rsid w:val="009613A6"/>
    <w:rsid w:val="00962A28"/>
    <w:rsid w:val="00962BCF"/>
    <w:rsid w:val="0096629C"/>
    <w:rsid w:val="0096674C"/>
    <w:rsid w:val="009667D0"/>
    <w:rsid w:val="0097100D"/>
    <w:rsid w:val="009718B8"/>
    <w:rsid w:val="00971A96"/>
    <w:rsid w:val="0097228A"/>
    <w:rsid w:val="009723D1"/>
    <w:rsid w:val="00973CD1"/>
    <w:rsid w:val="00974E36"/>
    <w:rsid w:val="0097575C"/>
    <w:rsid w:val="00976AE8"/>
    <w:rsid w:val="00977900"/>
    <w:rsid w:val="0098094F"/>
    <w:rsid w:val="00980BD3"/>
    <w:rsid w:val="00982003"/>
    <w:rsid w:val="009836D8"/>
    <w:rsid w:val="00983919"/>
    <w:rsid w:val="00983E26"/>
    <w:rsid w:val="00985B10"/>
    <w:rsid w:val="00985F19"/>
    <w:rsid w:val="00986678"/>
    <w:rsid w:val="00986F85"/>
    <w:rsid w:val="0098754B"/>
    <w:rsid w:val="0099023E"/>
    <w:rsid w:val="00990487"/>
    <w:rsid w:val="0099106A"/>
    <w:rsid w:val="009910F1"/>
    <w:rsid w:val="0099185C"/>
    <w:rsid w:val="0099477E"/>
    <w:rsid w:val="00994973"/>
    <w:rsid w:val="00994F3E"/>
    <w:rsid w:val="009951D9"/>
    <w:rsid w:val="00997CCC"/>
    <w:rsid w:val="00997F01"/>
    <w:rsid w:val="009A05C0"/>
    <w:rsid w:val="009A289B"/>
    <w:rsid w:val="009A4279"/>
    <w:rsid w:val="009A4B45"/>
    <w:rsid w:val="009A5415"/>
    <w:rsid w:val="009A548B"/>
    <w:rsid w:val="009A75DE"/>
    <w:rsid w:val="009B0EA7"/>
    <w:rsid w:val="009B1B57"/>
    <w:rsid w:val="009B299B"/>
    <w:rsid w:val="009B338E"/>
    <w:rsid w:val="009B3FA3"/>
    <w:rsid w:val="009B4A46"/>
    <w:rsid w:val="009B5034"/>
    <w:rsid w:val="009B5531"/>
    <w:rsid w:val="009B561D"/>
    <w:rsid w:val="009B6DDF"/>
    <w:rsid w:val="009C1472"/>
    <w:rsid w:val="009C2277"/>
    <w:rsid w:val="009C240E"/>
    <w:rsid w:val="009C2F09"/>
    <w:rsid w:val="009C2F31"/>
    <w:rsid w:val="009C2FA3"/>
    <w:rsid w:val="009C3A51"/>
    <w:rsid w:val="009C3AA8"/>
    <w:rsid w:val="009C4A23"/>
    <w:rsid w:val="009C5FCB"/>
    <w:rsid w:val="009C61C2"/>
    <w:rsid w:val="009D0FB3"/>
    <w:rsid w:val="009D2836"/>
    <w:rsid w:val="009D3106"/>
    <w:rsid w:val="009D356D"/>
    <w:rsid w:val="009D42E1"/>
    <w:rsid w:val="009D466C"/>
    <w:rsid w:val="009D5F64"/>
    <w:rsid w:val="009D62D4"/>
    <w:rsid w:val="009D64C4"/>
    <w:rsid w:val="009D7FE8"/>
    <w:rsid w:val="009E0789"/>
    <w:rsid w:val="009E097A"/>
    <w:rsid w:val="009E1165"/>
    <w:rsid w:val="009E2A12"/>
    <w:rsid w:val="009E3037"/>
    <w:rsid w:val="009E3492"/>
    <w:rsid w:val="009E4951"/>
    <w:rsid w:val="009E5907"/>
    <w:rsid w:val="009E7600"/>
    <w:rsid w:val="009E76CC"/>
    <w:rsid w:val="009E7863"/>
    <w:rsid w:val="009F1136"/>
    <w:rsid w:val="009F1F8B"/>
    <w:rsid w:val="009F31AE"/>
    <w:rsid w:val="009F36BA"/>
    <w:rsid w:val="009F38C4"/>
    <w:rsid w:val="009F3ACD"/>
    <w:rsid w:val="009F4757"/>
    <w:rsid w:val="009F5442"/>
    <w:rsid w:val="009F686B"/>
    <w:rsid w:val="009F7986"/>
    <w:rsid w:val="00A00690"/>
    <w:rsid w:val="00A00E2A"/>
    <w:rsid w:val="00A0254C"/>
    <w:rsid w:val="00A02C9E"/>
    <w:rsid w:val="00A03A78"/>
    <w:rsid w:val="00A04289"/>
    <w:rsid w:val="00A05031"/>
    <w:rsid w:val="00A05C01"/>
    <w:rsid w:val="00A13811"/>
    <w:rsid w:val="00A13EEB"/>
    <w:rsid w:val="00A16139"/>
    <w:rsid w:val="00A206BD"/>
    <w:rsid w:val="00A208C1"/>
    <w:rsid w:val="00A2338C"/>
    <w:rsid w:val="00A23900"/>
    <w:rsid w:val="00A240DF"/>
    <w:rsid w:val="00A24DA5"/>
    <w:rsid w:val="00A26C2F"/>
    <w:rsid w:val="00A27CAA"/>
    <w:rsid w:val="00A3086B"/>
    <w:rsid w:val="00A3135F"/>
    <w:rsid w:val="00A338DA"/>
    <w:rsid w:val="00A33AA9"/>
    <w:rsid w:val="00A34BD5"/>
    <w:rsid w:val="00A36331"/>
    <w:rsid w:val="00A36749"/>
    <w:rsid w:val="00A40C49"/>
    <w:rsid w:val="00A4155E"/>
    <w:rsid w:val="00A41B81"/>
    <w:rsid w:val="00A4277E"/>
    <w:rsid w:val="00A43072"/>
    <w:rsid w:val="00A4476B"/>
    <w:rsid w:val="00A50A51"/>
    <w:rsid w:val="00A515CB"/>
    <w:rsid w:val="00A51893"/>
    <w:rsid w:val="00A534B6"/>
    <w:rsid w:val="00A5528A"/>
    <w:rsid w:val="00A55CBA"/>
    <w:rsid w:val="00A5663F"/>
    <w:rsid w:val="00A60704"/>
    <w:rsid w:val="00A638F3"/>
    <w:rsid w:val="00A656C4"/>
    <w:rsid w:val="00A65988"/>
    <w:rsid w:val="00A66CD1"/>
    <w:rsid w:val="00A70036"/>
    <w:rsid w:val="00A70433"/>
    <w:rsid w:val="00A72123"/>
    <w:rsid w:val="00A72D03"/>
    <w:rsid w:val="00A73B17"/>
    <w:rsid w:val="00A7402E"/>
    <w:rsid w:val="00A74D08"/>
    <w:rsid w:val="00A74FF6"/>
    <w:rsid w:val="00A75F22"/>
    <w:rsid w:val="00A81875"/>
    <w:rsid w:val="00A8237D"/>
    <w:rsid w:val="00A829A6"/>
    <w:rsid w:val="00A83A86"/>
    <w:rsid w:val="00A85614"/>
    <w:rsid w:val="00A87C6E"/>
    <w:rsid w:val="00A90570"/>
    <w:rsid w:val="00A90C22"/>
    <w:rsid w:val="00A91456"/>
    <w:rsid w:val="00A9289B"/>
    <w:rsid w:val="00A93B8E"/>
    <w:rsid w:val="00A94278"/>
    <w:rsid w:val="00A96B4D"/>
    <w:rsid w:val="00A97403"/>
    <w:rsid w:val="00A9790C"/>
    <w:rsid w:val="00AA0759"/>
    <w:rsid w:val="00AA0D5F"/>
    <w:rsid w:val="00AA1750"/>
    <w:rsid w:val="00AA1EAF"/>
    <w:rsid w:val="00AA26B0"/>
    <w:rsid w:val="00AA3851"/>
    <w:rsid w:val="00AA3C93"/>
    <w:rsid w:val="00AA425E"/>
    <w:rsid w:val="00AA5123"/>
    <w:rsid w:val="00AA52E0"/>
    <w:rsid w:val="00AA7060"/>
    <w:rsid w:val="00AA7960"/>
    <w:rsid w:val="00AB1D50"/>
    <w:rsid w:val="00AB30FE"/>
    <w:rsid w:val="00AB5810"/>
    <w:rsid w:val="00AB6F5C"/>
    <w:rsid w:val="00AB7AF8"/>
    <w:rsid w:val="00AC22BA"/>
    <w:rsid w:val="00AC2AC2"/>
    <w:rsid w:val="00AC2C7E"/>
    <w:rsid w:val="00AC391E"/>
    <w:rsid w:val="00AC42AD"/>
    <w:rsid w:val="00AC46E0"/>
    <w:rsid w:val="00AC4731"/>
    <w:rsid w:val="00AC4C19"/>
    <w:rsid w:val="00AC50C8"/>
    <w:rsid w:val="00AC54C0"/>
    <w:rsid w:val="00AC62D2"/>
    <w:rsid w:val="00AC649A"/>
    <w:rsid w:val="00AD0B81"/>
    <w:rsid w:val="00AD1672"/>
    <w:rsid w:val="00AD1ED5"/>
    <w:rsid w:val="00AD520C"/>
    <w:rsid w:val="00AD5787"/>
    <w:rsid w:val="00AD5DDD"/>
    <w:rsid w:val="00AD7211"/>
    <w:rsid w:val="00AD7B63"/>
    <w:rsid w:val="00AE3181"/>
    <w:rsid w:val="00AE3D77"/>
    <w:rsid w:val="00AE6973"/>
    <w:rsid w:val="00AF02E1"/>
    <w:rsid w:val="00AF0E95"/>
    <w:rsid w:val="00AF1CEB"/>
    <w:rsid w:val="00AF1DF1"/>
    <w:rsid w:val="00AF2338"/>
    <w:rsid w:val="00AF23C6"/>
    <w:rsid w:val="00AF23EA"/>
    <w:rsid w:val="00AF4401"/>
    <w:rsid w:val="00AF725E"/>
    <w:rsid w:val="00B00F07"/>
    <w:rsid w:val="00B01029"/>
    <w:rsid w:val="00B02076"/>
    <w:rsid w:val="00B02C67"/>
    <w:rsid w:val="00B02F71"/>
    <w:rsid w:val="00B04D33"/>
    <w:rsid w:val="00B05A1C"/>
    <w:rsid w:val="00B06159"/>
    <w:rsid w:val="00B064E3"/>
    <w:rsid w:val="00B06A88"/>
    <w:rsid w:val="00B078D7"/>
    <w:rsid w:val="00B100B1"/>
    <w:rsid w:val="00B107C1"/>
    <w:rsid w:val="00B118C7"/>
    <w:rsid w:val="00B13135"/>
    <w:rsid w:val="00B13213"/>
    <w:rsid w:val="00B16056"/>
    <w:rsid w:val="00B161A9"/>
    <w:rsid w:val="00B16632"/>
    <w:rsid w:val="00B17F6E"/>
    <w:rsid w:val="00B2018E"/>
    <w:rsid w:val="00B203AC"/>
    <w:rsid w:val="00B20BCA"/>
    <w:rsid w:val="00B224C0"/>
    <w:rsid w:val="00B2453A"/>
    <w:rsid w:val="00B2469B"/>
    <w:rsid w:val="00B2538C"/>
    <w:rsid w:val="00B25E24"/>
    <w:rsid w:val="00B2636A"/>
    <w:rsid w:val="00B27A0D"/>
    <w:rsid w:val="00B307C2"/>
    <w:rsid w:val="00B31B9A"/>
    <w:rsid w:val="00B32325"/>
    <w:rsid w:val="00B333C2"/>
    <w:rsid w:val="00B338B9"/>
    <w:rsid w:val="00B3411A"/>
    <w:rsid w:val="00B352CF"/>
    <w:rsid w:val="00B35650"/>
    <w:rsid w:val="00B4135B"/>
    <w:rsid w:val="00B436D3"/>
    <w:rsid w:val="00B44A31"/>
    <w:rsid w:val="00B50123"/>
    <w:rsid w:val="00B50C9C"/>
    <w:rsid w:val="00B51379"/>
    <w:rsid w:val="00B53A07"/>
    <w:rsid w:val="00B53EA4"/>
    <w:rsid w:val="00B542D2"/>
    <w:rsid w:val="00B60082"/>
    <w:rsid w:val="00B61180"/>
    <w:rsid w:val="00B62119"/>
    <w:rsid w:val="00B6249E"/>
    <w:rsid w:val="00B62625"/>
    <w:rsid w:val="00B63154"/>
    <w:rsid w:val="00B636BF"/>
    <w:rsid w:val="00B6390D"/>
    <w:rsid w:val="00B708E8"/>
    <w:rsid w:val="00B71DB9"/>
    <w:rsid w:val="00B72016"/>
    <w:rsid w:val="00B72EED"/>
    <w:rsid w:val="00B733DD"/>
    <w:rsid w:val="00B746AC"/>
    <w:rsid w:val="00B76B53"/>
    <w:rsid w:val="00B77586"/>
    <w:rsid w:val="00B80109"/>
    <w:rsid w:val="00B80147"/>
    <w:rsid w:val="00B80D88"/>
    <w:rsid w:val="00B80DEF"/>
    <w:rsid w:val="00B812C8"/>
    <w:rsid w:val="00B83077"/>
    <w:rsid w:val="00B83215"/>
    <w:rsid w:val="00B83DDD"/>
    <w:rsid w:val="00B8638C"/>
    <w:rsid w:val="00B86CA0"/>
    <w:rsid w:val="00B905E5"/>
    <w:rsid w:val="00B90A4A"/>
    <w:rsid w:val="00B90A94"/>
    <w:rsid w:val="00B91548"/>
    <w:rsid w:val="00B91BB9"/>
    <w:rsid w:val="00B92FB1"/>
    <w:rsid w:val="00B931BE"/>
    <w:rsid w:val="00B94651"/>
    <w:rsid w:val="00B94E10"/>
    <w:rsid w:val="00B974EE"/>
    <w:rsid w:val="00B97BA2"/>
    <w:rsid w:val="00BA06B2"/>
    <w:rsid w:val="00BA0743"/>
    <w:rsid w:val="00BA1D64"/>
    <w:rsid w:val="00BA20E8"/>
    <w:rsid w:val="00BA2CD5"/>
    <w:rsid w:val="00BA352F"/>
    <w:rsid w:val="00BA434D"/>
    <w:rsid w:val="00BA5A56"/>
    <w:rsid w:val="00BA6ED0"/>
    <w:rsid w:val="00BA6F6C"/>
    <w:rsid w:val="00BA74BA"/>
    <w:rsid w:val="00BB1635"/>
    <w:rsid w:val="00BB347D"/>
    <w:rsid w:val="00BB7481"/>
    <w:rsid w:val="00BB7FF7"/>
    <w:rsid w:val="00BC10E1"/>
    <w:rsid w:val="00BC1E5F"/>
    <w:rsid w:val="00BC2C68"/>
    <w:rsid w:val="00BC4604"/>
    <w:rsid w:val="00BC5303"/>
    <w:rsid w:val="00BC6832"/>
    <w:rsid w:val="00BC779E"/>
    <w:rsid w:val="00BC7D29"/>
    <w:rsid w:val="00BD0012"/>
    <w:rsid w:val="00BD084D"/>
    <w:rsid w:val="00BD0CF2"/>
    <w:rsid w:val="00BD0F13"/>
    <w:rsid w:val="00BD1FCE"/>
    <w:rsid w:val="00BD26B5"/>
    <w:rsid w:val="00BD2A68"/>
    <w:rsid w:val="00BD30EB"/>
    <w:rsid w:val="00BD3AF5"/>
    <w:rsid w:val="00BD3D89"/>
    <w:rsid w:val="00BD3E0E"/>
    <w:rsid w:val="00BD462E"/>
    <w:rsid w:val="00BD46DE"/>
    <w:rsid w:val="00BD5263"/>
    <w:rsid w:val="00BD5FD8"/>
    <w:rsid w:val="00BD68E5"/>
    <w:rsid w:val="00BD6C83"/>
    <w:rsid w:val="00BE17B6"/>
    <w:rsid w:val="00BE367D"/>
    <w:rsid w:val="00BE4A9B"/>
    <w:rsid w:val="00BE573E"/>
    <w:rsid w:val="00BE5E43"/>
    <w:rsid w:val="00BE6EB6"/>
    <w:rsid w:val="00BF20B5"/>
    <w:rsid w:val="00BF28FE"/>
    <w:rsid w:val="00BF3146"/>
    <w:rsid w:val="00BF432F"/>
    <w:rsid w:val="00BF497A"/>
    <w:rsid w:val="00BF4F48"/>
    <w:rsid w:val="00BF5915"/>
    <w:rsid w:val="00BF5C16"/>
    <w:rsid w:val="00BF60F6"/>
    <w:rsid w:val="00BF6497"/>
    <w:rsid w:val="00BF706C"/>
    <w:rsid w:val="00BF73E1"/>
    <w:rsid w:val="00C00560"/>
    <w:rsid w:val="00C0156F"/>
    <w:rsid w:val="00C017B7"/>
    <w:rsid w:val="00C03404"/>
    <w:rsid w:val="00C04091"/>
    <w:rsid w:val="00C0609C"/>
    <w:rsid w:val="00C071FB"/>
    <w:rsid w:val="00C10BB4"/>
    <w:rsid w:val="00C116AA"/>
    <w:rsid w:val="00C13EC6"/>
    <w:rsid w:val="00C14D8F"/>
    <w:rsid w:val="00C15EA1"/>
    <w:rsid w:val="00C165FF"/>
    <w:rsid w:val="00C16FED"/>
    <w:rsid w:val="00C176B6"/>
    <w:rsid w:val="00C20C0C"/>
    <w:rsid w:val="00C21ECD"/>
    <w:rsid w:val="00C266AC"/>
    <w:rsid w:val="00C270BD"/>
    <w:rsid w:val="00C27769"/>
    <w:rsid w:val="00C31ACA"/>
    <w:rsid w:val="00C31CEB"/>
    <w:rsid w:val="00C322BA"/>
    <w:rsid w:val="00C3269A"/>
    <w:rsid w:val="00C33FA1"/>
    <w:rsid w:val="00C352A6"/>
    <w:rsid w:val="00C3730C"/>
    <w:rsid w:val="00C37D59"/>
    <w:rsid w:val="00C40747"/>
    <w:rsid w:val="00C412D8"/>
    <w:rsid w:val="00C412F1"/>
    <w:rsid w:val="00C41FC3"/>
    <w:rsid w:val="00C425B9"/>
    <w:rsid w:val="00C42827"/>
    <w:rsid w:val="00C450B8"/>
    <w:rsid w:val="00C5136A"/>
    <w:rsid w:val="00C51761"/>
    <w:rsid w:val="00C52A67"/>
    <w:rsid w:val="00C53F8E"/>
    <w:rsid w:val="00C61C9F"/>
    <w:rsid w:val="00C62ACF"/>
    <w:rsid w:val="00C65C1C"/>
    <w:rsid w:val="00C66AB0"/>
    <w:rsid w:val="00C70FB8"/>
    <w:rsid w:val="00C71C6A"/>
    <w:rsid w:val="00C76845"/>
    <w:rsid w:val="00C76F13"/>
    <w:rsid w:val="00C8068F"/>
    <w:rsid w:val="00C80995"/>
    <w:rsid w:val="00C80D7A"/>
    <w:rsid w:val="00C80E50"/>
    <w:rsid w:val="00C81AB3"/>
    <w:rsid w:val="00C83B11"/>
    <w:rsid w:val="00C845C0"/>
    <w:rsid w:val="00C84F9A"/>
    <w:rsid w:val="00C85F62"/>
    <w:rsid w:val="00C86492"/>
    <w:rsid w:val="00C8742A"/>
    <w:rsid w:val="00C875F4"/>
    <w:rsid w:val="00C9200E"/>
    <w:rsid w:val="00C9363A"/>
    <w:rsid w:val="00C9509C"/>
    <w:rsid w:val="00C955A7"/>
    <w:rsid w:val="00C95A89"/>
    <w:rsid w:val="00C963BB"/>
    <w:rsid w:val="00C96697"/>
    <w:rsid w:val="00C97A4E"/>
    <w:rsid w:val="00CA09F4"/>
    <w:rsid w:val="00CA0F93"/>
    <w:rsid w:val="00CA12E1"/>
    <w:rsid w:val="00CA1C23"/>
    <w:rsid w:val="00CA2F9E"/>
    <w:rsid w:val="00CA35ED"/>
    <w:rsid w:val="00CA6D13"/>
    <w:rsid w:val="00CA6FBF"/>
    <w:rsid w:val="00CB02AD"/>
    <w:rsid w:val="00CB312A"/>
    <w:rsid w:val="00CB4ED4"/>
    <w:rsid w:val="00CB53B7"/>
    <w:rsid w:val="00CB78CC"/>
    <w:rsid w:val="00CC0206"/>
    <w:rsid w:val="00CC04E5"/>
    <w:rsid w:val="00CC0ED6"/>
    <w:rsid w:val="00CC17F7"/>
    <w:rsid w:val="00CC2427"/>
    <w:rsid w:val="00CC26CB"/>
    <w:rsid w:val="00CC3820"/>
    <w:rsid w:val="00CC5E14"/>
    <w:rsid w:val="00CC5F13"/>
    <w:rsid w:val="00CD2F1C"/>
    <w:rsid w:val="00CD433B"/>
    <w:rsid w:val="00CD558F"/>
    <w:rsid w:val="00CD5E45"/>
    <w:rsid w:val="00CD6515"/>
    <w:rsid w:val="00CE126E"/>
    <w:rsid w:val="00CE1B16"/>
    <w:rsid w:val="00CE1DBE"/>
    <w:rsid w:val="00CE22AC"/>
    <w:rsid w:val="00CE2479"/>
    <w:rsid w:val="00CE4694"/>
    <w:rsid w:val="00CE60D9"/>
    <w:rsid w:val="00CE73BA"/>
    <w:rsid w:val="00CE76A5"/>
    <w:rsid w:val="00CE78F6"/>
    <w:rsid w:val="00CF2072"/>
    <w:rsid w:val="00CF217C"/>
    <w:rsid w:val="00CF44FC"/>
    <w:rsid w:val="00CF595D"/>
    <w:rsid w:val="00CF5BE4"/>
    <w:rsid w:val="00CF667E"/>
    <w:rsid w:val="00CF6A2D"/>
    <w:rsid w:val="00CF7823"/>
    <w:rsid w:val="00D0034D"/>
    <w:rsid w:val="00D00A02"/>
    <w:rsid w:val="00D022AF"/>
    <w:rsid w:val="00D0244C"/>
    <w:rsid w:val="00D04B49"/>
    <w:rsid w:val="00D06685"/>
    <w:rsid w:val="00D06A81"/>
    <w:rsid w:val="00D06A93"/>
    <w:rsid w:val="00D06B94"/>
    <w:rsid w:val="00D074D2"/>
    <w:rsid w:val="00D078DD"/>
    <w:rsid w:val="00D12424"/>
    <w:rsid w:val="00D1419E"/>
    <w:rsid w:val="00D15EDC"/>
    <w:rsid w:val="00D23514"/>
    <w:rsid w:val="00D3401C"/>
    <w:rsid w:val="00D34466"/>
    <w:rsid w:val="00D3526C"/>
    <w:rsid w:val="00D35B9E"/>
    <w:rsid w:val="00D35F5B"/>
    <w:rsid w:val="00D36533"/>
    <w:rsid w:val="00D36FA5"/>
    <w:rsid w:val="00D37E0B"/>
    <w:rsid w:val="00D4199B"/>
    <w:rsid w:val="00D428C6"/>
    <w:rsid w:val="00D43605"/>
    <w:rsid w:val="00D4402F"/>
    <w:rsid w:val="00D44210"/>
    <w:rsid w:val="00D44378"/>
    <w:rsid w:val="00D4571E"/>
    <w:rsid w:val="00D45954"/>
    <w:rsid w:val="00D45BE8"/>
    <w:rsid w:val="00D50394"/>
    <w:rsid w:val="00D5063C"/>
    <w:rsid w:val="00D50E5C"/>
    <w:rsid w:val="00D510D1"/>
    <w:rsid w:val="00D51842"/>
    <w:rsid w:val="00D51F1E"/>
    <w:rsid w:val="00D52FE1"/>
    <w:rsid w:val="00D54D84"/>
    <w:rsid w:val="00D57F92"/>
    <w:rsid w:val="00D601CF"/>
    <w:rsid w:val="00D6027E"/>
    <w:rsid w:val="00D605D2"/>
    <w:rsid w:val="00D60888"/>
    <w:rsid w:val="00D60CA7"/>
    <w:rsid w:val="00D60F3C"/>
    <w:rsid w:val="00D62295"/>
    <w:rsid w:val="00D6423F"/>
    <w:rsid w:val="00D644CA"/>
    <w:rsid w:val="00D644D1"/>
    <w:rsid w:val="00D66B85"/>
    <w:rsid w:val="00D679D9"/>
    <w:rsid w:val="00D72347"/>
    <w:rsid w:val="00D7255E"/>
    <w:rsid w:val="00D73F90"/>
    <w:rsid w:val="00D742BF"/>
    <w:rsid w:val="00D7505A"/>
    <w:rsid w:val="00D834C8"/>
    <w:rsid w:val="00D84880"/>
    <w:rsid w:val="00D848E1"/>
    <w:rsid w:val="00D85B67"/>
    <w:rsid w:val="00D85F2E"/>
    <w:rsid w:val="00D8733C"/>
    <w:rsid w:val="00D90AA5"/>
    <w:rsid w:val="00D92082"/>
    <w:rsid w:val="00D926D1"/>
    <w:rsid w:val="00D92A47"/>
    <w:rsid w:val="00D96155"/>
    <w:rsid w:val="00DA144A"/>
    <w:rsid w:val="00DA2AB4"/>
    <w:rsid w:val="00DA38E0"/>
    <w:rsid w:val="00DA3D6F"/>
    <w:rsid w:val="00DA49FF"/>
    <w:rsid w:val="00DA60C4"/>
    <w:rsid w:val="00DB115F"/>
    <w:rsid w:val="00DB1254"/>
    <w:rsid w:val="00DB25B9"/>
    <w:rsid w:val="00DB28BF"/>
    <w:rsid w:val="00DB2EF7"/>
    <w:rsid w:val="00DB326E"/>
    <w:rsid w:val="00DB4797"/>
    <w:rsid w:val="00DB4C3D"/>
    <w:rsid w:val="00DB57CA"/>
    <w:rsid w:val="00DB6B2F"/>
    <w:rsid w:val="00DB74D2"/>
    <w:rsid w:val="00DB7787"/>
    <w:rsid w:val="00DC19EC"/>
    <w:rsid w:val="00DC1FB9"/>
    <w:rsid w:val="00DC293C"/>
    <w:rsid w:val="00DC39E9"/>
    <w:rsid w:val="00DC4316"/>
    <w:rsid w:val="00DC4E8C"/>
    <w:rsid w:val="00DC623E"/>
    <w:rsid w:val="00DC6B75"/>
    <w:rsid w:val="00DC73B8"/>
    <w:rsid w:val="00DD164D"/>
    <w:rsid w:val="00DD21CF"/>
    <w:rsid w:val="00DD4AB3"/>
    <w:rsid w:val="00DD5349"/>
    <w:rsid w:val="00DD5E6A"/>
    <w:rsid w:val="00DD6468"/>
    <w:rsid w:val="00DD74D5"/>
    <w:rsid w:val="00DE1995"/>
    <w:rsid w:val="00DE2AE7"/>
    <w:rsid w:val="00DE3975"/>
    <w:rsid w:val="00DE64D7"/>
    <w:rsid w:val="00DE680F"/>
    <w:rsid w:val="00DF069E"/>
    <w:rsid w:val="00DF0959"/>
    <w:rsid w:val="00DF0D94"/>
    <w:rsid w:val="00DF1BFF"/>
    <w:rsid w:val="00DF4ADF"/>
    <w:rsid w:val="00DF7999"/>
    <w:rsid w:val="00E00413"/>
    <w:rsid w:val="00E00F3A"/>
    <w:rsid w:val="00E03140"/>
    <w:rsid w:val="00E04404"/>
    <w:rsid w:val="00E05EE6"/>
    <w:rsid w:val="00E0656A"/>
    <w:rsid w:val="00E0691F"/>
    <w:rsid w:val="00E06A3F"/>
    <w:rsid w:val="00E10B99"/>
    <w:rsid w:val="00E10FF3"/>
    <w:rsid w:val="00E11A54"/>
    <w:rsid w:val="00E12E9C"/>
    <w:rsid w:val="00E13ED4"/>
    <w:rsid w:val="00E15856"/>
    <w:rsid w:val="00E159BB"/>
    <w:rsid w:val="00E17E2E"/>
    <w:rsid w:val="00E21E9B"/>
    <w:rsid w:val="00E22315"/>
    <w:rsid w:val="00E22557"/>
    <w:rsid w:val="00E22C42"/>
    <w:rsid w:val="00E231F2"/>
    <w:rsid w:val="00E239CF"/>
    <w:rsid w:val="00E23D7D"/>
    <w:rsid w:val="00E255FC"/>
    <w:rsid w:val="00E25B9E"/>
    <w:rsid w:val="00E25DB8"/>
    <w:rsid w:val="00E25F45"/>
    <w:rsid w:val="00E2655A"/>
    <w:rsid w:val="00E27E08"/>
    <w:rsid w:val="00E30088"/>
    <w:rsid w:val="00E30432"/>
    <w:rsid w:val="00E30584"/>
    <w:rsid w:val="00E30894"/>
    <w:rsid w:val="00E31B3B"/>
    <w:rsid w:val="00E31ED6"/>
    <w:rsid w:val="00E32A4C"/>
    <w:rsid w:val="00E33A50"/>
    <w:rsid w:val="00E34856"/>
    <w:rsid w:val="00E37AE1"/>
    <w:rsid w:val="00E40B3D"/>
    <w:rsid w:val="00E420D5"/>
    <w:rsid w:val="00E42330"/>
    <w:rsid w:val="00E4233A"/>
    <w:rsid w:val="00E45780"/>
    <w:rsid w:val="00E46BCA"/>
    <w:rsid w:val="00E46F6F"/>
    <w:rsid w:val="00E472DE"/>
    <w:rsid w:val="00E4785F"/>
    <w:rsid w:val="00E54AAD"/>
    <w:rsid w:val="00E55B36"/>
    <w:rsid w:val="00E563CD"/>
    <w:rsid w:val="00E57EB9"/>
    <w:rsid w:val="00E60AD4"/>
    <w:rsid w:val="00E60EB7"/>
    <w:rsid w:val="00E60EBC"/>
    <w:rsid w:val="00E60F66"/>
    <w:rsid w:val="00E618BF"/>
    <w:rsid w:val="00E619A9"/>
    <w:rsid w:val="00E626D6"/>
    <w:rsid w:val="00E63FD4"/>
    <w:rsid w:val="00E64998"/>
    <w:rsid w:val="00E64DE8"/>
    <w:rsid w:val="00E7100D"/>
    <w:rsid w:val="00E7140E"/>
    <w:rsid w:val="00E722BF"/>
    <w:rsid w:val="00E72BE3"/>
    <w:rsid w:val="00E73C5A"/>
    <w:rsid w:val="00E74963"/>
    <w:rsid w:val="00E83E3E"/>
    <w:rsid w:val="00E8474C"/>
    <w:rsid w:val="00E85195"/>
    <w:rsid w:val="00E86264"/>
    <w:rsid w:val="00E86936"/>
    <w:rsid w:val="00E86A83"/>
    <w:rsid w:val="00E86E61"/>
    <w:rsid w:val="00E86F24"/>
    <w:rsid w:val="00E87018"/>
    <w:rsid w:val="00E87A69"/>
    <w:rsid w:val="00E90A23"/>
    <w:rsid w:val="00E91B8F"/>
    <w:rsid w:val="00E922DD"/>
    <w:rsid w:val="00E9347F"/>
    <w:rsid w:val="00E94208"/>
    <w:rsid w:val="00E95DBD"/>
    <w:rsid w:val="00E962A8"/>
    <w:rsid w:val="00E96AF8"/>
    <w:rsid w:val="00EA0099"/>
    <w:rsid w:val="00EA10AF"/>
    <w:rsid w:val="00EA5D5C"/>
    <w:rsid w:val="00EA6537"/>
    <w:rsid w:val="00EA6858"/>
    <w:rsid w:val="00EA77EC"/>
    <w:rsid w:val="00EA7F3B"/>
    <w:rsid w:val="00EB1311"/>
    <w:rsid w:val="00EB1E0B"/>
    <w:rsid w:val="00EB237B"/>
    <w:rsid w:val="00EB2B3F"/>
    <w:rsid w:val="00EB3E7C"/>
    <w:rsid w:val="00EB4CDC"/>
    <w:rsid w:val="00EB558E"/>
    <w:rsid w:val="00EB6A46"/>
    <w:rsid w:val="00EB7B0B"/>
    <w:rsid w:val="00EB7BED"/>
    <w:rsid w:val="00EB7E61"/>
    <w:rsid w:val="00EC017A"/>
    <w:rsid w:val="00EC2F28"/>
    <w:rsid w:val="00EC3309"/>
    <w:rsid w:val="00EC7FF7"/>
    <w:rsid w:val="00ED169C"/>
    <w:rsid w:val="00ED22B1"/>
    <w:rsid w:val="00ED2EA0"/>
    <w:rsid w:val="00ED47EA"/>
    <w:rsid w:val="00ED5EE4"/>
    <w:rsid w:val="00ED6183"/>
    <w:rsid w:val="00ED67D6"/>
    <w:rsid w:val="00ED737E"/>
    <w:rsid w:val="00EE0F06"/>
    <w:rsid w:val="00EE1E64"/>
    <w:rsid w:val="00EE5730"/>
    <w:rsid w:val="00EE6D8A"/>
    <w:rsid w:val="00EF05A7"/>
    <w:rsid w:val="00EF16A3"/>
    <w:rsid w:val="00EF17A7"/>
    <w:rsid w:val="00EF2AB4"/>
    <w:rsid w:val="00EF45E9"/>
    <w:rsid w:val="00EF4E04"/>
    <w:rsid w:val="00F0136B"/>
    <w:rsid w:val="00F013D5"/>
    <w:rsid w:val="00F0207E"/>
    <w:rsid w:val="00F02A16"/>
    <w:rsid w:val="00F03C72"/>
    <w:rsid w:val="00F0536E"/>
    <w:rsid w:val="00F0629E"/>
    <w:rsid w:val="00F064AB"/>
    <w:rsid w:val="00F06715"/>
    <w:rsid w:val="00F06BD5"/>
    <w:rsid w:val="00F07A2F"/>
    <w:rsid w:val="00F10A59"/>
    <w:rsid w:val="00F11B01"/>
    <w:rsid w:val="00F13101"/>
    <w:rsid w:val="00F13283"/>
    <w:rsid w:val="00F147B1"/>
    <w:rsid w:val="00F16BC8"/>
    <w:rsid w:val="00F21879"/>
    <w:rsid w:val="00F23058"/>
    <w:rsid w:val="00F252FA"/>
    <w:rsid w:val="00F259CC"/>
    <w:rsid w:val="00F2691D"/>
    <w:rsid w:val="00F26961"/>
    <w:rsid w:val="00F311F3"/>
    <w:rsid w:val="00F31C12"/>
    <w:rsid w:val="00F3224A"/>
    <w:rsid w:val="00F32B8A"/>
    <w:rsid w:val="00F346DB"/>
    <w:rsid w:val="00F3476F"/>
    <w:rsid w:val="00F365A0"/>
    <w:rsid w:val="00F3664D"/>
    <w:rsid w:val="00F36C7F"/>
    <w:rsid w:val="00F37F73"/>
    <w:rsid w:val="00F42983"/>
    <w:rsid w:val="00F45758"/>
    <w:rsid w:val="00F46238"/>
    <w:rsid w:val="00F46252"/>
    <w:rsid w:val="00F4682B"/>
    <w:rsid w:val="00F46CEF"/>
    <w:rsid w:val="00F47175"/>
    <w:rsid w:val="00F47D6D"/>
    <w:rsid w:val="00F47F86"/>
    <w:rsid w:val="00F527FE"/>
    <w:rsid w:val="00F53107"/>
    <w:rsid w:val="00F532F2"/>
    <w:rsid w:val="00F55762"/>
    <w:rsid w:val="00F57A84"/>
    <w:rsid w:val="00F57A8F"/>
    <w:rsid w:val="00F633BF"/>
    <w:rsid w:val="00F64232"/>
    <w:rsid w:val="00F65F6F"/>
    <w:rsid w:val="00F66B8D"/>
    <w:rsid w:val="00F66D64"/>
    <w:rsid w:val="00F6709E"/>
    <w:rsid w:val="00F67AB3"/>
    <w:rsid w:val="00F72AE3"/>
    <w:rsid w:val="00F7304E"/>
    <w:rsid w:val="00F73BEB"/>
    <w:rsid w:val="00F74E5E"/>
    <w:rsid w:val="00F752C9"/>
    <w:rsid w:val="00F76333"/>
    <w:rsid w:val="00F768B8"/>
    <w:rsid w:val="00F76900"/>
    <w:rsid w:val="00F80274"/>
    <w:rsid w:val="00F80CBE"/>
    <w:rsid w:val="00F821B4"/>
    <w:rsid w:val="00F84815"/>
    <w:rsid w:val="00F84F1B"/>
    <w:rsid w:val="00F86B0C"/>
    <w:rsid w:val="00F86FB9"/>
    <w:rsid w:val="00F877F1"/>
    <w:rsid w:val="00F90566"/>
    <w:rsid w:val="00F932F3"/>
    <w:rsid w:val="00F9389A"/>
    <w:rsid w:val="00F9406A"/>
    <w:rsid w:val="00F95AA6"/>
    <w:rsid w:val="00F9659B"/>
    <w:rsid w:val="00F96E80"/>
    <w:rsid w:val="00FA17F5"/>
    <w:rsid w:val="00FA1F07"/>
    <w:rsid w:val="00FA3BEF"/>
    <w:rsid w:val="00FA4A48"/>
    <w:rsid w:val="00FA4E14"/>
    <w:rsid w:val="00FA4FE6"/>
    <w:rsid w:val="00FA6A54"/>
    <w:rsid w:val="00FA79FE"/>
    <w:rsid w:val="00FB01E9"/>
    <w:rsid w:val="00FB04AF"/>
    <w:rsid w:val="00FB13E9"/>
    <w:rsid w:val="00FB21C0"/>
    <w:rsid w:val="00FB24D3"/>
    <w:rsid w:val="00FB283C"/>
    <w:rsid w:val="00FB4787"/>
    <w:rsid w:val="00FB5E37"/>
    <w:rsid w:val="00FB686C"/>
    <w:rsid w:val="00FB6F24"/>
    <w:rsid w:val="00FB7BFF"/>
    <w:rsid w:val="00FC1D52"/>
    <w:rsid w:val="00FC2181"/>
    <w:rsid w:val="00FC3446"/>
    <w:rsid w:val="00FC5A01"/>
    <w:rsid w:val="00FC5B2A"/>
    <w:rsid w:val="00FC6383"/>
    <w:rsid w:val="00FC6755"/>
    <w:rsid w:val="00FC6BDE"/>
    <w:rsid w:val="00FD0348"/>
    <w:rsid w:val="00FD0496"/>
    <w:rsid w:val="00FD0740"/>
    <w:rsid w:val="00FD3457"/>
    <w:rsid w:val="00FD5C73"/>
    <w:rsid w:val="00FD71CE"/>
    <w:rsid w:val="00FD71EB"/>
    <w:rsid w:val="00FD78E4"/>
    <w:rsid w:val="00FE220B"/>
    <w:rsid w:val="00FE4246"/>
    <w:rsid w:val="00FE4540"/>
    <w:rsid w:val="00FE4F05"/>
    <w:rsid w:val="00FE68F0"/>
    <w:rsid w:val="00FE6ACC"/>
    <w:rsid w:val="00FF0113"/>
    <w:rsid w:val="00FF024B"/>
    <w:rsid w:val="00FF0A2F"/>
    <w:rsid w:val="00FF0CC5"/>
    <w:rsid w:val="00FF1131"/>
    <w:rsid w:val="00FF17DB"/>
    <w:rsid w:val="00FF386C"/>
    <w:rsid w:val="00FF542C"/>
    <w:rsid w:val="00FF6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B9EDAE"/>
  <w15:chartTrackingRefBased/>
  <w15:docId w15:val="{56BC68E8-44C6-46C9-8826-FC373615B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 Indent" w:uiPriority="99"/>
    <w:lsdException w:name="Subtitle" w:qFormat="1"/>
    <w:lsdException w:name="Strong" w:qFormat="1"/>
    <w:lsdException w:name="Emphasis" w:qFormat="1"/>
    <w:lsdException w:name="Plain Text" w:uiPriority="99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A5AB0"/>
    <w:pPr>
      <w:pPrChange w:id="0" w:author="1" w:date="2026-09-22T12:32:00Z">
        <w:pPr>
          <w:widowControl w:val="0"/>
        </w:pPr>
      </w:pPrChange>
    </w:pPr>
    <w:rPr>
      <w:rFonts w:ascii="Arial" w:eastAsia="Times New Roman" w:hAnsi="Arial" w:cs="Arial"/>
      <w:sz w:val="18"/>
      <w:szCs w:val="18"/>
      <w:lang w:val="ru-RU" w:eastAsia="ru-RU"/>
      <w:rPrChange w:id="0" w:author="1" w:date="2026-09-22T12:32:00Z">
        <w:rPr>
          <w:rFonts w:eastAsia="PMingLiU"/>
          <w:kern w:val="2"/>
          <w:sz w:val="24"/>
          <w:lang w:val="en-US" w:eastAsia="zh-TW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C10DE"/>
    <w:pPr>
      <w:keepNext/>
      <w:outlineLvl w:val="0"/>
      <w:pPrChange w:id="1" w:author="1" w:date="2026-09-22T12:32:00Z">
        <w:pPr>
          <w:keepNext/>
          <w:spacing w:before="180" w:after="180" w:line="720" w:lineRule="auto"/>
          <w:outlineLvl w:val="0"/>
        </w:pPr>
      </w:pPrChange>
    </w:pPr>
    <w:rPr>
      <w:rFonts w:ascii="Times New Roman" w:hAnsi="Times New Roman" w:cs="Times New Roman"/>
      <w:sz w:val="32"/>
      <w:szCs w:val="20"/>
      <w:rPrChange w:id="1" w:author="1" w:date="2026-09-22T12:32:00Z">
        <w:rPr>
          <w:rFonts w:ascii="Calibri Light" w:hAnsi="Calibri Light" w:cs="Arial"/>
          <w:b/>
          <w:bCs/>
          <w:kern w:val="52"/>
          <w:sz w:val="52"/>
          <w:szCs w:val="52"/>
          <w:lang w:val="ru-RU" w:eastAsia="ru-RU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3DF7"/>
    <w:pPr>
      <w:keepNext/>
      <w:spacing w:line="720" w:lineRule="auto"/>
      <w:outlineLvl w:val="2"/>
    </w:pPr>
    <w:rPr>
      <w:rFonts w:ascii="Calibri Light" w:hAnsi="Calibri Light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PageNumber">
    <w:name w:val="page number"/>
    <w:basedOn w:val="DefaultParagraphFont"/>
  </w:style>
  <w:style w:type="character" w:styleId="Strong">
    <w:name w:val="Strong"/>
    <w:qFormat/>
    <w:rsid w:val="003646D8"/>
    <w:rPr>
      <w:b/>
      <w:bCs/>
    </w:rPr>
  </w:style>
  <w:style w:type="character" w:styleId="Hyperlink">
    <w:name w:val="Hyperlink"/>
    <w:rsid w:val="00EB2B3F"/>
    <w:rPr>
      <w:color w:val="0000FF"/>
      <w:u w:val="single"/>
    </w:rPr>
  </w:style>
  <w:style w:type="table" w:styleId="TableGrid">
    <w:name w:val="Table Grid"/>
    <w:basedOn w:val="TableNormal"/>
    <w:uiPriority w:val="39"/>
    <w:rsid w:val="00A41B81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sid w:val="00BD30EB"/>
    <w:rPr>
      <w:color w:val="800080"/>
      <w:u w:val="single"/>
    </w:rPr>
  </w:style>
  <w:style w:type="character" w:customStyle="1" w:styleId="style371">
    <w:name w:val="style371"/>
    <w:rsid w:val="00B91548"/>
    <w:rPr>
      <w:color w:val="000066"/>
      <w:sz w:val="20"/>
      <w:szCs w:val="20"/>
    </w:rPr>
  </w:style>
  <w:style w:type="character" w:styleId="Emphasis">
    <w:name w:val="Emphasis"/>
    <w:qFormat/>
    <w:rsid w:val="00797258"/>
    <w:rPr>
      <w:i/>
      <w:iCs/>
    </w:rPr>
  </w:style>
  <w:style w:type="paragraph" w:styleId="Header">
    <w:name w:val="header"/>
    <w:basedOn w:val="Normal"/>
    <w:link w:val="HeaderChar"/>
    <w:rsid w:val="001E7B7D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HeaderChar">
    <w:name w:val="Header Char"/>
    <w:link w:val="Header"/>
    <w:rsid w:val="001E7B7D"/>
    <w:rPr>
      <w:kern w:val="2"/>
    </w:rPr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  <w:pPrChange w:id="2" w:author="1" w:date="2026-09-22T12:32:00Z">
        <w:pPr>
          <w:ind w:leftChars="200" w:left="480"/>
        </w:pPr>
      </w:pPrChange>
    </w:pPr>
    <w:rPr>
      <w:rFonts w:cs="Times New Roman"/>
      <w:rPrChange w:id="2" w:author="1" w:date="2026-09-22T12:32:00Z">
        <w:rPr>
          <w:rFonts w:ascii="Calibri" w:hAnsi="Calibri" w:cs="Arial"/>
          <w:sz w:val="18"/>
          <w:szCs w:val="22"/>
          <w:lang w:val="ru-RU" w:eastAsia="ru-RU" w:bidi="ar-SA"/>
        </w:rPr>
      </w:rPrChange>
    </w:rPr>
  </w:style>
  <w:style w:type="character" w:customStyle="1" w:styleId="Heading3Char">
    <w:name w:val="Heading 3 Char"/>
    <w:link w:val="Heading3"/>
    <w:uiPriority w:val="9"/>
    <w:rsid w:val="00923DF7"/>
    <w:rPr>
      <w:rFonts w:ascii="Calibri Light" w:hAnsi="Calibri Light"/>
      <w:b/>
      <w:bCs/>
      <w:kern w:val="2"/>
      <w:sz w:val="36"/>
      <w:szCs w:val="36"/>
    </w:rPr>
  </w:style>
  <w:style w:type="character" w:styleId="CommentReference">
    <w:name w:val="annotation reference"/>
    <w:rsid w:val="00B90A94"/>
    <w:rPr>
      <w:sz w:val="18"/>
      <w:szCs w:val="18"/>
    </w:rPr>
  </w:style>
  <w:style w:type="paragraph" w:styleId="CommentText">
    <w:name w:val="annotation text"/>
    <w:basedOn w:val="Normal"/>
    <w:link w:val="CommentTextChar"/>
    <w:rsid w:val="00B90A94"/>
  </w:style>
  <w:style w:type="character" w:customStyle="1" w:styleId="CommentTextChar">
    <w:name w:val="Comment Text Char"/>
    <w:link w:val="CommentText"/>
    <w:rsid w:val="00B90A94"/>
    <w:rPr>
      <w:kern w:val="2"/>
      <w:sz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90A94"/>
    <w:rPr>
      <w:b/>
      <w:bCs/>
    </w:rPr>
  </w:style>
  <w:style w:type="character" w:customStyle="1" w:styleId="CommentSubjectChar">
    <w:name w:val="Comment Subject Char"/>
    <w:link w:val="CommentSubject"/>
    <w:uiPriority w:val="99"/>
    <w:rsid w:val="00B90A94"/>
    <w:rPr>
      <w:b/>
      <w:bCs/>
      <w:kern w:val="2"/>
      <w:sz w:val="24"/>
    </w:rPr>
  </w:style>
  <w:style w:type="paragraph" w:styleId="BalloonText">
    <w:name w:val="Balloon Text"/>
    <w:basedOn w:val="Normal"/>
    <w:link w:val="BalloonTextChar"/>
    <w:rsid w:val="001E08FA"/>
    <w:pPr>
      <w:pPrChange w:id="3" w:author="1" w:date="2026-09-22T12:32:00Z">
        <w:pPr/>
      </w:pPrChange>
    </w:pPr>
    <w:rPr>
      <w:rFonts w:ascii="Tahoma" w:hAnsi="Tahoma" w:cs="Tahoma"/>
      <w:sz w:val="16"/>
      <w:szCs w:val="16"/>
      <w:rPrChange w:id="3" w:author="1" w:date="2026-09-22T12:32:00Z">
        <w:rPr>
          <w:rFonts w:ascii="Calibri Light" w:hAnsi="Calibri Light" w:cs="Arial"/>
          <w:sz w:val="18"/>
          <w:szCs w:val="18"/>
          <w:lang w:val="ru-RU" w:eastAsia="ru-RU" w:bidi="ar-SA"/>
        </w:rPr>
      </w:rPrChange>
    </w:rPr>
  </w:style>
  <w:style w:type="character" w:customStyle="1" w:styleId="BalloonTextChar">
    <w:name w:val="Balloon Text Char"/>
    <w:link w:val="BalloonText"/>
    <w:rsid w:val="00B90A94"/>
    <w:rPr>
      <w:rFonts w:ascii="Tahoma" w:eastAsia="Times New Roman" w:hAnsi="Tahoma" w:cs="Tahoma"/>
      <w:sz w:val="16"/>
      <w:szCs w:val="16"/>
      <w:lang w:val="ru-RU" w:eastAsia="ru-RU"/>
    </w:rPr>
  </w:style>
  <w:style w:type="character" w:customStyle="1" w:styleId="Heading1Char">
    <w:name w:val="Heading 1 Char"/>
    <w:link w:val="Heading1"/>
    <w:uiPriority w:val="9"/>
    <w:rsid w:val="0007430E"/>
    <w:rPr>
      <w:rFonts w:eastAsia="Times New Roman"/>
      <w:sz w:val="32"/>
      <w:lang w:val="ru-RU" w:eastAsia="ru-RU"/>
    </w:rPr>
  </w:style>
  <w:style w:type="paragraph" w:styleId="FootnoteText">
    <w:name w:val="footnote text"/>
    <w:basedOn w:val="Normal"/>
    <w:link w:val="FootnoteTextChar"/>
    <w:rsid w:val="00555681"/>
    <w:pPr>
      <w:snapToGrid w:val="0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rsid w:val="00555681"/>
    <w:rPr>
      <w:kern w:val="2"/>
    </w:rPr>
  </w:style>
  <w:style w:type="character" w:styleId="FootnoteReference">
    <w:name w:val="footnote reference"/>
    <w:basedOn w:val="DefaultParagraphFont"/>
    <w:rsid w:val="00555681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8F2595"/>
    <w:rPr>
      <w:color w:val="808080"/>
    </w:rPr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  <w:pPrChange w:id="4" w:author="1" w:date="2026-09-22T12:32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4" w:author="1" w:date="2026-09-22T12:32:00Z">
        <w:rPr>
          <w:rFonts w:ascii="PMingLiU" w:hAnsi="PMingLiU" w:cs="PMingLiU"/>
          <w:sz w:val="18"/>
          <w:szCs w:val="24"/>
          <w:lang w:val="ru-RU" w:eastAsia="ru-RU" w:bidi="ar-SA"/>
        </w:rPr>
      </w:rPrChange>
    </w:rPr>
  </w:style>
  <w:style w:type="character" w:customStyle="1" w:styleId="mailheadertext1">
    <w:name w:val="mailheadertext1"/>
    <w:basedOn w:val="DefaultParagraphFont"/>
    <w:rsid w:val="00D35F5B"/>
    <w:rPr>
      <w:i w:val="0"/>
      <w:iCs w:val="0"/>
      <w:color w:val="353531"/>
    </w:rPr>
  </w:style>
  <w:style w:type="table" w:styleId="GridTable4-Accent5">
    <w:name w:val="Grid Table 4 Accent 5"/>
    <w:basedOn w:val="TableNormal"/>
    <w:uiPriority w:val="49"/>
    <w:rsid w:val="004772B9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4772B9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PlainText">
    <w:name w:val="Plain Text"/>
    <w:basedOn w:val="Normal"/>
    <w:link w:val="PlainTextChar"/>
    <w:uiPriority w:val="99"/>
    <w:unhideWhenUsed/>
    <w:rsid w:val="00C8742A"/>
    <w:rPr>
      <w:rFonts w:ascii="Calibri" w:hAnsi="Courier New" w:cs="Courier New"/>
      <w:szCs w:val="22"/>
    </w:rPr>
  </w:style>
  <w:style w:type="character" w:customStyle="1" w:styleId="PlainTextChar">
    <w:name w:val="Plain Text Char"/>
    <w:basedOn w:val="DefaultParagraphFont"/>
    <w:link w:val="PlainText"/>
    <w:uiPriority w:val="99"/>
    <w:rsid w:val="00C8742A"/>
    <w:rPr>
      <w:rFonts w:ascii="Calibri" w:hAnsi="Courier New" w:cs="Courier New"/>
      <w:kern w:val="2"/>
      <w:sz w:val="24"/>
      <w:szCs w:val="22"/>
    </w:rPr>
  </w:style>
  <w:style w:type="paragraph" w:customStyle="1" w:styleId="Standard">
    <w:name w:val="Standard"/>
    <w:rsid w:val="00E64DE8"/>
    <w:pPr>
      <w:widowControl w:val="0"/>
      <w:suppressAutoHyphens/>
      <w:autoSpaceDN w:val="0"/>
      <w:textAlignment w:val="baseline"/>
    </w:pPr>
    <w:rPr>
      <w:kern w:val="3"/>
      <w:sz w:val="24"/>
      <w:szCs w:val="24"/>
    </w:rPr>
  </w:style>
  <w:style w:type="paragraph" w:styleId="ListBullet">
    <w:name w:val="List Bullet"/>
    <w:basedOn w:val="Normal"/>
    <w:rsid w:val="00B8638C"/>
    <w:pPr>
      <w:numPr>
        <w:numId w:val="21"/>
      </w:numPr>
      <w:contextualSpacing/>
    </w:pPr>
  </w:style>
  <w:style w:type="paragraph" w:customStyle="1" w:styleId="a">
    <w:name w:val="Прижатый влево"/>
    <w:basedOn w:val="Normal"/>
    <w:next w:val="Normal"/>
    <w:rsid w:val="00BC5303"/>
    <w:pPr>
      <w:autoSpaceDE w:val="0"/>
      <w:autoSpaceDN w:val="0"/>
      <w:adjustRightInd w:val="0"/>
      <w:pPrChange w:id="5" w:author="1" w:date="2026-09-22T12:32:00Z">
        <w:pPr>
          <w:autoSpaceDE w:val="0"/>
          <w:autoSpaceDN w:val="0"/>
          <w:adjustRightInd w:val="0"/>
        </w:pPr>
      </w:pPrChange>
    </w:pPr>
    <w:rPr>
      <w:rFonts w:cs="Times New Roman"/>
      <w:sz w:val="24"/>
      <w:szCs w:val="24"/>
      <w:rPrChange w:id="5" w:author="1" w:date="2026-09-22T12:32:00Z">
        <w:rPr>
          <w:rFonts w:ascii="Arial" w:hAnsi="Arial" w:cs="Arial"/>
          <w:sz w:val="18"/>
          <w:szCs w:val="24"/>
          <w:lang w:val="ru-RU" w:eastAsia="ru-RU" w:bidi="ar-SA"/>
        </w:rPr>
      </w:rPrChange>
    </w:rPr>
  </w:style>
  <w:style w:type="paragraph" w:customStyle="1" w:styleId="1">
    <w:name w:val="çàãîëîâîê 1"/>
    <w:basedOn w:val="Normal"/>
    <w:next w:val="Normal"/>
    <w:rsid w:val="002C10DE"/>
    <w:pPr>
      <w:keepNext/>
      <w:pPrChange w:id="6" w:author="1" w:date="2026-09-22T12:32:00Z">
        <w:pPr>
          <w:keepNext/>
        </w:pPr>
      </w:pPrChange>
    </w:pPr>
    <w:rPr>
      <w:rFonts w:ascii="Times New Roman" w:hAnsi="Times New Roman" w:cs="Times New Roman"/>
      <w:b/>
      <w:sz w:val="24"/>
      <w:szCs w:val="20"/>
      <w:rPrChange w:id="6" w:author="1" w:date="2026-09-22T12:32:00Z">
        <w:rPr>
          <w:rFonts w:ascii="Arial" w:hAnsi="Arial" w:cs="Arial"/>
          <w:b/>
          <w:sz w:val="18"/>
          <w:szCs w:val="18"/>
          <w:lang w:val="ru-RU" w:eastAsia="ru-RU" w:bidi="ar-SA"/>
        </w:rPr>
      </w:rPrChange>
    </w:rPr>
  </w:style>
  <w:style w:type="paragraph" w:customStyle="1" w:styleId="2">
    <w:name w:val="çàãîëîâîê 2"/>
    <w:basedOn w:val="Normal"/>
    <w:next w:val="Normal"/>
    <w:rsid w:val="002C10DE"/>
    <w:pPr>
      <w:keepNext/>
      <w:jc w:val="center"/>
      <w:pPrChange w:id="7" w:author="1" w:date="2026-09-22T12:32:00Z">
        <w:pPr>
          <w:keepNext/>
          <w:jc w:val="center"/>
        </w:pPr>
      </w:pPrChange>
    </w:pPr>
    <w:rPr>
      <w:rFonts w:ascii="Times New Roman" w:hAnsi="Times New Roman" w:cs="Times New Roman"/>
      <w:b/>
      <w:sz w:val="28"/>
      <w:szCs w:val="20"/>
      <w:rPrChange w:id="7" w:author="1" w:date="2026-09-22T12:32:00Z">
        <w:rPr>
          <w:rFonts w:ascii="Arial" w:hAnsi="Arial" w:cs="Arial"/>
          <w:b/>
          <w:sz w:val="28"/>
          <w:szCs w:val="18"/>
          <w:lang w:val="ru-RU" w:eastAsia="ru-RU" w:bidi="ar-SA"/>
        </w:rPr>
      </w:rPrChange>
    </w:rPr>
  </w:style>
  <w:style w:type="character" w:customStyle="1" w:styleId="FontStyle21">
    <w:name w:val="Font Style21"/>
    <w:basedOn w:val="DefaultParagraphFont"/>
    <w:rsid w:val="005F44CA"/>
    <w:rPr>
      <w:rFonts w:ascii="Times New Roman" w:hAnsi="Times New Roman" w:cs="Times New Roman"/>
      <w:sz w:val="16"/>
      <w:szCs w:val="16"/>
    </w:rPr>
  </w:style>
  <w:style w:type="character" w:customStyle="1" w:styleId="a0">
    <w:name w:val="Гипертекстовая ссылка"/>
    <w:basedOn w:val="DefaultParagraphFont"/>
    <w:uiPriority w:val="99"/>
    <w:rsid w:val="005F44CA"/>
    <w:rPr>
      <w:color w:val="008000"/>
    </w:rPr>
  </w:style>
  <w:style w:type="character" w:customStyle="1" w:styleId="ListParagraphChar">
    <w:name w:val="List Paragraph Char"/>
    <w:link w:val="ListParagraph"/>
    <w:uiPriority w:val="34"/>
    <w:locked/>
    <w:rsid w:val="005F44CA"/>
    <w:rPr>
      <w:rFonts w:ascii="Arial" w:eastAsia="Times New Roman" w:hAnsi="Arial"/>
      <w:sz w:val="18"/>
      <w:szCs w:val="18"/>
      <w:lang w:val="ru-RU" w:eastAsia="ru-RU"/>
    </w:rPr>
  </w:style>
  <w:style w:type="paragraph" w:customStyle="1" w:styleId="21">
    <w:name w:val="Основной текст 21"/>
    <w:basedOn w:val="Normal"/>
    <w:rsid w:val="001E08FA"/>
    <w:pPr>
      <w:suppressAutoHyphens/>
      <w:pPrChange w:id="8" w:author="1" w:date="2026-09-22T12:32:00Z">
        <w:pPr>
          <w:suppressAutoHyphens/>
        </w:pPr>
      </w:pPrChange>
    </w:pPr>
    <w:rPr>
      <w:rFonts w:ascii="Times New Roman" w:hAnsi="Times New Roman" w:cs="Times New Roman"/>
      <w:bCs/>
      <w:sz w:val="20"/>
      <w:szCs w:val="20"/>
      <w:lang w:eastAsia="ar-SA"/>
      <w:rPrChange w:id="8" w:author="1" w:date="2026-09-22T12:32:00Z">
        <w:rPr>
          <w:rFonts w:ascii="Arial" w:hAnsi="Arial" w:cs="Arial"/>
          <w:bCs/>
          <w:szCs w:val="18"/>
          <w:lang w:val="ru-RU" w:eastAsia="ar-SA" w:bidi="ar-SA"/>
        </w:rPr>
      </w:rPrChange>
    </w:rPr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  <w:pPrChange w:id="9" w:author="1" w:date="2026-09-22T12:32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9" w:author="1" w:date="2026-09-22T12:32:00Z">
        <w:rPr>
          <w:rFonts w:ascii="Arial" w:hAnsi="Arial" w:cs="Arial"/>
          <w:sz w:val="18"/>
          <w:szCs w:val="24"/>
          <w:lang w:val="ru-RU" w:eastAsia="ru-RU" w:bidi="ar-SA"/>
        </w:rPr>
      </w:rPrChange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5F44CA"/>
    <w:rPr>
      <w:rFonts w:eastAsia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4320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1463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1748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6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8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823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60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0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57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09568">
          <w:marLeft w:val="0"/>
          <w:marRight w:val="1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72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48819F-17DD-4F5B-9061-F04C37F4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316</Words>
  <Characters>1805</Characters>
  <Application>Microsoft Office Word</Application>
  <DocSecurity>0</DocSecurity>
  <Lines>15</Lines>
  <Paragraphs>4</Paragraphs>
  <ScaleCrop>false</ScaleCrop>
  <Company> </Company>
  <LinksUpToDate>false</LinksUpToDate>
  <CharactersWithSpaces>2117</CharactersWithSpaces>
  <SharedDoc>false</SharedDoc>
  <HLinks>
    <vt:vector size="6" baseType="variant">
      <vt:variant>
        <vt:i4>4456560</vt:i4>
      </vt:variant>
      <vt:variant>
        <vt:i4>0</vt:i4>
      </vt:variant>
      <vt:variant>
        <vt:i4>0</vt:i4>
      </vt:variant>
      <vt:variant>
        <vt:i4>5</vt:i4>
      </vt:variant>
      <vt:variant>
        <vt:lpwstr>mailto:yslin@mail.moe.gov.tw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【教育部新聞稿】</dc:title>
  <dc:subject/>
  <dc:creator>教育部</dc:creator>
  <cp:keywords/>
  <dc:description/>
  <cp:lastModifiedBy>Arthur Souza Rodrigues</cp:lastModifiedBy>
  <cp:revision>1</cp:revision>
  <cp:lastPrinted>2024-08-07T08:04:00Z</cp:lastPrinted>
  <dcterms:created xsi:type="dcterms:W3CDTF">2024-08-06T09:09:00Z</dcterms:created>
  <dcterms:modified xsi:type="dcterms:W3CDTF">2026-09-22T16:32:00Z</dcterms:modified>
</cp:coreProperties>
</file>