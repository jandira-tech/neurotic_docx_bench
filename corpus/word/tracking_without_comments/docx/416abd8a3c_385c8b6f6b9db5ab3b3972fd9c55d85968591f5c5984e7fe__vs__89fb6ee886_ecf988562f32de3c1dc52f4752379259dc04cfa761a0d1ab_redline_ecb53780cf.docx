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3900" w:type="dxa"/>
        <w:tblInd w:w="93" w:type="dxa"/>
        <w:tblLook w:val="04A0" w:firstRow="1" w:lastRow="0" w:firstColumn="1" w:lastColumn="0" w:noHBand="0" w:noVBand="1"/>
      </w:tblPr>
      <w:tblGrid>
        <w:gridCol w:w="1740"/>
        <w:gridCol w:w="2160"/>
      </w:tblGrid>
      <w:tr w:rsidR="00175CF9" w:rsidRPr="00175CF9" w14:paraId="0CA4F0C1" w14:textId="77777777" w:rsidTr="00175CF9">
        <w:trPr>
          <w:trHeight w:val="270"/>
          <w:ins w:id="11" w:author="Reutersmon" w:date="2026-09-25T21:09:00Z" w16du:dateUtc="2026-09-26T01:09:00Z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A60199" w14:textId="77777777" w:rsidR="00175CF9" w:rsidRPr="00175CF9" w:rsidRDefault="00175CF9" w:rsidP="00175CF9">
            <w:pPr>
              <w:jc w:val="left"/>
              <w:rPr>
                <w:ins w:id="12" w:author="Reutersmon" w:date="2026-09-25T21:09:00Z" w16du:dateUtc="2026-09-26T01:09:00Z"/>
                <w:rFonts w:ascii="Arial" w:hAnsi="Arial" w:cs="Arial"/>
                <w:b/>
                <w:bCs/>
                <w:szCs w:val="20"/>
                <w:u w:val="single"/>
                <w:lang w:val="en-ZA" w:eastAsia="en-ZA"/>
              </w:rPr>
            </w:pPr>
            <w:ins w:id="13" w:author="Reutersmon" w:date="2026-09-25T21:09:00Z" w16du:dateUtc="2026-09-26T01:09:00Z">
              <w:r w:rsidRPr="00175CF9">
                <w:rPr>
                  <w:rFonts w:ascii="Arial" w:hAnsi="Arial" w:cs="Arial"/>
                  <w:b/>
                  <w:bCs/>
                  <w:szCs w:val="20"/>
                  <w:u w:val="single"/>
                  <w:lang w:val="en-ZA" w:eastAsia="en-ZA"/>
                </w:rPr>
                <w:t>SA 11AM TIME</w:t>
              </w:r>
            </w:ins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984BE9" w14:textId="77777777" w:rsidR="00175CF9" w:rsidRPr="00175CF9" w:rsidRDefault="00175CF9" w:rsidP="00175CF9">
            <w:pPr>
              <w:jc w:val="left"/>
              <w:rPr>
                <w:ins w:id="14" w:author="Reutersmon" w:date="2026-09-25T21:09:00Z" w16du:dateUtc="2026-09-26T01:09:00Z"/>
                <w:rFonts w:ascii="Arial" w:hAnsi="Arial" w:cs="Arial"/>
                <w:szCs w:val="20"/>
                <w:lang w:val="en-ZA" w:eastAsia="en-ZA"/>
              </w:rPr>
            </w:pPr>
          </w:p>
        </w:tc>
      </w:tr>
      <w:tr w:rsidR="00175CF9" w:rsidRPr="00175CF9" w14:paraId="6BB76C91" w14:textId="77777777" w:rsidTr="00175CF9">
        <w:trPr>
          <w:trHeight w:val="315"/>
          <w:ins w:id="15" w:author="Reutersmon" w:date="2026-09-25T21:09:00Z" w16du:dateUtc="2026-09-26T01:09:00Z"/>
        </w:trPr>
        <w:tc>
          <w:tcPr>
            <w:tcW w:w="390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CC99FF"/>
            <w:noWrap/>
            <w:vAlign w:val="bottom"/>
            <w:hideMark/>
          </w:tcPr>
          <w:p w14:paraId="2EB4DE0D" w14:textId="77777777" w:rsidR="00175CF9" w:rsidRPr="00175CF9" w:rsidRDefault="00175CF9" w:rsidP="00175CF9">
            <w:pPr>
              <w:jc w:val="center"/>
              <w:rPr>
                <w:ins w:id="16" w:author="Reutersmon" w:date="2026-09-25T21:09:00Z" w16du:dateUtc="2026-09-26T01:09:00Z"/>
                <w:rFonts w:ascii="Arial" w:hAnsi="Arial" w:cs="Arial"/>
                <w:b/>
                <w:bCs/>
                <w:sz w:val="24"/>
                <w:szCs w:val="24"/>
                <w:lang w:val="en-ZA" w:eastAsia="en-ZA"/>
              </w:rPr>
            </w:pPr>
            <w:ins w:id="17" w:author="Reutersmon" w:date="2026-09-25T21:09:00Z" w16du:dateUtc="2026-09-26T01:09:00Z">
              <w:r w:rsidRPr="00175CF9">
                <w:rPr>
                  <w:rFonts w:ascii="Arial" w:hAnsi="Arial" w:cs="Arial"/>
                  <w:b/>
                  <w:bCs/>
                  <w:sz w:val="24"/>
                  <w:szCs w:val="24"/>
                  <w:lang w:val="en-ZA" w:eastAsia="en-ZA"/>
                </w:rPr>
                <w:t>Close out Rates Crossed</w:t>
              </w:r>
            </w:ins>
          </w:p>
        </w:tc>
      </w:tr>
      <w:tr w:rsidR="00175CF9" w:rsidRPr="00175CF9" w14:paraId="6719E844" w14:textId="77777777" w:rsidTr="00175CF9">
        <w:trPr>
          <w:trHeight w:val="330"/>
          <w:ins w:id="18" w:author="Reutersmon" w:date="2026-09-25T21:09:00Z" w16du:dateUtc="2026-09-26T01:09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76CCDA54" w14:textId="77777777" w:rsidR="00175CF9" w:rsidRPr="00175CF9" w:rsidRDefault="00175CF9" w:rsidP="00175CF9">
            <w:pPr>
              <w:jc w:val="left"/>
              <w:rPr>
                <w:ins w:id="19" w:author="Reutersmon" w:date="2026-09-25T21:09:00Z" w16du:dateUtc="2026-09-26T01:09:00Z"/>
                <w:rFonts w:ascii="Arial" w:hAnsi="Arial" w:cs="Arial"/>
                <w:b/>
                <w:bCs/>
                <w:sz w:val="24"/>
                <w:szCs w:val="24"/>
                <w:lang w:val="en-ZA" w:eastAsia="en-ZA"/>
              </w:rPr>
            </w:pPr>
            <w:ins w:id="20" w:author="Reutersmon" w:date="2026-09-25T21:09:00Z" w16du:dateUtc="2026-09-26T01:09:00Z">
              <w:r w:rsidRPr="00175CF9">
                <w:rPr>
                  <w:rFonts w:ascii="Arial" w:hAnsi="Arial" w:cs="Arial"/>
                  <w:b/>
                  <w:bCs/>
                  <w:sz w:val="24"/>
                  <w:szCs w:val="24"/>
                  <w:lang w:val="en-ZA" w:eastAsia="en-ZA"/>
                </w:rPr>
                <w:t>Currency</w:t>
              </w:r>
            </w:ins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2BE0B8AF" w14:textId="77777777" w:rsidR="00175CF9" w:rsidRPr="00175CF9" w:rsidRDefault="00175CF9" w:rsidP="00175CF9">
            <w:pPr>
              <w:jc w:val="center"/>
              <w:rPr>
                <w:ins w:id="21" w:author="Reutersmon" w:date="2026-09-25T21:09:00Z" w16du:dateUtc="2026-09-26T01:09:00Z"/>
                <w:rFonts w:ascii="Arial" w:hAnsi="Arial" w:cs="Arial"/>
                <w:b/>
                <w:bCs/>
                <w:sz w:val="24"/>
                <w:szCs w:val="24"/>
                <w:lang w:val="en-ZA" w:eastAsia="en-ZA"/>
              </w:rPr>
            </w:pPr>
            <w:ins w:id="22" w:author="Reutersmon" w:date="2026-09-25T21:09:00Z" w16du:dateUtc="2026-09-26T01:09:00Z">
              <w:r w:rsidRPr="00175CF9">
                <w:rPr>
                  <w:rFonts w:ascii="Arial" w:hAnsi="Arial" w:cs="Arial"/>
                  <w:b/>
                  <w:bCs/>
                  <w:sz w:val="24"/>
                  <w:szCs w:val="24"/>
                  <w:lang w:val="en-ZA" w:eastAsia="en-ZA"/>
                </w:rPr>
                <w:t>Rate</w:t>
              </w:r>
            </w:ins>
          </w:p>
        </w:tc>
      </w:tr>
      <w:tr w:rsidR="00175CF9" w:rsidRPr="00175CF9" w14:paraId="0F727C28" w14:textId="77777777" w:rsidTr="00175CF9">
        <w:trPr>
          <w:trHeight w:val="315"/>
          <w:ins w:id="23" w:author="Reutersmon" w:date="2026-09-25T21:09:00Z" w16du:dateUtc="2026-09-26T01:09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67F0589C" w14:textId="77777777" w:rsidR="00175CF9" w:rsidRPr="00175CF9" w:rsidRDefault="00175CF9" w:rsidP="00175CF9">
            <w:pPr>
              <w:jc w:val="left"/>
              <w:rPr>
                <w:ins w:id="24" w:author="Reutersmon" w:date="2026-09-25T21:09:00Z" w16du:dateUtc="2026-09-26T01:09:00Z"/>
                <w:rFonts w:ascii="Arial" w:hAnsi="Arial" w:cs="Arial"/>
                <w:sz w:val="24"/>
                <w:szCs w:val="24"/>
                <w:lang w:val="en-ZA" w:eastAsia="en-ZA"/>
              </w:rPr>
            </w:pPr>
            <w:ins w:id="25" w:author="Reutersmon" w:date="2026-09-25T21:09:00Z" w16du:dateUtc="2026-09-26T01:09:00Z">
              <w:r w:rsidRPr="00175CF9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t>USD/RAND</w:t>
              </w:r>
            </w:ins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0A8445B2" w14:textId="77777777" w:rsidR="00175CF9" w:rsidRPr="00175CF9" w:rsidRDefault="00175CF9" w:rsidP="00175CF9">
            <w:pPr>
              <w:jc w:val="right"/>
              <w:rPr>
                <w:ins w:id="26" w:author="Reutersmon" w:date="2026-09-25T21:09:00Z" w16du:dateUtc="2026-09-26T01:09:00Z"/>
                <w:rFonts w:ascii="Arial" w:hAnsi="Arial" w:cs="Arial"/>
                <w:sz w:val="24"/>
                <w:szCs w:val="24"/>
                <w:lang w:val="en-ZA" w:eastAsia="en-ZA"/>
              </w:rPr>
            </w:pPr>
            <w:ins w:id="27" w:author="Reutersmon" w:date="2026-09-25T21:09:00Z" w16du:dateUtc="2026-09-26T01:09:00Z">
              <w:r w:rsidRPr="00175CF9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t>13.6005</w:t>
              </w:r>
            </w:ins>
          </w:p>
        </w:tc>
      </w:tr>
      <w:tr w:rsidR="00175CF9" w:rsidRPr="00175CF9" w14:paraId="614B9F1C" w14:textId="77777777" w:rsidTr="00175CF9">
        <w:trPr>
          <w:trHeight w:val="315"/>
          <w:ins w:id="28" w:author="Reutersmon" w:date="2026-09-25T21:09:00Z" w16du:dateUtc="2026-09-26T01:09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3611D0BD" w14:textId="77777777" w:rsidR="00175CF9" w:rsidRPr="00175CF9" w:rsidRDefault="00175CF9" w:rsidP="00175CF9">
            <w:pPr>
              <w:jc w:val="left"/>
              <w:rPr>
                <w:ins w:id="29" w:author="Reutersmon" w:date="2026-09-25T21:09:00Z" w16du:dateUtc="2026-09-26T01:09:00Z"/>
                <w:rFonts w:ascii="Arial" w:hAnsi="Arial" w:cs="Arial"/>
                <w:sz w:val="24"/>
                <w:szCs w:val="24"/>
                <w:lang w:val="en-ZA" w:eastAsia="en-ZA"/>
              </w:rPr>
            </w:pPr>
            <w:ins w:id="30" w:author="Reutersmon" w:date="2026-09-25T21:09:00Z" w16du:dateUtc="2026-09-26T01:09:00Z">
              <w:r w:rsidRPr="00175CF9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t>GBP/RAND</w:t>
              </w:r>
            </w:ins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6481C411" w14:textId="77777777" w:rsidR="00175CF9" w:rsidRPr="00175CF9" w:rsidRDefault="00175CF9" w:rsidP="00175CF9">
            <w:pPr>
              <w:jc w:val="right"/>
              <w:rPr>
                <w:ins w:id="31" w:author="Reutersmon" w:date="2026-09-25T21:09:00Z" w16du:dateUtc="2026-09-26T01:09:00Z"/>
                <w:rFonts w:ascii="Arial" w:hAnsi="Arial" w:cs="Arial"/>
                <w:sz w:val="24"/>
                <w:szCs w:val="24"/>
                <w:lang w:val="en-ZA" w:eastAsia="en-ZA"/>
              </w:rPr>
            </w:pPr>
            <w:ins w:id="32" w:author="Reutersmon" w:date="2026-09-25T21:09:00Z" w16du:dateUtc="2026-09-26T01:09:00Z">
              <w:r w:rsidRPr="00175CF9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t>17.9450</w:t>
              </w:r>
            </w:ins>
          </w:p>
        </w:tc>
      </w:tr>
      <w:tr w:rsidR="00175CF9" w:rsidRPr="00175CF9" w14:paraId="4E8BAB77" w14:textId="77777777" w:rsidTr="00175CF9">
        <w:trPr>
          <w:trHeight w:val="300"/>
          <w:ins w:id="33" w:author="Reutersmon" w:date="2026-09-25T21:09:00Z" w16du:dateUtc="2026-09-26T01:09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2D23D455" w14:textId="77777777" w:rsidR="00175CF9" w:rsidRPr="00175CF9" w:rsidRDefault="00175CF9" w:rsidP="00175CF9">
            <w:pPr>
              <w:jc w:val="left"/>
              <w:rPr>
                <w:ins w:id="34" w:author="Reutersmon" w:date="2026-09-25T21:09:00Z" w16du:dateUtc="2026-09-26T01:09:00Z"/>
                <w:rFonts w:ascii="Arial" w:hAnsi="Arial" w:cs="Arial"/>
                <w:sz w:val="24"/>
                <w:szCs w:val="24"/>
                <w:lang w:val="en-ZA" w:eastAsia="en-ZA"/>
              </w:rPr>
            </w:pPr>
            <w:ins w:id="35" w:author="Reutersmon" w:date="2026-09-25T21:09:00Z" w16du:dateUtc="2026-09-26T01:09:00Z">
              <w:r w:rsidRPr="00175CF9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t>EUR/RAND</w:t>
              </w:r>
            </w:ins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52958E94" w14:textId="77777777" w:rsidR="00175CF9" w:rsidRPr="00175CF9" w:rsidRDefault="00175CF9" w:rsidP="00175CF9">
            <w:pPr>
              <w:jc w:val="right"/>
              <w:rPr>
                <w:ins w:id="36" w:author="Reutersmon" w:date="2026-09-25T21:09:00Z" w16du:dateUtc="2026-09-26T01:09:00Z"/>
                <w:rFonts w:ascii="Arial" w:hAnsi="Arial" w:cs="Arial"/>
                <w:sz w:val="24"/>
                <w:szCs w:val="24"/>
                <w:lang w:val="en-ZA" w:eastAsia="en-ZA"/>
              </w:rPr>
            </w:pPr>
            <w:ins w:id="37" w:author="Reutersmon" w:date="2026-09-25T21:09:00Z" w16du:dateUtc="2026-09-26T01:09:00Z">
              <w:r w:rsidRPr="00175CF9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t>16.0140</w:t>
              </w:r>
            </w:ins>
          </w:p>
        </w:tc>
      </w:tr>
    </w:tbl>
    <w:p w14:paraId="5F3DDD0E" w14:textId="77777777" w:rsidR="00BE7473" w:rsidRDefault="00BE7473" w:rsidP="00035935">
      <w:pPr>
        <w:rPr>
          <w:ins w:id="38" w:author="Reutersmon" w:date="2026-09-25T21:09:00Z" w16du:dateUtc="2026-09-26T01:09:00Z"/>
        </w:rPr>
      </w:pPr>
    </w:p>
    <w:tbl>
      <w:tblPr>
        <w:tblW w:w="3900" w:type="dxa"/>
        <w:tblInd w:w="93" w:type="dxa"/>
        <w:tblLook w:val="04A0" w:firstRow="1" w:lastRow="0" w:firstColumn="1" w:lastColumn="0" w:noHBand="0" w:noVBand="1"/>
      </w:tblPr>
      <w:tblGrid>
        <w:gridCol w:w="1740"/>
        <w:gridCol w:w="2160"/>
      </w:tblGrid>
      <w:tr w:rsidR="00D4347B" w:rsidRPr="00D4347B" w14:paraId="3FD4FA81" w14:textId="77777777" w:rsidTr="00D4347B">
        <w:trPr>
          <w:trHeight w:val="270"/>
          <w:ins w:id="39" w:author="Reutersmon" w:date="2026-09-25T21:09:00Z" w16du:dateUtc="2026-09-26T01:09:00Z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564058" w14:textId="77777777" w:rsidR="00D4347B" w:rsidRPr="00D4347B" w:rsidRDefault="00D4347B" w:rsidP="00D4347B">
            <w:pPr>
              <w:jc w:val="left"/>
              <w:rPr>
                <w:ins w:id="40" w:author="Reutersmon" w:date="2026-09-25T21:09:00Z" w16du:dateUtc="2026-09-26T01:09:00Z"/>
                <w:rFonts w:ascii="Arial" w:hAnsi="Arial" w:cs="Arial"/>
                <w:b/>
                <w:bCs/>
                <w:szCs w:val="20"/>
                <w:u w:val="single"/>
                <w:lang w:val="en-ZA" w:eastAsia="en-ZA"/>
              </w:rPr>
            </w:pPr>
            <w:ins w:id="41" w:author="Reutersmon" w:date="2026-09-25T21:09:00Z" w16du:dateUtc="2026-09-26T01:09:00Z">
              <w:r w:rsidRPr="00D4347B">
                <w:rPr>
                  <w:rFonts w:ascii="Arial" w:hAnsi="Arial" w:cs="Arial"/>
                  <w:b/>
                  <w:bCs/>
                  <w:szCs w:val="20"/>
                  <w:u w:val="single"/>
                  <w:lang w:val="en-ZA" w:eastAsia="en-ZA"/>
                </w:rPr>
                <w:t>NY 10AM TIME</w:t>
              </w:r>
            </w:ins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EF5D23" w14:textId="77777777" w:rsidR="00D4347B" w:rsidRPr="00D4347B" w:rsidRDefault="00D4347B" w:rsidP="00D4347B">
            <w:pPr>
              <w:jc w:val="left"/>
              <w:rPr>
                <w:ins w:id="42" w:author="Reutersmon" w:date="2026-09-25T21:09:00Z" w16du:dateUtc="2026-09-26T01:09:00Z"/>
                <w:rFonts w:ascii="Arial" w:hAnsi="Arial" w:cs="Arial"/>
                <w:szCs w:val="20"/>
                <w:lang w:val="en-ZA" w:eastAsia="en-ZA"/>
              </w:rPr>
            </w:pPr>
          </w:p>
        </w:tc>
      </w:tr>
      <w:tr w:rsidR="00D4347B" w:rsidRPr="00D4347B" w14:paraId="1F0938F6" w14:textId="77777777" w:rsidTr="00D4347B">
        <w:trPr>
          <w:trHeight w:val="315"/>
          <w:ins w:id="43" w:author="Reutersmon" w:date="2026-09-25T21:09:00Z" w16du:dateUtc="2026-09-26T01:09:00Z"/>
        </w:trPr>
        <w:tc>
          <w:tcPr>
            <w:tcW w:w="390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CC99FF"/>
            <w:noWrap/>
            <w:vAlign w:val="bottom"/>
            <w:hideMark/>
          </w:tcPr>
          <w:p w14:paraId="689B0B31" w14:textId="77777777" w:rsidR="00D4347B" w:rsidRPr="00D4347B" w:rsidRDefault="00D4347B" w:rsidP="00D4347B">
            <w:pPr>
              <w:jc w:val="center"/>
              <w:rPr>
                <w:ins w:id="44" w:author="Reutersmon" w:date="2026-09-25T21:09:00Z" w16du:dateUtc="2026-09-26T01:09:00Z"/>
                <w:rFonts w:ascii="Arial" w:hAnsi="Arial" w:cs="Arial"/>
                <w:b/>
                <w:bCs/>
                <w:sz w:val="24"/>
                <w:szCs w:val="24"/>
                <w:lang w:val="en-ZA" w:eastAsia="en-ZA"/>
              </w:rPr>
            </w:pPr>
            <w:ins w:id="45" w:author="Reutersmon" w:date="2026-09-25T21:09:00Z" w16du:dateUtc="2026-09-26T01:09:00Z">
              <w:r w:rsidRPr="00D4347B">
                <w:rPr>
                  <w:rFonts w:ascii="Arial" w:hAnsi="Arial" w:cs="Arial"/>
                  <w:b/>
                  <w:bCs/>
                  <w:sz w:val="24"/>
                  <w:szCs w:val="24"/>
                  <w:lang w:val="en-ZA" w:eastAsia="en-ZA"/>
                </w:rPr>
                <w:t>Close out Rates UnCrossed</w:t>
              </w:r>
            </w:ins>
          </w:p>
        </w:tc>
      </w:tr>
      <w:tr w:rsidR="00D4347B" w:rsidRPr="00D4347B" w14:paraId="549E154F" w14:textId="77777777" w:rsidTr="00D4347B">
        <w:trPr>
          <w:trHeight w:val="330"/>
          <w:ins w:id="46" w:author="Reutersmon" w:date="2026-09-25T21:09:00Z" w16du:dateUtc="2026-09-26T01:09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3FDAE6E5" w14:textId="77777777" w:rsidR="00D4347B" w:rsidRPr="00D4347B" w:rsidRDefault="00D4347B" w:rsidP="00D4347B">
            <w:pPr>
              <w:jc w:val="left"/>
              <w:rPr>
                <w:ins w:id="47" w:author="Reutersmon" w:date="2026-09-25T21:09:00Z" w16du:dateUtc="2026-09-26T01:09:00Z"/>
                <w:rFonts w:ascii="Arial" w:hAnsi="Arial" w:cs="Arial"/>
                <w:b/>
                <w:bCs/>
                <w:sz w:val="24"/>
                <w:szCs w:val="24"/>
                <w:lang w:val="en-ZA" w:eastAsia="en-ZA"/>
              </w:rPr>
            </w:pPr>
            <w:ins w:id="48" w:author="Reutersmon" w:date="2026-09-25T21:09:00Z" w16du:dateUtc="2026-09-26T01:09:00Z">
              <w:r w:rsidRPr="00D4347B">
                <w:rPr>
                  <w:rFonts w:ascii="Arial" w:hAnsi="Arial" w:cs="Arial"/>
                  <w:b/>
                  <w:bCs/>
                  <w:sz w:val="24"/>
                  <w:szCs w:val="24"/>
                  <w:lang w:val="en-ZA" w:eastAsia="en-ZA"/>
                </w:rPr>
                <w:t>Currency</w:t>
              </w:r>
            </w:ins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4BD8BB81" w14:textId="77777777" w:rsidR="00D4347B" w:rsidRPr="00D4347B" w:rsidRDefault="00D4347B" w:rsidP="00D4347B">
            <w:pPr>
              <w:jc w:val="center"/>
              <w:rPr>
                <w:ins w:id="49" w:author="Reutersmon" w:date="2026-09-25T21:09:00Z" w16du:dateUtc="2026-09-26T01:09:00Z"/>
                <w:rFonts w:ascii="Arial" w:hAnsi="Arial" w:cs="Arial"/>
                <w:b/>
                <w:bCs/>
                <w:sz w:val="24"/>
                <w:szCs w:val="24"/>
                <w:lang w:val="en-ZA" w:eastAsia="en-ZA"/>
              </w:rPr>
            </w:pPr>
            <w:ins w:id="50" w:author="Reutersmon" w:date="2026-09-25T21:09:00Z" w16du:dateUtc="2026-09-26T01:09:00Z">
              <w:r w:rsidRPr="00D4347B">
                <w:rPr>
                  <w:rFonts w:ascii="Arial" w:hAnsi="Arial" w:cs="Arial"/>
                  <w:b/>
                  <w:bCs/>
                  <w:sz w:val="24"/>
                  <w:szCs w:val="24"/>
                  <w:lang w:val="en-ZA" w:eastAsia="en-ZA"/>
                </w:rPr>
                <w:t>Rate</w:t>
              </w:r>
            </w:ins>
          </w:p>
        </w:tc>
      </w:tr>
      <w:tr w:rsidR="00D4347B" w:rsidRPr="00D4347B" w14:paraId="7E715967" w14:textId="77777777" w:rsidTr="00D4347B">
        <w:trPr>
          <w:trHeight w:val="315"/>
          <w:ins w:id="51" w:author="Reutersmon" w:date="2026-09-25T21:09:00Z" w16du:dateUtc="2026-09-26T01:09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4FA4628C" w14:textId="77777777" w:rsidR="00D4347B" w:rsidRPr="00D4347B" w:rsidRDefault="00D4347B" w:rsidP="00D4347B">
            <w:pPr>
              <w:jc w:val="left"/>
              <w:rPr>
                <w:ins w:id="52" w:author="Reutersmon" w:date="2026-09-25T21:09:00Z" w16du:dateUtc="2026-09-26T01:09:00Z"/>
                <w:rFonts w:ascii="Arial" w:hAnsi="Arial" w:cs="Arial"/>
                <w:sz w:val="24"/>
                <w:szCs w:val="24"/>
                <w:lang w:val="en-ZA" w:eastAsia="en-ZA"/>
              </w:rPr>
            </w:pPr>
            <w:ins w:id="53" w:author="Reutersmon" w:date="2026-09-25T21:09:00Z" w16du:dateUtc="2026-09-26T01:09:00Z">
              <w:r w:rsidRPr="00D4347B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t>USD/RAND</w:t>
              </w:r>
            </w:ins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70656F72" w14:textId="77777777" w:rsidR="00D4347B" w:rsidRPr="00D4347B" w:rsidRDefault="00D4347B" w:rsidP="00D4347B">
            <w:pPr>
              <w:jc w:val="right"/>
              <w:rPr>
                <w:ins w:id="54" w:author="Reutersmon" w:date="2026-09-25T21:09:00Z" w16du:dateUtc="2026-09-26T01:09:00Z"/>
                <w:rFonts w:ascii="Arial" w:hAnsi="Arial" w:cs="Arial"/>
                <w:sz w:val="24"/>
                <w:szCs w:val="24"/>
                <w:lang w:val="en-ZA" w:eastAsia="en-ZA"/>
              </w:rPr>
            </w:pPr>
            <w:ins w:id="55" w:author="Reutersmon" w:date="2026-09-25T21:09:00Z" w16du:dateUtc="2026-09-26T01:09:00Z">
              <w:r w:rsidRPr="00D4347B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t>13.6463</w:t>
              </w:r>
            </w:ins>
          </w:p>
        </w:tc>
      </w:tr>
      <w:tr w:rsidR="00D4347B" w:rsidRPr="00D4347B" w14:paraId="6CD8FD65" w14:textId="77777777" w:rsidTr="00D4347B">
        <w:trPr>
          <w:trHeight w:val="315"/>
          <w:ins w:id="56" w:author="Reutersmon" w:date="2026-09-25T21:09:00Z" w16du:dateUtc="2026-09-26T01:09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5D7FC152" w14:textId="77777777" w:rsidR="00D4347B" w:rsidRPr="00D4347B" w:rsidRDefault="00D4347B" w:rsidP="00D4347B">
            <w:pPr>
              <w:jc w:val="left"/>
              <w:rPr>
                <w:ins w:id="57" w:author="Reutersmon" w:date="2026-09-25T21:09:00Z" w16du:dateUtc="2026-09-26T01:09:00Z"/>
                <w:rFonts w:ascii="Arial" w:hAnsi="Arial" w:cs="Arial"/>
                <w:sz w:val="24"/>
                <w:szCs w:val="24"/>
                <w:lang w:val="en-ZA" w:eastAsia="en-ZA"/>
              </w:rPr>
            </w:pPr>
            <w:ins w:id="58" w:author="Reutersmon" w:date="2026-09-25T21:09:00Z" w16du:dateUtc="2026-09-26T01:09:00Z">
              <w:r w:rsidRPr="00D4347B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t>GBP/RAND</w:t>
              </w:r>
            </w:ins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09285F34" w14:textId="77777777" w:rsidR="00D4347B" w:rsidRPr="00D4347B" w:rsidRDefault="00D4347B" w:rsidP="00D4347B">
            <w:pPr>
              <w:jc w:val="right"/>
              <w:rPr>
                <w:ins w:id="59" w:author="Reutersmon" w:date="2026-09-25T21:09:00Z" w16du:dateUtc="2026-09-26T01:09:00Z"/>
                <w:rFonts w:ascii="Arial" w:hAnsi="Arial" w:cs="Arial"/>
                <w:sz w:val="24"/>
                <w:szCs w:val="24"/>
                <w:lang w:val="en-ZA" w:eastAsia="en-ZA"/>
              </w:rPr>
            </w:pPr>
            <w:ins w:id="60" w:author="Reutersmon" w:date="2026-09-25T21:09:00Z" w16du:dateUtc="2026-09-26T01:09:00Z">
              <w:r w:rsidRPr="00D4347B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t>17.9254</w:t>
              </w:r>
            </w:ins>
          </w:p>
        </w:tc>
      </w:tr>
      <w:tr w:rsidR="00D4347B" w:rsidRPr="00D4347B" w14:paraId="592BF78F" w14:textId="77777777" w:rsidTr="00D4347B">
        <w:trPr>
          <w:trHeight w:val="300"/>
          <w:ins w:id="61" w:author="Reutersmon" w:date="2026-09-25T21:09:00Z" w16du:dateUtc="2026-09-26T01:09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5B7DEBAC" w14:textId="77777777" w:rsidR="00D4347B" w:rsidRPr="00D4347B" w:rsidRDefault="00D4347B" w:rsidP="00D4347B">
            <w:pPr>
              <w:jc w:val="left"/>
              <w:rPr>
                <w:ins w:id="62" w:author="Reutersmon" w:date="2026-09-25T21:09:00Z" w16du:dateUtc="2026-09-26T01:09:00Z"/>
                <w:rFonts w:ascii="Arial" w:hAnsi="Arial" w:cs="Arial"/>
                <w:sz w:val="24"/>
                <w:szCs w:val="24"/>
                <w:lang w:val="en-ZA" w:eastAsia="en-ZA"/>
              </w:rPr>
            </w:pPr>
            <w:ins w:id="63" w:author="Reutersmon" w:date="2026-09-25T21:09:00Z" w16du:dateUtc="2026-09-26T01:09:00Z">
              <w:r w:rsidRPr="00D4347B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t>EUR/RAND</w:t>
              </w:r>
            </w:ins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08C7198D" w14:textId="77777777" w:rsidR="00D4347B" w:rsidRPr="00D4347B" w:rsidRDefault="00D4347B" w:rsidP="00D4347B">
            <w:pPr>
              <w:jc w:val="right"/>
              <w:rPr>
                <w:ins w:id="64" w:author="Reutersmon" w:date="2026-09-25T21:09:00Z" w16du:dateUtc="2026-09-26T01:09:00Z"/>
                <w:rFonts w:ascii="Arial" w:hAnsi="Arial" w:cs="Arial"/>
                <w:sz w:val="24"/>
                <w:szCs w:val="24"/>
                <w:lang w:val="en-ZA" w:eastAsia="en-ZA"/>
              </w:rPr>
            </w:pPr>
            <w:ins w:id="65" w:author="Reutersmon" w:date="2026-09-25T21:09:00Z" w16du:dateUtc="2026-09-26T01:09:00Z">
              <w:r w:rsidRPr="00D4347B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t>16.0000</w:t>
              </w:r>
            </w:ins>
          </w:p>
        </w:tc>
      </w:tr>
    </w:tbl>
    <w:p w14:paraId="7F177FD6" w14:textId="77777777" w:rsidR="00580816" w:rsidRPr="00580816" w:rsidRDefault="00580816" w:rsidP="00580816">
      <w:pPr>
        <w:contextualSpacing/>
        <w:jc w:val="center"/>
        <w:rPr>
          <w:del w:id="66" w:author="Reutersmon" w:date="2026-09-25T21:09:00Z" w16du:dateUtc="2026-09-26T01:09:00Z"/>
          <w:b/>
          <w:color w:val="F7CAAC" w:themeColor="accent2" w:themeTint="66"/>
          <w:sz w:val="96"/>
          <w:szCs w:val="9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del w:id="67" w:author="Reutersmon" w:date="2026-09-25T21:09:00Z" w16du:dateUtc="2026-09-26T01:09:00Z">
        <w:r w:rsidRPr="00580816">
          <w:rPr>
            <w:b/>
            <w:color w:val="F7CAAC" w:themeColor="accent2" w:themeTint="66"/>
            <w:sz w:val="96"/>
            <w:szCs w:val="96"/>
            <w14:textOutline w14:w="11112" w14:cap="flat" w14:cmpd="sng" w14:algn="ctr">
              <w14:solidFill>
                <w14:schemeClr w14:val="accent2"/>
              </w14:solidFill>
              <w14:prstDash w14:val="solid"/>
              <w14:round/>
            </w14:textOutline>
          </w:rPr>
          <w:delText xml:space="preserve">G&amp;G Tax </w:delText>
        </w:r>
      </w:del>
    </w:p>
    <w:p w14:paraId="43903312" w14:textId="77777777" w:rsidR="00580816" w:rsidRDefault="00580816" w:rsidP="00580816">
      <w:pPr>
        <w:contextualSpacing/>
        <w:jc w:val="center"/>
        <w:rPr>
          <w:del w:id="68" w:author="Reutersmon" w:date="2026-09-25T21:09:00Z" w16du:dateUtc="2026-09-26T01:09:00Z"/>
          <w:b/>
          <w:color w:val="F7CAAC" w:themeColor="accent2" w:themeTint="66"/>
          <w:sz w:val="2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0E041CD3" w14:textId="77777777" w:rsidR="00580816" w:rsidRDefault="00052B14" w:rsidP="00580816">
      <w:pPr>
        <w:contextualSpacing/>
        <w:jc w:val="center"/>
        <w:rPr>
          <w:del w:id="69" w:author="Reutersmon" w:date="2026-09-25T21:09:00Z" w16du:dateUtc="2026-09-26T01:09:00Z"/>
          <w:rFonts w:asciiTheme="minorHAnsi" w:hAnsiTheme="minorHAnsi"/>
          <w:b/>
          <w:noProof/>
          <w:color w:val="F7CAAC" w:themeColor="accent2" w:themeTint="66"/>
          <w:sz w:val="56"/>
          <w:szCs w:val="5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del w:id="70" w:author="Reutersmon" w:date="2026-09-25T21:09:00Z" w16du:dateUtc="2026-09-26T01:09:00Z">
        <w:r>
          <w:rPr>
            <w:rFonts w:asciiTheme="minorHAnsi" w:hAnsiTheme="minorHAnsi"/>
            <w:b/>
            <w:noProof/>
            <w:color w:val="F7CAAC" w:themeColor="accent2" w:themeTint="66"/>
            <w:sz w:val="56"/>
            <w:szCs w:val="56"/>
            <w14:textOutline w14:w="11112" w14:cap="flat" w14:cmpd="sng" w14:algn="ctr">
              <w14:solidFill>
                <w14:schemeClr w14:val="accent2"/>
              </w14:solidFill>
              <w14:prstDash w14:val="solid"/>
              <w14:round/>
            </w14:textOutline>
          </w:rPr>
          <w:delText>E -</w:delText>
        </w:r>
        <w:r w:rsidR="006B0B45">
          <w:rPr>
            <w:rFonts w:asciiTheme="minorHAnsi" w:hAnsiTheme="minorHAnsi"/>
            <w:b/>
            <w:noProof/>
            <w:color w:val="F7CAAC" w:themeColor="accent2" w:themeTint="66"/>
            <w:sz w:val="56"/>
            <w:szCs w:val="56"/>
            <w14:textOutline w14:w="11112" w14:cap="flat" w14:cmpd="sng" w14:algn="ctr">
              <w14:solidFill>
                <w14:schemeClr w14:val="accent2"/>
              </w14:solidFill>
              <w14:prstDash w14:val="solid"/>
              <w14:round/>
            </w14:textOutline>
          </w:rPr>
          <w:delText xml:space="preserve"> SERVICES </w:delText>
        </w:r>
      </w:del>
    </w:p>
    <w:p w14:paraId="4ED2719D" w14:textId="77777777" w:rsidR="00052B14" w:rsidRPr="00580816" w:rsidRDefault="00052B14" w:rsidP="00580816">
      <w:pPr>
        <w:contextualSpacing/>
        <w:jc w:val="center"/>
        <w:rPr>
          <w:del w:id="71" w:author="Reutersmon" w:date="2026-09-25T21:09:00Z" w16du:dateUtc="2026-09-26T01:09:00Z"/>
          <w:rFonts w:asciiTheme="minorHAnsi" w:hAnsiTheme="minorHAnsi"/>
          <w:b/>
          <w:noProof/>
          <w:color w:val="F7CAAC" w:themeColor="accent2" w:themeTint="66"/>
          <w:sz w:val="56"/>
          <w:szCs w:val="5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7A5D7F41" w14:textId="77777777" w:rsidR="00052B14" w:rsidRDefault="00052B14" w:rsidP="00052B14">
      <w:pPr>
        <w:spacing w:line="360" w:lineRule="auto"/>
        <w:contextualSpacing/>
        <w:jc w:val="center"/>
        <w:rPr>
          <w:del w:id="72" w:author="Reutersmon" w:date="2026-09-25T21:09:00Z" w16du:dateUtc="2026-09-26T01:09:00Z"/>
          <w:rFonts w:ascii="Arial" w:hAnsi="Arial" w:cs="Arial"/>
          <w:color w:val="333333"/>
          <w:shd w:val="clear" w:color="auto" w:fill="FFFFFF"/>
        </w:rPr>
      </w:pPr>
      <w:del w:id="73" w:author="Reutersmon" w:date="2026-09-25T21:09:00Z" w16du:dateUtc="2026-09-26T01:09:00Z">
        <w:r w:rsidRPr="00052B14">
          <w:rPr>
            <w:rFonts w:ascii="Arial" w:hAnsi="Arial" w:cs="Arial"/>
            <w:color w:val="333333"/>
            <w:shd w:val="clear" w:color="auto" w:fill="FFFFFF"/>
          </w:rPr>
          <w:delText>E-Services</w:delText>
        </w:r>
        <w:r>
          <w:rPr>
            <w:rFonts w:ascii="Arial" w:hAnsi="Arial" w:cs="Arial"/>
            <w:color w:val="333333"/>
            <w:shd w:val="clear" w:color="auto" w:fill="FFFFFF"/>
          </w:rPr>
          <w:delText xml:space="preserve"> is a suite of web-based tools that allow tax professionals, reporting agents, mortgage industry and payers to complete transactions online with the IRS. The tools include Registration Services, e-file Application, Transcript Delivery System and Taxpayer Identification Number (TIN) Matching. These services are only available to approved IRS business partners as noted below and not to the public.</w:delText>
        </w:r>
      </w:del>
    </w:p>
    <w:p w14:paraId="6FE7DE0A" w14:textId="77777777" w:rsidR="00052B14" w:rsidRDefault="00052B14" w:rsidP="00052B14">
      <w:pPr>
        <w:spacing w:line="360" w:lineRule="auto"/>
        <w:contextualSpacing/>
        <w:jc w:val="center"/>
        <w:rPr>
          <w:del w:id="74" w:author="Reutersmon" w:date="2026-09-25T21:09:00Z" w16du:dateUtc="2026-09-26T01:09:00Z"/>
          <w:rFonts w:ascii="Arial" w:hAnsi="Arial" w:cs="Arial"/>
          <w:color w:val="333333"/>
          <w:shd w:val="clear" w:color="auto" w:fill="FFFFFF"/>
        </w:rPr>
      </w:pPr>
    </w:p>
    <w:p w14:paraId="2D3E2862" w14:textId="77777777" w:rsidR="00052B14" w:rsidRDefault="00052B14" w:rsidP="00052B14">
      <w:pPr>
        <w:spacing w:line="360" w:lineRule="auto"/>
        <w:contextualSpacing/>
        <w:jc w:val="center"/>
        <w:rPr>
          <w:del w:id="75" w:author="Reutersmon" w:date="2026-09-25T21:09:00Z" w16du:dateUtc="2026-09-26T01:09:00Z"/>
          <w:rFonts w:ascii="Arial" w:hAnsi="Arial" w:cs="Arial"/>
          <w:color w:val="333333"/>
          <w:shd w:val="clear" w:color="auto" w:fill="FFFFFF"/>
        </w:rPr>
      </w:pPr>
      <w:del w:id="76" w:author="Reutersmon" w:date="2026-09-25T21:09:00Z" w16du:dateUtc="2026-09-26T01:09:00Z">
        <w:r>
          <w:rPr>
            <w:rFonts w:ascii="Arial" w:hAnsi="Arial" w:cs="Arial"/>
            <w:color w:val="333333"/>
            <w:shd w:val="clear" w:color="auto" w:fill="FFFFFF"/>
          </w:rPr>
          <w:delText xml:space="preserve">More information coming soon. </w:delText>
        </w:r>
      </w:del>
    </w:p>
    <w:p w14:paraId="44A01018" w14:textId="77777777" w:rsidR="006A12DA" w:rsidRPr="00035935" w:rsidRDefault="006A12DA" w:rsidP="00035935">
      <w:pPr>
        <w:rPr>
          <w:rPrChange w:id="77" w:author="Reutersmon" w:date="2026-09-25T21:09:00Z" w16du:dateUtc="2026-09-26T01:09:00Z">
            <w:rPr>
              <w:rFonts w:asciiTheme="minorHAnsi" w:hAnsiTheme="minorHAnsi"/>
              <w:sz w:val="28"/>
              <w:szCs w:val="28"/>
            </w:rPr>
          </w:rPrChange>
        </w:rPr>
        <w:pPrChange w:id="78" w:author="Reutersmon" w:date="2026-09-25T21:09:00Z" w16du:dateUtc="2026-09-26T01:09:00Z">
          <w:pPr>
            <w:contextualSpacing/>
          </w:pPr>
        </w:pPrChange>
      </w:pPr>
    </w:p>
    <w:sectPr w:rsidR="006A12DA" w:rsidRPr="00035935" w:rsidSect="00035935">
      <w:pgSz w:w="12240" w:h="15840" w:code="1"/>
      <w:pgMar w:top="1418" w:right="1134" w:bottom="1418" w:left="1134" w:header="0" w:footer="170" w:gutter="0"/>
      <w:cols w:space="720"/>
      <w:titlePg/>
      <w:docGrid w:linePitch="360"/>
      <w:sectPrChange w:id="79" w:author="Reutersmon" w:date="2026-09-25T21:09:00Z" w16du:dateUtc="2026-09-26T01:09:00Z">
        <w:sectPr w:rsidR="006A12DA" w:rsidRPr="00035935" w:rsidSect="00035935">
          <w:pgSz w:code="0"/>
          <w:pgMar w:top="1440" w:right="1440" w:bottom="1440" w:left="1440" w:header="720" w:footer="720" w:gutter="0"/>
          <w:titlePg w:val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FE04FD"/>
    <w:multiLevelType w:val="singleLevel"/>
    <w:tmpl w:val="9A1252B2"/>
    <w:lvl w:ilvl="0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ascii="Symbol" w:hAnsi="Symbol" w:cs="Courier New" w:hint="default"/>
        <w:color w:val="FF0000"/>
      </w:rPr>
    </w:lvl>
  </w:abstractNum>
  <w:abstractNum w:abstractNumId="1" w15:restartNumberingAfterBreak="0">
    <w:nsid w:val="1C3130D7"/>
    <w:multiLevelType w:val="hybridMultilevel"/>
    <w:tmpl w:val="D58E3E56"/>
    <w:lvl w:ilvl="0" w:tplc="DA046770">
      <w:start w:val="1"/>
      <w:numFmt w:val="lowerLetter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2" w15:restartNumberingAfterBreak="0">
    <w:nsid w:val="208D69B7"/>
    <w:multiLevelType w:val="singleLevel"/>
    <w:tmpl w:val="1248B9B8"/>
    <w:lvl w:ilvl="0">
      <w:start w:val="1"/>
      <w:numFmt w:val="bullet"/>
      <w:lvlRestart w:val="0"/>
      <w:lvlText w:val=""/>
      <w:lvlJc w:val="left"/>
      <w:pPr>
        <w:tabs>
          <w:tab w:val="num" w:pos="720"/>
        </w:tabs>
        <w:ind w:left="720" w:hanging="363"/>
      </w:pPr>
      <w:rPr>
        <w:rFonts w:ascii="Courier New" w:hAnsi="Courier New" w:cs="Courier New" w:hint="default"/>
        <w:color w:val="auto"/>
      </w:rPr>
    </w:lvl>
  </w:abstractNum>
  <w:abstractNum w:abstractNumId="3" w15:restartNumberingAfterBreak="0">
    <w:nsid w:val="283545E5"/>
    <w:multiLevelType w:val="singleLevel"/>
    <w:tmpl w:val="FD2AC904"/>
    <w:lvl w:ilvl="0">
      <w:start w:val="1"/>
      <w:numFmt w:val="bullet"/>
      <w:lvlRestart w:val="0"/>
      <w:lvlText w:val=""/>
      <w:lvlJc w:val="left"/>
      <w:pPr>
        <w:tabs>
          <w:tab w:val="num" w:pos="1077"/>
        </w:tabs>
        <w:ind w:left="1077" w:hanging="363"/>
      </w:pPr>
      <w:rPr>
        <w:rFonts w:ascii="Wingdings" w:hAnsi="Wingdings" w:hint="default"/>
        <w:color w:val="auto"/>
      </w:rPr>
    </w:lvl>
  </w:abstractNum>
  <w:abstractNum w:abstractNumId="4" w15:restartNumberingAfterBreak="0">
    <w:nsid w:val="29EE5D08"/>
    <w:multiLevelType w:val="singleLevel"/>
    <w:tmpl w:val="57D4D3F0"/>
    <w:lvl w:ilvl="0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</w:rPr>
    </w:lvl>
  </w:abstractNum>
  <w:abstractNum w:abstractNumId="5" w15:restartNumberingAfterBreak="0">
    <w:nsid w:val="2A0D5EAE"/>
    <w:multiLevelType w:val="singleLevel"/>
    <w:tmpl w:val="A4EC9CFE"/>
    <w:lvl w:ilvl="0">
      <w:start w:val="1"/>
      <w:numFmt w:val="bullet"/>
      <w:lvlRestart w:val="0"/>
      <w:lvlText w:val="o"/>
      <w:lvlJc w:val="left"/>
      <w:pPr>
        <w:tabs>
          <w:tab w:val="num" w:pos="723"/>
        </w:tabs>
        <w:ind w:left="723" w:hanging="363"/>
      </w:pPr>
      <w:rPr>
        <w:rFonts w:ascii="Courier New" w:hAnsi="Courier New" w:cs="Courier New" w:hint="default"/>
        <w:color w:val="auto"/>
      </w:rPr>
    </w:lvl>
  </w:abstractNum>
  <w:abstractNum w:abstractNumId="6" w15:restartNumberingAfterBreak="0">
    <w:nsid w:val="2FF207B2"/>
    <w:multiLevelType w:val="singleLevel"/>
    <w:tmpl w:val="DD46774E"/>
    <w:lvl w:ilvl="0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</w:rPr>
    </w:lvl>
  </w:abstractNum>
  <w:abstractNum w:abstractNumId="7" w15:restartNumberingAfterBreak="0">
    <w:nsid w:val="34777D05"/>
    <w:multiLevelType w:val="multilevel"/>
    <w:tmpl w:val="DF9C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645409"/>
    <w:multiLevelType w:val="singleLevel"/>
    <w:tmpl w:val="54FCA466"/>
    <w:lvl w:ilvl="0">
      <w:start w:val="1"/>
      <w:numFmt w:val="bullet"/>
      <w:lvlRestart w:val="0"/>
      <w:lvlText w:val=""/>
      <w:lvlJc w:val="left"/>
      <w:pPr>
        <w:tabs>
          <w:tab w:val="num" w:pos="720"/>
        </w:tabs>
        <w:ind w:left="720" w:hanging="363"/>
      </w:pPr>
      <w:rPr>
        <w:rFonts w:ascii="Wingdings" w:hAnsi="Wingdings" w:hint="default"/>
        <w:color w:val="auto"/>
      </w:rPr>
    </w:lvl>
  </w:abstractNum>
  <w:abstractNum w:abstractNumId="9" w15:restartNumberingAfterBreak="0">
    <w:nsid w:val="40A71B63"/>
    <w:multiLevelType w:val="multilevel"/>
    <w:tmpl w:val="B17E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3B2AE9"/>
    <w:multiLevelType w:val="multilevel"/>
    <w:tmpl w:val="B5F4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294911"/>
    <w:multiLevelType w:val="hybridMultilevel"/>
    <w:tmpl w:val="CE12487C"/>
    <w:lvl w:ilvl="0" w:tplc="D05E3958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3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09323B2"/>
    <w:multiLevelType w:val="hybridMultilevel"/>
    <w:tmpl w:val="CE12487C"/>
    <w:lvl w:ilvl="0" w:tplc="04090005">
      <w:start w:val="1"/>
      <w:numFmt w:val="bullet"/>
      <w:lvlText w:val=""/>
      <w:lvlJc w:val="left"/>
      <w:pPr>
        <w:tabs>
          <w:tab w:val="num" w:pos="717"/>
        </w:tabs>
        <w:ind w:left="717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88887683">
    <w:abstractNumId w:val="9"/>
  </w:num>
  <w:num w:numId="2" w16cid:durableId="944848687">
    <w:abstractNumId w:val="10"/>
  </w:num>
  <w:num w:numId="3" w16cid:durableId="1756976727">
    <w:abstractNumId w:val="7"/>
  </w:num>
  <w:num w:numId="4" w16cid:durableId="923758688">
    <w:abstractNumId w:val="11"/>
  </w:num>
  <w:num w:numId="5" w16cid:durableId="371268759">
    <w:abstractNumId w:val="1"/>
  </w:num>
  <w:num w:numId="6" w16cid:durableId="169953094">
    <w:abstractNumId w:val="12"/>
  </w:num>
  <w:num w:numId="7" w16cid:durableId="1742172645">
    <w:abstractNumId w:val="2"/>
  </w:num>
  <w:num w:numId="8" w16cid:durableId="1235168604">
    <w:abstractNumId w:val="0"/>
  </w:num>
  <w:num w:numId="9" w16cid:durableId="516163146">
    <w:abstractNumId w:val="8"/>
  </w:num>
  <w:num w:numId="10" w16cid:durableId="66651376">
    <w:abstractNumId w:val="5"/>
  </w:num>
  <w:num w:numId="11" w16cid:durableId="454369190">
    <w:abstractNumId w:val="4"/>
  </w:num>
  <w:num w:numId="12" w16cid:durableId="1987470318">
    <w:abstractNumId w:val="6"/>
  </w:num>
  <w:num w:numId="13" w16cid:durableId="784036936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0816"/>
    <w:rsid w:val="00025128"/>
    <w:rsid w:val="00035935"/>
    <w:rsid w:val="00052B14"/>
    <w:rsid w:val="000E7802"/>
    <w:rsid w:val="00132164"/>
    <w:rsid w:val="00175CF9"/>
    <w:rsid w:val="00220021"/>
    <w:rsid w:val="002961E0"/>
    <w:rsid w:val="00346118"/>
    <w:rsid w:val="00580816"/>
    <w:rsid w:val="00685853"/>
    <w:rsid w:val="006A12DA"/>
    <w:rsid w:val="006B0B45"/>
    <w:rsid w:val="006F2FA7"/>
    <w:rsid w:val="00775E6E"/>
    <w:rsid w:val="007E1A9E"/>
    <w:rsid w:val="00851D77"/>
    <w:rsid w:val="008A1AC8"/>
    <w:rsid w:val="00AB3092"/>
    <w:rsid w:val="00BE7473"/>
    <w:rsid w:val="00C8566A"/>
    <w:rsid w:val="00D4347B"/>
    <w:rsid w:val="00D54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00980"/>
  <w15:chartTrackingRefBased/>
  <w15:docId w15:val="{6BAE903E-883B-4C41-8934-570B0AB49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347B"/>
    <w:pPr>
      <w:spacing w:after="0" w:line="240" w:lineRule="auto"/>
      <w:jc w:val="both"/>
      <w:pPrChange w:id="0" w:author="Reutersmon" w:date="2026-09-25T21:09:00Z">
        <w:pPr>
          <w:widowControl w:val="0"/>
          <w:suppressAutoHyphens/>
        </w:pPr>
      </w:pPrChange>
    </w:pPr>
    <w:rPr>
      <w:rFonts w:ascii="Calibri" w:eastAsia="Times New Roman" w:hAnsi="Calibri" w:cs="Times New Roman"/>
      <w:sz w:val="20"/>
      <w:lang w:val="en-GB"/>
      <w:rPrChange w:id="0" w:author="Reutersmon" w:date="2026-09-25T21:09:00Z">
        <w:rPr>
          <w:rFonts w:eastAsia="Lucida Sans Unicode"/>
          <w:kern w:val="1"/>
          <w:sz w:val="24"/>
          <w:szCs w:val="24"/>
          <w:lang w:val="en-US" w:eastAsia="ar-SA" w:bidi="ar-SA"/>
        </w:rPr>
      </w:rPrChange>
    </w:rPr>
  </w:style>
  <w:style w:type="paragraph" w:styleId="Heading1">
    <w:name w:val="heading 1"/>
    <w:basedOn w:val="Normal"/>
    <w:next w:val="Normal"/>
    <w:link w:val="Heading1Char"/>
    <w:qFormat/>
    <w:rsid w:val="00D4347B"/>
    <w:pPr>
      <w:spacing w:after="120"/>
      <w:outlineLvl w:val="0"/>
      <w:pPrChange w:id="1" w:author="Reutersmon" w:date="2026-09-25T21:09:00Z">
        <w:pPr>
          <w:spacing w:after="120"/>
          <w:jc w:val="both"/>
          <w:outlineLvl w:val="0"/>
        </w:pPr>
      </w:pPrChange>
    </w:pPr>
    <w:rPr>
      <w:caps/>
      <w:kern w:val="32"/>
      <w:rPrChange w:id="1" w:author="Reutersmon" w:date="2026-09-25T21:09:00Z">
        <w:rPr>
          <w:rFonts w:ascii="Calibri" w:hAnsi="Calibri"/>
          <w:caps/>
          <w:kern w:val="32"/>
          <w:szCs w:val="22"/>
          <w:lang w:val="en-GB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qFormat/>
    <w:rsid w:val="00D4347B"/>
    <w:pPr>
      <w:keepNext/>
      <w:spacing w:before="240" w:after="60"/>
      <w:outlineLvl w:val="1"/>
      <w:pPrChange w:id="2" w:author="Reutersmon" w:date="2026-09-25T21:09:00Z">
        <w:pPr>
          <w:keepNext/>
          <w:spacing w:before="240" w:after="60"/>
          <w:jc w:val="both"/>
          <w:outlineLvl w:val="1"/>
        </w:pPr>
      </w:pPrChange>
    </w:pPr>
    <w:rPr>
      <w:rFonts w:cs="Arial"/>
      <w:b/>
      <w:bCs/>
      <w:iCs/>
      <w:sz w:val="24"/>
      <w:szCs w:val="28"/>
      <w:u w:val="single"/>
      <w:rPrChange w:id="2" w:author="Reutersmon" w:date="2026-09-25T21:09:00Z">
        <w:rPr>
          <w:rFonts w:ascii="Calibri" w:hAnsi="Calibri" w:cs="Arial"/>
          <w:b/>
          <w:bCs/>
          <w:iCs/>
          <w:szCs w:val="28"/>
          <w:u w:val="single"/>
          <w:lang w:val="en-GB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qFormat/>
    <w:rsid w:val="00D4347B"/>
    <w:pPr>
      <w:keepNext/>
      <w:spacing w:before="240" w:after="60"/>
      <w:outlineLvl w:val="2"/>
      <w:pPrChange w:id="3" w:author="Reutersmon" w:date="2026-09-25T21:09:00Z">
        <w:pPr>
          <w:spacing w:before="100" w:beforeAutospacing="1" w:after="100" w:afterAutospacing="1"/>
          <w:jc w:val="both"/>
          <w:outlineLvl w:val="2"/>
        </w:pPr>
      </w:pPrChange>
    </w:pPr>
    <w:rPr>
      <w:rFonts w:cs="Arial"/>
      <w:b/>
      <w:bCs/>
      <w:i/>
      <w:szCs w:val="26"/>
      <w:rPrChange w:id="3" w:author="Reutersmon" w:date="2026-09-25T21:09:00Z">
        <w:rPr>
          <w:rFonts w:ascii="Calibri" w:hAnsi="Calibri"/>
          <w:b/>
          <w:bCs/>
          <w:sz w:val="27"/>
          <w:szCs w:val="27"/>
          <w:lang w:val="en-GB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4347B"/>
    <w:rPr>
      <w:color w:val="0000FF"/>
      <w:u w:val="single"/>
      <w:rPrChange w:id="4" w:author="Reutersmon" w:date="2026-09-25T21:09:00Z">
        <w:rPr>
          <w:color w:val="0000FF"/>
          <w:u w:val="single"/>
        </w:rPr>
      </w:rPrChange>
    </w:rPr>
  </w:style>
  <w:style w:type="character" w:customStyle="1" w:styleId="style17">
    <w:name w:val="style17"/>
    <w:rsid w:val="00580816"/>
  </w:style>
  <w:style w:type="paragraph" w:styleId="NormalWeb">
    <w:name w:val="Normal (Web)"/>
    <w:basedOn w:val="Normal"/>
    <w:uiPriority w:val="99"/>
    <w:unhideWhenUsed/>
    <w:rsid w:val="00580816"/>
    <w:pPr>
      <w:spacing w:before="100" w:beforeAutospacing="1" w:after="100" w:afterAutospacing="1"/>
    </w:pPr>
  </w:style>
  <w:style w:type="character" w:customStyle="1" w:styleId="Heading3Char">
    <w:name w:val="Heading 3 Char"/>
    <w:basedOn w:val="DefaultParagraphFont"/>
    <w:link w:val="Heading3"/>
    <w:rsid w:val="006B0B45"/>
    <w:rPr>
      <w:rFonts w:ascii="Calibri" w:eastAsia="Times New Roman" w:hAnsi="Calibri" w:cs="Arial"/>
      <w:b/>
      <w:bCs/>
      <w:i/>
      <w:sz w:val="20"/>
      <w:szCs w:val="26"/>
      <w:lang w:val="en-GB"/>
    </w:rPr>
  </w:style>
  <w:style w:type="character" w:customStyle="1" w:styleId="Heading1Char">
    <w:name w:val="Heading 1 Char"/>
    <w:basedOn w:val="DefaultParagraphFont"/>
    <w:link w:val="Heading1"/>
    <w:rsid w:val="00346118"/>
    <w:rPr>
      <w:rFonts w:ascii="Calibri" w:eastAsia="Times New Roman" w:hAnsi="Calibri" w:cs="Times New Roman"/>
      <w:caps/>
      <w:kern w:val="32"/>
      <w:sz w:val="20"/>
      <w:lang w:val="en-GB"/>
    </w:rPr>
  </w:style>
  <w:style w:type="character" w:customStyle="1" w:styleId="Heading2Char">
    <w:name w:val="Heading 2 Char"/>
    <w:basedOn w:val="DefaultParagraphFont"/>
    <w:link w:val="Heading2"/>
    <w:rsid w:val="00346118"/>
    <w:rPr>
      <w:rFonts w:ascii="Calibri" w:eastAsia="Times New Roman" w:hAnsi="Calibri" w:cs="Arial"/>
      <w:b/>
      <w:bCs/>
      <w:iCs/>
      <w:sz w:val="24"/>
      <w:szCs w:val="28"/>
      <w:u w:val="single"/>
      <w:lang w:val="en-GB"/>
    </w:rPr>
  </w:style>
  <w:style w:type="paragraph" w:customStyle="1" w:styleId="AutoEnding">
    <w:name w:val="AutoEnding"/>
    <w:basedOn w:val="Normal"/>
    <w:next w:val="Normal"/>
    <w:link w:val="AutoEndingChar"/>
    <w:rsid w:val="00775E6E"/>
    <w:pPr>
      <w:pPrChange w:id="5" w:author="Reutersmon" w:date="2026-09-25T21:09:00Z">
        <w:pPr>
          <w:jc w:val="both"/>
        </w:pPr>
      </w:pPrChange>
    </w:pPr>
    <w:rPr>
      <w:rPrChange w:id="5" w:author="Reutersmon" w:date="2026-09-25T21:09:00Z">
        <w:rPr>
          <w:rFonts w:ascii="Calibri" w:hAnsi="Calibri"/>
          <w:szCs w:val="22"/>
          <w:lang w:val="en-GB" w:eastAsia="en-US" w:bidi="ar-SA"/>
        </w:rPr>
      </w:rPrChange>
    </w:rPr>
  </w:style>
  <w:style w:type="character" w:customStyle="1" w:styleId="AutoEndingChar">
    <w:name w:val="AutoEnding Char"/>
    <w:basedOn w:val="DefaultParagraphFont"/>
    <w:link w:val="AutoEnding"/>
    <w:rsid w:val="00346118"/>
    <w:rPr>
      <w:rFonts w:ascii="Calibri" w:eastAsia="Times New Roman" w:hAnsi="Calibri" w:cs="Times New Roman"/>
      <w:sz w:val="20"/>
      <w:lang w:val="en-GB"/>
    </w:rPr>
  </w:style>
  <w:style w:type="character" w:styleId="IntenseReference">
    <w:name w:val="Intense Reference"/>
    <w:basedOn w:val="DefaultParagraphFont"/>
    <w:uiPriority w:val="32"/>
    <w:rsid w:val="00346118"/>
    <w:rPr>
      <w:b/>
      <w:bCs/>
      <w:smallCaps/>
      <w:color w:val="ED7D31" w:themeColor="accent2"/>
      <w:spacing w:val="5"/>
      <w:u w:val="single"/>
    </w:rPr>
  </w:style>
  <w:style w:type="paragraph" w:styleId="TOC1">
    <w:name w:val="toc 1"/>
    <w:basedOn w:val="Normal"/>
    <w:next w:val="Normal"/>
    <w:autoRedefine/>
    <w:rsid w:val="00D4347B"/>
    <w:pPr>
      <w:spacing w:line="480" w:lineRule="auto"/>
      <w:pPrChange w:id="6" w:author="Reutersmon" w:date="2026-09-25T21:09:00Z">
        <w:pPr>
          <w:spacing w:line="480" w:lineRule="auto"/>
          <w:jc w:val="both"/>
        </w:pPr>
      </w:pPrChange>
    </w:pPr>
    <w:rPr>
      <w:caps/>
      <w:rPrChange w:id="6" w:author="Reutersmon" w:date="2026-09-25T21:09:00Z">
        <w:rPr>
          <w:rFonts w:ascii="Calibri" w:hAnsi="Calibri"/>
          <w:caps/>
          <w:szCs w:val="22"/>
          <w:lang w:val="en-GB" w:eastAsia="en-US" w:bidi="ar-SA"/>
        </w:rPr>
      </w:rPrChange>
    </w:rPr>
  </w:style>
  <w:style w:type="paragraph" w:styleId="BodyText">
    <w:name w:val="Body Text"/>
    <w:basedOn w:val="Normal"/>
    <w:link w:val="BodyTextChar"/>
    <w:rsid w:val="00D4347B"/>
    <w:pPr>
      <w:spacing w:after="120"/>
      <w:pPrChange w:id="7" w:author="Reutersmon" w:date="2026-09-25T21:09:00Z">
        <w:pPr>
          <w:spacing w:after="120"/>
          <w:jc w:val="both"/>
        </w:pPr>
      </w:pPrChange>
    </w:pPr>
    <w:rPr>
      <w:rFonts w:cs="Calibri"/>
      <w:rPrChange w:id="7" w:author="Reutersmon" w:date="2026-09-25T21:09:00Z">
        <w:rPr>
          <w:rFonts w:ascii="Calibri" w:hAnsi="Calibri" w:cs="Calibri"/>
          <w:szCs w:val="22"/>
          <w:lang w:val="en-GB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rsid w:val="00346118"/>
    <w:rPr>
      <w:rFonts w:ascii="Calibri" w:eastAsia="Times New Roman" w:hAnsi="Calibri" w:cs="Calibri"/>
      <w:sz w:val="20"/>
      <w:lang w:val="en-GB"/>
    </w:rPr>
  </w:style>
  <w:style w:type="paragraph" w:styleId="BlockText">
    <w:name w:val="Block Text"/>
    <w:basedOn w:val="Normal"/>
    <w:rsid w:val="00D4347B"/>
    <w:pPr>
      <w:spacing w:after="120"/>
      <w:ind w:left="1440" w:right="1440"/>
      <w:pPrChange w:id="8" w:author="Reutersmon" w:date="2026-09-25T21:09:00Z">
        <w:pPr>
          <w:spacing w:after="120"/>
          <w:ind w:left="1440" w:right="1440"/>
          <w:jc w:val="both"/>
        </w:pPr>
      </w:pPrChange>
    </w:pPr>
    <w:rPr>
      <w:rPrChange w:id="8" w:author="Reutersmon" w:date="2026-09-25T21:09:00Z">
        <w:rPr>
          <w:rFonts w:ascii="Calibri" w:hAnsi="Calibri"/>
          <w:szCs w:val="22"/>
          <w:lang w:val="en-GB" w:eastAsia="en-US" w:bidi="ar-SA"/>
        </w:rPr>
      </w:rPrChange>
    </w:rPr>
  </w:style>
  <w:style w:type="paragraph" w:styleId="Header">
    <w:name w:val="header"/>
    <w:basedOn w:val="Normal"/>
    <w:link w:val="HeaderChar"/>
    <w:rsid w:val="00D4347B"/>
    <w:pPr>
      <w:tabs>
        <w:tab w:val="center" w:pos="4153"/>
        <w:tab w:val="right" w:pos="8306"/>
      </w:tabs>
      <w:pPrChange w:id="9" w:author="Reutersmon" w:date="2026-09-25T21:09:00Z">
        <w:pPr>
          <w:tabs>
            <w:tab w:val="center" w:pos="4153"/>
            <w:tab w:val="right" w:pos="8306"/>
          </w:tabs>
          <w:jc w:val="both"/>
        </w:pPr>
      </w:pPrChange>
    </w:pPr>
    <w:rPr>
      <w:rFonts w:cs="Calibri"/>
      <w:sz w:val="16"/>
      <w:rPrChange w:id="9" w:author="Reutersmon" w:date="2026-09-25T21:09:00Z">
        <w:rPr>
          <w:rFonts w:ascii="Calibri" w:hAnsi="Calibri" w:cs="Calibri"/>
          <w:sz w:val="16"/>
          <w:szCs w:val="22"/>
          <w:lang w:val="en-GB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rsid w:val="00346118"/>
    <w:rPr>
      <w:rFonts w:ascii="Calibri" w:eastAsia="Times New Roman" w:hAnsi="Calibri" w:cs="Calibri"/>
      <w:sz w:val="16"/>
      <w:lang w:val="en-GB"/>
    </w:rPr>
  </w:style>
  <w:style w:type="paragraph" w:styleId="Footer">
    <w:name w:val="footer"/>
    <w:basedOn w:val="Normal"/>
    <w:link w:val="FooterChar"/>
    <w:rsid w:val="00D4347B"/>
    <w:pPr>
      <w:tabs>
        <w:tab w:val="center" w:pos="4153"/>
        <w:tab w:val="right" w:pos="8306"/>
      </w:tabs>
      <w:pPrChange w:id="10" w:author="Reutersmon" w:date="2026-09-25T21:09:00Z">
        <w:pPr>
          <w:tabs>
            <w:tab w:val="center" w:pos="4153"/>
            <w:tab w:val="right" w:pos="8306"/>
          </w:tabs>
          <w:jc w:val="both"/>
        </w:pPr>
      </w:pPrChange>
    </w:pPr>
    <w:rPr>
      <w:rFonts w:cs="Calibri"/>
      <w:sz w:val="14"/>
      <w:rPrChange w:id="10" w:author="Reutersmon" w:date="2026-09-25T21:09:00Z">
        <w:rPr>
          <w:rFonts w:ascii="Calibri" w:hAnsi="Calibri" w:cs="Calibri"/>
          <w:sz w:val="14"/>
          <w:szCs w:val="22"/>
          <w:lang w:val="en-GB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rsid w:val="00346118"/>
    <w:rPr>
      <w:rFonts w:ascii="Calibri" w:eastAsia="Times New Roman" w:hAnsi="Calibri" w:cs="Calibri"/>
      <w:sz w:val="1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767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3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7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Pereira, Luciana</dc:creator>
  <cp:keywords/>
  <dc:description/>
  <cp:lastModifiedBy>Arthur Souza Rodrigues</cp:lastModifiedBy>
  <cp:revision>1</cp:revision>
  <dcterms:created xsi:type="dcterms:W3CDTF">2018-01-19T22:11:00Z</dcterms:created>
  <dcterms:modified xsi:type="dcterms:W3CDTF">2026-09-26T01:09:00Z</dcterms:modified>
</cp:coreProperties>
</file>