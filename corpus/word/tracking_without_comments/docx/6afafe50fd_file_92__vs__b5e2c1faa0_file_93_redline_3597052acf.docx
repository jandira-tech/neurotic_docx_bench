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D69" w14:textId="77777777" w:rsidR="004C3346" w:rsidRDefault="004C3346">
      <w:pPr>
        <w:rPr>
          <w:rFonts w:ascii="Arial" w:hAnsi="Arial"/>
          <w:b/>
          <w:color w:val="C00000"/>
          <w:sz w:val="32"/>
          <w:rPrChange w:id="0" w:author="Arthur Souza Rodrigues" w:date="2026-09-26T14:59:00Z" w16du:dateUtc="2026-09-26T18:59:00Z">
            <w:rPr/>
          </w:rPrChange>
        </w:rPr>
        <w:pPrChange w:id="1" w:author="Arthur Souza Rodrigues" w:date="2026-09-26T14:59:00Z" w16du:dateUtc="2026-09-26T18:59:00Z">
          <w:pPr>
            <w:pStyle w:val="Heading1"/>
          </w:pPr>
        </w:pPrChange>
      </w:pPr>
      <w:r>
        <w:rPr>
          <w:rFonts w:ascii="Arial" w:hAnsi="Arial"/>
          <w:b/>
          <w:color w:val="C00000"/>
          <w:sz w:val="32"/>
          <w:rPrChange w:id="2" w:author="Arthur Souza Rodrigues" w:date="2026-09-26T14:59:00Z" w16du:dateUtc="2026-09-26T18:59:00Z">
            <w:rPr/>
          </w:rPrChange>
        </w:rPr>
        <w:t>file_</w:t>
      </w:r>
      <w:ins w:id="3" w:author="Arthur Souza Rodrigues" w:date="2026-09-26T14:59:00Z" w16du:dateUtc="2026-09-26T18:59:00Z">
        <w:r w:rsidR="00131B31">
          <w:rPr>
            <w:rFonts w:ascii="Arial" w:hAnsi="Arial" w:cs="Arial"/>
            <w:b/>
            <w:bCs/>
            <w:color w:val="C00000"/>
            <w:sz w:val="32"/>
            <w:szCs w:val="32"/>
          </w:rPr>
          <w:t>93</w:t>
        </w:r>
      </w:ins>
      <w:del w:id="4" w:author="Arthur Souza Rodrigues" w:date="2026-09-26T14:59:00Z" w16du:dateUtc="2026-09-26T18:59:00Z">
        <w:r>
          <w:delText>92</w:delText>
        </w:r>
      </w:del>
      <w:r>
        <w:rPr>
          <w:rFonts w:ascii="Arial" w:hAnsi="Arial"/>
          <w:b/>
          <w:color w:val="C00000"/>
          <w:sz w:val="32"/>
          <w:rPrChange w:id="5" w:author="Arthur Souza Rodrigues" w:date="2026-09-26T14:59:00Z" w16du:dateUtc="2026-09-26T18:59:00Z">
            <w:rPr/>
          </w:rPrChange>
        </w:rPr>
        <w:t>.docx</w:t>
      </w:r>
    </w:p>
    <w:p w14:paraId="1DF5D94E" w14:textId="2689FE30" w:rsidR="00C6726A" w:rsidRDefault="004F30B6">
      <w:pPr>
        <w:rPr>
          <w:ins w:id="6" w:author="Arthur Souza Rodrigues" w:date="2026-09-26T14:59:00Z" w16du:dateUtc="2026-09-26T18:59:00Z"/>
        </w:rPr>
      </w:pPr>
      <w:ins w:id="7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Track Changes Suggesting Heading 2 Red Demo</w:t>
        </w:r>
      </w:ins>
    </w:p>
    <w:p w14:paraId="7B9E5A4D" w14:textId="77777777" w:rsidR="00C6726A" w:rsidRDefault="004F30B6">
      <w:pPr>
        <w:spacing w:before="360" w:after="80" w:line="240" w:lineRule="auto"/>
        <w:rPr>
          <w:ins w:id="8" w:author="Arthur Souza Rodrigues" w:date="2026-09-26T14:59:00Z" w16du:dateUtc="2026-09-26T18:59:00Z"/>
        </w:rPr>
      </w:pPr>
      <w:ins w:id="9" w:author="Arthur Souza Rodrigues" w:date="2026-09-26T14:59:00Z" w16du:dateUtc="2026-09-26T18:59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This document shows Suggesting mode with Heading 2 style and red color.</w:t>
        </w:r>
      </w:ins>
    </w:p>
    <w:p w14:paraId="71906970" w14:textId="31B4441E" w:rsidR="00B17693" w:rsidRDefault="004F30B6">
      <w:pPr>
        <w:pStyle w:val="Heading1"/>
        <w:rPr>
          <w:del w:id="10" w:author="Arthur Souza Rodrigues" w:date="2026-09-26T14:59:00Z" w16du:dateUtc="2026-09-26T18:59:00Z"/>
        </w:rPr>
      </w:pPr>
      <w:ins w:id="11" w:author="Arthur Souza Rodrigues" w:date="2026-09-26T14:59:00Z" w16du:dateUtc="2026-09-26T18:59:00Z">
        <w:r>
          <w:rPr>
            <w:rFonts w:ascii="Arial" w:hAnsi="Arial" w:cs="Arial"/>
            <w:color w:val="C00000"/>
            <w:sz w:val="32"/>
            <w:szCs w:val="32"/>
          </w:rPr>
          <w:t>Red Heading 2 suggestions help reviewers spot structural changes easily.</w:t>
        </w:r>
      </w:ins>
      <w:del w:id="12" w:author="Arthur Souza Rodrigues" w:date="2026-09-26T14:59:00Z" w16du:dateUtc="2026-09-26T18:59:00Z">
        <w:r w:rsidR="0014762F">
          <w:delText>Auto Page Number Test Document</w:delText>
        </w:r>
      </w:del>
    </w:p>
    <w:p w14:paraId="4C29D1F1" w14:textId="77777777" w:rsidR="00B17693" w:rsidRDefault="0014762F">
      <w:pPr>
        <w:rPr>
          <w:del w:id="13" w:author="Arthur Souza Rodrigues" w:date="2026-09-26T14:59:00Z" w16du:dateUtc="2026-09-26T18:59:00Z"/>
        </w:rPr>
      </w:pPr>
      <w:del w:id="14" w:author="Arthur Souza Rodrigues" w:date="2026-09-26T14:59:00Z" w16du:dateUtc="2026-09-26T18:59:00Z">
        <w:r>
          <w:delText>Sample text to create more pages...</w:delText>
        </w:r>
      </w:del>
    </w:p>
    <w:p w14:paraId="7B67E5BC" w14:textId="77777777" w:rsidR="00B17693" w:rsidRDefault="0014762F">
      <w:pPr>
        <w:rPr>
          <w:del w:id="15" w:author="Arthur Souza Rodrigues" w:date="2026-09-26T14:59:00Z" w16du:dateUtc="2026-09-26T18:59:00Z"/>
        </w:rPr>
      </w:pPr>
      <w:del w:id="16" w:author="Arthur Souza Rodrigues" w:date="2026-09-26T14:59:00Z" w16du:dateUtc="2026-09-26T18:59:00Z">
        <w:r>
          <w:delText>Sample text to create more pages...</w:delText>
        </w:r>
      </w:del>
    </w:p>
    <w:p w14:paraId="5BE55FAC" w14:textId="77777777" w:rsidR="00B17693" w:rsidRDefault="0014762F">
      <w:pPr>
        <w:rPr>
          <w:del w:id="17" w:author="Arthur Souza Rodrigues" w:date="2026-09-26T14:59:00Z" w16du:dateUtc="2026-09-26T18:59:00Z"/>
        </w:rPr>
      </w:pPr>
      <w:del w:id="18" w:author="Arthur Souza Rodrigues" w:date="2026-09-26T14:59:00Z" w16du:dateUtc="2026-09-26T18:59:00Z">
        <w:r>
          <w:delText>Sample text to create more pages...</w:delText>
        </w:r>
      </w:del>
    </w:p>
    <w:p w14:paraId="0994256D" w14:textId="77777777" w:rsidR="00B17693" w:rsidRDefault="0014762F">
      <w:pPr>
        <w:rPr>
          <w:del w:id="19" w:author="Arthur Souza Rodrigues" w:date="2026-09-26T14:59:00Z" w16du:dateUtc="2026-09-26T18:59:00Z"/>
        </w:rPr>
      </w:pPr>
      <w:del w:id="20" w:author="Arthur Souza Rodrigues" w:date="2026-09-26T14:59:00Z" w16du:dateUtc="2026-09-26T18:59:00Z">
        <w:r>
          <w:delText>Sample text to create more pages...</w:delText>
        </w:r>
      </w:del>
    </w:p>
    <w:p w14:paraId="136C7535" w14:textId="77777777" w:rsidR="00B17693" w:rsidRDefault="0014762F">
      <w:pPr>
        <w:rPr>
          <w:del w:id="21" w:author="Arthur Souza Rodrigues" w:date="2026-09-26T14:59:00Z" w16du:dateUtc="2026-09-26T18:59:00Z"/>
        </w:rPr>
      </w:pPr>
      <w:del w:id="22" w:author="Arthur Souza Rodrigues" w:date="2026-09-26T14:59:00Z" w16du:dateUtc="2026-09-26T18:59:00Z">
        <w:r>
          <w:delText>Sample text to create more pages...</w:delText>
        </w:r>
      </w:del>
    </w:p>
    <w:p w14:paraId="42D924FB" w14:textId="77777777" w:rsidR="00B17693" w:rsidRDefault="0014762F">
      <w:pPr>
        <w:rPr>
          <w:del w:id="23" w:author="Arthur Souza Rodrigues" w:date="2026-09-26T14:59:00Z" w16du:dateUtc="2026-09-26T18:59:00Z"/>
        </w:rPr>
      </w:pPr>
      <w:del w:id="24" w:author="Arthur Souza Rodrigues" w:date="2026-09-26T14:59:00Z" w16du:dateUtc="2026-09-26T18:59:00Z">
        <w:r>
          <w:br w:type="page"/>
        </w:r>
      </w:del>
    </w:p>
    <w:p w14:paraId="1F6C89E7" w14:textId="77777777" w:rsidR="00B17693" w:rsidRDefault="00B17693">
      <w:pPr>
        <w:rPr>
          <w:del w:id="25" w:author="Arthur Souza Rodrigues" w:date="2026-09-26T14:59:00Z" w16du:dateUtc="2026-09-26T18:59:00Z"/>
        </w:r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pPr>
        <w:rPr>
          <w:del w:id="28" w:author="Arthur Souza Rodrigues" w:date="2026-09-26T14:59:00Z" w16du:dateUtc="2026-09-26T18:59:00Z"/>
        </w:rPr>
      </w:pPr>
      <w:del w:id="29" w:author="Arthur Souza Rodrigues" w:date="2026-09-26T14:59:00Z" w16du:dateUtc="2026-09-26T18:59:00Z">
        <w:r>
          <w:lastRenderedPageBreak/>
          <w:delText>More sample text for section 2...</w:delText>
        </w:r>
      </w:del>
    </w:p>
    <w:p w14:paraId="060AEE3B" w14:textId="77777777" w:rsidR="00B17693" w:rsidRDefault="0014762F">
      <w:pPr>
        <w:rPr>
          <w:del w:id="30" w:author="Arthur Souza Rodrigues" w:date="2026-09-26T14:59:00Z" w16du:dateUtc="2026-09-26T18:59:00Z"/>
        </w:rPr>
      </w:pPr>
      <w:del w:id="31" w:author="Arthur Souza Rodrigues" w:date="2026-09-26T14:59:00Z" w16du:dateUtc="2026-09-26T18:59:00Z">
        <w:r>
          <w:delText>More sample text for section 2...</w:delText>
        </w:r>
      </w:del>
    </w:p>
    <w:p w14:paraId="6C61EFAC" w14:textId="77777777" w:rsidR="00B17693" w:rsidRDefault="0014762F">
      <w:pPr>
        <w:rPr>
          <w:del w:id="32" w:author="Arthur Souza Rodrigues" w:date="2026-09-26T14:59:00Z" w16du:dateUtc="2026-09-26T18:59:00Z"/>
        </w:rPr>
      </w:pPr>
      <w:del w:id="33" w:author="Arthur Souza Rodrigues" w:date="2026-09-26T14:59:00Z" w16du:dateUtc="2026-09-26T18:59:00Z">
        <w:r>
          <w:delText>More sample text for section 2...</w:delText>
        </w:r>
      </w:del>
    </w:p>
    <w:p w14:paraId="04349A11" w14:textId="77777777" w:rsidR="00B17693" w:rsidRDefault="0014762F">
      <w:pPr>
        <w:rPr>
          <w:del w:id="34" w:author="Arthur Souza Rodrigues" w:date="2026-09-26T14:59:00Z" w16du:dateUtc="2026-09-26T18:59:00Z"/>
        </w:rPr>
      </w:pPr>
      <w:del w:id="35" w:author="Arthur Souza Rodrigues" w:date="2026-09-26T14:59:00Z" w16du:dateUtc="2026-09-26T18:59:00Z">
        <w:r>
          <w:delText>More sample text for section 2...</w:delText>
        </w:r>
      </w:del>
    </w:p>
    <w:p w14:paraId="710725F6" w14:textId="77777777" w:rsidR="00B17693" w:rsidRDefault="0014762F">
      <w:pPr>
        <w:rPr>
          <w:del w:id="36" w:author="Arthur Souza Rodrigues" w:date="2026-09-26T14:59:00Z" w16du:dateUtc="2026-09-26T18:59:00Z"/>
        </w:rPr>
      </w:pPr>
      <w:del w:id="37" w:author="Arthur Souza Rodrigues" w:date="2026-09-26T14:59:00Z" w16du:dateUtc="2026-09-26T18:59:00Z">
        <w:r>
          <w:delText>More sample text for section 2...</w:delText>
        </w:r>
      </w:del>
    </w:p>
    <w:p w14:paraId="3A483984" w14:textId="77777777" w:rsidR="00B17693" w:rsidRDefault="0014762F">
      <w:pPr>
        <w:rPr>
          <w:del w:id="38" w:author="Arthur Souza Rodrigues" w:date="2026-09-26T14:59:00Z" w16du:dateUtc="2026-09-26T18:59:00Z"/>
        </w:rPr>
      </w:pPr>
      <w:del w:id="39" w:author="Arthur Souza Rodrigues" w:date="2026-09-26T14:59:00Z" w16du:dateUtc="2026-09-26T18:59:00Z">
        <w:r>
          <w:br w:type="page"/>
        </w:r>
      </w:del>
    </w:p>
    <w:p w14:paraId="7FD34D0C" w14:textId="77777777" w:rsidR="00B17693" w:rsidRDefault="00B17693">
      <w:pPr>
        <w:rPr>
          <w:del w:id="40" w:author="Arthur Souza Rodrigues" w:date="2026-09-26T14:59:00Z" w16du:dateUtc="2026-09-26T18:59:00Z"/>
        </w:r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pPr>
        <w:rPr>
          <w:del w:id="41" w:author="Arthur Souza Rodrigues" w:date="2026-09-26T14:59:00Z" w16du:dateUtc="2026-09-26T18:59:00Z"/>
        </w:rPr>
      </w:pPr>
      <w:del w:id="42" w:author="Arthur Souza Rodrigues" w:date="2026-09-26T14:59:00Z" w16du:dateUtc="2026-09-26T18:59:00Z">
        <w:r>
          <w:delText>More section 3 content...</w:delText>
        </w:r>
      </w:del>
    </w:p>
    <w:p w14:paraId="728ACB79" w14:textId="77777777" w:rsidR="00B17693" w:rsidRDefault="0014762F">
      <w:pPr>
        <w:rPr>
          <w:del w:id="43" w:author="Arthur Souza Rodrigues" w:date="2026-09-26T14:59:00Z" w16du:dateUtc="2026-09-26T18:59:00Z"/>
        </w:rPr>
      </w:pPr>
      <w:del w:id="44" w:author="Arthur Souza Rodrigues" w:date="2026-09-26T14:59:00Z" w16du:dateUtc="2026-09-26T18:59:00Z">
        <w:r>
          <w:delText>More section 3 content...</w:delText>
        </w:r>
      </w:del>
    </w:p>
    <w:p w14:paraId="51ACCB34" w14:textId="77777777" w:rsidR="00B17693" w:rsidRDefault="0014762F">
      <w:pPr>
        <w:rPr>
          <w:del w:id="45" w:author="Arthur Souza Rodrigues" w:date="2026-09-26T14:59:00Z" w16du:dateUtc="2026-09-26T18:59:00Z"/>
        </w:rPr>
      </w:pPr>
      <w:del w:id="46" w:author="Arthur Souza Rodrigues" w:date="2026-09-26T14:59:00Z" w16du:dateUtc="2026-09-26T18:59:00Z">
        <w:r>
          <w:delText>More section 3 content...</w:delText>
        </w:r>
      </w:del>
    </w:p>
    <w:p w14:paraId="6CFC7975" w14:textId="77777777" w:rsidR="00B17693" w:rsidRDefault="0014762F">
      <w:pPr>
        <w:rPr>
          <w:del w:id="47" w:author="Arthur Souza Rodrigues" w:date="2026-09-26T14:59:00Z" w16du:dateUtc="2026-09-26T18:59:00Z"/>
        </w:rPr>
      </w:pPr>
      <w:del w:id="48" w:author="Arthur Souza Rodrigues" w:date="2026-09-26T14:59:00Z" w16du:dateUtc="2026-09-26T18:59:00Z">
        <w:r>
          <w:delText>More section 3 content...</w:delText>
        </w:r>
      </w:del>
    </w:p>
    <w:p w14:paraId="2CCC691A" w14:textId="77777777" w:rsidR="00B17693" w:rsidRDefault="0014762F">
      <w:pPr>
        <w:spacing w:before="360" w:after="80" w:line="240" w:lineRule="auto"/>
        <w:pPrChange w:id="49" w:author="Arthur Souza Rodrigues" w:date="2026-09-26T14:59:00Z" w16du:dateUtc="2026-09-26T18:59:00Z">
          <w:pPr/>
        </w:pPrChange>
      </w:pPr>
      <w:del w:id="50" w:author="Arthur Souza Rodrigues" w:date="2026-09-26T14:59:00Z" w16du:dateUtc="2026-09-26T18:59:00Z">
        <w:r>
          <w:delText>More section 3 content...</w:delText>
        </w:r>
      </w:del>
    </w:p>
    <w:sectPr w:rsidR="00B17693">
      <w:pgSz w:w="12240" w:h="15840"/>
      <w:pgMar w:top="1440" w:right="1440" w:bottom="1440" w:left="1440" w:header="720" w:footer="720" w:gutter="0"/>
      <w:cols w:space="720"/>
      <w:docGrid w:linePitch="0"/>
      <w:sectPrChange w:id="51" w:author="Arthur Souza Rodrigues" w:date="2026-09-26T14:59:00Z" w16du:dateUtc="2026-09-26T18:59:00Z">
        <w:sectPr w:rsidR="00B17693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24A2D5" w14:textId="77777777" w:rsidR="004F30B6" w:rsidRDefault="004F30B6">
      <w:pPr>
        <w:spacing w:after="0" w:line="240" w:lineRule="auto"/>
      </w:pPr>
      <w:r>
        <w:separator/>
      </w:r>
    </w:p>
  </w:endnote>
  <w:endnote w:type="continuationSeparator" w:id="0">
    <w:p w14:paraId="409980F2" w14:textId="77777777" w:rsidR="004F30B6" w:rsidRDefault="004F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pPrChange w:id="26" w:author="Arthur Souza Rodrigues" w:date="2026-09-26T14:59:00Z" w16du:dateUtc="2026-09-26T18:59:00Z">
        <w:pPr>
          <w:pStyle w:val="Footer"/>
          <w:jc w:val="center"/>
        </w:pPr>
      </w:pPrChange>
    </w:pPr>
    <w:del w:id="27" w:author="Arthur Souza Rodrigues" w:date="2026-09-26T14:59:00Z" w16du:dateUtc="2026-09-26T18:59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4C3346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4C3346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4C3346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9B78D5" w14:textId="77777777" w:rsidR="004F30B6" w:rsidRDefault="004F30B6">
      <w:pPr>
        <w:spacing w:after="0" w:line="240" w:lineRule="auto"/>
      </w:pPr>
      <w:r>
        <w:separator/>
      </w:r>
    </w:p>
  </w:footnote>
  <w:footnote w:type="continuationSeparator" w:id="0">
    <w:p w14:paraId="4A1432EA" w14:textId="77777777" w:rsidR="004F30B6" w:rsidRDefault="004F3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9E420" w14:textId="77777777" w:rsidR="0006718B" w:rsidRDefault="0006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8B"/>
    <w:rsid w:val="00131B31"/>
    <w:rsid w:val="0014762F"/>
    <w:rsid w:val="0015074B"/>
    <w:rsid w:val="001B4F23"/>
    <w:rsid w:val="0029639D"/>
    <w:rsid w:val="002F5B90"/>
    <w:rsid w:val="00326F90"/>
    <w:rsid w:val="004C3346"/>
    <w:rsid w:val="004F30B6"/>
    <w:rsid w:val="00AA1D8D"/>
    <w:rsid w:val="00B17693"/>
    <w:rsid w:val="00B47730"/>
    <w:rsid w:val="00C6726A"/>
    <w:rsid w:val="00CB0664"/>
    <w:rsid w:val="00D231B2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AF81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2026-09-26T18:59:00Z</dcterms:modified>
  <cp:category/>
</cp:coreProperties>
</file>