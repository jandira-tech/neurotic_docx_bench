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7A7443" w14:textId="77777777" w:rsidR="007D1FD3" w:rsidRDefault="005F5DE3">
      <w:ins w:id="0" w:author="Comparison" w:date="2026-09-26T14:46:00Z" w16du:dateUtc="2026-09-26T18:46:00Z">
        <w:r>
          <w:rPr>
            <w:rFonts w:ascii="Verdana, Geneva, sans-serif" w:hAnsi="Verdana, Geneva, sans-serif" w:cs="Verdana, Geneva, sans-serif"/>
            <w:b/>
            <w:bCs/>
            <w:sz w:val="32"/>
            <w:szCs w:val="32"/>
          </w:rPr>
          <w:t>Verdana Bold Large Font</w:t>
        </w:r>
      </w:ins>
      <w:del w:id="1" w:author="Comparison" w:date="2026-09-26T14:46:00Z" w16du:dateUtc="2026-09-26T18:46:00Z">
        <w:r>
          <w:rPr>
            <w:u w:val="single"/>
          </w:rPr>
          <w:delText>Underline Text Formatting</w:delText>
        </w:r>
      </w:del>
      <w:r>
        <w:rPr>
          <w:rFonts w:ascii="Verdana, Geneva, sans-serif" w:hAnsi="Verdana, Geneva, sans-serif"/>
          <w:b/>
          <w:sz w:val="32"/>
          <w:rPrChange w:id="2" w:author="Comparison" w:date="2026-09-26T14:46:00Z" w16du:dateUtc="2026-09-26T18:46:00Z">
            <w:rPr>
              <w:u w:val="single"/>
            </w:rPr>
          </w:rPrChange>
        </w:rPr>
        <w:t xml:space="preserve"> Demo</w:t>
      </w:r>
    </w:p>
    <w:p w14:paraId="3DF41AB1" w14:textId="77777777" w:rsidR="007D1FD3" w:rsidRDefault="005F5DE3">
      <w:r>
        <w:rPr>
          <w:rFonts w:ascii="Verdana, Geneva, sans-serif" w:hAnsi="Verdana, Geneva, sans-serif"/>
          <w:b/>
          <w:sz w:val="32"/>
          <w:rPrChange w:id="3" w:author="Comparison" w:date="2026-09-26T14:46:00Z" w16du:dateUtc="2026-09-26T18:46:00Z">
            <w:rPr>
              <w:u w:val="single"/>
            </w:rPr>
          </w:rPrChange>
        </w:rPr>
        <w:t xml:space="preserve">This document </w:t>
      </w:r>
      <w:ins w:id="4" w:author="Comparison" w:date="2026-09-26T14:46:00Z" w16du:dateUtc="2026-09-26T18:46:00Z">
        <w:r>
          <w:rPr>
            <w:rFonts w:ascii="Verdana, Geneva, sans-serif" w:hAnsi="Verdana, Geneva, sans-serif" w:cs="Verdana, Geneva, sans-serif"/>
            <w:b/>
            <w:bCs/>
            <w:sz w:val="32"/>
            <w:szCs w:val="32"/>
          </w:rPr>
          <w:t>shows Verdana font at size 16 with bold</w:t>
        </w:r>
      </w:ins>
      <w:del w:id="5" w:author="Comparison" w:date="2026-09-26T14:46:00Z" w16du:dateUtc="2026-09-26T18:46:00Z">
        <w:r>
          <w:rPr>
            <w:u w:val="single"/>
          </w:rPr>
          <w:delText>demonstrates underline</w:delText>
        </w:r>
      </w:del>
      <w:r>
        <w:rPr>
          <w:rFonts w:ascii="Verdana, Geneva, sans-serif" w:hAnsi="Verdana, Geneva, sans-serif"/>
          <w:b/>
          <w:sz w:val="32"/>
          <w:rPrChange w:id="6" w:author="Comparison" w:date="2026-09-26T14:46:00Z" w16du:dateUtc="2026-09-26T18:46:00Z">
            <w:rPr>
              <w:u w:val="single"/>
            </w:rPr>
          </w:rPrChange>
        </w:rPr>
        <w:t xml:space="preserve"> formatting.</w:t>
      </w:r>
    </w:p>
    <w:p w14:paraId="6A0392D8" w14:textId="77777777" w:rsidR="007D1FD3" w:rsidRDefault="005F5DE3">
      <w:ins w:id="7" w:author="Comparison" w:date="2026-09-26T14:46:00Z" w16du:dateUtc="2026-09-26T18:46:00Z">
        <w:r>
          <w:rPr>
            <w:rFonts w:ascii="Verdana, Geneva, sans-serif" w:hAnsi="Verdana, Geneva, sans-serif" w:cs="Verdana, Geneva, sans-serif"/>
            <w:b/>
            <w:bCs/>
            <w:sz w:val="32"/>
            <w:szCs w:val="32"/>
          </w:rPr>
          <w:t>Verdana bold at 16pt is highly readable for presentations.</w:t>
        </w:r>
      </w:ins>
      <w:del w:id="8" w:author="Comparison" w:date="2026-09-26T14:46:00Z" w16du:dateUtc="2026-09-26T18:46:00Z">
        <w:r>
          <w:rPr>
            <w:u w:val="single"/>
          </w:rPr>
          <w:delText>This text is underlined.</w:delText>
        </w:r>
      </w:del>
    </w:p>
    <w:sectPr w:rsidR="007D1FD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, Geneva, sans-serif">
    <w:altName w:val="Verdana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1FD3"/>
    <w:rsid w:val="005017B3"/>
    <w:rsid w:val="005842C0"/>
    <w:rsid w:val="005F5DE3"/>
    <w:rsid w:val="007A2A7C"/>
    <w:rsid w:val="007D1FD3"/>
    <w:rsid w:val="00A81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2026-05-14T16:44:00Z</dcterms:created>
  <dcterms:modified xsi:type="dcterms:W3CDTF">2026-09-26T18:46:00Z</dcterms:modified>
</cp:coreProperties>
</file>