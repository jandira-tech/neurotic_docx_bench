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9B14A" w14:textId="77777777" w:rsidR="0028773F" w:rsidRDefault="008D37F3">
      <w:r>
        <w:rPr>
          <w:rFonts w:ascii="Arial" w:hAnsi="Arial"/>
          <w:b/>
          <w:sz w:val="52"/>
          <w:rPrChange w:id="0" w:author="Author" w:date="2026-06-29T11:28:00Z" w16du:dateUtc="2026-06-29T15:28:00Z">
            <w:rPr>
              <w:i/>
              <w:iCs/>
              <w:color w:val="C00000"/>
            </w:rPr>
          </w:rPrChange>
        </w:rPr>
        <w:t xml:space="preserve">Track Changes Suggesting </w:t>
      </w:r>
      <w:ins w:id="1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t>Title Bold Center</w:t>
        </w:r>
      </w:ins>
      <w:del w:id="2" w:author="Author" w:date="2026-06-29T11:28:00Z" w16du:dateUtc="2026-06-29T15:28:00Z">
        <w:r>
          <w:rPr>
            <w:i/>
            <w:iCs/>
            <w:color w:val="C00000"/>
          </w:rPr>
          <w:delText>Italic Red</w:delText>
        </w:r>
      </w:del>
      <w:r>
        <w:rPr>
          <w:rFonts w:ascii="Arial" w:hAnsi="Arial"/>
          <w:b/>
          <w:sz w:val="52"/>
          <w:rPrChange w:id="3" w:author="Author" w:date="2026-06-29T11:28:00Z" w16du:dateUtc="2026-06-29T15:28:00Z">
            <w:rPr>
              <w:i/>
              <w:iCs/>
              <w:color w:val="C00000"/>
            </w:rPr>
          </w:rPrChange>
        </w:rPr>
        <w:t xml:space="preserve"> Demo</w:t>
      </w:r>
    </w:p>
    <w:p w14:paraId="5753091F" w14:textId="77777777" w:rsidR="0028773F" w:rsidRDefault="008D37F3">
      <w:pPr>
        <w:spacing w:line="240" w:lineRule="auto"/>
        <w:pPrChange w:id="4" w:author="Author" w:date="2026-06-29T11:28:00Z" w16du:dateUtc="2026-06-29T15:28:00Z">
          <w:pPr/>
        </w:pPrChange>
      </w:pPr>
      <w:r>
        <w:rPr>
          <w:rFonts w:ascii="Arial" w:hAnsi="Arial"/>
          <w:b/>
          <w:sz w:val="52"/>
          <w:rPrChange w:id="5" w:author="Author" w:date="2026-06-29T11:28:00Z" w16du:dateUtc="2026-06-29T15:28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ins w:id="6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t>Title style, center alignment,</w:t>
        </w:r>
      </w:ins>
      <w:del w:id="7" w:author="Author" w:date="2026-06-29T11:28:00Z" w16du:dateUtc="2026-06-29T15:28:00Z">
        <w:r>
          <w:rPr>
            <w:i/>
            <w:iCs/>
            <w:color w:val="C00000"/>
          </w:rPr>
          <w:delText>italic</w:delText>
        </w:r>
      </w:del>
      <w:r>
        <w:rPr>
          <w:rFonts w:ascii="Arial" w:hAnsi="Arial"/>
          <w:b/>
          <w:sz w:val="52"/>
          <w:rPrChange w:id="8" w:author="Author" w:date="2026-06-29T11:28:00Z" w16du:dateUtc="2026-06-29T15:28:00Z">
            <w:rPr>
              <w:i/>
              <w:iCs/>
              <w:color w:val="C00000"/>
            </w:rPr>
          </w:rPrChange>
        </w:rPr>
        <w:t xml:space="preserve"> and </w:t>
      </w:r>
      <w:ins w:id="9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t>bold</w:t>
        </w:r>
      </w:ins>
      <w:del w:id="10" w:author="Author" w:date="2026-06-29T11:28:00Z" w16du:dateUtc="2026-06-29T15:28:00Z">
        <w:r>
          <w:rPr>
            <w:i/>
            <w:iCs/>
            <w:color w:val="C00000"/>
          </w:rPr>
          <w:delText>red color</w:delText>
        </w:r>
      </w:del>
      <w:r>
        <w:rPr>
          <w:rFonts w:ascii="Arial" w:hAnsi="Arial"/>
          <w:b/>
          <w:sz w:val="52"/>
          <w:rPrChange w:id="11" w:author="Author" w:date="2026-06-29T11:28:00Z" w16du:dateUtc="2026-06-29T15:28:00Z">
            <w:rPr>
              <w:i/>
              <w:iCs/>
              <w:color w:val="C00000"/>
            </w:rPr>
          </w:rPrChange>
        </w:rPr>
        <w:t>.</w:t>
      </w:r>
    </w:p>
    <w:p w14:paraId="2791CEAB" w14:textId="77777777" w:rsidR="0028773F" w:rsidRDefault="008D37F3">
      <w:pPr>
        <w:spacing w:line="240" w:lineRule="auto"/>
        <w:pPrChange w:id="12" w:author="Author" w:date="2026-06-29T11:28:00Z" w16du:dateUtc="2026-06-29T15:28:00Z">
          <w:pPr/>
        </w:pPrChange>
      </w:pPr>
      <w:ins w:id="13" w:author="Author" w:date="2026-06-29T11:28:00Z" w16du:dateUtc="2026-06-29T15:28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4" w:author="Author" w:date="2026-06-29T11:28:00Z" w16du:dateUtc="2026-06-29T15:28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2877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73F"/>
    <w:rsid w:val="0028773F"/>
    <w:rsid w:val="007F6CB4"/>
    <w:rsid w:val="008D37F3"/>
    <w:rsid w:val="00B1311B"/>
    <w:rsid w:val="00BB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CADA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2026-06-29T15:28:00Z</dcterms:modified>
</cp:coreProperties>
</file>