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71189" w14:textId="284F5551" w:rsidR="00DE0A42" w:rsidRDefault="00EB711B" w:rsidP="00EB711B">
      <w:pPr>
        <w:pStyle w:val="Heading1"/>
        <w:rPr>
          <w:ins w:id="0" w:author="Caio Pizzol" w:date="2026-08-03T22:17:00Z" w16du:dateUtc="2026-08-04T02:17:00Z"/>
        </w:rPr>
      </w:pPr>
      <w:ins w:id="1" w:author="Caio Pizzol" w:date="2026-08-03T22:17:00Z" w16du:dateUtc="2026-08-04T02:17:00Z">
        <w:r>
          <w:t>SD-2343 Table Border Widths Regression</w:t>
        </w:r>
      </w:ins>
    </w:p>
    <w:p w14:paraId="493CE579" w14:textId="403C32DE" w:rsidR="00EB711B" w:rsidRDefault="00EB711B" w:rsidP="00EB711B">
      <w:pPr>
        <w:rPr>
          <w:ins w:id="2" w:author="Caio Pizzol" w:date="2026-08-03T22:17:00Z" w16du:dateUtc="2026-08-04T02:17:00Z"/>
        </w:rPr>
      </w:pPr>
      <w:ins w:id="3" w:author="Caio Pizzol" w:date="2026-08-03T22:17:00Z" w16du:dateUtc="2026-08-04T02:17:00Z">
        <w:r>
          <w:t>Each table uses a uniform border at a different size. Verifies eighth-points→px conversion runs exactly once.</w:t>
        </w:r>
      </w:ins>
    </w:p>
    <w:p w14:paraId="7EA1D630" w14:textId="21A2DC03" w:rsidR="00EB711B" w:rsidRDefault="00EB711B" w:rsidP="00EB711B">
      <w:pPr>
        <w:rPr>
          <w:ins w:id="4" w:author="Caio Pizzol" w:date="2026-08-03T22:17:00Z" w16du:dateUtc="2026-08-04T02:17:00Z"/>
        </w:rPr>
      </w:pPr>
      <w:ins w:id="5" w:author="Caio Pizzol" w:date="2026-08-03T22:17:00Z" w16du:dateUtc="2026-08-04T02:17:00Z">
        <w:r>
          <w:t>Thin: 0.5pt = sz=4 = ~0.67px</w:t>
        </w:r>
      </w:ins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234B382A" w14:textId="77777777" w:rsidTr="00EB711B">
        <w:trPr>
          <w:ins w:id="6" w:author="Caio Pizzol" w:date="2026-08-03T22:17:00Z" w16du:dateUtc="2026-08-04T02:17:00Z"/>
        </w:trPr>
        <w:tc>
          <w:tcPr>
            <w:tcW w:w="4680" w:type="dxa"/>
          </w:tcPr>
          <w:p w14:paraId="1CA09DB7" w14:textId="594F01EF" w:rsidR="00EB711B" w:rsidRDefault="00EB711B" w:rsidP="00EB711B">
            <w:pPr>
              <w:rPr>
                <w:ins w:id="7" w:author="Caio Pizzol" w:date="2026-08-03T22:17:00Z" w16du:dateUtc="2026-08-04T02:17:00Z"/>
              </w:rPr>
            </w:pPr>
            <w:ins w:id="8" w:author="Caio Pizzol" w:date="2026-08-03T22:17:00Z" w16du:dateUtc="2026-08-04T02:17:00Z">
              <w:r>
                <w:t>A1</w:t>
              </w:r>
            </w:ins>
          </w:p>
        </w:tc>
        <w:tc>
          <w:tcPr>
            <w:tcW w:w="4680" w:type="dxa"/>
          </w:tcPr>
          <w:p w14:paraId="58CF49B3" w14:textId="470A1BAB" w:rsidR="00EB711B" w:rsidRDefault="00EB711B" w:rsidP="00EB711B">
            <w:pPr>
              <w:rPr>
                <w:ins w:id="9" w:author="Caio Pizzol" w:date="2026-08-03T22:17:00Z" w16du:dateUtc="2026-08-04T02:17:00Z"/>
              </w:rPr>
            </w:pPr>
            <w:ins w:id="10" w:author="Caio Pizzol" w:date="2026-08-03T22:17:00Z" w16du:dateUtc="2026-08-04T02:17:00Z">
              <w:r>
                <w:t>B1</w:t>
              </w:r>
            </w:ins>
          </w:p>
        </w:tc>
      </w:tr>
    </w:tbl>
    <w:p w14:paraId="13FE5117" w14:textId="1E799ED2" w:rsidR="00EB711B" w:rsidRDefault="00EB711B" w:rsidP="00EB711B">
      <w:pPr>
        <w:rPr>
          <w:ins w:id="11" w:author="Caio Pizzol" w:date="2026-08-03T22:17:00Z" w16du:dateUtc="2026-08-04T02:17:00Z"/>
        </w:rPr>
      </w:pPr>
      <w:ins w:id="12" w:author="Caio Pizzol" w:date="2026-08-03T22:17:00Z" w16du:dateUtc="2026-08-04T02:17:00Z">
        <w:r>
          <w:br w:type="page"/>
        </w:r>
        <w:r>
          <w:lastRenderedPageBreak/>
          <w:t>Default: 1pt = sz=8 = ~1.33px</w:t>
        </w:r>
      </w:ins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3DCB719E" w14:textId="77777777" w:rsidTr="00EB711B">
        <w:trPr>
          <w:ins w:id="13" w:author="Caio Pizzol" w:date="2026-08-03T22:17:00Z" w16du:dateUtc="2026-08-04T02:17:00Z"/>
        </w:trPr>
        <w:tc>
          <w:tcPr>
            <w:tcW w:w="4680" w:type="dxa"/>
          </w:tcPr>
          <w:p w14:paraId="7D6D214C" w14:textId="5CB0CCCA" w:rsidR="00EB711B" w:rsidRDefault="00EB711B" w:rsidP="00EB711B">
            <w:pPr>
              <w:rPr>
                <w:ins w:id="14" w:author="Caio Pizzol" w:date="2026-08-03T22:17:00Z" w16du:dateUtc="2026-08-04T02:17:00Z"/>
              </w:rPr>
            </w:pPr>
            <w:ins w:id="15" w:author="Caio Pizzol" w:date="2026-08-03T22:17:00Z" w16du:dateUtc="2026-08-04T02:17:00Z">
              <w:r>
                <w:t>A1</w:t>
              </w:r>
            </w:ins>
          </w:p>
        </w:tc>
        <w:tc>
          <w:tcPr>
            <w:tcW w:w="4680" w:type="dxa"/>
          </w:tcPr>
          <w:p w14:paraId="5EA367A1" w14:textId="05AD506E" w:rsidR="00EB711B" w:rsidRDefault="00EB711B" w:rsidP="00EB711B">
            <w:pPr>
              <w:rPr>
                <w:ins w:id="16" w:author="Caio Pizzol" w:date="2026-08-03T22:17:00Z" w16du:dateUtc="2026-08-04T02:17:00Z"/>
              </w:rPr>
            </w:pPr>
            <w:ins w:id="17" w:author="Caio Pizzol" w:date="2026-08-03T22:17:00Z" w16du:dateUtc="2026-08-04T02:17:00Z">
              <w:r>
                <w:t>B1</w:t>
              </w:r>
            </w:ins>
          </w:p>
        </w:tc>
      </w:tr>
    </w:tbl>
    <w:p w14:paraId="3A698C86" w14:textId="7E40C951" w:rsidR="00EB711B" w:rsidRDefault="00EB711B" w:rsidP="00EB711B">
      <w:pPr>
        <w:rPr>
          <w:ins w:id="18" w:author="Caio Pizzol" w:date="2026-08-03T22:17:00Z" w16du:dateUtc="2026-08-04T02:17:00Z"/>
        </w:rPr>
      </w:pPr>
      <w:ins w:id="19" w:author="Caio Pizzol" w:date="2026-08-03T22:17:00Z" w16du:dateUtc="2026-08-04T02:17:00Z">
        <w:r>
          <w:br w:type="page"/>
          <w:t>Medium: 3pt = sz=24 = 4px</w:t>
        </w:r>
      </w:ins>
    </w:p>
    <w:tbl>
      <w:tblPr>
        <w:tblW w:w="936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23118C5C" w14:textId="77777777" w:rsidTr="00EB711B">
        <w:trPr>
          <w:ins w:id="20" w:author="Caio Pizzol" w:date="2026-08-03T22:17:00Z" w16du:dateUtc="2026-08-04T02:17:00Z"/>
        </w:trPr>
        <w:tc>
          <w:tcPr>
            <w:tcW w:w="4680" w:type="dxa"/>
          </w:tcPr>
          <w:p w14:paraId="3FAB9009" w14:textId="49902B73" w:rsidR="00EB711B" w:rsidRDefault="00EB711B" w:rsidP="00EB711B">
            <w:pPr>
              <w:rPr>
                <w:ins w:id="21" w:author="Caio Pizzol" w:date="2026-08-03T22:17:00Z" w16du:dateUtc="2026-08-04T02:17:00Z"/>
              </w:rPr>
            </w:pPr>
            <w:ins w:id="22" w:author="Caio Pizzol" w:date="2026-08-03T22:17:00Z" w16du:dateUtc="2026-08-04T02:17:00Z">
              <w:r>
                <w:t>A1</w:t>
              </w:r>
            </w:ins>
          </w:p>
        </w:tc>
        <w:tc>
          <w:tcPr>
            <w:tcW w:w="4680" w:type="dxa"/>
          </w:tcPr>
          <w:p w14:paraId="33C18B80" w14:textId="3ADFA748" w:rsidR="00EB711B" w:rsidRDefault="00EB711B" w:rsidP="00EB711B">
            <w:pPr>
              <w:rPr>
                <w:ins w:id="23" w:author="Caio Pizzol" w:date="2026-08-03T22:17:00Z" w16du:dateUtc="2026-08-04T02:17:00Z"/>
              </w:rPr>
            </w:pPr>
            <w:ins w:id="24" w:author="Caio Pizzol" w:date="2026-08-03T22:17:00Z" w16du:dateUtc="2026-08-04T02:17:00Z">
              <w:r>
                <w:t>B1</w:t>
              </w:r>
            </w:ins>
          </w:p>
        </w:tc>
      </w:tr>
    </w:tbl>
    <w:p w14:paraId="5814702E" w14:textId="2320840E" w:rsidR="00EB711B" w:rsidRDefault="00EB711B" w:rsidP="00EB711B">
      <w:pPr>
        <w:rPr>
          <w:ins w:id="25" w:author="Caio Pizzol" w:date="2026-08-03T22:17:00Z" w16du:dateUtc="2026-08-04T02:17:00Z"/>
        </w:rPr>
      </w:pPr>
      <w:ins w:id="26" w:author="Caio Pizzol" w:date="2026-08-03T22:17:00Z" w16du:dateUtc="2026-08-04T02:17:00Z">
        <w:r>
          <w:br w:type="page"/>
          <w:t>Thick: 6pt = sz=48 = 8px</w:t>
        </w:r>
      </w:ins>
    </w:p>
    <w:tbl>
      <w:tblPr>
        <w:tblW w:w="0" w:type="auto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3FC99EE7" w14:textId="77777777" w:rsidTr="00EB711B">
        <w:trPr>
          <w:ins w:id="27" w:author="Caio Pizzol" w:date="2026-08-03T22:17:00Z" w16du:dateUtc="2026-08-04T02:17:00Z"/>
        </w:trPr>
        <w:tc>
          <w:tcPr>
            <w:tcW w:w="4680" w:type="dxa"/>
          </w:tcPr>
          <w:p w14:paraId="4F0CDBB0" w14:textId="1CE65ECA" w:rsidR="00EB711B" w:rsidRDefault="00EB711B" w:rsidP="00EB711B">
            <w:pPr>
              <w:rPr>
                <w:ins w:id="28" w:author="Caio Pizzol" w:date="2026-08-03T22:17:00Z" w16du:dateUtc="2026-08-04T02:17:00Z"/>
              </w:rPr>
            </w:pPr>
            <w:ins w:id="29" w:author="Caio Pizzol" w:date="2026-08-03T22:17:00Z" w16du:dateUtc="2026-08-04T02:17:00Z">
              <w:r>
                <w:t>A1</w:t>
              </w:r>
            </w:ins>
          </w:p>
        </w:tc>
        <w:tc>
          <w:tcPr>
            <w:tcW w:w="4680" w:type="dxa"/>
          </w:tcPr>
          <w:p w14:paraId="3B54D058" w14:textId="4CCF235B" w:rsidR="00EB711B" w:rsidRDefault="00EB711B" w:rsidP="00EB711B">
            <w:pPr>
              <w:rPr>
                <w:ins w:id="30" w:author="Caio Pizzol" w:date="2026-08-03T22:17:00Z" w16du:dateUtc="2026-08-04T02:17:00Z"/>
              </w:rPr>
            </w:pPr>
            <w:ins w:id="31" w:author="Caio Pizzol" w:date="2026-08-03T22:17:00Z" w16du:dateUtc="2026-08-04T02:17:00Z">
              <w:r>
                <w:t>B1</w:t>
              </w:r>
            </w:ins>
          </w:p>
        </w:tc>
      </w:tr>
      <w:tr w:rsidR="00EB711B" w14:paraId="6F29426E" w14:textId="77777777" w:rsidTr="00EB711B">
        <w:trPr>
          <w:ins w:id="32" w:author="Caio Pizzol" w:date="2026-08-03T22:17:00Z" w16du:dateUtc="2026-08-04T02:17:00Z"/>
        </w:trPr>
        <w:tc>
          <w:tcPr>
            <w:tcW w:w="4680" w:type="dxa"/>
          </w:tcPr>
          <w:p w14:paraId="22097E73" w14:textId="77777777" w:rsidR="00EB711B" w:rsidRDefault="00EB711B" w:rsidP="00EB711B">
            <w:pPr>
              <w:rPr>
                <w:ins w:id="33" w:author="Caio Pizzol" w:date="2026-08-03T22:17:00Z" w16du:dateUtc="2026-08-04T02:17:00Z"/>
              </w:rPr>
            </w:pPr>
          </w:p>
          <w:p w14:paraId="34E1E314" w14:textId="2B8B8211" w:rsidR="00EB711B" w:rsidRDefault="00EB711B" w:rsidP="00EB711B">
            <w:pPr>
              <w:rPr>
                <w:ins w:id="34" w:author="Caio Pizzol" w:date="2026-08-03T22:17:00Z" w16du:dateUtc="2026-08-04T02:17:00Z"/>
              </w:rPr>
            </w:pPr>
            <w:ins w:id="35" w:author="Caio Pizzol" w:date="2026-08-03T22:17:00Z" w16du:dateUtc="2026-08-04T02:17:00Z">
              <w:r>
                <w:t>A2</w:t>
              </w:r>
            </w:ins>
          </w:p>
        </w:tc>
        <w:tc>
          <w:tcPr>
            <w:tcW w:w="4680" w:type="dxa"/>
          </w:tcPr>
          <w:p w14:paraId="58D143F7" w14:textId="38E1050C" w:rsidR="00EB711B" w:rsidRDefault="00EB711B" w:rsidP="00EB711B">
            <w:pPr>
              <w:rPr>
                <w:ins w:id="36" w:author="Caio Pizzol" w:date="2026-08-03T22:17:00Z" w16du:dateUtc="2026-08-04T02:17:00Z"/>
              </w:rPr>
            </w:pPr>
            <w:ins w:id="37" w:author="Caio Pizzol" w:date="2026-08-03T22:17:00Z" w16du:dateUtc="2026-08-04T02:17:00Z">
              <w:r>
                <w:t>B2</w:t>
              </w:r>
            </w:ins>
          </w:p>
        </w:tc>
      </w:tr>
    </w:tbl>
    <w:p w14:paraId="390D2934" w14:textId="77777777" w:rsidR="00EB711B" w:rsidRDefault="00EB711B" w:rsidP="00EB711B">
      <w:pPr>
        <w:rPr>
          <w:ins w:id="38" w:author="Caio Pizzol" w:date="2026-08-03T22:17:00Z" w16du:dateUtc="2026-08-04T02:17:00Z"/>
        </w:rPr>
      </w:pPr>
    </w:p>
    <w:tbl>
      <w:tblPr>
        <w:tblW w:w="0" w:type="auto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34EED5E3" w14:textId="77777777" w:rsidTr="00EB711B">
        <w:trPr>
          <w:ins w:id="39" w:author="Caio Pizzol" w:date="2026-08-03T22:17:00Z" w16du:dateUtc="2026-08-04T02:17:00Z"/>
        </w:trPr>
        <w:tc>
          <w:tcPr>
            <w:tcW w:w="4680" w:type="dxa"/>
          </w:tcPr>
          <w:p w14:paraId="498C9602" w14:textId="3163ADEF" w:rsidR="00EB711B" w:rsidRDefault="00EB711B" w:rsidP="00EB711B">
            <w:pPr>
              <w:rPr>
                <w:ins w:id="40" w:author="Caio Pizzol" w:date="2026-08-03T22:17:00Z" w16du:dateUtc="2026-08-04T02:17:00Z"/>
              </w:rPr>
            </w:pPr>
          </w:p>
          <w:p w14:paraId="73427D9C" w14:textId="3CD16E98" w:rsidR="00EB711B" w:rsidRDefault="00EB711B" w:rsidP="00EB711B">
            <w:pPr>
              <w:rPr>
                <w:ins w:id="41" w:author="Caio Pizzol" w:date="2026-08-03T22:17:00Z" w16du:dateUtc="2026-08-04T02:17:00Z"/>
              </w:rPr>
            </w:pPr>
            <w:ins w:id="42" w:author="Caio Pizzol" w:date="2026-08-03T22:17:00Z" w16du:dateUtc="2026-08-04T02:17:00Z">
              <w:r>
                <w:t>A2</w:t>
              </w:r>
            </w:ins>
          </w:p>
        </w:tc>
        <w:tc>
          <w:tcPr>
            <w:tcW w:w="4680" w:type="dxa"/>
          </w:tcPr>
          <w:p w14:paraId="58D9C1DB" w14:textId="62BE6264" w:rsidR="00EB711B" w:rsidRDefault="00EB711B" w:rsidP="00EB711B">
            <w:pPr>
              <w:rPr>
                <w:ins w:id="43" w:author="Caio Pizzol" w:date="2026-08-03T22:17:00Z" w16du:dateUtc="2026-08-04T02:17:00Z"/>
              </w:rPr>
            </w:pPr>
            <w:ins w:id="44" w:author="Caio Pizzol" w:date="2026-08-03T22:17:00Z" w16du:dateUtc="2026-08-04T02:17:00Z">
              <w:r>
                <w:t>B2</w:t>
              </w:r>
            </w:ins>
          </w:p>
        </w:tc>
      </w:tr>
    </w:tbl>
    <w:p w14:paraId="1A0C2234" w14:textId="77777777" w:rsidR="00EB711B" w:rsidRDefault="00EB711B" w:rsidP="00EB711B">
      <w:pPr>
        <w:rPr>
          <w:ins w:id="45" w:author="Caio Pizzol" w:date="2026-08-03T22:17:00Z" w16du:dateUtc="2026-08-04T02:17:00Z"/>
        </w:rPr>
      </w:pP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036F3780" w14:textId="77777777" w:rsidTr="00EB711B">
        <w:trPr>
          <w:ins w:id="46" w:author="Caio Pizzol" w:date="2026-08-03T22:17:00Z" w16du:dateUtc="2026-08-04T02:17:00Z"/>
        </w:trPr>
        <w:tc>
          <w:tcPr>
            <w:tcW w:w="4680" w:type="dxa"/>
          </w:tcPr>
          <w:p w14:paraId="2503ACA9" w14:textId="19039B4D" w:rsidR="00EB711B" w:rsidRDefault="00EB711B" w:rsidP="00EB711B">
            <w:pPr>
              <w:rPr>
                <w:ins w:id="47" w:author="Caio Pizzol" w:date="2026-08-03T22:17:00Z" w16du:dateUtc="2026-08-04T02:17:00Z"/>
              </w:rPr>
            </w:pPr>
          </w:p>
          <w:p w14:paraId="40D283FA" w14:textId="6A2B9518" w:rsidR="00EB711B" w:rsidRDefault="00EB711B" w:rsidP="00EB711B">
            <w:pPr>
              <w:rPr>
                <w:ins w:id="48" w:author="Caio Pizzol" w:date="2026-08-03T22:17:00Z" w16du:dateUtc="2026-08-04T02:17:00Z"/>
              </w:rPr>
            </w:pPr>
            <w:ins w:id="49" w:author="Caio Pizzol" w:date="2026-08-03T22:17:00Z" w16du:dateUtc="2026-08-04T02:17:00Z">
              <w:r>
                <w:t>A2</w:t>
              </w:r>
            </w:ins>
          </w:p>
        </w:tc>
        <w:tc>
          <w:tcPr>
            <w:tcW w:w="4680" w:type="dxa"/>
          </w:tcPr>
          <w:p w14:paraId="671DF5E5" w14:textId="63EF30AF" w:rsidR="00EB711B" w:rsidRDefault="00EB711B" w:rsidP="00EB711B">
            <w:pPr>
              <w:rPr>
                <w:ins w:id="50" w:author="Caio Pizzol" w:date="2026-08-03T22:17:00Z" w16du:dateUtc="2026-08-04T02:17:00Z"/>
              </w:rPr>
            </w:pPr>
            <w:ins w:id="51" w:author="Caio Pizzol" w:date="2026-08-03T22:17:00Z" w16du:dateUtc="2026-08-04T02:17:00Z">
              <w:r>
                <w:t>B2</w:t>
              </w:r>
            </w:ins>
          </w:p>
        </w:tc>
      </w:tr>
    </w:tbl>
    <w:p w14:paraId="269D459F" w14:textId="77777777" w:rsidR="00EB711B" w:rsidRDefault="00EB711B" w:rsidP="00EB711B">
      <w:pPr>
        <w:rPr>
          <w:ins w:id="52" w:author="Caio Pizzol" w:date="2026-08-03T22:17:00Z" w16du:dateUtc="2026-08-04T02:17:00Z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5C9EF5F8" w14:textId="77777777" w:rsidTr="00EB711B">
        <w:trPr>
          <w:ins w:id="53" w:author="Caio Pizzol" w:date="2026-08-03T22:17:00Z" w16du:dateUtc="2026-08-04T02:17:00Z"/>
        </w:trPr>
        <w:tc>
          <w:tcPr>
            <w:tcW w:w="4680" w:type="dxa"/>
          </w:tcPr>
          <w:p w14:paraId="4C9A9602" w14:textId="6179AD68" w:rsidR="00EB711B" w:rsidRDefault="00EB711B" w:rsidP="00EB711B">
            <w:pPr>
              <w:rPr>
                <w:ins w:id="54" w:author="Caio Pizzol" w:date="2026-08-03T22:17:00Z" w16du:dateUtc="2026-08-04T02:17:00Z"/>
              </w:rPr>
            </w:pPr>
          </w:p>
          <w:p w14:paraId="17B65876" w14:textId="4911D80F" w:rsidR="00EB711B" w:rsidRDefault="00EB711B" w:rsidP="00EB711B">
            <w:pPr>
              <w:rPr>
                <w:ins w:id="55" w:author="Caio Pizzol" w:date="2026-08-03T22:17:00Z" w16du:dateUtc="2026-08-04T02:17:00Z"/>
              </w:rPr>
            </w:pPr>
            <w:ins w:id="56" w:author="Caio Pizzol" w:date="2026-08-03T22:17:00Z" w16du:dateUtc="2026-08-04T02:17:00Z">
              <w:r>
                <w:t>A2</w:t>
              </w:r>
            </w:ins>
          </w:p>
        </w:tc>
        <w:tc>
          <w:tcPr>
            <w:tcW w:w="4680" w:type="dxa"/>
          </w:tcPr>
          <w:p w14:paraId="496C58FE" w14:textId="11A38429" w:rsidR="00EB711B" w:rsidRDefault="00EB711B" w:rsidP="00EB711B">
            <w:pPr>
              <w:rPr>
                <w:ins w:id="57" w:author="Caio Pizzol" w:date="2026-08-03T22:17:00Z" w16du:dateUtc="2026-08-04T02:17:00Z"/>
              </w:rPr>
            </w:pPr>
            <w:ins w:id="58" w:author="Caio Pizzol" w:date="2026-08-03T22:17:00Z" w16du:dateUtc="2026-08-04T02:17:00Z">
              <w:r>
                <w:t>B2</w:t>
              </w:r>
            </w:ins>
          </w:p>
        </w:tc>
      </w:tr>
    </w:tbl>
    <w:p w14:paraId="70F3EE48" w14:textId="0E18BECD" w:rsidR="00DE0A42" w:rsidRDefault="009E4EEA" w:rsidP="009E4EEA">
      <w:pPr>
        <w:pStyle w:val="Heading1"/>
        <w:rPr>
          <w:del w:id="59" w:author="Caio Pizzol" w:date="2026-08-03T22:17:00Z" w16du:dateUtc="2026-08-04T02:17:00Z"/>
        </w:rPr>
      </w:pPr>
      <w:del w:id="60" w:author="Caio Pizzol" w:date="2026-08-03T22:17:00Z" w16du:dateUtc="2026-08-04T02:17:00Z">
        <w:r>
          <w:delText>Image Resize Test Document</w:delText>
        </w:r>
      </w:del>
    </w:p>
    <w:p w14:paraId="03F0E46D" w14:textId="4B77E5D7" w:rsidR="009E4EEA" w:rsidRDefault="009E4EEA" w:rsidP="009E4EEA">
      <w:pPr>
        <w:rPr>
          <w:del w:id="61" w:author="Caio Pizzol" w:date="2026-08-03T22:17:00Z" w16du:dateUtc="2026-08-04T02:17:00Z"/>
        </w:rPr>
      </w:pPr>
      <w:del w:id="62" w:author="Caio Pizzol" w:date="2026-08-03T22:17:00Z" w16du:dateUtc="2026-08-04T02:17:00Z">
        <w:r>
          <w:delText>This paragraph is above the image.</w:delText>
        </w:r>
      </w:del>
    </w:p>
    <w:p w14:paraId="4B838D00" w14:textId="7284DE61" w:rsidR="009E4EEA" w:rsidRDefault="009E4EEA" w:rsidP="009E4EEA">
      <w:pPr>
        <w:rPr>
          <w:del w:id="63" w:author="Caio Pizzol" w:date="2026-08-03T22:17:00Z" w16du:dateUtc="2026-08-04T02:17:00Z"/>
        </w:rPr>
      </w:pPr>
      <w:del w:id="64" w:author="Caio Pizzol" w:date="2026-08-03T22:17:00Z" w16du:dateUtc="2026-08-04T02:17:00Z">
        <w:r>
          <w:rPr>
            <w:noProof/>
          </w:rPr>
          <w:drawing>
            <wp:inline distT="0" distB="0" distL="0" distR="0" wp14:anchorId="6E5427A5" wp14:editId="6AAB14E9">
              <wp:extent cx="2857899" cy="1905266"/>
              <wp:effectExtent l="0" t="0" r="0" b="0"/>
              <wp:docPr id="2024788708" name="Picture 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24788708" name=""/>
                      <pic:cNvPicPr/>
                    </pic:nvPicPr>
                    <pic:blipFill>
                      <a:blip r:embed="rId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57899" cy="190526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1100BCAC" w14:textId="6452D5EB" w:rsidR="009E4EEA" w:rsidRDefault="009E4EEA" w:rsidP="009E4EEA">
      <w:pPr>
        <w:rPr>
          <w:del w:id="65" w:author="Caio Pizzol" w:date="2026-08-03T22:17:00Z" w16du:dateUtc="2026-08-04T02:17:00Z"/>
        </w:rPr>
      </w:pPr>
      <w:del w:id="66" w:author="Caio Pizzol" w:date="2026-08-03T22:17:00Z" w16du:dateUtc="2026-08-04T02:17:00Z">
        <w:r>
          <w:delText>This paragraph is below the image.</w:delText>
        </w:r>
      </w:del>
    </w:p>
    <w:p w14:paraId="7818B3BB" w14:textId="77777777" w:rsidR="009E4EEA" w:rsidRPr="009E4EEA" w:rsidRDefault="009E4EEA" w:rsidP="009E4EEA"/>
    <w:sectPr w:rsidR="009E4EEA" w:rsidRPr="009E4E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EEA"/>
    <w:rsid w:val="000776B9"/>
    <w:rsid w:val="001D6841"/>
    <w:rsid w:val="002031F9"/>
    <w:rsid w:val="002B1C2A"/>
    <w:rsid w:val="00744453"/>
    <w:rsid w:val="009E4EEA"/>
    <w:rsid w:val="00AB7FF9"/>
    <w:rsid w:val="00C24483"/>
    <w:rsid w:val="00DE0A42"/>
    <w:rsid w:val="00EB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C65C5"/>
  <w15:chartTrackingRefBased/>
  <w15:docId w15:val="{A0309A6B-FA44-4732-8E25-EF4C6762F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E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E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E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E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E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2026-03-26T18:52:00Z</dcterms:created>
  <dcterms:modified xsi:type="dcterms:W3CDTF">2026-08-04T02:17:00Z</dcterms:modified>
</cp:coreProperties>
</file>