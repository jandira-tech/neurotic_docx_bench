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D400E32" w14:textId="342C51CE" w:rsidR="00A900CE" w:rsidRDefault="000E6136" w:rsidP="001D5E9E">
      <w:pPr>
        <w:ind w:firstLine="0"/>
        <w:rPr>
          <w:ins w:id="13" w:author="Nick Bernal" w:date="2026-09-26T15:19:00Z" w16du:dateUtc="2026-09-26T19:19:00Z"/>
        </w:rPr>
      </w:pPr>
      <w:ins w:id="14" w:author="Nick Bernal" w:date="2026-09-26T15:19:00Z" w16du:dateUtc="2026-09-26T19:19:00Z">
        <w:r>
          <w:rPr>
            <w:rFonts w:ascii="Arial" w:hAnsi="Arial" w:cs="Arial"/>
          </w:rPr>
          <w:t>The world is better in technicolor:</w:t>
        </w:r>
        <w:r w:rsidRPr="000E6136">
          <w:rPr>
            <w:rFonts w:ascii="Arial" w:hAnsi="Arial" w:cs="Arial"/>
          </w:rPr>
          <w:t xml:space="preserve"> </w:t>
        </w:r>
        <w:r>
          <w:rPr>
            <w:rFonts w:ascii="Arial" w:hAnsi="Arial" w:cs="Arial"/>
            <w:color w:val="A02B93" w:themeColor="accent5"/>
          </w:rPr>
          <w:t>purple</w:t>
        </w:r>
        <w:r w:rsidRPr="000E6136">
          <w:rPr>
            <w:rFonts w:ascii="Arial" w:hAnsi="Arial" w:cs="Arial"/>
          </w:rPr>
          <w:t xml:space="preserve">, </w:t>
        </w:r>
        <w:r>
          <w:rPr>
            <w:rFonts w:ascii="Helvetica" w:hAnsi="Helvetica" w:cs="Arial"/>
            <w:b/>
            <w:bCs/>
            <w:color w:val="0070C0"/>
          </w:rPr>
          <w:t>BLUE</w:t>
        </w:r>
        <w:r w:rsidRPr="000E6136">
          <w:rPr>
            <w:rFonts w:ascii="Arial" w:hAnsi="Arial" w:cs="Arial"/>
            <w:color w:val="0070C0"/>
          </w:rPr>
          <w:t xml:space="preserve"> </w:t>
        </w:r>
        <w:r w:rsidRPr="000E6136">
          <w:rPr>
            <w:rFonts w:ascii="Arial" w:hAnsi="Arial" w:cs="Arial"/>
          </w:rPr>
          <w:t xml:space="preserve">and </w:t>
        </w:r>
        <w:r w:rsidRPr="000E6136">
          <w:rPr>
            <w:rFonts w:ascii="Arial" w:hAnsi="Arial" w:cs="Arial"/>
            <w:color w:val="275317" w:themeColor="accent6" w:themeShade="80"/>
            <w:sz w:val="36"/>
            <w:szCs w:val="36"/>
            <w:highlight w:val="yellow"/>
          </w:rPr>
          <w:t>green</w:t>
        </w:r>
        <w:r w:rsidRPr="000E6136">
          <w:rPr>
            <w:rFonts w:ascii="Arial" w:hAnsi="Arial" w:cs="Arial"/>
            <w:color w:val="275317" w:themeColor="accent6" w:themeShade="80"/>
            <w:highlight w:val="yellow"/>
          </w:rPr>
          <w:t xml:space="preserve"> </w:t>
        </w:r>
        <w:r w:rsidRPr="000E6136">
          <w:rPr>
            <w:rFonts w:ascii="Arial" w:hAnsi="Arial" w:cs="Arial"/>
            <w:highlight w:val="yellow"/>
          </w:rPr>
          <w:t>text with highlight</w:t>
        </w:r>
        <w:r w:rsidRPr="000E6136">
          <w:rPr>
            <w:rFonts w:ascii="Arial" w:hAnsi="Arial" w:cs="Arial"/>
          </w:rPr>
          <w:t xml:space="preserve">. </w:t>
        </w:r>
      </w:ins>
    </w:p>
    <w:p w14:paraId="2E3D1A17" w14:textId="77777777" w:rsidR="008A0D9B" w:rsidRDefault="008A0D9B" w:rsidP="008A0D9B">
      <w:pPr>
        <w:pStyle w:val="ListParagraph"/>
        <w:numPr>
          <w:ilvl w:val="0"/>
          <w:numId w:val="1"/>
        </w:numPr>
        <w:rPr>
          <w:del w:id="15" w:author="Nick Bernal" w:date="2026-09-26T15:19:00Z" w16du:dateUtc="2026-09-26T19:19:00Z"/>
        </w:rPr>
      </w:pPr>
      <w:del w:id="16" w:author="Nick Bernal" w:date="2026-09-26T15:19:00Z" w16du:dateUtc="2026-09-26T19:19:00Z">
        <w:r>
          <w:delText>First</w:delText>
        </w:r>
      </w:del>
    </w:p>
    <w:p w14:paraId="2A7C20F6" w14:textId="77777777" w:rsidR="008A0D9B" w:rsidRDefault="008A0D9B" w:rsidP="008A0D9B">
      <w:pPr>
        <w:pStyle w:val="ListParagraph"/>
        <w:numPr>
          <w:ilvl w:val="0"/>
          <w:numId w:val="1"/>
        </w:numPr>
        <w:rPr>
          <w:del w:id="17" w:author="Nick Bernal" w:date="2026-09-26T15:19:00Z" w16du:dateUtc="2026-09-26T19:19:00Z"/>
        </w:rPr>
      </w:pPr>
      <w:del w:id="18" w:author="Nick Bernal" w:date="2026-09-26T15:19:00Z" w16du:dateUtc="2026-09-26T19:19:00Z">
        <w:r>
          <w:delText>Second</w:delText>
        </w:r>
      </w:del>
    </w:p>
    <w:p w14:paraId="21F9CCCF" w14:textId="77093988" w:rsidR="00DE0A42" w:rsidRDefault="008A0D9B" w:rsidP="00A900CE">
      <w:pPr>
        <w:ind w:firstLine="0"/>
        <w:pPrChange w:id="19" w:author="Nick Bernal" w:date="2026-09-26T15:19:00Z" w16du:dateUtc="2026-09-26T19:19:00Z">
          <w:pPr>
            <w:pStyle w:val="ListParagraph"/>
            <w:numPr>
              <w:numId w:val="1"/>
            </w:numPr>
            <w:ind w:hanging="360"/>
          </w:pPr>
        </w:pPrChange>
      </w:pPr>
      <w:del w:id="20" w:author="Nick Bernal" w:date="2026-09-26T15:19:00Z" w16du:dateUtc="2026-09-26T19:19:00Z">
        <w:r>
          <w:delText>Third</w:delText>
        </w:r>
      </w:del>
    </w:p>
    <w:sectPr w:rsidR="00DE0A42">
      <w:headerReference w:type="default" r:id="rId7"/>
      <w:footerReference w:type="even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520BA54" w14:textId="77777777" w:rsidR="00EB5655" w:rsidRDefault="00EB5655" w:rsidP="00B37BA3">
      <w:pPr>
        <w:spacing w:line="240" w:lineRule="auto"/>
        <w:pPrChange w:id="11" w:author="Nick Bernal" w:date="2026-09-26T15:19:00Z" w16du:dateUtc="2026-09-26T19:19:00Z">
          <w:pPr>
            <w:spacing w:after="0" w:line="240" w:lineRule="auto"/>
          </w:pPr>
        </w:pPrChange>
      </w:pPr>
      <w:r>
        <w:separator/>
      </w:r>
    </w:p>
  </w:endnote>
  <w:endnote w:type="continuationSeparator" w:id="0">
    <w:p w14:paraId="10440B80" w14:textId="77777777" w:rsidR="00EB5655" w:rsidRDefault="00EB5655" w:rsidP="00B37BA3">
      <w:pPr>
        <w:spacing w:line="240" w:lineRule="auto"/>
        <w:pPrChange w:id="12" w:author="Nick Bernal" w:date="2026-09-26T15:19:00Z" w16du:dateUtc="2026-09-26T19:19:00Z">
          <w:pPr>
            <w:spacing w:after="0"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0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D299EF" w14:textId="4E1DD672" w:rsidR="00B37BA3" w:rsidRDefault="00B37BA3" w:rsidP="002533FF">
    <w:pPr>
      <w:pStyle w:val="Footer"/>
      <w:framePr w:wrap="none" w:vAnchor="text" w:hAnchor="margin" w:xAlign="right" w:y="1"/>
      <w:rPr>
        <w:rStyle w:val="PageNumber"/>
      </w:rPr>
    </w:pPr>
    <w:ins w:id="21" w:author="Nick Bernal" w:date="2026-09-26T15:19:00Z" w16du:dateUtc="2026-09-26T19:19:00Z"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</w:rPr>
        <w:fldChar w:fldCharType="end"/>
      </w:r>
    </w:ins>
  </w:p>
  <w:p w14:paraId="71C59154" w14:textId="77777777" w:rsidR="007A313B" w:rsidRDefault="007A313B" w:rsidP="00B37BA3">
    <w:pPr>
      <w:pStyle w:val="Footer"/>
      <w:ind w:right="360"/>
      <w:pPrChange w:id="22" w:author="Nick Bernal" w:date="2026-09-26T15:19:00Z" w16du:dateUtc="2026-09-26T19:19:00Z">
        <w:pPr>
          <w:pStyle w:val="Footer"/>
        </w:pPr>
      </w:pPrChange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6CBCF8" w14:textId="6A564BA5" w:rsidR="00B37BA3" w:rsidRDefault="00B37BA3" w:rsidP="002533FF">
    <w:pPr>
      <w:pStyle w:val="Footer"/>
      <w:framePr w:wrap="none" w:vAnchor="text" w:hAnchor="margin" w:xAlign="right" w:y="1"/>
      <w:rPr>
        <w:rStyle w:val="PageNumber"/>
      </w:rPr>
    </w:pPr>
    <w:ins w:id="23" w:author="Nick Bernal" w:date="2026-09-26T15:19:00Z" w16du:dateUtc="2026-09-26T19:19:00Z"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2</w:t>
      </w:r>
      <w:r>
        <w:rPr>
          <w:rStyle w:val="PageNumber"/>
        </w:rPr>
        <w:fldChar w:fldCharType="end"/>
      </w:r>
    </w:ins>
  </w:p>
  <w:p w14:paraId="32309BE3" w14:textId="77777777" w:rsidR="007A313B" w:rsidRDefault="007A313B" w:rsidP="00B37BA3">
    <w:pPr>
      <w:pStyle w:val="Footer"/>
      <w:ind w:right="360"/>
      <w:pPrChange w:id="24" w:author="Nick Bernal" w:date="2026-09-26T15:19:00Z" w16du:dateUtc="2026-09-26T19:19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E7BE71E" w14:textId="77777777" w:rsidR="00EB5655" w:rsidRDefault="00EB5655" w:rsidP="00B37BA3">
      <w:pPr>
        <w:spacing w:line="240" w:lineRule="auto"/>
        <w:pPrChange w:id="9" w:author="Nick Bernal" w:date="2026-09-26T15:19:00Z" w16du:dateUtc="2026-09-26T19:19:00Z">
          <w:pPr>
            <w:spacing w:after="0" w:line="240" w:lineRule="auto"/>
          </w:pPr>
        </w:pPrChange>
      </w:pPr>
      <w:r>
        <w:separator/>
      </w:r>
    </w:p>
  </w:footnote>
  <w:footnote w:type="continuationSeparator" w:id="0">
    <w:p w14:paraId="64AFE2F6" w14:textId="77777777" w:rsidR="00EB5655" w:rsidRDefault="00EB5655" w:rsidP="00B37BA3">
      <w:pPr>
        <w:spacing w:line="240" w:lineRule="auto"/>
        <w:pPrChange w:id="10" w:author="Nick Bernal" w:date="2026-09-26T15:19:00Z" w16du:dateUtc="2026-09-26T19:19:00Z">
          <w:pPr>
            <w:spacing w:after="0"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DB60B6C" w14:textId="77777777" w:rsidR="007A313B" w:rsidRDefault="007A313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82525E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93848938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D9B"/>
    <w:rsid w:val="000E6136"/>
    <w:rsid w:val="001321F7"/>
    <w:rsid w:val="001C60DB"/>
    <w:rsid w:val="001D5E9E"/>
    <w:rsid w:val="002031F9"/>
    <w:rsid w:val="004B02A2"/>
    <w:rsid w:val="00744453"/>
    <w:rsid w:val="007A313B"/>
    <w:rsid w:val="007D64BB"/>
    <w:rsid w:val="007F3842"/>
    <w:rsid w:val="00835ADC"/>
    <w:rsid w:val="008A0D9B"/>
    <w:rsid w:val="008A1DF4"/>
    <w:rsid w:val="008A2EF8"/>
    <w:rsid w:val="008B0B28"/>
    <w:rsid w:val="0095460A"/>
    <w:rsid w:val="00957044"/>
    <w:rsid w:val="00A4510A"/>
    <w:rsid w:val="00A900CE"/>
    <w:rsid w:val="00AF4127"/>
    <w:rsid w:val="00B1667E"/>
    <w:rsid w:val="00B37BA3"/>
    <w:rsid w:val="00B8258C"/>
    <w:rsid w:val="00C95FFA"/>
    <w:rsid w:val="00D128C0"/>
    <w:rsid w:val="00D46AC3"/>
    <w:rsid w:val="00DE0A42"/>
    <w:rsid w:val="00E84113"/>
    <w:rsid w:val="00E97158"/>
    <w:rsid w:val="00EB5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33049"/>
  <w15:chartTrackingRefBased/>
  <w15:docId w15:val="{C003A7D1-67EA-4902-897C-45E2584EE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6136"/>
    <w:pPr>
      <w:spacing w:after="0" w:line="276" w:lineRule="auto"/>
      <w:ind w:firstLine="432"/>
      <w:pPrChange w:id="0" w:author="Nick Bernal" w:date="2026-09-26T15:19:00Z">
        <w:pPr>
          <w:spacing w:after="160" w:line="278" w:lineRule="auto"/>
        </w:pPr>
      </w:pPrChange>
    </w:pPr>
    <w:rPr>
      <w:rFonts w:ascii="Ubuntu" w:hAnsi="Ubuntu"/>
      <w:kern w:val="0"/>
      <w:szCs w:val="22"/>
      <w14:ligatures w14:val="none"/>
      <w:rPrChange w:id="0" w:author="Nick Bernal" w:date="2026-09-26T15:19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8A0D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0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0D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D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D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136"/>
    <w:pPr>
      <w:keepNext/>
      <w:keepLines/>
      <w:spacing w:before="40"/>
      <w:outlineLvl w:val="5"/>
      <w:pPrChange w:id="1" w:author="Nick Bernal" w:date="2026-09-26T15:19:00Z">
        <w:pPr>
          <w:keepNext/>
          <w:keepLines/>
          <w:spacing w:before="40" w:line="276" w:lineRule="auto"/>
          <w:ind w:firstLine="432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rPrChange w:id="1" w:author="Nick Bernal" w:date="2026-09-26T15:19:00Z">
        <w:rPr>
          <w:rFonts w:ascii="Ubuntu" w:eastAsiaTheme="majorEastAsia" w:hAnsi="Ubuntu" w:cstheme="majorBidi"/>
          <w:i/>
          <w:iCs/>
          <w:color w:val="595959" w:themeColor="text1" w:themeTint="A6"/>
          <w:sz w:val="24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136"/>
    <w:pPr>
      <w:keepNext/>
      <w:keepLines/>
      <w:spacing w:before="40"/>
      <w:outlineLvl w:val="6"/>
      <w:pPrChange w:id="2" w:author="Nick Bernal" w:date="2026-09-26T15:19:00Z">
        <w:pPr>
          <w:keepNext/>
          <w:keepLines/>
          <w:spacing w:before="40" w:line="276" w:lineRule="auto"/>
          <w:ind w:firstLine="432"/>
          <w:outlineLvl w:val="6"/>
        </w:pPr>
      </w:pPrChange>
    </w:pPr>
    <w:rPr>
      <w:rFonts w:eastAsiaTheme="majorEastAsia" w:cstheme="majorBidi"/>
      <w:color w:val="595959" w:themeColor="text1" w:themeTint="A6"/>
      <w:rPrChange w:id="2" w:author="Nick Bernal" w:date="2026-09-26T15:19:00Z">
        <w:rPr>
          <w:rFonts w:ascii="Ubuntu" w:eastAsiaTheme="majorEastAsia" w:hAnsi="Ubuntu" w:cstheme="majorBidi"/>
          <w:color w:val="595959" w:themeColor="text1" w:themeTint="A6"/>
          <w:sz w:val="24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136"/>
    <w:pPr>
      <w:keepNext/>
      <w:keepLines/>
      <w:outlineLvl w:val="7"/>
      <w:pPrChange w:id="3" w:author="Nick Bernal" w:date="2026-09-26T15:19:00Z">
        <w:pPr>
          <w:keepNext/>
          <w:keepLines/>
          <w:spacing w:line="276" w:lineRule="auto"/>
          <w:ind w:firstLine="432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rPrChange w:id="3" w:author="Nick Bernal" w:date="2026-09-26T15:19:00Z">
        <w:rPr>
          <w:rFonts w:ascii="Ubuntu" w:eastAsiaTheme="majorEastAsia" w:hAnsi="Ubuntu" w:cstheme="majorBidi"/>
          <w:i/>
          <w:iCs/>
          <w:color w:val="272727" w:themeColor="text1" w:themeTint="D8"/>
          <w:sz w:val="24"/>
          <w:szCs w:val="22"/>
          <w:lang w:val="en-US" w:eastAsia="en-US" w:bidi="ar-SA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136"/>
    <w:pPr>
      <w:keepNext/>
      <w:keepLines/>
      <w:outlineLvl w:val="8"/>
      <w:pPrChange w:id="4" w:author="Nick Bernal" w:date="2026-09-26T15:19:00Z">
        <w:pPr>
          <w:keepNext/>
          <w:keepLines/>
          <w:spacing w:line="276" w:lineRule="auto"/>
          <w:ind w:firstLine="432"/>
          <w:outlineLvl w:val="8"/>
        </w:pPr>
      </w:pPrChange>
    </w:pPr>
    <w:rPr>
      <w:rFonts w:eastAsiaTheme="majorEastAsia" w:cstheme="majorBidi"/>
      <w:color w:val="272727" w:themeColor="text1" w:themeTint="D8"/>
      <w:rPrChange w:id="4" w:author="Nick Bernal" w:date="2026-09-26T15:19:00Z">
        <w:rPr>
          <w:rFonts w:ascii="Ubuntu" w:eastAsiaTheme="majorEastAsia" w:hAnsi="Ubuntu" w:cstheme="majorBidi"/>
          <w:color w:val="272727" w:themeColor="text1" w:themeTint="D8"/>
          <w:sz w:val="24"/>
          <w:szCs w:val="22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D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A0D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A0D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D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D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D9B"/>
    <w:rPr>
      <w:rFonts w:ascii="Ubuntu" w:eastAsiaTheme="majorEastAsia" w:hAnsi="Ubuntu" w:cstheme="majorBidi"/>
      <w:i/>
      <w:iCs/>
      <w:color w:val="595959" w:themeColor="text1" w:themeTint="A6"/>
      <w:kern w:val="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D9B"/>
    <w:rPr>
      <w:rFonts w:ascii="Ubuntu" w:eastAsiaTheme="majorEastAsia" w:hAnsi="Ubuntu" w:cstheme="majorBidi"/>
      <w:color w:val="595959" w:themeColor="text1" w:themeTint="A6"/>
      <w:kern w:val="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D9B"/>
    <w:rPr>
      <w:rFonts w:ascii="Ubuntu" w:eastAsiaTheme="majorEastAsia" w:hAnsi="Ubuntu" w:cstheme="majorBidi"/>
      <w:i/>
      <w:iCs/>
      <w:color w:val="272727" w:themeColor="text1" w:themeTint="D8"/>
      <w:kern w:val="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D9B"/>
    <w:rPr>
      <w:rFonts w:ascii="Ubuntu" w:eastAsiaTheme="majorEastAsia" w:hAnsi="Ubuntu" w:cstheme="majorBidi"/>
      <w:color w:val="272727" w:themeColor="text1" w:themeTint="D8"/>
      <w:kern w:val="0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8A0D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136"/>
    <w:pPr>
      <w:numPr>
        <w:ilvl w:val="1"/>
      </w:numPr>
      <w:ind w:firstLine="432"/>
      <w:pPrChange w:id="5" w:author="Nick Bernal" w:date="2026-09-26T15:19:00Z">
        <w:pPr>
          <w:numPr>
            <w:ilvl w:val="1"/>
          </w:numPr>
          <w:spacing w:line="276" w:lineRule="auto"/>
          <w:ind w:firstLine="432"/>
        </w:pPr>
      </w:pPrChange>
    </w:pPr>
    <w:rPr>
      <w:rFonts w:eastAsiaTheme="majorEastAsia" w:cstheme="majorBidi"/>
      <w:color w:val="595959" w:themeColor="text1" w:themeTint="A6"/>
      <w:spacing w:val="15"/>
      <w:sz w:val="28"/>
      <w:szCs w:val="28"/>
      <w:rPrChange w:id="5" w:author="Nick Bernal" w:date="2026-09-26T15:19:00Z">
        <w:rPr>
          <w:rFonts w:ascii="Ubuntu" w:eastAsiaTheme="majorEastAsia" w:hAnsi="Ubuntu" w:cstheme="majorBidi"/>
          <w:color w:val="595959" w:themeColor="text1" w:themeTint="A6"/>
          <w:spacing w:val="15"/>
          <w:sz w:val="28"/>
          <w:szCs w:val="28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8A0D9B"/>
    <w:rPr>
      <w:rFonts w:ascii="Ubuntu" w:eastAsiaTheme="majorEastAsia" w:hAnsi="Ubuntu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8A0D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D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D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D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D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D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D9B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7A313B"/>
    <w:rPr>
      <w:i/>
      <w:iCs/>
      <w:color w:val="808080" w:themeColor="text1" w:themeTint="7F"/>
    </w:rPr>
  </w:style>
  <w:style w:type="character" w:styleId="Strong">
    <w:name w:val="Strong"/>
    <w:basedOn w:val="DefaultParagraphFont"/>
    <w:uiPriority w:val="22"/>
    <w:qFormat/>
    <w:rsid w:val="007A313B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7A313B"/>
    <w:rPr>
      <w:color w:val="0000FF"/>
      <w:u w:val="single"/>
    </w:rPr>
  </w:style>
  <w:style w:type="character" w:customStyle="1" w:styleId="cite-bracket">
    <w:name w:val="cite-bracket"/>
    <w:basedOn w:val="DefaultParagraphFont"/>
    <w:rsid w:val="007A313B"/>
  </w:style>
  <w:style w:type="paragraph" w:styleId="NormalWeb">
    <w:name w:val="Normal (Web)"/>
    <w:basedOn w:val="Normal"/>
    <w:uiPriority w:val="99"/>
    <w:semiHidden/>
    <w:unhideWhenUsed/>
    <w:rsid w:val="000E6136"/>
    <w:pPr>
      <w:spacing w:before="100" w:beforeAutospacing="1" w:after="100" w:afterAutospacing="1" w:line="240" w:lineRule="auto"/>
      <w:ind w:firstLine="0"/>
      <w:pPrChange w:id="6" w:author="Nick Bernal" w:date="2026-09-26T15:19:00Z">
        <w:pPr>
          <w:spacing w:before="100" w:beforeAutospacing="1" w:after="100" w:afterAutospacing="1"/>
          <w:ind w:firstLine="432"/>
        </w:pPr>
      </w:pPrChange>
    </w:pPr>
    <w:rPr>
      <w:rFonts w:ascii="Times New Roman" w:eastAsia="Times New Roman" w:hAnsi="Times New Roman" w:cs="Times New Roman"/>
      <w:szCs w:val="24"/>
      <w:rPrChange w:id="6" w:author="Nick Bernal" w:date="2026-09-26T15:19:00Z">
        <w:rPr>
          <w:sz w:val="24"/>
          <w:szCs w:val="22"/>
          <w:lang w:val="en-US" w:eastAsia="en-US" w:bidi="ar-SA"/>
        </w:rPr>
      </w:rPrChange>
    </w:rPr>
  </w:style>
  <w:style w:type="paragraph" w:styleId="Footer">
    <w:name w:val="footer"/>
    <w:basedOn w:val="Normal"/>
    <w:link w:val="FooterChar"/>
    <w:uiPriority w:val="99"/>
    <w:unhideWhenUsed/>
    <w:rsid w:val="00B37BA3"/>
    <w:pPr>
      <w:tabs>
        <w:tab w:val="center" w:pos="4680"/>
        <w:tab w:val="right" w:pos="9360"/>
      </w:tabs>
      <w:spacing w:line="240" w:lineRule="auto"/>
      <w:pPrChange w:id="7" w:author="Nick Bernal" w:date="2026-09-26T15:19:00Z">
        <w:pPr>
          <w:tabs>
            <w:tab w:val="center" w:pos="4680"/>
            <w:tab w:val="right" w:pos="9360"/>
          </w:tabs>
          <w:ind w:firstLine="432"/>
        </w:pPr>
      </w:pPrChange>
    </w:pPr>
    <w:rPr>
      <w:rPrChange w:id="7" w:author="Nick Bernal" w:date="2026-09-26T15:19:00Z">
        <w:rPr>
          <w:rFonts w:ascii="Ubuntu" w:eastAsiaTheme="minorHAnsi" w:hAnsi="Ubuntu" w:cstheme="minorBidi"/>
          <w:sz w:val="24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7A313B"/>
    <w:rPr>
      <w:rFonts w:ascii="Ubuntu" w:hAnsi="Ubuntu"/>
      <w:kern w:val="0"/>
      <w:szCs w:val="22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7A313B"/>
  </w:style>
  <w:style w:type="character" w:styleId="CommentReference">
    <w:name w:val="annotation reference"/>
    <w:basedOn w:val="DefaultParagraphFont"/>
    <w:uiPriority w:val="99"/>
    <w:semiHidden/>
    <w:unhideWhenUsed/>
    <w:rsid w:val="007A313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7BA3"/>
    <w:pPr>
      <w:spacing w:line="240" w:lineRule="auto"/>
      <w:pPrChange w:id="8" w:author="Nick Bernal" w:date="2026-09-26T15:19:00Z">
        <w:pPr>
          <w:ind w:firstLine="432"/>
        </w:pPr>
      </w:pPrChange>
    </w:pPr>
    <w:rPr>
      <w:sz w:val="20"/>
      <w:szCs w:val="20"/>
      <w:rPrChange w:id="8" w:author="Nick Bernal" w:date="2026-09-26T15:19:00Z">
        <w:rPr>
          <w:rFonts w:ascii="Ubuntu" w:eastAsiaTheme="minorHAnsi" w:hAnsi="Ubuntu" w:cstheme="minorBidi"/>
          <w:lang w:val="en-US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A313B"/>
    <w:rPr>
      <w:rFonts w:ascii="Ubuntu" w:hAnsi="Ubuntu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A313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A313B"/>
    <w:rPr>
      <w:rFonts w:ascii="Ubuntu" w:hAnsi="Ubuntu"/>
      <w:b/>
      <w:bCs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7A313B"/>
    <w:pPr>
      <w:spacing w:after="0" w:line="240" w:lineRule="auto"/>
    </w:pPr>
    <w:rPr>
      <w:rFonts w:ascii="Ubuntu" w:hAnsi="Ubuntu"/>
      <w:kern w:val="0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A313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31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1/relationships/people" Target="people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2026-04-28T14:37:00Z</dcterms:created>
  <dcterms:modified xsi:type="dcterms:W3CDTF">2026-09-26T19:19:00Z</dcterms:modified>
</cp:coreProperties>
</file>