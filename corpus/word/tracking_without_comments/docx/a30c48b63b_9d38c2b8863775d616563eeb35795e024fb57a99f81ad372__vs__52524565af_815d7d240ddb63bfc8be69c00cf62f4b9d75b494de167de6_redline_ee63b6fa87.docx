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4.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266FAB0" w14:textId="3C478E6D" w:rsidR="0030677A" w:rsidRDefault="003F314E" w:rsidP="0030677A">
      <w:pPr>
        <w:spacing w:after="0" w:line="240" w:lineRule="auto"/>
        <w:rPr>
          <w:ins w:id="26" w:author="Author"/>
          <w:rFonts w:ascii="Times New Roman" w:hAnsi="Times New Roman" w:cs="Times New Roman"/>
        </w:rPr>
      </w:pPr>
      <w:bookmarkStart w:id="27" w:name="YiFSelection"/>
      <w:bookmarkEnd w:id="27"/>
      <w:ins w:id="28" w:author="Author">
        <w:r>
          <w:rPr>
            <w:rFonts w:ascii="Times New Roman" w:hAnsi="Times New Roman" w:cs="Times New Roman"/>
          </w:rPr>
          <w:t>CHARELE (PRIVATE) LIMITED</w:t>
        </w:r>
      </w:ins>
    </w:p>
    <w:p w14:paraId="34CA88FD" w14:textId="19CF65B2" w:rsidR="0030677A" w:rsidRDefault="0030677A" w:rsidP="0030677A">
      <w:pPr>
        <w:spacing w:after="0" w:line="240" w:lineRule="auto"/>
        <w:rPr>
          <w:ins w:id="29" w:author="Author"/>
          <w:rFonts w:ascii="Times New Roman" w:hAnsi="Times New Roman" w:cs="Times New Roman"/>
        </w:rPr>
      </w:pPr>
      <w:ins w:id="30" w:author="Author">
        <w:r>
          <w:rPr>
            <w:rFonts w:ascii="Times New Roman" w:hAnsi="Times New Roman" w:cs="Times New Roman"/>
          </w:rPr>
          <w:t>versus</w:t>
        </w:r>
      </w:ins>
    </w:p>
    <w:p w14:paraId="59537F91" w14:textId="3B3C65F7" w:rsidR="0030677A" w:rsidRDefault="00F375C1" w:rsidP="0030677A">
      <w:pPr>
        <w:spacing w:after="0" w:line="240" w:lineRule="auto"/>
        <w:rPr>
          <w:ins w:id="31" w:author="Author"/>
          <w:rFonts w:ascii="Times New Roman" w:hAnsi="Times New Roman" w:cs="Times New Roman"/>
        </w:rPr>
      </w:pPr>
      <w:ins w:id="32" w:author="Author">
        <w:r>
          <w:rPr>
            <w:rFonts w:ascii="Times New Roman" w:hAnsi="Times New Roman" w:cs="Times New Roman"/>
          </w:rPr>
          <w:t>EVANGELICAL ANGLICAN CHURCH</w:t>
        </w:r>
        <w:r w:rsidR="00F45651">
          <w:rPr>
            <w:rFonts w:ascii="Times New Roman" w:hAnsi="Times New Roman" w:cs="Times New Roman"/>
          </w:rPr>
          <w:t xml:space="preserve"> </w:t>
        </w:r>
      </w:ins>
    </w:p>
    <w:p w14:paraId="591B0B76" w14:textId="4E61010F" w:rsidR="00F45651" w:rsidRDefault="00F45651" w:rsidP="0030677A">
      <w:pPr>
        <w:spacing w:after="0" w:line="240" w:lineRule="auto"/>
        <w:rPr>
          <w:ins w:id="33" w:author="Author"/>
          <w:rFonts w:ascii="Times New Roman" w:hAnsi="Times New Roman" w:cs="Times New Roman"/>
        </w:rPr>
      </w:pPr>
      <w:ins w:id="34" w:author="Author">
        <w:r>
          <w:rPr>
            <w:rFonts w:ascii="Times New Roman" w:hAnsi="Times New Roman" w:cs="Times New Roman"/>
          </w:rPr>
          <w:t>and</w:t>
        </w:r>
      </w:ins>
    </w:p>
    <w:p w14:paraId="1F348327" w14:textId="7C247B2C" w:rsidR="00F45651" w:rsidRDefault="00F375C1" w:rsidP="0030677A">
      <w:pPr>
        <w:spacing w:after="0" w:line="240" w:lineRule="auto"/>
        <w:rPr>
          <w:ins w:id="35" w:author="Author"/>
          <w:rFonts w:ascii="Times New Roman" w:hAnsi="Times New Roman" w:cs="Times New Roman"/>
        </w:rPr>
      </w:pPr>
      <w:ins w:id="36" w:author="Author">
        <w:r>
          <w:rPr>
            <w:rFonts w:ascii="Times New Roman" w:hAnsi="Times New Roman" w:cs="Times New Roman"/>
          </w:rPr>
          <w:t xml:space="preserve">MINISTRY OF LANDS, AGRICULTURE, FISHERIES WATER AND </w:t>
        </w:r>
      </w:ins>
    </w:p>
    <w:p w14:paraId="07947E69" w14:textId="7E50F828" w:rsidR="00F375C1" w:rsidRDefault="00F375C1" w:rsidP="0030677A">
      <w:pPr>
        <w:spacing w:after="0" w:line="240" w:lineRule="auto"/>
        <w:rPr>
          <w:ins w:id="37" w:author="Author"/>
          <w:rFonts w:ascii="Times New Roman" w:hAnsi="Times New Roman" w:cs="Times New Roman"/>
        </w:rPr>
      </w:pPr>
      <w:ins w:id="38" w:author="Author">
        <w:r>
          <w:rPr>
            <w:rFonts w:ascii="Times New Roman" w:hAnsi="Times New Roman" w:cs="Times New Roman"/>
          </w:rPr>
          <w:t>RURAL DEVELOPMENT N.O</w:t>
        </w:r>
      </w:ins>
    </w:p>
    <w:p w14:paraId="4E83742D" w14:textId="0C3A64D1" w:rsidR="0030677A" w:rsidRDefault="00F375C1" w:rsidP="0030677A">
      <w:pPr>
        <w:spacing w:after="0" w:line="240" w:lineRule="auto"/>
        <w:rPr>
          <w:ins w:id="39" w:author="Author"/>
          <w:rFonts w:ascii="Times New Roman" w:hAnsi="Times New Roman" w:cs="Times New Roman"/>
        </w:rPr>
      </w:pPr>
      <w:ins w:id="40" w:author="Author">
        <w:r>
          <w:rPr>
            <w:rFonts w:ascii="Times New Roman" w:hAnsi="Times New Roman" w:cs="Times New Roman"/>
          </w:rPr>
          <w:t>a</w:t>
        </w:r>
        <w:r w:rsidR="00F45651">
          <w:rPr>
            <w:rFonts w:ascii="Times New Roman" w:hAnsi="Times New Roman" w:cs="Times New Roman"/>
          </w:rPr>
          <w:t>nd</w:t>
        </w:r>
      </w:ins>
    </w:p>
    <w:p w14:paraId="4184A3FD" w14:textId="72A98DF5" w:rsidR="00F375C1" w:rsidRDefault="00F375C1" w:rsidP="0030677A">
      <w:pPr>
        <w:spacing w:after="0" w:line="240" w:lineRule="auto"/>
        <w:rPr>
          <w:ins w:id="41" w:author="Author"/>
          <w:rFonts w:ascii="Times New Roman" w:hAnsi="Times New Roman" w:cs="Times New Roman"/>
        </w:rPr>
      </w:pPr>
      <w:ins w:id="42" w:author="Author">
        <w:r>
          <w:rPr>
            <w:rFonts w:ascii="Times New Roman" w:hAnsi="Times New Roman" w:cs="Times New Roman"/>
          </w:rPr>
          <w:t>MUTASA RURAL DISTRICT COUNCIL</w:t>
        </w:r>
      </w:ins>
    </w:p>
    <w:p w14:paraId="5539ADF1" w14:textId="4D1D7EE7" w:rsidR="00F375C1" w:rsidRDefault="00F375C1" w:rsidP="0030677A">
      <w:pPr>
        <w:spacing w:after="0" w:line="240" w:lineRule="auto"/>
        <w:rPr>
          <w:ins w:id="43" w:author="Author"/>
          <w:rFonts w:ascii="Times New Roman" w:hAnsi="Times New Roman" w:cs="Times New Roman"/>
        </w:rPr>
      </w:pPr>
      <w:ins w:id="44" w:author="Author">
        <w:r>
          <w:rPr>
            <w:rFonts w:ascii="Times New Roman" w:hAnsi="Times New Roman" w:cs="Times New Roman"/>
          </w:rPr>
          <w:t>and</w:t>
        </w:r>
      </w:ins>
    </w:p>
    <w:p w14:paraId="17928175" w14:textId="4D1910A9" w:rsidR="00F375C1" w:rsidRDefault="00F375C1" w:rsidP="0030677A">
      <w:pPr>
        <w:spacing w:after="0" w:line="240" w:lineRule="auto"/>
        <w:rPr>
          <w:ins w:id="45" w:author="Author"/>
          <w:rFonts w:ascii="Times New Roman" w:hAnsi="Times New Roman" w:cs="Times New Roman"/>
        </w:rPr>
      </w:pPr>
      <w:ins w:id="46" w:author="Author">
        <w:r>
          <w:rPr>
            <w:rFonts w:ascii="Times New Roman" w:hAnsi="Times New Roman" w:cs="Times New Roman"/>
          </w:rPr>
          <w:t xml:space="preserve">MUTASA DISTRICT AND RURAL DISTRICT DEVELOPMENT COORDINATOR N.O </w:t>
        </w:r>
      </w:ins>
    </w:p>
    <w:p w14:paraId="0766BCF4" w14:textId="77777777" w:rsidR="00F45651" w:rsidRDefault="00F45651" w:rsidP="0030677A">
      <w:pPr>
        <w:spacing w:after="0" w:line="240" w:lineRule="auto"/>
        <w:rPr>
          <w:ins w:id="47" w:author="Author"/>
          <w:rFonts w:ascii="Times New Roman" w:hAnsi="Times New Roman" w:cs="Times New Roman"/>
        </w:rPr>
      </w:pPr>
    </w:p>
    <w:p w14:paraId="1DFFC2E0" w14:textId="77777777" w:rsidR="00F375C1" w:rsidRDefault="00F375C1" w:rsidP="0030677A">
      <w:pPr>
        <w:spacing w:after="0" w:line="240" w:lineRule="auto"/>
        <w:rPr>
          <w:ins w:id="48" w:author="Author"/>
          <w:rFonts w:ascii="Times New Roman" w:hAnsi="Times New Roman" w:cs="Times New Roman"/>
        </w:rPr>
      </w:pPr>
    </w:p>
    <w:p w14:paraId="586230A1" w14:textId="37059CA5" w:rsidR="0030677A" w:rsidRDefault="0030677A" w:rsidP="0030677A">
      <w:pPr>
        <w:spacing w:after="0" w:line="240" w:lineRule="auto"/>
        <w:rPr>
          <w:ins w:id="49" w:author="Author"/>
          <w:rFonts w:ascii="Times New Roman" w:hAnsi="Times New Roman" w:cs="Times New Roman"/>
        </w:rPr>
      </w:pPr>
      <w:ins w:id="50" w:author="Author">
        <w:r>
          <w:rPr>
            <w:rFonts w:ascii="Times New Roman" w:hAnsi="Times New Roman" w:cs="Times New Roman"/>
          </w:rPr>
          <w:t xml:space="preserve">HIGH COURT OF ZIMBABWE </w:t>
        </w:r>
      </w:ins>
    </w:p>
    <w:p w14:paraId="434011FC" w14:textId="6B49278C" w:rsidR="0030677A" w:rsidRDefault="0030677A" w:rsidP="0030677A">
      <w:pPr>
        <w:spacing w:after="0" w:line="240" w:lineRule="auto"/>
        <w:rPr>
          <w:ins w:id="51" w:author="Author"/>
          <w:rFonts w:ascii="Times New Roman" w:hAnsi="Times New Roman" w:cs="Times New Roman"/>
        </w:rPr>
      </w:pPr>
      <w:ins w:id="52" w:author="Author">
        <w:r>
          <w:rPr>
            <w:rFonts w:ascii="Times New Roman" w:hAnsi="Times New Roman" w:cs="Times New Roman"/>
          </w:rPr>
          <w:t>M</w:t>
        </w:r>
        <w:r w:rsidR="00AF4303">
          <w:rPr>
            <w:rFonts w:ascii="Times New Roman" w:hAnsi="Times New Roman" w:cs="Times New Roman"/>
          </w:rPr>
          <w:t>UZENDA J</w:t>
        </w:r>
      </w:ins>
    </w:p>
    <w:p w14:paraId="5647B3AA" w14:textId="04890354" w:rsidR="00AF4303" w:rsidRDefault="00AF4303" w:rsidP="0030677A">
      <w:pPr>
        <w:spacing w:after="0" w:line="240" w:lineRule="auto"/>
        <w:rPr>
          <w:ins w:id="53" w:author="Author"/>
          <w:rFonts w:ascii="Times New Roman" w:hAnsi="Times New Roman" w:cs="Times New Roman"/>
        </w:rPr>
      </w:pPr>
      <w:ins w:id="54" w:author="Author">
        <w:r>
          <w:rPr>
            <w:rFonts w:ascii="Times New Roman" w:hAnsi="Times New Roman" w:cs="Times New Roman"/>
          </w:rPr>
          <w:t xml:space="preserve">MUTARE, </w:t>
        </w:r>
        <w:r w:rsidR="0052291B">
          <w:rPr>
            <w:rFonts w:ascii="Times New Roman" w:hAnsi="Times New Roman" w:cs="Times New Roman"/>
          </w:rPr>
          <w:t>29</w:t>
        </w:r>
        <w:r w:rsidR="00FD4361">
          <w:rPr>
            <w:rFonts w:ascii="Times New Roman" w:hAnsi="Times New Roman" w:cs="Times New Roman"/>
          </w:rPr>
          <w:t xml:space="preserve"> M</w:t>
        </w:r>
        <w:r w:rsidR="00F45651">
          <w:rPr>
            <w:rFonts w:ascii="Times New Roman" w:hAnsi="Times New Roman" w:cs="Times New Roman"/>
          </w:rPr>
          <w:t xml:space="preserve">ay </w:t>
        </w:r>
        <w:r>
          <w:rPr>
            <w:rFonts w:ascii="Times New Roman" w:hAnsi="Times New Roman" w:cs="Times New Roman"/>
          </w:rPr>
          <w:t>2025</w:t>
        </w:r>
      </w:ins>
    </w:p>
    <w:p w14:paraId="6E1FF98F" w14:textId="77777777" w:rsidR="00AF4303" w:rsidRDefault="00AF4303" w:rsidP="0030677A">
      <w:pPr>
        <w:spacing w:after="0" w:line="240" w:lineRule="auto"/>
        <w:rPr>
          <w:ins w:id="55" w:author="Author"/>
          <w:rFonts w:ascii="Times New Roman" w:hAnsi="Times New Roman" w:cs="Times New Roman"/>
        </w:rPr>
      </w:pPr>
    </w:p>
    <w:p w14:paraId="4CAC3B2F" w14:textId="77777777" w:rsidR="005F145F" w:rsidRDefault="005F145F" w:rsidP="0030677A">
      <w:pPr>
        <w:spacing w:after="0" w:line="240" w:lineRule="auto"/>
        <w:rPr>
          <w:ins w:id="56" w:author="Author"/>
          <w:rFonts w:ascii="Times New Roman" w:hAnsi="Times New Roman" w:cs="Times New Roman"/>
        </w:rPr>
      </w:pPr>
    </w:p>
    <w:p w14:paraId="59D9642F" w14:textId="7EF76065" w:rsidR="00F45651" w:rsidRDefault="005F34D1" w:rsidP="005F145F">
      <w:pPr>
        <w:spacing w:after="0" w:line="240" w:lineRule="auto"/>
        <w:rPr>
          <w:ins w:id="57" w:author="Author"/>
          <w:rFonts w:ascii="Times New Roman" w:hAnsi="Times New Roman" w:cs="Times New Roman"/>
          <w:b/>
          <w:bCs/>
        </w:rPr>
      </w:pPr>
      <w:ins w:id="58" w:author="Author">
        <w:r>
          <w:rPr>
            <w:rFonts w:ascii="Times New Roman" w:hAnsi="Times New Roman" w:cs="Times New Roman"/>
            <w:b/>
            <w:bCs/>
          </w:rPr>
          <w:t>OPPOSED APPLICATION</w:t>
        </w:r>
      </w:ins>
    </w:p>
    <w:p w14:paraId="0D46695A" w14:textId="77777777" w:rsidR="00F45651" w:rsidRDefault="00F45651" w:rsidP="005F145F">
      <w:pPr>
        <w:spacing w:after="0" w:line="240" w:lineRule="auto"/>
        <w:rPr>
          <w:ins w:id="59" w:author="Author"/>
          <w:rFonts w:ascii="Times New Roman" w:hAnsi="Times New Roman" w:cs="Times New Roman"/>
          <w:b/>
          <w:bCs/>
        </w:rPr>
      </w:pPr>
    </w:p>
    <w:p w14:paraId="18EE2358" w14:textId="77777777" w:rsidR="00F45651" w:rsidRDefault="00F45651" w:rsidP="005F145F">
      <w:pPr>
        <w:spacing w:after="0" w:line="240" w:lineRule="auto"/>
        <w:rPr>
          <w:ins w:id="60" w:author="Author"/>
          <w:rFonts w:ascii="Times New Roman" w:hAnsi="Times New Roman" w:cs="Times New Roman"/>
          <w:b/>
          <w:bCs/>
        </w:rPr>
      </w:pPr>
    </w:p>
    <w:p w14:paraId="2E35D5C6" w14:textId="4F7F9309" w:rsidR="00F45651" w:rsidRDefault="00F45651" w:rsidP="005F145F">
      <w:pPr>
        <w:spacing w:after="0" w:line="240" w:lineRule="auto"/>
        <w:rPr>
          <w:ins w:id="61" w:author="Author"/>
          <w:rFonts w:ascii="Times New Roman" w:hAnsi="Times New Roman" w:cs="Times New Roman"/>
        </w:rPr>
      </w:pPr>
      <w:ins w:id="62" w:author="Author">
        <w:r>
          <w:rPr>
            <w:rFonts w:ascii="Times New Roman" w:hAnsi="Times New Roman" w:cs="Times New Roman"/>
          </w:rPr>
          <w:t xml:space="preserve">Mr </w:t>
        </w:r>
        <w:r w:rsidR="005C3597">
          <w:rPr>
            <w:rFonts w:ascii="Times New Roman" w:hAnsi="Times New Roman" w:cs="Times New Roman"/>
            <w:i/>
            <w:iCs/>
          </w:rPr>
          <w:t>M.M Ndebele</w:t>
        </w:r>
        <w:r>
          <w:rPr>
            <w:rFonts w:ascii="Times New Roman" w:hAnsi="Times New Roman" w:cs="Times New Roman"/>
          </w:rPr>
          <w:t xml:space="preserve">, for the applicant </w:t>
        </w:r>
      </w:ins>
    </w:p>
    <w:p w14:paraId="51BF3E61" w14:textId="229E0601" w:rsidR="005C3597" w:rsidRPr="005C3597" w:rsidRDefault="005C3597" w:rsidP="005F145F">
      <w:pPr>
        <w:spacing w:after="0" w:line="240" w:lineRule="auto"/>
        <w:rPr>
          <w:ins w:id="63" w:author="Author"/>
          <w:rFonts w:ascii="Times New Roman" w:hAnsi="Times New Roman" w:cs="Times New Roman"/>
        </w:rPr>
      </w:pPr>
      <w:ins w:id="64" w:author="Author">
        <w:r>
          <w:rPr>
            <w:rFonts w:ascii="Times New Roman" w:hAnsi="Times New Roman" w:cs="Times New Roman"/>
          </w:rPr>
          <w:t xml:space="preserve">Mr … </w:t>
        </w:r>
        <w:r>
          <w:rPr>
            <w:rFonts w:ascii="Times New Roman" w:hAnsi="Times New Roman" w:cs="Times New Roman"/>
            <w:i/>
            <w:iCs/>
          </w:rPr>
          <w:t>Maunga (Jr)</w:t>
        </w:r>
        <w:r>
          <w:rPr>
            <w:rFonts w:ascii="Times New Roman" w:hAnsi="Times New Roman" w:cs="Times New Roman"/>
          </w:rPr>
          <w:t>, for 1</w:t>
        </w:r>
        <w:r w:rsidRPr="005C3597">
          <w:rPr>
            <w:rFonts w:ascii="Times New Roman" w:hAnsi="Times New Roman" w:cs="Times New Roman"/>
            <w:vertAlign w:val="superscript"/>
          </w:rPr>
          <w:t>st</w:t>
        </w:r>
        <w:r>
          <w:rPr>
            <w:rFonts w:ascii="Times New Roman" w:hAnsi="Times New Roman" w:cs="Times New Roman"/>
          </w:rPr>
          <w:t xml:space="preserve"> respondent </w:t>
        </w:r>
      </w:ins>
    </w:p>
    <w:p w14:paraId="4F732F42" w14:textId="33DAF096" w:rsidR="005F145F" w:rsidRDefault="00F45651" w:rsidP="005F145F">
      <w:pPr>
        <w:spacing w:after="0" w:line="240" w:lineRule="auto"/>
        <w:rPr>
          <w:ins w:id="65" w:author="Author"/>
          <w:rFonts w:ascii="Times New Roman" w:hAnsi="Times New Roman" w:cs="Times New Roman"/>
        </w:rPr>
      </w:pPr>
      <w:ins w:id="66" w:author="Author">
        <w:r>
          <w:rPr>
            <w:rFonts w:ascii="Times New Roman" w:hAnsi="Times New Roman" w:cs="Times New Roman"/>
          </w:rPr>
          <w:t xml:space="preserve">Mr </w:t>
        </w:r>
        <w:r>
          <w:rPr>
            <w:rFonts w:ascii="Times New Roman" w:hAnsi="Times New Roman" w:cs="Times New Roman"/>
            <w:i/>
            <w:iCs/>
          </w:rPr>
          <w:t xml:space="preserve">B </w:t>
        </w:r>
        <w:r w:rsidR="005C3597">
          <w:rPr>
            <w:rFonts w:ascii="Times New Roman" w:hAnsi="Times New Roman" w:cs="Times New Roman"/>
            <w:i/>
            <w:iCs/>
          </w:rPr>
          <w:t>Zviuya</w:t>
        </w:r>
        <w:r>
          <w:rPr>
            <w:rFonts w:ascii="Times New Roman" w:hAnsi="Times New Roman" w:cs="Times New Roman"/>
          </w:rPr>
          <w:t xml:space="preserve">, for the </w:t>
        </w:r>
        <w:r w:rsidR="005C3597">
          <w:rPr>
            <w:rFonts w:ascii="Times New Roman" w:hAnsi="Times New Roman" w:cs="Times New Roman"/>
          </w:rPr>
          <w:t>3</w:t>
        </w:r>
        <w:r w:rsidR="005C3597" w:rsidRPr="005C3597">
          <w:rPr>
            <w:rFonts w:ascii="Times New Roman" w:hAnsi="Times New Roman" w:cs="Times New Roman"/>
            <w:vertAlign w:val="superscript"/>
          </w:rPr>
          <w:t>rd</w:t>
        </w:r>
        <w:r w:rsidR="005C3597">
          <w:rPr>
            <w:rFonts w:ascii="Times New Roman" w:hAnsi="Times New Roman" w:cs="Times New Roman"/>
          </w:rPr>
          <w:t xml:space="preserve"> </w:t>
        </w:r>
        <w:r>
          <w:rPr>
            <w:rFonts w:ascii="Times New Roman" w:hAnsi="Times New Roman" w:cs="Times New Roman"/>
          </w:rPr>
          <w:t>respondent</w:t>
        </w:r>
      </w:ins>
    </w:p>
    <w:p w14:paraId="1D303D11" w14:textId="02183834" w:rsidR="005C3597" w:rsidRPr="005C3597" w:rsidRDefault="005C3597" w:rsidP="005F145F">
      <w:pPr>
        <w:spacing w:after="0" w:line="240" w:lineRule="auto"/>
        <w:rPr>
          <w:ins w:id="67" w:author="Author"/>
          <w:rFonts w:ascii="Times New Roman" w:hAnsi="Times New Roman" w:cs="Times New Roman"/>
          <w:b/>
          <w:bCs/>
        </w:rPr>
      </w:pPr>
      <w:ins w:id="68" w:author="Author">
        <w:r>
          <w:rPr>
            <w:rFonts w:ascii="Times New Roman" w:hAnsi="Times New Roman" w:cs="Times New Roman"/>
          </w:rPr>
          <w:t xml:space="preserve">Mr </w:t>
        </w:r>
        <w:r>
          <w:rPr>
            <w:rFonts w:ascii="Times New Roman" w:hAnsi="Times New Roman" w:cs="Times New Roman"/>
            <w:i/>
            <w:iCs/>
          </w:rPr>
          <w:t>P Garwe</w:t>
        </w:r>
        <w:r>
          <w:rPr>
            <w:rFonts w:ascii="Times New Roman" w:hAnsi="Times New Roman" w:cs="Times New Roman"/>
          </w:rPr>
          <w:t>, for 2</w:t>
        </w:r>
        <w:r w:rsidRPr="005C3597">
          <w:rPr>
            <w:rFonts w:ascii="Times New Roman" w:hAnsi="Times New Roman" w:cs="Times New Roman"/>
            <w:vertAlign w:val="superscript"/>
          </w:rPr>
          <w:t>nd</w:t>
        </w:r>
        <w:r>
          <w:rPr>
            <w:rFonts w:ascii="Times New Roman" w:hAnsi="Times New Roman" w:cs="Times New Roman"/>
          </w:rPr>
          <w:t xml:space="preserve"> - 4</w:t>
        </w:r>
        <w:r w:rsidRPr="005C3597">
          <w:rPr>
            <w:rFonts w:ascii="Times New Roman" w:hAnsi="Times New Roman" w:cs="Times New Roman"/>
            <w:vertAlign w:val="superscript"/>
          </w:rPr>
          <w:t>th</w:t>
        </w:r>
        <w:r>
          <w:rPr>
            <w:rFonts w:ascii="Times New Roman" w:hAnsi="Times New Roman" w:cs="Times New Roman"/>
          </w:rPr>
          <w:t xml:space="preserve"> respondents </w:t>
        </w:r>
      </w:ins>
    </w:p>
    <w:p w14:paraId="45B1C22E" w14:textId="77777777" w:rsidR="005F145F" w:rsidRDefault="005F145F" w:rsidP="0030677A">
      <w:pPr>
        <w:spacing w:after="0" w:line="240" w:lineRule="auto"/>
        <w:rPr>
          <w:ins w:id="69" w:author="Author"/>
          <w:rFonts w:ascii="Times New Roman" w:hAnsi="Times New Roman" w:cs="Times New Roman"/>
        </w:rPr>
      </w:pPr>
    </w:p>
    <w:p w14:paraId="36823FE8" w14:textId="6A503B46" w:rsidR="005132B8" w:rsidRDefault="005F145F" w:rsidP="009B1934">
      <w:pPr>
        <w:spacing w:after="0" w:line="360" w:lineRule="auto"/>
        <w:jc w:val="both"/>
        <w:rPr>
          <w:ins w:id="70" w:author="Author"/>
          <w:rFonts w:ascii="Times New Roman" w:hAnsi="Times New Roman" w:cs="Times New Roman"/>
        </w:rPr>
      </w:pPr>
      <w:ins w:id="71" w:author="Author">
        <w:r>
          <w:rPr>
            <w:rFonts w:ascii="Times New Roman" w:hAnsi="Times New Roman" w:cs="Times New Roman"/>
          </w:rPr>
          <w:tab/>
          <w:t>MUZENDA J:</w:t>
        </w:r>
        <w:r>
          <w:rPr>
            <w:rFonts w:ascii="Times New Roman" w:hAnsi="Times New Roman" w:cs="Times New Roman"/>
          </w:rPr>
          <w:tab/>
        </w:r>
        <w:r w:rsidR="0013600A">
          <w:rPr>
            <w:rFonts w:ascii="Times New Roman" w:hAnsi="Times New Roman" w:cs="Times New Roman"/>
          </w:rPr>
          <w:t xml:space="preserve"> </w:t>
        </w:r>
        <w:r w:rsidR="009B1934">
          <w:rPr>
            <w:rFonts w:ascii="Times New Roman" w:hAnsi="Times New Roman" w:cs="Times New Roman"/>
          </w:rPr>
          <w:t xml:space="preserve">On 16 February 2017 </w:t>
        </w:r>
        <w:r w:rsidR="00A56DFB">
          <w:rPr>
            <w:rFonts w:ascii="Times New Roman" w:hAnsi="Times New Roman" w:cs="Times New Roman"/>
          </w:rPr>
          <w:t>applicant</w:t>
        </w:r>
        <w:r w:rsidR="009B1934">
          <w:rPr>
            <w:rFonts w:ascii="Times New Roman" w:hAnsi="Times New Roman" w:cs="Times New Roman"/>
          </w:rPr>
          <w:t xml:space="preserve"> and first </w:t>
        </w:r>
        <w:r w:rsidR="00A56DFB">
          <w:rPr>
            <w:rFonts w:ascii="Times New Roman" w:hAnsi="Times New Roman" w:cs="Times New Roman"/>
          </w:rPr>
          <w:t>respondent</w:t>
        </w:r>
        <w:r w:rsidR="009B1934">
          <w:rPr>
            <w:rFonts w:ascii="Times New Roman" w:hAnsi="Times New Roman" w:cs="Times New Roman"/>
          </w:rPr>
          <w:t xml:space="preserve"> signed a Memorandum of Agreement relating to 6 stands located in </w:t>
        </w:r>
        <w:r w:rsidR="00A56DFB">
          <w:rPr>
            <w:rFonts w:ascii="Times New Roman" w:hAnsi="Times New Roman" w:cs="Times New Roman"/>
          </w:rPr>
          <w:t>applicant’s</w:t>
        </w:r>
        <w:r w:rsidR="009B1934">
          <w:rPr>
            <w:rFonts w:ascii="Times New Roman" w:hAnsi="Times New Roman" w:cs="Times New Roman"/>
          </w:rPr>
          <w:t xml:space="preserve"> piece of land effectively compensating first respondent’s loss of land consumed by roads developed in lieu of </w:t>
        </w:r>
        <w:r w:rsidR="00A56DFB">
          <w:rPr>
            <w:rFonts w:ascii="Times New Roman" w:hAnsi="Times New Roman" w:cs="Times New Roman"/>
          </w:rPr>
          <w:t>applicant’s</w:t>
        </w:r>
        <w:r w:rsidR="009B1934">
          <w:rPr>
            <w:rFonts w:ascii="Times New Roman" w:hAnsi="Times New Roman" w:cs="Times New Roman"/>
          </w:rPr>
          <w:t xml:space="preserve"> housing project in Mutasa District. The ceded land added up to 4220 hectares. After the Memorandum of Agreement first respondent proceeded to have that ceded piece of land registered in its name. the Memorandum of Agreement was then filed with the District Administrator’s office, the second respondent, the Ministry </w:t>
        </w:r>
        <w:r w:rsidR="00A56DFB">
          <w:rPr>
            <w:rFonts w:ascii="Times New Roman" w:hAnsi="Times New Roman" w:cs="Times New Roman"/>
          </w:rPr>
          <w:t xml:space="preserve">of Lands and then Rural Resettlement and Mutasa Rural District Council. </w:t>
        </w:r>
      </w:ins>
    </w:p>
    <w:p w14:paraId="49582E83" w14:textId="0CDF7C63" w:rsidR="006A0E62" w:rsidRDefault="006A0E62" w:rsidP="009B1934">
      <w:pPr>
        <w:spacing w:after="0" w:line="360" w:lineRule="auto"/>
        <w:jc w:val="both"/>
        <w:rPr>
          <w:ins w:id="72" w:author="Author"/>
          <w:rFonts w:ascii="Times New Roman" w:hAnsi="Times New Roman" w:cs="Times New Roman"/>
        </w:rPr>
      </w:pPr>
      <w:ins w:id="73" w:author="Author">
        <w:r>
          <w:rPr>
            <w:rFonts w:ascii="Times New Roman" w:hAnsi="Times New Roman" w:cs="Times New Roman"/>
          </w:rPr>
          <w:tab/>
          <w:t xml:space="preserve">After the applicant had notified all these government offices, it wrote a letter of complaint to the Chief Lands Officer for Manicaland Province to the following effect: </w:t>
        </w:r>
      </w:ins>
    </w:p>
    <w:p w14:paraId="1814263C" w14:textId="4D2E5EF7" w:rsidR="00C82565" w:rsidRDefault="00C82565" w:rsidP="00C82565">
      <w:pPr>
        <w:spacing w:after="0" w:line="240" w:lineRule="auto"/>
        <w:ind w:left="720"/>
        <w:jc w:val="both"/>
        <w:rPr>
          <w:ins w:id="74" w:author="Author"/>
          <w:rFonts w:ascii="Times New Roman" w:hAnsi="Times New Roman" w:cs="Times New Roman"/>
          <w:i/>
          <w:iCs/>
          <w:sz w:val="22"/>
          <w:szCs w:val="22"/>
        </w:rPr>
      </w:pPr>
      <w:ins w:id="75" w:author="Author">
        <w:r w:rsidRPr="00C82565">
          <w:rPr>
            <w:rFonts w:ascii="Times New Roman" w:hAnsi="Times New Roman" w:cs="Times New Roman"/>
            <w:i/>
            <w:iCs/>
            <w:sz w:val="22"/>
            <w:szCs w:val="22"/>
          </w:rPr>
          <w:t xml:space="preserve">“We seek to have the agreement revoked as it was signed under duress from your office  without considering that the mistake to allocate two organisations the same piece of land was your mistake. You personally insisted that we sign the agreement on the conditions that were proffered by Evangelical Anglican Church in spite of all protest and desire for you to see reason being rejected.”  </w:t>
        </w:r>
      </w:ins>
    </w:p>
    <w:p w14:paraId="5BB054A1" w14:textId="77777777" w:rsidR="00C82565" w:rsidRDefault="00C82565" w:rsidP="00C82565">
      <w:pPr>
        <w:spacing w:after="0" w:line="240" w:lineRule="auto"/>
        <w:jc w:val="both"/>
        <w:rPr>
          <w:ins w:id="76" w:author="Author"/>
          <w:rFonts w:ascii="Times New Roman" w:hAnsi="Times New Roman" w:cs="Times New Roman"/>
          <w:i/>
          <w:iCs/>
          <w:sz w:val="22"/>
          <w:szCs w:val="22"/>
        </w:rPr>
      </w:pPr>
    </w:p>
    <w:p w14:paraId="4EDA6E81" w14:textId="2CFCCADC" w:rsidR="00C82565" w:rsidRDefault="00C82565" w:rsidP="00C82565">
      <w:pPr>
        <w:spacing w:after="0" w:line="360" w:lineRule="auto"/>
        <w:jc w:val="both"/>
        <w:rPr>
          <w:ins w:id="77" w:author="Author"/>
          <w:rFonts w:ascii="Times New Roman" w:hAnsi="Times New Roman" w:cs="Times New Roman"/>
        </w:rPr>
      </w:pPr>
      <w:ins w:id="78" w:author="Author">
        <w:r>
          <w:rPr>
            <w:rFonts w:ascii="Times New Roman" w:hAnsi="Times New Roman" w:cs="Times New Roman"/>
            <w:sz w:val="22"/>
            <w:szCs w:val="22"/>
          </w:rPr>
          <w:lastRenderedPageBreak/>
          <w:tab/>
        </w:r>
        <w:r w:rsidRPr="00C82565">
          <w:rPr>
            <w:rFonts w:ascii="Times New Roman" w:hAnsi="Times New Roman" w:cs="Times New Roman"/>
          </w:rPr>
          <w:t xml:space="preserve">This complaint apparently relates to the subject </w:t>
        </w:r>
        <w:r>
          <w:rPr>
            <w:rFonts w:ascii="Times New Roman" w:hAnsi="Times New Roman" w:cs="Times New Roman"/>
          </w:rPr>
          <w:t xml:space="preserve">memorandum of Agreement of 16 February 2017. A vast of other letters speaking of the same complaint was written to various government departments and another one to the Land Commission and to the first respondent. When applicant failed to get assistance or intervention it then approached this court seeking the following relief in its draft order: </w:t>
        </w:r>
      </w:ins>
    </w:p>
    <w:p w14:paraId="51214D06" w14:textId="4993BD9F" w:rsidR="00E801F1" w:rsidRDefault="00E801F1" w:rsidP="00E801F1">
      <w:pPr>
        <w:spacing w:after="0" w:line="240" w:lineRule="auto"/>
        <w:jc w:val="both"/>
        <w:rPr>
          <w:ins w:id="79" w:author="Author"/>
          <w:rFonts w:ascii="Times New Roman" w:hAnsi="Times New Roman" w:cs="Times New Roman"/>
          <w:i/>
          <w:iCs/>
          <w:sz w:val="22"/>
          <w:szCs w:val="22"/>
        </w:rPr>
      </w:pPr>
      <w:ins w:id="80" w:author="Author">
        <w:r>
          <w:rPr>
            <w:rFonts w:ascii="Times New Roman" w:hAnsi="Times New Roman" w:cs="Times New Roman"/>
          </w:rPr>
          <w:tab/>
        </w:r>
        <w:r>
          <w:rPr>
            <w:rFonts w:ascii="Times New Roman" w:hAnsi="Times New Roman" w:cs="Times New Roman"/>
            <w:sz w:val="22"/>
            <w:szCs w:val="22"/>
          </w:rPr>
          <w:t>“</w:t>
        </w:r>
        <w:r>
          <w:rPr>
            <w:rFonts w:ascii="Times New Roman" w:hAnsi="Times New Roman" w:cs="Times New Roman"/>
            <w:i/>
            <w:iCs/>
            <w:sz w:val="22"/>
            <w:szCs w:val="22"/>
          </w:rPr>
          <w:t>IT IS HEREBY ORDERED AND DECLARED THAT:</w:t>
        </w:r>
      </w:ins>
    </w:p>
    <w:p w14:paraId="41BEB9DD" w14:textId="77777777" w:rsidR="00E801F1" w:rsidRPr="00E801F1" w:rsidRDefault="00E801F1" w:rsidP="00E801F1">
      <w:pPr>
        <w:spacing w:after="0" w:line="240" w:lineRule="auto"/>
        <w:jc w:val="both"/>
        <w:rPr>
          <w:ins w:id="81" w:author="Author"/>
          <w:rFonts w:ascii="Times New Roman" w:hAnsi="Times New Roman" w:cs="Times New Roman"/>
          <w:sz w:val="22"/>
          <w:szCs w:val="22"/>
        </w:rPr>
      </w:pPr>
    </w:p>
    <w:p w14:paraId="3ED559BC" w14:textId="1F3EFC0E" w:rsidR="00E801F1" w:rsidRDefault="001F6817" w:rsidP="00E801F1">
      <w:pPr>
        <w:pStyle w:val="ListParagraph"/>
        <w:numPr>
          <w:ilvl w:val="0"/>
          <w:numId w:val="20"/>
        </w:numPr>
        <w:spacing w:after="0" w:line="240" w:lineRule="auto"/>
        <w:jc w:val="both"/>
        <w:rPr>
          <w:ins w:id="82" w:author="Author"/>
          <w:rFonts w:ascii="Times New Roman" w:hAnsi="Times New Roman" w:cs="Times New Roman"/>
          <w:i/>
          <w:iCs/>
          <w:sz w:val="22"/>
          <w:szCs w:val="22"/>
        </w:rPr>
      </w:pPr>
      <w:ins w:id="83" w:author="Author">
        <w:r>
          <w:rPr>
            <w:rFonts w:ascii="Times New Roman" w:hAnsi="Times New Roman" w:cs="Times New Roman"/>
            <w:i/>
            <w:iCs/>
            <w:sz w:val="22"/>
            <w:szCs w:val="22"/>
          </w:rPr>
          <w:t>The application for a declaratory order be and is hereby granted.</w:t>
        </w:r>
      </w:ins>
    </w:p>
    <w:p w14:paraId="32C28184" w14:textId="012402FB" w:rsidR="001F6817" w:rsidRDefault="001F6817" w:rsidP="00E801F1">
      <w:pPr>
        <w:pStyle w:val="ListParagraph"/>
        <w:numPr>
          <w:ilvl w:val="0"/>
          <w:numId w:val="20"/>
        </w:numPr>
        <w:spacing w:after="0" w:line="240" w:lineRule="auto"/>
        <w:jc w:val="both"/>
        <w:rPr>
          <w:ins w:id="84" w:author="Author"/>
          <w:rFonts w:ascii="Times New Roman" w:hAnsi="Times New Roman" w:cs="Times New Roman"/>
          <w:i/>
          <w:iCs/>
          <w:sz w:val="22"/>
          <w:szCs w:val="22"/>
        </w:rPr>
      </w:pPr>
      <w:ins w:id="85" w:author="Author">
        <w:r>
          <w:rPr>
            <w:rFonts w:ascii="Times New Roman" w:hAnsi="Times New Roman" w:cs="Times New Roman"/>
            <w:i/>
            <w:iCs/>
            <w:sz w:val="22"/>
            <w:szCs w:val="22"/>
          </w:rPr>
          <w:t>The allocation of a portion of land to the 1</w:t>
        </w:r>
        <w:r w:rsidRPr="001F6817">
          <w:rPr>
            <w:rFonts w:ascii="Times New Roman" w:hAnsi="Times New Roman" w:cs="Times New Roman"/>
            <w:i/>
            <w:iCs/>
            <w:sz w:val="22"/>
            <w:szCs w:val="22"/>
            <w:vertAlign w:val="superscript"/>
          </w:rPr>
          <w:t>st</w:t>
        </w:r>
        <w:r>
          <w:rPr>
            <w:rFonts w:ascii="Times New Roman" w:hAnsi="Times New Roman" w:cs="Times New Roman"/>
            <w:i/>
            <w:iCs/>
            <w:sz w:val="22"/>
            <w:szCs w:val="22"/>
          </w:rPr>
          <w:t xml:space="preserve"> Respondent by the 2</w:t>
        </w:r>
        <w:r w:rsidRPr="001F6817">
          <w:rPr>
            <w:rFonts w:ascii="Times New Roman" w:hAnsi="Times New Roman" w:cs="Times New Roman"/>
            <w:i/>
            <w:iCs/>
            <w:sz w:val="22"/>
            <w:szCs w:val="22"/>
            <w:vertAlign w:val="superscript"/>
          </w:rPr>
          <w:t>nd</w:t>
        </w:r>
        <w:r>
          <w:rPr>
            <w:rFonts w:ascii="Times New Roman" w:hAnsi="Times New Roman" w:cs="Times New Roman"/>
            <w:i/>
            <w:iCs/>
            <w:sz w:val="22"/>
            <w:szCs w:val="22"/>
          </w:rPr>
          <w:t>, 3</w:t>
        </w:r>
        <w:r w:rsidRPr="001F6817">
          <w:rPr>
            <w:rFonts w:ascii="Times New Roman" w:hAnsi="Times New Roman" w:cs="Times New Roman"/>
            <w:i/>
            <w:iCs/>
            <w:sz w:val="22"/>
            <w:szCs w:val="22"/>
            <w:vertAlign w:val="superscript"/>
          </w:rPr>
          <w:t>rd</w:t>
        </w:r>
        <w:r>
          <w:rPr>
            <w:rFonts w:ascii="Times New Roman" w:hAnsi="Times New Roman" w:cs="Times New Roman"/>
            <w:i/>
            <w:iCs/>
            <w:sz w:val="22"/>
            <w:szCs w:val="22"/>
          </w:rPr>
          <w:t xml:space="preserve"> and 4</w:t>
        </w:r>
        <w:r w:rsidRPr="001F6817">
          <w:rPr>
            <w:rFonts w:ascii="Times New Roman" w:hAnsi="Times New Roman" w:cs="Times New Roman"/>
            <w:i/>
            <w:iCs/>
            <w:sz w:val="22"/>
            <w:szCs w:val="22"/>
            <w:vertAlign w:val="superscript"/>
          </w:rPr>
          <w:t>th</w:t>
        </w:r>
        <w:r>
          <w:rPr>
            <w:rFonts w:ascii="Times New Roman" w:hAnsi="Times New Roman" w:cs="Times New Roman"/>
            <w:i/>
            <w:iCs/>
            <w:sz w:val="22"/>
            <w:szCs w:val="22"/>
          </w:rPr>
          <w:t xml:space="preserve"> Respondents within Lot 1 of Fairview Estate Mutasa Rural District measuring 40 hectares in extent be and is hereby declared null and void.</w:t>
        </w:r>
      </w:ins>
    </w:p>
    <w:p w14:paraId="6B6BF9D1" w14:textId="2D19219F" w:rsidR="001F6817" w:rsidRDefault="001F6817" w:rsidP="00E801F1">
      <w:pPr>
        <w:pStyle w:val="ListParagraph"/>
        <w:numPr>
          <w:ilvl w:val="0"/>
          <w:numId w:val="20"/>
        </w:numPr>
        <w:spacing w:after="0" w:line="240" w:lineRule="auto"/>
        <w:jc w:val="both"/>
        <w:rPr>
          <w:ins w:id="86" w:author="Author"/>
          <w:rFonts w:ascii="Times New Roman" w:hAnsi="Times New Roman" w:cs="Times New Roman"/>
          <w:i/>
          <w:iCs/>
          <w:sz w:val="22"/>
          <w:szCs w:val="22"/>
        </w:rPr>
      </w:pPr>
      <w:ins w:id="87" w:author="Author">
        <w:r>
          <w:rPr>
            <w:rFonts w:ascii="Times New Roman" w:hAnsi="Times New Roman" w:cs="Times New Roman"/>
            <w:i/>
            <w:iCs/>
            <w:sz w:val="22"/>
            <w:szCs w:val="22"/>
          </w:rPr>
          <w:t>The agreement entered into between the Applicant and first Respondent on the 16</w:t>
        </w:r>
        <w:r w:rsidRPr="001F6817">
          <w:rPr>
            <w:rFonts w:ascii="Times New Roman" w:hAnsi="Times New Roman" w:cs="Times New Roman"/>
            <w:i/>
            <w:iCs/>
            <w:sz w:val="22"/>
            <w:szCs w:val="22"/>
            <w:vertAlign w:val="superscript"/>
          </w:rPr>
          <w:t>th</w:t>
        </w:r>
        <w:r>
          <w:rPr>
            <w:rFonts w:ascii="Times New Roman" w:hAnsi="Times New Roman" w:cs="Times New Roman"/>
            <w:i/>
            <w:iCs/>
            <w:sz w:val="22"/>
            <w:szCs w:val="22"/>
          </w:rPr>
          <w:t xml:space="preserve"> February 2017 which purportedly cedes residential stands number 2004, 2005, 2006, 2008, 2009 and 2010, as compensation for the road allegedly passing through the 1</w:t>
        </w:r>
        <w:r w:rsidRPr="001F6817">
          <w:rPr>
            <w:rFonts w:ascii="Times New Roman" w:hAnsi="Times New Roman" w:cs="Times New Roman"/>
            <w:i/>
            <w:iCs/>
            <w:sz w:val="22"/>
            <w:szCs w:val="22"/>
            <w:vertAlign w:val="superscript"/>
          </w:rPr>
          <w:t>st</w:t>
        </w:r>
        <w:r>
          <w:rPr>
            <w:rFonts w:ascii="Times New Roman" w:hAnsi="Times New Roman" w:cs="Times New Roman"/>
            <w:i/>
            <w:iCs/>
            <w:sz w:val="22"/>
            <w:szCs w:val="22"/>
          </w:rPr>
          <w:t xml:space="preserve"> Respondent’s stand and subsequently endorsed by the second, third and fourth respondents be and is hereby declared void and illegal and of no force or effect.</w:t>
        </w:r>
      </w:ins>
    </w:p>
    <w:p w14:paraId="1C4CEC4A" w14:textId="7DEC2B3C" w:rsidR="001F6817" w:rsidRDefault="001F6817" w:rsidP="00E801F1">
      <w:pPr>
        <w:pStyle w:val="ListParagraph"/>
        <w:numPr>
          <w:ilvl w:val="0"/>
          <w:numId w:val="20"/>
        </w:numPr>
        <w:spacing w:after="0" w:line="240" w:lineRule="auto"/>
        <w:jc w:val="both"/>
        <w:rPr>
          <w:ins w:id="88" w:author="Author"/>
          <w:rFonts w:ascii="Times New Roman" w:hAnsi="Times New Roman" w:cs="Times New Roman"/>
          <w:i/>
          <w:iCs/>
          <w:sz w:val="22"/>
          <w:szCs w:val="22"/>
        </w:rPr>
      </w:pPr>
      <w:ins w:id="89" w:author="Author">
        <w:r>
          <w:rPr>
            <w:rFonts w:ascii="Times New Roman" w:hAnsi="Times New Roman" w:cs="Times New Roman"/>
            <w:i/>
            <w:iCs/>
            <w:sz w:val="22"/>
            <w:szCs w:val="22"/>
          </w:rPr>
          <w:t>The 1</w:t>
        </w:r>
        <w:r w:rsidRPr="001F6817">
          <w:rPr>
            <w:rFonts w:ascii="Times New Roman" w:hAnsi="Times New Roman" w:cs="Times New Roman"/>
            <w:i/>
            <w:iCs/>
            <w:sz w:val="22"/>
            <w:szCs w:val="22"/>
            <w:vertAlign w:val="superscript"/>
          </w:rPr>
          <w:t>st</w:t>
        </w:r>
        <w:r>
          <w:rPr>
            <w:rFonts w:ascii="Times New Roman" w:hAnsi="Times New Roman" w:cs="Times New Roman"/>
            <w:i/>
            <w:iCs/>
            <w:sz w:val="22"/>
            <w:szCs w:val="22"/>
          </w:rPr>
          <w:t xml:space="preserve"> Respondent and all those enjoying occupation through it be and is hereby ordered to vacate the premises located with a portion of land of Lot 1 of Fairview Estate, Mutasa Rural District, measuring 40 hectares in extent, allocated underlease number GL 1569 and transferred to the Applicant for housing project, within 14 days of the granting of this order. </w:t>
        </w:r>
      </w:ins>
    </w:p>
    <w:p w14:paraId="05BDA46E" w14:textId="0EE61F5C" w:rsidR="001F6817" w:rsidRPr="00E801F1" w:rsidRDefault="001F6817" w:rsidP="00E801F1">
      <w:pPr>
        <w:pStyle w:val="ListParagraph"/>
        <w:numPr>
          <w:ilvl w:val="0"/>
          <w:numId w:val="20"/>
        </w:numPr>
        <w:spacing w:after="0" w:line="240" w:lineRule="auto"/>
        <w:jc w:val="both"/>
        <w:rPr>
          <w:ins w:id="90" w:author="Author"/>
          <w:rFonts w:ascii="Times New Roman" w:hAnsi="Times New Roman" w:cs="Times New Roman"/>
          <w:i/>
          <w:iCs/>
          <w:sz w:val="22"/>
          <w:szCs w:val="22"/>
        </w:rPr>
      </w:pPr>
      <w:ins w:id="91" w:author="Author">
        <w:r>
          <w:rPr>
            <w:rFonts w:ascii="Times New Roman" w:hAnsi="Times New Roman" w:cs="Times New Roman"/>
            <w:i/>
            <w:iCs/>
            <w:sz w:val="22"/>
            <w:szCs w:val="22"/>
          </w:rPr>
          <w:t>The first Respondent to pay costs of suit</w:t>
        </w:r>
        <w:r w:rsidR="008E50A1">
          <w:rPr>
            <w:rFonts w:ascii="Times New Roman" w:hAnsi="Times New Roman" w:cs="Times New Roman"/>
            <w:i/>
            <w:iCs/>
            <w:sz w:val="22"/>
            <w:szCs w:val="22"/>
          </w:rPr>
          <w:t xml:space="preserve"> on attorney-client scale</w:t>
        </w:r>
        <w:r w:rsidR="008E50A1">
          <w:rPr>
            <w:rFonts w:ascii="Times New Roman" w:hAnsi="Times New Roman" w:cs="Times New Roman"/>
            <w:sz w:val="22"/>
            <w:szCs w:val="22"/>
          </w:rPr>
          <w:t xml:space="preserve">” </w:t>
        </w:r>
        <w:r>
          <w:rPr>
            <w:rFonts w:ascii="Times New Roman" w:hAnsi="Times New Roman" w:cs="Times New Roman"/>
            <w:i/>
            <w:iCs/>
            <w:sz w:val="22"/>
            <w:szCs w:val="22"/>
          </w:rPr>
          <w:t xml:space="preserve"> </w:t>
        </w:r>
      </w:ins>
    </w:p>
    <w:p w14:paraId="7FDDBEC6" w14:textId="77777777" w:rsidR="008E0FF9" w:rsidRDefault="008E0FF9" w:rsidP="002439E7">
      <w:pPr>
        <w:spacing w:after="0" w:line="240" w:lineRule="auto"/>
        <w:jc w:val="both"/>
        <w:rPr>
          <w:ins w:id="92" w:author="Author"/>
          <w:rFonts w:ascii="Times New Roman" w:hAnsi="Times New Roman" w:cs="Times New Roman"/>
          <w:sz w:val="28"/>
          <w:szCs w:val="28"/>
        </w:rPr>
      </w:pPr>
    </w:p>
    <w:p w14:paraId="09860109" w14:textId="44AF3476" w:rsidR="002439E7" w:rsidRDefault="002439E7" w:rsidP="000C0BF5">
      <w:pPr>
        <w:spacing w:after="0" w:line="360" w:lineRule="auto"/>
        <w:ind w:firstLine="720"/>
        <w:jc w:val="both"/>
        <w:rPr>
          <w:ins w:id="93" w:author="Author"/>
          <w:rFonts w:ascii="Times New Roman" w:hAnsi="Times New Roman" w:cs="Times New Roman"/>
        </w:rPr>
      </w:pPr>
      <w:ins w:id="94" w:author="Author">
        <w:r>
          <w:rPr>
            <w:rFonts w:ascii="Times New Roman" w:hAnsi="Times New Roman" w:cs="Times New Roman"/>
          </w:rPr>
          <w:t xml:space="preserve">All four respondents are opposing the application. First respondent raises three points </w:t>
        </w:r>
        <w:r>
          <w:rPr>
            <w:rFonts w:ascii="Times New Roman" w:hAnsi="Times New Roman" w:cs="Times New Roman"/>
            <w:i/>
            <w:iCs/>
          </w:rPr>
          <w:t>in limine</w:t>
        </w:r>
        <w:r>
          <w:rPr>
            <w:rFonts w:ascii="Times New Roman" w:hAnsi="Times New Roman" w:cs="Times New Roman"/>
          </w:rPr>
          <w:t>. The first preliminary point</w:t>
        </w:r>
        <w:r w:rsidR="000C0BF5">
          <w:rPr>
            <w:rFonts w:ascii="Times New Roman" w:hAnsi="Times New Roman" w:cs="Times New Roman"/>
          </w:rPr>
          <w:t xml:space="preserve"> relates to material disputes of fact. The view of fist respondent is that applicant’s cause of action is based on a claim that applicant’s title precedes that of first respondent. Applicant also contents that its title did not encroach upon applicant’s church stand. Both of these [positions are controverted by first respondent and based on papers filed of record none of these issues can easily be resolved on paper without leading oral evidence. The court is left confused as to the real situation buttressed by credible evidence.</w:t>
        </w:r>
      </w:ins>
    </w:p>
    <w:p w14:paraId="1096EB1A" w14:textId="55EB34CB" w:rsidR="000C0BF5" w:rsidRDefault="000C0BF5" w:rsidP="000C0BF5">
      <w:pPr>
        <w:spacing w:after="0" w:line="360" w:lineRule="auto"/>
        <w:ind w:firstLine="720"/>
        <w:jc w:val="both"/>
        <w:rPr>
          <w:ins w:id="95" w:author="Author"/>
          <w:rFonts w:ascii="Times New Roman" w:hAnsi="Times New Roman" w:cs="Times New Roman"/>
        </w:rPr>
      </w:pPr>
      <w:ins w:id="96" w:author="Author">
        <w:r>
          <w:rPr>
            <w:rFonts w:ascii="Times New Roman" w:hAnsi="Times New Roman" w:cs="Times New Roman"/>
          </w:rPr>
          <w:t xml:space="preserve">The second point </w:t>
        </w:r>
        <w:r>
          <w:rPr>
            <w:rFonts w:ascii="Times New Roman" w:hAnsi="Times New Roman" w:cs="Times New Roman"/>
            <w:i/>
            <w:iCs/>
          </w:rPr>
          <w:t>in limine</w:t>
        </w:r>
        <w:r>
          <w:rPr>
            <w:rFonts w:ascii="Times New Roman" w:hAnsi="Times New Roman" w:cs="Times New Roman"/>
          </w:rPr>
          <w:t xml:space="preserve"> relates to unpaid legal costs incurred under HC11/21 where applicant withdrew any application and tendered costs to the first respondent.</w:t>
        </w:r>
      </w:ins>
    </w:p>
    <w:p w14:paraId="33E63665" w14:textId="4158BB16" w:rsidR="009E0285" w:rsidRDefault="009E0285" w:rsidP="000C0BF5">
      <w:pPr>
        <w:spacing w:after="0" w:line="360" w:lineRule="auto"/>
        <w:ind w:firstLine="720"/>
        <w:jc w:val="both"/>
        <w:rPr>
          <w:ins w:id="97" w:author="Author"/>
          <w:rFonts w:ascii="Times New Roman" w:hAnsi="Times New Roman" w:cs="Times New Roman"/>
        </w:rPr>
      </w:pPr>
      <w:ins w:id="98" w:author="Author">
        <w:r>
          <w:rPr>
            <w:rFonts w:ascii="Times New Roman" w:hAnsi="Times New Roman" w:cs="Times New Roman"/>
          </w:rPr>
          <w:t>The final</w:t>
        </w:r>
        <w:r w:rsidR="005A33FE">
          <w:rPr>
            <w:rFonts w:ascii="Times New Roman" w:hAnsi="Times New Roman" w:cs="Times New Roman"/>
          </w:rPr>
          <w:t xml:space="preserve"> </w:t>
        </w:r>
        <w:r>
          <w:rPr>
            <w:rFonts w:ascii="Times New Roman" w:hAnsi="Times New Roman" w:cs="Times New Roman"/>
          </w:rPr>
          <w:t xml:space="preserve">point </w:t>
        </w:r>
        <w:r>
          <w:rPr>
            <w:rFonts w:ascii="Times New Roman" w:hAnsi="Times New Roman" w:cs="Times New Roman"/>
            <w:i/>
            <w:iCs/>
          </w:rPr>
          <w:t>in limine</w:t>
        </w:r>
        <w:r>
          <w:rPr>
            <w:rFonts w:ascii="Times New Roman" w:hAnsi="Times New Roman" w:cs="Times New Roman"/>
          </w:rPr>
          <w:t xml:space="preserve"> raised by first respondent is founded on prescription. It is first respondent’s </w:t>
        </w:r>
        <w:r w:rsidR="005A33FE">
          <w:rPr>
            <w:rFonts w:ascii="Times New Roman" w:hAnsi="Times New Roman" w:cs="Times New Roman"/>
          </w:rPr>
          <w:t>contention</w:t>
        </w:r>
        <w:r>
          <w:rPr>
            <w:rFonts w:ascii="Times New Roman" w:hAnsi="Times New Roman" w:cs="Times New Roman"/>
          </w:rPr>
          <w:t xml:space="preserve"> that the memorandum of agreement was concluded on n16 February 2017 and the application for a declarator has prescribed.</w:t>
        </w:r>
        <w:r w:rsidR="0006535F">
          <w:rPr>
            <w:rFonts w:ascii="Times New Roman" w:hAnsi="Times New Roman" w:cs="Times New Roman"/>
          </w:rPr>
          <w:t xml:space="preserve"> The third respondent, also raised points </w:t>
        </w:r>
        <w:r w:rsidR="0006535F">
          <w:rPr>
            <w:rFonts w:ascii="Times New Roman" w:hAnsi="Times New Roman" w:cs="Times New Roman"/>
            <w:i/>
            <w:iCs/>
          </w:rPr>
          <w:t>in limine</w:t>
        </w:r>
        <w:r w:rsidR="0006535F">
          <w:rPr>
            <w:rFonts w:ascii="Times New Roman" w:hAnsi="Times New Roman" w:cs="Times New Roman"/>
          </w:rPr>
          <w:t xml:space="preserve"> chief among them being serious material </w:t>
        </w:r>
        <w:r w:rsidR="00030065">
          <w:rPr>
            <w:rFonts w:ascii="Times New Roman" w:hAnsi="Times New Roman" w:cs="Times New Roman"/>
          </w:rPr>
          <w:t>disputes</w:t>
        </w:r>
        <w:r w:rsidR="0006535F">
          <w:rPr>
            <w:rFonts w:ascii="Times New Roman" w:hAnsi="Times New Roman" w:cs="Times New Roman"/>
          </w:rPr>
          <w:t xml:space="preserve"> of fact. According to third respondent whether first respondent’s stand is within or </w:t>
        </w:r>
        <w:r w:rsidR="008B66C1">
          <w:rPr>
            <w:rFonts w:ascii="Times New Roman" w:hAnsi="Times New Roman" w:cs="Times New Roman"/>
          </w:rPr>
          <w:t>without</w:t>
        </w:r>
        <w:r w:rsidR="0006535F">
          <w:rPr>
            <w:rFonts w:ascii="Times New Roman" w:hAnsi="Times New Roman" w:cs="Times New Roman"/>
          </w:rPr>
          <w:t xml:space="preserve"> </w:t>
        </w:r>
        <w:r w:rsidR="008B66C1">
          <w:rPr>
            <w:rFonts w:ascii="Times New Roman" w:hAnsi="Times New Roman" w:cs="Times New Roman"/>
          </w:rPr>
          <w:t>applicant’s</w:t>
        </w:r>
        <w:r w:rsidR="0006535F">
          <w:rPr>
            <w:rFonts w:ascii="Times New Roman" w:hAnsi="Times New Roman" w:cs="Times New Roman"/>
          </w:rPr>
          <w:t xml:space="preserve"> 40 </w:t>
        </w:r>
        <w:r w:rsidR="008B66C1">
          <w:rPr>
            <w:rFonts w:ascii="Times New Roman" w:hAnsi="Times New Roman" w:cs="Times New Roman"/>
          </w:rPr>
          <w:t>hectares</w:t>
        </w:r>
        <w:r w:rsidR="0006535F">
          <w:rPr>
            <w:rFonts w:ascii="Times New Roman" w:hAnsi="Times New Roman" w:cs="Times New Roman"/>
          </w:rPr>
          <w:t xml:space="preserve"> would require an expert qualified surveyor. </w:t>
        </w:r>
        <w:r w:rsidR="00AB2163">
          <w:rPr>
            <w:rFonts w:ascii="Times New Roman" w:hAnsi="Times New Roman" w:cs="Times New Roman"/>
          </w:rPr>
          <w:t xml:space="preserve">In addition applicant has to prove whether its agents signed the memorandum of agreement under duress. Third respondent also raises defence of prescription. It added that the action prescribed on 15 February 2020 after 3 years from the date of its signing. The third respondent also attacks the relief sought as being legally incompetent in failing to take cognisance </w:t>
        </w:r>
        <w:r w:rsidR="0065112D">
          <w:rPr>
            <w:rFonts w:ascii="Times New Roman" w:hAnsi="Times New Roman" w:cs="Times New Roman"/>
          </w:rPr>
          <w:t xml:space="preserve">that the agreement between applicant and first respondent is still extant. Third respondent impugns further the relief sought by applicant as per its draft order. </w:t>
        </w:r>
        <w:r w:rsidR="00ED4747">
          <w:rPr>
            <w:rFonts w:ascii="Times New Roman" w:hAnsi="Times New Roman" w:cs="Times New Roman"/>
          </w:rPr>
          <w:t>The relief</w:t>
        </w:r>
        <w:r w:rsidR="0065112D">
          <w:rPr>
            <w:rFonts w:ascii="Times New Roman" w:hAnsi="Times New Roman" w:cs="Times New Roman"/>
          </w:rPr>
          <w:t xml:space="preserve"> sought seeks the eviction of a party which was properly allocated land. </w:t>
        </w:r>
      </w:ins>
    </w:p>
    <w:p w14:paraId="46D5327C" w14:textId="77777777" w:rsidR="004E0DB4" w:rsidRDefault="0065112D" w:rsidP="000C0BF5">
      <w:pPr>
        <w:spacing w:after="0" w:line="360" w:lineRule="auto"/>
        <w:ind w:firstLine="720"/>
        <w:jc w:val="both"/>
        <w:rPr>
          <w:ins w:id="99" w:author="Author"/>
          <w:rFonts w:ascii="Times New Roman" w:hAnsi="Times New Roman" w:cs="Times New Roman"/>
        </w:rPr>
      </w:pPr>
      <w:ins w:id="100" w:author="Author">
        <w:r>
          <w:rPr>
            <w:rFonts w:ascii="Times New Roman" w:hAnsi="Times New Roman" w:cs="Times New Roman"/>
          </w:rPr>
          <w:t xml:space="preserve">In response to the points </w:t>
        </w:r>
        <w:r>
          <w:rPr>
            <w:rFonts w:ascii="Times New Roman" w:hAnsi="Times New Roman" w:cs="Times New Roman"/>
            <w:i/>
            <w:iCs/>
          </w:rPr>
          <w:t>in limine</w:t>
        </w:r>
        <w:r>
          <w:rPr>
            <w:rFonts w:ascii="Times New Roman" w:hAnsi="Times New Roman" w:cs="Times New Roman"/>
          </w:rPr>
          <w:t xml:space="preserve"> applicant contends that there are no material dispute of facts which would require </w:t>
        </w:r>
        <w:r>
          <w:rPr>
            <w:rFonts w:ascii="Times New Roman" w:hAnsi="Times New Roman" w:cs="Times New Roman"/>
            <w:i/>
            <w:iCs/>
          </w:rPr>
          <w:t>viva voce</w:t>
        </w:r>
        <w:r>
          <w:rPr>
            <w:rFonts w:ascii="Times New Roman" w:hAnsi="Times New Roman" w:cs="Times New Roman"/>
          </w:rPr>
          <w:t xml:space="preserve"> evidence. If there are any disputes of fact then they are capable of resolution on paper. On the question of unpaid cost applicant argues that there is a procedure open to the </w:t>
        </w:r>
        <w:r w:rsidR="00A07C58">
          <w:rPr>
            <w:rFonts w:ascii="Times New Roman" w:hAnsi="Times New Roman" w:cs="Times New Roman"/>
          </w:rPr>
          <w:t xml:space="preserve">first respondent to recover these costs. On prescription, applicant contends that the cause of action arose in August 2024 and bot 16 February 2017 when applicant gave notice of cancellation of the agreement. </w:t>
        </w:r>
        <w:r w:rsidR="00ED4747">
          <w:rPr>
            <w:rFonts w:ascii="Times New Roman" w:hAnsi="Times New Roman" w:cs="Times New Roman"/>
          </w:rPr>
          <w:t>Applicant</w:t>
        </w:r>
        <w:r w:rsidR="00A07C58">
          <w:rPr>
            <w:rFonts w:ascii="Times New Roman" w:hAnsi="Times New Roman" w:cs="Times New Roman"/>
          </w:rPr>
          <w:t xml:space="preserve"> added that a defence of prescription does not apply to a relief of a declarator it being a remedy to secure the public interest of </w:t>
        </w:r>
        <w:r w:rsidR="00ED4747">
          <w:rPr>
            <w:rFonts w:ascii="Times New Roman" w:hAnsi="Times New Roman" w:cs="Times New Roman"/>
          </w:rPr>
          <w:t>certainty</w:t>
        </w:r>
        <w:r w:rsidR="00A07C58">
          <w:rPr>
            <w:rFonts w:ascii="Times New Roman" w:hAnsi="Times New Roman" w:cs="Times New Roman"/>
          </w:rPr>
          <w:t xml:space="preserve"> or correct legal position. To the </w:t>
        </w:r>
        <w:r w:rsidR="00ED4747">
          <w:rPr>
            <w:rFonts w:ascii="Times New Roman" w:hAnsi="Times New Roman" w:cs="Times New Roman"/>
          </w:rPr>
          <w:t>applicant</w:t>
        </w:r>
        <w:r w:rsidR="00A07C58">
          <w:rPr>
            <w:rFonts w:ascii="Times New Roman" w:hAnsi="Times New Roman" w:cs="Times New Roman"/>
          </w:rPr>
          <w:t xml:space="preserve"> a declaratory order is a remedy to secure the public interest and such a remedy cannot prescribe. On issues of incompetent relief sought applicant insisted that all the reliefs sought are sound and legally competent. Applicant prayed </w:t>
        </w:r>
        <w:r w:rsidR="00ED4747">
          <w:rPr>
            <w:rFonts w:ascii="Times New Roman" w:hAnsi="Times New Roman" w:cs="Times New Roman"/>
          </w:rPr>
          <w:t xml:space="preserve">that all pints </w:t>
        </w:r>
        <w:r w:rsidR="00ED4747">
          <w:rPr>
            <w:rFonts w:ascii="Times New Roman" w:hAnsi="Times New Roman" w:cs="Times New Roman"/>
            <w:i/>
            <w:iCs/>
          </w:rPr>
          <w:t>in limine</w:t>
        </w:r>
        <w:r w:rsidR="00ED4747">
          <w:rPr>
            <w:rFonts w:ascii="Times New Roman" w:hAnsi="Times New Roman" w:cs="Times New Roman"/>
          </w:rPr>
          <w:t xml:space="preserve"> be dismissed and the court entertains the parties on merits. </w:t>
        </w:r>
      </w:ins>
    </w:p>
    <w:p w14:paraId="7272802B" w14:textId="77777777" w:rsidR="004E0DB4" w:rsidRDefault="004E0DB4" w:rsidP="004E0DB4">
      <w:pPr>
        <w:spacing w:after="0" w:line="360" w:lineRule="auto"/>
        <w:jc w:val="both"/>
        <w:rPr>
          <w:ins w:id="101" w:author="Author"/>
          <w:rFonts w:ascii="Times New Roman" w:hAnsi="Times New Roman" w:cs="Times New Roman"/>
        </w:rPr>
      </w:pPr>
    </w:p>
    <w:p w14:paraId="18FD26EB" w14:textId="01029F85" w:rsidR="0065112D" w:rsidRDefault="004E0DB4" w:rsidP="004E0DB4">
      <w:pPr>
        <w:spacing w:after="0" w:line="360" w:lineRule="auto"/>
        <w:jc w:val="both"/>
        <w:rPr>
          <w:ins w:id="102" w:author="Author"/>
          <w:rFonts w:ascii="Times New Roman" w:hAnsi="Times New Roman" w:cs="Times New Roman"/>
        </w:rPr>
      </w:pPr>
      <w:ins w:id="103" w:author="Author">
        <w:r>
          <w:rPr>
            <w:rFonts w:ascii="Times New Roman" w:hAnsi="Times New Roman" w:cs="Times New Roman"/>
          </w:rPr>
          <w:t xml:space="preserve">Disposition of points </w:t>
        </w:r>
        <w:r>
          <w:rPr>
            <w:rFonts w:ascii="Times New Roman" w:hAnsi="Times New Roman" w:cs="Times New Roman"/>
            <w:i/>
            <w:iCs/>
          </w:rPr>
          <w:t>in limine</w:t>
        </w:r>
      </w:ins>
    </w:p>
    <w:p w14:paraId="2813004B" w14:textId="03A44BC6" w:rsidR="004E0DB4" w:rsidRDefault="00EC2D98" w:rsidP="004E0DB4">
      <w:pPr>
        <w:spacing w:after="0" w:line="360" w:lineRule="auto"/>
        <w:jc w:val="both"/>
        <w:rPr>
          <w:ins w:id="104" w:author="Author"/>
          <w:rFonts w:ascii="Times New Roman" w:hAnsi="Times New Roman" w:cs="Times New Roman"/>
        </w:rPr>
      </w:pPr>
      <w:ins w:id="105" w:author="Author">
        <w:r>
          <w:rPr>
            <w:rFonts w:ascii="Times New Roman" w:hAnsi="Times New Roman" w:cs="Times New Roman"/>
          </w:rPr>
          <w:tab/>
          <w:t xml:space="preserve">It is incumbent upon this court to deal with points </w:t>
        </w:r>
        <w:r>
          <w:rPr>
            <w:rFonts w:ascii="Times New Roman" w:hAnsi="Times New Roman" w:cs="Times New Roman"/>
            <w:i/>
            <w:iCs/>
          </w:rPr>
          <w:t>in limine</w:t>
        </w:r>
        <w:r>
          <w:rPr>
            <w:rFonts w:ascii="Times New Roman" w:hAnsi="Times New Roman" w:cs="Times New Roman"/>
          </w:rPr>
          <w:t xml:space="preserve"> first. If I uphold the preliminary points, obviously there will be no need to transcend to the merits. If the points </w:t>
        </w:r>
        <w:r>
          <w:rPr>
            <w:rFonts w:ascii="Times New Roman" w:hAnsi="Times New Roman" w:cs="Times New Roman"/>
            <w:i/>
            <w:iCs/>
          </w:rPr>
          <w:t>in limine</w:t>
        </w:r>
        <w:r>
          <w:rPr>
            <w:rFonts w:ascii="Times New Roman" w:hAnsi="Times New Roman" w:cs="Times New Roman"/>
          </w:rPr>
          <w:t xml:space="preserve"> are disposed then I will deal with the application on merits.</w:t>
        </w:r>
      </w:ins>
    </w:p>
    <w:p w14:paraId="40BDBCB1" w14:textId="49FC994C" w:rsidR="00EC2D98" w:rsidRDefault="00EC2D98" w:rsidP="004E0DB4">
      <w:pPr>
        <w:spacing w:after="0" w:line="360" w:lineRule="auto"/>
        <w:jc w:val="both"/>
        <w:rPr>
          <w:ins w:id="106" w:author="Author"/>
          <w:rFonts w:ascii="Times New Roman" w:hAnsi="Times New Roman" w:cs="Times New Roman"/>
        </w:rPr>
      </w:pPr>
      <w:ins w:id="107" w:author="Author">
        <w:r>
          <w:rPr>
            <w:rFonts w:ascii="Times New Roman" w:hAnsi="Times New Roman" w:cs="Times New Roman"/>
          </w:rPr>
          <w:tab/>
        </w:r>
      </w:ins>
    </w:p>
    <w:p w14:paraId="44FBD1B4" w14:textId="2EB67EE5" w:rsidR="00EC2D98" w:rsidRDefault="00EC2D98" w:rsidP="004E0DB4">
      <w:pPr>
        <w:spacing w:after="0" w:line="360" w:lineRule="auto"/>
        <w:jc w:val="both"/>
        <w:rPr>
          <w:ins w:id="108" w:author="Author"/>
          <w:rFonts w:ascii="Times New Roman" w:hAnsi="Times New Roman" w:cs="Times New Roman"/>
        </w:rPr>
      </w:pPr>
      <w:ins w:id="109" w:author="Author">
        <w:r>
          <w:rPr>
            <w:rFonts w:ascii="Times New Roman" w:hAnsi="Times New Roman" w:cs="Times New Roman"/>
          </w:rPr>
          <w:t>Whether there are material disputes of fact?</w:t>
        </w:r>
      </w:ins>
    </w:p>
    <w:p w14:paraId="26A300D0" w14:textId="06C0417C" w:rsidR="00EC2D98" w:rsidRDefault="00EC2D98" w:rsidP="004E0DB4">
      <w:pPr>
        <w:spacing w:after="0" w:line="360" w:lineRule="auto"/>
        <w:jc w:val="both"/>
        <w:rPr>
          <w:ins w:id="110" w:author="Author"/>
          <w:rFonts w:ascii="Times New Roman" w:hAnsi="Times New Roman" w:cs="Times New Roman"/>
        </w:rPr>
      </w:pPr>
      <w:ins w:id="111" w:author="Author">
        <w:r>
          <w:rPr>
            <w:rFonts w:ascii="Times New Roman" w:hAnsi="Times New Roman" w:cs="Times New Roman"/>
          </w:rPr>
          <w:tab/>
        </w:r>
        <w:r w:rsidR="001C093A">
          <w:rPr>
            <w:rFonts w:ascii="Times New Roman" w:hAnsi="Times New Roman" w:cs="Times New Roman"/>
          </w:rPr>
          <w:t xml:space="preserve">The centre of dispute between </w:t>
        </w:r>
        <w:r w:rsidR="004658EF">
          <w:rPr>
            <w:rFonts w:ascii="Times New Roman" w:hAnsi="Times New Roman" w:cs="Times New Roman"/>
          </w:rPr>
          <w:t>applicant</w:t>
        </w:r>
        <w:r w:rsidR="001C093A">
          <w:rPr>
            <w:rFonts w:ascii="Times New Roman" w:hAnsi="Times New Roman" w:cs="Times New Roman"/>
          </w:rPr>
          <w:t xml:space="preserve"> and first respondent is a piece of land where the </w:t>
        </w:r>
        <w:r w:rsidR="004658EF">
          <w:rPr>
            <w:rFonts w:ascii="Times New Roman" w:hAnsi="Times New Roman" w:cs="Times New Roman"/>
          </w:rPr>
          <w:t>roads</w:t>
        </w:r>
        <w:r w:rsidR="001C093A">
          <w:rPr>
            <w:rFonts w:ascii="Times New Roman" w:hAnsi="Times New Roman" w:cs="Times New Roman"/>
          </w:rPr>
          <w:t xml:space="preserve"> were created as part of servicing the area for residential commercial and social </w:t>
        </w:r>
        <w:r w:rsidR="004658EF">
          <w:rPr>
            <w:rFonts w:ascii="Times New Roman" w:hAnsi="Times New Roman" w:cs="Times New Roman"/>
          </w:rPr>
          <w:t>facilities</w:t>
        </w:r>
        <w:r w:rsidR="001C093A">
          <w:rPr>
            <w:rFonts w:ascii="Times New Roman" w:hAnsi="Times New Roman" w:cs="Times New Roman"/>
          </w:rPr>
          <w:t xml:space="preserve"> to the beneficiaries. The extent of </w:t>
        </w:r>
        <w:r w:rsidR="00C67BB2">
          <w:rPr>
            <w:rFonts w:ascii="Times New Roman" w:hAnsi="Times New Roman" w:cs="Times New Roman"/>
          </w:rPr>
          <w:t xml:space="preserve">such </w:t>
        </w:r>
        <w:r w:rsidR="004E270E">
          <w:rPr>
            <w:rFonts w:ascii="Times New Roman" w:hAnsi="Times New Roman" w:cs="Times New Roman"/>
          </w:rPr>
          <w:t>accessible</w:t>
        </w:r>
        <w:r w:rsidR="00C67BB2">
          <w:rPr>
            <w:rFonts w:ascii="Times New Roman" w:hAnsi="Times New Roman" w:cs="Times New Roman"/>
          </w:rPr>
          <w:t xml:space="preserve"> roads is not known. Further the memorandum of agreement of 16 February 2017 speaks of compensation of first respondent by the </w:t>
        </w:r>
        <w:r w:rsidR="004E270E">
          <w:rPr>
            <w:rFonts w:ascii="Times New Roman" w:hAnsi="Times New Roman" w:cs="Times New Roman"/>
          </w:rPr>
          <w:t>applicant</w:t>
        </w:r>
        <w:r w:rsidR="00C67BB2">
          <w:rPr>
            <w:rFonts w:ascii="Times New Roman" w:hAnsi="Times New Roman" w:cs="Times New Roman"/>
          </w:rPr>
          <w:t xml:space="preserve"> with a total of 6 residential stands with total area of 4 200m</w:t>
        </w:r>
        <w:r w:rsidR="00C67BB2" w:rsidRPr="00C67BB2">
          <w:rPr>
            <w:rFonts w:ascii="Times New Roman" w:hAnsi="Times New Roman" w:cs="Times New Roman"/>
            <w:vertAlign w:val="superscript"/>
          </w:rPr>
          <w:t>2</w:t>
        </w:r>
        <w:r w:rsidR="00C67BB2">
          <w:rPr>
            <w:rFonts w:ascii="Times New Roman" w:hAnsi="Times New Roman" w:cs="Times New Roman"/>
          </w:rPr>
          <w:t xml:space="preserve">. It is not clear </w:t>
        </w:r>
        <w:r w:rsidR="00780387">
          <w:rPr>
            <w:rFonts w:ascii="Times New Roman" w:hAnsi="Times New Roman" w:cs="Times New Roman"/>
          </w:rPr>
          <w:t xml:space="preserve">from the pleadings </w:t>
        </w:r>
        <w:r w:rsidR="004E270E">
          <w:rPr>
            <w:rFonts w:ascii="Times New Roman" w:hAnsi="Times New Roman" w:cs="Times New Roman"/>
          </w:rPr>
          <w:t>filed</w:t>
        </w:r>
        <w:r w:rsidR="00780387">
          <w:rPr>
            <w:rFonts w:ascii="Times New Roman" w:hAnsi="Times New Roman" w:cs="Times New Roman"/>
          </w:rPr>
          <w:t xml:space="preserve"> of record whether indeed the lay-out of applicant’s project eats up the exact surface area of first respondent’s allocated area to the extent of 4 200m</w:t>
        </w:r>
        <w:r w:rsidR="00780387" w:rsidRPr="00780387">
          <w:rPr>
            <w:rFonts w:ascii="Times New Roman" w:hAnsi="Times New Roman" w:cs="Times New Roman"/>
            <w:vertAlign w:val="superscript"/>
          </w:rPr>
          <w:t>2</w:t>
        </w:r>
        <w:r w:rsidR="00780387">
          <w:rPr>
            <w:rFonts w:ascii="Times New Roman" w:hAnsi="Times New Roman" w:cs="Times New Roman"/>
          </w:rPr>
          <w:t>.</w:t>
        </w:r>
        <w:r w:rsidR="00DC703E">
          <w:rPr>
            <w:rFonts w:ascii="Times New Roman" w:hAnsi="Times New Roman" w:cs="Times New Roman"/>
          </w:rPr>
          <w:t xml:space="preserve"> </w:t>
        </w:r>
        <w:r w:rsidR="00086274">
          <w:rPr>
            <w:rFonts w:ascii="Times New Roman" w:hAnsi="Times New Roman" w:cs="Times New Roman"/>
          </w:rPr>
          <w:t xml:space="preserve">Both applicant and first respondent were lawfully allocated the respective pieces of land they are occupying. Is it factually clear that it is first respondent who encroached into applicant’s property, or it is </w:t>
        </w:r>
        <w:r w:rsidR="00851B8A">
          <w:rPr>
            <w:rFonts w:ascii="Times New Roman" w:hAnsi="Times New Roman" w:cs="Times New Roman"/>
          </w:rPr>
          <w:t>applicant</w:t>
        </w:r>
        <w:r w:rsidR="00086274">
          <w:rPr>
            <w:rFonts w:ascii="Times New Roman" w:hAnsi="Times New Roman" w:cs="Times New Roman"/>
          </w:rPr>
          <w:t xml:space="preserve"> who did so as is apparent from the preamble to the memorandum of agreement. The diagram produced and attached by the </w:t>
        </w:r>
        <w:r w:rsidR="00851B8A">
          <w:rPr>
            <w:rFonts w:ascii="Times New Roman" w:hAnsi="Times New Roman" w:cs="Times New Roman"/>
          </w:rPr>
          <w:t>applicant</w:t>
        </w:r>
        <w:r w:rsidR="00086274">
          <w:rPr>
            <w:rFonts w:ascii="Times New Roman" w:hAnsi="Times New Roman" w:cs="Times New Roman"/>
          </w:rPr>
          <w:t xml:space="preserve"> does not crisply explain this </w:t>
        </w:r>
        <w:r w:rsidR="00851B8A">
          <w:rPr>
            <w:rFonts w:ascii="Times New Roman" w:hAnsi="Times New Roman" w:cs="Times New Roman"/>
          </w:rPr>
          <w:t>encroachment</w:t>
        </w:r>
        <w:r w:rsidR="00086274">
          <w:rPr>
            <w:rFonts w:ascii="Times New Roman" w:hAnsi="Times New Roman" w:cs="Times New Roman"/>
          </w:rPr>
          <w:t xml:space="preserve">. I am persuaded by first and third respondents’ submission that there is dire </w:t>
        </w:r>
        <w:r w:rsidR="00BC6705">
          <w:rPr>
            <w:rFonts w:ascii="Times New Roman" w:hAnsi="Times New Roman" w:cs="Times New Roman"/>
          </w:rPr>
          <w:t xml:space="preserve">need for a surveyor to come and clarify this aspect of encroachment or alleged double allocation. </w:t>
        </w:r>
        <w:r w:rsidR="00851B8A">
          <w:rPr>
            <w:rFonts w:ascii="Times New Roman" w:hAnsi="Times New Roman" w:cs="Times New Roman"/>
          </w:rPr>
          <w:t>Applicant</w:t>
        </w:r>
        <w:r w:rsidR="00BC6705">
          <w:rPr>
            <w:rFonts w:ascii="Times New Roman" w:hAnsi="Times New Roman" w:cs="Times New Roman"/>
          </w:rPr>
          <w:t xml:space="preserve"> inherited a piece of land originally granted to DTZ/P2GEO and the latter’s evidence is necessary to clarify the boundaries particularly between </w:t>
        </w:r>
        <w:r w:rsidR="00851B8A">
          <w:rPr>
            <w:rFonts w:ascii="Times New Roman" w:hAnsi="Times New Roman" w:cs="Times New Roman"/>
          </w:rPr>
          <w:t>applicant</w:t>
        </w:r>
        <w:r w:rsidR="00BC6705">
          <w:rPr>
            <w:rFonts w:ascii="Times New Roman" w:hAnsi="Times New Roman" w:cs="Times New Roman"/>
          </w:rPr>
          <w:t xml:space="preserve"> and first respondent’s pieces of land. These grey areas cannot be obviously be resolved on paper without hearing</w:t>
        </w:r>
        <w:r w:rsidR="00780387">
          <w:rPr>
            <w:rFonts w:ascii="Times New Roman" w:hAnsi="Times New Roman" w:cs="Times New Roman"/>
          </w:rPr>
          <w:t xml:space="preserve"> </w:t>
        </w:r>
        <w:r w:rsidR="00CE78E1">
          <w:rPr>
            <w:rFonts w:ascii="Times New Roman" w:hAnsi="Times New Roman" w:cs="Times New Roman"/>
          </w:rPr>
          <w:t>oral evidence. In addition applicant vehemently and adamantly allege duress or pressure from an outsider, the then chief lands officer of Manicaland. There is nothing patent on the agreement</w:t>
        </w:r>
        <w:r w:rsidR="00103DFD">
          <w:rPr>
            <w:rFonts w:ascii="Times New Roman" w:hAnsi="Times New Roman" w:cs="Times New Roman"/>
          </w:rPr>
          <w:t xml:space="preserve"> </w:t>
        </w:r>
        <w:r w:rsidR="00CE78E1">
          <w:rPr>
            <w:rFonts w:ascii="Times New Roman" w:hAnsi="Times New Roman" w:cs="Times New Roman"/>
          </w:rPr>
          <w:t>which confirms that duress and such an allegation is</w:t>
        </w:r>
        <w:r w:rsidR="00103DFD">
          <w:rPr>
            <w:rFonts w:ascii="Times New Roman" w:hAnsi="Times New Roman" w:cs="Times New Roman"/>
          </w:rPr>
          <w:t xml:space="preserve"> </w:t>
        </w:r>
        <w:r w:rsidR="00CE78E1">
          <w:rPr>
            <w:rFonts w:ascii="Times New Roman" w:hAnsi="Times New Roman" w:cs="Times New Roman"/>
          </w:rPr>
          <w:t xml:space="preserve">best proved by way of leading oral evidence. At the time </w:t>
        </w:r>
        <w:r w:rsidR="00103DFD">
          <w:rPr>
            <w:rFonts w:ascii="Times New Roman" w:hAnsi="Times New Roman" w:cs="Times New Roman"/>
          </w:rPr>
          <w:t>applicant</w:t>
        </w:r>
        <w:r w:rsidR="00CE78E1">
          <w:rPr>
            <w:rFonts w:ascii="Times New Roman" w:hAnsi="Times New Roman" w:cs="Times New Roman"/>
          </w:rPr>
          <w:t xml:space="preserve"> f</w:t>
        </w:r>
        <w:r w:rsidR="00103DFD">
          <w:rPr>
            <w:rFonts w:ascii="Times New Roman" w:hAnsi="Times New Roman" w:cs="Times New Roman"/>
          </w:rPr>
          <w:t>i</w:t>
        </w:r>
        <w:r w:rsidR="00CE78E1">
          <w:rPr>
            <w:rFonts w:ascii="Times New Roman" w:hAnsi="Times New Roman" w:cs="Times New Roman"/>
          </w:rPr>
          <w:t xml:space="preserve">led </w:t>
        </w:r>
        <w:r w:rsidR="00103DFD">
          <w:rPr>
            <w:rFonts w:ascii="Times New Roman" w:hAnsi="Times New Roman" w:cs="Times New Roman"/>
          </w:rPr>
          <w:t>its</w:t>
        </w:r>
        <w:r w:rsidR="00CE78E1">
          <w:rPr>
            <w:rFonts w:ascii="Times New Roman" w:hAnsi="Times New Roman" w:cs="Times New Roman"/>
          </w:rPr>
          <w:t xml:space="preserve"> application it ought to have perceived these glaring </w:t>
        </w:r>
        <w:r w:rsidR="00103DFD">
          <w:rPr>
            <w:rFonts w:ascii="Times New Roman" w:hAnsi="Times New Roman" w:cs="Times New Roman"/>
          </w:rPr>
          <w:t>material</w:t>
        </w:r>
        <w:r w:rsidR="00CE78E1">
          <w:rPr>
            <w:rFonts w:ascii="Times New Roman" w:hAnsi="Times New Roman" w:cs="Times New Roman"/>
          </w:rPr>
          <w:t xml:space="preserve"> disputes of fact and</w:t>
        </w:r>
        <w:r w:rsidR="00103DFD">
          <w:rPr>
            <w:rFonts w:ascii="Times New Roman" w:hAnsi="Times New Roman" w:cs="Times New Roman"/>
          </w:rPr>
          <w:t xml:space="preserve"> </w:t>
        </w:r>
        <w:r w:rsidR="00CE78E1">
          <w:rPr>
            <w:rFonts w:ascii="Times New Roman" w:hAnsi="Times New Roman" w:cs="Times New Roman"/>
          </w:rPr>
          <w:t xml:space="preserve">could have sensibly avoided an application route. </w:t>
        </w:r>
        <w:r w:rsidR="00103DFD">
          <w:rPr>
            <w:rFonts w:ascii="Times New Roman" w:hAnsi="Times New Roman" w:cs="Times New Roman"/>
          </w:rPr>
          <w:t>Indeed,</w:t>
        </w:r>
        <w:r w:rsidR="00CE78E1">
          <w:rPr>
            <w:rFonts w:ascii="Times New Roman" w:hAnsi="Times New Roman" w:cs="Times New Roman"/>
          </w:rPr>
          <w:t xml:space="preserve"> in as far as the boundary dispute or encroachment or double allocat</w:t>
        </w:r>
        <w:r w:rsidR="00C04138">
          <w:rPr>
            <w:rFonts w:ascii="Times New Roman" w:hAnsi="Times New Roman" w:cs="Times New Roman"/>
          </w:rPr>
          <w:t xml:space="preserve">ion is concerned, this court is left with no ready answer to this dispute in the absence of further evidence. This point </w:t>
        </w:r>
        <w:r w:rsidR="00C04138">
          <w:rPr>
            <w:rFonts w:ascii="Times New Roman" w:hAnsi="Times New Roman" w:cs="Times New Roman"/>
            <w:i/>
            <w:iCs/>
          </w:rPr>
          <w:t>in limine</w:t>
        </w:r>
        <w:r w:rsidR="00C04138">
          <w:rPr>
            <w:rFonts w:ascii="Times New Roman" w:hAnsi="Times New Roman" w:cs="Times New Roman"/>
          </w:rPr>
          <w:t xml:space="preserve"> was properly and relevantly raised, I uphold it. </w:t>
        </w:r>
      </w:ins>
    </w:p>
    <w:p w14:paraId="7498A38C" w14:textId="5A00CB2F" w:rsidR="00673743" w:rsidRDefault="00673743" w:rsidP="004E0DB4">
      <w:pPr>
        <w:spacing w:after="0" w:line="360" w:lineRule="auto"/>
        <w:jc w:val="both"/>
        <w:rPr>
          <w:ins w:id="112" w:author="Author"/>
          <w:rFonts w:ascii="Times New Roman" w:hAnsi="Times New Roman" w:cs="Times New Roman"/>
        </w:rPr>
      </w:pPr>
    </w:p>
    <w:p w14:paraId="1B0236B5" w14:textId="0771A941" w:rsidR="00673743" w:rsidRDefault="00673743" w:rsidP="004E0DB4">
      <w:pPr>
        <w:spacing w:after="0" w:line="360" w:lineRule="auto"/>
        <w:jc w:val="both"/>
        <w:rPr>
          <w:ins w:id="113" w:author="Author"/>
          <w:rFonts w:ascii="Times New Roman" w:hAnsi="Times New Roman" w:cs="Times New Roman"/>
        </w:rPr>
      </w:pPr>
      <w:ins w:id="114" w:author="Author">
        <w:r>
          <w:rPr>
            <w:rFonts w:ascii="Times New Roman" w:hAnsi="Times New Roman" w:cs="Times New Roman"/>
          </w:rPr>
          <w:t>Whether the application is prescribed</w:t>
        </w:r>
      </w:ins>
    </w:p>
    <w:p w14:paraId="7818EB1D" w14:textId="77777777" w:rsidR="00DF048B" w:rsidRDefault="00673743" w:rsidP="004E0DB4">
      <w:pPr>
        <w:spacing w:after="0" w:line="360" w:lineRule="auto"/>
        <w:jc w:val="both"/>
        <w:rPr>
          <w:ins w:id="115" w:author="Author"/>
          <w:rFonts w:ascii="Times New Roman" w:hAnsi="Times New Roman" w:cs="Times New Roman"/>
        </w:rPr>
      </w:pPr>
      <w:ins w:id="116" w:author="Author">
        <w:r>
          <w:rPr>
            <w:rFonts w:ascii="Times New Roman" w:hAnsi="Times New Roman" w:cs="Times New Roman"/>
          </w:rPr>
          <w:tab/>
        </w:r>
        <w:r w:rsidR="004519FD">
          <w:rPr>
            <w:rFonts w:ascii="Times New Roman" w:hAnsi="Times New Roman" w:cs="Times New Roman"/>
          </w:rPr>
          <w:t xml:space="preserve">The focal point discerned from the applicant’s papers is 16 February 2017 memorandum of agreement it entered into with first respondent and subsequently circulated to various government departments. It is the very document applicant alleges that it was coerced to enter and sign. It is the same document applicant seeks to be declared a nullity by this court. It is further the very document which applicant relies upon to move this court to deuce that there was a double allocation. The document is the pith of </w:t>
        </w:r>
        <w:r w:rsidR="00A81245">
          <w:rPr>
            <w:rFonts w:ascii="Times New Roman" w:hAnsi="Times New Roman" w:cs="Times New Roman"/>
          </w:rPr>
          <w:t>applicant’s</w:t>
        </w:r>
        <w:r w:rsidR="004519FD">
          <w:rPr>
            <w:rFonts w:ascii="Times New Roman" w:hAnsi="Times New Roman" w:cs="Times New Roman"/>
          </w:rPr>
          <w:t xml:space="preserve"> coming to court and as </w:t>
        </w:r>
        <w:r w:rsidR="00A81245">
          <w:rPr>
            <w:rFonts w:ascii="Times New Roman" w:hAnsi="Times New Roman" w:cs="Times New Roman"/>
          </w:rPr>
          <w:t>such</w:t>
        </w:r>
        <w:r w:rsidR="004519FD">
          <w:rPr>
            <w:rFonts w:ascii="Times New Roman" w:hAnsi="Times New Roman" w:cs="Times New Roman"/>
          </w:rPr>
          <w:t xml:space="preserve"> it </w:t>
        </w:r>
        <w:r w:rsidR="00A81245">
          <w:rPr>
            <w:rFonts w:ascii="Times New Roman" w:hAnsi="Times New Roman" w:cs="Times New Roman"/>
          </w:rPr>
          <w:t>fundamentally</w:t>
        </w:r>
        <w:r w:rsidR="004519FD">
          <w:rPr>
            <w:rFonts w:ascii="Times New Roman" w:hAnsi="Times New Roman" w:cs="Times New Roman"/>
          </w:rPr>
          <w:t xml:space="preserve"> forms </w:t>
        </w:r>
        <w:r w:rsidR="00A81245">
          <w:rPr>
            <w:rFonts w:ascii="Times New Roman" w:hAnsi="Times New Roman" w:cs="Times New Roman"/>
          </w:rPr>
          <w:t xml:space="preserve">the foundation of applicant’s cause of action. I reject applicant’s contention that the cause of action is its notice to first respondent advising first respondent about the cancellation of the memorandum of agreement. Consequently, the computation of 3 years as provided by the Prescription Act starts from 116 February 2017 and not in 2024 as argued by the applicant. As it was succinctly put by </w:t>
        </w:r>
        <w:r w:rsidR="00A81245" w:rsidRPr="00A81245">
          <w:rPr>
            <w:rFonts w:ascii="Times New Roman" w:hAnsi="Times New Roman" w:cs="Times New Roman"/>
            <w:smallCaps/>
          </w:rPr>
          <w:t>Tsanga</w:t>
        </w:r>
        <w:r w:rsidR="00A81245">
          <w:rPr>
            <w:rFonts w:ascii="Times New Roman" w:hAnsi="Times New Roman" w:cs="Times New Roman"/>
          </w:rPr>
          <w:t xml:space="preserve"> J</w:t>
        </w:r>
        <w:r w:rsidR="00CB59F2">
          <w:rPr>
            <w:rFonts w:ascii="Times New Roman" w:hAnsi="Times New Roman" w:cs="Times New Roman"/>
          </w:rPr>
          <w:t xml:space="preserve"> in the matter of </w:t>
        </w:r>
        <w:r w:rsidR="00CB59F2">
          <w:rPr>
            <w:rFonts w:ascii="Times New Roman" w:hAnsi="Times New Roman" w:cs="Times New Roman"/>
            <w:i/>
            <w:iCs/>
          </w:rPr>
          <w:t xml:space="preserve">Dhliwayo &amp; Ors </w:t>
        </w:r>
        <w:r w:rsidR="00CB59F2">
          <w:rPr>
            <w:rFonts w:ascii="Times New Roman" w:hAnsi="Times New Roman" w:cs="Times New Roman"/>
          </w:rPr>
          <w:t>v</w:t>
        </w:r>
        <w:r w:rsidR="00CB59F2">
          <w:rPr>
            <w:rFonts w:ascii="Times New Roman" w:hAnsi="Times New Roman" w:cs="Times New Roman"/>
            <w:i/>
            <w:iCs/>
          </w:rPr>
          <w:t xml:space="preserve"> Bere &amp; Ors</w:t>
        </w:r>
        <w:r w:rsidR="00CB59F2">
          <w:rPr>
            <w:rFonts w:ascii="Times New Roman" w:hAnsi="Times New Roman" w:cs="Times New Roman"/>
          </w:rPr>
          <w:t xml:space="preserve"> HH 164/24, an authority cited by first respondent’s counsel in its heads of arguments:</w:t>
        </w:r>
      </w:ins>
    </w:p>
    <w:p w14:paraId="6E90804F" w14:textId="77777777" w:rsidR="00CB07CB" w:rsidRDefault="00DF048B" w:rsidP="00DF048B">
      <w:pPr>
        <w:spacing w:after="0" w:line="240" w:lineRule="auto"/>
        <w:ind w:left="720"/>
        <w:jc w:val="both"/>
        <w:rPr>
          <w:ins w:id="117" w:author="Author"/>
          <w:rFonts w:ascii="Times New Roman" w:hAnsi="Times New Roman" w:cs="Times New Roman"/>
          <w:i/>
          <w:iCs/>
          <w:sz w:val="22"/>
          <w:szCs w:val="22"/>
        </w:rPr>
      </w:pPr>
      <w:ins w:id="118" w:author="Author">
        <w:r>
          <w:rPr>
            <w:rFonts w:ascii="Times New Roman" w:hAnsi="Times New Roman" w:cs="Times New Roman"/>
            <w:sz w:val="22"/>
            <w:szCs w:val="22"/>
          </w:rPr>
          <w:t>“</w:t>
        </w:r>
        <w:r>
          <w:rPr>
            <w:rFonts w:ascii="Times New Roman" w:hAnsi="Times New Roman" w:cs="Times New Roman"/>
            <w:i/>
            <w:iCs/>
            <w:sz w:val="22"/>
            <w:szCs w:val="22"/>
          </w:rPr>
          <w:t>The quest for a declarator cannot, simply put, be divorced from the causa as to do so would indeed creative situation where those who have done nothing about their claim, resort to using the declarator as a back door seeking coercive relief which they could have sought within the prescribed time limits. Different factual aspects of the case may have prescribed a different times.”</w:t>
        </w:r>
      </w:ins>
    </w:p>
    <w:p w14:paraId="1F38C153" w14:textId="77777777" w:rsidR="00CB07CB" w:rsidRDefault="00CB07CB" w:rsidP="00CB07CB">
      <w:pPr>
        <w:spacing w:after="0" w:line="240" w:lineRule="auto"/>
        <w:jc w:val="both"/>
        <w:rPr>
          <w:ins w:id="119" w:author="Author"/>
          <w:rFonts w:ascii="Times New Roman" w:hAnsi="Times New Roman" w:cs="Times New Roman"/>
          <w:i/>
          <w:iCs/>
          <w:sz w:val="22"/>
          <w:szCs w:val="22"/>
        </w:rPr>
      </w:pPr>
    </w:p>
    <w:p w14:paraId="23AFB80D" w14:textId="77777777" w:rsidR="000A7914" w:rsidRDefault="0010413E" w:rsidP="00CB07CB">
      <w:pPr>
        <w:spacing w:after="0" w:line="360" w:lineRule="auto"/>
        <w:jc w:val="both"/>
        <w:rPr>
          <w:ins w:id="120" w:author="Author"/>
          <w:rFonts w:ascii="Times New Roman" w:hAnsi="Times New Roman" w:cs="Times New Roman"/>
        </w:rPr>
      </w:pPr>
      <w:ins w:id="121" w:author="Author">
        <w:r>
          <w:rPr>
            <w:rFonts w:ascii="Times New Roman" w:hAnsi="Times New Roman" w:cs="Times New Roman"/>
          </w:rPr>
          <w:tab/>
          <w:t xml:space="preserve">I am entirely in </w:t>
        </w:r>
        <w:r w:rsidR="00FF292B">
          <w:rPr>
            <w:rFonts w:ascii="Times New Roman" w:hAnsi="Times New Roman" w:cs="Times New Roman"/>
          </w:rPr>
          <w:t>agreement</w:t>
        </w:r>
        <w:r>
          <w:rPr>
            <w:rFonts w:ascii="Times New Roman" w:hAnsi="Times New Roman" w:cs="Times New Roman"/>
          </w:rPr>
          <w:t xml:space="preserve"> with the </w:t>
        </w:r>
        <w:r w:rsidR="00FF292B">
          <w:rPr>
            <w:rFonts w:ascii="Times New Roman" w:hAnsi="Times New Roman" w:cs="Times New Roman"/>
          </w:rPr>
          <w:t>sentiments</w:t>
        </w:r>
        <w:r>
          <w:rPr>
            <w:rFonts w:ascii="Times New Roman" w:hAnsi="Times New Roman" w:cs="Times New Roman"/>
          </w:rPr>
          <w:t xml:space="preserve"> of the learned Judge. </w:t>
        </w:r>
        <w:r w:rsidR="00FF292B">
          <w:rPr>
            <w:rFonts w:ascii="Times New Roman" w:hAnsi="Times New Roman" w:cs="Times New Roman"/>
          </w:rPr>
          <w:t>Applicant</w:t>
        </w:r>
        <w:r>
          <w:rPr>
            <w:rFonts w:ascii="Times New Roman" w:hAnsi="Times New Roman" w:cs="Times New Roman"/>
          </w:rPr>
          <w:t xml:space="preserve"> had up</w:t>
        </w:r>
        <w:r w:rsidR="00FF292B">
          <w:rPr>
            <w:rFonts w:ascii="Times New Roman" w:hAnsi="Times New Roman" w:cs="Times New Roman"/>
          </w:rPr>
          <w:t xml:space="preserve"> </w:t>
        </w:r>
        <w:r>
          <w:rPr>
            <w:rFonts w:ascii="Times New Roman" w:hAnsi="Times New Roman" w:cs="Times New Roman"/>
          </w:rPr>
          <w:t xml:space="preserve">to </w:t>
        </w:r>
        <w:r w:rsidR="00A437BC">
          <w:rPr>
            <w:rFonts w:ascii="Times New Roman" w:hAnsi="Times New Roman" w:cs="Times New Roman"/>
          </w:rPr>
          <w:t xml:space="preserve">mid 2020 to take action. It did not </w:t>
        </w:r>
        <w:r w:rsidR="00E15767">
          <w:rPr>
            <w:rFonts w:ascii="Times New Roman" w:hAnsi="Times New Roman" w:cs="Times New Roman"/>
          </w:rPr>
          <w:t xml:space="preserve">do so and I am satisfied that respondent’s preliminary points on prescription are valid and I uphold the point </w:t>
        </w:r>
        <w:r w:rsidR="00E15767">
          <w:rPr>
            <w:rFonts w:ascii="Times New Roman" w:hAnsi="Times New Roman" w:cs="Times New Roman"/>
            <w:i/>
            <w:iCs/>
          </w:rPr>
          <w:t>in limine</w:t>
        </w:r>
        <w:r w:rsidR="00E15767">
          <w:rPr>
            <w:rFonts w:ascii="Times New Roman" w:hAnsi="Times New Roman" w:cs="Times New Roman"/>
          </w:rPr>
          <w:t xml:space="preserve">. </w:t>
        </w:r>
      </w:ins>
    </w:p>
    <w:p w14:paraId="0939A38D" w14:textId="62699588" w:rsidR="00DF048B" w:rsidRDefault="000A7914" w:rsidP="00CB07CB">
      <w:pPr>
        <w:spacing w:after="0" w:line="360" w:lineRule="auto"/>
        <w:jc w:val="both"/>
        <w:rPr>
          <w:ins w:id="122" w:author="Author"/>
          <w:rFonts w:ascii="Times New Roman" w:hAnsi="Times New Roman" w:cs="Times New Roman"/>
          <w:sz w:val="22"/>
          <w:szCs w:val="22"/>
        </w:rPr>
      </w:pPr>
      <w:ins w:id="123" w:author="Author">
        <w:r>
          <w:rPr>
            <w:rFonts w:ascii="Times New Roman" w:hAnsi="Times New Roman" w:cs="Times New Roman"/>
          </w:rPr>
          <w:tab/>
          <w:t xml:space="preserve">My upholding of these two critical points </w:t>
        </w:r>
        <w:r>
          <w:rPr>
            <w:rFonts w:ascii="Times New Roman" w:hAnsi="Times New Roman" w:cs="Times New Roman"/>
            <w:i/>
            <w:iCs/>
          </w:rPr>
          <w:t>in limine</w:t>
        </w:r>
        <w:r>
          <w:rPr>
            <w:rFonts w:ascii="Times New Roman" w:hAnsi="Times New Roman" w:cs="Times New Roman"/>
          </w:rPr>
          <w:t xml:space="preserve"> is capable of disposing of the application. The remainder of the points </w:t>
        </w:r>
        <w:r>
          <w:rPr>
            <w:rFonts w:ascii="Times New Roman" w:hAnsi="Times New Roman" w:cs="Times New Roman"/>
            <w:i/>
            <w:iCs/>
          </w:rPr>
          <w:t>in limine</w:t>
        </w:r>
        <w:r>
          <w:rPr>
            <w:rFonts w:ascii="Times New Roman" w:hAnsi="Times New Roman" w:cs="Times New Roman"/>
          </w:rPr>
          <w:t xml:space="preserve"> would amount to be academic. There is no purpose in making a ruling on them. Prescription once upheld will dispose of the matter. </w:t>
        </w:r>
        <w:r w:rsidR="00DF048B">
          <w:rPr>
            <w:rFonts w:ascii="Times New Roman" w:hAnsi="Times New Roman" w:cs="Times New Roman"/>
            <w:i/>
            <w:iCs/>
            <w:sz w:val="22"/>
            <w:szCs w:val="22"/>
          </w:rPr>
          <w:t xml:space="preserve"> </w:t>
        </w:r>
      </w:ins>
    </w:p>
    <w:p w14:paraId="1BC8269D" w14:textId="7C497E85" w:rsidR="00844781" w:rsidRDefault="009D28AC" w:rsidP="00CB07CB">
      <w:pPr>
        <w:spacing w:after="0" w:line="360" w:lineRule="auto"/>
        <w:jc w:val="both"/>
        <w:rPr>
          <w:ins w:id="124" w:author="Author"/>
          <w:rFonts w:ascii="Times New Roman" w:hAnsi="Times New Roman" w:cs="Times New Roman"/>
          <w:sz w:val="22"/>
          <w:szCs w:val="22"/>
        </w:rPr>
      </w:pPr>
      <w:ins w:id="125" w:author="Author">
        <w:r>
          <w:rPr>
            <w:rFonts w:ascii="Times New Roman" w:hAnsi="Times New Roman" w:cs="Times New Roman"/>
            <w:sz w:val="22"/>
            <w:szCs w:val="22"/>
          </w:rPr>
          <w:tab/>
        </w:r>
        <w:r w:rsidR="00DB6F61">
          <w:rPr>
            <w:rFonts w:ascii="Times New Roman" w:hAnsi="Times New Roman" w:cs="Times New Roman"/>
            <w:sz w:val="22"/>
            <w:szCs w:val="22"/>
          </w:rPr>
          <w:t>Accordingly,</w:t>
        </w:r>
        <w:r>
          <w:rPr>
            <w:rFonts w:ascii="Times New Roman" w:hAnsi="Times New Roman" w:cs="Times New Roman"/>
            <w:sz w:val="22"/>
            <w:szCs w:val="22"/>
          </w:rPr>
          <w:t xml:space="preserve"> the applicant’s application is prescribed and on that basis the application is dismissed wit costs on party and party basis.</w:t>
        </w:r>
      </w:ins>
    </w:p>
    <w:p w14:paraId="48A5DDE8" w14:textId="77777777" w:rsidR="00844781" w:rsidRDefault="00844781" w:rsidP="00CB07CB">
      <w:pPr>
        <w:spacing w:after="0" w:line="360" w:lineRule="auto"/>
        <w:jc w:val="both"/>
        <w:rPr>
          <w:ins w:id="126" w:author="Author"/>
          <w:rFonts w:ascii="Times New Roman" w:hAnsi="Times New Roman" w:cs="Times New Roman"/>
          <w:sz w:val="22"/>
          <w:szCs w:val="22"/>
        </w:rPr>
      </w:pPr>
    </w:p>
    <w:p w14:paraId="6BEDDC2F" w14:textId="77777777" w:rsidR="00844781" w:rsidRDefault="00844781" w:rsidP="00CB07CB">
      <w:pPr>
        <w:spacing w:after="0" w:line="360" w:lineRule="auto"/>
        <w:jc w:val="both"/>
        <w:rPr>
          <w:ins w:id="127" w:author="Author"/>
          <w:rFonts w:ascii="Times New Roman" w:hAnsi="Times New Roman" w:cs="Times New Roman"/>
          <w:sz w:val="22"/>
          <w:szCs w:val="22"/>
        </w:rPr>
      </w:pPr>
    </w:p>
    <w:p w14:paraId="67015E31" w14:textId="77777777" w:rsidR="00844781" w:rsidRDefault="00844781" w:rsidP="00CB07CB">
      <w:pPr>
        <w:spacing w:after="0" w:line="360" w:lineRule="auto"/>
        <w:jc w:val="both"/>
        <w:rPr>
          <w:ins w:id="128" w:author="Author"/>
          <w:rFonts w:ascii="Times New Roman" w:hAnsi="Times New Roman" w:cs="Times New Roman"/>
          <w:sz w:val="22"/>
          <w:szCs w:val="22"/>
        </w:rPr>
      </w:pPr>
    </w:p>
    <w:p w14:paraId="7C3C7E10" w14:textId="1D0CE19E" w:rsidR="009D28AC" w:rsidRDefault="00844781" w:rsidP="00844781">
      <w:pPr>
        <w:spacing w:after="0" w:line="240" w:lineRule="auto"/>
        <w:jc w:val="both"/>
        <w:rPr>
          <w:ins w:id="129" w:author="Author"/>
          <w:rFonts w:ascii="Times New Roman" w:hAnsi="Times New Roman" w:cs="Times New Roman"/>
          <w:sz w:val="22"/>
          <w:szCs w:val="22"/>
        </w:rPr>
      </w:pPr>
      <w:ins w:id="130" w:author="Author">
        <w:r>
          <w:rPr>
            <w:rFonts w:ascii="Times New Roman" w:hAnsi="Times New Roman" w:cs="Times New Roman"/>
            <w:i/>
            <w:iCs/>
            <w:sz w:val="22"/>
            <w:szCs w:val="22"/>
          </w:rPr>
          <w:t xml:space="preserve">Muchengeti &amp; </w:t>
        </w:r>
        <w:r w:rsidRPr="00844781">
          <w:rPr>
            <w:rFonts w:ascii="Times New Roman" w:hAnsi="Times New Roman" w:cs="Times New Roman"/>
            <w:sz w:val="22"/>
            <w:szCs w:val="22"/>
          </w:rPr>
          <w:t>Company</w:t>
        </w:r>
        <w:r>
          <w:rPr>
            <w:rFonts w:ascii="Times New Roman" w:hAnsi="Times New Roman" w:cs="Times New Roman"/>
            <w:sz w:val="22"/>
            <w:szCs w:val="22"/>
          </w:rPr>
          <w:t xml:space="preserve">, applicant’s </w:t>
        </w:r>
        <w:r w:rsidRPr="00844781">
          <w:rPr>
            <w:rFonts w:ascii="Times New Roman" w:hAnsi="Times New Roman" w:cs="Times New Roman"/>
            <w:sz w:val="22"/>
            <w:szCs w:val="22"/>
          </w:rPr>
          <w:t>Legal</w:t>
        </w:r>
        <w:r>
          <w:rPr>
            <w:rFonts w:ascii="Times New Roman" w:hAnsi="Times New Roman" w:cs="Times New Roman"/>
            <w:i/>
            <w:iCs/>
            <w:sz w:val="22"/>
            <w:szCs w:val="22"/>
          </w:rPr>
          <w:t xml:space="preserve"> Practitioners</w:t>
        </w:r>
        <w:r w:rsidR="009D28AC">
          <w:rPr>
            <w:rFonts w:ascii="Times New Roman" w:hAnsi="Times New Roman" w:cs="Times New Roman"/>
            <w:sz w:val="22"/>
            <w:szCs w:val="22"/>
          </w:rPr>
          <w:t xml:space="preserve"> </w:t>
        </w:r>
      </w:ins>
    </w:p>
    <w:p w14:paraId="0F601AB8" w14:textId="025BED2E" w:rsidR="00844781" w:rsidRDefault="00844781" w:rsidP="00844781">
      <w:pPr>
        <w:spacing w:after="0" w:line="240" w:lineRule="auto"/>
        <w:jc w:val="both"/>
        <w:rPr>
          <w:ins w:id="131" w:author="Author"/>
          <w:rFonts w:ascii="Times New Roman" w:hAnsi="Times New Roman" w:cs="Times New Roman"/>
          <w:sz w:val="22"/>
          <w:szCs w:val="22"/>
        </w:rPr>
      </w:pPr>
      <w:ins w:id="132" w:author="Author">
        <w:r>
          <w:rPr>
            <w:rFonts w:ascii="Times New Roman" w:hAnsi="Times New Roman" w:cs="Times New Roman"/>
            <w:i/>
            <w:iCs/>
            <w:sz w:val="22"/>
            <w:szCs w:val="22"/>
          </w:rPr>
          <w:t>Maunga Maanda &amp; Associates</w:t>
        </w:r>
        <w:r>
          <w:rPr>
            <w:rFonts w:ascii="Times New Roman" w:hAnsi="Times New Roman" w:cs="Times New Roman"/>
            <w:sz w:val="22"/>
            <w:szCs w:val="22"/>
          </w:rPr>
          <w:t>, 1</w:t>
        </w:r>
        <w:r w:rsidRPr="00844781">
          <w:rPr>
            <w:rFonts w:ascii="Times New Roman" w:hAnsi="Times New Roman" w:cs="Times New Roman"/>
            <w:sz w:val="22"/>
            <w:szCs w:val="22"/>
            <w:vertAlign w:val="superscript"/>
          </w:rPr>
          <w:t>st</w:t>
        </w:r>
        <w:r>
          <w:rPr>
            <w:rFonts w:ascii="Times New Roman" w:hAnsi="Times New Roman" w:cs="Times New Roman"/>
            <w:sz w:val="22"/>
            <w:szCs w:val="22"/>
          </w:rPr>
          <w:t xml:space="preserve"> respondent’s legal practitioners </w:t>
        </w:r>
      </w:ins>
    </w:p>
    <w:p w14:paraId="6466F5EE" w14:textId="218B185C" w:rsidR="00844781" w:rsidRDefault="00844781" w:rsidP="00844781">
      <w:pPr>
        <w:spacing w:after="0" w:line="240" w:lineRule="auto"/>
        <w:jc w:val="both"/>
        <w:rPr>
          <w:ins w:id="133" w:author="Author"/>
          <w:rFonts w:ascii="Times New Roman" w:hAnsi="Times New Roman" w:cs="Times New Roman"/>
          <w:sz w:val="22"/>
          <w:szCs w:val="22"/>
        </w:rPr>
      </w:pPr>
      <w:ins w:id="134" w:author="Author">
        <w:r>
          <w:rPr>
            <w:rFonts w:ascii="Times New Roman" w:hAnsi="Times New Roman" w:cs="Times New Roman"/>
            <w:i/>
            <w:iCs/>
            <w:sz w:val="22"/>
            <w:szCs w:val="22"/>
          </w:rPr>
          <w:t>Bere Brother</w:t>
        </w:r>
        <w:r>
          <w:rPr>
            <w:rFonts w:ascii="Times New Roman" w:hAnsi="Times New Roman" w:cs="Times New Roman"/>
            <w:sz w:val="22"/>
            <w:szCs w:val="22"/>
          </w:rPr>
          <w:t xml:space="preserve">3rd respondent’s legal practitioners </w:t>
        </w:r>
      </w:ins>
    </w:p>
    <w:p w14:paraId="28CD8E49" w14:textId="00BC1E04" w:rsidR="00844781" w:rsidRPr="00844781" w:rsidRDefault="00844781" w:rsidP="00844781">
      <w:pPr>
        <w:spacing w:after="0" w:line="240" w:lineRule="auto"/>
        <w:jc w:val="both"/>
        <w:rPr>
          <w:ins w:id="135" w:author="Author"/>
          <w:rFonts w:ascii="Times New Roman" w:hAnsi="Times New Roman" w:cs="Times New Roman"/>
          <w:sz w:val="22"/>
          <w:szCs w:val="22"/>
        </w:rPr>
      </w:pPr>
      <w:ins w:id="136" w:author="Author">
        <w:r>
          <w:rPr>
            <w:rFonts w:ascii="Times New Roman" w:hAnsi="Times New Roman" w:cs="Times New Roman"/>
            <w:i/>
            <w:iCs/>
            <w:sz w:val="22"/>
            <w:szCs w:val="22"/>
          </w:rPr>
          <w:t>Civil Division of the Attorney General’s Office</w:t>
        </w:r>
        <w:r>
          <w:rPr>
            <w:rFonts w:ascii="Times New Roman" w:hAnsi="Times New Roman" w:cs="Times New Roman"/>
            <w:sz w:val="22"/>
            <w:szCs w:val="22"/>
          </w:rPr>
          <w:t>, 4</w:t>
        </w:r>
        <w:r w:rsidRPr="00844781">
          <w:rPr>
            <w:rFonts w:ascii="Times New Roman" w:hAnsi="Times New Roman" w:cs="Times New Roman"/>
            <w:sz w:val="22"/>
            <w:szCs w:val="22"/>
            <w:vertAlign w:val="superscript"/>
          </w:rPr>
          <w:t>th</w:t>
        </w:r>
        <w:r>
          <w:rPr>
            <w:rFonts w:ascii="Times New Roman" w:hAnsi="Times New Roman" w:cs="Times New Roman"/>
            <w:sz w:val="22"/>
            <w:szCs w:val="22"/>
          </w:rPr>
          <w:t xml:space="preserve"> respondent’s legal practitioners </w:t>
        </w:r>
      </w:ins>
    </w:p>
    <w:p w14:paraId="22502763" w14:textId="6F00B556" w:rsidR="00673743" w:rsidRPr="00C04138" w:rsidRDefault="00A81245" w:rsidP="00844781">
      <w:pPr>
        <w:spacing w:after="0" w:line="240" w:lineRule="auto"/>
        <w:jc w:val="both"/>
        <w:rPr>
          <w:ins w:id="137" w:author="Author"/>
          <w:rFonts w:ascii="Times New Roman" w:hAnsi="Times New Roman" w:cs="Times New Roman"/>
        </w:rPr>
      </w:pPr>
      <w:ins w:id="138" w:author="Author">
        <w:r>
          <w:rPr>
            <w:rFonts w:ascii="Times New Roman" w:hAnsi="Times New Roman" w:cs="Times New Roman"/>
          </w:rPr>
          <w:t xml:space="preserve">  </w:t>
        </w:r>
        <w:r w:rsidR="004519FD">
          <w:rPr>
            <w:rFonts w:ascii="Times New Roman" w:hAnsi="Times New Roman" w:cs="Times New Roman"/>
          </w:rPr>
          <w:t xml:space="preserve"> </w:t>
        </w:r>
      </w:ins>
    </w:p>
    <w:p w14:paraId="4D8A73B6" w14:textId="77777777" w:rsidR="000C0BF5" w:rsidRPr="000C0BF5" w:rsidRDefault="000C0BF5" w:rsidP="000C0BF5">
      <w:pPr>
        <w:spacing w:after="0" w:line="360" w:lineRule="auto"/>
        <w:ind w:firstLine="720"/>
        <w:jc w:val="both"/>
        <w:rPr>
          <w:ins w:id="139" w:author="Author"/>
          <w:rFonts w:ascii="Times New Roman" w:hAnsi="Times New Roman" w:cs="Times New Roman"/>
        </w:rPr>
      </w:pPr>
    </w:p>
    <w:p w14:paraId="496216AA" w14:textId="77777777" w:rsidR="00BB208A" w:rsidRDefault="00F179C9" w:rsidP="004430D8">
      <w:pPr>
        <w:suppressAutoHyphens/>
        <w:spacing w:after="240"/>
        <w:rPr>
          <w:del w:id="140" w:author="Author"/>
          <w:b/>
        </w:rPr>
      </w:pPr>
      <w:del w:id="141" w:author="Author">
        <w:r w:rsidRPr="007E6792">
          <w:rPr>
            <w:b/>
          </w:rPr>
          <w:delText>[</w:delText>
        </w:r>
        <w:r w:rsidR="00370C0F">
          <w:rPr>
            <w:b/>
          </w:rPr>
          <w:delText xml:space="preserve">DRAFTING NOTE: </w:delText>
        </w:r>
        <w:r w:rsidRPr="007E6792">
          <w:rPr>
            <w:b/>
          </w:rPr>
          <w:delText xml:space="preserve">THIS DOCUMENT MAY BE </w:delText>
        </w:r>
        <w:r w:rsidR="00610705" w:rsidRPr="007E6792">
          <w:rPr>
            <w:b/>
          </w:rPr>
          <w:delText xml:space="preserve">REVISED </w:delText>
        </w:r>
        <w:r w:rsidRPr="007E6792">
          <w:rPr>
            <w:b/>
          </w:rPr>
          <w:delText>BY LENDER</w:delText>
        </w:r>
        <w:r w:rsidR="007E6792">
          <w:rPr>
            <w:b/>
          </w:rPr>
          <w:delText>’</w:delText>
        </w:r>
        <w:r w:rsidRPr="007E6792">
          <w:rPr>
            <w:b/>
          </w:rPr>
          <w:delText>S COUNSEL AS NECESSARY TO REFLECT THE LOAN HISTORY AND THE ACTUAL INTEREST BEING TRANSFERRED AND IN ACCORDANCE WITH ANY ADDITIONAL LENDER REQUIREMENTS PERMITTED PURSUANT TO THE GUIDE.]</w:delText>
        </w:r>
      </w:del>
    </w:p>
    <w:p w14:paraId="530C4D1A" w14:textId="77777777" w:rsidR="00BB208A" w:rsidRPr="0069514E" w:rsidRDefault="00BB208A" w:rsidP="00BB208A">
      <w:pPr>
        <w:suppressAutoHyphens/>
        <w:spacing w:after="240"/>
        <w:rPr>
          <w:del w:id="142" w:author="Author"/>
        </w:rPr>
      </w:pPr>
      <w:del w:id="143" w:author="Author">
        <w:r w:rsidRPr="00BA4C20">
          <w:rPr>
            <w:rFonts w:ascii="Times New Roman Bold" w:hAnsi="Times New Roman Bold"/>
            <w:b/>
            <w:caps/>
          </w:rPr>
          <w:delText>[Drafting Note: bracketed language should be deleted if not applicable.]</w:delText>
        </w:r>
      </w:del>
    </w:p>
    <w:p w14:paraId="19F6B404" w14:textId="77777777" w:rsidR="007B2C59" w:rsidRDefault="00F179C9" w:rsidP="007B2C59">
      <w:pPr>
        <w:tabs>
          <w:tab w:val="center" w:pos="4680"/>
        </w:tabs>
        <w:suppressAutoHyphens/>
        <w:jc w:val="center"/>
        <w:rPr>
          <w:del w:id="144" w:author="Author"/>
          <w:b/>
        </w:rPr>
      </w:pPr>
      <w:del w:id="145" w:author="Author">
        <w:r w:rsidRPr="007E6792">
          <w:rPr>
            <w:b/>
          </w:rPr>
          <w:delText>ASSUMPTION AND RELEASE AGREEMENT</w:delText>
        </w:r>
      </w:del>
    </w:p>
    <w:p w14:paraId="2864C191" w14:textId="77777777" w:rsidR="00F179C9" w:rsidRDefault="004A51BA" w:rsidP="007B2C59">
      <w:pPr>
        <w:tabs>
          <w:tab w:val="center" w:pos="4680"/>
        </w:tabs>
        <w:suppressAutoHyphens/>
        <w:jc w:val="center"/>
        <w:rPr>
          <w:del w:id="146" w:author="Author"/>
          <w:b/>
        </w:rPr>
      </w:pPr>
      <w:del w:id="147" w:author="Author">
        <w:r>
          <w:rPr>
            <w:b/>
          </w:rPr>
          <w:delText>(KEY PRINCIPAL TRANSFER)</w:delText>
        </w:r>
      </w:del>
    </w:p>
    <w:p w14:paraId="3C628F6C" w14:textId="77777777" w:rsidR="004A51BA" w:rsidRPr="0069514E" w:rsidRDefault="004A51BA" w:rsidP="007D5BDC">
      <w:pPr>
        <w:tabs>
          <w:tab w:val="center" w:pos="4680"/>
        </w:tabs>
        <w:suppressAutoHyphens/>
        <w:spacing w:after="360"/>
        <w:jc w:val="center"/>
        <w:rPr>
          <w:del w:id="148" w:author="Author"/>
        </w:rPr>
      </w:pPr>
      <w:del w:id="149" w:author="Author">
        <w:r>
          <w:rPr>
            <w:b/>
          </w:rPr>
          <w:delText>(</w:delText>
        </w:r>
        <w:r w:rsidR="008F0FDC">
          <w:rPr>
            <w:b/>
          </w:rPr>
          <w:delText>4000 SERIES LOAN DOCUMENTS</w:delText>
        </w:r>
        <w:r>
          <w:rPr>
            <w:b/>
          </w:rPr>
          <w:delText>)</w:delText>
        </w:r>
      </w:del>
    </w:p>
    <w:p w14:paraId="2C250178" w14:textId="77777777" w:rsidR="001606FF" w:rsidRPr="007E6792" w:rsidRDefault="001606FF" w:rsidP="004430D8">
      <w:pPr>
        <w:spacing w:after="240"/>
        <w:ind w:firstLine="720"/>
        <w:rPr>
          <w:del w:id="150" w:author="Author"/>
        </w:rPr>
      </w:pPr>
      <w:del w:id="151" w:author="Author">
        <w:r w:rsidRPr="007E6792">
          <w:delText xml:space="preserve">This </w:delText>
        </w:r>
        <w:r w:rsidRPr="007E6792">
          <w:rPr>
            <w:caps/>
          </w:rPr>
          <w:delText>Assumption and Release Agreement</w:delText>
        </w:r>
        <w:r w:rsidRPr="007E6792">
          <w:delText xml:space="preserve"> (</w:delText>
        </w:r>
        <w:r w:rsidR="007E6792">
          <w:delText>“</w:delText>
        </w:r>
        <w:r w:rsidRPr="007E6792">
          <w:rPr>
            <w:b/>
          </w:rPr>
          <w:delText>Agreement</w:delText>
        </w:r>
        <w:r w:rsidR="007E6792">
          <w:delText>”</w:delText>
        </w:r>
        <w:r w:rsidRPr="007E6792">
          <w:delText>) is dated as of ___________________, _____ by and among ______________________________, a ______________________________ (</w:delText>
        </w:r>
        <w:r w:rsidR="007E6792">
          <w:delText>“</w:delText>
        </w:r>
        <w:r w:rsidRPr="007E6792">
          <w:rPr>
            <w:b/>
          </w:rPr>
          <w:delText>Transferor</w:delText>
        </w:r>
        <w:r w:rsidR="007E6792">
          <w:delText>”</w:delText>
        </w:r>
        <w:r w:rsidRPr="007E6792">
          <w:delText>), ________________________________, a __________________________ (</w:delText>
        </w:r>
        <w:r w:rsidR="007E6792">
          <w:delText>“</w:delText>
        </w:r>
        <w:r w:rsidRPr="007E6792">
          <w:rPr>
            <w:b/>
          </w:rPr>
          <w:delText>Transferee</w:delText>
        </w:r>
        <w:r w:rsidR="007E6792">
          <w:delText>”</w:delText>
        </w:r>
        <w:r w:rsidRPr="007E6792">
          <w:delText>), ________________________________</w:delText>
        </w:r>
        <w:r w:rsidR="00A41690">
          <w:delText xml:space="preserve"> a _____________________ </w:delText>
        </w:r>
        <w:r w:rsidRPr="007E6792">
          <w:delText>(</w:delText>
        </w:r>
        <w:r w:rsidR="007E6792">
          <w:delText>“</w:delText>
        </w:r>
        <w:r w:rsidRPr="007E6792">
          <w:rPr>
            <w:b/>
          </w:rPr>
          <w:delText>Borrower</w:delText>
        </w:r>
        <w:r w:rsidR="007E6792">
          <w:delText>”</w:delText>
        </w:r>
        <w:r w:rsidRPr="007E6792">
          <w:delText>), [_______________________ and ______________ (</w:delText>
        </w:r>
        <w:r w:rsidR="007E6792">
          <w:delText>“</w:delText>
        </w:r>
        <w:r w:rsidRPr="007E6792">
          <w:rPr>
            <w:b/>
          </w:rPr>
          <w:delText>Other Key Principals</w:delText>
        </w:r>
        <w:r w:rsidR="007E6792">
          <w:delText>”</w:delText>
        </w:r>
        <w:r w:rsidRPr="007E6792">
          <w:delText>)]</w:delText>
        </w:r>
        <w:r w:rsidR="00792321">
          <w:delText xml:space="preserve"> </w:delText>
        </w:r>
        <w:r w:rsidRPr="007E6792">
          <w:delText>and Fannie Mae, a corporation duly organized under the Federal National Mortgage Association Charter Act, as amended, 12</w:delText>
        </w:r>
        <w:r w:rsidR="007B2C59">
          <w:delText> </w:delText>
        </w:r>
        <w:r w:rsidRPr="007E6792">
          <w:delText>U.S.C.</w:delText>
        </w:r>
        <w:r w:rsidR="007D5BDC">
          <w:delText xml:space="preserve"> </w:delText>
        </w:r>
        <w:r w:rsidR="006F346B" w:rsidRPr="0030488D">
          <w:rPr>
            <w:rFonts w:ascii="Times New Roman Bold" w:hAnsi="Times New Roman Bold"/>
            <w:b/>
            <w:smallCaps/>
            <w:szCs w:val="32"/>
          </w:rPr>
          <w:delText>§</w:delText>
        </w:r>
        <w:r w:rsidR="006F346B">
          <w:delText>1716</w:delText>
        </w:r>
        <w:r w:rsidRPr="007E6792">
          <w:delText xml:space="preserve"> et seq. and duly organized and existing under the laws of the United States (</w:delText>
        </w:r>
        <w:r w:rsidR="007E6792">
          <w:delText>“</w:delText>
        </w:r>
        <w:r w:rsidRPr="007E6792">
          <w:rPr>
            <w:b/>
          </w:rPr>
          <w:delText>Fannie Mae</w:delText>
        </w:r>
        <w:r w:rsidR="007E6792">
          <w:delText>”</w:delText>
        </w:r>
        <w:r w:rsidRPr="007E6792">
          <w:delText>).</w:delText>
        </w:r>
      </w:del>
    </w:p>
    <w:p w14:paraId="22B62D44" w14:textId="77777777" w:rsidR="001606FF" w:rsidRPr="007E6792" w:rsidRDefault="001606FF" w:rsidP="007B2C59">
      <w:pPr>
        <w:keepNext/>
        <w:tabs>
          <w:tab w:val="center" w:pos="4680"/>
        </w:tabs>
        <w:suppressAutoHyphens/>
        <w:spacing w:after="240"/>
        <w:jc w:val="center"/>
        <w:rPr>
          <w:del w:id="152" w:author="Author"/>
        </w:rPr>
      </w:pPr>
      <w:del w:id="153" w:author="Author">
        <w:r w:rsidRPr="007E6792">
          <w:rPr>
            <w:b/>
            <w:u w:val="single"/>
          </w:rPr>
          <w:delText>RECITALS</w:delText>
        </w:r>
        <w:r w:rsidRPr="007E6792">
          <w:rPr>
            <w:b/>
          </w:rPr>
          <w:delText>:</w:delText>
        </w:r>
      </w:del>
    </w:p>
    <w:p w14:paraId="41F346EB" w14:textId="77777777" w:rsidR="00C67B69" w:rsidRPr="007E6792" w:rsidRDefault="004A51BA" w:rsidP="004430D8">
      <w:pPr>
        <w:numPr>
          <w:ilvl w:val="0"/>
          <w:numId w:val="1"/>
        </w:numPr>
        <w:tabs>
          <w:tab w:val="clear" w:pos="1440"/>
        </w:tabs>
        <w:spacing w:after="240"/>
        <w:ind w:left="0" w:firstLine="720"/>
        <w:rPr>
          <w:del w:id="154" w:author="Author"/>
        </w:rPr>
      </w:pPr>
      <w:del w:id="155" w:author="Author">
        <w:r w:rsidRPr="001C4648">
          <w:delText xml:space="preserve">Fannie Mae is the holder of that certain Multifamily Note </w:delText>
        </w:r>
        <w:r>
          <w:delText>[(</w:delText>
        </w:r>
        <w:r w:rsidRPr="0069514E">
          <w:delText xml:space="preserve">as modified by </w:delText>
        </w:r>
        <w:r>
          <w:delText>the</w:delText>
        </w:r>
        <w:r w:rsidRPr="0069514E">
          <w:delText xml:space="preserve"> Addendum to Multifamily Note</w:delText>
        </w:r>
        <w:r>
          <w:delText>]</w:delText>
        </w:r>
        <w:r w:rsidRPr="0069514E">
          <w:delText xml:space="preserve"> dated as of _________________, _______ (</w:delText>
        </w:r>
        <w:r>
          <w:delText>[</w:delText>
        </w:r>
        <w:r w:rsidRPr="0069514E">
          <w:delText>collectively,</w:delText>
        </w:r>
        <w:r>
          <w:delText>]</w:delText>
        </w:r>
        <w:r w:rsidRPr="0069514E">
          <w:delText xml:space="preserve"> </w:delText>
        </w:r>
        <w:r w:rsidRPr="001C4648">
          <w:delText>the “</w:delText>
        </w:r>
        <w:r w:rsidRPr="001C4648">
          <w:rPr>
            <w:b/>
          </w:rPr>
          <w:delText>Note</w:delText>
        </w:r>
        <w:r w:rsidRPr="001C4648">
          <w:delText>”)</w:delText>
        </w:r>
        <w:r w:rsidRPr="00CC2155">
          <w:rPr>
            <w:caps/>
          </w:rPr>
          <w:delText xml:space="preserve"> </w:delText>
        </w:r>
        <w:r w:rsidRPr="001C4648">
          <w:delText>in the original principal amount of</w:delText>
        </w:r>
        <w:r w:rsidR="00F179C9" w:rsidRPr="007E6792">
          <w:delText xml:space="preserve"> $</w:delText>
        </w:r>
        <w:r w:rsidR="007B2C59" w:rsidRPr="007B2C59">
          <w:delText>____________________</w:delText>
        </w:r>
        <w:r w:rsidR="00F179C9" w:rsidRPr="007E6792">
          <w:delText xml:space="preserve"> made by Borrower to _________________ ________________</w:delText>
        </w:r>
        <w:r w:rsidR="007D5BDC">
          <w:delText xml:space="preserve"> </w:delText>
        </w:r>
        <w:r w:rsidR="00F179C9" w:rsidRPr="007E6792">
          <w:delText>(</w:delText>
        </w:r>
        <w:r w:rsidR="007E6792">
          <w:delText>“</w:delText>
        </w:r>
        <w:r w:rsidR="006D60A3">
          <w:rPr>
            <w:b/>
          </w:rPr>
          <w:delText>Original Lender</w:delText>
        </w:r>
        <w:r w:rsidR="007E6792">
          <w:delText>”</w:delText>
        </w:r>
        <w:r w:rsidR="00F179C9" w:rsidRPr="007E6792">
          <w:delText>), which Note evidences a loan (</w:delText>
        </w:r>
        <w:r w:rsidR="007E6792">
          <w:delText>“</w:delText>
        </w:r>
        <w:r w:rsidR="005875E1" w:rsidRPr="006D60A3">
          <w:rPr>
            <w:b/>
          </w:rPr>
          <w:delText xml:space="preserve">Mortgage </w:delText>
        </w:r>
        <w:r w:rsidR="00F179C9" w:rsidRPr="006D60A3">
          <w:rPr>
            <w:b/>
          </w:rPr>
          <w:delText>Loan</w:delText>
        </w:r>
        <w:r w:rsidR="007E6792">
          <w:delText>”</w:delText>
        </w:r>
        <w:r w:rsidR="00F179C9" w:rsidRPr="007E6792">
          <w:delText xml:space="preserve">) made by </w:delText>
        </w:r>
        <w:r w:rsidR="006D60A3">
          <w:delText>Original Lender</w:delText>
        </w:r>
        <w:r w:rsidR="00F179C9" w:rsidRPr="007E6792">
          <w:delText xml:space="preserve"> to Borrower.  To secure the repayment of the Note, Borrower also executed and delivered a Multifamily [Deed of Trust], [Mortgage], [Deed to Secure Debt], Assignment </w:delText>
        </w:r>
        <w:r w:rsidR="00D66021">
          <w:delText>of Rents and Security Agreement</w:delText>
        </w:r>
        <w:r w:rsidR="00F179C9" w:rsidRPr="007E6792">
          <w:delText xml:space="preserve">, </w:delText>
        </w:r>
        <w:r w:rsidR="00D66021">
          <w:delText>[</w:delText>
        </w:r>
        <w:r w:rsidR="00F179C9" w:rsidRPr="007E6792">
          <w:delText xml:space="preserve">including a Rider to Multifamily Instrument], </w:delText>
        </w:r>
        <w:r w:rsidR="005875E1" w:rsidRPr="007E6792">
          <w:delText xml:space="preserve">dated as of ________________, _____, </w:delText>
        </w:r>
        <w:r w:rsidR="005875E1" w:rsidRPr="007E6792">
          <w:rPr>
            <w:b/>
          </w:rPr>
          <w:delText xml:space="preserve">[INSERT RECORDING INFORMATION IF NECESSARY] </w:delText>
        </w:r>
        <w:r w:rsidR="005875E1" w:rsidRPr="007E6792">
          <w:delText>[and recorded as instrument number__________]</w:delText>
        </w:r>
        <w:r w:rsidR="005875E1" w:rsidRPr="007E6792">
          <w:rPr>
            <w:b/>
          </w:rPr>
          <w:delText xml:space="preserve"> </w:delText>
        </w:r>
        <w:r w:rsidR="005875E1" w:rsidRPr="007E6792">
          <w:delText xml:space="preserve">[at deed book ____ and page number ______] in the land records of ___________ County, ________] (as amended, restated, replaced, supplemented or otherwise modified from time to time, collectively, the </w:delText>
        </w:r>
        <w:r w:rsidR="007E6792">
          <w:delText>“</w:delText>
        </w:r>
        <w:r w:rsidR="005875E1" w:rsidRPr="007E6792">
          <w:rPr>
            <w:b/>
          </w:rPr>
          <w:delText>Security Instrument</w:delText>
        </w:r>
        <w:r w:rsidR="007E6792">
          <w:delText>”</w:delText>
        </w:r>
        <w:r w:rsidR="005875E1" w:rsidRPr="007E6792">
          <w:delText xml:space="preserve">) encumbering the land as more particularly described in </w:delText>
        </w:r>
        <w:r w:rsidR="005875E1" w:rsidRPr="007E6792">
          <w:rPr>
            <w:u w:val="single"/>
          </w:rPr>
          <w:delText>Exhibit</w:delText>
        </w:r>
        <w:r w:rsidR="007B2C59">
          <w:rPr>
            <w:u w:val="single"/>
          </w:rPr>
          <w:delText> </w:delText>
        </w:r>
        <w:r w:rsidR="005875E1" w:rsidRPr="007E6792">
          <w:rPr>
            <w:u w:val="single"/>
          </w:rPr>
          <w:delText>A</w:delText>
        </w:r>
        <w:r w:rsidR="005875E1" w:rsidRPr="007E6792">
          <w:delText xml:space="preserve"> to this Agreement (the </w:delText>
        </w:r>
        <w:r w:rsidR="007E6792">
          <w:delText>“</w:delText>
        </w:r>
        <w:r w:rsidR="005875E1" w:rsidRPr="007E6792">
          <w:rPr>
            <w:b/>
          </w:rPr>
          <w:delText>Mortgaged Property</w:delText>
        </w:r>
        <w:r w:rsidR="007E6792">
          <w:delText>”</w:delText>
        </w:r>
        <w:r w:rsidR="005875E1" w:rsidRPr="007E6792">
          <w:delText xml:space="preserve">).  </w:delText>
        </w:r>
        <w:r w:rsidR="002A6F18">
          <w:delText>Borrower</w:delText>
        </w:r>
        <w:r w:rsidR="00F179C9" w:rsidRPr="007E6792">
          <w:delText xml:space="preserve"> is liable for the payment and performance of all of Borrower</w:delText>
        </w:r>
        <w:r w:rsidR="007E6792">
          <w:delText>’</w:delText>
        </w:r>
        <w:r w:rsidR="00F179C9" w:rsidRPr="007E6792">
          <w:delText xml:space="preserve">s obligations under the Note, the Security Instrument and all other documents executed in connection with the </w:delText>
        </w:r>
        <w:r w:rsidR="005875E1" w:rsidRPr="007E6792">
          <w:delText>Mortgage Loan</w:delText>
        </w:r>
        <w:r w:rsidR="00F179C9" w:rsidRPr="007E6792">
          <w:delText xml:space="preserve">, as listed on </w:delText>
        </w:r>
        <w:r w:rsidR="00F179C9" w:rsidRPr="007E6792">
          <w:rPr>
            <w:u w:val="single"/>
          </w:rPr>
          <w:delText>Exhibit</w:delText>
        </w:r>
        <w:r w:rsidR="007B2C59">
          <w:rPr>
            <w:u w:val="single"/>
          </w:rPr>
          <w:delText> </w:delText>
        </w:r>
        <w:r w:rsidR="00F179C9" w:rsidRPr="007E6792">
          <w:rPr>
            <w:u w:val="single"/>
          </w:rPr>
          <w:delText>B</w:delText>
        </w:r>
        <w:r w:rsidR="00F179C9" w:rsidRPr="007E6792">
          <w:delText xml:space="preserve"> to this Agreement (collectively, the </w:delText>
        </w:r>
        <w:r w:rsidR="007E6792">
          <w:delText>“</w:delText>
        </w:r>
        <w:r w:rsidR="00F179C9" w:rsidRPr="007E6792">
          <w:rPr>
            <w:b/>
          </w:rPr>
          <w:delText>Loan Documents</w:delText>
        </w:r>
        <w:r w:rsidR="007E6792">
          <w:delText>”</w:delText>
        </w:r>
        <w:r w:rsidR="00F179C9" w:rsidRPr="007E6792">
          <w:delText>).  Each of the Loan Documents has been duly assigned or endorsed to Fannie Mae</w:delText>
        </w:r>
        <w:bookmarkStart w:id="156" w:name="_DV_C53"/>
        <w:r w:rsidR="00200E5F" w:rsidRPr="007E6792">
          <w:rPr>
            <w:rStyle w:val="DeltaViewDeletion"/>
            <w:strike w:val="0"/>
            <w:color w:val="auto"/>
          </w:rPr>
          <w:delText xml:space="preserve">, including the Security Instrument, which has been assigned to Fannie Mae pursuant to that certain Assignment of Multifamily Mortgage, Deed of Trust or Deed to Secure Debt dated as of </w:delText>
        </w:r>
        <w:r w:rsidR="007B2C59" w:rsidRPr="007B2C59">
          <w:rPr>
            <w:rStyle w:val="DeltaViewDeletion"/>
            <w:strike w:val="0"/>
            <w:color w:val="auto"/>
          </w:rPr>
          <w:delText>______________</w:delText>
        </w:r>
        <w:r w:rsidR="00200E5F" w:rsidRPr="007E6792">
          <w:rPr>
            <w:rStyle w:val="DeltaViewDeletion"/>
            <w:strike w:val="0"/>
            <w:color w:val="auto"/>
          </w:rPr>
          <w:delText xml:space="preserve"> </w:delText>
        </w:r>
        <w:r w:rsidR="00200E5F" w:rsidRPr="007E6792">
          <w:rPr>
            <w:rStyle w:val="DeltaViewDeletion"/>
            <w:b/>
            <w:bCs/>
            <w:strike w:val="0"/>
            <w:color w:val="auto"/>
          </w:rPr>
          <w:delText>[INSERT RECORDING INFORMATION IF NECESSARY]</w:delText>
        </w:r>
        <w:r w:rsidR="00200E5F" w:rsidRPr="007E6792">
          <w:rPr>
            <w:rStyle w:val="DeltaViewDeletion"/>
            <w:strike w:val="0"/>
            <w:color w:val="auto"/>
          </w:rPr>
          <w:delText xml:space="preserve"> [and recorded [as instrument number__________] [at deed book ____ and page number ______] in the land records of ___________ County, ________]</w:delText>
        </w:r>
        <w:bookmarkStart w:id="157" w:name="_DV_M34"/>
        <w:bookmarkEnd w:id="156"/>
        <w:bookmarkEnd w:id="157"/>
        <w:r w:rsidR="00200E5F" w:rsidRPr="007E6792">
          <w:delText xml:space="preserve">.  </w:delText>
        </w:r>
        <w:r w:rsidR="00F179C9" w:rsidRPr="007E6792">
          <w:delText xml:space="preserve">The current servicer of the </w:delText>
        </w:r>
        <w:r w:rsidR="005875E1" w:rsidRPr="007E6792">
          <w:delText>Mortgage Loan</w:delText>
        </w:r>
        <w:r w:rsidR="006D60A3">
          <w:delText xml:space="preserve"> is </w:delText>
        </w:r>
        <w:r w:rsidR="00F179C9" w:rsidRPr="007E6792">
          <w:delText>____________________________________________ (</w:delText>
        </w:r>
        <w:r w:rsidR="007E6792">
          <w:delText>“</w:delText>
        </w:r>
        <w:r w:rsidR="00F179C9" w:rsidRPr="007E6792">
          <w:rPr>
            <w:b/>
          </w:rPr>
          <w:delText>Servicer</w:delText>
        </w:r>
        <w:r w:rsidR="007E6792">
          <w:delText>”</w:delText>
        </w:r>
        <w:r w:rsidR="00F179C9" w:rsidRPr="007E6792">
          <w:delText>).</w:delText>
        </w:r>
      </w:del>
    </w:p>
    <w:p w14:paraId="2CF48E92" w14:textId="77777777" w:rsidR="007B2C59" w:rsidRDefault="00200E5F" w:rsidP="00640EC0">
      <w:pPr>
        <w:numPr>
          <w:ilvl w:val="0"/>
          <w:numId w:val="1"/>
        </w:numPr>
        <w:tabs>
          <w:tab w:val="clear" w:pos="1440"/>
        </w:tabs>
        <w:spacing w:after="240"/>
        <w:ind w:left="0" w:firstLine="720"/>
        <w:rPr>
          <w:del w:id="158" w:author="Author"/>
        </w:rPr>
      </w:pPr>
      <w:del w:id="159" w:author="Author">
        <w:r w:rsidRPr="007E6792">
          <w:delText>[</w:delText>
        </w:r>
        <w:r w:rsidR="002A6F18">
          <w:delText>Trans</w:delText>
        </w:r>
        <w:r w:rsidR="00F179C9" w:rsidRPr="007E6792">
          <w:delText>feror [</w:delText>
        </w:r>
        <w:r w:rsidR="004A51BA">
          <w:delText xml:space="preserve">and </w:delText>
        </w:r>
        <w:r w:rsidR="00F179C9" w:rsidRPr="007E6792">
          <w:delText xml:space="preserve">Other Key Principals] </w:delText>
        </w:r>
        <w:r w:rsidRPr="007E6792">
          <w:delText>[</w:delText>
        </w:r>
        <w:r w:rsidR="00F179C9" w:rsidRPr="007E6792">
          <w:delText>is</w:delText>
        </w:r>
        <w:r w:rsidRPr="007E6792">
          <w:delText>]</w:delText>
        </w:r>
        <w:r w:rsidR="00F179C9" w:rsidRPr="007E6792">
          <w:delText xml:space="preserve"> </w:delText>
        </w:r>
        <w:r w:rsidR="00997D65" w:rsidRPr="00192BCC">
          <w:rPr>
            <w:b/>
          </w:rPr>
          <w:delText>[OR]</w:delText>
        </w:r>
        <w:r w:rsidR="00997D65" w:rsidRPr="0069514E">
          <w:delText xml:space="preserve"> </w:delText>
        </w:r>
        <w:r w:rsidR="00F179C9" w:rsidRPr="007E6792">
          <w:delText xml:space="preserve">[are] liable for the obligations under </w:delText>
        </w:r>
        <w:r w:rsidR="00C67B69" w:rsidRPr="007E6792">
          <w:delText>[</w:delText>
        </w:r>
        <w:r w:rsidR="00F179C9" w:rsidRPr="007E6792">
          <w:delText>the Acknowledgement and Agreement of Key Principal to Personal Liability for Exceptions to Non-Recourse Liability</w:delText>
        </w:r>
        <w:r w:rsidRPr="007E6792">
          <w:delText xml:space="preserve"> </w:delText>
        </w:r>
        <w:r w:rsidR="00F179C9" w:rsidRPr="007E6792">
          <w:delText xml:space="preserve">contained in the Note (the </w:delText>
        </w:r>
        <w:r w:rsidR="007E6792">
          <w:delText>“</w:delText>
        </w:r>
        <w:r w:rsidR="00F179C9" w:rsidRPr="007E6792">
          <w:rPr>
            <w:b/>
          </w:rPr>
          <w:delText>Acknowledgement</w:delText>
        </w:r>
        <w:r w:rsidR="007E6792">
          <w:delText>”</w:delText>
        </w:r>
        <w:r w:rsidR="00F179C9" w:rsidRPr="007E6792">
          <w:delText>)</w:delText>
        </w:r>
        <w:r w:rsidR="00C67B69" w:rsidRPr="007E6792">
          <w:delText>]</w:delText>
        </w:r>
        <w:r w:rsidR="00F179C9" w:rsidRPr="007E6792">
          <w:delText xml:space="preserve"> </w:delText>
        </w:r>
        <w:r w:rsidR="00C67B69" w:rsidRPr="007E6792">
          <w:rPr>
            <w:b/>
          </w:rPr>
          <w:delText xml:space="preserve">[OR] </w:delText>
        </w:r>
        <w:r w:rsidR="00F179C9" w:rsidRPr="007E6792">
          <w:delText>[</w:delText>
        </w:r>
        <w:r w:rsidR="002A6F18">
          <w:delText>Trans</w:delText>
        </w:r>
        <w:r w:rsidR="00F179C9" w:rsidRPr="007E6792">
          <w:delText xml:space="preserve">feror </w:delText>
        </w:r>
        <w:r w:rsidR="00A47345" w:rsidRPr="007E6792">
          <w:delText xml:space="preserve">[and Other Key Principals] </w:delText>
        </w:r>
        <w:r w:rsidRPr="007E6792">
          <w:delText xml:space="preserve">[is] </w:delText>
        </w:r>
        <w:r w:rsidR="00997D65" w:rsidRPr="00192BCC">
          <w:rPr>
            <w:b/>
          </w:rPr>
          <w:delText>[OR]</w:delText>
        </w:r>
        <w:r w:rsidR="00997D65" w:rsidRPr="0069514E">
          <w:delText xml:space="preserve"> </w:delText>
        </w:r>
        <w:r w:rsidRPr="007E6792">
          <w:delText xml:space="preserve">[are] </w:delText>
        </w:r>
        <w:r w:rsidR="00640EC0" w:rsidRPr="0069514E">
          <w:delText xml:space="preserve">liable </w:delText>
        </w:r>
        <w:r w:rsidR="004B1014">
          <w:delText>fo</w:delText>
        </w:r>
        <w:r w:rsidR="00640EC0" w:rsidRPr="0069514E">
          <w:delText>r the obligations</w:delText>
        </w:r>
        <w:r w:rsidR="00640EC0">
          <w:delText xml:space="preserve"> under </w:delText>
        </w:r>
        <w:r w:rsidR="00640EC0" w:rsidRPr="0069514E">
          <w:delText>the Exceptions to Non-Recourse Guaranty dated as of _______________, ____ (</w:delText>
        </w:r>
        <w:r w:rsidR="00640EC0">
          <w:delText>“</w:delText>
        </w:r>
        <w:r w:rsidR="00640EC0" w:rsidRPr="0069514E">
          <w:rPr>
            <w:b/>
          </w:rPr>
          <w:delText>Guaranty</w:delText>
        </w:r>
        <w:r w:rsidR="00640EC0">
          <w:delText>”).</w:delText>
        </w:r>
        <w:r w:rsidR="00640EC0" w:rsidRPr="0069514E">
          <w:delText>]</w:delText>
        </w:r>
        <w:r w:rsidR="00640EC0">
          <w:delText>]</w:delText>
        </w:r>
      </w:del>
    </w:p>
    <w:p w14:paraId="3D0E51C7" w14:textId="77777777" w:rsidR="00A47345" w:rsidRDefault="00F179C9" w:rsidP="00A47345">
      <w:pPr>
        <w:numPr>
          <w:ilvl w:val="0"/>
          <w:numId w:val="1"/>
        </w:numPr>
        <w:tabs>
          <w:tab w:val="clear" w:pos="1440"/>
        </w:tabs>
        <w:spacing w:after="240"/>
        <w:ind w:left="0" w:firstLine="720"/>
        <w:rPr>
          <w:del w:id="160" w:author="Author"/>
        </w:rPr>
      </w:pPr>
      <w:del w:id="161" w:author="Author">
        <w:r w:rsidRPr="007E6792">
          <w:delText xml:space="preserve">Fannie Mae has been asked to consent to the transfer of </w:delText>
        </w:r>
        <w:r w:rsidR="002A6F18">
          <w:delText>Trans</w:delText>
        </w:r>
        <w:r w:rsidRPr="007E6792">
          <w:delText>feror</w:delText>
        </w:r>
        <w:r w:rsidR="007E6792">
          <w:delText>’</w:delText>
        </w:r>
        <w:r w:rsidRPr="007E6792">
          <w:delText xml:space="preserve">s ownership interest in </w:delText>
        </w:r>
        <w:r w:rsidR="002A6F18">
          <w:delText>Borrower</w:delText>
        </w:r>
        <w:r w:rsidRPr="007E6792">
          <w:delText xml:space="preserve"> to </w:delText>
        </w:r>
        <w:r w:rsidR="002A6F18">
          <w:delText>Trans</w:delText>
        </w:r>
        <w:r w:rsidRPr="007E6792">
          <w:delText xml:space="preserve">feree (the </w:delText>
        </w:r>
        <w:r w:rsidR="007E6792">
          <w:delText>“</w:delText>
        </w:r>
        <w:r w:rsidRPr="007E6792">
          <w:rPr>
            <w:b/>
          </w:rPr>
          <w:delText>Transfer</w:delText>
        </w:r>
        <w:r w:rsidR="007E6792">
          <w:delText>”</w:delText>
        </w:r>
        <w:r w:rsidRPr="007E6792">
          <w:delText xml:space="preserve">) and the assumption by </w:delText>
        </w:r>
        <w:r w:rsidR="002A6F18">
          <w:delText>Trans</w:delText>
        </w:r>
        <w:r w:rsidRPr="007E6792">
          <w:delText xml:space="preserve">feree of the obligations of </w:delText>
        </w:r>
        <w:r w:rsidR="002A6F18">
          <w:delText>Trans</w:delText>
        </w:r>
        <w:r w:rsidRPr="007E6792">
          <w:delText xml:space="preserve">feror under the [Acknowledgement] </w:delText>
        </w:r>
        <w:r w:rsidR="00A86C42" w:rsidRPr="00192BCC">
          <w:rPr>
            <w:b/>
          </w:rPr>
          <w:delText>[OR]</w:delText>
        </w:r>
        <w:r w:rsidR="00A86C42" w:rsidRPr="0069514E">
          <w:delText xml:space="preserve"> </w:delText>
        </w:r>
        <w:r w:rsidRPr="007E6792">
          <w:delText>[Guaranty].</w:delText>
        </w:r>
      </w:del>
    </w:p>
    <w:p w14:paraId="696417DB" w14:textId="77777777" w:rsidR="007B2C59" w:rsidRDefault="00A55418" w:rsidP="00A47345">
      <w:pPr>
        <w:numPr>
          <w:ilvl w:val="0"/>
          <w:numId w:val="1"/>
        </w:numPr>
        <w:tabs>
          <w:tab w:val="clear" w:pos="1440"/>
        </w:tabs>
        <w:spacing w:after="240"/>
        <w:ind w:left="0" w:firstLine="720"/>
        <w:rPr>
          <w:del w:id="162" w:author="Author"/>
        </w:rPr>
      </w:pPr>
      <w:del w:id="163" w:author="Author">
        <w:r>
          <w:delText>[Fa</w:delText>
        </w:r>
        <w:r w:rsidR="00E733E6">
          <w:delText>nnie Mae requires that Transferee</w:delText>
        </w:r>
        <w:r>
          <w:delText xml:space="preserve"> [</w:delText>
        </w:r>
        <w:r w:rsidR="00A47345">
          <w:delText xml:space="preserve">and </w:delText>
        </w:r>
        <w:r w:rsidR="004B1033">
          <w:delText>Other</w:delText>
        </w:r>
        <w:r w:rsidR="00A47345" w:rsidRPr="0069514E">
          <w:delText xml:space="preserve"> </w:delText>
        </w:r>
        <w:r w:rsidR="00A47345">
          <w:delText>Key Principal</w:delText>
        </w:r>
        <w:r w:rsidR="004B1033">
          <w:delText>s</w:delText>
        </w:r>
        <w:r w:rsidR="00A47345">
          <w:delText xml:space="preserve">] be identified </w:delText>
        </w:r>
        <w:r>
          <w:delText>in</w:delText>
        </w:r>
        <w:r w:rsidR="00A47345">
          <w:delText xml:space="preserve"> the Security Instrument for the purposes of the transfer restrictions.</w:delText>
        </w:r>
        <w:r>
          <w:delText>]</w:delText>
        </w:r>
      </w:del>
    </w:p>
    <w:p w14:paraId="3FF42139" w14:textId="77777777" w:rsidR="00F179C9" w:rsidRPr="007E6792" w:rsidRDefault="00F179C9" w:rsidP="004430D8">
      <w:pPr>
        <w:numPr>
          <w:ilvl w:val="0"/>
          <w:numId w:val="1"/>
        </w:numPr>
        <w:tabs>
          <w:tab w:val="clear" w:pos="1440"/>
        </w:tabs>
        <w:spacing w:after="240"/>
        <w:ind w:left="0" w:firstLine="720"/>
        <w:rPr>
          <w:del w:id="164" w:author="Author"/>
        </w:rPr>
      </w:pPr>
      <w:del w:id="165" w:author="Author">
        <w:r w:rsidRPr="007E6792">
          <w:delText>Fannie Mae has agreed to consent to the Transfer subject to the terms and conditions stated below.</w:delText>
        </w:r>
      </w:del>
    </w:p>
    <w:p w14:paraId="13AB5A6E" w14:textId="77777777" w:rsidR="00C67B69" w:rsidRPr="007E6792" w:rsidRDefault="00C67B69" w:rsidP="007B2C59">
      <w:pPr>
        <w:pStyle w:val="MLBBdSingleSp5J"/>
        <w:keepNext/>
        <w:ind w:firstLine="0"/>
        <w:jc w:val="center"/>
        <w:rPr>
          <w:del w:id="166" w:author="Author"/>
          <w:b/>
        </w:rPr>
      </w:pPr>
      <w:del w:id="167" w:author="Author">
        <w:r w:rsidRPr="007E6792">
          <w:rPr>
            <w:b/>
            <w:u w:val="single"/>
          </w:rPr>
          <w:delText>AGREEMENTS</w:delText>
        </w:r>
        <w:r w:rsidRPr="007E6792">
          <w:rPr>
            <w:b/>
          </w:rPr>
          <w:delText>:</w:delText>
        </w:r>
      </w:del>
    </w:p>
    <w:p w14:paraId="2FB8F5D2" w14:textId="77777777" w:rsidR="00C67B69" w:rsidRPr="007E6792" w:rsidRDefault="00C67B69" w:rsidP="004430D8">
      <w:pPr>
        <w:pStyle w:val="MLBBdSingleSp5J"/>
        <w:rPr>
          <w:del w:id="168" w:author="Author"/>
        </w:rPr>
      </w:pPr>
      <w:del w:id="169" w:author="Author">
        <w:r w:rsidRPr="007E6792">
          <w:delText>NOW, THEREFORE, for and in consideration of the foregoing, and the mutual covenants and promises set forth in this Agreement and for other good and valuable consideration the receipt and sufficiency of which are hereby acknowledged, Transferor, Transferee, Borrower [</w:delText>
        </w:r>
        <w:r w:rsidR="00252C04">
          <w:delText xml:space="preserve">, </w:delText>
        </w:r>
        <w:r w:rsidRPr="007E6792">
          <w:delText>Other Key Principals] and Fannie Mae agree as follows:</w:delText>
        </w:r>
      </w:del>
    </w:p>
    <w:p w14:paraId="65BB342E" w14:textId="77777777" w:rsidR="00C67B69" w:rsidRPr="007E6792" w:rsidRDefault="00C67B69" w:rsidP="007B2C59">
      <w:pPr>
        <w:pStyle w:val="TabbedL1"/>
        <w:keepNext/>
        <w:numPr>
          <w:ilvl w:val="0"/>
          <w:numId w:val="4"/>
        </w:numPr>
        <w:tabs>
          <w:tab w:val="clear" w:pos="0"/>
        </w:tabs>
        <w:rPr>
          <w:del w:id="170" w:author="Author"/>
        </w:rPr>
      </w:pPr>
      <w:bookmarkStart w:id="171" w:name="OLE_LINK1"/>
      <w:bookmarkStart w:id="172" w:name="OLE_LINK2"/>
      <w:del w:id="173" w:author="Author">
        <w:r w:rsidRPr="007E6792">
          <w:rPr>
            <w:b/>
          </w:rPr>
          <w:delText>Recitals.</w:delText>
        </w:r>
      </w:del>
    </w:p>
    <w:bookmarkEnd w:id="171"/>
    <w:bookmarkEnd w:id="172"/>
    <w:p w14:paraId="59CDC012" w14:textId="77777777" w:rsidR="00C67B69" w:rsidRPr="007E6792" w:rsidRDefault="00C67B69" w:rsidP="004430D8">
      <w:pPr>
        <w:pStyle w:val="TabbedL1"/>
        <w:numPr>
          <w:ilvl w:val="0"/>
          <w:numId w:val="0"/>
        </w:numPr>
        <w:ind w:firstLine="720"/>
        <w:rPr>
          <w:del w:id="174" w:author="Author"/>
        </w:rPr>
      </w:pPr>
      <w:del w:id="175" w:author="Author">
        <w:r w:rsidRPr="007E6792">
          <w:delText>The recitals set forth above are true and correct and are hereby incorporated by reference.</w:delText>
        </w:r>
      </w:del>
    </w:p>
    <w:p w14:paraId="454E59F1" w14:textId="77777777" w:rsidR="00C67B69" w:rsidRPr="007E6792" w:rsidRDefault="00C67B69" w:rsidP="007B2C59">
      <w:pPr>
        <w:keepNext/>
        <w:numPr>
          <w:ilvl w:val="0"/>
          <w:numId w:val="4"/>
        </w:numPr>
        <w:tabs>
          <w:tab w:val="clear" w:pos="0"/>
        </w:tabs>
        <w:suppressAutoHyphens/>
        <w:spacing w:after="240"/>
        <w:rPr>
          <w:del w:id="176" w:author="Author"/>
        </w:rPr>
      </w:pPr>
      <w:del w:id="177" w:author="Author">
        <w:r w:rsidRPr="007E6792">
          <w:rPr>
            <w:b/>
          </w:rPr>
          <w:delText>Defined Terms.</w:delText>
        </w:r>
      </w:del>
    </w:p>
    <w:p w14:paraId="69DD3F80" w14:textId="77777777" w:rsidR="007274EA" w:rsidRPr="007E6792" w:rsidRDefault="007274EA" w:rsidP="004430D8">
      <w:pPr>
        <w:suppressAutoHyphens/>
        <w:spacing w:after="240"/>
        <w:ind w:firstLine="720"/>
        <w:rPr>
          <w:del w:id="178" w:author="Author"/>
        </w:rPr>
      </w:pPr>
      <w:del w:id="179" w:author="Author">
        <w:r w:rsidRPr="007E6792">
          <w:delText>All capitalized terms used but not defined in this Agreement shall have the meanings assigned to them in the Security Instrument.  As used in this Agreement, the following terms shall have the following meanings:</w:delText>
        </w:r>
      </w:del>
    </w:p>
    <w:p w14:paraId="67DA003E" w14:textId="77777777" w:rsidR="007274EA" w:rsidRPr="007E6792" w:rsidRDefault="007E6792" w:rsidP="004430D8">
      <w:pPr>
        <w:tabs>
          <w:tab w:val="left" w:pos="1137"/>
          <w:tab w:val="left" w:pos="1569"/>
          <w:tab w:val="left" w:pos="1857"/>
          <w:tab w:val="left" w:pos="2577"/>
          <w:tab w:val="left" w:pos="3297"/>
          <w:tab w:val="left" w:pos="4017"/>
          <w:tab w:val="left" w:pos="4737"/>
          <w:tab w:val="left" w:pos="5457"/>
          <w:tab w:val="left" w:pos="6177"/>
          <w:tab w:val="left" w:pos="6897"/>
          <w:tab w:val="left" w:pos="7617"/>
          <w:tab w:val="left" w:pos="8337"/>
          <w:tab w:val="left" w:pos="9057"/>
        </w:tabs>
        <w:suppressAutoHyphens/>
        <w:spacing w:after="240"/>
        <w:rPr>
          <w:del w:id="180" w:author="Author"/>
          <w:highlight w:val="yellow"/>
        </w:rPr>
      </w:pPr>
      <w:del w:id="181" w:author="Author">
        <w:r>
          <w:delText>“</w:delText>
        </w:r>
        <w:r w:rsidR="007274EA" w:rsidRPr="007E6792">
          <w:rPr>
            <w:b/>
          </w:rPr>
          <w:delText>Claims</w:delText>
        </w:r>
        <w:r>
          <w:delText>”</w:delText>
        </w:r>
        <w:r w:rsidR="007274EA" w:rsidRPr="007E6792">
          <w:delText xml:space="preserve"> means any and all possible claims, demands, actions, costs, expenses and liabilities whatsoever, known or unknown, at law or in equity, originating in whole or in part, on or before the date of this Agreement, which </w:delText>
        </w:r>
        <w:r w:rsidR="00A55418">
          <w:delText xml:space="preserve">Borrower, Transferor </w:delText>
        </w:r>
        <w:r w:rsidR="00A55418" w:rsidRPr="0069514E">
          <w:delText>[</w:delText>
        </w:r>
        <w:r w:rsidR="00A55418">
          <w:delText>,</w:delText>
        </w:r>
        <w:r w:rsidR="00097E40">
          <w:delText xml:space="preserve"> </w:delText>
        </w:r>
        <w:r w:rsidR="00097E40" w:rsidRPr="007E6792">
          <w:delText>Other Key Principals</w:delText>
        </w:r>
        <w:r w:rsidR="00A55418">
          <w:delText>] or Transferee</w:delText>
        </w:r>
        <w:r w:rsidR="009C3E3E">
          <w:delText>,</w:delText>
        </w:r>
        <w:r w:rsidR="00A55418" w:rsidRPr="007E6792">
          <w:delText xml:space="preserve"> </w:delText>
        </w:r>
        <w:r w:rsidR="007274EA" w:rsidRPr="007E6792">
          <w:delText xml:space="preserve">or any of their respective partners, members, officers, agents or employees, may now or hereafter have against </w:delText>
        </w:r>
        <w:r w:rsidR="00E87C43">
          <w:delText>Indemn</w:delText>
        </w:r>
        <w:r w:rsidR="007274EA" w:rsidRPr="007E6792">
          <w:delText>itees, if any, and ir</w:delText>
        </w:r>
        <w:r w:rsidR="001462AB">
          <w:delText xml:space="preserve">respective of whether any such claims </w:delText>
        </w:r>
        <w:r w:rsidR="007274EA" w:rsidRPr="007E6792">
          <w:delText>arise out of contract, tort, violation of laws</w:delText>
        </w:r>
        <w:r w:rsidR="002A6F18">
          <w:delText xml:space="preserve"> or </w:delText>
        </w:r>
        <w:r w:rsidR="007274EA" w:rsidRPr="007E6792">
          <w:delText xml:space="preserve">regulations, or otherwise in connection with any of the Loan Documents, </w:delText>
        </w:r>
        <w:r w:rsidR="00D91504" w:rsidRPr="0069514E">
          <w:delText>including</w:delText>
        </w:r>
        <w:r w:rsidR="001462AB">
          <w:delText xml:space="preserve"> </w:delText>
        </w:r>
        <w:r w:rsidR="007274EA" w:rsidRPr="007E6792">
          <w:delText>any contracting for, charging, taking, reserving, collecting or receiving interest in excess of the highest lawful rate applicable thereto and any loss, cost or damage, of any kind or character, arising out of or in any way connected with or in any way resulting from the acts, actions or omissions of Indemnitees, including any requirement that the Loan Documents be modified as a condition to the transactions contemplated by this Agreement, any charging, collecting or contracting for prepayment premiums, transfer fees</w:delText>
        </w:r>
        <w:r w:rsidR="002A6F18">
          <w:delText xml:space="preserve"> or </w:delText>
        </w:r>
        <w:r w:rsidR="007274EA" w:rsidRPr="007E6792">
          <w:delText>assumption fees, any breach of fiduciary duty, breach of any duty of fair dealing, breach of confidence, breach of funding commitment, undue influence, duress, economic coercion, violation of any federal or state securities or Blue Sky laws or regulations, conflict of interest, NEGLIGENCE, bad faith, malpractice, violations of the Racketeer Influenced and Corrupt Organizations Act, intentional or negligent infliction of mental distress, tortious interference with contractual relations, tortious interference with corporate governance or prospective business advantage, breach of contract, deceptive trade practices, libel, slander, conspiracy or any claim for wrongfully accelerating the Note or wrongfully attempting to foreclose on any collateral relating to the Note, but in each case only to the extent permitted by applicable law</w:delText>
        </w:r>
        <w:r w:rsidR="007D5BDC">
          <w:delText>.</w:delText>
        </w:r>
      </w:del>
    </w:p>
    <w:p w14:paraId="31483632" w14:textId="77777777" w:rsidR="003F4F1C" w:rsidRPr="007E6792" w:rsidRDefault="007E6792" w:rsidP="004430D8">
      <w:pPr>
        <w:tabs>
          <w:tab w:val="left" w:pos="1137"/>
          <w:tab w:val="left" w:pos="1569"/>
          <w:tab w:val="left" w:pos="1857"/>
          <w:tab w:val="left" w:pos="2577"/>
          <w:tab w:val="left" w:pos="3297"/>
          <w:tab w:val="left" w:pos="4017"/>
          <w:tab w:val="left" w:pos="4737"/>
          <w:tab w:val="left" w:pos="5457"/>
          <w:tab w:val="left" w:pos="6177"/>
          <w:tab w:val="left" w:pos="6897"/>
          <w:tab w:val="left" w:pos="7617"/>
          <w:tab w:val="left" w:pos="8337"/>
          <w:tab w:val="left" w:pos="9057"/>
        </w:tabs>
        <w:suppressAutoHyphens/>
        <w:spacing w:after="240"/>
        <w:rPr>
          <w:del w:id="182" w:author="Author"/>
        </w:rPr>
      </w:pPr>
      <w:del w:id="183" w:author="Author">
        <w:r>
          <w:delText>“</w:delText>
        </w:r>
        <w:r w:rsidR="007274EA" w:rsidRPr="007E6792">
          <w:rPr>
            <w:b/>
          </w:rPr>
          <w:delText>Indemnitees</w:delText>
        </w:r>
        <w:r>
          <w:delText>”</w:delText>
        </w:r>
        <w:r w:rsidR="007274EA" w:rsidRPr="007E6792">
          <w:delText xml:space="preserve"> means</w:delText>
        </w:r>
        <w:r w:rsidR="005333F5">
          <w:delText>, collectively,</w:delText>
        </w:r>
        <w:r w:rsidR="007274EA" w:rsidRPr="007E6792">
          <w:delText xml:space="preserve"> </w:delText>
        </w:r>
        <w:r w:rsidR="006D60A3">
          <w:delText>Original Lender</w:delText>
        </w:r>
        <w:r w:rsidR="003F4F1C" w:rsidRPr="007E6792">
          <w:delText xml:space="preserve">, </w:delText>
        </w:r>
        <w:r w:rsidR="00E054B0">
          <w:delText>Servicer, F</w:delText>
        </w:r>
        <w:r w:rsidR="003F4F1C" w:rsidRPr="007E6792">
          <w:delText>annie Mae</w:delText>
        </w:r>
        <w:r w:rsidR="002A6F18">
          <w:delText xml:space="preserve"> and </w:delText>
        </w:r>
        <w:r w:rsidR="003F4F1C" w:rsidRPr="007E6792">
          <w:delText>their respective successors, assigns, agents, directors, officers, employees</w:delText>
        </w:r>
        <w:r w:rsidR="002A6F18">
          <w:delText xml:space="preserve"> and </w:delText>
        </w:r>
        <w:r w:rsidR="003F4F1C" w:rsidRPr="007E6792">
          <w:delText>attorneys, and each current or substitute trustee under the Security Instrument.</w:delText>
        </w:r>
      </w:del>
    </w:p>
    <w:p w14:paraId="3A53F6AE" w14:textId="77777777" w:rsidR="007B2C59" w:rsidRDefault="00F179C9" w:rsidP="007B2C59">
      <w:pPr>
        <w:keepNext/>
        <w:numPr>
          <w:ilvl w:val="0"/>
          <w:numId w:val="4"/>
        </w:numPr>
        <w:tabs>
          <w:tab w:val="clear" w:pos="0"/>
        </w:tabs>
        <w:suppressAutoHyphens/>
        <w:spacing w:after="240"/>
        <w:rPr>
          <w:del w:id="184" w:author="Author"/>
          <w:b/>
        </w:rPr>
      </w:pPr>
      <w:del w:id="185" w:author="Author">
        <w:r w:rsidRPr="007E6792">
          <w:rPr>
            <w:b/>
          </w:rPr>
          <w:delText xml:space="preserve">Assumption by </w:delText>
        </w:r>
        <w:r w:rsidR="002A6F18">
          <w:rPr>
            <w:b/>
          </w:rPr>
          <w:delText>Trans</w:delText>
        </w:r>
        <w:r w:rsidRPr="007E6792">
          <w:rPr>
            <w:b/>
          </w:rPr>
          <w:delText>feree of Liability for the Exceptions to Non-Recourse.</w:delText>
        </w:r>
      </w:del>
    </w:p>
    <w:p w14:paraId="422B34DF" w14:textId="77777777" w:rsidR="007274EA" w:rsidRPr="007E6792" w:rsidRDefault="00A55418" w:rsidP="004430D8">
      <w:pPr>
        <w:suppressAutoHyphens/>
        <w:spacing w:after="240"/>
        <w:ind w:firstLine="720"/>
        <w:rPr>
          <w:del w:id="186" w:author="Author"/>
        </w:rPr>
      </w:pPr>
      <w:del w:id="187" w:author="Author">
        <w:r>
          <w:delText>[</w:delText>
        </w:r>
        <w:r w:rsidR="002A6F18">
          <w:delText>Trans</w:delText>
        </w:r>
        <w:r w:rsidR="007274EA" w:rsidRPr="007E6792">
          <w:delText>feree</w:delText>
        </w:r>
        <w:r>
          <w:delText xml:space="preserve">] </w:delText>
        </w:r>
        <w:r w:rsidR="007274EA" w:rsidRPr="007E6792">
          <w:delText>hereby assumes all liability under the provisions of the [Acknowledgement]</w:delText>
        </w:r>
        <w:r w:rsidR="00997D65" w:rsidRPr="00997D65">
          <w:rPr>
            <w:b/>
          </w:rPr>
          <w:delText xml:space="preserve"> </w:delText>
        </w:r>
        <w:r w:rsidR="00997D65" w:rsidRPr="00192BCC">
          <w:rPr>
            <w:b/>
          </w:rPr>
          <w:delText>[OR]</w:delText>
        </w:r>
        <w:r w:rsidR="007274EA" w:rsidRPr="007E6792">
          <w:delText xml:space="preserve"> [Guaranty].</w:delText>
        </w:r>
      </w:del>
    </w:p>
    <w:p w14:paraId="0E9829AE" w14:textId="77777777" w:rsidR="007B2C59" w:rsidRDefault="00F179C9" w:rsidP="007B2C59">
      <w:pPr>
        <w:keepNext/>
        <w:numPr>
          <w:ilvl w:val="0"/>
          <w:numId w:val="4"/>
        </w:numPr>
        <w:tabs>
          <w:tab w:val="clear" w:pos="0"/>
        </w:tabs>
        <w:suppressAutoHyphens/>
        <w:spacing w:after="240"/>
        <w:rPr>
          <w:del w:id="188" w:author="Author"/>
        </w:rPr>
      </w:pPr>
      <w:del w:id="189" w:author="Author">
        <w:r w:rsidRPr="007E6792">
          <w:rPr>
            <w:b/>
          </w:rPr>
          <w:delText>Consent to Transfer.</w:delText>
        </w:r>
      </w:del>
    </w:p>
    <w:p w14:paraId="7E83A371" w14:textId="77777777" w:rsidR="007B2C59" w:rsidRDefault="00F179C9" w:rsidP="004430D8">
      <w:pPr>
        <w:suppressAutoHyphens/>
        <w:spacing w:after="240"/>
        <w:ind w:firstLine="720"/>
        <w:rPr>
          <w:del w:id="190" w:author="Author"/>
        </w:rPr>
      </w:pPr>
      <w:del w:id="191" w:author="Author">
        <w:r w:rsidRPr="007E6792">
          <w:delText xml:space="preserve">Fannie Mae hereby consents to the Transfer and to the assumption by </w:delText>
        </w:r>
        <w:r w:rsidR="00D66021">
          <w:delText>Transferee</w:delText>
        </w:r>
        <w:r w:rsidRPr="007E6792">
          <w:delText xml:space="preserve"> of all of the obligations of </w:delText>
        </w:r>
        <w:r w:rsidR="002A6F18">
          <w:delText>Trans</w:delText>
        </w:r>
        <w:r w:rsidRPr="007E6792">
          <w:delText>fer</w:delText>
        </w:r>
        <w:r w:rsidR="00D66021">
          <w:delText>or</w:delText>
        </w:r>
        <w:r w:rsidRPr="007E6792">
          <w:delText xml:space="preserve"> under the [Acknowledgement] </w:delText>
        </w:r>
        <w:r w:rsidR="00997D65" w:rsidRPr="00192BCC">
          <w:rPr>
            <w:b/>
          </w:rPr>
          <w:delText>[OR]</w:delText>
        </w:r>
        <w:r w:rsidR="00997D65" w:rsidRPr="0069514E">
          <w:delText xml:space="preserve"> </w:delText>
        </w:r>
        <w:r w:rsidRPr="007E6792">
          <w:delText>[Guaranty], subject to the terms and conditions set forth in this Agreement.  Fannie Mae</w:delText>
        </w:r>
        <w:r w:rsidR="007E6792">
          <w:delText>’</w:delText>
        </w:r>
        <w:r w:rsidRPr="007E6792">
          <w:delText>s consent to the Transfer is not intended to be and shall not be construed as a consent to any subsequent transfer which requires Lender</w:delText>
        </w:r>
        <w:r w:rsidR="007E6792">
          <w:delText>’</w:delText>
        </w:r>
        <w:r w:rsidRPr="007E6792">
          <w:delText>s consent pursuant to the terms of the Security Instrument.</w:delText>
        </w:r>
      </w:del>
    </w:p>
    <w:p w14:paraId="1B221ED6" w14:textId="77777777" w:rsidR="007B2C59" w:rsidRDefault="00F179C9" w:rsidP="007B2C59">
      <w:pPr>
        <w:keepNext/>
        <w:numPr>
          <w:ilvl w:val="0"/>
          <w:numId w:val="4"/>
        </w:numPr>
        <w:tabs>
          <w:tab w:val="clear" w:pos="0"/>
        </w:tabs>
        <w:suppressAutoHyphens/>
        <w:spacing w:after="240"/>
        <w:rPr>
          <w:del w:id="192" w:author="Author"/>
        </w:rPr>
      </w:pPr>
      <w:del w:id="193" w:author="Author">
        <w:r w:rsidRPr="007E6792">
          <w:rPr>
            <w:b/>
          </w:rPr>
          <w:delText>Release of Transferor.</w:delText>
        </w:r>
      </w:del>
    </w:p>
    <w:p w14:paraId="0705CA18" w14:textId="77777777" w:rsidR="007274EA" w:rsidRPr="007E6792" w:rsidRDefault="00F179C9" w:rsidP="004430D8">
      <w:pPr>
        <w:suppressAutoHyphens/>
        <w:spacing w:after="240"/>
        <w:ind w:firstLine="720"/>
        <w:rPr>
          <w:del w:id="194" w:author="Author"/>
          <w:b/>
        </w:rPr>
      </w:pPr>
      <w:del w:id="195" w:author="Author">
        <w:r w:rsidRPr="007E6792">
          <w:delText xml:space="preserve">Fannie Mae hereby releases </w:delText>
        </w:r>
        <w:r w:rsidR="002A6F18">
          <w:delText>Trans</w:delText>
        </w:r>
        <w:r w:rsidRPr="007E6792">
          <w:delText>feror from all of its obligations under the [Acknowledgement]</w:delText>
        </w:r>
        <w:r w:rsidR="00997D65">
          <w:delText xml:space="preserve"> </w:delText>
        </w:r>
        <w:r w:rsidR="00997D65" w:rsidRPr="00192BCC">
          <w:rPr>
            <w:b/>
          </w:rPr>
          <w:delText>[OR]</w:delText>
        </w:r>
        <w:r w:rsidR="00997D65" w:rsidRPr="0069514E">
          <w:delText xml:space="preserve"> </w:delText>
        </w:r>
        <w:r w:rsidRPr="007E6792">
          <w:delText xml:space="preserve">[Guaranty], provided, however, that </w:delText>
        </w:r>
        <w:r w:rsidR="002A6F18">
          <w:delText>Trans</w:delText>
        </w:r>
        <w:r w:rsidRPr="007E6792">
          <w:delText>feror is not released from any liability pursuant to this Agreement.</w:delText>
        </w:r>
      </w:del>
    </w:p>
    <w:p w14:paraId="04269FBD" w14:textId="77777777" w:rsidR="007B2C59" w:rsidRDefault="004B1014" w:rsidP="007B2C59">
      <w:pPr>
        <w:keepNext/>
        <w:numPr>
          <w:ilvl w:val="0"/>
          <w:numId w:val="4"/>
        </w:numPr>
        <w:tabs>
          <w:tab w:val="clear" w:pos="0"/>
        </w:tabs>
        <w:suppressAutoHyphens/>
        <w:spacing w:after="240"/>
        <w:rPr>
          <w:del w:id="196" w:author="Author"/>
        </w:rPr>
      </w:pPr>
      <w:del w:id="197" w:author="Author">
        <w:r>
          <w:rPr>
            <w:b/>
          </w:rPr>
          <w:delText>No Change in Liability</w:delText>
        </w:r>
        <w:r w:rsidR="00F179C9" w:rsidRPr="007E6792">
          <w:rPr>
            <w:b/>
          </w:rPr>
          <w:delText>.</w:delText>
        </w:r>
      </w:del>
    </w:p>
    <w:p w14:paraId="58CABECB" w14:textId="77777777" w:rsidR="007274EA" w:rsidRDefault="00F179C9" w:rsidP="004430D8">
      <w:pPr>
        <w:suppressAutoHyphens/>
        <w:spacing w:after="240"/>
        <w:ind w:firstLine="720"/>
        <w:rPr>
          <w:del w:id="198" w:author="Author"/>
        </w:rPr>
      </w:pPr>
      <w:del w:id="199" w:author="Author">
        <w:r w:rsidRPr="007E6792">
          <w:delText xml:space="preserve">Nothing set forth herein shall release or change the liability of </w:delText>
        </w:r>
        <w:r w:rsidR="003F4F1C" w:rsidRPr="007E6792">
          <w:delText>[</w:delText>
        </w:r>
        <w:r w:rsidR="002A6F18">
          <w:delText>Other Key</w:delText>
        </w:r>
        <w:r w:rsidRPr="007E6792">
          <w:delText xml:space="preserve"> Principals or of</w:delText>
        </w:r>
        <w:r w:rsidR="003F4F1C" w:rsidRPr="007E6792">
          <w:delText>]</w:delText>
        </w:r>
        <w:r w:rsidRPr="007E6792">
          <w:delText xml:space="preserve"> Borrower or any other party who may now be or after the date of this Agreement, become liable, primarily or secondarily, under the [Acknowledgement]</w:delText>
        </w:r>
        <w:r w:rsidR="00A86C42">
          <w:delText xml:space="preserve"> </w:delText>
        </w:r>
        <w:r w:rsidR="00A86C42" w:rsidRPr="00192BCC">
          <w:rPr>
            <w:b/>
          </w:rPr>
          <w:delText>[OR]</w:delText>
        </w:r>
        <w:r w:rsidR="00A86C42" w:rsidRPr="0069514E">
          <w:delText xml:space="preserve"> </w:delText>
        </w:r>
        <w:r w:rsidRPr="007E6792">
          <w:delText>[Guaranty] and the other Loan Documents.  Except as expressly modified hereby, th</w:delText>
        </w:r>
        <w:r w:rsidR="007D5BDC">
          <w:delText>e Note, the Security Instrument</w:delText>
        </w:r>
        <w:r w:rsidRPr="007E6792">
          <w:delText xml:space="preserve"> [</w:delText>
        </w:r>
        <w:r w:rsidR="007D5BDC">
          <w:delText>,</w:delText>
        </w:r>
        <w:r w:rsidRPr="007E6792">
          <w:delText>the Guaranty]</w:delText>
        </w:r>
        <w:r w:rsidR="00340E18" w:rsidRPr="007E6792">
          <w:delText xml:space="preserve"> </w:delText>
        </w:r>
        <w:r w:rsidRPr="007E6792">
          <w:delText>and the other Loan Documents shall remain in full force and effect.</w:delText>
        </w:r>
      </w:del>
    </w:p>
    <w:p w14:paraId="7506673B" w14:textId="77777777" w:rsidR="007B2C59" w:rsidRDefault="00F179C9" w:rsidP="007B2C59">
      <w:pPr>
        <w:keepNext/>
        <w:numPr>
          <w:ilvl w:val="0"/>
          <w:numId w:val="4"/>
        </w:numPr>
        <w:tabs>
          <w:tab w:val="clear" w:pos="0"/>
        </w:tabs>
        <w:suppressAutoHyphens/>
        <w:spacing w:after="240"/>
        <w:rPr>
          <w:del w:id="200" w:author="Author"/>
        </w:rPr>
      </w:pPr>
      <w:del w:id="201" w:author="Author">
        <w:r w:rsidRPr="007E6792">
          <w:rPr>
            <w:b/>
          </w:rPr>
          <w:delText>Costs</w:delText>
        </w:r>
        <w:r w:rsidR="006D60A3">
          <w:rPr>
            <w:b/>
          </w:rPr>
          <w:delText>.</w:delText>
        </w:r>
      </w:del>
    </w:p>
    <w:p w14:paraId="11B33B72" w14:textId="77777777" w:rsidR="007B2C59" w:rsidRDefault="002A6F18" w:rsidP="004430D8">
      <w:pPr>
        <w:suppressAutoHyphens/>
        <w:spacing w:after="240"/>
        <w:ind w:firstLine="720"/>
        <w:rPr>
          <w:del w:id="202" w:author="Author"/>
        </w:rPr>
      </w:pPr>
      <w:del w:id="203" w:author="Author">
        <w:r>
          <w:delText>Trans</w:delText>
        </w:r>
        <w:r w:rsidR="00F179C9" w:rsidRPr="007E6792">
          <w:delText xml:space="preserve">feree and </w:delText>
        </w:r>
        <w:r>
          <w:delText>Trans</w:delText>
        </w:r>
        <w:r w:rsidR="00F179C9" w:rsidRPr="007E6792">
          <w:delText>feror agree to pay all fees and costs (including attorneys</w:delText>
        </w:r>
        <w:r w:rsidR="007E6792">
          <w:delText>’</w:delText>
        </w:r>
        <w:r w:rsidR="00F179C9" w:rsidRPr="007E6792">
          <w:delText xml:space="preserve"> fees) incurred by Fannie Mae and </w:delText>
        </w:r>
        <w:r w:rsidR="00AE7058">
          <w:delText>Servicer</w:delText>
        </w:r>
        <w:r w:rsidR="00F179C9" w:rsidRPr="007E6792">
          <w:delText xml:space="preserve"> in connection with Fannie Mae</w:delText>
        </w:r>
        <w:r w:rsidR="007E6792">
          <w:delText>’</w:delText>
        </w:r>
        <w:r w:rsidR="00F179C9" w:rsidRPr="007E6792">
          <w:delText>s consent to and approval of the Transfer and a transfer fee of $____________ in consideration of the consent to the Transfer.</w:delText>
        </w:r>
      </w:del>
    </w:p>
    <w:p w14:paraId="23FC4561" w14:textId="77777777" w:rsidR="00340E18" w:rsidRPr="007E6792" w:rsidRDefault="00F179C9" w:rsidP="007B2C59">
      <w:pPr>
        <w:keepNext/>
        <w:numPr>
          <w:ilvl w:val="0"/>
          <w:numId w:val="4"/>
        </w:numPr>
        <w:tabs>
          <w:tab w:val="clear" w:pos="0"/>
        </w:tabs>
        <w:suppressAutoHyphens/>
        <w:spacing w:after="240"/>
        <w:rPr>
          <w:del w:id="204" w:author="Author"/>
          <w:b/>
        </w:rPr>
      </w:pPr>
      <w:del w:id="205" w:author="Author">
        <w:r w:rsidRPr="007E6792">
          <w:rPr>
            <w:b/>
          </w:rPr>
          <w:delText>Financial Information.</w:delText>
        </w:r>
      </w:del>
    </w:p>
    <w:p w14:paraId="1FFE6039" w14:textId="77777777" w:rsidR="007B2C59" w:rsidRDefault="002A6F18" w:rsidP="004430D8">
      <w:pPr>
        <w:suppressAutoHyphens/>
        <w:spacing w:after="240"/>
        <w:ind w:firstLine="720"/>
        <w:rPr>
          <w:del w:id="206" w:author="Author"/>
        </w:rPr>
      </w:pPr>
      <w:del w:id="207" w:author="Author">
        <w:r>
          <w:delText>Trans</w:delText>
        </w:r>
        <w:r w:rsidR="00F179C9" w:rsidRPr="007E6792">
          <w:delText xml:space="preserve">feree represents and warrants to Fannie Mae that all financial information and information regarding the management capability of Transferee provided to </w:delText>
        </w:r>
        <w:r w:rsidR="00AE7058">
          <w:delText>Servicer</w:delText>
        </w:r>
        <w:r w:rsidR="00F179C9" w:rsidRPr="007E6792">
          <w:delText xml:space="preserve"> or Fannie Mae was true and correct as of the date provided to </w:delText>
        </w:r>
        <w:r w:rsidR="00AE7058">
          <w:delText>Servicer</w:delText>
        </w:r>
        <w:r w:rsidR="00F179C9" w:rsidRPr="007E6792">
          <w:delText xml:space="preserve"> or Fannie Mae and remains materially true and correct as of the date of this Agreement.</w:delText>
        </w:r>
      </w:del>
    </w:p>
    <w:p w14:paraId="7CBE3735" w14:textId="77777777" w:rsidR="007B2C59" w:rsidRDefault="00F179C9" w:rsidP="007B2C59">
      <w:pPr>
        <w:keepNext/>
        <w:numPr>
          <w:ilvl w:val="0"/>
          <w:numId w:val="4"/>
        </w:numPr>
        <w:tabs>
          <w:tab w:val="clear" w:pos="0"/>
        </w:tabs>
        <w:suppressAutoHyphens/>
        <w:spacing w:after="240"/>
        <w:rPr>
          <w:del w:id="208" w:author="Author"/>
          <w:b/>
        </w:rPr>
      </w:pPr>
      <w:del w:id="209" w:author="Author">
        <w:r w:rsidRPr="007E6792">
          <w:rPr>
            <w:b/>
          </w:rPr>
          <w:delText>Complete Release.</w:delText>
        </w:r>
      </w:del>
    </w:p>
    <w:p w14:paraId="2858D78E" w14:textId="77777777" w:rsidR="007274EA" w:rsidRPr="007E6792" w:rsidRDefault="00F179C9" w:rsidP="004430D8">
      <w:pPr>
        <w:suppressAutoHyphens/>
        <w:spacing w:after="240"/>
        <w:ind w:firstLine="720"/>
        <w:rPr>
          <w:del w:id="210" w:author="Author"/>
        </w:rPr>
      </w:pPr>
      <w:del w:id="211" w:author="Author">
        <w:r w:rsidRPr="007E6792">
          <w:delText>Transferee, Transferor [</w:delText>
        </w:r>
        <w:r w:rsidR="00252C04">
          <w:delText xml:space="preserve">, </w:delText>
        </w:r>
        <w:r w:rsidRPr="007E6792">
          <w:delText>Other Key Principals] and Borrower</w:delText>
        </w:r>
        <w:r w:rsidR="00F83FE7">
          <w:delText>,</w:delText>
        </w:r>
        <w:r w:rsidRPr="007E6792">
          <w:delText xml:space="preserve"> jointly and severally as between Transferor, Transferee </w:delText>
        </w:r>
        <w:r w:rsidR="001462AB" w:rsidRPr="007E6792">
          <w:delText>[</w:delText>
        </w:r>
        <w:r w:rsidR="00252C04">
          <w:delText xml:space="preserve">, </w:delText>
        </w:r>
        <w:r w:rsidR="001462AB" w:rsidRPr="007E6792">
          <w:delText xml:space="preserve">Other Key Principals] </w:delText>
        </w:r>
        <w:r w:rsidRPr="007E6792">
          <w:delText>and Borrower, unconditionally and irrevocably release and forever discharge Indemnitees from all Claims, and jointly and severally agree to indemnify Indemnitees, and hold them harmless from any and all claims, losses, causes of action, costs and expenses of every kind or character in connection with the Claims and the Transfer.  Notwithstanding the foregoing, Transferor sh</w:delText>
        </w:r>
        <w:r w:rsidR="008762CA">
          <w:delText>all not be responsible for any C</w:delText>
        </w:r>
        <w:r w:rsidRPr="007E6792">
          <w:delText>laims arising from the action or inaction of Transferee, and Transferee shall not be responsib</w:delText>
        </w:r>
        <w:r w:rsidR="008762CA">
          <w:delText>le for any C</w:delText>
        </w:r>
        <w:r w:rsidRPr="007E6792">
          <w:delText>laims arising from the action or inaction of Transferor.  Tra</w:delText>
        </w:r>
        <w:r w:rsidR="00252C04">
          <w:delText>nsferor, Transferee</w:delText>
        </w:r>
        <w:r w:rsidR="001462AB">
          <w:delText xml:space="preserve"> </w:delText>
        </w:r>
        <w:r w:rsidR="001462AB" w:rsidRPr="007E6792">
          <w:delText>[</w:delText>
        </w:r>
        <w:r w:rsidR="00252C04">
          <w:delText xml:space="preserve">, </w:delText>
        </w:r>
        <w:r w:rsidR="001462AB" w:rsidRPr="007E6792">
          <w:delText xml:space="preserve">Other Key Principals] </w:delText>
        </w:r>
        <w:r w:rsidRPr="007E6792">
          <w:delText xml:space="preserve">and Borrower agree that Fannie Mae and </w:delText>
        </w:r>
        <w:r w:rsidR="006D60A3">
          <w:delText>Original Lender</w:delText>
        </w:r>
        <w:r w:rsidRPr="007E6792">
          <w:delText xml:space="preserve"> have no fiduciary or similar obligations to Transferor or Transferee and that the relationship between Borrower and Fannie Mae is strictly that of creditor and debtor.  This release is accepted by Fannie Mae and </w:delText>
        </w:r>
        <w:r w:rsidR="006D60A3">
          <w:delText>Original Lender</w:delText>
        </w:r>
        <w:r w:rsidRPr="007E6792">
          <w:delText xml:space="preserve"> pursuant to this Agreement and shall not be construed as an admission of liability on the part of </w:delText>
        </w:r>
        <w:r w:rsidR="00252C04">
          <w:delText xml:space="preserve">either.  Transferor, Transferee </w:delText>
        </w:r>
        <w:r w:rsidRPr="007E6792">
          <w:delText xml:space="preserve"> </w:delText>
        </w:r>
        <w:r w:rsidR="001462AB" w:rsidRPr="007E6792">
          <w:delText>[</w:delText>
        </w:r>
        <w:r w:rsidR="00252C04">
          <w:delText xml:space="preserve">, </w:delText>
        </w:r>
        <w:r w:rsidR="001462AB" w:rsidRPr="007E6792">
          <w:delText xml:space="preserve">Other Key Principals] </w:delText>
        </w:r>
        <w:r w:rsidRPr="007E6792">
          <w:delText>and Borrower hereby represent and warrant that they are the current legal and beneficial owners of all Claims, if any, released hereby and have not assigned, pledged or contracted to assign or pledge any such Claim to any other person.</w:delText>
        </w:r>
      </w:del>
    </w:p>
    <w:p w14:paraId="73521A41" w14:textId="77777777" w:rsidR="007B2C59" w:rsidRDefault="00997D65" w:rsidP="007B2C59">
      <w:pPr>
        <w:keepNext/>
        <w:numPr>
          <w:ilvl w:val="0"/>
          <w:numId w:val="4"/>
        </w:numPr>
        <w:tabs>
          <w:tab w:val="clear" w:pos="0"/>
        </w:tabs>
        <w:suppressAutoHyphens/>
        <w:spacing w:after="240"/>
        <w:rPr>
          <w:del w:id="212" w:author="Author"/>
          <w:b/>
        </w:rPr>
      </w:pPr>
      <w:bookmarkStart w:id="213" w:name="_Toc241299268"/>
      <w:bookmarkStart w:id="214" w:name="_Toc241480321"/>
      <w:bookmarkStart w:id="215" w:name="_Toc263869968"/>
      <w:bookmarkStart w:id="216" w:name="_Toc263870062"/>
      <w:bookmarkStart w:id="217" w:name="_Toc263870630"/>
      <w:bookmarkStart w:id="218" w:name="_Toc264474037"/>
      <w:bookmarkStart w:id="219" w:name="_Toc266373284"/>
      <w:bookmarkStart w:id="220" w:name="_Toc270286569"/>
      <w:bookmarkStart w:id="221" w:name="_Toc278783153"/>
      <w:del w:id="222" w:author="Author">
        <w:r w:rsidRPr="007E6792">
          <w:rPr>
            <w:b/>
          </w:rPr>
          <w:delText>Notice.</w:delText>
        </w:r>
      </w:del>
    </w:p>
    <w:p w14:paraId="2FC62E3E" w14:textId="77777777" w:rsidR="007B2C59" w:rsidRDefault="007B2C59" w:rsidP="007B2C59">
      <w:pPr>
        <w:keepNext/>
        <w:numPr>
          <w:ilvl w:val="1"/>
          <w:numId w:val="8"/>
        </w:numPr>
        <w:suppressAutoHyphens/>
        <w:spacing w:after="240"/>
        <w:rPr>
          <w:del w:id="223" w:author="Author"/>
        </w:rPr>
      </w:pPr>
      <w:del w:id="224" w:author="Author">
        <w:r w:rsidRPr="0069514E">
          <w:rPr>
            <w:b/>
          </w:rPr>
          <w:delText>Process of Serving Notice.</w:delText>
        </w:r>
      </w:del>
    </w:p>
    <w:p w14:paraId="60E8D976" w14:textId="77777777" w:rsidR="007B2C59" w:rsidRPr="0069514E" w:rsidRDefault="007B2C59" w:rsidP="007B2C59">
      <w:pPr>
        <w:suppressAutoHyphens/>
        <w:spacing w:after="240"/>
        <w:ind w:firstLine="720"/>
        <w:rPr>
          <w:del w:id="225" w:author="Author"/>
        </w:rPr>
      </w:pPr>
      <w:del w:id="226" w:author="Author">
        <w:r w:rsidRPr="0069514E">
          <w:delText>Except as otherwise set forth herein or in any Loan Document, all notices under this Agreement shall be:</w:delText>
        </w:r>
      </w:del>
    </w:p>
    <w:p w14:paraId="5FEB7502" w14:textId="77777777" w:rsidR="007B2C59" w:rsidRDefault="007B2C59" w:rsidP="007D5BDC">
      <w:pPr>
        <w:keepNext/>
        <w:numPr>
          <w:ilvl w:val="2"/>
          <w:numId w:val="8"/>
        </w:numPr>
        <w:suppressAutoHyphens/>
        <w:spacing w:after="240"/>
        <w:rPr>
          <w:del w:id="227" w:author="Author"/>
        </w:rPr>
      </w:pPr>
      <w:del w:id="228" w:author="Author">
        <w:r w:rsidRPr="0069514E">
          <w:delText>in writing and shall be:</w:delText>
        </w:r>
      </w:del>
    </w:p>
    <w:p w14:paraId="66F4B234" w14:textId="77777777" w:rsidR="007B2C59" w:rsidRPr="0069514E" w:rsidRDefault="007B2C59" w:rsidP="007D5BDC">
      <w:pPr>
        <w:numPr>
          <w:ilvl w:val="3"/>
          <w:numId w:val="8"/>
        </w:numPr>
        <w:tabs>
          <w:tab w:val="clear" w:pos="3600"/>
        </w:tabs>
        <w:suppressAutoHyphens/>
        <w:spacing w:after="240"/>
        <w:ind w:firstLine="720"/>
        <w:rPr>
          <w:del w:id="229" w:author="Author"/>
        </w:rPr>
      </w:pPr>
      <w:del w:id="230" w:author="Author">
        <w:r w:rsidRPr="0069514E">
          <w:delText>delivered, in person;</w:delText>
        </w:r>
      </w:del>
    </w:p>
    <w:p w14:paraId="546564FC" w14:textId="77777777" w:rsidR="007B2C59" w:rsidRPr="0069514E" w:rsidRDefault="007B2C59" w:rsidP="007D5BDC">
      <w:pPr>
        <w:numPr>
          <w:ilvl w:val="3"/>
          <w:numId w:val="8"/>
        </w:numPr>
        <w:tabs>
          <w:tab w:val="clear" w:pos="3600"/>
        </w:tabs>
        <w:suppressAutoHyphens/>
        <w:spacing w:after="240"/>
        <w:ind w:firstLine="720"/>
        <w:rPr>
          <w:del w:id="231" w:author="Author"/>
        </w:rPr>
      </w:pPr>
      <w:del w:id="232" w:author="Author">
        <w:r w:rsidRPr="0069514E">
          <w:delText>mailed, postage prepaid, either by registered or certified delivery, return receipt requested;</w:delText>
        </w:r>
      </w:del>
    </w:p>
    <w:p w14:paraId="50DFE732" w14:textId="77777777" w:rsidR="007B2C59" w:rsidRPr="0069514E" w:rsidRDefault="007B2C59" w:rsidP="007D5BDC">
      <w:pPr>
        <w:numPr>
          <w:ilvl w:val="3"/>
          <w:numId w:val="8"/>
        </w:numPr>
        <w:tabs>
          <w:tab w:val="clear" w:pos="3600"/>
        </w:tabs>
        <w:suppressAutoHyphens/>
        <w:spacing w:after="240"/>
        <w:ind w:firstLine="720"/>
        <w:rPr>
          <w:del w:id="233" w:author="Author"/>
        </w:rPr>
      </w:pPr>
      <w:del w:id="234" w:author="Author">
        <w:r w:rsidRPr="0069514E">
          <w:delText>sent by overnight courier; or</w:delText>
        </w:r>
      </w:del>
    </w:p>
    <w:p w14:paraId="38B5463A" w14:textId="77777777" w:rsidR="007B2C59" w:rsidRPr="0069514E" w:rsidRDefault="007B2C59" w:rsidP="007D5BDC">
      <w:pPr>
        <w:numPr>
          <w:ilvl w:val="3"/>
          <w:numId w:val="8"/>
        </w:numPr>
        <w:tabs>
          <w:tab w:val="clear" w:pos="3600"/>
        </w:tabs>
        <w:suppressAutoHyphens/>
        <w:spacing w:after="240"/>
        <w:ind w:firstLine="720"/>
        <w:rPr>
          <w:del w:id="235" w:author="Author"/>
        </w:rPr>
      </w:pPr>
      <w:del w:id="236" w:author="Author">
        <w:r w:rsidRPr="0069514E">
          <w:delText>sent by electronic mail with originals to follow by overnight courier;</w:delText>
        </w:r>
      </w:del>
    </w:p>
    <w:p w14:paraId="1D53E97A" w14:textId="77777777" w:rsidR="007B2C59" w:rsidRPr="0069514E" w:rsidRDefault="007B2C59" w:rsidP="007B2C59">
      <w:pPr>
        <w:numPr>
          <w:ilvl w:val="2"/>
          <w:numId w:val="8"/>
        </w:numPr>
        <w:suppressAutoHyphens/>
        <w:spacing w:after="240"/>
        <w:rPr>
          <w:del w:id="237" w:author="Author"/>
        </w:rPr>
      </w:pPr>
      <w:del w:id="238" w:author="Author">
        <w:r w:rsidRPr="0069514E">
          <w:delText>addressed to the intended recipient at the address(es) below the signature block, as applicable; and</w:delText>
        </w:r>
      </w:del>
    </w:p>
    <w:p w14:paraId="3730AEF5" w14:textId="77777777" w:rsidR="007B2C59" w:rsidRPr="0069514E" w:rsidRDefault="007B2C59" w:rsidP="007B2C59">
      <w:pPr>
        <w:numPr>
          <w:ilvl w:val="2"/>
          <w:numId w:val="8"/>
        </w:numPr>
        <w:suppressAutoHyphens/>
        <w:spacing w:after="240"/>
        <w:rPr>
          <w:del w:id="239" w:author="Author"/>
        </w:rPr>
      </w:pPr>
      <w:del w:id="240" w:author="Author">
        <w:r w:rsidRPr="0069514E">
          <w:delText>deemed given on the earlier to occur of:</w:delText>
        </w:r>
      </w:del>
    </w:p>
    <w:p w14:paraId="61B4CB56" w14:textId="77777777" w:rsidR="007B2C59" w:rsidRPr="0069514E" w:rsidRDefault="007B2C59" w:rsidP="007D5BDC">
      <w:pPr>
        <w:numPr>
          <w:ilvl w:val="3"/>
          <w:numId w:val="8"/>
        </w:numPr>
        <w:tabs>
          <w:tab w:val="clear" w:pos="3600"/>
        </w:tabs>
        <w:suppressAutoHyphens/>
        <w:spacing w:after="240"/>
        <w:ind w:firstLine="720"/>
        <w:rPr>
          <w:del w:id="241" w:author="Author"/>
        </w:rPr>
      </w:pPr>
      <w:del w:id="242" w:author="Author">
        <w:r w:rsidRPr="0069514E">
          <w:delText>the date when the notice is received by the addressee; or</w:delText>
        </w:r>
      </w:del>
    </w:p>
    <w:p w14:paraId="6FE99661" w14:textId="77777777" w:rsidR="007B2C59" w:rsidRPr="0069514E" w:rsidRDefault="007B2C59" w:rsidP="007D5BDC">
      <w:pPr>
        <w:numPr>
          <w:ilvl w:val="3"/>
          <w:numId w:val="8"/>
        </w:numPr>
        <w:tabs>
          <w:tab w:val="clear" w:pos="3600"/>
        </w:tabs>
        <w:suppressAutoHyphens/>
        <w:spacing w:after="240"/>
        <w:ind w:firstLine="720"/>
        <w:rPr>
          <w:del w:id="243" w:author="Author"/>
        </w:rPr>
      </w:pPr>
      <w:del w:id="244" w:author="Author">
        <w:r w:rsidRPr="0069514E">
          <w:delText>if the recipient refuses or rejects delivery, the date on which the notice is so refused or rejected, as conclusively established by the records of the United States Postal Service or any express courier service.</w:delText>
        </w:r>
      </w:del>
    </w:p>
    <w:p w14:paraId="6F3AF5E8" w14:textId="77777777" w:rsidR="007B2C59" w:rsidRDefault="007B2C59" w:rsidP="007B2C59">
      <w:pPr>
        <w:keepNext/>
        <w:numPr>
          <w:ilvl w:val="1"/>
          <w:numId w:val="8"/>
        </w:numPr>
        <w:suppressAutoHyphens/>
        <w:spacing w:after="240"/>
        <w:rPr>
          <w:del w:id="245" w:author="Author"/>
        </w:rPr>
      </w:pPr>
      <w:del w:id="246" w:author="Author">
        <w:r w:rsidRPr="0069514E">
          <w:rPr>
            <w:b/>
          </w:rPr>
          <w:delText>Change of Address.</w:delText>
        </w:r>
      </w:del>
    </w:p>
    <w:p w14:paraId="43F8AA0F" w14:textId="77777777" w:rsidR="007B2C59" w:rsidRDefault="007B2C59" w:rsidP="007B2C59">
      <w:pPr>
        <w:suppressAutoHyphens/>
        <w:spacing w:after="240"/>
        <w:ind w:firstLine="720"/>
        <w:rPr>
          <w:del w:id="247" w:author="Author"/>
        </w:rPr>
      </w:pPr>
      <w:del w:id="248" w:author="Author">
        <w:r w:rsidRPr="0069514E">
          <w:delText>Any party to this Agreement may change the address to which notices intended for it are to be directed by means of notice given to the other parties identified in this Agreement.</w:delText>
        </w:r>
      </w:del>
    </w:p>
    <w:p w14:paraId="35A0E721" w14:textId="77777777" w:rsidR="007B2C59" w:rsidRDefault="007B2C59" w:rsidP="007B2C59">
      <w:pPr>
        <w:keepNext/>
        <w:numPr>
          <w:ilvl w:val="1"/>
          <w:numId w:val="8"/>
        </w:numPr>
        <w:suppressAutoHyphens/>
        <w:spacing w:after="240"/>
        <w:rPr>
          <w:del w:id="249" w:author="Author"/>
        </w:rPr>
      </w:pPr>
      <w:del w:id="250" w:author="Author">
        <w:r w:rsidRPr="0069514E">
          <w:rPr>
            <w:b/>
          </w:rPr>
          <w:delText>Receipt of Notices.</w:delText>
        </w:r>
      </w:del>
    </w:p>
    <w:p w14:paraId="78CFA31E" w14:textId="77777777" w:rsidR="007B2C59" w:rsidRPr="00556E13" w:rsidRDefault="007B2C59" w:rsidP="007B2C59">
      <w:pPr>
        <w:suppressAutoHyphens/>
        <w:spacing w:after="240"/>
        <w:ind w:firstLine="720"/>
        <w:rPr>
          <w:del w:id="251" w:author="Author"/>
        </w:rPr>
      </w:pPr>
      <w:del w:id="252" w:author="Author">
        <w:r w:rsidRPr="0069514E">
          <w:delText>Transferee</w:delText>
        </w:r>
        <w:r>
          <w:delText xml:space="preserve">, Transferor [, Original Key Principal] [, New Key Principal] and </w:delText>
        </w:r>
        <w:r w:rsidRPr="0069514E">
          <w:delText xml:space="preserve">Lender shall </w:delText>
        </w:r>
        <w:r>
          <w:delText xml:space="preserve">not </w:delText>
        </w:r>
        <w:r w:rsidRPr="0069514E">
          <w:delText>refuse or reject delivery of any notice given in accordance with this Agreement.  Each party is required to acknowledge, in writing, the receipt of any notice upon request by the other party.</w:delText>
        </w:r>
      </w:del>
    </w:p>
    <w:p w14:paraId="50B1B6B3" w14:textId="77777777" w:rsidR="00340E18" w:rsidRPr="007E6792" w:rsidRDefault="00340E18" w:rsidP="007D5BDC">
      <w:pPr>
        <w:keepNext/>
        <w:numPr>
          <w:ilvl w:val="0"/>
          <w:numId w:val="8"/>
        </w:numPr>
        <w:suppressAutoHyphens/>
        <w:spacing w:after="240"/>
        <w:rPr>
          <w:del w:id="253" w:author="Author"/>
          <w:b/>
        </w:rPr>
      </w:pPr>
      <w:del w:id="254" w:author="Author">
        <w:r w:rsidRPr="007E6792">
          <w:rPr>
            <w:b/>
          </w:rPr>
          <w:delText>Construction.</w:delText>
        </w:r>
        <w:bookmarkEnd w:id="213"/>
        <w:bookmarkEnd w:id="214"/>
        <w:bookmarkEnd w:id="215"/>
        <w:bookmarkEnd w:id="216"/>
        <w:bookmarkEnd w:id="217"/>
        <w:bookmarkEnd w:id="218"/>
        <w:bookmarkEnd w:id="219"/>
        <w:bookmarkEnd w:id="220"/>
        <w:bookmarkEnd w:id="221"/>
      </w:del>
    </w:p>
    <w:p w14:paraId="4CBAD428" w14:textId="77777777" w:rsidR="00340E18" w:rsidRPr="007E6792" w:rsidRDefault="00340E18" w:rsidP="007B2C59">
      <w:pPr>
        <w:pStyle w:val="Heading3A"/>
        <w:widowControl w:val="0"/>
        <w:numPr>
          <w:ilvl w:val="1"/>
          <w:numId w:val="10"/>
        </w:numPr>
        <w:rPr>
          <w:del w:id="255" w:author="Author"/>
          <w:rFonts w:cs="Times New Roman"/>
          <w:szCs w:val="24"/>
        </w:rPr>
      </w:pPr>
      <w:bookmarkStart w:id="256" w:name="OLE_LINK10"/>
      <w:del w:id="257" w:author="Author">
        <w:r w:rsidRPr="007E6792">
          <w:rPr>
            <w:rFonts w:cs="Times New Roman"/>
            <w:szCs w:val="24"/>
          </w:rPr>
          <w:delText>The captions and headings of the sections of this Agreement are for convenience only and shall be disregarded in construing this Agreement.</w:delText>
        </w:r>
      </w:del>
    </w:p>
    <w:p w14:paraId="3669E849" w14:textId="77777777" w:rsidR="00340E18" w:rsidRPr="007E6792" w:rsidRDefault="00340E18" w:rsidP="004430D8">
      <w:pPr>
        <w:pStyle w:val="Heading3A"/>
        <w:widowControl w:val="0"/>
        <w:numPr>
          <w:ilvl w:val="1"/>
          <w:numId w:val="10"/>
        </w:numPr>
        <w:rPr>
          <w:del w:id="258" w:author="Author"/>
          <w:rFonts w:cs="Times New Roman"/>
          <w:szCs w:val="24"/>
        </w:rPr>
      </w:pPr>
      <w:del w:id="259" w:author="Author">
        <w:r w:rsidRPr="007E6792">
          <w:rPr>
            <w:rFonts w:cs="Times New Roman"/>
            <w:szCs w:val="24"/>
          </w:rPr>
          <w:delText xml:space="preserve">Any reference in this Agreement to an </w:delText>
        </w:r>
        <w:r w:rsidR="007E6792">
          <w:rPr>
            <w:rFonts w:cs="Times New Roman"/>
            <w:szCs w:val="24"/>
          </w:rPr>
          <w:delText>“</w:delText>
        </w:r>
        <w:r w:rsidRPr="007E6792">
          <w:rPr>
            <w:rFonts w:cs="Times New Roman"/>
            <w:szCs w:val="24"/>
          </w:rPr>
          <w:delText>Exhibit</w:delText>
        </w:r>
        <w:r w:rsidR="007E6792">
          <w:rPr>
            <w:rFonts w:cs="Times New Roman"/>
            <w:szCs w:val="24"/>
          </w:rPr>
          <w:delText>”</w:delText>
        </w:r>
        <w:r w:rsidRPr="007E6792">
          <w:rPr>
            <w:rFonts w:cs="Times New Roman"/>
            <w:szCs w:val="24"/>
          </w:rPr>
          <w:delText xml:space="preserve"> or </w:delText>
        </w:r>
        <w:r w:rsidR="007E6792">
          <w:rPr>
            <w:rFonts w:cs="Times New Roman"/>
            <w:szCs w:val="24"/>
          </w:rPr>
          <w:delText>“</w:delText>
        </w:r>
        <w:r w:rsidRPr="007E6792">
          <w:rPr>
            <w:rFonts w:cs="Times New Roman"/>
            <w:szCs w:val="24"/>
          </w:rPr>
          <w:delText>Schedule</w:delText>
        </w:r>
        <w:r w:rsidR="007E6792">
          <w:rPr>
            <w:rFonts w:cs="Times New Roman"/>
            <w:szCs w:val="24"/>
          </w:rPr>
          <w:delText>”</w:delText>
        </w:r>
        <w:r w:rsidRPr="007E6792">
          <w:rPr>
            <w:rFonts w:cs="Times New Roman"/>
            <w:szCs w:val="24"/>
          </w:rPr>
          <w:delText xml:space="preserve"> or a </w:delText>
        </w:r>
        <w:r w:rsidR="007E6792">
          <w:rPr>
            <w:rFonts w:cs="Times New Roman"/>
            <w:szCs w:val="24"/>
          </w:rPr>
          <w:delText>“</w:delText>
        </w:r>
        <w:r w:rsidRPr="007E6792">
          <w:rPr>
            <w:rFonts w:cs="Times New Roman"/>
            <w:szCs w:val="24"/>
          </w:rPr>
          <w:delText>Section</w:delText>
        </w:r>
        <w:r w:rsidR="007E6792">
          <w:rPr>
            <w:rFonts w:cs="Times New Roman"/>
            <w:szCs w:val="24"/>
          </w:rPr>
          <w:delText>”</w:delText>
        </w:r>
        <w:r w:rsidRPr="007E6792">
          <w:rPr>
            <w:rFonts w:cs="Times New Roman"/>
            <w:szCs w:val="24"/>
          </w:rPr>
          <w:delText xml:space="preserve"> or an </w:delText>
        </w:r>
        <w:r w:rsidR="007E6792">
          <w:rPr>
            <w:rFonts w:cs="Times New Roman"/>
            <w:szCs w:val="24"/>
          </w:rPr>
          <w:delText>“</w:delText>
        </w:r>
        <w:r w:rsidRPr="007E6792">
          <w:rPr>
            <w:rFonts w:cs="Times New Roman"/>
            <w:szCs w:val="24"/>
          </w:rPr>
          <w:delText>Article</w:delText>
        </w:r>
        <w:r w:rsidR="007E6792">
          <w:rPr>
            <w:rFonts w:cs="Times New Roman"/>
            <w:szCs w:val="24"/>
          </w:rPr>
          <w:delText>”</w:delText>
        </w:r>
        <w:r w:rsidRPr="007E6792">
          <w:rPr>
            <w:rFonts w:cs="Times New Roman"/>
            <w:szCs w:val="24"/>
          </w:rPr>
          <w:delText xml:space="preserve"> shall, unless otherwise explicitly provided, be construed as referring, respectively, to an exhibit or schedule attached to this Agreement or to a Section or Article of this Agreement.  All exhibits and schedules attached to or referred to in this Agreement are incorporated by reference into this Agreement.</w:delText>
        </w:r>
      </w:del>
    </w:p>
    <w:p w14:paraId="180105A0" w14:textId="77777777" w:rsidR="007B2C59" w:rsidRDefault="00340E18" w:rsidP="004430D8">
      <w:pPr>
        <w:pStyle w:val="Heading3A"/>
        <w:widowControl w:val="0"/>
        <w:numPr>
          <w:ilvl w:val="1"/>
          <w:numId w:val="10"/>
        </w:numPr>
        <w:rPr>
          <w:del w:id="260" w:author="Author"/>
          <w:rFonts w:cs="Times New Roman"/>
          <w:szCs w:val="24"/>
        </w:rPr>
      </w:pPr>
      <w:del w:id="261" w:author="Author">
        <w:r w:rsidRPr="007E6792">
          <w:rPr>
            <w:rFonts w:cs="Times New Roman"/>
            <w:szCs w:val="24"/>
          </w:rPr>
          <w:delText>Any reference in this Agreement to a statute or regulation shall be construed as referring to that statute or regulation as amended from time to time.</w:delText>
        </w:r>
      </w:del>
    </w:p>
    <w:p w14:paraId="7A417B13" w14:textId="77777777" w:rsidR="007B2C59" w:rsidRDefault="00340E18" w:rsidP="004430D8">
      <w:pPr>
        <w:pStyle w:val="Heading3A"/>
        <w:widowControl w:val="0"/>
        <w:numPr>
          <w:ilvl w:val="1"/>
          <w:numId w:val="10"/>
        </w:numPr>
        <w:rPr>
          <w:del w:id="262" w:author="Author"/>
          <w:rFonts w:cs="Times New Roman"/>
          <w:szCs w:val="24"/>
        </w:rPr>
      </w:pPr>
      <w:del w:id="263" w:author="Author">
        <w:r w:rsidRPr="007E6792">
          <w:rPr>
            <w:rFonts w:cs="Times New Roman"/>
            <w:szCs w:val="24"/>
          </w:rPr>
          <w:delText>Use of the singular in this Agreement includes the plural and use of the plural includes the singular.</w:delText>
        </w:r>
      </w:del>
    </w:p>
    <w:p w14:paraId="3D1B91B2" w14:textId="77777777" w:rsidR="007B2C59" w:rsidRDefault="00340E18" w:rsidP="004430D8">
      <w:pPr>
        <w:pStyle w:val="Heading3A"/>
        <w:widowControl w:val="0"/>
        <w:numPr>
          <w:ilvl w:val="1"/>
          <w:numId w:val="10"/>
        </w:numPr>
        <w:rPr>
          <w:del w:id="264" w:author="Author"/>
          <w:rFonts w:cs="Times New Roman"/>
          <w:szCs w:val="24"/>
        </w:rPr>
      </w:pPr>
      <w:del w:id="265" w:author="Author">
        <w:r w:rsidRPr="007E6792">
          <w:rPr>
            <w:rFonts w:cs="Times New Roman"/>
            <w:szCs w:val="24"/>
          </w:rPr>
          <w:delText xml:space="preserve">As used in this Agreement, the term </w:delText>
        </w:r>
        <w:r w:rsidR="007E6792">
          <w:rPr>
            <w:rFonts w:cs="Times New Roman"/>
            <w:szCs w:val="24"/>
          </w:rPr>
          <w:delText>“</w:delText>
        </w:r>
        <w:r w:rsidRPr="007E6792">
          <w:rPr>
            <w:rFonts w:cs="Times New Roman"/>
            <w:szCs w:val="24"/>
          </w:rPr>
          <w:delText>including</w:delText>
        </w:r>
        <w:r w:rsidR="007E6792">
          <w:rPr>
            <w:rFonts w:cs="Times New Roman"/>
            <w:szCs w:val="24"/>
          </w:rPr>
          <w:delText>”</w:delText>
        </w:r>
        <w:r w:rsidRPr="007E6792">
          <w:rPr>
            <w:rFonts w:cs="Times New Roman"/>
            <w:szCs w:val="24"/>
          </w:rPr>
          <w:delText xml:space="preserve"> means </w:delText>
        </w:r>
        <w:r w:rsidR="007E6792">
          <w:rPr>
            <w:rFonts w:cs="Times New Roman"/>
            <w:szCs w:val="24"/>
          </w:rPr>
          <w:delText>“</w:delText>
        </w:r>
        <w:r w:rsidRPr="007E6792">
          <w:rPr>
            <w:rFonts w:cs="Times New Roman"/>
            <w:szCs w:val="24"/>
          </w:rPr>
          <w:delText>including, but not limited to</w:delText>
        </w:r>
        <w:r w:rsidR="007E6792">
          <w:rPr>
            <w:rFonts w:cs="Times New Roman"/>
            <w:szCs w:val="24"/>
          </w:rPr>
          <w:delText>”</w:delText>
        </w:r>
        <w:r w:rsidRPr="007E6792">
          <w:rPr>
            <w:rFonts w:cs="Times New Roman"/>
            <w:szCs w:val="24"/>
          </w:rPr>
          <w:delText xml:space="preserve"> or </w:delText>
        </w:r>
        <w:r w:rsidR="007E6792">
          <w:rPr>
            <w:rFonts w:cs="Times New Roman"/>
            <w:szCs w:val="24"/>
          </w:rPr>
          <w:delText>“</w:delText>
        </w:r>
        <w:r w:rsidRPr="007E6792">
          <w:rPr>
            <w:rFonts w:cs="Times New Roman"/>
            <w:szCs w:val="24"/>
          </w:rPr>
          <w:delText>including, without limitation</w:delText>
        </w:r>
        <w:r w:rsidR="007D5BDC">
          <w:rPr>
            <w:rFonts w:cs="Times New Roman"/>
            <w:szCs w:val="24"/>
          </w:rPr>
          <w:delText>,</w:delText>
        </w:r>
        <w:r w:rsidR="007E6792">
          <w:rPr>
            <w:rFonts w:cs="Times New Roman"/>
            <w:szCs w:val="24"/>
          </w:rPr>
          <w:delText>”</w:delText>
        </w:r>
        <w:r w:rsidRPr="007E6792">
          <w:rPr>
            <w:rFonts w:cs="Times New Roman"/>
            <w:szCs w:val="24"/>
          </w:rPr>
          <w:delText xml:space="preserve"> and is for example only and not a limitation.</w:delText>
        </w:r>
      </w:del>
    </w:p>
    <w:p w14:paraId="65B13500" w14:textId="77777777" w:rsidR="007B2C59" w:rsidRDefault="00340E18" w:rsidP="004430D8">
      <w:pPr>
        <w:pStyle w:val="Heading3A"/>
        <w:widowControl w:val="0"/>
        <w:numPr>
          <w:ilvl w:val="1"/>
          <w:numId w:val="10"/>
        </w:numPr>
        <w:rPr>
          <w:del w:id="266" w:author="Author"/>
          <w:rFonts w:cs="Times New Roman"/>
          <w:szCs w:val="24"/>
        </w:rPr>
      </w:pPr>
      <w:del w:id="267" w:author="Author">
        <w:r w:rsidRPr="007E6792">
          <w:rPr>
            <w:rFonts w:cs="Times New Roman"/>
            <w:szCs w:val="24"/>
          </w:rPr>
          <w:delText>Whenever Transferor</w:delText>
        </w:r>
        <w:r w:rsidR="007E6792">
          <w:rPr>
            <w:rFonts w:cs="Times New Roman"/>
            <w:szCs w:val="24"/>
          </w:rPr>
          <w:delText>’</w:delText>
        </w:r>
        <w:r w:rsidRPr="007E6792">
          <w:rPr>
            <w:rFonts w:cs="Times New Roman"/>
            <w:szCs w:val="24"/>
          </w:rPr>
          <w:delText xml:space="preserve">s knowledge is implicated in this Agreement or the phrase </w:delText>
        </w:r>
        <w:r w:rsidR="007E6792">
          <w:rPr>
            <w:rFonts w:cs="Times New Roman"/>
            <w:szCs w:val="24"/>
          </w:rPr>
          <w:delText>“</w:delText>
        </w:r>
        <w:r w:rsidRPr="007E6792">
          <w:rPr>
            <w:rFonts w:cs="Times New Roman"/>
            <w:szCs w:val="24"/>
          </w:rPr>
          <w:delText>to Transferor</w:delText>
        </w:r>
        <w:r w:rsidR="007E6792">
          <w:rPr>
            <w:rFonts w:cs="Times New Roman"/>
            <w:szCs w:val="24"/>
          </w:rPr>
          <w:delText>’</w:delText>
        </w:r>
        <w:r w:rsidRPr="007E6792">
          <w:rPr>
            <w:rFonts w:cs="Times New Roman"/>
            <w:szCs w:val="24"/>
          </w:rPr>
          <w:delText>s knowledge</w:delText>
        </w:r>
        <w:r w:rsidR="007E6792">
          <w:rPr>
            <w:rFonts w:cs="Times New Roman"/>
            <w:szCs w:val="24"/>
          </w:rPr>
          <w:delText>”</w:delText>
        </w:r>
        <w:r w:rsidRPr="007E6792">
          <w:rPr>
            <w:rFonts w:cs="Times New Roman"/>
            <w:szCs w:val="24"/>
          </w:rPr>
          <w:delText xml:space="preserve"> or a similar phrase is used in this Agreement, Transferor</w:delText>
        </w:r>
        <w:r w:rsidR="007E6792">
          <w:rPr>
            <w:rFonts w:cs="Times New Roman"/>
            <w:szCs w:val="24"/>
          </w:rPr>
          <w:delText>’</w:delText>
        </w:r>
        <w:r w:rsidRPr="007E6792">
          <w:rPr>
            <w:rFonts w:cs="Times New Roman"/>
            <w:szCs w:val="24"/>
          </w:rPr>
          <w:delText>s knowledge or such phrase(s) shall be interpreted to mean to the best of Transferor</w:delText>
        </w:r>
        <w:r w:rsidR="007E6792">
          <w:rPr>
            <w:rFonts w:cs="Times New Roman"/>
            <w:szCs w:val="24"/>
          </w:rPr>
          <w:delText>’</w:delText>
        </w:r>
        <w:r w:rsidRPr="007E6792">
          <w:rPr>
            <w:rFonts w:cs="Times New Roman"/>
            <w:szCs w:val="24"/>
          </w:rPr>
          <w:delText>s knowledge after reasonable and diligent inquiry and investigation.</w:delText>
        </w:r>
      </w:del>
    </w:p>
    <w:p w14:paraId="5A4B2AF3" w14:textId="77777777" w:rsidR="007B2C59" w:rsidRDefault="001462AB" w:rsidP="001B134B">
      <w:pPr>
        <w:pStyle w:val="Heading3A"/>
        <w:widowControl w:val="0"/>
        <w:numPr>
          <w:ilvl w:val="1"/>
          <w:numId w:val="10"/>
        </w:numPr>
        <w:rPr>
          <w:del w:id="268" w:author="Author"/>
          <w:rFonts w:cs="Times New Roman"/>
          <w:szCs w:val="24"/>
        </w:rPr>
      </w:pPr>
      <w:del w:id="269" w:author="Author">
        <w:r w:rsidRPr="0069514E">
          <w:rPr>
            <w:rFonts w:cs="Times New Roman"/>
            <w:szCs w:val="24"/>
          </w:rPr>
          <w:delText>Whenever Transferor</w:delText>
        </w:r>
        <w:r w:rsidR="00252C04">
          <w:rPr>
            <w:rFonts w:cs="Times New Roman"/>
            <w:szCs w:val="24"/>
          </w:rPr>
          <w:delText>’s, Borrower’s</w:delText>
        </w:r>
        <w:r>
          <w:rPr>
            <w:rFonts w:cs="Times New Roman"/>
            <w:szCs w:val="24"/>
          </w:rPr>
          <w:delText xml:space="preserve"> [</w:delText>
        </w:r>
        <w:r w:rsidR="00252C04">
          <w:rPr>
            <w:rFonts w:cs="Times New Roman"/>
            <w:szCs w:val="24"/>
          </w:rPr>
          <w:delText xml:space="preserve">, </w:delText>
        </w:r>
        <w:r>
          <w:rPr>
            <w:rFonts w:cs="Times New Roman"/>
            <w:szCs w:val="24"/>
          </w:rPr>
          <w:delText xml:space="preserve">Other Key Principals’] or Transferee’s </w:delText>
        </w:r>
        <w:r w:rsidRPr="0069514E">
          <w:rPr>
            <w:rFonts w:cs="Times New Roman"/>
            <w:szCs w:val="24"/>
          </w:rPr>
          <w:delText xml:space="preserve">knowledge is implicated in this Agreement or the phrase </w:delText>
        </w:r>
        <w:r>
          <w:rPr>
            <w:rFonts w:cs="Times New Roman"/>
            <w:szCs w:val="24"/>
          </w:rPr>
          <w:delText>“</w:delText>
        </w:r>
        <w:r w:rsidRPr="0069514E">
          <w:rPr>
            <w:rFonts w:cs="Times New Roman"/>
            <w:szCs w:val="24"/>
          </w:rPr>
          <w:delText>to Transferor</w:delText>
        </w:r>
        <w:r>
          <w:rPr>
            <w:rFonts w:cs="Times New Roman"/>
            <w:szCs w:val="24"/>
          </w:rPr>
          <w:delText>’</w:delText>
        </w:r>
        <w:r w:rsidRPr="0069514E">
          <w:rPr>
            <w:rFonts w:cs="Times New Roman"/>
            <w:szCs w:val="24"/>
          </w:rPr>
          <w:delText>s knowledge</w:delText>
        </w:r>
        <w:r w:rsidR="007D5BDC">
          <w:rPr>
            <w:rFonts w:cs="Times New Roman"/>
            <w:szCs w:val="24"/>
          </w:rPr>
          <w:delText>,</w:delText>
        </w:r>
        <w:r>
          <w:rPr>
            <w:rFonts w:cs="Times New Roman"/>
            <w:szCs w:val="24"/>
          </w:rPr>
          <w:delText xml:space="preserve">” “to </w:delText>
        </w:r>
        <w:r w:rsidR="001B134B">
          <w:rPr>
            <w:rFonts w:cs="Times New Roman"/>
            <w:szCs w:val="24"/>
          </w:rPr>
          <w:delText>Borrower’s</w:delText>
        </w:r>
        <w:r>
          <w:rPr>
            <w:rFonts w:cs="Times New Roman"/>
            <w:szCs w:val="24"/>
          </w:rPr>
          <w:delText xml:space="preserve"> knowledge” [, “to </w:delText>
        </w:r>
        <w:r w:rsidR="001B134B">
          <w:rPr>
            <w:rFonts w:cs="Times New Roman"/>
            <w:szCs w:val="24"/>
          </w:rPr>
          <w:delText>Other</w:delText>
        </w:r>
        <w:r>
          <w:rPr>
            <w:rFonts w:cs="Times New Roman"/>
            <w:szCs w:val="24"/>
          </w:rPr>
          <w:delText xml:space="preserve"> Key Principals</w:delText>
        </w:r>
        <w:r w:rsidR="001B134B">
          <w:rPr>
            <w:rFonts w:cs="Times New Roman"/>
            <w:szCs w:val="24"/>
          </w:rPr>
          <w:delText>’</w:delText>
        </w:r>
        <w:r>
          <w:rPr>
            <w:rFonts w:cs="Times New Roman"/>
            <w:szCs w:val="24"/>
          </w:rPr>
          <w:delText xml:space="preserve"> knowledge</w:delText>
        </w:r>
        <w:r w:rsidR="007D5BDC">
          <w:rPr>
            <w:rFonts w:cs="Times New Roman"/>
            <w:szCs w:val="24"/>
          </w:rPr>
          <w:delText>”</w:delText>
        </w:r>
        <w:r>
          <w:rPr>
            <w:rFonts w:cs="Times New Roman"/>
            <w:szCs w:val="24"/>
          </w:rPr>
          <w:delText xml:space="preserve">] or “to Transferee’s </w:delText>
        </w:r>
        <w:r w:rsidRPr="0069514E">
          <w:rPr>
            <w:rFonts w:cs="Times New Roman"/>
            <w:szCs w:val="24"/>
          </w:rPr>
          <w:delText>knowledge</w:delText>
        </w:r>
        <w:r>
          <w:rPr>
            <w:rFonts w:cs="Times New Roman"/>
            <w:szCs w:val="24"/>
          </w:rPr>
          <w:delText>”</w:delText>
        </w:r>
        <w:r w:rsidRPr="0069514E">
          <w:rPr>
            <w:rFonts w:cs="Times New Roman"/>
            <w:szCs w:val="24"/>
          </w:rPr>
          <w:delText xml:space="preserve"> or a similar phrase is used in this Agreement, Transferor</w:delText>
        </w:r>
        <w:r w:rsidR="001B134B">
          <w:rPr>
            <w:rFonts w:cs="Times New Roman"/>
            <w:szCs w:val="24"/>
          </w:rPr>
          <w:delText>’s, Borrower’s</w:delText>
        </w:r>
        <w:r>
          <w:rPr>
            <w:rFonts w:cs="Times New Roman"/>
            <w:szCs w:val="24"/>
          </w:rPr>
          <w:delText xml:space="preserve"> [</w:delText>
        </w:r>
        <w:r w:rsidR="00252C04">
          <w:rPr>
            <w:rFonts w:cs="Times New Roman"/>
            <w:szCs w:val="24"/>
          </w:rPr>
          <w:delText xml:space="preserve">, </w:delText>
        </w:r>
        <w:r w:rsidR="001B134B">
          <w:rPr>
            <w:rFonts w:cs="Times New Roman"/>
            <w:szCs w:val="24"/>
          </w:rPr>
          <w:delText>Other</w:delText>
        </w:r>
        <w:r>
          <w:rPr>
            <w:rFonts w:cs="Times New Roman"/>
            <w:szCs w:val="24"/>
          </w:rPr>
          <w:delText xml:space="preserve"> Key Principals</w:delText>
        </w:r>
        <w:r w:rsidR="001B134B">
          <w:rPr>
            <w:rFonts w:cs="Times New Roman"/>
            <w:szCs w:val="24"/>
          </w:rPr>
          <w:delText>’</w:delText>
        </w:r>
        <w:r>
          <w:rPr>
            <w:rFonts w:cs="Times New Roman"/>
            <w:szCs w:val="24"/>
          </w:rPr>
          <w:delText>] or Transferee’s</w:delText>
        </w:r>
        <w:r w:rsidRPr="0069514E">
          <w:rPr>
            <w:rFonts w:cs="Times New Roman"/>
            <w:szCs w:val="24"/>
          </w:rPr>
          <w:delText xml:space="preserve"> knowledge or such phrase(s) shall be interpreted to mean to the best of Transferor</w:delText>
        </w:r>
        <w:r>
          <w:rPr>
            <w:rFonts w:cs="Times New Roman"/>
            <w:szCs w:val="24"/>
          </w:rPr>
          <w:delText>’s,</w:delText>
        </w:r>
        <w:r w:rsidR="001B134B">
          <w:rPr>
            <w:rFonts w:cs="Times New Roman"/>
            <w:szCs w:val="24"/>
          </w:rPr>
          <w:delText xml:space="preserve"> Borrower’s</w:delText>
        </w:r>
        <w:r>
          <w:rPr>
            <w:rFonts w:cs="Times New Roman"/>
            <w:szCs w:val="24"/>
          </w:rPr>
          <w:delText xml:space="preserve"> [</w:delText>
        </w:r>
        <w:r w:rsidR="00252C04">
          <w:rPr>
            <w:rFonts w:cs="Times New Roman"/>
            <w:szCs w:val="24"/>
          </w:rPr>
          <w:delText xml:space="preserve">, </w:delText>
        </w:r>
        <w:r w:rsidR="001B134B">
          <w:rPr>
            <w:rFonts w:cs="Times New Roman"/>
            <w:szCs w:val="24"/>
          </w:rPr>
          <w:delText>Other</w:delText>
        </w:r>
        <w:r>
          <w:rPr>
            <w:rFonts w:cs="Times New Roman"/>
            <w:szCs w:val="24"/>
          </w:rPr>
          <w:delText xml:space="preserve"> Key Principals</w:delText>
        </w:r>
        <w:r w:rsidR="001B134B">
          <w:rPr>
            <w:rFonts w:cs="Times New Roman"/>
            <w:szCs w:val="24"/>
          </w:rPr>
          <w:delText>’</w:delText>
        </w:r>
        <w:r>
          <w:rPr>
            <w:rFonts w:cs="Times New Roman"/>
            <w:szCs w:val="24"/>
          </w:rPr>
          <w:delText>] or Transferee’s</w:delText>
        </w:r>
        <w:r w:rsidRPr="0069514E">
          <w:rPr>
            <w:rFonts w:cs="Times New Roman"/>
            <w:szCs w:val="24"/>
          </w:rPr>
          <w:delText xml:space="preserve"> knowledge after reasonable and diligent inquiry and investigation.</w:delText>
        </w:r>
      </w:del>
    </w:p>
    <w:p w14:paraId="10BB7FFA" w14:textId="77777777" w:rsidR="0050676A" w:rsidRPr="001F4D6B" w:rsidRDefault="0050676A" w:rsidP="0050676A">
      <w:pPr>
        <w:numPr>
          <w:ilvl w:val="1"/>
          <w:numId w:val="10"/>
        </w:numPr>
        <w:tabs>
          <w:tab w:val="left" w:pos="-720"/>
        </w:tabs>
        <w:spacing w:after="240"/>
        <w:rPr>
          <w:del w:id="270" w:author="Author"/>
          <w:b/>
          <w:color w:val="000000"/>
        </w:rPr>
      </w:pPr>
      <w:del w:id="271" w:author="Author">
        <w:r w:rsidRPr="001F4D6B">
          <w:delText xml:space="preserve">Unless otherwise provided in </w:delText>
        </w:r>
        <w:r>
          <w:delText>this Agreement</w:delText>
        </w:r>
        <w:r w:rsidRPr="001F4D6B">
          <w:delText xml:space="preserve">, if Lender’s </w:delText>
        </w:r>
        <w:r>
          <w:delText xml:space="preserve">approval, </w:delText>
        </w:r>
        <w:r w:rsidRPr="001F4D6B">
          <w:delText xml:space="preserve">designation, determination, selection, estimate, action or decision is required, permitted or contemplated hereunder, such </w:delText>
        </w:r>
        <w:r>
          <w:delText xml:space="preserve">approval, </w:delText>
        </w:r>
        <w:r w:rsidRPr="001F4D6B">
          <w:delText>designation, determination, selection, estimate, action or decision shall be made in Lender’s sole and absolute discretion.</w:delText>
        </w:r>
      </w:del>
    </w:p>
    <w:p w14:paraId="0429492E" w14:textId="77777777" w:rsidR="00340E18" w:rsidRPr="007E6792" w:rsidRDefault="00340E18" w:rsidP="004430D8">
      <w:pPr>
        <w:pStyle w:val="Heading3A"/>
        <w:widowControl w:val="0"/>
        <w:numPr>
          <w:ilvl w:val="1"/>
          <w:numId w:val="10"/>
        </w:numPr>
        <w:rPr>
          <w:del w:id="272" w:author="Author"/>
          <w:rFonts w:cs="Times New Roman"/>
          <w:szCs w:val="24"/>
        </w:rPr>
      </w:pPr>
      <w:del w:id="273" w:author="Author">
        <w:r w:rsidRPr="007E6792">
          <w:rPr>
            <w:rFonts w:cs="Times New Roman"/>
            <w:szCs w:val="24"/>
          </w:rPr>
          <w:delText>All references in this Agreement to a separate instrument or agreement shall include such instrument or agreement as the same may be amended or supplemented from time to time pursuant to the applicable provisions thereof.</w:delText>
        </w:r>
      </w:del>
    </w:p>
    <w:p w14:paraId="3EE91565" w14:textId="77777777" w:rsidR="007B2C59" w:rsidRDefault="007E6792" w:rsidP="004430D8">
      <w:pPr>
        <w:pStyle w:val="Heading3A"/>
        <w:widowControl w:val="0"/>
        <w:numPr>
          <w:ilvl w:val="1"/>
          <w:numId w:val="10"/>
        </w:numPr>
        <w:rPr>
          <w:del w:id="274" w:author="Author"/>
          <w:rFonts w:cs="Times New Roman"/>
          <w:szCs w:val="24"/>
        </w:rPr>
      </w:pPr>
      <w:del w:id="275" w:author="Author">
        <w:r>
          <w:rPr>
            <w:rFonts w:cs="Times New Roman"/>
            <w:szCs w:val="24"/>
          </w:rPr>
          <w:delText>“</w:delText>
        </w:r>
        <w:r w:rsidR="00340E18" w:rsidRPr="007E6792">
          <w:rPr>
            <w:rFonts w:cs="Times New Roman"/>
            <w:szCs w:val="24"/>
          </w:rPr>
          <w:delText>Lender may</w:delText>
        </w:r>
        <w:r>
          <w:rPr>
            <w:rFonts w:cs="Times New Roman"/>
            <w:szCs w:val="24"/>
          </w:rPr>
          <w:delText>”</w:delText>
        </w:r>
        <w:r w:rsidR="00340E18" w:rsidRPr="007E6792">
          <w:rPr>
            <w:rFonts w:cs="Times New Roman"/>
            <w:szCs w:val="24"/>
          </w:rPr>
          <w:delText xml:space="preserve"> shall mean at Lender</w:delText>
        </w:r>
        <w:r>
          <w:rPr>
            <w:rFonts w:cs="Times New Roman"/>
            <w:szCs w:val="24"/>
          </w:rPr>
          <w:delText>’</w:delText>
        </w:r>
        <w:r w:rsidR="00340E18" w:rsidRPr="007E6792">
          <w:rPr>
            <w:rFonts w:cs="Times New Roman"/>
            <w:szCs w:val="24"/>
          </w:rPr>
          <w:delText>s discretion, but shall not be an obligation.</w:delText>
        </w:r>
        <w:bookmarkEnd w:id="256"/>
      </w:del>
    </w:p>
    <w:p w14:paraId="0EE69990" w14:textId="77777777" w:rsidR="00E054B0" w:rsidRDefault="00E054B0" w:rsidP="00E054B0">
      <w:pPr>
        <w:keepNext/>
        <w:numPr>
          <w:ilvl w:val="0"/>
          <w:numId w:val="10"/>
        </w:numPr>
        <w:suppressAutoHyphens/>
        <w:spacing w:after="240"/>
        <w:rPr>
          <w:del w:id="276" w:author="Author"/>
          <w:b/>
        </w:rPr>
      </w:pPr>
      <w:del w:id="277" w:author="Author">
        <w:r w:rsidRPr="00BD3581">
          <w:rPr>
            <w:b/>
          </w:rPr>
          <w:delText>WAIVER OF JURY TRIAL.</w:delText>
        </w:r>
      </w:del>
    </w:p>
    <w:p w14:paraId="3F9DE2EF" w14:textId="77777777" w:rsidR="00E054B0" w:rsidRDefault="00E054B0" w:rsidP="00E054B0">
      <w:pPr>
        <w:suppressAutoHyphens/>
        <w:spacing w:after="240"/>
        <w:ind w:firstLine="840"/>
        <w:rPr>
          <w:del w:id="278" w:author="Author"/>
          <w:b/>
        </w:rPr>
      </w:pPr>
      <w:del w:id="279" w:author="Author">
        <w:r w:rsidRPr="00723CF8">
          <w:rPr>
            <w:b/>
          </w:rPr>
          <w:delText>TO THE MAXIMUM EXTENT PERMITTED BY APPLICABLE LAW,</w:delText>
        </w:r>
        <w:r w:rsidRPr="00D75FD7">
          <w:delText xml:space="preserve"> </w:delText>
        </w:r>
        <w:r w:rsidRPr="00BD3581">
          <w:rPr>
            <w:b/>
          </w:rPr>
          <w:delText xml:space="preserve">EACH OF </w:delText>
        </w:r>
        <w:r>
          <w:rPr>
            <w:b/>
          </w:rPr>
          <w:delText>THE PARTIES TO THIS AGREEMENT</w:delText>
        </w:r>
        <w:r w:rsidRPr="00BD3581">
          <w:rPr>
            <w:b/>
          </w:rPr>
          <w:delText xml:space="preserve"> (A) AGREES NOT TO ELECT A TRIAL BY JURY WITH RESPECT TO ANY ISSUE ARISING OUT OF THIS </w:delText>
        </w:r>
        <w:r>
          <w:rPr>
            <w:b/>
          </w:rPr>
          <w:delText>AGREEMENT</w:delText>
        </w:r>
        <w:r w:rsidRPr="00BD3581">
          <w:rPr>
            <w:b/>
          </w:rPr>
          <w:delText xml:space="preserve"> OR ANY </w:delText>
        </w:r>
        <w:r>
          <w:rPr>
            <w:b/>
          </w:rPr>
          <w:delText xml:space="preserve">OF THE </w:delText>
        </w:r>
        <w:r w:rsidRPr="00BD3581">
          <w:rPr>
            <w:b/>
          </w:rPr>
          <w:delText>LOAN DOCUMENT</w:delText>
        </w:r>
        <w:r w:rsidR="007D5BDC">
          <w:rPr>
            <w:b/>
          </w:rPr>
          <w:delText>S</w:delText>
        </w:r>
        <w:r w:rsidRPr="00BD3581">
          <w:rPr>
            <w:b/>
          </w:rPr>
          <w:delText xml:space="preserve"> OR THE RELATIONSHIP BETWEEN THE PARTIES AS </w:delText>
        </w:r>
        <w:r>
          <w:rPr>
            <w:b/>
          </w:rPr>
          <w:delText xml:space="preserve">BORROWER OR </w:delText>
        </w:r>
        <w:r w:rsidRPr="00BD3581">
          <w:rPr>
            <w:b/>
          </w:rPr>
          <w:delText xml:space="preserve">GUARANTOR AND LENDER THAT IS TRIABLE OF RIGHT BY A JURY AND (B) WAIVES ANY RIGHT TO TRIAL BY JURY WITH RESPECT TO SUCH ISSUE TO THE EXTENT THAT ANY SUCH RIGHT EXISTS NOW OR IN THE FUTURE.  THIS WAIVER OF RIGHT TO TRIAL BY JURY IS SEPARATELY GIVEN BY </w:delText>
        </w:r>
        <w:r>
          <w:rPr>
            <w:b/>
          </w:rPr>
          <w:delText>EACH OF THE PARTIES TO THIS AGREEMENT</w:delText>
        </w:r>
        <w:r w:rsidRPr="00BD3581">
          <w:rPr>
            <w:b/>
          </w:rPr>
          <w:delText>, KNOWINGLY AND VOLUNTARILY WITH THE BENEFIT OF COMPETENT LEGAL COUNSEL.</w:delText>
        </w:r>
      </w:del>
    </w:p>
    <w:p w14:paraId="2717B874" w14:textId="77777777" w:rsidR="007274EA" w:rsidRPr="007E6792" w:rsidRDefault="00F179C9" w:rsidP="007D5BDC">
      <w:pPr>
        <w:keepNext/>
        <w:numPr>
          <w:ilvl w:val="0"/>
          <w:numId w:val="10"/>
        </w:numPr>
        <w:suppressAutoHyphens/>
        <w:spacing w:after="240"/>
        <w:rPr>
          <w:del w:id="280" w:author="Author"/>
          <w:b/>
        </w:rPr>
      </w:pPr>
      <w:del w:id="281" w:author="Author">
        <w:r w:rsidRPr="007E6792">
          <w:rPr>
            <w:b/>
          </w:rPr>
          <w:delText>Miscellaneous.</w:delText>
        </w:r>
      </w:del>
    </w:p>
    <w:p w14:paraId="540BF482" w14:textId="77777777" w:rsidR="007274EA" w:rsidRPr="007E6792" w:rsidRDefault="00F179C9" w:rsidP="004430D8">
      <w:pPr>
        <w:numPr>
          <w:ilvl w:val="1"/>
          <w:numId w:val="10"/>
        </w:numPr>
        <w:suppressAutoHyphens/>
        <w:spacing w:after="240"/>
        <w:rPr>
          <w:del w:id="282" w:author="Author"/>
        </w:rPr>
      </w:pPr>
      <w:del w:id="283" w:author="Author">
        <w:r w:rsidRPr="007E6792">
          <w:delText xml:space="preserve">This Agreement shall be construed according to and governed </w:delText>
        </w:r>
        <w:r w:rsidR="007D5BDC">
          <w:delText>by the laws of the jurisdiction</w:delText>
        </w:r>
        <w:r w:rsidRPr="007E6792">
          <w:delText xml:space="preserve"> in which the </w:delText>
        </w:r>
        <w:r w:rsidR="00C67B69" w:rsidRPr="007E6792">
          <w:delText>Mortgaged Property</w:delText>
        </w:r>
        <w:r w:rsidRPr="007E6792">
          <w:delText xml:space="preserve"> is located without regard to its conflicts of law principles.</w:delText>
        </w:r>
      </w:del>
    </w:p>
    <w:p w14:paraId="69B00C2C" w14:textId="77777777" w:rsidR="007B2C59" w:rsidRDefault="00F179C9" w:rsidP="004430D8">
      <w:pPr>
        <w:numPr>
          <w:ilvl w:val="1"/>
          <w:numId w:val="10"/>
        </w:numPr>
        <w:suppressAutoHyphens/>
        <w:spacing w:after="240"/>
        <w:rPr>
          <w:del w:id="284" w:author="Author"/>
        </w:rPr>
      </w:pPr>
      <w:del w:id="285" w:author="Author">
        <w:r w:rsidRPr="007E6792">
          <w:delText>If any provision of this Agreement is adjudicated to be invalid, illegal or unenforceable, in whole or in part, it will be deemed omitted to that extent and all other provisions of this Agreement will remain in full force and effect.</w:delText>
        </w:r>
      </w:del>
    </w:p>
    <w:p w14:paraId="21CFD1DF" w14:textId="77777777" w:rsidR="007274EA" w:rsidRPr="007E6792" w:rsidRDefault="00F179C9" w:rsidP="004430D8">
      <w:pPr>
        <w:numPr>
          <w:ilvl w:val="1"/>
          <w:numId w:val="10"/>
        </w:numPr>
        <w:suppressAutoHyphens/>
        <w:spacing w:after="240"/>
        <w:rPr>
          <w:del w:id="286" w:author="Author"/>
        </w:rPr>
      </w:pPr>
      <w:del w:id="287" w:author="Author">
        <w:r w:rsidRPr="007E6792">
          <w:delText>No change or modification of this Agreement shall be valid unless the same is in writing and signed by all parties hereto.</w:delText>
        </w:r>
      </w:del>
    </w:p>
    <w:p w14:paraId="3CB32257" w14:textId="77777777" w:rsidR="007274EA" w:rsidRPr="007E6792" w:rsidRDefault="00F179C9" w:rsidP="004430D8">
      <w:pPr>
        <w:numPr>
          <w:ilvl w:val="1"/>
          <w:numId w:val="10"/>
        </w:numPr>
        <w:suppressAutoHyphens/>
        <w:spacing w:after="240"/>
        <w:rPr>
          <w:del w:id="288" w:author="Author"/>
        </w:rPr>
      </w:pPr>
      <w:del w:id="289" w:author="Author">
        <w:r w:rsidRPr="007E6792">
          <w:delText>This Agreement shall be binding upon and inure to the benefit of the parties and their respective heirs, legal representatives, successors and assigns.</w:delText>
        </w:r>
      </w:del>
    </w:p>
    <w:p w14:paraId="3F3944A3" w14:textId="77777777" w:rsidR="007E6792" w:rsidRPr="007E6792" w:rsidRDefault="00F179C9" w:rsidP="007E6792">
      <w:pPr>
        <w:numPr>
          <w:ilvl w:val="1"/>
          <w:numId w:val="10"/>
        </w:numPr>
        <w:suppressAutoHyphens/>
        <w:spacing w:after="240"/>
        <w:rPr>
          <w:del w:id="290" w:author="Author"/>
        </w:rPr>
      </w:pPr>
      <w:del w:id="291" w:author="Author">
        <w:r w:rsidRPr="007E6792">
          <w:delText>This Agreement may be executed in any number of counterparts with the same effect as if all parties hereto had signed the same document.  All such counterparts shall be construed together and shall constitute one instrument, but in making proof hereof it shall only be necessary to produce one such counterpart.</w:delText>
        </w:r>
      </w:del>
    </w:p>
    <w:p w14:paraId="130B03AC" w14:textId="77777777" w:rsidR="007B2C59" w:rsidRDefault="00F179C9" w:rsidP="007E6792">
      <w:pPr>
        <w:numPr>
          <w:ilvl w:val="1"/>
          <w:numId w:val="10"/>
        </w:numPr>
        <w:suppressAutoHyphens/>
        <w:spacing w:after="240"/>
        <w:rPr>
          <w:del w:id="292" w:author="Author"/>
        </w:rPr>
      </w:pPr>
      <w:del w:id="293" w:author="Author">
        <w:r w:rsidRPr="007E6792">
          <w:delText>THIS WRITTEN AGREEMENT AND THE OTHER LOAN DOCUMENTS, AS AMENDED, REPRESENT THE FINAL AGREEMENT BETWEEN THE PARTIES AND MAY NOT BE CONTRADICTED BY EVIDENCE OF PRIOR, CONTEMPORANEOUS OR SUBSEQUENT ORAL AGREEMENTS.  THERE ARE NO UNWRITTEN ORAL AGREEMENTS BETWEEN THE PARTIES.</w:delText>
        </w:r>
      </w:del>
    </w:p>
    <w:p w14:paraId="2898AAE3" w14:textId="77777777" w:rsidR="00340E18" w:rsidRPr="007E6792" w:rsidRDefault="00340E18" w:rsidP="004430D8">
      <w:pPr>
        <w:spacing w:after="240"/>
        <w:jc w:val="center"/>
        <w:rPr>
          <w:del w:id="294" w:author="Author"/>
          <w:b/>
        </w:rPr>
      </w:pPr>
      <w:del w:id="295" w:author="Author">
        <w:r w:rsidRPr="007E6792">
          <w:rPr>
            <w:b/>
          </w:rPr>
          <w:delText>[Remainder of Page Intentionally Blank]</w:delText>
        </w:r>
      </w:del>
    </w:p>
    <w:p w14:paraId="03E0924C" w14:textId="77777777" w:rsidR="00732520" w:rsidRDefault="00732520" w:rsidP="004430D8">
      <w:pPr>
        <w:suppressAutoHyphens/>
        <w:spacing w:after="240"/>
        <w:ind w:firstLine="720"/>
        <w:rPr>
          <w:del w:id="296" w:author="Author"/>
        </w:rPr>
        <w:sectPr w:rsidR="00732520" w:rsidSect="006D60A3">
          <w:headerReference w:type="default" r:id="rId7"/>
          <w:footerReference w:type="even" r:id="rId8"/>
          <w:footerReference w:type="default" r:id="rId9"/>
          <w:headerReference w:type="first" r:id="rId10"/>
          <w:footerReference w:type="first" r:id="rId11"/>
          <w:endnotePr>
            <w:numFmt w:val="decimal"/>
          </w:endnotePr>
          <w:type w:val="continuous"/>
          <w:pgSz w:w="12240" w:h="15840" w:code="1"/>
          <w:pgMar w:top="1440" w:right="1440" w:bottom="1440" w:left="1440" w:header="720" w:footer="720" w:gutter="0"/>
          <w:cols w:space="720"/>
          <w:noEndnote/>
          <w:titlePg/>
          <w:docGrid w:linePitch="326"/>
        </w:sectPr>
      </w:pPr>
    </w:p>
    <w:p w14:paraId="59591A31" w14:textId="77777777" w:rsidR="00F179C9" w:rsidRPr="007E6792" w:rsidRDefault="00340E18" w:rsidP="004430D8">
      <w:pPr>
        <w:suppressAutoHyphens/>
        <w:spacing w:after="240"/>
        <w:ind w:firstLine="720"/>
        <w:rPr>
          <w:del w:id="302" w:author="Author"/>
          <w:noProof/>
        </w:rPr>
      </w:pPr>
      <w:bookmarkStart w:id="303" w:name="OLE_LINK4"/>
      <w:bookmarkStart w:id="304" w:name="OLE_LINK5"/>
      <w:del w:id="305" w:author="Author">
        <w:r w:rsidRPr="007E6792">
          <w:rPr>
            <w:b/>
          </w:rPr>
          <w:delText>IN WITNESS WHEREOF</w:delText>
        </w:r>
        <w:r w:rsidRPr="007E6792">
          <w:delText xml:space="preserve">, </w:delText>
        </w:r>
        <w:r w:rsidR="007E6792" w:rsidRPr="007E6792">
          <w:delText>Borrower</w:delText>
        </w:r>
        <w:r w:rsidRPr="007E6792">
          <w:delText xml:space="preserve">, Transferor, </w:delText>
        </w:r>
        <w:r w:rsidR="007E6792" w:rsidRPr="007E6792">
          <w:delText>Transferee</w:delText>
        </w:r>
        <w:r w:rsidRPr="007E6792">
          <w:delText xml:space="preserve"> [</w:delText>
        </w:r>
        <w:r w:rsidR="00252C04">
          <w:delText xml:space="preserve">, </w:delText>
        </w:r>
        <w:r w:rsidRPr="007E6792">
          <w:delText>Other Key Principals]</w:delText>
        </w:r>
        <w:r w:rsidR="00A47345">
          <w:delText xml:space="preserve"> </w:delText>
        </w:r>
        <w:r w:rsidRPr="007E6792">
          <w:delText>and Fannie Mae,</w:delText>
        </w:r>
        <w:r w:rsidRPr="007E6792">
          <w:rPr>
            <w:noProof/>
          </w:rPr>
          <w:delText xml:space="preserve"> have signed and delivered this Agreement under seal (where applicable) or ha</w:delText>
        </w:r>
        <w:r w:rsidR="007D5BDC">
          <w:rPr>
            <w:noProof/>
          </w:rPr>
          <w:delText>ve</w:delText>
        </w:r>
        <w:r w:rsidRPr="007E6792">
          <w:rPr>
            <w:noProof/>
          </w:rPr>
          <w:delText xml:space="preserve"> caused this Agreement to be signed and delivered under seal (where applicable) by </w:delText>
        </w:r>
        <w:r w:rsidR="007D5BDC">
          <w:rPr>
            <w:noProof/>
          </w:rPr>
          <w:delText>their</w:delText>
        </w:r>
        <w:r w:rsidRPr="007E6792">
          <w:rPr>
            <w:noProof/>
          </w:rPr>
          <w:delText xml:space="preserve"> duly authorized representative.  Where applicable law so provides, </w:delText>
        </w:r>
        <w:r w:rsidR="00F83FE7" w:rsidRPr="007E6792">
          <w:delText>Borrower, Transferor, Transferee [</w:delText>
        </w:r>
        <w:r w:rsidR="00F83FE7">
          <w:delText xml:space="preserve">, </w:delText>
        </w:r>
        <w:r w:rsidR="00F83FE7" w:rsidRPr="007E6792">
          <w:delText>Other Key Principals]</w:delText>
        </w:r>
        <w:r w:rsidR="00F83FE7">
          <w:delText xml:space="preserve"> </w:delText>
        </w:r>
        <w:r w:rsidR="00F83FE7" w:rsidRPr="007E6792">
          <w:delText>and Fannie Mae</w:delText>
        </w:r>
        <w:r w:rsidRPr="007E6792">
          <w:delText>,</w:delText>
        </w:r>
        <w:r w:rsidRPr="007E6792">
          <w:rPr>
            <w:b/>
            <w:noProof/>
          </w:rPr>
          <w:delText xml:space="preserve"> </w:delText>
        </w:r>
        <w:r w:rsidRPr="007E6792">
          <w:rPr>
            <w:noProof/>
          </w:rPr>
          <w:delText>intend that this Agreement shall be deemed to be signed and delivered as a sealed instrument</w:delText>
        </w:r>
        <w:bookmarkEnd w:id="303"/>
        <w:bookmarkEnd w:id="304"/>
        <w:r w:rsidRPr="007E6792">
          <w:rPr>
            <w:noProof/>
          </w:rPr>
          <w:delText>.</w:delText>
        </w:r>
      </w:del>
    </w:p>
    <w:p w14:paraId="4A4EA690" w14:textId="77777777" w:rsidR="00340E18" w:rsidRPr="007D5BDC" w:rsidRDefault="00340E18" w:rsidP="003A10EE">
      <w:pPr>
        <w:keepNext/>
        <w:suppressAutoHyphens/>
        <w:spacing w:after="360"/>
        <w:ind w:left="4320"/>
        <w:rPr>
          <w:del w:id="306" w:author="Author"/>
          <w:b/>
        </w:rPr>
      </w:pPr>
      <w:del w:id="307" w:author="Author">
        <w:r w:rsidRPr="007D5BDC">
          <w:rPr>
            <w:b/>
          </w:rPr>
          <w:delText>BORROWER</w:delText>
        </w:r>
        <w:r w:rsidRPr="003A10EE">
          <w:rPr>
            <w:bCs/>
          </w:rPr>
          <w:delText>:</w:delText>
        </w:r>
      </w:del>
    </w:p>
    <w:p w14:paraId="4658B735" w14:textId="77777777" w:rsidR="00340E18" w:rsidRPr="007E6792" w:rsidRDefault="00340E18" w:rsidP="003A10EE">
      <w:pPr>
        <w:keepNext/>
        <w:suppressAutoHyphens/>
        <w:ind w:left="4320"/>
        <w:rPr>
          <w:del w:id="308" w:author="Author"/>
          <w:spacing w:val="-9"/>
          <w:u w:val="single"/>
        </w:rPr>
      </w:pPr>
      <w:del w:id="309" w:author="Author">
        <w:r w:rsidRPr="007E6792">
          <w:rPr>
            <w:spacing w:val="-9"/>
          </w:rPr>
          <w:delText>By:</w:delText>
        </w:r>
        <w:r w:rsidRPr="007E6792">
          <w:rPr>
            <w:spacing w:val="-9"/>
          </w:rPr>
          <w:tab/>
        </w:r>
        <w:r w:rsidRPr="007E6792">
          <w:rPr>
            <w:spacing w:val="-9"/>
            <w:u w:val="single"/>
          </w:rPr>
          <w:tab/>
        </w:r>
        <w:r w:rsidRPr="007E6792">
          <w:rPr>
            <w:spacing w:val="-9"/>
            <w:u w:val="single"/>
          </w:rPr>
          <w:tab/>
        </w:r>
        <w:r w:rsidRPr="007E6792">
          <w:rPr>
            <w:spacing w:val="-9"/>
            <w:u w:val="single"/>
          </w:rPr>
          <w:tab/>
        </w:r>
        <w:r w:rsidRPr="007E6792">
          <w:rPr>
            <w:spacing w:val="-9"/>
            <w:u w:val="single"/>
          </w:rPr>
          <w:tab/>
        </w:r>
        <w:r w:rsidRPr="007E6792">
          <w:rPr>
            <w:spacing w:val="-9"/>
            <w:u w:val="single"/>
          </w:rPr>
          <w:tab/>
        </w:r>
        <w:r w:rsidRPr="007E6792">
          <w:rPr>
            <w:spacing w:val="-9"/>
          </w:rPr>
          <w:delText>(SEAL)</w:delText>
        </w:r>
      </w:del>
    </w:p>
    <w:p w14:paraId="54793E60" w14:textId="77777777" w:rsidR="00340E18" w:rsidRPr="007E6792" w:rsidRDefault="00340E18" w:rsidP="003A10EE">
      <w:pPr>
        <w:keepNext/>
        <w:suppressAutoHyphens/>
        <w:ind w:left="4320"/>
        <w:rPr>
          <w:del w:id="310" w:author="Author"/>
          <w:u w:val="single"/>
        </w:rPr>
      </w:pPr>
      <w:del w:id="311" w:author="Author">
        <w:r w:rsidRPr="007E6792">
          <w:delText>Name:</w:delText>
        </w:r>
        <w:r w:rsidRPr="007E6792">
          <w:tab/>
        </w:r>
        <w:r w:rsidRPr="007E6792">
          <w:rPr>
            <w:u w:val="single"/>
          </w:rPr>
          <w:tab/>
        </w:r>
        <w:r w:rsidRPr="007E6792">
          <w:rPr>
            <w:u w:val="single"/>
          </w:rPr>
          <w:tab/>
        </w:r>
        <w:r w:rsidRPr="007E6792">
          <w:rPr>
            <w:u w:val="single"/>
          </w:rPr>
          <w:tab/>
        </w:r>
        <w:r w:rsidRPr="007E6792">
          <w:rPr>
            <w:u w:val="single"/>
          </w:rPr>
          <w:tab/>
        </w:r>
        <w:r w:rsidRPr="007E6792">
          <w:rPr>
            <w:u w:val="single"/>
          </w:rPr>
          <w:tab/>
        </w:r>
        <w:r w:rsidRPr="007E6792">
          <w:rPr>
            <w:u w:val="single"/>
          </w:rPr>
          <w:tab/>
        </w:r>
      </w:del>
    </w:p>
    <w:p w14:paraId="4A5AC5B6" w14:textId="77777777" w:rsidR="00340E18" w:rsidRPr="007E6792" w:rsidRDefault="00340E18" w:rsidP="003A10EE">
      <w:pPr>
        <w:keepNext/>
        <w:suppressAutoHyphens/>
        <w:ind w:left="4320"/>
        <w:rPr>
          <w:del w:id="312" w:author="Author"/>
          <w:u w:val="single"/>
        </w:rPr>
      </w:pPr>
      <w:del w:id="313" w:author="Author">
        <w:r w:rsidRPr="007E6792">
          <w:delText>Title:</w:delText>
        </w:r>
        <w:r w:rsidRPr="007E6792">
          <w:tab/>
        </w:r>
        <w:r w:rsidRPr="007E6792">
          <w:rPr>
            <w:u w:val="single"/>
          </w:rPr>
          <w:tab/>
        </w:r>
        <w:r w:rsidRPr="007E6792">
          <w:rPr>
            <w:u w:val="single"/>
          </w:rPr>
          <w:tab/>
        </w:r>
        <w:r w:rsidRPr="007E6792">
          <w:rPr>
            <w:u w:val="single"/>
          </w:rPr>
          <w:tab/>
        </w:r>
        <w:r w:rsidRPr="007E6792">
          <w:rPr>
            <w:u w:val="single"/>
          </w:rPr>
          <w:tab/>
        </w:r>
        <w:r w:rsidRPr="007E6792">
          <w:rPr>
            <w:u w:val="single"/>
          </w:rPr>
          <w:tab/>
        </w:r>
        <w:r w:rsidRPr="007E6792">
          <w:rPr>
            <w:u w:val="single"/>
          </w:rPr>
          <w:tab/>
        </w:r>
      </w:del>
    </w:p>
    <w:p w14:paraId="175FB2FB" w14:textId="77777777" w:rsidR="00340E18" w:rsidRPr="007E6792" w:rsidRDefault="00340E18" w:rsidP="003A10EE">
      <w:pPr>
        <w:keepNext/>
        <w:suppressAutoHyphens/>
        <w:ind w:left="4320"/>
        <w:rPr>
          <w:del w:id="314" w:author="Author"/>
          <w:u w:val="single"/>
        </w:rPr>
      </w:pPr>
      <w:del w:id="315" w:author="Author">
        <w:r w:rsidRPr="007E6792">
          <w:delText>Address:</w:delText>
        </w:r>
        <w:r w:rsidRPr="007E6792">
          <w:tab/>
        </w:r>
        <w:r w:rsidRPr="007E6792">
          <w:rPr>
            <w:u w:val="single"/>
          </w:rPr>
          <w:tab/>
        </w:r>
        <w:r w:rsidRPr="007E6792">
          <w:rPr>
            <w:u w:val="single"/>
          </w:rPr>
          <w:tab/>
        </w:r>
        <w:r w:rsidRPr="007E6792">
          <w:rPr>
            <w:u w:val="single"/>
          </w:rPr>
          <w:tab/>
        </w:r>
        <w:r w:rsidRPr="007E6792">
          <w:rPr>
            <w:u w:val="single"/>
          </w:rPr>
          <w:tab/>
        </w:r>
        <w:r w:rsidRPr="007E6792">
          <w:rPr>
            <w:u w:val="single"/>
          </w:rPr>
          <w:tab/>
        </w:r>
      </w:del>
    </w:p>
    <w:p w14:paraId="4D62152F" w14:textId="77777777" w:rsidR="00340E18" w:rsidRPr="007E6792" w:rsidRDefault="00340E18" w:rsidP="004430D8">
      <w:pPr>
        <w:suppressAutoHyphens/>
        <w:ind w:left="5760"/>
        <w:rPr>
          <w:del w:id="316" w:author="Author"/>
          <w:u w:val="single"/>
        </w:rPr>
      </w:pPr>
      <w:del w:id="317" w:author="Author">
        <w:r w:rsidRPr="007E6792">
          <w:rPr>
            <w:u w:val="single"/>
          </w:rPr>
          <w:tab/>
        </w:r>
        <w:r w:rsidRPr="007E6792">
          <w:rPr>
            <w:u w:val="single"/>
          </w:rPr>
          <w:tab/>
        </w:r>
        <w:r w:rsidRPr="007E6792">
          <w:rPr>
            <w:u w:val="single"/>
          </w:rPr>
          <w:tab/>
        </w:r>
        <w:r w:rsidRPr="007E6792">
          <w:rPr>
            <w:u w:val="single"/>
          </w:rPr>
          <w:tab/>
        </w:r>
        <w:r w:rsidRPr="007E6792">
          <w:rPr>
            <w:u w:val="single"/>
          </w:rPr>
          <w:tab/>
        </w:r>
      </w:del>
    </w:p>
    <w:p w14:paraId="3C468DDC" w14:textId="77777777" w:rsidR="00B81535" w:rsidRPr="007D5BDC" w:rsidRDefault="00B81535" w:rsidP="003A10EE">
      <w:pPr>
        <w:keepNext/>
        <w:suppressAutoHyphens/>
        <w:spacing w:before="240" w:after="360"/>
        <w:ind w:left="4320"/>
        <w:rPr>
          <w:del w:id="318" w:author="Author"/>
          <w:b/>
        </w:rPr>
      </w:pPr>
      <w:del w:id="319" w:author="Author">
        <w:r w:rsidRPr="007D5BDC">
          <w:rPr>
            <w:b/>
          </w:rPr>
          <w:delText>TRANSFEROR</w:delText>
        </w:r>
        <w:r w:rsidRPr="003A10EE">
          <w:rPr>
            <w:bCs/>
          </w:rPr>
          <w:delText>:</w:delText>
        </w:r>
      </w:del>
    </w:p>
    <w:p w14:paraId="79BD10AD" w14:textId="77777777" w:rsidR="00B81535" w:rsidRPr="007E6792" w:rsidRDefault="00B81535" w:rsidP="003A10EE">
      <w:pPr>
        <w:keepNext/>
        <w:suppressAutoHyphens/>
        <w:ind w:left="4320"/>
        <w:rPr>
          <w:del w:id="320" w:author="Author"/>
          <w:spacing w:val="-9"/>
          <w:u w:val="single"/>
        </w:rPr>
      </w:pPr>
      <w:del w:id="321" w:author="Author">
        <w:r w:rsidRPr="007E6792">
          <w:rPr>
            <w:spacing w:val="-9"/>
          </w:rPr>
          <w:delText>By:</w:delText>
        </w:r>
        <w:r w:rsidRPr="007E6792">
          <w:rPr>
            <w:spacing w:val="-9"/>
          </w:rPr>
          <w:tab/>
        </w:r>
        <w:r w:rsidRPr="007E6792">
          <w:rPr>
            <w:spacing w:val="-9"/>
            <w:u w:val="single"/>
          </w:rPr>
          <w:tab/>
        </w:r>
        <w:r w:rsidRPr="007E6792">
          <w:rPr>
            <w:spacing w:val="-9"/>
            <w:u w:val="single"/>
          </w:rPr>
          <w:tab/>
        </w:r>
        <w:r w:rsidRPr="007E6792">
          <w:rPr>
            <w:spacing w:val="-9"/>
            <w:u w:val="single"/>
          </w:rPr>
          <w:tab/>
        </w:r>
        <w:r w:rsidRPr="007E6792">
          <w:rPr>
            <w:spacing w:val="-9"/>
            <w:u w:val="single"/>
          </w:rPr>
          <w:tab/>
        </w:r>
        <w:r w:rsidRPr="007E6792">
          <w:rPr>
            <w:spacing w:val="-9"/>
            <w:u w:val="single"/>
          </w:rPr>
          <w:tab/>
        </w:r>
        <w:r w:rsidRPr="007E6792">
          <w:rPr>
            <w:spacing w:val="-9"/>
          </w:rPr>
          <w:delText>(SEAL)</w:delText>
        </w:r>
      </w:del>
    </w:p>
    <w:p w14:paraId="6535C24B" w14:textId="77777777" w:rsidR="00B81535" w:rsidRPr="007E6792" w:rsidRDefault="00B81535" w:rsidP="003A10EE">
      <w:pPr>
        <w:keepNext/>
        <w:suppressAutoHyphens/>
        <w:ind w:left="4320"/>
        <w:rPr>
          <w:del w:id="322" w:author="Author"/>
          <w:u w:val="single"/>
        </w:rPr>
      </w:pPr>
      <w:del w:id="323" w:author="Author">
        <w:r w:rsidRPr="007E6792">
          <w:delText>Name:</w:delText>
        </w:r>
        <w:r w:rsidRPr="007E6792">
          <w:tab/>
        </w:r>
        <w:r w:rsidRPr="007E6792">
          <w:rPr>
            <w:u w:val="single"/>
          </w:rPr>
          <w:tab/>
        </w:r>
        <w:r w:rsidRPr="007E6792">
          <w:rPr>
            <w:u w:val="single"/>
          </w:rPr>
          <w:tab/>
        </w:r>
        <w:r w:rsidRPr="007E6792">
          <w:rPr>
            <w:u w:val="single"/>
          </w:rPr>
          <w:tab/>
        </w:r>
        <w:r w:rsidRPr="007E6792">
          <w:rPr>
            <w:u w:val="single"/>
          </w:rPr>
          <w:tab/>
        </w:r>
        <w:r w:rsidRPr="007E6792">
          <w:rPr>
            <w:u w:val="single"/>
          </w:rPr>
          <w:tab/>
        </w:r>
        <w:r w:rsidRPr="007E6792">
          <w:rPr>
            <w:u w:val="single"/>
          </w:rPr>
          <w:tab/>
        </w:r>
      </w:del>
    </w:p>
    <w:p w14:paraId="5A6BA46A" w14:textId="77777777" w:rsidR="00B81535" w:rsidRPr="007E6792" w:rsidRDefault="00B81535" w:rsidP="003A10EE">
      <w:pPr>
        <w:keepNext/>
        <w:suppressAutoHyphens/>
        <w:ind w:left="4320"/>
        <w:rPr>
          <w:del w:id="324" w:author="Author"/>
          <w:u w:val="single"/>
        </w:rPr>
      </w:pPr>
      <w:del w:id="325" w:author="Author">
        <w:r w:rsidRPr="007E6792">
          <w:delText>Title:</w:delText>
        </w:r>
        <w:r w:rsidRPr="007E6792">
          <w:tab/>
        </w:r>
        <w:r w:rsidRPr="007E6792">
          <w:rPr>
            <w:u w:val="single"/>
          </w:rPr>
          <w:tab/>
        </w:r>
        <w:r w:rsidRPr="007E6792">
          <w:rPr>
            <w:u w:val="single"/>
          </w:rPr>
          <w:tab/>
        </w:r>
        <w:r w:rsidRPr="007E6792">
          <w:rPr>
            <w:u w:val="single"/>
          </w:rPr>
          <w:tab/>
        </w:r>
        <w:r w:rsidRPr="007E6792">
          <w:rPr>
            <w:u w:val="single"/>
          </w:rPr>
          <w:tab/>
        </w:r>
        <w:r w:rsidRPr="007E6792">
          <w:rPr>
            <w:u w:val="single"/>
          </w:rPr>
          <w:tab/>
        </w:r>
        <w:r w:rsidRPr="007E6792">
          <w:rPr>
            <w:u w:val="single"/>
          </w:rPr>
          <w:tab/>
        </w:r>
      </w:del>
    </w:p>
    <w:p w14:paraId="6E8F694C" w14:textId="77777777" w:rsidR="00B81535" w:rsidRPr="007E6792" w:rsidRDefault="00B81535" w:rsidP="003A10EE">
      <w:pPr>
        <w:keepNext/>
        <w:suppressAutoHyphens/>
        <w:ind w:left="4320"/>
        <w:rPr>
          <w:del w:id="326" w:author="Author"/>
          <w:u w:val="single"/>
        </w:rPr>
      </w:pPr>
      <w:del w:id="327" w:author="Author">
        <w:r w:rsidRPr="007E6792">
          <w:delText>Address:</w:delText>
        </w:r>
        <w:r w:rsidRPr="007E6792">
          <w:tab/>
        </w:r>
        <w:r w:rsidRPr="007E6792">
          <w:rPr>
            <w:u w:val="single"/>
          </w:rPr>
          <w:tab/>
        </w:r>
        <w:r w:rsidRPr="007E6792">
          <w:rPr>
            <w:u w:val="single"/>
          </w:rPr>
          <w:tab/>
        </w:r>
        <w:r w:rsidRPr="007E6792">
          <w:rPr>
            <w:u w:val="single"/>
          </w:rPr>
          <w:tab/>
        </w:r>
        <w:r w:rsidRPr="007E6792">
          <w:rPr>
            <w:u w:val="single"/>
          </w:rPr>
          <w:tab/>
        </w:r>
        <w:r w:rsidRPr="007E6792">
          <w:rPr>
            <w:u w:val="single"/>
          </w:rPr>
          <w:tab/>
        </w:r>
      </w:del>
    </w:p>
    <w:p w14:paraId="0EC76CF1" w14:textId="77777777" w:rsidR="00B81535" w:rsidRPr="007E6792" w:rsidRDefault="00B81535" w:rsidP="004430D8">
      <w:pPr>
        <w:suppressAutoHyphens/>
        <w:ind w:left="5760"/>
        <w:rPr>
          <w:del w:id="328" w:author="Author"/>
          <w:u w:val="single"/>
        </w:rPr>
      </w:pPr>
      <w:del w:id="329" w:author="Author">
        <w:r w:rsidRPr="007E6792">
          <w:rPr>
            <w:u w:val="single"/>
          </w:rPr>
          <w:tab/>
        </w:r>
        <w:r w:rsidRPr="007E6792">
          <w:rPr>
            <w:u w:val="single"/>
          </w:rPr>
          <w:tab/>
        </w:r>
        <w:r w:rsidRPr="007E6792">
          <w:rPr>
            <w:u w:val="single"/>
          </w:rPr>
          <w:tab/>
        </w:r>
        <w:r w:rsidRPr="007E6792">
          <w:rPr>
            <w:u w:val="single"/>
          </w:rPr>
          <w:tab/>
        </w:r>
        <w:r w:rsidRPr="007E6792">
          <w:rPr>
            <w:u w:val="single"/>
          </w:rPr>
          <w:tab/>
        </w:r>
      </w:del>
    </w:p>
    <w:p w14:paraId="256188BB" w14:textId="77777777" w:rsidR="00B81535" w:rsidRPr="007D5BDC" w:rsidRDefault="00B81535" w:rsidP="003A10EE">
      <w:pPr>
        <w:keepNext/>
        <w:suppressAutoHyphens/>
        <w:spacing w:before="240" w:after="360"/>
        <w:ind w:left="4320"/>
        <w:rPr>
          <w:del w:id="330" w:author="Author"/>
          <w:b/>
        </w:rPr>
      </w:pPr>
      <w:del w:id="331" w:author="Author">
        <w:r w:rsidRPr="007D5BDC">
          <w:rPr>
            <w:b/>
          </w:rPr>
          <w:delText>TRANSFEREE</w:delText>
        </w:r>
        <w:r w:rsidRPr="003A10EE">
          <w:rPr>
            <w:bCs/>
          </w:rPr>
          <w:delText>:</w:delText>
        </w:r>
      </w:del>
    </w:p>
    <w:p w14:paraId="29C74620" w14:textId="77777777" w:rsidR="00B81535" w:rsidRPr="007E6792" w:rsidRDefault="00B81535" w:rsidP="003A10EE">
      <w:pPr>
        <w:keepNext/>
        <w:suppressAutoHyphens/>
        <w:ind w:left="4320"/>
        <w:rPr>
          <w:del w:id="332" w:author="Author"/>
          <w:spacing w:val="-9"/>
          <w:u w:val="single"/>
        </w:rPr>
      </w:pPr>
      <w:del w:id="333" w:author="Author">
        <w:r w:rsidRPr="007E6792">
          <w:rPr>
            <w:spacing w:val="-9"/>
          </w:rPr>
          <w:delText>By:</w:delText>
        </w:r>
        <w:r w:rsidRPr="007E6792">
          <w:rPr>
            <w:spacing w:val="-9"/>
          </w:rPr>
          <w:tab/>
        </w:r>
        <w:r w:rsidRPr="007E6792">
          <w:rPr>
            <w:spacing w:val="-9"/>
            <w:u w:val="single"/>
          </w:rPr>
          <w:tab/>
        </w:r>
        <w:r w:rsidRPr="007E6792">
          <w:rPr>
            <w:spacing w:val="-9"/>
            <w:u w:val="single"/>
          </w:rPr>
          <w:tab/>
        </w:r>
        <w:r w:rsidRPr="007E6792">
          <w:rPr>
            <w:spacing w:val="-9"/>
            <w:u w:val="single"/>
          </w:rPr>
          <w:tab/>
        </w:r>
        <w:r w:rsidRPr="007E6792">
          <w:rPr>
            <w:spacing w:val="-9"/>
            <w:u w:val="single"/>
          </w:rPr>
          <w:tab/>
        </w:r>
        <w:r w:rsidRPr="007E6792">
          <w:rPr>
            <w:spacing w:val="-9"/>
            <w:u w:val="single"/>
          </w:rPr>
          <w:tab/>
        </w:r>
        <w:r w:rsidRPr="007E6792">
          <w:rPr>
            <w:spacing w:val="-9"/>
          </w:rPr>
          <w:delText>(SEAL)</w:delText>
        </w:r>
      </w:del>
    </w:p>
    <w:p w14:paraId="5CDA0B72" w14:textId="77777777" w:rsidR="00B81535" w:rsidRPr="007E6792" w:rsidRDefault="00B81535" w:rsidP="003A10EE">
      <w:pPr>
        <w:keepNext/>
        <w:suppressAutoHyphens/>
        <w:ind w:left="4320"/>
        <w:rPr>
          <w:del w:id="334" w:author="Author"/>
          <w:u w:val="single"/>
        </w:rPr>
      </w:pPr>
      <w:del w:id="335" w:author="Author">
        <w:r w:rsidRPr="007E6792">
          <w:delText>Name:</w:delText>
        </w:r>
        <w:r w:rsidRPr="007E6792">
          <w:tab/>
        </w:r>
        <w:r w:rsidRPr="007E6792">
          <w:rPr>
            <w:u w:val="single"/>
          </w:rPr>
          <w:tab/>
        </w:r>
        <w:r w:rsidRPr="007E6792">
          <w:rPr>
            <w:u w:val="single"/>
          </w:rPr>
          <w:tab/>
        </w:r>
        <w:r w:rsidRPr="007E6792">
          <w:rPr>
            <w:u w:val="single"/>
          </w:rPr>
          <w:tab/>
        </w:r>
        <w:r w:rsidRPr="007E6792">
          <w:rPr>
            <w:u w:val="single"/>
          </w:rPr>
          <w:tab/>
        </w:r>
        <w:r w:rsidRPr="007E6792">
          <w:rPr>
            <w:u w:val="single"/>
          </w:rPr>
          <w:tab/>
        </w:r>
        <w:r w:rsidRPr="007E6792">
          <w:rPr>
            <w:u w:val="single"/>
          </w:rPr>
          <w:tab/>
        </w:r>
      </w:del>
    </w:p>
    <w:p w14:paraId="33F5FBBE" w14:textId="77777777" w:rsidR="00B81535" w:rsidRPr="007E6792" w:rsidRDefault="00B81535" w:rsidP="003A10EE">
      <w:pPr>
        <w:keepNext/>
        <w:suppressAutoHyphens/>
        <w:ind w:left="4320"/>
        <w:rPr>
          <w:del w:id="336" w:author="Author"/>
          <w:u w:val="single"/>
        </w:rPr>
      </w:pPr>
      <w:del w:id="337" w:author="Author">
        <w:r w:rsidRPr="007E6792">
          <w:delText>Title:</w:delText>
        </w:r>
        <w:r w:rsidRPr="007E6792">
          <w:tab/>
        </w:r>
        <w:r w:rsidRPr="007E6792">
          <w:rPr>
            <w:u w:val="single"/>
          </w:rPr>
          <w:tab/>
        </w:r>
        <w:r w:rsidRPr="007E6792">
          <w:rPr>
            <w:u w:val="single"/>
          </w:rPr>
          <w:tab/>
        </w:r>
        <w:r w:rsidRPr="007E6792">
          <w:rPr>
            <w:u w:val="single"/>
          </w:rPr>
          <w:tab/>
        </w:r>
        <w:r w:rsidRPr="007E6792">
          <w:rPr>
            <w:u w:val="single"/>
          </w:rPr>
          <w:tab/>
        </w:r>
        <w:r w:rsidRPr="007E6792">
          <w:rPr>
            <w:u w:val="single"/>
          </w:rPr>
          <w:tab/>
        </w:r>
        <w:r w:rsidRPr="007E6792">
          <w:rPr>
            <w:u w:val="single"/>
          </w:rPr>
          <w:tab/>
        </w:r>
      </w:del>
    </w:p>
    <w:p w14:paraId="7EC76E01" w14:textId="77777777" w:rsidR="00B81535" w:rsidRPr="007E6792" w:rsidRDefault="00B81535" w:rsidP="003A10EE">
      <w:pPr>
        <w:keepNext/>
        <w:suppressAutoHyphens/>
        <w:ind w:left="4320"/>
        <w:rPr>
          <w:del w:id="338" w:author="Author"/>
          <w:u w:val="single"/>
        </w:rPr>
      </w:pPr>
      <w:del w:id="339" w:author="Author">
        <w:r w:rsidRPr="007E6792">
          <w:delText>Address:</w:delText>
        </w:r>
        <w:r w:rsidRPr="007E6792">
          <w:tab/>
        </w:r>
        <w:r w:rsidRPr="007E6792">
          <w:rPr>
            <w:u w:val="single"/>
          </w:rPr>
          <w:tab/>
        </w:r>
        <w:r w:rsidRPr="007E6792">
          <w:rPr>
            <w:u w:val="single"/>
          </w:rPr>
          <w:tab/>
        </w:r>
        <w:r w:rsidRPr="007E6792">
          <w:rPr>
            <w:u w:val="single"/>
          </w:rPr>
          <w:tab/>
        </w:r>
        <w:r w:rsidRPr="007E6792">
          <w:rPr>
            <w:u w:val="single"/>
          </w:rPr>
          <w:tab/>
        </w:r>
        <w:r w:rsidRPr="007E6792">
          <w:rPr>
            <w:u w:val="single"/>
          </w:rPr>
          <w:tab/>
        </w:r>
      </w:del>
    </w:p>
    <w:p w14:paraId="43D40F3A" w14:textId="77777777" w:rsidR="00B81535" w:rsidRPr="007E6792" w:rsidRDefault="00B81535" w:rsidP="004430D8">
      <w:pPr>
        <w:suppressAutoHyphens/>
        <w:ind w:left="5760"/>
        <w:rPr>
          <w:del w:id="340" w:author="Author"/>
          <w:u w:val="single"/>
        </w:rPr>
      </w:pPr>
      <w:del w:id="341" w:author="Author">
        <w:r w:rsidRPr="007E6792">
          <w:rPr>
            <w:u w:val="single"/>
          </w:rPr>
          <w:tab/>
        </w:r>
        <w:r w:rsidRPr="007E6792">
          <w:rPr>
            <w:u w:val="single"/>
          </w:rPr>
          <w:tab/>
        </w:r>
        <w:r w:rsidRPr="007E6792">
          <w:rPr>
            <w:u w:val="single"/>
          </w:rPr>
          <w:tab/>
        </w:r>
        <w:r w:rsidRPr="007E6792">
          <w:rPr>
            <w:u w:val="single"/>
          </w:rPr>
          <w:tab/>
        </w:r>
        <w:r w:rsidRPr="007E6792">
          <w:rPr>
            <w:u w:val="single"/>
          </w:rPr>
          <w:tab/>
        </w:r>
      </w:del>
    </w:p>
    <w:p w14:paraId="28B2470E" w14:textId="69D5B4FE" w:rsidR="00B81535" w:rsidRPr="007D5BDC" w:rsidRDefault="00B81535" w:rsidP="003A10EE">
      <w:pPr>
        <w:keepNext/>
        <w:suppressAutoHyphens/>
        <w:spacing w:before="240" w:after="360"/>
        <w:ind w:left="4320"/>
        <w:rPr>
          <w:del w:id="342" w:author="Author"/>
          <w:b/>
        </w:rPr>
      </w:pPr>
      <w:del w:id="343" w:author="Author">
        <w:r w:rsidRPr="007D5BDC">
          <w:rPr>
            <w:b/>
          </w:rPr>
          <w:delText>[OTHER KEY PRINCIPALS:</w:delText>
        </w:r>
      </w:del>
    </w:p>
    <w:p w14:paraId="5A5CB83B" w14:textId="77777777" w:rsidR="00B81535" w:rsidRPr="007E6792" w:rsidRDefault="00B81535" w:rsidP="003A10EE">
      <w:pPr>
        <w:keepNext/>
        <w:suppressAutoHyphens/>
        <w:ind w:left="4320"/>
        <w:rPr>
          <w:del w:id="344" w:author="Author"/>
          <w:spacing w:val="-9"/>
          <w:u w:val="single"/>
        </w:rPr>
      </w:pPr>
      <w:del w:id="345" w:author="Author">
        <w:r w:rsidRPr="007E6792">
          <w:rPr>
            <w:spacing w:val="-9"/>
          </w:rPr>
          <w:delText>By:</w:delText>
        </w:r>
        <w:r w:rsidRPr="007E6792">
          <w:rPr>
            <w:spacing w:val="-9"/>
          </w:rPr>
          <w:tab/>
        </w:r>
        <w:r w:rsidRPr="007E6792">
          <w:rPr>
            <w:spacing w:val="-9"/>
            <w:u w:val="single"/>
          </w:rPr>
          <w:tab/>
        </w:r>
        <w:r w:rsidRPr="007E6792">
          <w:rPr>
            <w:spacing w:val="-9"/>
            <w:u w:val="single"/>
          </w:rPr>
          <w:tab/>
        </w:r>
        <w:r w:rsidRPr="007E6792">
          <w:rPr>
            <w:spacing w:val="-9"/>
            <w:u w:val="single"/>
          </w:rPr>
          <w:tab/>
        </w:r>
        <w:r w:rsidRPr="007E6792">
          <w:rPr>
            <w:spacing w:val="-9"/>
            <w:u w:val="single"/>
          </w:rPr>
          <w:tab/>
        </w:r>
        <w:r w:rsidRPr="007E6792">
          <w:rPr>
            <w:spacing w:val="-9"/>
            <w:u w:val="single"/>
          </w:rPr>
          <w:tab/>
        </w:r>
        <w:r w:rsidRPr="007E6792">
          <w:rPr>
            <w:spacing w:val="-9"/>
          </w:rPr>
          <w:delText>(SEAL)</w:delText>
        </w:r>
      </w:del>
    </w:p>
    <w:p w14:paraId="32148899" w14:textId="77777777" w:rsidR="00B81535" w:rsidRPr="007E6792" w:rsidRDefault="00B81535" w:rsidP="003A10EE">
      <w:pPr>
        <w:keepNext/>
        <w:suppressAutoHyphens/>
        <w:ind w:left="4320"/>
        <w:rPr>
          <w:del w:id="346" w:author="Author"/>
          <w:u w:val="single"/>
        </w:rPr>
      </w:pPr>
      <w:del w:id="347" w:author="Author">
        <w:r w:rsidRPr="007E6792">
          <w:delText>Name:</w:delText>
        </w:r>
        <w:r w:rsidRPr="007E6792">
          <w:tab/>
        </w:r>
        <w:r w:rsidRPr="007E6792">
          <w:rPr>
            <w:u w:val="single"/>
          </w:rPr>
          <w:tab/>
        </w:r>
        <w:r w:rsidRPr="007E6792">
          <w:rPr>
            <w:u w:val="single"/>
          </w:rPr>
          <w:tab/>
        </w:r>
        <w:r w:rsidRPr="007E6792">
          <w:rPr>
            <w:u w:val="single"/>
          </w:rPr>
          <w:tab/>
        </w:r>
        <w:r w:rsidRPr="007E6792">
          <w:rPr>
            <w:u w:val="single"/>
          </w:rPr>
          <w:tab/>
        </w:r>
        <w:r w:rsidRPr="007E6792">
          <w:rPr>
            <w:u w:val="single"/>
          </w:rPr>
          <w:tab/>
        </w:r>
        <w:r w:rsidRPr="007E6792">
          <w:rPr>
            <w:u w:val="single"/>
          </w:rPr>
          <w:tab/>
        </w:r>
      </w:del>
    </w:p>
    <w:p w14:paraId="58C93544" w14:textId="77777777" w:rsidR="00B81535" w:rsidRPr="007E6792" w:rsidRDefault="00B81535" w:rsidP="003A10EE">
      <w:pPr>
        <w:keepNext/>
        <w:suppressAutoHyphens/>
        <w:ind w:left="4320"/>
        <w:rPr>
          <w:del w:id="348" w:author="Author"/>
          <w:u w:val="single"/>
        </w:rPr>
      </w:pPr>
      <w:del w:id="349" w:author="Author">
        <w:r w:rsidRPr="007E6792">
          <w:delText>Title:</w:delText>
        </w:r>
        <w:r w:rsidRPr="007E6792">
          <w:tab/>
        </w:r>
        <w:r w:rsidRPr="007E6792">
          <w:rPr>
            <w:u w:val="single"/>
          </w:rPr>
          <w:tab/>
        </w:r>
        <w:r w:rsidRPr="007E6792">
          <w:rPr>
            <w:u w:val="single"/>
          </w:rPr>
          <w:tab/>
        </w:r>
        <w:r w:rsidRPr="007E6792">
          <w:rPr>
            <w:u w:val="single"/>
          </w:rPr>
          <w:tab/>
        </w:r>
        <w:r w:rsidRPr="007E6792">
          <w:rPr>
            <w:u w:val="single"/>
          </w:rPr>
          <w:tab/>
        </w:r>
        <w:r w:rsidRPr="007E6792">
          <w:rPr>
            <w:u w:val="single"/>
          </w:rPr>
          <w:tab/>
        </w:r>
        <w:r w:rsidRPr="007E6792">
          <w:rPr>
            <w:u w:val="single"/>
          </w:rPr>
          <w:tab/>
        </w:r>
      </w:del>
    </w:p>
    <w:p w14:paraId="3A0D49D2" w14:textId="77777777" w:rsidR="00B81535" w:rsidRPr="007E6792" w:rsidRDefault="00B81535" w:rsidP="003A10EE">
      <w:pPr>
        <w:keepNext/>
        <w:suppressAutoHyphens/>
        <w:ind w:left="4320"/>
        <w:rPr>
          <w:del w:id="350" w:author="Author"/>
          <w:u w:val="single"/>
        </w:rPr>
      </w:pPr>
      <w:del w:id="351" w:author="Author">
        <w:r w:rsidRPr="007E6792">
          <w:delText>Address:</w:delText>
        </w:r>
        <w:r w:rsidRPr="007E6792">
          <w:tab/>
        </w:r>
        <w:r w:rsidRPr="007E6792">
          <w:rPr>
            <w:u w:val="single"/>
          </w:rPr>
          <w:tab/>
        </w:r>
        <w:r w:rsidRPr="007E6792">
          <w:rPr>
            <w:u w:val="single"/>
          </w:rPr>
          <w:tab/>
        </w:r>
        <w:r w:rsidRPr="007E6792">
          <w:rPr>
            <w:u w:val="single"/>
          </w:rPr>
          <w:tab/>
        </w:r>
        <w:r w:rsidRPr="007E6792">
          <w:rPr>
            <w:u w:val="single"/>
          </w:rPr>
          <w:tab/>
        </w:r>
        <w:r w:rsidRPr="007E6792">
          <w:rPr>
            <w:u w:val="single"/>
          </w:rPr>
          <w:tab/>
        </w:r>
      </w:del>
    </w:p>
    <w:p w14:paraId="2AD5C825" w14:textId="77777777" w:rsidR="00B81535" w:rsidRPr="007E6792" w:rsidRDefault="00B81535" w:rsidP="003A10EE">
      <w:pPr>
        <w:keepNext/>
        <w:suppressAutoHyphens/>
        <w:spacing w:after="360"/>
        <w:ind w:left="5760"/>
        <w:rPr>
          <w:del w:id="352" w:author="Author"/>
          <w:u w:val="single"/>
        </w:rPr>
      </w:pPr>
      <w:del w:id="353" w:author="Author">
        <w:r w:rsidRPr="007E6792">
          <w:rPr>
            <w:u w:val="single"/>
          </w:rPr>
          <w:tab/>
        </w:r>
        <w:r w:rsidRPr="007E6792">
          <w:rPr>
            <w:u w:val="single"/>
          </w:rPr>
          <w:tab/>
        </w:r>
        <w:r w:rsidRPr="007E6792">
          <w:rPr>
            <w:u w:val="single"/>
          </w:rPr>
          <w:tab/>
        </w:r>
        <w:r w:rsidRPr="007E6792">
          <w:rPr>
            <w:u w:val="single"/>
          </w:rPr>
          <w:tab/>
        </w:r>
        <w:r w:rsidRPr="007E6792">
          <w:rPr>
            <w:u w:val="single"/>
          </w:rPr>
          <w:tab/>
        </w:r>
      </w:del>
    </w:p>
    <w:p w14:paraId="666BF886" w14:textId="77777777" w:rsidR="00B81535" w:rsidRPr="007E6792" w:rsidRDefault="00B81535" w:rsidP="003A10EE">
      <w:pPr>
        <w:keepNext/>
        <w:suppressAutoHyphens/>
        <w:ind w:left="4320"/>
        <w:rPr>
          <w:del w:id="354" w:author="Author"/>
          <w:spacing w:val="-9"/>
          <w:u w:val="single"/>
        </w:rPr>
      </w:pPr>
      <w:del w:id="355" w:author="Author">
        <w:r w:rsidRPr="007E6792">
          <w:rPr>
            <w:spacing w:val="-9"/>
          </w:rPr>
          <w:delText>By:</w:delText>
        </w:r>
        <w:r w:rsidRPr="007E6792">
          <w:rPr>
            <w:spacing w:val="-9"/>
          </w:rPr>
          <w:tab/>
        </w:r>
        <w:r w:rsidRPr="007E6792">
          <w:rPr>
            <w:spacing w:val="-9"/>
            <w:u w:val="single"/>
          </w:rPr>
          <w:tab/>
        </w:r>
        <w:r w:rsidRPr="007E6792">
          <w:rPr>
            <w:spacing w:val="-9"/>
            <w:u w:val="single"/>
          </w:rPr>
          <w:tab/>
        </w:r>
        <w:r w:rsidRPr="007E6792">
          <w:rPr>
            <w:spacing w:val="-9"/>
            <w:u w:val="single"/>
          </w:rPr>
          <w:tab/>
        </w:r>
        <w:r w:rsidRPr="007E6792">
          <w:rPr>
            <w:spacing w:val="-9"/>
            <w:u w:val="single"/>
          </w:rPr>
          <w:tab/>
        </w:r>
        <w:r w:rsidRPr="007E6792">
          <w:rPr>
            <w:spacing w:val="-9"/>
            <w:u w:val="single"/>
          </w:rPr>
          <w:tab/>
        </w:r>
        <w:r w:rsidRPr="007E6792">
          <w:rPr>
            <w:spacing w:val="-9"/>
          </w:rPr>
          <w:delText>(SEAL)</w:delText>
        </w:r>
      </w:del>
    </w:p>
    <w:p w14:paraId="572A18A6" w14:textId="77777777" w:rsidR="00B81535" w:rsidRPr="007E6792" w:rsidRDefault="00B81535" w:rsidP="003A10EE">
      <w:pPr>
        <w:keepNext/>
        <w:suppressAutoHyphens/>
        <w:ind w:left="4320"/>
        <w:rPr>
          <w:del w:id="356" w:author="Author"/>
          <w:u w:val="single"/>
        </w:rPr>
      </w:pPr>
      <w:del w:id="357" w:author="Author">
        <w:r w:rsidRPr="007E6792">
          <w:delText>Name:</w:delText>
        </w:r>
        <w:r w:rsidRPr="007E6792">
          <w:tab/>
        </w:r>
        <w:r w:rsidRPr="007E6792">
          <w:rPr>
            <w:u w:val="single"/>
          </w:rPr>
          <w:tab/>
        </w:r>
        <w:r w:rsidRPr="007E6792">
          <w:rPr>
            <w:u w:val="single"/>
          </w:rPr>
          <w:tab/>
        </w:r>
        <w:r w:rsidRPr="007E6792">
          <w:rPr>
            <w:u w:val="single"/>
          </w:rPr>
          <w:tab/>
        </w:r>
        <w:r w:rsidRPr="007E6792">
          <w:rPr>
            <w:u w:val="single"/>
          </w:rPr>
          <w:tab/>
        </w:r>
        <w:r w:rsidRPr="007E6792">
          <w:rPr>
            <w:u w:val="single"/>
          </w:rPr>
          <w:tab/>
        </w:r>
        <w:r w:rsidRPr="007E6792">
          <w:rPr>
            <w:u w:val="single"/>
          </w:rPr>
          <w:tab/>
        </w:r>
      </w:del>
    </w:p>
    <w:p w14:paraId="05008EB2" w14:textId="77777777" w:rsidR="00B81535" w:rsidRPr="007E6792" w:rsidRDefault="00B81535" w:rsidP="003A10EE">
      <w:pPr>
        <w:keepNext/>
        <w:suppressAutoHyphens/>
        <w:ind w:left="4320"/>
        <w:rPr>
          <w:del w:id="358" w:author="Author"/>
          <w:u w:val="single"/>
        </w:rPr>
      </w:pPr>
      <w:del w:id="359" w:author="Author">
        <w:r w:rsidRPr="007E6792">
          <w:delText>Title:</w:delText>
        </w:r>
        <w:r w:rsidRPr="007E6792">
          <w:tab/>
        </w:r>
        <w:r w:rsidRPr="007E6792">
          <w:rPr>
            <w:u w:val="single"/>
          </w:rPr>
          <w:tab/>
        </w:r>
        <w:r w:rsidRPr="007E6792">
          <w:rPr>
            <w:u w:val="single"/>
          </w:rPr>
          <w:tab/>
        </w:r>
        <w:r w:rsidRPr="007E6792">
          <w:rPr>
            <w:u w:val="single"/>
          </w:rPr>
          <w:tab/>
        </w:r>
        <w:r w:rsidRPr="007E6792">
          <w:rPr>
            <w:u w:val="single"/>
          </w:rPr>
          <w:tab/>
        </w:r>
        <w:r w:rsidRPr="007E6792">
          <w:rPr>
            <w:u w:val="single"/>
          </w:rPr>
          <w:tab/>
        </w:r>
        <w:r w:rsidRPr="007E6792">
          <w:rPr>
            <w:u w:val="single"/>
          </w:rPr>
          <w:tab/>
        </w:r>
      </w:del>
    </w:p>
    <w:p w14:paraId="016EF5D8" w14:textId="77777777" w:rsidR="00B81535" w:rsidRPr="007E6792" w:rsidRDefault="00B81535" w:rsidP="003A10EE">
      <w:pPr>
        <w:keepNext/>
        <w:suppressAutoHyphens/>
        <w:ind w:left="4320"/>
        <w:rPr>
          <w:del w:id="360" w:author="Author"/>
          <w:u w:val="single"/>
        </w:rPr>
      </w:pPr>
      <w:del w:id="361" w:author="Author">
        <w:r w:rsidRPr="007E6792">
          <w:delText>Address:</w:delText>
        </w:r>
        <w:r w:rsidRPr="007E6792">
          <w:tab/>
        </w:r>
        <w:r w:rsidRPr="007E6792">
          <w:rPr>
            <w:u w:val="single"/>
          </w:rPr>
          <w:tab/>
        </w:r>
        <w:r w:rsidRPr="007E6792">
          <w:rPr>
            <w:u w:val="single"/>
          </w:rPr>
          <w:tab/>
        </w:r>
        <w:r w:rsidRPr="007E6792">
          <w:rPr>
            <w:u w:val="single"/>
          </w:rPr>
          <w:tab/>
        </w:r>
        <w:r w:rsidRPr="007E6792">
          <w:rPr>
            <w:u w:val="single"/>
          </w:rPr>
          <w:tab/>
        </w:r>
        <w:r w:rsidRPr="007E6792">
          <w:rPr>
            <w:u w:val="single"/>
          </w:rPr>
          <w:tab/>
        </w:r>
      </w:del>
    </w:p>
    <w:p w14:paraId="18DA1545" w14:textId="77777777" w:rsidR="00D91504" w:rsidRPr="007D5BDC" w:rsidRDefault="00B81535" w:rsidP="007D5BDC">
      <w:pPr>
        <w:suppressAutoHyphens/>
        <w:spacing w:after="360"/>
        <w:ind w:left="5760" w:right="-115"/>
        <w:rPr>
          <w:del w:id="362" w:author="Author"/>
          <w:b/>
        </w:rPr>
      </w:pPr>
      <w:del w:id="363" w:author="Author">
        <w:r w:rsidRPr="007E6792">
          <w:rPr>
            <w:u w:val="single"/>
          </w:rPr>
          <w:tab/>
        </w:r>
        <w:r w:rsidRPr="007E6792">
          <w:rPr>
            <w:u w:val="single"/>
          </w:rPr>
          <w:tab/>
        </w:r>
        <w:r w:rsidRPr="007E6792">
          <w:rPr>
            <w:u w:val="single"/>
          </w:rPr>
          <w:tab/>
        </w:r>
        <w:r w:rsidRPr="007E6792">
          <w:rPr>
            <w:u w:val="single"/>
          </w:rPr>
          <w:tab/>
        </w:r>
        <w:r w:rsidRPr="007E6792">
          <w:rPr>
            <w:u w:val="single"/>
          </w:rPr>
          <w:tab/>
        </w:r>
        <w:r w:rsidRPr="007D5BDC">
          <w:rPr>
            <w:b/>
          </w:rPr>
          <w:delText>]</w:delText>
        </w:r>
      </w:del>
    </w:p>
    <w:p w14:paraId="016EBB95" w14:textId="77777777" w:rsidR="00B81535" w:rsidRPr="007D5BDC" w:rsidRDefault="00B81535" w:rsidP="003A10EE">
      <w:pPr>
        <w:keepNext/>
        <w:suppressAutoHyphens/>
        <w:spacing w:after="360"/>
        <w:ind w:left="4320"/>
        <w:rPr>
          <w:del w:id="364" w:author="Author"/>
          <w:b/>
        </w:rPr>
      </w:pPr>
      <w:del w:id="365" w:author="Author">
        <w:r w:rsidRPr="007D5BDC">
          <w:rPr>
            <w:b/>
          </w:rPr>
          <w:delText>FANNIE MAE</w:delText>
        </w:r>
        <w:r w:rsidRPr="003A10EE">
          <w:rPr>
            <w:bCs/>
          </w:rPr>
          <w:delText>:</w:delText>
        </w:r>
      </w:del>
    </w:p>
    <w:p w14:paraId="101EF4FF" w14:textId="77777777" w:rsidR="00B81535" w:rsidRPr="007E6792" w:rsidRDefault="00B81535" w:rsidP="003A10EE">
      <w:pPr>
        <w:keepNext/>
        <w:suppressAutoHyphens/>
        <w:ind w:left="4320"/>
        <w:rPr>
          <w:del w:id="366" w:author="Author"/>
          <w:spacing w:val="-9"/>
          <w:u w:val="single"/>
        </w:rPr>
      </w:pPr>
      <w:del w:id="367" w:author="Author">
        <w:r w:rsidRPr="007E6792">
          <w:rPr>
            <w:spacing w:val="-9"/>
          </w:rPr>
          <w:delText>By:</w:delText>
        </w:r>
        <w:r w:rsidRPr="007E6792">
          <w:rPr>
            <w:spacing w:val="-9"/>
          </w:rPr>
          <w:tab/>
        </w:r>
        <w:r w:rsidRPr="007E6792">
          <w:rPr>
            <w:spacing w:val="-9"/>
            <w:u w:val="single"/>
          </w:rPr>
          <w:tab/>
        </w:r>
        <w:r w:rsidRPr="007E6792">
          <w:rPr>
            <w:spacing w:val="-9"/>
            <w:u w:val="single"/>
          </w:rPr>
          <w:tab/>
        </w:r>
        <w:r w:rsidRPr="007E6792">
          <w:rPr>
            <w:spacing w:val="-9"/>
            <w:u w:val="single"/>
          </w:rPr>
          <w:tab/>
        </w:r>
        <w:r w:rsidRPr="007E6792">
          <w:rPr>
            <w:spacing w:val="-9"/>
            <w:u w:val="single"/>
          </w:rPr>
          <w:tab/>
        </w:r>
        <w:r w:rsidRPr="007E6792">
          <w:rPr>
            <w:spacing w:val="-9"/>
            <w:u w:val="single"/>
          </w:rPr>
          <w:tab/>
        </w:r>
        <w:r w:rsidRPr="007E6792">
          <w:rPr>
            <w:spacing w:val="-9"/>
          </w:rPr>
          <w:delText>(SEAL)</w:delText>
        </w:r>
      </w:del>
    </w:p>
    <w:p w14:paraId="0EA99CC4" w14:textId="77777777" w:rsidR="00B81535" w:rsidRPr="007E6792" w:rsidRDefault="00B81535" w:rsidP="003A10EE">
      <w:pPr>
        <w:keepNext/>
        <w:suppressAutoHyphens/>
        <w:ind w:left="4320"/>
        <w:rPr>
          <w:del w:id="368" w:author="Author"/>
          <w:u w:val="single"/>
        </w:rPr>
      </w:pPr>
      <w:del w:id="369" w:author="Author">
        <w:r w:rsidRPr="007E6792">
          <w:delText>Name:</w:delText>
        </w:r>
        <w:r w:rsidRPr="007E6792">
          <w:tab/>
        </w:r>
        <w:r w:rsidRPr="007E6792">
          <w:rPr>
            <w:u w:val="single"/>
          </w:rPr>
          <w:tab/>
        </w:r>
        <w:r w:rsidRPr="007E6792">
          <w:rPr>
            <w:u w:val="single"/>
          </w:rPr>
          <w:tab/>
        </w:r>
        <w:r w:rsidRPr="007E6792">
          <w:rPr>
            <w:u w:val="single"/>
          </w:rPr>
          <w:tab/>
        </w:r>
        <w:r w:rsidRPr="007E6792">
          <w:rPr>
            <w:u w:val="single"/>
          </w:rPr>
          <w:tab/>
        </w:r>
        <w:r w:rsidRPr="007E6792">
          <w:rPr>
            <w:u w:val="single"/>
          </w:rPr>
          <w:tab/>
        </w:r>
        <w:r w:rsidRPr="007E6792">
          <w:rPr>
            <w:u w:val="single"/>
          </w:rPr>
          <w:tab/>
        </w:r>
      </w:del>
    </w:p>
    <w:p w14:paraId="1BEFC26E" w14:textId="77777777" w:rsidR="00B81535" w:rsidRPr="007E6792" w:rsidRDefault="00B81535" w:rsidP="003A10EE">
      <w:pPr>
        <w:keepNext/>
        <w:suppressAutoHyphens/>
        <w:ind w:left="4320"/>
        <w:rPr>
          <w:del w:id="370" w:author="Author"/>
          <w:u w:val="single"/>
        </w:rPr>
      </w:pPr>
      <w:del w:id="371" w:author="Author">
        <w:r w:rsidRPr="007E6792">
          <w:delText>Title:</w:delText>
        </w:r>
        <w:r w:rsidRPr="007E6792">
          <w:tab/>
        </w:r>
        <w:r w:rsidRPr="007E6792">
          <w:rPr>
            <w:u w:val="single"/>
          </w:rPr>
          <w:tab/>
        </w:r>
        <w:r w:rsidRPr="007E6792">
          <w:rPr>
            <w:u w:val="single"/>
          </w:rPr>
          <w:tab/>
        </w:r>
        <w:r w:rsidRPr="007E6792">
          <w:rPr>
            <w:u w:val="single"/>
          </w:rPr>
          <w:tab/>
        </w:r>
        <w:r w:rsidRPr="007E6792">
          <w:rPr>
            <w:u w:val="single"/>
          </w:rPr>
          <w:tab/>
        </w:r>
        <w:r w:rsidRPr="007E6792">
          <w:rPr>
            <w:u w:val="single"/>
          </w:rPr>
          <w:tab/>
        </w:r>
        <w:r w:rsidRPr="007E6792">
          <w:rPr>
            <w:u w:val="single"/>
          </w:rPr>
          <w:tab/>
        </w:r>
      </w:del>
    </w:p>
    <w:p w14:paraId="59C2AAAC" w14:textId="0B6CDE5A" w:rsidR="004E151E" w:rsidRDefault="003A10EE" w:rsidP="003A10EE">
      <w:pPr>
        <w:keepNext/>
        <w:suppressAutoHyphens/>
        <w:ind w:left="4320"/>
        <w:rPr>
          <w:del w:id="372" w:author="Author"/>
        </w:rPr>
      </w:pPr>
      <w:del w:id="373" w:author="Author">
        <w:r>
          <w:delText>Address:</w:delText>
        </w:r>
        <w:r>
          <w:tab/>
        </w:r>
        <w:r w:rsidR="004E151E">
          <w:delText>Fannie Mae (Multifamily)</w:delText>
        </w:r>
      </w:del>
    </w:p>
    <w:p w14:paraId="1C1A7AC1" w14:textId="77777777" w:rsidR="004E151E" w:rsidRDefault="004E151E" w:rsidP="003A10EE">
      <w:pPr>
        <w:keepNext/>
        <w:suppressAutoHyphens/>
        <w:ind w:left="5760"/>
        <w:rPr>
          <w:del w:id="374" w:author="Author"/>
        </w:rPr>
      </w:pPr>
      <w:del w:id="375" w:author="Author">
        <w:r>
          <w:delText>Certification and Custody</w:delText>
        </w:r>
      </w:del>
    </w:p>
    <w:p w14:paraId="3EE3F1AA" w14:textId="77777777" w:rsidR="004E151E" w:rsidRDefault="004E151E" w:rsidP="003A10EE">
      <w:pPr>
        <w:keepNext/>
        <w:suppressAutoHyphens/>
        <w:ind w:left="5760"/>
        <w:rPr>
          <w:del w:id="376" w:author="Author"/>
        </w:rPr>
      </w:pPr>
      <w:del w:id="377" w:author="Author">
        <w:r>
          <w:delText>Document Delivery Facility (DDF)</w:delText>
        </w:r>
      </w:del>
    </w:p>
    <w:p w14:paraId="49BADF66" w14:textId="77777777" w:rsidR="004E151E" w:rsidRDefault="004E151E" w:rsidP="003A10EE">
      <w:pPr>
        <w:keepNext/>
        <w:suppressAutoHyphens/>
        <w:ind w:left="5760"/>
        <w:rPr>
          <w:del w:id="378" w:author="Author"/>
        </w:rPr>
      </w:pPr>
      <w:del w:id="379" w:author="Author">
        <w:r>
          <w:delText>21240 Ridgetop Circle</w:delText>
        </w:r>
      </w:del>
    </w:p>
    <w:p w14:paraId="21192153" w14:textId="77777777" w:rsidR="004E151E" w:rsidRDefault="004E151E" w:rsidP="003A10EE">
      <w:pPr>
        <w:suppressAutoHyphens/>
        <w:ind w:left="5760"/>
        <w:rPr>
          <w:del w:id="380" w:author="Author"/>
        </w:rPr>
      </w:pPr>
      <w:del w:id="381" w:author="Author">
        <w:r>
          <w:delText>Sterling, VA 20166</w:delText>
        </w:r>
      </w:del>
    </w:p>
    <w:p w14:paraId="369A1528" w14:textId="77777777" w:rsidR="007B2C59" w:rsidRDefault="00F179C9" w:rsidP="004E151E">
      <w:pPr>
        <w:suppressAutoHyphens/>
        <w:spacing w:before="360" w:after="240"/>
        <w:jc w:val="center"/>
        <w:rPr>
          <w:del w:id="382" w:author="Author"/>
          <w:b/>
        </w:rPr>
      </w:pPr>
      <w:del w:id="383" w:author="Author">
        <w:r w:rsidRPr="007E6792">
          <w:rPr>
            <w:b/>
          </w:rPr>
          <w:delText>[ADD NOTARY PROVISIONS]</w:delText>
        </w:r>
      </w:del>
    </w:p>
    <w:p w14:paraId="502A62BE" w14:textId="77777777" w:rsidR="00F179C9" w:rsidRPr="007E6792" w:rsidRDefault="00F179C9" w:rsidP="004430D8">
      <w:pPr>
        <w:suppressAutoHyphens/>
        <w:spacing w:after="240"/>
        <w:jc w:val="center"/>
        <w:rPr>
          <w:del w:id="384" w:author="Author"/>
          <w:b/>
        </w:rPr>
      </w:pPr>
    </w:p>
    <w:p w14:paraId="051AEA3E" w14:textId="77777777" w:rsidR="00F179C9" w:rsidRPr="007E6792" w:rsidRDefault="00F179C9" w:rsidP="004430D8">
      <w:pPr>
        <w:suppressAutoHyphens/>
        <w:spacing w:after="240"/>
        <w:jc w:val="center"/>
        <w:rPr>
          <w:del w:id="385" w:author="Author"/>
        </w:rPr>
        <w:sectPr w:rsidR="00F179C9" w:rsidRPr="007E6792" w:rsidSect="00732520">
          <w:footerReference w:type="default" r:id="rId12"/>
          <w:headerReference w:type="first" r:id="rId13"/>
          <w:footerReference w:type="first" r:id="rId14"/>
          <w:endnotePr>
            <w:numFmt w:val="decimal"/>
          </w:endnotePr>
          <w:pgSz w:w="12240" w:h="15840" w:code="1"/>
          <w:pgMar w:top="1440" w:right="1440" w:bottom="1440" w:left="1440" w:header="720" w:footer="720" w:gutter="0"/>
          <w:pgNumType w:start="1"/>
          <w:cols w:space="720"/>
          <w:noEndnote/>
          <w:titlePg/>
          <w:docGrid w:linePitch="326"/>
        </w:sectPr>
      </w:pPr>
    </w:p>
    <w:p w14:paraId="7499107B" w14:textId="77777777" w:rsidR="007B2C59" w:rsidRDefault="00B81535" w:rsidP="004430D8">
      <w:pPr>
        <w:suppressAutoHyphens/>
        <w:jc w:val="center"/>
        <w:rPr>
          <w:del w:id="386" w:author="Author"/>
          <w:b/>
          <w:caps/>
        </w:rPr>
      </w:pPr>
      <w:del w:id="387" w:author="Author">
        <w:r w:rsidRPr="007E6792">
          <w:rPr>
            <w:b/>
            <w:caps/>
          </w:rPr>
          <w:delText>EXHIBIT A</w:delText>
        </w:r>
      </w:del>
    </w:p>
    <w:p w14:paraId="2F1A3539" w14:textId="77777777" w:rsidR="00B81535" w:rsidRPr="007E6792" w:rsidRDefault="00B81535" w:rsidP="004430D8">
      <w:pPr>
        <w:suppressAutoHyphens/>
        <w:jc w:val="center"/>
        <w:rPr>
          <w:del w:id="388" w:author="Author"/>
          <w:b/>
          <w:caps/>
        </w:rPr>
      </w:pPr>
      <w:del w:id="389" w:author="Author">
        <w:r w:rsidRPr="007E6792">
          <w:rPr>
            <w:b/>
            <w:caps/>
          </w:rPr>
          <w:delText>to</w:delText>
        </w:r>
      </w:del>
    </w:p>
    <w:p w14:paraId="1B788CF9" w14:textId="77777777" w:rsidR="007D5BDC" w:rsidRDefault="007D5BDC" w:rsidP="007D5BDC">
      <w:pPr>
        <w:tabs>
          <w:tab w:val="center" w:pos="4680"/>
        </w:tabs>
        <w:suppressAutoHyphens/>
        <w:jc w:val="center"/>
        <w:rPr>
          <w:del w:id="390" w:author="Author"/>
          <w:b/>
        </w:rPr>
      </w:pPr>
      <w:del w:id="391" w:author="Author">
        <w:r w:rsidRPr="007E6792">
          <w:rPr>
            <w:b/>
          </w:rPr>
          <w:delText>ASSUMPTION AND RELEASE AGREEMENT</w:delText>
        </w:r>
      </w:del>
    </w:p>
    <w:p w14:paraId="7AC4E7F2" w14:textId="77777777" w:rsidR="007D5BDC" w:rsidRDefault="007D5BDC" w:rsidP="007D5BDC">
      <w:pPr>
        <w:tabs>
          <w:tab w:val="center" w:pos="4680"/>
        </w:tabs>
        <w:suppressAutoHyphens/>
        <w:jc w:val="center"/>
        <w:rPr>
          <w:del w:id="392" w:author="Author"/>
          <w:b/>
        </w:rPr>
      </w:pPr>
      <w:del w:id="393" w:author="Author">
        <w:r>
          <w:rPr>
            <w:b/>
          </w:rPr>
          <w:delText>(KEY PRINCIPAL TRANSFER)</w:delText>
        </w:r>
      </w:del>
    </w:p>
    <w:p w14:paraId="6F0337A8" w14:textId="77777777" w:rsidR="007D5BDC" w:rsidRPr="0069514E" w:rsidRDefault="007A3CE9" w:rsidP="007D5BDC">
      <w:pPr>
        <w:tabs>
          <w:tab w:val="center" w:pos="4680"/>
        </w:tabs>
        <w:suppressAutoHyphens/>
        <w:spacing w:after="360"/>
        <w:jc w:val="center"/>
        <w:rPr>
          <w:del w:id="394" w:author="Author"/>
        </w:rPr>
      </w:pPr>
      <w:del w:id="395" w:author="Author">
        <w:r>
          <w:rPr>
            <w:b/>
          </w:rPr>
          <w:delText>(4000 SERIES LOAN DOCUMENTS)</w:delText>
        </w:r>
      </w:del>
    </w:p>
    <w:p w14:paraId="697B14E6" w14:textId="77777777" w:rsidR="00EE7F67" w:rsidRPr="008E469F" w:rsidRDefault="00EE7F67" w:rsidP="007D5BDC">
      <w:pPr>
        <w:suppressAutoHyphens/>
        <w:spacing w:after="240"/>
        <w:rPr>
          <w:del w:id="396" w:author="Author"/>
          <w:rFonts w:ascii="Times New Roman Bold" w:hAnsi="Times New Roman Bold"/>
          <w:b/>
          <w:caps/>
        </w:rPr>
      </w:pPr>
      <w:del w:id="397" w:author="Author">
        <w:r w:rsidRPr="008E469F">
          <w:rPr>
            <w:rFonts w:ascii="Times New Roman Bold" w:hAnsi="Times New Roman Bold"/>
            <w:b/>
            <w:caps/>
          </w:rPr>
          <w:delText>[DRAFTING NOTE: Insert Mortgaged Property description used in the Security Instrument]</w:delText>
        </w:r>
      </w:del>
    </w:p>
    <w:p w14:paraId="31DDB8E9" w14:textId="77777777" w:rsidR="007B2C59" w:rsidRDefault="007B2C59" w:rsidP="00EE7F67">
      <w:pPr>
        <w:tabs>
          <w:tab w:val="center" w:pos="4680"/>
        </w:tabs>
        <w:suppressAutoHyphens/>
        <w:jc w:val="center"/>
        <w:rPr>
          <w:del w:id="398" w:author="Author"/>
          <w:b/>
          <w:spacing w:val="-3"/>
        </w:rPr>
        <w:sectPr w:rsidR="007B2C59" w:rsidSect="006D60A3">
          <w:footerReference w:type="default" r:id="rId15"/>
          <w:headerReference w:type="first" r:id="rId16"/>
          <w:footerReference w:type="first" r:id="rId17"/>
          <w:endnotePr>
            <w:numFmt w:val="decimal"/>
          </w:endnotePr>
          <w:pgSz w:w="12240" w:h="15840"/>
          <w:pgMar w:top="1440" w:right="1440" w:bottom="1440" w:left="1440" w:header="720" w:footer="720" w:gutter="0"/>
          <w:pgNumType w:start="1"/>
          <w:cols w:space="720"/>
          <w:noEndnote/>
          <w:titlePg/>
          <w:docGrid w:linePitch="326"/>
        </w:sectPr>
      </w:pPr>
    </w:p>
    <w:p w14:paraId="220B9811" w14:textId="77777777" w:rsidR="00EE7F67" w:rsidRPr="0069514E" w:rsidRDefault="00EE7F67" w:rsidP="00EE7F67">
      <w:pPr>
        <w:tabs>
          <w:tab w:val="center" w:pos="4680"/>
        </w:tabs>
        <w:suppressAutoHyphens/>
        <w:jc w:val="center"/>
        <w:rPr>
          <w:del w:id="401" w:author="Author"/>
          <w:b/>
          <w:caps/>
        </w:rPr>
      </w:pPr>
      <w:del w:id="402" w:author="Author">
        <w:r w:rsidRPr="0069514E">
          <w:rPr>
            <w:b/>
            <w:caps/>
          </w:rPr>
          <w:delText>EXHIBIT B</w:delText>
        </w:r>
      </w:del>
    </w:p>
    <w:p w14:paraId="31D57A5A" w14:textId="77777777" w:rsidR="00EE7F67" w:rsidRPr="0069514E" w:rsidRDefault="00EE7F67" w:rsidP="00EE7F67">
      <w:pPr>
        <w:suppressAutoHyphens/>
        <w:jc w:val="center"/>
        <w:rPr>
          <w:del w:id="403" w:author="Author"/>
          <w:b/>
          <w:caps/>
        </w:rPr>
      </w:pPr>
      <w:del w:id="404" w:author="Author">
        <w:r w:rsidRPr="0069514E">
          <w:rPr>
            <w:b/>
            <w:caps/>
          </w:rPr>
          <w:delText>to</w:delText>
        </w:r>
      </w:del>
    </w:p>
    <w:p w14:paraId="65C38EAF" w14:textId="77777777" w:rsidR="002457D8" w:rsidRDefault="002457D8" w:rsidP="002457D8">
      <w:pPr>
        <w:tabs>
          <w:tab w:val="center" w:pos="4680"/>
        </w:tabs>
        <w:suppressAutoHyphens/>
        <w:jc w:val="center"/>
        <w:rPr>
          <w:del w:id="405" w:author="Author"/>
          <w:b/>
        </w:rPr>
      </w:pPr>
      <w:del w:id="406" w:author="Author">
        <w:r w:rsidRPr="007E6792">
          <w:rPr>
            <w:b/>
          </w:rPr>
          <w:delText>ASSUMPTION AND RELEASE AGREEMENT</w:delText>
        </w:r>
      </w:del>
    </w:p>
    <w:p w14:paraId="1A45AE10" w14:textId="77777777" w:rsidR="002457D8" w:rsidRDefault="002457D8" w:rsidP="002457D8">
      <w:pPr>
        <w:tabs>
          <w:tab w:val="center" w:pos="4680"/>
        </w:tabs>
        <w:suppressAutoHyphens/>
        <w:jc w:val="center"/>
        <w:rPr>
          <w:del w:id="407" w:author="Author"/>
          <w:b/>
        </w:rPr>
      </w:pPr>
      <w:del w:id="408" w:author="Author">
        <w:r>
          <w:rPr>
            <w:b/>
          </w:rPr>
          <w:delText>(KEY PRINCIPAL TRANSFER)</w:delText>
        </w:r>
      </w:del>
    </w:p>
    <w:p w14:paraId="7E335128" w14:textId="77777777" w:rsidR="002457D8" w:rsidRPr="0069514E" w:rsidRDefault="007A3CE9" w:rsidP="002457D8">
      <w:pPr>
        <w:tabs>
          <w:tab w:val="center" w:pos="4680"/>
        </w:tabs>
        <w:suppressAutoHyphens/>
        <w:spacing w:after="360"/>
        <w:jc w:val="center"/>
        <w:rPr>
          <w:del w:id="409" w:author="Author"/>
        </w:rPr>
      </w:pPr>
      <w:del w:id="410" w:author="Author">
        <w:r>
          <w:rPr>
            <w:b/>
          </w:rPr>
          <w:delText>(4000 SERIES LOAN DOCUMENTS)</w:delText>
        </w:r>
      </w:del>
    </w:p>
    <w:p w14:paraId="11BD7853" w14:textId="77777777" w:rsidR="00EE7F67" w:rsidRPr="0069514E" w:rsidRDefault="00EE7F67" w:rsidP="002457D8">
      <w:pPr>
        <w:suppressAutoHyphens/>
        <w:spacing w:after="240"/>
        <w:rPr>
          <w:del w:id="411" w:author="Author"/>
          <w:b/>
          <w:caps/>
        </w:rPr>
      </w:pPr>
      <w:del w:id="412" w:author="Author">
        <w:r>
          <w:rPr>
            <w:b/>
          </w:rPr>
          <w:delText xml:space="preserve">[DRAFTING NOTE: </w:delText>
        </w:r>
        <w:r w:rsidR="004351FA">
          <w:rPr>
            <w:b/>
            <w:bCs/>
          </w:rPr>
          <w:delText xml:space="preserve">LENDER’S COUNSEL MUST PREPARE AN EXHIBIT B, WHICH INCLUDES </w:delText>
        </w:r>
        <w:r w:rsidR="004351FA">
          <w:rPr>
            <w:b/>
            <w:bCs/>
            <w:u w:val="single"/>
          </w:rPr>
          <w:delText>ALL</w:delText>
        </w:r>
        <w:r w:rsidR="004351FA">
          <w:rPr>
            <w:b/>
            <w:bCs/>
          </w:rPr>
          <w:delText xml:space="preserve"> OF THE EXECUTED LOAN DOCUMENTS.  THIS PAGE IS AN EXAMPLE ONLY.  NOTE THAT THE CERTIFICATE OF BORROWER SHOULD NOT BE LISTED AS A LOAN DOCUMENT AS A NEW ONE MUST BE EXECUTED BY TRANSFEREE IN CONNECTION WITH THE ASSUMPTION</w:delText>
        </w:r>
        <w:r>
          <w:rPr>
            <w:b/>
          </w:rPr>
          <w:delText>]</w:delText>
        </w:r>
      </w:del>
    </w:p>
    <w:p w14:paraId="2CBDC752" w14:textId="77777777" w:rsidR="007B2C59" w:rsidRDefault="00F179C9" w:rsidP="004430D8">
      <w:pPr>
        <w:suppressAutoHyphens/>
        <w:spacing w:after="240"/>
        <w:ind w:left="720" w:hanging="720"/>
        <w:rPr>
          <w:del w:id="413" w:author="Author"/>
        </w:rPr>
      </w:pPr>
      <w:del w:id="414" w:author="Author">
        <w:r w:rsidRPr="007E6792">
          <w:delText>1.</w:delText>
        </w:r>
        <w:r w:rsidRPr="007E6792">
          <w:tab/>
          <w:delText xml:space="preserve">Multifamily Note </w:delText>
        </w:r>
        <w:r w:rsidR="004F2592">
          <w:delText>dated as of</w:delText>
        </w:r>
        <w:r w:rsidRPr="007E6792">
          <w:delText xml:space="preserve"> _______________, ______, by _______________ for the benefit of _______________, [as modified by an Addendum to Note </w:delText>
        </w:r>
        <w:r w:rsidR="004F2592">
          <w:delText>dated as of</w:delText>
        </w:r>
        <w:r w:rsidRPr="007E6792">
          <w:delText xml:space="preserve"> _______________, _____].</w:delText>
        </w:r>
      </w:del>
    </w:p>
    <w:p w14:paraId="07944CFD" w14:textId="77777777" w:rsidR="00F179C9" w:rsidRPr="007E6792" w:rsidRDefault="00F179C9" w:rsidP="004430D8">
      <w:pPr>
        <w:suppressAutoHyphens/>
        <w:spacing w:after="240"/>
        <w:ind w:left="720" w:hanging="720"/>
        <w:rPr>
          <w:del w:id="415" w:author="Author"/>
        </w:rPr>
      </w:pPr>
      <w:del w:id="416" w:author="Author">
        <w:r w:rsidRPr="007E6792">
          <w:delText>2.</w:delText>
        </w:r>
        <w:r w:rsidRPr="007E6792">
          <w:tab/>
          <w:delText xml:space="preserve">[Deed of Trust] [Mortgage] [Deed to Secure Debt], Assignment of Rents and Security Agreement, [including a Rider to Multifamily Instrument,] </w:delText>
        </w:r>
        <w:r w:rsidR="004F2592">
          <w:delText>dated as of</w:delText>
        </w:r>
        <w:r w:rsidRPr="007E6792">
          <w:delText xml:space="preserve"> __</w:delText>
        </w:r>
        <w:r w:rsidR="00610705">
          <w:delText>___________, _____, by Transfer</w:delText>
        </w:r>
        <w:r w:rsidRPr="007E6792">
          <w:delText xml:space="preserve">or for the benefit of </w:delText>
        </w:r>
        <w:r w:rsidR="006D60A3">
          <w:delText>Original Lender</w:delText>
        </w:r>
        <w:r w:rsidRPr="007E6792">
          <w:delText>.</w:delText>
        </w:r>
      </w:del>
    </w:p>
    <w:p w14:paraId="5F5A423A" w14:textId="77777777" w:rsidR="00F179C9" w:rsidRPr="007E6792" w:rsidRDefault="00F179C9" w:rsidP="004430D8">
      <w:pPr>
        <w:suppressAutoHyphens/>
        <w:spacing w:after="240"/>
        <w:ind w:left="720" w:hanging="720"/>
        <w:rPr>
          <w:del w:id="417" w:author="Author"/>
        </w:rPr>
      </w:pPr>
      <w:del w:id="418" w:author="Author">
        <w:r w:rsidRPr="007E6792">
          <w:delText>3.</w:delText>
        </w:r>
        <w:r w:rsidRPr="007E6792">
          <w:tab/>
          <w:delText xml:space="preserve">Achievement Agreement </w:delText>
        </w:r>
        <w:r w:rsidR="004F2592">
          <w:delText>dated as of</w:delText>
        </w:r>
        <w:r w:rsidRPr="007E6792">
          <w:delText xml:space="preserve"> __________, _____ by and between __________________ and __________________.</w:delText>
        </w:r>
      </w:del>
    </w:p>
    <w:p w14:paraId="24AB8D61" w14:textId="77777777" w:rsidR="00F179C9" w:rsidRPr="007E6792" w:rsidRDefault="00F179C9" w:rsidP="004430D8">
      <w:pPr>
        <w:suppressAutoHyphens/>
        <w:spacing w:after="240"/>
        <w:ind w:left="720" w:hanging="720"/>
        <w:rPr>
          <w:del w:id="419" w:author="Author"/>
        </w:rPr>
      </w:pPr>
      <w:del w:id="420" w:author="Author">
        <w:r w:rsidRPr="007E6792">
          <w:delText>4.</w:delText>
        </w:r>
        <w:r w:rsidRPr="007E6792">
          <w:tab/>
          <w:delText xml:space="preserve">Replacement Reserve and Security Agreement </w:delText>
        </w:r>
        <w:r w:rsidR="004F2592">
          <w:delText>dated as of</w:delText>
        </w:r>
        <w:r w:rsidRPr="007E6792">
          <w:delText xml:space="preserve"> ___________, _____ by and between ______________ and _______________.</w:delText>
        </w:r>
      </w:del>
    </w:p>
    <w:p w14:paraId="645B81B3" w14:textId="77777777" w:rsidR="00F179C9" w:rsidRPr="007E6792" w:rsidRDefault="00F179C9" w:rsidP="004430D8">
      <w:pPr>
        <w:suppressAutoHyphens/>
        <w:spacing w:after="240"/>
        <w:ind w:left="720" w:hanging="720"/>
        <w:rPr>
          <w:del w:id="421" w:author="Author"/>
        </w:rPr>
      </w:pPr>
      <w:del w:id="422" w:author="Author">
        <w:r w:rsidRPr="007E6792">
          <w:delText>5.</w:delText>
        </w:r>
        <w:r w:rsidRPr="007E6792">
          <w:tab/>
          <w:delText xml:space="preserve">Completion/Repair and Security Agreement </w:delText>
        </w:r>
        <w:r w:rsidR="004F2592">
          <w:delText>dated as of</w:delText>
        </w:r>
        <w:r w:rsidRPr="007E6792">
          <w:delText xml:space="preserve"> __________, _____ by and between _______________ and _______________.</w:delText>
        </w:r>
      </w:del>
    </w:p>
    <w:p w14:paraId="258BAA76" w14:textId="77777777" w:rsidR="00F179C9" w:rsidRPr="007E6792" w:rsidRDefault="00F179C9" w:rsidP="004430D8">
      <w:pPr>
        <w:suppressAutoHyphens/>
        <w:spacing w:after="240"/>
        <w:ind w:left="720" w:hanging="720"/>
        <w:rPr>
          <w:del w:id="423" w:author="Author"/>
        </w:rPr>
      </w:pPr>
      <w:del w:id="424" w:author="Author">
        <w:r w:rsidRPr="007E6792">
          <w:delText>6.</w:delText>
        </w:r>
        <w:r w:rsidRPr="007E6792">
          <w:tab/>
          <w:delText xml:space="preserve">Operating Deficit Escrow Agreement, </w:delText>
        </w:r>
        <w:r w:rsidR="004F2592">
          <w:delText>dated as of</w:delText>
        </w:r>
        <w:r w:rsidRPr="007E6792">
          <w:delText xml:space="preserve"> __________, _____ by and between _______________ and _______________.</w:delText>
        </w:r>
      </w:del>
    </w:p>
    <w:p w14:paraId="7A17430F" w14:textId="77777777" w:rsidR="00F179C9" w:rsidRPr="007E6792" w:rsidRDefault="00F179C9" w:rsidP="004430D8">
      <w:pPr>
        <w:suppressAutoHyphens/>
        <w:spacing w:after="240"/>
        <w:ind w:left="720" w:hanging="720"/>
        <w:rPr>
          <w:del w:id="425" w:author="Author"/>
        </w:rPr>
      </w:pPr>
      <w:del w:id="426" w:author="Author">
        <w:r w:rsidRPr="007E6792">
          <w:delText>7.</w:delText>
        </w:r>
        <w:r w:rsidRPr="007E6792">
          <w:tab/>
          <w:delText>Assignment of Management Agreement [require a new agreement in all cases].</w:delText>
        </w:r>
      </w:del>
    </w:p>
    <w:p w14:paraId="6974A09D" w14:textId="77777777" w:rsidR="00F179C9" w:rsidRPr="007E6792" w:rsidRDefault="00F179C9" w:rsidP="004430D8">
      <w:pPr>
        <w:suppressAutoHyphens/>
        <w:spacing w:after="240"/>
        <w:ind w:left="720" w:hanging="720"/>
        <w:rPr>
          <w:del w:id="427" w:author="Author"/>
        </w:rPr>
      </w:pPr>
      <w:del w:id="428" w:author="Author">
        <w:r w:rsidRPr="007E6792">
          <w:delText>8.</w:delText>
        </w:r>
        <w:r w:rsidRPr="007E6792">
          <w:tab/>
          <w:delText xml:space="preserve">O&amp;M Agreement, </w:delText>
        </w:r>
        <w:r w:rsidR="004F2592">
          <w:delText>dated as of</w:delText>
        </w:r>
        <w:r w:rsidRPr="007E6792">
          <w:delText xml:space="preserve"> _______________, _____, by and between ____________________ and ____________________.</w:delText>
        </w:r>
      </w:del>
    </w:p>
    <w:p w14:paraId="3A42A524" w14:textId="77777777" w:rsidR="00F179C9" w:rsidRPr="00E17E61" w:rsidRDefault="00F179C9" w:rsidP="00E17E61">
      <w:pPr>
        <w:spacing w:after="0" w:line="360" w:lineRule="auto"/>
        <w:ind w:firstLine="720"/>
        <w:jc w:val="both"/>
        <w:rPr>
          <w:rFonts w:ascii="Times New Roman" w:hAnsi="Times New Roman"/>
          <w:rPrChange w:id="429" w:author="Author">
            <w:rPr>
              <w:szCs w:val="24"/>
            </w:rPr>
          </w:rPrChange>
        </w:rPr>
        <w:pPrChange w:id="430" w:author="Author">
          <w:pPr>
            <w:suppressAutoHyphens/>
            <w:spacing w:after="240"/>
            <w:ind w:left="720" w:hanging="720"/>
          </w:pPr>
        </w:pPrChange>
      </w:pPr>
      <w:del w:id="431" w:author="Author">
        <w:r w:rsidRPr="007E6792">
          <w:delText>9.</w:delText>
        </w:r>
        <w:r w:rsidRPr="007E6792">
          <w:tab/>
          <w:delText>Payment Guaranty</w:delText>
        </w:r>
        <w:r w:rsidR="007B2C59">
          <w:delText>.</w:delText>
        </w:r>
      </w:del>
    </w:p>
    <w:sectPr w:rsidR="00F179C9" w:rsidRPr="00E17E61" w:rsidSect="00E17E61">
      <w:footerReference w:type="first" r:id="rId18"/>
      <w:endnotePr>
        <w:numFmt w:val="lowerRoman"/>
      </w:endnotePr>
      <w:pgSz w:w="12240" w:h="15840"/>
      <w:pgMar w:top="1440" w:right="1440" w:bottom="1440" w:left="1440" w:header="720" w:footer="720" w:gutter="0"/>
      <w:pgNumType w:start="1"/>
      <w:cols w:space="720"/>
      <w:noEndnote w:val="0"/>
      <w:titlePg w:val="0"/>
      <w:docGrid w:linePitch="360"/>
      <w:sectPrChange w:id="449" w:author="Author">
        <w:sectPr w:rsidR="00F179C9" w:rsidRPr="00E17E61" w:rsidSect="00E17E61">
          <w:endnotePr>
            <w:numFmt w:val="decimal"/>
          </w:endnotePr>
          <w:pgMar w:top="1440" w:right="1440" w:bottom="1440" w:left="1440" w:header="720" w:footer="720" w:gutter="0"/>
          <w:pgNumType w:start="1"/>
          <w:noEndnote/>
          <w:titlePg/>
          <w:docGrid w:linePitch="326"/>
        </w:sectPr>
      </w:sectPrChang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934A441" w14:textId="77777777" w:rsidR="00B37D86" w:rsidRDefault="00B37D86" w:rsidP="00E17E61">
      <w:pPr>
        <w:spacing w:after="0" w:line="240" w:lineRule="auto"/>
        <w:pPrChange w:id="19" w:author="Author">
          <w:pPr>
            <w:spacing w:line="20" w:lineRule="exact"/>
          </w:pPr>
        </w:pPrChange>
      </w:pPr>
      <w:ins w:id="20" w:author="Author">
        <w:r>
          <w:separator/>
        </w:r>
      </w:ins>
    </w:p>
  </w:endnote>
  <w:endnote w:type="continuationSeparator" w:id="0">
    <w:p w14:paraId="5DB32F01" w14:textId="77777777" w:rsidR="00B37D86" w:rsidRDefault="00B37D86" w:rsidP="00E17E61">
      <w:pPr>
        <w:spacing w:after="0" w:line="240" w:lineRule="auto"/>
        <w:pPrChange w:id="21" w:author="Author">
          <w:pPr/>
        </w:pPrChange>
      </w:pPr>
      <w:ins w:id="22" w:author="Author">
        <w:r>
          <w:continuationSeparator/>
        </w:r>
      </w:ins>
      <w:del w:id="23" w:author="Author">
        <w:r>
          <w:delText xml:space="preserve"> </w:delText>
        </w:r>
      </w:del>
    </w:p>
  </w:endnote>
  <w:endnote w:type="continuationNotice" w:id="1">
    <w:p w14:paraId="4B8668AA" w14:textId="77777777" w:rsidR="00B37D86" w:rsidRDefault="00B37D86" w:rsidP="00E17E61">
      <w:pPr>
        <w:spacing w:after="0" w:line="240" w:lineRule="auto"/>
        <w:pPrChange w:id="24" w:author="Author">
          <w:pPr/>
        </w:pPrChange>
      </w:pPr>
      <w:del w:id="25" w:author="Author">
        <w:r>
          <w:delText xml:space="preserve"> </w:delText>
        </w:r>
      </w:del>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Bold">
    <w:altName w:val="Times New Roman"/>
    <w:panose1 w:val="020B0604020202020204"/>
    <w:charset w:val="00"/>
    <w:family w:val="roman"/>
    <w:notTrueType/>
    <w:pitch w:val="default"/>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1ED6C05" w14:textId="77777777" w:rsidR="00570EF2" w:rsidRPr="00570EF2" w:rsidRDefault="00570EF2" w:rsidP="00570EF2">
    <w:pPr>
      <w:pStyle w:val="Footer"/>
    </w:pPr>
    <w:r>
      <w:rPr>
        <w:sz w:val="16"/>
      </w:rPr>
      <w:fldChar w:fldCharType="begin"/>
    </w:r>
    <w:r>
      <w:rPr>
        <w:sz w:val="16"/>
      </w:rPr>
      <w:instrText xml:space="preserve"> DOCPROPERTY  YCFooter \* MERGEFORMAT </w:instrText>
    </w:r>
    <w:r>
      <w:rPr>
        <w:sz w:val="16"/>
      </w:rPr>
      <w:fldChar w:fldCharType="separate"/>
    </w:r>
    <w:r>
      <w:rPr>
        <w:sz w:val="16"/>
      </w:rPr>
      <w:t>22053322-v1</w:t>
    </w:r>
    <w:r>
      <w:rPr>
        <w:sz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3C741A5" w14:textId="77777777" w:rsidR="00090E34" w:rsidRDefault="00090E34" w:rsidP="007B2C59">
    <w:pPr>
      <w:rPr>
        <w:sz w:val="20"/>
      </w:rPr>
    </w:pPr>
  </w:p>
  <w:tbl>
    <w:tblPr>
      <w:tblW w:w="9600" w:type="dxa"/>
      <w:tblLook w:val="01E0" w:firstRow="1" w:lastRow="1" w:firstColumn="1" w:lastColumn="1" w:noHBand="0" w:noVBand="0"/>
    </w:tblPr>
    <w:tblGrid>
      <w:gridCol w:w="3948"/>
      <w:gridCol w:w="2460"/>
      <w:gridCol w:w="3192"/>
    </w:tblGrid>
    <w:tr w:rsidR="00090E34" w:rsidRPr="009A5216" w14:paraId="43EC35F0" w14:textId="77777777" w:rsidTr="009A5216">
      <w:tc>
        <w:tcPr>
          <w:tcW w:w="3948" w:type="dxa"/>
          <w:vAlign w:val="bottom"/>
        </w:tcPr>
        <w:p w14:paraId="2E2E216C" w14:textId="77777777" w:rsidR="00090E34" w:rsidRPr="009A5216" w:rsidRDefault="00090E34" w:rsidP="009A5216">
          <w:pPr>
            <w:pStyle w:val="Footer"/>
            <w:rPr>
              <w:b/>
              <w:sz w:val="20"/>
            </w:rPr>
          </w:pPr>
          <w:r w:rsidRPr="009A5216">
            <w:rPr>
              <w:b/>
              <w:sz w:val="20"/>
            </w:rPr>
            <w:t xml:space="preserve">Assumption and Release Agreement (Key Principal Transfer) </w:t>
          </w:r>
          <w:r w:rsidR="001F10A6" w:rsidRPr="009A5216">
            <w:rPr>
              <w:b/>
              <w:sz w:val="20"/>
            </w:rPr>
            <w:t>(</w:t>
          </w:r>
          <w:r w:rsidR="001F10A6">
            <w:rPr>
              <w:b/>
              <w:sz w:val="20"/>
            </w:rPr>
            <w:t xml:space="preserve">4000 Series </w:t>
          </w:r>
          <w:r w:rsidR="001F10A6" w:rsidRPr="009A5216">
            <w:rPr>
              <w:b/>
              <w:sz w:val="20"/>
            </w:rPr>
            <w:t>Loan Documents)</w:t>
          </w:r>
        </w:p>
      </w:tc>
      <w:tc>
        <w:tcPr>
          <w:tcW w:w="2460" w:type="dxa"/>
          <w:vAlign w:val="bottom"/>
        </w:tcPr>
        <w:p w14:paraId="3AC4F4D7" w14:textId="77777777" w:rsidR="00090E34" w:rsidRPr="009A5216" w:rsidRDefault="00090E34" w:rsidP="009A5216">
          <w:pPr>
            <w:pStyle w:val="Footer"/>
            <w:jc w:val="center"/>
            <w:rPr>
              <w:b/>
              <w:sz w:val="20"/>
            </w:rPr>
          </w:pPr>
          <w:r w:rsidRPr="009A5216">
            <w:rPr>
              <w:b/>
              <w:sz w:val="20"/>
            </w:rPr>
            <w:t xml:space="preserve">Form </w:t>
          </w:r>
          <w:r w:rsidR="004F0257">
            <w:rPr>
              <w:b/>
              <w:sz w:val="20"/>
            </w:rPr>
            <w:t>6628</w:t>
          </w:r>
        </w:p>
      </w:tc>
      <w:tc>
        <w:tcPr>
          <w:tcW w:w="3192" w:type="dxa"/>
          <w:vAlign w:val="bottom"/>
        </w:tcPr>
        <w:p w14:paraId="30F1B652" w14:textId="77777777" w:rsidR="00090E34" w:rsidRPr="009A5216" w:rsidRDefault="00090E34" w:rsidP="009A5216">
          <w:pPr>
            <w:pStyle w:val="Footer"/>
            <w:jc w:val="right"/>
            <w:rPr>
              <w:b/>
              <w:sz w:val="20"/>
            </w:rPr>
          </w:pPr>
          <w:r w:rsidRPr="009A5216">
            <w:rPr>
              <w:b/>
              <w:sz w:val="20"/>
            </w:rPr>
            <w:t xml:space="preserve">Page </w:t>
          </w:r>
          <w:r w:rsidR="00F96F93" w:rsidRPr="009A5216">
            <w:rPr>
              <w:rStyle w:val="PageNumber"/>
              <w:b/>
              <w:sz w:val="20"/>
            </w:rPr>
            <w:fldChar w:fldCharType="begin"/>
          </w:r>
          <w:r w:rsidRPr="009A5216">
            <w:rPr>
              <w:rStyle w:val="PageNumber"/>
              <w:b/>
              <w:sz w:val="20"/>
            </w:rPr>
            <w:instrText xml:space="preserve"> PAGE </w:instrText>
          </w:r>
          <w:r w:rsidR="00F96F93" w:rsidRPr="009A5216">
            <w:rPr>
              <w:rStyle w:val="PageNumber"/>
              <w:b/>
              <w:sz w:val="20"/>
            </w:rPr>
            <w:fldChar w:fldCharType="separate"/>
          </w:r>
          <w:r w:rsidR="00A02E7C">
            <w:rPr>
              <w:rStyle w:val="PageNumber"/>
              <w:b/>
              <w:noProof/>
              <w:sz w:val="20"/>
            </w:rPr>
            <w:t>2</w:t>
          </w:r>
          <w:r w:rsidR="00F96F93" w:rsidRPr="009A5216">
            <w:rPr>
              <w:rStyle w:val="PageNumber"/>
              <w:b/>
              <w:sz w:val="20"/>
            </w:rPr>
            <w:fldChar w:fldCharType="end"/>
          </w:r>
        </w:p>
      </w:tc>
    </w:tr>
    <w:tr w:rsidR="00090E34" w:rsidRPr="009A5216" w14:paraId="353A6C94" w14:textId="77777777" w:rsidTr="009A5216">
      <w:tc>
        <w:tcPr>
          <w:tcW w:w="3948" w:type="dxa"/>
          <w:vAlign w:val="bottom"/>
        </w:tcPr>
        <w:p w14:paraId="57DE2355" w14:textId="77777777" w:rsidR="00090E34" w:rsidRPr="009A5216" w:rsidRDefault="00090E34" w:rsidP="007B2C59">
          <w:pPr>
            <w:pStyle w:val="Footer"/>
            <w:rPr>
              <w:b/>
              <w:sz w:val="20"/>
            </w:rPr>
          </w:pPr>
          <w:r w:rsidRPr="009A5216">
            <w:rPr>
              <w:b/>
              <w:sz w:val="20"/>
            </w:rPr>
            <w:t>Fannie Mae</w:t>
          </w:r>
        </w:p>
      </w:tc>
      <w:tc>
        <w:tcPr>
          <w:tcW w:w="2460" w:type="dxa"/>
          <w:vAlign w:val="bottom"/>
        </w:tcPr>
        <w:p w14:paraId="7FFE6A56" w14:textId="19AF1230" w:rsidR="00090E34" w:rsidRPr="009A5216" w:rsidRDefault="004E151E" w:rsidP="009A5216">
          <w:pPr>
            <w:pStyle w:val="Footer"/>
            <w:jc w:val="center"/>
            <w:rPr>
              <w:b/>
              <w:sz w:val="20"/>
            </w:rPr>
          </w:pPr>
          <w:r>
            <w:rPr>
              <w:b/>
              <w:sz w:val="20"/>
            </w:rPr>
            <w:t>11-24</w:t>
          </w:r>
        </w:p>
      </w:tc>
      <w:tc>
        <w:tcPr>
          <w:tcW w:w="3192" w:type="dxa"/>
          <w:vAlign w:val="bottom"/>
        </w:tcPr>
        <w:p w14:paraId="5E426C1D" w14:textId="516E5305" w:rsidR="00090E34" w:rsidRPr="009A5216" w:rsidRDefault="00795099" w:rsidP="009A5216">
          <w:pPr>
            <w:pStyle w:val="Footer"/>
            <w:jc w:val="right"/>
            <w:rPr>
              <w:b/>
              <w:sz w:val="20"/>
            </w:rPr>
          </w:pPr>
          <w:r>
            <w:rPr>
              <w:b/>
              <w:sz w:val="20"/>
            </w:rPr>
            <w:t xml:space="preserve">© </w:t>
          </w:r>
          <w:r w:rsidR="004E151E">
            <w:rPr>
              <w:b/>
              <w:sz w:val="20"/>
            </w:rPr>
            <w:t>2024 Fannie</w:t>
          </w:r>
          <w:r>
            <w:rPr>
              <w:b/>
              <w:sz w:val="20"/>
            </w:rPr>
            <w:t xml:space="preserve"> Mae</w:t>
          </w:r>
        </w:p>
      </w:tc>
    </w:tr>
  </w:tbl>
  <w:p w14:paraId="1D642DA7" w14:textId="77777777" w:rsidR="00090E34" w:rsidRPr="00570EF2" w:rsidRDefault="00090E34" w:rsidP="00281BC0">
    <w:pPr>
      <w:pStyle w:val="Footer"/>
      <w:rPr>
        <w:sz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92C5E20" w14:textId="77777777" w:rsidR="00090E34" w:rsidRDefault="00090E34" w:rsidP="007B2C59">
    <w:pPr>
      <w:rPr>
        <w:sz w:val="20"/>
      </w:rPr>
    </w:pPr>
  </w:p>
  <w:tbl>
    <w:tblPr>
      <w:tblW w:w="9600" w:type="dxa"/>
      <w:tblLook w:val="01E0" w:firstRow="1" w:lastRow="1" w:firstColumn="1" w:lastColumn="1" w:noHBand="0" w:noVBand="0"/>
    </w:tblPr>
    <w:tblGrid>
      <w:gridCol w:w="3948"/>
      <w:gridCol w:w="2460"/>
      <w:gridCol w:w="3192"/>
    </w:tblGrid>
    <w:tr w:rsidR="00090E34" w:rsidRPr="009A5216" w14:paraId="6D4CAE8B" w14:textId="77777777" w:rsidTr="009A5216">
      <w:tc>
        <w:tcPr>
          <w:tcW w:w="3948" w:type="dxa"/>
          <w:vAlign w:val="bottom"/>
        </w:tcPr>
        <w:p w14:paraId="2623CC11" w14:textId="77777777" w:rsidR="00090E34" w:rsidRPr="009A5216" w:rsidRDefault="00090E34" w:rsidP="001F10A6">
          <w:pPr>
            <w:pStyle w:val="Footer"/>
            <w:rPr>
              <w:b/>
              <w:sz w:val="20"/>
            </w:rPr>
          </w:pPr>
          <w:r w:rsidRPr="009A5216">
            <w:rPr>
              <w:b/>
              <w:sz w:val="20"/>
            </w:rPr>
            <w:t>Assumption and Release Agreement (Key Principal Transfer) (</w:t>
          </w:r>
          <w:r w:rsidR="001F10A6">
            <w:rPr>
              <w:b/>
              <w:sz w:val="20"/>
            </w:rPr>
            <w:t xml:space="preserve">4000 Series </w:t>
          </w:r>
          <w:r w:rsidRPr="009A5216">
            <w:rPr>
              <w:b/>
              <w:sz w:val="20"/>
            </w:rPr>
            <w:t>Loan Documents)</w:t>
          </w:r>
        </w:p>
      </w:tc>
      <w:tc>
        <w:tcPr>
          <w:tcW w:w="2460" w:type="dxa"/>
          <w:vAlign w:val="bottom"/>
        </w:tcPr>
        <w:p w14:paraId="465864DE" w14:textId="77777777" w:rsidR="00090E34" w:rsidRPr="009A5216" w:rsidRDefault="00090E34" w:rsidP="009A5216">
          <w:pPr>
            <w:pStyle w:val="Footer"/>
            <w:jc w:val="center"/>
            <w:rPr>
              <w:b/>
              <w:sz w:val="20"/>
            </w:rPr>
          </w:pPr>
          <w:r w:rsidRPr="009A5216">
            <w:rPr>
              <w:b/>
              <w:sz w:val="20"/>
            </w:rPr>
            <w:t xml:space="preserve">Form </w:t>
          </w:r>
          <w:r w:rsidR="004F0257">
            <w:rPr>
              <w:b/>
              <w:sz w:val="20"/>
            </w:rPr>
            <w:t>6628</w:t>
          </w:r>
        </w:p>
      </w:tc>
      <w:tc>
        <w:tcPr>
          <w:tcW w:w="3192" w:type="dxa"/>
          <w:vAlign w:val="bottom"/>
        </w:tcPr>
        <w:p w14:paraId="4822776F" w14:textId="77777777" w:rsidR="00090E34" w:rsidRPr="009A5216" w:rsidRDefault="00090E34" w:rsidP="009A5216">
          <w:pPr>
            <w:pStyle w:val="Footer"/>
            <w:jc w:val="right"/>
            <w:rPr>
              <w:b/>
              <w:sz w:val="20"/>
            </w:rPr>
          </w:pPr>
          <w:r w:rsidRPr="009A5216">
            <w:rPr>
              <w:b/>
              <w:sz w:val="20"/>
            </w:rPr>
            <w:t xml:space="preserve">Page </w:t>
          </w:r>
          <w:r w:rsidR="00F96F93" w:rsidRPr="009A5216">
            <w:rPr>
              <w:rStyle w:val="PageNumber"/>
              <w:b/>
              <w:sz w:val="20"/>
            </w:rPr>
            <w:fldChar w:fldCharType="begin"/>
          </w:r>
          <w:r w:rsidRPr="009A5216">
            <w:rPr>
              <w:rStyle w:val="PageNumber"/>
              <w:b/>
              <w:sz w:val="20"/>
            </w:rPr>
            <w:instrText xml:space="preserve"> PAGE </w:instrText>
          </w:r>
          <w:r w:rsidR="00F96F93" w:rsidRPr="009A5216">
            <w:rPr>
              <w:rStyle w:val="PageNumber"/>
              <w:b/>
              <w:sz w:val="20"/>
            </w:rPr>
            <w:fldChar w:fldCharType="separate"/>
          </w:r>
          <w:r w:rsidR="00A02E7C">
            <w:rPr>
              <w:rStyle w:val="PageNumber"/>
              <w:b/>
              <w:noProof/>
              <w:sz w:val="20"/>
            </w:rPr>
            <w:t>1</w:t>
          </w:r>
          <w:r w:rsidR="00F96F93" w:rsidRPr="009A5216">
            <w:rPr>
              <w:rStyle w:val="PageNumber"/>
              <w:b/>
              <w:sz w:val="20"/>
            </w:rPr>
            <w:fldChar w:fldCharType="end"/>
          </w:r>
        </w:p>
      </w:tc>
    </w:tr>
    <w:tr w:rsidR="00090E34" w:rsidRPr="009A5216" w14:paraId="17ED6872" w14:textId="77777777" w:rsidTr="009A5216">
      <w:tc>
        <w:tcPr>
          <w:tcW w:w="3948" w:type="dxa"/>
          <w:vAlign w:val="bottom"/>
        </w:tcPr>
        <w:p w14:paraId="31D106CE" w14:textId="77777777" w:rsidR="00090E34" w:rsidRPr="009A5216" w:rsidRDefault="00090E34" w:rsidP="007B2C59">
          <w:pPr>
            <w:pStyle w:val="Footer"/>
            <w:rPr>
              <w:b/>
              <w:sz w:val="20"/>
            </w:rPr>
          </w:pPr>
          <w:r w:rsidRPr="009A5216">
            <w:rPr>
              <w:b/>
              <w:sz w:val="20"/>
            </w:rPr>
            <w:t>Fannie Mae</w:t>
          </w:r>
        </w:p>
      </w:tc>
      <w:tc>
        <w:tcPr>
          <w:tcW w:w="2460" w:type="dxa"/>
          <w:vAlign w:val="bottom"/>
        </w:tcPr>
        <w:p w14:paraId="3AFECD80" w14:textId="4167D17F" w:rsidR="00090E34" w:rsidRPr="009A5216" w:rsidRDefault="004E151E" w:rsidP="0050676A">
          <w:pPr>
            <w:pStyle w:val="Footer"/>
            <w:jc w:val="center"/>
            <w:rPr>
              <w:b/>
              <w:sz w:val="20"/>
            </w:rPr>
          </w:pPr>
          <w:r>
            <w:rPr>
              <w:b/>
              <w:sz w:val="20"/>
            </w:rPr>
            <w:t>11-24</w:t>
          </w:r>
        </w:p>
      </w:tc>
      <w:tc>
        <w:tcPr>
          <w:tcW w:w="3192" w:type="dxa"/>
          <w:vAlign w:val="bottom"/>
        </w:tcPr>
        <w:p w14:paraId="5C1E77F9" w14:textId="478132DD" w:rsidR="00090E34" w:rsidRPr="009A5216" w:rsidRDefault="00795099" w:rsidP="009A5216">
          <w:pPr>
            <w:pStyle w:val="Footer"/>
            <w:jc w:val="right"/>
            <w:rPr>
              <w:b/>
              <w:sz w:val="20"/>
            </w:rPr>
          </w:pPr>
          <w:r>
            <w:rPr>
              <w:b/>
              <w:sz w:val="20"/>
            </w:rPr>
            <w:t xml:space="preserve">© </w:t>
          </w:r>
          <w:r w:rsidR="004E151E">
            <w:rPr>
              <w:b/>
              <w:sz w:val="20"/>
            </w:rPr>
            <w:t>2024 Fannie</w:t>
          </w:r>
          <w:r>
            <w:rPr>
              <w:b/>
              <w:sz w:val="20"/>
            </w:rPr>
            <w:t xml:space="preserve"> Mae</w:t>
          </w:r>
        </w:p>
      </w:tc>
    </w:tr>
  </w:tbl>
  <w:p w14:paraId="09CCA0DA" w14:textId="77777777" w:rsidR="00090E34" w:rsidRPr="00570EF2" w:rsidRDefault="00090E34" w:rsidP="00CB6A6A">
    <w:pPr>
      <w:pStyle w:val="Footer"/>
      <w:rPr>
        <w:sz w:val="16"/>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D1CBE99" w14:textId="77777777" w:rsidR="00732520" w:rsidRDefault="00732520" w:rsidP="007B2C59">
    <w:pPr>
      <w:rPr>
        <w:sz w:val="20"/>
      </w:rPr>
    </w:pPr>
  </w:p>
  <w:tbl>
    <w:tblPr>
      <w:tblW w:w="9600" w:type="dxa"/>
      <w:tblLook w:val="01E0" w:firstRow="1" w:lastRow="1" w:firstColumn="1" w:lastColumn="1" w:noHBand="0" w:noVBand="0"/>
    </w:tblPr>
    <w:tblGrid>
      <w:gridCol w:w="3948"/>
      <w:gridCol w:w="2460"/>
      <w:gridCol w:w="3192"/>
    </w:tblGrid>
    <w:tr w:rsidR="00732520" w:rsidRPr="009A5216" w14:paraId="353E4F69" w14:textId="77777777" w:rsidTr="009A5216">
      <w:tc>
        <w:tcPr>
          <w:tcW w:w="3948" w:type="dxa"/>
          <w:vAlign w:val="bottom"/>
        </w:tcPr>
        <w:p w14:paraId="32C8EB3E" w14:textId="77777777" w:rsidR="00732520" w:rsidRPr="009A5216" w:rsidRDefault="00732520" w:rsidP="009A5216">
          <w:pPr>
            <w:pStyle w:val="Footer"/>
            <w:rPr>
              <w:b/>
              <w:sz w:val="20"/>
            </w:rPr>
          </w:pPr>
          <w:r w:rsidRPr="009A5216">
            <w:rPr>
              <w:b/>
              <w:sz w:val="20"/>
            </w:rPr>
            <w:t>Assumption and Release Agreement (Key Principal Transfer) (</w:t>
          </w:r>
          <w:r>
            <w:rPr>
              <w:b/>
              <w:sz w:val="20"/>
            </w:rPr>
            <w:t xml:space="preserve">4000 Series </w:t>
          </w:r>
          <w:r w:rsidRPr="009A5216">
            <w:rPr>
              <w:b/>
              <w:sz w:val="20"/>
            </w:rPr>
            <w:t>Loan Documents)</w:t>
          </w:r>
        </w:p>
      </w:tc>
      <w:tc>
        <w:tcPr>
          <w:tcW w:w="2460" w:type="dxa"/>
          <w:vAlign w:val="bottom"/>
        </w:tcPr>
        <w:p w14:paraId="60F5866F" w14:textId="77777777" w:rsidR="00732520" w:rsidRPr="009A5216" w:rsidRDefault="00732520" w:rsidP="009A5216">
          <w:pPr>
            <w:pStyle w:val="Footer"/>
            <w:jc w:val="center"/>
            <w:rPr>
              <w:b/>
              <w:sz w:val="20"/>
            </w:rPr>
          </w:pPr>
          <w:r w:rsidRPr="009A5216">
            <w:rPr>
              <w:b/>
              <w:sz w:val="20"/>
            </w:rPr>
            <w:t xml:space="preserve">Form </w:t>
          </w:r>
          <w:r>
            <w:rPr>
              <w:b/>
              <w:sz w:val="20"/>
            </w:rPr>
            <w:t>6628</w:t>
          </w:r>
        </w:p>
      </w:tc>
      <w:tc>
        <w:tcPr>
          <w:tcW w:w="3192" w:type="dxa"/>
          <w:vAlign w:val="bottom"/>
        </w:tcPr>
        <w:p w14:paraId="46333328" w14:textId="77777777" w:rsidR="00732520" w:rsidRPr="009A5216" w:rsidRDefault="00732520" w:rsidP="009A5216">
          <w:pPr>
            <w:pStyle w:val="Footer"/>
            <w:jc w:val="right"/>
            <w:rPr>
              <w:b/>
              <w:sz w:val="20"/>
            </w:rPr>
          </w:pPr>
          <w:r w:rsidRPr="009A5216">
            <w:rPr>
              <w:b/>
              <w:sz w:val="20"/>
            </w:rPr>
            <w:t xml:space="preserve">Page </w:t>
          </w:r>
          <w:r>
            <w:rPr>
              <w:b/>
              <w:sz w:val="20"/>
            </w:rPr>
            <w:t>S-</w:t>
          </w:r>
          <w:r w:rsidR="00F96F93" w:rsidRPr="009A5216">
            <w:rPr>
              <w:rStyle w:val="PageNumber"/>
              <w:b/>
              <w:sz w:val="20"/>
            </w:rPr>
            <w:fldChar w:fldCharType="begin"/>
          </w:r>
          <w:r w:rsidRPr="009A5216">
            <w:rPr>
              <w:rStyle w:val="PageNumber"/>
              <w:b/>
              <w:sz w:val="20"/>
            </w:rPr>
            <w:instrText xml:space="preserve"> PAGE </w:instrText>
          </w:r>
          <w:r w:rsidR="00F96F93" w:rsidRPr="009A5216">
            <w:rPr>
              <w:rStyle w:val="PageNumber"/>
              <w:b/>
              <w:sz w:val="20"/>
            </w:rPr>
            <w:fldChar w:fldCharType="separate"/>
          </w:r>
          <w:r w:rsidR="006B04D7">
            <w:rPr>
              <w:rStyle w:val="PageNumber"/>
              <w:b/>
              <w:noProof/>
              <w:sz w:val="20"/>
            </w:rPr>
            <w:t>2</w:t>
          </w:r>
          <w:r w:rsidR="00F96F93" w:rsidRPr="009A5216">
            <w:rPr>
              <w:rStyle w:val="PageNumber"/>
              <w:b/>
              <w:sz w:val="20"/>
            </w:rPr>
            <w:fldChar w:fldCharType="end"/>
          </w:r>
        </w:p>
      </w:tc>
    </w:tr>
    <w:tr w:rsidR="00732520" w:rsidRPr="009A5216" w14:paraId="302C32BD" w14:textId="77777777" w:rsidTr="009A5216">
      <w:tc>
        <w:tcPr>
          <w:tcW w:w="3948" w:type="dxa"/>
          <w:vAlign w:val="bottom"/>
        </w:tcPr>
        <w:p w14:paraId="32794CBB" w14:textId="77777777" w:rsidR="00732520" w:rsidRPr="009A5216" w:rsidRDefault="00732520" w:rsidP="007B2C59">
          <w:pPr>
            <w:pStyle w:val="Footer"/>
            <w:rPr>
              <w:b/>
              <w:sz w:val="20"/>
            </w:rPr>
          </w:pPr>
          <w:r w:rsidRPr="009A5216">
            <w:rPr>
              <w:b/>
              <w:sz w:val="20"/>
            </w:rPr>
            <w:t>Fannie Mae</w:t>
          </w:r>
        </w:p>
      </w:tc>
      <w:tc>
        <w:tcPr>
          <w:tcW w:w="2460" w:type="dxa"/>
          <w:vAlign w:val="bottom"/>
        </w:tcPr>
        <w:p w14:paraId="728176C0" w14:textId="1CC7037B" w:rsidR="00732520" w:rsidRPr="009A5216" w:rsidRDefault="004E151E" w:rsidP="009A5216">
          <w:pPr>
            <w:pStyle w:val="Footer"/>
            <w:jc w:val="center"/>
            <w:rPr>
              <w:b/>
              <w:sz w:val="20"/>
            </w:rPr>
          </w:pPr>
          <w:r>
            <w:rPr>
              <w:b/>
              <w:sz w:val="20"/>
            </w:rPr>
            <w:t>11-24</w:t>
          </w:r>
        </w:p>
      </w:tc>
      <w:tc>
        <w:tcPr>
          <w:tcW w:w="3192" w:type="dxa"/>
          <w:vAlign w:val="bottom"/>
        </w:tcPr>
        <w:p w14:paraId="6BB59544" w14:textId="1F79739F" w:rsidR="00732520" w:rsidRPr="009A5216" w:rsidRDefault="00795099" w:rsidP="009A5216">
          <w:pPr>
            <w:pStyle w:val="Footer"/>
            <w:jc w:val="right"/>
            <w:rPr>
              <w:b/>
              <w:sz w:val="20"/>
            </w:rPr>
          </w:pPr>
          <w:r>
            <w:rPr>
              <w:b/>
              <w:sz w:val="20"/>
            </w:rPr>
            <w:t xml:space="preserve">© </w:t>
          </w:r>
          <w:r w:rsidR="004E151E">
            <w:rPr>
              <w:b/>
              <w:sz w:val="20"/>
            </w:rPr>
            <w:t>2024 Fannie</w:t>
          </w:r>
          <w:r>
            <w:rPr>
              <w:b/>
              <w:sz w:val="20"/>
            </w:rPr>
            <w:t xml:space="preserve"> Mae</w:t>
          </w:r>
        </w:p>
      </w:tc>
    </w:tr>
  </w:tbl>
  <w:p w14:paraId="2AA338D4" w14:textId="77777777" w:rsidR="00732520" w:rsidRPr="00570EF2" w:rsidRDefault="00732520" w:rsidP="00AC738F">
    <w:pPr>
      <w:pStyle w:val="Footer"/>
      <w:rPr>
        <w:sz w:val="16"/>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6AE4713" w14:textId="77777777" w:rsidR="00732520" w:rsidRDefault="00732520" w:rsidP="007B2C59">
    <w:pPr>
      <w:rPr>
        <w:sz w:val="20"/>
      </w:rPr>
    </w:pPr>
  </w:p>
  <w:tbl>
    <w:tblPr>
      <w:tblW w:w="9600" w:type="dxa"/>
      <w:tblLook w:val="01E0" w:firstRow="1" w:lastRow="1" w:firstColumn="1" w:lastColumn="1" w:noHBand="0" w:noVBand="0"/>
    </w:tblPr>
    <w:tblGrid>
      <w:gridCol w:w="3948"/>
      <w:gridCol w:w="2460"/>
      <w:gridCol w:w="3192"/>
    </w:tblGrid>
    <w:tr w:rsidR="00732520" w:rsidRPr="009A5216" w14:paraId="641F6D13" w14:textId="77777777" w:rsidTr="009A5216">
      <w:tc>
        <w:tcPr>
          <w:tcW w:w="3948" w:type="dxa"/>
          <w:vAlign w:val="bottom"/>
        </w:tcPr>
        <w:p w14:paraId="16E98AA2" w14:textId="77777777" w:rsidR="00732520" w:rsidRPr="009A5216" w:rsidRDefault="00732520" w:rsidP="001F10A6">
          <w:pPr>
            <w:pStyle w:val="Footer"/>
            <w:rPr>
              <w:b/>
              <w:sz w:val="20"/>
            </w:rPr>
          </w:pPr>
          <w:r w:rsidRPr="009A5216">
            <w:rPr>
              <w:b/>
              <w:sz w:val="20"/>
            </w:rPr>
            <w:t>Assumption and Release Agreement (Key Principal Transfer) (</w:t>
          </w:r>
          <w:r>
            <w:rPr>
              <w:b/>
              <w:sz w:val="20"/>
            </w:rPr>
            <w:t xml:space="preserve">4000 Series </w:t>
          </w:r>
          <w:r w:rsidRPr="009A5216">
            <w:rPr>
              <w:b/>
              <w:sz w:val="20"/>
            </w:rPr>
            <w:t>Loan Documents)</w:t>
          </w:r>
        </w:p>
      </w:tc>
      <w:tc>
        <w:tcPr>
          <w:tcW w:w="2460" w:type="dxa"/>
          <w:vAlign w:val="bottom"/>
        </w:tcPr>
        <w:p w14:paraId="18781D87" w14:textId="77777777" w:rsidR="00732520" w:rsidRPr="009A5216" w:rsidRDefault="00732520" w:rsidP="009A5216">
          <w:pPr>
            <w:pStyle w:val="Footer"/>
            <w:jc w:val="center"/>
            <w:rPr>
              <w:b/>
              <w:sz w:val="20"/>
            </w:rPr>
          </w:pPr>
          <w:r w:rsidRPr="009A5216">
            <w:rPr>
              <w:b/>
              <w:sz w:val="20"/>
            </w:rPr>
            <w:t xml:space="preserve">Form </w:t>
          </w:r>
          <w:r>
            <w:rPr>
              <w:b/>
              <w:sz w:val="20"/>
            </w:rPr>
            <w:t>6628</w:t>
          </w:r>
        </w:p>
      </w:tc>
      <w:tc>
        <w:tcPr>
          <w:tcW w:w="3192" w:type="dxa"/>
          <w:vAlign w:val="bottom"/>
        </w:tcPr>
        <w:p w14:paraId="5311921E" w14:textId="77777777" w:rsidR="00732520" w:rsidRPr="009A5216" w:rsidRDefault="00732520" w:rsidP="009A5216">
          <w:pPr>
            <w:pStyle w:val="Footer"/>
            <w:jc w:val="right"/>
            <w:rPr>
              <w:b/>
              <w:sz w:val="20"/>
            </w:rPr>
          </w:pPr>
          <w:r w:rsidRPr="009A5216">
            <w:rPr>
              <w:b/>
              <w:sz w:val="20"/>
            </w:rPr>
            <w:t xml:space="preserve">Page </w:t>
          </w:r>
          <w:r>
            <w:rPr>
              <w:b/>
              <w:sz w:val="20"/>
            </w:rPr>
            <w:t>S-</w:t>
          </w:r>
          <w:r w:rsidR="00F96F93" w:rsidRPr="009A5216">
            <w:rPr>
              <w:rStyle w:val="PageNumber"/>
              <w:b/>
              <w:sz w:val="20"/>
            </w:rPr>
            <w:fldChar w:fldCharType="begin"/>
          </w:r>
          <w:r w:rsidRPr="009A5216">
            <w:rPr>
              <w:rStyle w:val="PageNumber"/>
              <w:b/>
              <w:sz w:val="20"/>
            </w:rPr>
            <w:instrText xml:space="preserve"> PAGE </w:instrText>
          </w:r>
          <w:r w:rsidR="00F96F93" w:rsidRPr="009A5216">
            <w:rPr>
              <w:rStyle w:val="PageNumber"/>
              <w:b/>
              <w:sz w:val="20"/>
            </w:rPr>
            <w:fldChar w:fldCharType="separate"/>
          </w:r>
          <w:r w:rsidR="006B04D7">
            <w:rPr>
              <w:rStyle w:val="PageNumber"/>
              <w:b/>
              <w:noProof/>
              <w:sz w:val="20"/>
            </w:rPr>
            <w:t>1</w:t>
          </w:r>
          <w:r w:rsidR="00F96F93" w:rsidRPr="009A5216">
            <w:rPr>
              <w:rStyle w:val="PageNumber"/>
              <w:b/>
              <w:sz w:val="20"/>
            </w:rPr>
            <w:fldChar w:fldCharType="end"/>
          </w:r>
        </w:p>
      </w:tc>
    </w:tr>
    <w:tr w:rsidR="00732520" w:rsidRPr="009A5216" w14:paraId="7F820F11" w14:textId="77777777" w:rsidTr="009A5216">
      <w:tc>
        <w:tcPr>
          <w:tcW w:w="3948" w:type="dxa"/>
          <w:vAlign w:val="bottom"/>
        </w:tcPr>
        <w:p w14:paraId="24A86C7D" w14:textId="77777777" w:rsidR="00732520" w:rsidRPr="009A5216" w:rsidRDefault="00732520" w:rsidP="007B2C59">
          <w:pPr>
            <w:pStyle w:val="Footer"/>
            <w:rPr>
              <w:b/>
              <w:sz w:val="20"/>
            </w:rPr>
          </w:pPr>
          <w:r w:rsidRPr="009A5216">
            <w:rPr>
              <w:b/>
              <w:sz w:val="20"/>
            </w:rPr>
            <w:t>Fannie Mae</w:t>
          </w:r>
        </w:p>
      </w:tc>
      <w:tc>
        <w:tcPr>
          <w:tcW w:w="2460" w:type="dxa"/>
          <w:vAlign w:val="bottom"/>
        </w:tcPr>
        <w:p w14:paraId="6C56B12D" w14:textId="5AFCFC7E" w:rsidR="00732520" w:rsidRPr="009A5216" w:rsidRDefault="004E151E" w:rsidP="0050676A">
          <w:pPr>
            <w:pStyle w:val="Footer"/>
            <w:jc w:val="center"/>
            <w:rPr>
              <w:b/>
              <w:sz w:val="20"/>
            </w:rPr>
          </w:pPr>
          <w:r>
            <w:rPr>
              <w:b/>
              <w:sz w:val="20"/>
            </w:rPr>
            <w:t>11-24</w:t>
          </w:r>
        </w:p>
      </w:tc>
      <w:tc>
        <w:tcPr>
          <w:tcW w:w="3192" w:type="dxa"/>
          <w:vAlign w:val="bottom"/>
        </w:tcPr>
        <w:p w14:paraId="54D80D46" w14:textId="139B49D3" w:rsidR="00732520" w:rsidRPr="009A5216" w:rsidRDefault="00795099" w:rsidP="009A5216">
          <w:pPr>
            <w:pStyle w:val="Footer"/>
            <w:jc w:val="right"/>
            <w:rPr>
              <w:b/>
              <w:sz w:val="20"/>
            </w:rPr>
          </w:pPr>
          <w:r>
            <w:rPr>
              <w:b/>
              <w:sz w:val="20"/>
            </w:rPr>
            <w:t xml:space="preserve">© </w:t>
          </w:r>
          <w:r w:rsidR="004E151E">
            <w:rPr>
              <w:b/>
              <w:sz w:val="20"/>
            </w:rPr>
            <w:t>2024 Fannie</w:t>
          </w:r>
          <w:r>
            <w:rPr>
              <w:b/>
              <w:sz w:val="20"/>
            </w:rPr>
            <w:t xml:space="preserve"> Mae</w:t>
          </w:r>
        </w:p>
      </w:tc>
    </w:tr>
  </w:tbl>
  <w:p w14:paraId="3B88FACF" w14:textId="77777777" w:rsidR="00732520" w:rsidRPr="00570EF2" w:rsidRDefault="00732520" w:rsidP="00570EF2">
    <w:pPr>
      <w:pStyle w:val="Footer"/>
      <w:rPr>
        <w:sz w:val="16"/>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08D3171" w14:textId="77777777" w:rsidR="00090E34" w:rsidRPr="00570EF2" w:rsidRDefault="00570EF2" w:rsidP="00E17E61">
    <w:pPr>
      <w:pStyle w:val="Footer"/>
      <w:pPrChange w:id="399" w:author="Author">
        <w:pPr>
          <w:pStyle w:val="Footer"/>
        </w:pPr>
      </w:pPrChange>
    </w:pPr>
    <w:del w:id="400" w:author="Author">
      <w:r>
        <w:rPr>
          <w:sz w:val="16"/>
        </w:rPr>
        <w:fldChar w:fldCharType="begin"/>
      </w:r>
      <w:r>
        <w:rPr>
          <w:sz w:val="16"/>
        </w:rPr>
        <w:delInstrText xml:space="preserve"> DOCPROPERTY  YCFooter \* MERGEFORMAT </w:delInstrText>
      </w:r>
      <w:r>
        <w:rPr>
          <w:sz w:val="16"/>
        </w:rPr>
        <w:fldChar w:fldCharType="separate"/>
      </w:r>
      <w:r>
        <w:rPr>
          <w:sz w:val="16"/>
        </w:rPr>
        <w:delText>22053322-v1</w:delText>
      </w:r>
      <w:r>
        <w:rPr>
          <w:sz w:val="16"/>
        </w:rPr>
        <w:fldChar w:fldCharType="end"/>
      </w:r>
    </w:del>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1F2851D" w14:textId="77777777" w:rsidR="00090E34" w:rsidRDefault="00090E34" w:rsidP="007B2C59">
    <w:pPr>
      <w:rPr>
        <w:sz w:val="20"/>
      </w:rPr>
    </w:pPr>
  </w:p>
  <w:tbl>
    <w:tblPr>
      <w:tblW w:w="9600" w:type="dxa"/>
      <w:tblLook w:val="01E0" w:firstRow="1" w:lastRow="1" w:firstColumn="1" w:lastColumn="1" w:noHBand="0" w:noVBand="0"/>
    </w:tblPr>
    <w:tblGrid>
      <w:gridCol w:w="3948"/>
      <w:gridCol w:w="2460"/>
      <w:gridCol w:w="3192"/>
    </w:tblGrid>
    <w:tr w:rsidR="00090E34" w:rsidRPr="009A5216" w14:paraId="79039FAE" w14:textId="77777777" w:rsidTr="009A5216">
      <w:tc>
        <w:tcPr>
          <w:tcW w:w="3948" w:type="dxa"/>
          <w:vAlign w:val="bottom"/>
        </w:tcPr>
        <w:p w14:paraId="4FE966DD" w14:textId="77777777" w:rsidR="00090E34" w:rsidRPr="009A5216" w:rsidRDefault="00090E34" w:rsidP="009A5216">
          <w:pPr>
            <w:pStyle w:val="Footer"/>
            <w:rPr>
              <w:b/>
              <w:sz w:val="20"/>
            </w:rPr>
          </w:pPr>
          <w:r w:rsidRPr="009A5216">
            <w:rPr>
              <w:b/>
              <w:sz w:val="20"/>
            </w:rPr>
            <w:t xml:space="preserve">Assumption and Release Agreement (Key Principal Transfer) </w:t>
          </w:r>
          <w:r w:rsidR="001F10A6" w:rsidRPr="009A5216">
            <w:rPr>
              <w:b/>
              <w:sz w:val="20"/>
            </w:rPr>
            <w:t>(</w:t>
          </w:r>
          <w:r w:rsidR="001F10A6">
            <w:rPr>
              <w:b/>
              <w:sz w:val="20"/>
            </w:rPr>
            <w:t xml:space="preserve">4000 Series </w:t>
          </w:r>
          <w:r w:rsidR="001F10A6" w:rsidRPr="009A5216">
            <w:rPr>
              <w:b/>
              <w:sz w:val="20"/>
            </w:rPr>
            <w:t>Loan Documents)</w:t>
          </w:r>
        </w:p>
      </w:tc>
      <w:tc>
        <w:tcPr>
          <w:tcW w:w="2460" w:type="dxa"/>
          <w:vAlign w:val="bottom"/>
        </w:tcPr>
        <w:p w14:paraId="481C0CC2" w14:textId="77777777" w:rsidR="00090E34" w:rsidRPr="009A5216" w:rsidRDefault="00090E34" w:rsidP="009A5216">
          <w:pPr>
            <w:pStyle w:val="Footer"/>
            <w:jc w:val="center"/>
            <w:rPr>
              <w:b/>
              <w:sz w:val="20"/>
            </w:rPr>
          </w:pPr>
          <w:r w:rsidRPr="009A5216">
            <w:rPr>
              <w:b/>
              <w:sz w:val="20"/>
            </w:rPr>
            <w:t xml:space="preserve">Form </w:t>
          </w:r>
          <w:r w:rsidR="004F0257">
            <w:rPr>
              <w:b/>
              <w:sz w:val="20"/>
            </w:rPr>
            <w:t>6628</w:t>
          </w:r>
        </w:p>
      </w:tc>
      <w:tc>
        <w:tcPr>
          <w:tcW w:w="3192" w:type="dxa"/>
          <w:vAlign w:val="bottom"/>
        </w:tcPr>
        <w:p w14:paraId="772246D0" w14:textId="77777777" w:rsidR="00090E34" w:rsidRPr="009A5216" w:rsidRDefault="00090E34" w:rsidP="009A5216">
          <w:pPr>
            <w:pStyle w:val="Footer"/>
            <w:jc w:val="right"/>
            <w:rPr>
              <w:b/>
              <w:sz w:val="20"/>
            </w:rPr>
          </w:pPr>
          <w:r w:rsidRPr="009A5216">
            <w:rPr>
              <w:b/>
              <w:sz w:val="20"/>
            </w:rPr>
            <w:t>Page A-</w:t>
          </w:r>
          <w:r w:rsidR="00F96F93" w:rsidRPr="009A5216">
            <w:rPr>
              <w:rStyle w:val="PageNumber"/>
              <w:b/>
              <w:sz w:val="20"/>
            </w:rPr>
            <w:fldChar w:fldCharType="begin"/>
          </w:r>
          <w:r w:rsidRPr="009A5216">
            <w:rPr>
              <w:rStyle w:val="PageNumber"/>
              <w:b/>
              <w:sz w:val="20"/>
            </w:rPr>
            <w:instrText xml:space="preserve"> PAGE </w:instrText>
          </w:r>
          <w:r w:rsidR="00F96F93" w:rsidRPr="009A5216">
            <w:rPr>
              <w:rStyle w:val="PageNumber"/>
              <w:b/>
              <w:sz w:val="20"/>
            </w:rPr>
            <w:fldChar w:fldCharType="separate"/>
          </w:r>
          <w:r w:rsidR="006B04D7">
            <w:rPr>
              <w:rStyle w:val="PageNumber"/>
              <w:b/>
              <w:noProof/>
              <w:sz w:val="20"/>
            </w:rPr>
            <w:t>1</w:t>
          </w:r>
          <w:r w:rsidR="00F96F93" w:rsidRPr="009A5216">
            <w:rPr>
              <w:rStyle w:val="PageNumber"/>
              <w:b/>
              <w:sz w:val="20"/>
            </w:rPr>
            <w:fldChar w:fldCharType="end"/>
          </w:r>
        </w:p>
      </w:tc>
    </w:tr>
    <w:tr w:rsidR="00090E34" w:rsidRPr="009A5216" w14:paraId="5A243429" w14:textId="77777777" w:rsidTr="009A5216">
      <w:tc>
        <w:tcPr>
          <w:tcW w:w="3948" w:type="dxa"/>
          <w:vAlign w:val="bottom"/>
        </w:tcPr>
        <w:p w14:paraId="1B11DBD0" w14:textId="77777777" w:rsidR="00090E34" w:rsidRPr="009A5216" w:rsidRDefault="00090E34" w:rsidP="007B2C59">
          <w:pPr>
            <w:pStyle w:val="Footer"/>
            <w:rPr>
              <w:b/>
              <w:sz w:val="20"/>
            </w:rPr>
          </w:pPr>
          <w:r w:rsidRPr="009A5216">
            <w:rPr>
              <w:b/>
              <w:sz w:val="20"/>
            </w:rPr>
            <w:t>Fannie Mae</w:t>
          </w:r>
        </w:p>
      </w:tc>
      <w:tc>
        <w:tcPr>
          <w:tcW w:w="2460" w:type="dxa"/>
          <w:vAlign w:val="bottom"/>
        </w:tcPr>
        <w:p w14:paraId="172A68F2" w14:textId="65746B35" w:rsidR="00090E34" w:rsidRPr="009A5216" w:rsidRDefault="004E151E" w:rsidP="009A5216">
          <w:pPr>
            <w:pStyle w:val="Footer"/>
            <w:jc w:val="center"/>
            <w:rPr>
              <w:b/>
              <w:sz w:val="20"/>
            </w:rPr>
          </w:pPr>
          <w:r>
            <w:rPr>
              <w:b/>
              <w:sz w:val="20"/>
            </w:rPr>
            <w:t>11-24</w:t>
          </w:r>
        </w:p>
      </w:tc>
      <w:tc>
        <w:tcPr>
          <w:tcW w:w="3192" w:type="dxa"/>
          <w:vAlign w:val="bottom"/>
        </w:tcPr>
        <w:p w14:paraId="5108D019" w14:textId="0DA4D01F" w:rsidR="00090E34" w:rsidRPr="009A5216" w:rsidRDefault="00795099" w:rsidP="0050676A">
          <w:pPr>
            <w:pStyle w:val="Footer"/>
            <w:jc w:val="right"/>
            <w:rPr>
              <w:b/>
              <w:sz w:val="20"/>
            </w:rPr>
          </w:pPr>
          <w:r>
            <w:rPr>
              <w:b/>
              <w:sz w:val="20"/>
            </w:rPr>
            <w:t xml:space="preserve">© </w:t>
          </w:r>
          <w:r w:rsidR="004E151E">
            <w:rPr>
              <w:b/>
              <w:sz w:val="20"/>
            </w:rPr>
            <w:t>2024 Fannie</w:t>
          </w:r>
          <w:r>
            <w:rPr>
              <w:b/>
              <w:sz w:val="20"/>
            </w:rPr>
            <w:t xml:space="preserve"> Mae</w:t>
          </w:r>
        </w:p>
      </w:tc>
    </w:tr>
  </w:tbl>
  <w:p w14:paraId="39F1E402" w14:textId="77777777" w:rsidR="00090E34" w:rsidRPr="00570EF2" w:rsidRDefault="00090E34" w:rsidP="00570EF2">
    <w:pPr>
      <w:pStyle w:val="Footer"/>
      <w:rPr>
        <w:sz w:val="16"/>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21566A1" w14:textId="77777777" w:rsidR="00090E34" w:rsidRDefault="00090E34" w:rsidP="007B2C59">
    <w:pPr>
      <w:rPr>
        <w:del w:id="432" w:author="Author"/>
        <w:sz w:val="20"/>
      </w:rPr>
    </w:pPr>
  </w:p>
  <w:tbl>
    <w:tblPr>
      <w:tblW w:w="9600" w:type="dxa"/>
      <w:tblLook w:val="01E0" w:firstRow="1" w:lastRow="1" w:firstColumn="1" w:lastColumn="1" w:noHBand="0" w:noVBand="0"/>
    </w:tblPr>
    <w:tblGrid>
      <w:gridCol w:w="3948"/>
      <w:gridCol w:w="2460"/>
      <w:gridCol w:w="3192"/>
    </w:tblGrid>
    <w:tr w:rsidR="00090E34" w:rsidRPr="009A5216" w14:paraId="24B7AF3C" w14:textId="77777777" w:rsidTr="009A5216">
      <w:trPr>
        <w:del w:id="433" w:author="Author"/>
      </w:trPr>
      <w:tc>
        <w:tcPr>
          <w:tcW w:w="3948" w:type="dxa"/>
          <w:vAlign w:val="bottom"/>
        </w:tcPr>
        <w:p w14:paraId="5A0EDCB8" w14:textId="77777777" w:rsidR="00090E34" w:rsidRPr="009A5216" w:rsidRDefault="00090E34" w:rsidP="009A5216">
          <w:pPr>
            <w:pStyle w:val="Footer"/>
            <w:rPr>
              <w:del w:id="434" w:author="Author"/>
              <w:b/>
              <w:sz w:val="20"/>
            </w:rPr>
          </w:pPr>
          <w:del w:id="435" w:author="Author">
            <w:r w:rsidRPr="009A5216">
              <w:rPr>
                <w:b/>
                <w:sz w:val="20"/>
              </w:rPr>
              <w:delText xml:space="preserve">Assumption and Release Agreement (Key Principal Transfer) </w:delText>
            </w:r>
            <w:r w:rsidR="001F10A6" w:rsidRPr="009A5216">
              <w:rPr>
                <w:b/>
                <w:sz w:val="20"/>
              </w:rPr>
              <w:delText>(</w:delText>
            </w:r>
            <w:r w:rsidR="001F10A6">
              <w:rPr>
                <w:b/>
                <w:sz w:val="20"/>
              </w:rPr>
              <w:delText xml:space="preserve">4000 Series </w:delText>
            </w:r>
            <w:r w:rsidR="001F10A6" w:rsidRPr="009A5216">
              <w:rPr>
                <w:b/>
                <w:sz w:val="20"/>
              </w:rPr>
              <w:delText>Loan Documents)</w:delText>
            </w:r>
          </w:del>
        </w:p>
      </w:tc>
      <w:tc>
        <w:tcPr>
          <w:tcW w:w="2460" w:type="dxa"/>
          <w:vAlign w:val="bottom"/>
        </w:tcPr>
        <w:p w14:paraId="07365B75" w14:textId="77777777" w:rsidR="00090E34" w:rsidRPr="009A5216" w:rsidRDefault="00090E34" w:rsidP="009A5216">
          <w:pPr>
            <w:pStyle w:val="Footer"/>
            <w:jc w:val="center"/>
            <w:rPr>
              <w:del w:id="436" w:author="Author"/>
              <w:b/>
              <w:sz w:val="20"/>
            </w:rPr>
          </w:pPr>
          <w:del w:id="437" w:author="Author">
            <w:r w:rsidRPr="009A5216">
              <w:rPr>
                <w:b/>
                <w:sz w:val="20"/>
              </w:rPr>
              <w:delText xml:space="preserve">Form </w:delText>
            </w:r>
            <w:r w:rsidR="004F0257">
              <w:rPr>
                <w:b/>
                <w:sz w:val="20"/>
              </w:rPr>
              <w:delText>6628</w:delText>
            </w:r>
          </w:del>
        </w:p>
      </w:tc>
      <w:tc>
        <w:tcPr>
          <w:tcW w:w="3192" w:type="dxa"/>
          <w:vAlign w:val="bottom"/>
        </w:tcPr>
        <w:p w14:paraId="4B5F5E76" w14:textId="77777777" w:rsidR="00090E34" w:rsidRPr="009A5216" w:rsidRDefault="00090E34" w:rsidP="009A5216">
          <w:pPr>
            <w:pStyle w:val="Footer"/>
            <w:jc w:val="right"/>
            <w:rPr>
              <w:del w:id="438" w:author="Author"/>
              <w:b/>
              <w:sz w:val="20"/>
            </w:rPr>
          </w:pPr>
          <w:del w:id="439" w:author="Author">
            <w:r w:rsidRPr="009A5216">
              <w:rPr>
                <w:b/>
                <w:sz w:val="20"/>
              </w:rPr>
              <w:delText>Page B-</w:delText>
            </w:r>
            <w:r w:rsidR="00F96F93" w:rsidRPr="009A5216">
              <w:rPr>
                <w:rStyle w:val="PageNumber"/>
                <w:b/>
                <w:sz w:val="20"/>
              </w:rPr>
              <w:fldChar w:fldCharType="begin"/>
            </w:r>
            <w:r w:rsidRPr="009A5216">
              <w:rPr>
                <w:rStyle w:val="PageNumber"/>
                <w:b/>
                <w:sz w:val="20"/>
              </w:rPr>
              <w:delInstrText xml:space="preserve"> PAGE </w:delInstrText>
            </w:r>
            <w:r w:rsidR="00F96F93" w:rsidRPr="009A5216">
              <w:rPr>
                <w:rStyle w:val="PageNumber"/>
                <w:b/>
                <w:sz w:val="20"/>
              </w:rPr>
              <w:fldChar w:fldCharType="separate"/>
            </w:r>
            <w:r w:rsidR="006B04D7">
              <w:rPr>
                <w:rStyle w:val="PageNumber"/>
                <w:b/>
                <w:noProof/>
                <w:sz w:val="20"/>
              </w:rPr>
              <w:delText>1</w:delText>
            </w:r>
            <w:r w:rsidR="00F96F93" w:rsidRPr="009A5216">
              <w:rPr>
                <w:rStyle w:val="PageNumber"/>
                <w:b/>
                <w:sz w:val="20"/>
              </w:rPr>
              <w:fldChar w:fldCharType="end"/>
            </w:r>
          </w:del>
        </w:p>
      </w:tc>
    </w:tr>
    <w:tr w:rsidR="00090E34" w:rsidRPr="009A5216" w14:paraId="591AA70D" w14:textId="77777777" w:rsidTr="009A5216">
      <w:trPr>
        <w:del w:id="440" w:author="Author"/>
      </w:trPr>
      <w:tc>
        <w:tcPr>
          <w:tcW w:w="3948" w:type="dxa"/>
          <w:vAlign w:val="bottom"/>
        </w:tcPr>
        <w:p w14:paraId="35CA4685" w14:textId="77777777" w:rsidR="00090E34" w:rsidRPr="009A5216" w:rsidRDefault="00090E34" w:rsidP="007B2C59">
          <w:pPr>
            <w:pStyle w:val="Footer"/>
            <w:rPr>
              <w:del w:id="441" w:author="Author"/>
              <w:b/>
              <w:sz w:val="20"/>
            </w:rPr>
          </w:pPr>
          <w:del w:id="442" w:author="Author">
            <w:r w:rsidRPr="009A5216">
              <w:rPr>
                <w:b/>
                <w:sz w:val="20"/>
              </w:rPr>
              <w:delText>Fannie Mae</w:delText>
            </w:r>
          </w:del>
        </w:p>
      </w:tc>
      <w:tc>
        <w:tcPr>
          <w:tcW w:w="2460" w:type="dxa"/>
          <w:vAlign w:val="bottom"/>
        </w:tcPr>
        <w:p w14:paraId="2C003F39" w14:textId="79691DE7" w:rsidR="00090E34" w:rsidRPr="009A5216" w:rsidRDefault="004E151E" w:rsidP="009A5216">
          <w:pPr>
            <w:pStyle w:val="Footer"/>
            <w:jc w:val="center"/>
            <w:rPr>
              <w:del w:id="443" w:author="Author"/>
              <w:b/>
              <w:sz w:val="20"/>
            </w:rPr>
          </w:pPr>
          <w:del w:id="444" w:author="Author">
            <w:r>
              <w:rPr>
                <w:b/>
                <w:sz w:val="20"/>
              </w:rPr>
              <w:delText>11-24</w:delText>
            </w:r>
          </w:del>
        </w:p>
      </w:tc>
      <w:tc>
        <w:tcPr>
          <w:tcW w:w="3192" w:type="dxa"/>
          <w:vAlign w:val="bottom"/>
        </w:tcPr>
        <w:p w14:paraId="20863E8F" w14:textId="1A4EEBE0" w:rsidR="00090E34" w:rsidRPr="009A5216" w:rsidRDefault="00795099" w:rsidP="009A5216">
          <w:pPr>
            <w:pStyle w:val="Footer"/>
            <w:jc w:val="right"/>
            <w:rPr>
              <w:del w:id="445" w:author="Author"/>
              <w:b/>
              <w:sz w:val="20"/>
            </w:rPr>
          </w:pPr>
          <w:del w:id="446" w:author="Author">
            <w:r>
              <w:rPr>
                <w:b/>
                <w:sz w:val="20"/>
              </w:rPr>
              <w:delText xml:space="preserve">© </w:delText>
            </w:r>
            <w:r w:rsidR="004E151E">
              <w:rPr>
                <w:b/>
                <w:sz w:val="20"/>
              </w:rPr>
              <w:delText>2024 Fannie</w:delText>
            </w:r>
            <w:r>
              <w:rPr>
                <w:b/>
                <w:sz w:val="20"/>
              </w:rPr>
              <w:delText xml:space="preserve"> Mae</w:delText>
            </w:r>
          </w:del>
        </w:p>
      </w:tc>
    </w:tr>
  </w:tbl>
  <w:p w14:paraId="6E8772EA" w14:textId="77777777" w:rsidR="00090E34" w:rsidRPr="00E17E61" w:rsidRDefault="00090E34" w:rsidP="00E17E61">
    <w:pPr>
      <w:pStyle w:val="Footer"/>
      <w:rPr>
        <w:rPrChange w:id="447" w:author="Author">
          <w:rPr>
            <w:sz w:val="16"/>
          </w:rPr>
        </w:rPrChange>
      </w:rPr>
      <w:pPrChange w:id="448" w:author="Author">
        <w:pPr>
          <w:pStyle w:val="Footer"/>
        </w:pPr>
      </w:pPrChan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01B9772" w14:textId="77777777" w:rsidR="00B37D86" w:rsidRDefault="00B37D86" w:rsidP="00E17E61">
      <w:pPr>
        <w:spacing w:after="0" w:line="240" w:lineRule="auto"/>
        <w:pPrChange w:id="17" w:author="Author">
          <w:pPr/>
        </w:pPrChange>
      </w:pPr>
      <w:r>
        <w:separator/>
      </w:r>
    </w:p>
  </w:footnote>
  <w:footnote w:type="continuationSeparator" w:id="0">
    <w:p w14:paraId="4452A8C0" w14:textId="77777777" w:rsidR="00B37D86" w:rsidRDefault="00B37D86" w:rsidP="00E17E61">
      <w:pPr>
        <w:spacing w:after="0" w:line="240" w:lineRule="auto"/>
        <w:pPrChange w:id="18" w:author="Author">
          <w:pPr/>
        </w:pPrChange>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DC26390" w14:textId="77777777" w:rsidR="0030677A" w:rsidRDefault="0030677A">
    <w:pPr>
      <w:pStyle w:val="Header"/>
      <w:jc w:val="right"/>
      <w:rPr>
        <w:ins w:id="297" w:author="Author"/>
        <w:noProof/>
      </w:rPr>
    </w:pPr>
    <w:ins w:id="298" w:author="Author">
      <w:r>
        <w:fldChar w:fldCharType="begin"/>
      </w:r>
      <w:r>
        <w:instrText xml:space="preserve"> PAGE   \* MERGEFORMAT </w:instrText>
      </w:r>
      <w:r>
        <w:fldChar w:fldCharType="separate"/>
      </w:r>
      <w:r w:rsidR="00201F2C">
        <w:rPr>
          <w:noProof/>
        </w:rPr>
        <w:t>4</w:t>
      </w:r>
      <w:r>
        <w:rPr>
          <w:noProof/>
        </w:rPr>
        <w:fldChar w:fldCharType="end"/>
      </w:r>
    </w:ins>
  </w:p>
  <w:p w14:paraId="1EF915D9" w14:textId="4BBF5C96" w:rsidR="00B853B6" w:rsidRDefault="00B853B6">
    <w:pPr>
      <w:pStyle w:val="Header"/>
      <w:jc w:val="right"/>
      <w:rPr>
        <w:ins w:id="299" w:author="Author"/>
        <w:noProof/>
      </w:rPr>
    </w:pPr>
    <w:ins w:id="300" w:author="Author">
      <w:r>
        <w:rPr>
          <w:noProof/>
        </w:rPr>
        <w:t>HCMTJ</w:t>
      </w:r>
      <w:r w:rsidR="00D31CD8">
        <w:rPr>
          <w:noProof/>
        </w:rPr>
        <w:t>25-25</w:t>
      </w:r>
    </w:ins>
  </w:p>
  <w:p w14:paraId="15864CC7" w14:textId="37D5EAA2" w:rsidR="0030677A" w:rsidRDefault="0030677A">
    <w:pPr>
      <w:pStyle w:val="Header"/>
      <w:jc w:val="right"/>
    </w:pPr>
    <w:ins w:id="301" w:author="Author">
      <w:r>
        <w:rPr>
          <w:noProof/>
        </w:rPr>
        <w:t>HCMTC</w:t>
      </w:r>
      <w:r w:rsidR="0093671A">
        <w:rPr>
          <w:noProof/>
        </w:rPr>
        <w:t xml:space="preserve"> </w:t>
      </w:r>
      <w:r w:rsidR="00F45651">
        <w:rPr>
          <w:noProof/>
        </w:rPr>
        <w:t>9/25</w:t>
      </w:r>
    </w:ins>
  </w:p>
  <w:p w14:paraId="6FAAB643" w14:textId="77777777" w:rsidR="00E17E61" w:rsidRDefault="00E17E6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084DE9C" w14:textId="77777777" w:rsidR="00577234" w:rsidRDefault="00280CC2" w:rsidP="00CA679F">
    <w:pPr>
      <w:pStyle w:val="Header"/>
      <w:jc w:val="center"/>
    </w:pPr>
    <w:r w:rsidRPr="007E4FA6">
      <w:rPr>
        <w:b/>
      </w:rPr>
      <w:t xml:space="preserve">[TO BE USED WITH THE </w:t>
    </w:r>
    <w:r>
      <w:rPr>
        <w:b/>
      </w:rPr>
      <w:t>4</w:t>
    </w:r>
    <w:r w:rsidRPr="00E626DC">
      <w:rPr>
        <w:b/>
      </w:rPr>
      <w:t xml:space="preserve">000 </w:t>
    </w:r>
    <w:r w:rsidR="00F45684">
      <w:rPr>
        <w:b/>
      </w:rPr>
      <w:t xml:space="preserve">SERIES </w:t>
    </w:r>
    <w:r w:rsidRPr="00E626DC">
      <w:rPr>
        <w:b/>
      </w:rPr>
      <w:t>LOAN DOCUMENTS</w:t>
    </w:r>
    <w:r>
      <w:rPr>
        <w:b/>
      </w:rPr>
      <w:t>.</w:t>
    </w:r>
    <w:r w:rsidRPr="007E4FA6">
      <w:rPr>
        <w:b/>
      </w:rPr>
      <w: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B842AAB" w14:textId="77777777" w:rsidR="00732520" w:rsidRPr="00732520" w:rsidRDefault="00732520" w:rsidP="00732520">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0D222CA" w14:textId="77777777" w:rsidR="00090E34" w:rsidRPr="007D5BDC" w:rsidRDefault="00090E34" w:rsidP="007D5BD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9053AD"/>
    <w:multiLevelType w:val="multilevel"/>
    <w:tmpl w:val="B5AE7388"/>
    <w:lvl w:ilvl="0">
      <w:start w:val="1"/>
      <w:numFmt w:val="decimal"/>
      <w:lvlText w:val="%1."/>
      <w:lvlJc w:val="left"/>
      <w:pPr>
        <w:tabs>
          <w:tab w:val="num" w:pos="0"/>
        </w:tabs>
        <w:ind w:left="0" w:firstLine="0"/>
      </w:pPr>
      <w:rPr>
        <w:rFonts w:ascii="Times New Roman Bold" w:hAnsi="Times New Roman Bold" w:hint="default"/>
        <w:b/>
        <w:i w:val="0"/>
        <w:caps/>
        <w:color w:val="auto"/>
        <w:sz w:val="24"/>
        <w:u w:val="none"/>
      </w:rPr>
    </w:lvl>
    <w:lvl w:ilvl="1">
      <w:start w:val="1"/>
      <w:numFmt w:val="lowerLetter"/>
      <w:lvlText w:val="(%2)"/>
      <w:lvlJc w:val="left"/>
      <w:pPr>
        <w:tabs>
          <w:tab w:val="num" w:pos="1440"/>
        </w:tabs>
        <w:ind w:left="0" w:firstLine="720"/>
      </w:pPr>
      <w:rPr>
        <w:rFonts w:ascii="Times New Roman" w:hAnsi="Times New Roman" w:hint="default"/>
        <w:b w:val="0"/>
        <w:i w:val="0"/>
        <w:caps w:val="0"/>
        <w:color w:val="auto"/>
        <w:sz w:val="24"/>
        <w:szCs w:val="24"/>
        <w:u w:val="none"/>
      </w:rPr>
    </w:lvl>
    <w:lvl w:ilvl="2">
      <w:start w:val="1"/>
      <w:numFmt w:val="decimal"/>
      <w:lvlText w:val="(%3)"/>
      <w:lvlJc w:val="left"/>
      <w:pPr>
        <w:tabs>
          <w:tab w:val="num" w:pos="720"/>
        </w:tabs>
        <w:ind w:left="720" w:firstLine="720"/>
      </w:pPr>
      <w:rPr>
        <w:rFonts w:ascii="Times New Roman" w:hAnsi="Times New Roman" w:hint="default"/>
        <w:b w:val="0"/>
        <w:i w:val="0"/>
        <w:iCs w:val="0"/>
        <w:caps w:val="0"/>
        <w:strike w:val="0"/>
        <w:dstrike w:val="0"/>
        <w:vanish w:val="0"/>
        <w:color w:val="000000"/>
        <w:spacing w:val="0"/>
        <w:kern w:val="0"/>
        <w:position w:val="0"/>
        <w:sz w:val="24"/>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upperLetter"/>
      <w:lvlText w:val="(%4)"/>
      <w:lvlJc w:val="left"/>
      <w:pPr>
        <w:tabs>
          <w:tab w:val="num" w:pos="3600"/>
        </w:tabs>
        <w:ind w:left="1440" w:firstLine="1440"/>
      </w:pPr>
      <w:rPr>
        <w:rFonts w:ascii="Times New Roman" w:hAnsi="Times New Roman" w:hint="default"/>
        <w:b w:val="0"/>
        <w:i w:val="0"/>
        <w:color w:val="auto"/>
        <w:sz w:val="24"/>
        <w:szCs w:val="24"/>
        <w:u w:val="none"/>
      </w:rPr>
    </w:lvl>
    <w:lvl w:ilvl="4">
      <w:start w:val="1"/>
      <w:numFmt w:val="upperLetter"/>
      <w:pStyle w:val="Heading5"/>
      <w:lvlText w:val="(%5)"/>
      <w:lvlJc w:val="left"/>
      <w:pPr>
        <w:tabs>
          <w:tab w:val="num" w:pos="720"/>
        </w:tabs>
        <w:ind w:left="1440" w:firstLine="720"/>
      </w:pPr>
      <w:rPr>
        <w:rFonts w:hint="default"/>
        <w:i w:val="0"/>
        <w:iCs w:val="0"/>
        <w:caps w:val="0"/>
        <w:small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lvlText w:val="(%6)"/>
      <w:lvlJc w:val="left"/>
      <w:pPr>
        <w:tabs>
          <w:tab w:val="num" w:pos="5760"/>
        </w:tabs>
        <w:ind w:left="2880" w:firstLine="2160"/>
      </w:pPr>
      <w:rPr>
        <w:rFonts w:hint="default"/>
        <w:b w:val="0"/>
        <w:i w:val="0"/>
        <w:color w:val="auto"/>
        <w:sz w:val="24"/>
        <w:szCs w:val="24"/>
        <w:u w:val="none"/>
      </w:rPr>
    </w:lvl>
    <w:lvl w:ilvl="6">
      <w:start w:val="1"/>
      <w:numFmt w:val="decimal"/>
      <w:lvlText w:val="%7."/>
      <w:lvlJc w:val="left"/>
      <w:pPr>
        <w:tabs>
          <w:tab w:val="num" w:pos="6480"/>
        </w:tabs>
        <w:ind w:left="1440" w:firstLine="4320"/>
      </w:pPr>
      <w:rPr>
        <w:rFonts w:hint="default"/>
        <w:color w:val="auto"/>
        <w:u w:val="none"/>
      </w:rPr>
    </w:lvl>
    <w:lvl w:ilvl="7">
      <w:start w:val="1"/>
      <w:numFmt w:val="lowerRoman"/>
      <w:lvlText w:val="%8."/>
      <w:lvlJc w:val="left"/>
      <w:pPr>
        <w:tabs>
          <w:tab w:val="num" w:pos="7200"/>
        </w:tabs>
        <w:ind w:left="1440" w:firstLine="5040"/>
      </w:pPr>
      <w:rPr>
        <w:rFonts w:hint="default"/>
        <w:color w:val="auto"/>
        <w:u w:val="none"/>
      </w:rPr>
    </w:lvl>
    <w:lvl w:ilvl="8">
      <w:start w:val="1"/>
      <w:numFmt w:val="decimal"/>
      <w:lvlText w:val="(%9)"/>
      <w:lvlJc w:val="left"/>
      <w:pPr>
        <w:tabs>
          <w:tab w:val="num" w:pos="7920"/>
        </w:tabs>
        <w:ind w:left="1440" w:firstLine="5760"/>
      </w:pPr>
      <w:rPr>
        <w:rFonts w:hint="default"/>
        <w:color w:val="auto"/>
        <w:u w:val="none"/>
      </w:rPr>
    </w:lvl>
  </w:abstractNum>
  <w:abstractNum w:abstractNumId="1" w15:restartNumberingAfterBreak="0">
    <w:nsid w:val="0668764C"/>
    <w:multiLevelType w:val="hybridMultilevel"/>
    <w:tmpl w:val="193C97A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08875B0A"/>
    <w:multiLevelType w:val="multilevel"/>
    <w:tmpl w:val="B5AE7388"/>
    <w:lvl w:ilvl="0">
      <w:start w:val="1"/>
      <w:numFmt w:val="decimal"/>
      <w:lvlText w:val="%1."/>
      <w:lvlJc w:val="left"/>
      <w:pPr>
        <w:tabs>
          <w:tab w:val="num" w:pos="0"/>
        </w:tabs>
        <w:ind w:left="0" w:firstLine="0"/>
      </w:pPr>
      <w:rPr>
        <w:rFonts w:ascii="Times New Roman Bold" w:hAnsi="Times New Roman Bold" w:hint="default"/>
        <w:b/>
        <w:i w:val="0"/>
        <w:caps/>
        <w:color w:val="auto"/>
        <w:sz w:val="24"/>
        <w:u w:val="none"/>
      </w:rPr>
    </w:lvl>
    <w:lvl w:ilvl="1">
      <w:start w:val="1"/>
      <w:numFmt w:val="lowerLetter"/>
      <w:lvlText w:val="(%2)"/>
      <w:lvlJc w:val="left"/>
      <w:pPr>
        <w:tabs>
          <w:tab w:val="num" w:pos="1440"/>
        </w:tabs>
        <w:ind w:left="0" w:firstLine="720"/>
      </w:pPr>
      <w:rPr>
        <w:rFonts w:ascii="Times New Roman" w:hAnsi="Times New Roman" w:hint="default"/>
        <w:b w:val="0"/>
        <w:i w:val="0"/>
        <w:caps w:val="0"/>
        <w:color w:val="auto"/>
        <w:sz w:val="24"/>
        <w:szCs w:val="24"/>
        <w:u w:val="none"/>
      </w:rPr>
    </w:lvl>
    <w:lvl w:ilvl="2">
      <w:start w:val="1"/>
      <w:numFmt w:val="decimal"/>
      <w:lvlText w:val="(%3)"/>
      <w:lvlJc w:val="left"/>
      <w:pPr>
        <w:tabs>
          <w:tab w:val="num" w:pos="720"/>
        </w:tabs>
        <w:ind w:left="720" w:firstLine="720"/>
      </w:pPr>
      <w:rPr>
        <w:rFonts w:ascii="Times New Roman" w:hAnsi="Times New Roman" w:hint="default"/>
        <w:b w:val="0"/>
        <w:i w:val="0"/>
        <w:iCs w:val="0"/>
        <w:caps w:val="0"/>
        <w:strike w:val="0"/>
        <w:dstrike w:val="0"/>
        <w:vanish w:val="0"/>
        <w:color w:val="000000"/>
        <w:spacing w:val="0"/>
        <w:kern w:val="0"/>
        <w:position w:val="0"/>
        <w:sz w:val="24"/>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upperLetter"/>
      <w:lvlText w:val="(%4)"/>
      <w:lvlJc w:val="left"/>
      <w:pPr>
        <w:tabs>
          <w:tab w:val="num" w:pos="3600"/>
        </w:tabs>
        <w:ind w:left="1440" w:firstLine="1440"/>
      </w:pPr>
      <w:rPr>
        <w:rFonts w:ascii="Times New Roman" w:hAnsi="Times New Roman" w:hint="default"/>
        <w:b w:val="0"/>
        <w:i w:val="0"/>
        <w:color w:val="auto"/>
        <w:sz w:val="24"/>
        <w:szCs w:val="24"/>
        <w:u w:val="none"/>
      </w:rPr>
    </w:lvl>
    <w:lvl w:ilvl="4">
      <w:start w:val="1"/>
      <w:numFmt w:val="upperLetter"/>
      <w:lvlText w:val="(%5)"/>
      <w:lvlJc w:val="left"/>
      <w:pPr>
        <w:tabs>
          <w:tab w:val="num" w:pos="720"/>
        </w:tabs>
        <w:ind w:left="1440" w:firstLine="720"/>
      </w:pPr>
      <w:rPr>
        <w:rFonts w:hint="default"/>
        <w:i w:val="0"/>
        <w:iCs w:val="0"/>
        <w:caps w:val="0"/>
        <w:small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lvlText w:val="(%6)"/>
      <w:lvlJc w:val="left"/>
      <w:pPr>
        <w:tabs>
          <w:tab w:val="num" w:pos="5760"/>
        </w:tabs>
        <w:ind w:left="2880" w:firstLine="2160"/>
      </w:pPr>
      <w:rPr>
        <w:rFonts w:hint="default"/>
        <w:b w:val="0"/>
        <w:i w:val="0"/>
        <w:color w:val="auto"/>
        <w:sz w:val="24"/>
        <w:szCs w:val="24"/>
        <w:u w:val="none"/>
      </w:rPr>
    </w:lvl>
    <w:lvl w:ilvl="6">
      <w:start w:val="1"/>
      <w:numFmt w:val="decimal"/>
      <w:lvlText w:val="%7."/>
      <w:lvlJc w:val="left"/>
      <w:pPr>
        <w:tabs>
          <w:tab w:val="num" w:pos="6480"/>
        </w:tabs>
        <w:ind w:left="1440" w:firstLine="4320"/>
      </w:pPr>
      <w:rPr>
        <w:rFonts w:hint="default"/>
        <w:color w:val="auto"/>
        <w:u w:val="none"/>
      </w:rPr>
    </w:lvl>
    <w:lvl w:ilvl="7">
      <w:start w:val="1"/>
      <w:numFmt w:val="lowerRoman"/>
      <w:lvlText w:val="%8."/>
      <w:lvlJc w:val="left"/>
      <w:pPr>
        <w:tabs>
          <w:tab w:val="num" w:pos="7200"/>
        </w:tabs>
        <w:ind w:left="1440" w:firstLine="5040"/>
      </w:pPr>
      <w:rPr>
        <w:rFonts w:hint="default"/>
        <w:color w:val="auto"/>
        <w:u w:val="none"/>
      </w:rPr>
    </w:lvl>
    <w:lvl w:ilvl="8">
      <w:start w:val="1"/>
      <w:numFmt w:val="decimal"/>
      <w:lvlText w:val="(%9)"/>
      <w:lvlJc w:val="left"/>
      <w:pPr>
        <w:tabs>
          <w:tab w:val="num" w:pos="7920"/>
        </w:tabs>
        <w:ind w:left="1440" w:firstLine="5760"/>
      </w:pPr>
      <w:rPr>
        <w:rFonts w:hint="default"/>
        <w:color w:val="auto"/>
        <w:u w:val="none"/>
      </w:rPr>
    </w:lvl>
  </w:abstractNum>
  <w:abstractNum w:abstractNumId="3" w15:restartNumberingAfterBreak="0">
    <w:nsid w:val="0ADF31FB"/>
    <w:multiLevelType w:val="hybridMultilevel"/>
    <w:tmpl w:val="74F67DA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F2403D4"/>
    <w:multiLevelType w:val="hybridMultilevel"/>
    <w:tmpl w:val="CD32993A"/>
    <w:lvl w:ilvl="0" w:tplc="3740EA58">
      <w:start w:val="1"/>
      <w:numFmt w:val="lowerLetter"/>
      <w:pStyle w:val="Heading3A"/>
      <w:lvlText w:val="(%1)"/>
      <w:lvlJc w:val="left"/>
      <w:pPr>
        <w:tabs>
          <w:tab w:val="num" w:pos="1440"/>
        </w:tabs>
        <w:ind w:left="0" w:firstLine="720"/>
      </w:pPr>
      <w:rPr>
        <w:rFonts w:ascii="Times New Roman" w:hAnsi="Times New Roman" w:hint="default"/>
        <w:b/>
        <w:i w:val="0"/>
        <w:sz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1D12659C"/>
    <w:multiLevelType w:val="hybridMultilevel"/>
    <w:tmpl w:val="CF7EC0B6"/>
    <w:lvl w:ilvl="0" w:tplc="F13C4334">
      <w:start w:val="1"/>
      <w:numFmt w:val="upperLetter"/>
      <w:pStyle w:val="TabbedL1"/>
      <w:lvlText w:val="%1."/>
      <w:lvlJc w:val="left"/>
      <w:pPr>
        <w:tabs>
          <w:tab w:val="num" w:pos="1440"/>
        </w:tabs>
        <w:ind w:left="1440" w:hanging="360"/>
      </w:pPr>
      <w:rPr>
        <w:rFonts w:hint="default"/>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6" w15:restartNumberingAfterBreak="0">
    <w:nsid w:val="22317652"/>
    <w:multiLevelType w:val="multilevel"/>
    <w:tmpl w:val="B03EB08C"/>
    <w:lvl w:ilvl="0">
      <w:start w:val="1"/>
      <w:numFmt w:val="decimal"/>
      <w:lvlText w:val="%1."/>
      <w:lvlJc w:val="left"/>
      <w:pPr>
        <w:tabs>
          <w:tab w:val="num" w:pos="1440"/>
        </w:tabs>
        <w:ind w:left="1440" w:hanging="360"/>
      </w:pPr>
    </w:lvl>
    <w:lvl w:ilvl="1">
      <w:start w:val="1"/>
      <w:numFmt w:val="lowerLetter"/>
      <w:lvlText w:val="%2."/>
      <w:lvlJc w:val="left"/>
      <w:pPr>
        <w:tabs>
          <w:tab w:val="num" w:pos="2160"/>
        </w:tabs>
        <w:ind w:left="2160" w:hanging="360"/>
      </w:pPr>
    </w:lvl>
    <w:lvl w:ilvl="2">
      <w:start w:val="1"/>
      <w:numFmt w:val="lowerRoman"/>
      <w:lvlText w:val="%3."/>
      <w:lvlJc w:val="right"/>
      <w:pPr>
        <w:tabs>
          <w:tab w:val="num" w:pos="2880"/>
        </w:tabs>
        <w:ind w:left="2880" w:hanging="180"/>
      </w:pPr>
    </w:lvl>
    <w:lvl w:ilvl="3">
      <w:start w:val="1"/>
      <w:numFmt w:val="decimal"/>
      <w:lvlText w:val="%4."/>
      <w:lvlJc w:val="left"/>
      <w:pPr>
        <w:tabs>
          <w:tab w:val="num" w:pos="3600"/>
        </w:tabs>
        <w:ind w:left="3600" w:hanging="360"/>
      </w:pPr>
    </w:lvl>
    <w:lvl w:ilvl="4">
      <w:start w:val="1"/>
      <w:numFmt w:val="lowerLetter"/>
      <w:lvlText w:val="%5."/>
      <w:lvlJc w:val="left"/>
      <w:pPr>
        <w:tabs>
          <w:tab w:val="num" w:pos="4320"/>
        </w:tabs>
        <w:ind w:left="4320" w:hanging="360"/>
      </w:pPr>
    </w:lvl>
    <w:lvl w:ilvl="5">
      <w:start w:val="1"/>
      <w:numFmt w:val="lowerRoman"/>
      <w:lvlText w:val="%6."/>
      <w:lvlJc w:val="right"/>
      <w:pPr>
        <w:tabs>
          <w:tab w:val="num" w:pos="5040"/>
        </w:tabs>
        <w:ind w:left="5040" w:hanging="180"/>
      </w:pPr>
    </w:lvl>
    <w:lvl w:ilvl="6">
      <w:start w:val="1"/>
      <w:numFmt w:val="decimal"/>
      <w:lvlText w:val="%7."/>
      <w:lvlJc w:val="left"/>
      <w:pPr>
        <w:tabs>
          <w:tab w:val="num" w:pos="5760"/>
        </w:tabs>
        <w:ind w:left="5760" w:hanging="360"/>
      </w:pPr>
    </w:lvl>
    <w:lvl w:ilvl="7">
      <w:start w:val="1"/>
      <w:numFmt w:val="lowerLetter"/>
      <w:lvlText w:val="%8."/>
      <w:lvlJc w:val="left"/>
      <w:pPr>
        <w:tabs>
          <w:tab w:val="num" w:pos="6480"/>
        </w:tabs>
        <w:ind w:left="6480" w:hanging="360"/>
      </w:pPr>
    </w:lvl>
    <w:lvl w:ilvl="8">
      <w:start w:val="1"/>
      <w:numFmt w:val="lowerRoman"/>
      <w:lvlText w:val="%9."/>
      <w:lvlJc w:val="right"/>
      <w:pPr>
        <w:tabs>
          <w:tab w:val="num" w:pos="7200"/>
        </w:tabs>
        <w:ind w:left="7200" w:hanging="180"/>
      </w:pPr>
    </w:lvl>
  </w:abstractNum>
  <w:abstractNum w:abstractNumId="7" w15:restartNumberingAfterBreak="0">
    <w:nsid w:val="26A1357E"/>
    <w:multiLevelType w:val="hybridMultilevel"/>
    <w:tmpl w:val="E11C9CA6"/>
    <w:lvl w:ilvl="0" w:tplc="04090017">
      <w:start w:val="1"/>
      <w:numFmt w:val="lowerLetter"/>
      <w:lvlText w:val="%1)"/>
      <w:lvlJc w:val="left"/>
      <w:pPr>
        <w:ind w:left="1980" w:hanging="360"/>
      </w:pPr>
    </w:lvl>
    <w:lvl w:ilvl="1" w:tplc="04090019" w:tentative="1">
      <w:start w:val="1"/>
      <w:numFmt w:val="lowerLetter"/>
      <w:lvlText w:val="%2."/>
      <w:lvlJc w:val="left"/>
      <w:pPr>
        <w:ind w:left="2700" w:hanging="360"/>
      </w:pPr>
    </w:lvl>
    <w:lvl w:ilvl="2" w:tplc="0409001B" w:tentative="1">
      <w:start w:val="1"/>
      <w:numFmt w:val="lowerRoman"/>
      <w:lvlText w:val="%3."/>
      <w:lvlJc w:val="right"/>
      <w:pPr>
        <w:ind w:left="3420" w:hanging="180"/>
      </w:pPr>
    </w:lvl>
    <w:lvl w:ilvl="3" w:tplc="0409000F" w:tentative="1">
      <w:start w:val="1"/>
      <w:numFmt w:val="decimal"/>
      <w:lvlText w:val="%4."/>
      <w:lvlJc w:val="left"/>
      <w:pPr>
        <w:ind w:left="4140" w:hanging="360"/>
      </w:pPr>
    </w:lvl>
    <w:lvl w:ilvl="4" w:tplc="04090019" w:tentative="1">
      <w:start w:val="1"/>
      <w:numFmt w:val="lowerLetter"/>
      <w:lvlText w:val="%5."/>
      <w:lvlJc w:val="left"/>
      <w:pPr>
        <w:ind w:left="4860" w:hanging="360"/>
      </w:pPr>
    </w:lvl>
    <w:lvl w:ilvl="5" w:tplc="0409001B" w:tentative="1">
      <w:start w:val="1"/>
      <w:numFmt w:val="lowerRoman"/>
      <w:lvlText w:val="%6."/>
      <w:lvlJc w:val="right"/>
      <w:pPr>
        <w:ind w:left="5580" w:hanging="180"/>
      </w:pPr>
    </w:lvl>
    <w:lvl w:ilvl="6" w:tplc="0409000F" w:tentative="1">
      <w:start w:val="1"/>
      <w:numFmt w:val="decimal"/>
      <w:lvlText w:val="%7."/>
      <w:lvlJc w:val="left"/>
      <w:pPr>
        <w:ind w:left="6300" w:hanging="360"/>
      </w:pPr>
    </w:lvl>
    <w:lvl w:ilvl="7" w:tplc="04090019" w:tentative="1">
      <w:start w:val="1"/>
      <w:numFmt w:val="lowerLetter"/>
      <w:lvlText w:val="%8."/>
      <w:lvlJc w:val="left"/>
      <w:pPr>
        <w:ind w:left="7020" w:hanging="360"/>
      </w:pPr>
    </w:lvl>
    <w:lvl w:ilvl="8" w:tplc="0409001B" w:tentative="1">
      <w:start w:val="1"/>
      <w:numFmt w:val="lowerRoman"/>
      <w:lvlText w:val="%9."/>
      <w:lvlJc w:val="right"/>
      <w:pPr>
        <w:ind w:left="7740" w:hanging="180"/>
      </w:pPr>
    </w:lvl>
  </w:abstractNum>
  <w:abstractNum w:abstractNumId="8" w15:restartNumberingAfterBreak="0">
    <w:nsid w:val="32B224AB"/>
    <w:multiLevelType w:val="hybridMultilevel"/>
    <w:tmpl w:val="F034AEA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83518CB"/>
    <w:multiLevelType w:val="hybridMultilevel"/>
    <w:tmpl w:val="6276B24A"/>
    <w:lvl w:ilvl="0" w:tplc="8E48042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51322CEA"/>
    <w:multiLevelType w:val="hybridMultilevel"/>
    <w:tmpl w:val="0BCA891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1840187"/>
    <w:multiLevelType w:val="hybridMultilevel"/>
    <w:tmpl w:val="42F2B4D6"/>
    <w:lvl w:ilvl="0" w:tplc="D56E5A3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5615362A"/>
    <w:multiLevelType w:val="hybridMultilevel"/>
    <w:tmpl w:val="1F845098"/>
    <w:lvl w:ilvl="0" w:tplc="9558D69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5BC97F81"/>
    <w:multiLevelType w:val="hybridMultilevel"/>
    <w:tmpl w:val="2F3ECFA2"/>
    <w:lvl w:ilvl="0" w:tplc="F13C4334">
      <w:start w:val="1"/>
      <w:numFmt w:val="upperLetter"/>
      <w:lvlText w:val="%1."/>
      <w:lvlJc w:val="left"/>
      <w:pPr>
        <w:tabs>
          <w:tab w:val="num" w:pos="1993"/>
        </w:tabs>
        <w:ind w:left="1993" w:hanging="360"/>
      </w:pPr>
      <w:rPr>
        <w:rFonts w:hint="default"/>
      </w:rPr>
    </w:lvl>
    <w:lvl w:ilvl="1" w:tplc="04090019" w:tentative="1">
      <w:start w:val="1"/>
      <w:numFmt w:val="lowerLetter"/>
      <w:lvlText w:val="%2."/>
      <w:lvlJc w:val="left"/>
      <w:pPr>
        <w:tabs>
          <w:tab w:val="num" w:pos="2713"/>
        </w:tabs>
        <w:ind w:left="2713" w:hanging="360"/>
      </w:pPr>
    </w:lvl>
    <w:lvl w:ilvl="2" w:tplc="0409001B" w:tentative="1">
      <w:start w:val="1"/>
      <w:numFmt w:val="lowerRoman"/>
      <w:lvlText w:val="%3."/>
      <w:lvlJc w:val="right"/>
      <w:pPr>
        <w:tabs>
          <w:tab w:val="num" w:pos="3433"/>
        </w:tabs>
        <w:ind w:left="3433" w:hanging="180"/>
      </w:pPr>
    </w:lvl>
    <w:lvl w:ilvl="3" w:tplc="0409000F" w:tentative="1">
      <w:start w:val="1"/>
      <w:numFmt w:val="decimal"/>
      <w:lvlText w:val="%4."/>
      <w:lvlJc w:val="left"/>
      <w:pPr>
        <w:tabs>
          <w:tab w:val="num" w:pos="4153"/>
        </w:tabs>
        <w:ind w:left="4153" w:hanging="360"/>
      </w:pPr>
    </w:lvl>
    <w:lvl w:ilvl="4" w:tplc="04090019" w:tentative="1">
      <w:start w:val="1"/>
      <w:numFmt w:val="lowerLetter"/>
      <w:lvlText w:val="%5."/>
      <w:lvlJc w:val="left"/>
      <w:pPr>
        <w:tabs>
          <w:tab w:val="num" w:pos="4873"/>
        </w:tabs>
        <w:ind w:left="4873" w:hanging="360"/>
      </w:pPr>
    </w:lvl>
    <w:lvl w:ilvl="5" w:tplc="0409001B" w:tentative="1">
      <w:start w:val="1"/>
      <w:numFmt w:val="lowerRoman"/>
      <w:lvlText w:val="%6."/>
      <w:lvlJc w:val="right"/>
      <w:pPr>
        <w:tabs>
          <w:tab w:val="num" w:pos="5593"/>
        </w:tabs>
        <w:ind w:left="5593" w:hanging="180"/>
      </w:pPr>
    </w:lvl>
    <w:lvl w:ilvl="6" w:tplc="0409000F" w:tentative="1">
      <w:start w:val="1"/>
      <w:numFmt w:val="decimal"/>
      <w:lvlText w:val="%7."/>
      <w:lvlJc w:val="left"/>
      <w:pPr>
        <w:tabs>
          <w:tab w:val="num" w:pos="6313"/>
        </w:tabs>
        <w:ind w:left="6313" w:hanging="360"/>
      </w:pPr>
    </w:lvl>
    <w:lvl w:ilvl="7" w:tplc="04090019" w:tentative="1">
      <w:start w:val="1"/>
      <w:numFmt w:val="lowerLetter"/>
      <w:lvlText w:val="%8."/>
      <w:lvlJc w:val="left"/>
      <w:pPr>
        <w:tabs>
          <w:tab w:val="num" w:pos="7033"/>
        </w:tabs>
        <w:ind w:left="7033" w:hanging="360"/>
      </w:pPr>
    </w:lvl>
    <w:lvl w:ilvl="8" w:tplc="0409001B" w:tentative="1">
      <w:start w:val="1"/>
      <w:numFmt w:val="lowerRoman"/>
      <w:lvlText w:val="%9."/>
      <w:lvlJc w:val="right"/>
      <w:pPr>
        <w:tabs>
          <w:tab w:val="num" w:pos="7753"/>
        </w:tabs>
        <w:ind w:left="7753" w:hanging="180"/>
      </w:pPr>
    </w:lvl>
  </w:abstractNum>
  <w:abstractNum w:abstractNumId="14" w15:restartNumberingAfterBreak="0">
    <w:nsid w:val="5C5439B0"/>
    <w:multiLevelType w:val="multilevel"/>
    <w:tmpl w:val="B5AE7388"/>
    <w:lvl w:ilvl="0">
      <w:start w:val="1"/>
      <w:numFmt w:val="decimal"/>
      <w:lvlText w:val="%1."/>
      <w:lvlJc w:val="left"/>
      <w:pPr>
        <w:tabs>
          <w:tab w:val="num" w:pos="0"/>
        </w:tabs>
        <w:ind w:left="0" w:firstLine="0"/>
      </w:pPr>
      <w:rPr>
        <w:rFonts w:ascii="Times New Roman Bold" w:hAnsi="Times New Roman Bold" w:hint="default"/>
        <w:b/>
        <w:i w:val="0"/>
        <w:caps/>
        <w:color w:val="auto"/>
        <w:sz w:val="24"/>
        <w:u w:val="none"/>
      </w:rPr>
    </w:lvl>
    <w:lvl w:ilvl="1">
      <w:start w:val="1"/>
      <w:numFmt w:val="lowerLetter"/>
      <w:lvlText w:val="(%2)"/>
      <w:lvlJc w:val="left"/>
      <w:pPr>
        <w:tabs>
          <w:tab w:val="num" w:pos="1440"/>
        </w:tabs>
        <w:ind w:left="0" w:firstLine="720"/>
      </w:pPr>
      <w:rPr>
        <w:rFonts w:ascii="Times New Roman" w:hAnsi="Times New Roman" w:hint="default"/>
        <w:b w:val="0"/>
        <w:i w:val="0"/>
        <w:caps w:val="0"/>
        <w:color w:val="auto"/>
        <w:sz w:val="24"/>
        <w:szCs w:val="24"/>
        <w:u w:val="none"/>
      </w:rPr>
    </w:lvl>
    <w:lvl w:ilvl="2">
      <w:start w:val="1"/>
      <w:numFmt w:val="decimal"/>
      <w:lvlText w:val="(%3)"/>
      <w:lvlJc w:val="left"/>
      <w:pPr>
        <w:tabs>
          <w:tab w:val="num" w:pos="720"/>
        </w:tabs>
        <w:ind w:left="720" w:firstLine="720"/>
      </w:pPr>
      <w:rPr>
        <w:rFonts w:ascii="Times New Roman" w:hAnsi="Times New Roman" w:hint="default"/>
        <w:b w:val="0"/>
        <w:i w:val="0"/>
        <w:iCs w:val="0"/>
        <w:caps w:val="0"/>
        <w:strike w:val="0"/>
        <w:dstrike w:val="0"/>
        <w:vanish w:val="0"/>
        <w:color w:val="000000"/>
        <w:spacing w:val="0"/>
        <w:kern w:val="0"/>
        <w:position w:val="0"/>
        <w:sz w:val="24"/>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upperLetter"/>
      <w:lvlText w:val="(%4)"/>
      <w:lvlJc w:val="left"/>
      <w:pPr>
        <w:tabs>
          <w:tab w:val="num" w:pos="3600"/>
        </w:tabs>
        <w:ind w:left="1440" w:firstLine="1440"/>
      </w:pPr>
      <w:rPr>
        <w:rFonts w:ascii="Times New Roman" w:hAnsi="Times New Roman" w:hint="default"/>
        <w:b w:val="0"/>
        <w:i w:val="0"/>
        <w:color w:val="auto"/>
        <w:sz w:val="24"/>
        <w:szCs w:val="24"/>
        <w:u w:val="none"/>
      </w:rPr>
    </w:lvl>
    <w:lvl w:ilvl="4">
      <w:start w:val="1"/>
      <w:numFmt w:val="upperLetter"/>
      <w:lvlText w:val="(%5)"/>
      <w:lvlJc w:val="left"/>
      <w:pPr>
        <w:tabs>
          <w:tab w:val="num" w:pos="720"/>
        </w:tabs>
        <w:ind w:left="1440" w:firstLine="720"/>
      </w:pPr>
      <w:rPr>
        <w:rFonts w:hint="default"/>
        <w:i w:val="0"/>
        <w:iCs w:val="0"/>
        <w:caps w:val="0"/>
        <w:small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lvlText w:val="(%6)"/>
      <w:lvlJc w:val="left"/>
      <w:pPr>
        <w:tabs>
          <w:tab w:val="num" w:pos="5760"/>
        </w:tabs>
        <w:ind w:left="2880" w:firstLine="2160"/>
      </w:pPr>
      <w:rPr>
        <w:rFonts w:hint="default"/>
        <w:b w:val="0"/>
        <w:i w:val="0"/>
        <w:color w:val="auto"/>
        <w:sz w:val="24"/>
        <w:szCs w:val="24"/>
        <w:u w:val="none"/>
      </w:rPr>
    </w:lvl>
    <w:lvl w:ilvl="6">
      <w:start w:val="1"/>
      <w:numFmt w:val="decimal"/>
      <w:lvlText w:val="%7."/>
      <w:lvlJc w:val="left"/>
      <w:pPr>
        <w:tabs>
          <w:tab w:val="num" w:pos="6480"/>
        </w:tabs>
        <w:ind w:left="1440" w:firstLine="4320"/>
      </w:pPr>
      <w:rPr>
        <w:rFonts w:hint="default"/>
        <w:color w:val="auto"/>
        <w:u w:val="none"/>
      </w:rPr>
    </w:lvl>
    <w:lvl w:ilvl="7">
      <w:start w:val="1"/>
      <w:numFmt w:val="lowerRoman"/>
      <w:lvlText w:val="%8."/>
      <w:lvlJc w:val="left"/>
      <w:pPr>
        <w:tabs>
          <w:tab w:val="num" w:pos="7200"/>
        </w:tabs>
        <w:ind w:left="1440" w:firstLine="5040"/>
      </w:pPr>
      <w:rPr>
        <w:rFonts w:hint="default"/>
        <w:color w:val="auto"/>
        <w:u w:val="none"/>
      </w:rPr>
    </w:lvl>
    <w:lvl w:ilvl="8">
      <w:start w:val="1"/>
      <w:numFmt w:val="decimal"/>
      <w:lvlText w:val="(%9)"/>
      <w:lvlJc w:val="left"/>
      <w:pPr>
        <w:tabs>
          <w:tab w:val="num" w:pos="7920"/>
        </w:tabs>
        <w:ind w:left="1440" w:firstLine="5760"/>
      </w:pPr>
      <w:rPr>
        <w:rFonts w:hint="default"/>
        <w:color w:val="auto"/>
        <w:u w:val="none"/>
      </w:rPr>
    </w:lvl>
  </w:abstractNum>
  <w:abstractNum w:abstractNumId="15" w15:restartNumberingAfterBreak="0">
    <w:nsid w:val="69E36747"/>
    <w:multiLevelType w:val="multilevel"/>
    <w:tmpl w:val="EB8AB414"/>
    <w:lvl w:ilvl="0">
      <w:start w:val="1"/>
      <w:numFmt w:val="decimal"/>
      <w:lvlText w:val="%1."/>
      <w:lvlJc w:val="left"/>
      <w:pPr>
        <w:tabs>
          <w:tab w:val="num" w:pos="720"/>
        </w:tabs>
        <w:ind w:left="0" w:firstLine="0"/>
      </w:pPr>
      <w:rPr>
        <w:rFonts w:ascii="Times New Roman Bold" w:hAnsi="Times New Roman Bold" w:hint="default"/>
        <w:b/>
        <w:i w:val="0"/>
        <w:caps w:val="0"/>
        <w:strike w:val="0"/>
        <w:dstrike w:val="0"/>
        <w:vanish w:val="0"/>
        <w:color w:val="auto"/>
        <w:sz w:val="24"/>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tabs>
          <w:tab w:val="num" w:pos="1440"/>
        </w:tabs>
        <w:ind w:left="0" w:firstLine="720"/>
      </w:pPr>
      <w:rPr>
        <w:rFonts w:ascii="Times New Roman" w:hAnsi="Times New Roman" w:hint="default"/>
        <w:b w:val="0"/>
        <w:i w:val="0"/>
        <w:caps w:val="0"/>
        <w:strike w:val="0"/>
        <w:dstrike w:val="0"/>
        <w:vanish w:val="0"/>
        <w:color w:val="auto"/>
        <w:sz w:val="24"/>
        <w:szCs w:val="24"/>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3)"/>
      <w:lvlJc w:val="left"/>
      <w:pPr>
        <w:tabs>
          <w:tab w:val="num" w:pos="2160"/>
        </w:tabs>
        <w:ind w:left="720" w:firstLine="720"/>
      </w:pPr>
      <w:rPr>
        <w:rFonts w:ascii="Times New Roman" w:hAnsi="Times New Roman" w:hint="default"/>
        <w:b w:val="0"/>
        <w:i w:val="0"/>
        <w:iCs w:val="0"/>
        <w:caps w:val="0"/>
        <w:strike w:val="0"/>
        <w:dstrike w:val="0"/>
        <w:vanish w:val="0"/>
        <w:color w:val="000000"/>
        <w:spacing w:val="0"/>
        <w:kern w:val="0"/>
        <w:position w:val="0"/>
        <w:sz w:val="24"/>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upperLetter"/>
      <w:lvlText w:val="(%4)"/>
      <w:lvlJc w:val="left"/>
      <w:pPr>
        <w:tabs>
          <w:tab w:val="num" w:pos="3600"/>
        </w:tabs>
        <w:ind w:left="1440" w:firstLine="1440"/>
      </w:pPr>
      <w:rPr>
        <w:rFonts w:ascii="Times New Roman" w:hAnsi="Times New Roman" w:hint="default"/>
        <w:b w:val="0"/>
        <w:i w:val="0"/>
        <w:caps w:val="0"/>
        <w:strike w:val="0"/>
        <w:dstrike w:val="0"/>
        <w:vanish w:val="0"/>
        <w:color w:val="auto"/>
        <w:sz w:val="24"/>
        <w:szCs w:val="24"/>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upperLetter"/>
      <w:lvlText w:val="(%5)"/>
      <w:lvlJc w:val="left"/>
      <w:pPr>
        <w:tabs>
          <w:tab w:val="num" w:pos="720"/>
        </w:tabs>
        <w:ind w:left="1440" w:firstLine="720"/>
      </w:pPr>
      <w:rPr>
        <w:rFonts w:hint="default"/>
        <w:i w:val="0"/>
        <w:iCs w:val="0"/>
        <w:caps w:val="0"/>
        <w:small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lvlText w:val="(%6)"/>
      <w:lvlJc w:val="left"/>
      <w:pPr>
        <w:tabs>
          <w:tab w:val="num" w:pos="5760"/>
        </w:tabs>
        <w:ind w:left="2880" w:firstLine="2160"/>
      </w:pPr>
      <w:rPr>
        <w:rFonts w:hint="default"/>
        <w:b w:val="0"/>
        <w:i w:val="0"/>
        <w:color w:val="auto"/>
        <w:sz w:val="24"/>
        <w:szCs w:val="24"/>
        <w:u w:val="none"/>
      </w:rPr>
    </w:lvl>
    <w:lvl w:ilvl="6">
      <w:start w:val="1"/>
      <w:numFmt w:val="decimal"/>
      <w:lvlText w:val="%7."/>
      <w:lvlJc w:val="left"/>
      <w:pPr>
        <w:tabs>
          <w:tab w:val="num" w:pos="6480"/>
        </w:tabs>
        <w:ind w:left="1440" w:firstLine="4320"/>
      </w:pPr>
      <w:rPr>
        <w:rFonts w:hint="default"/>
        <w:color w:val="auto"/>
        <w:u w:val="none"/>
      </w:rPr>
    </w:lvl>
    <w:lvl w:ilvl="7">
      <w:start w:val="1"/>
      <w:numFmt w:val="lowerRoman"/>
      <w:lvlText w:val="%8."/>
      <w:lvlJc w:val="left"/>
      <w:pPr>
        <w:tabs>
          <w:tab w:val="num" w:pos="7200"/>
        </w:tabs>
        <w:ind w:left="1440" w:firstLine="5040"/>
      </w:pPr>
      <w:rPr>
        <w:rFonts w:hint="default"/>
        <w:color w:val="auto"/>
        <w:u w:val="none"/>
      </w:rPr>
    </w:lvl>
    <w:lvl w:ilvl="8">
      <w:start w:val="1"/>
      <w:numFmt w:val="decimal"/>
      <w:lvlText w:val="(%9)"/>
      <w:lvlJc w:val="left"/>
      <w:pPr>
        <w:tabs>
          <w:tab w:val="num" w:pos="7920"/>
        </w:tabs>
        <w:ind w:left="1440" w:firstLine="5760"/>
      </w:pPr>
      <w:rPr>
        <w:rFonts w:hint="default"/>
        <w:color w:val="auto"/>
        <w:u w:val="none"/>
      </w:rPr>
    </w:lvl>
  </w:abstractNum>
  <w:abstractNum w:abstractNumId="16" w15:restartNumberingAfterBreak="0">
    <w:nsid w:val="6F234E20"/>
    <w:multiLevelType w:val="hybridMultilevel"/>
    <w:tmpl w:val="CBAE74C0"/>
    <w:lvl w:ilvl="0" w:tplc="6F38559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239675151">
    <w:abstractNumId w:val="5"/>
  </w:num>
  <w:num w:numId="2" w16cid:durableId="1915505108">
    <w:abstractNumId w:val="6"/>
  </w:num>
  <w:num w:numId="3" w16cid:durableId="720252795">
    <w:abstractNumId w:val="13"/>
  </w:num>
  <w:num w:numId="4" w16cid:durableId="1196191595">
    <w:abstractNumId w:val="0"/>
  </w:num>
  <w:num w:numId="5" w16cid:durableId="1114790060">
    <w:abstractNumId w:val="4"/>
  </w:num>
  <w:num w:numId="6" w16cid:durableId="1136332107">
    <w:abstractNumId w:val="0"/>
    <w:lvlOverride w:ilvl="0">
      <w:lvl w:ilvl="0">
        <w:start w:val="1"/>
        <w:numFmt w:val="decimal"/>
        <w:lvlText w:val="%1."/>
        <w:lvlJc w:val="left"/>
        <w:pPr>
          <w:tabs>
            <w:tab w:val="num" w:pos="0"/>
          </w:tabs>
          <w:ind w:left="0" w:firstLine="0"/>
        </w:pPr>
        <w:rPr>
          <w:rFonts w:ascii="Times New Roman Bold" w:hAnsi="Times New Roman Bold" w:hint="default"/>
          <w:b/>
          <w:i w:val="0"/>
          <w:caps/>
          <w:color w:val="auto"/>
          <w:sz w:val="24"/>
          <w:u w:val="none"/>
        </w:rPr>
      </w:lvl>
    </w:lvlOverride>
    <w:lvlOverride w:ilvl="1">
      <w:lvl w:ilvl="1">
        <w:start w:val="1"/>
        <w:numFmt w:val="lowerLetter"/>
        <w:lvlText w:val="(%2)"/>
        <w:lvlJc w:val="left"/>
        <w:pPr>
          <w:tabs>
            <w:tab w:val="num" w:pos="1440"/>
          </w:tabs>
          <w:ind w:left="0" w:firstLine="720"/>
        </w:pPr>
        <w:rPr>
          <w:rFonts w:ascii="Times New Roman Bold" w:hAnsi="Times New Roman Bold" w:hint="default"/>
          <w:b/>
          <w:i w:val="0"/>
          <w:caps w:val="0"/>
          <w:color w:val="auto"/>
          <w:sz w:val="24"/>
          <w:szCs w:val="24"/>
          <w:u w:val="none"/>
        </w:rPr>
      </w:lvl>
    </w:lvlOverride>
    <w:lvlOverride w:ilvl="2">
      <w:lvl w:ilvl="2">
        <w:start w:val="1"/>
        <w:numFmt w:val="decimal"/>
        <w:lvlText w:val="(%3)"/>
        <w:lvlJc w:val="left"/>
        <w:pPr>
          <w:tabs>
            <w:tab w:val="num" w:pos="720"/>
          </w:tabs>
          <w:ind w:left="720" w:firstLine="720"/>
        </w:pPr>
        <w:rPr>
          <w:rFonts w:ascii="Times New Roman" w:hAnsi="Times New Roman" w:hint="default"/>
          <w:b w:val="0"/>
          <w:i w:val="0"/>
          <w:iCs w:val="0"/>
          <w:caps w:val="0"/>
          <w:strike w:val="0"/>
          <w:dstrike w:val="0"/>
          <w:outline w:val="0"/>
          <w:shadow w:val="0"/>
          <w:emboss w:val="0"/>
          <w:imprint w:val="0"/>
          <w:vanish w:val="0"/>
          <w:spacing w:val="0"/>
          <w:kern w:val="0"/>
          <w:position w:val="0"/>
          <w:sz w:val="24"/>
          <w:u w:val="none"/>
          <w:vertAlign w:val="baseline"/>
          <w:em w:val="none"/>
        </w:rPr>
      </w:lvl>
    </w:lvlOverride>
    <w:lvlOverride w:ilvl="3">
      <w:lvl w:ilvl="3">
        <w:start w:val="1"/>
        <w:numFmt w:val="upperLetter"/>
        <w:lvlText w:val="(%4)"/>
        <w:lvlJc w:val="left"/>
        <w:pPr>
          <w:tabs>
            <w:tab w:val="num" w:pos="3600"/>
          </w:tabs>
          <w:ind w:left="1440" w:firstLine="1440"/>
        </w:pPr>
        <w:rPr>
          <w:rFonts w:ascii="Times New Roman" w:hAnsi="Times New Roman" w:hint="default"/>
          <w:b w:val="0"/>
          <w:i w:val="0"/>
          <w:color w:val="auto"/>
          <w:sz w:val="24"/>
          <w:szCs w:val="24"/>
          <w:u w:val="none"/>
        </w:rPr>
      </w:lvl>
    </w:lvlOverride>
    <w:lvlOverride w:ilvl="4">
      <w:lvl w:ilvl="4">
        <w:start w:val="1"/>
        <w:numFmt w:val="upperLetter"/>
        <w:pStyle w:val="Heading5"/>
        <w:lvlText w:val="(%5)"/>
        <w:lvlJc w:val="left"/>
        <w:pPr>
          <w:tabs>
            <w:tab w:val="num" w:pos="720"/>
          </w:tabs>
          <w:ind w:left="1440" w:firstLine="720"/>
        </w:pPr>
        <w:rPr>
          <w:rFonts w:hint="default"/>
          <w:i w:val="0"/>
          <w:iCs w:val="0"/>
          <w:caps w:val="0"/>
          <w:smallCaps w:val="0"/>
          <w:strike w:val="0"/>
          <w:dstrike w:val="0"/>
          <w:outline w:val="0"/>
          <w:shadow w:val="0"/>
          <w:emboss w:val="0"/>
          <w:imprint w:val="0"/>
          <w:vanish w:val="0"/>
          <w:spacing w:val="0"/>
          <w:kern w:val="0"/>
          <w:position w:val="0"/>
          <w:u w:val="none"/>
          <w:vertAlign w:val="baseline"/>
          <w:em w:val="none"/>
        </w:rPr>
      </w:lvl>
    </w:lvlOverride>
    <w:lvlOverride w:ilvl="5">
      <w:lvl w:ilvl="5">
        <w:start w:val="1"/>
        <w:numFmt w:val="decimal"/>
        <w:lvlText w:val="(%6)"/>
        <w:lvlJc w:val="left"/>
        <w:pPr>
          <w:tabs>
            <w:tab w:val="num" w:pos="5760"/>
          </w:tabs>
          <w:ind w:left="2880" w:firstLine="2160"/>
        </w:pPr>
        <w:rPr>
          <w:rFonts w:hint="default"/>
          <w:b w:val="0"/>
          <w:i w:val="0"/>
          <w:color w:val="auto"/>
          <w:sz w:val="24"/>
          <w:szCs w:val="24"/>
          <w:u w:val="none"/>
        </w:rPr>
      </w:lvl>
    </w:lvlOverride>
    <w:lvlOverride w:ilvl="6">
      <w:lvl w:ilvl="6">
        <w:start w:val="1"/>
        <w:numFmt w:val="decimal"/>
        <w:lvlText w:val="%7."/>
        <w:lvlJc w:val="left"/>
        <w:pPr>
          <w:tabs>
            <w:tab w:val="num" w:pos="6480"/>
          </w:tabs>
          <w:ind w:left="1440" w:firstLine="4320"/>
        </w:pPr>
        <w:rPr>
          <w:rFonts w:hint="default"/>
          <w:color w:val="auto"/>
          <w:u w:val="none"/>
        </w:rPr>
      </w:lvl>
    </w:lvlOverride>
    <w:lvlOverride w:ilvl="7">
      <w:lvl w:ilvl="7">
        <w:start w:val="1"/>
        <w:numFmt w:val="lowerRoman"/>
        <w:lvlText w:val="%8."/>
        <w:lvlJc w:val="left"/>
        <w:pPr>
          <w:tabs>
            <w:tab w:val="num" w:pos="7200"/>
          </w:tabs>
          <w:ind w:left="1440" w:firstLine="5040"/>
        </w:pPr>
        <w:rPr>
          <w:rFonts w:hint="default"/>
          <w:color w:val="auto"/>
          <w:u w:val="none"/>
        </w:rPr>
      </w:lvl>
    </w:lvlOverride>
    <w:lvlOverride w:ilvl="8">
      <w:lvl w:ilvl="8">
        <w:start w:val="1"/>
        <w:numFmt w:val="decimal"/>
        <w:lvlText w:val="(%9)"/>
        <w:lvlJc w:val="left"/>
        <w:pPr>
          <w:tabs>
            <w:tab w:val="num" w:pos="7920"/>
          </w:tabs>
          <w:ind w:left="1440" w:firstLine="5760"/>
        </w:pPr>
        <w:rPr>
          <w:rFonts w:hint="default"/>
          <w:color w:val="auto"/>
          <w:u w:val="none"/>
        </w:rPr>
      </w:lvl>
    </w:lvlOverride>
  </w:num>
  <w:num w:numId="7" w16cid:durableId="1910573242">
    <w:abstractNumId w:val="14"/>
  </w:num>
  <w:num w:numId="8" w16cid:durableId="799691595">
    <w:abstractNumId w:val="0"/>
    <w:lvlOverride w:ilvl="0">
      <w:lvl w:ilvl="0">
        <w:start w:val="1"/>
        <w:numFmt w:val="decimal"/>
        <w:lvlText w:val="%1."/>
        <w:lvlJc w:val="left"/>
        <w:pPr>
          <w:tabs>
            <w:tab w:val="num" w:pos="0"/>
          </w:tabs>
          <w:ind w:left="0" w:firstLine="0"/>
        </w:pPr>
        <w:rPr>
          <w:rFonts w:ascii="Times New Roman Bold" w:hAnsi="Times New Roman Bold" w:hint="default"/>
          <w:b/>
          <w:i w:val="0"/>
          <w:caps/>
          <w:color w:val="auto"/>
          <w:sz w:val="24"/>
          <w:u w:val="none"/>
        </w:rPr>
      </w:lvl>
    </w:lvlOverride>
    <w:lvlOverride w:ilvl="1">
      <w:lvl w:ilvl="1">
        <w:start w:val="1"/>
        <w:numFmt w:val="lowerLetter"/>
        <w:lvlText w:val="(%2)"/>
        <w:lvlJc w:val="left"/>
        <w:pPr>
          <w:tabs>
            <w:tab w:val="num" w:pos="1440"/>
          </w:tabs>
          <w:ind w:left="0" w:firstLine="720"/>
        </w:pPr>
        <w:rPr>
          <w:rFonts w:ascii="Times New Roman Bold" w:hAnsi="Times New Roman Bold" w:hint="default"/>
          <w:b/>
          <w:i w:val="0"/>
          <w:caps w:val="0"/>
          <w:color w:val="auto"/>
          <w:sz w:val="24"/>
          <w:szCs w:val="24"/>
          <w:u w:val="none"/>
        </w:rPr>
      </w:lvl>
    </w:lvlOverride>
    <w:lvlOverride w:ilvl="2">
      <w:lvl w:ilvl="2">
        <w:start w:val="1"/>
        <w:numFmt w:val="decimal"/>
        <w:lvlText w:val="(%3)"/>
        <w:lvlJc w:val="left"/>
        <w:pPr>
          <w:tabs>
            <w:tab w:val="num" w:pos="720"/>
          </w:tabs>
          <w:ind w:left="720" w:firstLine="720"/>
        </w:pPr>
        <w:rPr>
          <w:rFonts w:ascii="Times New Roman" w:hAnsi="Times New Roman" w:hint="default"/>
          <w:b w:val="0"/>
          <w:i w:val="0"/>
          <w:iCs w:val="0"/>
          <w:caps w:val="0"/>
          <w:strike w:val="0"/>
          <w:dstrike w:val="0"/>
          <w:outline w:val="0"/>
          <w:shadow w:val="0"/>
          <w:emboss w:val="0"/>
          <w:imprint w:val="0"/>
          <w:vanish w:val="0"/>
          <w:spacing w:val="0"/>
          <w:kern w:val="0"/>
          <w:position w:val="0"/>
          <w:sz w:val="24"/>
          <w:u w:val="none"/>
          <w:vertAlign w:val="baseline"/>
          <w:em w:val="none"/>
        </w:rPr>
      </w:lvl>
    </w:lvlOverride>
    <w:lvlOverride w:ilvl="3">
      <w:lvl w:ilvl="3">
        <w:start w:val="1"/>
        <w:numFmt w:val="upperLetter"/>
        <w:lvlText w:val="(%4)"/>
        <w:lvlJc w:val="left"/>
        <w:pPr>
          <w:tabs>
            <w:tab w:val="num" w:pos="3600"/>
          </w:tabs>
          <w:ind w:left="1440" w:firstLine="1440"/>
        </w:pPr>
        <w:rPr>
          <w:rFonts w:ascii="Times New Roman" w:hAnsi="Times New Roman" w:hint="default"/>
          <w:b w:val="0"/>
          <w:i w:val="0"/>
          <w:color w:val="auto"/>
          <w:sz w:val="24"/>
          <w:szCs w:val="24"/>
          <w:u w:val="none"/>
        </w:rPr>
      </w:lvl>
    </w:lvlOverride>
    <w:lvlOverride w:ilvl="4">
      <w:lvl w:ilvl="4">
        <w:start w:val="1"/>
        <w:numFmt w:val="upperLetter"/>
        <w:pStyle w:val="Heading5"/>
        <w:lvlText w:val="(%5)"/>
        <w:lvlJc w:val="left"/>
        <w:pPr>
          <w:tabs>
            <w:tab w:val="num" w:pos="720"/>
          </w:tabs>
          <w:ind w:left="1440" w:firstLine="720"/>
        </w:pPr>
        <w:rPr>
          <w:rFonts w:hint="default"/>
          <w:i w:val="0"/>
          <w:iCs w:val="0"/>
          <w:caps w:val="0"/>
          <w:smallCaps w:val="0"/>
          <w:strike w:val="0"/>
          <w:dstrike w:val="0"/>
          <w:outline w:val="0"/>
          <w:shadow w:val="0"/>
          <w:emboss w:val="0"/>
          <w:imprint w:val="0"/>
          <w:vanish w:val="0"/>
          <w:spacing w:val="0"/>
          <w:kern w:val="0"/>
          <w:position w:val="0"/>
          <w:u w:val="none"/>
          <w:vertAlign w:val="baseline"/>
          <w:em w:val="none"/>
        </w:rPr>
      </w:lvl>
    </w:lvlOverride>
    <w:lvlOverride w:ilvl="5">
      <w:lvl w:ilvl="5">
        <w:start w:val="1"/>
        <w:numFmt w:val="decimal"/>
        <w:lvlText w:val="(%6)"/>
        <w:lvlJc w:val="left"/>
        <w:pPr>
          <w:tabs>
            <w:tab w:val="num" w:pos="5760"/>
          </w:tabs>
          <w:ind w:left="2880" w:firstLine="2160"/>
        </w:pPr>
        <w:rPr>
          <w:rFonts w:hint="default"/>
          <w:b w:val="0"/>
          <w:i w:val="0"/>
          <w:color w:val="auto"/>
          <w:sz w:val="24"/>
          <w:szCs w:val="24"/>
          <w:u w:val="none"/>
        </w:rPr>
      </w:lvl>
    </w:lvlOverride>
    <w:lvlOverride w:ilvl="6">
      <w:lvl w:ilvl="6">
        <w:start w:val="1"/>
        <w:numFmt w:val="decimal"/>
        <w:lvlText w:val="%7."/>
        <w:lvlJc w:val="left"/>
        <w:pPr>
          <w:tabs>
            <w:tab w:val="num" w:pos="6480"/>
          </w:tabs>
          <w:ind w:left="1440" w:firstLine="4320"/>
        </w:pPr>
        <w:rPr>
          <w:rFonts w:hint="default"/>
          <w:color w:val="auto"/>
          <w:u w:val="none"/>
        </w:rPr>
      </w:lvl>
    </w:lvlOverride>
    <w:lvlOverride w:ilvl="7">
      <w:lvl w:ilvl="7">
        <w:start w:val="1"/>
        <w:numFmt w:val="lowerRoman"/>
        <w:lvlText w:val="%8."/>
        <w:lvlJc w:val="left"/>
        <w:pPr>
          <w:tabs>
            <w:tab w:val="num" w:pos="7200"/>
          </w:tabs>
          <w:ind w:left="1440" w:firstLine="5040"/>
        </w:pPr>
        <w:rPr>
          <w:rFonts w:hint="default"/>
          <w:color w:val="auto"/>
          <w:u w:val="none"/>
        </w:rPr>
      </w:lvl>
    </w:lvlOverride>
    <w:lvlOverride w:ilvl="8">
      <w:lvl w:ilvl="8">
        <w:start w:val="1"/>
        <w:numFmt w:val="decimal"/>
        <w:lvlText w:val="(%9)"/>
        <w:lvlJc w:val="left"/>
        <w:pPr>
          <w:tabs>
            <w:tab w:val="num" w:pos="7920"/>
          </w:tabs>
          <w:ind w:left="1440" w:firstLine="5760"/>
        </w:pPr>
        <w:rPr>
          <w:rFonts w:hint="default"/>
          <w:color w:val="auto"/>
          <w:u w:val="none"/>
        </w:rPr>
      </w:lvl>
    </w:lvlOverride>
  </w:num>
  <w:num w:numId="9" w16cid:durableId="540409941">
    <w:abstractNumId w:val="2"/>
  </w:num>
  <w:num w:numId="10" w16cid:durableId="1104687732">
    <w:abstractNumId w:val="0"/>
    <w:lvlOverride w:ilvl="0">
      <w:lvl w:ilvl="0">
        <w:start w:val="1"/>
        <w:numFmt w:val="decimal"/>
        <w:lvlText w:val="%1."/>
        <w:lvlJc w:val="left"/>
        <w:pPr>
          <w:tabs>
            <w:tab w:val="num" w:pos="0"/>
          </w:tabs>
          <w:ind w:left="0" w:firstLine="0"/>
        </w:pPr>
        <w:rPr>
          <w:rFonts w:ascii="Times New Roman Bold" w:hAnsi="Times New Roman Bold" w:hint="default"/>
          <w:b/>
          <w:i w:val="0"/>
          <w:caps/>
          <w:color w:val="auto"/>
          <w:sz w:val="24"/>
          <w:u w:val="none"/>
        </w:rPr>
      </w:lvl>
    </w:lvlOverride>
    <w:lvlOverride w:ilvl="1">
      <w:lvl w:ilvl="1">
        <w:start w:val="1"/>
        <w:numFmt w:val="lowerLetter"/>
        <w:lvlText w:val="(%2)"/>
        <w:lvlJc w:val="left"/>
        <w:pPr>
          <w:tabs>
            <w:tab w:val="num" w:pos="1440"/>
          </w:tabs>
          <w:ind w:left="0" w:firstLine="720"/>
        </w:pPr>
        <w:rPr>
          <w:rFonts w:ascii="Times New Roman" w:hAnsi="Times New Roman" w:hint="default"/>
          <w:b w:val="0"/>
          <w:i w:val="0"/>
          <w:caps w:val="0"/>
          <w:color w:val="auto"/>
          <w:sz w:val="24"/>
          <w:szCs w:val="24"/>
          <w:u w:val="none"/>
        </w:rPr>
      </w:lvl>
    </w:lvlOverride>
    <w:lvlOverride w:ilvl="2">
      <w:lvl w:ilvl="2">
        <w:start w:val="1"/>
        <w:numFmt w:val="decimal"/>
        <w:lvlText w:val="(%3)"/>
        <w:lvlJc w:val="left"/>
        <w:pPr>
          <w:tabs>
            <w:tab w:val="num" w:pos="720"/>
          </w:tabs>
          <w:ind w:left="720" w:firstLine="720"/>
        </w:pPr>
        <w:rPr>
          <w:rFonts w:ascii="Times New Roman" w:hAnsi="Times New Roman" w:hint="default"/>
          <w:b w:val="0"/>
          <w:i w:val="0"/>
          <w:iCs w:val="0"/>
          <w:caps w:val="0"/>
          <w:strike w:val="0"/>
          <w:dstrike w:val="0"/>
          <w:outline w:val="0"/>
          <w:shadow w:val="0"/>
          <w:emboss w:val="0"/>
          <w:imprint w:val="0"/>
          <w:vanish w:val="0"/>
          <w:spacing w:val="0"/>
          <w:kern w:val="0"/>
          <w:position w:val="0"/>
          <w:sz w:val="24"/>
          <w:u w:val="none"/>
          <w:vertAlign w:val="baseline"/>
          <w:em w:val="none"/>
        </w:rPr>
      </w:lvl>
    </w:lvlOverride>
    <w:lvlOverride w:ilvl="3">
      <w:lvl w:ilvl="3">
        <w:start w:val="1"/>
        <w:numFmt w:val="upperLetter"/>
        <w:lvlText w:val="(%4)"/>
        <w:lvlJc w:val="left"/>
        <w:pPr>
          <w:tabs>
            <w:tab w:val="num" w:pos="3600"/>
          </w:tabs>
          <w:ind w:left="1440" w:firstLine="1440"/>
        </w:pPr>
        <w:rPr>
          <w:rFonts w:ascii="Times New Roman" w:hAnsi="Times New Roman" w:hint="default"/>
          <w:b w:val="0"/>
          <w:i w:val="0"/>
          <w:color w:val="auto"/>
          <w:sz w:val="24"/>
          <w:szCs w:val="24"/>
          <w:u w:val="none"/>
        </w:rPr>
      </w:lvl>
    </w:lvlOverride>
    <w:lvlOverride w:ilvl="4">
      <w:lvl w:ilvl="4">
        <w:start w:val="1"/>
        <w:numFmt w:val="upperLetter"/>
        <w:pStyle w:val="Heading5"/>
        <w:lvlText w:val="(%5)"/>
        <w:lvlJc w:val="left"/>
        <w:pPr>
          <w:tabs>
            <w:tab w:val="num" w:pos="720"/>
          </w:tabs>
          <w:ind w:left="1440" w:firstLine="720"/>
        </w:pPr>
        <w:rPr>
          <w:rFonts w:hint="default"/>
          <w:i w:val="0"/>
          <w:iCs w:val="0"/>
          <w:caps w:val="0"/>
          <w:smallCaps w:val="0"/>
          <w:strike w:val="0"/>
          <w:dstrike w:val="0"/>
          <w:outline w:val="0"/>
          <w:shadow w:val="0"/>
          <w:emboss w:val="0"/>
          <w:imprint w:val="0"/>
          <w:vanish w:val="0"/>
          <w:spacing w:val="0"/>
          <w:kern w:val="0"/>
          <w:position w:val="0"/>
          <w:u w:val="none"/>
          <w:vertAlign w:val="baseline"/>
          <w:em w:val="none"/>
        </w:rPr>
      </w:lvl>
    </w:lvlOverride>
    <w:lvlOverride w:ilvl="5">
      <w:lvl w:ilvl="5">
        <w:start w:val="1"/>
        <w:numFmt w:val="decimal"/>
        <w:lvlText w:val="(%6)"/>
        <w:lvlJc w:val="left"/>
        <w:pPr>
          <w:tabs>
            <w:tab w:val="num" w:pos="5760"/>
          </w:tabs>
          <w:ind w:left="2880" w:firstLine="2160"/>
        </w:pPr>
        <w:rPr>
          <w:rFonts w:hint="default"/>
          <w:b w:val="0"/>
          <w:i w:val="0"/>
          <w:color w:val="auto"/>
          <w:sz w:val="24"/>
          <w:szCs w:val="24"/>
          <w:u w:val="none"/>
        </w:rPr>
      </w:lvl>
    </w:lvlOverride>
    <w:lvlOverride w:ilvl="6">
      <w:lvl w:ilvl="6">
        <w:start w:val="1"/>
        <w:numFmt w:val="decimal"/>
        <w:lvlText w:val="%7."/>
        <w:lvlJc w:val="left"/>
        <w:pPr>
          <w:tabs>
            <w:tab w:val="num" w:pos="6480"/>
          </w:tabs>
          <w:ind w:left="1440" w:firstLine="4320"/>
        </w:pPr>
        <w:rPr>
          <w:rFonts w:hint="default"/>
          <w:color w:val="auto"/>
          <w:u w:val="none"/>
        </w:rPr>
      </w:lvl>
    </w:lvlOverride>
    <w:lvlOverride w:ilvl="7">
      <w:lvl w:ilvl="7">
        <w:start w:val="1"/>
        <w:numFmt w:val="lowerRoman"/>
        <w:lvlText w:val="%8."/>
        <w:lvlJc w:val="left"/>
        <w:pPr>
          <w:tabs>
            <w:tab w:val="num" w:pos="7200"/>
          </w:tabs>
          <w:ind w:left="1440" w:firstLine="5040"/>
        </w:pPr>
        <w:rPr>
          <w:rFonts w:hint="default"/>
          <w:color w:val="auto"/>
          <w:u w:val="none"/>
        </w:rPr>
      </w:lvl>
    </w:lvlOverride>
    <w:lvlOverride w:ilvl="8">
      <w:lvl w:ilvl="8">
        <w:start w:val="1"/>
        <w:numFmt w:val="decimal"/>
        <w:lvlText w:val="(%9)"/>
        <w:lvlJc w:val="left"/>
        <w:pPr>
          <w:tabs>
            <w:tab w:val="num" w:pos="7920"/>
          </w:tabs>
          <w:ind w:left="1440" w:firstLine="5760"/>
        </w:pPr>
        <w:rPr>
          <w:rFonts w:hint="default"/>
          <w:color w:val="auto"/>
          <w:u w:val="none"/>
        </w:rPr>
      </w:lvl>
    </w:lvlOverride>
  </w:num>
  <w:num w:numId="11" w16cid:durableId="575631721">
    <w:abstractNumId w:val="15"/>
  </w:num>
  <w:num w:numId="12" w16cid:durableId="1067147959">
    <w:abstractNumId w:val="8"/>
  </w:num>
  <w:num w:numId="13" w16cid:durableId="994067930">
    <w:abstractNumId w:val="7"/>
  </w:num>
  <w:num w:numId="14" w16cid:durableId="1878352508">
    <w:abstractNumId w:val="9"/>
  </w:num>
  <w:num w:numId="15" w16cid:durableId="470753938">
    <w:abstractNumId w:val="12"/>
  </w:num>
  <w:num w:numId="16" w16cid:durableId="1488209935">
    <w:abstractNumId w:val="3"/>
  </w:num>
  <w:num w:numId="17" w16cid:durableId="1267423509">
    <w:abstractNumId w:val="10"/>
  </w:num>
  <w:num w:numId="18" w16cid:durableId="710227638">
    <w:abstractNumId w:val="1"/>
  </w:num>
  <w:num w:numId="19" w16cid:durableId="325324703">
    <w:abstractNumId w:val="16"/>
  </w:num>
  <w:num w:numId="20" w16cid:durableId="1475102826">
    <w:abstractNumId w:val="1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removePersonalInformation/>
  <w:removeDateAndTime/>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950"/>
  <w:doNotHyphenateCaps/>
  <w:drawingGridHorizontalSpacing w:val="120"/>
  <w:displayHorizontalDrawingGridEvery w:val="0"/>
  <w:displayVerticalDrawingGridEvery w:val="0"/>
  <w:doNotShadeFormData/>
  <w:noPunctuationKerning/>
  <w:characterSpacingControl w:val="doNotCompress"/>
  <w:hdrShapeDefaults>
    <o:shapedefaults v:ext="edit" spidmax="2050"/>
  </w:hdrShapeDefaults>
  <w:footnotePr>
    <w:footnote w:id="-1"/>
    <w:footnote w:id="0"/>
  </w:footnotePr>
  <w:endnotePr>
    <w:numFmt w:val="decimal"/>
    <w:endnote w:id="-1"/>
    <w:endnote w:id="0"/>
    <w:endnote w:id="1"/>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79C9"/>
    <w:rsid w:val="00000530"/>
    <w:rsid w:val="00004DB3"/>
    <w:rsid w:val="00020067"/>
    <w:rsid w:val="0002143E"/>
    <w:rsid w:val="00024F5A"/>
    <w:rsid w:val="00030065"/>
    <w:rsid w:val="00031B59"/>
    <w:rsid w:val="00057710"/>
    <w:rsid w:val="00063AFB"/>
    <w:rsid w:val="0006535F"/>
    <w:rsid w:val="000678BF"/>
    <w:rsid w:val="00075044"/>
    <w:rsid w:val="00082804"/>
    <w:rsid w:val="00086274"/>
    <w:rsid w:val="00090E34"/>
    <w:rsid w:val="00090F8F"/>
    <w:rsid w:val="00097E40"/>
    <w:rsid w:val="000A7914"/>
    <w:rsid w:val="000B16A1"/>
    <w:rsid w:val="000C0BF5"/>
    <w:rsid w:val="000C538A"/>
    <w:rsid w:val="000C768C"/>
    <w:rsid w:val="000E41BE"/>
    <w:rsid w:val="000F2072"/>
    <w:rsid w:val="000F32FF"/>
    <w:rsid w:val="000F7E4D"/>
    <w:rsid w:val="0010168B"/>
    <w:rsid w:val="00101734"/>
    <w:rsid w:val="00103DFD"/>
    <w:rsid w:val="0010413E"/>
    <w:rsid w:val="001221A3"/>
    <w:rsid w:val="00131DBD"/>
    <w:rsid w:val="00131E7C"/>
    <w:rsid w:val="0013356B"/>
    <w:rsid w:val="0013600A"/>
    <w:rsid w:val="00140035"/>
    <w:rsid w:val="001462AB"/>
    <w:rsid w:val="00157E62"/>
    <w:rsid w:val="0016005E"/>
    <w:rsid w:val="001606FF"/>
    <w:rsid w:val="0017568E"/>
    <w:rsid w:val="001866EC"/>
    <w:rsid w:val="001945F2"/>
    <w:rsid w:val="00196448"/>
    <w:rsid w:val="001A27AE"/>
    <w:rsid w:val="001B134B"/>
    <w:rsid w:val="001C093A"/>
    <w:rsid w:val="001C380B"/>
    <w:rsid w:val="001D1452"/>
    <w:rsid w:val="001D67E2"/>
    <w:rsid w:val="001F10A6"/>
    <w:rsid w:val="001F3D5B"/>
    <w:rsid w:val="001F6817"/>
    <w:rsid w:val="00200E5F"/>
    <w:rsid w:val="00201F2C"/>
    <w:rsid w:val="0020234F"/>
    <w:rsid w:val="002042DB"/>
    <w:rsid w:val="00205B93"/>
    <w:rsid w:val="00207013"/>
    <w:rsid w:val="002149CF"/>
    <w:rsid w:val="00220E0E"/>
    <w:rsid w:val="002315FB"/>
    <w:rsid w:val="002439E7"/>
    <w:rsid w:val="002457D8"/>
    <w:rsid w:val="00252C04"/>
    <w:rsid w:val="00256354"/>
    <w:rsid w:val="00266CEF"/>
    <w:rsid w:val="00280CC2"/>
    <w:rsid w:val="00281BC0"/>
    <w:rsid w:val="002902B5"/>
    <w:rsid w:val="00293C91"/>
    <w:rsid w:val="002A6F18"/>
    <w:rsid w:val="002C2D7B"/>
    <w:rsid w:val="002C7C87"/>
    <w:rsid w:val="002D5882"/>
    <w:rsid w:val="002E31B6"/>
    <w:rsid w:val="002E5EC4"/>
    <w:rsid w:val="0030677A"/>
    <w:rsid w:val="00307F61"/>
    <w:rsid w:val="00315F75"/>
    <w:rsid w:val="00325033"/>
    <w:rsid w:val="00340E18"/>
    <w:rsid w:val="003547E1"/>
    <w:rsid w:val="00370C0F"/>
    <w:rsid w:val="003A10EE"/>
    <w:rsid w:val="003A31F1"/>
    <w:rsid w:val="003A399B"/>
    <w:rsid w:val="003B1DCE"/>
    <w:rsid w:val="003B398F"/>
    <w:rsid w:val="003B3CED"/>
    <w:rsid w:val="003C203C"/>
    <w:rsid w:val="003C346D"/>
    <w:rsid w:val="003F314E"/>
    <w:rsid w:val="003F4F1C"/>
    <w:rsid w:val="00401E5F"/>
    <w:rsid w:val="00427201"/>
    <w:rsid w:val="00427E2C"/>
    <w:rsid w:val="004351FA"/>
    <w:rsid w:val="004418D6"/>
    <w:rsid w:val="004430D8"/>
    <w:rsid w:val="004519FD"/>
    <w:rsid w:val="00453EC0"/>
    <w:rsid w:val="0045426A"/>
    <w:rsid w:val="00455B04"/>
    <w:rsid w:val="00463DE1"/>
    <w:rsid w:val="004658EF"/>
    <w:rsid w:val="00492735"/>
    <w:rsid w:val="0049412E"/>
    <w:rsid w:val="00494810"/>
    <w:rsid w:val="004A4915"/>
    <w:rsid w:val="004A51BA"/>
    <w:rsid w:val="004B1014"/>
    <w:rsid w:val="004B1033"/>
    <w:rsid w:val="004B3E7A"/>
    <w:rsid w:val="004C02F2"/>
    <w:rsid w:val="004C2D31"/>
    <w:rsid w:val="004D259F"/>
    <w:rsid w:val="004D3BA6"/>
    <w:rsid w:val="004D743E"/>
    <w:rsid w:val="004E0DB4"/>
    <w:rsid w:val="004E151E"/>
    <w:rsid w:val="004E270E"/>
    <w:rsid w:val="004F0257"/>
    <w:rsid w:val="004F2592"/>
    <w:rsid w:val="004F429F"/>
    <w:rsid w:val="004F6401"/>
    <w:rsid w:val="004F70C6"/>
    <w:rsid w:val="00501E13"/>
    <w:rsid w:val="0050676A"/>
    <w:rsid w:val="00512540"/>
    <w:rsid w:val="005132B8"/>
    <w:rsid w:val="00515980"/>
    <w:rsid w:val="0052084F"/>
    <w:rsid w:val="0052291B"/>
    <w:rsid w:val="005333F5"/>
    <w:rsid w:val="00533A72"/>
    <w:rsid w:val="00570EF2"/>
    <w:rsid w:val="00571F6E"/>
    <w:rsid w:val="00577234"/>
    <w:rsid w:val="005844C0"/>
    <w:rsid w:val="00586788"/>
    <w:rsid w:val="005875E1"/>
    <w:rsid w:val="0059334A"/>
    <w:rsid w:val="00594304"/>
    <w:rsid w:val="005974FF"/>
    <w:rsid w:val="005A33FE"/>
    <w:rsid w:val="005A72DE"/>
    <w:rsid w:val="005B7A6C"/>
    <w:rsid w:val="005C1548"/>
    <w:rsid w:val="005C2F1E"/>
    <w:rsid w:val="005C3597"/>
    <w:rsid w:val="005D29A4"/>
    <w:rsid w:val="005D7B60"/>
    <w:rsid w:val="005E05DE"/>
    <w:rsid w:val="005E2859"/>
    <w:rsid w:val="005E33BB"/>
    <w:rsid w:val="005E3AE2"/>
    <w:rsid w:val="005F145F"/>
    <w:rsid w:val="005F34D1"/>
    <w:rsid w:val="005F3DA1"/>
    <w:rsid w:val="00604254"/>
    <w:rsid w:val="006063EA"/>
    <w:rsid w:val="00610705"/>
    <w:rsid w:val="006146D0"/>
    <w:rsid w:val="00640EC0"/>
    <w:rsid w:val="0065112D"/>
    <w:rsid w:val="0065227E"/>
    <w:rsid w:val="00660E61"/>
    <w:rsid w:val="00672EA0"/>
    <w:rsid w:val="00673743"/>
    <w:rsid w:val="006A0E62"/>
    <w:rsid w:val="006A645F"/>
    <w:rsid w:val="006B04D7"/>
    <w:rsid w:val="006B297A"/>
    <w:rsid w:val="006B7687"/>
    <w:rsid w:val="006C03FD"/>
    <w:rsid w:val="006C0AE6"/>
    <w:rsid w:val="006D4C8F"/>
    <w:rsid w:val="006D60A3"/>
    <w:rsid w:val="006D63B3"/>
    <w:rsid w:val="006D6574"/>
    <w:rsid w:val="006E16FB"/>
    <w:rsid w:val="006E30D8"/>
    <w:rsid w:val="006F01B4"/>
    <w:rsid w:val="006F0ED0"/>
    <w:rsid w:val="006F346B"/>
    <w:rsid w:val="006F5FD4"/>
    <w:rsid w:val="00705C04"/>
    <w:rsid w:val="00717E87"/>
    <w:rsid w:val="007257C2"/>
    <w:rsid w:val="007274EA"/>
    <w:rsid w:val="00732520"/>
    <w:rsid w:val="00747A16"/>
    <w:rsid w:val="0078030F"/>
    <w:rsid w:val="00780387"/>
    <w:rsid w:val="00792321"/>
    <w:rsid w:val="00795099"/>
    <w:rsid w:val="007972A7"/>
    <w:rsid w:val="007A3CE9"/>
    <w:rsid w:val="007A5962"/>
    <w:rsid w:val="007B2C59"/>
    <w:rsid w:val="007B3BCE"/>
    <w:rsid w:val="007B52F3"/>
    <w:rsid w:val="007B59B5"/>
    <w:rsid w:val="007B691B"/>
    <w:rsid w:val="007C594A"/>
    <w:rsid w:val="007C59DD"/>
    <w:rsid w:val="007D38E3"/>
    <w:rsid w:val="007D39BC"/>
    <w:rsid w:val="007D5BDC"/>
    <w:rsid w:val="007E6792"/>
    <w:rsid w:val="00803AED"/>
    <w:rsid w:val="00805394"/>
    <w:rsid w:val="00822248"/>
    <w:rsid w:val="00844781"/>
    <w:rsid w:val="00851B8A"/>
    <w:rsid w:val="008649E8"/>
    <w:rsid w:val="00872C6C"/>
    <w:rsid w:val="008762CA"/>
    <w:rsid w:val="00880734"/>
    <w:rsid w:val="008827A1"/>
    <w:rsid w:val="00893D98"/>
    <w:rsid w:val="008B66C1"/>
    <w:rsid w:val="008D0627"/>
    <w:rsid w:val="008D35B9"/>
    <w:rsid w:val="008E0FF9"/>
    <w:rsid w:val="008E50A1"/>
    <w:rsid w:val="008F0FDC"/>
    <w:rsid w:val="00901B56"/>
    <w:rsid w:val="00911149"/>
    <w:rsid w:val="0091614D"/>
    <w:rsid w:val="00916671"/>
    <w:rsid w:val="00926D90"/>
    <w:rsid w:val="00927083"/>
    <w:rsid w:val="009278C6"/>
    <w:rsid w:val="0093402A"/>
    <w:rsid w:val="0093671A"/>
    <w:rsid w:val="009511E5"/>
    <w:rsid w:val="00972C50"/>
    <w:rsid w:val="00980008"/>
    <w:rsid w:val="0098175A"/>
    <w:rsid w:val="00997D65"/>
    <w:rsid w:val="009A5216"/>
    <w:rsid w:val="009B1934"/>
    <w:rsid w:val="009C3E3E"/>
    <w:rsid w:val="009C5AAD"/>
    <w:rsid w:val="009C678C"/>
    <w:rsid w:val="009D28AC"/>
    <w:rsid w:val="009E0285"/>
    <w:rsid w:val="009E099B"/>
    <w:rsid w:val="009E26BA"/>
    <w:rsid w:val="009E517B"/>
    <w:rsid w:val="00A02E7C"/>
    <w:rsid w:val="00A07C58"/>
    <w:rsid w:val="00A113E3"/>
    <w:rsid w:val="00A14243"/>
    <w:rsid w:val="00A16063"/>
    <w:rsid w:val="00A20756"/>
    <w:rsid w:val="00A37F84"/>
    <w:rsid w:val="00A41690"/>
    <w:rsid w:val="00A437BC"/>
    <w:rsid w:val="00A47345"/>
    <w:rsid w:val="00A5339F"/>
    <w:rsid w:val="00A55418"/>
    <w:rsid w:val="00A56A92"/>
    <w:rsid w:val="00A56DFB"/>
    <w:rsid w:val="00A81245"/>
    <w:rsid w:val="00A86C42"/>
    <w:rsid w:val="00AA3D47"/>
    <w:rsid w:val="00AA7424"/>
    <w:rsid w:val="00AB01C7"/>
    <w:rsid w:val="00AB2163"/>
    <w:rsid w:val="00AC273D"/>
    <w:rsid w:val="00AC738F"/>
    <w:rsid w:val="00AC7A5B"/>
    <w:rsid w:val="00AD0FB0"/>
    <w:rsid w:val="00AD3070"/>
    <w:rsid w:val="00AE7058"/>
    <w:rsid w:val="00AF4303"/>
    <w:rsid w:val="00AF7369"/>
    <w:rsid w:val="00B0084C"/>
    <w:rsid w:val="00B01D49"/>
    <w:rsid w:val="00B20966"/>
    <w:rsid w:val="00B22224"/>
    <w:rsid w:val="00B24D6E"/>
    <w:rsid w:val="00B37D86"/>
    <w:rsid w:val="00B43204"/>
    <w:rsid w:val="00B51E1E"/>
    <w:rsid w:val="00B66457"/>
    <w:rsid w:val="00B81535"/>
    <w:rsid w:val="00B82194"/>
    <w:rsid w:val="00B853B6"/>
    <w:rsid w:val="00B91321"/>
    <w:rsid w:val="00BA17AD"/>
    <w:rsid w:val="00BA51E6"/>
    <w:rsid w:val="00BB095D"/>
    <w:rsid w:val="00BB208A"/>
    <w:rsid w:val="00BB4B2B"/>
    <w:rsid w:val="00BC551E"/>
    <w:rsid w:val="00BC6705"/>
    <w:rsid w:val="00BC7655"/>
    <w:rsid w:val="00BE1C32"/>
    <w:rsid w:val="00BF797F"/>
    <w:rsid w:val="00C00BD3"/>
    <w:rsid w:val="00C04138"/>
    <w:rsid w:val="00C13D2E"/>
    <w:rsid w:val="00C14399"/>
    <w:rsid w:val="00C24764"/>
    <w:rsid w:val="00C266A1"/>
    <w:rsid w:val="00C55FDE"/>
    <w:rsid w:val="00C5680F"/>
    <w:rsid w:val="00C63AD6"/>
    <w:rsid w:val="00C67B69"/>
    <w:rsid w:val="00C67BB2"/>
    <w:rsid w:val="00C812BD"/>
    <w:rsid w:val="00C82565"/>
    <w:rsid w:val="00CA679F"/>
    <w:rsid w:val="00CB07CB"/>
    <w:rsid w:val="00CB59F2"/>
    <w:rsid w:val="00CB6A6A"/>
    <w:rsid w:val="00CB70B3"/>
    <w:rsid w:val="00CC2155"/>
    <w:rsid w:val="00CC6EFB"/>
    <w:rsid w:val="00CE09DC"/>
    <w:rsid w:val="00CE5270"/>
    <w:rsid w:val="00CE78E1"/>
    <w:rsid w:val="00CF719D"/>
    <w:rsid w:val="00D12FC3"/>
    <w:rsid w:val="00D276A9"/>
    <w:rsid w:val="00D31CD8"/>
    <w:rsid w:val="00D33976"/>
    <w:rsid w:val="00D3526D"/>
    <w:rsid w:val="00D46785"/>
    <w:rsid w:val="00D65A92"/>
    <w:rsid w:val="00D66021"/>
    <w:rsid w:val="00D6717F"/>
    <w:rsid w:val="00D7055B"/>
    <w:rsid w:val="00D82E0B"/>
    <w:rsid w:val="00D82EB6"/>
    <w:rsid w:val="00D91504"/>
    <w:rsid w:val="00D930FD"/>
    <w:rsid w:val="00D93F73"/>
    <w:rsid w:val="00D955D1"/>
    <w:rsid w:val="00DA287C"/>
    <w:rsid w:val="00DA34FB"/>
    <w:rsid w:val="00DA4287"/>
    <w:rsid w:val="00DB12D8"/>
    <w:rsid w:val="00DB6F61"/>
    <w:rsid w:val="00DC50F5"/>
    <w:rsid w:val="00DC703E"/>
    <w:rsid w:val="00DD0092"/>
    <w:rsid w:val="00DE002C"/>
    <w:rsid w:val="00DF048B"/>
    <w:rsid w:val="00E012BA"/>
    <w:rsid w:val="00E0143B"/>
    <w:rsid w:val="00E054B0"/>
    <w:rsid w:val="00E11C7D"/>
    <w:rsid w:val="00E1330F"/>
    <w:rsid w:val="00E15767"/>
    <w:rsid w:val="00E17E61"/>
    <w:rsid w:val="00E44E12"/>
    <w:rsid w:val="00E45758"/>
    <w:rsid w:val="00E57EF3"/>
    <w:rsid w:val="00E61E52"/>
    <w:rsid w:val="00E63434"/>
    <w:rsid w:val="00E64D04"/>
    <w:rsid w:val="00E71EA1"/>
    <w:rsid w:val="00E733E6"/>
    <w:rsid w:val="00E741CC"/>
    <w:rsid w:val="00E801F1"/>
    <w:rsid w:val="00E87C43"/>
    <w:rsid w:val="00E9482C"/>
    <w:rsid w:val="00E94EE5"/>
    <w:rsid w:val="00E964A6"/>
    <w:rsid w:val="00EB1EB3"/>
    <w:rsid w:val="00EB22EC"/>
    <w:rsid w:val="00EB74F6"/>
    <w:rsid w:val="00EC2D98"/>
    <w:rsid w:val="00ED4747"/>
    <w:rsid w:val="00EE2951"/>
    <w:rsid w:val="00EE6BA8"/>
    <w:rsid w:val="00EE7F67"/>
    <w:rsid w:val="00F0063C"/>
    <w:rsid w:val="00F00937"/>
    <w:rsid w:val="00F179C9"/>
    <w:rsid w:val="00F20E77"/>
    <w:rsid w:val="00F21184"/>
    <w:rsid w:val="00F21A5E"/>
    <w:rsid w:val="00F223F3"/>
    <w:rsid w:val="00F233E0"/>
    <w:rsid w:val="00F30E56"/>
    <w:rsid w:val="00F33F67"/>
    <w:rsid w:val="00F34283"/>
    <w:rsid w:val="00F35439"/>
    <w:rsid w:val="00F375C1"/>
    <w:rsid w:val="00F401ED"/>
    <w:rsid w:val="00F435BA"/>
    <w:rsid w:val="00F45651"/>
    <w:rsid w:val="00F45684"/>
    <w:rsid w:val="00F479D1"/>
    <w:rsid w:val="00F60038"/>
    <w:rsid w:val="00F74970"/>
    <w:rsid w:val="00F757F7"/>
    <w:rsid w:val="00F80BF8"/>
    <w:rsid w:val="00F83FE7"/>
    <w:rsid w:val="00F93BB4"/>
    <w:rsid w:val="00F96F93"/>
    <w:rsid w:val="00FB1530"/>
    <w:rsid w:val="00FC2847"/>
    <w:rsid w:val="00FC2D09"/>
    <w:rsid w:val="00FD1F63"/>
    <w:rsid w:val="00FD25C2"/>
    <w:rsid w:val="00FD2602"/>
    <w:rsid w:val="00FD4361"/>
    <w:rsid w:val="00FE1652"/>
    <w:rsid w:val="00FE5E0C"/>
    <w:rsid w:val="00FF29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D13B287"/>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semiHidden="1" w:uiPriority="9" w:unhideWhenUsed="1"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header" w:uiPriority="99"/>
    <w:lsdException w:name="footer" w:uiPriority="99"/>
    <w:lsdException w:name="caption" w:semiHidden="1" w:unhideWhenUsed="1" w:qFormat="1"/>
    <w:lsdException w:name="Title" w:uiPriority="10" w:qFormat="1"/>
    <w:lsdException w:name="Subtitle" w:uiPriority="11"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60" w:line="278" w:lineRule="auto"/>
      <w:pPrChange w:id="0" w:author="Author">
        <w:pPr>
          <w:jc w:val="both"/>
        </w:pPr>
      </w:pPrChange>
    </w:pPr>
    <w:rPr>
      <w:rFonts w:asciiTheme="minorHAnsi" w:eastAsiaTheme="minorHAnsi" w:hAnsiTheme="minorHAnsi" w:cstheme="minorBidi"/>
      <w:kern w:val="2"/>
      <w:sz w:val="24"/>
      <w:szCs w:val="24"/>
      <w14:ligatures w14:val="standardContextual"/>
      <w:rPrChange w:id="0" w:author="Author">
        <w:rPr>
          <w:sz w:val="24"/>
          <w:lang w:val="en-US" w:eastAsia="en-US" w:bidi="ar-SA"/>
        </w:rPr>
      </w:rPrChange>
    </w:rPr>
  </w:style>
  <w:style w:type="paragraph" w:styleId="Heading1">
    <w:name w:val="heading 1"/>
    <w:basedOn w:val="Normal"/>
    <w:next w:val="Normal"/>
    <w:link w:val="Heading1Char"/>
    <w:uiPriority w:val="9"/>
    <w:qFormat/>
    <w:rsid w:val="0030677A"/>
    <w:pPr>
      <w:keepNext/>
      <w:keepLines/>
      <w:spacing w:before="360" w:after="80"/>
      <w:outlineLvl w:val="0"/>
      <w:pPrChange w:id="1" w:author="Author">
        <w:pPr>
          <w:keepNext/>
          <w:tabs>
            <w:tab w:val="left" w:pos="6480"/>
            <w:tab w:val="left" w:pos="7920"/>
            <w:tab w:val="right" w:pos="9360"/>
          </w:tabs>
          <w:suppressAutoHyphens/>
          <w:spacing w:after="160" w:line="278" w:lineRule="auto"/>
          <w:outlineLvl w:val="0"/>
        </w:pPr>
      </w:pPrChange>
    </w:pPr>
    <w:rPr>
      <w:rFonts w:asciiTheme="majorHAnsi" w:eastAsiaTheme="majorEastAsia" w:hAnsiTheme="majorHAnsi" w:cstheme="majorBidi"/>
      <w:color w:val="2E74B5" w:themeColor="accent1" w:themeShade="BF"/>
      <w:sz w:val="40"/>
      <w:szCs w:val="40"/>
      <w:rPrChange w:id="1" w:author="Author">
        <w:rPr>
          <w:rFonts w:asciiTheme="minorHAnsi" w:eastAsiaTheme="minorHAnsi" w:hAnsiTheme="minorHAnsi" w:cstheme="minorBidi"/>
          <w:b/>
          <w:spacing w:val="-2"/>
          <w:kern w:val="2"/>
          <w:szCs w:val="24"/>
          <w:lang w:val="en-US" w:eastAsia="en-US" w:bidi="ar-SA"/>
          <w14:ligatures w14:val="standardContextual"/>
        </w:rPr>
      </w:rPrChange>
    </w:rPr>
  </w:style>
  <w:style w:type="paragraph" w:styleId="Heading2">
    <w:name w:val="heading 2"/>
    <w:basedOn w:val="Normal"/>
    <w:next w:val="Normal"/>
    <w:link w:val="Heading2Char"/>
    <w:uiPriority w:val="9"/>
    <w:semiHidden/>
    <w:unhideWhenUsed/>
    <w:qFormat/>
    <w:rsid w:val="0030677A"/>
    <w:pPr>
      <w:keepNext/>
      <w:keepLines/>
      <w:spacing w:before="160" w:after="80"/>
      <w:outlineLvl w:val="1"/>
      <w:pPrChange w:id="2" w:author="Author">
        <w:pPr>
          <w:keepNext/>
          <w:spacing w:after="160" w:line="278" w:lineRule="auto"/>
          <w:outlineLvl w:val="1"/>
        </w:pPr>
      </w:pPrChange>
    </w:pPr>
    <w:rPr>
      <w:rFonts w:asciiTheme="majorHAnsi" w:eastAsiaTheme="majorEastAsia" w:hAnsiTheme="majorHAnsi" w:cstheme="majorBidi"/>
      <w:color w:val="2E74B5" w:themeColor="accent1" w:themeShade="BF"/>
      <w:sz w:val="32"/>
      <w:szCs w:val="32"/>
      <w:rPrChange w:id="2" w:author="Author">
        <w:rPr>
          <w:rFonts w:asciiTheme="minorHAnsi" w:eastAsiaTheme="minorHAnsi" w:hAnsiTheme="minorHAnsi" w:cstheme="minorBidi"/>
          <w:b/>
          <w:kern w:val="2"/>
          <w:szCs w:val="24"/>
          <w:lang w:val="en-US" w:eastAsia="en-US" w:bidi="ar-SA"/>
          <w14:ligatures w14:val="standardContextual"/>
        </w:rPr>
      </w:rPrChange>
    </w:rPr>
  </w:style>
  <w:style w:type="paragraph" w:styleId="Heading3">
    <w:name w:val="heading 3"/>
    <w:basedOn w:val="Normal"/>
    <w:next w:val="Normal"/>
    <w:link w:val="Heading3Char"/>
    <w:uiPriority w:val="9"/>
    <w:semiHidden/>
    <w:unhideWhenUsed/>
    <w:qFormat/>
    <w:rsid w:val="0030677A"/>
    <w:pPr>
      <w:keepNext/>
      <w:keepLines/>
      <w:spacing w:before="160" w:after="80"/>
      <w:outlineLvl w:val="2"/>
      <w:pPrChange w:id="3" w:author="Author">
        <w:pPr>
          <w:keepNext/>
          <w:spacing w:before="240" w:after="60" w:line="278" w:lineRule="auto"/>
          <w:outlineLvl w:val="2"/>
        </w:pPr>
      </w:pPrChange>
    </w:pPr>
    <w:rPr>
      <w:rFonts w:eastAsiaTheme="majorEastAsia" w:cstheme="majorBidi"/>
      <w:color w:val="2E74B5" w:themeColor="accent1" w:themeShade="BF"/>
      <w:sz w:val="28"/>
      <w:szCs w:val="28"/>
      <w:rPrChange w:id="3" w:author="Author">
        <w:rPr>
          <w:rFonts w:ascii="Arial" w:eastAsiaTheme="minorHAnsi" w:hAnsi="Arial" w:cs="Arial"/>
          <w:b/>
          <w:bCs/>
          <w:kern w:val="2"/>
          <w:sz w:val="26"/>
          <w:szCs w:val="26"/>
          <w:lang w:val="en-US" w:eastAsia="en-US" w:bidi="ar-SA"/>
          <w14:ligatures w14:val="standardContextual"/>
        </w:rPr>
      </w:rPrChange>
    </w:rPr>
  </w:style>
  <w:style w:type="paragraph" w:styleId="Heading4">
    <w:name w:val="heading 4"/>
    <w:basedOn w:val="Normal"/>
    <w:next w:val="Normal"/>
    <w:link w:val="Heading4Char"/>
    <w:uiPriority w:val="9"/>
    <w:semiHidden/>
    <w:unhideWhenUsed/>
    <w:qFormat/>
    <w:rsid w:val="0030677A"/>
    <w:pPr>
      <w:keepNext/>
      <w:keepLines/>
      <w:spacing w:before="80" w:after="40"/>
      <w:outlineLvl w:val="3"/>
      <w:pPrChange w:id="4" w:author="Author">
        <w:pPr>
          <w:keepNext/>
          <w:keepLines/>
          <w:spacing w:before="80" w:after="40" w:line="278" w:lineRule="auto"/>
          <w:outlineLvl w:val="3"/>
        </w:pPr>
      </w:pPrChange>
    </w:pPr>
    <w:rPr>
      <w:rFonts w:eastAsiaTheme="majorEastAsia" w:cstheme="majorBidi"/>
      <w:i/>
      <w:iCs/>
      <w:color w:val="2E74B5" w:themeColor="accent1" w:themeShade="BF"/>
      <w:rPrChange w:id="4" w:author="Author">
        <w:rPr>
          <w:rFonts w:asciiTheme="minorHAnsi" w:eastAsiaTheme="majorEastAsia" w:hAnsiTheme="minorHAnsi" w:cstheme="majorBidi"/>
          <w:i/>
          <w:iCs/>
          <w:color w:val="2E74B5" w:themeColor="accent1" w:themeShade="BF"/>
          <w:kern w:val="2"/>
          <w:sz w:val="24"/>
          <w:szCs w:val="24"/>
          <w:lang w:val="en-US" w:eastAsia="en-US" w:bidi="ar-SA"/>
          <w14:ligatures w14:val="standardContextual"/>
        </w:rPr>
      </w:rPrChange>
    </w:rPr>
  </w:style>
  <w:style w:type="paragraph" w:styleId="Heading5">
    <w:name w:val="heading 5"/>
    <w:basedOn w:val="Normal"/>
    <w:next w:val="Normal"/>
    <w:link w:val="Heading5Char"/>
    <w:uiPriority w:val="9"/>
    <w:semiHidden/>
    <w:unhideWhenUsed/>
    <w:qFormat/>
    <w:rsid w:val="0030677A"/>
    <w:pPr>
      <w:keepNext/>
      <w:keepLines/>
      <w:spacing w:before="80" w:after="40"/>
      <w:outlineLvl w:val="4"/>
      <w:pPrChange w:id="5" w:author="Author">
        <w:pPr>
          <w:numPr>
            <w:ilvl w:val="4"/>
            <w:numId w:val="4"/>
          </w:numPr>
          <w:tabs>
            <w:tab w:val="left" w:pos="-720"/>
            <w:tab w:val="num" w:pos="720"/>
          </w:tabs>
          <w:suppressAutoHyphens/>
          <w:spacing w:after="160" w:line="278" w:lineRule="auto"/>
          <w:ind w:left="1440" w:firstLine="720"/>
          <w:outlineLvl w:val="4"/>
        </w:pPr>
      </w:pPrChange>
    </w:pPr>
    <w:rPr>
      <w:rFonts w:eastAsiaTheme="majorEastAsia" w:cstheme="majorBidi"/>
      <w:color w:val="2E74B5" w:themeColor="accent1" w:themeShade="BF"/>
      <w:rPrChange w:id="5" w:author="Author">
        <w:rPr>
          <w:rFonts w:asciiTheme="minorHAnsi" w:eastAsiaTheme="minorHAnsi" w:hAnsiTheme="minorHAnsi" w:cstheme="minorBidi"/>
          <w:i/>
          <w:kern w:val="2"/>
          <w:sz w:val="24"/>
          <w:szCs w:val="24"/>
          <w:lang w:val="en-US" w:eastAsia="en-US" w:bidi="ar-SA"/>
          <w14:ligatures w14:val="standardContextual"/>
        </w:rPr>
      </w:rPrChange>
    </w:rPr>
  </w:style>
  <w:style w:type="paragraph" w:styleId="Heading6">
    <w:name w:val="heading 6"/>
    <w:basedOn w:val="Normal"/>
    <w:next w:val="Normal"/>
    <w:link w:val="Heading6Char"/>
    <w:uiPriority w:val="9"/>
    <w:semiHidden/>
    <w:unhideWhenUsed/>
    <w:qFormat/>
    <w:rsid w:val="0030677A"/>
    <w:pPr>
      <w:keepNext/>
      <w:keepLines/>
      <w:spacing w:before="40" w:after="0"/>
      <w:outlineLvl w:val="5"/>
      <w:pPrChange w:id="6" w:author="Author">
        <w:pPr>
          <w:keepNext/>
          <w:keepLines/>
          <w:spacing w:before="40" w:after="160" w:line="278" w:lineRule="auto"/>
          <w:outlineLvl w:val="5"/>
        </w:pPr>
      </w:pPrChange>
    </w:pPr>
    <w:rPr>
      <w:rFonts w:eastAsiaTheme="majorEastAsia" w:cstheme="majorBidi"/>
      <w:i/>
      <w:iCs/>
      <w:color w:val="595959" w:themeColor="text1" w:themeTint="A6"/>
      <w:rPrChange w:id="6" w:author="Author">
        <w:rPr>
          <w:rFonts w:asciiTheme="minorHAnsi" w:eastAsiaTheme="majorEastAsia" w:hAnsiTheme="minorHAnsi" w:cstheme="majorBidi"/>
          <w:i/>
          <w:iCs/>
          <w:color w:val="595959" w:themeColor="text1" w:themeTint="A6"/>
          <w:kern w:val="2"/>
          <w:sz w:val="24"/>
          <w:szCs w:val="24"/>
          <w:lang w:val="en-US" w:eastAsia="en-US" w:bidi="ar-SA"/>
          <w14:ligatures w14:val="standardContextual"/>
        </w:rPr>
      </w:rPrChange>
    </w:rPr>
  </w:style>
  <w:style w:type="paragraph" w:styleId="Heading7">
    <w:name w:val="heading 7"/>
    <w:basedOn w:val="Normal"/>
    <w:next w:val="Normal"/>
    <w:link w:val="Heading7Char"/>
    <w:uiPriority w:val="9"/>
    <w:semiHidden/>
    <w:unhideWhenUsed/>
    <w:qFormat/>
    <w:rsid w:val="0030677A"/>
    <w:pPr>
      <w:keepNext/>
      <w:keepLines/>
      <w:spacing w:before="40" w:after="0"/>
      <w:outlineLvl w:val="6"/>
      <w:pPrChange w:id="7" w:author="Author">
        <w:pPr>
          <w:keepNext/>
          <w:keepLines/>
          <w:spacing w:before="40" w:after="160" w:line="278" w:lineRule="auto"/>
          <w:outlineLvl w:val="6"/>
        </w:pPr>
      </w:pPrChange>
    </w:pPr>
    <w:rPr>
      <w:rFonts w:eastAsiaTheme="majorEastAsia" w:cstheme="majorBidi"/>
      <w:color w:val="595959" w:themeColor="text1" w:themeTint="A6"/>
      <w:rPrChange w:id="7" w:author="Author">
        <w:rPr>
          <w:rFonts w:asciiTheme="minorHAnsi" w:eastAsiaTheme="majorEastAsia" w:hAnsiTheme="minorHAnsi" w:cstheme="majorBidi"/>
          <w:color w:val="595959" w:themeColor="text1" w:themeTint="A6"/>
          <w:kern w:val="2"/>
          <w:sz w:val="24"/>
          <w:szCs w:val="24"/>
          <w:lang w:val="en-US" w:eastAsia="en-US" w:bidi="ar-SA"/>
          <w14:ligatures w14:val="standardContextual"/>
        </w:rPr>
      </w:rPrChange>
    </w:rPr>
  </w:style>
  <w:style w:type="paragraph" w:styleId="Heading8">
    <w:name w:val="heading 8"/>
    <w:basedOn w:val="Normal"/>
    <w:next w:val="Normal"/>
    <w:link w:val="Heading8Char"/>
    <w:uiPriority w:val="9"/>
    <w:semiHidden/>
    <w:unhideWhenUsed/>
    <w:qFormat/>
    <w:rsid w:val="0030677A"/>
    <w:pPr>
      <w:keepNext/>
      <w:keepLines/>
      <w:spacing w:after="0"/>
      <w:outlineLvl w:val="7"/>
      <w:pPrChange w:id="8" w:author="Author">
        <w:pPr>
          <w:keepNext/>
          <w:keepLines/>
          <w:spacing w:after="160" w:line="278" w:lineRule="auto"/>
          <w:outlineLvl w:val="7"/>
        </w:pPr>
      </w:pPrChange>
    </w:pPr>
    <w:rPr>
      <w:rFonts w:eastAsiaTheme="majorEastAsia" w:cstheme="majorBidi"/>
      <w:i/>
      <w:iCs/>
      <w:color w:val="272727" w:themeColor="text1" w:themeTint="D8"/>
      <w:rPrChange w:id="8" w:author="Author">
        <w:rPr>
          <w:rFonts w:asciiTheme="minorHAnsi" w:eastAsiaTheme="majorEastAsia" w:hAnsiTheme="minorHAnsi" w:cstheme="majorBidi"/>
          <w:i/>
          <w:iCs/>
          <w:color w:val="272727" w:themeColor="text1" w:themeTint="D8"/>
          <w:kern w:val="2"/>
          <w:sz w:val="24"/>
          <w:szCs w:val="24"/>
          <w:lang w:val="en-US" w:eastAsia="en-US" w:bidi="ar-SA"/>
          <w14:ligatures w14:val="standardContextual"/>
        </w:rPr>
      </w:rPrChange>
    </w:rPr>
  </w:style>
  <w:style w:type="paragraph" w:styleId="Heading9">
    <w:name w:val="heading 9"/>
    <w:basedOn w:val="Normal"/>
    <w:next w:val="Normal"/>
    <w:link w:val="Heading9Char"/>
    <w:uiPriority w:val="9"/>
    <w:semiHidden/>
    <w:unhideWhenUsed/>
    <w:qFormat/>
    <w:rsid w:val="0030677A"/>
    <w:pPr>
      <w:keepNext/>
      <w:keepLines/>
      <w:spacing w:after="0"/>
      <w:outlineLvl w:val="8"/>
      <w:pPrChange w:id="9" w:author="Author">
        <w:pPr>
          <w:keepNext/>
          <w:keepLines/>
          <w:spacing w:after="160" w:line="278" w:lineRule="auto"/>
          <w:outlineLvl w:val="8"/>
        </w:pPr>
      </w:pPrChange>
    </w:pPr>
    <w:rPr>
      <w:rFonts w:eastAsiaTheme="majorEastAsia" w:cstheme="majorBidi"/>
      <w:color w:val="272727" w:themeColor="text1" w:themeTint="D8"/>
      <w:rPrChange w:id="9" w:author="Author">
        <w:rPr>
          <w:rFonts w:asciiTheme="minorHAnsi" w:eastAsiaTheme="majorEastAsia" w:hAnsiTheme="minorHAnsi" w:cstheme="majorBidi"/>
          <w:color w:val="272727" w:themeColor="text1" w:themeTint="D8"/>
          <w:kern w:val="2"/>
          <w:sz w:val="24"/>
          <w:szCs w:val="24"/>
          <w:lang w:val="en-US" w:eastAsia="en-US" w:bidi="ar-SA"/>
          <w14:ligatures w14:val="standardContextual"/>
        </w:rPr>
      </w:rPrChang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30677A"/>
    <w:pPr>
      <w:tabs>
        <w:tab w:val="center" w:pos="4680"/>
        <w:tab w:val="right" w:pos="9360"/>
      </w:tabs>
      <w:spacing w:after="0" w:line="240" w:lineRule="auto"/>
      <w:pPrChange w:id="10" w:author="Author">
        <w:pPr>
          <w:tabs>
            <w:tab w:val="center" w:pos="4320"/>
            <w:tab w:val="right" w:pos="8640"/>
          </w:tabs>
          <w:spacing w:after="160" w:line="278" w:lineRule="auto"/>
        </w:pPr>
      </w:pPrChange>
    </w:pPr>
    <w:rPr>
      <w:rPrChange w:id="10" w:author="Author">
        <w:rPr>
          <w:rFonts w:asciiTheme="minorHAnsi" w:eastAsiaTheme="minorHAnsi" w:hAnsiTheme="minorHAnsi" w:cstheme="minorBidi"/>
          <w:kern w:val="2"/>
          <w:sz w:val="24"/>
          <w:szCs w:val="24"/>
          <w:lang w:val="en-US" w:eastAsia="en-US" w:bidi="ar-SA"/>
          <w14:ligatures w14:val="standardContextual"/>
        </w:rPr>
      </w:rPrChange>
    </w:rPr>
  </w:style>
  <w:style w:type="paragraph" w:styleId="Header">
    <w:name w:val="header"/>
    <w:basedOn w:val="Normal"/>
    <w:link w:val="HeaderChar"/>
    <w:uiPriority w:val="99"/>
    <w:unhideWhenUsed/>
    <w:rsid w:val="0030677A"/>
    <w:pPr>
      <w:tabs>
        <w:tab w:val="center" w:pos="4680"/>
        <w:tab w:val="right" w:pos="9360"/>
      </w:tabs>
      <w:spacing w:after="0" w:line="240" w:lineRule="auto"/>
      <w:pPrChange w:id="11" w:author="Author">
        <w:pPr>
          <w:tabs>
            <w:tab w:val="center" w:pos="4320"/>
            <w:tab w:val="right" w:pos="8640"/>
          </w:tabs>
          <w:spacing w:after="160" w:line="278" w:lineRule="auto"/>
        </w:pPr>
      </w:pPrChange>
    </w:pPr>
    <w:rPr>
      <w:rPrChange w:id="11" w:author="Author">
        <w:rPr>
          <w:rFonts w:asciiTheme="minorHAnsi" w:eastAsiaTheme="minorHAnsi" w:hAnsiTheme="minorHAnsi" w:cstheme="minorBidi"/>
          <w:kern w:val="2"/>
          <w:sz w:val="24"/>
          <w:szCs w:val="24"/>
          <w:lang w:val="en-US" w:eastAsia="en-US" w:bidi="ar-SA"/>
          <w14:ligatures w14:val="standardContextual"/>
        </w:rPr>
      </w:rPrChange>
    </w:rPr>
  </w:style>
  <w:style w:type="paragraph" w:customStyle="1" w:styleId="MLBBdSingleSp5J">
    <w:name w:val="MLB_Bd Single Sp .5 J"/>
    <w:aliases w:val="s4"/>
    <w:basedOn w:val="Normal"/>
    <w:rsid w:val="00C67B69"/>
    <w:pPr>
      <w:spacing w:after="240"/>
      <w:ind w:firstLine="720"/>
    </w:pPr>
  </w:style>
  <w:style w:type="paragraph" w:customStyle="1" w:styleId="TabbedL1">
    <w:name w:val="Tabbed_L1"/>
    <w:basedOn w:val="Normal"/>
    <w:next w:val="Normal"/>
    <w:rsid w:val="00C67B69"/>
    <w:pPr>
      <w:numPr>
        <w:numId w:val="1"/>
      </w:numPr>
      <w:spacing w:after="240"/>
      <w:outlineLvl w:val="0"/>
    </w:pPr>
  </w:style>
  <w:style w:type="paragraph" w:styleId="BodyText2">
    <w:name w:val="Body Text 2"/>
    <w:basedOn w:val="Normal"/>
    <w:link w:val="BodyText2Char"/>
    <w:rsid w:val="00340E18"/>
    <w:pPr>
      <w:spacing w:after="240"/>
      <w:ind w:firstLine="720"/>
    </w:pPr>
  </w:style>
  <w:style w:type="character" w:customStyle="1" w:styleId="BodyText2Char">
    <w:name w:val="Body Text 2 Char"/>
    <w:link w:val="BodyText2"/>
    <w:rsid w:val="00340E18"/>
    <w:rPr>
      <w:sz w:val="24"/>
      <w:szCs w:val="24"/>
      <w:lang w:val="en-US" w:eastAsia="en-US" w:bidi="ar-SA"/>
    </w:rPr>
  </w:style>
  <w:style w:type="paragraph" w:customStyle="1" w:styleId="Heading3A">
    <w:name w:val="Heading 3A"/>
    <w:basedOn w:val="Heading3"/>
    <w:rsid w:val="00340E18"/>
    <w:pPr>
      <w:keepNext w:val="0"/>
      <w:numPr>
        <w:numId w:val="5"/>
      </w:numPr>
      <w:spacing w:before="0" w:after="240"/>
    </w:pPr>
    <w:rPr>
      <w:rFonts w:ascii="Times New Roman" w:hAnsi="Times New Roman"/>
      <w:b/>
      <w:sz w:val="24"/>
    </w:rPr>
  </w:style>
  <w:style w:type="character" w:customStyle="1" w:styleId="DeltaViewDeletion">
    <w:name w:val="DeltaView Deletion"/>
    <w:rsid w:val="00200E5F"/>
    <w:rPr>
      <w:strike/>
      <w:color w:val="FF0000"/>
    </w:rPr>
  </w:style>
  <w:style w:type="character" w:styleId="PageNumber">
    <w:name w:val="page number"/>
    <w:basedOn w:val="DefaultParagraphFont"/>
    <w:rsid w:val="007B2C59"/>
  </w:style>
  <w:style w:type="table" w:styleId="TableGrid">
    <w:name w:val="Table Grid"/>
    <w:basedOn w:val="TableNormal"/>
    <w:rsid w:val="007B2C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semiHidden/>
    <w:rsid w:val="00E17E61"/>
    <w:rPr>
      <w:rFonts w:asciiTheme="minorHAnsi" w:eastAsiaTheme="majorEastAsia" w:hAnsiTheme="minorHAnsi" w:cstheme="majorBidi"/>
      <w:i/>
      <w:iCs/>
      <w:color w:val="2E74B5" w:themeColor="accent1" w:themeShade="BF"/>
      <w:kern w:val="2"/>
      <w:sz w:val="24"/>
      <w:szCs w:val="24"/>
      <w14:ligatures w14:val="standardContextual"/>
    </w:rPr>
  </w:style>
  <w:style w:type="character" w:customStyle="1" w:styleId="Heading6Char">
    <w:name w:val="Heading 6 Char"/>
    <w:basedOn w:val="DefaultParagraphFont"/>
    <w:link w:val="Heading6"/>
    <w:uiPriority w:val="9"/>
    <w:semiHidden/>
    <w:rsid w:val="00E17E61"/>
    <w:rPr>
      <w:rFonts w:asciiTheme="minorHAnsi" w:eastAsiaTheme="majorEastAsia" w:hAnsiTheme="minorHAnsi" w:cstheme="majorBidi"/>
      <w:i/>
      <w:iCs/>
      <w:color w:val="595959" w:themeColor="text1" w:themeTint="A6"/>
      <w:kern w:val="2"/>
      <w:sz w:val="24"/>
      <w:szCs w:val="24"/>
      <w14:ligatures w14:val="standardContextual"/>
    </w:rPr>
  </w:style>
  <w:style w:type="character" w:customStyle="1" w:styleId="Heading7Char">
    <w:name w:val="Heading 7 Char"/>
    <w:basedOn w:val="DefaultParagraphFont"/>
    <w:link w:val="Heading7"/>
    <w:uiPriority w:val="9"/>
    <w:semiHidden/>
    <w:rsid w:val="00E17E61"/>
    <w:rPr>
      <w:rFonts w:asciiTheme="minorHAnsi" w:eastAsiaTheme="majorEastAsia" w:hAnsiTheme="minorHAnsi" w:cstheme="majorBidi"/>
      <w:color w:val="595959" w:themeColor="text1" w:themeTint="A6"/>
      <w:kern w:val="2"/>
      <w:sz w:val="24"/>
      <w:szCs w:val="24"/>
      <w14:ligatures w14:val="standardContextual"/>
    </w:rPr>
  </w:style>
  <w:style w:type="character" w:customStyle="1" w:styleId="Heading8Char">
    <w:name w:val="Heading 8 Char"/>
    <w:basedOn w:val="DefaultParagraphFont"/>
    <w:link w:val="Heading8"/>
    <w:uiPriority w:val="9"/>
    <w:semiHidden/>
    <w:rsid w:val="00E17E61"/>
    <w:rPr>
      <w:rFonts w:asciiTheme="minorHAnsi" w:eastAsiaTheme="majorEastAsia" w:hAnsiTheme="minorHAnsi" w:cstheme="majorBidi"/>
      <w:i/>
      <w:iCs/>
      <w:color w:val="272727" w:themeColor="text1" w:themeTint="D8"/>
      <w:kern w:val="2"/>
      <w:sz w:val="24"/>
      <w:szCs w:val="24"/>
      <w14:ligatures w14:val="standardContextual"/>
    </w:rPr>
  </w:style>
  <w:style w:type="character" w:customStyle="1" w:styleId="Heading9Char">
    <w:name w:val="Heading 9 Char"/>
    <w:basedOn w:val="DefaultParagraphFont"/>
    <w:link w:val="Heading9"/>
    <w:uiPriority w:val="9"/>
    <w:semiHidden/>
    <w:rsid w:val="00E17E61"/>
    <w:rPr>
      <w:rFonts w:asciiTheme="minorHAnsi" w:eastAsiaTheme="majorEastAsia" w:hAnsiTheme="minorHAnsi" w:cstheme="majorBidi"/>
      <w:color w:val="272727" w:themeColor="text1" w:themeTint="D8"/>
      <w:kern w:val="2"/>
      <w:sz w:val="24"/>
      <w:szCs w:val="24"/>
      <w14:ligatures w14:val="standardContextual"/>
    </w:rPr>
  </w:style>
  <w:style w:type="character" w:customStyle="1" w:styleId="Heading1Char">
    <w:name w:val="Heading 1 Char"/>
    <w:basedOn w:val="DefaultParagraphFont"/>
    <w:link w:val="Heading1"/>
    <w:uiPriority w:val="9"/>
    <w:rsid w:val="00E17E61"/>
    <w:rPr>
      <w:rFonts w:asciiTheme="majorHAnsi" w:eastAsiaTheme="majorEastAsia" w:hAnsiTheme="majorHAnsi" w:cstheme="majorBidi"/>
      <w:color w:val="2E74B5" w:themeColor="accent1" w:themeShade="BF"/>
      <w:kern w:val="2"/>
      <w:sz w:val="40"/>
      <w:szCs w:val="40"/>
      <w14:ligatures w14:val="standardContextual"/>
    </w:rPr>
  </w:style>
  <w:style w:type="character" w:customStyle="1" w:styleId="Heading2Char">
    <w:name w:val="Heading 2 Char"/>
    <w:basedOn w:val="DefaultParagraphFont"/>
    <w:link w:val="Heading2"/>
    <w:uiPriority w:val="9"/>
    <w:rsid w:val="00E17E61"/>
    <w:rPr>
      <w:rFonts w:asciiTheme="majorHAnsi" w:eastAsiaTheme="majorEastAsia" w:hAnsiTheme="majorHAnsi" w:cstheme="majorBidi"/>
      <w:color w:val="2E74B5" w:themeColor="accent1" w:themeShade="BF"/>
      <w:kern w:val="2"/>
      <w:sz w:val="32"/>
      <w:szCs w:val="32"/>
      <w14:ligatures w14:val="standardContextual"/>
    </w:rPr>
  </w:style>
  <w:style w:type="character" w:customStyle="1" w:styleId="Heading3Char">
    <w:name w:val="Heading 3 Char"/>
    <w:basedOn w:val="DefaultParagraphFont"/>
    <w:link w:val="Heading3"/>
    <w:uiPriority w:val="9"/>
    <w:rsid w:val="00E17E61"/>
    <w:rPr>
      <w:rFonts w:asciiTheme="minorHAnsi" w:eastAsiaTheme="majorEastAsia" w:hAnsiTheme="minorHAnsi" w:cstheme="majorBidi"/>
      <w:color w:val="2E74B5" w:themeColor="accent1" w:themeShade="BF"/>
      <w:kern w:val="2"/>
      <w:sz w:val="28"/>
      <w:szCs w:val="28"/>
      <w14:ligatures w14:val="standardContextual"/>
    </w:rPr>
  </w:style>
  <w:style w:type="character" w:customStyle="1" w:styleId="Heading5Char">
    <w:name w:val="Heading 5 Char"/>
    <w:basedOn w:val="DefaultParagraphFont"/>
    <w:link w:val="Heading5"/>
    <w:uiPriority w:val="9"/>
    <w:rsid w:val="00E17E61"/>
    <w:rPr>
      <w:rFonts w:asciiTheme="minorHAnsi" w:eastAsiaTheme="majorEastAsia" w:hAnsiTheme="minorHAnsi" w:cstheme="majorBidi"/>
      <w:color w:val="2E74B5" w:themeColor="accent1" w:themeShade="BF"/>
      <w:kern w:val="2"/>
      <w:sz w:val="24"/>
      <w:szCs w:val="24"/>
      <w14:ligatures w14:val="standardContextual"/>
    </w:rPr>
  </w:style>
  <w:style w:type="paragraph" w:styleId="Title">
    <w:name w:val="Title"/>
    <w:basedOn w:val="Normal"/>
    <w:next w:val="Normal"/>
    <w:link w:val="TitleChar"/>
    <w:uiPriority w:val="10"/>
    <w:qFormat/>
    <w:rsid w:val="0030677A"/>
    <w:pPr>
      <w:spacing w:after="80" w:line="240" w:lineRule="auto"/>
      <w:contextualSpacing/>
      <w:pPrChange w:id="12" w:author="Author">
        <w:pPr>
          <w:spacing w:after="80" w:line="278" w:lineRule="auto"/>
          <w:contextualSpacing/>
        </w:pPr>
      </w:pPrChange>
    </w:pPr>
    <w:rPr>
      <w:rFonts w:asciiTheme="majorHAnsi" w:eastAsiaTheme="majorEastAsia" w:hAnsiTheme="majorHAnsi" w:cstheme="majorBidi"/>
      <w:spacing w:val="-10"/>
      <w:kern w:val="28"/>
      <w:sz w:val="56"/>
      <w:szCs w:val="56"/>
      <w:rPrChange w:id="12" w:author="Author">
        <w:rPr>
          <w:rFonts w:asciiTheme="majorHAnsi" w:eastAsiaTheme="majorEastAsia" w:hAnsiTheme="majorHAnsi" w:cstheme="majorBidi"/>
          <w:spacing w:val="-10"/>
          <w:kern w:val="28"/>
          <w:sz w:val="56"/>
          <w:szCs w:val="56"/>
          <w:lang w:val="en-US" w:eastAsia="en-US" w:bidi="ar-SA"/>
          <w14:ligatures w14:val="standardContextual"/>
        </w:rPr>
      </w:rPrChange>
    </w:rPr>
  </w:style>
  <w:style w:type="character" w:customStyle="1" w:styleId="TitleChar">
    <w:name w:val="Title Char"/>
    <w:basedOn w:val="DefaultParagraphFont"/>
    <w:link w:val="Title"/>
    <w:uiPriority w:val="10"/>
    <w:rsid w:val="00E17E61"/>
    <w:rPr>
      <w:rFonts w:asciiTheme="majorHAnsi" w:eastAsiaTheme="majorEastAsia" w:hAnsiTheme="majorHAnsi" w:cstheme="majorBidi"/>
      <w:spacing w:val="-10"/>
      <w:kern w:val="28"/>
      <w:sz w:val="56"/>
      <w:szCs w:val="56"/>
      <w14:ligatures w14:val="standardContextual"/>
    </w:rPr>
  </w:style>
  <w:style w:type="paragraph" w:styleId="Subtitle">
    <w:name w:val="Subtitle"/>
    <w:basedOn w:val="Normal"/>
    <w:next w:val="Normal"/>
    <w:link w:val="SubtitleChar"/>
    <w:uiPriority w:val="11"/>
    <w:qFormat/>
    <w:rsid w:val="0030677A"/>
    <w:pPr>
      <w:numPr>
        <w:ilvl w:val="1"/>
      </w:numPr>
      <w:pPrChange w:id="13" w:author="Author">
        <w:pPr>
          <w:numPr>
            <w:ilvl w:val="1"/>
          </w:numPr>
          <w:spacing w:after="160" w:line="278" w:lineRule="auto"/>
        </w:pPr>
      </w:pPrChange>
    </w:pPr>
    <w:rPr>
      <w:rFonts w:eastAsiaTheme="majorEastAsia" w:cstheme="majorBidi"/>
      <w:color w:val="595959" w:themeColor="text1" w:themeTint="A6"/>
      <w:spacing w:val="15"/>
      <w:sz w:val="28"/>
      <w:szCs w:val="28"/>
      <w:rPrChange w:id="13" w:author="Author">
        <w:rPr>
          <w:rFonts w:asciiTheme="minorHAnsi" w:eastAsiaTheme="majorEastAsia" w:hAnsiTheme="minorHAnsi" w:cstheme="majorBidi"/>
          <w:color w:val="595959" w:themeColor="text1" w:themeTint="A6"/>
          <w:spacing w:val="15"/>
          <w:kern w:val="2"/>
          <w:sz w:val="28"/>
          <w:szCs w:val="28"/>
          <w:lang w:val="en-US" w:eastAsia="en-US" w:bidi="ar-SA"/>
          <w14:ligatures w14:val="standardContextual"/>
        </w:rPr>
      </w:rPrChange>
    </w:rPr>
  </w:style>
  <w:style w:type="character" w:customStyle="1" w:styleId="SubtitleChar">
    <w:name w:val="Subtitle Char"/>
    <w:basedOn w:val="DefaultParagraphFont"/>
    <w:link w:val="Subtitle"/>
    <w:uiPriority w:val="11"/>
    <w:rsid w:val="00E17E61"/>
    <w:rPr>
      <w:rFonts w:asciiTheme="minorHAnsi" w:eastAsiaTheme="majorEastAsia" w:hAnsiTheme="minorHAnsi" w:cstheme="majorBidi"/>
      <w:color w:val="595959" w:themeColor="text1" w:themeTint="A6"/>
      <w:spacing w:val="15"/>
      <w:kern w:val="2"/>
      <w:sz w:val="28"/>
      <w:szCs w:val="28"/>
      <w14:ligatures w14:val="standardContextual"/>
    </w:rPr>
  </w:style>
  <w:style w:type="paragraph" w:styleId="Quote">
    <w:name w:val="Quote"/>
    <w:basedOn w:val="Normal"/>
    <w:next w:val="Normal"/>
    <w:link w:val="QuoteChar"/>
    <w:uiPriority w:val="29"/>
    <w:qFormat/>
    <w:rsid w:val="0030677A"/>
    <w:pPr>
      <w:spacing w:before="160"/>
      <w:jc w:val="center"/>
      <w:pPrChange w:id="14" w:author="Author">
        <w:pPr>
          <w:spacing w:before="160" w:after="160" w:line="278" w:lineRule="auto"/>
          <w:jc w:val="center"/>
        </w:pPr>
      </w:pPrChange>
    </w:pPr>
    <w:rPr>
      <w:i/>
      <w:iCs/>
      <w:color w:val="404040" w:themeColor="text1" w:themeTint="BF"/>
      <w:rPrChange w:id="14" w:author="Author">
        <w:rPr>
          <w:rFonts w:asciiTheme="minorHAnsi" w:eastAsiaTheme="minorHAnsi" w:hAnsiTheme="minorHAnsi" w:cstheme="minorBidi"/>
          <w:i/>
          <w:iCs/>
          <w:color w:val="404040" w:themeColor="text1" w:themeTint="BF"/>
          <w:kern w:val="2"/>
          <w:sz w:val="24"/>
          <w:szCs w:val="24"/>
          <w:lang w:val="en-US" w:eastAsia="en-US" w:bidi="ar-SA"/>
          <w14:ligatures w14:val="standardContextual"/>
        </w:rPr>
      </w:rPrChange>
    </w:rPr>
  </w:style>
  <w:style w:type="character" w:customStyle="1" w:styleId="QuoteChar">
    <w:name w:val="Quote Char"/>
    <w:basedOn w:val="DefaultParagraphFont"/>
    <w:link w:val="Quote"/>
    <w:uiPriority w:val="29"/>
    <w:rsid w:val="00E17E61"/>
    <w:rPr>
      <w:rFonts w:asciiTheme="minorHAnsi" w:eastAsiaTheme="minorHAnsi" w:hAnsiTheme="minorHAnsi" w:cstheme="minorBidi"/>
      <w:i/>
      <w:iCs/>
      <w:color w:val="404040" w:themeColor="text1" w:themeTint="BF"/>
      <w:kern w:val="2"/>
      <w:sz w:val="24"/>
      <w:szCs w:val="24"/>
      <w14:ligatures w14:val="standardContextual"/>
    </w:rPr>
  </w:style>
  <w:style w:type="paragraph" w:styleId="ListParagraph">
    <w:name w:val="List Paragraph"/>
    <w:basedOn w:val="Normal"/>
    <w:uiPriority w:val="34"/>
    <w:qFormat/>
    <w:rsid w:val="0030677A"/>
    <w:pPr>
      <w:ind w:left="720"/>
      <w:contextualSpacing/>
      <w:pPrChange w:id="15" w:author="Author">
        <w:pPr>
          <w:spacing w:after="160" w:line="278" w:lineRule="auto"/>
          <w:ind w:left="720"/>
          <w:contextualSpacing/>
        </w:pPr>
      </w:pPrChange>
    </w:pPr>
    <w:rPr>
      <w:rPrChange w:id="15" w:author="Author">
        <w:rPr>
          <w:rFonts w:asciiTheme="minorHAnsi" w:eastAsiaTheme="minorHAnsi" w:hAnsiTheme="minorHAnsi" w:cstheme="minorBidi"/>
          <w:kern w:val="2"/>
          <w:sz w:val="24"/>
          <w:szCs w:val="24"/>
          <w:lang w:val="en-US" w:eastAsia="en-US" w:bidi="ar-SA"/>
          <w14:ligatures w14:val="standardContextual"/>
        </w:rPr>
      </w:rPrChange>
    </w:rPr>
  </w:style>
  <w:style w:type="character" w:styleId="IntenseEmphasis">
    <w:name w:val="Intense Emphasis"/>
    <w:basedOn w:val="DefaultParagraphFont"/>
    <w:uiPriority w:val="21"/>
    <w:qFormat/>
    <w:rsid w:val="00E17E61"/>
    <w:rPr>
      <w:i/>
      <w:iCs/>
      <w:color w:val="2E74B5" w:themeColor="accent1" w:themeShade="BF"/>
    </w:rPr>
  </w:style>
  <w:style w:type="paragraph" w:styleId="IntenseQuote">
    <w:name w:val="Intense Quote"/>
    <w:basedOn w:val="Normal"/>
    <w:next w:val="Normal"/>
    <w:link w:val="IntenseQuoteChar"/>
    <w:uiPriority w:val="30"/>
    <w:qFormat/>
    <w:rsid w:val="0030677A"/>
    <w:pPr>
      <w:pBdr>
        <w:top w:val="single" w:sz="4" w:space="10" w:color="2E74B5" w:themeColor="accent1" w:themeShade="BF"/>
        <w:bottom w:val="single" w:sz="4" w:space="10" w:color="2E74B5" w:themeColor="accent1" w:themeShade="BF"/>
      </w:pBdr>
      <w:spacing w:before="360" w:after="360"/>
      <w:ind w:left="864" w:right="864"/>
      <w:jc w:val="center"/>
      <w:pPrChange w:id="16" w:author="Author">
        <w:pPr>
          <w:pBdr>
            <w:top w:val="single" w:sz="4" w:space="10" w:color="2E74B5" w:themeColor="accent1" w:themeShade="BF"/>
            <w:bottom w:val="single" w:sz="4" w:space="10" w:color="2E74B5" w:themeColor="accent1" w:themeShade="BF"/>
          </w:pBdr>
          <w:spacing w:before="360" w:after="360" w:line="278" w:lineRule="auto"/>
          <w:ind w:left="864" w:right="864"/>
          <w:jc w:val="center"/>
        </w:pPr>
      </w:pPrChange>
    </w:pPr>
    <w:rPr>
      <w:i/>
      <w:iCs/>
      <w:color w:val="2E74B5" w:themeColor="accent1" w:themeShade="BF"/>
      <w:rPrChange w:id="16" w:author="Author">
        <w:rPr>
          <w:rFonts w:asciiTheme="minorHAnsi" w:eastAsiaTheme="minorHAnsi" w:hAnsiTheme="minorHAnsi" w:cstheme="minorBidi"/>
          <w:i/>
          <w:iCs/>
          <w:color w:val="2E74B5" w:themeColor="accent1" w:themeShade="BF"/>
          <w:kern w:val="2"/>
          <w:sz w:val="24"/>
          <w:szCs w:val="24"/>
          <w:lang w:val="en-US" w:eastAsia="en-US" w:bidi="ar-SA"/>
          <w14:ligatures w14:val="standardContextual"/>
        </w:rPr>
      </w:rPrChange>
    </w:rPr>
  </w:style>
  <w:style w:type="character" w:customStyle="1" w:styleId="IntenseQuoteChar">
    <w:name w:val="Intense Quote Char"/>
    <w:basedOn w:val="DefaultParagraphFont"/>
    <w:link w:val="IntenseQuote"/>
    <w:uiPriority w:val="30"/>
    <w:rsid w:val="00E17E61"/>
    <w:rPr>
      <w:rFonts w:asciiTheme="minorHAnsi" w:eastAsiaTheme="minorHAnsi" w:hAnsiTheme="minorHAnsi" w:cstheme="minorBidi"/>
      <w:i/>
      <w:iCs/>
      <w:color w:val="2E74B5" w:themeColor="accent1" w:themeShade="BF"/>
      <w:kern w:val="2"/>
      <w:sz w:val="24"/>
      <w:szCs w:val="24"/>
      <w14:ligatures w14:val="standardContextual"/>
    </w:rPr>
  </w:style>
  <w:style w:type="character" w:styleId="IntenseReference">
    <w:name w:val="Intense Reference"/>
    <w:basedOn w:val="DefaultParagraphFont"/>
    <w:uiPriority w:val="32"/>
    <w:qFormat/>
    <w:rsid w:val="00E17E61"/>
    <w:rPr>
      <w:b/>
      <w:bCs/>
      <w:smallCaps/>
      <w:color w:val="2E74B5" w:themeColor="accent1" w:themeShade="BF"/>
      <w:spacing w:val="5"/>
    </w:rPr>
  </w:style>
  <w:style w:type="character" w:customStyle="1" w:styleId="HeaderChar">
    <w:name w:val="Header Char"/>
    <w:basedOn w:val="DefaultParagraphFont"/>
    <w:link w:val="Header"/>
    <w:uiPriority w:val="99"/>
    <w:rsid w:val="00E17E61"/>
    <w:rPr>
      <w:rFonts w:asciiTheme="minorHAnsi" w:eastAsiaTheme="minorHAnsi" w:hAnsiTheme="minorHAnsi" w:cstheme="minorBidi"/>
      <w:kern w:val="2"/>
      <w:sz w:val="24"/>
      <w:szCs w:val="24"/>
      <w14:ligatures w14:val="standardContextual"/>
    </w:rPr>
  </w:style>
  <w:style w:type="character" w:customStyle="1" w:styleId="FooterChar">
    <w:name w:val="Footer Char"/>
    <w:basedOn w:val="DefaultParagraphFont"/>
    <w:link w:val="Footer"/>
    <w:uiPriority w:val="99"/>
    <w:rsid w:val="00E17E61"/>
    <w:rPr>
      <w:rFonts w:asciiTheme="minorHAnsi" w:eastAsiaTheme="minorHAnsi" w:hAnsiTheme="minorHAnsi" w:cstheme="minorBidi"/>
      <w:kern w:val="2"/>
      <w:sz w:val="24"/>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5910887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3.xml"/><Relationship Id="rId18" Type="http://schemas.openxmlformats.org/officeDocument/2006/relationships/footer" Target="footer8.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4.xml"/><Relationship Id="rId17" Type="http://schemas.openxmlformats.org/officeDocument/2006/relationships/footer" Target="footer7.xml"/><Relationship Id="rId2" Type="http://schemas.openxmlformats.org/officeDocument/2006/relationships/styles" Target="styles.xml"/><Relationship Id="rId16" Type="http://schemas.openxmlformats.org/officeDocument/2006/relationships/header" Target="header4.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footer" Target="footer6.xml"/><Relationship Id="rId10" Type="http://schemas.openxmlformats.org/officeDocument/2006/relationships/header" Target="head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4476</Words>
  <Characters>25519</Characters>
  <Application>Microsoft Office Word</Application>
  <DocSecurity>0</DocSecurity>
  <Lines>212</Lines>
  <Paragraphs>59</Paragraphs>
  <ScaleCrop>false</ScaleCrop>
  <HeadingPairs>
    <vt:vector size="2" baseType="variant">
      <vt:variant>
        <vt:lpstr>Title</vt:lpstr>
      </vt:variant>
      <vt:variant>
        <vt:i4>1</vt:i4>
      </vt:variant>
    </vt:vector>
  </HeadingPairs>
  <TitlesOfParts>
    <vt:vector size="1" baseType="lpstr">
      <vt:lpstr>6628</vt:lpstr>
    </vt:vector>
  </TitlesOfParts>
  <Company/>
  <LinksUpToDate>false</LinksUpToDate>
  <CharactersWithSpaces>29936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6628</dc:title>
  <dc:subject>Assumption and Release Agreement (Key Principal Transfer) (4000 Series Loan Documents)</dc:subject>
  <dc:creator/>
  <cp:lastModifiedBy/>
  <cp:revision>1</cp:revision>
  <dcterms:created xsi:type="dcterms:W3CDTF">2024-11-04T15:47:00Z</dcterms:created>
  <dcterms:modified xsi:type="dcterms:W3CDTF">2026-09-26T00:02:00Z</dcterms:modified>
</cp:coreProperties>
</file>