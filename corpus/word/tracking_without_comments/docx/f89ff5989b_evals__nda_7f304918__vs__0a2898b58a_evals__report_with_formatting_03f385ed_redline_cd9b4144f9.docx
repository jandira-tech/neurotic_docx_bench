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6A98B" w14:textId="77777777" w:rsidR="003356FF" w:rsidRDefault="001D1460">
      <w:pPr>
        <w:pStyle w:val="Heading1"/>
        <w:rPr>
          <w:ins w:id="0" w:author="Comparison" w:date="2026-08-03T22:17:00Z" w16du:dateUtc="2026-08-04T02:17:00Z"/>
        </w:rPr>
      </w:pPr>
      <w:ins w:id="1" w:author="Comparison" w:date="2026-08-03T22:17:00Z" w16du:dateUtc="2026-08-04T02:17:00Z">
        <w:r>
          <w:t>Q3 2025 Clinical Trial Progress Report</w:t>
        </w:r>
      </w:ins>
    </w:p>
    <w:p w14:paraId="13C2EF86" w14:textId="77777777" w:rsidR="003356FF" w:rsidRDefault="001D1460">
      <w:pPr>
        <w:jc w:val="center"/>
        <w:rPr>
          <w:ins w:id="2" w:author="Comparison" w:date="2026-08-03T22:17:00Z" w16du:dateUtc="2026-08-04T02:17:00Z"/>
        </w:rPr>
      </w:pPr>
      <w:ins w:id="3" w:author="Comparison" w:date="2026-08-03T22:17:00Z" w16du:dateUtc="2026-08-04T02:17:00Z">
        <w:r>
          <w:rPr>
            <w:b/>
          </w:rPr>
          <w:t>Protocol: TRIAL-2025-001</w:t>
        </w:r>
      </w:ins>
    </w:p>
    <w:p w14:paraId="386B99BC" w14:textId="77777777" w:rsidR="003356FF" w:rsidRDefault="003356FF">
      <w:pPr>
        <w:rPr>
          <w:ins w:id="4" w:author="Comparison" w:date="2026-08-03T22:17:00Z" w16du:dateUtc="2026-08-04T02:17:00Z"/>
        </w:rPr>
      </w:pPr>
    </w:p>
    <w:p w14:paraId="12F581AA" w14:textId="77777777" w:rsidR="003356FF" w:rsidRDefault="001D1460">
      <w:pPr>
        <w:pStyle w:val="Heading1"/>
        <w:rPr>
          <w:ins w:id="5" w:author="Comparison" w:date="2026-08-03T22:17:00Z" w16du:dateUtc="2026-08-04T02:17:00Z"/>
        </w:rPr>
      </w:pPr>
      <w:ins w:id="6" w:author="Comparison" w:date="2026-08-03T22:17:00Z" w16du:dateUtc="2026-08-04T02:17:00Z">
        <w:r>
          <w:t>Executive Summary</w:t>
        </w:r>
      </w:ins>
    </w:p>
    <w:p w14:paraId="6F7C0B5B" w14:textId="77777777" w:rsidR="003356FF" w:rsidRDefault="001D1460">
      <w:pPr>
        <w:rPr>
          <w:ins w:id="7" w:author="Comparison" w:date="2026-08-03T22:17:00Z" w16du:dateUtc="2026-08-04T02:17:00Z"/>
        </w:rPr>
      </w:pPr>
      <w:ins w:id="8" w:author="Comparison" w:date="2026-08-03T22:17:00Z" w16du:dateUtc="2026-08-04T02:17:00Z">
        <w:r>
          <w:t xml:space="preserve">This report summarizes the progress of the Phase III clinical trial </w:t>
        </w:r>
        <w:r>
          <w:rPr>
            <w:b/>
          </w:rPr>
          <w:t>TRIAL-2025-001</w:t>
        </w:r>
        <w:r>
          <w:t xml:space="preserve"> evaluating the efficacy and safety of </w:t>
        </w:r>
        <w:r>
          <w:rPr>
            <w:i/>
          </w:rPr>
          <w:t>Compound XR-7</w:t>
        </w:r>
        <w:r>
          <w:t xml:space="preserve"> in patients with moderate-to-severe rheumatoid arthritis. The trial is sponsored by MedPharm Global Inc. and is being conducted across three sites in the United States. As of the end of Q3 2025, overall enrollment stands at 125 of 150 target patients (83% completion).</w:t>
        </w:r>
      </w:ins>
    </w:p>
    <w:p w14:paraId="04CC8F88" w14:textId="77777777" w:rsidR="003356FF" w:rsidRDefault="001D1460">
      <w:pPr>
        <w:pStyle w:val="Heading1"/>
        <w:rPr>
          <w:ins w:id="9" w:author="Comparison" w:date="2026-08-03T22:17:00Z" w16du:dateUtc="2026-08-04T02:17:00Z"/>
        </w:rPr>
      </w:pPr>
      <w:ins w:id="10" w:author="Comparison" w:date="2026-08-03T22:17:00Z" w16du:dateUtc="2026-08-04T02:17:00Z">
        <w:r>
          <w:t>Study Overview</w:t>
        </w:r>
      </w:ins>
    </w:p>
    <w:p w14:paraId="36AB166B" w14:textId="77777777" w:rsidR="003356FF" w:rsidRDefault="001D1460">
      <w:pPr>
        <w:rPr>
          <w:ins w:id="11" w:author="Comparison" w:date="2026-08-03T22:17:00Z" w16du:dateUtc="2026-08-04T02:17:00Z"/>
        </w:rPr>
      </w:pPr>
      <w:ins w:id="12" w:author="Comparison" w:date="2026-08-03T22:17:00Z" w16du:dateUtc="2026-08-04T02:17:00Z">
        <w:r>
          <w:t>Study Title: A Randomized, Double-Blind, Placebo-Controlled Phase III Trial of Compound XR-7 for the Treatment of Moderate-to-Severe Rheumatoid Arthritis</w:t>
        </w:r>
      </w:ins>
    </w:p>
    <w:p w14:paraId="5C87E1AF" w14:textId="77777777" w:rsidR="003356FF" w:rsidRDefault="001D1460">
      <w:pPr>
        <w:rPr>
          <w:ins w:id="13" w:author="Comparison" w:date="2026-08-03T22:17:00Z" w16du:dateUtc="2026-08-04T02:17:00Z"/>
        </w:rPr>
      </w:pPr>
      <w:ins w:id="14" w:author="Comparison" w:date="2026-08-03T22:17:00Z" w16du:dateUtc="2026-08-04T02:17:00Z">
        <w:r>
          <w:t>Sponsor: MedPharm Global Inc.</w:t>
        </w:r>
      </w:ins>
    </w:p>
    <w:p w14:paraId="63E9D61B" w14:textId="77777777" w:rsidR="003356FF" w:rsidRDefault="001D1460">
      <w:pPr>
        <w:rPr>
          <w:ins w:id="15" w:author="Comparison" w:date="2026-08-03T22:17:00Z" w16du:dateUtc="2026-08-04T02:17:00Z"/>
        </w:rPr>
      </w:pPr>
      <w:ins w:id="16" w:author="Comparison" w:date="2026-08-03T22:17:00Z" w16du:dateUtc="2026-08-04T02:17:00Z">
        <w:r>
          <w:t>Phase: III</w:t>
        </w:r>
      </w:ins>
    </w:p>
    <w:p w14:paraId="1CC7BA5A" w14:textId="77777777" w:rsidR="003356FF" w:rsidRDefault="001D1460">
      <w:pPr>
        <w:rPr>
          <w:ins w:id="17" w:author="Comparison" w:date="2026-08-03T22:17:00Z" w16du:dateUtc="2026-08-04T02:17:00Z"/>
        </w:rPr>
      </w:pPr>
      <w:ins w:id="18" w:author="Comparison" w:date="2026-08-03T22:17:00Z" w16du:dateUtc="2026-08-04T02:17:00Z">
        <w:r>
          <w:t>ClinicalTrials.gov Identifier: NCT05001234</w:t>
        </w:r>
      </w:ins>
    </w:p>
    <w:p w14:paraId="3544E1CB" w14:textId="77777777" w:rsidR="003356FF" w:rsidRDefault="001D1460">
      <w:pPr>
        <w:pStyle w:val="Heading1"/>
        <w:rPr>
          <w:ins w:id="19" w:author="Comparison" w:date="2026-08-03T22:17:00Z" w16du:dateUtc="2026-08-04T02:17:00Z"/>
        </w:rPr>
      </w:pPr>
      <w:ins w:id="20" w:author="Comparison" w:date="2026-08-03T22:17:00Z" w16du:dateUtc="2026-08-04T02:17:00Z">
        <w:r>
          <w:t>Patient Enrollment</w:t>
        </w:r>
      </w:ins>
    </w:p>
    <w:p w14:paraId="2E96ED15" w14:textId="77777777" w:rsidR="003356FF" w:rsidRDefault="001D1460">
      <w:pPr>
        <w:rPr>
          <w:ins w:id="21" w:author="Comparison" w:date="2026-08-03T22:17:00Z" w16du:dateUtc="2026-08-04T02:17:00Z"/>
        </w:rPr>
      </w:pPr>
      <w:ins w:id="22" w:author="Comparison" w:date="2026-08-03T22:17:00Z" w16du:dateUtc="2026-08-04T02:17:00Z">
        <w:r>
          <w:t>The following table summarizes enrollment status across all participating sites:</w:t>
        </w:r>
      </w:ins>
    </w:p>
    <w:tbl>
      <w:tblPr>
        <w:tblStyle w:val="TableGrid"/>
        <w:tblW w:w="0" w:type="auto"/>
        <w:tblLook w:val="04A0" w:firstRow="1" w:lastRow="0" w:firstColumn="1" w:lastColumn="0" w:noHBand="0" w:noVBand="1"/>
      </w:tblPr>
      <w:tblGrid>
        <w:gridCol w:w="2160"/>
        <w:gridCol w:w="2160"/>
        <w:gridCol w:w="2160"/>
        <w:gridCol w:w="2160"/>
      </w:tblGrid>
      <w:tr w:rsidR="003356FF" w14:paraId="125E7FBA" w14:textId="77777777">
        <w:trPr>
          <w:ins w:id="23" w:author="Comparison" w:date="2026-08-03T22:17:00Z" w16du:dateUtc="2026-08-04T02:17:00Z"/>
        </w:trPr>
        <w:tc>
          <w:tcPr>
            <w:tcW w:w="2160" w:type="dxa"/>
          </w:tcPr>
          <w:p w14:paraId="6F120B47" w14:textId="77777777" w:rsidR="003356FF" w:rsidRDefault="001D1460">
            <w:pPr>
              <w:rPr>
                <w:ins w:id="24" w:author="Comparison" w:date="2026-08-03T22:17:00Z" w16du:dateUtc="2026-08-04T02:17:00Z"/>
              </w:rPr>
            </w:pPr>
            <w:ins w:id="25" w:author="Comparison" w:date="2026-08-03T22:17:00Z" w16du:dateUtc="2026-08-04T02:17:00Z">
              <w:r>
                <w:t>Site</w:t>
              </w:r>
            </w:ins>
          </w:p>
        </w:tc>
        <w:tc>
          <w:tcPr>
            <w:tcW w:w="2160" w:type="dxa"/>
          </w:tcPr>
          <w:p w14:paraId="22479C07" w14:textId="77777777" w:rsidR="003356FF" w:rsidRDefault="001D1460">
            <w:pPr>
              <w:rPr>
                <w:ins w:id="26" w:author="Comparison" w:date="2026-08-03T22:17:00Z" w16du:dateUtc="2026-08-04T02:17:00Z"/>
              </w:rPr>
            </w:pPr>
            <w:ins w:id="27" w:author="Comparison" w:date="2026-08-03T22:17:00Z" w16du:dateUtc="2026-08-04T02:17:00Z">
              <w:r>
                <w:t>Enrolled</w:t>
              </w:r>
            </w:ins>
          </w:p>
        </w:tc>
        <w:tc>
          <w:tcPr>
            <w:tcW w:w="2160" w:type="dxa"/>
          </w:tcPr>
          <w:p w14:paraId="30398E56" w14:textId="77777777" w:rsidR="003356FF" w:rsidRDefault="001D1460">
            <w:pPr>
              <w:rPr>
                <w:ins w:id="28" w:author="Comparison" w:date="2026-08-03T22:17:00Z" w16du:dateUtc="2026-08-04T02:17:00Z"/>
              </w:rPr>
            </w:pPr>
            <w:ins w:id="29" w:author="Comparison" w:date="2026-08-03T22:17:00Z" w16du:dateUtc="2026-08-04T02:17:00Z">
              <w:r>
                <w:t>Target</w:t>
              </w:r>
            </w:ins>
          </w:p>
        </w:tc>
        <w:tc>
          <w:tcPr>
            <w:tcW w:w="2160" w:type="dxa"/>
          </w:tcPr>
          <w:p w14:paraId="2B165242" w14:textId="77777777" w:rsidR="003356FF" w:rsidRDefault="001D1460">
            <w:pPr>
              <w:rPr>
                <w:ins w:id="30" w:author="Comparison" w:date="2026-08-03T22:17:00Z" w16du:dateUtc="2026-08-04T02:17:00Z"/>
              </w:rPr>
            </w:pPr>
            <w:ins w:id="31" w:author="Comparison" w:date="2026-08-03T22:17:00Z" w16du:dateUtc="2026-08-04T02:17:00Z">
              <w:r>
                <w:t>Status</w:t>
              </w:r>
            </w:ins>
          </w:p>
        </w:tc>
      </w:tr>
      <w:tr w:rsidR="003356FF" w14:paraId="2086F399" w14:textId="77777777">
        <w:trPr>
          <w:ins w:id="32" w:author="Comparison" w:date="2026-08-03T22:17:00Z" w16du:dateUtc="2026-08-04T02:17:00Z"/>
        </w:trPr>
        <w:tc>
          <w:tcPr>
            <w:tcW w:w="2160" w:type="dxa"/>
          </w:tcPr>
          <w:p w14:paraId="4E56BC90" w14:textId="77777777" w:rsidR="003356FF" w:rsidRDefault="001D1460">
            <w:pPr>
              <w:rPr>
                <w:ins w:id="33" w:author="Comparison" w:date="2026-08-03T22:17:00Z" w16du:dateUtc="2026-08-04T02:17:00Z"/>
              </w:rPr>
            </w:pPr>
            <w:ins w:id="34" w:author="Comparison" w:date="2026-08-03T22:17:00Z" w16du:dateUtc="2026-08-04T02:17:00Z">
              <w:r>
                <w:t>Memorial Hospital</w:t>
              </w:r>
            </w:ins>
          </w:p>
        </w:tc>
        <w:tc>
          <w:tcPr>
            <w:tcW w:w="2160" w:type="dxa"/>
          </w:tcPr>
          <w:p w14:paraId="708CD0C7" w14:textId="77777777" w:rsidR="003356FF" w:rsidRDefault="001D1460">
            <w:pPr>
              <w:rPr>
                <w:ins w:id="35" w:author="Comparison" w:date="2026-08-03T22:17:00Z" w16du:dateUtc="2026-08-04T02:17:00Z"/>
              </w:rPr>
            </w:pPr>
            <w:ins w:id="36" w:author="Comparison" w:date="2026-08-03T22:17:00Z" w16du:dateUtc="2026-08-04T02:17:00Z">
              <w:r>
                <w:t>45</w:t>
              </w:r>
            </w:ins>
          </w:p>
        </w:tc>
        <w:tc>
          <w:tcPr>
            <w:tcW w:w="2160" w:type="dxa"/>
          </w:tcPr>
          <w:p w14:paraId="653254C8" w14:textId="77777777" w:rsidR="003356FF" w:rsidRDefault="001D1460">
            <w:pPr>
              <w:rPr>
                <w:ins w:id="37" w:author="Comparison" w:date="2026-08-03T22:17:00Z" w16du:dateUtc="2026-08-04T02:17:00Z"/>
              </w:rPr>
            </w:pPr>
            <w:ins w:id="38" w:author="Comparison" w:date="2026-08-03T22:17:00Z" w16du:dateUtc="2026-08-04T02:17:00Z">
              <w:r>
                <w:t>50</w:t>
              </w:r>
            </w:ins>
          </w:p>
        </w:tc>
        <w:tc>
          <w:tcPr>
            <w:tcW w:w="2160" w:type="dxa"/>
          </w:tcPr>
          <w:p w14:paraId="56EB6B79" w14:textId="77777777" w:rsidR="003356FF" w:rsidRDefault="001D1460">
            <w:pPr>
              <w:rPr>
                <w:ins w:id="39" w:author="Comparison" w:date="2026-08-03T22:17:00Z" w16du:dateUtc="2026-08-04T02:17:00Z"/>
              </w:rPr>
            </w:pPr>
            <w:ins w:id="40" w:author="Comparison" w:date="2026-08-03T22:17:00Z" w16du:dateUtc="2026-08-04T02:17:00Z">
              <w:r>
                <w:t>On Track</w:t>
              </w:r>
            </w:ins>
          </w:p>
        </w:tc>
      </w:tr>
      <w:tr w:rsidR="003356FF" w14:paraId="21C2D5E6" w14:textId="77777777">
        <w:trPr>
          <w:ins w:id="41" w:author="Comparison" w:date="2026-08-03T22:17:00Z" w16du:dateUtc="2026-08-04T02:17:00Z"/>
        </w:trPr>
        <w:tc>
          <w:tcPr>
            <w:tcW w:w="2160" w:type="dxa"/>
          </w:tcPr>
          <w:p w14:paraId="743C0AF9" w14:textId="77777777" w:rsidR="003356FF" w:rsidRDefault="001D1460">
            <w:pPr>
              <w:rPr>
                <w:ins w:id="42" w:author="Comparison" w:date="2026-08-03T22:17:00Z" w16du:dateUtc="2026-08-04T02:17:00Z"/>
              </w:rPr>
            </w:pPr>
            <w:ins w:id="43" w:author="Comparison" w:date="2026-08-03T22:17:00Z" w16du:dateUtc="2026-08-04T02:17:00Z">
              <w:r>
                <w:t>City Medical Center</w:t>
              </w:r>
            </w:ins>
          </w:p>
        </w:tc>
        <w:tc>
          <w:tcPr>
            <w:tcW w:w="2160" w:type="dxa"/>
          </w:tcPr>
          <w:p w14:paraId="3E7DDCDB" w14:textId="77777777" w:rsidR="003356FF" w:rsidRDefault="001D1460">
            <w:pPr>
              <w:rPr>
                <w:ins w:id="44" w:author="Comparison" w:date="2026-08-03T22:17:00Z" w16du:dateUtc="2026-08-04T02:17:00Z"/>
              </w:rPr>
            </w:pPr>
            <w:ins w:id="45" w:author="Comparison" w:date="2026-08-03T22:17:00Z" w16du:dateUtc="2026-08-04T02:17:00Z">
              <w:r>
                <w:t>28</w:t>
              </w:r>
            </w:ins>
          </w:p>
        </w:tc>
        <w:tc>
          <w:tcPr>
            <w:tcW w:w="2160" w:type="dxa"/>
          </w:tcPr>
          <w:p w14:paraId="7D8E94B2" w14:textId="77777777" w:rsidR="003356FF" w:rsidRDefault="001D1460">
            <w:pPr>
              <w:rPr>
                <w:ins w:id="46" w:author="Comparison" w:date="2026-08-03T22:17:00Z" w16du:dateUtc="2026-08-04T02:17:00Z"/>
              </w:rPr>
            </w:pPr>
            <w:ins w:id="47" w:author="Comparison" w:date="2026-08-03T22:17:00Z" w16du:dateUtc="2026-08-04T02:17:00Z">
              <w:r>
                <w:t>50</w:t>
              </w:r>
            </w:ins>
          </w:p>
        </w:tc>
        <w:tc>
          <w:tcPr>
            <w:tcW w:w="2160" w:type="dxa"/>
          </w:tcPr>
          <w:p w14:paraId="61EB7A61" w14:textId="77777777" w:rsidR="003356FF" w:rsidRDefault="001D1460">
            <w:pPr>
              <w:rPr>
                <w:ins w:id="48" w:author="Comparison" w:date="2026-08-03T22:17:00Z" w16du:dateUtc="2026-08-04T02:17:00Z"/>
              </w:rPr>
            </w:pPr>
            <w:ins w:id="49" w:author="Comparison" w:date="2026-08-03T22:17:00Z" w16du:dateUtc="2026-08-04T02:17:00Z">
              <w:r>
                <w:t>Behind Schedule</w:t>
              </w:r>
            </w:ins>
          </w:p>
        </w:tc>
      </w:tr>
      <w:tr w:rsidR="003356FF" w14:paraId="2226C19E" w14:textId="77777777">
        <w:trPr>
          <w:ins w:id="50" w:author="Comparison" w:date="2026-08-03T22:17:00Z" w16du:dateUtc="2026-08-04T02:17:00Z"/>
        </w:trPr>
        <w:tc>
          <w:tcPr>
            <w:tcW w:w="2160" w:type="dxa"/>
          </w:tcPr>
          <w:p w14:paraId="4A94994B" w14:textId="77777777" w:rsidR="003356FF" w:rsidRDefault="001D1460">
            <w:pPr>
              <w:rPr>
                <w:ins w:id="51" w:author="Comparison" w:date="2026-08-03T22:17:00Z" w16du:dateUtc="2026-08-04T02:17:00Z"/>
              </w:rPr>
            </w:pPr>
            <w:ins w:id="52" w:author="Comparison" w:date="2026-08-03T22:17:00Z" w16du:dateUtc="2026-08-04T02:17:00Z">
              <w:r>
                <w:t>University Research</w:t>
              </w:r>
            </w:ins>
          </w:p>
        </w:tc>
        <w:tc>
          <w:tcPr>
            <w:tcW w:w="2160" w:type="dxa"/>
          </w:tcPr>
          <w:p w14:paraId="41C9A9B0" w14:textId="77777777" w:rsidR="003356FF" w:rsidRDefault="001D1460">
            <w:pPr>
              <w:rPr>
                <w:ins w:id="53" w:author="Comparison" w:date="2026-08-03T22:17:00Z" w16du:dateUtc="2026-08-04T02:17:00Z"/>
              </w:rPr>
            </w:pPr>
            <w:ins w:id="54" w:author="Comparison" w:date="2026-08-03T22:17:00Z" w16du:dateUtc="2026-08-04T02:17:00Z">
              <w:r>
                <w:t>52</w:t>
              </w:r>
            </w:ins>
          </w:p>
        </w:tc>
        <w:tc>
          <w:tcPr>
            <w:tcW w:w="2160" w:type="dxa"/>
          </w:tcPr>
          <w:p w14:paraId="707F9DCD" w14:textId="77777777" w:rsidR="003356FF" w:rsidRDefault="001D1460">
            <w:pPr>
              <w:rPr>
                <w:ins w:id="55" w:author="Comparison" w:date="2026-08-03T22:17:00Z" w16du:dateUtc="2026-08-04T02:17:00Z"/>
              </w:rPr>
            </w:pPr>
            <w:ins w:id="56" w:author="Comparison" w:date="2026-08-03T22:17:00Z" w16du:dateUtc="2026-08-04T02:17:00Z">
              <w:r>
                <w:t>50</w:t>
              </w:r>
            </w:ins>
          </w:p>
        </w:tc>
        <w:tc>
          <w:tcPr>
            <w:tcW w:w="2160" w:type="dxa"/>
          </w:tcPr>
          <w:p w14:paraId="6AD5ABA5" w14:textId="77777777" w:rsidR="003356FF" w:rsidRDefault="001D1460">
            <w:pPr>
              <w:rPr>
                <w:ins w:id="57" w:author="Comparison" w:date="2026-08-03T22:17:00Z" w16du:dateUtc="2026-08-04T02:17:00Z"/>
              </w:rPr>
            </w:pPr>
            <w:ins w:id="58" w:author="Comparison" w:date="2026-08-03T22:17:00Z" w16du:dateUtc="2026-08-04T02:17:00Z">
              <w:r>
                <w:t>Complete</w:t>
              </w:r>
            </w:ins>
          </w:p>
        </w:tc>
      </w:tr>
    </w:tbl>
    <w:p w14:paraId="43DE9ACC" w14:textId="77777777" w:rsidR="003356FF" w:rsidRDefault="001D1460">
      <w:pPr>
        <w:pStyle w:val="Heading1"/>
        <w:rPr>
          <w:ins w:id="59" w:author="Comparison" w:date="2026-08-03T22:17:00Z" w16du:dateUtc="2026-08-04T02:17:00Z"/>
        </w:rPr>
      </w:pPr>
      <w:ins w:id="60" w:author="Comparison" w:date="2026-08-03T22:17:00Z" w16du:dateUtc="2026-08-04T02:17:00Z">
        <w:r>
          <w:t>Safety Data</w:t>
        </w:r>
      </w:ins>
    </w:p>
    <w:p w14:paraId="4DE55A20" w14:textId="77777777" w:rsidR="003356FF" w:rsidRDefault="001D1460">
      <w:pPr>
        <w:rPr>
          <w:ins w:id="61" w:author="Comparison" w:date="2026-08-03T22:17:00Z" w16du:dateUtc="2026-08-04T02:17:00Z"/>
        </w:rPr>
      </w:pPr>
      <w:ins w:id="62" w:author="Comparison" w:date="2026-08-03T22:17:00Z" w16du:dateUtc="2026-08-04T02:17:00Z">
        <w:r>
          <w:t>The Data Safety Monitoring Board (DSMB) reviewed all adverse events reported during Q3 2025. The following adverse events were noted:</w:t>
        </w:r>
      </w:ins>
    </w:p>
    <w:p w14:paraId="72BF6B8B" w14:textId="77777777" w:rsidR="003356FF" w:rsidRDefault="001D1460">
      <w:pPr>
        <w:pStyle w:val="ListBullet"/>
        <w:rPr>
          <w:ins w:id="63" w:author="Comparison" w:date="2026-08-03T22:17:00Z" w16du:dateUtc="2026-08-04T02:17:00Z"/>
        </w:rPr>
      </w:pPr>
      <w:ins w:id="64" w:author="Comparison" w:date="2026-08-03T22:17:00Z" w16du:dateUtc="2026-08-04T02:17:00Z">
        <w:r>
          <w:t>Mild headache reported in 12% of treatment group vs. 8% in placebo group (Smith et al., 2024 [1])</w:t>
        </w:r>
      </w:ins>
    </w:p>
    <w:p w14:paraId="348D9F3E" w14:textId="77777777" w:rsidR="003356FF" w:rsidRDefault="001D1460">
      <w:pPr>
        <w:pStyle w:val="ListBullet"/>
        <w:rPr>
          <w:ins w:id="65" w:author="Comparison" w:date="2026-08-03T22:17:00Z" w16du:dateUtc="2026-08-04T02:17:00Z"/>
        </w:rPr>
      </w:pPr>
      <w:ins w:id="66" w:author="Comparison" w:date="2026-08-03T22:17:00Z" w16du:dateUtc="2026-08-04T02:17:00Z">
        <w:r>
          <w:t>Gastrointestinal discomfort in 7% of treatment group vs. 5% in placebo group (Johnson &amp; Lee, 2023 [2])</w:t>
        </w:r>
      </w:ins>
    </w:p>
    <w:p w14:paraId="3822EF02" w14:textId="77777777" w:rsidR="003356FF" w:rsidRDefault="001D1460">
      <w:pPr>
        <w:pStyle w:val="ListBullet"/>
        <w:rPr>
          <w:ins w:id="67" w:author="Comparison" w:date="2026-08-03T22:17:00Z" w16du:dateUtc="2026-08-04T02:17:00Z"/>
        </w:rPr>
      </w:pPr>
      <w:ins w:id="68" w:author="Comparison" w:date="2026-08-03T22:17:00Z" w16du:dateUtc="2026-08-04T02:17:00Z">
        <w:r>
          <w:t>No serious adverse events (SAEs) were reported during this period (DSMB Report, August 2025 [3])</w:t>
        </w:r>
      </w:ins>
    </w:p>
    <w:p w14:paraId="2F37DF44" w14:textId="77777777" w:rsidR="003356FF" w:rsidRDefault="001D1460">
      <w:pPr>
        <w:rPr>
          <w:ins w:id="69" w:author="Comparison" w:date="2026-08-03T22:17:00Z" w16du:dateUtc="2026-08-04T02:17:00Z"/>
        </w:rPr>
      </w:pPr>
      <w:ins w:id="70" w:author="Comparison" w:date="2026-08-03T22:17:00Z" w16du:dateUtc="2026-08-04T02:17:00Z">
        <w:r>
          <w:lastRenderedPageBreak/>
          <w:t>The overall safety profile of Compound XR-7 remains consistent with previous trial phases. No dose modifications or study protocol amendments were required.</w:t>
        </w:r>
      </w:ins>
    </w:p>
    <w:p w14:paraId="0D7D0EBF" w14:textId="77777777" w:rsidR="003356FF" w:rsidRDefault="001D1460">
      <w:pPr>
        <w:pStyle w:val="Heading1"/>
        <w:rPr>
          <w:ins w:id="71" w:author="Comparison" w:date="2026-08-03T22:17:00Z" w16du:dateUtc="2026-08-04T02:17:00Z"/>
        </w:rPr>
      </w:pPr>
      <w:ins w:id="72" w:author="Comparison" w:date="2026-08-03T22:17:00Z" w16du:dateUtc="2026-08-04T02:17:00Z">
        <w:r>
          <w:t>Conclusions</w:t>
        </w:r>
      </w:ins>
    </w:p>
    <w:p w14:paraId="11AB5D1A" w14:textId="77777777" w:rsidR="003356FF" w:rsidRDefault="001D1460">
      <w:pPr>
        <w:rPr>
          <w:ins w:id="73" w:author="Comparison" w:date="2026-08-03T22:17:00Z" w16du:dateUtc="2026-08-04T02:17:00Z"/>
        </w:rPr>
      </w:pPr>
      <w:ins w:id="74" w:author="Comparison" w:date="2026-08-03T22:17:00Z" w16du:dateUtc="2026-08-04T02:17:00Z">
        <w:r>
          <w:t>The trial continues to progress satisfactorily. Enrollment at Memorial Hospital and University Research is on or ahead of schedule. City Medical Center requires additional recruitment efforts to meet the target enrollment by the end of Q4 2025. The DSMB has recommended continuation of the trial without modifications.</w:t>
        </w:r>
      </w:ins>
    </w:p>
    <w:p w14:paraId="761F6C42" w14:textId="77777777" w:rsidR="003356FF" w:rsidRDefault="001D1460">
      <w:pPr>
        <w:pStyle w:val="Heading1"/>
        <w:rPr>
          <w:ins w:id="75" w:author="Comparison" w:date="2026-08-03T22:17:00Z" w16du:dateUtc="2026-08-04T02:17:00Z"/>
        </w:rPr>
      </w:pPr>
      <w:ins w:id="76" w:author="Comparison" w:date="2026-08-03T22:17:00Z" w16du:dateUtc="2026-08-04T02:17:00Z">
        <w:r>
          <w:t>References</w:t>
        </w:r>
      </w:ins>
    </w:p>
    <w:p w14:paraId="2E891A90" w14:textId="77777777" w:rsidR="003356FF" w:rsidRDefault="001D1460">
      <w:pPr>
        <w:pStyle w:val="ListNumber"/>
        <w:rPr>
          <w:ins w:id="77" w:author="Comparison" w:date="2026-08-03T22:17:00Z" w16du:dateUtc="2026-08-04T02:17:00Z"/>
        </w:rPr>
      </w:pPr>
      <w:ins w:id="78" w:author="Comparison" w:date="2026-08-03T22:17:00Z" w16du:dateUtc="2026-08-04T02:17:00Z">
        <w:r>
          <w:t>[1] Smith, A.B., et al. (2024). "Headache incidence in XR-7 Phase II trials." Journal of Clinical Pharmacology, 64(3), 221-230.</w:t>
        </w:r>
      </w:ins>
    </w:p>
    <w:p w14:paraId="5CCCC015" w14:textId="77777777" w:rsidR="003356FF" w:rsidRDefault="001D1460">
      <w:pPr>
        <w:pStyle w:val="ListNumber"/>
        <w:rPr>
          <w:ins w:id="79" w:author="Comparison" w:date="2026-08-03T22:17:00Z" w16du:dateUtc="2026-08-04T02:17:00Z"/>
        </w:rPr>
      </w:pPr>
      <w:ins w:id="80" w:author="Comparison" w:date="2026-08-03T22:17:00Z" w16du:dateUtc="2026-08-04T02:17:00Z">
        <w:r>
          <w:t>[2] Johnson, C.D., &amp; Lee, M.K. (2023). "Gastrointestinal tolerability of novel anti-inflammatory compounds." Pharmacology Reviews, 18(2), 145-158.</w:t>
        </w:r>
      </w:ins>
    </w:p>
    <w:p w14:paraId="4EA5FABC" w14:textId="77777777" w:rsidR="00A47B7D" w:rsidRDefault="001D1460">
      <w:pPr>
        <w:pStyle w:val="Heading1"/>
        <w:rPr>
          <w:del w:id="81" w:author="Comparison" w:date="2026-08-03T22:17:00Z" w16du:dateUtc="2026-08-04T02:17:00Z"/>
        </w:rPr>
      </w:pPr>
      <w:ins w:id="82" w:author="Comparison" w:date="2026-08-03T22:17:00Z" w16du:dateUtc="2026-08-04T02:17:00Z">
        <w:r>
          <w:t>[3] Data Safety Monitoring Board. (2025). "TRIAL-2025-001 Interim Safety Report, August 2025." Internal Report, MedPharm Global Inc.</w:t>
        </w:r>
      </w:ins>
      <w:del w:id="83" w:author="Comparison" w:date="2026-08-03T22:17:00Z" w16du:dateUtc="2026-08-04T02:17:00Z">
        <w:r>
          <w:delText>MUTUAL NON-DISCLOSURE AGREEMENT</w:delText>
        </w:r>
      </w:del>
    </w:p>
    <w:p w14:paraId="5090CF4B" w14:textId="77777777" w:rsidR="00A47B7D" w:rsidRDefault="001D1460">
      <w:pPr>
        <w:rPr>
          <w:del w:id="84" w:author="Comparison" w:date="2026-08-03T22:17:00Z" w16du:dateUtc="2026-08-04T02:17:00Z"/>
        </w:rPr>
      </w:pPr>
      <w:del w:id="85" w:author="Comparison" w:date="2026-08-03T22:17:00Z" w16du:dateUtc="2026-08-04T02:17:00Z">
        <w:r>
          <w:delText>This Mutual Non-Disclosure Agreement (the "Agreement") is entered into as of January 15, 2025 (the "Effective Date"), by and between:</w:delText>
        </w:r>
      </w:del>
    </w:p>
    <w:p w14:paraId="5E6D57A5" w14:textId="1B773329" w:rsidR="00A47B7D" w:rsidRDefault="00A910F3">
      <w:pPr>
        <w:rPr>
          <w:del w:id="86" w:author="Comparison" w:date="2026-08-03T22:17:00Z" w16du:dateUtc="2026-08-04T02:17:00Z"/>
        </w:rPr>
      </w:pPr>
      <w:del w:id="87" w:author="Comparison" w:date="2026-08-03T22:17:00Z" w16du:dateUtc="2026-08-04T02:17:00Z">
        <w:r>
          <w:delText>Amazing Corp, a corporation organized under the laws of the State of Delaware, with its principal office at 200 Tech Boulevard, Suite 400, San Jose, CA 95110 (the "Disclosing Party"), contact: legal@amazing.com</w:delText>
        </w:r>
      </w:del>
    </w:p>
    <w:p w14:paraId="23C84842" w14:textId="77777777" w:rsidR="00A47B7D" w:rsidRDefault="001D1460">
      <w:pPr>
        <w:rPr>
          <w:del w:id="88" w:author="Comparison" w:date="2026-08-03T22:17:00Z" w16du:dateUtc="2026-08-04T02:17:00Z"/>
        </w:rPr>
      </w:pPr>
      <w:del w:id="89" w:author="Comparison" w:date="2026-08-03T22:17:00Z" w16du:dateUtc="2026-08-04T02:17:00Z">
        <w:r>
          <w:delText>and</w:delText>
        </w:r>
      </w:del>
    </w:p>
    <w:p w14:paraId="5588D45B" w14:textId="37740C87" w:rsidR="00A47B7D" w:rsidRDefault="0016576B">
      <w:pPr>
        <w:rPr>
          <w:del w:id="90" w:author="Comparison" w:date="2026-08-03T22:17:00Z" w16du:dateUtc="2026-08-04T02:17:00Z"/>
        </w:rPr>
      </w:pPr>
      <w:del w:id="91" w:author="Comparison" w:date="2026-08-03T22:17:00Z" w16du:dateUtc="2026-08-04T02:17:00Z">
        <w:r>
          <w:delText>TechCraft LLC, a limited liability company organized under the laws of the State of New York, with its principal office at 50 Innovation Way, New York, NY 10001 (the "Receiving Party").</w:delText>
        </w:r>
      </w:del>
    </w:p>
    <w:p w14:paraId="7D4792BA" w14:textId="77777777" w:rsidR="00A47B7D" w:rsidRDefault="001D1460">
      <w:pPr>
        <w:rPr>
          <w:del w:id="92" w:author="Comparison" w:date="2026-08-03T22:17:00Z" w16du:dateUtc="2026-08-04T02:17:00Z"/>
        </w:rPr>
      </w:pPr>
      <w:del w:id="93" w:author="Comparison" w:date="2026-08-03T22:17:00Z" w16du:dateUtc="2026-08-04T02:17:00Z">
        <w:r>
          <w:delText>Each referred to individually as a "Party" and collectively as the "Parties".</w:delText>
        </w:r>
      </w:del>
    </w:p>
    <w:p w14:paraId="3DD4EA73" w14:textId="77777777" w:rsidR="00A47B7D" w:rsidRDefault="001D1460">
      <w:pPr>
        <w:pStyle w:val="Heading2"/>
        <w:rPr>
          <w:del w:id="94" w:author="Comparison" w:date="2026-08-03T22:17:00Z" w16du:dateUtc="2026-08-04T02:17:00Z"/>
        </w:rPr>
      </w:pPr>
      <w:del w:id="95" w:author="Comparison" w:date="2026-08-03T22:17:00Z" w16du:dateUtc="2026-08-04T02:17:00Z">
        <w:r>
          <w:delText>1. Definitions</w:delText>
        </w:r>
      </w:del>
    </w:p>
    <w:p w14:paraId="2C330170" w14:textId="77777777" w:rsidR="00A47B7D" w:rsidRDefault="001D1460">
      <w:pPr>
        <w:rPr>
          <w:del w:id="96" w:author="Comparison" w:date="2026-08-03T22:17:00Z" w16du:dateUtc="2026-08-04T02:17:00Z"/>
        </w:rPr>
      </w:pPr>
      <w:del w:id="97" w:author="Comparison" w:date="2026-08-03T22:17:00Z" w16du:dateUtc="2026-08-04T02:17:00Z">
        <w:r>
          <w:delTex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delText>
        </w:r>
      </w:del>
    </w:p>
    <w:p w14:paraId="3BCB005A" w14:textId="77777777" w:rsidR="00A47B7D" w:rsidRDefault="001D1460">
      <w:pPr>
        <w:pStyle w:val="Heading2"/>
        <w:rPr>
          <w:del w:id="98" w:author="Comparison" w:date="2026-08-03T22:17:00Z" w16du:dateUtc="2026-08-04T02:17:00Z"/>
        </w:rPr>
      </w:pPr>
      <w:del w:id="99" w:author="Comparison" w:date="2026-08-03T22:17:00Z" w16du:dateUtc="2026-08-04T02:17:00Z">
        <w:r>
          <w:delText>2. Obligations of Receiving Party</w:delText>
        </w:r>
      </w:del>
    </w:p>
    <w:p w14:paraId="75D94E4A" w14:textId="77777777" w:rsidR="00A47B7D" w:rsidRDefault="001D1460">
      <w:pPr>
        <w:rPr>
          <w:del w:id="100" w:author="Comparison" w:date="2026-08-03T22:17:00Z" w16du:dateUtc="2026-08-04T02:17:00Z"/>
        </w:rPr>
      </w:pPr>
      <w:del w:id="101" w:author="Comparison" w:date="2026-08-03T22:17:00Z" w16du:dateUtc="2026-08-04T02:17:00Z">
        <w:r>
          <w:delText>The Receiving Party agrees to the following obligations with respect to Confidential Information:</w:delText>
        </w:r>
      </w:del>
    </w:p>
    <w:p w14:paraId="2C9D65AB" w14:textId="77777777" w:rsidR="00A47B7D" w:rsidRDefault="001D1460">
      <w:pPr>
        <w:pStyle w:val="ListBullet"/>
        <w:rPr>
          <w:del w:id="102" w:author="Comparison" w:date="2026-08-03T22:17:00Z" w16du:dateUtc="2026-08-04T02:17:00Z"/>
        </w:rPr>
      </w:pPr>
      <w:del w:id="103" w:author="Comparison" w:date="2026-08-03T22:17:00Z" w16du:dateUtc="2026-08-04T02:17:00Z">
        <w:r>
          <w:delText>Maintain the confidentiality of all Confidential Information using the same degree of care as it uses for its own confidential information, but no less than reasonable care.</w:delText>
        </w:r>
      </w:del>
    </w:p>
    <w:p w14:paraId="2D522378" w14:textId="77777777" w:rsidR="00A47B7D" w:rsidRDefault="001D1460">
      <w:pPr>
        <w:pStyle w:val="ListBullet"/>
        <w:rPr>
          <w:del w:id="104" w:author="Comparison" w:date="2026-08-03T22:17:00Z" w16du:dateUtc="2026-08-04T02:17:00Z"/>
        </w:rPr>
      </w:pPr>
      <w:del w:id="105" w:author="Comparison" w:date="2026-08-03T22:17:00Z" w16du:dateUtc="2026-08-04T02:17:00Z">
        <w:r>
          <w:delText>Not disclose Confidential Information to any third party without the prior written consent of the Disclosing Party.</w:delText>
        </w:r>
      </w:del>
    </w:p>
    <w:p w14:paraId="43277DF9" w14:textId="77777777" w:rsidR="00A47B7D" w:rsidRDefault="001D1460">
      <w:pPr>
        <w:pStyle w:val="ListBullet"/>
        <w:rPr>
          <w:del w:id="106" w:author="Comparison" w:date="2026-08-03T22:17:00Z" w16du:dateUtc="2026-08-04T02:17:00Z"/>
        </w:rPr>
      </w:pPr>
      <w:del w:id="107" w:author="Comparison" w:date="2026-08-03T22:17:00Z" w16du:dateUtc="2026-08-04T02:17:00Z">
        <w:r>
          <w:delText>Restrict access to Confidential Information to employees and contractors who have a need to know and are bound by confidentiality obligations.</w:delText>
        </w:r>
      </w:del>
    </w:p>
    <w:p w14:paraId="5D1888F4" w14:textId="77777777" w:rsidR="00A47B7D" w:rsidRDefault="001D1460">
      <w:pPr>
        <w:pStyle w:val="ListBullet"/>
        <w:rPr>
          <w:del w:id="108" w:author="Comparison" w:date="2026-08-03T22:17:00Z" w16du:dateUtc="2026-08-04T02:17:00Z"/>
        </w:rPr>
      </w:pPr>
      <w:del w:id="109" w:author="Comparison" w:date="2026-08-03T22:17:00Z" w16du:dateUtc="2026-08-04T02:17:00Z">
        <w:r>
          <w:delText>Not use Confidential Information for any purpose other than evaluating the potential business relationship between the Parties.</w:delText>
        </w:r>
      </w:del>
    </w:p>
    <w:p w14:paraId="114AEE22" w14:textId="77777777" w:rsidR="00A47B7D" w:rsidRDefault="001D1460">
      <w:pPr>
        <w:pStyle w:val="ListBullet"/>
        <w:rPr>
          <w:del w:id="110" w:author="Comparison" w:date="2026-08-03T22:17:00Z" w16du:dateUtc="2026-08-04T02:17:00Z"/>
        </w:rPr>
      </w:pPr>
      <w:del w:id="111" w:author="Comparison" w:date="2026-08-03T22:17:00Z" w16du:dateUtc="2026-08-04T02:17:00Z">
        <w:r>
          <w:delText>Promptly notify the Disclosing Party of any unauthorized use or disclosure of Confidential Information.</w:delText>
        </w:r>
      </w:del>
    </w:p>
    <w:p w14:paraId="029E3AA3" w14:textId="77777777" w:rsidR="00A47B7D" w:rsidRDefault="001D1460">
      <w:pPr>
        <w:pStyle w:val="Heading2"/>
        <w:rPr>
          <w:del w:id="112" w:author="Comparison" w:date="2026-08-03T22:17:00Z" w16du:dateUtc="2026-08-04T02:17:00Z"/>
        </w:rPr>
      </w:pPr>
      <w:del w:id="113" w:author="Comparison" w:date="2026-08-03T22:17:00Z" w16du:dateUtc="2026-08-04T02:17:00Z">
        <w:r>
          <w:delText>3. Exclusions</w:delText>
        </w:r>
      </w:del>
    </w:p>
    <w:p w14:paraId="0B3C401B" w14:textId="77777777" w:rsidR="00A47B7D" w:rsidRDefault="001D1460">
      <w:pPr>
        <w:rPr>
          <w:del w:id="114" w:author="Comparison" w:date="2026-08-03T22:17:00Z" w16du:dateUtc="2026-08-04T02:17:00Z"/>
        </w:rPr>
      </w:pPr>
      <w:del w:id="115" w:author="Comparison" w:date="2026-08-03T22:17:00Z" w16du:dateUtc="2026-08-04T02:17:00Z">
        <w:r>
          <w:delText>Confidential Information shall not include information that: (a) is or becomes publicly available through no fault of the Receiving Party; (b) was known to the Receiving Party prior to disclosure; (c) is independently developed by the Receiving Party without use of the Confidential Information; or (d) is rightfully obtained from a third party without restriction on disclosure.</w:delText>
        </w:r>
      </w:del>
    </w:p>
    <w:p w14:paraId="21740AD4" w14:textId="77777777" w:rsidR="00A47B7D" w:rsidRDefault="001D1460">
      <w:pPr>
        <w:pStyle w:val="Heading2"/>
        <w:rPr>
          <w:del w:id="116" w:author="Comparison" w:date="2026-08-03T22:17:00Z" w16du:dateUtc="2026-08-04T02:17:00Z"/>
        </w:rPr>
      </w:pPr>
      <w:del w:id="117" w:author="Comparison" w:date="2026-08-03T22:17:00Z" w16du:dateUtc="2026-08-04T02:17:00Z">
        <w:r>
          <w:delText>4. Term and Termination</w:delText>
        </w:r>
      </w:del>
    </w:p>
    <w:p w14:paraId="7BD02844" w14:textId="77777777" w:rsidR="00A47B7D" w:rsidRDefault="001D1460">
      <w:pPr>
        <w:rPr>
          <w:del w:id="118" w:author="Comparison" w:date="2026-08-03T22:17:00Z" w16du:dateUtc="2026-08-04T02:17:00Z"/>
        </w:rPr>
      </w:pPr>
      <w:del w:id="119" w:author="Comparison" w:date="2026-08-03T22:17:00Z" w16du:dateUtc="2026-08-04T02:17:00Z">
        <w:r>
          <w:delTex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delText>
        </w:r>
      </w:del>
    </w:p>
    <w:p w14:paraId="7BA5B1AC" w14:textId="77777777" w:rsidR="00A47B7D" w:rsidRDefault="001D1460">
      <w:pPr>
        <w:pStyle w:val="Heading2"/>
        <w:rPr>
          <w:del w:id="120" w:author="Comparison" w:date="2026-08-03T22:17:00Z" w16du:dateUtc="2026-08-04T02:17:00Z"/>
        </w:rPr>
      </w:pPr>
      <w:del w:id="121" w:author="Comparison" w:date="2026-08-03T22:17:00Z" w16du:dateUtc="2026-08-04T02:17:00Z">
        <w:r>
          <w:delText>5. Indemnification</w:delText>
        </w:r>
      </w:del>
    </w:p>
    <w:p w14:paraId="1E9E0A66" w14:textId="77777777" w:rsidR="00A47B7D" w:rsidRDefault="001D1460">
      <w:pPr>
        <w:rPr>
          <w:del w:id="122" w:author="Comparison" w:date="2026-08-03T22:17:00Z" w16du:dateUtc="2026-08-04T02:17:00Z"/>
        </w:rPr>
      </w:pPr>
      <w:del w:id="123" w:author="Comparison" w:date="2026-08-03T22:17:00Z" w16du:dateUtc="2026-08-04T02:17:00Z">
        <w:r>
          <w:delTex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delText>
        </w:r>
      </w:del>
    </w:p>
    <w:p w14:paraId="3001A8B9" w14:textId="77777777" w:rsidR="00A47B7D" w:rsidRDefault="001D1460">
      <w:pPr>
        <w:pStyle w:val="Heading2"/>
        <w:rPr>
          <w:del w:id="124" w:author="Comparison" w:date="2026-08-03T22:17:00Z" w16du:dateUtc="2026-08-04T02:17:00Z"/>
        </w:rPr>
      </w:pPr>
      <w:del w:id="125" w:author="Comparison" w:date="2026-08-03T22:17:00Z" w16du:dateUtc="2026-08-04T02:17:00Z">
        <w:r>
          <w:delText>6. Governing Law</w:delText>
        </w:r>
      </w:del>
    </w:p>
    <w:p w14:paraId="4AB2877D" w14:textId="77777777" w:rsidR="00A47B7D" w:rsidRDefault="001D1460">
      <w:pPr>
        <w:rPr>
          <w:del w:id="126" w:author="Comparison" w:date="2026-08-03T22:17:00Z" w16du:dateUtc="2026-08-04T02:17:00Z"/>
        </w:rPr>
      </w:pPr>
      <w:del w:id="127" w:author="Comparison" w:date="2026-08-03T22:17:00Z" w16du:dateUtc="2026-08-04T02:17:00Z">
        <w:r>
          <w:delText>This Agreement shall be governed by and construed in accordance with the laws of the State of Delaware, without regard to its conflict of laws principles.</w:delText>
        </w:r>
      </w:del>
    </w:p>
    <w:p w14:paraId="3E04AEC9" w14:textId="77777777" w:rsidR="00A47B7D" w:rsidRDefault="001D1460">
      <w:pPr>
        <w:pStyle w:val="Heading2"/>
        <w:rPr>
          <w:del w:id="128" w:author="Comparison" w:date="2026-08-03T22:17:00Z" w16du:dateUtc="2026-08-04T02:17:00Z"/>
        </w:rPr>
      </w:pPr>
      <w:del w:id="129" w:author="Comparison" w:date="2026-08-03T22:17:00Z" w16du:dateUtc="2026-08-04T02:17:00Z">
        <w:r>
          <w:delText>7. Miscellaneous</w:delText>
        </w:r>
      </w:del>
    </w:p>
    <w:p w14:paraId="54B22FD5" w14:textId="77777777" w:rsidR="00A47B7D" w:rsidRDefault="001D1460">
      <w:pPr>
        <w:rPr>
          <w:del w:id="130" w:author="Comparison" w:date="2026-08-03T22:17:00Z" w16du:dateUtc="2026-08-04T02:17:00Z"/>
        </w:rPr>
      </w:pPr>
      <w:del w:id="131" w:author="Comparison" w:date="2026-08-03T22:17:00Z" w16du:dateUtc="2026-08-04T02:17:00Z">
        <w:r>
          <w:delTex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delText>
        </w:r>
      </w:del>
    </w:p>
    <w:p w14:paraId="52E1DDE9" w14:textId="77777777" w:rsidR="00A47B7D" w:rsidRDefault="00A47B7D">
      <w:pPr>
        <w:rPr>
          <w:del w:id="132" w:author="Comparison" w:date="2026-08-03T22:17:00Z" w16du:dateUtc="2026-08-04T02:17:00Z"/>
        </w:rPr>
      </w:pPr>
    </w:p>
    <w:p w14:paraId="3E0B2430" w14:textId="77777777" w:rsidR="00A47B7D" w:rsidRDefault="001D1460">
      <w:pPr>
        <w:rPr>
          <w:del w:id="133" w:author="Comparison" w:date="2026-08-03T22:17:00Z" w16du:dateUtc="2026-08-04T02:17:00Z"/>
        </w:rPr>
      </w:pPr>
      <w:del w:id="134" w:author="Comparison" w:date="2026-08-03T22:17:00Z" w16du:dateUtc="2026-08-04T02:17:00Z">
        <w:r>
          <w:delText>IN WITNESS WHEREOF, the Parties have executed this Agreement as of the Effective Date.</w:delText>
        </w:r>
      </w:del>
    </w:p>
    <w:p w14:paraId="4C781888" w14:textId="77777777" w:rsidR="00A47B7D" w:rsidRDefault="00A47B7D">
      <w:pPr>
        <w:rPr>
          <w:del w:id="135" w:author="Comparison" w:date="2026-08-03T22:17:00Z" w16du:dateUtc="2026-08-04T02:17:00Z"/>
        </w:rPr>
      </w:pPr>
    </w:p>
    <w:p w14:paraId="3652041B" w14:textId="77777777" w:rsidR="00A47B7D" w:rsidRDefault="001D1460">
      <w:pPr>
        <w:rPr>
          <w:del w:id="136" w:author="Comparison" w:date="2026-08-03T22:17:00Z" w16du:dateUtc="2026-08-04T02:17:00Z"/>
        </w:rPr>
      </w:pPr>
      <w:del w:id="137" w:author="Comparison" w:date="2026-08-03T22:17:00Z" w16du:dateUtc="2026-08-04T02:17:00Z">
        <w:r>
          <w:delText>Disclosing Party: [Party A Signature]</w:delText>
        </w:r>
      </w:del>
    </w:p>
    <w:p w14:paraId="03744C77" w14:textId="77777777" w:rsidR="00A47B7D" w:rsidRDefault="001D1460">
      <w:pPr>
        <w:rPr>
          <w:del w:id="138" w:author="Comparison" w:date="2026-08-03T22:17:00Z" w16du:dateUtc="2026-08-04T02:17:00Z"/>
        </w:rPr>
      </w:pPr>
      <w:del w:id="139" w:author="Comparison" w:date="2026-08-03T22:17:00Z" w16du:dateUtc="2026-08-04T02:17:00Z">
        <w:r>
          <w:delText>Receiving Party: [Party B Signature]</w:delText>
        </w:r>
      </w:del>
    </w:p>
    <w:p w14:paraId="1FA61DBD" w14:textId="77777777" w:rsidR="00A47B7D" w:rsidRDefault="001D1460">
      <w:pPr>
        <w:pStyle w:val="ListNumber"/>
        <w:pPrChange w:id="140" w:author="Comparison" w:date="2026-08-03T22:17:00Z" w16du:dateUtc="2026-08-04T02:17:00Z">
          <w:pPr/>
        </w:pPrChange>
      </w:pPr>
      <w:del w:id="141" w:author="Comparison" w:date="2026-08-03T22:17:00Z" w16du:dateUtc="2026-08-04T02:17:00Z">
        <w:r>
          <w:delText>Date: [Date]</w:delText>
        </w:r>
      </w:del>
    </w:p>
    <w:sectPr w:rsidR="00A47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0D9"/>
    <w:rsid w:val="0006063C"/>
    <w:rsid w:val="0015074B"/>
    <w:rsid w:val="0016576B"/>
    <w:rsid w:val="001D1460"/>
    <w:rsid w:val="0029639D"/>
    <w:rsid w:val="002B1C2A"/>
    <w:rsid w:val="00326F90"/>
    <w:rsid w:val="003356FF"/>
    <w:rsid w:val="005B61B1"/>
    <w:rsid w:val="00783A68"/>
    <w:rsid w:val="00A47B7D"/>
    <w:rsid w:val="00A910F3"/>
    <w:rsid w:val="00AA1D8D"/>
    <w:rsid w:val="00B47730"/>
    <w:rsid w:val="00C612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2026-08-04T02:17:00Z</dcterms:modified>
  <cp:category/>
</cp:coreProperties>
</file>