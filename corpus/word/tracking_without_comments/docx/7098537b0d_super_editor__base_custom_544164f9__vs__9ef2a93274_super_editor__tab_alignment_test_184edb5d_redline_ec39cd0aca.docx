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42FA19" w14:textId="77777777" w:rsidR="00761649" w:rsidRDefault="00C63D37">
      <w:pPr>
        <w:jc w:val="center"/>
        <w:rPr>
          <w:ins w:id="0" w:author="Comparison" w:date="2026-09-26T15:17:00Z" w16du:dateUtc="2026-09-26T19:17:00Z"/>
        </w:rPr>
      </w:pPr>
      <w:ins w:id="1" w:author="Comparison" w:date="2026-09-26T15:17:00Z" w16du:dateUtc="2026-09-26T19:17:00Z">
        <w:r>
          <w:rPr>
            <w:b/>
          </w:rPr>
          <w:t>Tab Alignment Test Document</w:t>
        </w:r>
      </w:ins>
    </w:p>
    <w:p w14:paraId="78817AE1" w14:textId="77777777" w:rsidR="00761649" w:rsidRDefault="00761649">
      <w:pPr>
        <w:rPr>
          <w:ins w:id="2" w:author="Comparison" w:date="2026-09-26T15:17:00Z" w16du:dateUtc="2026-09-26T19:17:00Z"/>
        </w:rPr>
      </w:pPr>
    </w:p>
    <w:p w14:paraId="1A53F5DD" w14:textId="77777777" w:rsidR="00761649" w:rsidRDefault="00C63D37">
      <w:pPr>
        <w:tabs>
          <w:tab w:val="left" w:pos="4320"/>
        </w:tabs>
        <w:rPr>
          <w:ins w:id="3" w:author="Comparison" w:date="2026-09-26T15:17:00Z" w16du:dateUtc="2026-09-26T19:17:00Z"/>
        </w:rPr>
      </w:pPr>
      <w:ins w:id="4" w:author="Comparison" w:date="2026-09-26T15:17:00Z" w16du:dateUtc="2026-09-26T19:17:00Z">
        <w:r>
          <w:t>LEFT TAB:</w:t>
        </w:r>
        <w:r>
          <w:tab/>
          <w:t>Text aligned left at 3"</w:t>
        </w:r>
      </w:ins>
    </w:p>
    <w:p w14:paraId="220BD6F6" w14:textId="77777777" w:rsidR="00761649" w:rsidRDefault="00C63D37">
      <w:pPr>
        <w:tabs>
          <w:tab w:val="right" w:pos="8640"/>
        </w:tabs>
        <w:rPr>
          <w:ins w:id="5" w:author="Comparison" w:date="2026-09-26T15:17:00Z" w16du:dateUtc="2026-09-26T19:17:00Z"/>
        </w:rPr>
      </w:pPr>
      <w:ins w:id="6" w:author="Comparison" w:date="2026-09-26T15:17:00Z" w16du:dateUtc="2026-09-26T19:17:00Z">
        <w:r>
          <w:t>RIGHT TAB:</w:t>
        </w:r>
        <w:r>
          <w:tab/>
          <w:t>Text aligned right at 6"</w:t>
        </w:r>
      </w:ins>
    </w:p>
    <w:p w14:paraId="3B424D45" w14:textId="77777777" w:rsidR="00761649" w:rsidRDefault="00C63D37">
      <w:pPr>
        <w:tabs>
          <w:tab w:val="center" w:pos="6480"/>
        </w:tabs>
        <w:rPr>
          <w:ins w:id="7" w:author="Comparison" w:date="2026-09-26T15:17:00Z" w16du:dateUtc="2026-09-26T19:17:00Z"/>
        </w:rPr>
      </w:pPr>
      <w:ins w:id="8" w:author="Comparison" w:date="2026-09-26T15:17:00Z" w16du:dateUtc="2026-09-26T19:17:00Z">
        <w:r>
          <w:t>CENTER TAB:</w:t>
        </w:r>
        <w:r>
          <w:tab/>
          <w:t>Text centered at 4.5"</w:t>
        </w:r>
      </w:ins>
    </w:p>
    <w:p w14:paraId="799B28DA" w14:textId="77777777" w:rsidR="00761649" w:rsidRDefault="00C63D37">
      <w:pPr>
        <w:tabs>
          <w:tab w:val="decimal" w:pos="7200"/>
        </w:tabs>
        <w:rPr>
          <w:ins w:id="9" w:author="Comparison" w:date="2026-09-26T15:17:00Z" w16du:dateUtc="2026-09-26T19:17:00Z"/>
        </w:rPr>
      </w:pPr>
      <w:ins w:id="10" w:author="Comparison" w:date="2026-09-26T15:17:00Z" w16du:dateUtc="2026-09-26T19:17:00Z">
        <w:r>
          <w:t>DECIMAL TAB:</w:t>
        </w:r>
        <w:r>
          <w:tab/>
          <w:t>123.45</w:t>
        </w:r>
      </w:ins>
    </w:p>
    <w:p w14:paraId="507B3CC3" w14:textId="77777777" w:rsidR="00761649" w:rsidRDefault="00761649">
      <w:pPr>
        <w:rPr>
          <w:ins w:id="11" w:author="Comparison" w:date="2026-09-26T15:17:00Z" w16du:dateUtc="2026-09-26T19:17:00Z"/>
        </w:rPr>
      </w:pPr>
    </w:p>
    <w:p w14:paraId="22D6F190" w14:textId="77777777" w:rsidR="00761649" w:rsidRDefault="00C63D37">
      <w:pPr>
        <w:tabs>
          <w:tab w:val="left" w:pos="2880"/>
          <w:tab w:val="right" w:pos="8640"/>
        </w:tabs>
        <w:rPr>
          <w:ins w:id="12" w:author="Comparison" w:date="2026-09-26T15:17:00Z" w16du:dateUtc="2026-09-26T19:17:00Z"/>
        </w:rPr>
      </w:pPr>
      <w:ins w:id="13" w:author="Comparison" w:date="2026-09-26T15:17:00Z" w16du:dateUtc="2026-09-26T19:17:00Z">
        <w:r>
          <w:t>Start</w:t>
        </w:r>
        <w:r>
          <w:tab/>
          <w:t>Middle (left@2")</w:t>
        </w:r>
        <w:r>
          <w:tab/>
          <w:t>End (right@6")</w:t>
        </w:r>
      </w:ins>
    </w:p>
    <w:p w14:paraId="2AFDEA4B" w14:textId="77777777" w:rsidR="00761649" w:rsidRDefault="00C63D37">
      <w:pPr>
        <w:tabs>
          <w:tab w:val="left" w:pos="2880"/>
          <w:tab w:val="center" w:pos="5760"/>
          <w:tab w:val="right" w:pos="8640"/>
        </w:tabs>
        <w:rPr>
          <w:ins w:id="14" w:author="Comparison" w:date="2026-09-26T15:17:00Z" w16du:dateUtc="2026-09-26T19:17:00Z"/>
        </w:rPr>
      </w:pPr>
      <w:ins w:id="15" w:author="Comparison" w:date="2026-09-26T15:17:00Z" w16du:dateUtc="2026-09-26T19:17:00Z">
        <w:r>
          <w:t>Col1</w:t>
        </w:r>
        <w:r>
          <w:tab/>
          <w:t>Col2-Left</w:t>
        </w:r>
        <w:r>
          <w:tab/>
          <w:t>Col3-Center</w:t>
        </w:r>
        <w:r>
          <w:tab/>
          <w:t>Col4-Right</w:t>
        </w:r>
      </w:ins>
    </w:p>
    <w:p w14:paraId="6A1215F0" w14:textId="77777777" w:rsidR="00761649" w:rsidRDefault="00761649">
      <w:pPr>
        <w:rPr>
          <w:ins w:id="16" w:author="Comparison" w:date="2026-09-26T15:17:00Z" w16du:dateUtc="2026-09-26T19:17:00Z"/>
        </w:rPr>
      </w:pPr>
    </w:p>
    <w:p w14:paraId="52E07818" w14:textId="77777777" w:rsidR="00761649" w:rsidRDefault="00C63D37">
      <w:pPr>
        <w:tabs>
          <w:tab w:val="right" w:leader="dot" w:pos="8640"/>
        </w:tabs>
        <w:rPr>
          <w:ins w:id="17" w:author="Comparison" w:date="2026-09-26T15:17:00Z" w16du:dateUtc="2026-09-26T19:17:00Z"/>
        </w:rPr>
      </w:pPr>
      <w:ins w:id="18" w:author="Comparison" w:date="2026-09-26T15:17:00Z" w16du:dateUtc="2026-09-26T19:17:00Z">
        <w:r>
          <w:t>Chapter 1</w:t>
        </w:r>
        <w:r>
          <w:tab/>
          <w:t>Page 1</w:t>
        </w:r>
      </w:ins>
    </w:p>
    <w:p w14:paraId="086C1DBE" w14:textId="77777777" w:rsidR="00761649" w:rsidRDefault="00C63D37">
      <w:pPr>
        <w:tabs>
          <w:tab w:val="right" w:leader="dot" w:pos="8640"/>
        </w:tabs>
        <w:rPr>
          <w:ins w:id="19" w:author="Comparison" w:date="2026-09-26T15:17:00Z" w16du:dateUtc="2026-09-26T19:17:00Z"/>
        </w:rPr>
      </w:pPr>
      <w:ins w:id="20" w:author="Comparison" w:date="2026-09-26T15:17:00Z" w16du:dateUtc="2026-09-26T19:17:00Z">
        <w:r>
          <w:t>Chapter 2</w:t>
        </w:r>
        <w:r>
          <w:tab/>
          <w:t>Page 15</w:t>
        </w:r>
      </w:ins>
    </w:p>
    <w:p w14:paraId="6453974D" w14:textId="77777777" w:rsidR="00A76069" w:rsidRDefault="00C63D37" w:rsidP="00A76069">
      <w:pPr>
        <w:pStyle w:val="ListParagraph"/>
        <w:numPr>
          <w:ilvl w:val="0"/>
          <w:numId w:val="1"/>
        </w:numPr>
        <w:rPr>
          <w:del w:id="21" w:author="Comparison" w:date="2026-09-26T15:17:00Z" w16du:dateUtc="2026-09-26T19:17:00Z"/>
        </w:rPr>
      </w:pPr>
      <w:ins w:id="22" w:author="Comparison" w:date="2026-09-26T15:17:00Z" w16du:dateUtc="2026-09-26T19:17:00Z">
        <w:r>
          <w:t>Signature</w:t>
        </w:r>
        <w:r>
          <w:tab/>
          <w:t>Date</w:t>
        </w:r>
      </w:ins>
      <w:del w:id="23" w:author="Comparison" w:date="2026-09-26T15:17:00Z" w16du:dateUtc="2026-09-26T19:17:00Z">
        <w:r w:rsidR="00A76069">
          <w:delText>One</w:delText>
        </w:r>
      </w:del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del w:id="24" w:author="Comparison" w:date="2026-09-26T15:17:00Z" w16du:dateUtc="2026-09-26T19:17:00Z"/>
        </w:rPr>
      </w:pPr>
      <w:del w:id="25" w:author="Comparison" w:date="2026-09-26T15:17:00Z" w16du:dateUtc="2026-09-26T19:17:00Z">
        <w:r>
          <w:delText>A custom</w:delText>
        </w:r>
      </w:del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  <w:rPr>
          <w:del w:id="26" w:author="Comparison" w:date="2026-09-26T15:17:00Z" w16du:dateUtc="2026-09-26T19:17:00Z"/>
        </w:rPr>
      </w:pPr>
      <w:del w:id="27" w:author="Comparison" w:date="2026-09-26T15:17:00Z" w16du:dateUtc="2026-09-26T19:17:00Z">
        <w:r>
          <w:delText>Two</w:delText>
        </w:r>
      </w:del>
    </w:p>
    <w:p w14:paraId="384D8EBE" w14:textId="77777777" w:rsidR="003C58BC" w:rsidRDefault="003C58BC">
      <w:pPr>
        <w:rPr>
          <w:del w:id="28" w:author="Comparison" w:date="2026-09-26T15:17:00Z" w16du:dateUtc="2026-09-26T19:17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del w:id="29" w:author="Comparison" w:date="2026-09-26T15:17:00Z" w16du:dateUtc="2026-09-26T19:17:00Z"/>
        </w:rPr>
      </w:pPr>
      <w:del w:id="30" w:author="Comparison" w:date="2026-09-26T15:17:00Z" w16du:dateUtc="2026-09-26T19:17:00Z">
        <w:r>
          <w:rPr>
            <w:b/>
            <w:color w:val="5C5C5F"/>
            <w:spacing w:val="-1"/>
          </w:rPr>
          <w:delText>2.1</w:delText>
        </w:r>
      </w:del>
    </w:p>
    <w:p w14:paraId="0972AE65" w14:textId="4AAADE44" w:rsidR="00EF5392" w:rsidRDefault="00EF5392">
      <w:pPr>
        <w:tabs>
          <w:tab w:val="right" w:leader="underscore" w:pos="8640"/>
        </w:tabs>
        <w:pPrChange w:id="31" w:author="Comparison" w:date="2026-09-26T15:17:00Z" w16du:dateUtc="2026-09-26T19:17:00Z">
          <w:pPr>
            <w:pStyle w:val="BodyText"/>
            <w:numPr>
              <w:ilvl w:val="1"/>
              <w:numId w:val="4"/>
            </w:numPr>
            <w:tabs>
              <w:tab w:val="left" w:pos="572"/>
            </w:tabs>
            <w:spacing w:before="94"/>
            <w:ind w:right="18"/>
          </w:pPr>
        </w:pPrChange>
      </w:pPr>
      <w:del w:id="32" w:author="Comparison" w:date="2026-09-26T15:17:00Z" w16du:dateUtc="2026-09-26T19:17:00Z">
        <w:r>
          <w:rPr>
            <w:b/>
            <w:color w:val="5C5C5F"/>
            <w:spacing w:val="-1"/>
          </w:rPr>
          <w:delText>2.2</w:delText>
        </w:r>
      </w:del>
    </w:p>
    <w:sectPr w:rsidR="00EF5392">
      <w:pgSz w:w="12240" w:h="15840"/>
      <w:pgMar w:top="1440" w:right="1440" w:bottom="1440" w:left="1440" w:header="720" w:footer="720" w:gutter="0"/>
      <w:cols w:space="720"/>
      <w:docGrid w:linePitch="0"/>
      <w:sectPrChange w:id="33" w:author="Comparison" w:date="2026-09-26T15:17:00Z" w16du:dateUtc="2026-09-26T19:17:00Z">
        <w:sectPr w:rsidR="00EF5392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360F1B"/>
    <w:rsid w:val="003C1D14"/>
    <w:rsid w:val="003C58BC"/>
    <w:rsid w:val="0058170A"/>
    <w:rsid w:val="00761649"/>
    <w:rsid w:val="00803FC3"/>
    <w:rsid w:val="00931F1A"/>
    <w:rsid w:val="00A76069"/>
    <w:rsid w:val="00A824CB"/>
    <w:rsid w:val="00AF4127"/>
    <w:rsid w:val="00C63D37"/>
    <w:rsid w:val="00E20231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2025-05-06T23:10:00Z</dcterms:created>
  <dcterms:modified xsi:type="dcterms:W3CDTF">2026-09-26T19:17:00Z</dcterms:modified>
</cp:coreProperties>
</file>