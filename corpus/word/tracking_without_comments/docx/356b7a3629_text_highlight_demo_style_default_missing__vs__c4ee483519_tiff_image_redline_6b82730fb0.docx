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F7CEBB" w14:textId="77777777" w:rsidR="004C08D7" w:rsidRDefault="00EE5DC6">
      <w:pPr>
        <w:rPr>
          <w:ins w:id="0" w:author="Comparison" w:date="2026-09-26T14:45:00Z" w16du:dateUtc="2026-09-26T18:45:00Z"/>
        </w:rPr>
      </w:pPr>
      <w:ins w:id="1" w:author="Comparison" w:date="2026-09-26T14:45:00Z" w16du:dateUtc="2026-09-26T18:45:00Z">
        <w:r>
          <w:t>TIFF test document</w:t>
        </w:r>
      </w:ins>
    </w:p>
    <w:p w14:paraId="4BCDC549" w14:textId="77777777" w:rsidR="00124606" w:rsidRDefault="00EE5DC6">
      <w:pPr>
        <w:rPr>
          <w:del w:id="2" w:author="Comparison" w:date="2026-09-26T14:45:00Z" w16du:dateUtc="2026-09-26T18:45:00Z"/>
        </w:rPr>
      </w:pPr>
      <w:ins w:id="3" w:author="Comparison" w:date="2026-09-26T14:45:00Z" w16du:dateUtc="2026-09-26T18:45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4" w:author="Comparison" w:date="2026-09-26T14:45:00Z" w16du:dateUtc="2026-09-26T18:45:00Z">
        <w:r>
          <w:rPr>
            <w:highlight w:val="yellow"/>
          </w:rPr>
          <w:delText>Text Highlight Demo</w:delText>
        </w:r>
      </w:del>
    </w:p>
    <w:p w14:paraId="3A397B01" w14:textId="77777777" w:rsidR="00124606" w:rsidRDefault="00EE5DC6">
      <w:pPr>
        <w:rPr>
          <w:del w:id="5" w:author="Comparison" w:date="2026-09-26T14:45:00Z" w16du:dateUtc="2026-09-26T18:45:00Z"/>
        </w:rPr>
      </w:pPr>
      <w:del w:id="6" w:author="Comparison" w:date="2026-09-26T14:45:00Z" w16du:dateUtc="2026-09-26T18:45:00Z">
        <w:r>
          <w:rPr>
            <w:highlight w:val="yellow"/>
          </w:rPr>
          <w:delText>Demonstrating text highlighting.</w:delText>
        </w:r>
      </w:del>
    </w:p>
    <w:p w14:paraId="2719146D" w14:textId="77777777" w:rsidR="00124606" w:rsidRDefault="00EE5DC6">
      <w:del w:id="7" w:author="Comparison" w:date="2026-09-26T14:45:00Z" w16du:dateUtc="2026-09-26T18:45:00Z">
        <w:r>
          <w:rPr>
            <w:highlight w:val="yellow"/>
          </w:rPr>
          <w:delText>This text is highlighted in yellow.</w:delText>
        </w:r>
      </w:del>
    </w:p>
    <w:sectPr w:rsidR="00124606">
      <w:pgSz w:w="12240" w:h="15840"/>
      <w:pgMar w:top="1440" w:right="1440" w:bottom="1440" w:left="1440" w:header="720" w:footer="720" w:gutter="0"/>
      <w:cols w:space="720"/>
      <w:docGrid w:linePitch="360"/>
      <w:sectPrChange w:id="8" w:author="Comparison" w:date="2026-09-26T14:45:00Z" w16du:dateUtc="2026-09-26T18:45:00Z">
        <w:sectPr w:rsidR="0012460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4606"/>
    <w:rsid w:val="00124606"/>
    <w:rsid w:val="004951F6"/>
    <w:rsid w:val="004C08D7"/>
    <w:rsid w:val="005017B3"/>
    <w:rsid w:val="00EE5DC6"/>
    <w:rsid w:val="00FC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2026-09-26T18:45:00Z</dcterms:modified>
</cp:coreProperties>
</file>