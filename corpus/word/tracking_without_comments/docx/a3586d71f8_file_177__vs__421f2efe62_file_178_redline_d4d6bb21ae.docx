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FD88E2" w14:textId="77777777" w:rsidR="004C3522" w:rsidRDefault="004C3522">
      <w:pPr>
        <w:rPr>
          <w:vertAlign w:val="subscript"/>
          <w:rPrChange w:id="0" w:author="Arthur Souza Rodrigues" w:date="2026-09-26T14:55:00Z" w16du:dateUtc="2026-09-26T18:55:00Z">
            <w:rPr>
              <w:highlight w:val="yellow"/>
            </w:rPr>
          </w:rPrChange>
        </w:rPr>
      </w:pPr>
      <w:r>
        <w:rPr>
          <w:vertAlign w:val="subscript"/>
          <w:rPrChange w:id="1" w:author="Arthur Souza Rodrigues" w:date="2026-09-26T14:55:00Z" w16du:dateUtc="2026-09-26T18:55:00Z">
            <w:rPr>
              <w:highlight w:val="yellow"/>
            </w:rPr>
          </w:rPrChange>
        </w:rPr>
        <w:t>file_</w:t>
      </w:r>
      <w:ins w:id="2" w:author="Arthur Souza Rodrigues" w:date="2026-09-26T14:55:00Z" w16du:dateUtc="2026-09-26T18:55:00Z">
        <w:r w:rsidR="00E16C4D">
          <w:rPr>
            <w:vertAlign w:val="subscript"/>
          </w:rPr>
          <w:t>178</w:t>
        </w:r>
      </w:ins>
      <w:del w:id="3" w:author="Arthur Souza Rodrigues" w:date="2026-09-26T14:55:00Z" w16du:dateUtc="2026-09-26T18:55:00Z">
        <w:r>
          <w:rPr>
            <w:highlight w:val="yellow"/>
          </w:rPr>
          <w:delText>177</w:delText>
        </w:r>
      </w:del>
      <w:r>
        <w:rPr>
          <w:vertAlign w:val="subscript"/>
          <w:rPrChange w:id="4" w:author="Arthur Souza Rodrigues" w:date="2026-09-26T14:55:00Z" w16du:dateUtc="2026-09-26T18:55:00Z">
            <w:rPr>
              <w:highlight w:val="yellow"/>
            </w:rPr>
          </w:rPrChange>
        </w:rPr>
        <w:t>.docx</w:t>
      </w:r>
    </w:p>
    <w:p w14:paraId="58BDB24A" w14:textId="15D24068" w:rsidR="001D5E93" w:rsidRDefault="004656FB">
      <w:ins w:id="5" w:author="Arthur Souza Rodrigues" w:date="2026-09-26T14:55:00Z" w16du:dateUtc="2026-09-26T18:55:00Z">
        <w:r>
          <w:rPr>
            <w:vertAlign w:val="subscript"/>
          </w:rPr>
          <w:t>Subscript</w:t>
        </w:r>
      </w:ins>
      <w:del w:id="6" w:author="Arthur Souza Rodrigues" w:date="2026-09-26T14:55:00Z" w16du:dateUtc="2026-09-26T18:55:00Z">
        <w:r>
          <w:rPr>
            <w:highlight w:val="yellow"/>
          </w:rPr>
          <w:delText>Yellow Highlight</w:delText>
        </w:r>
      </w:del>
      <w:r>
        <w:rPr>
          <w:vertAlign w:val="subscript"/>
          <w:rPrChange w:id="7" w:author="Arthur Souza Rodrigues" w:date="2026-09-26T14:55:00Z" w16du:dateUtc="2026-09-26T18:55:00Z">
            <w:rPr>
              <w:highlight w:val="yellow"/>
            </w:rPr>
          </w:rPrChange>
        </w:rPr>
        <w:t xml:space="preserve"> Demo</w:t>
      </w:r>
    </w:p>
    <w:p w14:paraId="618F2392" w14:textId="77777777" w:rsidR="009C700A" w:rsidRDefault="004656FB">
      <w:pPr>
        <w:rPr>
          <w:ins w:id="8" w:author="Arthur Souza Rodrigues" w:date="2026-09-26T14:55:00Z" w16du:dateUtc="2026-09-26T18:55:00Z"/>
        </w:rPr>
      </w:pPr>
      <w:ins w:id="9" w:author="Arthur Souza Rodrigues" w:date="2026-09-26T14:55:00Z" w16du:dateUtc="2026-09-26T18:55:00Z">
        <w:r>
          <w:rPr>
            <w:vertAlign w:val="subscript"/>
          </w:rPr>
          <w:t>Demonstrating subscript formatting.</w:t>
        </w:r>
      </w:ins>
    </w:p>
    <w:p w14:paraId="006DA9F0" w14:textId="77777777" w:rsidR="001D5E93" w:rsidRDefault="004656FB">
      <w:pPr>
        <w:rPr>
          <w:del w:id="10" w:author="Arthur Souza Rodrigues" w:date="2026-09-26T14:55:00Z" w16du:dateUtc="2026-09-26T18:55:00Z"/>
        </w:rPr>
      </w:pPr>
      <w:ins w:id="11" w:author="Arthur Souza Rodrigues" w:date="2026-09-26T14:55:00Z" w16du:dateUtc="2026-09-26T18:55:00Z">
        <w:r>
          <w:rPr>
            <w:vertAlign w:val="subscript"/>
          </w:rPr>
          <w:t>H2O and CO2 are common subscript examples.</w:t>
        </w:r>
      </w:ins>
      <w:del w:id="12" w:author="Arthur Souza Rodrigues" w:date="2026-09-26T14:55:00Z" w16du:dateUtc="2026-09-26T18:55:00Z">
        <w:r>
          <w:rPr>
            <w:highlight w:val="yellow"/>
          </w:rPr>
          <w:delText>This document demonstrates yellow text highlighting.</w:delText>
        </w:r>
      </w:del>
    </w:p>
    <w:p w14:paraId="0A1D02A1" w14:textId="77777777" w:rsidR="001D5E93" w:rsidRDefault="004656FB">
      <w:del w:id="13" w:author="Arthur Souza Rodrigues" w:date="2026-09-26T14:55:00Z" w16du:dateUtc="2026-09-26T18:55:00Z">
        <w:r>
          <w:rPr>
            <w:highlight w:val="yellow"/>
          </w:rPr>
          <w:delText>Highlighted text stands out for easy reference and review.</w:delText>
        </w:r>
      </w:del>
    </w:p>
    <w:sectPr w:rsidR="001D5E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E93"/>
    <w:rsid w:val="00083C09"/>
    <w:rsid w:val="001D5E93"/>
    <w:rsid w:val="002F5B90"/>
    <w:rsid w:val="004C3522"/>
    <w:rsid w:val="009C700A"/>
    <w:rsid w:val="00C2454B"/>
    <w:rsid w:val="00D53FE7"/>
    <w:rsid w:val="00E1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19A8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2026-09-26T18:55:00Z</dcterms:modified>
</cp:coreProperties>
</file>