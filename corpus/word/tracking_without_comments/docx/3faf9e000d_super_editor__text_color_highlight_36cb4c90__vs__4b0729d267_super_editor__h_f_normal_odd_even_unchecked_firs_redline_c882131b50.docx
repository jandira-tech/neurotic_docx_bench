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E65D" w14:textId="77777777" w:rsidR="00707476" w:rsidRPr="00707476" w:rsidRDefault="004F01DB">
      <w:pPr>
        <w:rPr>
          <w:ins w:id="13" w:author="Mary Jones" w:date="2026-08-04T06:08:00Z" w16du:dateUtc="2026-08-04T10:08:00Z"/>
          <w:rFonts w:ascii="Arial" w:hAnsi="Arial" w:cs="Arial"/>
          <w:sz w:val="32"/>
          <w:szCs w:val="32"/>
        </w:rPr>
      </w:pPr>
      <w:ins w:id="14" w:author="Mary Jones" w:date="2026-08-04T06:08:00Z" w16du:dateUtc="2026-08-04T10:08:00Z">
        <w:r w:rsidRPr="00707476">
          <w:rPr>
            <w:rFonts w:ascii="Arial" w:hAnsi="Arial" w:cs="Arial"/>
            <w:sz w:val="32"/>
            <w:szCs w:val="32"/>
          </w:rPr>
          <w:t>This is a document with</w:t>
        </w:r>
        <w:r w:rsidR="00707476" w:rsidRPr="00707476">
          <w:rPr>
            <w:rFonts w:ascii="Arial" w:hAnsi="Arial" w:cs="Arial"/>
            <w:sz w:val="32"/>
            <w:szCs w:val="32"/>
          </w:rPr>
          <w:t>:</w:t>
        </w:r>
      </w:ins>
    </w:p>
    <w:p w14:paraId="3A50CEC0" w14:textId="33B35BAC" w:rsidR="00707476" w:rsidRPr="00707476" w:rsidRDefault="004F01DB" w:rsidP="00707476">
      <w:pPr>
        <w:pStyle w:val="ListParagraph"/>
        <w:numPr>
          <w:ilvl w:val="0"/>
          <w:numId w:val="2"/>
        </w:numPr>
        <w:rPr>
          <w:ins w:id="15" w:author="Mary Jones" w:date="2026-08-04T06:08:00Z" w16du:dateUtc="2026-08-04T10:08:00Z"/>
          <w:rFonts w:ascii="Arial" w:hAnsi="Arial" w:cs="Arial"/>
          <w:sz w:val="32"/>
          <w:szCs w:val="32"/>
        </w:rPr>
      </w:pPr>
      <w:ins w:id="16" w:author="Mary Jones" w:date="2026-08-04T06:08:00Z" w16du:dateUtc="2026-08-04T10:08:00Z">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ins>
    </w:p>
    <w:p w14:paraId="478BE5DD" w14:textId="7AC81E3A" w:rsidR="00707476" w:rsidRPr="00707476" w:rsidRDefault="00707476" w:rsidP="00707476">
      <w:pPr>
        <w:pStyle w:val="ListParagraph"/>
        <w:numPr>
          <w:ilvl w:val="0"/>
          <w:numId w:val="2"/>
        </w:numPr>
        <w:rPr>
          <w:ins w:id="17" w:author="Mary Jones" w:date="2026-08-04T06:08:00Z" w16du:dateUtc="2026-08-04T10:08:00Z"/>
          <w:rFonts w:ascii="Arial" w:hAnsi="Arial" w:cs="Arial"/>
          <w:sz w:val="32"/>
          <w:szCs w:val="32"/>
        </w:rPr>
      </w:pPr>
      <w:ins w:id="18" w:author="Mary Jones" w:date="2026-08-04T06:08:00Z" w16du:dateUtc="2026-08-04T10:08:00Z">
        <w:r w:rsidRPr="00707476">
          <w:rPr>
            <w:rFonts w:ascii="Arial" w:hAnsi="Arial" w:cs="Arial"/>
            <w:sz w:val="32"/>
            <w:szCs w:val="32"/>
          </w:rPr>
          <w:t>odd/even headers and footers defined</w:t>
        </w:r>
        <w:r w:rsidR="006645EC">
          <w:rPr>
            <w:rFonts w:ascii="Arial" w:hAnsi="Arial" w:cs="Arial"/>
            <w:sz w:val="32"/>
            <w:szCs w:val="32"/>
          </w:rPr>
          <w:t xml:space="preserve"> </w:t>
        </w:r>
        <w:r w:rsidR="00904701">
          <w:rPr>
            <w:rFonts w:ascii="Arial" w:hAnsi="Arial" w:cs="Arial"/>
            <w:sz w:val="32"/>
            <w:szCs w:val="32"/>
          </w:rPr>
          <w:t>–</w:t>
        </w:r>
        <w:r w:rsidR="006645EC">
          <w:rPr>
            <w:rFonts w:ascii="Arial" w:hAnsi="Arial" w:cs="Arial"/>
            <w:sz w:val="32"/>
            <w:szCs w:val="32"/>
          </w:rPr>
          <w:t xml:space="preserve"> </w:t>
        </w:r>
        <w:r w:rsidR="00904701">
          <w:rPr>
            <w:rFonts w:ascii="Arial" w:hAnsi="Arial" w:cs="Arial"/>
            <w:sz w:val="32"/>
            <w:szCs w:val="32"/>
          </w:rPr>
          <w:t xml:space="preserve">but checkbox OFF </w:t>
        </w:r>
      </w:ins>
    </w:p>
    <w:p w14:paraId="50705045" w14:textId="7BCEC981" w:rsidR="00707476" w:rsidRPr="00707476" w:rsidRDefault="00707476" w:rsidP="00707476">
      <w:pPr>
        <w:pStyle w:val="ListParagraph"/>
        <w:numPr>
          <w:ilvl w:val="0"/>
          <w:numId w:val="2"/>
        </w:numPr>
        <w:rPr>
          <w:ins w:id="19" w:author="Mary Jones" w:date="2026-08-04T06:08:00Z" w16du:dateUtc="2026-08-04T10:08:00Z"/>
          <w:rFonts w:ascii="Arial" w:hAnsi="Arial" w:cs="Arial"/>
          <w:sz w:val="32"/>
          <w:szCs w:val="32"/>
        </w:rPr>
      </w:pPr>
      <w:ins w:id="20" w:author="Mary Jones" w:date="2026-08-04T06:08:00Z" w16du:dateUtc="2026-08-04T10:08:00Z">
        <w:r w:rsidRPr="00707476">
          <w:rPr>
            <w:rFonts w:ascii="Arial" w:hAnsi="Arial" w:cs="Arial"/>
            <w:sz w:val="32"/>
            <w:szCs w:val="32"/>
          </w:rPr>
          <w:t>first page header and footer defined</w:t>
        </w:r>
        <w:r w:rsidR="006645EC">
          <w:rPr>
            <w:rFonts w:ascii="Arial" w:hAnsi="Arial" w:cs="Arial"/>
            <w:sz w:val="32"/>
            <w:szCs w:val="32"/>
          </w:rPr>
          <w:t xml:space="preserve"> </w:t>
        </w:r>
        <w:r w:rsidR="00904701">
          <w:rPr>
            <w:rFonts w:ascii="Arial" w:hAnsi="Arial" w:cs="Arial"/>
            <w:sz w:val="32"/>
            <w:szCs w:val="32"/>
          </w:rPr>
          <w:t>– but checkbox OFF</w:t>
        </w:r>
      </w:ins>
    </w:p>
    <w:p w14:paraId="2B412BFF" w14:textId="77777777" w:rsidR="004F01DB" w:rsidRDefault="004F01DB">
      <w:pPr>
        <w:rPr>
          <w:ins w:id="21" w:author="Mary Jones" w:date="2026-08-04T06:08:00Z" w16du:dateUtc="2026-08-04T10:08:00Z"/>
        </w:rPr>
      </w:pPr>
    </w:p>
    <w:p w14:paraId="00CD8ECF" w14:textId="77777777" w:rsidR="004F01DB" w:rsidRDefault="004F01DB" w:rsidP="004F01DB">
      <w:pPr>
        <w:rPr>
          <w:ins w:id="22" w:author="Mary Jones" w:date="2026-08-04T06:08:00Z" w16du:dateUtc="2026-08-04T10:08:00Z"/>
        </w:rPr>
      </w:pPr>
      <w:ins w:id="23" w:author="Mary Jones" w:date="2026-08-04T06:08:00Z" w16du:dateUtc="2026-08-04T10:08: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68EC38CB" w14:textId="77777777" w:rsidR="004F01DB" w:rsidRDefault="004F01DB" w:rsidP="004F01DB">
      <w:pPr>
        <w:rPr>
          <w:ins w:id="24" w:author="Mary Jones" w:date="2026-08-04T06:08:00Z" w16du:dateUtc="2026-08-04T10:08:00Z"/>
        </w:rPr>
      </w:pPr>
    </w:p>
    <w:p w14:paraId="494BBA49" w14:textId="77777777" w:rsidR="004F01DB" w:rsidRDefault="004F01DB" w:rsidP="004F01DB">
      <w:pPr>
        <w:rPr>
          <w:ins w:id="25" w:author="Mary Jones" w:date="2026-08-04T06:08:00Z" w16du:dateUtc="2026-08-04T10:08:00Z"/>
        </w:rPr>
      </w:pPr>
      <w:ins w:id="26" w:author="Mary Jones" w:date="2026-08-04T06:08:00Z" w16du:dateUtc="2026-08-04T10:08: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79364F18" w14:textId="77777777" w:rsidR="004F01DB" w:rsidRDefault="004F01DB" w:rsidP="004F01DB">
      <w:pPr>
        <w:rPr>
          <w:ins w:id="27" w:author="Mary Jones" w:date="2026-08-04T06:08:00Z" w16du:dateUtc="2026-08-04T10:08:00Z"/>
        </w:rPr>
      </w:pPr>
    </w:p>
    <w:p w14:paraId="33853DFC" w14:textId="77777777" w:rsidR="004F01DB" w:rsidRDefault="004F01DB" w:rsidP="004F01DB">
      <w:pPr>
        <w:rPr>
          <w:ins w:id="28" w:author="Mary Jones" w:date="2026-08-04T06:08:00Z" w16du:dateUtc="2026-08-04T10:08:00Z"/>
        </w:rPr>
      </w:pPr>
      <w:ins w:id="29" w:author="Mary Jones" w:date="2026-08-04T06:08:00Z" w16du:dateUtc="2026-08-04T10:08: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9A7C68A" w14:textId="77777777" w:rsidR="004F01DB" w:rsidRDefault="004F01DB" w:rsidP="004F01DB">
      <w:pPr>
        <w:rPr>
          <w:ins w:id="30" w:author="Mary Jones" w:date="2026-08-04T06:08:00Z" w16du:dateUtc="2026-08-04T10:08:00Z"/>
        </w:rPr>
      </w:pPr>
    </w:p>
    <w:p w14:paraId="54785561" w14:textId="77777777" w:rsidR="004F01DB" w:rsidRDefault="004F01DB" w:rsidP="004F01DB">
      <w:pPr>
        <w:rPr>
          <w:ins w:id="31" w:author="Mary Jones" w:date="2026-08-04T06:08:00Z" w16du:dateUtc="2026-08-04T10:08:00Z"/>
        </w:rPr>
      </w:pPr>
      <w:ins w:id="32" w:author="Mary Jones" w:date="2026-08-04T06:08:00Z" w16du:dateUtc="2026-08-04T10:08:00Z">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ins>
    </w:p>
    <w:p w14:paraId="27703B63" w14:textId="77777777" w:rsidR="004F01DB" w:rsidRDefault="004F01DB" w:rsidP="004F01DB">
      <w:pPr>
        <w:rPr>
          <w:ins w:id="33" w:author="Mary Jones" w:date="2026-08-04T06:08:00Z" w16du:dateUtc="2026-08-04T10:08:00Z"/>
        </w:rPr>
      </w:pPr>
    </w:p>
    <w:p w14:paraId="17A313F1" w14:textId="77777777" w:rsidR="004F01DB" w:rsidRDefault="004F01DB" w:rsidP="004F01DB">
      <w:pPr>
        <w:rPr>
          <w:ins w:id="34" w:author="Mary Jones" w:date="2026-08-04T06:08:00Z" w16du:dateUtc="2026-08-04T10:08:00Z"/>
        </w:rPr>
      </w:pPr>
      <w:ins w:id="35" w:author="Mary Jones" w:date="2026-08-04T06:08:00Z" w16du:dateUtc="2026-08-04T10:08:00Z">
        <w:r>
          <w:t>The patent license would not permit the full notice is found. One line to give attribution in the following disclaimer. Redistributions in binary form and its documentation for any purpose with or without fee is required.</w:t>
        </w:r>
      </w:ins>
    </w:p>
    <w:p w14:paraId="6640C942" w14:textId="77777777" w:rsidR="004F01DB" w:rsidRDefault="004F01DB" w:rsidP="004F01DB">
      <w:pPr>
        <w:rPr>
          <w:ins w:id="36" w:author="Mary Jones" w:date="2026-08-04T06:08:00Z" w16du:dateUtc="2026-08-04T10:08:00Z"/>
        </w:rPr>
      </w:pPr>
    </w:p>
    <w:p w14:paraId="5E75D878" w14:textId="77777777" w:rsidR="004F01DB" w:rsidRDefault="004F01DB" w:rsidP="004F01DB">
      <w:pPr>
        <w:rPr>
          <w:ins w:id="37" w:author="Mary Jones" w:date="2026-08-04T06:08:00Z" w16du:dateUtc="2026-08-04T10:08:00Z"/>
        </w:rPr>
      </w:pPr>
      <w:ins w:id="38" w:author="Mary Jones" w:date="2026-08-04T06:08:00Z" w16du:dateUtc="2026-08-04T10:08: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9FE5838" w14:textId="77777777" w:rsidR="004F01DB" w:rsidRDefault="004F01DB" w:rsidP="004F01DB">
      <w:pPr>
        <w:rPr>
          <w:ins w:id="39" w:author="Mary Jones" w:date="2026-08-04T06:08:00Z" w16du:dateUtc="2026-08-04T10:08:00Z"/>
        </w:rPr>
      </w:pPr>
    </w:p>
    <w:p w14:paraId="5D8B5A5F" w14:textId="77777777" w:rsidR="004F01DB" w:rsidRDefault="004F01DB" w:rsidP="004F01DB">
      <w:pPr>
        <w:rPr>
          <w:ins w:id="40" w:author="Mary Jones" w:date="2026-08-04T06:08:00Z" w16du:dateUtc="2026-08-04T10:08:00Z"/>
        </w:rPr>
      </w:pPr>
      <w:ins w:id="41" w:author="Mary Jones" w:date="2026-08-04T06:08:00Z" w16du:dateUtc="2026-08-04T10:08: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4616DC48" w14:textId="77777777" w:rsidR="004F01DB" w:rsidRDefault="004F01DB" w:rsidP="004F01DB">
      <w:pPr>
        <w:rPr>
          <w:ins w:id="42" w:author="Mary Jones" w:date="2026-08-04T06:08:00Z" w16du:dateUtc="2026-08-04T10:08:00Z"/>
        </w:rPr>
      </w:pPr>
    </w:p>
    <w:p w14:paraId="760D93F7" w14:textId="77777777" w:rsidR="004F01DB" w:rsidRDefault="004F01DB" w:rsidP="004F01DB">
      <w:pPr>
        <w:rPr>
          <w:ins w:id="43" w:author="Mary Jones" w:date="2026-08-04T06:08:00Z" w16du:dateUtc="2026-08-04T10:08:00Z"/>
        </w:rPr>
      </w:pPr>
      <w:ins w:id="44" w:author="Mary Jones" w:date="2026-08-04T06:08:00Z" w16du:dateUtc="2026-08-04T10:08: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01F25475" w14:textId="77777777" w:rsidR="004F01DB" w:rsidRDefault="004F01DB" w:rsidP="004F01DB">
      <w:pPr>
        <w:rPr>
          <w:ins w:id="45" w:author="Mary Jones" w:date="2026-08-04T06:08:00Z" w16du:dateUtc="2026-08-04T10:08:00Z"/>
        </w:rPr>
      </w:pPr>
    </w:p>
    <w:p w14:paraId="489ECB5E" w14:textId="77777777" w:rsidR="004F01DB" w:rsidRDefault="004F01DB" w:rsidP="004F01DB">
      <w:pPr>
        <w:rPr>
          <w:ins w:id="46" w:author="Mary Jones" w:date="2026-08-04T06:08:00Z" w16du:dateUtc="2026-08-04T10:08:00Z"/>
        </w:rPr>
      </w:pPr>
      <w:ins w:id="47" w:author="Mary Jones" w:date="2026-08-04T06:08:00Z" w16du:dateUtc="2026-08-04T10:08: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ECBE34" w14:textId="77777777" w:rsidR="004F01DB" w:rsidRDefault="004F01DB" w:rsidP="004F01DB">
      <w:pPr>
        <w:rPr>
          <w:ins w:id="48" w:author="Mary Jones" w:date="2026-08-04T06:08:00Z" w16du:dateUtc="2026-08-04T10:08:00Z"/>
        </w:rPr>
      </w:pPr>
    </w:p>
    <w:p w14:paraId="2B498E55" w14:textId="77777777" w:rsidR="004F01DB" w:rsidRDefault="004F01DB" w:rsidP="004F01DB">
      <w:pPr>
        <w:rPr>
          <w:ins w:id="49" w:author="Mary Jones" w:date="2026-08-04T06:08:00Z" w16du:dateUtc="2026-08-04T10:08:00Z"/>
        </w:rPr>
      </w:pPr>
      <w:ins w:id="50" w:author="Mary Jones" w:date="2026-08-04T06:08:00Z" w16du:dateUtc="2026-08-04T10:08: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3FE62A9F" w14:textId="77777777" w:rsidR="004F01DB" w:rsidRDefault="004F01DB" w:rsidP="004F01DB">
      <w:pPr>
        <w:rPr>
          <w:ins w:id="51" w:author="Mary Jones" w:date="2026-08-04T06:08:00Z" w16du:dateUtc="2026-08-04T10:08:00Z"/>
        </w:rPr>
      </w:pPr>
    </w:p>
    <w:p w14:paraId="7BFDE422" w14:textId="77777777" w:rsidR="004F01DB" w:rsidRDefault="004F01DB" w:rsidP="004F01DB">
      <w:pPr>
        <w:rPr>
          <w:ins w:id="52" w:author="Mary Jones" w:date="2026-08-04T06:08:00Z" w16du:dateUtc="2026-08-04T10:08:00Z"/>
        </w:rPr>
      </w:pPr>
      <w:ins w:id="53" w:author="Mary Jones" w:date="2026-08-04T06:08:00Z" w16du:dateUtc="2026-08-04T10:08: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5625EC67" w14:textId="77777777" w:rsidR="004F01DB" w:rsidRDefault="004F01DB" w:rsidP="004F01DB">
      <w:pPr>
        <w:rPr>
          <w:ins w:id="54" w:author="Mary Jones" w:date="2026-08-04T06:08:00Z" w16du:dateUtc="2026-08-04T10:08:00Z"/>
        </w:rPr>
      </w:pPr>
    </w:p>
    <w:p w14:paraId="07EB1598" w14:textId="77777777" w:rsidR="004F01DB" w:rsidRDefault="004F01DB" w:rsidP="004F01DB">
      <w:pPr>
        <w:rPr>
          <w:ins w:id="55" w:author="Mary Jones" w:date="2026-08-04T06:08:00Z" w16du:dateUtc="2026-08-04T10:08:00Z"/>
        </w:rPr>
      </w:pPr>
      <w:ins w:id="56" w:author="Mary Jones" w:date="2026-08-04T06:08:00Z" w16du:dateUtc="2026-08-04T10:08: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60A82A74" w14:textId="77777777" w:rsidR="004F01DB" w:rsidRDefault="004F01DB" w:rsidP="004F01DB">
      <w:pPr>
        <w:rPr>
          <w:ins w:id="57" w:author="Mary Jones" w:date="2026-08-04T06:08:00Z" w16du:dateUtc="2026-08-04T10:08:00Z"/>
        </w:rPr>
      </w:pPr>
    </w:p>
    <w:p w14:paraId="3971476F" w14:textId="2E7193DC" w:rsidR="004F01DB" w:rsidRDefault="004F01DB" w:rsidP="004F01DB">
      <w:pPr>
        <w:rPr>
          <w:ins w:id="58" w:author="Mary Jones" w:date="2026-08-04T06:08:00Z" w16du:dateUtc="2026-08-04T10:08:00Z"/>
        </w:rPr>
      </w:pPr>
      <w:ins w:id="59" w:author="Mary Jones" w:date="2026-08-04T06:08:00Z" w16du:dateUtc="2026-08-04T10:08: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44888E06" w14:textId="77777777" w:rsidR="004F01DB" w:rsidRDefault="004F01DB" w:rsidP="004F01DB">
      <w:pPr>
        <w:rPr>
          <w:ins w:id="60" w:author="Mary Jones" w:date="2026-08-04T06:08:00Z" w16du:dateUtc="2026-08-04T10:08:00Z"/>
        </w:rPr>
      </w:pPr>
    </w:p>
    <w:p w14:paraId="7C18433F" w14:textId="77777777" w:rsidR="004F01DB" w:rsidRDefault="004F01DB" w:rsidP="004F01DB">
      <w:pPr>
        <w:rPr>
          <w:ins w:id="61" w:author="Mary Jones" w:date="2026-08-04T06:08:00Z" w16du:dateUtc="2026-08-04T10:08:00Z"/>
        </w:rPr>
      </w:pPr>
      <w:ins w:id="62" w:author="Mary Jones" w:date="2026-08-04T06:08:00Z" w16du:dateUtc="2026-08-04T10:08: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49D8B38F" w14:textId="77777777" w:rsidR="004F01DB" w:rsidRDefault="004F01DB" w:rsidP="004F01DB">
      <w:pPr>
        <w:rPr>
          <w:ins w:id="63" w:author="Mary Jones" w:date="2026-08-04T06:08:00Z" w16du:dateUtc="2026-08-04T10:08:00Z"/>
        </w:rPr>
      </w:pPr>
    </w:p>
    <w:p w14:paraId="196D4F8A" w14:textId="77777777" w:rsidR="004F01DB" w:rsidRDefault="004F01DB" w:rsidP="004F01DB">
      <w:pPr>
        <w:rPr>
          <w:ins w:id="64" w:author="Mary Jones" w:date="2026-08-04T06:08:00Z" w16du:dateUtc="2026-08-04T10:08:00Z"/>
        </w:rPr>
      </w:pPr>
      <w:ins w:id="65" w:author="Mary Jones" w:date="2026-08-04T06:08:00Z" w16du:dateUtc="2026-08-04T10:08: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11912BC4" w14:textId="77777777" w:rsidR="004F01DB" w:rsidRDefault="004F01DB" w:rsidP="004F01DB">
      <w:pPr>
        <w:rPr>
          <w:ins w:id="66" w:author="Mary Jones" w:date="2026-08-04T06:08:00Z" w16du:dateUtc="2026-08-04T10:08:00Z"/>
        </w:rPr>
      </w:pPr>
    </w:p>
    <w:p w14:paraId="0948AE63" w14:textId="77777777" w:rsidR="004F01DB" w:rsidRDefault="004F01DB" w:rsidP="004F01DB">
      <w:pPr>
        <w:rPr>
          <w:ins w:id="67" w:author="Mary Jones" w:date="2026-08-04T06:08:00Z" w16du:dateUtc="2026-08-04T10:08:00Z"/>
        </w:rPr>
      </w:pPr>
      <w:ins w:id="68" w:author="Mary Jones" w:date="2026-08-04T06:08:00Z" w16du:dateUtc="2026-08-04T10:08: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4456B793" w14:textId="77777777" w:rsidR="004F01DB" w:rsidRDefault="004F01DB" w:rsidP="004F01DB">
      <w:pPr>
        <w:rPr>
          <w:ins w:id="69" w:author="Mary Jones" w:date="2026-08-04T06:08:00Z" w16du:dateUtc="2026-08-04T10:08:00Z"/>
        </w:rPr>
      </w:pPr>
    </w:p>
    <w:p w14:paraId="4DCD514D" w14:textId="77777777" w:rsidR="004F01DB" w:rsidRDefault="004F01DB" w:rsidP="004F01DB">
      <w:pPr>
        <w:rPr>
          <w:ins w:id="70" w:author="Mary Jones" w:date="2026-08-04T06:08:00Z" w16du:dateUtc="2026-08-04T10:08:00Z"/>
        </w:rPr>
      </w:pPr>
      <w:ins w:id="71" w:author="Mary Jones" w:date="2026-08-04T06:08:00Z" w16du:dateUtc="2026-08-04T10:08: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58B4DB13" w14:textId="77777777" w:rsidR="004F01DB" w:rsidRDefault="004F01DB" w:rsidP="004F01DB">
      <w:pPr>
        <w:rPr>
          <w:ins w:id="72" w:author="Mary Jones" w:date="2026-08-04T06:08:00Z" w16du:dateUtc="2026-08-04T10:08:00Z"/>
        </w:rPr>
      </w:pPr>
    </w:p>
    <w:p w14:paraId="2D455B85" w14:textId="77777777" w:rsidR="004F01DB" w:rsidRDefault="004F01DB" w:rsidP="004F01DB">
      <w:pPr>
        <w:rPr>
          <w:ins w:id="73" w:author="Mary Jones" w:date="2026-08-04T06:08:00Z" w16du:dateUtc="2026-08-04T10:08:00Z"/>
        </w:rPr>
      </w:pPr>
      <w:ins w:id="74" w:author="Mary Jones" w:date="2026-08-04T06:08:00Z" w16du:dateUtc="2026-08-04T10:08:00Z">
        <w:r>
          <w:t>The patent license would not permit the full notice is found. One line to give attribution in the following disclaimer. Redistributions in binary form and its documentation for any purpose with or without fee is required.</w:t>
        </w:r>
      </w:ins>
    </w:p>
    <w:p w14:paraId="58D4BB35" w14:textId="77777777" w:rsidR="004F01DB" w:rsidRDefault="004F01DB" w:rsidP="004F01DB">
      <w:pPr>
        <w:rPr>
          <w:ins w:id="75" w:author="Mary Jones" w:date="2026-08-04T06:08:00Z" w16du:dateUtc="2026-08-04T10:08:00Z"/>
        </w:rPr>
      </w:pPr>
    </w:p>
    <w:p w14:paraId="741EBB70" w14:textId="77777777" w:rsidR="004F01DB" w:rsidRDefault="004F01DB" w:rsidP="004F01DB">
      <w:pPr>
        <w:rPr>
          <w:ins w:id="76" w:author="Mary Jones" w:date="2026-08-04T06:08:00Z" w16du:dateUtc="2026-08-04T10:08:00Z"/>
        </w:rPr>
      </w:pPr>
      <w:ins w:id="77" w:author="Mary Jones" w:date="2026-08-04T06:08:00Z" w16du:dateUtc="2026-08-04T10:08: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5A09BA10" w14:textId="77777777" w:rsidR="004F01DB" w:rsidRDefault="004F01DB" w:rsidP="004F01DB">
      <w:pPr>
        <w:rPr>
          <w:ins w:id="78" w:author="Mary Jones" w:date="2026-08-04T06:08:00Z" w16du:dateUtc="2026-08-04T10:08:00Z"/>
        </w:rPr>
      </w:pPr>
    </w:p>
    <w:p w14:paraId="4233D3C0" w14:textId="77777777" w:rsidR="004F01DB" w:rsidRDefault="004F01DB" w:rsidP="004F01DB">
      <w:pPr>
        <w:rPr>
          <w:ins w:id="79" w:author="Mary Jones" w:date="2026-08-04T06:08:00Z" w16du:dateUtc="2026-08-04T10:08:00Z"/>
        </w:rPr>
      </w:pPr>
      <w:ins w:id="80" w:author="Mary Jones" w:date="2026-08-04T06:08:00Z" w16du:dateUtc="2026-08-04T10:08: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594F41B8" w14:textId="77777777" w:rsidR="004F01DB" w:rsidRDefault="004F01DB" w:rsidP="004F01DB">
      <w:pPr>
        <w:rPr>
          <w:ins w:id="81" w:author="Mary Jones" w:date="2026-08-04T06:08:00Z" w16du:dateUtc="2026-08-04T10:08:00Z"/>
        </w:rPr>
      </w:pPr>
    </w:p>
    <w:p w14:paraId="509908EF" w14:textId="77777777" w:rsidR="004F01DB" w:rsidRDefault="004F01DB" w:rsidP="004F01DB">
      <w:pPr>
        <w:rPr>
          <w:ins w:id="82" w:author="Mary Jones" w:date="2026-08-04T06:08:00Z" w16du:dateUtc="2026-08-04T10:08:00Z"/>
        </w:rPr>
      </w:pPr>
      <w:ins w:id="83" w:author="Mary Jones" w:date="2026-08-04T06:08:00Z" w16du:dateUtc="2026-08-04T10:08: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19F8918B" w14:textId="77777777" w:rsidR="004F01DB" w:rsidRDefault="004F01DB" w:rsidP="004F01DB">
      <w:pPr>
        <w:rPr>
          <w:ins w:id="84" w:author="Mary Jones" w:date="2026-08-04T06:08:00Z" w16du:dateUtc="2026-08-04T10:08:00Z"/>
        </w:rPr>
      </w:pPr>
    </w:p>
    <w:p w14:paraId="6FF4375E" w14:textId="77777777" w:rsidR="004F01DB" w:rsidRDefault="004F01DB" w:rsidP="004F01DB">
      <w:pPr>
        <w:rPr>
          <w:ins w:id="85" w:author="Mary Jones" w:date="2026-08-04T06:08:00Z" w16du:dateUtc="2026-08-04T10:08:00Z"/>
        </w:rPr>
      </w:pPr>
      <w:ins w:id="86" w:author="Mary Jones" w:date="2026-08-04T06:08:00Z" w16du:dateUtc="2026-08-04T10:08: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6FD01FF" w14:textId="77777777" w:rsidR="004F01DB" w:rsidRDefault="004F01DB" w:rsidP="004F01DB">
      <w:pPr>
        <w:rPr>
          <w:ins w:id="87" w:author="Mary Jones" w:date="2026-08-04T06:08:00Z" w16du:dateUtc="2026-08-04T10:08:00Z"/>
        </w:rPr>
      </w:pPr>
    </w:p>
    <w:p w14:paraId="334235E1" w14:textId="77777777" w:rsidR="004F01DB" w:rsidRDefault="004F01DB" w:rsidP="004F01DB">
      <w:pPr>
        <w:rPr>
          <w:ins w:id="88" w:author="Mary Jones" w:date="2026-08-04T06:08:00Z" w16du:dateUtc="2026-08-04T10:08:00Z"/>
        </w:rPr>
      </w:pPr>
      <w:ins w:id="89" w:author="Mary Jones" w:date="2026-08-04T06:08:00Z" w16du:dateUtc="2026-08-04T10:08: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E19D2F5" w14:textId="77777777" w:rsidR="004F01DB" w:rsidRDefault="004F01DB" w:rsidP="004F01DB">
      <w:pPr>
        <w:rPr>
          <w:ins w:id="90" w:author="Mary Jones" w:date="2026-08-04T06:08:00Z" w16du:dateUtc="2026-08-04T10:08:00Z"/>
        </w:rPr>
      </w:pPr>
    </w:p>
    <w:p w14:paraId="0FBEA8CB" w14:textId="77777777" w:rsidR="004F01DB" w:rsidRDefault="004F01DB" w:rsidP="004F01DB">
      <w:pPr>
        <w:rPr>
          <w:ins w:id="91" w:author="Mary Jones" w:date="2026-08-04T06:08:00Z" w16du:dateUtc="2026-08-04T10:08:00Z"/>
        </w:rPr>
      </w:pPr>
      <w:ins w:id="92" w:author="Mary Jones" w:date="2026-08-04T06:08:00Z" w16du:dateUtc="2026-08-04T10:08: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205E3888" w14:textId="77777777" w:rsidR="004F01DB" w:rsidRDefault="004F01DB" w:rsidP="004F01DB">
      <w:pPr>
        <w:rPr>
          <w:ins w:id="93" w:author="Mary Jones" w:date="2026-08-04T06:08:00Z" w16du:dateUtc="2026-08-04T10:08:00Z"/>
        </w:rPr>
      </w:pPr>
    </w:p>
    <w:p w14:paraId="59AB8981" w14:textId="77777777" w:rsidR="004F01DB" w:rsidRDefault="004F01DB" w:rsidP="004F01DB">
      <w:pPr>
        <w:rPr>
          <w:ins w:id="94" w:author="Mary Jones" w:date="2026-08-04T06:08:00Z" w16du:dateUtc="2026-08-04T10:08:00Z"/>
        </w:rPr>
      </w:pPr>
      <w:ins w:id="95" w:author="Mary Jones" w:date="2026-08-04T06:08:00Z" w16du:dateUtc="2026-08-04T10:08: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24C6FA5F" w14:textId="77777777" w:rsidR="004F01DB" w:rsidRDefault="004F01DB" w:rsidP="004F01DB">
      <w:pPr>
        <w:rPr>
          <w:ins w:id="96" w:author="Mary Jones" w:date="2026-08-04T06:08:00Z" w16du:dateUtc="2026-08-04T10:08:00Z"/>
        </w:rPr>
      </w:pPr>
    </w:p>
    <w:p w14:paraId="0901CD5E" w14:textId="007FE68F" w:rsidR="004F01DB" w:rsidRDefault="004F01DB" w:rsidP="004F01DB">
      <w:pPr>
        <w:rPr>
          <w:ins w:id="97" w:author="Mary Jones" w:date="2026-08-04T06:08:00Z" w16du:dateUtc="2026-08-04T10:08:00Z"/>
        </w:rPr>
      </w:pPr>
      <w:ins w:id="98" w:author="Mary Jones" w:date="2026-08-04T06:08:00Z" w16du:dateUtc="2026-08-04T10:08: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6F588029" w14:textId="77777777" w:rsidR="004F01DB" w:rsidRDefault="004F01DB" w:rsidP="004F01DB">
      <w:pPr>
        <w:rPr>
          <w:ins w:id="99" w:author="Mary Jones" w:date="2026-08-04T06:08:00Z" w16du:dateUtc="2026-08-04T10:08:00Z"/>
        </w:rPr>
      </w:pPr>
    </w:p>
    <w:p w14:paraId="32F3FB69" w14:textId="77777777" w:rsidR="004F01DB" w:rsidRDefault="004F01DB" w:rsidP="004F01DB">
      <w:pPr>
        <w:rPr>
          <w:ins w:id="100" w:author="Mary Jones" w:date="2026-08-04T06:08:00Z" w16du:dateUtc="2026-08-04T10:08:00Z"/>
        </w:rPr>
      </w:pPr>
      <w:ins w:id="101" w:author="Mary Jones" w:date="2026-08-04T06:08:00Z" w16du:dateUtc="2026-08-04T10:08: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500A849" w14:textId="77777777" w:rsidR="004F01DB" w:rsidRDefault="004F01DB" w:rsidP="004F01DB">
      <w:pPr>
        <w:rPr>
          <w:ins w:id="102" w:author="Mary Jones" w:date="2026-08-04T06:08:00Z" w16du:dateUtc="2026-08-04T10:08:00Z"/>
        </w:rPr>
      </w:pPr>
    </w:p>
    <w:p w14:paraId="1544DAC1" w14:textId="77777777" w:rsidR="004F01DB" w:rsidRDefault="004F01DB" w:rsidP="004F01DB">
      <w:pPr>
        <w:rPr>
          <w:ins w:id="103" w:author="Mary Jones" w:date="2026-08-04T06:08:00Z" w16du:dateUtc="2026-08-04T10:08:00Z"/>
        </w:rPr>
      </w:pPr>
      <w:ins w:id="104" w:author="Mary Jones" w:date="2026-08-04T06:08:00Z" w16du:dateUtc="2026-08-04T10:08: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0D88D69D" w14:textId="77777777" w:rsidR="004F01DB" w:rsidRDefault="004F01DB" w:rsidP="004F01DB">
      <w:pPr>
        <w:rPr>
          <w:ins w:id="105" w:author="Mary Jones" w:date="2026-08-04T06:08:00Z" w16du:dateUtc="2026-08-04T10:08:00Z"/>
        </w:rPr>
      </w:pPr>
    </w:p>
    <w:p w14:paraId="559DF6DD" w14:textId="77777777" w:rsidR="004F01DB" w:rsidRDefault="004F01DB" w:rsidP="004F01DB">
      <w:pPr>
        <w:rPr>
          <w:ins w:id="106" w:author="Mary Jones" w:date="2026-08-04T06:08:00Z" w16du:dateUtc="2026-08-04T10:08:00Z"/>
        </w:rPr>
      </w:pPr>
      <w:ins w:id="107" w:author="Mary Jones" w:date="2026-08-04T06:08:00Z" w16du:dateUtc="2026-08-04T10:08: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28144E1C" w14:textId="77777777" w:rsidR="004F01DB" w:rsidRDefault="004F01DB" w:rsidP="004F01DB">
      <w:pPr>
        <w:rPr>
          <w:ins w:id="108" w:author="Mary Jones" w:date="2026-08-04T06:08:00Z" w16du:dateUtc="2026-08-04T10:08:00Z"/>
        </w:rPr>
      </w:pPr>
    </w:p>
    <w:p w14:paraId="2E054923" w14:textId="77777777" w:rsidR="004F01DB" w:rsidRDefault="004F01DB" w:rsidP="004F01DB">
      <w:pPr>
        <w:rPr>
          <w:ins w:id="109" w:author="Mary Jones" w:date="2026-08-04T06:08:00Z" w16du:dateUtc="2026-08-04T10:08:00Z"/>
        </w:rPr>
      </w:pPr>
      <w:ins w:id="110" w:author="Mary Jones" w:date="2026-08-04T06:08:00Z" w16du:dateUtc="2026-08-04T10:08: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1BD389B3" w14:textId="77777777" w:rsidR="004F01DB" w:rsidRDefault="004F01DB" w:rsidP="004F01DB">
      <w:pPr>
        <w:rPr>
          <w:ins w:id="111" w:author="Mary Jones" w:date="2026-08-04T06:08:00Z" w16du:dateUtc="2026-08-04T10:08:00Z"/>
        </w:rPr>
      </w:pPr>
    </w:p>
    <w:p w14:paraId="1D566488" w14:textId="77777777" w:rsidR="004F01DB" w:rsidRDefault="004F01DB" w:rsidP="004F01DB">
      <w:pPr>
        <w:rPr>
          <w:ins w:id="112" w:author="Mary Jones" w:date="2026-08-04T06:08:00Z" w16du:dateUtc="2026-08-04T10:08:00Z"/>
        </w:rPr>
      </w:pPr>
      <w:ins w:id="113" w:author="Mary Jones" w:date="2026-08-04T06:08:00Z" w16du:dateUtc="2026-08-04T10:08:00Z">
        <w:r>
          <w:t>The patent license would not permit the full notice is found. One line to give attribution in the following disclaimer. Redistributions in binary form and its documentation for any purpose with or without fee is required.</w:t>
        </w:r>
      </w:ins>
    </w:p>
    <w:p w14:paraId="165B7A58" w14:textId="77777777" w:rsidR="004F01DB" w:rsidRDefault="004F01DB" w:rsidP="004F01DB">
      <w:pPr>
        <w:rPr>
          <w:ins w:id="114" w:author="Mary Jones" w:date="2026-08-04T06:08:00Z" w16du:dateUtc="2026-08-04T10:08:00Z"/>
        </w:rPr>
      </w:pPr>
    </w:p>
    <w:p w14:paraId="4E7139A4" w14:textId="77777777" w:rsidR="004F01DB" w:rsidRDefault="004F01DB" w:rsidP="004F01DB">
      <w:pPr>
        <w:rPr>
          <w:ins w:id="115" w:author="Mary Jones" w:date="2026-08-04T06:08:00Z" w16du:dateUtc="2026-08-04T10:08:00Z"/>
        </w:rPr>
      </w:pPr>
      <w:ins w:id="116" w:author="Mary Jones" w:date="2026-08-04T06:08:00Z" w16du:dateUtc="2026-08-04T10:08: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8BD20D7" w14:textId="77777777" w:rsidR="004F01DB" w:rsidRDefault="004F01DB" w:rsidP="004F01DB">
      <w:pPr>
        <w:rPr>
          <w:ins w:id="117" w:author="Mary Jones" w:date="2026-08-04T06:08:00Z" w16du:dateUtc="2026-08-04T10:08:00Z"/>
        </w:rPr>
      </w:pPr>
    </w:p>
    <w:p w14:paraId="3AA1D742" w14:textId="77777777" w:rsidR="004F01DB" w:rsidRDefault="004F01DB" w:rsidP="004F01DB">
      <w:pPr>
        <w:rPr>
          <w:ins w:id="118" w:author="Mary Jones" w:date="2026-08-04T06:08:00Z" w16du:dateUtc="2026-08-04T10:08:00Z"/>
        </w:rPr>
      </w:pPr>
      <w:ins w:id="119" w:author="Mary Jones" w:date="2026-08-04T06:08:00Z" w16du:dateUtc="2026-08-04T10:08: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DCBE22E" w14:textId="77777777" w:rsidR="004F01DB" w:rsidRDefault="004F01DB" w:rsidP="004F01DB">
      <w:pPr>
        <w:rPr>
          <w:ins w:id="120" w:author="Mary Jones" w:date="2026-08-04T06:08:00Z" w16du:dateUtc="2026-08-04T10:08:00Z"/>
        </w:rPr>
      </w:pPr>
    </w:p>
    <w:p w14:paraId="41B0EB6F" w14:textId="77777777" w:rsidR="004F01DB" w:rsidRDefault="004F01DB" w:rsidP="004F01DB">
      <w:pPr>
        <w:rPr>
          <w:ins w:id="121" w:author="Mary Jones" w:date="2026-08-04T06:08:00Z" w16du:dateUtc="2026-08-04T10:08:00Z"/>
        </w:rPr>
      </w:pPr>
      <w:ins w:id="122" w:author="Mary Jones" w:date="2026-08-04T06:08:00Z" w16du:dateUtc="2026-08-04T10:08: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3B44CA61" w14:textId="77777777" w:rsidR="004F01DB" w:rsidRDefault="004F01DB" w:rsidP="004F01DB">
      <w:pPr>
        <w:rPr>
          <w:ins w:id="123" w:author="Mary Jones" w:date="2026-08-04T06:08:00Z" w16du:dateUtc="2026-08-04T10:08:00Z"/>
        </w:rPr>
      </w:pPr>
    </w:p>
    <w:p w14:paraId="5914C8E6" w14:textId="77777777" w:rsidR="004F01DB" w:rsidRDefault="004F01DB" w:rsidP="004F01DB">
      <w:pPr>
        <w:rPr>
          <w:ins w:id="124" w:author="Mary Jones" w:date="2026-08-04T06:08:00Z" w16du:dateUtc="2026-08-04T10:08:00Z"/>
        </w:rPr>
      </w:pPr>
      <w:ins w:id="125" w:author="Mary Jones" w:date="2026-08-04T06:08:00Z" w16du:dateUtc="2026-08-04T10:08: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D6BFB58" w14:textId="77777777" w:rsidR="004F01DB" w:rsidRDefault="004F01DB" w:rsidP="004F01DB">
      <w:pPr>
        <w:rPr>
          <w:ins w:id="126" w:author="Mary Jones" w:date="2026-08-04T06:08:00Z" w16du:dateUtc="2026-08-04T10:08:00Z"/>
        </w:rPr>
      </w:pPr>
    </w:p>
    <w:p w14:paraId="02962601" w14:textId="77777777" w:rsidR="004F01DB" w:rsidRDefault="004F01DB" w:rsidP="004F01DB">
      <w:pPr>
        <w:rPr>
          <w:ins w:id="127" w:author="Mary Jones" w:date="2026-08-04T06:08:00Z" w16du:dateUtc="2026-08-04T10:08:00Z"/>
        </w:rPr>
      </w:pPr>
      <w:ins w:id="128" w:author="Mary Jones" w:date="2026-08-04T06:08:00Z" w16du:dateUtc="2026-08-04T10:08: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553CAF55" w14:textId="77777777" w:rsidR="004F01DB" w:rsidRDefault="004F01DB" w:rsidP="004F01DB">
      <w:pPr>
        <w:rPr>
          <w:ins w:id="129" w:author="Mary Jones" w:date="2026-08-04T06:08:00Z" w16du:dateUtc="2026-08-04T10:08:00Z"/>
        </w:rPr>
      </w:pPr>
    </w:p>
    <w:p w14:paraId="141F27DA" w14:textId="77777777" w:rsidR="004F01DB" w:rsidRDefault="004F01DB" w:rsidP="004F01DB">
      <w:pPr>
        <w:rPr>
          <w:ins w:id="130" w:author="Mary Jones" w:date="2026-08-04T06:08:00Z" w16du:dateUtc="2026-08-04T10:08:00Z"/>
        </w:rPr>
      </w:pPr>
      <w:ins w:id="131" w:author="Mary Jones" w:date="2026-08-04T06:08:00Z" w16du:dateUtc="2026-08-04T10:08: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A4883C1" w14:textId="77777777" w:rsidR="004F01DB" w:rsidRDefault="004F01DB" w:rsidP="004F01DB">
      <w:pPr>
        <w:rPr>
          <w:ins w:id="132" w:author="Mary Jones" w:date="2026-08-04T06:08:00Z" w16du:dateUtc="2026-08-04T10:08:00Z"/>
        </w:rPr>
      </w:pPr>
    </w:p>
    <w:p w14:paraId="1AF34760" w14:textId="77777777" w:rsidR="004F01DB" w:rsidRDefault="004F01DB" w:rsidP="004F01DB">
      <w:pPr>
        <w:rPr>
          <w:ins w:id="133" w:author="Mary Jones" w:date="2026-08-04T06:08:00Z" w16du:dateUtc="2026-08-04T10:08:00Z"/>
        </w:rPr>
      </w:pPr>
      <w:ins w:id="134" w:author="Mary Jones" w:date="2026-08-04T06:08:00Z" w16du:dateUtc="2026-08-04T10:08: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0205F390" w14:textId="77777777" w:rsidR="004F01DB" w:rsidRDefault="004F01DB" w:rsidP="004F01DB">
      <w:pPr>
        <w:rPr>
          <w:ins w:id="135" w:author="Mary Jones" w:date="2026-08-04T06:08:00Z" w16du:dateUtc="2026-08-04T10:08:00Z"/>
        </w:rPr>
      </w:pPr>
    </w:p>
    <w:p w14:paraId="0A20D19C" w14:textId="395D8BF1" w:rsidR="004F01DB" w:rsidRDefault="004F01DB" w:rsidP="004F01DB">
      <w:pPr>
        <w:rPr>
          <w:ins w:id="136" w:author="Mary Jones" w:date="2026-08-04T06:08:00Z" w16du:dateUtc="2026-08-04T10:08:00Z"/>
        </w:rPr>
      </w:pPr>
      <w:ins w:id="137" w:author="Mary Jones" w:date="2026-08-04T06:08:00Z" w16du:dateUtc="2026-08-04T10:08: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0EF72AA3" w14:textId="77777777" w:rsidR="004F01DB" w:rsidRDefault="004F01DB" w:rsidP="004F01DB">
      <w:pPr>
        <w:rPr>
          <w:ins w:id="138" w:author="Mary Jones" w:date="2026-08-04T06:08:00Z" w16du:dateUtc="2026-08-04T10:08:00Z"/>
        </w:rPr>
      </w:pPr>
    </w:p>
    <w:p w14:paraId="6103222C" w14:textId="77777777" w:rsidR="004F01DB" w:rsidRDefault="004F01DB" w:rsidP="004F01DB">
      <w:pPr>
        <w:rPr>
          <w:ins w:id="139" w:author="Mary Jones" w:date="2026-08-04T06:08:00Z" w16du:dateUtc="2026-08-04T10:08:00Z"/>
        </w:rPr>
      </w:pPr>
      <w:ins w:id="140" w:author="Mary Jones" w:date="2026-08-04T06:08:00Z" w16du:dateUtc="2026-08-04T10:08: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042EB71" w14:textId="77777777" w:rsidR="004F01DB" w:rsidRDefault="004F01DB" w:rsidP="004F01DB">
      <w:pPr>
        <w:rPr>
          <w:ins w:id="141" w:author="Mary Jones" w:date="2026-08-04T06:08:00Z" w16du:dateUtc="2026-08-04T10:08:00Z"/>
        </w:rPr>
      </w:pPr>
    </w:p>
    <w:p w14:paraId="324F38C0" w14:textId="77777777" w:rsidR="004F01DB" w:rsidRDefault="004F01DB" w:rsidP="004F01DB">
      <w:pPr>
        <w:rPr>
          <w:ins w:id="142" w:author="Mary Jones" w:date="2026-08-04T06:08:00Z" w16du:dateUtc="2026-08-04T10:08:00Z"/>
        </w:rPr>
      </w:pPr>
      <w:ins w:id="143" w:author="Mary Jones" w:date="2026-08-04T06:08:00Z" w16du:dateUtc="2026-08-04T10:08: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2440EA67" w14:textId="77777777" w:rsidR="004F01DB" w:rsidRDefault="004F01DB" w:rsidP="004F01DB">
      <w:pPr>
        <w:rPr>
          <w:ins w:id="144" w:author="Mary Jones" w:date="2026-08-04T06:08:00Z" w16du:dateUtc="2026-08-04T10:08:00Z"/>
        </w:rPr>
      </w:pPr>
    </w:p>
    <w:p w14:paraId="696D4449" w14:textId="77777777" w:rsidR="004F01DB" w:rsidRDefault="004F01DB" w:rsidP="004F01DB">
      <w:pPr>
        <w:rPr>
          <w:ins w:id="145" w:author="Mary Jones" w:date="2026-08-04T06:08:00Z" w16du:dateUtc="2026-08-04T10:08:00Z"/>
        </w:rPr>
      </w:pPr>
      <w:ins w:id="146" w:author="Mary Jones" w:date="2026-08-04T06:08:00Z" w16du:dateUtc="2026-08-04T10:08: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FE1A0AE" w14:textId="77777777" w:rsidR="004F01DB" w:rsidRDefault="004F01DB" w:rsidP="004F01DB">
      <w:pPr>
        <w:rPr>
          <w:ins w:id="147" w:author="Mary Jones" w:date="2026-08-04T06:08:00Z" w16du:dateUtc="2026-08-04T10:08:00Z"/>
        </w:rPr>
      </w:pPr>
    </w:p>
    <w:p w14:paraId="2DDDE5DD" w14:textId="77777777" w:rsidR="004F01DB" w:rsidRDefault="004F01DB" w:rsidP="004F01DB">
      <w:pPr>
        <w:rPr>
          <w:ins w:id="148" w:author="Mary Jones" w:date="2026-08-04T06:08:00Z" w16du:dateUtc="2026-08-04T10:08:00Z"/>
        </w:rPr>
      </w:pPr>
      <w:ins w:id="149" w:author="Mary Jones" w:date="2026-08-04T06:08:00Z" w16du:dateUtc="2026-08-04T10:08: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34C82108" w14:textId="77777777" w:rsidR="004F01DB" w:rsidRDefault="004F01DB" w:rsidP="004F01DB">
      <w:pPr>
        <w:rPr>
          <w:ins w:id="150" w:author="Mary Jones" w:date="2026-08-04T06:08:00Z" w16du:dateUtc="2026-08-04T10:08:00Z"/>
        </w:rPr>
      </w:pPr>
    </w:p>
    <w:p w14:paraId="7CA81043" w14:textId="77777777" w:rsidR="004F01DB" w:rsidRDefault="004F01DB" w:rsidP="004F01DB">
      <w:pPr>
        <w:rPr>
          <w:ins w:id="151" w:author="Mary Jones" w:date="2026-08-04T06:08:00Z" w16du:dateUtc="2026-08-04T10:08:00Z"/>
        </w:rPr>
      </w:pPr>
      <w:ins w:id="152" w:author="Mary Jones" w:date="2026-08-04T06:08:00Z" w16du:dateUtc="2026-08-04T10:08:00Z">
        <w:r>
          <w:t>The patent license would not permit the full notice is found. One line to give attribution in the following disclaimer. Redistributions in binary form and its documentation for any purpose with or without fee is required.</w:t>
        </w:r>
      </w:ins>
    </w:p>
    <w:p w14:paraId="5684CACE" w14:textId="77777777" w:rsidR="004F01DB" w:rsidRDefault="004F01DB" w:rsidP="004F01DB">
      <w:pPr>
        <w:rPr>
          <w:ins w:id="153" w:author="Mary Jones" w:date="2026-08-04T06:08:00Z" w16du:dateUtc="2026-08-04T10:08:00Z"/>
        </w:rPr>
      </w:pPr>
    </w:p>
    <w:p w14:paraId="3F653367" w14:textId="77777777" w:rsidR="004F01DB" w:rsidRDefault="004F01DB" w:rsidP="004F01DB">
      <w:pPr>
        <w:rPr>
          <w:ins w:id="154" w:author="Mary Jones" w:date="2026-08-04T06:08:00Z" w16du:dateUtc="2026-08-04T10:08:00Z"/>
        </w:rPr>
      </w:pPr>
      <w:ins w:id="155" w:author="Mary Jones" w:date="2026-08-04T06:08:00Z" w16du:dateUtc="2026-08-04T10:08: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2871C5D8" w14:textId="77777777" w:rsidR="004F01DB" w:rsidRDefault="004F01DB" w:rsidP="004F01DB">
      <w:pPr>
        <w:rPr>
          <w:ins w:id="156" w:author="Mary Jones" w:date="2026-08-04T06:08:00Z" w16du:dateUtc="2026-08-04T10:08:00Z"/>
        </w:rPr>
      </w:pPr>
    </w:p>
    <w:p w14:paraId="2FBFB7A0" w14:textId="77777777" w:rsidR="004F01DB" w:rsidRDefault="004F01DB" w:rsidP="004F01DB">
      <w:pPr>
        <w:rPr>
          <w:ins w:id="157" w:author="Mary Jones" w:date="2026-08-04T06:08:00Z" w16du:dateUtc="2026-08-04T10:08:00Z"/>
        </w:rPr>
      </w:pPr>
      <w:ins w:id="158" w:author="Mary Jones" w:date="2026-08-04T06:08:00Z" w16du:dateUtc="2026-08-04T10:08: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8F44BE4" w14:textId="77777777" w:rsidR="004F01DB" w:rsidRDefault="004F01DB" w:rsidP="004F01DB">
      <w:pPr>
        <w:rPr>
          <w:ins w:id="159" w:author="Mary Jones" w:date="2026-08-04T06:08:00Z" w16du:dateUtc="2026-08-04T10:08:00Z"/>
        </w:rPr>
      </w:pPr>
    </w:p>
    <w:p w14:paraId="7F1050B3" w14:textId="77777777" w:rsidR="004F01DB" w:rsidRDefault="004F01DB" w:rsidP="004F01DB">
      <w:pPr>
        <w:rPr>
          <w:ins w:id="160" w:author="Mary Jones" w:date="2026-08-04T06:08:00Z" w16du:dateUtc="2026-08-04T10:08:00Z"/>
        </w:rPr>
      </w:pPr>
      <w:ins w:id="161" w:author="Mary Jones" w:date="2026-08-04T06:08:00Z" w16du:dateUtc="2026-08-04T10:08: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2FF4F24B" w14:textId="77777777" w:rsidR="004F01DB" w:rsidRDefault="004F01DB" w:rsidP="004F01DB">
      <w:pPr>
        <w:rPr>
          <w:ins w:id="162" w:author="Mary Jones" w:date="2026-08-04T06:08:00Z" w16du:dateUtc="2026-08-04T10:08:00Z"/>
        </w:rPr>
      </w:pPr>
    </w:p>
    <w:p w14:paraId="62FFE61C" w14:textId="77777777" w:rsidR="004F01DB" w:rsidRDefault="004F01DB" w:rsidP="004F01DB">
      <w:pPr>
        <w:rPr>
          <w:ins w:id="163" w:author="Mary Jones" w:date="2026-08-04T06:08:00Z" w16du:dateUtc="2026-08-04T10:08:00Z"/>
        </w:rPr>
      </w:pPr>
      <w:ins w:id="164" w:author="Mary Jones" w:date="2026-08-04T06:08:00Z" w16du:dateUtc="2026-08-04T10:08: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2BA93A" w14:textId="77777777" w:rsidR="004F01DB" w:rsidRDefault="004F01DB" w:rsidP="004F01DB">
      <w:pPr>
        <w:rPr>
          <w:ins w:id="165" w:author="Mary Jones" w:date="2026-08-04T06:08:00Z" w16du:dateUtc="2026-08-04T10:08:00Z"/>
        </w:rPr>
      </w:pPr>
    </w:p>
    <w:p w14:paraId="3C07BC82" w14:textId="77777777" w:rsidR="004F01DB" w:rsidRDefault="004F01DB" w:rsidP="004F01DB">
      <w:pPr>
        <w:rPr>
          <w:ins w:id="166" w:author="Mary Jones" w:date="2026-08-04T06:08:00Z" w16du:dateUtc="2026-08-04T10:08:00Z"/>
        </w:rPr>
      </w:pPr>
      <w:ins w:id="167" w:author="Mary Jones" w:date="2026-08-04T06:08:00Z" w16du:dateUtc="2026-08-04T10:08: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FD7A80A" w14:textId="77777777" w:rsidR="004F01DB" w:rsidRDefault="004F01DB" w:rsidP="004F01DB">
      <w:pPr>
        <w:rPr>
          <w:ins w:id="168" w:author="Mary Jones" w:date="2026-08-04T06:08:00Z" w16du:dateUtc="2026-08-04T10:08:00Z"/>
        </w:rPr>
      </w:pPr>
    </w:p>
    <w:p w14:paraId="5F562ED2" w14:textId="77777777" w:rsidR="004F01DB" w:rsidRDefault="004F01DB" w:rsidP="004F01DB">
      <w:pPr>
        <w:rPr>
          <w:ins w:id="169" w:author="Mary Jones" w:date="2026-08-04T06:08:00Z" w16du:dateUtc="2026-08-04T10:08:00Z"/>
        </w:rPr>
      </w:pPr>
      <w:ins w:id="170" w:author="Mary Jones" w:date="2026-08-04T06:08:00Z" w16du:dateUtc="2026-08-04T10:08: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84F080F" w14:textId="77777777" w:rsidR="004F01DB" w:rsidRDefault="004F01DB" w:rsidP="004F01DB">
      <w:pPr>
        <w:rPr>
          <w:ins w:id="171" w:author="Mary Jones" w:date="2026-08-04T06:08:00Z" w16du:dateUtc="2026-08-04T10:08:00Z"/>
        </w:rPr>
      </w:pPr>
    </w:p>
    <w:p w14:paraId="5AF4CBCA" w14:textId="77777777" w:rsidR="004F01DB" w:rsidRDefault="004F01DB" w:rsidP="004F01DB">
      <w:pPr>
        <w:rPr>
          <w:ins w:id="172" w:author="Mary Jones" w:date="2026-08-04T06:08:00Z" w16du:dateUtc="2026-08-04T10:08:00Z"/>
        </w:rPr>
      </w:pPr>
      <w:ins w:id="173" w:author="Mary Jones" w:date="2026-08-04T06:08:00Z" w16du:dateUtc="2026-08-04T10:08: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7C3AE1E4" w14:textId="77777777" w:rsidR="004F01DB" w:rsidRDefault="004F01DB" w:rsidP="004F01DB">
      <w:pPr>
        <w:rPr>
          <w:ins w:id="174" w:author="Mary Jones" w:date="2026-08-04T06:08:00Z" w16du:dateUtc="2026-08-04T10:08:00Z"/>
        </w:rPr>
      </w:pPr>
    </w:p>
    <w:p w14:paraId="0AFA2C07" w14:textId="79F8DC0A" w:rsidR="004F01DB" w:rsidRDefault="004F01DB" w:rsidP="004F01DB">
      <w:pPr>
        <w:rPr>
          <w:ins w:id="175" w:author="Mary Jones" w:date="2026-08-04T06:08:00Z" w16du:dateUtc="2026-08-04T10:08:00Z"/>
        </w:rPr>
      </w:pPr>
      <w:ins w:id="176" w:author="Mary Jones" w:date="2026-08-04T06:08:00Z" w16du:dateUtc="2026-08-04T10:08: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75DFB3B9" w14:textId="77777777" w:rsidR="004F01DB" w:rsidRDefault="004F01DB">
      <w:pPr>
        <w:rPr>
          <w:ins w:id="177" w:author="Mary Jones" w:date="2026-08-04T06:08:00Z" w16du:dateUtc="2026-08-04T10:08:00Z"/>
        </w:rPr>
      </w:pPr>
    </w:p>
    <w:p w14:paraId="1D400E32" w14:textId="342C51CE" w:rsidR="00A900CE" w:rsidRDefault="000E6136" w:rsidP="001D5E9E">
      <w:pPr>
        <w:rPr>
          <w:del w:id="178" w:author="Mary Jones" w:date="2026-08-04T06:08:00Z" w16du:dateUtc="2026-08-04T10:08:00Z"/>
        </w:rPr>
      </w:pPr>
      <w:del w:id="179" w:author="Mary Jones" w:date="2026-08-04T06:08:00Z" w16du:dateUtc="2026-08-04T10:08:00Z">
        <w:r>
          <w:rPr>
            <w:rFonts w:ascii="Arial" w:hAnsi="Arial" w:cs="Arial"/>
          </w:rPr>
          <w:delText>The world is better in technicolor:</w:delText>
        </w:r>
        <w:r w:rsidRPr="000E6136">
          <w:rPr>
            <w:rFonts w:ascii="Arial" w:hAnsi="Arial" w:cs="Arial"/>
          </w:rPr>
          <w:delText xml:space="preserve"> </w:delText>
        </w:r>
        <w:r>
          <w:rPr>
            <w:rFonts w:ascii="Arial" w:hAnsi="Arial" w:cs="Arial"/>
            <w:color w:val="A02B93" w:themeColor="accent5"/>
          </w:rPr>
          <w:delText>purple</w:delText>
        </w:r>
        <w:r w:rsidRPr="000E6136">
          <w:rPr>
            <w:rFonts w:ascii="Arial" w:hAnsi="Arial" w:cs="Arial"/>
          </w:rPr>
          <w:delText xml:space="preserve">, </w:delText>
        </w:r>
        <w:r>
          <w:rPr>
            <w:rFonts w:ascii="Helvetica" w:hAnsi="Helvetica" w:cs="Arial"/>
            <w:b/>
            <w:bCs/>
            <w:color w:val="0070C0"/>
          </w:rPr>
          <w:delText>BLUE</w:delText>
        </w:r>
        <w:r w:rsidRPr="000E6136">
          <w:rPr>
            <w:rFonts w:ascii="Arial" w:hAnsi="Arial" w:cs="Arial"/>
            <w:color w:val="0070C0"/>
          </w:rPr>
          <w:delText xml:space="preserve"> </w:delText>
        </w:r>
        <w:r w:rsidRPr="000E6136">
          <w:rPr>
            <w:rFonts w:ascii="Arial" w:hAnsi="Arial" w:cs="Arial"/>
          </w:rPr>
          <w:delText xml:space="preserve">and </w:delText>
        </w:r>
        <w:r w:rsidRPr="000E6136">
          <w:rPr>
            <w:rFonts w:ascii="Arial" w:hAnsi="Arial" w:cs="Arial"/>
            <w:color w:val="275317" w:themeColor="accent6" w:themeShade="80"/>
            <w:sz w:val="36"/>
            <w:szCs w:val="36"/>
            <w:highlight w:val="yellow"/>
          </w:rPr>
          <w:delText>green</w:delText>
        </w:r>
        <w:r w:rsidRPr="000E6136">
          <w:rPr>
            <w:rFonts w:ascii="Arial" w:hAnsi="Arial" w:cs="Arial"/>
            <w:color w:val="275317" w:themeColor="accent6" w:themeShade="80"/>
            <w:highlight w:val="yellow"/>
          </w:rPr>
          <w:delText xml:space="preserve"> </w:delText>
        </w:r>
        <w:r w:rsidRPr="000E6136">
          <w:rPr>
            <w:rFonts w:ascii="Arial" w:hAnsi="Arial" w:cs="Arial"/>
            <w:highlight w:val="yellow"/>
          </w:rPr>
          <w:delText>text with highlight</w:delText>
        </w:r>
        <w:r w:rsidRPr="000E6136">
          <w:rPr>
            <w:rFonts w:ascii="Arial" w:hAnsi="Arial" w:cs="Arial"/>
          </w:rPr>
          <w:delText xml:space="preserve">. </w:delText>
        </w:r>
      </w:del>
    </w:p>
    <w:p w14:paraId="74381F2D" w14:textId="77777777" w:rsidR="00A900CE" w:rsidRDefault="00A900CE">
      <w:pPr>
        <w:pPrChange w:id="180" w:author="Mary Jones" w:date="2026-08-04T06:08:00Z" w16du:dateUtc="2026-08-04T10:08:00Z">
          <w:pPr>
            <w:ind w:firstLine="0"/>
          </w:pPr>
        </w:pPrChange>
      </w:pPr>
    </w:p>
    <w:sectPr w:rsidR="00A900C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545D" w14:textId="77777777" w:rsidR="00D052F9" w:rsidRDefault="00D052F9" w:rsidP="004F01DB">
      <w:pPr>
        <w:pPrChange w:id="11" w:author="Mary Jones" w:date="2026-08-04T06:08:00Z" w16du:dateUtc="2026-08-04T10:08:00Z">
          <w:pPr>
            <w:spacing w:line="240" w:lineRule="auto"/>
          </w:pPr>
        </w:pPrChange>
      </w:pPr>
      <w:r>
        <w:separator/>
      </w:r>
    </w:p>
  </w:endnote>
  <w:endnote w:type="continuationSeparator" w:id="0">
    <w:p w14:paraId="2E741CCC" w14:textId="77777777" w:rsidR="00D052F9" w:rsidRDefault="00D052F9" w:rsidP="004F01DB">
      <w:pPr>
        <w:pPrChange w:id="12" w:author="Mary Jones" w:date="2026-08-04T06:08:00Z" w16du:dateUtc="2026-08-04T10:08: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1491486"/>
      <w:docPartObj>
        <w:docPartGallery w:val="Page Numbers (Bottom of Page)"/>
        <w:docPartUnique/>
      </w:docPartObj>
    </w:sdtPr>
    <w:sdtEndPr>
      <w:rPr>
        <w:rStyle w:val="PageNumber"/>
      </w:rPr>
    </w:sdtEndPr>
    <w:sdtContent>
      <w:p w14:paraId="26D299EF" w14:textId="4E1DD672" w:rsidR="00B37BA3" w:rsidRDefault="00B37BA3" w:rsidP="00DB1E75">
        <w:pPr>
          <w:pStyle w:val="Footer"/>
          <w:framePr w:wrap="none" w:vAnchor="text" w:hAnchor="margin" w:y="1"/>
          <w:rPr>
            <w:rStyle w:val="PageNumber"/>
          </w:rPr>
          <w:pPrChange w:id="190" w:author="Mary Jones" w:date="2026-08-04T06:08:00Z" w16du:dateUtc="2026-08-04T10:08:00Z">
            <w:pPr>
              <w:pStyle w:val="Footer"/>
              <w:framePr w:wrap="none" w:vAnchor="text" w:hAnchor="margin" w:xAlign="right" w:y="1"/>
            </w:pPr>
          </w:pPrChange>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F172ED" w14:textId="77777777" w:rsidR="00B37BA3" w:rsidRDefault="00EC5A74" w:rsidP="00EC5A74">
    <w:pPr>
      <w:pStyle w:val="Footer"/>
      <w:ind w:firstLine="360"/>
      <w:pPrChange w:id="191" w:author="Mary Jones" w:date="2026-08-04T06:08:00Z" w16du:dateUtc="2026-08-04T10:08:00Z">
        <w:pPr>
          <w:pStyle w:val="Footer"/>
          <w:ind w:right="360"/>
        </w:pPr>
      </w:pPrChange>
    </w:pPr>
    <w:ins w:id="192" w:author="Mary Jones" w:date="2026-08-04T06:08:00Z" w16du:dateUtc="2026-08-04T10:08:00Z">
      <w:r>
        <w:t>Even</w:t>
      </w:r>
      <w:r w:rsidRPr="00EC5A74">
        <w:t xml:space="preserve"> page </w:t>
      </w:r>
      <w:r>
        <w:t>footer</w:t>
      </w:r>
      <w:r w:rsidRPr="00EC5A74">
        <w:t>, page numbers at the right</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852222"/>
      <w:docPartObj>
        <w:docPartGallery w:val="Page Numbers (Bottom of Page)"/>
        <w:docPartUnique/>
      </w:docPartObj>
    </w:sdtPr>
    <w:sdtEndPr>
      <w:rPr>
        <w:rStyle w:val="PageNumber"/>
      </w:rPr>
    </w:sdtEndPr>
    <w:sdtContent>
      <w:p w14:paraId="426CBCF8" w14:textId="6A564BA5" w:rsidR="00B37BA3" w:rsidRDefault="00B37BA3" w:rsidP="00DB1E75">
        <w:pPr>
          <w:pStyle w:val="Footer"/>
          <w:framePr w:wrap="none" w:vAnchor="text" w:hAnchor="margin" w:y="1"/>
          <w:rPr>
            <w:rStyle w:val="PageNumber"/>
          </w:rPr>
          <w:pPrChange w:id="193" w:author="Mary Jones" w:date="2026-08-04T06:08:00Z" w16du:dateUtc="2026-08-04T10:08:00Z">
            <w:pPr>
              <w:pStyle w:val="Footer"/>
              <w:framePr w:wrap="none" w:vAnchor="text" w:hAnchor="margin" w:xAlign="right" w:y="1"/>
            </w:pPr>
          </w:pPrChange>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5D1018" w14:textId="1379E278" w:rsidR="004F01DB" w:rsidRDefault="00904701" w:rsidP="004F01DB">
    <w:pPr>
      <w:pStyle w:val="Header"/>
      <w:ind w:right="360" w:firstLine="360"/>
      <w:rPr>
        <w:ins w:id="194" w:author="Mary Jones" w:date="2026-08-04T06:08:00Z" w16du:dateUtc="2026-08-04T10:08:00Z"/>
      </w:rPr>
    </w:pPr>
    <w:ins w:id="195" w:author="Mary Jones" w:date="2026-08-04T06:08:00Z" w16du:dateUtc="2026-08-04T10:08:00Z">
      <w:r>
        <w:t xml:space="preserve">Normal </w:t>
      </w:r>
      <w:r w:rsidR="00EC5A74">
        <w:t xml:space="preserve"> page</w:t>
      </w:r>
      <w:r w:rsidR="004F01DB">
        <w:t xml:space="preserve"> footer, page numbers at the left</w:t>
      </w:r>
    </w:ins>
  </w:p>
  <w:p w14:paraId="2F89541E" w14:textId="77777777" w:rsidR="00B37BA3" w:rsidRDefault="00B37BA3">
    <w:pPr>
      <w:pStyle w:val="Footer"/>
      <w:pPrChange w:id="196" w:author="Mary Jones" w:date="2026-08-04T06:08:00Z" w16du:dateUtc="2026-08-04T10:08:00Z">
        <w:pPr>
          <w:pStyle w:val="Footer"/>
          <w:ind w:right="360"/>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00D2" w14:textId="6CBCE0B9" w:rsidR="00DE684C" w:rsidRDefault="00DE684C" w:rsidP="00DB1E75">
    <w:pPr>
      <w:pStyle w:val="Footer"/>
      <w:framePr w:wrap="none" w:vAnchor="text" w:hAnchor="margin" w:y="1"/>
      <w:rPr>
        <w:ins w:id="201" w:author="Mary Jones" w:date="2026-08-04T06:08:00Z" w16du:dateUtc="2026-08-04T10:08:00Z"/>
        <w:rStyle w:val="PageNumber"/>
      </w:rPr>
    </w:pPr>
    <w:ins w:id="202" w:author="Mary Jones" w:date="2026-08-04T06:08:00Z" w16du:dateUtc="2026-08-04T10:08: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5AA802FE" w14:textId="77777777" w:rsidR="00B9553D" w:rsidRDefault="00DE684C" w:rsidP="00DE684C">
    <w:pPr>
      <w:pStyle w:val="Footer"/>
      <w:ind w:firstLine="360"/>
      <w:pPrChange w:id="203" w:author="Mary Jones" w:date="2026-08-04T06:08:00Z" w16du:dateUtc="2026-08-04T10:08:00Z">
        <w:pPr>
          <w:pStyle w:val="Footer"/>
        </w:pPr>
      </w:pPrChange>
    </w:pPr>
    <w:ins w:id="204" w:author="Mary Jones" w:date="2026-08-04T06:08:00Z" w16du:dateUtc="2026-08-04T10:08:00Z">
      <w:r>
        <w:t>This Is my first page footer, page numbers at the left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95DD" w14:textId="77777777" w:rsidR="00D052F9" w:rsidRDefault="00D052F9" w:rsidP="004F01DB">
      <w:pPr>
        <w:pPrChange w:id="9" w:author="Mary Jones" w:date="2026-08-04T06:08:00Z" w16du:dateUtc="2026-08-04T10:08:00Z">
          <w:pPr>
            <w:spacing w:line="240" w:lineRule="auto"/>
          </w:pPr>
        </w:pPrChange>
      </w:pPr>
      <w:r>
        <w:separator/>
      </w:r>
    </w:p>
  </w:footnote>
  <w:footnote w:type="continuationSeparator" w:id="0">
    <w:p w14:paraId="7949F6BF" w14:textId="77777777" w:rsidR="00D052F9" w:rsidRDefault="00D052F9" w:rsidP="004F01DB">
      <w:pPr>
        <w:pPrChange w:id="10" w:author="Mary Jones" w:date="2026-08-04T06:08:00Z" w16du:dateUtc="2026-08-04T10:08: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5C34" w14:textId="4D8C6E05" w:rsidR="004F01DB" w:rsidRDefault="004F01DB" w:rsidP="00DB1E75">
    <w:pPr>
      <w:pStyle w:val="Header"/>
      <w:framePr w:wrap="none" w:vAnchor="text" w:hAnchor="margin" w:xAlign="right" w:y="1"/>
      <w:rPr>
        <w:ins w:id="181" w:author="Mary Jones" w:date="2026-08-04T06:08:00Z" w16du:dateUtc="2026-08-04T10:08:00Z"/>
        <w:rStyle w:val="PageNumber"/>
      </w:rPr>
    </w:pPr>
    <w:ins w:id="182" w:author="Mary Jones" w:date="2026-08-04T06:08:00Z" w16du:dateUtc="2026-08-04T10:08:00Z">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ins>
  </w:p>
  <w:p w14:paraId="7007BFCC" w14:textId="4116A132" w:rsidR="00EC5A74" w:rsidRDefault="00EC5A74" w:rsidP="00EC5A74">
    <w:pPr>
      <w:pStyle w:val="Header"/>
      <w:ind w:right="360"/>
      <w:rPr>
        <w:ins w:id="183" w:author="Mary Jones" w:date="2026-08-04T06:08:00Z" w16du:dateUtc="2026-08-04T10:08:00Z"/>
      </w:rPr>
    </w:pPr>
    <w:ins w:id="184" w:author="Mary Jones" w:date="2026-08-04T06:08:00Z" w16du:dateUtc="2026-08-04T10:08:00Z">
      <w:r>
        <w:t>Even page header, page numbers at the right</w:t>
      </w:r>
    </w:ins>
  </w:p>
  <w:p w14:paraId="50529C1B" w14:textId="77777777" w:rsidR="00B9553D" w:rsidRDefault="00B9553D" w:rsidP="004F01DB">
    <w:pPr>
      <w:pStyle w:val="Header"/>
      <w:ind w:right="360"/>
      <w:pPrChange w:id="185" w:author="Mary Jones" w:date="2026-08-04T06:08:00Z" w16du:dateUtc="2026-08-04T10:08: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A194" w14:textId="331C17BE" w:rsidR="004F01DB" w:rsidRDefault="004F01DB" w:rsidP="00DB1E75">
    <w:pPr>
      <w:pStyle w:val="Header"/>
      <w:framePr w:wrap="none" w:vAnchor="text" w:hAnchor="margin" w:xAlign="right" w:y="1"/>
      <w:rPr>
        <w:ins w:id="186" w:author="Mary Jones" w:date="2026-08-04T06:08:00Z" w16du:dateUtc="2026-08-04T10:08:00Z"/>
        <w:rStyle w:val="PageNumber"/>
      </w:rPr>
    </w:pPr>
    <w:ins w:id="187" w:author="Mary Jones" w:date="2026-08-04T06:08:00Z" w16du:dateUtc="2026-08-04T10:08: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59E4B8A7" w14:textId="77777777" w:rsidR="00B9553D" w:rsidRDefault="00904701" w:rsidP="004F01DB">
    <w:pPr>
      <w:pStyle w:val="Header"/>
      <w:ind w:right="360"/>
      <w:pPrChange w:id="188" w:author="Mary Jones" w:date="2026-08-04T06:08:00Z" w16du:dateUtc="2026-08-04T10:08:00Z">
        <w:pPr>
          <w:pStyle w:val="Header"/>
        </w:pPr>
      </w:pPrChange>
    </w:pPr>
    <w:ins w:id="189" w:author="Mary Jones" w:date="2026-08-04T06:08:00Z" w16du:dateUtc="2026-08-04T10:08:00Z">
      <w:r>
        <w:t>Normal</w:t>
      </w:r>
      <w:r w:rsidR="00EC5A74">
        <w:t xml:space="preserve"> page</w:t>
      </w:r>
      <w:r w:rsidR="004F01DB">
        <w:t xml:space="preserve"> header, page numbers at the right</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D585" w14:textId="4C2D8EAF" w:rsidR="00DE684C" w:rsidRDefault="00DE684C" w:rsidP="00DB1E75">
    <w:pPr>
      <w:pStyle w:val="Header"/>
      <w:framePr w:wrap="none" w:vAnchor="text" w:hAnchor="margin" w:xAlign="right" w:y="1"/>
      <w:rPr>
        <w:ins w:id="197" w:author="Mary Jones" w:date="2026-08-04T06:08:00Z" w16du:dateUtc="2026-08-04T10:08:00Z"/>
        <w:rStyle w:val="PageNumber"/>
      </w:rPr>
    </w:pPr>
    <w:ins w:id="198" w:author="Mary Jones" w:date="2026-08-04T06:08:00Z" w16du:dateUtc="2026-08-04T10:08: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627DB3ED" w14:textId="77777777" w:rsidR="00B9553D" w:rsidRDefault="00DE684C" w:rsidP="00DE684C">
    <w:pPr>
      <w:pStyle w:val="Header"/>
      <w:ind w:right="360"/>
      <w:pPrChange w:id="199" w:author="Mary Jones" w:date="2026-08-04T06:08:00Z" w16du:dateUtc="2026-08-04T10:08:00Z">
        <w:pPr>
          <w:pStyle w:val="Header"/>
        </w:pPr>
      </w:pPrChange>
    </w:pPr>
    <w:ins w:id="200" w:author="Mary Jones" w:date="2026-08-04T06:08:00Z" w16du:dateUtc="2026-08-04T10:08:00Z">
      <w:r>
        <w:t>This is my first page header, page numbers at the right</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36"/>
    <w:rsid w:val="000034A1"/>
    <w:rsid w:val="00093352"/>
    <w:rsid w:val="000D6AE6"/>
    <w:rsid w:val="000E6136"/>
    <w:rsid w:val="001321F7"/>
    <w:rsid w:val="00175309"/>
    <w:rsid w:val="001D5E9E"/>
    <w:rsid w:val="00206959"/>
    <w:rsid w:val="002A0225"/>
    <w:rsid w:val="002D1470"/>
    <w:rsid w:val="003C095A"/>
    <w:rsid w:val="004B02A2"/>
    <w:rsid w:val="004F01DB"/>
    <w:rsid w:val="006645EC"/>
    <w:rsid w:val="00707476"/>
    <w:rsid w:val="00756C39"/>
    <w:rsid w:val="007D64BB"/>
    <w:rsid w:val="00835ADC"/>
    <w:rsid w:val="008A1DF4"/>
    <w:rsid w:val="008A2EF8"/>
    <w:rsid w:val="008B0B28"/>
    <w:rsid w:val="008E3D1A"/>
    <w:rsid w:val="00903368"/>
    <w:rsid w:val="00904701"/>
    <w:rsid w:val="0095460A"/>
    <w:rsid w:val="00957044"/>
    <w:rsid w:val="00A152CE"/>
    <w:rsid w:val="00A16521"/>
    <w:rsid w:val="00A22C64"/>
    <w:rsid w:val="00A4510A"/>
    <w:rsid w:val="00A900CE"/>
    <w:rsid w:val="00B37BA3"/>
    <w:rsid w:val="00B8258C"/>
    <w:rsid w:val="00B9553D"/>
    <w:rsid w:val="00BA5503"/>
    <w:rsid w:val="00BB67E7"/>
    <w:rsid w:val="00C95FFA"/>
    <w:rsid w:val="00D052F9"/>
    <w:rsid w:val="00D0705C"/>
    <w:rsid w:val="00D128C0"/>
    <w:rsid w:val="00D46AC3"/>
    <w:rsid w:val="00DE684C"/>
    <w:rsid w:val="00E84113"/>
    <w:rsid w:val="00E97158"/>
    <w:rsid w:val="00EC5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6707"/>
  <w15:chartTrackingRefBased/>
  <w15:docId w15:val="{977615DF-23D8-9A42-A60F-A44BC18B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Change w:id="0" w:author="Mary Jones" w:date="2026-08-04T06:08:00Z">
        <w:pPr>
          <w:spacing w:line="276" w:lineRule="auto"/>
          <w:ind w:firstLine="432"/>
        </w:pPr>
      </w:pPrChange>
    </w:pPr>
    <w:rPr>
      <w:rPrChange w:id="0" w:author="Mary Jones" w:date="2026-08-04T06:08: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0E6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Change w:id="1" w:author="Mary Jones" w:date="2026-08-04T06:08:00Z">
        <w:pPr>
          <w:keepNext/>
          <w:keepLines/>
          <w:spacing w:before="160" w:after="80"/>
          <w:outlineLvl w:val="1"/>
        </w:pPr>
      </w:pPrChange>
    </w:pPr>
    <w:rPr>
      <w:rFonts w:asciiTheme="majorHAnsi" w:eastAsiaTheme="majorEastAsia" w:hAnsiTheme="majorHAnsi" w:cstheme="majorBidi"/>
      <w:color w:val="0F4761" w:themeColor="accent1" w:themeShade="BF"/>
      <w:sz w:val="32"/>
      <w:szCs w:val="32"/>
      <w:rPrChange w:id="1" w:author="Mary Jones" w:date="2026-08-04T06:08: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Change w:id="2" w:author="Mary Jones" w:date="2026-08-04T06:08:00Z">
        <w:pPr>
          <w:keepNext/>
          <w:keepLines/>
          <w:spacing w:before="160" w:after="80"/>
          <w:outlineLvl w:val="2"/>
        </w:pPr>
      </w:pPrChange>
    </w:pPr>
    <w:rPr>
      <w:rFonts w:eastAsiaTheme="majorEastAsia" w:cstheme="majorBidi"/>
      <w:color w:val="0F4761" w:themeColor="accent1" w:themeShade="BF"/>
      <w:sz w:val="28"/>
      <w:szCs w:val="28"/>
      <w:rPrChange w:id="2" w:author="Mary Jones" w:date="2026-08-04T06:08: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0E6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1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1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136"/>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Change w:id="3" w:author="Mary Jones" w:date="2026-08-04T06:08:00Z">
        <w:pPr>
          <w:spacing w:after="80"/>
          <w:contextualSpacing/>
        </w:pPr>
      </w:pPrChange>
    </w:pPr>
    <w:rPr>
      <w:rFonts w:asciiTheme="majorHAnsi" w:eastAsiaTheme="majorEastAsia" w:hAnsiTheme="majorHAnsi" w:cstheme="majorBidi"/>
      <w:spacing w:val="-10"/>
      <w:kern w:val="28"/>
      <w:sz w:val="56"/>
      <w:szCs w:val="56"/>
      <w:rPrChange w:id="3" w:author="Mary Jones" w:date="2026-08-04T06:08: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0E6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Change w:id="4" w:author="Mary Jones" w:date="2026-08-04T06:08:00Z">
        <w:pPr>
          <w:numPr>
            <w:ilvl w:val="1"/>
          </w:numPr>
          <w:ind w:firstLine="432"/>
        </w:pPr>
      </w:pPrChange>
    </w:pPr>
    <w:rPr>
      <w:rFonts w:eastAsiaTheme="majorEastAsia" w:cstheme="majorBidi"/>
      <w:color w:val="595959" w:themeColor="text1" w:themeTint="A6"/>
      <w:spacing w:val="15"/>
      <w:sz w:val="28"/>
      <w:szCs w:val="28"/>
      <w:rPrChange w:id="4" w:author="Mary Jones" w:date="2026-08-04T06:08: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0E6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Change w:id="5" w:author="Mary Jones" w:date="2026-08-04T06:08:00Z">
        <w:pPr>
          <w:spacing w:before="160"/>
          <w:jc w:val="center"/>
        </w:pPr>
      </w:pPrChange>
    </w:pPr>
    <w:rPr>
      <w:i/>
      <w:iCs/>
      <w:color w:val="404040" w:themeColor="text1" w:themeTint="BF"/>
      <w:rPrChange w:id="5" w:author="Mary Jones" w:date="2026-08-04T06:08: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0E6136"/>
    <w:rPr>
      <w:i/>
      <w:iCs/>
      <w:color w:val="404040" w:themeColor="text1" w:themeTint="BF"/>
    </w:rPr>
  </w:style>
  <w:style w:type="paragraph" w:styleId="ListParagraph">
    <w:name w:val="List Paragraph"/>
    <w:basedOn w:val="Normal"/>
    <w:rsid w:val="00903368"/>
    <w:pPr>
      <w:spacing w:after="120" w:line="264" w:lineRule="auto"/>
      <w:pPrChange w:id="6" w:author="Mary Jones" w:date="2026-08-04T06:08:00Z">
        <w:pPr>
          <w:ind w:left="720"/>
          <w:contextualSpacing/>
        </w:pPr>
      </w:pPrChange>
    </w:pPr>
    <w:rPr>
      <w:rFonts w:ascii="Times" w:eastAsia="Times" w:hAnsi="Times" w:cs="Times New Roman"/>
      <w:kern w:val="0"/>
      <w:sz w:val="23"/>
      <w:szCs w:val="23"/>
      <w14:ligatures w14:val="none"/>
      <w:rPrChange w:id="6" w:author="Mary Jones" w:date="2026-08-04T06:08:00Z">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0E6136"/>
    <w:rPr>
      <w:i/>
      <w:iCs/>
      <w:color w:val="0F4761" w:themeColor="accent1" w:themeShade="BF"/>
    </w:rPr>
  </w:style>
  <w:style w:type="paragraph" w:styleId="IntenseQuote">
    <w:name w:val="Intense Quote"/>
    <w:basedOn w:val="Normal"/>
    <w:next w:val="Normal"/>
    <w:link w:val="IntenseQuoteChar"/>
    <w:uiPriority w:val="30"/>
    <w:qFormat/>
    <w:rsid w:val="000E6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136"/>
    <w:rPr>
      <w:i/>
      <w:iCs/>
      <w:color w:val="0F4761" w:themeColor="accent1" w:themeShade="BF"/>
    </w:rPr>
  </w:style>
  <w:style w:type="character" w:styleId="IntenseReference">
    <w:name w:val="Intense Reference"/>
    <w:basedOn w:val="DefaultParagraphFont"/>
    <w:uiPriority w:val="32"/>
    <w:qFormat/>
    <w:rsid w:val="000E6136"/>
    <w:rPr>
      <w:b/>
      <w:bCs/>
      <w:smallCaps/>
      <w:color w:val="0F4761" w:themeColor="accent1" w:themeShade="BF"/>
      <w:spacing w:val="5"/>
    </w:rPr>
  </w:style>
  <w:style w:type="character" w:styleId="SubtleEmphasis">
    <w:name w:val="Subtle Emphasis"/>
    <w:basedOn w:val="DefaultParagraphFont"/>
    <w:uiPriority w:val="19"/>
    <w:qFormat/>
    <w:rsid w:val="000E6136"/>
    <w:rPr>
      <w:i/>
      <w:iCs/>
      <w:color w:val="808080" w:themeColor="text1" w:themeTint="7F"/>
    </w:rPr>
  </w:style>
  <w:style w:type="character" w:styleId="Strong">
    <w:name w:val="Strong"/>
    <w:basedOn w:val="DefaultParagraphFont"/>
    <w:uiPriority w:val="22"/>
    <w:qFormat/>
    <w:rsid w:val="000E6136"/>
    <w:rPr>
      <w:b/>
      <w:bCs/>
    </w:rPr>
  </w:style>
  <w:style w:type="character" w:styleId="Hyperlink">
    <w:name w:val="Hyperlink"/>
    <w:basedOn w:val="DefaultParagraphFont"/>
    <w:uiPriority w:val="99"/>
    <w:semiHidden/>
    <w:unhideWhenUsed/>
    <w:rsid w:val="000E6136"/>
    <w:rPr>
      <w:color w:val="0000FF"/>
      <w:u w:val="single"/>
    </w:rPr>
  </w:style>
  <w:style w:type="character" w:customStyle="1" w:styleId="cite-bracket">
    <w:name w:val="cite-bracket"/>
    <w:basedOn w:val="DefaultParagraphFont"/>
    <w:rsid w:val="000E6136"/>
  </w:style>
  <w:style w:type="paragraph" w:styleId="NormalWeb">
    <w:name w:val="Normal (Web)"/>
    <w:basedOn w:val="Normal"/>
    <w:uiPriority w:val="99"/>
    <w:semiHidden/>
    <w:unhideWhenUsed/>
    <w:rsid w:val="000E6136"/>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4F01DB"/>
    <w:pPr>
      <w:tabs>
        <w:tab w:val="center" w:pos="4680"/>
        <w:tab w:val="right" w:pos="9360"/>
      </w:tabs>
      <w:pPrChange w:id="7" w:author="Mary Jones" w:date="2026-08-04T06:08:00Z">
        <w:pPr>
          <w:tabs>
            <w:tab w:val="center" w:pos="4680"/>
            <w:tab w:val="right" w:pos="9360"/>
          </w:tabs>
        </w:pPr>
      </w:pPrChange>
    </w:pPr>
    <w:rPr>
      <w:rPrChange w:id="7" w:author="Mary Jones" w:date="2026-08-04T06:08: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FooterChar">
    <w:name w:val="Footer Char"/>
    <w:basedOn w:val="DefaultParagraphFont"/>
    <w:link w:val="Footer"/>
    <w:uiPriority w:val="99"/>
    <w:rsid w:val="00B37BA3"/>
  </w:style>
  <w:style w:type="character" w:styleId="PageNumber">
    <w:name w:val="page number"/>
    <w:basedOn w:val="DefaultParagraphFont"/>
    <w:uiPriority w:val="99"/>
    <w:semiHidden/>
    <w:unhideWhenUsed/>
    <w:rsid w:val="00B37BA3"/>
  </w:style>
  <w:style w:type="character" w:styleId="CommentReference">
    <w:name w:val="annotation reference"/>
    <w:basedOn w:val="DefaultParagraphFont"/>
    <w:uiPriority w:val="99"/>
    <w:semiHidden/>
    <w:unhideWhenUsed/>
    <w:rsid w:val="00B37BA3"/>
    <w:rPr>
      <w:sz w:val="16"/>
      <w:szCs w:val="16"/>
    </w:rPr>
  </w:style>
  <w:style w:type="paragraph" w:styleId="CommentText">
    <w:name w:val="annotation text"/>
    <w:basedOn w:val="Normal"/>
    <w:link w:val="CommentTextChar"/>
    <w:uiPriority w:val="99"/>
    <w:semiHidden/>
    <w:unhideWhenUsed/>
    <w:rsid w:val="00B37BA3"/>
    <w:rPr>
      <w:sz w:val="20"/>
      <w:szCs w:val="20"/>
    </w:rPr>
  </w:style>
  <w:style w:type="character" w:customStyle="1" w:styleId="CommentTextChar">
    <w:name w:val="Comment Text Char"/>
    <w:basedOn w:val="DefaultParagraphFont"/>
    <w:link w:val="CommentText"/>
    <w:uiPriority w:val="99"/>
    <w:semiHidden/>
    <w:rsid w:val="00B37BA3"/>
    <w:rPr>
      <w:rFonts w:ascii="Ubuntu" w:hAnsi="Ubuntu"/>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37BA3"/>
    <w:rPr>
      <w:b/>
      <w:bCs/>
    </w:rPr>
  </w:style>
  <w:style w:type="character" w:customStyle="1" w:styleId="CommentSubjectChar">
    <w:name w:val="Comment Subject Char"/>
    <w:basedOn w:val="CommentTextChar"/>
    <w:link w:val="CommentSubject"/>
    <w:uiPriority w:val="99"/>
    <w:semiHidden/>
    <w:rsid w:val="00B37BA3"/>
    <w:rPr>
      <w:rFonts w:ascii="Ubuntu" w:hAnsi="Ubuntu"/>
      <w:b/>
      <w:bCs/>
      <w:kern w:val="0"/>
      <w:sz w:val="20"/>
      <w:szCs w:val="20"/>
      <w14:ligatures w14:val="none"/>
    </w:rPr>
  </w:style>
  <w:style w:type="paragraph" w:styleId="Revision">
    <w:name w:val="Revision"/>
    <w:hidden/>
    <w:uiPriority w:val="99"/>
    <w:semiHidden/>
    <w:rsid w:val="00B37BA3"/>
    <w:pPr>
      <w:spacing w:after="0" w:line="240" w:lineRule="auto"/>
    </w:pPr>
    <w:rPr>
      <w:rFonts w:ascii="Ubuntu" w:hAnsi="Ubuntu"/>
      <w:kern w:val="0"/>
      <w:szCs w:val="22"/>
      <w14:ligatures w14:val="none"/>
    </w:rPr>
  </w:style>
  <w:style w:type="paragraph" w:styleId="Header">
    <w:name w:val="header"/>
    <w:basedOn w:val="Normal"/>
    <w:link w:val="HeaderChar"/>
    <w:uiPriority w:val="99"/>
    <w:unhideWhenUsed/>
    <w:rsid w:val="004F01DB"/>
    <w:pPr>
      <w:tabs>
        <w:tab w:val="center" w:pos="4680"/>
        <w:tab w:val="right" w:pos="9360"/>
      </w:tabs>
      <w:pPrChange w:id="8" w:author="Mary Jones" w:date="2026-08-04T06:08:00Z">
        <w:pPr>
          <w:tabs>
            <w:tab w:val="center" w:pos="4680"/>
            <w:tab w:val="right" w:pos="9360"/>
          </w:tabs>
        </w:pPr>
      </w:pPrChange>
    </w:pPr>
    <w:rPr>
      <w:rPrChange w:id="8" w:author="Mary Jones" w:date="2026-08-04T06:08: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HeaderChar">
    <w:name w:val="Header Char"/>
    <w:basedOn w:val="DefaultParagraphFont"/>
    <w:link w:val="Header"/>
    <w:uiPriority w:val="99"/>
    <w:rsid w:val="00B95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5468</Words>
  <Characters>31173</Characters>
  <Application>Microsoft Office Word</Application>
  <DocSecurity>0</DocSecurity>
  <Lines>259</Lines>
  <Paragraphs>73</Paragraphs>
  <ScaleCrop>false</ScaleCrop>
  <Company/>
  <LinksUpToDate>false</LinksUpToDate>
  <CharactersWithSpaces>36568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Doversbergetr</dc:creator>
  <cp:keywords/>
  <dc:description/>
  <cp:lastModifiedBy>Arthur Souza Rodrigues</cp:lastModifiedBy>
  <cp:revision>1</cp:revision>
  <dcterms:created xsi:type="dcterms:W3CDTF">2025-09-19T16:25:00Z</dcterms:created>
  <dcterms:modified xsi:type="dcterms:W3CDTF">2026-08-04T10:08:00Z</dcterms:modified>
</cp:coreProperties>
</file>