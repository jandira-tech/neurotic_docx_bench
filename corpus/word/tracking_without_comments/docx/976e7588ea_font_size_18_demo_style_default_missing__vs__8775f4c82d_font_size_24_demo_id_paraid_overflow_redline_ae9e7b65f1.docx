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77777777" w:rsidR="005766EF" w:rsidRDefault="007B0A11">
      <w:r>
        <w:rPr>
          <w:sz w:val="32"/>
          <w:szCs w:val="32"/>
        </w:rPr>
        <w:t xml:space="preserve">Font Size </w:t>
      </w:r>
      <w:ins w:id="0" w:author="Comparison" w:date="2026-07-05T01:08:00Z" w16du:dateUtc="2026-07-05T05:08:00Z">
        <w:r>
          <w:rPr>
            <w:sz w:val="32"/>
            <w:szCs w:val="32"/>
          </w:rPr>
          <w:t>24</w:t>
        </w:r>
      </w:ins>
      <w:del w:id="1" w:author="Comparison" w:date="2026-07-05T01:08:00Z" w16du:dateUtc="2026-07-05T05:08:00Z">
        <w:r>
          <w:rPr>
            <w:sz w:val="32"/>
            <w:szCs w:val="32"/>
          </w:rPr>
          <w:delText>18</w:delText>
        </w:r>
      </w:del>
      <w:r>
        <w:rPr>
          <w:sz w:val="32"/>
          <w:szCs w:val="32"/>
        </w:rPr>
        <w:t xml:space="preserve"> Demo</w:t>
      </w:r>
    </w:p>
    <w:p w14:paraId="21461471" w14:textId="77777777" w:rsidR="005766EF" w:rsidRDefault="007B0A11">
      <w:r>
        <w:rPr>
          <w:sz w:val="32"/>
          <w:szCs w:val="32"/>
        </w:rPr>
        <w:t xml:space="preserve">This document demonstrates font size </w:t>
      </w:r>
      <w:ins w:id="2" w:author="Comparison" w:date="2026-07-05T01:08:00Z" w16du:dateUtc="2026-07-05T05:08:00Z">
        <w:r>
          <w:rPr>
            <w:sz w:val="32"/>
            <w:szCs w:val="32"/>
          </w:rPr>
          <w:t>24</w:t>
        </w:r>
      </w:ins>
      <w:del w:id="3" w:author="Comparison" w:date="2026-07-05T01:08:00Z" w16du:dateUtc="2026-07-05T05:08:00Z">
        <w:r>
          <w:rPr>
            <w:sz w:val="32"/>
            <w:szCs w:val="32"/>
          </w:rPr>
          <w:delText>18 point text</w:delText>
        </w:r>
      </w:del>
      <w:r>
        <w:rPr>
          <w:sz w:val="32"/>
          <w:szCs w:val="32"/>
        </w:rPr>
        <w:t>.</w:t>
      </w:r>
    </w:p>
    <w:p w14:paraId="7CB28F61" w14:textId="77777777" w:rsidR="005766EF" w:rsidRDefault="007B0A11">
      <w:ins w:id="4" w:author="Comparison" w:date="2026-07-05T01:08:00Z" w16du:dateUtc="2026-07-05T05:08:00Z">
        <w:r>
          <w:rPr>
            <w:sz w:val="32"/>
            <w:szCs w:val="32"/>
          </w:rPr>
          <w:t>Larger</w:t>
        </w:r>
      </w:ins>
      <w:del w:id="5" w:author="Comparison" w:date="2026-07-05T01:08:00Z" w16du:dateUtc="2026-07-05T05:08:00Z">
        <w:r>
          <w:rPr>
            <w:sz w:val="32"/>
            <w:szCs w:val="32"/>
          </w:rPr>
          <w:delText>Medium-large</w:delText>
        </w:r>
      </w:del>
      <w:r>
        <w:rPr>
          <w:sz w:val="32"/>
          <w:szCs w:val="32"/>
        </w:rPr>
        <w:t xml:space="preserve"> font sizes </w:t>
      </w:r>
      <w:ins w:id="6" w:author="Comparison" w:date="2026-07-05T01:08:00Z" w16du:dateUtc="2026-07-05T05:08:00Z">
        <w:r>
          <w:rPr>
            <w:sz w:val="32"/>
            <w:szCs w:val="32"/>
          </w:rPr>
          <w:t>improve</w:t>
        </w:r>
      </w:ins>
      <w:del w:id="7" w:author="Comparison" w:date="2026-07-05T01:08:00Z" w16du:dateUtc="2026-07-05T05:08:00Z">
        <w:r>
          <w:rPr>
            <w:sz w:val="32"/>
            <w:szCs w:val="32"/>
          </w:rPr>
          <w:delText>balance</w:delText>
        </w:r>
      </w:del>
      <w:r>
        <w:rPr>
          <w:sz w:val="32"/>
          <w:szCs w:val="32"/>
        </w:rPr>
        <w:t xml:space="preserve"> readability </w:t>
      </w:r>
      <w:ins w:id="8" w:author="Comparison" w:date="2026-07-05T01:08:00Z" w16du:dateUtc="2026-07-05T05:08:00Z">
        <w:r>
          <w:rPr>
            <w:sz w:val="32"/>
            <w:szCs w:val="32"/>
          </w:rPr>
          <w:t>for presentations</w:t>
        </w:r>
      </w:ins>
      <w:del w:id="9" w:author="Comparison" w:date="2026-07-05T01:08:00Z" w16du:dateUtc="2026-07-05T05:08:00Z">
        <w:r>
          <w:rPr>
            <w:sz w:val="32"/>
            <w:szCs w:val="32"/>
          </w:rPr>
          <w:delText>and space</w:delText>
        </w:r>
      </w:del>
      <w:r>
        <w:rPr>
          <w:sz w:val="32"/>
          <w:szCs w:val="32"/>
        </w:rPr>
        <w:t>.</w:t>
      </w:r>
    </w:p>
    <w:sectPr w:rsidR="005766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6EF"/>
    <w:rsid w:val="000104B7"/>
    <w:rsid w:val="005766EF"/>
    <w:rsid w:val="007B0A11"/>
    <w:rsid w:val="009B1DD8"/>
    <w:rsid w:val="00B37A4C"/>
    <w:rsid w:val="00F2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2026-07-05T05:08:00Z</dcterms:modified>
</cp:coreProperties>
</file>