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75C8" w14:textId="77777777" w:rsidR="00D5138F" w:rsidRDefault="00EB1A0C">
      <w:r>
        <w:t xml:space="preserve">Employee </w:t>
      </w:r>
      <w:ins w:id="0" w:author="Comparison" w:date="2026-07-05T01:30:00Z" w16du:dateUtc="2026-07-05T05:30:00Z">
        <w:r>
          <w:t>Review - John Smith</w:t>
        </w:r>
      </w:ins>
      <w:del w:id="1" w:author="Comparison" w:date="2026-07-05T01:30:00Z" w16du:dateUtc="2026-07-05T05:30:00Z">
        <w:r>
          <w:delText>Directory</w:delText>
        </w:r>
      </w:del>
    </w:p>
    <w:p w14:paraId="2ED37853" w14:textId="77777777" w:rsidR="00397ED1" w:rsidRDefault="00EB1A0C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Department: Engineering</w:t>
        </w:r>
      </w:ins>
    </w:p>
    <w:p w14:paraId="01BBE571" w14:textId="77777777" w:rsidR="00397ED1" w:rsidRDefault="00EB1A0C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Performance Rating: 4/5</w:t>
        </w:r>
        <w:r>
          <w:t xml:space="preserve"> and leadership</w:t>
        </w:r>
      </w:ins>
    </w:p>
    <w:p w14:paraId="205DD900" w14:textId="77777777" w:rsidR="00397ED1" w:rsidRDefault="00EB1A0C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Strengths: Problem solving, teamwork</w:t>
        </w:r>
      </w:ins>
    </w:p>
    <w:p w14:paraId="4B5A8A47" w14:textId="77777777" w:rsidR="00397ED1" w:rsidRDefault="00EB1A0C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Areas for Improvement: Communication</w:t>
        </w:r>
      </w:ins>
    </w:p>
    <w:p w14:paraId="2AA64D3E" w14:textId="77777777" w:rsidR="00D5138F" w:rsidRDefault="00EB1A0C">
      <w:pPr>
        <w:rPr>
          <w:del w:id="10" w:author="Comparison" w:date="2026-07-05T01:30:00Z" w16du:dateUtc="2026-07-05T05:30:00Z"/>
        </w:rPr>
      </w:pPr>
      <w:ins w:id="11" w:author="Comparison" w:date="2026-07-05T01:30:00Z" w16du:dateUtc="2026-07-05T05:30:00Z">
        <w:r>
          <w:t>Recommendation: Promote to Senior Engineer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138F" w14:paraId="0D467B4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BA5" w14:textId="77777777" w:rsidR="00D5138F" w:rsidRDefault="00EB1A0C">
            <w:pPr>
              <w:rPr>
                <w:del w:id="13" w:author="Comparison" w:date="2026-07-05T01:30:00Z" w16du:dateUtc="2026-07-05T05:30:00Z"/>
              </w:rPr>
            </w:pPr>
            <w:del w:id="14" w:author="Comparison" w:date="2026-07-05T01:30:00Z" w16du:dateUtc="2026-07-05T05:30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C4A7" w14:textId="77777777" w:rsidR="00D5138F" w:rsidRDefault="00EB1A0C">
            <w:pPr>
              <w:rPr>
                <w:del w:id="15" w:author="Comparison" w:date="2026-07-05T01:30:00Z" w16du:dateUtc="2026-07-05T05:30:00Z"/>
              </w:rPr>
            </w:pPr>
            <w:del w:id="16" w:author="Comparison" w:date="2026-07-05T01:30:00Z" w16du:dateUtc="2026-07-05T05:30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2118" w14:textId="77777777" w:rsidR="00D5138F" w:rsidRDefault="00EB1A0C">
            <w:pPr>
              <w:rPr>
                <w:del w:id="17" w:author="Comparison" w:date="2026-07-05T01:30:00Z" w16du:dateUtc="2026-07-05T05:30:00Z"/>
              </w:rPr>
            </w:pPr>
            <w:del w:id="18" w:author="Comparison" w:date="2026-07-05T01:30:00Z" w16du:dateUtc="2026-07-05T05:30:00Z">
              <w:r>
                <w:delText>Role</w:delText>
              </w:r>
            </w:del>
          </w:p>
        </w:tc>
      </w:tr>
      <w:tr w:rsidR="00D5138F" w14:paraId="791B29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E72" w14:textId="77777777" w:rsidR="00D5138F" w:rsidRDefault="00EB1A0C">
            <w:pPr>
              <w:rPr>
                <w:del w:id="20" w:author="Comparison" w:date="2026-07-05T01:30:00Z" w16du:dateUtc="2026-07-05T05:30:00Z"/>
              </w:rPr>
            </w:pPr>
            <w:del w:id="21" w:author="Comparison" w:date="2026-07-05T01:30:00Z" w16du:dateUtc="2026-07-05T05:30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E17" w14:textId="77777777" w:rsidR="00D5138F" w:rsidRDefault="00EB1A0C">
            <w:pPr>
              <w:rPr>
                <w:del w:id="22" w:author="Comparison" w:date="2026-07-05T01:30:00Z" w16du:dateUtc="2026-07-05T05:30:00Z"/>
              </w:rPr>
            </w:pPr>
            <w:del w:id="23" w:author="Comparison" w:date="2026-07-05T01:30:00Z" w16du:dateUtc="2026-07-05T05:30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0106" w14:textId="77777777" w:rsidR="00D5138F" w:rsidRDefault="00EB1A0C">
            <w:pPr>
              <w:rPr>
                <w:del w:id="24" w:author="Comparison" w:date="2026-07-05T01:30:00Z" w16du:dateUtc="2026-07-05T05:30:00Z"/>
              </w:rPr>
            </w:pPr>
            <w:del w:id="25" w:author="Comparison" w:date="2026-07-05T01:30:00Z" w16du:dateUtc="2026-07-05T05:30:00Z">
              <w:r>
                <w:delText>Senior Dev</w:delText>
              </w:r>
            </w:del>
          </w:p>
        </w:tc>
      </w:tr>
      <w:tr w:rsidR="00D5138F" w14:paraId="27CA9DD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5CC" w14:textId="77777777" w:rsidR="00D5138F" w:rsidRDefault="00EB1A0C">
            <w:pPr>
              <w:rPr>
                <w:del w:id="27" w:author="Comparison" w:date="2026-07-05T01:30:00Z" w16du:dateUtc="2026-07-05T05:30:00Z"/>
              </w:rPr>
            </w:pPr>
            <w:del w:id="28" w:author="Comparison" w:date="2026-07-05T01:30:00Z" w16du:dateUtc="2026-07-05T05:30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354F" w14:textId="77777777" w:rsidR="00D5138F" w:rsidRDefault="00EB1A0C">
            <w:pPr>
              <w:rPr>
                <w:del w:id="29" w:author="Comparison" w:date="2026-07-05T01:30:00Z" w16du:dateUtc="2026-07-05T05:30:00Z"/>
              </w:rPr>
            </w:pPr>
            <w:del w:id="30" w:author="Comparison" w:date="2026-07-05T01:30:00Z" w16du:dateUtc="2026-07-05T05:30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D525" w14:textId="77777777" w:rsidR="00D5138F" w:rsidRDefault="00EB1A0C">
            <w:pPr>
              <w:rPr>
                <w:del w:id="31" w:author="Comparison" w:date="2026-07-05T01:30:00Z" w16du:dateUtc="2026-07-05T05:30:00Z"/>
              </w:rPr>
            </w:pPr>
            <w:del w:id="32" w:author="Comparison" w:date="2026-07-05T01:30:00Z" w16du:dateUtc="2026-07-05T05:30:00Z">
              <w:r>
                <w:delText>Manager</w:delText>
              </w:r>
            </w:del>
          </w:p>
        </w:tc>
      </w:tr>
    </w:tbl>
    <w:p w14:paraId="23154FAB" w14:textId="77777777" w:rsidR="00D5138F" w:rsidRDefault="00D5138F">
      <w:pPr>
        <w:jc w:val="center"/>
        <w:pPrChange w:id="33" w:author="Comparison" w:date="2026-07-05T01:30:00Z" w16du:dateUtc="2026-07-05T05:30:00Z"/>
      </w:pPr>
    </w:p>
    <w:sectPr w:rsidR="00D513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F"/>
    <w:rsid w:val="00397ED1"/>
    <w:rsid w:val="008B3C8B"/>
    <w:rsid w:val="00BF0F5F"/>
    <w:rsid w:val="00D5138F"/>
    <w:rsid w:val="00DB2BCA"/>
    <w:rsid w:val="00E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D442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2026-07-05T05:30:00Z</dcterms:modified>
</cp:coreProperties>
</file>