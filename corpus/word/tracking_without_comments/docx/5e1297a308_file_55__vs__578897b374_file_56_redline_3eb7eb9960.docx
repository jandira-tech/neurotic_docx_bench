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946455" w14:textId="77777777" w:rsidR="00855853" w:rsidRDefault="00855853">
      <w:pPr>
        <w:rPr>
          <w:b/>
          <w:vertAlign w:val="superscript"/>
          <w:rPrChange w:id="0" w:author="Arthur Souza Rodrigues" w:date="2026-09-26T14:58:00Z" w16du:dateUtc="2026-09-26T18:58:00Z">
            <w:rPr/>
          </w:rPrChange>
        </w:rPr>
        <w:pPrChange w:id="1" w:author="Arthur Souza Rodrigues" w:date="2026-09-26T14:58:00Z" w16du:dateUtc="2026-09-26T18:58:00Z">
          <w:pPr>
            <w:numPr>
              <w:numId w:val="3"/>
            </w:numPr>
            <w:ind w:left="720" w:hanging="360"/>
          </w:pPr>
        </w:pPrChange>
      </w:pPr>
      <w:r>
        <w:rPr>
          <w:b/>
          <w:vertAlign w:val="superscript"/>
          <w:rPrChange w:id="2" w:author="Arthur Souza Rodrigues" w:date="2026-09-26T14:58:00Z" w16du:dateUtc="2026-09-26T18:58:00Z">
            <w:rPr/>
          </w:rPrChange>
        </w:rPr>
        <w:t>file_</w:t>
      </w:r>
      <w:ins w:id="3" w:author="Arthur Souza Rodrigues" w:date="2026-09-26T14:58:00Z" w16du:dateUtc="2026-09-26T18:58:00Z">
        <w:r w:rsidR="003D3D1E">
          <w:rPr>
            <w:b/>
            <w:bCs/>
            <w:vertAlign w:val="superscript"/>
          </w:rPr>
          <w:t>56</w:t>
        </w:r>
      </w:ins>
      <w:del w:id="4" w:author="Arthur Souza Rodrigues" w:date="2026-09-26T14:58:00Z" w16du:dateUtc="2026-09-26T18:58:00Z">
        <w:r>
          <w:delText>55</w:delText>
        </w:r>
      </w:del>
      <w:r>
        <w:rPr>
          <w:b/>
          <w:vertAlign w:val="superscript"/>
          <w:rPrChange w:id="5" w:author="Arthur Souza Rodrigues" w:date="2026-09-26T14:58:00Z" w16du:dateUtc="2026-09-26T18:58:00Z">
            <w:rPr/>
          </w:rPrChange>
        </w:rPr>
        <w:t>.docx</w:t>
      </w:r>
    </w:p>
    <w:p w14:paraId="18CC36CB" w14:textId="3A2C19BC" w:rsidR="00E365F6" w:rsidRDefault="007E5870">
      <w:pPr>
        <w:rPr>
          <w:ins w:id="6" w:author="Arthur Souza Rodrigues" w:date="2026-09-26T14:58:00Z" w16du:dateUtc="2026-09-26T18:58:00Z"/>
        </w:rPr>
      </w:pPr>
      <w:ins w:id="7" w:author="Arthur Souza Rodrigues" w:date="2026-09-26T14:58:00Z" w16du:dateUtc="2026-09-26T18:58:00Z">
        <w:r>
          <w:rPr>
            <w:b/>
            <w:bCs/>
            <w:vertAlign w:val="superscript"/>
          </w:rPr>
          <w:t>Bold Superscript Demo</w:t>
        </w:r>
      </w:ins>
    </w:p>
    <w:p w14:paraId="1A598763" w14:textId="77777777" w:rsidR="00E365F6" w:rsidRDefault="007E5870">
      <w:pPr>
        <w:rPr>
          <w:ins w:id="8" w:author="Arthur Souza Rodrigues" w:date="2026-09-26T14:58:00Z" w16du:dateUtc="2026-09-26T18:58:00Z"/>
        </w:rPr>
      </w:pPr>
      <w:ins w:id="9" w:author="Arthur Souza Rodrigues" w:date="2026-09-26T14:58:00Z" w16du:dateUtc="2026-09-26T18:58:00Z">
        <w:r>
          <w:rPr>
            <w:b/>
            <w:bCs/>
            <w:vertAlign w:val="superscript"/>
          </w:rPr>
          <w:t>This document shows bold with superscript formatting.</w:t>
        </w:r>
      </w:ins>
    </w:p>
    <w:p w14:paraId="78911A6D" w14:textId="3F9BD703" w:rsidR="0049276D" w:rsidRDefault="007E5870">
      <w:pPr>
        <w:numPr>
          <w:ilvl w:val="0"/>
          <w:numId w:val="3"/>
        </w:numPr>
        <w:rPr>
          <w:del w:id="10" w:author="Arthur Souza Rodrigues" w:date="2026-09-26T14:58:00Z" w16du:dateUtc="2026-09-26T18:58:00Z"/>
        </w:rPr>
      </w:pPr>
      <w:ins w:id="11" w:author="Arthur Souza Rodrigues" w:date="2026-09-26T14:58:00Z" w16du:dateUtc="2026-09-26T18:58:00Z">
        <w:r>
          <w:rPr>
            <w:b/>
            <w:bCs/>
            <w:vertAlign w:val="superscript"/>
          </w:rPr>
          <w:t>Bold superscript is used in mathematical and scientific notation.</w:t>
        </w:r>
      </w:ins>
      <w:del w:id="12" w:author="Arthur Souza Rodrigues" w:date="2026-09-26T14:58:00Z" w16du:dateUtc="2026-09-26T18:58:00Z">
        <w:r>
          <w:delText>a</w:delText>
        </w:r>
      </w:del>
    </w:p>
    <w:p w14:paraId="71AFC819" w14:textId="77777777" w:rsidR="0049276D" w:rsidRDefault="007E5870">
      <w:pPr>
        <w:rPr>
          <w:del w:id="13" w:author="Arthur Souza Rodrigues" w:date="2026-09-26T14:58:00Z" w16du:dateUtc="2026-09-26T18:58:00Z"/>
        </w:rPr>
      </w:pPr>
      <w:del w:id="14" w:author="Arthur Souza Rodrigues" w:date="2026-09-26T14:58:00Z" w16du:dateUtc="2026-09-26T18:58:00Z">
        <w:r>
          <w:delText>x</w:delText>
        </w:r>
      </w:del>
    </w:p>
    <w:p w14:paraId="7F9C54B3" w14:textId="77777777" w:rsidR="0049276D" w:rsidRDefault="0049276D">
      <w:pPr>
        <w:rPr>
          <w:del w:id="15" w:author="Arthur Souza Rodrigues" w:date="2026-09-26T14:58:00Z" w16du:dateUtc="2026-09-26T18:58:00Z"/>
        </w:rPr>
      </w:pPr>
    </w:p>
    <w:p w14:paraId="2B6A4D57" w14:textId="77777777" w:rsidR="0049276D" w:rsidRDefault="007E5870">
      <w:pPr>
        <w:numPr>
          <w:ilvl w:val="0"/>
          <w:numId w:val="4"/>
        </w:numPr>
        <w:rPr>
          <w:del w:id="16" w:author="Arthur Souza Rodrigues" w:date="2026-09-26T14:58:00Z" w16du:dateUtc="2026-09-26T18:58:00Z"/>
        </w:rPr>
      </w:pPr>
      <w:del w:id="17" w:author="Arthur Souza Rodrigues" w:date="2026-09-26T14:58:00Z" w16du:dateUtc="2026-09-26T18:58:00Z">
        <w:r>
          <w:delText>x</w:delText>
        </w:r>
      </w:del>
    </w:p>
    <w:p w14:paraId="2825D541" w14:textId="77777777" w:rsidR="0049276D" w:rsidRDefault="0049276D">
      <w:pPr>
        <w:rPr>
          <w:del w:id="18" w:author="Arthur Souza Rodrigues" w:date="2026-09-26T14:58:00Z" w16du:dateUtc="2026-09-26T18:58:00Z"/>
        </w:rPr>
      </w:pPr>
    </w:p>
    <w:p w14:paraId="4E72DF80" w14:textId="77777777" w:rsidR="0049276D" w:rsidRDefault="007E5870">
      <w:pPr>
        <w:pPrChange w:id="19" w:author="Arthur Souza Rodrigues" w:date="2026-09-26T14:58:00Z" w16du:dateUtc="2026-09-26T18:58:00Z">
          <w:pPr>
            <w:numPr>
              <w:numId w:val="3"/>
            </w:numPr>
            <w:ind w:left="720" w:hanging="360"/>
          </w:pPr>
        </w:pPrChange>
      </w:pPr>
      <w:del w:id="20" w:author="Arthur Souza Rodrigues" w:date="2026-09-26T14:58:00Z" w16du:dateUtc="2026-09-26T18:58:00Z">
        <w:r>
          <w:delText>b</w:delText>
        </w:r>
      </w:del>
    </w:p>
    <w:sectPr w:rsidR="0049276D">
      <w:pgSz w:w="12240" w:h="15840"/>
      <w:pgMar w:top="1440" w:right="1440" w:bottom="1440" w:left="1440" w:header="720" w:footer="720" w:gutter="0"/>
      <w:cols w:space="720"/>
      <w:docGrid w:linePitch="0"/>
      <w:sectPrChange w:id="21" w:author="Arthur Souza Rodrigues" w:date="2026-09-26T14:58:00Z" w16du:dateUtc="2026-09-26T18:58:00Z">
        <w:sectPr w:rsidR="0049276D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D6724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772F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96CE5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A734F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274634D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831873631">
    <w:abstractNumId w:val="1"/>
  </w:num>
  <w:num w:numId="3" w16cid:durableId="1198616533">
    <w:abstractNumId w:val="3"/>
  </w:num>
  <w:num w:numId="4" w16cid:durableId="65249179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2F5B90"/>
    <w:rsid w:val="003104CE"/>
    <w:rsid w:val="00360F1B"/>
    <w:rsid w:val="003A4303"/>
    <w:rsid w:val="003C1D14"/>
    <w:rsid w:val="003C58BC"/>
    <w:rsid w:val="003D3D1E"/>
    <w:rsid w:val="0049276D"/>
    <w:rsid w:val="0049461A"/>
    <w:rsid w:val="00652E45"/>
    <w:rsid w:val="00855853"/>
    <w:rsid w:val="00AB2838"/>
    <w:rsid w:val="00BB1758"/>
    <w:rsid w:val="00CA1FC1"/>
    <w:rsid w:val="00CC3C3F"/>
    <w:rsid w:val="00CE0D03"/>
    <w:rsid w:val="00D53FE7"/>
    <w:rsid w:val="00D722EE"/>
    <w:rsid w:val="00E365F6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FAB86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2026-09-26T18:58:00Z</dcterms:modified>
</cp:coreProperties>
</file>