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2D22F8" w14:textId="77777777" w:rsidR="00CC1137" w:rsidRDefault="00C117E6">
      <w:r>
        <w:rPr>
          <w:rFonts w:ascii="Roboto, sans-serif" w:hAnsi="Roboto, sans-serif" w:cs="Roboto, sans-serif"/>
        </w:rPr>
        <w:t>Roboto Font Demo</w:t>
      </w:r>
    </w:p>
    <w:p w14:paraId="0DA3728B" w14:textId="77777777" w:rsidR="00CC1137" w:rsidRDefault="00C117E6">
      <w:r>
        <w:rPr>
          <w:rFonts w:ascii="Roboto, sans-serif" w:hAnsi="Roboto, sans-serif" w:cs="Roboto, sans-serif"/>
        </w:rPr>
        <w:t xml:space="preserve">This document </w:t>
      </w:r>
      <w:ins w:id="0" w:author="Comparison" w:date="2026-07-05T01:10:00Z" w16du:dateUtc="2026-07-05T05:10:00Z">
        <w:r>
          <w:rPr>
            <w:rFonts w:ascii="Roboto, sans-serif" w:hAnsi="Roboto, sans-serif" w:cs="Roboto, sans-serif"/>
          </w:rPr>
          <w:t>uses</w:t>
        </w:r>
      </w:ins>
      <w:del w:id="1" w:author="Comparison" w:date="2026-07-05T01:10:00Z" w16du:dateUtc="2026-07-05T05:10:00Z">
        <w:r>
          <w:rPr>
            <w:rFonts w:ascii="Roboto, sans-serif" w:hAnsi="Roboto, sans-serif" w:cs="Roboto, sans-serif"/>
          </w:rPr>
          <w:delText>demonstrates</w:delText>
        </w:r>
      </w:del>
      <w:r>
        <w:rPr>
          <w:rFonts w:ascii="Roboto, sans-serif" w:hAnsi="Roboto, sans-serif" w:cs="Roboto, sans-serif"/>
        </w:rPr>
        <w:t xml:space="preserve"> the Roboto font family.</w:t>
      </w:r>
    </w:p>
    <w:p w14:paraId="526DE7EE" w14:textId="77777777" w:rsidR="00CC1137" w:rsidRDefault="00C117E6">
      <w:r>
        <w:rPr>
          <w:rFonts w:ascii="Roboto, sans-serif" w:hAnsi="Roboto, sans-serif" w:cs="Roboto, sans-serif"/>
        </w:rPr>
        <w:t xml:space="preserve">Roboto is </w:t>
      </w:r>
      <w:ins w:id="2" w:author="Comparison" w:date="2026-07-05T01:10:00Z" w16du:dateUtc="2026-07-05T05:10:00Z">
        <w:r>
          <w:rPr>
            <w:rFonts w:ascii="Roboto, sans-serif" w:hAnsi="Roboto, sans-serif" w:cs="Roboto, sans-serif"/>
          </w:rPr>
          <w:t>used in Material Design and Android apps</w:t>
        </w:r>
      </w:ins>
      <w:del w:id="3" w:author="Comparison" w:date="2026-07-05T01:10:00Z" w16du:dateUtc="2026-07-05T05:10:00Z">
        <w:r>
          <w:rPr>
            <w:rFonts w:ascii="Roboto, sans-serif" w:hAnsi="Roboto, sans-serif" w:cs="Roboto, sans-serif"/>
          </w:rPr>
          <w:delText>a modern geometric sans-serif typeface by Google</w:delText>
        </w:r>
      </w:del>
      <w:r>
        <w:rPr>
          <w:rFonts w:ascii="Roboto, sans-serif" w:hAnsi="Roboto, sans-serif" w:cs="Roboto, sans-serif"/>
        </w:rPr>
        <w:t>.</w:t>
      </w:r>
    </w:p>
    <w:sectPr w:rsidR="00CC113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1137"/>
    <w:rsid w:val="00231D0E"/>
    <w:rsid w:val="00883E43"/>
    <w:rsid w:val="00956C1A"/>
    <w:rsid w:val="00B37A4C"/>
    <w:rsid w:val="00C117E6"/>
    <w:rsid w:val="00CC1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E14E8A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2026-05-14T17:11:00Z</dcterms:created>
  <dcterms:modified xsi:type="dcterms:W3CDTF">2026-07-05T05:10:00Z</dcterms:modified>
</cp:coreProperties>
</file>